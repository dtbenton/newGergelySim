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894104">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894104">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894104">
      <w:pPr>
        <w:spacing w:line="480" w:lineRule="auto"/>
        <w:ind w:firstLine="720"/>
        <w:contextualSpacing/>
        <w:rPr>
          <w:rFonts w:ascii="Times New Roman" w:hAnsi="Times New Roman" w:cs="Times New Roman"/>
        </w:rPr>
      </w:pPr>
    </w:p>
    <w:p w14:paraId="38217FA1" w14:textId="3C2FA22E"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w:t>
      </w:r>
      <w:proofErr w:type="spellStart"/>
      <w:r w:rsidR="00EE0F9F">
        <w:rPr>
          <w:rFonts w:ascii="Times New Roman" w:hAnsi="Times New Roman" w:cs="Times New Roman"/>
        </w:rPr>
        <w:t>Csibra</w:t>
      </w:r>
      <w:proofErr w:type="spellEnd"/>
      <w:r w:rsidR="00EE0F9F">
        <w:rPr>
          <w:rFonts w:ascii="Times New Roman" w:hAnsi="Times New Roman" w:cs="Times New Roman"/>
        </w:rPr>
        <w:t xml:space="preserve">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2F4C4854" w:rsidR="00506D12" w:rsidRDefault="00403BB8" w:rsidP="00894104">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w:t>
      </w:r>
      <w:proofErr w:type="spellStart"/>
      <w:r w:rsidR="00230A9A">
        <w:rPr>
          <w:rFonts w:ascii="Times New Roman" w:hAnsi="Times New Roman" w:cs="Times New Roman"/>
        </w:rPr>
        <w:t>Sodian</w:t>
      </w:r>
      <w:proofErr w:type="spellEnd"/>
      <w:r w:rsidR="00230A9A">
        <w:rPr>
          <w:rFonts w:ascii="Times New Roman" w:hAnsi="Times New Roman" w:cs="Times New Roman"/>
        </w:rPr>
        <w:t xml:space="preserve"> et al., 2004; Woodward &amp; Sommerville, 2000) and animals (e.g., Schwier et al., 2006) but also to</w:t>
      </w:r>
      <w:r w:rsidR="00A81A34">
        <w:rPr>
          <w:rFonts w:ascii="Times New Roman" w:hAnsi="Times New Roman" w:cs="Times New Roman"/>
        </w:rPr>
        <w:t xml:space="preserve"> geometric shapes (</w:t>
      </w:r>
      <w:proofErr w:type="spellStart"/>
      <w:r w:rsidR="00A81A34">
        <w:rPr>
          <w:rFonts w:ascii="Times New Roman" w:hAnsi="Times New Roman" w:cs="Times New Roman"/>
        </w:rPr>
        <w:t>Csibra</w:t>
      </w:r>
      <w:proofErr w:type="spellEnd"/>
      <w:r w:rsidR="00A81A34">
        <w:rPr>
          <w:rFonts w:ascii="Times New Roman" w:hAnsi="Times New Roman" w:cs="Times New Roman"/>
        </w:rPr>
        <w:t xml:space="preserve"> et al., 2003; Gergely et al., 1995) </w:t>
      </w:r>
      <w:r w:rsidR="00104354">
        <w:rPr>
          <w:rFonts w:ascii="Times New Roman" w:hAnsi="Times New Roman" w:cs="Times New Roman"/>
        </w:rPr>
        <w:t>and inanimate objects such as robots (</w:t>
      </w:r>
      <w:proofErr w:type="spellStart"/>
      <w:r w:rsidR="00104354">
        <w:rPr>
          <w:rFonts w:ascii="Times New Roman" w:hAnsi="Times New Roman" w:cs="Times New Roman"/>
        </w:rPr>
        <w:t>Kamewari</w:t>
      </w:r>
      <w:proofErr w:type="spellEnd"/>
      <w:r w:rsidR="00104354">
        <w:rPr>
          <w:rFonts w:ascii="Times New Roman" w:hAnsi="Times New Roman" w:cs="Times New Roman"/>
        </w:rPr>
        <w:t xml:space="preserve">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ins w:id="0" w:author="Benton, Deon" w:date="2025-03-27T19:11:00Z" w16du:dateUtc="2025-03-28T00:11:00Z">
        <w:r w:rsidR="00007559">
          <w:rPr>
            <w:rFonts w:ascii="Times New Roman" w:hAnsi="Times New Roman" w:cs="Times New Roman"/>
          </w:rPr>
          <w:t xml:space="preserve"> A final extension is that infants </w:t>
        </w:r>
      </w:ins>
      <w:ins w:id="1" w:author="Benton, Deon" w:date="2025-03-27T19:12:00Z" w16du:dateUtc="2025-03-28T00:12:00Z">
        <w:r w:rsidR="00007559">
          <w:rPr>
            <w:rFonts w:ascii="Times New Roman" w:hAnsi="Times New Roman" w:cs="Times New Roman"/>
          </w:rPr>
          <w:t>ostensib</w:t>
        </w:r>
      </w:ins>
      <w:ins w:id="2" w:author="Benton, Deon" w:date="2025-03-27T19:13:00Z" w16du:dateUtc="2025-03-28T00:13:00Z">
        <w:r w:rsidR="00007559">
          <w:rPr>
            <w:rFonts w:ascii="Times New Roman" w:hAnsi="Times New Roman" w:cs="Times New Roman"/>
          </w:rPr>
          <w:t>ly understand that</w:t>
        </w:r>
      </w:ins>
      <w:ins w:id="3" w:author="Benton, Deon" w:date="2025-03-27T19:12:00Z" w16du:dateUtc="2025-03-28T00:12:00Z">
        <w:r w:rsidR="00007559">
          <w:rPr>
            <w:rFonts w:ascii="Times New Roman" w:hAnsi="Times New Roman" w:cs="Times New Roman"/>
          </w:rPr>
          <w:t xml:space="preserve"> actions can differ in their relative efficiency such that </w:t>
        </w:r>
      </w:ins>
      <w:ins w:id="4" w:author="Benton, Deon" w:date="2025-03-27T19:16:00Z" w16du:dateUtc="2025-03-28T00:16:00Z">
        <w:r w:rsidR="003E6E9E">
          <w:rPr>
            <w:rFonts w:ascii="Times New Roman" w:hAnsi="Times New Roman" w:cs="Times New Roman"/>
          </w:rPr>
          <w:t>one inefficient action can still be more inefficient than another</w:t>
        </w:r>
        <w:r w:rsidR="00EC6A71">
          <w:rPr>
            <w:rFonts w:ascii="Times New Roman" w:hAnsi="Times New Roman" w:cs="Times New Roman"/>
          </w:rPr>
          <w:t xml:space="preserve"> (Liu &amp; </w:t>
        </w:r>
        <w:proofErr w:type="spellStart"/>
        <w:r w:rsidR="00EC6A71">
          <w:rPr>
            <w:rFonts w:ascii="Times New Roman" w:hAnsi="Times New Roman" w:cs="Times New Roman"/>
          </w:rPr>
          <w:t>Spel</w:t>
        </w:r>
      </w:ins>
      <w:ins w:id="5" w:author="Benton, Deon" w:date="2025-03-27T19:17:00Z" w16du:dateUtc="2025-03-28T00:17:00Z">
        <w:r w:rsidR="00EC6A71">
          <w:rPr>
            <w:rFonts w:ascii="Times New Roman" w:hAnsi="Times New Roman" w:cs="Times New Roman"/>
          </w:rPr>
          <w:t>ke</w:t>
        </w:r>
        <w:proofErr w:type="spellEnd"/>
        <w:r w:rsidR="00EC6A71">
          <w:rPr>
            <w:rFonts w:ascii="Times New Roman" w:hAnsi="Times New Roman" w:cs="Times New Roman"/>
          </w:rPr>
          <w:t>, 2017)</w:t>
        </w:r>
      </w:ins>
      <w:ins w:id="6" w:author="Benton, Deon" w:date="2025-03-27T19:13:00Z" w16du:dateUtc="2025-03-28T00:13:00Z">
        <w:r w:rsidR="00007559">
          <w:rPr>
            <w:rFonts w:ascii="Times New Roman" w:hAnsi="Times New Roman" w:cs="Times New Roman"/>
          </w:rPr>
          <w:t>.</w:t>
        </w:r>
      </w:ins>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lastRenderedPageBreak/>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w:t>
      </w:r>
      <w:proofErr w:type="spellStart"/>
      <w:r w:rsidR="00B3469F">
        <w:rPr>
          <w:rFonts w:ascii="Times New Roman" w:hAnsi="Times New Roman" w:cs="Times New Roman"/>
        </w:rPr>
        <w:t>Hunnius</w:t>
      </w:r>
      <w:proofErr w:type="spellEnd"/>
      <w:r w:rsidR="00B3469F">
        <w:rPr>
          <w:rFonts w:ascii="Times New Roman" w:hAnsi="Times New Roman" w:cs="Times New Roman"/>
        </w:rPr>
        <w:t xml:space="preserve">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proofErr w:type="spellStart"/>
      <w:r w:rsidR="00DA286F">
        <w:rPr>
          <w:rFonts w:ascii="Times New Roman" w:hAnsi="Times New Roman" w:cs="Times New Roman"/>
        </w:rPr>
        <w:t>Rakison</w:t>
      </w:r>
      <w:proofErr w:type="spellEnd"/>
      <w:r w:rsidR="00DA286F">
        <w:rPr>
          <w:rFonts w:ascii="Times New Roman" w:hAnsi="Times New Roman" w:cs="Times New Roman"/>
        </w:rPr>
        <w:t xml:space="preserve"> &amp; </w:t>
      </w:r>
      <w:proofErr w:type="spellStart"/>
      <w:r w:rsidR="00DA286F">
        <w:rPr>
          <w:rFonts w:ascii="Times New Roman" w:hAnsi="Times New Roman" w:cs="Times New Roman"/>
        </w:rPr>
        <w:t>Lupyan</w:t>
      </w:r>
      <w:proofErr w:type="spellEnd"/>
      <w:r w:rsidR="00DA286F">
        <w:rPr>
          <w:rFonts w:ascii="Times New Roman" w:hAnsi="Times New Roman" w:cs="Times New Roman"/>
        </w:rPr>
        <w:t xml:space="preserve">, 2008; </w:t>
      </w:r>
      <w:proofErr w:type="spellStart"/>
      <w:r w:rsidR="00CD062E">
        <w:rPr>
          <w:rFonts w:ascii="Times New Roman" w:hAnsi="Times New Roman" w:cs="Times New Roman"/>
        </w:rPr>
        <w:t>Spelke</w:t>
      </w:r>
      <w:proofErr w:type="spellEnd"/>
      <w:r w:rsidR="00CD062E">
        <w:rPr>
          <w:rFonts w:ascii="Times New Roman" w:hAnsi="Times New Roman" w:cs="Times New Roman"/>
        </w:rPr>
        <w:t>,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proofErr w:type="spellStart"/>
      <w:r w:rsidR="00704837">
        <w:rPr>
          <w:rFonts w:ascii="Times New Roman" w:hAnsi="Times New Roman" w:cs="Times New Roman"/>
        </w:rPr>
        <w:t>Csibra</w:t>
      </w:r>
      <w:proofErr w:type="spellEnd"/>
      <w:r w:rsidR="00704837">
        <w:rPr>
          <w:rFonts w:ascii="Times New Roman" w:hAnsi="Times New Roman" w:cs="Times New Roman"/>
        </w:rPr>
        <w:t xml:space="preserve"> &amp; Gergely, 1998; </w:t>
      </w:r>
      <w:r w:rsidR="00202880" w:rsidRPr="004E68A3">
        <w:rPr>
          <w:rFonts w:ascii="Times New Roman" w:hAnsi="Times New Roman" w:cs="Times New Roman"/>
        </w:rPr>
        <w:t xml:space="preserve">Gergely &amp; </w:t>
      </w:r>
      <w:proofErr w:type="spellStart"/>
      <w:r w:rsidR="00202880" w:rsidRPr="004E68A3">
        <w:rPr>
          <w:rFonts w:ascii="Times New Roman" w:hAnsi="Times New Roman" w:cs="Times New Roman"/>
        </w:rPr>
        <w:t>Csibra</w:t>
      </w:r>
      <w:proofErr w:type="spellEnd"/>
      <w:r w:rsidR="00202880" w:rsidRPr="004E68A3">
        <w:rPr>
          <w:rFonts w:ascii="Times New Roman" w:hAnsi="Times New Roman" w:cs="Times New Roman"/>
        </w:rPr>
        <w:t>,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894104">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 xml:space="preserve">actions with the </w:t>
      </w:r>
      <w:r w:rsidR="00FE7308">
        <w:rPr>
          <w:rFonts w:ascii="Times New Roman" w:hAnsi="Times New Roman" w:cs="Times New Roman"/>
        </w:rPr>
        <w:lastRenderedPageBreak/>
        <w:t>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that drive an agent’s actions are 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proofErr w:type="gramStart"/>
      <w:r w:rsidR="00C30B04">
        <w:rPr>
          <w:rFonts w:ascii="Times New Roman" w:hAnsi="Times New Roman" w:cs="Times New Roman"/>
          <w:i/>
          <w:iCs/>
        </w:rPr>
        <w:t>p</w:t>
      </w:r>
      <w:r w:rsidR="00C30B04">
        <w:rPr>
          <w:rFonts w:ascii="Times New Roman" w:hAnsi="Times New Roman" w:cs="Times New Roman"/>
        </w:rPr>
        <w:t>(</w:t>
      </w:r>
      <w:proofErr w:type="gramEnd"/>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700F2635" w14:textId="477A6473" w:rsidR="000B2757" w:rsidRDefault="00AE090A" w:rsidP="00B9118A">
      <w:pPr>
        <w:spacing w:line="480" w:lineRule="auto"/>
        <w:contextualSpacing/>
        <w:rPr>
          <w:ins w:id="7" w:author="Benton, Deon" w:date="2025-03-27T15:18:00Z" w16du:dateUtc="2025-03-27T20:18:00Z"/>
          <w:rFonts w:ascii="Times New Roman" w:hAnsi="Times New Roman" w:cs="Times New Roman"/>
        </w:rPr>
      </w:pPr>
      <w:r>
        <w:rPr>
          <w:rFonts w:ascii="Times New Roman" w:hAnsi="Times New Roman" w:cs="Times New Roman"/>
        </w:rPr>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r w:rsidR="008A1C8D">
        <w:rPr>
          <w:rFonts w:ascii="Times New Roman" w:hAnsi="Times New Roman" w:cs="Times New Roman"/>
        </w:rPr>
        <w:t xml:space="preserve">In particular, </w:t>
      </w:r>
      <w:r w:rsidR="000B1C1A">
        <w:rPr>
          <w:rFonts w:ascii="Times New Roman" w:hAnsi="Times New Roman" w:cs="Times New Roman"/>
        </w:rPr>
        <w:t>it is argued</w:t>
      </w:r>
      <w:r w:rsidR="008A1C8D">
        <w:rPr>
          <w:rFonts w:ascii="Times New Roman" w:hAnsi="Times New Roman" w:cs="Times New Roman"/>
        </w:rPr>
        <w:t xml:space="preserve"> that infants’ looking behaviors in studies that assess their action understanding can be explained by </w:t>
      </w:r>
      <w:ins w:id="8" w:author="Benton, Deon" w:date="2025-03-27T14:06:00Z" w16du:dateUtc="2025-03-27T19:06:00Z">
        <w:r w:rsidR="00B9118A">
          <w:rPr>
            <w:rFonts w:ascii="Times New Roman" w:hAnsi="Times New Roman" w:cs="Times New Roman"/>
          </w:rPr>
          <w:t>associative learning alone</w:t>
        </w:r>
      </w:ins>
      <w:r w:rsidR="008A1C8D">
        <w:rPr>
          <w:rFonts w:ascii="Times New Roman" w:hAnsi="Times New Roman" w:cs="Times New Roman"/>
        </w:rPr>
        <w:t xml:space="preserve">. </w:t>
      </w:r>
      <w:ins w:id="9" w:author="Benton, Deon" w:date="2025-03-27T14:06:00Z" w16du:dateUtc="2025-03-27T19:06:00Z">
        <w:r w:rsidR="00B9118A">
          <w:rPr>
            <w:rFonts w:ascii="Times New Roman" w:hAnsi="Times New Roman" w:cs="Times New Roman"/>
          </w:rPr>
          <w:t xml:space="preserve">The </w:t>
        </w:r>
      </w:ins>
      <w:ins w:id="10" w:author="Benton, Deon" w:date="2025-03-27T14:09:00Z" w16du:dateUtc="2025-03-27T19:09:00Z">
        <w:r w:rsidR="00907FC4">
          <w:rPr>
            <w:rFonts w:ascii="Times New Roman" w:hAnsi="Times New Roman" w:cs="Times New Roman"/>
          </w:rPr>
          <w:t>basic idea</w:t>
        </w:r>
      </w:ins>
      <w:r w:rsidR="0078570D">
        <w:rPr>
          <w:rFonts w:ascii="Times New Roman" w:hAnsi="Times New Roman" w:cs="Times New Roman"/>
        </w:rPr>
        <w:t xml:space="preserve">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ins w:id="11" w:author="Benton, Deon" w:date="2025-03-27T15:04:00Z" w16du:dateUtc="2025-03-27T20:04:00Z">
        <w:r w:rsidR="00B51F12">
          <w:rPr>
            <w:rFonts w:ascii="Times New Roman" w:hAnsi="Times New Roman" w:cs="Times New Roman"/>
          </w:rPr>
          <w:t xml:space="preserve">learned associations </w:t>
        </w:r>
      </w:ins>
      <w:ins w:id="12" w:author="Benton, Deon" w:date="2025-03-27T15:17:00Z" w16du:dateUtc="2025-03-27T20:17:00Z">
        <w:r w:rsidR="002279A3">
          <w:rPr>
            <w:rFonts w:ascii="Times New Roman" w:hAnsi="Times New Roman" w:cs="Times New Roman"/>
          </w:rPr>
          <w:t>established before and during an experiment</w:t>
        </w:r>
      </w:ins>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increased salience may enhance the likelihood t</w:t>
      </w:r>
      <w:ins w:id="13" w:author="Benton, Deon" w:date="2025-03-27T14:08:00Z" w16du:dateUtc="2025-03-27T19:08:00Z">
        <w:r w:rsidR="00907FC4">
          <w:rPr>
            <w:rFonts w:ascii="Times New Roman" w:hAnsi="Times New Roman" w:cs="Times New Roman"/>
          </w:rPr>
          <w:t>hat an associative link is established</w:t>
        </w:r>
      </w:ins>
      <w:r w:rsidR="000D148B" w:rsidRPr="00E85228">
        <w:rPr>
          <w:rFonts w:ascii="Times New Roman" w:hAnsi="Times New Roman" w:cs="Times New Roman"/>
        </w:rPr>
        <w:t xml:space="preserve">.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In particular, when infants are shown barrierless curved motion (the so-called "inefficient" action) and straight motion (the so-</w:t>
      </w:r>
      <w:r w:rsidR="00B46EF7" w:rsidRPr="00B46EF7">
        <w:rPr>
          <w:rFonts w:ascii="Times New Roman" w:hAnsi="Times New Roman" w:cs="Times New Roman"/>
        </w:rPr>
        <w:lastRenderedPageBreak/>
        <w:t xml:space="preserve">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667CA1A7" w14:textId="5D3CCF7E" w:rsidR="003C6F0B" w:rsidRDefault="002279A3" w:rsidP="003C6F0B">
      <w:pPr>
        <w:spacing w:line="480" w:lineRule="auto"/>
        <w:contextualSpacing/>
        <w:rPr>
          <w:rFonts w:ascii="Times New Roman" w:hAnsi="Times New Roman" w:cs="Times New Roman"/>
        </w:rPr>
      </w:pPr>
      <w:ins w:id="14" w:author="Benton, Deon" w:date="2025-03-27T15:18:00Z" w16du:dateUtc="2025-03-27T20:18:00Z">
        <w:r>
          <w:rPr>
            <w:rFonts w:ascii="Times New Roman" w:hAnsi="Times New Roman" w:cs="Times New Roman"/>
          </w:rPr>
          <w:tab/>
          <w:t>Associations learned in the real world may also be able to explain why infants</w:t>
        </w:r>
      </w:ins>
      <w:ins w:id="15" w:author="Benton, Deon" w:date="2025-03-27T15:19:00Z" w16du:dateUtc="2025-03-27T20:19:00Z">
        <w:r w:rsidR="008308C9">
          <w:rPr>
            <w:rFonts w:ascii="Times New Roman" w:hAnsi="Times New Roman" w:cs="Times New Roman"/>
          </w:rPr>
          <w:t>’ treatment of efficient and inefficient actions depends on</w:t>
        </w:r>
      </w:ins>
      <w:ins w:id="16" w:author="Benton, Deon" w:date="2025-03-27T15:20:00Z" w16du:dateUtc="2025-03-27T20:20:00Z">
        <w:r w:rsidR="008308C9">
          <w:rPr>
            <w:rFonts w:ascii="Times New Roman" w:hAnsi="Times New Roman" w:cs="Times New Roman"/>
          </w:rPr>
          <w:t xml:space="preserve"> the presence of target object</w:t>
        </w:r>
      </w:ins>
      <w:ins w:id="17" w:author="Benton, Deon" w:date="2025-03-27T15:22:00Z" w16du:dateUtc="2025-03-27T20:22:00Z">
        <w:r w:rsidR="005A703B">
          <w:rPr>
            <w:rFonts w:ascii="Times New Roman" w:hAnsi="Times New Roman" w:cs="Times New Roman"/>
          </w:rPr>
          <w:t xml:space="preserve">s. One study that bears directly on this issue </w:t>
        </w:r>
      </w:ins>
      <w:ins w:id="18" w:author="Benton, Deon" w:date="2025-03-27T15:23:00Z" w16du:dateUtc="2025-03-27T20:23:00Z">
        <w:r w:rsidR="005A703B">
          <w:rPr>
            <w:rFonts w:ascii="Times New Roman" w:hAnsi="Times New Roman" w:cs="Times New Roman"/>
          </w:rPr>
          <w:t xml:space="preserve">is that by </w:t>
        </w:r>
      </w:ins>
      <w:ins w:id="19" w:author="Benton, Deon" w:date="2025-03-27T15:22:00Z" w16du:dateUtc="2025-03-27T20:22:00Z">
        <w:r w:rsidR="005A703B">
          <w:rPr>
            <w:rFonts w:ascii="Times New Roman" w:hAnsi="Times New Roman" w:cs="Times New Roman"/>
          </w:rPr>
          <w:t>Phillips and Wellman (2005)</w:t>
        </w:r>
      </w:ins>
      <w:ins w:id="20" w:author="Benton, Deon" w:date="2025-03-27T15:23:00Z" w16du:dateUtc="2025-03-27T20:23:00Z">
        <w:r w:rsidR="005A703B">
          <w:rPr>
            <w:rFonts w:ascii="Times New Roman" w:hAnsi="Times New Roman" w:cs="Times New Roman"/>
          </w:rPr>
          <w:t>. They</w:t>
        </w:r>
      </w:ins>
      <w:ins w:id="21" w:author="Benton, Deon" w:date="2025-03-27T15:22:00Z" w16du:dateUtc="2025-03-27T20:22:00Z">
        <w:r w:rsidR="005A703B">
          <w:rPr>
            <w:rFonts w:ascii="Times New Roman" w:hAnsi="Times New Roman" w:cs="Times New Roman"/>
          </w:rPr>
          <w:t xml:space="preserve"> habituated 12-month-olds to an event in which a person reached over a barrier along an arced path to pick up an object on the other side. Infants were then tested on two barrierless test events. In the Direct reach event, the actor reached directly for the ball along a straight-line path. In the Indirect reach event, the actor reached for the ball along the familiar arched path.  Infants in a second condition were habituated to and tested on the same events except that the target object was missing. Phillips and Wellman (2005) found that only the infants in the first condition looked longer at the Indirect reach test event </w:t>
        </w:r>
      </w:ins>
      <w:ins w:id="22" w:author="Benton, Deon" w:date="2025-03-27T15:43:00Z" w16du:dateUtc="2025-03-27T20:43:00Z">
        <w:r w:rsidR="00813B8A">
          <w:rPr>
            <w:rFonts w:ascii="Times New Roman" w:hAnsi="Times New Roman" w:cs="Times New Roman"/>
          </w:rPr>
          <w:t>than at</w:t>
        </w:r>
      </w:ins>
      <w:ins w:id="23" w:author="Benton, Deon" w:date="2025-03-27T15:22:00Z" w16du:dateUtc="2025-03-27T20:22:00Z">
        <w:r w:rsidR="005A703B">
          <w:rPr>
            <w:rFonts w:ascii="Times New Roman" w:hAnsi="Times New Roman" w:cs="Times New Roman"/>
          </w:rPr>
          <w:t xml:space="preserve"> the Direct reach event.</w:t>
        </w:r>
      </w:ins>
      <w:ins w:id="24" w:author="Benton, Deon" w:date="2025-03-27T15:23:00Z" w16du:dateUtc="2025-03-27T20:23:00Z">
        <w:r w:rsidR="00382CD4">
          <w:rPr>
            <w:rFonts w:ascii="Times New Roman" w:hAnsi="Times New Roman" w:cs="Times New Roman"/>
          </w:rPr>
          <w:t xml:space="preserve"> If infants learned </w:t>
        </w:r>
      </w:ins>
      <w:ins w:id="25" w:author="Benton, Deon" w:date="2025-03-27T15:26:00Z" w16du:dateUtc="2025-03-27T20:26:00Z">
        <w:r w:rsidR="00EF1920">
          <w:rPr>
            <w:rFonts w:ascii="Times New Roman" w:hAnsi="Times New Roman" w:cs="Times New Roman"/>
          </w:rPr>
          <w:t>that</w:t>
        </w:r>
      </w:ins>
      <w:ins w:id="26" w:author="Benton, Deon" w:date="2025-03-27T15:27:00Z" w16du:dateUtc="2025-03-27T20:27:00Z">
        <w:r w:rsidR="00EF1920">
          <w:rPr>
            <w:rFonts w:ascii="Times New Roman" w:hAnsi="Times New Roman" w:cs="Times New Roman"/>
          </w:rPr>
          <w:t xml:space="preserve"> </w:t>
        </w:r>
      </w:ins>
      <w:ins w:id="27" w:author="Benton, Deon" w:date="2025-03-27T15:34:00Z" w16du:dateUtc="2025-03-27T20:34:00Z">
        <w:r w:rsidR="00D637D4">
          <w:rPr>
            <w:rFonts w:ascii="Times New Roman" w:hAnsi="Times New Roman" w:cs="Times New Roman"/>
          </w:rPr>
          <w:t>objects’ actions tend to be directed towards other objects</w:t>
        </w:r>
      </w:ins>
      <w:ins w:id="28" w:author="Benton, Deon" w:date="2025-03-27T15:29:00Z" w16du:dateUtc="2025-03-27T20:29:00Z">
        <w:r w:rsidR="000A7017">
          <w:rPr>
            <w:rFonts w:ascii="Times New Roman" w:hAnsi="Times New Roman" w:cs="Times New Roman"/>
          </w:rPr>
          <w:t>,</w:t>
        </w:r>
      </w:ins>
      <w:ins w:id="29" w:author="Benton, Deon" w:date="2025-03-27T15:23:00Z" w16du:dateUtc="2025-03-27T20:23:00Z">
        <w:r w:rsidR="00382CD4">
          <w:rPr>
            <w:rFonts w:ascii="Times New Roman" w:hAnsi="Times New Roman" w:cs="Times New Roman"/>
          </w:rPr>
          <w:t xml:space="preserve"> </w:t>
        </w:r>
      </w:ins>
      <w:ins w:id="30" w:author="Benton, Deon" w:date="2025-03-27T15:24:00Z" w16du:dateUtc="2025-03-27T20:24:00Z">
        <w:r w:rsidR="00382CD4">
          <w:rPr>
            <w:rFonts w:ascii="Times New Roman" w:hAnsi="Times New Roman" w:cs="Times New Roman"/>
          </w:rPr>
          <w:t>then infants should</w:t>
        </w:r>
      </w:ins>
      <w:ins w:id="31" w:author="Benton, Deon" w:date="2025-03-27T15:27:00Z" w16du:dateUtc="2025-03-27T20:27:00Z">
        <w:r w:rsidR="000A7017">
          <w:rPr>
            <w:rFonts w:ascii="Times New Roman" w:hAnsi="Times New Roman" w:cs="Times New Roman"/>
          </w:rPr>
          <w:t xml:space="preserve"> </w:t>
        </w:r>
      </w:ins>
      <w:ins w:id="32" w:author="Benton, Deon" w:date="2025-03-27T15:28:00Z" w16du:dateUtc="2025-03-27T20:28:00Z">
        <w:r w:rsidR="000A7017">
          <w:rPr>
            <w:rFonts w:ascii="Times New Roman" w:hAnsi="Times New Roman" w:cs="Times New Roman"/>
          </w:rPr>
          <w:t xml:space="preserve">look equally long at inefficient and efficient actions that </w:t>
        </w:r>
      </w:ins>
      <w:ins w:id="33" w:author="Benton, Deon" w:date="2025-03-27T15:29:00Z" w16du:dateUtc="2025-03-27T20:29:00Z">
        <w:r w:rsidR="000A7017">
          <w:rPr>
            <w:rFonts w:ascii="Times New Roman" w:hAnsi="Times New Roman" w:cs="Times New Roman"/>
          </w:rPr>
          <w:t xml:space="preserve">contain a single object. </w:t>
        </w:r>
      </w:ins>
      <w:ins w:id="34" w:author="Benton, Deon" w:date="2025-03-27T15:35:00Z" w16du:dateUtc="2025-03-27T20:35:00Z">
        <w:r w:rsidR="003B6400">
          <w:rPr>
            <w:rFonts w:ascii="Times New Roman" w:hAnsi="Times New Roman" w:cs="Times New Roman"/>
          </w:rPr>
          <w:t>This is because associations</w:t>
        </w:r>
      </w:ins>
      <w:ins w:id="35" w:author="Benton, Deon" w:date="2025-03-27T15:32:00Z" w16du:dateUtc="2025-03-27T20:32:00Z">
        <w:r w:rsidR="003C6F0B">
          <w:rPr>
            <w:rFonts w:ascii="Times New Roman" w:hAnsi="Times New Roman" w:cs="Times New Roman"/>
          </w:rPr>
          <w:t xml:space="preserve"> established among</w:t>
        </w:r>
      </w:ins>
      <w:ins w:id="36" w:author="Benton, Deon" w:date="2025-03-27T15:31:00Z" w16du:dateUtc="2025-03-27T20:31:00Z">
        <w:r w:rsidR="0026781C">
          <w:rPr>
            <w:rFonts w:ascii="Times New Roman" w:hAnsi="Times New Roman" w:cs="Times New Roman"/>
          </w:rPr>
          <w:t xml:space="preserve"> </w:t>
        </w:r>
      </w:ins>
      <w:ins w:id="37" w:author="Benton, Deon" w:date="2025-03-27T15:33:00Z" w16du:dateUtc="2025-03-27T20:33:00Z">
        <w:r w:rsidR="003C6F0B">
          <w:rPr>
            <w:rFonts w:ascii="Times New Roman" w:hAnsi="Times New Roman" w:cs="Times New Roman"/>
          </w:rPr>
          <w:t>external features in the world</w:t>
        </w:r>
      </w:ins>
      <w:ins w:id="38" w:author="Benton, Deon" w:date="2025-03-27T15:31:00Z" w16du:dateUtc="2025-03-27T20:31:00Z">
        <w:r w:rsidR="0026781C">
          <w:rPr>
            <w:rFonts w:ascii="Times New Roman" w:hAnsi="Times New Roman" w:cs="Times New Roman"/>
          </w:rPr>
          <w:t xml:space="preserve">, actions, and </w:t>
        </w:r>
      </w:ins>
      <w:ins w:id="39" w:author="Benton, Deon" w:date="2025-03-27T15:33:00Z" w16du:dateUtc="2025-03-27T20:33:00Z">
        <w:r w:rsidR="003C6F0B">
          <w:rPr>
            <w:rFonts w:ascii="Times New Roman" w:hAnsi="Times New Roman" w:cs="Times New Roman"/>
          </w:rPr>
          <w:t>goal objects</w:t>
        </w:r>
      </w:ins>
      <w:ins w:id="40" w:author="Benton, Deon" w:date="2025-03-27T15:31:00Z" w16du:dateUtc="2025-03-27T20:31:00Z">
        <w:r w:rsidR="0026781C">
          <w:rPr>
            <w:rFonts w:ascii="Times New Roman" w:hAnsi="Times New Roman" w:cs="Times New Roman"/>
          </w:rPr>
          <w:t xml:space="preserve"> </w:t>
        </w:r>
      </w:ins>
      <w:ins w:id="41" w:author="Benton, Deon" w:date="2025-03-27T15:35:00Z" w16du:dateUtc="2025-03-27T20:35:00Z">
        <w:r w:rsidR="003B6400">
          <w:rPr>
            <w:rFonts w:ascii="Times New Roman" w:hAnsi="Times New Roman" w:cs="Times New Roman"/>
          </w:rPr>
          <w:t>would be</w:t>
        </w:r>
      </w:ins>
      <w:ins w:id="42" w:author="Benton, Deon" w:date="2025-03-27T15:31:00Z" w16du:dateUtc="2025-03-27T20:31:00Z">
        <w:r w:rsidR="0026781C">
          <w:rPr>
            <w:rFonts w:ascii="Times New Roman" w:hAnsi="Times New Roman" w:cs="Times New Roman"/>
          </w:rPr>
          <w:t xml:space="preserve"> violated</w:t>
        </w:r>
      </w:ins>
      <w:ins w:id="43" w:author="Benton, Deon" w:date="2025-03-27T15:35:00Z" w16du:dateUtc="2025-03-27T20:35:00Z">
        <w:r w:rsidR="003B6400">
          <w:rPr>
            <w:rFonts w:ascii="Times New Roman" w:hAnsi="Times New Roman" w:cs="Times New Roman"/>
          </w:rPr>
          <w:t xml:space="preserve"> </w:t>
        </w:r>
      </w:ins>
      <w:ins w:id="44" w:author="Benton, Deon" w:date="2025-03-27T15:43:00Z" w16du:dateUtc="2025-03-27T20:43:00Z">
        <w:r w:rsidR="00693870">
          <w:rPr>
            <w:rFonts w:ascii="Times New Roman" w:hAnsi="Times New Roman" w:cs="Times New Roman"/>
          </w:rPr>
          <w:t>to equal extents in both test events</w:t>
        </w:r>
      </w:ins>
      <w:ins w:id="45" w:author="Benton, Deon" w:date="2025-03-27T15:31:00Z" w16du:dateUtc="2025-03-27T20:31:00Z">
        <w:r w:rsidR="0026781C">
          <w:rPr>
            <w:rFonts w:ascii="Times New Roman" w:hAnsi="Times New Roman" w:cs="Times New Roman"/>
          </w:rPr>
          <w:t>.</w:t>
        </w:r>
      </w:ins>
    </w:p>
    <w:p w14:paraId="47A4C2B1" w14:textId="653EFB2C" w:rsidR="00315BAF" w:rsidRDefault="00320BF1" w:rsidP="003C6F0B">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ins w:id="46" w:author="Benton, Deon" w:date="2025-03-27T15:42:00Z" w16du:dateUtc="2025-03-27T20:42:00Z">
        <w:r w:rsidR="00813B8A">
          <w:rPr>
            <w:rFonts w:ascii="Times New Roman" w:hAnsi="Times New Roman" w:cs="Times New Roman"/>
          </w:rPr>
          <w:t>, both in the studies above used to illustrate how associative learning might work to explain the data but in other studies as well</w:t>
        </w:r>
      </w:ins>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ED70CB">
        <w:rPr>
          <w:rFonts w:ascii="Times New Roman" w:hAnsi="Times New Roman" w:cs="Times New Roman"/>
        </w:rPr>
        <w:t xml:space="preserve"> (connectionist) model</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he goal of the simulations presented below was not to simulate any one action 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lastRenderedPageBreak/>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7CE0790A"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e.g., Gergely et al., 1995).</w:t>
      </w:r>
      <w:r w:rsidR="00B51F12">
        <w:rPr>
          <w:rFonts w:ascii="Times New Roman" w:hAnsi="Times New Roman" w:cs="Times New Roman"/>
        </w:rPr>
        <w:t xml:space="preserve"> </w:t>
      </w:r>
    </w:p>
    <w:p w14:paraId="4A3E2B6B" w14:textId="17300A3E" w:rsidR="00355614" w:rsidRDefault="00355614"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w:t>
      </w:r>
    </w:p>
    <w:p w14:paraId="230626DA" w14:textId="0AB4FECE" w:rsidR="00A977FC"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6F345C">
        <w:rPr>
          <w:rFonts w:ascii="Times New Roman" w:hAnsi="Times New Roman" w:cs="Times New Roman"/>
        </w:rPr>
        <w:t>represent efficiency continuously</w:t>
      </w:r>
      <w:r w:rsidR="00B62DA8">
        <w:rPr>
          <w:rFonts w:ascii="Times New Roman" w:hAnsi="Times New Roman" w:cs="Times New Roman"/>
        </w:rPr>
        <w:t xml:space="preserve"> (e.g., Liu &amp; </w:t>
      </w:r>
      <w:proofErr w:type="spellStart"/>
      <w:r w:rsidR="00B62DA8">
        <w:rPr>
          <w:rFonts w:ascii="Times New Roman" w:hAnsi="Times New Roman" w:cs="Times New Roman"/>
        </w:rPr>
        <w:t>Spelke</w:t>
      </w:r>
      <w:proofErr w:type="spellEnd"/>
      <w:r w:rsidR="00B62DA8">
        <w:rPr>
          <w:rFonts w:ascii="Times New Roman" w:hAnsi="Times New Roman" w:cs="Times New Roman"/>
        </w:rPr>
        <w:t>, 2017).</w:t>
      </w:r>
    </w:p>
    <w:p w14:paraId="28F2AE6A" w14:textId="63239A75" w:rsidR="00B62DA8" w:rsidRDefault="00B62DA8"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 xml:space="preserve">goal from its actions and external constraints (e.g., </w:t>
      </w:r>
      <w:proofErr w:type="spellStart"/>
      <w:r w:rsidR="006E4352">
        <w:rPr>
          <w:rFonts w:ascii="Times New Roman" w:hAnsi="Times New Roman" w:cs="Times New Roman"/>
        </w:rPr>
        <w:t>Csibra</w:t>
      </w:r>
      <w:proofErr w:type="spellEnd"/>
      <w:r w:rsidR="006E4352">
        <w:rPr>
          <w:rFonts w:ascii="Times New Roman" w:hAnsi="Times New Roman" w:cs="Times New Roman"/>
        </w:rPr>
        <w:t xml:space="preserve"> et al., 2003).</w:t>
      </w:r>
    </w:p>
    <w:p w14:paraId="791B2BAB" w14:textId="77777777" w:rsidR="00B51F12" w:rsidRPr="00315BAF" w:rsidRDefault="00B51F12" w:rsidP="00B51F1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look longer at inefficient actions relative to efficient ones if an action is directed towards an object (e.g., Phillips &amp; Wellman, 2005).</w:t>
      </w:r>
    </w:p>
    <w:p w14:paraId="78887EC3" w14:textId="77777777" w:rsidR="00B51F12" w:rsidRDefault="00B51F12" w:rsidP="00894104">
      <w:pPr>
        <w:pStyle w:val="ListParagraph"/>
        <w:numPr>
          <w:ilvl w:val="0"/>
          <w:numId w:val="1"/>
        </w:numPr>
        <w:spacing w:line="480" w:lineRule="auto"/>
        <w:rPr>
          <w:rFonts w:ascii="Times New Roman" w:hAnsi="Times New Roman" w:cs="Times New Roman"/>
        </w:rPr>
      </w:pPr>
    </w:p>
    <w:p w14:paraId="769E9CBB" w14:textId="70720732"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w:t>
      </w:r>
      <w:r w:rsidR="00F80189">
        <w:rPr>
          <w:rFonts w:ascii="Times New Roman" w:hAnsi="Times New Roman" w:cs="Times New Roman"/>
        </w:rPr>
        <w:t xml:space="preserve">The rationale for focusing on some of the studies that have used this paradigm is </w:t>
      </w:r>
      <w:r w:rsidR="00F553A0">
        <w:rPr>
          <w:rFonts w:ascii="Times New Roman" w:hAnsi="Times New Roman" w:cs="Times New Roman"/>
        </w:rPr>
        <w:t>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architecture.</w:t>
      </w:r>
      <w:r w:rsidR="009F3527">
        <w:rPr>
          <w:rFonts w:ascii="Times New Roman" w:hAnsi="Times New Roman" w:cs="Times New Roman"/>
        </w:rPr>
        <w:t xml:space="preserve"> </w:t>
      </w:r>
      <w:r w:rsidR="004D6F40">
        <w:rPr>
          <w:rFonts w:ascii="Times New Roman" w:hAnsi="Times New Roman" w:cs="Times New Roman"/>
        </w:rPr>
        <w:t>A point worth noting is that</w:t>
      </w:r>
      <w:r w:rsidR="004A7C3D">
        <w:rPr>
          <w:rFonts w:ascii="Times New Roman" w:hAnsi="Times New Roman" w:cs="Times New Roman"/>
        </w:rPr>
        <w:t xml:space="preserve"> although this list </w:t>
      </w:r>
      <w:r w:rsidR="0050569B">
        <w:rPr>
          <w:rFonts w:ascii="Times New Roman" w:hAnsi="Times New Roman" w:cs="Times New Roman"/>
        </w:rPr>
        <w:t xml:space="preserve">does not cover the full range of findings from studies that used the Gergely paradigm, </w:t>
      </w:r>
      <w:r w:rsidR="00803276">
        <w:rPr>
          <w:rFonts w:ascii="Times New Roman" w:hAnsi="Times New Roman" w:cs="Times New Roman"/>
        </w:rPr>
        <w:t>demonstrating that the</w:t>
      </w:r>
      <w:r w:rsidR="0050569B">
        <w:rPr>
          <w:rFonts w:ascii="Times New Roman" w:hAnsi="Times New Roman" w:cs="Times New Roman"/>
        </w:rPr>
        <w:t xml:space="preserve"> current </w:t>
      </w:r>
      <w:r w:rsidR="00803276">
        <w:rPr>
          <w:rFonts w:ascii="Times New Roman" w:hAnsi="Times New Roman" w:cs="Times New Roman"/>
        </w:rPr>
        <w:t>account—implemented as</w:t>
      </w:r>
      <w:r w:rsidR="0050569B">
        <w:rPr>
          <w:rFonts w:ascii="Times New Roman" w:hAnsi="Times New Roman" w:cs="Times New Roman"/>
        </w:rPr>
        <w:t xml:space="preserve"> an artificial neural network (connectionist) model</w:t>
      </w:r>
      <w:r w:rsidR="00803276">
        <w:rPr>
          <w:rFonts w:ascii="Times New Roman" w:hAnsi="Times New Roman" w:cs="Times New Roman"/>
        </w:rPr>
        <w:t>—</w:t>
      </w:r>
      <w:r w:rsidR="0050569B">
        <w:rPr>
          <w:rFonts w:ascii="Times New Roman" w:hAnsi="Times New Roman" w:cs="Times New Roman"/>
        </w:rPr>
        <w:t xml:space="preserve">can capture these findings </w:t>
      </w:r>
      <w:r w:rsidR="005D3A5F">
        <w:rPr>
          <w:rFonts w:ascii="Times New Roman" w:hAnsi="Times New Roman" w:cs="Times New Roman"/>
        </w:rPr>
        <w:t>should be</w:t>
      </w:r>
      <w:r w:rsidR="0050569B">
        <w:rPr>
          <w:rFonts w:ascii="Times New Roman" w:hAnsi="Times New Roman" w:cs="Times New Roman"/>
        </w:rPr>
        <w:t xml:space="preserve"> sufficient to </w:t>
      </w:r>
      <w:r w:rsidR="00803276">
        <w:rPr>
          <w:rFonts w:ascii="Times New Roman" w:hAnsi="Times New Roman" w:cs="Times New Roman"/>
        </w:rPr>
        <w:t>illustrate</w:t>
      </w:r>
      <w:r w:rsidR="0050569B">
        <w:rPr>
          <w:rFonts w:ascii="Times New Roman" w:hAnsi="Times New Roman" w:cs="Times New Roman"/>
        </w:rPr>
        <w:t xml:space="preserve"> </w:t>
      </w:r>
      <w:r w:rsidR="00803276">
        <w:rPr>
          <w:rFonts w:ascii="Times New Roman" w:hAnsi="Times New Roman" w:cs="Times New Roman"/>
        </w:rPr>
        <w:t>its explanatory scope.</w:t>
      </w:r>
      <w:r w:rsidR="00EB591F">
        <w:rPr>
          <w:rFonts w:ascii="Times New Roman" w:hAnsi="Times New Roman" w:cs="Times New Roman"/>
        </w:rPr>
        <w:t xml:space="preserve"> Space constraints </w:t>
      </w:r>
      <w:r w:rsidR="008F0951">
        <w:rPr>
          <w:rFonts w:ascii="Times New Roman" w:hAnsi="Times New Roman" w:cs="Times New Roman"/>
        </w:rPr>
        <w:t>also make it infeasible to simulate the full breadth of relevant work.</w:t>
      </w:r>
    </w:p>
    <w:p w14:paraId="1372627A" w14:textId="2D7ADFF6"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8646CA">
        <w:rPr>
          <w:rFonts w:ascii="Times New Roman" w:hAnsi="Times New Roman" w:cs="Times New Roman"/>
        </w:rPr>
        <w:t>each simulation</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 xml:space="preserve">present </w:t>
      </w:r>
      <w:r w:rsidR="007B79E3">
        <w:rPr>
          <w:rFonts w:ascii="Times New Roman" w:hAnsi="Times New Roman" w:cs="Times New Roman"/>
        </w:rPr>
        <w:t>five</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xml:space="preserve">. </w:t>
      </w:r>
      <w:r w:rsidR="00D02F1A">
        <w:rPr>
          <w:rFonts w:ascii="Times New Roman" w:hAnsi="Times New Roman" w:cs="Times New Roman"/>
        </w:rPr>
        <w:t>Following the presentation of each simulation</w:t>
      </w:r>
      <w:r w:rsidR="008B0DC3">
        <w:rPr>
          <w:rFonts w:ascii="Times New Roman" w:hAnsi="Times New Roman" w:cs="Times New Roman"/>
        </w:rPr>
        <w:t xml:space="preserve">, I will discuss </w:t>
      </w:r>
      <w:r w:rsidR="00D02F1A">
        <w:rPr>
          <w:rFonts w:ascii="Times New Roman" w:hAnsi="Times New Roman" w:cs="Times New Roman"/>
        </w:rPr>
        <w:t>in some detail how the model produced a match to the behavioral data. I will limit this discussion to one of the simulations but will note that the same basic principles apply to the remaining simulations. Given that the focus here was to show that a model that implements the current theory can capture data from studies that use the Gergely paradigm, each of the studies that illustrate one of the previous findings will be modeled only at the most general level.  This means that study specific details that were not deemed to be causally meaningful were not simulated.</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E06A7D6"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information 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w:t>
      </w:r>
      <w:r w:rsidR="00AD7E2A">
        <w:rPr>
          <w:rFonts w:ascii="Times New Roman" w:hAnsi="Times New Roman" w:cs="Times New Roman"/>
        </w:rPr>
        <w:lastRenderedPageBreak/>
        <w:t xml:space="preserve">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assumed</w:t>
      </w:r>
      <w:r w:rsidR="00E20BAF">
        <w:rPr>
          <w:rFonts w:ascii="Times New Roman" w:hAnsi="Times New Roman" w:cs="Times New Roman"/>
        </w:rPr>
        <w:t>, and has been argued convincingly elsewhere (e.g., Orhan et al., 2020</w:t>
      </w:r>
      <w:r w:rsidR="004E1192">
        <w:rPr>
          <w:rFonts w:ascii="Times New Roman" w:hAnsi="Times New Roman" w:cs="Times New Roman"/>
        </w:rPr>
        <w:t>; Vong et al., 2024</w:t>
      </w:r>
      <w:r w:rsidR="00E20BAF">
        <w:rPr>
          <w:rFonts w:ascii="Times New Roman" w:hAnsi="Times New Roman" w:cs="Times New Roman"/>
        </w:rPr>
        <w:t>),</w:t>
      </w:r>
      <w:r w:rsidR="008446E8">
        <w:rPr>
          <w:rFonts w:ascii="Times New Roman" w:hAnsi="Times New Roman" w:cs="Times New Roman"/>
        </w:rPr>
        <w:t xml:space="preserve">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6434D3AC" w14:textId="1872B6BB" w:rsidR="00964347" w:rsidRDefault="00964347" w:rsidP="00894104">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03D8D624" wp14:editId="347DD81F">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9A95842" w14:textId="2BD60939" w:rsidR="00964347" w:rsidRDefault="000476A1" w:rsidP="00964347">
                            <w:pPr>
                              <w:keepNext/>
                              <w:jc w:val="center"/>
                            </w:pPr>
                            <w:r>
                              <w:rPr>
                                <w:noProof/>
                              </w:rPr>
                              <w:drawing>
                                <wp:inline distT="0" distB="0" distL="0" distR="0" wp14:anchorId="4D2C9FBB" wp14:editId="0A66EF79">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50ABAF99" w14:textId="516B2EEF" w:rsidR="00964347" w:rsidRPr="00E03CC8" w:rsidRDefault="00964347" w:rsidP="00964347">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w:t>
                            </w:r>
                            <w:r w:rsidR="00F621EA">
                              <w:rPr>
                                <w:rFonts w:ascii="Times New Roman" w:hAnsi="Times New Roman" w:cs="Times New Roman"/>
                                <w:i w:val="0"/>
                                <w:iCs w:val="0"/>
                                <w:color w:val="000000" w:themeColor="text1"/>
                                <w:sz w:val="24"/>
                                <w:szCs w:val="24"/>
                              </w:rPr>
                              <w:t xml:space="preserve"> untrained</w:t>
                            </w:r>
                            <w:r>
                              <w:rPr>
                                <w:rFonts w:ascii="Times New Roman" w:hAnsi="Times New Roman" w:cs="Times New Roman"/>
                                <w:i w:val="0"/>
                                <w:iCs w:val="0"/>
                                <w:color w:val="000000" w:themeColor="text1"/>
                                <w:sz w:val="24"/>
                                <w:szCs w:val="24"/>
                              </w:rPr>
                              <w:t xml:space="preserve"> model architecture used in the current simulations.</w:t>
                            </w:r>
                            <w:r w:rsidR="00F621EA">
                              <w:rPr>
                                <w:rFonts w:ascii="Times New Roman" w:hAnsi="Times New Roman" w:cs="Times New Roman"/>
                                <w:i w:val="0"/>
                                <w:iCs w:val="0"/>
                                <w:color w:val="000000" w:themeColor="text1"/>
                                <w:sz w:val="24"/>
                                <w:szCs w:val="24"/>
                              </w:rPr>
                              <w:t xml:space="preserve"> Of note is that the input and output groups are identical.</w:t>
                            </w:r>
                          </w:p>
                          <w:p w14:paraId="657C4F54" w14:textId="77777777" w:rsidR="00964347" w:rsidRDefault="00964347" w:rsidP="00964347">
                            <w:pPr>
                              <w:keepNext/>
                            </w:pPr>
                          </w:p>
                          <w:p w14:paraId="6CFC460B" w14:textId="77777777" w:rsidR="00964347" w:rsidRDefault="00964347" w:rsidP="009643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D8D624"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9A95842" w14:textId="2BD60939" w:rsidR="00964347" w:rsidRDefault="000476A1" w:rsidP="00964347">
                      <w:pPr>
                        <w:keepNext/>
                        <w:jc w:val="center"/>
                      </w:pPr>
                      <w:r>
                        <w:rPr>
                          <w:noProof/>
                        </w:rPr>
                        <w:drawing>
                          <wp:inline distT="0" distB="0" distL="0" distR="0" wp14:anchorId="4D2C9FBB" wp14:editId="0A66EF79">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50ABAF99" w14:textId="516B2EEF" w:rsidR="00964347" w:rsidRPr="00E03CC8" w:rsidRDefault="00964347" w:rsidP="00964347">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w:t>
                      </w:r>
                      <w:r w:rsidR="00F621EA">
                        <w:rPr>
                          <w:rFonts w:ascii="Times New Roman" w:hAnsi="Times New Roman" w:cs="Times New Roman"/>
                          <w:i w:val="0"/>
                          <w:iCs w:val="0"/>
                          <w:color w:val="000000" w:themeColor="text1"/>
                          <w:sz w:val="24"/>
                          <w:szCs w:val="24"/>
                        </w:rPr>
                        <w:t xml:space="preserve"> untrained</w:t>
                      </w:r>
                      <w:r>
                        <w:rPr>
                          <w:rFonts w:ascii="Times New Roman" w:hAnsi="Times New Roman" w:cs="Times New Roman"/>
                          <w:i w:val="0"/>
                          <w:iCs w:val="0"/>
                          <w:color w:val="000000" w:themeColor="text1"/>
                          <w:sz w:val="24"/>
                          <w:szCs w:val="24"/>
                        </w:rPr>
                        <w:t xml:space="preserve"> model architecture used in the current simulations.</w:t>
                      </w:r>
                      <w:r w:rsidR="00F621EA">
                        <w:rPr>
                          <w:rFonts w:ascii="Times New Roman" w:hAnsi="Times New Roman" w:cs="Times New Roman"/>
                          <w:i w:val="0"/>
                          <w:iCs w:val="0"/>
                          <w:color w:val="000000" w:themeColor="text1"/>
                          <w:sz w:val="24"/>
                          <w:szCs w:val="24"/>
                        </w:rPr>
                        <w:t xml:space="preserve"> Of note is that the input and output groups are identical.</w:t>
                      </w:r>
                    </w:p>
                    <w:p w14:paraId="657C4F54" w14:textId="77777777" w:rsidR="00964347" w:rsidRDefault="00964347" w:rsidP="00964347">
                      <w:pPr>
                        <w:keepNext/>
                      </w:pPr>
                    </w:p>
                    <w:p w14:paraId="6CFC460B" w14:textId="77777777" w:rsidR="00964347" w:rsidRDefault="00964347" w:rsidP="00964347"/>
                  </w:txbxContent>
                </v:textbox>
                <w10:wrap type="square" anchorx="margin"/>
              </v:shape>
            </w:pict>
          </mc:Fallback>
        </mc:AlternateContent>
      </w:r>
    </w:p>
    <w:p w14:paraId="0883A07F" w14:textId="77777777" w:rsidR="00964347" w:rsidRDefault="00964347" w:rsidP="00894104">
      <w:pPr>
        <w:spacing w:line="480" w:lineRule="auto"/>
        <w:ind w:firstLine="720"/>
        <w:contextualSpacing/>
        <w:rPr>
          <w:rFonts w:ascii="Times New Roman" w:hAnsi="Times New Roman" w:cs="Times New Roman"/>
        </w:rPr>
      </w:pPr>
    </w:p>
    <w:p w14:paraId="4EC5BEE3" w14:textId="015A83EC" w:rsidR="004271E8" w:rsidRDefault="008E5DB6" w:rsidP="00894104">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w:t>
      </w:r>
      <w:r w:rsidR="00E32921">
        <w:rPr>
          <w:rFonts w:ascii="Times New Roman" w:hAnsi="Times New Roman" w:cs="Times New Roman"/>
        </w:rPr>
        <w:lastRenderedPageBreak/>
        <w:t>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and older. Hidden units, which themselves represent the representational capacity of a neural network, made it possible to implement this assumption.</w:t>
      </w:r>
    </w:p>
    <w:p w14:paraId="475DD127" w14:textId="0B5FC122"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 xml:space="preserve">he first </w:t>
      </w:r>
      <w:r>
        <w:rPr>
          <w:rFonts w:ascii="Times New Roman" w:hAnsi="Times New Roman" w:cs="Times New Roman"/>
        </w:rPr>
        <w:lastRenderedPageBreak/>
        <w:t>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is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easier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—the primary objectives of this 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D036A49"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5D5E1D">
        <w:rPr>
          <w:rFonts w:ascii="Times New Roman" w:hAnsi="Times New Roman" w:cs="Times New Roman"/>
        </w:rPr>
        <w:t>four</w:t>
      </w:r>
      <w:r>
        <w:rPr>
          <w:rFonts w:ascii="Times New Roman" w:hAnsi="Times New Roman" w:cs="Times New Roman"/>
        </w:rPr>
        <w:t xml:space="preserv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 three-unit Barrier Location group</w:t>
      </w:r>
      <w:r w:rsidR="005D5E1D">
        <w:rPr>
          <w:rFonts w:ascii="Times New Roman" w:hAnsi="Times New Roman" w:cs="Times New Roman"/>
        </w:rPr>
        <w:t>, and a one-unit Contiguous group</w:t>
      </w:r>
      <w:r w:rsidR="001736EE">
        <w:rPr>
          <w:rFonts w:ascii="Times New Roman" w:hAnsi="Times New Roman" w:cs="Times New Roman"/>
        </w:rPr>
        <w:t>.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 xml:space="preserve">In the simulations reported below, jump heights mostly aligned with barrier heights (though see Simulation 3). </w:t>
      </w:r>
      <w:r w:rsidR="0003197D">
        <w:rPr>
          <w:rFonts w:ascii="Times New Roman" w:hAnsi="Times New Roman" w:cs="Times New Roman"/>
        </w:rPr>
        <w:t>In terms of the Barrier Location group, the</w:t>
      </w:r>
      <w:r w:rsidR="006E4A39">
        <w:rPr>
          <w:rFonts w:ascii="Times New Roman" w:hAnsi="Times New Roman" w:cs="Times New Roman"/>
        </w:rPr>
        <w:t xml:space="preserve"> first unit corresponded to the No </w:t>
      </w:r>
      <w:r w:rsidR="006E4A39">
        <w:rPr>
          <w:rFonts w:ascii="Times New Roman" w:hAnsi="Times New Roman" w:cs="Times New Roman"/>
        </w:rPr>
        <w:lastRenderedPageBreak/>
        <w:t>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r w:rsidR="0003197D">
        <w:rPr>
          <w:rFonts w:ascii="Times New Roman" w:hAnsi="Times New Roman" w:cs="Times New Roman"/>
        </w:rPr>
        <w:t>Finally, the single unit in the Contiguous group coded whether two objects came to rest next to one another following a reaching or jumping event.</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the object on the right “followed” a linear path to reach the object on the right; that is, one of the 82 units in the 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on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B0F825D" w14:textId="1BB258CF" w:rsidR="009E3BB5" w:rsidRDefault="004F5A0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 xml:space="preserve">animate </w:t>
      </w:r>
      <w:proofErr w:type="gramStart"/>
      <w:r w:rsidR="005E4F02">
        <w:rPr>
          <w:rFonts w:ascii="Times New Roman" w:hAnsi="Times New Roman" w:cs="Times New Roman"/>
        </w:rPr>
        <w:t>entities</w:t>
      </w:r>
      <w:proofErr w:type="gramEnd"/>
      <w:r w:rsidR="005E4F02">
        <w:rPr>
          <w:rFonts w:ascii="Times New Roman" w:hAnsi="Times New Roman" w:cs="Times New Roman"/>
        </w:rPr>
        <w:t xml:space="preserve">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 xml:space="preserve">and half </w:t>
      </w:r>
      <w:r w:rsidR="00D76C7B">
        <w:rPr>
          <w:rFonts w:ascii="Times New Roman" w:hAnsi="Times New Roman" w:cs="Times New Roman"/>
        </w:rPr>
        <w:lastRenderedPageBreak/>
        <w:t>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A54F8B">
        <w:rPr>
          <w:rFonts w:ascii="Times New Roman" w:hAnsi="Times New Roman" w:cs="Times New Roman"/>
        </w:rPr>
        <w:t>75</w:t>
      </w:r>
      <w:r w:rsidR="009E3BB5">
        <w:rPr>
          <w:rFonts w:ascii="Times New Roman" w:hAnsi="Times New Roman" w:cs="Times New Roman"/>
        </w:rPr>
        <w:t>% of the network’s pretraining experience involved straight motion</w:t>
      </w:r>
      <w:r w:rsidR="00715713">
        <w:rPr>
          <w:rFonts w:ascii="Times New Roman" w:hAnsi="Times New Roman" w:cs="Times New Roman"/>
        </w:rPr>
        <w:t xml:space="preserve"> and the remaining </w:t>
      </w:r>
      <w:r w:rsidR="00A54F8B">
        <w:rPr>
          <w:rFonts w:ascii="Times New Roman" w:hAnsi="Times New Roman" w:cs="Times New Roman"/>
        </w:rPr>
        <w:t>25</w:t>
      </w:r>
      <w:r w:rsidR="00715713">
        <w:rPr>
          <w:rFonts w:ascii="Times New Roman" w:hAnsi="Times New Roman" w:cs="Times New Roman"/>
        </w:rPr>
        <w:t>%</w:t>
      </w:r>
      <w:r w:rsidR="00A54F8B">
        <w:rPr>
          <w:rFonts w:ascii="Times New Roman" w:hAnsi="Times New Roman" w:cs="Times New Roman"/>
        </w:rPr>
        <w:t>,</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A552F9">
        <w:rPr>
          <w:rFonts w:ascii="Times New Roman" w:hAnsi="Times New Roman" w:cs="Times New Roman"/>
        </w:rPr>
        <w:t>In the analyses reported below, I test the necessity of such differential experience.</w:t>
      </w:r>
    </w:p>
    <w:p w14:paraId="286B97B3" w14:textId="29FE4A26" w:rsidR="000A1184" w:rsidRPr="00AE207C" w:rsidRDefault="002F4940"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All networks </w:t>
      </w:r>
      <w:r w:rsidR="00023A54">
        <w:rPr>
          <w:rFonts w:ascii="Times New Roman" w:hAnsi="Times New Roman" w:cs="Times New Roman"/>
        </w:rPr>
        <w:t xml:space="preserve">received </w:t>
      </w:r>
      <w:ins w:id="47" w:author="Benton, Deon" w:date="2025-03-27T11:56:00Z" w16du:dateUtc="2025-03-27T16:56:00Z">
        <w:r w:rsidR="00EB061F">
          <w:rPr>
            <w:rFonts w:ascii="Times New Roman" w:hAnsi="Times New Roman" w:cs="Times New Roman"/>
          </w:rPr>
          <w:t xml:space="preserve">250 </w:t>
        </w:r>
      </w:ins>
      <w:r w:rsidR="00023A54">
        <w:rPr>
          <w:rFonts w:ascii="Times New Roman" w:hAnsi="Times New Roman" w:cs="Times New Roman"/>
        </w:rPr>
        <w:t>epochs</w:t>
      </w:r>
      <w:r w:rsidR="00F0619D">
        <w:rPr>
          <w:rFonts w:ascii="Times New Roman" w:hAnsi="Times New Roman" w:cs="Times New Roman"/>
        </w:rPr>
        <w:t xml:space="preserve"> (i.e., weight updates)</w:t>
      </w:r>
      <w:r w:rsidR="00023A54">
        <w:rPr>
          <w:rFonts w:ascii="Times New Roman" w:hAnsi="Times New Roman" w:cs="Times New Roman"/>
        </w:rPr>
        <w:t xml:space="preserve"> of </w:t>
      </w:r>
      <w:r w:rsidR="001D087E">
        <w:rPr>
          <w:rFonts w:ascii="Times New Roman" w:hAnsi="Times New Roman" w:cs="Times New Roman"/>
        </w:rPr>
        <w:t>pre</w:t>
      </w:r>
      <w:r w:rsidR="00023A54">
        <w:rPr>
          <w:rFonts w:ascii="Times New Roman" w:hAnsi="Times New Roman" w:cs="Times New Roman"/>
        </w:rPr>
        <w:t>training</w:t>
      </w:r>
      <w:r w:rsidR="001D087E">
        <w:rPr>
          <w:rFonts w:ascii="Times New Roman" w:hAnsi="Times New Roman" w:cs="Times New Roman"/>
        </w:rPr>
        <w:t xml:space="preserve"> experience</w:t>
      </w:r>
      <w:r w:rsidR="00023A54">
        <w:rPr>
          <w:rFonts w:ascii="Times New Roman" w:hAnsi="Times New Roman" w:cs="Times New Roman"/>
        </w:rPr>
        <w:t>.</w:t>
      </w:r>
      <w:r>
        <w:rPr>
          <w:rFonts w:ascii="Times New Roman" w:hAnsi="Times New Roman" w:cs="Times New Roman"/>
        </w:rPr>
        <w:t xml:space="preserve"> The learning rate in these simulation</w:t>
      </w:r>
      <w:r w:rsidR="00F82AFD">
        <w:rPr>
          <w:rFonts w:ascii="Times New Roman" w:hAnsi="Times New Roman" w:cs="Times New Roman"/>
        </w:rPr>
        <w:t>s</w:t>
      </w:r>
      <w:r>
        <w:rPr>
          <w:rFonts w:ascii="Times New Roman" w:hAnsi="Times New Roman" w:cs="Times New Roman"/>
        </w:rPr>
        <w:t xml:space="preserve"> was </w:t>
      </w:r>
      <w:r w:rsidR="00433FAF">
        <w:rPr>
          <w:rFonts w:ascii="Times New Roman" w:hAnsi="Times New Roman" w:cs="Times New Roman"/>
        </w:rPr>
        <w:t xml:space="preserve">0.1. </w:t>
      </w:r>
      <w:r w:rsidR="003D66EC">
        <w:rPr>
          <w:rFonts w:ascii="Times New Roman" w:hAnsi="Times New Roman" w:cs="Times New Roman"/>
        </w:rPr>
        <w:t>Crucially</w:t>
      </w:r>
      <w:r w:rsidR="00AC3525">
        <w:rPr>
          <w:rFonts w:ascii="Times New Roman" w:hAnsi="Times New Roman" w:cs="Times New Roman"/>
        </w:rPr>
        <w:t xml:space="preserve">, </w:t>
      </w:r>
      <w:r>
        <w:rPr>
          <w:rFonts w:ascii="Times New Roman" w:hAnsi="Times New Roman" w:cs="Times New Roman"/>
        </w:rPr>
        <w:t xml:space="preserve">the nature of this pretraining experience was identical for </w:t>
      </w:r>
      <w:r w:rsidR="00AC3525">
        <w:rPr>
          <w:rFonts w:ascii="Times New Roman" w:hAnsi="Times New Roman" w:cs="Times New Roman"/>
        </w:rPr>
        <w:t>all networks</w:t>
      </w:r>
      <w:r w:rsidR="00544B2D">
        <w:rPr>
          <w:rFonts w:ascii="Times New Roman" w:hAnsi="Times New Roman" w:cs="Times New Roman"/>
        </w:rPr>
        <w:t>, regardless of simulation.</w:t>
      </w:r>
      <w:r w:rsidR="00AC3525">
        <w:rPr>
          <w:rFonts w:ascii="Times New Roman" w:hAnsi="Times New Roman" w:cs="Times New Roman"/>
        </w:rPr>
        <w:t xml:space="preserve"> </w:t>
      </w:r>
      <w:r w:rsidR="001F6794">
        <w:rPr>
          <w:rFonts w:ascii="Times New Roman" w:hAnsi="Times New Roman" w:cs="Times New Roman"/>
        </w:rPr>
        <w:t>In addition</w:t>
      </w:r>
      <w:r w:rsidR="00BE0C77">
        <w:rPr>
          <w:rFonts w:ascii="Times New Roman" w:hAnsi="Times New Roman" w:cs="Times New Roman"/>
        </w:rPr>
        <w:t>, across all simulation</w:t>
      </w:r>
      <w:r w:rsidR="00F44E67">
        <w:rPr>
          <w:rFonts w:ascii="Times New Roman" w:hAnsi="Times New Roman" w:cs="Times New Roman"/>
        </w:rPr>
        <w:t>s</w:t>
      </w:r>
      <w:r w:rsidR="00BE0C77">
        <w:rPr>
          <w:rFonts w:ascii="Times New Roman" w:hAnsi="Times New Roman" w:cs="Times New Roman"/>
        </w:rPr>
        <w:t xml:space="preserve">, the habituation phase lasted </w:t>
      </w:r>
      <w:r w:rsidR="00E60464">
        <w:rPr>
          <w:rFonts w:ascii="Times New Roman" w:hAnsi="Times New Roman" w:cs="Times New Roman"/>
        </w:rPr>
        <w:t xml:space="preserve">10 epochs. </w:t>
      </w:r>
      <w:r w:rsidR="00404147">
        <w:rPr>
          <w:rFonts w:ascii="Times New Roman" w:hAnsi="Times New Roman" w:cs="Times New Roman"/>
        </w:rPr>
        <w:t>The</w:t>
      </w:r>
      <w:r w:rsidR="002A3A1B">
        <w:rPr>
          <w:rFonts w:ascii="Times New Roman" w:hAnsi="Times New Roman" w:cs="Times New Roman"/>
        </w:rPr>
        <w:t xml:space="preserve"> dependent measure used in the simulations reported below was </w:t>
      </w:r>
      <w:r w:rsidR="00A54F8B">
        <w:rPr>
          <w:rFonts w:ascii="Times New Roman" w:hAnsi="Times New Roman" w:cs="Times New Roman"/>
        </w:rPr>
        <w:t>cross-entropy error</w:t>
      </w:r>
      <w:ins w:id="48" w:author="Benton, Deon" w:date="2025-03-27T11:56:00Z" w16du:dateUtc="2025-03-27T16:56:00Z">
        <w:r w:rsidR="00EB061F">
          <w:rPr>
            <w:rFonts w:ascii="Times New Roman" w:hAnsi="Times New Roman" w:cs="Times New Roman"/>
          </w:rPr>
          <w:t xml:space="preserve"> (Hinton, 1989)</w:t>
        </w:r>
      </w:ins>
      <w:r w:rsidR="00A54F8B">
        <w:rPr>
          <w:rFonts w:ascii="Times New Roman" w:hAnsi="Times New Roman" w:cs="Times New Roman"/>
        </w:rPr>
        <w:t>.</w:t>
      </w:r>
      <w:r w:rsidR="00B611BA">
        <w:rPr>
          <w:rFonts w:ascii="Times New Roman" w:hAnsi="Times New Roman" w:cs="Times New Roman"/>
        </w:rPr>
        <w:t xml:space="preserve"> Greater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w:t>
      </w:r>
      <w:proofErr w:type="spellStart"/>
      <w:r w:rsidR="002A3A1B">
        <w:rPr>
          <w:rFonts w:ascii="Times New Roman" w:hAnsi="Times New Roman" w:cs="Times New Roman"/>
        </w:rPr>
        <w:t>Rakison</w:t>
      </w:r>
      <w:proofErr w:type="spellEnd"/>
      <w:r w:rsidR="002A3A1B">
        <w:rPr>
          <w:rFonts w:ascii="Times New Roman" w:hAnsi="Times New Roman" w:cs="Times New Roman"/>
        </w:rPr>
        <w:t xml:space="preserve"> &amp; </w:t>
      </w:r>
      <w:proofErr w:type="spellStart"/>
      <w:r w:rsidR="002A3A1B">
        <w:rPr>
          <w:rFonts w:ascii="Times New Roman" w:hAnsi="Times New Roman" w:cs="Times New Roman"/>
        </w:rPr>
        <w:t>Lupyan</w:t>
      </w:r>
      <w:proofErr w:type="spellEnd"/>
      <w:r w:rsidR="002A3A1B">
        <w:rPr>
          <w:rFonts w:ascii="Times New Roman" w:hAnsi="Times New Roman" w:cs="Times New Roman"/>
        </w:rPr>
        <w:t>, 2008).</w:t>
      </w:r>
      <w:r w:rsidR="00404147">
        <w:rPr>
          <w:rFonts w:ascii="Times New Roman" w:hAnsi="Times New Roman" w:cs="Times New Roman"/>
        </w:rPr>
        <w:t xml:space="preserve"> </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21DF8975"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r>
      <w:ins w:id="49" w:author="Benton, Deon" w:date="2025-03-27T11:59:00Z" w16du:dateUtc="2025-03-27T16:59:00Z">
        <w:r w:rsidR="0016771A">
          <w:rPr>
            <w:rFonts w:ascii="Times New Roman" w:hAnsi="Times New Roman" w:cs="Times New Roman"/>
          </w:rPr>
          <w:t xml:space="preserve">Previous research </w:t>
        </w:r>
      </w:ins>
      <w:ins w:id="50" w:author="Benton, Deon" w:date="2025-03-27T15:37:00Z" w16du:dateUtc="2025-03-27T20:37:00Z">
        <w:r w:rsidR="00C23DD3">
          <w:rPr>
            <w:rFonts w:ascii="Times New Roman" w:hAnsi="Times New Roman" w:cs="Times New Roman"/>
          </w:rPr>
          <w:t>showed</w:t>
        </w:r>
      </w:ins>
      <w:ins w:id="51" w:author="Benton, Deon" w:date="2025-03-27T11:59:00Z" w16du:dateUtc="2025-03-27T16:59:00Z">
        <w:r w:rsidR="0016771A">
          <w:rPr>
            <w:rFonts w:ascii="Times New Roman" w:hAnsi="Times New Roman" w:cs="Times New Roman"/>
          </w:rPr>
          <w:t xml:space="preserve"> that infants </w:t>
        </w:r>
      </w:ins>
      <w:ins w:id="52" w:author="Benton, Deon" w:date="2025-03-27T12:00:00Z" w16du:dateUtc="2025-03-27T17:00:00Z">
        <w:r w:rsidR="00727508">
          <w:rPr>
            <w:rFonts w:ascii="Times New Roman" w:hAnsi="Times New Roman" w:cs="Times New Roman"/>
          </w:rPr>
          <w:t>look</w:t>
        </w:r>
      </w:ins>
      <w:ins w:id="53" w:author="Benton, Deon" w:date="2025-03-27T15:38:00Z" w16du:dateUtc="2025-03-27T20:38:00Z">
        <w:r w:rsidR="00C23DD3">
          <w:rPr>
            <w:rFonts w:ascii="Times New Roman" w:hAnsi="Times New Roman" w:cs="Times New Roman"/>
          </w:rPr>
          <w:t>ed</w:t>
        </w:r>
      </w:ins>
      <w:ins w:id="54" w:author="Benton, Deon" w:date="2025-03-27T12:00:00Z" w16du:dateUtc="2025-03-27T17:00:00Z">
        <w:r w:rsidR="00727508">
          <w:rPr>
            <w:rFonts w:ascii="Times New Roman" w:hAnsi="Times New Roman" w:cs="Times New Roman"/>
          </w:rPr>
          <w:t xml:space="preserve"> longer</w:t>
        </w:r>
      </w:ins>
      <w:ins w:id="55" w:author="Benton, Deon" w:date="2025-03-27T12:05:00Z" w16du:dateUtc="2025-03-27T17:05:00Z">
        <w:r w:rsidR="009A474B">
          <w:rPr>
            <w:rFonts w:ascii="Times New Roman" w:hAnsi="Times New Roman" w:cs="Times New Roman"/>
          </w:rPr>
          <w:t xml:space="preserve"> at an inefficient event than at an efficient event following habituation to an event in which a first</w:t>
        </w:r>
      </w:ins>
      <w:ins w:id="56" w:author="Benton, Deon" w:date="2025-03-27T12:07:00Z" w16du:dateUtc="2025-03-27T17:07:00Z">
        <w:r w:rsidR="004E413A">
          <w:rPr>
            <w:rFonts w:ascii="Times New Roman" w:hAnsi="Times New Roman" w:cs="Times New Roman"/>
          </w:rPr>
          <w:t xml:space="preserve"> animate-like</w:t>
        </w:r>
      </w:ins>
      <w:ins w:id="57" w:author="Benton, Deon" w:date="2025-03-27T12:05:00Z" w16du:dateUtc="2025-03-27T17:05:00Z">
        <w:r w:rsidR="009A474B">
          <w:rPr>
            <w:rFonts w:ascii="Times New Roman" w:hAnsi="Times New Roman" w:cs="Times New Roman"/>
          </w:rPr>
          <w:t xml:space="preserve"> object jumps over a barrier to reach a</w:t>
        </w:r>
      </w:ins>
      <w:ins w:id="58" w:author="Benton, Deon" w:date="2025-03-27T12:00:00Z" w16du:dateUtc="2025-03-27T17:00:00Z">
        <w:r w:rsidR="00727508">
          <w:rPr>
            <w:rFonts w:ascii="Times New Roman" w:hAnsi="Times New Roman" w:cs="Times New Roman"/>
          </w:rPr>
          <w:t xml:space="preserve"> </w:t>
        </w:r>
      </w:ins>
      <w:ins w:id="59" w:author="Benton, Deon" w:date="2025-03-27T12:05:00Z" w16du:dateUtc="2025-03-27T17:05:00Z">
        <w:r w:rsidR="009A474B">
          <w:rPr>
            <w:rFonts w:ascii="Times New Roman" w:hAnsi="Times New Roman" w:cs="Times New Roman"/>
          </w:rPr>
          <w:t>second</w:t>
        </w:r>
      </w:ins>
      <w:ins w:id="60" w:author="Benton, Deon" w:date="2025-03-27T12:07:00Z" w16du:dateUtc="2025-03-27T17:07:00Z">
        <w:r w:rsidR="004E413A">
          <w:rPr>
            <w:rFonts w:ascii="Times New Roman" w:hAnsi="Times New Roman" w:cs="Times New Roman"/>
          </w:rPr>
          <w:t xml:space="preserve"> animate-like</w:t>
        </w:r>
      </w:ins>
      <w:ins w:id="61" w:author="Benton, Deon" w:date="2025-03-27T12:05:00Z" w16du:dateUtc="2025-03-27T17:05:00Z">
        <w:r w:rsidR="009A474B">
          <w:rPr>
            <w:rFonts w:ascii="Times New Roman" w:hAnsi="Times New Roman" w:cs="Times New Roman"/>
          </w:rPr>
          <w:t xml:space="preserve"> object</w:t>
        </w:r>
      </w:ins>
      <w:ins w:id="62" w:author="Benton, Deon" w:date="2025-03-27T15:37:00Z" w16du:dateUtc="2025-03-27T20:37:00Z">
        <w:r w:rsidR="00C23DD3">
          <w:rPr>
            <w:rFonts w:ascii="Times New Roman" w:hAnsi="Times New Roman" w:cs="Times New Roman"/>
          </w:rPr>
          <w:t xml:space="preserve"> (e.g., Gergely et al., 1995)</w:t>
        </w:r>
      </w:ins>
      <w:ins w:id="63" w:author="Benton, Deon" w:date="2025-03-27T12:05:00Z" w16du:dateUtc="2025-03-27T17:05:00Z">
        <w:r w:rsidR="009A474B">
          <w:rPr>
            <w:rFonts w:ascii="Times New Roman" w:hAnsi="Times New Roman" w:cs="Times New Roman"/>
          </w:rPr>
          <w:t>. However, infants attend</w:t>
        </w:r>
      </w:ins>
      <w:ins w:id="64" w:author="Benton, Deon" w:date="2025-03-27T15:38:00Z" w16du:dateUtc="2025-03-27T20:38:00Z">
        <w:r w:rsidR="00C23DD3">
          <w:rPr>
            <w:rFonts w:ascii="Times New Roman" w:hAnsi="Times New Roman" w:cs="Times New Roman"/>
          </w:rPr>
          <w:t>ed</w:t>
        </w:r>
      </w:ins>
      <w:ins w:id="65" w:author="Benton, Deon" w:date="2025-03-27T12:05:00Z" w16du:dateUtc="2025-03-27T17:05:00Z">
        <w:r w:rsidR="009A474B">
          <w:rPr>
            <w:rFonts w:ascii="Times New Roman" w:hAnsi="Times New Roman" w:cs="Times New Roman"/>
          </w:rPr>
          <w:t xml:space="preserve"> equally to both events if, during habituati</w:t>
        </w:r>
      </w:ins>
      <w:ins w:id="66" w:author="Benton, Deon" w:date="2025-03-27T12:06:00Z" w16du:dateUtc="2025-03-27T17:06:00Z">
        <w:r w:rsidR="009A474B">
          <w:rPr>
            <w:rFonts w:ascii="Times New Roman" w:hAnsi="Times New Roman" w:cs="Times New Roman"/>
          </w:rPr>
          <w:t xml:space="preserve">on, the barrier </w:t>
        </w:r>
      </w:ins>
      <w:ins w:id="67" w:author="Benton, Deon" w:date="2025-03-27T12:08:00Z" w16du:dateUtc="2025-03-27T17:08:00Z">
        <w:r w:rsidR="004E413A">
          <w:rPr>
            <w:rFonts w:ascii="Times New Roman" w:hAnsi="Times New Roman" w:cs="Times New Roman"/>
          </w:rPr>
          <w:t>was positioned alongside</w:t>
        </w:r>
      </w:ins>
      <w:ins w:id="68" w:author="Benton, Deon" w:date="2025-03-27T12:06:00Z" w16du:dateUtc="2025-03-27T17:06:00Z">
        <w:r w:rsidR="009A474B">
          <w:rPr>
            <w:rFonts w:ascii="Times New Roman" w:hAnsi="Times New Roman" w:cs="Times New Roman"/>
          </w:rPr>
          <w:t xml:space="preserve"> rather than beneath the jump. </w:t>
        </w:r>
      </w:ins>
      <w:ins w:id="69" w:author="Benton, Deon" w:date="2025-03-27T15:38:00Z" w16du:dateUtc="2025-03-27T20:38:00Z">
        <w:r w:rsidR="00C23DD3">
          <w:rPr>
            <w:rFonts w:ascii="Times New Roman" w:hAnsi="Times New Roman" w:cs="Times New Roman"/>
          </w:rPr>
          <w:t>Simulation 1</w:t>
        </w:r>
      </w:ins>
      <w:r>
        <w:rPr>
          <w:rFonts w:ascii="Times New Roman" w:hAnsi="Times New Roman" w:cs="Times New Roman"/>
        </w:rPr>
        <w:t xml:space="preserve"> </w:t>
      </w:r>
      <w:ins w:id="70" w:author="Benton, Deon" w:date="2025-03-27T12:08:00Z" w16du:dateUtc="2025-03-27T17:08:00Z">
        <w:r w:rsidR="004E413A">
          <w:rPr>
            <w:rFonts w:ascii="Times New Roman" w:hAnsi="Times New Roman" w:cs="Times New Roman"/>
          </w:rPr>
          <w:t>tested</w:t>
        </w:r>
      </w:ins>
      <w:r>
        <w:rPr>
          <w:rFonts w:ascii="Times New Roman" w:hAnsi="Times New Roman" w:cs="Times New Roman"/>
        </w:rPr>
        <w:t xml:space="preserve"> whether the current model (and thereby, the </w:t>
      </w:r>
      <w:ins w:id="71" w:author="Benton, Deon" w:date="2025-03-27T12:18:00Z" w16du:dateUtc="2025-03-27T17:18:00Z">
        <w:r w:rsidR="007C36AD">
          <w:rPr>
            <w:rFonts w:ascii="Times New Roman" w:hAnsi="Times New Roman" w:cs="Times New Roman"/>
          </w:rPr>
          <w:t>current proposal</w:t>
        </w:r>
      </w:ins>
      <w:r>
        <w:rPr>
          <w:rFonts w:ascii="Times New Roman" w:hAnsi="Times New Roman" w:cs="Times New Roman"/>
        </w:rPr>
        <w:t>) could account for</w:t>
      </w:r>
      <w:ins w:id="72" w:author="Benton, Deon" w:date="2025-03-27T12:06:00Z" w16du:dateUtc="2025-03-27T17:06:00Z">
        <w:r w:rsidR="004E413A">
          <w:rPr>
            <w:rFonts w:ascii="Times New Roman" w:hAnsi="Times New Roman" w:cs="Times New Roman"/>
          </w:rPr>
          <w:t xml:space="preserve"> this finding</w:t>
        </w:r>
      </w:ins>
      <w:r>
        <w:rPr>
          <w:rFonts w:ascii="Times New Roman" w:hAnsi="Times New Roman" w:cs="Times New Roman"/>
        </w:rPr>
        <w:t xml:space="preserve">. </w:t>
      </w:r>
    </w:p>
    <w:p w14:paraId="4A743CFD" w14:textId="2BFA1A8B"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r>
      <w:ins w:id="73" w:author="Benton, Deon" w:date="2025-03-27T12:20:00Z" w16du:dateUtc="2025-03-27T17:20:00Z">
        <w:r w:rsidR="00BD6CB2">
          <w:rPr>
            <w:rFonts w:ascii="Times New Roman" w:hAnsi="Times New Roman" w:cs="Times New Roman"/>
          </w:rPr>
          <w:t>Networks were</w:t>
        </w:r>
      </w:ins>
      <w:ins w:id="74" w:author="Benton, Deon" w:date="2025-03-27T12:42:00Z" w16du:dateUtc="2025-03-27T17:42:00Z">
        <w:r w:rsidR="00CF2128">
          <w:rPr>
            <w:rFonts w:ascii="Times New Roman" w:hAnsi="Times New Roman" w:cs="Times New Roman"/>
          </w:rPr>
          <w:t xml:space="preserve"> </w:t>
        </w:r>
      </w:ins>
      <w:ins w:id="75" w:author="Benton, Deon" w:date="2025-03-27T14:05:00Z" w16du:dateUtc="2025-03-27T19:05:00Z">
        <w:r w:rsidR="00D940E8">
          <w:rPr>
            <w:rFonts w:ascii="Times New Roman" w:hAnsi="Times New Roman" w:cs="Times New Roman"/>
          </w:rPr>
          <w:t xml:space="preserve">assigned either to the Experimental condition (N = </w:t>
        </w:r>
      </w:ins>
      <w:ins w:id="76" w:author="Benton, Deon" w:date="2025-03-27T16:41:00Z" w16du:dateUtc="2025-03-27T21:41:00Z">
        <w:r w:rsidR="00A24716">
          <w:rPr>
            <w:rFonts w:ascii="Times New Roman" w:hAnsi="Times New Roman" w:cs="Times New Roman"/>
          </w:rPr>
          <w:t>20</w:t>
        </w:r>
      </w:ins>
      <w:ins w:id="77" w:author="Benton, Deon" w:date="2025-03-27T14:05:00Z" w16du:dateUtc="2025-03-27T19:05:00Z">
        <w:r w:rsidR="00D940E8">
          <w:rPr>
            <w:rFonts w:ascii="Times New Roman" w:hAnsi="Times New Roman" w:cs="Times New Roman"/>
          </w:rPr>
          <w:t xml:space="preserve">) or to the Control condition (N = </w:t>
        </w:r>
      </w:ins>
      <w:ins w:id="78" w:author="Benton, Deon" w:date="2025-03-27T16:41:00Z" w16du:dateUtc="2025-03-27T21:41:00Z">
        <w:r w:rsidR="00A24716">
          <w:rPr>
            <w:rFonts w:ascii="Times New Roman" w:hAnsi="Times New Roman" w:cs="Times New Roman"/>
          </w:rPr>
          <w:t>20</w:t>
        </w:r>
      </w:ins>
      <w:ins w:id="79" w:author="Benton, Deon" w:date="2025-03-27T14:05:00Z" w16du:dateUtc="2025-03-27T19:05:00Z">
        <w:r w:rsidR="00D940E8">
          <w:rPr>
            <w:rFonts w:ascii="Times New Roman" w:hAnsi="Times New Roman" w:cs="Times New Roman"/>
          </w:rPr>
          <w:t>)</w:t>
        </w:r>
      </w:ins>
      <w:ins w:id="80" w:author="Benton, Deon" w:date="2025-03-27T12:44:00Z" w16du:dateUtc="2025-03-27T17:44:00Z">
        <w:r w:rsidR="00CF2128">
          <w:rPr>
            <w:rFonts w:ascii="Times New Roman" w:hAnsi="Times New Roman" w:cs="Times New Roman"/>
          </w:rPr>
          <w:t>.</w:t>
        </w:r>
      </w:ins>
      <w:ins w:id="81" w:author="Benton, Deon" w:date="2025-03-27T16:41:00Z" w16du:dateUtc="2025-03-27T21:41:00Z">
        <w:r w:rsidR="00A24716">
          <w:rPr>
            <w:rFonts w:ascii="Times New Roman" w:hAnsi="Times New Roman" w:cs="Times New Roman"/>
          </w:rPr>
          <w:t xml:space="preserve"> </w:t>
        </w:r>
      </w:ins>
      <w:r w:rsidR="00A20504">
        <w:rPr>
          <w:rFonts w:ascii="Times New Roman" w:hAnsi="Times New Roman" w:cs="Times New Roman"/>
        </w:rPr>
        <w:t xml:space="preserve">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t>
      </w:r>
      <w:ins w:id="82" w:author="Benton, Deon" w:date="2025-03-27T12:55:00Z" w16du:dateUtc="2025-03-27T17:55:00Z">
        <w:r w:rsidR="00842627">
          <w:rPr>
            <w:rFonts w:ascii="Times New Roman" w:hAnsi="Times New Roman" w:cs="Times New Roman"/>
          </w:rPr>
          <w:t>were used</w:t>
        </w:r>
      </w:ins>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than the first unit</w:t>
      </w:r>
      <w:ins w:id="83" w:author="Benton, Deon" w:date="2025-03-27T12:56:00Z" w16du:dateUtc="2025-03-27T17:56:00Z">
        <w:r w:rsidR="00842627">
          <w:rPr>
            <w:rFonts w:ascii="Times New Roman" w:hAnsi="Times New Roman" w:cs="Times New Roman"/>
          </w:rPr>
          <w:t xml:space="preserve"> from habituation</w:t>
        </w:r>
      </w:ins>
      <w:r w:rsidR="005F2D51">
        <w:rPr>
          <w:rFonts w:ascii="Times New Roman" w:hAnsi="Times New Roman" w:cs="Times New Roman"/>
        </w:rPr>
        <w:t xml:space="preserve">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ins w:id="84" w:author="Benton, Deon" w:date="2025-03-27T12:56:00Z" w16du:dateUtc="2025-03-27T17:56:00Z">
        <w:r w:rsidR="00842627">
          <w:rPr>
            <w:rFonts w:ascii="Times New Roman" w:hAnsi="Times New Roman" w:cs="Times New Roman"/>
          </w:rPr>
          <w:t>Networks were then</w:t>
        </w:r>
      </w:ins>
      <w:r w:rsidR="00816A7D">
        <w:rPr>
          <w:rFonts w:ascii="Times New Roman" w:hAnsi="Times New Roman" w:cs="Times New Roman"/>
        </w:rPr>
        <w:t xml:space="preserv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4F5EF5BA" w14:textId="5904CB8A" w:rsidR="007B795A" w:rsidRDefault="00B17C95" w:rsidP="007B795A">
      <w:pPr>
        <w:spacing w:line="480" w:lineRule="auto"/>
        <w:ind w:firstLine="720"/>
        <w:contextualSpacing/>
        <w:rPr>
          <w:ins w:id="85" w:author="Benton, Deon" w:date="2025-03-27T16:44:00Z" w16du:dateUtc="2025-03-27T21:44:00Z"/>
          <w:rFonts w:ascii="Times New Roman" w:eastAsia="Times New Roman" w:hAnsi="Times New Roman" w:cs="Times New Roman"/>
        </w:rPr>
      </w:pPr>
      <w:r>
        <w:rPr>
          <w:rFonts w:ascii="Times New Roman" w:hAnsi="Times New Roman" w:cs="Times New Roman"/>
        </w:rPr>
        <w:tab/>
      </w:r>
      <w:r w:rsidR="0009722A">
        <w:rPr>
          <w:rFonts w:ascii="Times New Roman" w:hAnsi="Times New Roman" w:cs="Times New Roman"/>
        </w:rPr>
        <w:t>Mean</w:t>
      </w:r>
      <w:r w:rsidR="00C9336C">
        <w:rPr>
          <w:rFonts w:ascii="Times New Roman" w:hAnsi="Times New Roman" w:cs="Times New Roman"/>
        </w:rPr>
        <w:t xml:space="preserve"> “looking time” (i.e., reconstruction error) </w:t>
      </w:r>
      <w:r w:rsidR="0009722A">
        <w:rPr>
          <w:rFonts w:ascii="Times New Roman" w:hAnsi="Times New Roman" w:cs="Times New Roman"/>
        </w:rPr>
        <w:t xml:space="preserve">to the </w:t>
      </w:r>
      <w:r w:rsidR="00AD1099">
        <w:rPr>
          <w:rFonts w:ascii="Times New Roman" w:hAnsi="Times New Roman" w:cs="Times New Roman"/>
        </w:rPr>
        <w:t>two test trials</w:t>
      </w:r>
      <w:r w:rsidR="0009722A">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ins w:id="86" w:author="Benton, Deon" w:date="2025-03-27T16:26:00Z" w16du:dateUtc="2025-03-27T21:26:00Z">
        <w:r w:rsidR="0078079B">
          <w:rPr>
            <w:rFonts w:ascii="Times New Roman" w:eastAsia="Times New Roman" w:hAnsi="Times New Roman" w:cs="Times New Roman"/>
          </w:rPr>
          <w:t>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w:t>
        </w:r>
      </w:ins>
      <w:ins w:id="87" w:author="Benton, Deon" w:date="2025-03-27T16:41:00Z" w16du:dateUtc="2025-03-27T21:41:00Z">
        <w:r w:rsidR="00A24716">
          <w:rPr>
            <w:rFonts w:ascii="Times New Roman" w:eastAsia="Times New Roman" w:hAnsi="Times New Roman" w:cs="Times New Roman"/>
          </w:rPr>
          <w:t>, which was qualified by a significant interac</w:t>
        </w:r>
      </w:ins>
      <w:ins w:id="88" w:author="Benton, Deon" w:date="2025-03-27T16:42:00Z" w16du:dateUtc="2025-03-27T21:42:00Z">
        <w:r w:rsidR="00A24716">
          <w:rPr>
            <w:rFonts w:ascii="Times New Roman" w:eastAsia="Times New Roman" w:hAnsi="Times New Roman" w:cs="Times New Roman"/>
          </w:rPr>
          <w:t>tion between Condition and Trial Type</w:t>
        </w:r>
      </w:ins>
      <w:ins w:id="89" w:author="Benton, Deon" w:date="2025-03-27T16:26:00Z" w16du:dateUtc="2025-03-27T21:26:00Z">
        <w:r w:rsidR="0078079B">
          <w:rPr>
            <w:rFonts w:ascii="Times New Roman" w:eastAsia="Times New Roman" w:hAnsi="Times New Roman" w:cs="Times New Roman"/>
          </w:rPr>
          <w:t xml:space="preserve">, </w:t>
        </w:r>
        <w:proofErr w:type="gramStart"/>
        <w:r w:rsidR="0078079B">
          <w:rPr>
            <w:rFonts w:ascii="Times New Roman" w:eastAsia="Times New Roman" w:hAnsi="Times New Roman" w:cs="Times New Roman"/>
            <w:i/>
            <w:iCs/>
          </w:rPr>
          <w:t>F</w:t>
        </w:r>
        <w:r w:rsidR="0078079B">
          <w:rPr>
            <w:rFonts w:ascii="Times New Roman" w:eastAsia="Times New Roman" w:hAnsi="Times New Roman" w:cs="Times New Roman"/>
          </w:rPr>
          <w:t>(</w:t>
        </w:r>
        <w:proofErr w:type="gramEnd"/>
        <w:r w:rsidR="0078079B">
          <w:rPr>
            <w:rFonts w:ascii="Times New Roman" w:eastAsia="Times New Roman" w:hAnsi="Times New Roman" w:cs="Times New Roman"/>
          </w:rPr>
          <w:t xml:space="preserve">1, </w:t>
        </w:r>
      </w:ins>
      <w:ins w:id="90" w:author="Benton, Deon" w:date="2025-03-27T16:42:00Z" w16du:dateUtc="2025-03-27T21:42:00Z">
        <w:r w:rsidR="00A24716">
          <w:rPr>
            <w:rFonts w:ascii="Times New Roman" w:eastAsia="Times New Roman" w:hAnsi="Times New Roman" w:cs="Times New Roman"/>
          </w:rPr>
          <w:t>385</w:t>
        </w:r>
      </w:ins>
      <w:ins w:id="91" w:author="Benton, Deon" w:date="2025-03-27T16:26:00Z" w16du:dateUtc="2025-03-27T21:26:00Z">
        <w:r w:rsidR="0078079B">
          <w:rPr>
            <w:rFonts w:ascii="Times New Roman" w:eastAsia="Times New Roman" w:hAnsi="Times New Roman" w:cs="Times New Roman"/>
          </w:rPr>
          <w:t xml:space="preserve">) = </w:t>
        </w:r>
      </w:ins>
      <w:ins w:id="92" w:author="Benton, Deon" w:date="2025-03-27T16:42:00Z" w16du:dateUtc="2025-03-27T21:42:00Z">
        <w:r w:rsidR="00A24716">
          <w:rPr>
            <w:rFonts w:ascii="Times New Roman" w:eastAsia="Times New Roman" w:hAnsi="Times New Roman" w:cs="Times New Roman"/>
          </w:rPr>
          <w:t>765.18</w:t>
        </w:r>
      </w:ins>
      <w:ins w:id="93"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p </w:t>
        </w:r>
        <w:r w:rsidR="0078079B">
          <w:rPr>
            <w:rFonts w:ascii="Times New Roman" w:eastAsia="Times New Roman" w:hAnsi="Times New Roman" w:cs="Times New Roman"/>
          </w:rPr>
          <w:t>&lt; .0001. A follow-up paired t-tests indicated that networks in the Experimental condition looked longer at the Inefficient test event (</w:t>
        </w:r>
        <w:r w:rsidR="0078079B">
          <w:rPr>
            <w:rFonts w:ascii="Times New Roman" w:eastAsia="Times New Roman" w:hAnsi="Times New Roman" w:cs="Times New Roman"/>
            <w:i/>
            <w:iCs/>
          </w:rPr>
          <w:t xml:space="preserve">M </w:t>
        </w:r>
        <w:r w:rsidR="0078079B">
          <w:rPr>
            <w:rFonts w:ascii="Times New Roman" w:eastAsia="Times New Roman" w:hAnsi="Times New Roman" w:cs="Times New Roman"/>
          </w:rPr>
          <w:t>= 13.</w:t>
        </w:r>
      </w:ins>
      <w:r w:rsidR="00A24716">
        <w:rPr>
          <w:rFonts w:ascii="Times New Roman" w:eastAsia="Times New Roman" w:hAnsi="Times New Roman" w:cs="Times New Roman"/>
        </w:rPr>
        <w:t>69</w:t>
      </w:r>
      <w:ins w:id="94"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SD </w:t>
        </w:r>
        <w:r w:rsidR="0078079B">
          <w:rPr>
            <w:rFonts w:ascii="Times New Roman" w:eastAsia="Times New Roman" w:hAnsi="Times New Roman" w:cs="Times New Roman"/>
          </w:rPr>
          <w:t>= 0.8</w:t>
        </w:r>
      </w:ins>
      <w:ins w:id="95" w:author="Benton, Deon" w:date="2025-03-27T16:43:00Z" w16du:dateUtc="2025-03-27T21:43:00Z">
        <w:r w:rsidR="00A24716">
          <w:rPr>
            <w:rFonts w:ascii="Times New Roman" w:eastAsia="Times New Roman" w:hAnsi="Times New Roman" w:cs="Times New Roman"/>
          </w:rPr>
          <w:t>6</w:t>
        </w:r>
      </w:ins>
      <w:ins w:id="96" w:author="Benton, Deon" w:date="2025-03-27T16:26:00Z" w16du:dateUtc="2025-03-27T21:26:00Z">
        <w:r w:rsidR="0078079B">
          <w:rPr>
            <w:rFonts w:ascii="Times New Roman" w:eastAsia="Times New Roman" w:hAnsi="Times New Roman" w:cs="Times New Roman"/>
          </w:rPr>
          <w:t>) than at the Efficient test event (</w:t>
        </w:r>
        <w:r w:rsidR="0078079B">
          <w:rPr>
            <w:rFonts w:ascii="Times New Roman" w:eastAsia="Times New Roman" w:hAnsi="Times New Roman" w:cs="Times New Roman"/>
            <w:i/>
            <w:iCs/>
          </w:rPr>
          <w:t xml:space="preserve">M </w:t>
        </w:r>
        <w:r w:rsidR="0078079B">
          <w:rPr>
            <w:rFonts w:ascii="Times New Roman" w:eastAsia="Times New Roman" w:hAnsi="Times New Roman" w:cs="Times New Roman"/>
          </w:rPr>
          <w:t xml:space="preserve">= </w:t>
        </w:r>
      </w:ins>
      <w:ins w:id="97" w:author="Benton, Deon" w:date="2025-03-27T16:43:00Z" w16du:dateUtc="2025-03-27T21:43:00Z">
        <w:r w:rsidR="00A24716">
          <w:rPr>
            <w:rFonts w:ascii="Times New Roman" w:eastAsia="Times New Roman" w:hAnsi="Times New Roman" w:cs="Times New Roman"/>
          </w:rPr>
          <w:t>10.77</w:t>
        </w:r>
      </w:ins>
      <w:ins w:id="98"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SD </w:t>
        </w:r>
        <w:r w:rsidR="0078079B">
          <w:rPr>
            <w:rFonts w:ascii="Times New Roman" w:eastAsia="Times New Roman" w:hAnsi="Times New Roman" w:cs="Times New Roman"/>
          </w:rPr>
          <w:t>= 1.</w:t>
        </w:r>
      </w:ins>
      <w:ins w:id="99" w:author="Benton, Deon" w:date="2025-03-27T16:43:00Z" w16du:dateUtc="2025-03-27T21:43:00Z">
        <w:r w:rsidR="00A24716">
          <w:rPr>
            <w:rFonts w:ascii="Times New Roman" w:eastAsia="Times New Roman" w:hAnsi="Times New Roman" w:cs="Times New Roman"/>
          </w:rPr>
          <w:t>14</w:t>
        </w:r>
      </w:ins>
      <w:ins w:id="100" w:author="Benton, Deon" w:date="2025-03-27T16:26:00Z" w16du:dateUtc="2025-03-27T21:26:00Z">
        <w:r w:rsidR="0078079B">
          <w:rPr>
            <w:rFonts w:ascii="Times New Roman" w:eastAsia="Times New Roman" w:hAnsi="Times New Roman" w:cs="Times New Roman"/>
          </w:rPr>
          <w:t xml:space="preserve">), </w:t>
        </w:r>
        <w:proofErr w:type="gramStart"/>
        <w:r w:rsidR="0078079B">
          <w:rPr>
            <w:rFonts w:ascii="Times New Roman" w:eastAsia="Times New Roman" w:hAnsi="Times New Roman" w:cs="Times New Roman"/>
            <w:i/>
            <w:iCs/>
          </w:rPr>
          <w:t>t</w:t>
        </w:r>
        <w:r w:rsidR="0078079B">
          <w:rPr>
            <w:rFonts w:ascii="Times New Roman" w:eastAsia="Times New Roman" w:hAnsi="Times New Roman" w:cs="Times New Roman"/>
          </w:rPr>
          <w:t>(</w:t>
        </w:r>
      </w:ins>
      <w:proofErr w:type="gramEnd"/>
      <w:ins w:id="101" w:author="Benton, Deon" w:date="2025-03-27T16:43:00Z" w16du:dateUtc="2025-03-27T21:43:00Z">
        <w:r w:rsidR="00A24716">
          <w:rPr>
            <w:rFonts w:ascii="Times New Roman" w:eastAsia="Times New Roman" w:hAnsi="Times New Roman" w:cs="Times New Roman"/>
          </w:rPr>
          <w:t>99</w:t>
        </w:r>
      </w:ins>
      <w:ins w:id="102" w:author="Benton, Deon" w:date="2025-03-27T16:26:00Z" w16du:dateUtc="2025-03-27T21:26:00Z">
        <w:r w:rsidR="0078079B">
          <w:rPr>
            <w:rFonts w:ascii="Times New Roman" w:eastAsia="Times New Roman" w:hAnsi="Times New Roman" w:cs="Times New Roman"/>
          </w:rPr>
          <w:t xml:space="preserve">) = </w:t>
        </w:r>
      </w:ins>
      <w:ins w:id="103" w:author="Benton, Deon" w:date="2025-03-27T16:43:00Z" w16du:dateUtc="2025-03-27T21:43:00Z">
        <w:r w:rsidR="00A24716">
          <w:rPr>
            <w:rFonts w:ascii="Times New Roman" w:eastAsia="Times New Roman" w:hAnsi="Times New Roman" w:cs="Times New Roman"/>
          </w:rPr>
          <w:t>33.</w:t>
        </w:r>
      </w:ins>
      <w:ins w:id="104" w:author="Benton, Deon" w:date="2025-03-27T16:44:00Z" w16du:dateUtc="2025-03-27T21:44:00Z">
        <w:r w:rsidR="00A24716">
          <w:rPr>
            <w:rFonts w:ascii="Times New Roman" w:eastAsia="Times New Roman" w:hAnsi="Times New Roman" w:cs="Times New Roman"/>
          </w:rPr>
          <w:t>50</w:t>
        </w:r>
      </w:ins>
      <w:ins w:id="105"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p </w:t>
        </w:r>
        <w:r w:rsidR="0078079B">
          <w:rPr>
            <w:rFonts w:ascii="Times New Roman" w:eastAsia="Times New Roman" w:hAnsi="Times New Roman" w:cs="Times New Roman"/>
          </w:rPr>
          <w:t>&lt; .0001.</w:t>
        </w:r>
      </w:ins>
      <w:ins w:id="106" w:author="Benton, Deon" w:date="2025-03-27T16:44:00Z" w16du:dateUtc="2025-03-27T21:44:00Z">
        <w:r w:rsidR="007B795A">
          <w:rPr>
            <w:rFonts w:ascii="Times New Roman" w:eastAsia="Times New Roman" w:hAnsi="Times New Roman" w:cs="Times New Roman"/>
          </w:rPr>
          <w:t xml:space="preserve"> Although networks in the Control condition also looked at the Inefficient test event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107" w:author="Benton, Deon" w:date="2025-03-27T16:45:00Z" w16du:dateUtc="2025-03-27T21:45:00Z">
        <w:r w:rsidR="007B795A">
          <w:rPr>
            <w:rFonts w:ascii="Times New Roman" w:eastAsia="Times New Roman" w:hAnsi="Times New Roman" w:cs="Times New Roman"/>
          </w:rPr>
          <w:t>12.60</w:t>
        </w:r>
      </w:ins>
      <w:ins w:id="108"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09" w:author="Benton, Deon" w:date="2025-03-27T16:45:00Z" w16du:dateUtc="2025-03-27T21:45:00Z">
        <w:r w:rsidR="007B795A">
          <w:rPr>
            <w:rFonts w:ascii="Times New Roman" w:eastAsia="Times New Roman" w:hAnsi="Times New Roman" w:cs="Times New Roman"/>
          </w:rPr>
          <w:t>0.90</w:t>
        </w:r>
      </w:ins>
      <w:ins w:id="110" w:author="Benton, Deon" w:date="2025-03-27T16:44:00Z" w16du:dateUtc="2025-03-27T21:44:00Z">
        <w:r w:rsidR="007B795A">
          <w:rPr>
            <w:rFonts w:ascii="Times New Roman" w:eastAsia="Times New Roman" w:hAnsi="Times New Roman" w:cs="Times New Roman"/>
          </w:rPr>
          <w:t>) than at the Efficient test event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111" w:author="Benton, Deon" w:date="2025-03-27T16:45:00Z" w16du:dateUtc="2025-03-27T21:45:00Z">
        <w:r w:rsidR="007B795A">
          <w:rPr>
            <w:rFonts w:ascii="Times New Roman" w:eastAsia="Times New Roman" w:hAnsi="Times New Roman" w:cs="Times New Roman"/>
          </w:rPr>
          <w:t>12.29</w:t>
        </w:r>
      </w:ins>
      <w:ins w:id="112"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13" w:author="Benton, Deon" w:date="2025-03-27T16:45:00Z" w16du:dateUtc="2025-03-27T21:45:00Z">
        <w:r w:rsidR="007B795A">
          <w:rPr>
            <w:rFonts w:ascii="Times New Roman" w:eastAsia="Times New Roman" w:hAnsi="Times New Roman" w:cs="Times New Roman"/>
          </w:rPr>
          <w:t>1.28</w:t>
        </w:r>
      </w:ins>
      <w:ins w:id="114"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t</w:t>
        </w:r>
        <w:r w:rsidR="007B795A">
          <w:rPr>
            <w:rFonts w:ascii="Times New Roman" w:eastAsia="Times New Roman" w:hAnsi="Times New Roman" w:cs="Times New Roman"/>
          </w:rPr>
          <w:t xml:space="preserve">(99) = </w:t>
        </w:r>
      </w:ins>
      <w:ins w:id="115" w:author="Benton, Deon" w:date="2025-03-27T16:45:00Z" w16du:dateUtc="2025-03-27T21:45:00Z">
        <w:r w:rsidR="007B795A">
          <w:rPr>
            <w:rFonts w:ascii="Times New Roman" w:eastAsia="Times New Roman" w:hAnsi="Times New Roman" w:cs="Times New Roman"/>
          </w:rPr>
          <w:t>3.35</w:t>
        </w:r>
      </w:ins>
      <w:ins w:id="116"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p </w:t>
        </w:r>
      </w:ins>
      <w:ins w:id="117" w:author="Benton, Deon" w:date="2025-03-27T16:45:00Z" w16du:dateUtc="2025-03-27T21:45:00Z">
        <w:r w:rsidR="007B795A">
          <w:rPr>
            <w:rFonts w:ascii="Times New Roman" w:eastAsia="Times New Roman" w:hAnsi="Times New Roman" w:cs="Times New Roman"/>
          </w:rPr>
          <w:t>&lt;</w:t>
        </w:r>
      </w:ins>
      <w:ins w:id="118" w:author="Benton, Deon" w:date="2025-03-27T16:44:00Z" w16du:dateUtc="2025-03-27T21:44:00Z">
        <w:r w:rsidR="007B795A">
          <w:rPr>
            <w:rFonts w:ascii="Times New Roman" w:eastAsia="Times New Roman" w:hAnsi="Times New Roman" w:cs="Times New Roman"/>
          </w:rPr>
          <w:t xml:space="preserve"> .0</w:t>
        </w:r>
      </w:ins>
      <w:ins w:id="119" w:author="Benton, Deon" w:date="2025-03-27T16:45:00Z" w16du:dateUtc="2025-03-27T21:45:00Z">
        <w:r w:rsidR="007B795A">
          <w:rPr>
            <w:rFonts w:ascii="Times New Roman" w:eastAsia="Times New Roman" w:hAnsi="Times New Roman" w:cs="Times New Roman"/>
          </w:rPr>
          <w:t>1</w:t>
        </w:r>
      </w:ins>
      <w:ins w:id="120" w:author="Benton, Deon" w:date="2025-03-27T16:44:00Z" w16du:dateUtc="2025-03-27T21:44:00Z">
        <w:r w:rsidR="007B795A">
          <w:rPr>
            <w:rFonts w:ascii="Times New Roman" w:eastAsia="Times New Roman" w:hAnsi="Times New Roman" w:cs="Times New Roman"/>
          </w:rPr>
          <w:t>, the difference in looking to these two test events was greater for networks in the Experimental condition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121" w:author="Benton, Deon" w:date="2025-03-27T16:46:00Z" w16du:dateUtc="2025-03-27T21:46:00Z">
        <w:r w:rsidR="00D8709E">
          <w:rPr>
            <w:rFonts w:ascii="Times New Roman" w:eastAsia="Times New Roman" w:hAnsi="Times New Roman" w:cs="Times New Roman"/>
          </w:rPr>
          <w:t>2.92</w:t>
        </w:r>
      </w:ins>
      <w:ins w:id="122"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23" w:author="Benton, Deon" w:date="2025-03-27T16:46:00Z" w16du:dateUtc="2025-03-27T21:46:00Z">
        <w:r w:rsidR="00D8709E">
          <w:rPr>
            <w:rFonts w:ascii="Times New Roman" w:eastAsia="Times New Roman" w:hAnsi="Times New Roman" w:cs="Times New Roman"/>
          </w:rPr>
          <w:t>0.87</w:t>
        </w:r>
      </w:ins>
      <w:ins w:id="124" w:author="Benton, Deon" w:date="2025-03-27T16:44:00Z" w16du:dateUtc="2025-03-27T21:44:00Z">
        <w:r w:rsidR="007B795A">
          <w:rPr>
            <w:rFonts w:ascii="Times New Roman" w:eastAsia="Times New Roman" w:hAnsi="Times New Roman" w:cs="Times New Roman"/>
          </w:rPr>
          <w:t>) than networks in the Control condition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0.</w:t>
        </w:r>
      </w:ins>
      <w:ins w:id="125" w:author="Benton, Deon" w:date="2025-03-27T16:46:00Z" w16du:dateUtc="2025-03-27T21:46:00Z">
        <w:r w:rsidR="00D8709E">
          <w:rPr>
            <w:rFonts w:ascii="Times New Roman" w:eastAsia="Times New Roman" w:hAnsi="Times New Roman" w:cs="Times New Roman"/>
          </w:rPr>
          <w:t>31</w:t>
        </w:r>
      </w:ins>
      <w:ins w:id="126"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27" w:author="Benton, Deon" w:date="2025-03-27T16:46:00Z" w16du:dateUtc="2025-03-27T21:46:00Z">
        <w:r w:rsidR="00D8709E">
          <w:rPr>
            <w:rFonts w:ascii="Times New Roman" w:eastAsia="Times New Roman" w:hAnsi="Times New Roman" w:cs="Times New Roman"/>
          </w:rPr>
          <w:t>0.92</w:t>
        </w:r>
      </w:ins>
      <w:ins w:id="128"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t</w:t>
        </w:r>
        <w:r w:rsidR="007B795A">
          <w:rPr>
            <w:rFonts w:ascii="Times New Roman" w:eastAsia="Times New Roman" w:hAnsi="Times New Roman" w:cs="Times New Roman"/>
          </w:rPr>
          <w:t>(</w:t>
        </w:r>
      </w:ins>
      <w:ins w:id="129" w:author="Benton, Deon" w:date="2025-03-27T16:46:00Z" w16du:dateUtc="2025-03-27T21:46:00Z">
        <w:r w:rsidR="00D8709E">
          <w:rPr>
            <w:rFonts w:ascii="Times New Roman" w:eastAsia="Times New Roman" w:hAnsi="Times New Roman" w:cs="Times New Roman"/>
          </w:rPr>
          <w:t>197.37</w:t>
        </w:r>
      </w:ins>
      <w:ins w:id="130" w:author="Benton, Deon" w:date="2025-03-27T16:44:00Z" w16du:dateUtc="2025-03-27T21:44:00Z">
        <w:r w:rsidR="007B795A">
          <w:rPr>
            <w:rFonts w:ascii="Times New Roman" w:eastAsia="Times New Roman" w:hAnsi="Times New Roman" w:cs="Times New Roman"/>
          </w:rPr>
          <w:t xml:space="preserve">) = </w:t>
        </w:r>
      </w:ins>
      <w:ins w:id="131" w:author="Benton, Deon" w:date="2025-03-27T16:46:00Z" w16du:dateUtc="2025-03-27T21:46:00Z">
        <w:r w:rsidR="00D8709E">
          <w:rPr>
            <w:rFonts w:ascii="Times New Roman" w:eastAsia="Times New Roman" w:hAnsi="Times New Roman" w:cs="Times New Roman"/>
          </w:rPr>
          <w:t>20.57</w:t>
        </w:r>
      </w:ins>
      <w:ins w:id="132"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p</w:t>
        </w:r>
      </w:ins>
      <w:ins w:id="133" w:author="Benton, Deon" w:date="2025-03-27T16:46:00Z" w16du:dateUtc="2025-03-27T21:46:00Z">
        <w:r w:rsidR="00D8709E">
          <w:rPr>
            <w:rFonts w:ascii="Times New Roman" w:eastAsia="Times New Roman" w:hAnsi="Times New Roman" w:cs="Times New Roman"/>
          </w:rPr>
          <w:t xml:space="preserve"> &lt; .0001</w:t>
        </w:r>
      </w:ins>
      <w:ins w:id="134" w:author="Benton, Deon" w:date="2025-03-27T16:44:00Z" w16du:dateUtc="2025-03-27T21:44:00Z">
        <w:r w:rsidR="007B795A">
          <w:rPr>
            <w:rFonts w:ascii="Times New Roman" w:eastAsia="Times New Roman" w:hAnsi="Times New Roman" w:cs="Times New Roman"/>
          </w:rPr>
          <w:t>.</w:t>
        </w:r>
      </w:ins>
    </w:p>
    <w:p w14:paraId="25770A91" w14:textId="435C7094" w:rsidR="00DC7210" w:rsidRDefault="0078079B"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135" w:author="Benton, Deon" w:date="2025-03-27T16:26:00Z" w16du:dateUtc="2025-03-27T21:26:00Z">
        <w:r>
          <w:rPr>
            <w:rFonts w:ascii="Times New Roman" w:eastAsia="Times New Roman" w:hAnsi="Times New Roman" w:cs="Times New Roman"/>
          </w:rPr>
          <w:lastRenderedPageBreak/>
          <w:t xml:space="preserve"> </w:t>
        </w:r>
      </w:ins>
      <w:del w:id="136" w:author="Benton, Deon" w:date="2025-03-27T16:44:00Z" w16du:dateUtc="2025-03-27T21:44:00Z">
        <w:r w:rsidR="00CF769D" w:rsidRPr="00E03CC8" w:rsidDel="007B795A">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A4DD8D5" wp14:editId="7A33A9C4">
                  <wp:simplePos x="0" y="0"/>
                  <wp:positionH relativeFrom="margin">
                    <wp:align>left</wp:align>
                  </wp:positionH>
                  <wp:positionV relativeFrom="paragraph">
                    <wp:posOffset>715645</wp:posOffset>
                  </wp:positionV>
                  <wp:extent cx="5684520" cy="33293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3329305"/>
                          </a:xfrm>
                          <a:prstGeom prst="rect">
                            <a:avLst/>
                          </a:prstGeom>
                          <a:solidFill>
                            <a:srgbClr val="FFFFFF"/>
                          </a:solidFill>
                          <a:ln w="9525">
                            <a:noFill/>
                            <a:miter lim="800000"/>
                            <a:headEnd/>
                            <a:tailEnd/>
                          </a:ln>
                        </wps:spPr>
                        <wps:txbx>
                          <w:txbxContent>
                            <w:p w14:paraId="4E7D3A73" w14:textId="1897938B" w:rsidR="00E03CC8" w:rsidRDefault="00A24716" w:rsidP="00E03CC8">
                              <w:pPr>
                                <w:keepNext/>
                              </w:pPr>
                              <w:r>
                                <w:rPr>
                                  <w:noProof/>
                                </w:rPr>
                                <w:drawing>
                                  <wp:inline distT="0" distB="0" distL="0" distR="0" wp14:anchorId="0A03F173" wp14:editId="43DF1724">
                                    <wp:extent cx="4175184" cy="2747614"/>
                                    <wp:effectExtent l="0" t="0" r="0"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85477" cy="2754387"/>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DD8D5" id="_x0000_s1027" type="#_x0000_t202" style="position:absolute;margin-left:0;margin-top:56.35pt;width:447.6pt;height:262.1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" stroked="f">
                  <v:textbox>
                    <w:txbxContent>
                      <w:p w14:paraId="4E7D3A73" w14:textId="1897938B" w:rsidR="00E03CC8" w:rsidRDefault="00A24716" w:rsidP="00E03CC8">
                        <w:pPr>
                          <w:keepNext/>
                        </w:pPr>
                        <w:r>
                          <w:rPr>
                            <w:noProof/>
                          </w:rPr>
                          <w:drawing>
                            <wp:inline distT="0" distB="0" distL="0" distR="0" wp14:anchorId="0A03F173" wp14:editId="43DF1724">
                              <wp:extent cx="4175184" cy="2747614"/>
                              <wp:effectExtent l="0" t="0" r="0"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85477" cy="2754387"/>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v:textbox>
                  <w10:wrap type="square" anchorx="margin"/>
                </v:shape>
              </w:pict>
            </mc:Fallback>
          </mc:AlternateContent>
        </w:r>
      </w:del>
    </w:p>
    <w:p w14:paraId="2D244178" w14:textId="067AB307" w:rsidR="00F41036" w:rsidRDefault="00F41036" w:rsidP="00CF769D">
      <w:pPr>
        <w:spacing w:line="480" w:lineRule="auto"/>
        <w:contextualSpacing/>
        <w:rPr>
          <w:rFonts w:ascii="Times New Roman" w:eastAsia="Times New Roman" w:hAnsi="Times New Roman" w:cs="Times New Roman"/>
        </w:rPr>
      </w:pPr>
    </w:p>
    <w:p w14:paraId="059F8C86" w14:textId="77777777" w:rsidR="004815FC" w:rsidRDefault="004815FC" w:rsidP="00894104">
      <w:pPr>
        <w:spacing w:line="480" w:lineRule="auto"/>
        <w:contextualSpacing/>
        <w:rPr>
          <w:ins w:id="137" w:author="Benton, Deon" w:date="2025-03-27T16:47:00Z" w16du:dateUtc="2025-03-27T21:47:00Z"/>
          <w:rFonts w:ascii="Times New Roman" w:eastAsia="Times New Roman" w:hAnsi="Times New Roman" w:cs="Times New Roman"/>
          <w:b/>
          <w:bCs/>
        </w:rPr>
      </w:pPr>
    </w:p>
    <w:p w14:paraId="5527639D" w14:textId="07C0AC52"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3C5E28A" w14:textId="5C866CB5" w:rsidR="00D24830" w:rsidRDefault="00F41036" w:rsidP="004B7711">
      <w:pPr>
        <w:spacing w:line="480" w:lineRule="auto"/>
        <w:contextualSpacing/>
        <w:rPr>
          <w:ins w:id="138" w:author="Benton, Deon" w:date="2025-03-27T16:22:00Z" w16du:dateUtc="2025-03-27T21:22:00Z"/>
          <w:rFonts w:ascii="Times New Roman" w:eastAsia="Times New Roman" w:hAnsi="Times New Roman" w:cs="Times New Roman"/>
        </w:rPr>
      </w:pPr>
      <w:r>
        <w:rPr>
          <w:rFonts w:ascii="Times New Roman" w:eastAsia="Times New Roman" w:hAnsi="Times New Roman" w:cs="Times New Roman"/>
        </w:rPr>
        <w:tab/>
      </w:r>
      <w:ins w:id="139" w:author="Benton, Deon" w:date="2025-03-27T16:09:00Z" w16du:dateUtc="2025-03-27T21:09:00Z">
        <w:r w:rsidR="000A0BE5">
          <w:rPr>
            <w:rFonts w:ascii="Times New Roman" w:eastAsia="Times New Roman" w:hAnsi="Times New Roman" w:cs="Times New Roman"/>
          </w:rPr>
          <w:t>Simulation 1 showed that</w:t>
        </w:r>
      </w:ins>
      <w:r>
        <w:rPr>
          <w:rFonts w:ascii="Times New Roman" w:eastAsia="Times New Roman" w:hAnsi="Times New Roman" w:cs="Times New Roman"/>
        </w:rPr>
        <w:t xml:space="preserve"> networks, like infants, </w:t>
      </w:r>
      <w:r w:rsidR="00E43D65">
        <w:rPr>
          <w:rFonts w:ascii="Times New Roman" w:eastAsia="Times New Roman" w:hAnsi="Times New Roman" w:cs="Times New Roman"/>
        </w:rPr>
        <w:t xml:space="preserve">looked longer at the Inefficient test event than at the Efficient test event if </w:t>
      </w:r>
      <w:r w:rsidR="00DF0EC3">
        <w:rPr>
          <w:rFonts w:ascii="Times New Roman" w:eastAsia="Times New Roman" w:hAnsi="Times New Roman" w:cs="Times New Roman"/>
        </w:rPr>
        <w:t>a</w:t>
      </w:r>
      <w:r w:rsidR="00101D77">
        <w:rPr>
          <w:rFonts w:ascii="Times New Roman" w:eastAsia="Times New Roman" w:hAnsi="Times New Roman" w:cs="Times New Roman"/>
        </w:rPr>
        <w:t xml:space="preserve"> first </w:t>
      </w:r>
      <w:r w:rsidR="00DF0EC3">
        <w:rPr>
          <w:rFonts w:ascii="Times New Roman" w:eastAsia="Times New Roman" w:hAnsi="Times New Roman" w:cs="Times New Roman"/>
        </w:rPr>
        <w:t xml:space="preserve">object jumped </w:t>
      </w:r>
      <w:r w:rsidR="00E43D65">
        <w:rPr>
          <w:rFonts w:ascii="Times New Roman" w:eastAsia="Times New Roman" w:hAnsi="Times New Roman" w:cs="Times New Roman"/>
        </w:rPr>
        <w:t>over a barrier</w:t>
      </w:r>
      <w:r w:rsidR="00DF0EC3">
        <w:rPr>
          <w:rFonts w:ascii="Times New Roman" w:eastAsia="Times New Roman" w:hAnsi="Times New Roman" w:cs="Times New Roman"/>
        </w:rPr>
        <w:t xml:space="preserve"> to reach a</w:t>
      </w:r>
      <w:r w:rsidR="00101D77">
        <w:rPr>
          <w:rFonts w:ascii="Times New Roman" w:eastAsia="Times New Roman" w:hAnsi="Times New Roman" w:cs="Times New Roman"/>
        </w:rPr>
        <w:t xml:space="preserve"> second </w:t>
      </w:r>
      <w:r w:rsidR="00DF0EC3">
        <w:rPr>
          <w:rFonts w:ascii="Times New Roman" w:eastAsia="Times New Roman" w:hAnsi="Times New Roman" w:cs="Times New Roman"/>
        </w:rPr>
        <w:t>object on the other side</w:t>
      </w:r>
      <w:r w:rsidR="00E43D65">
        <w:rPr>
          <w:rFonts w:ascii="Times New Roman" w:eastAsia="Times New Roman" w:hAnsi="Times New Roman" w:cs="Times New Roman"/>
        </w:rPr>
        <w:t xml:space="preserve"> than if the barrier and </w:t>
      </w:r>
      <w:r w:rsidR="00DF0EC3">
        <w:rPr>
          <w:rFonts w:ascii="Times New Roman" w:eastAsia="Times New Roman" w:hAnsi="Times New Roman" w:cs="Times New Roman"/>
        </w:rPr>
        <w:t xml:space="preserve">the path of the first object’s motion was spatially contiguous with the barrier. </w:t>
      </w:r>
      <w:r w:rsidR="00046880">
        <w:rPr>
          <w:rFonts w:ascii="Times New Roman" w:eastAsia="Times New Roman" w:hAnsi="Times New Roman" w:cs="Times New Roman"/>
        </w:rPr>
        <w:t xml:space="preserve">Crucially, </w:t>
      </w:r>
      <w:r w:rsidR="006866B6">
        <w:rPr>
          <w:rFonts w:ascii="Times New Roman" w:eastAsia="Times New Roman" w:hAnsi="Times New Roman" w:cs="Times New Roman"/>
        </w:rPr>
        <w:t xml:space="preserve">networks showed this pattern of “looking” irrespective of whether they </w:t>
      </w:r>
      <w:ins w:id="140" w:author="Benton, Deon" w:date="2025-03-27T16:10:00Z" w16du:dateUtc="2025-03-27T21:10:00Z">
        <w:r w:rsidR="00D401E8">
          <w:rPr>
            <w:rFonts w:ascii="Times New Roman" w:eastAsia="Times New Roman" w:hAnsi="Times New Roman" w:cs="Times New Roman"/>
          </w:rPr>
          <w:t>the objects possessed animate features</w:t>
        </w:r>
      </w:ins>
      <w:r w:rsidR="00046880">
        <w:rPr>
          <w:rFonts w:ascii="Times New Roman" w:eastAsia="Times New Roman" w:hAnsi="Times New Roman" w:cs="Times New Roman"/>
        </w:rPr>
        <w:t>.</w:t>
      </w:r>
      <w:ins w:id="141" w:author="Benton, Deon" w:date="2025-03-27T16:10:00Z" w16du:dateUtc="2025-03-27T21:10:00Z">
        <w:r w:rsidR="00D401E8">
          <w:rPr>
            <w:rFonts w:ascii="Times New Roman" w:eastAsia="Times New Roman" w:hAnsi="Times New Roman" w:cs="Times New Roman"/>
          </w:rPr>
          <w:t xml:space="preserve"> </w:t>
        </w:r>
      </w:ins>
      <w:ins w:id="142" w:author="Benton, Deon" w:date="2025-03-27T16:11:00Z" w16du:dateUtc="2025-03-27T21:11:00Z">
        <w:r w:rsidR="00D401E8">
          <w:rPr>
            <w:rFonts w:ascii="Times New Roman" w:eastAsia="Times New Roman" w:hAnsi="Times New Roman" w:cs="Times New Roman"/>
          </w:rPr>
          <w:t>This result</w:t>
        </w:r>
      </w:ins>
      <w:ins w:id="143" w:author="Benton, Deon" w:date="2025-03-27T16:10:00Z" w16du:dateUtc="2025-03-27T21:10:00Z">
        <w:r w:rsidR="00D401E8">
          <w:rPr>
            <w:rFonts w:ascii="Times New Roman" w:eastAsia="Times New Roman" w:hAnsi="Times New Roman" w:cs="Times New Roman"/>
          </w:rPr>
          <w:t xml:space="preserve"> supports the contention that associative learning is sufficient to explain infants’ looking behaviors in some of the studies</w:t>
        </w:r>
      </w:ins>
      <w:ins w:id="144" w:author="Benton, Deon" w:date="2025-03-27T16:11:00Z" w16du:dateUtc="2025-03-27T21:11:00Z">
        <w:r w:rsidR="00D401E8">
          <w:rPr>
            <w:rFonts w:ascii="Times New Roman" w:eastAsia="Times New Roman" w:hAnsi="Times New Roman" w:cs="Times New Roman"/>
          </w:rPr>
          <w:t xml:space="preserve"> that employed the Gergely paradigm. However, this results, by itself, is insufficient to show the explanatory breadth of the current account. Simulation 2 was the first step in this direction.</w:t>
        </w:r>
      </w:ins>
      <w:r w:rsidR="00046880">
        <w:rPr>
          <w:rFonts w:ascii="Times New Roman" w:eastAsia="Times New Roman" w:hAnsi="Times New Roman" w:cs="Times New Roman"/>
        </w:rPr>
        <w:t xml:space="preserve"> </w:t>
      </w:r>
      <w:ins w:id="145" w:author="Benton, Deon" w:date="2025-03-27T16:15:00Z" w16du:dateUtc="2025-03-27T21:15:00Z">
        <w:r w:rsidR="00D4032F">
          <w:rPr>
            <w:rFonts w:ascii="Times New Roman" w:eastAsia="Times New Roman" w:hAnsi="Times New Roman" w:cs="Times New Roman"/>
          </w:rPr>
          <w:t xml:space="preserve">In particular, Simulation 2 tested whether </w:t>
        </w:r>
      </w:ins>
      <w:ins w:id="146" w:author="Benton, Deon" w:date="2025-03-27T16:50:00Z" w16du:dateUtc="2025-03-27T21:50:00Z">
        <w:r w:rsidR="00ED0548">
          <w:rPr>
            <w:rFonts w:ascii="Times New Roman" w:eastAsia="Times New Roman" w:hAnsi="Times New Roman" w:cs="Times New Roman"/>
          </w:rPr>
          <w:t xml:space="preserve">the </w:t>
        </w:r>
      </w:ins>
      <w:ins w:id="147" w:author="Benton, Deon" w:date="2025-03-27T16:49:00Z" w16du:dateUtc="2025-03-27T21:49:00Z">
        <w:r w:rsidR="00CB5688">
          <w:rPr>
            <w:rFonts w:ascii="Times New Roman" w:eastAsia="Times New Roman" w:hAnsi="Times New Roman" w:cs="Times New Roman"/>
          </w:rPr>
          <w:t xml:space="preserve">current results depended on </w:t>
        </w:r>
      </w:ins>
      <w:ins w:id="148" w:author="Benton, Deon" w:date="2025-03-27T16:50:00Z" w16du:dateUtc="2025-03-27T21:50:00Z">
        <w:r w:rsidR="00ED0548">
          <w:rPr>
            <w:rFonts w:ascii="Times New Roman" w:eastAsia="Times New Roman" w:hAnsi="Times New Roman" w:cs="Times New Roman"/>
          </w:rPr>
          <w:t xml:space="preserve">the presence of </w:t>
        </w:r>
      </w:ins>
      <w:ins w:id="149" w:author="Benton, Deon" w:date="2025-03-27T16:49:00Z" w16du:dateUtc="2025-03-27T21:49:00Z">
        <w:r w:rsidR="00CB5688">
          <w:rPr>
            <w:rFonts w:ascii="Times New Roman" w:eastAsia="Times New Roman" w:hAnsi="Times New Roman" w:cs="Times New Roman"/>
          </w:rPr>
          <w:t xml:space="preserve">animacy features. To the extent that the current model is an account of how infants process action events </w:t>
        </w:r>
      </w:ins>
      <w:ins w:id="150" w:author="Benton, Deon" w:date="2025-03-27T16:51:00Z" w16du:dateUtc="2025-03-27T21:51:00Z">
        <w:r w:rsidR="00ED0548">
          <w:rPr>
            <w:rFonts w:ascii="Times New Roman" w:eastAsia="Times New Roman" w:hAnsi="Times New Roman" w:cs="Times New Roman"/>
          </w:rPr>
          <w:lastRenderedPageBreak/>
          <w:t>in the</w:t>
        </w:r>
      </w:ins>
      <w:ins w:id="151" w:author="Benton, Deon" w:date="2025-03-27T16:49:00Z" w16du:dateUtc="2025-03-27T21:49:00Z">
        <w:r w:rsidR="00CB5688">
          <w:rPr>
            <w:rFonts w:ascii="Times New Roman" w:eastAsia="Times New Roman" w:hAnsi="Times New Roman" w:cs="Times New Roman"/>
          </w:rPr>
          <w:t xml:space="preserve"> Gergely paradigm, it is important to show that networks </w:t>
        </w:r>
      </w:ins>
      <w:ins w:id="152" w:author="Benton, Deon" w:date="2025-03-27T16:50:00Z" w16du:dateUtc="2025-03-27T21:50:00Z">
        <w:r w:rsidR="00ED0548">
          <w:rPr>
            <w:rFonts w:ascii="Times New Roman" w:eastAsia="Times New Roman" w:hAnsi="Times New Roman" w:cs="Times New Roman"/>
          </w:rPr>
          <w:t xml:space="preserve">treatment of inefficient and efficient action events </w:t>
        </w:r>
      </w:ins>
      <w:ins w:id="153" w:author="Benton, Deon" w:date="2025-03-27T16:51:00Z" w16du:dateUtc="2025-03-27T21:51:00Z">
        <w:r w:rsidR="00ED0548">
          <w:rPr>
            <w:rFonts w:ascii="Times New Roman" w:eastAsia="Times New Roman" w:hAnsi="Times New Roman" w:cs="Times New Roman"/>
          </w:rPr>
          <w:t xml:space="preserve">similarly </w:t>
        </w:r>
      </w:ins>
      <w:ins w:id="154" w:author="Benton, Deon" w:date="2025-03-27T16:50:00Z" w16du:dateUtc="2025-03-27T21:50:00Z">
        <w:r w:rsidR="00ED0548">
          <w:rPr>
            <w:rFonts w:ascii="Times New Roman" w:eastAsia="Times New Roman" w:hAnsi="Times New Roman" w:cs="Times New Roman"/>
          </w:rPr>
          <w:t xml:space="preserve">does not depend on the presence or absence of animacy cues. </w:t>
        </w:r>
      </w:ins>
    </w:p>
    <w:p w14:paraId="58DCFAAD" w14:textId="77777777" w:rsidR="004419FC" w:rsidRDefault="004419FC" w:rsidP="004B7711">
      <w:pPr>
        <w:spacing w:line="480" w:lineRule="auto"/>
        <w:contextualSpacing/>
        <w:rPr>
          <w:ins w:id="155" w:author="Benton, Deon" w:date="2025-03-27T16:17:00Z" w16du:dateUtc="2025-03-27T21:17:00Z"/>
          <w:rFonts w:ascii="Times New Roman" w:eastAsia="Times New Roman" w:hAnsi="Times New Roman" w:cs="Times New Roman"/>
        </w:rPr>
      </w:pPr>
    </w:p>
    <w:p w14:paraId="2FD60714" w14:textId="77777777" w:rsidR="009E3705" w:rsidRDefault="009E3705" w:rsidP="009E3705">
      <w:pPr>
        <w:spacing w:line="480" w:lineRule="auto"/>
        <w:contextualSpacing/>
        <w:jc w:val="center"/>
        <w:rPr>
          <w:ins w:id="156" w:author="Benton, Deon" w:date="2025-03-27T16:52:00Z" w16du:dateUtc="2025-03-27T21:52:00Z"/>
          <w:rFonts w:ascii="Times New Roman" w:eastAsia="Times New Roman" w:hAnsi="Times New Roman" w:cs="Times New Roman"/>
          <w:b/>
          <w:bCs/>
        </w:rPr>
      </w:pPr>
      <w:ins w:id="157" w:author="Benton, Deon" w:date="2025-03-27T16:52:00Z" w16du:dateUtc="2025-03-27T21:52:00Z">
        <w:r>
          <w:rPr>
            <w:rFonts w:ascii="Times New Roman" w:eastAsia="Times New Roman" w:hAnsi="Times New Roman" w:cs="Times New Roman"/>
            <w:b/>
            <w:bCs/>
          </w:rPr>
          <w:t>Simulation 2</w:t>
        </w:r>
      </w:ins>
    </w:p>
    <w:p w14:paraId="2812FF3B" w14:textId="4F5632D1" w:rsidR="00D24830" w:rsidRDefault="009E3705" w:rsidP="009E3705">
      <w:pPr>
        <w:spacing w:line="480" w:lineRule="auto"/>
        <w:ind w:firstLine="720"/>
        <w:contextualSpacing/>
        <w:rPr>
          <w:ins w:id="158" w:author="Benton, Deon" w:date="2025-03-27T16:17:00Z" w16du:dateUtc="2025-03-27T21:17:00Z"/>
          <w:rFonts w:ascii="Times New Roman" w:eastAsia="Times New Roman" w:hAnsi="Times New Roman" w:cs="Times New Roman"/>
        </w:rPr>
      </w:pPr>
      <w:ins w:id="159" w:author="Benton, Deon" w:date="2025-03-27T16:52:00Z" w16du:dateUtc="2025-03-27T21:52:00Z">
        <w:r>
          <w:rPr>
            <w:rFonts w:ascii="Times New Roman" w:eastAsia="Times New Roman" w:hAnsi="Times New Roman" w:cs="Times New Roman"/>
          </w:rPr>
          <w:tab/>
        </w:r>
      </w:ins>
      <w:ins w:id="160" w:author="Benton, Deon" w:date="2025-03-27T16:53:00Z" w16du:dateUtc="2025-03-27T21:53:00Z">
        <w:r>
          <w:rPr>
            <w:rFonts w:ascii="Times New Roman" w:eastAsia="Times New Roman" w:hAnsi="Times New Roman" w:cs="Times New Roman"/>
          </w:rPr>
          <w:t>Simulation 2 was</w:t>
        </w:r>
      </w:ins>
      <w:ins w:id="161" w:author="Benton, Deon" w:date="2025-03-27T16:52:00Z" w16du:dateUtc="2025-03-27T21:52:00Z">
        <w:r>
          <w:rPr>
            <w:rFonts w:ascii="Times New Roman" w:eastAsia="Times New Roman" w:hAnsi="Times New Roman" w:cs="Times New Roman"/>
          </w:rPr>
          <w:t xml:space="preserve">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w:t>
        </w:r>
      </w:ins>
      <w:ins w:id="162" w:author="Benton, Deon" w:date="2025-03-27T16:53:00Z" w16du:dateUtc="2025-03-27T21:53:00Z">
        <w:r>
          <w:rPr>
            <w:rFonts w:ascii="Times New Roman" w:eastAsia="Times New Roman" w:hAnsi="Times New Roman" w:cs="Times New Roman"/>
          </w:rPr>
          <w:t xml:space="preserve"> and tested whether</w:t>
        </w:r>
      </w:ins>
      <w:ins w:id="163" w:author="Benton, Deon" w:date="2025-03-27T16:54:00Z" w16du:dateUtc="2025-03-27T21:54:00Z">
        <w:r w:rsidR="00052988">
          <w:rPr>
            <w:rFonts w:ascii="Times New Roman" w:eastAsia="Times New Roman" w:hAnsi="Times New Roman" w:cs="Times New Roman"/>
          </w:rPr>
          <w:t xml:space="preserve"> networks continued to </w:t>
        </w:r>
      </w:ins>
      <w:ins w:id="164" w:author="Benton, Deon" w:date="2025-03-27T16:55:00Z" w16du:dateUtc="2025-03-27T21:55:00Z">
        <w:r w:rsidR="006959B0">
          <w:rPr>
            <w:rFonts w:ascii="Times New Roman" w:eastAsia="Times New Roman" w:hAnsi="Times New Roman" w:cs="Times New Roman"/>
          </w:rPr>
          <w:t xml:space="preserve">distinguish inefficient and efficient test events when the objects involved in them were inanimate. </w:t>
        </w:r>
      </w:ins>
      <w:ins w:id="165" w:author="Benton, Deon" w:date="2025-03-27T16:56:00Z" w16du:dateUtc="2025-03-27T21:56:00Z">
        <w:r w:rsidR="006959B0">
          <w:rPr>
            <w:rFonts w:ascii="Times New Roman" w:eastAsia="Times New Roman" w:hAnsi="Times New Roman" w:cs="Times New Roman"/>
          </w:rPr>
          <w:t>This simulation was identical</w:t>
        </w:r>
      </w:ins>
      <w:ins w:id="166" w:author="Benton, Deon" w:date="2025-03-27T16:52:00Z" w16du:dateUtc="2025-03-27T21:52:00Z">
        <w:r>
          <w:rPr>
            <w:rFonts w:ascii="Times New Roman" w:eastAsia="Times New Roman" w:hAnsi="Times New Roman" w:cs="Times New Roman"/>
          </w:rPr>
          <w:t xml:space="preserve"> to Simulation 1 in </w:t>
        </w:r>
      </w:ins>
      <w:ins w:id="167" w:author="Benton, Deon" w:date="2025-03-27T16:56:00Z" w16du:dateUtc="2025-03-27T21:56:00Z">
        <w:r w:rsidR="006959B0">
          <w:rPr>
            <w:rFonts w:ascii="Times New Roman" w:eastAsia="Times New Roman" w:hAnsi="Times New Roman" w:cs="Times New Roman"/>
          </w:rPr>
          <w:t>all respects</w:t>
        </w:r>
      </w:ins>
      <w:ins w:id="168" w:author="Benton, Deon" w:date="2025-03-27T16:52:00Z" w16du:dateUtc="2025-03-27T21:52:00Z">
        <w:r>
          <w:rPr>
            <w:rFonts w:ascii="Times New Roman" w:eastAsia="Times New Roman" w:hAnsi="Times New Roman" w:cs="Times New Roman"/>
          </w:rPr>
          <w:t xml:space="preserve"> except for the </w:t>
        </w:r>
      </w:ins>
      <w:ins w:id="169" w:author="Benton, Deon" w:date="2025-03-27T16:56:00Z" w16du:dateUtc="2025-03-27T21:56:00Z">
        <w:r w:rsidR="006959B0">
          <w:rPr>
            <w:rFonts w:ascii="Times New Roman" w:eastAsia="Times New Roman" w:hAnsi="Times New Roman" w:cs="Times New Roman"/>
          </w:rPr>
          <w:t>fact that the</w:t>
        </w:r>
      </w:ins>
      <w:ins w:id="170" w:author="Benton, Deon" w:date="2025-03-27T16:52:00Z" w16du:dateUtc="2025-03-27T21:52:00Z">
        <w:r>
          <w:rPr>
            <w:rFonts w:ascii="Times New Roman" w:eastAsia="Times New Roman" w:hAnsi="Times New Roman" w:cs="Times New Roman"/>
          </w:rPr>
          <w:t xml:space="preserve"> objects did not possess animate features; that is, the Inanimate Feature unit was turned on in both Animate Feature groups. </w:t>
        </w:r>
      </w:ins>
    </w:p>
    <w:p w14:paraId="11697454" w14:textId="5C1CC0E7" w:rsidR="0010035E" w:rsidRPr="000E4FA5" w:rsidRDefault="00D24830" w:rsidP="0010035E">
      <w:pPr>
        <w:spacing w:line="480" w:lineRule="auto"/>
        <w:ind w:firstLine="720"/>
        <w:contextualSpacing/>
        <w:rPr>
          <w:ins w:id="171" w:author="Benton, Deon" w:date="2025-03-27T17:12:00Z" w16du:dateUtc="2025-03-27T22:12:00Z"/>
          <w:rFonts w:ascii="Times New Roman" w:eastAsia="Times New Roman" w:hAnsi="Times New Roman" w:cs="Times New Roman"/>
        </w:rPr>
      </w:pPr>
      <w:ins w:id="172" w:author="Benton, Deon" w:date="2025-03-27T16:17:00Z" w16du:dateUtc="2025-03-27T21:17:00Z">
        <w:r>
          <w:rPr>
            <w:rFonts w:ascii="Times New Roman" w:hAnsi="Times New Roman" w:cs="Times New Roman"/>
          </w:rPr>
          <w:t xml:space="preserve">Figure 4 depicts networks’ mean looking times to the Low and High Jump test events. </w:t>
        </w:r>
      </w:ins>
      <w:ins w:id="173" w:author="Benton, Deon" w:date="2025-03-27T17:12:00Z" w16du:dateUtc="2025-03-27T22:12:00Z">
        <w:r w:rsidR="0010035E">
          <w:rPr>
            <w:rFonts w:ascii="Times New Roman" w:eastAsia="Times New Roman" w:hAnsi="Times New Roman" w:cs="Times New Roman"/>
          </w:rPr>
          <w:t>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 of Trial Type, which w</w:t>
        </w:r>
      </w:ins>
      <w:ins w:id="174" w:author="Benton, Deon" w:date="2025-03-27T17:13:00Z" w16du:dateUtc="2025-03-27T22:13:00Z">
        <w:r w:rsidR="0010035E">
          <w:rPr>
            <w:rFonts w:ascii="Times New Roman" w:eastAsia="Times New Roman" w:hAnsi="Times New Roman" w:cs="Times New Roman"/>
          </w:rPr>
          <w:t>as</w:t>
        </w:r>
      </w:ins>
      <w:ins w:id="175" w:author="Benton, Deon" w:date="2025-03-27T17:12:00Z" w16du:dateUtc="2025-03-27T22:12:00Z">
        <w:r w:rsidR="0010035E">
          <w:rPr>
            <w:rFonts w:ascii="Times New Roman" w:eastAsia="Times New Roman" w:hAnsi="Times New Roman" w:cs="Times New Roman"/>
          </w:rPr>
          <w:t xml:space="preserve"> qualified by a significant interaction between both variables, </w:t>
        </w:r>
        <w:proofErr w:type="gramStart"/>
        <w:r w:rsidR="0010035E">
          <w:rPr>
            <w:rFonts w:ascii="Times New Roman" w:eastAsia="Times New Roman" w:hAnsi="Times New Roman" w:cs="Times New Roman"/>
            <w:i/>
            <w:iCs/>
          </w:rPr>
          <w:t>F</w:t>
        </w:r>
        <w:r w:rsidR="0010035E">
          <w:rPr>
            <w:rFonts w:ascii="Times New Roman" w:eastAsia="Times New Roman" w:hAnsi="Times New Roman" w:cs="Times New Roman"/>
          </w:rPr>
          <w:t>(</w:t>
        </w:r>
        <w:proofErr w:type="gramEnd"/>
        <w:r w:rsidR="0010035E">
          <w:rPr>
            <w:rFonts w:ascii="Times New Roman" w:eastAsia="Times New Roman" w:hAnsi="Times New Roman" w:cs="Times New Roman"/>
          </w:rPr>
          <w:t xml:space="preserve">1, 358) = </w:t>
        </w:r>
      </w:ins>
      <w:ins w:id="176" w:author="Benton, Deon" w:date="2025-03-27T17:13:00Z" w16du:dateUtc="2025-03-27T22:13:00Z">
        <w:r w:rsidR="0010035E">
          <w:rPr>
            <w:rFonts w:ascii="Times New Roman" w:eastAsia="Times New Roman" w:hAnsi="Times New Roman" w:cs="Times New Roman"/>
          </w:rPr>
          <w:t>225.46</w:t>
        </w:r>
      </w:ins>
      <w:ins w:id="177"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ins>
      <w:ins w:id="178" w:author="Benton, Deon" w:date="2025-03-27T17:13:00Z" w16du:dateUtc="2025-03-27T22:13:00Z">
        <w:r w:rsidR="0010035E">
          <w:rPr>
            <w:rFonts w:ascii="Times New Roman" w:eastAsia="Times New Roman" w:hAnsi="Times New Roman" w:cs="Times New Roman"/>
          </w:rPr>
          <w:t xml:space="preserve">&lt; </w:t>
        </w:r>
      </w:ins>
      <w:ins w:id="179" w:author="Benton, Deon" w:date="2025-03-27T17:12:00Z" w16du:dateUtc="2025-03-27T22:12:00Z">
        <w:r w:rsidR="0010035E">
          <w:rPr>
            <w:rFonts w:ascii="Times New Roman" w:eastAsia="Times New Roman" w:hAnsi="Times New Roman" w:cs="Times New Roman"/>
          </w:rPr>
          <w:t>.0001. A follow-up analysis indicated that networks in the Experimental condition looked longer at the Inefficient test event (</w:t>
        </w:r>
        <w:r w:rsidR="0010035E">
          <w:rPr>
            <w:rFonts w:ascii="Times New Roman" w:eastAsia="Times New Roman" w:hAnsi="Times New Roman" w:cs="Times New Roman"/>
            <w:i/>
            <w:iCs/>
          </w:rPr>
          <w:t xml:space="preserve">M </w:t>
        </w:r>
        <w:r w:rsidR="0010035E">
          <w:rPr>
            <w:rFonts w:ascii="Times New Roman" w:eastAsia="Times New Roman" w:hAnsi="Times New Roman" w:cs="Times New Roman"/>
          </w:rPr>
          <w:t xml:space="preserve">= </w:t>
        </w:r>
      </w:ins>
      <w:ins w:id="180" w:author="Benton, Deon" w:date="2025-03-27T17:14:00Z" w16du:dateUtc="2025-03-27T22:14:00Z">
        <w:r w:rsidR="00BC65BD">
          <w:rPr>
            <w:rFonts w:ascii="Times New Roman" w:eastAsia="Times New Roman" w:hAnsi="Times New Roman" w:cs="Times New Roman"/>
          </w:rPr>
          <w:t>13.53</w:t>
        </w:r>
      </w:ins>
      <w:ins w:id="181"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SD </w:t>
        </w:r>
        <w:r w:rsidR="0010035E">
          <w:rPr>
            <w:rFonts w:ascii="Times New Roman" w:eastAsia="Times New Roman" w:hAnsi="Times New Roman" w:cs="Times New Roman"/>
          </w:rPr>
          <w:t xml:space="preserve">= </w:t>
        </w:r>
      </w:ins>
      <w:ins w:id="182" w:author="Benton, Deon" w:date="2025-03-27T17:14:00Z" w16du:dateUtc="2025-03-27T22:14:00Z">
        <w:r w:rsidR="00BC65BD">
          <w:rPr>
            <w:rFonts w:ascii="Times New Roman" w:eastAsia="Times New Roman" w:hAnsi="Times New Roman" w:cs="Times New Roman"/>
          </w:rPr>
          <w:t>0.90</w:t>
        </w:r>
      </w:ins>
      <w:ins w:id="183" w:author="Benton, Deon" w:date="2025-03-27T17:12:00Z" w16du:dateUtc="2025-03-27T22:12:00Z">
        <w:r w:rsidR="0010035E">
          <w:rPr>
            <w:rFonts w:ascii="Times New Roman" w:eastAsia="Times New Roman" w:hAnsi="Times New Roman" w:cs="Times New Roman"/>
          </w:rPr>
          <w:t>) than at the Efficient test event (</w:t>
        </w:r>
        <w:r w:rsidR="0010035E">
          <w:rPr>
            <w:rFonts w:ascii="Times New Roman" w:eastAsia="Times New Roman" w:hAnsi="Times New Roman" w:cs="Times New Roman"/>
            <w:i/>
            <w:iCs/>
          </w:rPr>
          <w:t xml:space="preserve">M </w:t>
        </w:r>
        <w:r w:rsidR="0010035E">
          <w:rPr>
            <w:rFonts w:ascii="Times New Roman" w:eastAsia="Times New Roman" w:hAnsi="Times New Roman" w:cs="Times New Roman"/>
          </w:rPr>
          <w:t xml:space="preserve">= </w:t>
        </w:r>
      </w:ins>
      <w:ins w:id="184" w:author="Benton, Deon" w:date="2025-03-27T17:14:00Z" w16du:dateUtc="2025-03-27T22:14:00Z">
        <w:r w:rsidR="00BC65BD">
          <w:rPr>
            <w:rFonts w:ascii="Times New Roman" w:eastAsia="Times New Roman" w:hAnsi="Times New Roman" w:cs="Times New Roman"/>
          </w:rPr>
          <w:t>11.31</w:t>
        </w:r>
      </w:ins>
      <w:ins w:id="185"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SD </w:t>
        </w:r>
        <w:r w:rsidR="0010035E">
          <w:rPr>
            <w:rFonts w:ascii="Times New Roman" w:eastAsia="Times New Roman" w:hAnsi="Times New Roman" w:cs="Times New Roman"/>
          </w:rPr>
          <w:t>= 1.</w:t>
        </w:r>
      </w:ins>
      <w:ins w:id="186" w:author="Benton, Deon" w:date="2025-03-27T17:14:00Z" w16du:dateUtc="2025-03-27T22:14:00Z">
        <w:r w:rsidR="00BC65BD">
          <w:rPr>
            <w:rFonts w:ascii="Times New Roman" w:eastAsia="Times New Roman" w:hAnsi="Times New Roman" w:cs="Times New Roman"/>
          </w:rPr>
          <w:t>69</w:t>
        </w:r>
      </w:ins>
      <w:ins w:id="187" w:author="Benton, Deon" w:date="2025-03-27T17:12:00Z" w16du:dateUtc="2025-03-27T22:12:00Z">
        <w:r w:rsidR="0010035E">
          <w:rPr>
            <w:rFonts w:ascii="Times New Roman" w:eastAsia="Times New Roman" w:hAnsi="Times New Roman" w:cs="Times New Roman"/>
          </w:rPr>
          <w:t xml:space="preserve">), </w:t>
        </w:r>
        <w:proofErr w:type="gramStart"/>
        <w:r w:rsidR="0010035E">
          <w:rPr>
            <w:rFonts w:ascii="Times New Roman" w:eastAsia="Times New Roman" w:hAnsi="Times New Roman" w:cs="Times New Roman"/>
            <w:i/>
            <w:iCs/>
          </w:rPr>
          <w:t>t</w:t>
        </w:r>
        <w:r w:rsidR="0010035E">
          <w:rPr>
            <w:rFonts w:ascii="Times New Roman" w:eastAsia="Times New Roman" w:hAnsi="Times New Roman" w:cs="Times New Roman"/>
          </w:rPr>
          <w:t>(</w:t>
        </w:r>
        <w:proofErr w:type="gramEnd"/>
        <w:r w:rsidR="0010035E">
          <w:rPr>
            <w:rFonts w:ascii="Times New Roman" w:eastAsia="Times New Roman" w:hAnsi="Times New Roman" w:cs="Times New Roman"/>
          </w:rPr>
          <w:t xml:space="preserve">99) = </w:t>
        </w:r>
      </w:ins>
      <w:ins w:id="188" w:author="Benton, Deon" w:date="2025-03-27T17:14:00Z" w16du:dateUtc="2025-03-27T22:14:00Z">
        <w:r w:rsidR="00BC65BD">
          <w:rPr>
            <w:rFonts w:ascii="Times New Roman" w:eastAsia="Times New Roman" w:hAnsi="Times New Roman" w:cs="Times New Roman"/>
          </w:rPr>
          <w:t>13.81</w:t>
        </w:r>
      </w:ins>
      <w:ins w:id="189"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r w:rsidR="0010035E">
          <w:rPr>
            <w:rFonts w:ascii="Times New Roman" w:eastAsia="Times New Roman" w:hAnsi="Times New Roman" w:cs="Times New Roman"/>
          </w:rPr>
          <w:t xml:space="preserve">&lt; .0001. In contrast, networks in the Control condition looked equally long at both test events, </w:t>
        </w:r>
        <w:proofErr w:type="gramStart"/>
        <w:r w:rsidR="0010035E">
          <w:rPr>
            <w:rFonts w:ascii="Times New Roman" w:eastAsia="Times New Roman" w:hAnsi="Times New Roman" w:cs="Times New Roman"/>
            <w:i/>
            <w:iCs/>
          </w:rPr>
          <w:t>t</w:t>
        </w:r>
        <w:r w:rsidR="0010035E">
          <w:rPr>
            <w:rFonts w:ascii="Times New Roman" w:eastAsia="Times New Roman" w:hAnsi="Times New Roman" w:cs="Times New Roman"/>
          </w:rPr>
          <w:t>(</w:t>
        </w:r>
      </w:ins>
      <w:proofErr w:type="gramEnd"/>
      <w:ins w:id="190" w:author="Benton, Deon" w:date="2025-03-27T17:15:00Z" w16du:dateUtc="2025-03-27T22:15:00Z">
        <w:r w:rsidR="00C56F1B">
          <w:rPr>
            <w:rFonts w:ascii="Times New Roman" w:eastAsia="Times New Roman" w:hAnsi="Times New Roman" w:cs="Times New Roman"/>
          </w:rPr>
          <w:t>99</w:t>
        </w:r>
      </w:ins>
      <w:ins w:id="191" w:author="Benton, Deon" w:date="2025-03-27T17:12:00Z" w16du:dateUtc="2025-03-27T22:12:00Z">
        <w:r w:rsidR="0010035E">
          <w:rPr>
            <w:rFonts w:ascii="Times New Roman" w:eastAsia="Times New Roman" w:hAnsi="Times New Roman" w:cs="Times New Roman"/>
          </w:rPr>
          <w:t xml:space="preserve">) = </w:t>
        </w:r>
      </w:ins>
      <w:ins w:id="192" w:author="Benton, Deon" w:date="2025-03-27T17:15:00Z" w16du:dateUtc="2025-03-27T22:15:00Z">
        <w:r w:rsidR="00C56F1B">
          <w:rPr>
            <w:rFonts w:ascii="Times New Roman" w:eastAsia="Times New Roman" w:hAnsi="Times New Roman" w:cs="Times New Roman"/>
          </w:rPr>
          <w:t>-0.55</w:t>
        </w:r>
      </w:ins>
      <w:ins w:id="193"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r w:rsidR="0010035E">
          <w:rPr>
            <w:rFonts w:ascii="Times New Roman" w:eastAsia="Times New Roman" w:hAnsi="Times New Roman" w:cs="Times New Roman"/>
          </w:rPr>
          <w:t>= .</w:t>
        </w:r>
      </w:ins>
      <w:ins w:id="194" w:author="Benton, Deon" w:date="2025-03-27T17:15:00Z" w16du:dateUtc="2025-03-27T22:15:00Z">
        <w:r w:rsidR="00C56F1B">
          <w:rPr>
            <w:rFonts w:ascii="Times New Roman" w:eastAsia="Times New Roman" w:hAnsi="Times New Roman" w:cs="Times New Roman"/>
          </w:rPr>
          <w:t>58</w:t>
        </w:r>
      </w:ins>
      <w:ins w:id="195" w:author="Benton, Deon" w:date="2025-03-27T17:12:00Z" w16du:dateUtc="2025-03-27T22:12:00Z">
        <w:r w:rsidR="0010035E">
          <w:rPr>
            <w:rFonts w:ascii="Times New Roman" w:eastAsia="Times New Roman" w:hAnsi="Times New Roman" w:cs="Times New Roman"/>
          </w:rPr>
          <w:t xml:space="preserve">. </w:t>
        </w:r>
      </w:ins>
    </w:p>
    <w:p w14:paraId="7BD63E9D" w14:textId="6B243A1C" w:rsidR="00D24830" w:rsidRPr="00C11F4C" w:rsidRDefault="00D24830" w:rsidP="00D24830">
      <w:pPr>
        <w:spacing w:line="480" w:lineRule="auto"/>
        <w:ind w:firstLine="720"/>
        <w:contextualSpacing/>
        <w:rPr>
          <w:ins w:id="196" w:author="Benton, Deon" w:date="2025-03-27T16:17:00Z" w16du:dateUtc="2025-03-27T21:17:00Z"/>
          <w:rFonts w:ascii="Times New Roman" w:eastAsia="Times New Roman" w:hAnsi="Times New Roman" w:cs="Times New Roman"/>
        </w:rPr>
      </w:pPr>
    </w:p>
    <w:p w14:paraId="0A311A8E" w14:textId="77777777" w:rsidR="00D24830" w:rsidRPr="000E4FA5" w:rsidRDefault="00D24830" w:rsidP="004B7711">
      <w:pPr>
        <w:spacing w:line="480" w:lineRule="auto"/>
        <w:contextualSpacing/>
        <w:rPr>
          <w:rFonts w:ascii="Times New Roman" w:eastAsia="Times New Roman" w:hAnsi="Times New Roman" w:cs="Times New Roman"/>
        </w:rPr>
      </w:pPr>
    </w:p>
    <w:p w14:paraId="78723CE5" w14:textId="77777777" w:rsidR="0041758A" w:rsidRDefault="0041758A" w:rsidP="0041758A">
      <w:pPr>
        <w:spacing w:line="480" w:lineRule="auto"/>
        <w:contextualSpacing/>
        <w:rPr>
          <w:ins w:id="197" w:author="Benton, Deon" w:date="2025-03-27T17:16:00Z" w16du:dateUtc="2025-03-27T22:16:00Z"/>
          <w:rFonts w:ascii="Times New Roman" w:eastAsia="Times New Roman" w:hAnsi="Times New Roman" w:cs="Times New Roman"/>
        </w:rPr>
      </w:pPr>
    </w:p>
    <w:p w14:paraId="353EDF85" w14:textId="212AA4D9" w:rsidR="00C56F1B" w:rsidRDefault="00C56F1B" w:rsidP="0041758A">
      <w:pPr>
        <w:spacing w:line="480" w:lineRule="auto"/>
        <w:contextualSpacing/>
        <w:rPr>
          <w:rFonts w:ascii="Times New Roman" w:eastAsia="Times New Roman" w:hAnsi="Times New Roman" w:cs="Times New Roman"/>
        </w:rPr>
      </w:pPr>
      <w:ins w:id="198" w:author="Benton, Deon" w:date="2025-03-27T16:17:00Z" w16du:dateUtc="2025-03-27T21:17:00Z">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652D187A" wp14:editId="263D049D">
                  <wp:simplePos x="0" y="0"/>
                  <wp:positionH relativeFrom="margin">
                    <wp:posOffset>-328535</wp:posOffset>
                  </wp:positionH>
                  <wp:positionV relativeFrom="paragraph">
                    <wp:posOffset>179765</wp:posOffset>
                  </wp:positionV>
                  <wp:extent cx="6867525" cy="3959225"/>
                  <wp:effectExtent l="0" t="0" r="9525" b="317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959225"/>
                          </a:xfrm>
                          <a:prstGeom prst="rect">
                            <a:avLst/>
                          </a:prstGeom>
                          <a:solidFill>
                            <a:srgbClr val="FFFFFF"/>
                          </a:solidFill>
                          <a:ln w="9525">
                            <a:noFill/>
                            <a:miter lim="800000"/>
                            <a:headEnd/>
                            <a:tailEnd/>
                          </a:ln>
                        </wps:spPr>
                        <wps:txbx>
                          <w:txbxContent>
                            <w:p w14:paraId="37E65047" w14:textId="32ED6B2D" w:rsidR="00D24830" w:rsidRDefault="003B27D8" w:rsidP="00D24830">
                              <w:pPr>
                                <w:keepNext/>
                              </w:pPr>
                              <w:r>
                                <w:rPr>
                                  <w:noProof/>
                                </w:rPr>
                                <w:drawing>
                                  <wp:inline distT="0" distB="0" distL="0" distR="0" wp14:anchorId="59356A39" wp14:editId="568D5F9E">
                                    <wp:extent cx="5339751" cy="3211249"/>
                                    <wp:effectExtent l="0" t="0" r="0" b="8255"/>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47515" cy="3215918"/>
                                            </a:xfrm>
                                            <a:prstGeom prst="rect">
                                              <a:avLst/>
                                            </a:prstGeom>
                                          </pic:spPr>
                                        </pic:pic>
                                      </a:graphicData>
                                    </a:graphic>
                                  </wp:inline>
                                </w:drawing>
                              </w:r>
                            </w:p>
                            <w:p w14:paraId="19A28EAF" w14:textId="77777777" w:rsidR="00D24830" w:rsidRPr="0072275E" w:rsidRDefault="00D24830" w:rsidP="00D2483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C488FB7" w14:textId="77777777" w:rsidR="00D24830" w:rsidRDefault="00D24830" w:rsidP="00D2483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D187A" id="_x0000_s1028" type="#_x0000_t202" style="position:absolute;margin-left:-25.85pt;margin-top:14.15pt;width:540.75pt;height:311.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" stroked="f">
                  <v:textbox>
                    <w:txbxContent>
                      <w:p w14:paraId="37E65047" w14:textId="32ED6B2D" w:rsidR="00D24830" w:rsidRDefault="003B27D8" w:rsidP="00D24830">
                        <w:pPr>
                          <w:keepNext/>
                        </w:pPr>
                        <w:r>
                          <w:rPr>
                            <w:noProof/>
                          </w:rPr>
                          <w:drawing>
                            <wp:inline distT="0" distB="0" distL="0" distR="0" wp14:anchorId="59356A39" wp14:editId="568D5F9E">
                              <wp:extent cx="5339751" cy="3211249"/>
                              <wp:effectExtent l="0" t="0" r="0" b="8255"/>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47515" cy="3215918"/>
                                      </a:xfrm>
                                      <a:prstGeom prst="rect">
                                        <a:avLst/>
                                      </a:prstGeom>
                                    </pic:spPr>
                                  </pic:pic>
                                </a:graphicData>
                              </a:graphic>
                            </wp:inline>
                          </w:drawing>
                        </w:r>
                      </w:p>
                      <w:p w14:paraId="19A28EAF" w14:textId="77777777" w:rsidR="00D24830" w:rsidRPr="0072275E" w:rsidRDefault="00D24830" w:rsidP="00D2483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C488FB7" w14:textId="77777777" w:rsidR="00D24830" w:rsidRDefault="00D24830" w:rsidP="00D24830"/>
                    </w:txbxContent>
                  </v:textbox>
                  <w10:wrap type="square" anchorx="margin"/>
                </v:shape>
              </w:pict>
            </mc:Fallback>
          </mc:AlternateContent>
        </w:r>
      </w:ins>
    </w:p>
    <w:p w14:paraId="2C162B9C" w14:textId="363286DB"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52F43F5C" w14:textId="25F91B2D" w:rsidR="00350C5C" w:rsidRDefault="0041758A" w:rsidP="00900B1A">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w:t>
      </w:r>
      <w:ins w:id="199" w:author="Benton, Deon" w:date="2025-03-27T17:17:00Z" w16du:dateUtc="2025-03-27T22:17:00Z">
        <w:r w:rsidR="00F2356C">
          <w:rPr>
            <w:rFonts w:ascii="Times New Roman" w:eastAsia="Times New Roman" w:hAnsi="Times New Roman" w:cs="Times New Roman"/>
          </w:rPr>
          <w:t xml:space="preserve">possessed </w:t>
        </w:r>
      </w:ins>
      <w:r>
        <w:rPr>
          <w:rFonts w:ascii="Times New Roman" w:eastAsia="Times New Roman" w:hAnsi="Times New Roman" w:cs="Times New Roman"/>
        </w:rPr>
        <w:t xml:space="preserve">in Simulation 1 </w:t>
      </w:r>
      <w:r w:rsidR="001537B7">
        <w:rPr>
          <w:rFonts w:ascii="Times New Roman" w:eastAsia="Times New Roman" w:hAnsi="Times New Roman" w:cs="Times New Roman"/>
        </w:rPr>
        <w:t xml:space="preserve">affected </w:t>
      </w:r>
      <w:r>
        <w:rPr>
          <w:rFonts w:ascii="Times New Roman" w:eastAsia="Times New Roman" w:hAnsi="Times New Roman" w:cs="Times New Roman"/>
        </w:rPr>
        <w:t>how networks processed the test events across conditions. The results of Simulation 2 provided a negative answer to this question</w:t>
      </w:r>
      <w:r w:rsidR="000E7279">
        <w:rPr>
          <w:rFonts w:ascii="Times New Roman" w:eastAsia="Times New Roman" w:hAnsi="Times New Roman" w:cs="Times New Roman"/>
        </w:rPr>
        <w:t>: Networks</w:t>
      </w:r>
      <w:r>
        <w:rPr>
          <w:rFonts w:ascii="Times New Roman" w:eastAsia="Times New Roman" w:hAnsi="Times New Roman" w:cs="Times New Roman"/>
        </w:rPr>
        <w:t xml:space="preserve"> showed heightened looking at the Inefficient test event relative to the Efficient test event in the Experimental condition but not in the Control condition.</w:t>
      </w:r>
      <w:r w:rsidR="009D31C5">
        <w:rPr>
          <w:rFonts w:ascii="Times New Roman" w:eastAsia="Times New Roman" w:hAnsi="Times New Roman" w:cs="Times New Roman"/>
        </w:rPr>
        <w:t xml:space="preserve"> </w:t>
      </w:r>
      <w:ins w:id="200" w:author="Benton, Deon" w:date="2025-03-27T17:17:00Z" w16du:dateUtc="2025-03-27T22:17:00Z">
        <w:r w:rsidR="00F2356C">
          <w:rPr>
            <w:rFonts w:ascii="Times New Roman" w:eastAsia="Times New Roman" w:hAnsi="Times New Roman" w:cs="Times New Roman"/>
          </w:rPr>
          <w:t>This result provides addition</w:t>
        </w:r>
      </w:ins>
      <w:ins w:id="201" w:author="Benton, Deon" w:date="2025-03-27T17:18:00Z" w16du:dateUtc="2025-03-27T22:18:00Z">
        <w:r w:rsidR="00F2356C">
          <w:rPr>
            <w:rFonts w:ascii="Times New Roman" w:eastAsia="Times New Roman" w:hAnsi="Times New Roman" w:cs="Times New Roman"/>
          </w:rPr>
          <w:t>al</w:t>
        </w:r>
      </w:ins>
      <w:ins w:id="202" w:author="Benton, Deon" w:date="2025-03-27T17:17:00Z" w16du:dateUtc="2025-03-27T22:17:00Z">
        <w:r w:rsidR="00F2356C">
          <w:rPr>
            <w:rFonts w:ascii="Times New Roman" w:eastAsia="Times New Roman" w:hAnsi="Times New Roman" w:cs="Times New Roman"/>
          </w:rPr>
          <w:t xml:space="preserve"> support for the notion that infants’ looking responses in studies that employ the Gergely paradigm can</w:t>
        </w:r>
      </w:ins>
      <w:ins w:id="203" w:author="Benton, Deon" w:date="2025-03-27T17:18:00Z" w16du:dateUtc="2025-03-27T22:18:00Z">
        <w:r w:rsidR="00F2356C">
          <w:rPr>
            <w:rFonts w:ascii="Times New Roman" w:eastAsia="Times New Roman" w:hAnsi="Times New Roman" w:cs="Times New Roman"/>
          </w:rPr>
          <w:t xml:space="preserve"> be explained by an associative learning mechanism. </w:t>
        </w:r>
      </w:ins>
    </w:p>
    <w:p w14:paraId="1133D3C7" w14:textId="5B1D3D82" w:rsidR="00AE350A" w:rsidRDefault="00494550" w:rsidP="00951952">
      <w:pPr>
        <w:spacing w:line="480" w:lineRule="auto"/>
        <w:contextualSpacing/>
        <w:rPr>
          <w:rFonts w:ascii="Times New Roman" w:hAnsi="Times New Roman" w:cs="Times New Roman"/>
        </w:rPr>
      </w:pPr>
      <w:r>
        <w:rPr>
          <w:rFonts w:ascii="Times New Roman" w:hAnsi="Times New Roman" w:cs="Times New Roman"/>
        </w:rPr>
        <w:tab/>
      </w:r>
      <w:ins w:id="204" w:author="Benton, Deon" w:date="2025-03-27T17:19:00Z" w16du:dateUtc="2025-03-27T22:19:00Z">
        <w:r w:rsidR="00F961C4">
          <w:rPr>
            <w:rFonts w:ascii="Times New Roman" w:hAnsi="Times New Roman" w:cs="Times New Roman"/>
          </w:rPr>
          <w:t>The next simulation was designed to a</w:t>
        </w:r>
      </w:ins>
      <w:ins w:id="205" w:author="Benton, Deon" w:date="2025-03-27T17:20:00Z" w16du:dateUtc="2025-03-27T22:20:00Z">
        <w:r w:rsidR="00F961C4">
          <w:rPr>
            <w:rFonts w:ascii="Times New Roman" w:hAnsi="Times New Roman" w:cs="Times New Roman"/>
          </w:rPr>
          <w:t xml:space="preserve">ddress a key </w:t>
        </w:r>
      </w:ins>
      <w:r w:rsidR="006F30B6">
        <w:rPr>
          <w:rFonts w:ascii="Times New Roman" w:hAnsi="Times New Roman" w:cs="Times New Roman"/>
        </w:rPr>
        <w:t>claim of</w:t>
      </w:r>
      <w:r w:rsidR="001719A1">
        <w:rPr>
          <w:rFonts w:ascii="Times New Roman" w:hAnsi="Times New Roman" w:cs="Times New Roman"/>
        </w:rPr>
        <w:t xml:space="preserve"> the teleological stance</w:t>
      </w:r>
      <w:ins w:id="206" w:author="Benton, Deon" w:date="2025-03-27T17:20:00Z" w16du:dateUtc="2025-03-27T22:20:00Z">
        <w:r w:rsidR="00F961C4">
          <w:rPr>
            <w:rFonts w:ascii="Times New Roman" w:hAnsi="Times New Roman" w:cs="Times New Roman"/>
          </w:rPr>
          <w:t>:</w:t>
        </w:r>
      </w:ins>
      <w:r w:rsidR="001719A1">
        <w:rPr>
          <w:rFonts w:ascii="Times New Roman" w:hAnsi="Times New Roman" w:cs="Times New Roman"/>
        </w:rPr>
        <w:t xml:space="preserve"> </w:t>
      </w:r>
      <w:ins w:id="207" w:author="Benton, Deon" w:date="2025-03-27T17:20:00Z" w16du:dateUtc="2025-03-27T22:20:00Z">
        <w:r w:rsidR="00F961C4">
          <w:rPr>
            <w:rFonts w:ascii="Times New Roman" w:hAnsi="Times New Roman" w:cs="Times New Roman"/>
          </w:rPr>
          <w:t xml:space="preserve">Infants </w:t>
        </w:r>
      </w:ins>
      <w:ins w:id="208" w:author="Benton, Deon" w:date="2025-03-27T17:23:00Z" w16du:dateUtc="2025-03-27T22:23:00Z">
        <w:r w:rsidR="00D05B9F">
          <w:rPr>
            <w:rFonts w:ascii="Times New Roman" w:hAnsi="Times New Roman" w:cs="Times New Roman"/>
          </w:rPr>
          <w:t>can</w:t>
        </w:r>
      </w:ins>
      <w:ins w:id="209" w:author="Benton, Deon" w:date="2025-03-27T17:21:00Z" w16du:dateUtc="2025-03-27T22:21:00Z">
        <w:r w:rsidR="00D05B9F">
          <w:rPr>
            <w:rFonts w:ascii="Times New Roman" w:hAnsi="Times New Roman" w:cs="Times New Roman"/>
          </w:rPr>
          <w:t xml:space="preserve"> make</w:t>
        </w:r>
      </w:ins>
      <w:r w:rsidR="001719A1">
        <w:rPr>
          <w:rFonts w:ascii="Times New Roman" w:hAnsi="Times New Roman" w:cs="Times New Roman"/>
        </w:rPr>
        <w:t xml:space="preserve"> inferences about one </w:t>
      </w:r>
      <w:ins w:id="210" w:author="Benton, Deon" w:date="2025-03-27T17:23:00Z" w16du:dateUtc="2025-03-27T22:23:00Z">
        <w:r w:rsidR="00C82BE6">
          <w:rPr>
            <w:rFonts w:ascii="Times New Roman" w:hAnsi="Times New Roman" w:cs="Times New Roman"/>
          </w:rPr>
          <w:t xml:space="preserve">the </w:t>
        </w:r>
      </w:ins>
      <w:r w:rsidR="001719A1">
        <w:rPr>
          <w:rFonts w:ascii="Times New Roman" w:hAnsi="Times New Roman" w:cs="Times New Roman"/>
        </w:rPr>
        <w:t xml:space="preserve">components of the model given information about the other components. For example, </w:t>
      </w:r>
      <w:r w:rsidR="00951952">
        <w:rPr>
          <w:rFonts w:ascii="Times New Roman" w:hAnsi="Times New Roman" w:cs="Times New Roman"/>
        </w:rPr>
        <w:t xml:space="preserve">infants </w:t>
      </w:r>
      <w:ins w:id="211" w:author="Benton, Deon" w:date="2025-03-27T17:25:00Z" w16du:dateUtc="2025-03-27T22:25:00Z">
        <w:r w:rsidR="00FF543A">
          <w:rPr>
            <w:rFonts w:ascii="Times New Roman" w:hAnsi="Times New Roman" w:cs="Times New Roman"/>
          </w:rPr>
          <w:t>can</w:t>
        </w:r>
      </w:ins>
      <w:ins w:id="212" w:author="Benton, Deon" w:date="2025-03-27T17:24:00Z" w16du:dateUtc="2025-03-27T22:24:00Z">
        <w:r w:rsidR="00C82BE6">
          <w:rPr>
            <w:rFonts w:ascii="Times New Roman" w:hAnsi="Times New Roman" w:cs="Times New Roman"/>
          </w:rPr>
          <w:t xml:space="preserve"> infer that an external constraint exists based on an </w:t>
        </w:r>
        <w:r w:rsidR="00C82BE6">
          <w:rPr>
            <w:rFonts w:ascii="Times New Roman" w:hAnsi="Times New Roman" w:cs="Times New Roman"/>
          </w:rPr>
          <w:lastRenderedPageBreak/>
          <w:t>agent’s actions and its goals.</w:t>
        </w:r>
      </w:ins>
      <w:r w:rsidR="001719A1">
        <w:rPr>
          <w:rFonts w:ascii="Times New Roman" w:hAnsi="Times New Roman" w:cs="Times New Roman"/>
        </w:rPr>
        <w:t xml:space="preserve"> </w:t>
      </w:r>
      <w:r w:rsidR="00951952">
        <w:rPr>
          <w:rFonts w:ascii="Times New Roman" w:hAnsi="Times New Roman" w:cs="Times New Roman"/>
        </w:rPr>
        <w:t>Similarly</w:t>
      </w:r>
      <w:r w:rsidR="001719A1">
        <w:rPr>
          <w:rFonts w:ascii="Times New Roman" w:hAnsi="Times New Roman" w:cs="Times New Roman"/>
        </w:rPr>
        <w:t xml:space="preserve">, </w:t>
      </w:r>
      <w:r w:rsidR="00951952">
        <w:rPr>
          <w:rFonts w:ascii="Times New Roman" w:hAnsi="Times New Roman" w:cs="Times New Roman"/>
        </w:rPr>
        <w:t>infants can</w:t>
      </w:r>
      <w:r w:rsidR="001719A1">
        <w:rPr>
          <w:rFonts w:ascii="Times New Roman" w:hAnsi="Times New Roman" w:cs="Times New Roman"/>
        </w:rPr>
        <w:t xml:space="preserve"> infer an agent’s goals from its actions and external constraints. </w:t>
      </w:r>
      <w:r>
        <w:rPr>
          <w:rFonts w:ascii="Times New Roman" w:hAnsi="Times New Roman" w:cs="Times New Roman"/>
        </w:rPr>
        <w:t xml:space="preserve">Data that bear directly on this question </w:t>
      </w:r>
      <w:r w:rsidR="00115972">
        <w:rPr>
          <w:rFonts w:ascii="Times New Roman" w:hAnsi="Times New Roman" w:cs="Times New Roman"/>
        </w:rPr>
        <w:t>comes</w:t>
      </w:r>
      <w:r w:rsidR="001719A1">
        <w:rPr>
          <w:rFonts w:ascii="Times New Roman" w:hAnsi="Times New Roman" w:cs="Times New Roman"/>
        </w:rPr>
        <w:t xml:space="preserve"> </w:t>
      </w:r>
      <w:r>
        <w:rPr>
          <w:rFonts w:ascii="Times New Roman" w:hAnsi="Times New Roman" w:cs="Times New Roman"/>
        </w:rPr>
        <w:t xml:space="preserve">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w:t>
      </w:r>
      <w:r w:rsidR="00CC2F41">
        <w:rPr>
          <w:rFonts w:ascii="Times New Roman" w:hAnsi="Times New Roman" w:cs="Times New Roman"/>
        </w:rPr>
        <w:t xml:space="preserve"> </w:t>
      </w:r>
      <w:r w:rsidR="00AE350A">
        <w:rPr>
          <w:rFonts w:ascii="Times New Roman" w:hAnsi="Times New Roman" w:cs="Times New Roman"/>
        </w:rPr>
        <w:t xml:space="preserve">In </w:t>
      </w:r>
      <w:ins w:id="213" w:author="Benton, Deon" w:date="2025-03-27T17:25:00Z" w16du:dateUtc="2025-03-27T22:25:00Z">
        <w:r w:rsidR="00FF543A">
          <w:rPr>
            <w:rFonts w:ascii="Times New Roman" w:hAnsi="Times New Roman" w:cs="Times New Roman"/>
          </w:rPr>
          <w:t>one of the experiments</w:t>
        </w:r>
      </w:ins>
      <w:r w:rsidR="00AE350A">
        <w:rPr>
          <w:rFonts w:ascii="Times New Roman" w:hAnsi="Times New Roman" w:cs="Times New Roman"/>
        </w:rPr>
        <w:t xml:space="preserve">, </w:t>
      </w:r>
      <w:r w:rsidR="00EC6297" w:rsidRPr="00EC6297">
        <w:rPr>
          <w:rFonts w:ascii="Times New Roman" w:hAnsi="Times New Roman" w:cs="Times New Roman"/>
        </w:rPr>
        <w:t xml:space="preserve">12-month-olds were habituated to an event </w:t>
      </w:r>
      <w:r w:rsidR="00EC6297">
        <w:rPr>
          <w:rFonts w:ascii="Times New Roman" w:hAnsi="Times New Roman" w:cs="Times New Roman"/>
        </w:rPr>
        <w:t>in which</w:t>
      </w:r>
      <w:r w:rsidR="00EC6297" w:rsidRPr="00EC6297">
        <w:rPr>
          <w:rFonts w:ascii="Times New Roman" w:hAnsi="Times New Roman" w:cs="Times New Roman"/>
        </w:rPr>
        <w:t xml:space="preserve"> small circle entered from the bottom left, moved straight through a gap between two bars, and </w:t>
      </w:r>
      <w:r w:rsidR="00EC6297">
        <w:rPr>
          <w:rFonts w:ascii="Times New Roman" w:hAnsi="Times New Roman" w:cs="Times New Roman"/>
        </w:rPr>
        <w:t xml:space="preserve">then </w:t>
      </w:r>
      <w:r w:rsidR="00EC6297" w:rsidRPr="00EC6297">
        <w:rPr>
          <w:rFonts w:ascii="Times New Roman" w:hAnsi="Times New Roman" w:cs="Times New Roman"/>
        </w:rPr>
        <w:t>disappeared</w:t>
      </w:r>
      <w:r w:rsidR="00EC6297">
        <w:rPr>
          <w:rFonts w:ascii="Times New Roman" w:hAnsi="Times New Roman" w:cs="Times New Roman"/>
        </w:rPr>
        <w:t xml:space="preserve"> from the screen</w:t>
      </w:r>
      <w:r w:rsidR="00EC6297" w:rsidRPr="00EC6297">
        <w:rPr>
          <w:rFonts w:ascii="Times New Roman" w:hAnsi="Times New Roman" w:cs="Times New Roman"/>
        </w:rPr>
        <w:t xml:space="preserve">. </w:t>
      </w:r>
      <w:r w:rsidR="00EC6297">
        <w:rPr>
          <w:rFonts w:ascii="Times New Roman" w:hAnsi="Times New Roman" w:cs="Times New Roman"/>
        </w:rPr>
        <w:t>A larger circle, which entered the screen from the bottom right shortly after the small circle emerged, moved in the direction of the small circle as if to be chasing it</w:t>
      </w:r>
      <w:r w:rsidR="00EC6297" w:rsidRPr="00EC6297">
        <w:rPr>
          <w:rFonts w:ascii="Times New Roman" w:hAnsi="Times New Roman" w:cs="Times New Roman"/>
        </w:rPr>
        <w:t xml:space="preserve">. </w:t>
      </w:r>
      <w:r w:rsidR="00FB07D4">
        <w:rPr>
          <w:rFonts w:ascii="Times New Roman" w:hAnsi="Times New Roman" w:cs="Times New Roman"/>
        </w:rPr>
        <w:t>Because the gap between the two barriers was too narrow</w:t>
      </w:r>
      <w:r w:rsidR="00EC6297" w:rsidRPr="00EC6297">
        <w:rPr>
          <w:rFonts w:ascii="Times New Roman" w:hAnsi="Times New Roman" w:cs="Times New Roman"/>
        </w:rPr>
        <w:t xml:space="preserve"> for the larger circle</w:t>
      </w:r>
      <w:ins w:id="214" w:author="Benton, Deon" w:date="2025-03-27T17:26:00Z" w16du:dateUtc="2025-03-27T22:26:00Z">
        <w:r w:rsidR="00FF543A">
          <w:rPr>
            <w:rFonts w:ascii="Times New Roman" w:hAnsi="Times New Roman" w:cs="Times New Roman"/>
          </w:rPr>
          <w:t xml:space="preserve"> to fit through</w:t>
        </w:r>
      </w:ins>
      <w:r w:rsidR="00EC6297" w:rsidRPr="00EC6297">
        <w:rPr>
          <w:rFonts w:ascii="Times New Roman" w:hAnsi="Times New Roman" w:cs="Times New Roman"/>
        </w:rPr>
        <w:t xml:space="preserve">, it moved around the right bar before continuing in the </w:t>
      </w:r>
      <w:ins w:id="215" w:author="Benton, Deon" w:date="2025-03-27T17:26:00Z" w16du:dateUtc="2025-03-27T22:26:00Z">
        <w:r w:rsidR="00FF543A">
          <w:rPr>
            <w:rFonts w:ascii="Times New Roman" w:hAnsi="Times New Roman" w:cs="Times New Roman"/>
          </w:rPr>
          <w:t>direction that the small circle was last seen</w:t>
        </w:r>
      </w:ins>
      <w:r w:rsidR="00FB07D4">
        <w:rPr>
          <w:rFonts w:ascii="Times New Roman" w:hAnsi="Times New Roman" w:cs="Times New Roman"/>
        </w:rPr>
        <w:t xml:space="preserve">. Crucially, </w:t>
      </w:r>
      <w:r w:rsidR="006670BE">
        <w:rPr>
          <w:rFonts w:ascii="Times New Roman" w:hAnsi="Times New Roman" w:cs="Times New Roman"/>
        </w:rPr>
        <w:t xml:space="preserve">because the larger circle never </w:t>
      </w:r>
      <w:ins w:id="216" w:author="Benton, Deon" w:date="2025-03-27T17:26:00Z" w16du:dateUtc="2025-03-27T22:26:00Z">
        <w:r w:rsidR="00DF2286">
          <w:rPr>
            <w:rFonts w:ascii="Times New Roman" w:hAnsi="Times New Roman" w:cs="Times New Roman"/>
          </w:rPr>
          <w:t>actually caught up to the small circle</w:t>
        </w:r>
      </w:ins>
      <w:r w:rsidR="006670BE">
        <w:rPr>
          <w:rFonts w:ascii="Times New Roman" w:hAnsi="Times New Roman" w:cs="Times New Roman"/>
        </w:rPr>
        <w:t xml:space="preserve">, </w:t>
      </w:r>
      <w:ins w:id="217" w:author="Benton, Deon" w:date="2025-03-27T17:27:00Z" w16du:dateUtc="2025-03-27T22:27:00Z">
        <w:r w:rsidR="00DF2286">
          <w:rPr>
            <w:rFonts w:ascii="Times New Roman" w:hAnsi="Times New Roman" w:cs="Times New Roman"/>
          </w:rPr>
          <w:t xml:space="preserve">its </w:t>
        </w:r>
      </w:ins>
      <w:r w:rsidR="006670BE">
        <w:rPr>
          <w:rFonts w:ascii="Times New Roman" w:hAnsi="Times New Roman" w:cs="Times New Roman"/>
        </w:rPr>
        <w:t>goal—namely, to catch the small circle—</w:t>
      </w:r>
      <w:ins w:id="218" w:author="Benton, Deon" w:date="2025-03-27T17:27:00Z" w16du:dateUtc="2025-03-27T22:27:00Z">
        <w:r w:rsidR="00DF2286">
          <w:rPr>
            <w:rFonts w:ascii="Times New Roman" w:hAnsi="Times New Roman" w:cs="Times New Roman"/>
          </w:rPr>
          <w:t xml:space="preserve">needed </w:t>
        </w:r>
      </w:ins>
      <w:r w:rsidR="006670BE">
        <w:rPr>
          <w:rFonts w:ascii="Times New Roman" w:hAnsi="Times New Roman" w:cs="Times New Roman"/>
        </w:rPr>
        <w:t>to be inferred</w:t>
      </w:r>
      <w:r w:rsidR="00FB07D4">
        <w:rPr>
          <w:rFonts w:ascii="Times New Roman" w:hAnsi="Times New Roman" w:cs="Times New Roman"/>
        </w:rPr>
        <w:t>. Infants were then shown two test events</w:t>
      </w:r>
      <w:ins w:id="219" w:author="Benton, Deon" w:date="2025-03-27T17:27:00Z" w16du:dateUtc="2025-03-27T22:27:00Z">
        <w:r w:rsidR="002B0EE1">
          <w:rPr>
            <w:rFonts w:ascii="Times New Roman" w:hAnsi="Times New Roman" w:cs="Times New Roman"/>
          </w:rPr>
          <w:t>—</w:t>
        </w:r>
      </w:ins>
      <w:r w:rsidR="006670BE">
        <w:rPr>
          <w:rFonts w:ascii="Times New Roman" w:hAnsi="Times New Roman" w:cs="Times New Roman"/>
        </w:rPr>
        <w:t>the gap between the two barriers was</w:t>
      </w:r>
      <w:ins w:id="220" w:author="Benton, Deon" w:date="2025-03-27T17:27:00Z" w16du:dateUtc="2025-03-27T22:27:00Z">
        <w:r w:rsidR="002B0EE1">
          <w:rPr>
            <w:rFonts w:ascii="Times New Roman" w:hAnsi="Times New Roman" w:cs="Times New Roman"/>
          </w:rPr>
          <w:t xml:space="preserve"> now</w:t>
        </w:r>
      </w:ins>
      <w:r w:rsidR="006670BE">
        <w:rPr>
          <w:rFonts w:ascii="Times New Roman" w:hAnsi="Times New Roman" w:cs="Times New Roman"/>
        </w:rPr>
        <w:t xml:space="preserve"> wide enough for both circles to pass through </w:t>
      </w:r>
      <w:ins w:id="221" w:author="Benton, Deon" w:date="2025-03-27T17:27:00Z" w16du:dateUtc="2025-03-27T22:27:00Z">
        <w:r w:rsidR="002B0EE1">
          <w:rPr>
            <w:rFonts w:ascii="Times New Roman" w:hAnsi="Times New Roman" w:cs="Times New Roman"/>
          </w:rPr>
          <w:t>in both events</w:t>
        </w:r>
      </w:ins>
      <w:r w:rsidR="006670BE">
        <w:rPr>
          <w:rFonts w:ascii="Times New Roman" w:hAnsi="Times New Roman" w:cs="Times New Roman"/>
        </w:rPr>
        <w:t>.</w:t>
      </w:r>
      <w:r w:rsidR="00E72417">
        <w:rPr>
          <w:rFonts w:ascii="Times New Roman" w:hAnsi="Times New Roman" w:cs="Times New Roman"/>
        </w:rPr>
        <w:t xml:space="preserve"> </w:t>
      </w:r>
      <w:ins w:id="222" w:author="Benton, Deon" w:date="2025-03-27T17:28:00Z" w16du:dateUtc="2025-03-27T22:28:00Z">
        <w:r w:rsidR="002B0EE1">
          <w:rPr>
            <w:rFonts w:ascii="Times New Roman" w:hAnsi="Times New Roman" w:cs="Times New Roman"/>
          </w:rPr>
          <w:t>In</w:t>
        </w:r>
      </w:ins>
      <w:r w:rsidR="00E72417">
        <w:rPr>
          <w:rFonts w:ascii="Times New Roman" w:hAnsi="Times New Roman" w:cs="Times New Roman"/>
        </w:rPr>
        <w:t xml:space="preserve"> the Incongruent event, the larger circle </w:t>
      </w:r>
      <w:ins w:id="223" w:author="Benton, Deon" w:date="2025-03-27T17:28:00Z" w16du:dateUtc="2025-03-27T22:28:00Z">
        <w:r w:rsidR="002B0EE1">
          <w:rPr>
            <w:rFonts w:ascii="Times New Roman" w:hAnsi="Times New Roman" w:cs="Times New Roman"/>
          </w:rPr>
          <w:t>again</w:t>
        </w:r>
      </w:ins>
      <w:r w:rsidR="00E72417">
        <w:rPr>
          <w:rFonts w:ascii="Times New Roman" w:hAnsi="Times New Roman" w:cs="Times New Roman"/>
        </w:rPr>
        <w:t xml:space="preserve"> move</w:t>
      </w:r>
      <w:ins w:id="224" w:author="Benton, Deon" w:date="2025-03-27T17:37:00Z" w16du:dateUtc="2025-03-27T22:37:00Z">
        <w:r w:rsidR="0004140C">
          <w:rPr>
            <w:rFonts w:ascii="Times New Roman" w:hAnsi="Times New Roman" w:cs="Times New Roman"/>
          </w:rPr>
          <w:t>d</w:t>
        </w:r>
      </w:ins>
      <w:r w:rsidR="00E72417">
        <w:rPr>
          <w:rFonts w:ascii="Times New Roman" w:hAnsi="Times New Roman" w:cs="Times New Roman"/>
        </w:rPr>
        <w:t xml:space="preserve"> around the right barrier</w:t>
      </w:r>
      <w:ins w:id="225" w:author="Benton, Deon" w:date="2025-03-27T17:28:00Z" w16du:dateUtc="2025-03-27T22:28:00Z">
        <w:r w:rsidR="002B0EE1">
          <w:rPr>
            <w:rFonts w:ascii="Times New Roman" w:hAnsi="Times New Roman" w:cs="Times New Roman"/>
          </w:rPr>
          <w:t>; it passed through the gap in the Congruent event</w:t>
        </w:r>
      </w:ins>
      <w:r w:rsidR="00E72417">
        <w:rPr>
          <w:rFonts w:ascii="Times New Roman" w:hAnsi="Times New Roman" w:cs="Times New Roman"/>
        </w:rPr>
        <w:t>.</w:t>
      </w:r>
      <w:r w:rsidR="006670BE">
        <w:rPr>
          <w:rFonts w:ascii="Times New Roman" w:hAnsi="Times New Roman" w:cs="Times New Roman"/>
        </w:rPr>
        <w:t xml:space="preserve"> </w:t>
      </w:r>
      <w:proofErr w:type="spellStart"/>
      <w:r w:rsidR="00E72417">
        <w:rPr>
          <w:rFonts w:ascii="Times New Roman" w:hAnsi="Times New Roman" w:cs="Times New Roman"/>
        </w:rPr>
        <w:t>Csibra</w:t>
      </w:r>
      <w:proofErr w:type="spellEnd"/>
      <w:r w:rsidR="00E72417">
        <w:rPr>
          <w:rFonts w:ascii="Times New Roman" w:hAnsi="Times New Roman" w:cs="Times New Roman"/>
        </w:rPr>
        <w:t xml:space="preserve"> et al. (2003) found</w:t>
      </w:r>
      <w:ins w:id="226" w:author="Benton, Deon" w:date="2025-03-27T17:30:00Z" w16du:dateUtc="2025-03-27T22:30:00Z">
        <w:r w:rsidR="00050739">
          <w:rPr>
            <w:rFonts w:ascii="Times New Roman" w:hAnsi="Times New Roman" w:cs="Times New Roman"/>
          </w:rPr>
          <w:t xml:space="preserve"> that infants looked longer at the former event than the latter one</w:t>
        </w:r>
      </w:ins>
      <w:r w:rsidR="00E72417">
        <w:rPr>
          <w:rFonts w:ascii="Times New Roman" w:hAnsi="Times New Roman" w:cs="Times New Roman"/>
        </w:rPr>
        <w:t xml:space="preserve">.  </w:t>
      </w:r>
      <w:ins w:id="227" w:author="Benton, Deon" w:date="2025-03-27T17:29:00Z" w16du:dateUtc="2025-03-27T22:29:00Z">
        <w:r w:rsidR="00050739">
          <w:rPr>
            <w:rFonts w:ascii="Times New Roman" w:hAnsi="Times New Roman" w:cs="Times New Roman"/>
          </w:rPr>
          <w:t>This was interpreted to mean that infants underst</w:t>
        </w:r>
      </w:ins>
      <w:ins w:id="228" w:author="Benton, Deon" w:date="2025-03-27T17:30:00Z" w16du:dateUtc="2025-03-27T22:30:00Z">
        <w:r w:rsidR="00050739">
          <w:rPr>
            <w:rFonts w:ascii="Times New Roman" w:hAnsi="Times New Roman" w:cs="Times New Roman"/>
          </w:rPr>
          <w:t>ood that the larger circle’s goal was to catch the smaller circle.</w:t>
        </w:r>
      </w:ins>
    </w:p>
    <w:p w14:paraId="528817C7" w14:textId="41280EFE" w:rsidR="00AE350A" w:rsidRDefault="00AE350A" w:rsidP="00CC2F41">
      <w:pPr>
        <w:spacing w:line="480" w:lineRule="auto"/>
        <w:ind w:firstLine="720"/>
        <w:contextualSpacing/>
        <w:rPr>
          <w:rFonts w:ascii="Times New Roman" w:hAnsi="Times New Roman" w:cs="Times New Roman"/>
        </w:rPr>
      </w:pPr>
      <w:r>
        <w:rPr>
          <w:rFonts w:ascii="Times New Roman" w:hAnsi="Times New Roman" w:cs="Times New Roman"/>
        </w:rPr>
        <w:t xml:space="preserve">In </w:t>
      </w:r>
      <w:ins w:id="229" w:author="Benton, Deon" w:date="2025-03-27T17:31:00Z" w16du:dateUtc="2025-03-27T22:31:00Z">
        <w:r w:rsidR="00050739">
          <w:rPr>
            <w:rFonts w:ascii="Times New Roman" w:hAnsi="Times New Roman" w:cs="Times New Roman"/>
          </w:rPr>
          <w:t>another experiment,</w:t>
        </w:r>
      </w:ins>
      <w:r>
        <w:rPr>
          <w:rFonts w:ascii="Times New Roman" w:hAnsi="Times New Roman" w:cs="Times New Roman"/>
        </w:rPr>
        <w:t xml:space="preserve"> infants were habituated to an event like that</w:t>
      </w:r>
      <w:r w:rsidR="00605D33">
        <w:rPr>
          <w:rFonts w:ascii="Times New Roman" w:hAnsi="Times New Roman" w:cs="Times New Roman"/>
        </w:rPr>
        <w:t xml:space="preserve"> shown</w:t>
      </w:r>
      <w:r>
        <w:rPr>
          <w:rFonts w:ascii="Times New Roman" w:hAnsi="Times New Roman" w:cs="Times New Roman"/>
        </w:rPr>
        <w:t xml:space="preserve"> in</w:t>
      </w:r>
      <w:r w:rsidR="00605D33">
        <w:rPr>
          <w:rFonts w:ascii="Times New Roman" w:hAnsi="Times New Roman" w:cs="Times New Roman"/>
        </w:rPr>
        <w:t xml:space="preserve"> the Experimental condition in</w:t>
      </w:r>
      <w:r>
        <w:rPr>
          <w:rFonts w:ascii="Times New Roman" w:hAnsi="Times New Roman" w:cs="Times New Roman"/>
        </w:rPr>
        <w:t xml:space="preserve"> Gergely et al. (1995) except that the barrier was hidden</w:t>
      </w:r>
      <w:r w:rsidR="00605D33">
        <w:rPr>
          <w:rFonts w:ascii="Times New Roman" w:hAnsi="Times New Roman" w:cs="Times New Roman"/>
        </w:rPr>
        <w:t xml:space="preserve"> behind an </w:t>
      </w:r>
      <w:proofErr w:type="spellStart"/>
      <w:r w:rsidR="00605D33">
        <w:rPr>
          <w:rFonts w:ascii="Times New Roman" w:hAnsi="Times New Roman" w:cs="Times New Roman"/>
        </w:rPr>
        <w:t>occluder</w:t>
      </w:r>
      <w:proofErr w:type="spellEnd"/>
      <w:r>
        <w:rPr>
          <w:rFonts w:ascii="Times New Roman" w:hAnsi="Times New Roman" w:cs="Times New Roman"/>
        </w:rPr>
        <w:t>.</w:t>
      </w:r>
      <w:r w:rsidR="00605D33">
        <w:rPr>
          <w:rFonts w:ascii="Times New Roman" w:hAnsi="Times New Roman" w:cs="Times New Roman"/>
        </w:rPr>
        <w:t xml:space="preserve"> However, infants could see the second object as well as </w:t>
      </w:r>
      <w:ins w:id="230" w:author="Benton, Deon" w:date="2025-03-27T17:32:00Z" w16du:dateUtc="2025-03-27T22:32:00Z">
        <w:r w:rsidR="00772B3F">
          <w:rPr>
            <w:rFonts w:ascii="Times New Roman" w:hAnsi="Times New Roman" w:cs="Times New Roman"/>
          </w:rPr>
          <w:t xml:space="preserve">parts of the </w:t>
        </w:r>
      </w:ins>
      <w:r w:rsidR="00605D33">
        <w:rPr>
          <w:rFonts w:ascii="Times New Roman" w:hAnsi="Times New Roman" w:cs="Times New Roman"/>
        </w:rPr>
        <w:t>parabolic motion path</w:t>
      </w:r>
      <w:ins w:id="231" w:author="Benton, Deon" w:date="2025-03-27T17:32:00Z" w16du:dateUtc="2025-03-27T22:32:00Z">
        <w:r w:rsidR="00772B3F">
          <w:rPr>
            <w:rFonts w:ascii="Times New Roman" w:hAnsi="Times New Roman" w:cs="Times New Roman"/>
          </w:rPr>
          <w:t xml:space="preserve"> behind the </w:t>
        </w:r>
        <w:proofErr w:type="spellStart"/>
        <w:r w:rsidR="00772B3F">
          <w:rPr>
            <w:rFonts w:ascii="Times New Roman" w:hAnsi="Times New Roman" w:cs="Times New Roman"/>
          </w:rPr>
          <w:t>occlude</w:t>
        </w:r>
      </w:ins>
      <w:ins w:id="232" w:author="Benton, Deon" w:date="2025-03-27T17:34:00Z" w16du:dateUtc="2025-03-27T22:34:00Z">
        <w:r w:rsidR="0068337B">
          <w:rPr>
            <w:rFonts w:ascii="Times New Roman" w:hAnsi="Times New Roman" w:cs="Times New Roman"/>
          </w:rPr>
          <w:t>r</w:t>
        </w:r>
      </w:ins>
      <w:proofErr w:type="spellEnd"/>
      <w:ins w:id="233" w:author="Benton, Deon" w:date="2025-03-27T17:32:00Z" w16du:dateUtc="2025-03-27T22:32:00Z">
        <w:r w:rsidR="00772B3F">
          <w:rPr>
            <w:rFonts w:ascii="Times New Roman" w:hAnsi="Times New Roman" w:cs="Times New Roman"/>
          </w:rPr>
          <w:t xml:space="preserve"> that first object followed to reach the second object</w:t>
        </w:r>
      </w:ins>
      <w:r w:rsidR="00605D33">
        <w:rPr>
          <w:rFonts w:ascii="Times New Roman" w:hAnsi="Times New Roman" w:cs="Times New Roman"/>
        </w:rPr>
        <w:t xml:space="preserve">. Infants were then shown </w:t>
      </w:r>
      <w:ins w:id="234" w:author="Benton, Deon" w:date="2025-03-27T17:34:00Z" w16du:dateUtc="2025-03-27T22:34:00Z">
        <w:r w:rsidR="0068337B">
          <w:rPr>
            <w:rFonts w:ascii="Times New Roman" w:hAnsi="Times New Roman" w:cs="Times New Roman"/>
          </w:rPr>
          <w:t xml:space="preserve">two test events without the </w:t>
        </w:r>
        <w:proofErr w:type="spellStart"/>
        <w:r w:rsidR="0068337B">
          <w:rPr>
            <w:rFonts w:ascii="Times New Roman" w:hAnsi="Times New Roman" w:cs="Times New Roman"/>
          </w:rPr>
          <w:t>occlude</w:t>
        </w:r>
      </w:ins>
      <w:ins w:id="235" w:author="Benton, Deon" w:date="2025-03-27T17:35:00Z" w16du:dateUtc="2025-03-27T22:35:00Z">
        <w:r w:rsidR="0068337B">
          <w:rPr>
            <w:rFonts w:ascii="Times New Roman" w:hAnsi="Times New Roman" w:cs="Times New Roman"/>
          </w:rPr>
          <w:t>r</w:t>
        </w:r>
        <w:proofErr w:type="spellEnd"/>
        <w:r w:rsidR="0068337B">
          <w:rPr>
            <w:rFonts w:ascii="Times New Roman" w:hAnsi="Times New Roman" w:cs="Times New Roman"/>
          </w:rPr>
          <w:t>. The</w:t>
        </w:r>
      </w:ins>
      <w:r w:rsidR="00605D33">
        <w:rPr>
          <w:rFonts w:ascii="Times New Roman" w:hAnsi="Times New Roman" w:cs="Times New Roman"/>
        </w:rPr>
        <w:t xml:space="preserve"> first </w:t>
      </w:r>
      <w:ins w:id="236" w:author="Benton, Deon" w:date="2025-03-27T17:35:00Z" w16du:dateUtc="2025-03-27T22:35:00Z">
        <w:r w:rsidR="0068337B">
          <w:rPr>
            <w:rFonts w:ascii="Times New Roman" w:hAnsi="Times New Roman" w:cs="Times New Roman"/>
          </w:rPr>
          <w:t>event depicted the first object jumping over a now visible barrier to reach the second object (Obstacle test event). The second event was identical to the first except that the obstacle was missing</w:t>
        </w:r>
      </w:ins>
      <w:ins w:id="237" w:author="Benton, Deon" w:date="2025-03-27T17:38:00Z" w16du:dateUtc="2025-03-27T22:38:00Z">
        <w:r w:rsidR="00845DA8">
          <w:rPr>
            <w:rFonts w:ascii="Times New Roman" w:hAnsi="Times New Roman" w:cs="Times New Roman"/>
          </w:rPr>
          <w:t xml:space="preserve"> (No-Obstacle</w:t>
        </w:r>
      </w:ins>
      <w:ins w:id="238" w:author="Benton, Deon" w:date="2025-03-27T17:39:00Z" w16du:dateUtc="2025-03-27T22:39:00Z">
        <w:r w:rsidR="00845DA8">
          <w:rPr>
            <w:rFonts w:ascii="Times New Roman" w:hAnsi="Times New Roman" w:cs="Times New Roman"/>
          </w:rPr>
          <w:t xml:space="preserve"> test </w:t>
        </w:r>
        <w:proofErr w:type="spellStart"/>
        <w:r w:rsidR="00845DA8">
          <w:rPr>
            <w:rFonts w:ascii="Times New Roman" w:hAnsi="Times New Roman" w:cs="Times New Roman"/>
          </w:rPr>
          <w:t>evenet</w:t>
        </w:r>
        <w:proofErr w:type="spellEnd"/>
        <w:r w:rsidR="00845DA8">
          <w:rPr>
            <w:rFonts w:ascii="Times New Roman" w:hAnsi="Times New Roman" w:cs="Times New Roman"/>
          </w:rPr>
          <w:t>)</w:t>
        </w:r>
      </w:ins>
      <w:ins w:id="239" w:author="Benton, Deon" w:date="2025-03-27T17:35:00Z" w16du:dateUtc="2025-03-27T22:35:00Z">
        <w:r w:rsidR="0068337B">
          <w:rPr>
            <w:rFonts w:ascii="Times New Roman" w:hAnsi="Times New Roman" w:cs="Times New Roman"/>
          </w:rPr>
          <w:t xml:space="preserve">. </w:t>
        </w:r>
      </w:ins>
      <w:ins w:id="240" w:author="Benton, Deon" w:date="2025-03-27T17:39:00Z" w16du:dateUtc="2025-03-27T22:39:00Z">
        <w:r w:rsidR="00845DA8">
          <w:rPr>
            <w:rFonts w:ascii="Times New Roman" w:hAnsi="Times New Roman" w:cs="Times New Roman"/>
          </w:rPr>
          <w:t>The results indicated that infants looked longer</w:t>
        </w:r>
      </w:ins>
      <w:r w:rsidR="00605D33">
        <w:rPr>
          <w:rFonts w:ascii="Times New Roman" w:hAnsi="Times New Roman" w:cs="Times New Roman"/>
        </w:rPr>
        <w:t xml:space="preserve"> at the No-Obstacle test event than at the Obstacle test event</w:t>
      </w:r>
      <w:ins w:id="241" w:author="Benton, Deon" w:date="2025-03-27T17:39:00Z" w16du:dateUtc="2025-03-27T22:39:00Z">
        <w:r w:rsidR="00845DA8">
          <w:rPr>
            <w:rFonts w:ascii="Times New Roman" w:hAnsi="Times New Roman" w:cs="Times New Roman"/>
          </w:rPr>
          <w:t xml:space="preserve">. </w:t>
        </w:r>
        <w:r w:rsidR="00845DA8">
          <w:rPr>
            <w:rFonts w:ascii="Times New Roman" w:hAnsi="Times New Roman" w:cs="Times New Roman"/>
          </w:rPr>
          <w:lastRenderedPageBreak/>
          <w:t>The authors interpreted this as evidence that infants can infer invisible constraints from actions and goal</w:t>
        </w:r>
      </w:ins>
      <w:ins w:id="242" w:author="Benton, Deon" w:date="2025-03-27T17:40:00Z" w16du:dateUtc="2025-03-27T22:40:00Z">
        <w:r w:rsidR="00845DA8">
          <w:rPr>
            <w:rFonts w:ascii="Times New Roman" w:hAnsi="Times New Roman" w:cs="Times New Roman"/>
          </w:rPr>
          <w:t>s.</w:t>
        </w:r>
      </w:ins>
      <w:r w:rsidR="00605D33">
        <w:rPr>
          <w:rFonts w:ascii="Times New Roman" w:hAnsi="Times New Roman" w:cs="Times New Roman"/>
        </w:rPr>
        <w:t xml:space="preserve"> </w:t>
      </w:r>
      <w:ins w:id="243" w:author="Benton, Deon" w:date="2025-03-27T17:43:00Z" w16du:dateUtc="2025-03-27T22:43:00Z">
        <w:r w:rsidR="006D7406">
          <w:rPr>
            <w:rFonts w:ascii="Times New Roman" w:hAnsi="Times New Roman" w:cs="Times New Roman"/>
          </w:rPr>
          <w:t>Simulation 3 assessed the need for a teleological account by assessing whether these findings could also be e</w:t>
        </w:r>
      </w:ins>
      <w:ins w:id="244" w:author="Benton, Deon" w:date="2025-03-27T17:44:00Z" w16du:dateUtc="2025-03-27T22:44:00Z">
        <w:r w:rsidR="006D7406">
          <w:rPr>
            <w:rFonts w:ascii="Times New Roman" w:hAnsi="Times New Roman" w:cs="Times New Roman"/>
          </w:rPr>
          <w:t>xplained by the current associative learning proposal.</w:t>
        </w:r>
      </w:ins>
      <w:ins w:id="245" w:author="Benton, Deon" w:date="2025-03-27T17:43:00Z" w16du:dateUtc="2025-03-27T22:43:00Z">
        <w:r w:rsidR="006D7406">
          <w:rPr>
            <w:rFonts w:ascii="Times New Roman" w:hAnsi="Times New Roman" w:cs="Times New Roman"/>
          </w:rPr>
          <w:t xml:space="preserve"> </w:t>
        </w:r>
      </w:ins>
    </w:p>
    <w:p w14:paraId="06215FFF" w14:textId="4B06A6E9" w:rsidR="00494550" w:rsidRDefault="002A7C4E" w:rsidP="00CC2F41">
      <w:pPr>
        <w:spacing w:line="480" w:lineRule="auto"/>
        <w:ind w:firstLine="720"/>
        <w:contextualSpacing/>
        <w:rPr>
          <w:rFonts w:ascii="Times New Roman" w:hAnsi="Times New Roman" w:cs="Times New Roman"/>
        </w:rPr>
      </w:pPr>
      <w:ins w:id="246" w:author="Benton, Deon" w:date="2025-03-27T17:45:00Z" w16du:dateUtc="2025-03-27T22:45:00Z">
        <w:r>
          <w:rPr>
            <w:rFonts w:ascii="Times New Roman" w:hAnsi="Times New Roman" w:cs="Times New Roman"/>
          </w:rPr>
          <w:t xml:space="preserve">It is worth noting that although the experiment that tested whether infants could infer </w:t>
        </w:r>
      </w:ins>
      <w:ins w:id="247" w:author="Benton, Deon" w:date="2025-03-27T17:46:00Z" w16du:dateUtc="2025-03-27T22:46:00Z">
        <w:r>
          <w:rPr>
            <w:rFonts w:ascii="Times New Roman" w:hAnsi="Times New Roman" w:cs="Times New Roman"/>
          </w:rPr>
          <w:t>goals from actions and constraints</w:t>
        </w:r>
      </w:ins>
      <w:r w:rsidR="00605D33">
        <w:rPr>
          <w:rFonts w:ascii="Times New Roman" w:hAnsi="Times New Roman" w:cs="Times New Roman"/>
        </w:rPr>
        <w:t xml:space="preserve"> did</w:t>
      </w:r>
      <w:r w:rsidR="00EC6297">
        <w:rPr>
          <w:rFonts w:ascii="Times New Roman" w:hAnsi="Times New Roman" w:cs="Times New Roman"/>
        </w:rPr>
        <w:t xml:space="preserve"> not use the Gergely paradigm, </w:t>
      </w:r>
      <w:r w:rsidR="006A15E1">
        <w:rPr>
          <w:rFonts w:ascii="Times New Roman" w:hAnsi="Times New Roman" w:cs="Times New Roman"/>
        </w:rPr>
        <w:t xml:space="preserve">it is straightforward to </w:t>
      </w:r>
      <w:r w:rsidR="005E73C1">
        <w:rPr>
          <w:rFonts w:ascii="Times New Roman" w:hAnsi="Times New Roman" w:cs="Times New Roman"/>
        </w:rPr>
        <w:t>recast it within</w:t>
      </w:r>
      <w:r w:rsidR="006A15E1">
        <w:rPr>
          <w:rFonts w:ascii="Times New Roman" w:hAnsi="Times New Roman" w:cs="Times New Roman"/>
        </w:rPr>
        <w:t xml:space="preserve"> t</w:t>
      </w:r>
      <w:r w:rsidR="005E73C1">
        <w:rPr>
          <w:rFonts w:ascii="Times New Roman" w:hAnsi="Times New Roman" w:cs="Times New Roman"/>
        </w:rPr>
        <w:t>hat paradigm</w:t>
      </w:r>
      <w:r w:rsidR="00EC6297">
        <w:rPr>
          <w:rFonts w:ascii="Times New Roman" w:hAnsi="Times New Roman" w:cs="Times New Roman"/>
        </w:rPr>
        <w:t xml:space="preserve">. </w:t>
      </w:r>
      <w:r w:rsidR="00605D33">
        <w:rPr>
          <w:rFonts w:ascii="Times New Roman" w:hAnsi="Times New Roman" w:cs="Times New Roman"/>
        </w:rPr>
        <w:t xml:space="preserve">For example, </w:t>
      </w:r>
      <w:ins w:id="248" w:author="Benton, Deon" w:date="2025-03-27T17:46:00Z" w16du:dateUtc="2025-03-27T22:46:00Z">
        <w:r>
          <w:rPr>
            <w:rFonts w:ascii="Times New Roman" w:hAnsi="Times New Roman" w:cs="Times New Roman"/>
          </w:rPr>
          <w:t>the</w:t>
        </w:r>
      </w:ins>
      <w:r w:rsidR="00D20AEB">
        <w:rPr>
          <w:rFonts w:ascii="Times New Roman" w:hAnsi="Times New Roman" w:cs="Times New Roman"/>
        </w:rPr>
        <w:t xml:space="preserve"> habituation</w:t>
      </w:r>
      <w:r w:rsidR="00605D33">
        <w:rPr>
          <w:rFonts w:ascii="Times New Roman" w:hAnsi="Times New Roman" w:cs="Times New Roman"/>
        </w:rPr>
        <w:t xml:space="preserve"> event</w:t>
      </w:r>
      <w:ins w:id="249" w:author="Benton, Deon" w:date="2025-03-27T17:46:00Z" w16du:dateUtc="2025-03-27T22:46:00Z">
        <w:r>
          <w:rPr>
            <w:rFonts w:ascii="Times New Roman" w:hAnsi="Times New Roman" w:cs="Times New Roman"/>
          </w:rPr>
          <w:t>—which would mirror that shown in the Experimental condition of Gergely et al. (1995)</w:t>
        </w:r>
      </w:ins>
      <w:ins w:id="250" w:author="Benton, Deon" w:date="2025-03-27T17:47:00Z" w16du:dateUtc="2025-03-27T22:47:00Z">
        <w:r>
          <w:rPr>
            <w:rFonts w:ascii="Times New Roman" w:hAnsi="Times New Roman" w:cs="Times New Roman"/>
          </w:rPr>
          <w:t>—</w:t>
        </w:r>
      </w:ins>
      <w:r w:rsidR="00A13194">
        <w:rPr>
          <w:rFonts w:ascii="Times New Roman" w:hAnsi="Times New Roman" w:cs="Times New Roman"/>
        </w:rPr>
        <w:t>could be stopped right</w:t>
      </w:r>
      <w:r w:rsidR="00605D33">
        <w:rPr>
          <w:rFonts w:ascii="Times New Roman" w:hAnsi="Times New Roman" w:cs="Times New Roman"/>
        </w:rPr>
        <w:t xml:space="preserve"> before the first object reaches the second object </w:t>
      </w:r>
      <w:r w:rsidR="00A13194">
        <w:rPr>
          <w:rFonts w:ascii="Times New Roman" w:hAnsi="Times New Roman" w:cs="Times New Roman"/>
        </w:rPr>
        <w:t xml:space="preserve">but </w:t>
      </w:r>
      <w:ins w:id="251" w:author="Benton, Deon" w:date="2025-03-27T17:48:00Z" w16du:dateUtc="2025-03-27T22:48:00Z">
        <w:r w:rsidR="001F213A">
          <w:rPr>
            <w:rFonts w:ascii="Times New Roman" w:hAnsi="Times New Roman" w:cs="Times New Roman"/>
          </w:rPr>
          <w:t>after</w:t>
        </w:r>
      </w:ins>
      <w:r w:rsidR="00605D33">
        <w:rPr>
          <w:rFonts w:ascii="Times New Roman" w:hAnsi="Times New Roman" w:cs="Times New Roman"/>
        </w:rPr>
        <w:t xml:space="preserve"> </w:t>
      </w:r>
      <w:r w:rsidR="00A13194">
        <w:rPr>
          <w:rFonts w:ascii="Times New Roman" w:hAnsi="Times New Roman" w:cs="Times New Roman"/>
        </w:rPr>
        <w:t xml:space="preserve">the first object </w:t>
      </w:r>
      <w:ins w:id="252" w:author="Benton, Deon" w:date="2025-03-27T17:48:00Z" w16du:dateUtc="2025-03-27T22:48:00Z">
        <w:r w:rsidR="001F213A">
          <w:rPr>
            <w:rFonts w:ascii="Times New Roman" w:hAnsi="Times New Roman" w:cs="Times New Roman"/>
          </w:rPr>
          <w:t>clears</w:t>
        </w:r>
      </w:ins>
      <w:r w:rsidR="00A13194">
        <w:rPr>
          <w:rFonts w:ascii="Times New Roman" w:hAnsi="Times New Roman" w:cs="Times New Roman"/>
        </w:rPr>
        <w:t xml:space="preserve"> the barrier. </w:t>
      </w:r>
      <w:ins w:id="253" w:author="Benton, Deon" w:date="2025-03-27T17:52:00Z" w16du:dateUtc="2025-03-27T22:52:00Z">
        <w:r w:rsidR="002576EE">
          <w:rPr>
            <w:rFonts w:ascii="Times New Roman" w:hAnsi="Times New Roman" w:cs="Times New Roman"/>
          </w:rPr>
          <w:t>Because</w:t>
        </w:r>
      </w:ins>
      <w:r w:rsidR="00A13194">
        <w:rPr>
          <w:rFonts w:ascii="Times New Roman" w:hAnsi="Times New Roman" w:cs="Times New Roman"/>
        </w:rPr>
        <w:t xml:space="preserve"> </w:t>
      </w:r>
      <w:r w:rsidR="00605D33">
        <w:rPr>
          <w:rFonts w:ascii="Times New Roman" w:hAnsi="Times New Roman" w:cs="Times New Roman"/>
        </w:rPr>
        <w:t>observers never see the first object reach the second object</w:t>
      </w:r>
      <w:r w:rsidR="00A13194">
        <w:rPr>
          <w:rFonts w:ascii="Times New Roman" w:hAnsi="Times New Roman" w:cs="Times New Roman"/>
        </w:rPr>
        <w:t xml:space="preserve"> in this configuration, </w:t>
      </w:r>
      <w:ins w:id="254" w:author="Benton, Deon" w:date="2025-03-27T17:54:00Z" w16du:dateUtc="2025-03-27T22:54:00Z">
        <w:r w:rsidR="00E75A21">
          <w:rPr>
            <w:rFonts w:ascii="Times New Roman" w:hAnsi="Times New Roman" w:cs="Times New Roman"/>
          </w:rPr>
          <w:t>observers must infer that the second object is the first obj</w:t>
        </w:r>
      </w:ins>
      <w:ins w:id="255" w:author="Benton, Deon" w:date="2025-03-27T17:55:00Z" w16du:dateUtc="2025-03-27T22:55:00Z">
        <w:r w:rsidR="00E75A21">
          <w:rPr>
            <w:rFonts w:ascii="Times New Roman" w:hAnsi="Times New Roman" w:cs="Times New Roman"/>
          </w:rPr>
          <w:t>ect’s goal</w:t>
        </w:r>
      </w:ins>
      <w:r w:rsidR="00605D33">
        <w:rPr>
          <w:rFonts w:ascii="Times New Roman" w:hAnsi="Times New Roman" w:cs="Times New Roman"/>
        </w:rPr>
        <w:t xml:space="preserve">. </w:t>
      </w:r>
      <w:r w:rsidR="00A13194">
        <w:rPr>
          <w:rFonts w:ascii="Times New Roman" w:hAnsi="Times New Roman" w:cs="Times New Roman"/>
        </w:rPr>
        <w:t xml:space="preserve">This was the approach taken in Simulation </w:t>
      </w:r>
      <w:ins w:id="256" w:author="Benton, Deon" w:date="2025-03-27T18:00:00Z" w16du:dateUtc="2025-03-27T23:00:00Z">
        <w:r w:rsidR="006A72E8">
          <w:rPr>
            <w:rFonts w:ascii="Times New Roman" w:hAnsi="Times New Roman" w:cs="Times New Roman"/>
          </w:rPr>
          <w:t>3.</w:t>
        </w:r>
      </w:ins>
      <w:r w:rsidR="00A13194">
        <w:rPr>
          <w:rFonts w:ascii="Times New Roman" w:hAnsi="Times New Roman" w:cs="Times New Roman"/>
        </w:rPr>
        <w:t xml:space="preserve"> </w:t>
      </w:r>
    </w:p>
    <w:p w14:paraId="408D587E" w14:textId="77777777" w:rsidR="006C0589" w:rsidRPr="0041758A" w:rsidRDefault="006C0589" w:rsidP="00CC2F41">
      <w:pPr>
        <w:spacing w:line="480" w:lineRule="auto"/>
        <w:ind w:firstLine="720"/>
        <w:contextualSpacing/>
        <w:rPr>
          <w:rFonts w:ascii="Times New Roman" w:hAnsi="Times New Roman" w:cs="Times New Roman"/>
        </w:rPr>
      </w:pPr>
    </w:p>
    <w:p w14:paraId="1C2FE92E" w14:textId="1CC032D4" w:rsidR="00C41654" w:rsidRPr="006C0589" w:rsidRDefault="006C0589" w:rsidP="006C0589">
      <w:pPr>
        <w:spacing w:line="480" w:lineRule="auto"/>
        <w:contextualSpacing/>
        <w:jc w:val="center"/>
        <w:rPr>
          <w:rFonts w:ascii="Times New Roman" w:hAnsi="Times New Roman" w:cs="Times New Roman"/>
          <w:b/>
          <w:bCs/>
        </w:rPr>
      </w:pPr>
      <w:r>
        <w:rPr>
          <w:rFonts w:ascii="Times New Roman" w:hAnsi="Times New Roman" w:cs="Times New Roman"/>
          <w:b/>
          <w:bCs/>
        </w:rPr>
        <w:t xml:space="preserve">Simulation </w:t>
      </w:r>
      <w:ins w:id="257" w:author="Benton, Deon" w:date="2025-03-27T18:00:00Z" w16du:dateUtc="2025-03-27T23:00:00Z">
        <w:r w:rsidR="006A72E8">
          <w:rPr>
            <w:rFonts w:ascii="Times New Roman" w:hAnsi="Times New Roman" w:cs="Times New Roman"/>
            <w:b/>
            <w:bCs/>
          </w:rPr>
          <w:t>3</w:t>
        </w:r>
      </w:ins>
    </w:p>
    <w:p w14:paraId="4119AAA5" w14:textId="2D84C7F3" w:rsidR="00CE7981" w:rsidRDefault="006C0589" w:rsidP="008B4CFF">
      <w:pPr>
        <w:spacing w:line="480" w:lineRule="auto"/>
        <w:contextualSpacing/>
        <w:rPr>
          <w:rFonts w:ascii="Times New Roman" w:hAnsi="Times New Roman" w:cs="Times New Roman"/>
        </w:rPr>
      </w:pPr>
      <w:r>
        <w:rPr>
          <w:rFonts w:ascii="Times New Roman" w:hAnsi="Times New Roman" w:cs="Times New Roman"/>
        </w:rPr>
        <w:tab/>
      </w:r>
      <w:ins w:id="258" w:author="Benton, Deon" w:date="2025-03-27T17:56:00Z" w16du:dateUtc="2025-03-27T22:56:00Z">
        <w:r w:rsidR="009D7E96">
          <w:rPr>
            <w:rFonts w:ascii="Times New Roman" w:hAnsi="Times New Roman" w:cs="Times New Roman"/>
          </w:rPr>
          <w:t xml:space="preserve">Simulation </w:t>
        </w:r>
      </w:ins>
      <w:ins w:id="259" w:author="Benton, Deon" w:date="2025-03-27T18:23:00Z" w16du:dateUtc="2025-03-27T23:23:00Z">
        <w:r w:rsidR="00C33B89">
          <w:rPr>
            <w:rFonts w:ascii="Times New Roman" w:hAnsi="Times New Roman" w:cs="Times New Roman"/>
          </w:rPr>
          <w:t>3</w:t>
        </w:r>
      </w:ins>
      <w:ins w:id="260" w:author="Benton, Deon" w:date="2025-03-27T17:56:00Z" w16du:dateUtc="2025-03-27T22:56:00Z">
        <w:r w:rsidR="009D7E96">
          <w:rPr>
            <w:rFonts w:ascii="Times New Roman" w:hAnsi="Times New Roman" w:cs="Times New Roman"/>
          </w:rPr>
          <w:t xml:space="preserve"> tested whether the current model could explain the finding that infants appear able to infer goals from constraints and </w:t>
        </w:r>
      </w:ins>
      <w:ins w:id="261" w:author="Benton, Deon" w:date="2025-03-27T17:57:00Z" w16du:dateUtc="2025-03-27T22:57:00Z">
        <w:r w:rsidR="009D7E96">
          <w:rPr>
            <w:rFonts w:ascii="Times New Roman" w:hAnsi="Times New Roman" w:cs="Times New Roman"/>
          </w:rPr>
          <w:t>behavior and constraints from goals and behaviors</w:t>
        </w:r>
      </w:ins>
      <w:r>
        <w:rPr>
          <w:rFonts w:ascii="Times New Roman" w:hAnsi="Times New Roman" w:cs="Times New Roman"/>
        </w:rPr>
        <w:t>.</w:t>
      </w:r>
      <w:r w:rsidR="008B4CFF">
        <w:rPr>
          <w:rFonts w:ascii="Times New Roman" w:hAnsi="Times New Roman" w:cs="Times New Roman"/>
        </w:rPr>
        <w:t xml:space="preserve"> </w:t>
      </w:r>
      <w:ins w:id="262" w:author="Benton, Deon" w:date="2025-03-27T17:57:00Z" w16du:dateUtc="2025-03-27T22:57:00Z">
        <w:r w:rsidR="009D7E96">
          <w:rPr>
            <w:rFonts w:ascii="Times New Roman" w:hAnsi="Times New Roman" w:cs="Times New Roman"/>
          </w:rPr>
          <w:t>Networks were assigned either to the Inferring Goals condi</w:t>
        </w:r>
      </w:ins>
      <w:ins w:id="263" w:author="Benton, Deon" w:date="2025-03-27T17:58:00Z" w16du:dateUtc="2025-03-27T22:58:00Z">
        <w:r w:rsidR="009D7E96">
          <w:rPr>
            <w:rFonts w:ascii="Times New Roman" w:hAnsi="Times New Roman" w:cs="Times New Roman"/>
          </w:rPr>
          <w:t xml:space="preserve">tion (N = 20) or to the Inferring Constraints condition (N = 20). </w:t>
        </w:r>
      </w:ins>
      <w:r w:rsidR="008B4CFF">
        <w:rPr>
          <w:rFonts w:ascii="Times New Roman" w:hAnsi="Times New Roman" w:cs="Times New Roman"/>
        </w:rPr>
        <w:t>The model</w:t>
      </w:r>
      <w:r w:rsidR="00CE7981">
        <w:rPr>
          <w:rFonts w:ascii="Times New Roman" w:hAnsi="Times New Roman" w:cs="Times New Roman"/>
        </w:rPr>
        <w:t xml:space="preserve"> </w:t>
      </w:r>
      <w:ins w:id="264" w:author="Benton, Deon" w:date="2025-03-27T17:58:00Z" w16du:dateUtc="2025-03-27T22:58:00Z">
        <w:r w:rsidR="00AF554A">
          <w:rPr>
            <w:rFonts w:ascii="Times New Roman" w:hAnsi="Times New Roman" w:cs="Times New Roman"/>
          </w:rPr>
          <w:t xml:space="preserve">used to simulate the Inferring Goals condition </w:t>
        </w:r>
      </w:ins>
      <w:r w:rsidR="00CE7981">
        <w:rPr>
          <w:rFonts w:ascii="Times New Roman" w:hAnsi="Times New Roman" w:cs="Times New Roman"/>
        </w:rPr>
        <w:t xml:space="preserve">was identical to that used in Simulation 1 except that the Contiguous group was absent during habituation. </w:t>
      </w:r>
      <w:r w:rsidR="002C3A0E">
        <w:rPr>
          <w:rFonts w:ascii="Times New Roman" w:hAnsi="Times New Roman" w:cs="Times New Roman"/>
        </w:rPr>
        <w:t>Thus, the network could not know whether the first object came to rest next to the second object</w:t>
      </w:r>
      <w:r w:rsidR="008B4CFF">
        <w:rPr>
          <w:rFonts w:ascii="Times New Roman" w:hAnsi="Times New Roman" w:cs="Times New Roman"/>
        </w:rPr>
        <w:t xml:space="preserve"> (the Inferring Goals scenario)</w:t>
      </w:r>
      <w:r w:rsidR="002C3A0E">
        <w:rPr>
          <w:rFonts w:ascii="Times New Roman" w:hAnsi="Times New Roman" w:cs="Times New Roman"/>
        </w:rPr>
        <w:t xml:space="preserve">. </w:t>
      </w:r>
      <w:r w:rsidR="000D5358">
        <w:rPr>
          <w:rFonts w:ascii="Times New Roman" w:hAnsi="Times New Roman" w:cs="Times New Roman"/>
        </w:rPr>
        <w:t xml:space="preserve">In contrast, the model </w:t>
      </w:r>
      <w:r w:rsidR="00B142D5">
        <w:rPr>
          <w:rFonts w:ascii="Times New Roman" w:hAnsi="Times New Roman" w:cs="Times New Roman"/>
        </w:rPr>
        <w:t>used to simulate the</w:t>
      </w:r>
      <w:ins w:id="265" w:author="Benton, Deon" w:date="2025-03-27T17:59:00Z" w16du:dateUtc="2025-03-27T22:59:00Z">
        <w:r w:rsidR="00AF554A">
          <w:rPr>
            <w:rFonts w:ascii="Times New Roman" w:hAnsi="Times New Roman" w:cs="Times New Roman"/>
          </w:rPr>
          <w:t xml:space="preserve"> Inferring Constraints condition</w:t>
        </w:r>
      </w:ins>
      <w:r w:rsidR="00B142D5">
        <w:rPr>
          <w:rFonts w:ascii="Times New Roman" w:hAnsi="Times New Roman" w:cs="Times New Roman"/>
        </w:rPr>
        <w:t xml:space="preserve"> was also identical to that used in Simulation 1 except that </w:t>
      </w:r>
      <w:r w:rsidR="008B4CFF">
        <w:rPr>
          <w:rFonts w:ascii="Times New Roman" w:hAnsi="Times New Roman" w:cs="Times New Roman"/>
        </w:rPr>
        <w:t>barrier information was missing; that is,</w:t>
      </w:r>
      <w:r w:rsidR="00B142D5">
        <w:rPr>
          <w:rFonts w:ascii="Times New Roman" w:hAnsi="Times New Roman" w:cs="Times New Roman"/>
        </w:rPr>
        <w:t xml:space="preserve"> the Barrier Height and Barrier Position groups were </w:t>
      </w:r>
      <w:r w:rsidR="00993375">
        <w:rPr>
          <w:rFonts w:ascii="Times New Roman" w:hAnsi="Times New Roman" w:cs="Times New Roman"/>
        </w:rPr>
        <w:t>absent.</w:t>
      </w:r>
      <w:r w:rsidR="00B142D5">
        <w:rPr>
          <w:rFonts w:ascii="Times New Roman" w:hAnsi="Times New Roman" w:cs="Times New Roman"/>
        </w:rPr>
        <w:t xml:space="preserve"> </w:t>
      </w:r>
    </w:p>
    <w:p w14:paraId="22985C8D" w14:textId="6D9CD7B3" w:rsidR="00843D21" w:rsidRPr="00200CDA" w:rsidRDefault="000D5358" w:rsidP="00D30D4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ins w:id="266" w:author="Benton, Deon" w:date="2025-03-27T18:02:00Z" w16du:dateUtc="2025-03-27T23:02:00Z">
        <w:r w:rsidR="001864B7">
          <w:rPr>
            <w:rFonts w:ascii="Times New Roman" w:hAnsi="Times New Roman" w:cs="Times New Roman"/>
          </w:rPr>
          <w:t xml:space="preserve">4 </w:t>
        </w:r>
      </w:ins>
      <w:r>
        <w:rPr>
          <w:rFonts w:ascii="Times New Roman" w:hAnsi="Times New Roman" w:cs="Times New Roman"/>
        </w:rPr>
        <w:t xml:space="preserve">shows the looking behavior of networks used in </w:t>
      </w:r>
      <w:r w:rsidR="00843D21">
        <w:rPr>
          <w:rFonts w:ascii="Times New Roman" w:hAnsi="Times New Roman" w:cs="Times New Roman"/>
        </w:rPr>
        <w:t xml:space="preserve">the Inferring Goals </w:t>
      </w:r>
      <w:r w:rsidR="00D30D47">
        <w:rPr>
          <w:rFonts w:ascii="Times New Roman" w:hAnsi="Times New Roman" w:cs="Times New Roman"/>
        </w:rPr>
        <w:t>s</w:t>
      </w:r>
      <w:r>
        <w:rPr>
          <w:rFonts w:ascii="Times New Roman" w:hAnsi="Times New Roman" w:cs="Times New Roman"/>
        </w:rPr>
        <w:t xml:space="preserve">cenario and </w:t>
      </w:r>
      <w:r w:rsidR="00843D21">
        <w:rPr>
          <w:rFonts w:ascii="Times New Roman" w:hAnsi="Times New Roman" w:cs="Times New Roman"/>
        </w:rPr>
        <w:t xml:space="preserve">the Inferring Constraints </w:t>
      </w:r>
      <w:r w:rsidR="00D30D47">
        <w:rPr>
          <w:rFonts w:ascii="Times New Roman" w:hAnsi="Times New Roman" w:cs="Times New Roman"/>
        </w:rPr>
        <w:t>s</w:t>
      </w:r>
      <w:r w:rsidR="00843D21">
        <w:rPr>
          <w:rFonts w:ascii="Times New Roman" w:hAnsi="Times New Roman" w:cs="Times New Roman"/>
        </w:rPr>
        <w:t>cenario.</w:t>
      </w:r>
      <w:r>
        <w:rPr>
          <w:rFonts w:ascii="Times New Roman" w:hAnsi="Times New Roman" w:cs="Times New Roman"/>
        </w:rPr>
        <w:t xml:space="preserve"> </w:t>
      </w:r>
      <w:r w:rsidR="00774252">
        <w:rPr>
          <w:rFonts w:ascii="Times New Roman" w:hAnsi="Times New Roman" w:cs="Times New Roman"/>
        </w:rPr>
        <w:t xml:space="preserve">Data for networks in the Inferring Goals </w:t>
      </w:r>
      <w:r w:rsidR="00AF15E4">
        <w:rPr>
          <w:rFonts w:ascii="Times New Roman" w:hAnsi="Times New Roman" w:cs="Times New Roman"/>
        </w:rPr>
        <w:t>s</w:t>
      </w:r>
      <w:r w:rsidR="00774252">
        <w:rPr>
          <w:rFonts w:ascii="Times New Roman" w:hAnsi="Times New Roman" w:cs="Times New Roman"/>
        </w:rPr>
        <w:t xml:space="preserve">cenario </w:t>
      </w:r>
      <w:r w:rsidR="00774252">
        <w:rPr>
          <w:rFonts w:ascii="Times New Roman" w:eastAsia="Times New Roman" w:hAnsi="Times New Roman" w:cs="Times New Roman"/>
        </w:rPr>
        <w:t xml:space="preserve">were entered </w:t>
      </w:r>
      <w:r w:rsidR="00774252">
        <w:rPr>
          <w:rFonts w:ascii="Times New Roman" w:eastAsia="Times New Roman" w:hAnsi="Times New Roman" w:cs="Times New Roman"/>
        </w:rPr>
        <w:lastRenderedPageBreak/>
        <w:t xml:space="preserve">into a linear mixed-effects model with Trial Type (Obstacle vs. No-Obstacle) as the within-subjects fixed effect and network treated as a random effect. This analysis revealed a significant main effect of Trial Type, </w:t>
      </w:r>
      <w:proofErr w:type="gramStart"/>
      <w:r w:rsidR="00774252">
        <w:rPr>
          <w:rFonts w:ascii="Times New Roman" w:eastAsia="Times New Roman" w:hAnsi="Times New Roman" w:cs="Times New Roman"/>
          <w:i/>
          <w:iCs/>
        </w:rPr>
        <w:t>F</w:t>
      </w:r>
      <w:r w:rsidR="00774252">
        <w:rPr>
          <w:rFonts w:ascii="Times New Roman" w:eastAsia="Times New Roman" w:hAnsi="Times New Roman" w:cs="Times New Roman"/>
        </w:rPr>
        <w:t>(</w:t>
      </w:r>
      <w:proofErr w:type="gramEnd"/>
      <w:r w:rsidR="00774252">
        <w:rPr>
          <w:rFonts w:ascii="Times New Roman" w:eastAsia="Times New Roman" w:hAnsi="Times New Roman" w:cs="Times New Roman"/>
        </w:rPr>
        <w:t xml:space="preserve">1, </w:t>
      </w:r>
      <w:r w:rsidR="00CC62A2">
        <w:rPr>
          <w:rFonts w:ascii="Times New Roman" w:eastAsia="Times New Roman" w:hAnsi="Times New Roman" w:cs="Times New Roman"/>
        </w:rPr>
        <w:t>179</w:t>
      </w:r>
      <w:r w:rsidR="00774252">
        <w:rPr>
          <w:rFonts w:ascii="Times New Roman" w:eastAsia="Times New Roman" w:hAnsi="Times New Roman" w:cs="Times New Roman"/>
        </w:rPr>
        <w:t xml:space="preserve">) = </w:t>
      </w:r>
      <w:r w:rsidR="001B26F5">
        <w:rPr>
          <w:rFonts w:ascii="Times New Roman" w:eastAsia="Times New Roman" w:hAnsi="Times New Roman" w:cs="Times New Roman"/>
        </w:rPr>
        <w:t>10958.36</w:t>
      </w:r>
      <w:r w:rsidR="00774252">
        <w:rPr>
          <w:rFonts w:ascii="Times New Roman" w:eastAsia="Times New Roman" w:hAnsi="Times New Roman" w:cs="Times New Roman"/>
        </w:rPr>
        <w:t xml:space="preserve">, </w:t>
      </w:r>
      <w:r w:rsidR="00774252">
        <w:rPr>
          <w:rFonts w:ascii="Times New Roman" w:eastAsia="Times New Roman" w:hAnsi="Times New Roman" w:cs="Times New Roman"/>
          <w:i/>
          <w:iCs/>
        </w:rPr>
        <w:t xml:space="preserve">p </w:t>
      </w:r>
      <w:r w:rsidR="00774252">
        <w:rPr>
          <w:rFonts w:ascii="Times New Roman" w:eastAsia="Times New Roman" w:hAnsi="Times New Roman" w:cs="Times New Roman"/>
        </w:rPr>
        <w:t>&lt; .0001</w:t>
      </w:r>
      <w:r w:rsidR="0031334A">
        <w:rPr>
          <w:rFonts w:ascii="Times New Roman" w:eastAsia="Times New Roman" w:hAnsi="Times New Roman" w:cs="Times New Roman"/>
        </w:rPr>
        <w:t>. This analysis indicated that networks looked longer at the No-Obstacle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ins w:id="267" w:author="Benton, Deon" w:date="2025-03-27T18:05:00Z" w16du:dateUtc="2025-03-27T23:05:00Z">
        <w:r w:rsidR="001B26F5">
          <w:rPr>
            <w:rFonts w:ascii="Times New Roman" w:eastAsia="Times New Roman" w:hAnsi="Times New Roman" w:cs="Times New Roman"/>
          </w:rPr>
          <w:t>9.24</w:t>
        </w:r>
      </w:ins>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ins w:id="268" w:author="Benton, Deon" w:date="2025-03-27T18:05:00Z" w16du:dateUtc="2025-03-27T23:05:00Z">
        <w:r w:rsidR="001B26F5">
          <w:rPr>
            <w:rFonts w:ascii="Times New Roman" w:eastAsia="Times New Roman" w:hAnsi="Times New Roman" w:cs="Times New Roman"/>
          </w:rPr>
          <w:t>0.61</w:t>
        </w:r>
      </w:ins>
      <w:r w:rsidR="0031334A">
        <w:rPr>
          <w:rFonts w:ascii="Times New Roman" w:eastAsia="Times New Roman" w:hAnsi="Times New Roman" w:cs="Times New Roman"/>
        </w:rPr>
        <w:t>) than at the 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ins w:id="269" w:author="Benton, Deon" w:date="2025-03-27T18:05:00Z" w16du:dateUtc="2025-03-27T23:05:00Z">
        <w:r w:rsidR="001B26F5">
          <w:rPr>
            <w:rFonts w:ascii="Times New Roman" w:eastAsia="Times New Roman" w:hAnsi="Times New Roman" w:cs="Times New Roman"/>
          </w:rPr>
          <w:t>3.</w:t>
        </w:r>
      </w:ins>
      <w:ins w:id="270" w:author="Benton, Deon" w:date="2025-03-27T18:06:00Z" w16du:dateUtc="2025-03-27T23:06:00Z">
        <w:r w:rsidR="001B26F5">
          <w:rPr>
            <w:rFonts w:ascii="Times New Roman" w:eastAsia="Times New Roman" w:hAnsi="Times New Roman" w:cs="Times New Roman"/>
          </w:rPr>
          <w:t>67</w:t>
        </w:r>
      </w:ins>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ins w:id="271" w:author="Benton, Deon" w:date="2025-03-27T18:06:00Z" w16du:dateUtc="2025-03-27T23:06:00Z">
        <w:r w:rsidR="001B26F5">
          <w:rPr>
            <w:rFonts w:ascii="Times New Roman" w:eastAsia="Times New Roman" w:hAnsi="Times New Roman" w:cs="Times New Roman"/>
          </w:rPr>
          <w:t>0.22</w:t>
        </w:r>
      </w:ins>
      <w:r w:rsidR="0031334A">
        <w:rPr>
          <w:rFonts w:ascii="Times New Roman" w:eastAsia="Times New Roman" w:hAnsi="Times New Roman" w:cs="Times New Roman"/>
        </w:rPr>
        <w:t>)</w:t>
      </w:r>
      <w:r w:rsidR="00774252">
        <w:rPr>
          <w:rFonts w:ascii="Times New Roman" w:eastAsia="Times New Roman" w:hAnsi="Times New Roman" w:cs="Times New Roman"/>
        </w:rPr>
        <w:t xml:space="preserve">. </w:t>
      </w:r>
      <w:r w:rsidR="00BA759D">
        <w:rPr>
          <w:rFonts w:ascii="Times New Roman" w:eastAsia="Times New Roman" w:hAnsi="Times New Roman" w:cs="Times New Roman"/>
        </w:rPr>
        <w:t>Data</w:t>
      </w:r>
      <w:r w:rsidR="002907E3">
        <w:rPr>
          <w:rFonts w:ascii="Times New Roman" w:eastAsia="Times New Roman" w:hAnsi="Times New Roman" w:cs="Times New Roman"/>
        </w:rPr>
        <w:t xml:space="preserve"> for networks in the Inferring Constraints </w:t>
      </w:r>
      <w:r w:rsidR="003D4F3B">
        <w:rPr>
          <w:rFonts w:ascii="Times New Roman" w:eastAsia="Times New Roman" w:hAnsi="Times New Roman" w:cs="Times New Roman"/>
        </w:rPr>
        <w:t>s</w:t>
      </w:r>
      <w:r w:rsidR="002907E3">
        <w:rPr>
          <w:rFonts w:ascii="Times New Roman" w:eastAsia="Times New Roman" w:hAnsi="Times New Roman" w:cs="Times New Roman"/>
        </w:rPr>
        <w:t xml:space="preserve">cenario </w:t>
      </w:r>
      <w:r w:rsidR="00BA759D">
        <w:rPr>
          <w:rFonts w:ascii="Times New Roman" w:eastAsia="Times New Roman" w:hAnsi="Times New Roman" w:cs="Times New Roman"/>
        </w:rPr>
        <w:t xml:space="preserve">also showed a significant main effect of </w:t>
      </w:r>
      <w:r w:rsidR="002907E3">
        <w:rPr>
          <w:rFonts w:ascii="Times New Roman" w:eastAsia="Times New Roman" w:hAnsi="Times New Roman" w:cs="Times New Roman"/>
        </w:rPr>
        <w:t>Trial Type (Congruent vs. Incongruent)</w:t>
      </w:r>
      <w:r w:rsidR="00BA759D">
        <w:rPr>
          <w:rFonts w:ascii="Times New Roman" w:eastAsia="Times New Roman" w:hAnsi="Times New Roman" w:cs="Times New Roman"/>
        </w:rPr>
        <w:t>: N</w:t>
      </w:r>
      <w:r w:rsidR="002907E3">
        <w:rPr>
          <w:rFonts w:ascii="Times New Roman" w:eastAsia="Times New Roman" w:hAnsi="Times New Roman" w:cs="Times New Roman"/>
        </w:rPr>
        <w:t>etworks looked longer at the No-Obstacle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C64FB6">
        <w:rPr>
          <w:rFonts w:ascii="Times New Roman" w:eastAsia="Times New Roman" w:hAnsi="Times New Roman" w:cs="Times New Roman"/>
        </w:rPr>
        <w:t>21</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xml:space="preserve">= </w:t>
      </w:r>
      <w:ins w:id="272" w:author="Benton, Deon" w:date="2025-03-27T18:09:00Z" w16du:dateUtc="2025-03-27T23:09:00Z">
        <w:r w:rsidR="00C64FB6">
          <w:rPr>
            <w:rFonts w:ascii="Times New Roman" w:eastAsia="Times New Roman" w:hAnsi="Times New Roman" w:cs="Times New Roman"/>
          </w:rPr>
          <w:t>0.89</w:t>
        </w:r>
      </w:ins>
      <w:r w:rsidR="002907E3">
        <w:rPr>
          <w:rFonts w:ascii="Times New Roman" w:eastAsia="Times New Roman" w:hAnsi="Times New Roman" w:cs="Times New Roman"/>
        </w:rPr>
        <w:t>) than at the 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ins w:id="273" w:author="Benton, Deon" w:date="2025-03-27T18:09:00Z" w16du:dateUtc="2025-03-27T23:09:00Z">
        <w:r w:rsidR="00C64FB6">
          <w:rPr>
            <w:rFonts w:ascii="Times New Roman" w:eastAsia="Times New Roman" w:hAnsi="Times New Roman" w:cs="Times New Roman"/>
          </w:rPr>
          <w:t>9.56</w:t>
        </w:r>
      </w:ins>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w:t>
      </w:r>
      <w:ins w:id="274" w:author="Benton, Deon" w:date="2025-03-27T18:09:00Z" w16du:dateUtc="2025-03-27T23:09:00Z">
        <w:r w:rsidR="00C64FB6">
          <w:rPr>
            <w:rFonts w:ascii="Times New Roman" w:eastAsia="Times New Roman" w:hAnsi="Times New Roman" w:cs="Times New Roman"/>
          </w:rPr>
          <w:t>05</w:t>
        </w:r>
      </w:ins>
      <w:r w:rsidR="002907E3">
        <w:rPr>
          <w:rFonts w:ascii="Times New Roman" w:eastAsia="Times New Roman" w:hAnsi="Times New Roman" w:cs="Times New Roman"/>
        </w:rPr>
        <w:t>).</w:t>
      </w:r>
      <w:r w:rsidR="001C584A">
        <w:rPr>
          <w:rFonts w:ascii="Times New Roman" w:eastAsia="Times New Roman" w:hAnsi="Times New Roman" w:cs="Times New Roman"/>
        </w:rPr>
        <w:t xml:space="preserve"> </w:t>
      </w:r>
    </w:p>
    <w:p w14:paraId="454506E6" w14:textId="0550DBEB" w:rsidR="00843D21" w:rsidRDefault="003E7264" w:rsidP="003E3AE1">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1203F420" wp14:editId="342D2086">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4528C649" w:rsidR="00843D21" w:rsidRDefault="00AE5308">
                                  <w:r>
                                    <w:rPr>
                                      <w:noProof/>
                                    </w:rPr>
                                    <w:drawing>
                                      <wp:inline distT="0" distB="0" distL="0" distR="0" wp14:anchorId="484BBA62" wp14:editId="77EC8A2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8A1EBB5" w14:textId="53E82AB4" w:rsidR="00843D21" w:rsidRDefault="005A0644" w:rsidP="00774252">
                                  <w:pPr>
                                    <w:keepNext/>
                                  </w:pPr>
                                  <w:r>
                                    <w:rPr>
                                      <w:noProof/>
                                    </w:rPr>
                                    <w:drawing>
                                      <wp:inline distT="0" distB="0" distL="0" distR="0" wp14:anchorId="0CBB2AAA" wp14:editId="2D07BCFE">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3F420" id="_x0000_s1029" type="#_x0000_t202" style="position:absolute;left:0;text-align:left;margin-left:-43.5pt;margin-top:26.35pt;width:541.5pt;height:222.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4528C649" w:rsidR="00843D21" w:rsidRDefault="00AE5308">
                            <w:r>
                              <w:rPr>
                                <w:noProof/>
                              </w:rPr>
                              <w:drawing>
                                <wp:inline distT="0" distB="0" distL="0" distR="0" wp14:anchorId="484BBA62" wp14:editId="77EC8A2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8A1EBB5" w14:textId="53E82AB4" w:rsidR="00843D21" w:rsidRDefault="005A0644" w:rsidP="00774252">
                            <w:pPr>
                              <w:keepNext/>
                            </w:pPr>
                            <w:r>
                              <w:rPr>
                                <w:noProof/>
                              </w:rPr>
                              <w:drawing>
                                <wp:inline distT="0" distB="0" distL="0" distR="0" wp14:anchorId="0CBB2AAA" wp14:editId="2D07BCFE">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v:textbox>
                <w10:wrap type="square" anchorx="margin"/>
              </v:shape>
            </w:pict>
          </mc:Fallback>
        </mc:AlternateContent>
      </w:r>
    </w:p>
    <w:p w14:paraId="52E103A6" w14:textId="52F47510" w:rsidR="00843D21" w:rsidRDefault="00843D21" w:rsidP="003E3AE1">
      <w:pPr>
        <w:spacing w:line="480" w:lineRule="auto"/>
        <w:ind w:firstLine="720"/>
        <w:contextualSpacing/>
        <w:jc w:val="center"/>
        <w:rPr>
          <w:rFonts w:ascii="Times New Roman" w:hAnsi="Times New Roman" w:cs="Times New Roman"/>
          <w:b/>
          <w:bCs/>
        </w:rPr>
      </w:pPr>
    </w:p>
    <w:p w14:paraId="0161DD50" w14:textId="1FF1B8CD" w:rsidR="00843D21" w:rsidRDefault="009F3DCF" w:rsidP="009F3DCF">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50161B2" w14:textId="77777777" w:rsidR="003D465B" w:rsidRDefault="009F3DCF" w:rsidP="00D636C9">
      <w:pPr>
        <w:spacing w:line="480" w:lineRule="auto"/>
        <w:contextualSpacing/>
        <w:rPr>
          <w:rFonts w:ascii="Times New Roman" w:hAnsi="Times New Roman" w:cs="Times New Roman"/>
        </w:rPr>
      </w:pPr>
      <w:r>
        <w:rPr>
          <w:rFonts w:ascii="Times New Roman" w:hAnsi="Times New Roman" w:cs="Times New Roman"/>
        </w:rPr>
        <w:tab/>
      </w:r>
      <w:r w:rsidR="00031D3F">
        <w:rPr>
          <w:rFonts w:ascii="Times New Roman" w:hAnsi="Times New Roman" w:cs="Times New Roman"/>
        </w:rPr>
        <w:t xml:space="preserve">Perhaps one of the strongest pieces of evidence </w:t>
      </w:r>
      <w:r w:rsidR="0039195C">
        <w:rPr>
          <w:rFonts w:ascii="Times New Roman" w:hAnsi="Times New Roman" w:cs="Times New Roman"/>
        </w:rPr>
        <w:t>for the existence of a</w:t>
      </w:r>
      <w:r w:rsidR="00031D3F">
        <w:rPr>
          <w:rFonts w:ascii="Times New Roman" w:hAnsi="Times New Roman" w:cs="Times New Roman"/>
        </w:rPr>
        <w:t xml:space="preserve"> teleological stance is the finding that infants can</w:t>
      </w:r>
      <w:r>
        <w:rPr>
          <w:rFonts w:ascii="Times New Roman" w:hAnsi="Times New Roman" w:cs="Times New Roman"/>
        </w:rPr>
        <w:t xml:space="preserve"> infer different components of this model given others. </w:t>
      </w:r>
      <w:r w:rsidR="00DE38E7">
        <w:rPr>
          <w:rFonts w:ascii="Times New Roman" w:hAnsi="Times New Roman" w:cs="Times New Roman"/>
        </w:rPr>
        <w:t>Although it is tempting to conclude that infants possess such a stance based on the apparent flexibility of their inferences, the current</w:t>
      </w:r>
      <w:r>
        <w:rPr>
          <w:rFonts w:ascii="Times New Roman" w:hAnsi="Times New Roman" w:cs="Times New Roman"/>
        </w:rPr>
        <w:t xml:space="preserve"> simulation demonstrated that such an account is not necessary to </w:t>
      </w:r>
      <w:r>
        <w:rPr>
          <w:rFonts w:ascii="Times New Roman" w:hAnsi="Times New Roman" w:cs="Times New Roman"/>
        </w:rPr>
        <w:lastRenderedPageBreak/>
        <w:t xml:space="preserve">explain </w:t>
      </w:r>
      <w:r w:rsidR="008C5DB0">
        <w:rPr>
          <w:rFonts w:ascii="Times New Roman" w:hAnsi="Times New Roman" w:cs="Times New Roman"/>
        </w:rPr>
        <w:t>this aspect of infants’ action understanding.</w:t>
      </w:r>
      <w:r>
        <w:rPr>
          <w:rFonts w:ascii="Times New Roman" w:hAnsi="Times New Roman" w:cs="Times New Roman"/>
        </w:rPr>
        <w:t xml:space="preserve"> </w:t>
      </w:r>
      <w:r w:rsidR="00DE38E7">
        <w:rPr>
          <w:rFonts w:ascii="Times New Roman" w:hAnsi="Times New Roman" w:cs="Times New Roman"/>
        </w:rPr>
        <w:t>Simulation 4 showed that</w:t>
      </w:r>
      <w:r>
        <w:rPr>
          <w:rFonts w:ascii="Times New Roman" w:hAnsi="Times New Roman" w:cs="Times New Roman"/>
        </w:rPr>
        <w:t xml:space="preserve"> associative learning alone is sufficient to account for this </w:t>
      </w:r>
      <w:r w:rsidR="00C32CC5">
        <w:rPr>
          <w:rFonts w:ascii="Times New Roman" w:hAnsi="Times New Roman" w:cs="Times New Roman"/>
        </w:rPr>
        <w:t>facet of infants’ action understanding</w:t>
      </w:r>
      <w:r>
        <w:rPr>
          <w:rFonts w:ascii="Times New Roman" w:hAnsi="Times New Roman" w:cs="Times New Roman"/>
        </w:rPr>
        <w:t>.</w:t>
      </w:r>
      <w:r w:rsidR="006F3300">
        <w:rPr>
          <w:rFonts w:ascii="Times New Roman" w:hAnsi="Times New Roman" w:cs="Times New Roman"/>
        </w:rPr>
        <w:t xml:space="preserve"> Together, these simulations demonstrate that </w:t>
      </w:r>
      <w:ins w:id="275" w:author="Benton, Deon" w:date="2025-03-27T18:10:00Z" w16du:dateUtc="2025-03-27T23:10:00Z">
        <w:r w:rsidR="008113AA">
          <w:rPr>
            <w:rFonts w:ascii="Times New Roman" w:hAnsi="Times New Roman" w:cs="Times New Roman"/>
          </w:rPr>
          <w:t>neither a teleological stance nor a NUC</w:t>
        </w:r>
      </w:ins>
      <w:r w:rsidR="006F3300">
        <w:rPr>
          <w:rFonts w:ascii="Times New Roman" w:hAnsi="Times New Roman" w:cs="Times New Roman"/>
        </w:rPr>
        <w:t xml:space="preserve"> is not necessary to explain infants’ looking behaviors in some of the studies that use the Gergely paradigm</w:t>
      </w:r>
      <w:ins w:id="276" w:author="Benton, Deon" w:date="2025-03-27T18:11:00Z" w16du:dateUtc="2025-03-27T23:11:00Z">
        <w:r w:rsidR="008113AA">
          <w:rPr>
            <w:rFonts w:ascii="Times New Roman" w:hAnsi="Times New Roman" w:cs="Times New Roman"/>
          </w:rPr>
          <w:t>; domain-general associative learning appears to be sufficient</w:t>
        </w:r>
      </w:ins>
      <w:r w:rsidR="006F3300">
        <w:rPr>
          <w:rFonts w:ascii="Times New Roman" w:hAnsi="Times New Roman" w:cs="Times New Roman"/>
        </w:rPr>
        <w:t>.</w:t>
      </w:r>
    </w:p>
    <w:p w14:paraId="7EFAF515" w14:textId="7497B52A" w:rsidR="00D636C9" w:rsidRDefault="003D465B" w:rsidP="003D465B">
      <w:pPr>
        <w:spacing w:line="480" w:lineRule="auto"/>
        <w:ind w:firstLine="720"/>
        <w:contextualSpacing/>
        <w:rPr>
          <w:ins w:id="277" w:author="Benton, Deon" w:date="2025-03-27T18:32:00Z" w16du:dateUtc="2025-03-27T23:32:00Z"/>
          <w:rFonts w:ascii="Times New Roman" w:hAnsi="Times New Roman" w:cs="Times New Roman"/>
        </w:rPr>
      </w:pPr>
      <w:r>
        <w:rPr>
          <w:rFonts w:ascii="Times New Roman" w:hAnsi="Times New Roman" w:cs="Times New Roman"/>
        </w:rPr>
        <w:t xml:space="preserve">The </w:t>
      </w:r>
      <w:ins w:id="278" w:author="Benton, Deon" w:date="2025-03-27T18:13:00Z" w16du:dateUtc="2025-03-27T23:13:00Z">
        <w:r>
          <w:rPr>
            <w:rFonts w:ascii="Times New Roman" w:hAnsi="Times New Roman" w:cs="Times New Roman"/>
          </w:rPr>
          <w:t>final simulation focused on the</w:t>
        </w:r>
      </w:ins>
      <w:r>
        <w:rPr>
          <w:rFonts w:ascii="Times New Roman" w:hAnsi="Times New Roman" w:cs="Times New Roman"/>
        </w:rPr>
        <w:t xml:space="preserve"> finding that infants only distinguish efficient and inefficient actions when </w:t>
      </w:r>
      <w:ins w:id="279" w:author="Benton, Deon" w:date="2025-03-27T18:14:00Z" w16du:dateUtc="2025-03-27T23:14:00Z">
        <w:r w:rsidR="0046648B">
          <w:rPr>
            <w:rFonts w:ascii="Times New Roman" w:hAnsi="Times New Roman" w:cs="Times New Roman"/>
          </w:rPr>
          <w:t>they</w:t>
        </w:r>
      </w:ins>
      <w:r>
        <w:rPr>
          <w:rFonts w:ascii="Times New Roman" w:hAnsi="Times New Roman" w:cs="Times New Roman"/>
        </w:rPr>
        <w:t xml:space="preserve"> are directed towards </w:t>
      </w:r>
      <w:ins w:id="280" w:author="Benton, Deon" w:date="2025-03-27T18:14:00Z" w16du:dateUtc="2025-03-27T23:14:00Z">
        <w:r w:rsidR="0046648B">
          <w:rPr>
            <w:rFonts w:ascii="Times New Roman" w:hAnsi="Times New Roman" w:cs="Times New Roman"/>
          </w:rPr>
          <w:t xml:space="preserve">target </w:t>
        </w:r>
      </w:ins>
      <w:ins w:id="281" w:author="Benton, Deon" w:date="2025-03-27T18:15:00Z" w16du:dateUtc="2025-03-27T23:15:00Z">
        <w:r w:rsidR="0046648B">
          <w:rPr>
            <w:rFonts w:ascii="Times New Roman" w:hAnsi="Times New Roman" w:cs="Times New Roman"/>
          </w:rPr>
          <w:t xml:space="preserve">objects. </w:t>
        </w:r>
      </w:ins>
      <w:ins w:id="282" w:author="Benton, Deon" w:date="2025-03-27T18:17:00Z" w16du:dateUtc="2025-03-27T23:17:00Z">
        <w:r w:rsidR="00003878">
          <w:rPr>
            <w:rFonts w:ascii="Times New Roman" w:hAnsi="Times New Roman" w:cs="Times New Roman"/>
          </w:rPr>
          <w:t>As was suggested in the Introduction, perhaps the only study to examine</w:t>
        </w:r>
      </w:ins>
      <w:ins w:id="283" w:author="Benton, Deon" w:date="2025-03-27T18:15:00Z" w16du:dateUtc="2025-03-27T23:15:00Z">
        <w:r w:rsidR="0046648B">
          <w:rPr>
            <w:rFonts w:ascii="Times New Roman" w:hAnsi="Times New Roman" w:cs="Times New Roman"/>
          </w:rPr>
          <w:t xml:space="preserve"> this issue directly was that by</w:t>
        </w:r>
      </w:ins>
      <w:r>
        <w:rPr>
          <w:rFonts w:ascii="Times New Roman" w:hAnsi="Times New Roman" w:cs="Times New Roman"/>
        </w:rPr>
        <w:t xml:space="preserve"> Phillips and Wellman (2005)</w:t>
      </w:r>
      <w:ins w:id="284" w:author="Benton, Deon" w:date="2025-03-27T18:15:00Z" w16du:dateUtc="2025-03-27T23:15:00Z">
        <w:r w:rsidR="0046648B">
          <w:rPr>
            <w:rFonts w:ascii="Times New Roman" w:hAnsi="Times New Roman" w:cs="Times New Roman"/>
          </w:rPr>
          <w:t xml:space="preserve">. </w:t>
        </w:r>
      </w:ins>
      <w:ins w:id="285" w:author="Benton, Deon" w:date="2025-03-27T18:22:00Z" w16du:dateUtc="2025-03-27T23:22:00Z">
        <w:r w:rsidR="00E740ED" w:rsidRPr="00E740ED">
          <w:rPr>
            <w:rFonts w:ascii="Times New Roman" w:hAnsi="Times New Roman" w:cs="Times New Roman"/>
          </w:rPr>
          <w:t xml:space="preserve">They found that 12-month-olds who habituated to an actor reaching over </w:t>
        </w:r>
        <w:r w:rsidR="00C33B89">
          <w:rPr>
            <w:rFonts w:ascii="Times New Roman" w:hAnsi="Times New Roman" w:cs="Times New Roman"/>
          </w:rPr>
          <w:t xml:space="preserve">a barrier along </w:t>
        </w:r>
        <w:r w:rsidR="00E740ED" w:rsidRPr="00E740ED">
          <w:rPr>
            <w:rFonts w:ascii="Times New Roman" w:hAnsi="Times New Roman" w:cs="Times New Roman"/>
          </w:rPr>
          <w:t>an arching path to grab an object looked longer when the actor used the same motion without a barrier than when they reached directly.</w:t>
        </w:r>
        <w:r w:rsidR="00C33B89">
          <w:rPr>
            <w:rFonts w:ascii="Times New Roman" w:hAnsi="Times New Roman" w:cs="Times New Roman"/>
          </w:rPr>
          <w:t xml:space="preserve"> </w:t>
        </w:r>
      </w:ins>
      <w:r>
        <w:rPr>
          <w:rFonts w:ascii="Times New Roman" w:hAnsi="Times New Roman" w:cs="Times New Roman"/>
        </w:rPr>
        <w:t xml:space="preserve">Simulation </w:t>
      </w:r>
      <w:ins w:id="286" w:author="Benton, Deon" w:date="2025-03-27T18:25:00Z" w16du:dateUtc="2025-03-27T23:25:00Z">
        <w:r w:rsidR="003B6AAD">
          <w:rPr>
            <w:rFonts w:ascii="Times New Roman" w:hAnsi="Times New Roman" w:cs="Times New Roman"/>
          </w:rPr>
          <w:t>4</w:t>
        </w:r>
      </w:ins>
      <w:r>
        <w:rPr>
          <w:rFonts w:ascii="Times New Roman" w:hAnsi="Times New Roman" w:cs="Times New Roman"/>
        </w:rPr>
        <w:t xml:space="preserve"> </w:t>
      </w:r>
      <w:ins w:id="287" w:author="Benton, Deon" w:date="2025-03-27T18:22:00Z" w16du:dateUtc="2025-03-27T23:22:00Z">
        <w:r w:rsidR="00C33B89">
          <w:rPr>
            <w:rFonts w:ascii="Times New Roman" w:hAnsi="Times New Roman" w:cs="Times New Roman"/>
          </w:rPr>
          <w:t>tested whether</w:t>
        </w:r>
      </w:ins>
      <w:r>
        <w:rPr>
          <w:rFonts w:ascii="Times New Roman" w:hAnsi="Times New Roman" w:cs="Times New Roman"/>
        </w:rPr>
        <w:t xml:space="preserve"> </w:t>
      </w:r>
      <w:ins w:id="288" w:author="Benton, Deon" w:date="2025-03-27T18:20:00Z" w16du:dateUtc="2025-03-27T23:20:00Z">
        <w:r w:rsidR="00E740ED">
          <w:rPr>
            <w:rFonts w:ascii="Times New Roman" w:hAnsi="Times New Roman" w:cs="Times New Roman"/>
          </w:rPr>
          <w:t>an associative learni</w:t>
        </w:r>
      </w:ins>
      <w:ins w:id="289" w:author="Benton, Deon" w:date="2025-03-27T18:21:00Z" w16du:dateUtc="2025-03-27T23:21:00Z">
        <w:r w:rsidR="00E740ED">
          <w:rPr>
            <w:rFonts w:ascii="Times New Roman" w:hAnsi="Times New Roman" w:cs="Times New Roman"/>
          </w:rPr>
          <w:t>ng</w:t>
        </w:r>
      </w:ins>
      <w:ins w:id="290" w:author="Benton, Deon" w:date="2025-03-27T18:22:00Z" w16du:dateUtc="2025-03-27T23:22:00Z">
        <w:r w:rsidR="00C33B89">
          <w:rPr>
            <w:rFonts w:ascii="Times New Roman" w:hAnsi="Times New Roman" w:cs="Times New Roman"/>
          </w:rPr>
          <w:t xml:space="preserve"> mechanism could</w:t>
        </w:r>
      </w:ins>
      <w:ins w:id="291" w:author="Benton, Deon" w:date="2025-03-27T18:21:00Z" w16du:dateUtc="2025-03-27T23:21:00Z">
        <w:r w:rsidR="00E740ED">
          <w:rPr>
            <w:rFonts w:ascii="Times New Roman" w:hAnsi="Times New Roman" w:cs="Times New Roman"/>
          </w:rPr>
          <w:t xml:space="preserve"> capture this finding.</w:t>
        </w:r>
      </w:ins>
    </w:p>
    <w:p w14:paraId="50815BE3" w14:textId="77777777" w:rsidR="00C33B89" w:rsidRDefault="00C33B89" w:rsidP="00C33B89">
      <w:pPr>
        <w:spacing w:line="480" w:lineRule="auto"/>
        <w:contextualSpacing/>
        <w:rPr>
          <w:ins w:id="292" w:author="Benton, Deon" w:date="2025-03-27T18:24:00Z" w16du:dateUtc="2025-03-27T23:24:00Z"/>
          <w:rFonts w:ascii="Times New Roman" w:hAnsi="Times New Roman" w:cs="Times New Roman"/>
        </w:rPr>
      </w:pPr>
    </w:p>
    <w:p w14:paraId="52B4CCD0" w14:textId="2A3DC22D" w:rsidR="00C33B89" w:rsidRPr="006C0589" w:rsidRDefault="00C33B89" w:rsidP="00C33B89">
      <w:pPr>
        <w:spacing w:line="480" w:lineRule="auto"/>
        <w:contextualSpacing/>
        <w:jc w:val="center"/>
        <w:rPr>
          <w:ins w:id="293" w:author="Benton, Deon" w:date="2025-03-27T18:24:00Z" w16du:dateUtc="2025-03-27T23:24:00Z"/>
          <w:rFonts w:ascii="Times New Roman" w:hAnsi="Times New Roman" w:cs="Times New Roman"/>
          <w:b/>
          <w:bCs/>
        </w:rPr>
      </w:pPr>
      <w:ins w:id="294" w:author="Benton, Deon" w:date="2025-03-27T18:24:00Z" w16du:dateUtc="2025-03-27T23:24:00Z">
        <w:r>
          <w:rPr>
            <w:rFonts w:ascii="Times New Roman" w:hAnsi="Times New Roman" w:cs="Times New Roman"/>
            <w:b/>
            <w:bCs/>
          </w:rPr>
          <w:t>Simulation 4</w:t>
        </w:r>
      </w:ins>
    </w:p>
    <w:p w14:paraId="210ADE0E" w14:textId="43606728" w:rsidR="00C33B89" w:rsidDel="00A6063D" w:rsidRDefault="00C33B89" w:rsidP="00C33B89">
      <w:pPr>
        <w:spacing w:line="480" w:lineRule="auto"/>
        <w:contextualSpacing/>
        <w:rPr>
          <w:del w:id="295" w:author="Benton, Deon" w:date="2025-03-27T18:24:00Z" w16du:dateUtc="2025-03-27T23:24:00Z"/>
          <w:rFonts w:ascii="Times New Roman" w:hAnsi="Times New Roman" w:cs="Times New Roman"/>
        </w:rPr>
      </w:pPr>
      <w:ins w:id="296" w:author="Benton, Deon" w:date="2025-03-27T18:24:00Z" w16du:dateUtc="2025-03-27T23:24:00Z">
        <w:r>
          <w:rPr>
            <w:rFonts w:ascii="Times New Roman" w:hAnsi="Times New Roman" w:cs="Times New Roman"/>
          </w:rPr>
          <w:tab/>
          <w:t xml:space="preserve">The final simulation tested whether the </w:t>
        </w:r>
      </w:ins>
      <w:ins w:id="297" w:author="Benton, Deon" w:date="2025-03-27T18:26:00Z" w16du:dateUtc="2025-03-27T23:26:00Z">
        <w:r w:rsidR="00F936AC">
          <w:rPr>
            <w:rFonts w:ascii="Times New Roman" w:hAnsi="Times New Roman" w:cs="Times New Roman"/>
          </w:rPr>
          <w:t>model could account for the finding that 12-month-olds look longer at indirect reaches than dire</w:t>
        </w:r>
      </w:ins>
      <w:ins w:id="298" w:author="Benton, Deon" w:date="2025-03-27T18:27:00Z" w16du:dateUtc="2025-03-27T23:27:00Z">
        <w:r w:rsidR="00F936AC">
          <w:rPr>
            <w:rFonts w:ascii="Times New Roman" w:hAnsi="Times New Roman" w:cs="Times New Roman"/>
          </w:rPr>
          <w:t>cted reaches if there is a goal object but when the goal object is missing.</w:t>
        </w:r>
      </w:ins>
      <w:ins w:id="299" w:author="Benton, Deon" w:date="2025-03-27T18:24:00Z" w16du:dateUtc="2025-03-27T23:24:00Z">
        <w:r>
          <w:rPr>
            <w:rFonts w:ascii="Times New Roman" w:hAnsi="Times New Roman" w:cs="Times New Roman"/>
          </w:rPr>
          <w:t xml:space="preserve"> </w:t>
        </w:r>
      </w:ins>
      <w:ins w:id="300" w:author="Benton, Deon" w:date="2025-03-27T18:27:00Z" w16du:dateUtc="2025-03-27T23:27:00Z">
        <w:r w:rsidR="00F936AC">
          <w:rPr>
            <w:rFonts w:ascii="Times New Roman" w:hAnsi="Times New Roman" w:cs="Times New Roman"/>
          </w:rPr>
          <w:t>This simulation was loosely based on Philli</w:t>
        </w:r>
      </w:ins>
      <w:ins w:id="301" w:author="Benton, Deon" w:date="2025-03-27T18:28:00Z" w16du:dateUtc="2025-03-27T23:28:00Z">
        <w:r w:rsidR="00F936AC">
          <w:rPr>
            <w:rFonts w:ascii="Times New Roman" w:hAnsi="Times New Roman" w:cs="Times New Roman"/>
          </w:rPr>
          <w:t>ps and Wellman (2005).</w:t>
        </w:r>
      </w:ins>
    </w:p>
    <w:p w14:paraId="72BA58CB" w14:textId="3695CD01" w:rsidR="00A6063D" w:rsidRDefault="00A6063D" w:rsidP="00C33B89">
      <w:pPr>
        <w:spacing w:line="480" w:lineRule="auto"/>
        <w:contextualSpacing/>
        <w:rPr>
          <w:ins w:id="302" w:author="Benton, Deon" w:date="2025-03-27T18:34:00Z" w16du:dateUtc="2025-03-27T23:34:00Z"/>
          <w:rFonts w:ascii="Times New Roman" w:hAnsi="Times New Roman" w:cs="Times New Roman"/>
        </w:rPr>
      </w:pPr>
      <w:ins w:id="303" w:author="Benton, Deon" w:date="2025-03-27T18:28:00Z" w16du:dateUtc="2025-03-27T23:28:00Z">
        <w:r>
          <w:rPr>
            <w:rFonts w:ascii="Times New Roman" w:hAnsi="Times New Roman" w:cs="Times New Roman"/>
          </w:rPr>
          <w:tab/>
          <w:t xml:space="preserve">Networks were assigned either to the </w:t>
        </w:r>
        <w:r w:rsidR="00793BEE">
          <w:rPr>
            <w:rFonts w:ascii="Times New Roman" w:hAnsi="Times New Roman" w:cs="Times New Roman"/>
          </w:rPr>
          <w:t xml:space="preserve">Experimental condition or to the Control condition. The Experimental condition was identical to that in Simulation 1. </w:t>
        </w:r>
      </w:ins>
      <w:ins w:id="304" w:author="Benton, Deon" w:date="2025-03-27T18:29:00Z" w16du:dateUtc="2025-03-27T23:29:00Z">
        <w:r w:rsidR="00793BEE">
          <w:rPr>
            <w:rFonts w:ascii="Times New Roman" w:hAnsi="Times New Roman" w:cs="Times New Roman"/>
          </w:rPr>
          <w:t>The Control condition was also identical to the Experimental condition in Simulation 1 except that the second object was missing from the input</w:t>
        </w:r>
      </w:ins>
      <w:ins w:id="305" w:author="Benton, Deon" w:date="2025-03-27T18:32:00Z" w16du:dateUtc="2025-03-27T23:32:00Z">
        <w:r w:rsidR="00CB1F41">
          <w:rPr>
            <w:rFonts w:ascii="Times New Roman" w:hAnsi="Times New Roman" w:cs="Times New Roman"/>
          </w:rPr>
          <w:t xml:space="preserve"> and output layers</w:t>
        </w:r>
      </w:ins>
      <w:ins w:id="306" w:author="Benton, Deon" w:date="2025-03-27T18:29:00Z" w16du:dateUtc="2025-03-27T23:29:00Z">
        <w:r w:rsidR="00793BEE">
          <w:rPr>
            <w:rFonts w:ascii="Times New Roman" w:hAnsi="Times New Roman" w:cs="Times New Roman"/>
          </w:rPr>
          <w:t xml:space="preserve"> during the habituation and test phases. </w:t>
        </w:r>
      </w:ins>
    </w:p>
    <w:p w14:paraId="2292A1C5" w14:textId="0B3C0BD9" w:rsidR="00374C03" w:rsidRDefault="0007013C" w:rsidP="0007013C">
      <w:pPr>
        <w:spacing w:line="480" w:lineRule="auto"/>
        <w:ind w:firstLine="720"/>
        <w:contextualSpacing/>
        <w:rPr>
          <w:ins w:id="307" w:author="Benton, Deon" w:date="2025-03-27T18:53:00Z" w16du:dateUtc="2025-03-27T23:53:00Z"/>
          <w:rFonts w:ascii="Times New Roman" w:eastAsia="Times New Roman" w:hAnsi="Times New Roman" w:cs="Times New Roman"/>
        </w:rPr>
      </w:pPr>
      <w:ins w:id="308" w:author="Benton, Deon" w:date="2025-03-27T18:34:00Z" w16du:dateUtc="2025-03-27T23:34:00Z">
        <w:r>
          <w:rPr>
            <w:rFonts w:ascii="Times New Roman" w:hAnsi="Times New Roman" w:cs="Times New Roman"/>
          </w:rPr>
          <w:t xml:space="preserve">Figure 5 shows the looking time data to the Indirect and Direct Reach test events for networks assigned either to the </w:t>
        </w:r>
      </w:ins>
      <w:ins w:id="309" w:author="Benton, Deon" w:date="2025-03-27T18:37:00Z" w16du:dateUtc="2025-03-27T23:37:00Z">
        <w:r w:rsidR="00BB5957">
          <w:rPr>
            <w:rFonts w:ascii="Times New Roman" w:hAnsi="Times New Roman" w:cs="Times New Roman"/>
          </w:rPr>
          <w:t>Target Present</w:t>
        </w:r>
      </w:ins>
      <w:ins w:id="310" w:author="Benton, Deon" w:date="2025-03-27T18:34:00Z" w16du:dateUtc="2025-03-27T23:34:00Z">
        <w:r>
          <w:rPr>
            <w:rFonts w:ascii="Times New Roman" w:hAnsi="Times New Roman" w:cs="Times New Roman"/>
          </w:rPr>
          <w:t xml:space="preserve"> condition or to the </w:t>
        </w:r>
      </w:ins>
      <w:ins w:id="311" w:author="Benton, Deon" w:date="2025-03-27T18:37:00Z" w16du:dateUtc="2025-03-27T23:37:00Z">
        <w:r w:rsidR="00BB5957">
          <w:rPr>
            <w:rFonts w:ascii="Times New Roman" w:hAnsi="Times New Roman" w:cs="Times New Roman"/>
          </w:rPr>
          <w:t xml:space="preserve">Target </w:t>
        </w:r>
      </w:ins>
      <w:ins w:id="312" w:author="Benton, Deon" w:date="2025-03-27T18:38:00Z" w16du:dateUtc="2025-03-27T23:38:00Z">
        <w:r w:rsidR="00BB5957">
          <w:rPr>
            <w:rFonts w:ascii="Times New Roman" w:hAnsi="Times New Roman" w:cs="Times New Roman"/>
          </w:rPr>
          <w:t xml:space="preserve">Absent </w:t>
        </w:r>
      </w:ins>
      <w:ins w:id="313" w:author="Benton, Deon" w:date="2025-03-27T18:34:00Z" w16du:dateUtc="2025-03-27T23:34:00Z">
        <w:r>
          <w:rPr>
            <w:rFonts w:ascii="Times New Roman" w:hAnsi="Times New Roman" w:cs="Times New Roman"/>
          </w:rPr>
          <w:t>condition.</w:t>
        </w:r>
      </w:ins>
      <w:ins w:id="314" w:author="Benton, Deon" w:date="2025-03-27T18:38:00Z" w16du:dateUtc="2025-03-27T23:38:00Z">
        <w:r w:rsidR="00BB5957">
          <w:rPr>
            <w:rFonts w:ascii="Times New Roman" w:hAnsi="Times New Roman" w:cs="Times New Roman"/>
          </w:rPr>
          <w:t xml:space="preserve"> Data </w:t>
        </w:r>
        <w:r w:rsidR="00BB5957">
          <w:rPr>
            <w:rFonts w:ascii="Times New Roman" w:hAnsi="Times New Roman" w:cs="Times New Roman"/>
          </w:rPr>
          <w:lastRenderedPageBreak/>
          <w:t xml:space="preserve">for this experiment were entered into </w:t>
        </w:r>
      </w:ins>
      <w:ins w:id="315" w:author="Benton, Deon" w:date="2025-03-27T18:39:00Z" w16du:dateUtc="2025-03-27T23:39:00Z">
        <w:r w:rsidR="00BB5957">
          <w:rPr>
            <w:rFonts w:ascii="Times New Roman" w:eastAsia="Times New Roman" w:hAnsi="Times New Roman" w:cs="Times New Roman"/>
          </w:rPr>
          <w:t xml:space="preserve">linear mixed-effects model with Trial Type (Indirect Reach vs. Direct Reach) as the within-subjects fixed effect, </w:t>
        </w:r>
      </w:ins>
      <w:ins w:id="316" w:author="Benton, Deon" w:date="2025-03-27T18:40:00Z" w16du:dateUtc="2025-03-27T23:40:00Z">
        <w:r w:rsidR="00BB5957">
          <w:rPr>
            <w:rFonts w:ascii="Times New Roman" w:eastAsia="Times New Roman" w:hAnsi="Times New Roman" w:cs="Times New Roman"/>
          </w:rPr>
          <w:t>Condition (Target Present vs. Target Absent) as the between-subjects condition,</w:t>
        </w:r>
      </w:ins>
      <w:ins w:id="317" w:author="Benton, Deon" w:date="2025-03-27T18:39:00Z" w16du:dateUtc="2025-03-27T23:39:00Z">
        <w:r w:rsidR="00BB5957">
          <w:rPr>
            <w:rFonts w:ascii="Times New Roman" w:eastAsia="Times New Roman" w:hAnsi="Times New Roman" w:cs="Times New Roman"/>
          </w:rPr>
          <w:t xml:space="preserve"> and network treated as a random effect</w:t>
        </w:r>
      </w:ins>
      <w:ins w:id="318" w:author="Benton, Deon" w:date="2025-03-27T18:40:00Z" w16du:dateUtc="2025-03-27T23:40:00Z">
        <w:r w:rsidR="00BB5957">
          <w:rPr>
            <w:rFonts w:ascii="Times New Roman" w:eastAsia="Times New Roman" w:hAnsi="Times New Roman" w:cs="Times New Roman"/>
          </w:rPr>
          <w:t xml:space="preserve">. This analysis revealed main effects of Trial Type and Condition, which were qualified by an interaction between the two, </w:t>
        </w:r>
        <w:proofErr w:type="gramStart"/>
        <w:r w:rsidR="00BB5957">
          <w:rPr>
            <w:rFonts w:ascii="Times New Roman" w:eastAsia="Times New Roman" w:hAnsi="Times New Roman" w:cs="Times New Roman"/>
            <w:i/>
            <w:iCs/>
          </w:rPr>
          <w:t>F</w:t>
        </w:r>
        <w:r w:rsidR="00BB5957">
          <w:rPr>
            <w:rFonts w:ascii="Times New Roman" w:eastAsia="Times New Roman" w:hAnsi="Times New Roman" w:cs="Times New Roman"/>
          </w:rPr>
          <w:t>(</w:t>
        </w:r>
        <w:proofErr w:type="gramEnd"/>
        <w:r w:rsidR="00BB5957">
          <w:rPr>
            <w:rFonts w:ascii="Times New Roman" w:eastAsia="Times New Roman" w:hAnsi="Times New Roman" w:cs="Times New Roman"/>
          </w:rPr>
          <w:t xml:space="preserve">1, 358) = 925.08, </w:t>
        </w:r>
        <w:r w:rsidR="00BB5957">
          <w:rPr>
            <w:rFonts w:ascii="Times New Roman" w:eastAsia="Times New Roman" w:hAnsi="Times New Roman" w:cs="Times New Roman"/>
            <w:i/>
            <w:iCs/>
          </w:rPr>
          <w:t xml:space="preserve">p </w:t>
        </w:r>
        <w:r w:rsidR="00BB5957">
          <w:rPr>
            <w:rFonts w:ascii="Times New Roman" w:eastAsia="Times New Roman" w:hAnsi="Times New Roman" w:cs="Times New Roman"/>
          </w:rPr>
          <w:t>&lt; .0</w:t>
        </w:r>
      </w:ins>
      <w:ins w:id="319" w:author="Benton, Deon" w:date="2025-03-27T18:41:00Z" w16du:dateUtc="2025-03-27T23:41:00Z">
        <w:r w:rsidR="00BB5957">
          <w:rPr>
            <w:rFonts w:ascii="Times New Roman" w:eastAsia="Times New Roman" w:hAnsi="Times New Roman" w:cs="Times New Roman"/>
          </w:rPr>
          <w:t>001.</w:t>
        </w:r>
        <w:r w:rsidR="00821320">
          <w:rPr>
            <w:rFonts w:ascii="Times New Roman" w:eastAsia="Times New Roman" w:hAnsi="Times New Roman" w:cs="Times New Roman"/>
          </w:rPr>
          <w:t xml:space="preserve"> A follow-up analysis indicated that networks in the </w:t>
        </w:r>
      </w:ins>
      <w:ins w:id="320" w:author="Benton, Deon" w:date="2025-03-27T18:42:00Z" w16du:dateUtc="2025-03-27T23:42:00Z">
        <w:r w:rsidR="00821320">
          <w:rPr>
            <w:rFonts w:ascii="Times New Roman" w:eastAsia="Times New Roman" w:hAnsi="Times New Roman" w:cs="Times New Roman"/>
          </w:rPr>
          <w:t>Target Present condition</w:t>
        </w:r>
      </w:ins>
      <w:ins w:id="321" w:author="Benton, Deon" w:date="2025-03-27T18:41:00Z" w16du:dateUtc="2025-03-27T23:41:00Z">
        <w:r w:rsidR="00821320">
          <w:rPr>
            <w:rFonts w:ascii="Times New Roman" w:eastAsia="Times New Roman" w:hAnsi="Times New Roman" w:cs="Times New Roman"/>
          </w:rPr>
          <w:t xml:space="preserve"> looked longer at the I</w:t>
        </w:r>
      </w:ins>
      <w:ins w:id="322" w:author="Benton, Deon" w:date="2025-03-27T18:42:00Z" w16du:dateUtc="2025-03-27T23:42:00Z">
        <w:r w:rsidR="00821320">
          <w:rPr>
            <w:rFonts w:ascii="Times New Roman" w:eastAsia="Times New Roman" w:hAnsi="Times New Roman" w:cs="Times New Roman"/>
          </w:rPr>
          <w:t xml:space="preserve">ndirect Reach </w:t>
        </w:r>
      </w:ins>
      <w:ins w:id="323" w:author="Benton, Deon" w:date="2025-03-27T18:41:00Z" w16du:dateUtc="2025-03-27T23:41:00Z">
        <w:r w:rsidR="00821320">
          <w:rPr>
            <w:rFonts w:ascii="Times New Roman" w:eastAsia="Times New Roman" w:hAnsi="Times New Roman" w:cs="Times New Roman"/>
          </w:rPr>
          <w:t>test event (</w:t>
        </w:r>
        <w:r w:rsidR="00821320">
          <w:rPr>
            <w:rFonts w:ascii="Times New Roman" w:eastAsia="Times New Roman" w:hAnsi="Times New Roman" w:cs="Times New Roman"/>
            <w:i/>
            <w:iCs/>
          </w:rPr>
          <w:t xml:space="preserve">M </w:t>
        </w:r>
        <w:r w:rsidR="00821320">
          <w:rPr>
            <w:rFonts w:ascii="Times New Roman" w:eastAsia="Times New Roman" w:hAnsi="Times New Roman" w:cs="Times New Roman"/>
          </w:rPr>
          <w:t>= 13.</w:t>
        </w:r>
      </w:ins>
      <w:ins w:id="324" w:author="Benton, Deon" w:date="2025-03-27T18:42:00Z" w16du:dateUtc="2025-03-27T23:42:00Z">
        <w:r w:rsidR="00821320">
          <w:rPr>
            <w:rFonts w:ascii="Times New Roman" w:eastAsia="Times New Roman" w:hAnsi="Times New Roman" w:cs="Times New Roman"/>
          </w:rPr>
          <w:t>86</w:t>
        </w:r>
      </w:ins>
      <w:ins w:id="325" w:author="Benton, Deon" w:date="2025-03-27T18:41:00Z" w16du:dateUtc="2025-03-27T23:41:00Z">
        <w:r w:rsidR="00821320">
          <w:rPr>
            <w:rFonts w:ascii="Times New Roman" w:eastAsia="Times New Roman" w:hAnsi="Times New Roman" w:cs="Times New Roman"/>
          </w:rPr>
          <w:t xml:space="preserve">, </w:t>
        </w:r>
        <w:r w:rsidR="00821320">
          <w:rPr>
            <w:rFonts w:ascii="Times New Roman" w:eastAsia="Times New Roman" w:hAnsi="Times New Roman" w:cs="Times New Roman"/>
            <w:i/>
            <w:iCs/>
          </w:rPr>
          <w:t xml:space="preserve">SD </w:t>
        </w:r>
        <w:r w:rsidR="00821320">
          <w:rPr>
            <w:rFonts w:ascii="Times New Roman" w:eastAsia="Times New Roman" w:hAnsi="Times New Roman" w:cs="Times New Roman"/>
          </w:rPr>
          <w:t>= 0.</w:t>
        </w:r>
      </w:ins>
      <w:ins w:id="326" w:author="Benton, Deon" w:date="2025-03-27T18:42:00Z" w16du:dateUtc="2025-03-27T23:42:00Z">
        <w:r w:rsidR="00821320">
          <w:rPr>
            <w:rFonts w:ascii="Times New Roman" w:eastAsia="Times New Roman" w:hAnsi="Times New Roman" w:cs="Times New Roman"/>
          </w:rPr>
          <w:t>45</w:t>
        </w:r>
      </w:ins>
      <w:ins w:id="327" w:author="Benton, Deon" w:date="2025-03-27T18:41:00Z" w16du:dateUtc="2025-03-27T23:41:00Z">
        <w:r w:rsidR="00821320">
          <w:rPr>
            <w:rFonts w:ascii="Times New Roman" w:eastAsia="Times New Roman" w:hAnsi="Times New Roman" w:cs="Times New Roman"/>
          </w:rPr>
          <w:t xml:space="preserve">) than at the </w:t>
        </w:r>
      </w:ins>
      <w:ins w:id="328" w:author="Benton, Deon" w:date="2025-03-27T18:42:00Z" w16du:dateUtc="2025-03-27T23:42:00Z">
        <w:r w:rsidR="00821320">
          <w:rPr>
            <w:rFonts w:ascii="Times New Roman" w:eastAsia="Times New Roman" w:hAnsi="Times New Roman" w:cs="Times New Roman"/>
          </w:rPr>
          <w:t>Direct Reach</w:t>
        </w:r>
      </w:ins>
      <w:ins w:id="329" w:author="Benton, Deon" w:date="2025-03-27T18:41:00Z" w16du:dateUtc="2025-03-27T23:41:00Z">
        <w:r w:rsidR="00821320">
          <w:rPr>
            <w:rFonts w:ascii="Times New Roman" w:eastAsia="Times New Roman" w:hAnsi="Times New Roman" w:cs="Times New Roman"/>
          </w:rPr>
          <w:t xml:space="preserve"> test event (</w:t>
        </w:r>
        <w:r w:rsidR="00821320">
          <w:rPr>
            <w:rFonts w:ascii="Times New Roman" w:eastAsia="Times New Roman" w:hAnsi="Times New Roman" w:cs="Times New Roman"/>
            <w:i/>
            <w:iCs/>
          </w:rPr>
          <w:t xml:space="preserve">M </w:t>
        </w:r>
        <w:r w:rsidR="00821320">
          <w:rPr>
            <w:rFonts w:ascii="Times New Roman" w:eastAsia="Times New Roman" w:hAnsi="Times New Roman" w:cs="Times New Roman"/>
          </w:rPr>
          <w:t>= 11.</w:t>
        </w:r>
      </w:ins>
      <w:ins w:id="330" w:author="Benton, Deon" w:date="2025-03-27T18:42:00Z" w16du:dateUtc="2025-03-27T23:42:00Z">
        <w:r w:rsidR="00821320">
          <w:rPr>
            <w:rFonts w:ascii="Times New Roman" w:eastAsia="Times New Roman" w:hAnsi="Times New Roman" w:cs="Times New Roman"/>
          </w:rPr>
          <w:t>66</w:t>
        </w:r>
      </w:ins>
      <w:ins w:id="331" w:author="Benton, Deon" w:date="2025-03-27T18:41:00Z" w16du:dateUtc="2025-03-27T23:41:00Z">
        <w:r w:rsidR="00821320">
          <w:rPr>
            <w:rFonts w:ascii="Times New Roman" w:eastAsia="Times New Roman" w:hAnsi="Times New Roman" w:cs="Times New Roman"/>
          </w:rPr>
          <w:t xml:space="preserve">, </w:t>
        </w:r>
        <w:r w:rsidR="00821320">
          <w:rPr>
            <w:rFonts w:ascii="Times New Roman" w:eastAsia="Times New Roman" w:hAnsi="Times New Roman" w:cs="Times New Roman"/>
            <w:i/>
            <w:iCs/>
          </w:rPr>
          <w:t xml:space="preserve">SD </w:t>
        </w:r>
        <w:r w:rsidR="00821320">
          <w:rPr>
            <w:rFonts w:ascii="Times New Roman" w:eastAsia="Times New Roman" w:hAnsi="Times New Roman" w:cs="Times New Roman"/>
          </w:rPr>
          <w:t xml:space="preserve">= </w:t>
        </w:r>
      </w:ins>
      <w:ins w:id="332" w:author="Benton, Deon" w:date="2025-03-27T18:42:00Z" w16du:dateUtc="2025-03-27T23:42:00Z">
        <w:r w:rsidR="00821320">
          <w:rPr>
            <w:rFonts w:ascii="Times New Roman" w:eastAsia="Times New Roman" w:hAnsi="Times New Roman" w:cs="Times New Roman"/>
          </w:rPr>
          <w:t>0.74</w:t>
        </w:r>
      </w:ins>
      <w:ins w:id="333" w:author="Benton, Deon" w:date="2025-03-27T18:41:00Z" w16du:dateUtc="2025-03-27T23:41:00Z">
        <w:r w:rsidR="00821320">
          <w:rPr>
            <w:rFonts w:ascii="Times New Roman" w:eastAsia="Times New Roman" w:hAnsi="Times New Roman" w:cs="Times New Roman"/>
          </w:rPr>
          <w:t xml:space="preserve">), </w:t>
        </w:r>
        <w:proofErr w:type="gramStart"/>
        <w:r w:rsidR="00821320">
          <w:rPr>
            <w:rFonts w:ascii="Times New Roman" w:eastAsia="Times New Roman" w:hAnsi="Times New Roman" w:cs="Times New Roman"/>
            <w:i/>
            <w:iCs/>
          </w:rPr>
          <w:t>t</w:t>
        </w:r>
        <w:r w:rsidR="00821320">
          <w:rPr>
            <w:rFonts w:ascii="Times New Roman" w:eastAsia="Times New Roman" w:hAnsi="Times New Roman" w:cs="Times New Roman"/>
          </w:rPr>
          <w:t>(</w:t>
        </w:r>
        <w:proofErr w:type="gramEnd"/>
        <w:r w:rsidR="00821320">
          <w:rPr>
            <w:rFonts w:ascii="Times New Roman" w:eastAsia="Times New Roman" w:hAnsi="Times New Roman" w:cs="Times New Roman"/>
          </w:rPr>
          <w:t xml:space="preserve">99) = </w:t>
        </w:r>
      </w:ins>
      <w:ins w:id="334" w:author="Benton, Deon" w:date="2025-03-27T18:42:00Z" w16du:dateUtc="2025-03-27T23:42:00Z">
        <w:r w:rsidR="003764BE">
          <w:rPr>
            <w:rFonts w:ascii="Times New Roman" w:eastAsia="Times New Roman" w:hAnsi="Times New Roman" w:cs="Times New Roman"/>
          </w:rPr>
          <w:t>34.92</w:t>
        </w:r>
      </w:ins>
      <w:ins w:id="335" w:author="Benton, Deon" w:date="2025-03-27T18:41:00Z" w16du:dateUtc="2025-03-27T23:41:00Z">
        <w:r w:rsidR="00821320">
          <w:rPr>
            <w:rFonts w:ascii="Times New Roman" w:eastAsia="Times New Roman" w:hAnsi="Times New Roman" w:cs="Times New Roman"/>
          </w:rPr>
          <w:t xml:space="preserve">, </w:t>
        </w:r>
        <w:r w:rsidR="00821320">
          <w:rPr>
            <w:rFonts w:ascii="Times New Roman" w:eastAsia="Times New Roman" w:hAnsi="Times New Roman" w:cs="Times New Roman"/>
            <w:i/>
            <w:iCs/>
          </w:rPr>
          <w:t xml:space="preserve">p </w:t>
        </w:r>
        <w:r w:rsidR="00821320">
          <w:rPr>
            <w:rFonts w:ascii="Times New Roman" w:eastAsia="Times New Roman" w:hAnsi="Times New Roman" w:cs="Times New Roman"/>
          </w:rPr>
          <w:t>&lt; .0001</w:t>
        </w:r>
      </w:ins>
      <w:ins w:id="336" w:author="Benton, Deon" w:date="2025-03-27T18:43:00Z" w16du:dateUtc="2025-03-27T23:43:00Z">
        <w:r w:rsidR="003764BE">
          <w:rPr>
            <w:rFonts w:ascii="Times New Roman" w:eastAsia="Times New Roman" w:hAnsi="Times New Roman" w:cs="Times New Roman"/>
          </w:rPr>
          <w:t xml:space="preserve">. In contrast, networks in the Target Absent condition looked equally long at the both test events, </w:t>
        </w:r>
        <w:proofErr w:type="gramStart"/>
        <w:r w:rsidR="003764BE">
          <w:rPr>
            <w:rFonts w:ascii="Times New Roman" w:eastAsia="Times New Roman" w:hAnsi="Times New Roman" w:cs="Times New Roman"/>
            <w:i/>
            <w:iCs/>
          </w:rPr>
          <w:t>t</w:t>
        </w:r>
        <w:r w:rsidR="003764BE">
          <w:rPr>
            <w:rFonts w:ascii="Times New Roman" w:eastAsia="Times New Roman" w:hAnsi="Times New Roman" w:cs="Times New Roman"/>
          </w:rPr>
          <w:t>(</w:t>
        </w:r>
        <w:proofErr w:type="gramEnd"/>
        <w:r w:rsidR="003764BE">
          <w:rPr>
            <w:rFonts w:ascii="Times New Roman" w:eastAsia="Times New Roman" w:hAnsi="Times New Roman" w:cs="Times New Roman"/>
          </w:rPr>
          <w:t xml:space="preserve">99) = -0.45, </w:t>
        </w:r>
        <w:r w:rsidR="003764BE">
          <w:rPr>
            <w:rFonts w:ascii="Times New Roman" w:eastAsia="Times New Roman" w:hAnsi="Times New Roman" w:cs="Times New Roman"/>
            <w:i/>
            <w:iCs/>
          </w:rPr>
          <w:t xml:space="preserve">p </w:t>
        </w:r>
        <w:r w:rsidR="003764BE">
          <w:rPr>
            <w:rFonts w:ascii="Times New Roman" w:eastAsia="Times New Roman" w:hAnsi="Times New Roman" w:cs="Times New Roman"/>
          </w:rPr>
          <w:t>= .65.</w:t>
        </w:r>
      </w:ins>
      <w:ins w:id="337" w:author="Benton, Deon" w:date="2025-03-27T18:55:00Z" w16du:dateUtc="2025-03-27T23:55:00Z">
        <w:r w:rsidR="00615345">
          <w:rPr>
            <w:rFonts w:ascii="Times New Roman" w:eastAsia="Times New Roman" w:hAnsi="Times New Roman" w:cs="Times New Roman"/>
          </w:rPr>
          <w:t xml:space="preserve"> As can be seen in the figure below, networks looked longer overall in the Target Absent condition</w:t>
        </w:r>
      </w:ins>
      <w:ins w:id="338" w:author="Benton, Deon" w:date="2025-03-27T18:56:00Z" w16du:dateUtc="2025-03-27T23:56:00Z">
        <w:r w:rsidR="00615345">
          <w:rPr>
            <w:rFonts w:ascii="Times New Roman" w:eastAsia="Times New Roman" w:hAnsi="Times New Roman" w:cs="Times New Roman"/>
          </w:rPr>
          <w:t xml:space="preserve"> (</w:t>
        </w:r>
        <w:r w:rsidR="00615345">
          <w:rPr>
            <w:rFonts w:ascii="Times New Roman" w:eastAsia="Times New Roman" w:hAnsi="Times New Roman" w:cs="Times New Roman"/>
            <w:i/>
            <w:iCs/>
          </w:rPr>
          <w:t xml:space="preserve">M </w:t>
        </w:r>
        <w:r w:rsidR="00615345">
          <w:rPr>
            <w:rFonts w:ascii="Times New Roman" w:eastAsia="Times New Roman" w:hAnsi="Times New Roman" w:cs="Times New Roman"/>
          </w:rPr>
          <w:t xml:space="preserve">= </w:t>
        </w:r>
      </w:ins>
      <w:ins w:id="339" w:author="Benton, Deon" w:date="2025-03-27T18:58:00Z" w16du:dateUtc="2025-03-27T23:58:00Z">
        <w:r w:rsidR="00D27BF8">
          <w:rPr>
            <w:rFonts w:ascii="Times New Roman" w:eastAsia="Times New Roman" w:hAnsi="Times New Roman" w:cs="Times New Roman"/>
          </w:rPr>
          <w:t xml:space="preserve">17.75, </w:t>
        </w:r>
        <w:r w:rsidR="00D27BF8">
          <w:rPr>
            <w:rFonts w:ascii="Times New Roman" w:eastAsia="Times New Roman" w:hAnsi="Times New Roman" w:cs="Times New Roman"/>
            <w:i/>
            <w:iCs/>
          </w:rPr>
          <w:t xml:space="preserve">SD </w:t>
        </w:r>
        <w:r w:rsidR="00D27BF8">
          <w:rPr>
            <w:rFonts w:ascii="Times New Roman" w:eastAsia="Times New Roman" w:hAnsi="Times New Roman" w:cs="Times New Roman"/>
          </w:rPr>
          <w:t>= 0.66)</w:t>
        </w:r>
      </w:ins>
      <w:ins w:id="340" w:author="Benton, Deon" w:date="2025-03-27T18:55:00Z" w16du:dateUtc="2025-03-27T23:55:00Z">
        <w:r w:rsidR="00615345">
          <w:rPr>
            <w:rFonts w:ascii="Times New Roman" w:eastAsia="Times New Roman" w:hAnsi="Times New Roman" w:cs="Times New Roman"/>
          </w:rPr>
          <w:t xml:space="preserve"> than in the Target Present condition</w:t>
        </w:r>
      </w:ins>
      <w:ins w:id="341" w:author="Benton, Deon" w:date="2025-03-27T18:58:00Z" w16du:dateUtc="2025-03-27T23:58:00Z">
        <w:r w:rsidR="00D27BF8">
          <w:rPr>
            <w:rFonts w:ascii="Times New Roman" w:eastAsia="Times New Roman" w:hAnsi="Times New Roman" w:cs="Times New Roman"/>
          </w:rPr>
          <w:t xml:space="preserve"> (</w:t>
        </w:r>
        <w:r w:rsidR="00D27BF8">
          <w:rPr>
            <w:rFonts w:ascii="Times New Roman" w:eastAsia="Times New Roman" w:hAnsi="Times New Roman" w:cs="Times New Roman"/>
            <w:i/>
            <w:iCs/>
          </w:rPr>
          <w:t xml:space="preserve">M </w:t>
        </w:r>
        <w:r w:rsidR="00D27BF8">
          <w:rPr>
            <w:rFonts w:ascii="Times New Roman" w:eastAsia="Times New Roman" w:hAnsi="Times New Roman" w:cs="Times New Roman"/>
          </w:rPr>
          <w:t xml:space="preserve">= </w:t>
        </w:r>
      </w:ins>
      <w:ins w:id="342" w:author="Benton, Deon" w:date="2025-03-27T18:59:00Z" w16du:dateUtc="2025-03-27T23:59:00Z">
        <w:r w:rsidR="00D27BF8">
          <w:rPr>
            <w:rFonts w:ascii="Times New Roman" w:eastAsia="Times New Roman" w:hAnsi="Times New Roman" w:cs="Times New Roman"/>
          </w:rPr>
          <w:t>12.76</w:t>
        </w:r>
      </w:ins>
      <w:ins w:id="343" w:author="Benton, Deon" w:date="2025-03-27T18:58:00Z" w16du:dateUtc="2025-03-27T23:58:00Z">
        <w:r w:rsidR="00D27BF8">
          <w:rPr>
            <w:rFonts w:ascii="Times New Roman" w:eastAsia="Times New Roman" w:hAnsi="Times New Roman" w:cs="Times New Roman"/>
          </w:rPr>
          <w:t xml:space="preserve">, </w:t>
        </w:r>
        <w:r w:rsidR="00D27BF8">
          <w:rPr>
            <w:rFonts w:ascii="Times New Roman" w:eastAsia="Times New Roman" w:hAnsi="Times New Roman" w:cs="Times New Roman"/>
            <w:i/>
            <w:iCs/>
          </w:rPr>
          <w:t xml:space="preserve">SD </w:t>
        </w:r>
        <w:r w:rsidR="00D27BF8">
          <w:rPr>
            <w:rFonts w:ascii="Times New Roman" w:eastAsia="Times New Roman" w:hAnsi="Times New Roman" w:cs="Times New Roman"/>
          </w:rPr>
          <w:t xml:space="preserve">= </w:t>
        </w:r>
      </w:ins>
      <w:ins w:id="344" w:author="Benton, Deon" w:date="2025-03-27T18:59:00Z" w16du:dateUtc="2025-03-27T23:59:00Z">
        <w:r w:rsidR="00D27BF8">
          <w:rPr>
            <w:rFonts w:ascii="Times New Roman" w:eastAsia="Times New Roman" w:hAnsi="Times New Roman" w:cs="Times New Roman"/>
          </w:rPr>
          <w:t>1.26</w:t>
        </w:r>
      </w:ins>
      <w:ins w:id="345" w:author="Benton, Deon" w:date="2025-03-27T18:58:00Z" w16du:dateUtc="2025-03-27T23:58:00Z">
        <w:r w:rsidR="00D27BF8">
          <w:rPr>
            <w:rFonts w:ascii="Times New Roman" w:eastAsia="Times New Roman" w:hAnsi="Times New Roman" w:cs="Times New Roman"/>
          </w:rPr>
          <w:t>)</w:t>
        </w:r>
      </w:ins>
      <w:ins w:id="346" w:author="Benton, Deon" w:date="2025-03-27T18:55:00Z" w16du:dateUtc="2025-03-27T23:55:00Z">
        <w:r w:rsidR="00615345">
          <w:rPr>
            <w:rFonts w:ascii="Times New Roman" w:eastAsia="Times New Roman" w:hAnsi="Times New Roman" w:cs="Times New Roman"/>
          </w:rPr>
          <w:t xml:space="preserve">, a pattern that is inconsistent with that observed in infants. This </w:t>
        </w:r>
      </w:ins>
      <w:ins w:id="347" w:author="Benton, Deon" w:date="2025-03-27T18:59:00Z" w16du:dateUtc="2025-03-27T23:59:00Z">
        <w:r w:rsidR="00904DB1">
          <w:rPr>
            <w:rFonts w:ascii="Times New Roman" w:eastAsia="Times New Roman" w:hAnsi="Times New Roman" w:cs="Times New Roman"/>
          </w:rPr>
          <w:t>difference stems from the fact that</w:t>
        </w:r>
      </w:ins>
      <w:ins w:id="348" w:author="Benton, Deon" w:date="2025-03-27T18:55:00Z" w16du:dateUtc="2025-03-27T23:55:00Z">
        <w:r w:rsidR="00615345">
          <w:rPr>
            <w:rFonts w:ascii="Times New Roman" w:eastAsia="Times New Roman" w:hAnsi="Times New Roman" w:cs="Times New Roman"/>
          </w:rPr>
          <w:t xml:space="preserve"> networks never encountered action events with a single object</w:t>
        </w:r>
      </w:ins>
      <w:ins w:id="349" w:author="Benton, Deon" w:date="2025-03-27T19:00:00Z" w16du:dateUtc="2025-03-28T00:00:00Z">
        <w:r w:rsidR="00904DB1">
          <w:rPr>
            <w:rFonts w:ascii="Times New Roman" w:eastAsia="Times New Roman" w:hAnsi="Times New Roman" w:cs="Times New Roman"/>
          </w:rPr>
          <w:t xml:space="preserve"> during the pretraining phase</w:t>
        </w:r>
      </w:ins>
      <w:ins w:id="350" w:author="Benton, Deon" w:date="2025-03-27T18:55:00Z" w16du:dateUtc="2025-03-27T23:55:00Z">
        <w:r w:rsidR="00615345">
          <w:rPr>
            <w:rFonts w:ascii="Times New Roman" w:eastAsia="Times New Roman" w:hAnsi="Times New Roman" w:cs="Times New Roman"/>
          </w:rPr>
          <w:t>.</w:t>
        </w:r>
      </w:ins>
      <w:ins w:id="351" w:author="Benton, Deon" w:date="2025-03-27T19:00:00Z" w16du:dateUtc="2025-03-28T00:00:00Z">
        <w:r w:rsidR="00904DB1">
          <w:rPr>
            <w:rFonts w:ascii="Times New Roman" w:eastAsia="Times New Roman" w:hAnsi="Times New Roman" w:cs="Times New Roman"/>
          </w:rPr>
          <w:t xml:space="preserve"> In contrast, infants </w:t>
        </w:r>
      </w:ins>
      <w:ins w:id="352" w:author="Benton, Deon" w:date="2025-03-27T19:34:00Z" w16du:dateUtc="2025-03-28T00:34:00Z">
        <w:r w:rsidR="00B572F3">
          <w:rPr>
            <w:rFonts w:ascii="Times New Roman" w:eastAsia="Times New Roman" w:hAnsi="Times New Roman" w:cs="Times New Roman"/>
          </w:rPr>
          <w:t>likely do</w:t>
        </w:r>
      </w:ins>
      <w:ins w:id="353" w:author="Benton, Deon" w:date="2025-03-27T19:00:00Z" w16du:dateUtc="2025-03-28T00:00:00Z">
        <w:r w:rsidR="00904DB1">
          <w:rPr>
            <w:rFonts w:ascii="Times New Roman" w:eastAsia="Times New Roman" w:hAnsi="Times New Roman" w:cs="Times New Roman"/>
          </w:rPr>
          <w:t xml:space="preserve"> experience action events with single objects, even if infrequently.</w:t>
        </w:r>
      </w:ins>
      <w:ins w:id="354" w:author="Benton, Deon" w:date="2025-03-27T18:55:00Z" w16du:dateUtc="2025-03-27T23:55:00Z">
        <w:r w:rsidR="00615345">
          <w:rPr>
            <w:rFonts w:ascii="Times New Roman" w:eastAsia="Times New Roman" w:hAnsi="Times New Roman" w:cs="Times New Roman"/>
          </w:rPr>
          <w:t xml:space="preserve"> </w:t>
        </w:r>
      </w:ins>
      <w:ins w:id="355" w:author="Benton, Deon" w:date="2025-03-27T19:00:00Z" w16du:dateUtc="2025-03-28T00:00:00Z">
        <w:r w:rsidR="00904DB1">
          <w:rPr>
            <w:rFonts w:ascii="Times New Roman" w:eastAsia="Times New Roman" w:hAnsi="Times New Roman" w:cs="Times New Roman"/>
          </w:rPr>
          <w:t>A corollary of this is that</w:t>
        </w:r>
      </w:ins>
      <w:ins w:id="356" w:author="Benton, Deon" w:date="2025-03-27T19:35:00Z" w16du:dateUtc="2025-03-28T00:35:00Z">
        <w:r w:rsidR="00B572F3">
          <w:rPr>
            <w:rFonts w:ascii="Times New Roman" w:eastAsia="Times New Roman" w:hAnsi="Times New Roman" w:cs="Times New Roman"/>
          </w:rPr>
          <w:t xml:space="preserve"> the</w:t>
        </w:r>
      </w:ins>
      <w:ins w:id="357" w:author="Benton, Deon" w:date="2025-03-27T19:01:00Z" w16du:dateUtc="2025-03-28T00:01:00Z">
        <w:r w:rsidR="00904DB1">
          <w:rPr>
            <w:rFonts w:ascii="Times New Roman" w:eastAsia="Times New Roman" w:hAnsi="Times New Roman" w:cs="Times New Roman"/>
          </w:rPr>
          <w:t xml:space="preserve"> </w:t>
        </w:r>
      </w:ins>
      <w:ins w:id="358" w:author="Benton, Deon" w:date="2025-03-27T18:55:00Z" w16du:dateUtc="2025-03-27T23:55:00Z">
        <w:r w:rsidR="00615345">
          <w:rPr>
            <w:rFonts w:ascii="Times New Roman" w:eastAsia="Times New Roman" w:hAnsi="Times New Roman" w:cs="Times New Roman"/>
          </w:rPr>
          <w:t>overall looking times</w:t>
        </w:r>
      </w:ins>
      <w:ins w:id="359" w:author="Benton, Deon" w:date="2025-03-27T19:01:00Z" w16du:dateUtc="2025-03-28T00:01:00Z">
        <w:r w:rsidR="00904DB1">
          <w:rPr>
            <w:rFonts w:ascii="Times New Roman" w:eastAsia="Times New Roman" w:hAnsi="Times New Roman" w:cs="Times New Roman"/>
          </w:rPr>
          <w:t xml:space="preserve"> in these two conditions</w:t>
        </w:r>
      </w:ins>
      <w:ins w:id="360" w:author="Benton, Deon" w:date="2025-03-27T18:55:00Z" w16du:dateUtc="2025-03-27T23:55:00Z">
        <w:r w:rsidR="00615345">
          <w:rPr>
            <w:rFonts w:ascii="Times New Roman" w:eastAsia="Times New Roman" w:hAnsi="Times New Roman" w:cs="Times New Roman"/>
          </w:rPr>
          <w:t xml:space="preserve"> may </w:t>
        </w:r>
      </w:ins>
      <w:ins w:id="361" w:author="Benton, Deon" w:date="2025-03-27T19:01:00Z" w16du:dateUtc="2025-03-28T00:01:00Z">
        <w:r w:rsidR="00904DB1">
          <w:rPr>
            <w:rFonts w:ascii="Times New Roman" w:eastAsia="Times New Roman" w:hAnsi="Times New Roman" w:cs="Times New Roman"/>
          </w:rPr>
          <w:t xml:space="preserve">be more </w:t>
        </w:r>
      </w:ins>
      <w:ins w:id="362" w:author="Benton, Deon" w:date="2025-03-27T18:55:00Z" w16du:dateUtc="2025-03-27T23:55:00Z">
        <w:r w:rsidR="00615345">
          <w:rPr>
            <w:rFonts w:ascii="Times New Roman" w:eastAsia="Times New Roman" w:hAnsi="Times New Roman" w:cs="Times New Roman"/>
          </w:rPr>
          <w:t>comparable in infants</w:t>
        </w:r>
      </w:ins>
      <w:ins w:id="363" w:author="Benton, Deon" w:date="2025-03-27T19:35:00Z" w16du:dateUtc="2025-03-28T00:35:00Z">
        <w:r w:rsidR="00B572F3">
          <w:rPr>
            <w:rFonts w:ascii="Times New Roman" w:eastAsia="Times New Roman" w:hAnsi="Times New Roman" w:cs="Times New Roman"/>
          </w:rPr>
          <w:t xml:space="preserve"> than in</w:t>
        </w:r>
        <w:r w:rsidR="00AB5296">
          <w:rPr>
            <w:rFonts w:ascii="Times New Roman" w:eastAsia="Times New Roman" w:hAnsi="Times New Roman" w:cs="Times New Roman"/>
          </w:rPr>
          <w:t xml:space="preserve"> </w:t>
        </w:r>
        <w:r w:rsidR="00B572F3">
          <w:rPr>
            <w:rFonts w:ascii="Times New Roman" w:eastAsia="Times New Roman" w:hAnsi="Times New Roman" w:cs="Times New Roman"/>
          </w:rPr>
          <w:t>networks</w:t>
        </w:r>
        <w:r w:rsidR="00175501">
          <w:rPr>
            <w:rFonts w:ascii="Times New Roman" w:eastAsia="Times New Roman" w:hAnsi="Times New Roman" w:cs="Times New Roman"/>
          </w:rPr>
          <w:t xml:space="preserve"> like that used here</w:t>
        </w:r>
      </w:ins>
      <w:ins w:id="364" w:author="Benton, Deon" w:date="2025-03-27T18:55:00Z" w16du:dateUtc="2025-03-27T23:55:00Z">
        <w:r w:rsidR="00615345">
          <w:rPr>
            <w:rFonts w:ascii="Times New Roman" w:eastAsia="Times New Roman" w:hAnsi="Times New Roman" w:cs="Times New Roman"/>
          </w:rPr>
          <w:t>.</w:t>
        </w:r>
      </w:ins>
    </w:p>
    <w:p w14:paraId="36D66F3D" w14:textId="77777777" w:rsidR="00374C03" w:rsidRDefault="00374C03" w:rsidP="00374C03">
      <w:pPr>
        <w:spacing w:line="480" w:lineRule="auto"/>
        <w:contextualSpacing/>
        <w:rPr>
          <w:ins w:id="365" w:author="Benton, Deon" w:date="2025-03-27T18:54:00Z" w16du:dateUtc="2025-03-27T23:54:00Z"/>
          <w:rFonts w:ascii="Times New Roman" w:eastAsia="Times New Roman" w:hAnsi="Times New Roman" w:cs="Times New Roman"/>
        </w:rPr>
      </w:pPr>
    </w:p>
    <w:p w14:paraId="213FAC10" w14:textId="0BD7ACB6" w:rsidR="00374C03" w:rsidRDefault="00374C03" w:rsidP="00374C03">
      <w:pPr>
        <w:spacing w:line="480" w:lineRule="auto"/>
        <w:contextualSpacing/>
        <w:rPr>
          <w:ins w:id="366" w:author="Benton, Deon" w:date="2025-03-27T18:53:00Z" w16du:dateUtc="2025-03-27T23:53:00Z"/>
          <w:rFonts w:ascii="Times New Roman" w:eastAsia="Times New Roman" w:hAnsi="Times New Roman" w:cs="Times New Roman"/>
        </w:rPr>
      </w:pPr>
      <w:ins w:id="367" w:author="Benton, Deon" w:date="2025-03-27T18:54:00Z" w16du:dateUtc="2025-03-27T23:54:00Z">
        <w:r>
          <w:rPr>
            <w:rFonts w:ascii="Times New Roman" w:eastAsia="Times New Roman" w:hAnsi="Times New Roman" w:cs="Times New Roman"/>
            <w:b/>
            <w:bCs/>
          </w:rPr>
          <w:t>Discussion</w:t>
        </w:r>
      </w:ins>
      <w:ins w:id="368" w:author="Benton, Deon" w:date="2025-03-27T18:45:00Z" w16du:dateUtc="2025-03-27T23:45:00Z">
        <w:r w:rsidR="00163799">
          <w:rPr>
            <w:rFonts w:ascii="Times New Roman" w:eastAsia="Times New Roman" w:hAnsi="Times New Roman" w:cs="Times New Roman"/>
          </w:rPr>
          <w:t xml:space="preserve"> </w:t>
        </w:r>
      </w:ins>
    </w:p>
    <w:p w14:paraId="7CD9E7CE" w14:textId="30AE1E0E" w:rsidR="00E63F31" w:rsidRPr="003764BE" w:rsidRDefault="00374C03" w:rsidP="00756B1E">
      <w:pPr>
        <w:spacing w:line="480" w:lineRule="auto"/>
        <w:ind w:firstLine="720"/>
        <w:contextualSpacing/>
        <w:rPr>
          <w:ins w:id="369" w:author="Benton, Deon" w:date="2025-03-27T18:34:00Z" w16du:dateUtc="2025-03-27T23:34:00Z"/>
          <w:rFonts w:ascii="Times New Roman" w:hAnsi="Times New Roman" w:cs="Times New Roman"/>
        </w:rPr>
      </w:pPr>
      <w:ins w:id="370" w:author="Benton, Deon" w:date="2025-03-27T18:54:00Z" w16du:dateUtc="2025-03-27T23:54:00Z">
        <w:r>
          <w:rPr>
            <w:rFonts w:ascii="Times New Roman" w:eastAsia="Times New Roman" w:hAnsi="Times New Roman" w:cs="Times New Roman"/>
          </w:rPr>
          <w:t xml:space="preserve">Simulation 4 tested whether an associative learning mechanism was sufficient to explain why infants </w:t>
        </w:r>
        <w:r>
          <w:rPr>
            <w:rFonts w:ascii="Times New Roman" w:hAnsi="Times New Roman" w:cs="Times New Roman"/>
          </w:rPr>
          <w:t xml:space="preserve">look longer at indirect reaches than direct reaches in events that involve target objects but not in events lacking such objects. </w:t>
        </w:r>
      </w:ins>
      <w:ins w:id="371" w:author="Benton, Deon" w:date="2025-03-27T19:01:00Z" w16du:dateUtc="2025-03-28T00:01:00Z">
        <w:r w:rsidR="008E3D5D">
          <w:rPr>
            <w:rFonts w:ascii="Times New Roman" w:eastAsia="Times New Roman" w:hAnsi="Times New Roman" w:cs="Times New Roman"/>
          </w:rPr>
          <w:t xml:space="preserve">The results </w:t>
        </w:r>
        <w:r w:rsidR="0069554C">
          <w:rPr>
            <w:rFonts w:ascii="Times New Roman" w:eastAsia="Times New Roman" w:hAnsi="Times New Roman" w:cs="Times New Roman"/>
          </w:rPr>
          <w:t xml:space="preserve">demonstrated that such a mechanism could account for this finding. </w:t>
        </w:r>
      </w:ins>
      <w:ins w:id="372" w:author="Benton, Deon" w:date="2025-03-27T19:02:00Z" w16du:dateUtc="2025-03-28T00:02:00Z">
        <w:r w:rsidR="00944188">
          <w:rPr>
            <w:rFonts w:ascii="Times New Roman" w:eastAsia="Times New Roman" w:hAnsi="Times New Roman" w:cs="Times New Roman"/>
          </w:rPr>
          <w:t xml:space="preserve">Taken together, Simulations 1-4 </w:t>
        </w:r>
      </w:ins>
      <w:ins w:id="373" w:author="Benton, Deon" w:date="2025-03-27T19:03:00Z" w16du:dateUtc="2025-03-28T00:03:00Z">
        <w:r w:rsidR="00944188">
          <w:rPr>
            <w:rFonts w:ascii="Times New Roman" w:eastAsia="Times New Roman" w:hAnsi="Times New Roman" w:cs="Times New Roman"/>
          </w:rPr>
          <w:t xml:space="preserve">suggests that infants’ looking behaviors in studies that use the Gergely paradigm can be explained by associative learning. Although a NUC or a teleological stance can also provide, the current series of simulations </w:t>
        </w:r>
        <w:r w:rsidR="00944188">
          <w:rPr>
            <w:rFonts w:ascii="Times New Roman" w:eastAsia="Times New Roman" w:hAnsi="Times New Roman" w:cs="Times New Roman"/>
          </w:rPr>
          <w:lastRenderedPageBreak/>
          <w:t xml:space="preserve">indicate that they are not necessary. </w:t>
        </w:r>
      </w:ins>
      <w:ins w:id="374" w:author="Benton, Deon" w:date="2025-03-27T19:04:00Z" w16du:dateUtc="2025-03-28T00:04:00Z">
        <w:r w:rsidR="009A1C9A">
          <w:rPr>
            <w:rFonts w:ascii="Times New Roman" w:eastAsia="Times New Roman" w:hAnsi="Times New Roman" w:cs="Times New Roman"/>
          </w:rPr>
          <w:t xml:space="preserve"> This conclusion is also consistent with </w:t>
        </w:r>
      </w:ins>
      <w:ins w:id="375" w:author="Benton, Deon" w:date="2025-03-27T19:10:00Z" w16du:dateUtc="2025-03-28T00:10:00Z">
        <w:r w:rsidR="009A56F5">
          <w:rPr>
            <w:rFonts w:ascii="Times New Roman" w:eastAsia="Times New Roman" w:hAnsi="Times New Roman" w:cs="Times New Roman"/>
          </w:rPr>
          <w:t>the only</w:t>
        </w:r>
      </w:ins>
      <w:ins w:id="376" w:author="Benton, Deon" w:date="2025-03-27T19:04:00Z" w16du:dateUtc="2025-03-28T00:04:00Z">
        <w:r w:rsidR="009A1C9A">
          <w:rPr>
            <w:rFonts w:ascii="Times New Roman" w:eastAsia="Times New Roman" w:hAnsi="Times New Roman" w:cs="Times New Roman"/>
          </w:rPr>
          <w:t xml:space="preserve"> other published connectionist modeling study on this topic</w:t>
        </w:r>
      </w:ins>
      <w:ins w:id="377" w:author="Benton, Deon" w:date="2025-03-27T19:07:00Z" w16du:dateUtc="2025-03-28T00:07:00Z">
        <w:r w:rsidR="005963CC">
          <w:rPr>
            <w:rFonts w:ascii="Times New Roman" w:eastAsia="Times New Roman" w:hAnsi="Times New Roman" w:cs="Times New Roman"/>
          </w:rPr>
          <w:t xml:space="preserve"> (Van </w:t>
        </w:r>
        <w:proofErr w:type="spellStart"/>
        <w:r w:rsidR="005963CC">
          <w:rPr>
            <w:rFonts w:ascii="Times New Roman" w:eastAsia="Times New Roman" w:hAnsi="Times New Roman" w:cs="Times New Roman"/>
          </w:rPr>
          <w:t>Overwalle</w:t>
        </w:r>
        <w:proofErr w:type="spellEnd"/>
        <w:r w:rsidR="005963CC">
          <w:rPr>
            <w:rFonts w:ascii="Times New Roman" w:eastAsia="Times New Roman" w:hAnsi="Times New Roman" w:cs="Times New Roman"/>
          </w:rPr>
          <w:t>, 2010)</w:t>
        </w:r>
      </w:ins>
      <w:ins w:id="378" w:author="Benton, Deon" w:date="2025-03-27T19:04:00Z" w16du:dateUtc="2025-03-28T00:04:00Z">
        <w:r w:rsidR="009A1C9A">
          <w:rPr>
            <w:rFonts w:ascii="Times New Roman" w:eastAsia="Times New Roman" w:hAnsi="Times New Roman" w:cs="Times New Roman"/>
          </w:rPr>
          <w:t xml:space="preserve">. </w:t>
        </w:r>
      </w:ins>
      <w:ins w:id="379" w:author="Benton, Deon" w:date="2025-03-27T19:10:00Z" w16du:dateUtc="2025-03-28T00:10:00Z">
        <w:r w:rsidR="00FD37AB">
          <w:rPr>
            <w:rFonts w:ascii="Times New Roman" w:eastAsia="Times New Roman" w:hAnsi="Times New Roman" w:cs="Times New Roman"/>
          </w:rPr>
          <w:t>However, o</w:t>
        </w:r>
      </w:ins>
      <w:ins w:id="380" w:author="Benton, Deon" w:date="2025-03-27T19:08:00Z" w16du:dateUtc="2025-03-28T00:08:00Z">
        <w:r w:rsidR="00791C06">
          <w:rPr>
            <w:rFonts w:ascii="Times New Roman" w:eastAsia="Times New Roman" w:hAnsi="Times New Roman" w:cs="Times New Roman"/>
          </w:rPr>
          <w:t xml:space="preserve">ne </w:t>
        </w:r>
      </w:ins>
      <w:ins w:id="381" w:author="Benton, Deon" w:date="2025-03-27T19:09:00Z" w16du:dateUtc="2025-03-28T00:09:00Z">
        <w:r w:rsidR="00791C06">
          <w:rPr>
            <w:rFonts w:ascii="Times New Roman" w:eastAsia="Times New Roman" w:hAnsi="Times New Roman" w:cs="Times New Roman"/>
          </w:rPr>
          <w:t>major difference</w:t>
        </w:r>
      </w:ins>
      <w:ins w:id="382" w:author="Benton, Deon" w:date="2025-03-27T19:08:00Z" w16du:dateUtc="2025-03-28T00:08:00Z">
        <w:r w:rsidR="00791C06">
          <w:rPr>
            <w:rFonts w:ascii="Times New Roman" w:eastAsia="Times New Roman" w:hAnsi="Times New Roman" w:cs="Times New Roman"/>
          </w:rPr>
          <w:t xml:space="preserve"> between that </w:t>
        </w:r>
      </w:ins>
      <w:ins w:id="383" w:author="Benton, Deon" w:date="2025-03-27T19:09:00Z" w16du:dateUtc="2025-03-28T00:09:00Z">
        <w:r w:rsidR="00791C06">
          <w:rPr>
            <w:rFonts w:ascii="Times New Roman" w:eastAsia="Times New Roman" w:hAnsi="Times New Roman" w:cs="Times New Roman"/>
          </w:rPr>
          <w:t>model</w:t>
        </w:r>
      </w:ins>
      <w:ins w:id="384" w:author="Benton, Deon" w:date="2025-03-27T19:08:00Z" w16du:dateUtc="2025-03-28T00:08:00Z">
        <w:r w:rsidR="00791C06">
          <w:rPr>
            <w:rFonts w:ascii="Times New Roman" w:eastAsia="Times New Roman" w:hAnsi="Times New Roman" w:cs="Times New Roman"/>
          </w:rPr>
          <w:t xml:space="preserve"> and the current one is that it only simulated Gergely et al. (1995). </w:t>
        </w:r>
      </w:ins>
      <w:ins w:id="385" w:author="Benton, Deon" w:date="2025-03-27T19:09:00Z" w16du:dateUtc="2025-03-28T00:09:00Z">
        <w:r w:rsidR="00791C06">
          <w:rPr>
            <w:rFonts w:ascii="Times New Roman" w:eastAsia="Times New Roman" w:hAnsi="Times New Roman" w:cs="Times New Roman"/>
          </w:rPr>
          <w:t xml:space="preserve">This means that it is unknown whether that model could account for other findings on this topic. </w:t>
        </w:r>
      </w:ins>
      <w:ins w:id="386" w:author="Benton, Deon" w:date="2025-03-27T19:10:00Z" w16du:dateUtc="2025-03-28T00:10:00Z">
        <w:r w:rsidR="00FD37AB">
          <w:rPr>
            <w:rFonts w:ascii="Times New Roman" w:eastAsia="Times New Roman" w:hAnsi="Times New Roman" w:cs="Times New Roman"/>
          </w:rPr>
          <w:t xml:space="preserve">The current model, in contrast, accounted for a range of findings, thereby </w:t>
        </w:r>
      </w:ins>
      <w:ins w:id="387" w:author="Benton, Deon" w:date="2025-03-27T19:11:00Z" w16du:dateUtc="2025-03-28T00:11:00Z">
        <w:r w:rsidR="00FD37AB">
          <w:rPr>
            <w:rFonts w:ascii="Times New Roman" w:eastAsia="Times New Roman" w:hAnsi="Times New Roman" w:cs="Times New Roman"/>
          </w:rPr>
          <w:t>demonstrating its explanatory scope.</w:t>
        </w:r>
      </w:ins>
      <w:ins w:id="388" w:author="Benton, Deon" w:date="2025-03-27T19:19:00Z" w16du:dateUtc="2025-03-28T00:19:00Z">
        <w:r w:rsidR="00E63F31">
          <w:rPr>
            <w:rFonts w:ascii="Times New Roman" w:eastAsia="Times New Roman" w:hAnsi="Times New Roman" w:cs="Times New Roman"/>
          </w:rPr>
          <w:t xml:space="preserve"> Before turning to the discussion, one outstanding issue remains: </w:t>
        </w:r>
      </w:ins>
      <w:ins w:id="389" w:author="Benton, Deon" w:date="2025-03-27T19:21:00Z" w16du:dateUtc="2025-03-28T00:21:00Z">
        <w:r w:rsidR="00397D27">
          <w:rPr>
            <w:rFonts w:ascii="Times New Roman" w:eastAsia="Times New Roman" w:hAnsi="Times New Roman" w:cs="Times New Roman"/>
          </w:rPr>
          <w:t>How</w:t>
        </w:r>
      </w:ins>
      <w:ins w:id="390" w:author="Benton, Deon" w:date="2025-03-27T19:23:00Z" w16du:dateUtc="2025-03-28T00:23:00Z">
        <w:r w:rsidR="006F77E7">
          <w:rPr>
            <w:rFonts w:ascii="Times New Roman" w:eastAsia="Times New Roman" w:hAnsi="Times New Roman" w:cs="Times New Roman"/>
          </w:rPr>
          <w:t xml:space="preserve"> exactly did</w:t>
        </w:r>
      </w:ins>
      <w:ins w:id="391" w:author="Benton, Deon" w:date="2025-03-27T19:21:00Z" w16du:dateUtc="2025-03-28T00:21:00Z">
        <w:r w:rsidR="00397D27">
          <w:rPr>
            <w:rFonts w:ascii="Times New Roman" w:eastAsia="Times New Roman" w:hAnsi="Times New Roman" w:cs="Times New Roman"/>
          </w:rPr>
          <w:t xml:space="preserve"> associative learning unfold in the model to enable it to</w:t>
        </w:r>
      </w:ins>
      <w:ins w:id="392" w:author="Benton, Deon" w:date="2025-03-27T19:22:00Z" w16du:dateUtc="2025-03-28T00:22:00Z">
        <w:r w:rsidR="006F77E7">
          <w:rPr>
            <w:rFonts w:ascii="Times New Roman" w:eastAsia="Times New Roman" w:hAnsi="Times New Roman" w:cs="Times New Roman"/>
          </w:rPr>
          <w:t xml:space="preserve"> produce a match to</w:t>
        </w:r>
      </w:ins>
      <w:ins w:id="393" w:author="Benton, Deon" w:date="2025-03-27T19:25:00Z" w16du:dateUtc="2025-03-28T00:25:00Z">
        <w:r w:rsidR="00756B1E">
          <w:rPr>
            <w:rFonts w:ascii="Times New Roman" w:eastAsia="Times New Roman" w:hAnsi="Times New Roman" w:cs="Times New Roman"/>
          </w:rPr>
          <w:t xml:space="preserve"> the</w:t>
        </w:r>
      </w:ins>
      <w:ins w:id="394" w:author="Benton, Deon" w:date="2025-03-27T19:22:00Z" w16du:dateUtc="2025-03-28T00:22:00Z">
        <w:r w:rsidR="006F77E7">
          <w:rPr>
            <w:rFonts w:ascii="Times New Roman" w:eastAsia="Times New Roman" w:hAnsi="Times New Roman" w:cs="Times New Roman"/>
          </w:rPr>
          <w:t xml:space="preserve"> behavioral data</w:t>
        </w:r>
      </w:ins>
      <w:ins w:id="395" w:author="Benton, Deon" w:date="2025-03-27T19:25:00Z" w16du:dateUtc="2025-03-28T00:25:00Z">
        <w:r w:rsidR="00756B1E">
          <w:rPr>
            <w:rFonts w:ascii="Times New Roman" w:eastAsia="Times New Roman" w:hAnsi="Times New Roman" w:cs="Times New Roman"/>
          </w:rPr>
          <w:t xml:space="preserve"> that were the focus of the current simulations</w:t>
        </w:r>
      </w:ins>
      <w:ins w:id="396" w:author="Benton, Deon" w:date="2025-03-27T19:24:00Z" w16du:dateUtc="2025-03-28T00:24:00Z">
        <w:r w:rsidR="00756B1E">
          <w:rPr>
            <w:rFonts w:ascii="Times New Roman" w:eastAsia="Times New Roman" w:hAnsi="Times New Roman" w:cs="Times New Roman"/>
          </w:rPr>
          <w:t>?</w:t>
        </w:r>
      </w:ins>
      <w:ins w:id="397" w:author="Benton, Deon" w:date="2025-03-27T19:22:00Z" w16du:dateUtc="2025-03-28T00:22:00Z">
        <w:r w:rsidR="006F77E7">
          <w:rPr>
            <w:rFonts w:ascii="Times New Roman" w:eastAsia="Times New Roman" w:hAnsi="Times New Roman" w:cs="Times New Roman"/>
          </w:rPr>
          <w:t xml:space="preserve"> </w:t>
        </w:r>
      </w:ins>
      <w:ins w:id="398" w:author="Benton, Deon" w:date="2025-03-27T19:20:00Z" w16du:dateUtc="2025-03-28T00:20:00Z">
        <w:r w:rsidR="00397D27">
          <w:rPr>
            <w:rFonts w:ascii="Times New Roman" w:eastAsia="Times New Roman" w:hAnsi="Times New Roman" w:cs="Times New Roman"/>
          </w:rPr>
          <w:t xml:space="preserve"> </w:t>
        </w:r>
      </w:ins>
      <w:ins w:id="399" w:author="Benton, Deon" w:date="2025-03-27T19:25:00Z" w16du:dateUtc="2025-03-28T00:25:00Z">
        <w:r w:rsidR="00756B1E">
          <w:rPr>
            <w:rFonts w:ascii="Times New Roman" w:eastAsia="Times New Roman" w:hAnsi="Times New Roman" w:cs="Times New Roman"/>
          </w:rPr>
          <w:t>I provide an answer to this question in the next section.</w:t>
        </w:r>
      </w:ins>
    </w:p>
    <w:p w14:paraId="2672649C" w14:textId="77777777" w:rsidR="0007013C" w:rsidRDefault="0007013C" w:rsidP="00C33B89">
      <w:pPr>
        <w:spacing w:line="480" w:lineRule="auto"/>
        <w:contextualSpacing/>
        <w:rPr>
          <w:ins w:id="400" w:author="Benton, Deon" w:date="2025-03-27T18:28:00Z" w16du:dateUtc="2025-03-27T23:28:00Z"/>
          <w:rFonts w:ascii="Times New Roman" w:hAnsi="Times New Roman" w:cs="Times New Roman"/>
        </w:rPr>
      </w:pPr>
    </w:p>
    <w:p w14:paraId="5E0E5EB1" w14:textId="77777777" w:rsidR="007C42A4" w:rsidRDefault="007C42A4" w:rsidP="00D636C9">
      <w:pPr>
        <w:spacing w:line="480" w:lineRule="auto"/>
        <w:contextualSpacing/>
        <w:rPr>
          <w:rFonts w:ascii="Times New Roman" w:hAnsi="Times New Roman" w:cs="Times New Roman"/>
        </w:rPr>
      </w:pPr>
    </w:p>
    <w:p w14:paraId="69226FAB" w14:textId="4E27B450" w:rsidR="007C42A4" w:rsidRDefault="00A34693" w:rsidP="00D636C9">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00696C04" w:rsidRPr="00696C04">
        <w:rPr>
          <w:rFonts w:ascii="Times New Roman" w:hAnsi="Times New Roman" w:cs="Times New Roman"/>
          <w:b/>
          <w:bCs/>
        </w:rPr>
        <w:t xml:space="preserve"> pr</w:t>
      </w:r>
      <w:r w:rsidR="00497F11">
        <w:rPr>
          <w:rFonts w:ascii="Times New Roman" w:hAnsi="Times New Roman" w:cs="Times New Roman"/>
          <w:b/>
          <w:bCs/>
        </w:rPr>
        <w:t>oduced</w:t>
      </w:r>
      <w:r w:rsidR="00696C04" w:rsidRPr="00696C04">
        <w:rPr>
          <w:rFonts w:ascii="Times New Roman" w:hAnsi="Times New Roman" w:cs="Times New Roman"/>
          <w:b/>
          <w:bCs/>
        </w:rPr>
        <w:t xml:space="preserve"> a match to the behavioral data</w:t>
      </w:r>
    </w:p>
    <w:p w14:paraId="1B0E5BA2" w14:textId="7DF4765B" w:rsidR="009D4EC0" w:rsidRDefault="00A34693" w:rsidP="00D636C9">
      <w:pPr>
        <w:spacing w:line="480" w:lineRule="auto"/>
        <w:contextualSpacing/>
        <w:rPr>
          <w:rFonts w:ascii="Times New Roman" w:hAnsi="Times New Roman" w:cs="Times New Roman"/>
        </w:rPr>
      </w:pPr>
      <w:r>
        <w:rPr>
          <w:rFonts w:ascii="Times New Roman" w:hAnsi="Times New Roman" w:cs="Times New Roman"/>
          <w:b/>
          <w:bCs/>
        </w:rPr>
        <w:tab/>
      </w:r>
      <w:r w:rsidR="00053B11" w:rsidRPr="00053B11">
        <w:rPr>
          <w:rFonts w:ascii="Times New Roman" w:hAnsi="Times New Roman" w:cs="Times New Roman"/>
        </w:rPr>
        <w:t xml:space="preserve">The simulations suggest that associative learning can explain infants’ looking behavior in studies using the Gergely paradigm. However, </w:t>
      </w:r>
      <w:ins w:id="401" w:author="Benton, Deon" w:date="2025-03-27T19:26:00Z" w16du:dateUtc="2025-03-28T00:26:00Z">
        <w:r w:rsidR="00756B1E">
          <w:rPr>
            <w:rFonts w:ascii="Times New Roman" w:hAnsi="Times New Roman" w:cs="Times New Roman"/>
          </w:rPr>
          <w:t>they leave unresolved the</w:t>
        </w:r>
      </w:ins>
      <w:r w:rsidR="00053B11" w:rsidRPr="00053B11">
        <w:rPr>
          <w:rFonts w:ascii="Times New Roman" w:hAnsi="Times New Roman" w:cs="Times New Roman"/>
        </w:rPr>
        <w:t xml:space="preserve"> precise nature of this learning process</w:t>
      </w:r>
      <w:r w:rsidR="00053B11">
        <w:rPr>
          <w:rFonts w:ascii="Times New Roman" w:hAnsi="Times New Roman" w:cs="Times New Roman"/>
        </w:rPr>
        <w:t>.</w:t>
      </w:r>
      <w:ins w:id="402" w:author="Benton, Deon" w:date="2025-03-27T19:32:00Z" w16du:dateUtc="2025-03-28T00:32:00Z">
        <w:r w:rsidR="0037167D">
          <w:rPr>
            <w:rFonts w:ascii="Times New Roman" w:hAnsi="Times New Roman" w:cs="Times New Roman"/>
          </w:rPr>
          <w:t xml:space="preserve"> Fortunately, it is possible t</w:t>
        </w:r>
      </w:ins>
      <w:ins w:id="403" w:author="Benton, Deon" w:date="2025-03-27T19:33:00Z" w16du:dateUtc="2025-03-28T00:33:00Z">
        <w:r w:rsidR="0037167D">
          <w:rPr>
            <w:rFonts w:ascii="Times New Roman" w:hAnsi="Times New Roman" w:cs="Times New Roman"/>
          </w:rPr>
          <w:t>o answer this question by considering</w:t>
        </w:r>
      </w:ins>
      <w:ins w:id="404" w:author="Benton, Deon" w:date="2025-03-27T19:32:00Z" w16du:dateUtc="2025-03-28T00:32:00Z">
        <w:r w:rsidR="0037167D">
          <w:rPr>
            <w:rFonts w:ascii="Times New Roman" w:hAnsi="Times New Roman" w:cs="Times New Roman"/>
          </w:rPr>
          <w:t xml:space="preserve"> how the model processed the information presented to it during the pretraining</w:t>
        </w:r>
      </w:ins>
      <w:ins w:id="405" w:author="Benton, Deon" w:date="2025-03-27T19:52:00Z" w16du:dateUtc="2025-03-28T00:52:00Z">
        <w:r w:rsidR="0051293E">
          <w:rPr>
            <w:rFonts w:ascii="Times New Roman" w:hAnsi="Times New Roman" w:cs="Times New Roman"/>
          </w:rPr>
          <w:t xml:space="preserve"> phase as well as during the habit</w:t>
        </w:r>
      </w:ins>
      <w:ins w:id="406" w:author="Benton, Deon" w:date="2025-03-27T19:53:00Z" w16du:dateUtc="2025-03-28T00:53:00Z">
        <w:r w:rsidR="0051293E">
          <w:rPr>
            <w:rFonts w:ascii="Times New Roman" w:hAnsi="Times New Roman" w:cs="Times New Roman"/>
          </w:rPr>
          <w:t xml:space="preserve">uation and test phases in the different simulations. </w:t>
        </w:r>
      </w:ins>
      <w:ins w:id="407" w:author="Benton, Deon" w:date="2025-03-27T19:33:00Z" w16du:dateUtc="2025-03-28T00:33:00Z">
        <w:r w:rsidR="0037167D">
          <w:rPr>
            <w:rFonts w:ascii="Times New Roman" w:hAnsi="Times New Roman" w:cs="Times New Roman"/>
          </w:rPr>
          <w:t>In the model, this process begins</w:t>
        </w:r>
      </w:ins>
      <w:r w:rsidR="00017DBA">
        <w:rPr>
          <w:rFonts w:ascii="Times New Roman" w:hAnsi="Times New Roman" w:cs="Times New Roman"/>
        </w:rPr>
        <w:t xml:space="preserve"> when the network is </w:t>
      </w:r>
      <w:r w:rsidR="00192937">
        <w:rPr>
          <w:rFonts w:ascii="Times New Roman" w:hAnsi="Times New Roman" w:cs="Times New Roman"/>
        </w:rPr>
        <w:t>shown a</w:t>
      </w:r>
      <w:r w:rsidR="00017DBA">
        <w:rPr>
          <w:rFonts w:ascii="Times New Roman" w:hAnsi="Times New Roman" w:cs="Times New Roman"/>
        </w:rPr>
        <w:t xml:space="preserve"> particular action event</w:t>
      </w:r>
      <w:r w:rsidR="00452848">
        <w:rPr>
          <w:rFonts w:ascii="Times New Roman" w:hAnsi="Times New Roman" w:cs="Times New Roman"/>
        </w:rPr>
        <w:t xml:space="preserve"> as a pattern of</w:t>
      </w:r>
      <w:r w:rsidR="00017DBA">
        <w:rPr>
          <w:rFonts w:ascii="Times New Roman" w:hAnsi="Times New Roman" w:cs="Times New Roman"/>
        </w:rPr>
        <w:t xml:space="preserve"> activation across </w:t>
      </w:r>
      <w:r w:rsidR="001C249A">
        <w:rPr>
          <w:rFonts w:ascii="Times New Roman" w:hAnsi="Times New Roman" w:cs="Times New Roman"/>
        </w:rPr>
        <w:t xml:space="preserve">different </w:t>
      </w:r>
      <w:r w:rsidR="00192937">
        <w:rPr>
          <w:rFonts w:ascii="Times New Roman" w:hAnsi="Times New Roman" w:cs="Times New Roman"/>
        </w:rPr>
        <w:t xml:space="preserve">input </w:t>
      </w:r>
      <w:r w:rsidR="001C249A">
        <w:rPr>
          <w:rFonts w:ascii="Times New Roman" w:hAnsi="Times New Roman" w:cs="Times New Roman"/>
        </w:rPr>
        <w:t xml:space="preserve">groups (e.g., Object Left and Right, Barrier Location, Barrier Position, etc.). </w:t>
      </w:r>
      <w:ins w:id="408" w:author="Benton, Deon" w:date="2025-03-27T19:34:00Z" w16du:dateUtc="2025-03-28T00:34:00Z">
        <w:r w:rsidR="00B572F3">
          <w:rPr>
            <w:rFonts w:ascii="Times New Roman" w:hAnsi="Times New Roman" w:cs="Times New Roman"/>
          </w:rPr>
          <w:t>These</w:t>
        </w:r>
      </w:ins>
      <w:r w:rsidR="00112ABC">
        <w:rPr>
          <w:rFonts w:ascii="Times New Roman" w:hAnsi="Times New Roman" w:cs="Times New Roman"/>
        </w:rPr>
        <w:t xml:space="preserve"> events correspond to </w:t>
      </w:r>
      <w:r w:rsidR="00D20604">
        <w:rPr>
          <w:rFonts w:ascii="Times New Roman" w:hAnsi="Times New Roman" w:cs="Times New Roman"/>
        </w:rPr>
        <w:t>situations</w:t>
      </w:r>
      <w:r w:rsidR="00112ABC">
        <w:rPr>
          <w:rFonts w:ascii="Times New Roman" w:hAnsi="Times New Roman" w:cs="Times New Roman"/>
        </w:rPr>
        <w:t xml:space="preserve"> in which one object (i.e., an object with an inanimate feature) or animate</w:t>
      </w:r>
      <w:r w:rsidR="00A9049C">
        <w:rPr>
          <w:rFonts w:ascii="Times New Roman" w:hAnsi="Times New Roman" w:cs="Times New Roman"/>
        </w:rPr>
        <w:t xml:space="preserve"> entity</w:t>
      </w:r>
      <w:r w:rsidR="00112ABC">
        <w:rPr>
          <w:rFonts w:ascii="Times New Roman" w:hAnsi="Times New Roman" w:cs="Times New Roman"/>
        </w:rPr>
        <w:t xml:space="preserve"> (i.e., object with an animate feature) moves along </w:t>
      </w:r>
      <w:r w:rsidR="00D20604">
        <w:rPr>
          <w:rFonts w:ascii="Times New Roman" w:hAnsi="Times New Roman" w:cs="Times New Roman"/>
        </w:rPr>
        <w:t>either a straight or curved path</w:t>
      </w:r>
      <w:r w:rsidR="00112ABC">
        <w:rPr>
          <w:rFonts w:ascii="Times New Roman" w:hAnsi="Times New Roman" w:cs="Times New Roman"/>
        </w:rPr>
        <w:t xml:space="preserve"> to reach a second object or animate</w:t>
      </w:r>
      <w:r w:rsidR="00A9049C">
        <w:rPr>
          <w:rFonts w:ascii="Times New Roman" w:hAnsi="Times New Roman" w:cs="Times New Roman"/>
        </w:rPr>
        <w:t xml:space="preserve"> entity</w:t>
      </w:r>
      <w:r w:rsidR="00112ABC">
        <w:rPr>
          <w:rFonts w:ascii="Times New Roman" w:hAnsi="Times New Roman" w:cs="Times New Roman"/>
        </w:rPr>
        <w:t>.</w:t>
      </w:r>
      <w:r w:rsidR="00CE33E0">
        <w:rPr>
          <w:rFonts w:ascii="Times New Roman" w:hAnsi="Times New Roman" w:cs="Times New Roman"/>
        </w:rPr>
        <w:t xml:space="preserve"> This pattern of activation is then propagated to the hidden layer</w:t>
      </w:r>
      <w:r w:rsidR="00D20604">
        <w:rPr>
          <w:rFonts w:ascii="Times New Roman" w:hAnsi="Times New Roman" w:cs="Times New Roman"/>
        </w:rPr>
        <w:t xml:space="preserve"> via the </w:t>
      </w:r>
      <w:r w:rsidR="00092D1A">
        <w:rPr>
          <w:rFonts w:ascii="Times New Roman" w:hAnsi="Times New Roman" w:cs="Times New Roman"/>
        </w:rPr>
        <w:t>weights</w:t>
      </w:r>
      <w:r w:rsidR="00D20604">
        <w:rPr>
          <w:rFonts w:ascii="Times New Roman" w:hAnsi="Times New Roman" w:cs="Times New Roman"/>
        </w:rPr>
        <w:t xml:space="preserve"> that connect each of the input groups to the hidden layer</w:t>
      </w:r>
      <w:r w:rsidR="00CE33E0">
        <w:rPr>
          <w:rFonts w:ascii="Times New Roman" w:hAnsi="Times New Roman" w:cs="Times New Roman"/>
        </w:rPr>
        <w:t>.</w:t>
      </w:r>
      <w:r w:rsidR="00A9049C">
        <w:rPr>
          <w:rFonts w:ascii="Times New Roman" w:hAnsi="Times New Roman" w:cs="Times New Roman"/>
        </w:rPr>
        <w:t xml:space="preserve"> </w:t>
      </w:r>
      <w:r w:rsidR="00D608E0">
        <w:rPr>
          <w:rFonts w:ascii="Times New Roman" w:hAnsi="Times New Roman" w:cs="Times New Roman"/>
        </w:rPr>
        <w:t xml:space="preserve">At the beginning of </w:t>
      </w:r>
      <w:r w:rsidR="00D608E0">
        <w:rPr>
          <w:rFonts w:ascii="Times New Roman" w:hAnsi="Times New Roman" w:cs="Times New Roman"/>
        </w:rPr>
        <w:lastRenderedPageBreak/>
        <w:t>training, this pattern of activity is</w:t>
      </w:r>
      <w:r w:rsidR="00A076A4">
        <w:rPr>
          <w:rFonts w:ascii="Times New Roman" w:hAnsi="Times New Roman" w:cs="Times New Roman"/>
        </w:rPr>
        <w:t xml:space="preserve"> undifferentiated and meaningless. This </w:t>
      </w:r>
      <w:r w:rsidR="00D608E0">
        <w:rPr>
          <w:rFonts w:ascii="Times New Roman" w:hAnsi="Times New Roman" w:cs="Times New Roman"/>
        </w:rPr>
        <w:t>is becaus</w:t>
      </w:r>
      <w:r w:rsidR="00F57842">
        <w:rPr>
          <w:rFonts w:ascii="Times New Roman" w:hAnsi="Times New Roman" w:cs="Times New Roman"/>
        </w:rPr>
        <w:t>e</w:t>
      </w:r>
      <w:r w:rsidR="00D608E0">
        <w:rPr>
          <w:rFonts w:ascii="Times New Roman" w:hAnsi="Times New Roman" w:cs="Times New Roman"/>
        </w:rPr>
        <w:t xml:space="preserve"> the </w:t>
      </w:r>
      <w:r w:rsidR="00F57842">
        <w:rPr>
          <w:rFonts w:ascii="Times New Roman" w:hAnsi="Times New Roman" w:cs="Times New Roman"/>
        </w:rPr>
        <w:t>weights</w:t>
      </w:r>
      <w:r w:rsidR="00D608E0">
        <w:rPr>
          <w:rFonts w:ascii="Times New Roman" w:hAnsi="Times New Roman" w:cs="Times New Roman"/>
        </w:rPr>
        <w:t xml:space="preserve"> themselves</w:t>
      </w:r>
      <w:r w:rsidR="00F57842">
        <w:rPr>
          <w:rFonts w:ascii="Times New Roman" w:hAnsi="Times New Roman" w:cs="Times New Roman"/>
        </w:rPr>
        <w:t xml:space="preserve"> </w:t>
      </w:r>
      <w:r w:rsidR="00D608E0">
        <w:rPr>
          <w:rFonts w:ascii="Times New Roman" w:hAnsi="Times New Roman" w:cs="Times New Roman"/>
        </w:rPr>
        <w:t>are small, random values.</w:t>
      </w:r>
      <w:r w:rsidR="00F420C7">
        <w:rPr>
          <w:rFonts w:ascii="Times New Roman" w:hAnsi="Times New Roman" w:cs="Times New Roman"/>
        </w:rPr>
        <w:t xml:space="preserve"> </w:t>
      </w:r>
      <w:r w:rsidR="00D608E0">
        <w:rPr>
          <w:rFonts w:ascii="Times New Roman" w:hAnsi="Times New Roman" w:cs="Times New Roman"/>
        </w:rPr>
        <w:t>This hidden</w:t>
      </w:r>
      <w:r w:rsidR="00A076A4">
        <w:rPr>
          <w:rFonts w:ascii="Times New Roman" w:hAnsi="Times New Roman" w:cs="Times New Roman"/>
        </w:rPr>
        <w:t xml:space="preserve"> pattern of activity is</w:t>
      </w:r>
      <w:r w:rsidR="00F420C7">
        <w:rPr>
          <w:rFonts w:ascii="Times New Roman" w:hAnsi="Times New Roman" w:cs="Times New Roman"/>
        </w:rPr>
        <w:t xml:space="preserve"> then</w:t>
      </w:r>
      <w:r w:rsidR="00A076A4">
        <w:rPr>
          <w:rFonts w:ascii="Times New Roman" w:hAnsi="Times New Roman" w:cs="Times New Roman"/>
        </w:rPr>
        <w:t xml:space="preserve"> propagated to</w:t>
      </w:r>
      <w:r w:rsidR="00F420C7">
        <w:rPr>
          <w:rFonts w:ascii="Times New Roman" w:hAnsi="Times New Roman" w:cs="Times New Roman"/>
        </w:rPr>
        <w:t>,</w:t>
      </w:r>
      <w:r w:rsidR="00CD51FC">
        <w:rPr>
          <w:rFonts w:ascii="Times New Roman" w:hAnsi="Times New Roman" w:cs="Times New Roman"/>
        </w:rPr>
        <w:t xml:space="preserve"> and </w:t>
      </w:r>
      <w:r w:rsidR="00655B06">
        <w:rPr>
          <w:rFonts w:ascii="Times New Roman" w:hAnsi="Times New Roman" w:cs="Times New Roman"/>
        </w:rPr>
        <w:t xml:space="preserve">elicits a </w:t>
      </w:r>
      <w:r w:rsidR="00F420C7">
        <w:rPr>
          <w:rFonts w:ascii="Times New Roman" w:hAnsi="Times New Roman" w:cs="Times New Roman"/>
        </w:rPr>
        <w:t>pattern of activity</w:t>
      </w:r>
      <w:r w:rsidR="00CD51FC">
        <w:rPr>
          <w:rFonts w:ascii="Times New Roman" w:hAnsi="Times New Roman" w:cs="Times New Roman"/>
        </w:rPr>
        <w:t xml:space="preserve"> over</w:t>
      </w:r>
      <w:r w:rsidR="00F420C7">
        <w:rPr>
          <w:rFonts w:ascii="Times New Roman" w:hAnsi="Times New Roman" w:cs="Times New Roman"/>
        </w:rPr>
        <w:t>,</w:t>
      </w:r>
      <w:r w:rsidR="00CD51FC">
        <w:rPr>
          <w:rFonts w:ascii="Times New Roman" w:hAnsi="Times New Roman" w:cs="Times New Roman"/>
        </w:rPr>
        <w:t xml:space="preserve"> the output groups</w:t>
      </w:r>
      <w:r w:rsidR="00F911F3">
        <w:rPr>
          <w:rFonts w:ascii="Times New Roman" w:hAnsi="Times New Roman" w:cs="Times New Roman"/>
        </w:rPr>
        <w:t xml:space="preserve"> in the output layer.</w:t>
      </w:r>
      <w:r w:rsidR="00A9049C">
        <w:rPr>
          <w:rFonts w:ascii="Times New Roman" w:hAnsi="Times New Roman" w:cs="Times New Roman"/>
        </w:rPr>
        <w:t xml:space="preserve"> </w:t>
      </w:r>
      <w:r w:rsidR="00DC7422">
        <w:rPr>
          <w:rFonts w:ascii="Times New Roman" w:hAnsi="Times New Roman" w:cs="Times New Roman"/>
        </w:rPr>
        <w:t>This</w:t>
      </w:r>
      <w:r w:rsidR="00B158A5">
        <w:rPr>
          <w:rFonts w:ascii="Times New Roman" w:hAnsi="Times New Roman" w:cs="Times New Roman"/>
        </w:rPr>
        <w:t xml:space="preserve"> observed</w:t>
      </w:r>
      <w:r w:rsidR="00DC7422">
        <w:rPr>
          <w:rFonts w:ascii="Times New Roman" w:hAnsi="Times New Roman" w:cs="Times New Roman"/>
        </w:rPr>
        <w:t xml:space="preserve"> pattern of activation is then compared to the desired </w:t>
      </w:r>
      <w:r w:rsidR="00B158A5">
        <w:rPr>
          <w:rFonts w:ascii="Times New Roman" w:hAnsi="Times New Roman" w:cs="Times New Roman"/>
        </w:rPr>
        <w:t xml:space="preserve">or target </w:t>
      </w:r>
      <w:r w:rsidR="00E53D02">
        <w:rPr>
          <w:rFonts w:ascii="Times New Roman" w:hAnsi="Times New Roman" w:cs="Times New Roman"/>
        </w:rPr>
        <w:t>pattern of activation. Any discrepanc</w:t>
      </w:r>
      <w:r w:rsidR="002C4837">
        <w:rPr>
          <w:rFonts w:ascii="Times New Roman" w:hAnsi="Times New Roman" w:cs="Times New Roman"/>
        </w:rPr>
        <w:t xml:space="preserve">y between </w:t>
      </w:r>
      <w:r w:rsidR="005A05D9">
        <w:rPr>
          <w:rFonts w:ascii="Times New Roman" w:hAnsi="Times New Roman" w:cs="Times New Roman"/>
        </w:rPr>
        <w:t>the two patterns</w:t>
      </w:r>
      <w:r w:rsidR="002C4837">
        <w:rPr>
          <w:rFonts w:ascii="Times New Roman" w:hAnsi="Times New Roman" w:cs="Times New Roman"/>
        </w:rPr>
        <w:t xml:space="preserve"> is treated as error, and the network uses this error to adjust the weights throughout the network.</w:t>
      </w:r>
      <w:r w:rsidR="00E53D02">
        <w:rPr>
          <w:rFonts w:ascii="Times New Roman" w:hAnsi="Times New Roman" w:cs="Times New Roman"/>
        </w:rPr>
        <w:t xml:space="preserve"> </w:t>
      </w:r>
      <w:r w:rsidR="00655B06">
        <w:rPr>
          <w:rFonts w:ascii="Times New Roman" w:hAnsi="Times New Roman" w:cs="Times New Roman"/>
        </w:rPr>
        <w:t>Crucially, the</w:t>
      </w:r>
      <w:r w:rsidR="00FE354E">
        <w:rPr>
          <w:rFonts w:ascii="Times New Roman" w:hAnsi="Times New Roman" w:cs="Times New Roman"/>
        </w:rPr>
        <w:t xml:space="preserve"> </w:t>
      </w:r>
      <w:r w:rsidR="00BA43B0">
        <w:rPr>
          <w:rFonts w:ascii="Times New Roman" w:hAnsi="Times New Roman" w:cs="Times New Roman"/>
        </w:rPr>
        <w:t>pattern of error that the linear</w:t>
      </w:r>
      <w:r w:rsidR="00452848">
        <w:rPr>
          <w:rFonts w:ascii="Times New Roman" w:hAnsi="Times New Roman" w:cs="Times New Roman"/>
        </w:rPr>
        <w:t xml:space="preserve"> events </w:t>
      </w:r>
      <w:r w:rsidR="00655B06">
        <w:rPr>
          <w:rFonts w:ascii="Times New Roman" w:hAnsi="Times New Roman" w:cs="Times New Roman"/>
        </w:rPr>
        <w:t>produce over the output groups</w:t>
      </w:r>
      <w:r w:rsidR="00425AC5">
        <w:rPr>
          <w:rFonts w:ascii="Times New Roman" w:hAnsi="Times New Roman" w:cs="Times New Roman"/>
        </w:rPr>
        <w:t xml:space="preserve"> </w:t>
      </w:r>
      <w:r w:rsidR="00BA43B0">
        <w:rPr>
          <w:rFonts w:ascii="Times New Roman" w:hAnsi="Times New Roman" w:cs="Times New Roman"/>
        </w:rPr>
        <w:t>is</w:t>
      </w:r>
      <w:r w:rsidR="00655B06">
        <w:rPr>
          <w:rFonts w:ascii="Times New Roman" w:hAnsi="Times New Roman" w:cs="Times New Roman"/>
        </w:rPr>
        <w:t xml:space="preserve"> different than that produced by the</w:t>
      </w:r>
      <w:r w:rsidR="00425AC5">
        <w:rPr>
          <w:rFonts w:ascii="Times New Roman" w:hAnsi="Times New Roman" w:cs="Times New Roman"/>
        </w:rPr>
        <w:t xml:space="preserve"> </w:t>
      </w:r>
      <w:r w:rsidR="00655B06">
        <w:rPr>
          <w:rFonts w:ascii="Times New Roman" w:hAnsi="Times New Roman" w:cs="Times New Roman"/>
        </w:rPr>
        <w:t xml:space="preserve">curved motion events. </w:t>
      </w:r>
      <w:r w:rsidR="00BA43B0">
        <w:rPr>
          <w:rFonts w:ascii="Times New Roman" w:hAnsi="Times New Roman" w:cs="Times New Roman"/>
        </w:rPr>
        <w:t xml:space="preserve">This </w:t>
      </w:r>
      <w:r w:rsidR="00525589">
        <w:rPr>
          <w:rFonts w:ascii="Times New Roman" w:hAnsi="Times New Roman" w:cs="Times New Roman"/>
        </w:rPr>
        <w:t xml:space="preserve">not only means that the </w:t>
      </w:r>
      <w:r w:rsidR="00BA43B0">
        <w:rPr>
          <w:rFonts w:ascii="Times New Roman" w:hAnsi="Times New Roman" w:cs="Times New Roman"/>
        </w:rPr>
        <w:t>weight change</w:t>
      </w:r>
      <w:r w:rsidR="00E40300">
        <w:rPr>
          <w:rFonts w:ascii="Times New Roman" w:hAnsi="Times New Roman" w:cs="Times New Roman"/>
        </w:rPr>
        <w:t>s</w:t>
      </w:r>
      <w:r w:rsidR="00BA43B0">
        <w:rPr>
          <w:rFonts w:ascii="Times New Roman" w:hAnsi="Times New Roman" w:cs="Times New Roman"/>
        </w:rPr>
        <w:t xml:space="preserve"> </w:t>
      </w:r>
      <w:r w:rsidR="00525589">
        <w:rPr>
          <w:rFonts w:ascii="Times New Roman" w:hAnsi="Times New Roman" w:cs="Times New Roman"/>
        </w:rPr>
        <w:t xml:space="preserve">will </w:t>
      </w:r>
      <w:r w:rsidR="00286C99">
        <w:rPr>
          <w:rFonts w:ascii="Times New Roman" w:hAnsi="Times New Roman" w:cs="Times New Roman"/>
        </w:rPr>
        <w:t>be d</w:t>
      </w:r>
      <w:r w:rsidR="00BA2929">
        <w:rPr>
          <w:rFonts w:ascii="Times New Roman" w:hAnsi="Times New Roman" w:cs="Times New Roman"/>
        </w:rPr>
        <w:t>i</w:t>
      </w:r>
      <w:r w:rsidR="00525589">
        <w:rPr>
          <w:rFonts w:ascii="Times New Roman" w:hAnsi="Times New Roman" w:cs="Times New Roman"/>
        </w:rPr>
        <w:t>fferent</w:t>
      </w:r>
      <w:r w:rsidR="00BA2929">
        <w:rPr>
          <w:rFonts w:ascii="Times New Roman" w:hAnsi="Times New Roman" w:cs="Times New Roman"/>
        </w:rPr>
        <w:t xml:space="preserve"> </w:t>
      </w:r>
      <w:r w:rsidR="00286C99">
        <w:rPr>
          <w:rFonts w:ascii="Times New Roman" w:hAnsi="Times New Roman" w:cs="Times New Roman"/>
        </w:rPr>
        <w:t xml:space="preserve">for the </w:t>
      </w:r>
      <w:r w:rsidR="00525589">
        <w:rPr>
          <w:rFonts w:ascii="Times New Roman" w:hAnsi="Times New Roman" w:cs="Times New Roman"/>
        </w:rPr>
        <w:t xml:space="preserve">two action </w:t>
      </w:r>
      <w:r w:rsidR="00286C99">
        <w:rPr>
          <w:rFonts w:ascii="Times New Roman" w:hAnsi="Times New Roman" w:cs="Times New Roman"/>
        </w:rPr>
        <w:t>events</w:t>
      </w:r>
      <w:r w:rsidR="00E40300">
        <w:rPr>
          <w:rFonts w:ascii="Times New Roman" w:hAnsi="Times New Roman" w:cs="Times New Roman"/>
        </w:rPr>
        <w:t xml:space="preserve"> but that </w:t>
      </w:r>
      <w:r w:rsidR="00525589">
        <w:rPr>
          <w:rFonts w:ascii="Times New Roman" w:hAnsi="Times New Roman" w:cs="Times New Roman"/>
        </w:rPr>
        <w:t xml:space="preserve">the </w:t>
      </w:r>
      <w:r w:rsidR="00286C99">
        <w:rPr>
          <w:rFonts w:ascii="Times New Roman" w:hAnsi="Times New Roman" w:cs="Times New Roman"/>
        </w:rPr>
        <w:t xml:space="preserve">evoked patterns of hidden activation will differ for the events. </w:t>
      </w:r>
      <w:r w:rsidR="00E40300">
        <w:rPr>
          <w:rFonts w:ascii="Times New Roman" w:hAnsi="Times New Roman" w:cs="Times New Roman"/>
        </w:rPr>
        <w:t xml:space="preserve"> </w:t>
      </w:r>
    </w:p>
    <w:p w14:paraId="737CC01B" w14:textId="54EB2C99" w:rsidR="00DA7FA8" w:rsidRDefault="00286C99" w:rsidP="002A117A">
      <w:pPr>
        <w:spacing w:line="480" w:lineRule="auto"/>
        <w:ind w:firstLine="720"/>
        <w:contextualSpacing/>
        <w:rPr>
          <w:rFonts w:ascii="Times New Roman" w:hAnsi="Times New Roman" w:cs="Times New Roman"/>
        </w:rPr>
      </w:pPr>
      <w:r>
        <w:rPr>
          <w:rFonts w:ascii="Times New Roman" w:hAnsi="Times New Roman" w:cs="Times New Roman"/>
        </w:rPr>
        <w:t xml:space="preserve">A </w:t>
      </w:r>
      <w:ins w:id="409" w:author="Benton, Deon" w:date="2025-03-27T19:35:00Z" w16du:dateUtc="2025-03-28T00:35:00Z">
        <w:r w:rsidR="00770678">
          <w:rPr>
            <w:rFonts w:ascii="Times New Roman" w:hAnsi="Times New Roman" w:cs="Times New Roman"/>
          </w:rPr>
          <w:t xml:space="preserve">consequence </w:t>
        </w:r>
      </w:ins>
      <w:r w:rsidR="00053773">
        <w:rPr>
          <w:rFonts w:ascii="Times New Roman" w:hAnsi="Times New Roman" w:cs="Times New Roman"/>
        </w:rPr>
        <w:t>of this training</w:t>
      </w:r>
      <w:r>
        <w:rPr>
          <w:rFonts w:ascii="Times New Roman" w:hAnsi="Times New Roman" w:cs="Times New Roman"/>
        </w:rPr>
        <w:t xml:space="preserve"> process is that the network will develop a representation at the hidden layer that reflects learned associations between </w:t>
      </w:r>
      <w:r w:rsidR="00714074">
        <w:rPr>
          <w:rFonts w:ascii="Times New Roman" w:hAnsi="Times New Roman" w:cs="Times New Roman"/>
        </w:rPr>
        <w:t>specific features</w:t>
      </w:r>
      <w:r>
        <w:rPr>
          <w:rFonts w:ascii="Times New Roman" w:hAnsi="Times New Roman" w:cs="Times New Roman"/>
        </w:rPr>
        <w:t xml:space="preserve"> of the input</w:t>
      </w:r>
      <w:ins w:id="410" w:author="Benton, Deon" w:date="2025-03-27T19:53:00Z" w16du:dateUtc="2025-03-28T00:53:00Z">
        <w:r w:rsidR="007D6BA2">
          <w:rPr>
            <w:rFonts w:ascii="Times New Roman" w:hAnsi="Times New Roman" w:cs="Times New Roman"/>
          </w:rPr>
          <w:t xml:space="preserve"> and </w:t>
        </w:r>
      </w:ins>
      <w:ins w:id="411" w:author="Benton, Deon" w:date="2025-03-27T19:54:00Z" w16du:dateUtc="2025-03-28T00:54:00Z">
        <w:r w:rsidR="007D6BA2">
          <w:rPr>
            <w:rFonts w:ascii="Times New Roman" w:hAnsi="Times New Roman" w:cs="Times New Roman"/>
          </w:rPr>
          <w:t xml:space="preserve">different </w:t>
        </w:r>
        <w:r w:rsidR="00114F18">
          <w:rPr>
            <w:rFonts w:ascii="Times New Roman" w:hAnsi="Times New Roman" w:cs="Times New Roman"/>
          </w:rPr>
          <w:t>hidden units</w:t>
        </w:r>
      </w:ins>
      <w:r>
        <w:rPr>
          <w:rFonts w:ascii="Times New Roman" w:hAnsi="Times New Roman" w:cs="Times New Roman"/>
        </w:rPr>
        <w:t xml:space="preserve">. </w:t>
      </w:r>
      <w:r w:rsidR="00030E89">
        <w:rPr>
          <w:rFonts w:ascii="Times New Roman" w:hAnsi="Times New Roman" w:cs="Times New Roman"/>
        </w:rPr>
        <w:t xml:space="preserve">Specifically, </w:t>
      </w:r>
      <w:r w:rsidR="007B5240">
        <w:rPr>
          <w:rFonts w:ascii="Times New Roman" w:hAnsi="Times New Roman" w:cs="Times New Roman"/>
        </w:rPr>
        <w:t>features in the input (e.g., the feature or unit that represent curved motion)</w:t>
      </w:r>
      <w:r w:rsidR="000241BE">
        <w:rPr>
          <w:rFonts w:ascii="Times New Roman" w:hAnsi="Times New Roman" w:cs="Times New Roman"/>
        </w:rPr>
        <w:t xml:space="preserve"> will activate </w:t>
      </w:r>
      <w:r w:rsidR="00030E89">
        <w:rPr>
          <w:rFonts w:ascii="Times New Roman" w:hAnsi="Times New Roman" w:cs="Times New Roman"/>
        </w:rPr>
        <w:t>different</w:t>
      </w:r>
      <w:r w:rsidR="000241BE">
        <w:rPr>
          <w:rFonts w:ascii="Times New Roman" w:hAnsi="Times New Roman" w:cs="Times New Roman"/>
        </w:rPr>
        <w:t xml:space="preserve"> hidden units via the </w:t>
      </w:r>
      <w:r w:rsidR="00030E89">
        <w:rPr>
          <w:rFonts w:ascii="Times New Roman" w:hAnsi="Times New Roman" w:cs="Times New Roman"/>
        </w:rPr>
        <w:t xml:space="preserve">associations </w:t>
      </w:r>
      <w:r w:rsidR="0046222C">
        <w:rPr>
          <w:rFonts w:ascii="Times New Roman" w:hAnsi="Times New Roman" w:cs="Times New Roman"/>
        </w:rPr>
        <w:t>between them</w:t>
      </w:r>
      <w:r w:rsidR="00030E89">
        <w:rPr>
          <w:rFonts w:ascii="Times New Roman" w:hAnsi="Times New Roman" w:cs="Times New Roman"/>
        </w:rPr>
        <w:t>. These units</w:t>
      </w:r>
      <w:r w:rsidR="000241BE">
        <w:rPr>
          <w:rFonts w:ascii="Times New Roman" w:hAnsi="Times New Roman" w:cs="Times New Roman"/>
        </w:rPr>
        <w:t>, in turn, will activate</w:t>
      </w:r>
      <w:r w:rsidR="00030E89">
        <w:rPr>
          <w:rFonts w:ascii="Times New Roman" w:hAnsi="Times New Roman" w:cs="Times New Roman"/>
        </w:rPr>
        <w:t xml:space="preserve"> the reconstruction of </w:t>
      </w:r>
      <w:r w:rsidR="0046222C">
        <w:rPr>
          <w:rFonts w:ascii="Times New Roman" w:hAnsi="Times New Roman" w:cs="Times New Roman"/>
        </w:rPr>
        <w:t>those same features</w:t>
      </w:r>
      <w:r w:rsidR="00BD48F4">
        <w:rPr>
          <w:rFonts w:ascii="Times New Roman" w:hAnsi="Times New Roman" w:cs="Times New Roman"/>
        </w:rPr>
        <w:t xml:space="preserve"> at the output layer</w:t>
      </w:r>
      <w:r w:rsidR="0046222C">
        <w:rPr>
          <w:rFonts w:ascii="Times New Roman" w:hAnsi="Times New Roman" w:cs="Times New Roman"/>
        </w:rPr>
        <w:t xml:space="preserve"> via </w:t>
      </w:r>
      <w:r w:rsidR="00053773">
        <w:rPr>
          <w:rFonts w:ascii="Times New Roman" w:hAnsi="Times New Roman" w:cs="Times New Roman"/>
        </w:rPr>
        <w:t>a different set of associations</w:t>
      </w:r>
      <w:r w:rsidR="0046222C">
        <w:rPr>
          <w:rFonts w:ascii="Times New Roman" w:hAnsi="Times New Roman" w:cs="Times New Roman"/>
        </w:rPr>
        <w:t xml:space="preserve"> that connect them.</w:t>
      </w:r>
      <w:r w:rsidR="002A117A">
        <w:rPr>
          <w:rFonts w:ascii="Times New Roman" w:hAnsi="Times New Roman" w:cs="Times New Roman"/>
        </w:rPr>
        <w:t xml:space="preserve"> </w:t>
      </w:r>
      <w:r w:rsidR="00DA7FA8">
        <w:rPr>
          <w:rFonts w:ascii="Times New Roman" w:hAnsi="Times New Roman" w:cs="Times New Roman"/>
        </w:rPr>
        <w:t xml:space="preserve">The fact that these associations </w:t>
      </w:r>
      <w:ins w:id="412" w:author="Benton, Deon" w:date="2025-03-27T19:54:00Z" w16du:dateUtc="2025-03-28T00:54:00Z">
        <w:r w:rsidR="00491E6D">
          <w:rPr>
            <w:rFonts w:ascii="Times New Roman" w:hAnsi="Times New Roman" w:cs="Times New Roman"/>
          </w:rPr>
          <w:t>had 2</w:t>
        </w:r>
      </w:ins>
      <w:ins w:id="413" w:author="Benton, Deon" w:date="2025-03-27T19:55:00Z" w16du:dateUtc="2025-03-28T00:55:00Z">
        <w:r w:rsidR="00491E6D">
          <w:rPr>
            <w:rFonts w:ascii="Times New Roman" w:hAnsi="Times New Roman" w:cs="Times New Roman"/>
          </w:rPr>
          <w:t xml:space="preserve">50 epochs to develop during the </w:t>
        </w:r>
      </w:ins>
      <w:r w:rsidR="00946FC1">
        <w:rPr>
          <w:rFonts w:ascii="Times New Roman" w:hAnsi="Times New Roman" w:cs="Times New Roman"/>
        </w:rPr>
        <w:t>pretraining phase along with the fact that many of the features experienced during pretraining are also encountered during the experiment</w:t>
      </w:r>
      <w:r w:rsidR="00AD56A0">
        <w:rPr>
          <w:rFonts w:ascii="Times New Roman" w:hAnsi="Times New Roman" w:cs="Times New Roman"/>
        </w:rPr>
        <w:t xml:space="preserve"> portion of the </w:t>
      </w:r>
      <w:ins w:id="414" w:author="Benton, Deon" w:date="2025-03-27T19:55:00Z" w16du:dateUtc="2025-03-28T00:55:00Z">
        <w:r w:rsidR="00491E6D">
          <w:rPr>
            <w:rFonts w:ascii="Times New Roman" w:hAnsi="Times New Roman" w:cs="Times New Roman"/>
          </w:rPr>
          <w:t>various simulations</w:t>
        </w:r>
      </w:ins>
      <w:r w:rsidR="00946FC1">
        <w:rPr>
          <w:rFonts w:ascii="Times New Roman" w:hAnsi="Times New Roman" w:cs="Times New Roman"/>
        </w:rPr>
        <w:t xml:space="preserve"> </w:t>
      </w:r>
      <w:r w:rsidR="00DA7FA8">
        <w:rPr>
          <w:rFonts w:ascii="Times New Roman" w:hAnsi="Times New Roman" w:cs="Times New Roman"/>
        </w:rPr>
        <w:t xml:space="preserve">factors importantly in explaining how the network comes to respond </w:t>
      </w:r>
      <w:r w:rsidR="00946FC1">
        <w:rPr>
          <w:rFonts w:ascii="Times New Roman" w:hAnsi="Times New Roman" w:cs="Times New Roman"/>
        </w:rPr>
        <w:t>the way it does to the test events</w:t>
      </w:r>
      <w:ins w:id="415" w:author="Benton, Deon" w:date="2025-03-27T19:55:00Z" w16du:dateUtc="2025-03-28T00:55:00Z">
        <w:r w:rsidR="00EB38EC">
          <w:rPr>
            <w:rFonts w:ascii="Times New Roman" w:hAnsi="Times New Roman" w:cs="Times New Roman"/>
          </w:rPr>
          <w:t xml:space="preserve"> in these simulations</w:t>
        </w:r>
      </w:ins>
      <w:r w:rsidR="00DA7FA8">
        <w:rPr>
          <w:rFonts w:ascii="Times New Roman" w:hAnsi="Times New Roman" w:cs="Times New Roman"/>
        </w:rPr>
        <w:t xml:space="preserve">. For example, </w:t>
      </w:r>
      <w:r w:rsidR="00946FC1">
        <w:rPr>
          <w:rFonts w:ascii="Times New Roman" w:hAnsi="Times New Roman" w:cs="Times New Roman"/>
        </w:rPr>
        <w:t xml:space="preserve">consider the habituation </w:t>
      </w:r>
      <w:r w:rsidR="00AD56A0">
        <w:rPr>
          <w:rFonts w:ascii="Times New Roman" w:hAnsi="Times New Roman" w:cs="Times New Roman"/>
        </w:rPr>
        <w:t xml:space="preserve">and test </w:t>
      </w:r>
      <w:r w:rsidR="00946FC1">
        <w:rPr>
          <w:rFonts w:ascii="Times New Roman" w:hAnsi="Times New Roman" w:cs="Times New Roman"/>
        </w:rPr>
        <w:t>event</w:t>
      </w:r>
      <w:r w:rsidR="00AD56A0">
        <w:rPr>
          <w:rFonts w:ascii="Times New Roman" w:hAnsi="Times New Roman" w:cs="Times New Roman"/>
        </w:rPr>
        <w:t>s</w:t>
      </w:r>
      <w:r w:rsidR="00946FC1">
        <w:rPr>
          <w:rFonts w:ascii="Times New Roman" w:hAnsi="Times New Roman" w:cs="Times New Roman"/>
        </w:rPr>
        <w:t xml:space="preserve"> used in Simulation 1. </w:t>
      </w:r>
      <w:r w:rsidR="007D7753">
        <w:rPr>
          <w:rFonts w:ascii="Times New Roman" w:hAnsi="Times New Roman" w:cs="Times New Roman"/>
        </w:rPr>
        <w:t>In this event, networks are shown a</w:t>
      </w:r>
      <w:r w:rsidR="00AD56A0">
        <w:rPr>
          <w:rFonts w:ascii="Times New Roman" w:hAnsi="Times New Roman" w:cs="Times New Roman"/>
        </w:rPr>
        <w:t>n event in which a</w:t>
      </w:r>
      <w:r w:rsidR="007D7753">
        <w:rPr>
          <w:rFonts w:ascii="Times New Roman" w:hAnsi="Times New Roman" w:cs="Times New Roman"/>
        </w:rPr>
        <w:t xml:space="preserve"> novel object with animate features</w:t>
      </w:r>
      <w:r w:rsidR="000849D1">
        <w:rPr>
          <w:rFonts w:ascii="Times New Roman" w:hAnsi="Times New Roman" w:cs="Times New Roman"/>
        </w:rPr>
        <w:t xml:space="preserve"> jump</w:t>
      </w:r>
      <w:r w:rsidR="00AD56A0">
        <w:rPr>
          <w:rFonts w:ascii="Times New Roman" w:hAnsi="Times New Roman" w:cs="Times New Roman"/>
        </w:rPr>
        <w:t>s</w:t>
      </w:r>
      <w:r w:rsidR="007D7753">
        <w:rPr>
          <w:rFonts w:ascii="Times New Roman" w:hAnsi="Times New Roman" w:cs="Times New Roman"/>
        </w:rPr>
        <w:t xml:space="preserve"> over a barrier to reach another object on the other side. Crucially, two of these </w:t>
      </w:r>
      <w:r w:rsidR="00BC21FE">
        <w:rPr>
          <w:rFonts w:ascii="Times New Roman" w:hAnsi="Times New Roman" w:cs="Times New Roman"/>
        </w:rPr>
        <w:t xml:space="preserve">features, </w:t>
      </w:r>
      <w:r w:rsidR="000849D1">
        <w:rPr>
          <w:rFonts w:ascii="Times New Roman" w:hAnsi="Times New Roman" w:cs="Times New Roman"/>
        </w:rPr>
        <w:t>namely,</w:t>
      </w:r>
      <w:r w:rsidR="007D7753">
        <w:rPr>
          <w:rFonts w:ascii="Times New Roman" w:hAnsi="Times New Roman" w:cs="Times New Roman"/>
        </w:rPr>
        <w:t xml:space="preserve"> the height of the jump and </w:t>
      </w:r>
      <w:r w:rsidR="000849D1">
        <w:rPr>
          <w:rFonts w:ascii="Times New Roman" w:hAnsi="Times New Roman" w:cs="Times New Roman"/>
        </w:rPr>
        <w:t xml:space="preserve">the height of the </w:t>
      </w:r>
      <w:r w:rsidR="007D7753">
        <w:rPr>
          <w:rFonts w:ascii="Times New Roman" w:hAnsi="Times New Roman" w:cs="Times New Roman"/>
        </w:rPr>
        <w:t>barrier</w:t>
      </w:r>
      <w:r w:rsidR="00BC21FE">
        <w:rPr>
          <w:rFonts w:ascii="Times New Roman" w:hAnsi="Times New Roman" w:cs="Times New Roman"/>
        </w:rPr>
        <w:t xml:space="preserve">, </w:t>
      </w:r>
      <w:r w:rsidR="007D7753">
        <w:rPr>
          <w:rFonts w:ascii="Times New Roman" w:hAnsi="Times New Roman" w:cs="Times New Roman"/>
        </w:rPr>
        <w:t xml:space="preserve">are novel in relation to jump and barrier heights experienced during pretraining. This has two consequences. </w:t>
      </w:r>
      <w:r w:rsidR="00444DAC">
        <w:rPr>
          <w:rFonts w:ascii="Times New Roman" w:hAnsi="Times New Roman" w:cs="Times New Roman"/>
        </w:rPr>
        <w:t>First, the</w:t>
      </w:r>
      <w:r w:rsidR="007D7753">
        <w:rPr>
          <w:rFonts w:ascii="Times New Roman" w:hAnsi="Times New Roman" w:cs="Times New Roman"/>
        </w:rPr>
        <w:t xml:space="preserve"> </w:t>
      </w:r>
      <w:r w:rsidR="007D7753">
        <w:rPr>
          <w:rFonts w:ascii="Times New Roman" w:hAnsi="Times New Roman" w:cs="Times New Roman"/>
        </w:rPr>
        <w:lastRenderedPageBreak/>
        <w:t xml:space="preserve">familiar features (e.g., </w:t>
      </w:r>
      <w:r w:rsidR="00444DAC">
        <w:rPr>
          <w:rFonts w:ascii="Times New Roman" w:hAnsi="Times New Roman" w:cs="Times New Roman"/>
        </w:rPr>
        <w:t xml:space="preserve">curved motion) </w:t>
      </w:r>
      <w:r w:rsidR="009F59B7">
        <w:rPr>
          <w:rFonts w:ascii="Times New Roman" w:hAnsi="Times New Roman" w:cs="Times New Roman"/>
        </w:rPr>
        <w:t>and</w:t>
      </w:r>
      <w:r w:rsidR="00444DAC">
        <w:rPr>
          <w:rFonts w:ascii="Times New Roman" w:hAnsi="Times New Roman" w:cs="Times New Roman"/>
        </w:rPr>
        <w:t xml:space="preserve"> the units in the hidden layer with which they are associated</w:t>
      </w:r>
      <w:r w:rsidR="009F59B7">
        <w:rPr>
          <w:rFonts w:ascii="Times New Roman" w:hAnsi="Times New Roman" w:cs="Times New Roman"/>
        </w:rPr>
        <w:t xml:space="preserve"> will strongly activate one another</w:t>
      </w:r>
      <w:r w:rsidR="00444DAC">
        <w:rPr>
          <w:rFonts w:ascii="Times New Roman" w:hAnsi="Times New Roman" w:cs="Times New Roman"/>
        </w:rPr>
        <w:t xml:space="preserve">. Second, because the habituation phase is necessarily shorter than the pretraining phase, any new associations that are established between these new features and units in the hidden layer will be insufficiently strong to override any learned associations between those same units and the more familiar features in the input. </w:t>
      </w:r>
      <w:r w:rsidR="009F59B7">
        <w:rPr>
          <w:rFonts w:ascii="Times New Roman" w:hAnsi="Times New Roman" w:cs="Times New Roman"/>
        </w:rPr>
        <w:t xml:space="preserve">This means that although </w:t>
      </w:r>
      <w:r w:rsidR="00AD56A0">
        <w:rPr>
          <w:rFonts w:ascii="Times New Roman" w:hAnsi="Times New Roman" w:cs="Times New Roman"/>
        </w:rPr>
        <w:t>nascent links are established between these new</w:t>
      </w:r>
      <w:r w:rsidR="00A529D2">
        <w:rPr>
          <w:rFonts w:ascii="Times New Roman" w:hAnsi="Times New Roman" w:cs="Times New Roman"/>
        </w:rPr>
        <w:t xml:space="preserve"> input and output</w:t>
      </w:r>
      <w:r w:rsidR="00AD56A0">
        <w:rPr>
          <w:rFonts w:ascii="Times New Roman" w:hAnsi="Times New Roman" w:cs="Times New Roman"/>
        </w:rPr>
        <w:t xml:space="preserve"> features and units in the hidden layer during the habituation phase, because some of these</w:t>
      </w:r>
      <w:r w:rsidR="00A529D2">
        <w:rPr>
          <w:rFonts w:ascii="Times New Roman" w:hAnsi="Times New Roman" w:cs="Times New Roman"/>
        </w:rPr>
        <w:t xml:space="preserve"> hidden</w:t>
      </w:r>
      <w:r w:rsidR="00AD56A0">
        <w:rPr>
          <w:rFonts w:ascii="Times New Roman" w:hAnsi="Times New Roman" w:cs="Times New Roman"/>
        </w:rPr>
        <w:t xml:space="preserve"> units have preexisting robust connections with the more familiar features in the input, activation of these units will activate those features to a greater extent than the new features. </w:t>
      </w:r>
    </w:p>
    <w:p w14:paraId="471CE36B" w14:textId="75F356ED" w:rsidR="009C3EF9" w:rsidRDefault="00AD56A0" w:rsidP="002A117A">
      <w:pPr>
        <w:spacing w:line="480" w:lineRule="auto"/>
        <w:ind w:firstLine="720"/>
        <w:contextualSpacing/>
        <w:rPr>
          <w:rFonts w:ascii="Times New Roman" w:hAnsi="Times New Roman" w:cs="Times New Roman"/>
        </w:rPr>
      </w:pPr>
      <w:r>
        <w:rPr>
          <w:rFonts w:ascii="Times New Roman" w:hAnsi="Times New Roman" w:cs="Times New Roman"/>
        </w:rPr>
        <w:t>These two facts help to explain the network’s responses to the</w:t>
      </w:r>
      <w:r w:rsidR="00AD1A5E">
        <w:rPr>
          <w:rFonts w:ascii="Times New Roman" w:hAnsi="Times New Roman" w:cs="Times New Roman"/>
        </w:rPr>
        <w:t xml:space="preserve"> barrierless</w:t>
      </w:r>
      <w:r>
        <w:rPr>
          <w:rFonts w:ascii="Times New Roman" w:hAnsi="Times New Roman" w:cs="Times New Roman"/>
        </w:rPr>
        <w:t xml:space="preserve"> test</w:t>
      </w:r>
      <w:r w:rsidR="00ED65B9">
        <w:rPr>
          <w:rFonts w:ascii="Times New Roman" w:hAnsi="Times New Roman" w:cs="Times New Roman"/>
        </w:rPr>
        <w:t xml:space="preserve"> events</w:t>
      </w:r>
      <w:r w:rsidR="00F06E39">
        <w:rPr>
          <w:rFonts w:ascii="Times New Roman" w:hAnsi="Times New Roman" w:cs="Times New Roman"/>
        </w:rPr>
        <w:t xml:space="preserve"> in the Experimental condition</w:t>
      </w:r>
      <w:r w:rsidR="00ED65B9">
        <w:rPr>
          <w:rFonts w:ascii="Times New Roman" w:hAnsi="Times New Roman" w:cs="Times New Roman"/>
        </w:rPr>
        <w:t xml:space="preserve">. It will be recalled that in the Inefficient test event, the first object </w:t>
      </w:r>
      <w:r w:rsidR="00AD1A5E">
        <w:rPr>
          <w:rFonts w:ascii="Times New Roman" w:hAnsi="Times New Roman" w:cs="Times New Roman"/>
        </w:rPr>
        <w:t>once again follows</w:t>
      </w:r>
      <w:r w:rsidR="00ED65B9">
        <w:rPr>
          <w:rFonts w:ascii="Times New Roman" w:hAnsi="Times New Roman" w:cs="Times New Roman"/>
        </w:rPr>
        <w:t xml:space="preserve"> an arced path to reach the second object</w:t>
      </w:r>
      <w:r w:rsidR="00AD1A5E">
        <w:rPr>
          <w:rFonts w:ascii="Times New Roman" w:hAnsi="Times New Roman" w:cs="Times New Roman"/>
        </w:rPr>
        <w:t xml:space="preserve">. This event was instantiated by turning on the No Barrier unit in the Barrier Height group, the Curved Motion unit in the Motion Type group, the Missing unit in the Barrier Location group, </w:t>
      </w:r>
      <w:r w:rsidR="00511EFF">
        <w:rPr>
          <w:rFonts w:ascii="Times New Roman" w:hAnsi="Times New Roman" w:cs="Times New Roman"/>
        </w:rPr>
        <w:t xml:space="preserve">the single unit in the Contiguous group, </w:t>
      </w:r>
      <w:r w:rsidR="00AD1A5E">
        <w:rPr>
          <w:rFonts w:ascii="Times New Roman" w:hAnsi="Times New Roman" w:cs="Times New Roman"/>
        </w:rPr>
        <w:t>and the Four Jump unit in the Jump Height group.</w:t>
      </w:r>
      <w:r w:rsidR="00326DF7">
        <w:rPr>
          <w:rFonts w:ascii="Times New Roman" w:hAnsi="Times New Roman" w:cs="Times New Roman"/>
        </w:rPr>
        <w:t xml:space="preserve"> The Efficient test event was implemented in the same </w:t>
      </w:r>
      <w:r w:rsidR="00FA6246">
        <w:rPr>
          <w:rFonts w:ascii="Times New Roman" w:hAnsi="Times New Roman" w:cs="Times New Roman"/>
        </w:rPr>
        <w:t>manner</w:t>
      </w:r>
      <w:r w:rsidR="00326DF7">
        <w:rPr>
          <w:rFonts w:ascii="Times New Roman" w:hAnsi="Times New Roman" w:cs="Times New Roman"/>
        </w:rPr>
        <w:t xml:space="preserve"> except that the Straight Motion unit was turned on in the Motion Type group. </w:t>
      </w:r>
      <w:r w:rsidR="0034456C">
        <w:rPr>
          <w:rFonts w:ascii="Times New Roman" w:hAnsi="Times New Roman" w:cs="Times New Roman"/>
        </w:rPr>
        <w:t xml:space="preserve">The network’s objective for both events is to turn on the corresponding units in the corresponding output groups. </w:t>
      </w:r>
      <w:r w:rsidR="00F51002">
        <w:rPr>
          <w:rFonts w:ascii="Times New Roman" w:hAnsi="Times New Roman" w:cs="Times New Roman"/>
        </w:rPr>
        <w:t>Because</w:t>
      </w:r>
      <w:r w:rsidR="006A7FEB">
        <w:rPr>
          <w:rFonts w:ascii="Times New Roman" w:hAnsi="Times New Roman" w:cs="Times New Roman"/>
        </w:rPr>
        <w:t xml:space="preserve"> robust associations exist between the No Barrier and Missing</w:t>
      </w:r>
      <w:r w:rsidR="00560F91">
        <w:rPr>
          <w:rFonts w:ascii="Times New Roman" w:hAnsi="Times New Roman" w:cs="Times New Roman"/>
        </w:rPr>
        <w:t xml:space="preserve"> input</w:t>
      </w:r>
      <w:r w:rsidR="006A7FEB">
        <w:rPr>
          <w:rFonts w:ascii="Times New Roman" w:hAnsi="Times New Roman" w:cs="Times New Roman"/>
        </w:rPr>
        <w:t xml:space="preserve"> units and </w:t>
      </w:r>
      <w:r w:rsidR="001C01D1">
        <w:rPr>
          <w:rFonts w:ascii="Times New Roman" w:hAnsi="Times New Roman" w:cs="Times New Roman"/>
        </w:rPr>
        <w:t>units in the hidden layer</w:t>
      </w:r>
      <w:r w:rsidR="00DD04E1">
        <w:rPr>
          <w:rFonts w:ascii="Times New Roman" w:hAnsi="Times New Roman" w:cs="Times New Roman"/>
        </w:rPr>
        <w:t>—which were established during the pretraining phase—</w:t>
      </w:r>
      <w:r w:rsidR="00560F91">
        <w:rPr>
          <w:rFonts w:ascii="Times New Roman" w:hAnsi="Times New Roman" w:cs="Times New Roman"/>
        </w:rPr>
        <w:t xml:space="preserve">activation of these hidden units will activate the corresponding units in the output layer. </w:t>
      </w:r>
      <w:r w:rsidR="000D4FF3">
        <w:rPr>
          <w:rFonts w:ascii="Times New Roman" w:hAnsi="Times New Roman" w:cs="Times New Roman"/>
        </w:rPr>
        <w:t>The issue</w:t>
      </w:r>
      <w:r w:rsidR="00F51002">
        <w:rPr>
          <w:rFonts w:ascii="Times New Roman" w:hAnsi="Times New Roman" w:cs="Times New Roman"/>
        </w:rPr>
        <w:t xml:space="preserve"> here is that this is the</w:t>
      </w:r>
      <w:r w:rsidR="00560F91">
        <w:rPr>
          <w:rFonts w:ascii="Times New Roman" w:hAnsi="Times New Roman" w:cs="Times New Roman"/>
        </w:rPr>
        <w:t xml:space="preserve"> right response for the Efficient test event but the incorrect response for the Inefficient test event. </w:t>
      </w:r>
      <w:r w:rsidR="00CC17E5">
        <w:rPr>
          <w:rFonts w:ascii="Times New Roman" w:hAnsi="Times New Roman" w:cs="Times New Roman"/>
        </w:rPr>
        <w:t xml:space="preserve">This accounts for how </w:t>
      </w:r>
      <w:r w:rsidR="00023E47">
        <w:rPr>
          <w:rFonts w:ascii="Times New Roman" w:hAnsi="Times New Roman" w:cs="Times New Roman"/>
        </w:rPr>
        <w:t>the</w:t>
      </w:r>
      <w:r w:rsidR="00560F91">
        <w:rPr>
          <w:rFonts w:ascii="Times New Roman" w:hAnsi="Times New Roman" w:cs="Times New Roman"/>
        </w:rPr>
        <w:t xml:space="preserve"> network</w:t>
      </w:r>
      <w:r w:rsidR="00023E47">
        <w:rPr>
          <w:rFonts w:ascii="Times New Roman" w:hAnsi="Times New Roman" w:cs="Times New Roman"/>
        </w:rPr>
        <w:t xml:space="preserve"> comes to</w:t>
      </w:r>
      <w:r w:rsidR="00560F91">
        <w:rPr>
          <w:rFonts w:ascii="Times New Roman" w:hAnsi="Times New Roman" w:cs="Times New Roman"/>
        </w:rPr>
        <w:t xml:space="preserve"> </w:t>
      </w:r>
      <w:r w:rsidR="00A67E7E">
        <w:rPr>
          <w:rFonts w:ascii="Times New Roman" w:hAnsi="Times New Roman" w:cs="Times New Roman"/>
        </w:rPr>
        <w:lastRenderedPageBreak/>
        <w:t xml:space="preserve">produce greater error to (i.e., looks longer at) </w:t>
      </w:r>
      <w:r w:rsidR="00560F91">
        <w:rPr>
          <w:rFonts w:ascii="Times New Roman" w:hAnsi="Times New Roman" w:cs="Times New Roman"/>
        </w:rPr>
        <w:t xml:space="preserve">the Inefficient test event than the Efficient test event. </w:t>
      </w:r>
      <w:r w:rsidR="009C3EF9">
        <w:rPr>
          <w:rFonts w:ascii="Times New Roman" w:hAnsi="Times New Roman" w:cs="Times New Roman"/>
        </w:rPr>
        <w:t>These facts also explain networks’ responses to the test events in the Control condition.</w:t>
      </w:r>
    </w:p>
    <w:p w14:paraId="3C1C50CD" w14:textId="61E056F9" w:rsidR="00AD56A0" w:rsidRPr="00A34693" w:rsidRDefault="00566307" w:rsidP="002A117A">
      <w:pPr>
        <w:spacing w:line="480" w:lineRule="auto"/>
        <w:ind w:firstLine="720"/>
        <w:contextualSpacing/>
        <w:rPr>
          <w:rFonts w:ascii="Times New Roman" w:hAnsi="Times New Roman" w:cs="Times New Roman"/>
        </w:rPr>
      </w:pPr>
      <w:r>
        <w:rPr>
          <w:rFonts w:ascii="Times New Roman" w:hAnsi="Times New Roman" w:cs="Times New Roman"/>
        </w:rPr>
        <w:t xml:space="preserve">This same basic account also explains why the network responds the way it does in the other </w:t>
      </w:r>
      <w:r w:rsidR="00E43F96">
        <w:rPr>
          <w:rFonts w:ascii="Times New Roman" w:hAnsi="Times New Roman" w:cs="Times New Roman"/>
        </w:rPr>
        <w:t>si</w:t>
      </w:r>
      <w:r>
        <w:rPr>
          <w:rFonts w:ascii="Times New Roman" w:hAnsi="Times New Roman" w:cs="Times New Roman"/>
        </w:rPr>
        <w:t xml:space="preserve">mulations. Consider the “Inferring Constraints” condition in Simulation 4 as an example. </w:t>
      </w:r>
      <w:r w:rsidR="00B47965">
        <w:rPr>
          <w:rFonts w:ascii="Times New Roman" w:hAnsi="Times New Roman" w:cs="Times New Roman"/>
        </w:rPr>
        <w:t>During the habituation phase, the network sees an event in which one object follows a curved trajectory to reach a second object.</w:t>
      </w:r>
      <w:ins w:id="416" w:author="Benton, Deon" w:date="2025-03-28T10:15:00Z" w16du:dateUtc="2025-03-28T15:15:00Z">
        <w:r w:rsidR="00F9799A">
          <w:rPr>
            <w:rFonts w:ascii="Times New Roman" w:hAnsi="Times New Roman" w:cs="Times New Roman"/>
          </w:rPr>
          <w:t xml:space="preserve"> Crucially, information about the height and location</w:t>
        </w:r>
      </w:ins>
      <w:ins w:id="417" w:author="Benton, Deon" w:date="2025-03-28T10:19:00Z" w16du:dateUtc="2025-03-28T15:19:00Z">
        <w:r w:rsidR="006E1BBA">
          <w:rPr>
            <w:rFonts w:ascii="Times New Roman" w:hAnsi="Times New Roman" w:cs="Times New Roman"/>
          </w:rPr>
          <w:t xml:space="preserve"> </w:t>
        </w:r>
      </w:ins>
      <w:ins w:id="418" w:author="Benton, Deon" w:date="2025-03-28T10:15:00Z" w16du:dateUtc="2025-03-28T15:15:00Z">
        <w:r w:rsidR="00F9799A">
          <w:rPr>
            <w:rFonts w:ascii="Times New Roman" w:hAnsi="Times New Roman" w:cs="Times New Roman"/>
          </w:rPr>
          <w:t>of the barrier that ostensibly separates both objects is missing from both the input and o</w:t>
        </w:r>
      </w:ins>
      <w:ins w:id="419" w:author="Benton, Deon" w:date="2025-03-28T10:16:00Z" w16du:dateUtc="2025-03-28T15:16:00Z">
        <w:r w:rsidR="00F9799A">
          <w:rPr>
            <w:rFonts w:ascii="Times New Roman" w:hAnsi="Times New Roman" w:cs="Times New Roman"/>
          </w:rPr>
          <w:t xml:space="preserve">utput. </w:t>
        </w:r>
        <w:r w:rsidR="00F749B5">
          <w:rPr>
            <w:rFonts w:ascii="Times New Roman" w:hAnsi="Times New Roman" w:cs="Times New Roman"/>
          </w:rPr>
          <w:t xml:space="preserve">This has two consequences for the nature of the associations that </w:t>
        </w:r>
      </w:ins>
      <w:ins w:id="420" w:author="Benton, Deon" w:date="2025-03-28T10:19:00Z" w16du:dateUtc="2025-03-28T15:19:00Z">
        <w:r w:rsidR="006E1BBA">
          <w:rPr>
            <w:rFonts w:ascii="Times New Roman" w:hAnsi="Times New Roman" w:cs="Times New Roman"/>
          </w:rPr>
          <w:t>the network forms</w:t>
        </w:r>
      </w:ins>
      <w:ins w:id="421" w:author="Benton, Deon" w:date="2025-03-28T10:16:00Z" w16du:dateUtc="2025-03-28T15:16:00Z">
        <w:r w:rsidR="00F749B5">
          <w:rPr>
            <w:rFonts w:ascii="Times New Roman" w:hAnsi="Times New Roman" w:cs="Times New Roman"/>
          </w:rPr>
          <w:t>. The first is that</w:t>
        </w:r>
      </w:ins>
      <w:ins w:id="422" w:author="Benton, Deon" w:date="2025-03-28T10:19:00Z" w16du:dateUtc="2025-03-28T15:19:00Z">
        <w:r w:rsidR="003A0BCB">
          <w:rPr>
            <w:rFonts w:ascii="Times New Roman" w:hAnsi="Times New Roman" w:cs="Times New Roman"/>
          </w:rPr>
          <w:t xml:space="preserve"> during the habituation phase</w:t>
        </w:r>
      </w:ins>
      <w:ins w:id="423" w:author="Benton, Deon" w:date="2025-03-28T10:22:00Z" w16du:dateUtc="2025-03-28T15:22:00Z">
        <w:r w:rsidR="005D3679">
          <w:rPr>
            <w:rFonts w:ascii="Times New Roman" w:hAnsi="Times New Roman" w:cs="Times New Roman"/>
          </w:rPr>
          <w:t>,</w:t>
        </w:r>
      </w:ins>
      <w:ins w:id="424" w:author="Benton, Deon" w:date="2025-03-28T10:16:00Z" w16du:dateUtc="2025-03-28T15:16:00Z">
        <w:r w:rsidR="00F749B5">
          <w:rPr>
            <w:rFonts w:ascii="Times New Roman" w:hAnsi="Times New Roman" w:cs="Times New Roman"/>
          </w:rPr>
          <w:t xml:space="preserve"> the network will only learn associations between the visible aspects of the event</w:t>
        </w:r>
      </w:ins>
      <w:ins w:id="425" w:author="Benton, Deon" w:date="2025-03-28T10:20:00Z" w16du:dateUtc="2025-03-28T15:20:00Z">
        <w:r w:rsidR="00B24437">
          <w:rPr>
            <w:rFonts w:ascii="Times New Roman" w:hAnsi="Times New Roman" w:cs="Times New Roman"/>
          </w:rPr>
          <w:t>—</w:t>
        </w:r>
      </w:ins>
      <w:ins w:id="426" w:author="Benton, Deon" w:date="2025-03-28T10:16:00Z" w16du:dateUtc="2025-03-28T15:16:00Z">
        <w:r w:rsidR="00F749B5">
          <w:rPr>
            <w:rFonts w:ascii="Times New Roman" w:hAnsi="Times New Roman" w:cs="Times New Roman"/>
          </w:rPr>
          <w:t>such</w:t>
        </w:r>
      </w:ins>
      <w:ins w:id="427" w:author="Benton, Deon" w:date="2025-03-28T10:17:00Z" w16du:dateUtc="2025-03-28T15:17:00Z">
        <w:r w:rsidR="00F749B5">
          <w:rPr>
            <w:rFonts w:ascii="Times New Roman" w:hAnsi="Times New Roman" w:cs="Times New Roman"/>
          </w:rPr>
          <w:t xml:space="preserve"> as the height of the jump, whether the objects possess animate features, and the type of movement that one of the objects engages in to reach the other</w:t>
        </w:r>
      </w:ins>
      <w:ins w:id="428" w:author="Benton, Deon" w:date="2025-03-28T10:20:00Z" w16du:dateUtc="2025-03-28T15:20:00Z">
        <w:r w:rsidR="00B24437">
          <w:rPr>
            <w:rFonts w:ascii="Times New Roman" w:hAnsi="Times New Roman" w:cs="Times New Roman"/>
          </w:rPr>
          <w:t>—</w:t>
        </w:r>
      </w:ins>
      <w:ins w:id="429" w:author="Benton, Deon" w:date="2025-03-28T10:16:00Z" w16du:dateUtc="2025-03-28T15:16:00Z">
        <w:r w:rsidR="00F749B5">
          <w:rPr>
            <w:rFonts w:ascii="Times New Roman" w:hAnsi="Times New Roman" w:cs="Times New Roman"/>
          </w:rPr>
          <w:t>and the units in the hidden layer</w:t>
        </w:r>
      </w:ins>
      <w:ins w:id="430" w:author="Benton, Deon" w:date="2025-03-28T10:17:00Z" w16du:dateUtc="2025-03-28T15:17:00Z">
        <w:r w:rsidR="00F749B5">
          <w:rPr>
            <w:rFonts w:ascii="Times New Roman" w:hAnsi="Times New Roman" w:cs="Times New Roman"/>
          </w:rPr>
          <w:t>.</w:t>
        </w:r>
      </w:ins>
      <w:ins w:id="431" w:author="Benton, Deon" w:date="2025-03-28T10:18:00Z" w16du:dateUtc="2025-03-28T15:18:00Z">
        <w:r w:rsidR="00F749B5">
          <w:rPr>
            <w:rFonts w:ascii="Times New Roman" w:hAnsi="Times New Roman" w:cs="Times New Roman"/>
          </w:rPr>
          <w:t xml:space="preserve"> The second is that because </w:t>
        </w:r>
        <w:r w:rsidR="006E1BBA">
          <w:rPr>
            <w:rFonts w:ascii="Times New Roman" w:hAnsi="Times New Roman" w:cs="Times New Roman"/>
          </w:rPr>
          <w:t xml:space="preserve">all barrier information is missing from the input and output, whatever preexisting associations </w:t>
        </w:r>
      </w:ins>
      <w:ins w:id="432" w:author="Benton, Deon" w:date="2025-03-28T10:28:00Z" w16du:dateUtc="2025-03-28T15:28:00Z">
        <w:r w:rsidR="009442FC">
          <w:rPr>
            <w:rFonts w:ascii="Times New Roman" w:hAnsi="Times New Roman" w:cs="Times New Roman"/>
          </w:rPr>
          <w:t xml:space="preserve">from the pretraining phase </w:t>
        </w:r>
      </w:ins>
      <w:ins w:id="433" w:author="Benton, Deon" w:date="2025-03-28T10:18:00Z" w16du:dateUtc="2025-03-28T15:18:00Z">
        <w:r w:rsidR="006E1BBA">
          <w:rPr>
            <w:rFonts w:ascii="Times New Roman" w:hAnsi="Times New Roman" w:cs="Times New Roman"/>
          </w:rPr>
          <w:t>exist between this information and units in the hidden layer will be retained.</w:t>
        </w:r>
      </w:ins>
      <w:ins w:id="434" w:author="Benton, Deon" w:date="2025-03-28T10:25:00Z" w16du:dateUtc="2025-03-28T15:25:00Z">
        <w:r w:rsidR="00FE088A">
          <w:rPr>
            <w:rFonts w:ascii="Times New Roman" w:hAnsi="Times New Roman" w:cs="Times New Roman"/>
          </w:rPr>
          <w:t xml:space="preserve"> These preexisting associations</w:t>
        </w:r>
      </w:ins>
      <w:ins w:id="435" w:author="Benton, Deon" w:date="2025-03-28T10:28:00Z" w16du:dateUtc="2025-03-28T15:28:00Z">
        <w:r w:rsidR="009442FC">
          <w:rPr>
            <w:rFonts w:ascii="Times New Roman" w:hAnsi="Times New Roman" w:cs="Times New Roman"/>
          </w:rPr>
          <w:t xml:space="preserve"> </w:t>
        </w:r>
      </w:ins>
      <w:ins w:id="436" w:author="Benton, Deon" w:date="2025-03-28T10:25:00Z" w16du:dateUtc="2025-03-28T15:25:00Z">
        <w:r w:rsidR="00FE088A">
          <w:rPr>
            <w:rFonts w:ascii="Times New Roman" w:hAnsi="Times New Roman" w:cs="Times New Roman"/>
          </w:rPr>
          <w:t xml:space="preserve">mean that the network activates the </w:t>
        </w:r>
      </w:ins>
      <w:ins w:id="437" w:author="Benton, Deon" w:date="2025-03-28T10:26:00Z" w16du:dateUtc="2025-03-28T15:26:00Z">
        <w:r w:rsidR="00FE088A">
          <w:rPr>
            <w:rFonts w:ascii="Times New Roman" w:hAnsi="Times New Roman" w:cs="Times New Roman"/>
          </w:rPr>
          <w:t>Barrier Middle</w:t>
        </w:r>
      </w:ins>
      <w:ins w:id="438" w:author="Benton, Deon" w:date="2025-03-28T10:36:00Z" w16du:dateUtc="2025-03-28T15:36:00Z">
        <w:r w:rsidR="00EC44E7">
          <w:rPr>
            <w:rFonts w:ascii="Times New Roman" w:hAnsi="Times New Roman" w:cs="Times New Roman"/>
          </w:rPr>
          <w:t xml:space="preserve"> unit in the Barrier Position</w:t>
        </w:r>
      </w:ins>
      <w:ins w:id="439" w:author="Benton, Deon" w:date="2025-03-28T10:26:00Z" w16du:dateUtc="2025-03-28T15:26:00Z">
        <w:r w:rsidR="00FE088A">
          <w:rPr>
            <w:rFonts w:ascii="Times New Roman" w:hAnsi="Times New Roman" w:cs="Times New Roman"/>
          </w:rPr>
          <w:t xml:space="preserve"> </w:t>
        </w:r>
      </w:ins>
      <w:ins w:id="440" w:author="Benton, Deon" w:date="2025-03-28T10:36:00Z" w16du:dateUtc="2025-03-28T15:36:00Z">
        <w:r w:rsidR="00EC44E7">
          <w:rPr>
            <w:rFonts w:ascii="Times New Roman" w:hAnsi="Times New Roman" w:cs="Times New Roman"/>
          </w:rPr>
          <w:t xml:space="preserve">group </w:t>
        </w:r>
      </w:ins>
      <w:ins w:id="441" w:author="Benton, Deon" w:date="2025-03-28T10:26:00Z" w16du:dateUtc="2025-03-28T15:26:00Z">
        <w:r w:rsidR="00FE088A">
          <w:rPr>
            <w:rFonts w:ascii="Times New Roman" w:hAnsi="Times New Roman" w:cs="Times New Roman"/>
          </w:rPr>
          <w:t xml:space="preserve">and </w:t>
        </w:r>
      </w:ins>
      <w:ins w:id="442" w:author="Benton, Deon" w:date="2025-03-28T10:36:00Z" w16du:dateUtc="2025-03-28T15:36:00Z">
        <w:r w:rsidR="00EC44E7">
          <w:rPr>
            <w:rFonts w:ascii="Times New Roman" w:hAnsi="Times New Roman" w:cs="Times New Roman"/>
          </w:rPr>
          <w:t xml:space="preserve">the </w:t>
        </w:r>
      </w:ins>
      <w:ins w:id="443" w:author="Benton, Deon" w:date="2025-03-28T10:26:00Z" w16du:dateUtc="2025-03-28T15:26:00Z">
        <w:r w:rsidR="00FE088A">
          <w:rPr>
            <w:rFonts w:ascii="Times New Roman" w:hAnsi="Times New Roman" w:cs="Times New Roman"/>
          </w:rPr>
          <w:t>Barrier Height 1 unit</w:t>
        </w:r>
      </w:ins>
      <w:ins w:id="444" w:author="Benton, Deon" w:date="2025-03-28T10:36:00Z" w16du:dateUtc="2025-03-28T15:36:00Z">
        <w:r w:rsidR="00EC44E7">
          <w:rPr>
            <w:rFonts w:ascii="Times New Roman" w:hAnsi="Times New Roman" w:cs="Times New Roman"/>
          </w:rPr>
          <w:t xml:space="preserve"> in the</w:t>
        </w:r>
      </w:ins>
      <w:ins w:id="445" w:author="Benton, Deon" w:date="2025-03-28T10:26:00Z" w16du:dateUtc="2025-03-28T15:26:00Z">
        <w:r w:rsidR="00FE088A">
          <w:rPr>
            <w:rFonts w:ascii="Times New Roman" w:hAnsi="Times New Roman" w:cs="Times New Roman"/>
          </w:rPr>
          <w:t xml:space="preserve"> Barrier Height group. </w:t>
        </w:r>
      </w:ins>
      <w:ins w:id="446" w:author="Benton, Deon" w:date="2025-03-28T10:32:00Z" w16du:dateUtc="2025-03-28T15:32:00Z">
        <w:r w:rsidR="00672C8A">
          <w:rPr>
            <w:rFonts w:ascii="Times New Roman" w:hAnsi="Times New Roman" w:cs="Times New Roman"/>
          </w:rPr>
          <w:t xml:space="preserve">Because this is the wrong response for the Incongruent test event </w:t>
        </w:r>
      </w:ins>
      <w:ins w:id="447" w:author="Benton, Deon" w:date="2025-03-28T10:35:00Z" w16du:dateUtc="2025-03-28T15:35:00Z">
        <w:r w:rsidR="00AA6282">
          <w:rPr>
            <w:rFonts w:ascii="Times New Roman" w:hAnsi="Times New Roman" w:cs="Times New Roman"/>
          </w:rPr>
          <w:t xml:space="preserve">(the Barrier Missing and No Barrier units should be activated instead) </w:t>
        </w:r>
      </w:ins>
      <w:ins w:id="448" w:author="Benton, Deon" w:date="2025-03-28T10:32:00Z" w16du:dateUtc="2025-03-28T15:32:00Z">
        <w:r w:rsidR="00672C8A">
          <w:rPr>
            <w:rFonts w:ascii="Times New Roman" w:hAnsi="Times New Roman" w:cs="Times New Roman"/>
          </w:rPr>
          <w:t xml:space="preserve">but the right response for the Congruent test event, </w:t>
        </w:r>
      </w:ins>
      <w:ins w:id="449" w:author="Benton, Deon" w:date="2025-03-28T10:33:00Z" w16du:dateUtc="2025-03-28T15:33:00Z">
        <w:r w:rsidR="00672C8A">
          <w:rPr>
            <w:rFonts w:ascii="Times New Roman" w:hAnsi="Times New Roman" w:cs="Times New Roman"/>
          </w:rPr>
          <w:t xml:space="preserve">the former event elicits more error than the latter event. </w:t>
        </w:r>
      </w:ins>
    </w:p>
    <w:p w14:paraId="58413D66" w14:textId="1C624171" w:rsidR="00843D21" w:rsidRDefault="00843D21" w:rsidP="00EB591F">
      <w:pPr>
        <w:spacing w:line="480" w:lineRule="auto"/>
        <w:ind w:firstLine="720"/>
        <w:contextualSpacing/>
        <w:rPr>
          <w:rFonts w:ascii="Times New Roman" w:hAnsi="Times New Roman" w:cs="Times New Roman"/>
          <w:b/>
          <w:bCs/>
        </w:rPr>
      </w:pPr>
    </w:p>
    <w:p w14:paraId="18D0DC1C" w14:textId="3DE2CF79" w:rsidR="00843D21" w:rsidRDefault="00843D21" w:rsidP="003E3AE1">
      <w:pPr>
        <w:spacing w:line="480" w:lineRule="auto"/>
        <w:ind w:firstLine="720"/>
        <w:contextualSpacing/>
        <w:jc w:val="center"/>
        <w:rPr>
          <w:rFonts w:ascii="Times New Roman" w:hAnsi="Times New Roman" w:cs="Times New Roman"/>
          <w:b/>
          <w:bCs/>
        </w:rPr>
      </w:pPr>
    </w:p>
    <w:p w14:paraId="47338202" w14:textId="64A03194" w:rsidR="00843D21" w:rsidRDefault="00843D21" w:rsidP="003E3AE1">
      <w:pPr>
        <w:spacing w:line="480" w:lineRule="auto"/>
        <w:ind w:firstLine="720"/>
        <w:contextualSpacing/>
        <w:jc w:val="center"/>
        <w:rPr>
          <w:rFonts w:ascii="Times New Roman" w:hAnsi="Times New Roman" w:cs="Times New Roman"/>
          <w:b/>
          <w:bCs/>
        </w:rPr>
      </w:pPr>
    </w:p>
    <w:p w14:paraId="4E8B3143" w14:textId="09A0AC74" w:rsidR="00843D21" w:rsidRDefault="00843D21" w:rsidP="003E3AE1">
      <w:pPr>
        <w:spacing w:line="480" w:lineRule="auto"/>
        <w:ind w:firstLine="720"/>
        <w:contextualSpacing/>
        <w:jc w:val="center"/>
        <w:rPr>
          <w:rFonts w:ascii="Times New Roman" w:hAnsi="Times New Roman" w:cs="Times New Roman"/>
          <w:b/>
          <w:bCs/>
        </w:rPr>
      </w:pPr>
    </w:p>
    <w:p w14:paraId="561A7EBA" w14:textId="37FC022C" w:rsidR="00843D21" w:rsidRDefault="00843D21" w:rsidP="003E3AE1">
      <w:pPr>
        <w:spacing w:line="480" w:lineRule="auto"/>
        <w:ind w:firstLine="720"/>
        <w:contextualSpacing/>
        <w:jc w:val="center"/>
        <w:rPr>
          <w:rFonts w:ascii="Times New Roman" w:hAnsi="Times New Roman" w:cs="Times New Roman"/>
          <w:b/>
          <w:bCs/>
        </w:rPr>
      </w:pPr>
    </w:p>
    <w:p w14:paraId="30E2E8CD" w14:textId="21DF4F27" w:rsidR="00843D21" w:rsidRDefault="00843D21" w:rsidP="003E3AE1">
      <w:pPr>
        <w:spacing w:line="480" w:lineRule="auto"/>
        <w:ind w:firstLine="720"/>
        <w:contextualSpacing/>
        <w:jc w:val="center"/>
        <w:rPr>
          <w:rFonts w:ascii="Times New Roman" w:hAnsi="Times New Roman" w:cs="Times New Roman"/>
          <w:b/>
          <w:bCs/>
        </w:rPr>
      </w:pPr>
    </w:p>
    <w:p w14:paraId="6D2C2D38" w14:textId="77777777" w:rsidR="00843D21" w:rsidRDefault="00843D21" w:rsidP="003E3AE1">
      <w:pPr>
        <w:spacing w:line="480" w:lineRule="auto"/>
        <w:ind w:firstLine="720"/>
        <w:contextualSpacing/>
        <w:jc w:val="center"/>
        <w:rPr>
          <w:rFonts w:ascii="Times New Roman" w:hAnsi="Times New Roman" w:cs="Times New Roman"/>
          <w:b/>
          <w:bCs/>
        </w:rPr>
      </w:pPr>
    </w:p>
    <w:p w14:paraId="5BF474AB" w14:textId="06A2D280"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6883B859" w14:textId="29BF82F0" w:rsidR="003E3AE1" w:rsidRPr="003E3AE1" w:rsidRDefault="003E3AE1" w:rsidP="003E3AE1">
      <w:pPr>
        <w:spacing w:line="480" w:lineRule="auto"/>
        <w:ind w:firstLine="720"/>
        <w:contextualSpacing/>
        <w:rPr>
          <w:rFonts w:ascii="Times New Roman" w:eastAsia="Times New Roman" w:hAnsi="Times New Roman" w:cs="Times New Roman"/>
        </w:rPr>
      </w:pPr>
      <w:r>
        <w:rPr>
          <w:rFonts w:ascii="Times New Roman" w:hAnsi="Times New Roman" w:cs="Times New Roman"/>
        </w:rPr>
        <w:t>Before closing, it can be instructive to consider how—or through what mechanism—the network comes to attend longer to the inefficient test events relative to the efficient ones. To the extent that similar processes unfold in infants’ minds, this could shed light on the nature of those processes.</w:t>
      </w:r>
    </w:p>
    <w:sectPr w:rsidR="003E3AE1" w:rsidRPr="003E3AE1" w:rsidSect="00391C7E">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48269" w14:textId="77777777" w:rsidR="00490238" w:rsidRDefault="00490238" w:rsidP="00391C7E">
      <w:pPr>
        <w:spacing w:after="0" w:line="240" w:lineRule="auto"/>
      </w:pPr>
      <w:r>
        <w:separator/>
      </w:r>
    </w:p>
  </w:endnote>
  <w:endnote w:type="continuationSeparator" w:id="0">
    <w:p w14:paraId="1EB8AB15" w14:textId="77777777" w:rsidR="00490238" w:rsidRDefault="0049023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4669A" w14:textId="77777777" w:rsidR="00490238" w:rsidRDefault="00490238" w:rsidP="00391C7E">
      <w:pPr>
        <w:spacing w:after="0" w:line="240" w:lineRule="auto"/>
      </w:pPr>
      <w:r>
        <w:separator/>
      </w:r>
    </w:p>
  </w:footnote>
  <w:footnote w:type="continuationSeparator" w:id="0">
    <w:p w14:paraId="5479508F" w14:textId="77777777" w:rsidR="00490238" w:rsidRDefault="00490238"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1BFB"/>
    <w:rsid w:val="000021C8"/>
    <w:rsid w:val="000030F0"/>
    <w:rsid w:val="00003878"/>
    <w:rsid w:val="0000482E"/>
    <w:rsid w:val="0000707B"/>
    <w:rsid w:val="00007559"/>
    <w:rsid w:val="00007F8F"/>
    <w:rsid w:val="00012E70"/>
    <w:rsid w:val="00017D72"/>
    <w:rsid w:val="00017DBA"/>
    <w:rsid w:val="00020CAF"/>
    <w:rsid w:val="000213EE"/>
    <w:rsid w:val="00021531"/>
    <w:rsid w:val="00022546"/>
    <w:rsid w:val="00023A54"/>
    <w:rsid w:val="00023DB7"/>
    <w:rsid w:val="00023E47"/>
    <w:rsid w:val="000241BE"/>
    <w:rsid w:val="00025D02"/>
    <w:rsid w:val="00026BFA"/>
    <w:rsid w:val="000271FF"/>
    <w:rsid w:val="00030981"/>
    <w:rsid w:val="00030BE5"/>
    <w:rsid w:val="00030E89"/>
    <w:rsid w:val="0003197D"/>
    <w:rsid w:val="00031D3F"/>
    <w:rsid w:val="000323A9"/>
    <w:rsid w:val="000323C8"/>
    <w:rsid w:val="00032E80"/>
    <w:rsid w:val="000362C5"/>
    <w:rsid w:val="000363E9"/>
    <w:rsid w:val="0004140C"/>
    <w:rsid w:val="000420ED"/>
    <w:rsid w:val="000428C9"/>
    <w:rsid w:val="0004301F"/>
    <w:rsid w:val="00044011"/>
    <w:rsid w:val="000467F5"/>
    <w:rsid w:val="00046880"/>
    <w:rsid w:val="0004750E"/>
    <w:rsid w:val="000476A1"/>
    <w:rsid w:val="00047ECC"/>
    <w:rsid w:val="00050739"/>
    <w:rsid w:val="0005092E"/>
    <w:rsid w:val="00050DB2"/>
    <w:rsid w:val="00052891"/>
    <w:rsid w:val="00052988"/>
    <w:rsid w:val="00052E0C"/>
    <w:rsid w:val="0005322D"/>
    <w:rsid w:val="00053773"/>
    <w:rsid w:val="00053B11"/>
    <w:rsid w:val="000543D8"/>
    <w:rsid w:val="0005658D"/>
    <w:rsid w:val="00061FA1"/>
    <w:rsid w:val="0007013C"/>
    <w:rsid w:val="00071F26"/>
    <w:rsid w:val="000767FC"/>
    <w:rsid w:val="000771B9"/>
    <w:rsid w:val="00080943"/>
    <w:rsid w:val="000829B9"/>
    <w:rsid w:val="000849D1"/>
    <w:rsid w:val="000858E1"/>
    <w:rsid w:val="000875D2"/>
    <w:rsid w:val="0009200D"/>
    <w:rsid w:val="00092D1A"/>
    <w:rsid w:val="00093E13"/>
    <w:rsid w:val="0009471E"/>
    <w:rsid w:val="00094806"/>
    <w:rsid w:val="0009483E"/>
    <w:rsid w:val="00095FBB"/>
    <w:rsid w:val="00095FF6"/>
    <w:rsid w:val="0009709A"/>
    <w:rsid w:val="0009722A"/>
    <w:rsid w:val="000A0BE5"/>
    <w:rsid w:val="000A1184"/>
    <w:rsid w:val="000A1B95"/>
    <w:rsid w:val="000A51FC"/>
    <w:rsid w:val="000A555F"/>
    <w:rsid w:val="000A58E8"/>
    <w:rsid w:val="000A6762"/>
    <w:rsid w:val="000A7017"/>
    <w:rsid w:val="000A7DBF"/>
    <w:rsid w:val="000B0656"/>
    <w:rsid w:val="000B1C1A"/>
    <w:rsid w:val="000B2757"/>
    <w:rsid w:val="000B279A"/>
    <w:rsid w:val="000B3D55"/>
    <w:rsid w:val="000B4399"/>
    <w:rsid w:val="000B4ECF"/>
    <w:rsid w:val="000B7DDA"/>
    <w:rsid w:val="000C0869"/>
    <w:rsid w:val="000C6870"/>
    <w:rsid w:val="000D148B"/>
    <w:rsid w:val="000D1EAC"/>
    <w:rsid w:val="000D22BE"/>
    <w:rsid w:val="000D41A4"/>
    <w:rsid w:val="000D4C01"/>
    <w:rsid w:val="000D4FF3"/>
    <w:rsid w:val="000D5358"/>
    <w:rsid w:val="000D5598"/>
    <w:rsid w:val="000D5F92"/>
    <w:rsid w:val="000D6788"/>
    <w:rsid w:val="000E0E36"/>
    <w:rsid w:val="000E337A"/>
    <w:rsid w:val="000E43E7"/>
    <w:rsid w:val="000E440C"/>
    <w:rsid w:val="000E4FA5"/>
    <w:rsid w:val="000E6636"/>
    <w:rsid w:val="000E7279"/>
    <w:rsid w:val="000F43CD"/>
    <w:rsid w:val="000F4505"/>
    <w:rsid w:val="000F4814"/>
    <w:rsid w:val="000F5BC5"/>
    <w:rsid w:val="0010035E"/>
    <w:rsid w:val="00101D73"/>
    <w:rsid w:val="00101D77"/>
    <w:rsid w:val="00104354"/>
    <w:rsid w:val="00104696"/>
    <w:rsid w:val="00106100"/>
    <w:rsid w:val="00106D77"/>
    <w:rsid w:val="0010728E"/>
    <w:rsid w:val="0011041C"/>
    <w:rsid w:val="00112ABC"/>
    <w:rsid w:val="00114F18"/>
    <w:rsid w:val="00115972"/>
    <w:rsid w:val="001178B1"/>
    <w:rsid w:val="00117AE9"/>
    <w:rsid w:val="00120625"/>
    <w:rsid w:val="00120B8F"/>
    <w:rsid w:val="00120F6F"/>
    <w:rsid w:val="00121E0F"/>
    <w:rsid w:val="00122750"/>
    <w:rsid w:val="00126A22"/>
    <w:rsid w:val="00126FCB"/>
    <w:rsid w:val="0013112B"/>
    <w:rsid w:val="00136065"/>
    <w:rsid w:val="0014179B"/>
    <w:rsid w:val="001443CC"/>
    <w:rsid w:val="001445E1"/>
    <w:rsid w:val="00146207"/>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81761"/>
    <w:rsid w:val="00183E63"/>
    <w:rsid w:val="00186357"/>
    <w:rsid w:val="001864B7"/>
    <w:rsid w:val="00192937"/>
    <w:rsid w:val="001938E6"/>
    <w:rsid w:val="0019465C"/>
    <w:rsid w:val="00196750"/>
    <w:rsid w:val="001A319B"/>
    <w:rsid w:val="001A49A7"/>
    <w:rsid w:val="001A7B4F"/>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584A"/>
    <w:rsid w:val="001C58CB"/>
    <w:rsid w:val="001C69DD"/>
    <w:rsid w:val="001C7484"/>
    <w:rsid w:val="001C7D07"/>
    <w:rsid w:val="001D087E"/>
    <w:rsid w:val="001D0C1B"/>
    <w:rsid w:val="001D2623"/>
    <w:rsid w:val="001D3B6A"/>
    <w:rsid w:val="001D4735"/>
    <w:rsid w:val="001D5054"/>
    <w:rsid w:val="001D5278"/>
    <w:rsid w:val="001D5B55"/>
    <w:rsid w:val="001D636F"/>
    <w:rsid w:val="001D6AD0"/>
    <w:rsid w:val="001D6FD0"/>
    <w:rsid w:val="001D7AB5"/>
    <w:rsid w:val="001E15BC"/>
    <w:rsid w:val="001E68C5"/>
    <w:rsid w:val="001E71FB"/>
    <w:rsid w:val="001F0E24"/>
    <w:rsid w:val="001F0FC2"/>
    <w:rsid w:val="001F12BD"/>
    <w:rsid w:val="001F213A"/>
    <w:rsid w:val="001F25E8"/>
    <w:rsid w:val="001F4D04"/>
    <w:rsid w:val="001F5CD5"/>
    <w:rsid w:val="001F6794"/>
    <w:rsid w:val="001F6D33"/>
    <w:rsid w:val="001F754E"/>
    <w:rsid w:val="001F76E9"/>
    <w:rsid w:val="00200CDA"/>
    <w:rsid w:val="00200D50"/>
    <w:rsid w:val="0020131C"/>
    <w:rsid w:val="00201990"/>
    <w:rsid w:val="00202880"/>
    <w:rsid w:val="002035BC"/>
    <w:rsid w:val="00204F2C"/>
    <w:rsid w:val="002055D5"/>
    <w:rsid w:val="00210604"/>
    <w:rsid w:val="002118CF"/>
    <w:rsid w:val="00211AF2"/>
    <w:rsid w:val="0021225C"/>
    <w:rsid w:val="0021280E"/>
    <w:rsid w:val="00214AD6"/>
    <w:rsid w:val="00214FCB"/>
    <w:rsid w:val="0021523A"/>
    <w:rsid w:val="00216CFD"/>
    <w:rsid w:val="0022061A"/>
    <w:rsid w:val="00221A05"/>
    <w:rsid w:val="00223D51"/>
    <w:rsid w:val="0022410E"/>
    <w:rsid w:val="00225EAA"/>
    <w:rsid w:val="002279A3"/>
    <w:rsid w:val="00230700"/>
    <w:rsid w:val="00230A9A"/>
    <w:rsid w:val="002327B3"/>
    <w:rsid w:val="00233AAE"/>
    <w:rsid w:val="00233DE0"/>
    <w:rsid w:val="002341FE"/>
    <w:rsid w:val="002361BE"/>
    <w:rsid w:val="002375BF"/>
    <w:rsid w:val="0023784B"/>
    <w:rsid w:val="00241F9B"/>
    <w:rsid w:val="00242C4E"/>
    <w:rsid w:val="00244733"/>
    <w:rsid w:val="002456DD"/>
    <w:rsid w:val="0024591C"/>
    <w:rsid w:val="00245994"/>
    <w:rsid w:val="00246178"/>
    <w:rsid w:val="00246567"/>
    <w:rsid w:val="00246BFD"/>
    <w:rsid w:val="002576EE"/>
    <w:rsid w:val="00261659"/>
    <w:rsid w:val="00261D7B"/>
    <w:rsid w:val="0026781C"/>
    <w:rsid w:val="0027198F"/>
    <w:rsid w:val="0027220C"/>
    <w:rsid w:val="00273FB5"/>
    <w:rsid w:val="00280367"/>
    <w:rsid w:val="00282D77"/>
    <w:rsid w:val="00285F58"/>
    <w:rsid w:val="00286C99"/>
    <w:rsid w:val="00286E20"/>
    <w:rsid w:val="0029016F"/>
    <w:rsid w:val="002907E3"/>
    <w:rsid w:val="00290B5C"/>
    <w:rsid w:val="002921E1"/>
    <w:rsid w:val="0029249D"/>
    <w:rsid w:val="0029288D"/>
    <w:rsid w:val="00295C36"/>
    <w:rsid w:val="00296443"/>
    <w:rsid w:val="00297E73"/>
    <w:rsid w:val="002A117A"/>
    <w:rsid w:val="002A2538"/>
    <w:rsid w:val="002A37DF"/>
    <w:rsid w:val="002A3A1B"/>
    <w:rsid w:val="002A3C80"/>
    <w:rsid w:val="002A3D05"/>
    <w:rsid w:val="002A3D14"/>
    <w:rsid w:val="002A49D0"/>
    <w:rsid w:val="002A4DD0"/>
    <w:rsid w:val="002A557A"/>
    <w:rsid w:val="002A72AC"/>
    <w:rsid w:val="002A7C4E"/>
    <w:rsid w:val="002B039E"/>
    <w:rsid w:val="002B0AE2"/>
    <w:rsid w:val="002B0EE1"/>
    <w:rsid w:val="002B1745"/>
    <w:rsid w:val="002B338A"/>
    <w:rsid w:val="002B3C35"/>
    <w:rsid w:val="002B3E4E"/>
    <w:rsid w:val="002B6D19"/>
    <w:rsid w:val="002B739D"/>
    <w:rsid w:val="002B752F"/>
    <w:rsid w:val="002B7E6E"/>
    <w:rsid w:val="002C1978"/>
    <w:rsid w:val="002C38E4"/>
    <w:rsid w:val="002C3A0E"/>
    <w:rsid w:val="002C3D2A"/>
    <w:rsid w:val="002C3FF9"/>
    <w:rsid w:val="002C4837"/>
    <w:rsid w:val="002D2BA1"/>
    <w:rsid w:val="002D3A1B"/>
    <w:rsid w:val="002D4413"/>
    <w:rsid w:val="002D7708"/>
    <w:rsid w:val="002E0363"/>
    <w:rsid w:val="002E0FE1"/>
    <w:rsid w:val="002E13C5"/>
    <w:rsid w:val="002E3F09"/>
    <w:rsid w:val="002E6730"/>
    <w:rsid w:val="002E776B"/>
    <w:rsid w:val="002E7B21"/>
    <w:rsid w:val="002F0216"/>
    <w:rsid w:val="002F0729"/>
    <w:rsid w:val="002F12FF"/>
    <w:rsid w:val="002F136A"/>
    <w:rsid w:val="002F4940"/>
    <w:rsid w:val="003020DD"/>
    <w:rsid w:val="00306C1A"/>
    <w:rsid w:val="00307939"/>
    <w:rsid w:val="00311337"/>
    <w:rsid w:val="00313295"/>
    <w:rsid w:val="0031334A"/>
    <w:rsid w:val="0031496D"/>
    <w:rsid w:val="003154EC"/>
    <w:rsid w:val="00315AA6"/>
    <w:rsid w:val="00315BAF"/>
    <w:rsid w:val="00316FCF"/>
    <w:rsid w:val="00320BF1"/>
    <w:rsid w:val="00320E67"/>
    <w:rsid w:val="00322DE6"/>
    <w:rsid w:val="00326DF7"/>
    <w:rsid w:val="00327258"/>
    <w:rsid w:val="0033184B"/>
    <w:rsid w:val="00332406"/>
    <w:rsid w:val="00333DF3"/>
    <w:rsid w:val="00334952"/>
    <w:rsid w:val="00334F3E"/>
    <w:rsid w:val="00335DE1"/>
    <w:rsid w:val="00335F59"/>
    <w:rsid w:val="003400D2"/>
    <w:rsid w:val="00341C38"/>
    <w:rsid w:val="00341D26"/>
    <w:rsid w:val="00342C1C"/>
    <w:rsid w:val="0034456C"/>
    <w:rsid w:val="003455EB"/>
    <w:rsid w:val="00350670"/>
    <w:rsid w:val="00350C5C"/>
    <w:rsid w:val="0035106A"/>
    <w:rsid w:val="00354104"/>
    <w:rsid w:val="00355614"/>
    <w:rsid w:val="00363803"/>
    <w:rsid w:val="003654F0"/>
    <w:rsid w:val="00365D77"/>
    <w:rsid w:val="0036601C"/>
    <w:rsid w:val="0037167D"/>
    <w:rsid w:val="00372084"/>
    <w:rsid w:val="0037276C"/>
    <w:rsid w:val="00374C03"/>
    <w:rsid w:val="00376019"/>
    <w:rsid w:val="003764BE"/>
    <w:rsid w:val="00377F56"/>
    <w:rsid w:val="003805C0"/>
    <w:rsid w:val="003818B5"/>
    <w:rsid w:val="003819AD"/>
    <w:rsid w:val="00382CD4"/>
    <w:rsid w:val="00382E21"/>
    <w:rsid w:val="00385014"/>
    <w:rsid w:val="00385A62"/>
    <w:rsid w:val="003860C6"/>
    <w:rsid w:val="00387DEB"/>
    <w:rsid w:val="0039195C"/>
    <w:rsid w:val="00391C7E"/>
    <w:rsid w:val="00397D27"/>
    <w:rsid w:val="003A0BCB"/>
    <w:rsid w:val="003A291F"/>
    <w:rsid w:val="003A5E67"/>
    <w:rsid w:val="003B27D8"/>
    <w:rsid w:val="003B2898"/>
    <w:rsid w:val="003B6400"/>
    <w:rsid w:val="003B6799"/>
    <w:rsid w:val="003B6AAD"/>
    <w:rsid w:val="003B7BD9"/>
    <w:rsid w:val="003C0D57"/>
    <w:rsid w:val="003C1C65"/>
    <w:rsid w:val="003C3F81"/>
    <w:rsid w:val="003C6B4E"/>
    <w:rsid w:val="003C6F0B"/>
    <w:rsid w:val="003D0775"/>
    <w:rsid w:val="003D2474"/>
    <w:rsid w:val="003D2746"/>
    <w:rsid w:val="003D350A"/>
    <w:rsid w:val="003D465B"/>
    <w:rsid w:val="003D4F3B"/>
    <w:rsid w:val="003D5994"/>
    <w:rsid w:val="003D61E6"/>
    <w:rsid w:val="003D66EC"/>
    <w:rsid w:val="003D7E19"/>
    <w:rsid w:val="003E0191"/>
    <w:rsid w:val="003E2FC2"/>
    <w:rsid w:val="003E3AE1"/>
    <w:rsid w:val="003E6487"/>
    <w:rsid w:val="003E6E9E"/>
    <w:rsid w:val="003E7264"/>
    <w:rsid w:val="003E7461"/>
    <w:rsid w:val="003F1B19"/>
    <w:rsid w:val="003F1D39"/>
    <w:rsid w:val="003F4BFA"/>
    <w:rsid w:val="003F6D4C"/>
    <w:rsid w:val="00403BB8"/>
    <w:rsid w:val="00404147"/>
    <w:rsid w:val="00404AC4"/>
    <w:rsid w:val="00404B49"/>
    <w:rsid w:val="00405C88"/>
    <w:rsid w:val="0040758C"/>
    <w:rsid w:val="004126A0"/>
    <w:rsid w:val="00413C32"/>
    <w:rsid w:val="004149D1"/>
    <w:rsid w:val="00414B9A"/>
    <w:rsid w:val="00415AB9"/>
    <w:rsid w:val="004166FC"/>
    <w:rsid w:val="00416748"/>
    <w:rsid w:val="0041758A"/>
    <w:rsid w:val="0042242E"/>
    <w:rsid w:val="004230CA"/>
    <w:rsid w:val="004230F5"/>
    <w:rsid w:val="004235AE"/>
    <w:rsid w:val="00424FED"/>
    <w:rsid w:val="00425AC5"/>
    <w:rsid w:val="004271E8"/>
    <w:rsid w:val="00431948"/>
    <w:rsid w:val="004323AB"/>
    <w:rsid w:val="00432733"/>
    <w:rsid w:val="00433FAF"/>
    <w:rsid w:val="004369C7"/>
    <w:rsid w:val="00437BF2"/>
    <w:rsid w:val="00437E08"/>
    <w:rsid w:val="0044000D"/>
    <w:rsid w:val="00441421"/>
    <w:rsid w:val="004416FA"/>
    <w:rsid w:val="004419FC"/>
    <w:rsid w:val="00442667"/>
    <w:rsid w:val="00442EA0"/>
    <w:rsid w:val="00444DAC"/>
    <w:rsid w:val="004454B4"/>
    <w:rsid w:val="00446614"/>
    <w:rsid w:val="00451AFF"/>
    <w:rsid w:val="00451C83"/>
    <w:rsid w:val="00452025"/>
    <w:rsid w:val="0045203F"/>
    <w:rsid w:val="00452848"/>
    <w:rsid w:val="00452B7E"/>
    <w:rsid w:val="004537FC"/>
    <w:rsid w:val="00455A5B"/>
    <w:rsid w:val="00456B28"/>
    <w:rsid w:val="00456E1C"/>
    <w:rsid w:val="00461154"/>
    <w:rsid w:val="0046222C"/>
    <w:rsid w:val="00462878"/>
    <w:rsid w:val="00464028"/>
    <w:rsid w:val="00464C90"/>
    <w:rsid w:val="004650A1"/>
    <w:rsid w:val="0046648B"/>
    <w:rsid w:val="00466BE0"/>
    <w:rsid w:val="00467261"/>
    <w:rsid w:val="00467B27"/>
    <w:rsid w:val="0047043E"/>
    <w:rsid w:val="00470612"/>
    <w:rsid w:val="004720BB"/>
    <w:rsid w:val="00472702"/>
    <w:rsid w:val="004741FA"/>
    <w:rsid w:val="00475880"/>
    <w:rsid w:val="004800B5"/>
    <w:rsid w:val="004809DA"/>
    <w:rsid w:val="004815FC"/>
    <w:rsid w:val="00483082"/>
    <w:rsid w:val="00485058"/>
    <w:rsid w:val="00486861"/>
    <w:rsid w:val="00490238"/>
    <w:rsid w:val="00491E6D"/>
    <w:rsid w:val="00491F3E"/>
    <w:rsid w:val="0049319B"/>
    <w:rsid w:val="00494550"/>
    <w:rsid w:val="00497F11"/>
    <w:rsid w:val="004A07A5"/>
    <w:rsid w:val="004A0BA0"/>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42A"/>
    <w:rsid w:val="004C3088"/>
    <w:rsid w:val="004C4B00"/>
    <w:rsid w:val="004C5792"/>
    <w:rsid w:val="004C6B43"/>
    <w:rsid w:val="004C795D"/>
    <w:rsid w:val="004C7C59"/>
    <w:rsid w:val="004C7F46"/>
    <w:rsid w:val="004D151D"/>
    <w:rsid w:val="004D2C27"/>
    <w:rsid w:val="004D32F5"/>
    <w:rsid w:val="004D527A"/>
    <w:rsid w:val="004D5AD0"/>
    <w:rsid w:val="004D6F40"/>
    <w:rsid w:val="004E1192"/>
    <w:rsid w:val="004E3CE1"/>
    <w:rsid w:val="004E413A"/>
    <w:rsid w:val="004E5234"/>
    <w:rsid w:val="004E6DB2"/>
    <w:rsid w:val="004F044E"/>
    <w:rsid w:val="004F2B4A"/>
    <w:rsid w:val="004F32E8"/>
    <w:rsid w:val="004F5A03"/>
    <w:rsid w:val="005033CE"/>
    <w:rsid w:val="00503726"/>
    <w:rsid w:val="0050569B"/>
    <w:rsid w:val="00506300"/>
    <w:rsid w:val="00506630"/>
    <w:rsid w:val="00506D12"/>
    <w:rsid w:val="005072F7"/>
    <w:rsid w:val="005076A1"/>
    <w:rsid w:val="00511EFF"/>
    <w:rsid w:val="0051293E"/>
    <w:rsid w:val="00512CFD"/>
    <w:rsid w:val="00513C73"/>
    <w:rsid w:val="00516E10"/>
    <w:rsid w:val="00517F8E"/>
    <w:rsid w:val="005216B0"/>
    <w:rsid w:val="00522BE1"/>
    <w:rsid w:val="0052470C"/>
    <w:rsid w:val="00524DCD"/>
    <w:rsid w:val="00525589"/>
    <w:rsid w:val="00532A6B"/>
    <w:rsid w:val="0053378E"/>
    <w:rsid w:val="0054379B"/>
    <w:rsid w:val="005439CC"/>
    <w:rsid w:val="00543A42"/>
    <w:rsid w:val="0054474F"/>
    <w:rsid w:val="00544B2D"/>
    <w:rsid w:val="00544F7F"/>
    <w:rsid w:val="00546966"/>
    <w:rsid w:val="00552D36"/>
    <w:rsid w:val="00556548"/>
    <w:rsid w:val="00557181"/>
    <w:rsid w:val="0055722D"/>
    <w:rsid w:val="00560C8D"/>
    <w:rsid w:val="00560F91"/>
    <w:rsid w:val="005617FB"/>
    <w:rsid w:val="00563A21"/>
    <w:rsid w:val="00564DC2"/>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63CC"/>
    <w:rsid w:val="005A05D9"/>
    <w:rsid w:val="005A0644"/>
    <w:rsid w:val="005A0A14"/>
    <w:rsid w:val="005A22DD"/>
    <w:rsid w:val="005A26E5"/>
    <w:rsid w:val="005A2B3D"/>
    <w:rsid w:val="005A4760"/>
    <w:rsid w:val="005A703B"/>
    <w:rsid w:val="005A7F7F"/>
    <w:rsid w:val="005B26B8"/>
    <w:rsid w:val="005B614B"/>
    <w:rsid w:val="005B624E"/>
    <w:rsid w:val="005B670E"/>
    <w:rsid w:val="005B6758"/>
    <w:rsid w:val="005C1ABE"/>
    <w:rsid w:val="005C7C83"/>
    <w:rsid w:val="005C7F84"/>
    <w:rsid w:val="005D0320"/>
    <w:rsid w:val="005D07DE"/>
    <w:rsid w:val="005D13AE"/>
    <w:rsid w:val="005D15F1"/>
    <w:rsid w:val="005D2600"/>
    <w:rsid w:val="005D2B4E"/>
    <w:rsid w:val="005D3679"/>
    <w:rsid w:val="005D3A5F"/>
    <w:rsid w:val="005D444D"/>
    <w:rsid w:val="005D4897"/>
    <w:rsid w:val="005D5244"/>
    <w:rsid w:val="005D5E1D"/>
    <w:rsid w:val="005D616C"/>
    <w:rsid w:val="005D674D"/>
    <w:rsid w:val="005D770B"/>
    <w:rsid w:val="005E4F02"/>
    <w:rsid w:val="005E6ED1"/>
    <w:rsid w:val="005E73C1"/>
    <w:rsid w:val="005F04C2"/>
    <w:rsid w:val="005F1C3C"/>
    <w:rsid w:val="005F2D51"/>
    <w:rsid w:val="005F424B"/>
    <w:rsid w:val="005F6689"/>
    <w:rsid w:val="005F673E"/>
    <w:rsid w:val="00601A7D"/>
    <w:rsid w:val="00601EDE"/>
    <w:rsid w:val="00602BA1"/>
    <w:rsid w:val="00602CDD"/>
    <w:rsid w:val="0060305E"/>
    <w:rsid w:val="0060428E"/>
    <w:rsid w:val="00604DD2"/>
    <w:rsid w:val="00605D33"/>
    <w:rsid w:val="00607FF6"/>
    <w:rsid w:val="00611CCC"/>
    <w:rsid w:val="00613257"/>
    <w:rsid w:val="0061426F"/>
    <w:rsid w:val="006151A4"/>
    <w:rsid w:val="00615345"/>
    <w:rsid w:val="006159FC"/>
    <w:rsid w:val="00616350"/>
    <w:rsid w:val="00620AAD"/>
    <w:rsid w:val="00621102"/>
    <w:rsid w:val="00624B0D"/>
    <w:rsid w:val="006261D9"/>
    <w:rsid w:val="00631B2C"/>
    <w:rsid w:val="00633138"/>
    <w:rsid w:val="00634225"/>
    <w:rsid w:val="00634697"/>
    <w:rsid w:val="006346A4"/>
    <w:rsid w:val="00636DAC"/>
    <w:rsid w:val="006401FB"/>
    <w:rsid w:val="0064223D"/>
    <w:rsid w:val="00643439"/>
    <w:rsid w:val="006438E6"/>
    <w:rsid w:val="00645281"/>
    <w:rsid w:val="00646CBB"/>
    <w:rsid w:val="00647041"/>
    <w:rsid w:val="00650786"/>
    <w:rsid w:val="00652135"/>
    <w:rsid w:val="00652AD4"/>
    <w:rsid w:val="00652E3F"/>
    <w:rsid w:val="006537E7"/>
    <w:rsid w:val="00654585"/>
    <w:rsid w:val="00655B06"/>
    <w:rsid w:val="00655F46"/>
    <w:rsid w:val="006578DB"/>
    <w:rsid w:val="00660231"/>
    <w:rsid w:val="00662A1E"/>
    <w:rsid w:val="00665BA2"/>
    <w:rsid w:val="00666E29"/>
    <w:rsid w:val="006670BE"/>
    <w:rsid w:val="00667311"/>
    <w:rsid w:val="00670905"/>
    <w:rsid w:val="006710F2"/>
    <w:rsid w:val="006729CD"/>
    <w:rsid w:val="00672C8A"/>
    <w:rsid w:val="0067470E"/>
    <w:rsid w:val="0067525E"/>
    <w:rsid w:val="00676474"/>
    <w:rsid w:val="00677910"/>
    <w:rsid w:val="00677A99"/>
    <w:rsid w:val="00680EB7"/>
    <w:rsid w:val="00681944"/>
    <w:rsid w:val="0068299E"/>
    <w:rsid w:val="0068337B"/>
    <w:rsid w:val="006866B6"/>
    <w:rsid w:val="00686A3F"/>
    <w:rsid w:val="00693870"/>
    <w:rsid w:val="0069554C"/>
    <w:rsid w:val="006959B0"/>
    <w:rsid w:val="00696C04"/>
    <w:rsid w:val="006A0061"/>
    <w:rsid w:val="006A10F7"/>
    <w:rsid w:val="006A15E1"/>
    <w:rsid w:val="006A1D8C"/>
    <w:rsid w:val="006A4E8A"/>
    <w:rsid w:val="006A72E8"/>
    <w:rsid w:val="006A7FEB"/>
    <w:rsid w:val="006B0561"/>
    <w:rsid w:val="006B18F7"/>
    <w:rsid w:val="006B599B"/>
    <w:rsid w:val="006B666F"/>
    <w:rsid w:val="006B7002"/>
    <w:rsid w:val="006C012B"/>
    <w:rsid w:val="006C0589"/>
    <w:rsid w:val="006C3037"/>
    <w:rsid w:val="006C4F53"/>
    <w:rsid w:val="006C6ADB"/>
    <w:rsid w:val="006D007E"/>
    <w:rsid w:val="006D17D2"/>
    <w:rsid w:val="006D3768"/>
    <w:rsid w:val="006D54BC"/>
    <w:rsid w:val="006D7406"/>
    <w:rsid w:val="006D7DD0"/>
    <w:rsid w:val="006E0957"/>
    <w:rsid w:val="006E1BBA"/>
    <w:rsid w:val="006E2794"/>
    <w:rsid w:val="006E4352"/>
    <w:rsid w:val="006E4A39"/>
    <w:rsid w:val="006E59D3"/>
    <w:rsid w:val="006F1EAF"/>
    <w:rsid w:val="006F2FB7"/>
    <w:rsid w:val="006F30B6"/>
    <w:rsid w:val="006F31B8"/>
    <w:rsid w:val="006F3300"/>
    <w:rsid w:val="006F345C"/>
    <w:rsid w:val="006F67D4"/>
    <w:rsid w:val="006F77E7"/>
    <w:rsid w:val="00704050"/>
    <w:rsid w:val="00704837"/>
    <w:rsid w:val="007059C9"/>
    <w:rsid w:val="0070789A"/>
    <w:rsid w:val="00711837"/>
    <w:rsid w:val="00714074"/>
    <w:rsid w:val="00715713"/>
    <w:rsid w:val="00715AB2"/>
    <w:rsid w:val="00716C50"/>
    <w:rsid w:val="007208DB"/>
    <w:rsid w:val="00721075"/>
    <w:rsid w:val="0072275E"/>
    <w:rsid w:val="0072329E"/>
    <w:rsid w:val="00725B8D"/>
    <w:rsid w:val="0072658E"/>
    <w:rsid w:val="00727508"/>
    <w:rsid w:val="00731ADA"/>
    <w:rsid w:val="0073348D"/>
    <w:rsid w:val="007336E4"/>
    <w:rsid w:val="00734053"/>
    <w:rsid w:val="007409EB"/>
    <w:rsid w:val="00740B6F"/>
    <w:rsid w:val="007418DF"/>
    <w:rsid w:val="007425C4"/>
    <w:rsid w:val="00743467"/>
    <w:rsid w:val="007441A8"/>
    <w:rsid w:val="0074478E"/>
    <w:rsid w:val="0074588B"/>
    <w:rsid w:val="0074612B"/>
    <w:rsid w:val="00751B32"/>
    <w:rsid w:val="00753AB2"/>
    <w:rsid w:val="00754213"/>
    <w:rsid w:val="00756B1E"/>
    <w:rsid w:val="00757781"/>
    <w:rsid w:val="0075794E"/>
    <w:rsid w:val="00757D6A"/>
    <w:rsid w:val="00762AB4"/>
    <w:rsid w:val="00770678"/>
    <w:rsid w:val="0077113B"/>
    <w:rsid w:val="00772B3F"/>
    <w:rsid w:val="007738D4"/>
    <w:rsid w:val="00774252"/>
    <w:rsid w:val="007806FD"/>
    <w:rsid w:val="0078079B"/>
    <w:rsid w:val="00780B0E"/>
    <w:rsid w:val="00780B62"/>
    <w:rsid w:val="007811D2"/>
    <w:rsid w:val="0078570D"/>
    <w:rsid w:val="00790E1C"/>
    <w:rsid w:val="00791C06"/>
    <w:rsid w:val="00793930"/>
    <w:rsid w:val="00793BEE"/>
    <w:rsid w:val="00793E6A"/>
    <w:rsid w:val="007A07DB"/>
    <w:rsid w:val="007A11F9"/>
    <w:rsid w:val="007A28C6"/>
    <w:rsid w:val="007A46E1"/>
    <w:rsid w:val="007A4942"/>
    <w:rsid w:val="007B5240"/>
    <w:rsid w:val="007B5FC1"/>
    <w:rsid w:val="007B795A"/>
    <w:rsid w:val="007B79E3"/>
    <w:rsid w:val="007C2988"/>
    <w:rsid w:val="007C313A"/>
    <w:rsid w:val="007C3635"/>
    <w:rsid w:val="007C36AD"/>
    <w:rsid w:val="007C37A3"/>
    <w:rsid w:val="007C42A4"/>
    <w:rsid w:val="007C4465"/>
    <w:rsid w:val="007C7310"/>
    <w:rsid w:val="007D285B"/>
    <w:rsid w:val="007D3D94"/>
    <w:rsid w:val="007D4B1A"/>
    <w:rsid w:val="007D5256"/>
    <w:rsid w:val="007D6BA2"/>
    <w:rsid w:val="007D6C53"/>
    <w:rsid w:val="007D7544"/>
    <w:rsid w:val="007D7753"/>
    <w:rsid w:val="007D7F06"/>
    <w:rsid w:val="007E3120"/>
    <w:rsid w:val="007E599D"/>
    <w:rsid w:val="007E6F85"/>
    <w:rsid w:val="007E7BF4"/>
    <w:rsid w:val="007F0053"/>
    <w:rsid w:val="007F27FF"/>
    <w:rsid w:val="007F309C"/>
    <w:rsid w:val="007F66CE"/>
    <w:rsid w:val="007F7CDF"/>
    <w:rsid w:val="00801363"/>
    <w:rsid w:val="00803276"/>
    <w:rsid w:val="008055AC"/>
    <w:rsid w:val="00810B00"/>
    <w:rsid w:val="008113AA"/>
    <w:rsid w:val="008116FC"/>
    <w:rsid w:val="00811BF5"/>
    <w:rsid w:val="00811FFC"/>
    <w:rsid w:val="008123BA"/>
    <w:rsid w:val="00813B8A"/>
    <w:rsid w:val="008149A6"/>
    <w:rsid w:val="008157D0"/>
    <w:rsid w:val="00815E16"/>
    <w:rsid w:val="00816A7D"/>
    <w:rsid w:val="00816AE3"/>
    <w:rsid w:val="0081725A"/>
    <w:rsid w:val="00820218"/>
    <w:rsid w:val="00821320"/>
    <w:rsid w:val="00824650"/>
    <w:rsid w:val="00826106"/>
    <w:rsid w:val="008308C9"/>
    <w:rsid w:val="008317A2"/>
    <w:rsid w:val="008331D8"/>
    <w:rsid w:val="008343F0"/>
    <w:rsid w:val="008353F2"/>
    <w:rsid w:val="00840FE5"/>
    <w:rsid w:val="00842627"/>
    <w:rsid w:val="00843D21"/>
    <w:rsid w:val="008446E8"/>
    <w:rsid w:val="0084584F"/>
    <w:rsid w:val="00845DA8"/>
    <w:rsid w:val="00846E02"/>
    <w:rsid w:val="00851B40"/>
    <w:rsid w:val="008523EA"/>
    <w:rsid w:val="00855D4E"/>
    <w:rsid w:val="00856EC5"/>
    <w:rsid w:val="008605C8"/>
    <w:rsid w:val="00861708"/>
    <w:rsid w:val="008629CE"/>
    <w:rsid w:val="00863C6D"/>
    <w:rsid w:val="008646CA"/>
    <w:rsid w:val="0086760B"/>
    <w:rsid w:val="00867CF7"/>
    <w:rsid w:val="00872693"/>
    <w:rsid w:val="0087325A"/>
    <w:rsid w:val="0087499F"/>
    <w:rsid w:val="00877394"/>
    <w:rsid w:val="00877A67"/>
    <w:rsid w:val="00880903"/>
    <w:rsid w:val="0088152C"/>
    <w:rsid w:val="008827A7"/>
    <w:rsid w:val="00884672"/>
    <w:rsid w:val="0089177D"/>
    <w:rsid w:val="00892DA6"/>
    <w:rsid w:val="00894104"/>
    <w:rsid w:val="00894149"/>
    <w:rsid w:val="008958E9"/>
    <w:rsid w:val="008A014D"/>
    <w:rsid w:val="008A1C8D"/>
    <w:rsid w:val="008A2FA7"/>
    <w:rsid w:val="008A446F"/>
    <w:rsid w:val="008A5F06"/>
    <w:rsid w:val="008A734F"/>
    <w:rsid w:val="008B0DC3"/>
    <w:rsid w:val="008B1C5C"/>
    <w:rsid w:val="008B2BDD"/>
    <w:rsid w:val="008B33D2"/>
    <w:rsid w:val="008B4CFF"/>
    <w:rsid w:val="008C38EB"/>
    <w:rsid w:val="008C5DB0"/>
    <w:rsid w:val="008C67D6"/>
    <w:rsid w:val="008C75A3"/>
    <w:rsid w:val="008C7D82"/>
    <w:rsid w:val="008D14E2"/>
    <w:rsid w:val="008D351D"/>
    <w:rsid w:val="008D46EC"/>
    <w:rsid w:val="008E0F75"/>
    <w:rsid w:val="008E3D5D"/>
    <w:rsid w:val="008E5DB6"/>
    <w:rsid w:val="008F011B"/>
    <w:rsid w:val="008F0951"/>
    <w:rsid w:val="008F1789"/>
    <w:rsid w:val="0090007C"/>
    <w:rsid w:val="00900B1A"/>
    <w:rsid w:val="00900D1B"/>
    <w:rsid w:val="00901508"/>
    <w:rsid w:val="00904DB1"/>
    <w:rsid w:val="00905087"/>
    <w:rsid w:val="00905528"/>
    <w:rsid w:val="009055E6"/>
    <w:rsid w:val="00907CFC"/>
    <w:rsid w:val="00907FC4"/>
    <w:rsid w:val="009102AD"/>
    <w:rsid w:val="009135CF"/>
    <w:rsid w:val="009139C0"/>
    <w:rsid w:val="00914A32"/>
    <w:rsid w:val="00914A3A"/>
    <w:rsid w:val="0091671E"/>
    <w:rsid w:val="00920D2C"/>
    <w:rsid w:val="009242D3"/>
    <w:rsid w:val="009338D6"/>
    <w:rsid w:val="00935537"/>
    <w:rsid w:val="00935891"/>
    <w:rsid w:val="00936A30"/>
    <w:rsid w:val="00936B29"/>
    <w:rsid w:val="009372D8"/>
    <w:rsid w:val="0093767D"/>
    <w:rsid w:val="00942861"/>
    <w:rsid w:val="00944188"/>
    <w:rsid w:val="00944226"/>
    <w:rsid w:val="009442FC"/>
    <w:rsid w:val="00945CE8"/>
    <w:rsid w:val="00946FC1"/>
    <w:rsid w:val="00951952"/>
    <w:rsid w:val="00951BCB"/>
    <w:rsid w:val="00951C55"/>
    <w:rsid w:val="009526B1"/>
    <w:rsid w:val="009526C3"/>
    <w:rsid w:val="009557D6"/>
    <w:rsid w:val="00955F89"/>
    <w:rsid w:val="00956913"/>
    <w:rsid w:val="0096055E"/>
    <w:rsid w:val="009608CD"/>
    <w:rsid w:val="00962119"/>
    <w:rsid w:val="00963AF0"/>
    <w:rsid w:val="00964347"/>
    <w:rsid w:val="00964D23"/>
    <w:rsid w:val="00966715"/>
    <w:rsid w:val="00970A55"/>
    <w:rsid w:val="0097290B"/>
    <w:rsid w:val="0097588A"/>
    <w:rsid w:val="009761A8"/>
    <w:rsid w:val="00977197"/>
    <w:rsid w:val="00982472"/>
    <w:rsid w:val="009841DE"/>
    <w:rsid w:val="00984BDE"/>
    <w:rsid w:val="00985654"/>
    <w:rsid w:val="009856BE"/>
    <w:rsid w:val="00986B93"/>
    <w:rsid w:val="00987489"/>
    <w:rsid w:val="009907B4"/>
    <w:rsid w:val="00993375"/>
    <w:rsid w:val="009943CD"/>
    <w:rsid w:val="009952B7"/>
    <w:rsid w:val="00995683"/>
    <w:rsid w:val="00996380"/>
    <w:rsid w:val="009A0315"/>
    <w:rsid w:val="009A1510"/>
    <w:rsid w:val="009A1C9A"/>
    <w:rsid w:val="009A474B"/>
    <w:rsid w:val="009A56F5"/>
    <w:rsid w:val="009A5D9D"/>
    <w:rsid w:val="009A630B"/>
    <w:rsid w:val="009A76EF"/>
    <w:rsid w:val="009B49B7"/>
    <w:rsid w:val="009B50DC"/>
    <w:rsid w:val="009B7C29"/>
    <w:rsid w:val="009B7CD2"/>
    <w:rsid w:val="009C3EF9"/>
    <w:rsid w:val="009C4A63"/>
    <w:rsid w:val="009C4B66"/>
    <w:rsid w:val="009C6E3C"/>
    <w:rsid w:val="009C73A9"/>
    <w:rsid w:val="009C7755"/>
    <w:rsid w:val="009D14FD"/>
    <w:rsid w:val="009D31C5"/>
    <w:rsid w:val="009D4EC0"/>
    <w:rsid w:val="009D70F9"/>
    <w:rsid w:val="009D7E96"/>
    <w:rsid w:val="009E3705"/>
    <w:rsid w:val="009E3BB5"/>
    <w:rsid w:val="009E3F46"/>
    <w:rsid w:val="009E613A"/>
    <w:rsid w:val="009E666D"/>
    <w:rsid w:val="009E6BA2"/>
    <w:rsid w:val="009E7700"/>
    <w:rsid w:val="009F066E"/>
    <w:rsid w:val="009F0A97"/>
    <w:rsid w:val="009F102B"/>
    <w:rsid w:val="009F1297"/>
    <w:rsid w:val="009F1E9A"/>
    <w:rsid w:val="009F27E9"/>
    <w:rsid w:val="009F2F7F"/>
    <w:rsid w:val="009F3527"/>
    <w:rsid w:val="009F3D8E"/>
    <w:rsid w:val="009F3DCF"/>
    <w:rsid w:val="009F41EB"/>
    <w:rsid w:val="009F59B7"/>
    <w:rsid w:val="00A00BDA"/>
    <w:rsid w:val="00A037F0"/>
    <w:rsid w:val="00A076A4"/>
    <w:rsid w:val="00A07FB7"/>
    <w:rsid w:val="00A13194"/>
    <w:rsid w:val="00A13E84"/>
    <w:rsid w:val="00A145F9"/>
    <w:rsid w:val="00A178AE"/>
    <w:rsid w:val="00A20504"/>
    <w:rsid w:val="00A23D9B"/>
    <w:rsid w:val="00A24716"/>
    <w:rsid w:val="00A24724"/>
    <w:rsid w:val="00A27B5E"/>
    <w:rsid w:val="00A34693"/>
    <w:rsid w:val="00A3639E"/>
    <w:rsid w:val="00A3716A"/>
    <w:rsid w:val="00A4013A"/>
    <w:rsid w:val="00A404F2"/>
    <w:rsid w:val="00A42E15"/>
    <w:rsid w:val="00A44142"/>
    <w:rsid w:val="00A46D12"/>
    <w:rsid w:val="00A4710E"/>
    <w:rsid w:val="00A529D2"/>
    <w:rsid w:val="00A54F8B"/>
    <w:rsid w:val="00A552F9"/>
    <w:rsid w:val="00A55725"/>
    <w:rsid w:val="00A6063D"/>
    <w:rsid w:val="00A62FC9"/>
    <w:rsid w:val="00A63352"/>
    <w:rsid w:val="00A66922"/>
    <w:rsid w:val="00A66C83"/>
    <w:rsid w:val="00A67D28"/>
    <w:rsid w:val="00A67E7E"/>
    <w:rsid w:val="00A70F21"/>
    <w:rsid w:val="00A71A33"/>
    <w:rsid w:val="00A71CE7"/>
    <w:rsid w:val="00A71DFF"/>
    <w:rsid w:val="00A72621"/>
    <w:rsid w:val="00A74BC2"/>
    <w:rsid w:val="00A776DA"/>
    <w:rsid w:val="00A81A34"/>
    <w:rsid w:val="00A81B31"/>
    <w:rsid w:val="00A81FE5"/>
    <w:rsid w:val="00A8238A"/>
    <w:rsid w:val="00A87063"/>
    <w:rsid w:val="00A9049C"/>
    <w:rsid w:val="00A9112B"/>
    <w:rsid w:val="00A9183C"/>
    <w:rsid w:val="00A94823"/>
    <w:rsid w:val="00A94B96"/>
    <w:rsid w:val="00A955F5"/>
    <w:rsid w:val="00A977FC"/>
    <w:rsid w:val="00AA020C"/>
    <w:rsid w:val="00AA4767"/>
    <w:rsid w:val="00AA4801"/>
    <w:rsid w:val="00AA4E3E"/>
    <w:rsid w:val="00AA6282"/>
    <w:rsid w:val="00AB00F5"/>
    <w:rsid w:val="00AB4808"/>
    <w:rsid w:val="00AB5296"/>
    <w:rsid w:val="00AC07E5"/>
    <w:rsid w:val="00AC2DF9"/>
    <w:rsid w:val="00AC2F10"/>
    <w:rsid w:val="00AC3525"/>
    <w:rsid w:val="00AC7F40"/>
    <w:rsid w:val="00AD1099"/>
    <w:rsid w:val="00AD1A5E"/>
    <w:rsid w:val="00AD48DF"/>
    <w:rsid w:val="00AD5570"/>
    <w:rsid w:val="00AD56A0"/>
    <w:rsid w:val="00AD6584"/>
    <w:rsid w:val="00AD6A30"/>
    <w:rsid w:val="00AD7E2A"/>
    <w:rsid w:val="00AE090A"/>
    <w:rsid w:val="00AE18BB"/>
    <w:rsid w:val="00AE207C"/>
    <w:rsid w:val="00AE350A"/>
    <w:rsid w:val="00AE3882"/>
    <w:rsid w:val="00AE5308"/>
    <w:rsid w:val="00AE5ADC"/>
    <w:rsid w:val="00AF0534"/>
    <w:rsid w:val="00AF15E4"/>
    <w:rsid w:val="00AF4B3A"/>
    <w:rsid w:val="00AF554A"/>
    <w:rsid w:val="00AF6150"/>
    <w:rsid w:val="00AF7951"/>
    <w:rsid w:val="00B00FC9"/>
    <w:rsid w:val="00B0260D"/>
    <w:rsid w:val="00B03EA0"/>
    <w:rsid w:val="00B07A0C"/>
    <w:rsid w:val="00B10715"/>
    <w:rsid w:val="00B110C8"/>
    <w:rsid w:val="00B112D0"/>
    <w:rsid w:val="00B12272"/>
    <w:rsid w:val="00B12D83"/>
    <w:rsid w:val="00B13025"/>
    <w:rsid w:val="00B142D5"/>
    <w:rsid w:val="00B143A6"/>
    <w:rsid w:val="00B158A5"/>
    <w:rsid w:val="00B17BB5"/>
    <w:rsid w:val="00B17C73"/>
    <w:rsid w:val="00B17C95"/>
    <w:rsid w:val="00B2202E"/>
    <w:rsid w:val="00B24437"/>
    <w:rsid w:val="00B30AA1"/>
    <w:rsid w:val="00B3469F"/>
    <w:rsid w:val="00B36546"/>
    <w:rsid w:val="00B37BBF"/>
    <w:rsid w:val="00B40634"/>
    <w:rsid w:val="00B40710"/>
    <w:rsid w:val="00B42B37"/>
    <w:rsid w:val="00B46EF7"/>
    <w:rsid w:val="00B47965"/>
    <w:rsid w:val="00B51764"/>
    <w:rsid w:val="00B51F12"/>
    <w:rsid w:val="00B531EF"/>
    <w:rsid w:val="00B534B0"/>
    <w:rsid w:val="00B54340"/>
    <w:rsid w:val="00B57207"/>
    <w:rsid w:val="00B572F3"/>
    <w:rsid w:val="00B604E0"/>
    <w:rsid w:val="00B611BA"/>
    <w:rsid w:val="00B61B53"/>
    <w:rsid w:val="00B62DA8"/>
    <w:rsid w:val="00B63A5C"/>
    <w:rsid w:val="00B6525C"/>
    <w:rsid w:val="00B66F2A"/>
    <w:rsid w:val="00B67083"/>
    <w:rsid w:val="00B7144B"/>
    <w:rsid w:val="00B76E9F"/>
    <w:rsid w:val="00B77102"/>
    <w:rsid w:val="00B80004"/>
    <w:rsid w:val="00B80D24"/>
    <w:rsid w:val="00B832CB"/>
    <w:rsid w:val="00B84810"/>
    <w:rsid w:val="00B87F57"/>
    <w:rsid w:val="00B9118A"/>
    <w:rsid w:val="00B976AB"/>
    <w:rsid w:val="00BA0E3A"/>
    <w:rsid w:val="00BA0E9D"/>
    <w:rsid w:val="00BA2326"/>
    <w:rsid w:val="00BA2929"/>
    <w:rsid w:val="00BA3203"/>
    <w:rsid w:val="00BA342A"/>
    <w:rsid w:val="00BA3C5A"/>
    <w:rsid w:val="00BA3DA4"/>
    <w:rsid w:val="00BA43B0"/>
    <w:rsid w:val="00BA4A8F"/>
    <w:rsid w:val="00BA502B"/>
    <w:rsid w:val="00BA759D"/>
    <w:rsid w:val="00BB0BAF"/>
    <w:rsid w:val="00BB2FBE"/>
    <w:rsid w:val="00BB324C"/>
    <w:rsid w:val="00BB41F9"/>
    <w:rsid w:val="00BB4BAA"/>
    <w:rsid w:val="00BB5957"/>
    <w:rsid w:val="00BB607E"/>
    <w:rsid w:val="00BB7735"/>
    <w:rsid w:val="00BB7CF2"/>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5D91"/>
    <w:rsid w:val="00BE60B0"/>
    <w:rsid w:val="00BF09D2"/>
    <w:rsid w:val="00BF11CF"/>
    <w:rsid w:val="00BF23E2"/>
    <w:rsid w:val="00BF2454"/>
    <w:rsid w:val="00BF5620"/>
    <w:rsid w:val="00BF73AD"/>
    <w:rsid w:val="00BF7E16"/>
    <w:rsid w:val="00BF7ECE"/>
    <w:rsid w:val="00C03637"/>
    <w:rsid w:val="00C04B8E"/>
    <w:rsid w:val="00C05467"/>
    <w:rsid w:val="00C0571E"/>
    <w:rsid w:val="00C06055"/>
    <w:rsid w:val="00C073D6"/>
    <w:rsid w:val="00C11F4C"/>
    <w:rsid w:val="00C12E2C"/>
    <w:rsid w:val="00C13A31"/>
    <w:rsid w:val="00C1548D"/>
    <w:rsid w:val="00C200EC"/>
    <w:rsid w:val="00C20523"/>
    <w:rsid w:val="00C21033"/>
    <w:rsid w:val="00C23172"/>
    <w:rsid w:val="00C23DD3"/>
    <w:rsid w:val="00C245E4"/>
    <w:rsid w:val="00C2566D"/>
    <w:rsid w:val="00C307E8"/>
    <w:rsid w:val="00C30B04"/>
    <w:rsid w:val="00C31D52"/>
    <w:rsid w:val="00C32CC5"/>
    <w:rsid w:val="00C32D6D"/>
    <w:rsid w:val="00C3314B"/>
    <w:rsid w:val="00C3386F"/>
    <w:rsid w:val="00C33B89"/>
    <w:rsid w:val="00C33C0A"/>
    <w:rsid w:val="00C33EA5"/>
    <w:rsid w:val="00C35BBA"/>
    <w:rsid w:val="00C4025F"/>
    <w:rsid w:val="00C41654"/>
    <w:rsid w:val="00C4274D"/>
    <w:rsid w:val="00C43F56"/>
    <w:rsid w:val="00C4616F"/>
    <w:rsid w:val="00C4667A"/>
    <w:rsid w:val="00C50832"/>
    <w:rsid w:val="00C51F90"/>
    <w:rsid w:val="00C521F0"/>
    <w:rsid w:val="00C52DD9"/>
    <w:rsid w:val="00C530DC"/>
    <w:rsid w:val="00C5385B"/>
    <w:rsid w:val="00C56F1B"/>
    <w:rsid w:val="00C61018"/>
    <w:rsid w:val="00C63A84"/>
    <w:rsid w:val="00C64FB6"/>
    <w:rsid w:val="00C65941"/>
    <w:rsid w:val="00C65B37"/>
    <w:rsid w:val="00C66CAA"/>
    <w:rsid w:val="00C66E1A"/>
    <w:rsid w:val="00C678D5"/>
    <w:rsid w:val="00C67AB0"/>
    <w:rsid w:val="00C70736"/>
    <w:rsid w:val="00C72415"/>
    <w:rsid w:val="00C7381B"/>
    <w:rsid w:val="00C7438A"/>
    <w:rsid w:val="00C75B7F"/>
    <w:rsid w:val="00C809C4"/>
    <w:rsid w:val="00C81684"/>
    <w:rsid w:val="00C82BE6"/>
    <w:rsid w:val="00C839AB"/>
    <w:rsid w:val="00C84FA5"/>
    <w:rsid w:val="00C87A6B"/>
    <w:rsid w:val="00C929D0"/>
    <w:rsid w:val="00C92A33"/>
    <w:rsid w:val="00C92ABD"/>
    <w:rsid w:val="00C9336C"/>
    <w:rsid w:val="00C95114"/>
    <w:rsid w:val="00C97E4A"/>
    <w:rsid w:val="00CA146B"/>
    <w:rsid w:val="00CA1A99"/>
    <w:rsid w:val="00CB1F41"/>
    <w:rsid w:val="00CB29AC"/>
    <w:rsid w:val="00CB4683"/>
    <w:rsid w:val="00CB4940"/>
    <w:rsid w:val="00CB4E79"/>
    <w:rsid w:val="00CB5688"/>
    <w:rsid w:val="00CC17E5"/>
    <w:rsid w:val="00CC1A56"/>
    <w:rsid w:val="00CC2F41"/>
    <w:rsid w:val="00CC53AD"/>
    <w:rsid w:val="00CC62A2"/>
    <w:rsid w:val="00CC7164"/>
    <w:rsid w:val="00CD062E"/>
    <w:rsid w:val="00CD3619"/>
    <w:rsid w:val="00CD40A3"/>
    <w:rsid w:val="00CD51FC"/>
    <w:rsid w:val="00CD7918"/>
    <w:rsid w:val="00CE09FB"/>
    <w:rsid w:val="00CE33E0"/>
    <w:rsid w:val="00CE3D02"/>
    <w:rsid w:val="00CE5D3E"/>
    <w:rsid w:val="00CE7981"/>
    <w:rsid w:val="00CF07AA"/>
    <w:rsid w:val="00CF1DBF"/>
    <w:rsid w:val="00CF2128"/>
    <w:rsid w:val="00CF6F6A"/>
    <w:rsid w:val="00CF769D"/>
    <w:rsid w:val="00D02CB7"/>
    <w:rsid w:val="00D02F1A"/>
    <w:rsid w:val="00D03381"/>
    <w:rsid w:val="00D05B9F"/>
    <w:rsid w:val="00D0709C"/>
    <w:rsid w:val="00D07834"/>
    <w:rsid w:val="00D108B4"/>
    <w:rsid w:val="00D12D42"/>
    <w:rsid w:val="00D15380"/>
    <w:rsid w:val="00D168E6"/>
    <w:rsid w:val="00D16A84"/>
    <w:rsid w:val="00D17F2C"/>
    <w:rsid w:val="00D20604"/>
    <w:rsid w:val="00D20AEB"/>
    <w:rsid w:val="00D226EB"/>
    <w:rsid w:val="00D24830"/>
    <w:rsid w:val="00D25C7E"/>
    <w:rsid w:val="00D25DBF"/>
    <w:rsid w:val="00D27BF8"/>
    <w:rsid w:val="00D30D47"/>
    <w:rsid w:val="00D34A44"/>
    <w:rsid w:val="00D35C7A"/>
    <w:rsid w:val="00D401E8"/>
    <w:rsid w:val="00D4032F"/>
    <w:rsid w:val="00D4098D"/>
    <w:rsid w:val="00D447B4"/>
    <w:rsid w:val="00D45F4C"/>
    <w:rsid w:val="00D4764C"/>
    <w:rsid w:val="00D47E63"/>
    <w:rsid w:val="00D506E5"/>
    <w:rsid w:val="00D532E5"/>
    <w:rsid w:val="00D56FB0"/>
    <w:rsid w:val="00D5751A"/>
    <w:rsid w:val="00D57F90"/>
    <w:rsid w:val="00D606CC"/>
    <w:rsid w:val="00D608E0"/>
    <w:rsid w:val="00D6243B"/>
    <w:rsid w:val="00D6273A"/>
    <w:rsid w:val="00D636C9"/>
    <w:rsid w:val="00D637D4"/>
    <w:rsid w:val="00D67101"/>
    <w:rsid w:val="00D707A6"/>
    <w:rsid w:val="00D749BD"/>
    <w:rsid w:val="00D7656F"/>
    <w:rsid w:val="00D76C7B"/>
    <w:rsid w:val="00D772CF"/>
    <w:rsid w:val="00D81444"/>
    <w:rsid w:val="00D85633"/>
    <w:rsid w:val="00D8709E"/>
    <w:rsid w:val="00D87370"/>
    <w:rsid w:val="00D90E96"/>
    <w:rsid w:val="00D91346"/>
    <w:rsid w:val="00D940E8"/>
    <w:rsid w:val="00D9594F"/>
    <w:rsid w:val="00D95BD1"/>
    <w:rsid w:val="00DA286F"/>
    <w:rsid w:val="00DA7FA8"/>
    <w:rsid w:val="00DB0878"/>
    <w:rsid w:val="00DB0B34"/>
    <w:rsid w:val="00DB0EB2"/>
    <w:rsid w:val="00DB3A30"/>
    <w:rsid w:val="00DC2CEA"/>
    <w:rsid w:val="00DC50DC"/>
    <w:rsid w:val="00DC604A"/>
    <w:rsid w:val="00DC7210"/>
    <w:rsid w:val="00DC7422"/>
    <w:rsid w:val="00DD0491"/>
    <w:rsid w:val="00DD04E1"/>
    <w:rsid w:val="00DD213A"/>
    <w:rsid w:val="00DE1A35"/>
    <w:rsid w:val="00DE359F"/>
    <w:rsid w:val="00DE38E7"/>
    <w:rsid w:val="00DF095F"/>
    <w:rsid w:val="00DF0EC3"/>
    <w:rsid w:val="00DF18B8"/>
    <w:rsid w:val="00DF2286"/>
    <w:rsid w:val="00E030EC"/>
    <w:rsid w:val="00E03CC8"/>
    <w:rsid w:val="00E06D25"/>
    <w:rsid w:val="00E073F9"/>
    <w:rsid w:val="00E10101"/>
    <w:rsid w:val="00E11144"/>
    <w:rsid w:val="00E1396C"/>
    <w:rsid w:val="00E14B3B"/>
    <w:rsid w:val="00E164AF"/>
    <w:rsid w:val="00E1679A"/>
    <w:rsid w:val="00E20BAF"/>
    <w:rsid w:val="00E20D06"/>
    <w:rsid w:val="00E21AE5"/>
    <w:rsid w:val="00E240D0"/>
    <w:rsid w:val="00E26167"/>
    <w:rsid w:val="00E27F9E"/>
    <w:rsid w:val="00E3097B"/>
    <w:rsid w:val="00E316C0"/>
    <w:rsid w:val="00E32921"/>
    <w:rsid w:val="00E343BF"/>
    <w:rsid w:val="00E350B1"/>
    <w:rsid w:val="00E40300"/>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6F57"/>
    <w:rsid w:val="00E67BCC"/>
    <w:rsid w:val="00E67C60"/>
    <w:rsid w:val="00E72417"/>
    <w:rsid w:val="00E72866"/>
    <w:rsid w:val="00E72ACE"/>
    <w:rsid w:val="00E740ED"/>
    <w:rsid w:val="00E75A21"/>
    <w:rsid w:val="00E7705F"/>
    <w:rsid w:val="00E77F4F"/>
    <w:rsid w:val="00E824EF"/>
    <w:rsid w:val="00E82734"/>
    <w:rsid w:val="00E8323B"/>
    <w:rsid w:val="00E836E9"/>
    <w:rsid w:val="00E863FA"/>
    <w:rsid w:val="00E86C0A"/>
    <w:rsid w:val="00E908AA"/>
    <w:rsid w:val="00E9139F"/>
    <w:rsid w:val="00E91CF8"/>
    <w:rsid w:val="00E920F1"/>
    <w:rsid w:val="00E9583B"/>
    <w:rsid w:val="00E97BFE"/>
    <w:rsid w:val="00E97F98"/>
    <w:rsid w:val="00EA2657"/>
    <w:rsid w:val="00EB061F"/>
    <w:rsid w:val="00EB239C"/>
    <w:rsid w:val="00EB2A66"/>
    <w:rsid w:val="00EB38EC"/>
    <w:rsid w:val="00EB4313"/>
    <w:rsid w:val="00EB591F"/>
    <w:rsid w:val="00EB5AED"/>
    <w:rsid w:val="00EB5BF7"/>
    <w:rsid w:val="00EC36C8"/>
    <w:rsid w:val="00EC44E7"/>
    <w:rsid w:val="00EC46FB"/>
    <w:rsid w:val="00EC4799"/>
    <w:rsid w:val="00EC6297"/>
    <w:rsid w:val="00EC6A71"/>
    <w:rsid w:val="00EC6B36"/>
    <w:rsid w:val="00ED0548"/>
    <w:rsid w:val="00ED2947"/>
    <w:rsid w:val="00ED3E36"/>
    <w:rsid w:val="00ED5EFE"/>
    <w:rsid w:val="00ED65B9"/>
    <w:rsid w:val="00ED70CB"/>
    <w:rsid w:val="00ED78AD"/>
    <w:rsid w:val="00EE0F9F"/>
    <w:rsid w:val="00EE1B56"/>
    <w:rsid w:val="00EE32F4"/>
    <w:rsid w:val="00EE46D0"/>
    <w:rsid w:val="00EE6FBF"/>
    <w:rsid w:val="00EF1920"/>
    <w:rsid w:val="00EF4342"/>
    <w:rsid w:val="00EF5636"/>
    <w:rsid w:val="00EF571D"/>
    <w:rsid w:val="00F0039B"/>
    <w:rsid w:val="00F00DBF"/>
    <w:rsid w:val="00F00F20"/>
    <w:rsid w:val="00F014E5"/>
    <w:rsid w:val="00F02B1D"/>
    <w:rsid w:val="00F047E0"/>
    <w:rsid w:val="00F0619D"/>
    <w:rsid w:val="00F06E39"/>
    <w:rsid w:val="00F10AA6"/>
    <w:rsid w:val="00F15BC5"/>
    <w:rsid w:val="00F178F2"/>
    <w:rsid w:val="00F204C6"/>
    <w:rsid w:val="00F228E6"/>
    <w:rsid w:val="00F229BE"/>
    <w:rsid w:val="00F2356C"/>
    <w:rsid w:val="00F26DCE"/>
    <w:rsid w:val="00F2763C"/>
    <w:rsid w:val="00F27A77"/>
    <w:rsid w:val="00F27C99"/>
    <w:rsid w:val="00F3141E"/>
    <w:rsid w:val="00F32D9F"/>
    <w:rsid w:val="00F35422"/>
    <w:rsid w:val="00F36B19"/>
    <w:rsid w:val="00F41036"/>
    <w:rsid w:val="00F420C7"/>
    <w:rsid w:val="00F44557"/>
    <w:rsid w:val="00F445AA"/>
    <w:rsid w:val="00F44E67"/>
    <w:rsid w:val="00F50D46"/>
    <w:rsid w:val="00F51002"/>
    <w:rsid w:val="00F542C3"/>
    <w:rsid w:val="00F547AB"/>
    <w:rsid w:val="00F553A0"/>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3F26"/>
    <w:rsid w:val="00F749B5"/>
    <w:rsid w:val="00F77428"/>
    <w:rsid w:val="00F80189"/>
    <w:rsid w:val="00F82AFD"/>
    <w:rsid w:val="00F82F57"/>
    <w:rsid w:val="00F8342C"/>
    <w:rsid w:val="00F85E06"/>
    <w:rsid w:val="00F861A3"/>
    <w:rsid w:val="00F911F3"/>
    <w:rsid w:val="00F936AC"/>
    <w:rsid w:val="00F961C4"/>
    <w:rsid w:val="00F9799A"/>
    <w:rsid w:val="00FA1A74"/>
    <w:rsid w:val="00FA1E65"/>
    <w:rsid w:val="00FA6246"/>
    <w:rsid w:val="00FA782C"/>
    <w:rsid w:val="00FA7D63"/>
    <w:rsid w:val="00FB07D4"/>
    <w:rsid w:val="00FC031C"/>
    <w:rsid w:val="00FC1B2A"/>
    <w:rsid w:val="00FC1B56"/>
    <w:rsid w:val="00FC3B3E"/>
    <w:rsid w:val="00FC4ACD"/>
    <w:rsid w:val="00FC659B"/>
    <w:rsid w:val="00FC7A58"/>
    <w:rsid w:val="00FD0140"/>
    <w:rsid w:val="00FD110A"/>
    <w:rsid w:val="00FD1C40"/>
    <w:rsid w:val="00FD20BE"/>
    <w:rsid w:val="00FD37AB"/>
    <w:rsid w:val="00FD3991"/>
    <w:rsid w:val="00FD3AB9"/>
    <w:rsid w:val="00FD44DE"/>
    <w:rsid w:val="00FD56A1"/>
    <w:rsid w:val="00FE088A"/>
    <w:rsid w:val="00FE0F26"/>
    <w:rsid w:val="00FE1823"/>
    <w:rsid w:val="00FE26BD"/>
    <w:rsid w:val="00FE2B0E"/>
    <w:rsid w:val="00FE2BF9"/>
    <w:rsid w:val="00FE354E"/>
    <w:rsid w:val="00FE4588"/>
    <w:rsid w:val="00FE6071"/>
    <w:rsid w:val="00FE7308"/>
    <w:rsid w:val="00FF0A6F"/>
    <w:rsid w:val="00FF0E4F"/>
    <w:rsid w:val="00FF543A"/>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28</Pages>
  <Words>7083</Words>
  <Characters>40374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12</cp:revision>
  <dcterms:created xsi:type="dcterms:W3CDTF">2025-03-28T14:54:00Z</dcterms:created>
  <dcterms:modified xsi:type="dcterms:W3CDTF">2025-03-28T15:37:00Z</dcterms:modified>
</cp:coreProperties>
</file>