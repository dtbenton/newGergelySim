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44C4B2E4" w:rsidR="00506D12" w:rsidRDefault="00403BB8" w:rsidP="00894104">
      <w:pPr>
        <w:spacing w:line="480" w:lineRule="auto"/>
        <w:ind w:firstLine="720"/>
        <w:contextualSpacing/>
        <w:rPr>
          <w:ins w:id="0" w:author="detbenton1991@gmail.com" w:date="2025-03-28T22:22:00Z" w16du:dateUtc="2025-03-29T03:22:00Z"/>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ins w:id="1" w:author="Benton, Deon" w:date="2025-03-27T19:11:00Z" w16du:dateUtc="2025-03-28T00:11:00Z">
        <w:r w:rsidR="00007559">
          <w:rPr>
            <w:rFonts w:ascii="Times New Roman" w:hAnsi="Times New Roman" w:cs="Times New Roman"/>
          </w:rPr>
          <w:t xml:space="preserve"> </w:t>
        </w:r>
      </w:ins>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19CAEDF4" w14:textId="604ECF4A" w:rsidR="003D02D8" w:rsidRDefault="003D02D8" w:rsidP="003D02D8">
      <w:pPr>
        <w:spacing w:line="480" w:lineRule="auto"/>
        <w:ind w:firstLine="720"/>
        <w:contextualSpacing/>
        <w:rPr>
          <w:rFonts w:ascii="Times New Roman" w:hAnsi="Times New Roman" w:cs="Times New Roman"/>
        </w:rPr>
      </w:pPr>
      <w:ins w:id="2" w:author="detbenton1991@gmail.com" w:date="2025-03-28T22:22:00Z" w16du:dateUtc="2025-03-29T03:22:00Z">
        <w:r>
          <w:rPr>
            <w:rFonts w:ascii="Times New Roman" w:hAnsi="Times New Roman" w:cs="Times New Roman"/>
          </w:rPr>
          <w:lastRenderedPageBreak/>
          <w:t xml:space="preserve">One important question that these studies leave unresolved is whether infants understand that actions exist on an “efficiency continuum”. </w:t>
        </w:r>
        <w:r w:rsidRPr="003C7576">
          <w:rPr>
            <w:rFonts w:ascii="Times New Roman" w:hAnsi="Times New Roman" w:cs="Times New Roman"/>
          </w:rPr>
          <w:t>For example, do infants recognize that</w:t>
        </w:r>
        <w:r>
          <w:rPr>
            <w:rFonts w:ascii="Times New Roman" w:hAnsi="Times New Roman" w:cs="Times New Roman"/>
          </w:rPr>
          <w:t xml:space="preserve"> actions can differ in their </w:t>
        </w:r>
        <w:r>
          <w:rPr>
            <w:rFonts w:ascii="Times New Roman" w:hAnsi="Times New Roman" w:cs="Times New Roman"/>
            <w:i/>
            <w:iCs/>
          </w:rPr>
          <w:t xml:space="preserve">relative </w:t>
        </w:r>
        <w:r>
          <w:rPr>
            <w:rFonts w:ascii="Times New Roman" w:hAnsi="Times New Roman" w:cs="Times New Roman"/>
          </w:rPr>
          <w:t>efficiency?</w:t>
        </w:r>
        <w:r w:rsidRPr="003C7576">
          <w:rPr>
            <w:rFonts w:ascii="Times New Roman" w:hAnsi="Times New Roman" w:cs="Times New Roman"/>
          </w:rPr>
          <w:t xml:space="preserve"> </w:t>
        </w:r>
        <w:r>
          <w:rPr>
            <w:rFonts w:ascii="Times New Roman" w:hAnsi="Times New Roman" w:cs="Times New Roman"/>
          </w:rPr>
          <w:t xml:space="preserve">Two actions can be efficient even if one is more efficient than the other. The same is true for inefficient actions. This gap stems from the fact that that these studies only tested whether infants represent actions in an all-or-none fashion—actions were either efficient or they were not. Liu and Spelke (2017) tackled this issue by habituating 6-month-old infants </w:t>
        </w:r>
        <w:r w:rsidRPr="00A616AE">
          <w:rPr>
            <w:rFonts w:ascii="Times New Roman" w:hAnsi="Times New Roman" w:cs="Times New Roman"/>
          </w:rPr>
          <w:t>to events in which a circle character jumped over barriers of varying heights—</w:t>
        </w:r>
        <w:r>
          <w:rPr>
            <w:rFonts w:ascii="Times New Roman" w:hAnsi="Times New Roman" w:cs="Times New Roman"/>
          </w:rPr>
          <w:t xml:space="preserve">that is, a </w:t>
        </w:r>
        <w:r w:rsidRPr="00A616AE">
          <w:rPr>
            <w:rFonts w:ascii="Times New Roman" w:hAnsi="Times New Roman" w:cs="Times New Roman"/>
          </w:rPr>
          <w:t>short, medium, or tall</w:t>
        </w:r>
        <w:r>
          <w:rPr>
            <w:rFonts w:ascii="Times New Roman" w:hAnsi="Times New Roman" w:cs="Times New Roman"/>
          </w:rPr>
          <w:t xml:space="preserve"> barrier</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described earlier that did not include a barrier, this study did include one. However, the</w:t>
        </w:r>
        <w:r w:rsidRPr="004C0C81">
          <w:rPr>
            <w:rFonts w:ascii="Times New Roman" w:hAnsi="Times New Roman" w:cs="Times New Roman"/>
          </w:rPr>
          <w:t xml:space="preserve"> barrier was shorter than the short</w:t>
        </w:r>
        <w:r>
          <w:rPr>
            <w:rFonts w:ascii="Times New Roman" w:hAnsi="Times New Roman" w:cs="Times New Roman"/>
          </w:rPr>
          <w:t>est</w:t>
        </w:r>
        <w:r w:rsidRPr="004C0C81">
          <w:rPr>
            <w:rFonts w:ascii="Times New Roman" w:hAnsi="Times New Roman" w:cs="Times New Roman"/>
          </w:rPr>
          <w:t xml:space="preserve"> barrier</w:t>
        </w:r>
        <w:r>
          <w:rPr>
            <w:rFonts w:ascii="Times New Roman" w:hAnsi="Times New Roman" w:cs="Times New Roman"/>
          </w:rPr>
          <w:t xml:space="preserve">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the tall barrier during habituation</w:t>
        </w:r>
        <w:r w:rsidRPr="004C0C81">
          <w:rPr>
            <w:rFonts w:ascii="Times New Roman" w:hAnsi="Times New Roman" w:cs="Times New Roman"/>
          </w:rPr>
          <w:t xml:space="preserve">. </w:t>
        </w:r>
        <w:r>
          <w:rPr>
            <w:rFonts w:ascii="Times New Roman" w:hAnsi="Times New Roman" w:cs="Times New Roman"/>
          </w:rPr>
          <w:t>The authors</w:t>
        </w:r>
        <w:r w:rsidRPr="004C0C81">
          <w:rPr>
            <w:rFonts w:ascii="Times New Roman" w:hAnsi="Times New Roman" w:cs="Times New Roman"/>
          </w:rPr>
          <w:t xml:space="preserve"> reasoned 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r w:rsidRPr="004C0C81">
          <w:rPr>
            <w:rFonts w:ascii="Times New Roman" w:hAnsi="Times New Roman" w:cs="Times New Roman"/>
          </w:rPr>
          <w:t>.</w:t>
        </w:r>
        <w:r>
          <w:rPr>
            <w:rFonts w:ascii="Times New Roman" w:hAnsi="Times New Roman" w:cs="Times New Roman"/>
          </w:rPr>
          <w:t xml:space="preserve"> Crucially, this finding could not be explained by infants’ greater preference for</w:t>
        </w:r>
        <w:r w:rsidRPr="004C0C81">
          <w:rPr>
            <w:rFonts w:ascii="Times New Roman" w:hAnsi="Times New Roman" w:cs="Times New Roman"/>
          </w:rPr>
          <w:t xml:space="preserve"> higher over lower jumps</w:t>
        </w:r>
        <w:r>
          <w:rPr>
            <w:rFonts w:ascii="Times New Roman" w:hAnsi="Times New Roman" w:cs="Times New Roman"/>
          </w:rPr>
          <w:t xml:space="preserve">: Infants were at chance if, during habituation, the curved motion occurred </w:t>
        </w:r>
        <w:r w:rsidRPr="00A178AE">
          <w:rPr>
            <w:rFonts w:ascii="Times New Roman" w:hAnsi="Times New Roman" w:cs="Times New Roman"/>
            <w:i/>
            <w:iCs/>
          </w:rPr>
          <w:t>beside</w:t>
        </w:r>
        <w:r>
          <w:rPr>
            <w:rFonts w:ascii="Times New Roman" w:hAnsi="Times New Roman" w:cs="Times New Roman"/>
          </w:rPr>
          <w:t xml:space="preserve"> rather than </w:t>
        </w:r>
        <w:r w:rsidRPr="00A178AE">
          <w:rPr>
            <w:rFonts w:ascii="Times New Roman" w:hAnsi="Times New Roman" w:cs="Times New Roman"/>
            <w:i/>
            <w:iCs/>
          </w:rPr>
          <w:t>over</w:t>
        </w:r>
        <w:r>
          <w:rPr>
            <w:rFonts w:ascii="Times New Roman" w:hAnsi="Times New Roman" w:cs="Times New Roman"/>
          </w:rPr>
          <w:t xml:space="preserve"> the barrier.</w:t>
        </w:r>
      </w:ins>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Hunnius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 xml:space="preserve">). Here, I consider just two. </w:t>
      </w:r>
      <w:r w:rsidR="00202880">
        <w:rPr>
          <w:rFonts w:ascii="Times New Roman" w:hAnsi="Times New Roman" w:cs="Times New Roman"/>
        </w:rPr>
        <w:lastRenderedPageBreak/>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lastRenderedPageBreak/>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667CA1A7" w14:textId="555BFE7D" w:rsidR="003C6F0B" w:rsidRDefault="00AE090A" w:rsidP="003C6F0B">
      <w:pPr>
        <w:spacing w:line="480" w:lineRule="auto"/>
        <w:contextualSpacing/>
        <w:rPr>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w:t>
      </w:r>
      <w:ins w:id="3" w:author="Benton, Deon" w:date="2025-03-27T14:06:00Z" w16du:dateUtc="2025-03-27T19:06:00Z">
        <w:r w:rsidR="00B9118A">
          <w:rPr>
            <w:rFonts w:ascii="Times New Roman" w:hAnsi="Times New Roman" w:cs="Times New Roman"/>
          </w:rPr>
          <w:t>associative learning alone</w:t>
        </w:r>
      </w:ins>
      <w:r w:rsidR="008A1C8D">
        <w:rPr>
          <w:rFonts w:ascii="Times New Roman" w:hAnsi="Times New Roman" w:cs="Times New Roman"/>
        </w:rPr>
        <w:t xml:space="preserve">. </w:t>
      </w:r>
      <w:ins w:id="4" w:author="Benton, Deon" w:date="2025-03-27T14:06:00Z" w16du:dateUtc="2025-03-27T19:06:00Z">
        <w:r w:rsidR="00B9118A">
          <w:rPr>
            <w:rFonts w:ascii="Times New Roman" w:hAnsi="Times New Roman" w:cs="Times New Roman"/>
          </w:rPr>
          <w:t xml:space="preserve">The </w:t>
        </w:r>
      </w:ins>
      <w:ins w:id="5" w:author="Benton, Deon" w:date="2025-03-27T14:09:00Z" w16du:dateUtc="2025-03-27T19:09:00Z">
        <w:r w:rsidR="00907FC4">
          <w:rPr>
            <w:rFonts w:ascii="Times New Roman" w:hAnsi="Times New Roman" w:cs="Times New Roman"/>
          </w:rPr>
          <w:t>basic idea</w:t>
        </w:r>
      </w:ins>
      <w:r w:rsidR="0078570D">
        <w:rPr>
          <w:rFonts w:ascii="Times New Roman" w:hAnsi="Times New Roman" w:cs="Times New Roman"/>
        </w:rPr>
        <w:t xml:space="preserve">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ins w:id="6" w:author="Benton, Deon" w:date="2025-03-27T15:04:00Z" w16du:dateUtc="2025-03-27T20:04:00Z">
        <w:r w:rsidR="00B51F12">
          <w:rPr>
            <w:rFonts w:ascii="Times New Roman" w:hAnsi="Times New Roman" w:cs="Times New Roman"/>
          </w:rPr>
          <w:t xml:space="preserve">learned associations </w:t>
        </w:r>
      </w:ins>
      <w:ins w:id="7" w:author="Benton, Deon" w:date="2025-03-27T15:17:00Z" w16du:dateUtc="2025-03-27T20:17:00Z">
        <w:r w:rsidR="002279A3">
          <w:rPr>
            <w:rFonts w:ascii="Times New Roman" w:hAnsi="Times New Roman" w:cs="Times New Roman"/>
          </w:rPr>
          <w:t xml:space="preserve">established before and during </w:t>
        </w:r>
        <w:r w:rsidR="002279A3">
          <w:rPr>
            <w:rFonts w:ascii="Times New Roman" w:hAnsi="Times New Roman" w:cs="Times New Roman"/>
          </w:rPr>
          <w:lastRenderedPageBreak/>
          <w:t>an experiment</w:t>
        </w:r>
      </w:ins>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increased salience may enhance the likelihood t</w:t>
      </w:r>
      <w:ins w:id="8" w:author="Benton, Deon" w:date="2025-03-27T14:08:00Z" w16du:dateUtc="2025-03-27T19:08:00Z">
        <w:r w:rsidR="00907FC4">
          <w:rPr>
            <w:rFonts w:ascii="Times New Roman" w:hAnsi="Times New Roman" w:cs="Times New Roman"/>
          </w:rPr>
          <w:t>hat an associative link is established</w:t>
        </w:r>
      </w:ins>
      <w:r w:rsidR="000D148B" w:rsidRPr="00E85228">
        <w:rPr>
          <w:rFonts w:ascii="Times New Roman" w:hAnsi="Times New Roman" w:cs="Times New Roman"/>
        </w:rPr>
        <w:t xml:space="preserve">.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47A4C2B1" w14:textId="653EFB2C" w:rsidR="00315BAF" w:rsidRDefault="00320BF1" w:rsidP="003C6F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ins w:id="9" w:author="Benton, Deon" w:date="2025-03-27T15:42:00Z" w16du:dateUtc="2025-03-27T20:42:00Z">
        <w:r w:rsidR="00813B8A">
          <w:rPr>
            <w:rFonts w:ascii="Times New Roman" w:hAnsi="Times New Roman" w:cs="Times New Roman"/>
          </w:rPr>
          <w:t>, both in the studies above used to illustrate how associative learning might work to explain the data but in other studies as well</w:t>
        </w:r>
      </w:ins>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ED70CB">
        <w:rPr>
          <w:rFonts w:ascii="Times New Roman" w:hAnsi="Times New Roman" w:cs="Times New Roman"/>
        </w:rPr>
        <w:t xml:space="preserve"> (connectionist) </w:t>
      </w:r>
      <w:r w:rsidR="00ED70CB">
        <w:rPr>
          <w:rFonts w:ascii="Times New Roman" w:hAnsi="Times New Roman" w:cs="Times New Roman"/>
        </w:rPr>
        <w:lastRenderedPageBreak/>
        <w:t>model</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7CE0790A"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Gergely et al., 1995).</w:t>
      </w:r>
      <w:r w:rsidR="00B51F12">
        <w:rPr>
          <w:rFonts w:ascii="Times New Roman" w:hAnsi="Times New Roman" w:cs="Times New Roman"/>
        </w:rPr>
        <w:t xml:space="preserve"> </w:t>
      </w:r>
    </w:p>
    <w:p w14:paraId="4A3E2B6B" w14:textId="7EED461C" w:rsidR="00355614" w:rsidRDefault="00355614"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w:t>
      </w:r>
      <w:ins w:id="10" w:author="Benton, Deon" w:date="2025-03-28T19:18:00Z" w16du:dateUtc="2025-03-29T00:18:00Z">
        <w:r w:rsidR="00D61F14">
          <w:rPr>
            <w:rFonts w:ascii="Times New Roman" w:hAnsi="Times New Roman" w:cs="Times New Roman"/>
          </w:rPr>
          <w:t>; Sodian et al., 2004</w:t>
        </w:r>
      </w:ins>
      <w:r>
        <w:rPr>
          <w:rFonts w:ascii="Times New Roman" w:hAnsi="Times New Roman" w:cs="Times New Roman"/>
        </w:rPr>
        <w:t>).</w:t>
      </w:r>
    </w:p>
    <w:p w14:paraId="230626DA" w14:textId="5AB3387D" w:rsidR="00A977FC" w:rsidDel="00054354" w:rsidRDefault="00A977FC" w:rsidP="00894104">
      <w:pPr>
        <w:pStyle w:val="ListParagraph"/>
        <w:numPr>
          <w:ilvl w:val="0"/>
          <w:numId w:val="1"/>
        </w:numPr>
        <w:spacing w:line="480" w:lineRule="auto"/>
        <w:rPr>
          <w:del w:id="11" w:author="Benton, Deon" w:date="2025-03-28T16:12:00Z" w16du:dateUtc="2025-03-28T21:12:00Z"/>
          <w:rFonts w:ascii="Times New Roman" w:hAnsi="Times New Roman" w:cs="Times New Roman"/>
        </w:rPr>
      </w:pPr>
      <w:del w:id="12" w:author="Benton, Deon" w:date="2025-03-28T16:12:00Z" w16du:dateUtc="2025-03-28T21:12:00Z">
        <w:r w:rsidDel="00054354">
          <w:rPr>
            <w:rFonts w:ascii="Times New Roman" w:hAnsi="Times New Roman" w:cs="Times New Roman"/>
          </w:rPr>
          <w:delText xml:space="preserve">Infants </w:delText>
        </w:r>
        <w:r w:rsidR="006F345C" w:rsidDel="00054354">
          <w:rPr>
            <w:rFonts w:ascii="Times New Roman" w:hAnsi="Times New Roman" w:cs="Times New Roman"/>
          </w:rPr>
          <w:delText>represent efficiency continuously</w:delText>
        </w:r>
        <w:r w:rsidR="00B62DA8" w:rsidDel="00054354">
          <w:rPr>
            <w:rFonts w:ascii="Times New Roman" w:hAnsi="Times New Roman" w:cs="Times New Roman"/>
          </w:rPr>
          <w:delText xml:space="preserve"> (e.g., Liu &amp; Spelke, 2017).</w:delText>
        </w:r>
      </w:del>
    </w:p>
    <w:p w14:paraId="28F2AE6A" w14:textId="63239A75" w:rsidR="00B62DA8" w:rsidRDefault="00B62DA8" w:rsidP="00894104">
      <w:pPr>
        <w:pStyle w:val="ListParagraph"/>
        <w:numPr>
          <w:ilvl w:val="0"/>
          <w:numId w:val="1"/>
        </w:numPr>
        <w:spacing w:line="480" w:lineRule="auto"/>
        <w:rPr>
          <w:ins w:id="13" w:author="detbenton1991@gmail.com" w:date="2025-03-28T21:59:00Z" w16du:dateUtc="2025-03-29T02:59:00Z"/>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goal from its actions and external constraints (e.g., Csibra et al., 2003</w:t>
      </w:r>
      <w:del w:id="14" w:author="detbenton1991@gmail.com" w:date="2025-03-28T21:59:00Z" w16du:dateUtc="2025-03-29T02:59:00Z">
        <w:r w:rsidR="006E4352" w:rsidDel="000F4507">
          <w:rPr>
            <w:rFonts w:ascii="Times New Roman" w:hAnsi="Times New Roman" w:cs="Times New Roman"/>
          </w:rPr>
          <w:delText>).</w:delText>
        </w:r>
      </w:del>
    </w:p>
    <w:p w14:paraId="40ABB12E" w14:textId="5E2C82AB" w:rsidR="000F4507" w:rsidRPr="000F4507" w:rsidRDefault="000F4507" w:rsidP="000F4507">
      <w:pPr>
        <w:pStyle w:val="ListParagraph"/>
        <w:numPr>
          <w:ilvl w:val="0"/>
          <w:numId w:val="1"/>
        </w:numPr>
        <w:spacing w:line="480" w:lineRule="auto"/>
        <w:rPr>
          <w:rFonts w:ascii="Times New Roman" w:hAnsi="Times New Roman" w:cs="Times New Roman"/>
        </w:rPr>
      </w:pPr>
      <w:ins w:id="15" w:author="detbenton1991@gmail.com" w:date="2025-03-28T21:59:00Z" w16du:dateUtc="2025-03-29T02:59:00Z">
        <w:r>
          <w:rPr>
            <w:rFonts w:ascii="Times New Roman" w:hAnsi="Times New Roman" w:cs="Times New Roman"/>
          </w:rPr>
          <w:t>Infants represent efficiency continuously (e.g., Liu &amp; Spelke, 2017).</w:t>
        </w:r>
      </w:ins>
    </w:p>
    <w:p w14:paraId="791B2BAB" w14:textId="2269723A" w:rsidR="00B51F12" w:rsidRPr="00315BAF" w:rsidRDefault="00B51F12" w:rsidP="00B51F12">
      <w:pPr>
        <w:pStyle w:val="ListParagraph"/>
        <w:numPr>
          <w:ilvl w:val="0"/>
          <w:numId w:val="1"/>
        </w:numPr>
        <w:spacing w:line="480" w:lineRule="auto"/>
        <w:rPr>
          <w:rFonts w:ascii="Times New Roman" w:hAnsi="Times New Roman" w:cs="Times New Roman"/>
        </w:rPr>
      </w:pPr>
      <w:del w:id="16" w:author="Benton, Deon" w:date="2025-03-28T16:12:00Z" w16du:dateUtc="2025-03-28T21:12:00Z">
        <w:r w:rsidDel="00054354">
          <w:rPr>
            <w:rFonts w:ascii="Times New Roman" w:hAnsi="Times New Roman" w:cs="Times New Roman"/>
          </w:rPr>
          <w:delText>Infants look longer at inefficient actions relative to efficient ones if an action is directed towards an object (e.g., Phillips &amp; Wellman, 2005).</w:delText>
        </w:r>
      </w:del>
      <w:ins w:id="17" w:author="Benton, Deon" w:date="2025-03-28T16:12:00Z" w16du:dateUtc="2025-03-28T21:12:00Z">
        <w:r w:rsidR="00054354">
          <w:rPr>
            <w:rFonts w:ascii="Times New Roman" w:hAnsi="Times New Roman" w:cs="Times New Roman"/>
          </w:rPr>
          <w:t>=</w:t>
        </w:r>
      </w:ins>
    </w:p>
    <w:p w14:paraId="78887EC3" w14:textId="77777777" w:rsidR="00B51F12" w:rsidRDefault="00B51F12" w:rsidP="00894104">
      <w:pPr>
        <w:pStyle w:val="ListParagraph"/>
        <w:numPr>
          <w:ilvl w:val="0"/>
          <w:numId w:val="1"/>
        </w:numPr>
        <w:spacing w:line="480" w:lineRule="auto"/>
        <w:rPr>
          <w:rFonts w:ascii="Times New Roman" w:hAnsi="Times New Roman" w:cs="Times New Roman"/>
        </w:rPr>
      </w:pPr>
    </w:p>
    <w:p w14:paraId="769E9CBB" w14:textId="70720732"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w:t>
      </w:r>
      <w:r w:rsidR="00F80189">
        <w:rPr>
          <w:rFonts w:ascii="Times New Roman" w:hAnsi="Times New Roman" w:cs="Times New Roman"/>
        </w:rPr>
        <w:t xml:space="preserve">The rationale for focusing on some of the studies that have used this paradigm is </w:t>
      </w:r>
      <w:r w:rsidR="00F553A0">
        <w:rPr>
          <w:rFonts w:ascii="Times New Roman" w:hAnsi="Times New Roman" w:cs="Times New Roman"/>
        </w:rPr>
        <w:t>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w:t>
      </w:r>
      <w:r w:rsidR="004D6F40">
        <w:rPr>
          <w:rFonts w:ascii="Times New Roman" w:hAnsi="Times New Roman" w:cs="Times New Roman"/>
        </w:rPr>
        <w:t>A point worth noting is that</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w:t>
      </w:r>
      <w:r w:rsidR="00803276">
        <w:rPr>
          <w:rFonts w:ascii="Times New Roman" w:hAnsi="Times New Roman" w:cs="Times New Roman"/>
        </w:rPr>
        <w:lastRenderedPageBreak/>
        <w:t>implemented as</w:t>
      </w:r>
      <w:r w:rsidR="0050569B">
        <w:rPr>
          <w:rFonts w:ascii="Times New Roman" w:hAnsi="Times New Roman" w:cs="Times New Roman"/>
        </w:rPr>
        <w:t xml:space="preserve"> an artificial neural network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E06A7D6"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 xml:space="preserve">information </w:t>
      </w:r>
      <w:r w:rsidR="009F1297">
        <w:rPr>
          <w:rFonts w:ascii="Times New Roman" w:hAnsi="Times New Roman" w:cs="Times New Roman"/>
        </w:rPr>
        <w:lastRenderedPageBreak/>
        <w:t>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assumed</w:t>
      </w:r>
      <w:r w:rsidR="00E20BAF">
        <w:rPr>
          <w:rFonts w:ascii="Times New Roman" w:hAnsi="Times New Roman" w:cs="Times New Roman"/>
        </w:rPr>
        <w:t>, and has been argued convincingly elsewhere (e.g., Orhan et al., 2020</w:t>
      </w:r>
      <w:r w:rsidR="004E1192">
        <w:rPr>
          <w:rFonts w:ascii="Times New Roman" w:hAnsi="Times New Roman" w:cs="Times New Roman"/>
        </w:rPr>
        <w:t>; Vong et al., 2024</w:t>
      </w:r>
      <w:r w:rsidR="00E20BAF">
        <w:rPr>
          <w:rFonts w:ascii="Times New Roman" w:hAnsi="Times New Roman" w:cs="Times New Roman"/>
        </w:rPr>
        <w:t>),</w:t>
      </w:r>
      <w:r w:rsidR="008446E8">
        <w:rPr>
          <w:rFonts w:ascii="Times New Roman" w:hAnsi="Times New Roman" w:cs="Times New Roman"/>
        </w:rPr>
        <w:t xml:space="preserve">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6434D3AC" w14:textId="1872B6BB" w:rsidR="00964347" w:rsidRDefault="00964347" w:rsidP="00894104">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03D8D624" wp14:editId="347DD81F">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8D624"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v:textbox>
                <w10:wrap type="square" anchorx="margin"/>
              </v:shape>
            </w:pict>
          </mc:Fallback>
        </mc:AlternateContent>
      </w:r>
    </w:p>
    <w:p w14:paraId="0883A07F" w14:textId="77777777" w:rsidR="00964347" w:rsidRDefault="00964347" w:rsidP="00894104">
      <w:pPr>
        <w:spacing w:line="480" w:lineRule="auto"/>
        <w:ind w:firstLine="720"/>
        <w:contextualSpacing/>
        <w:rPr>
          <w:rFonts w:ascii="Times New Roman" w:hAnsi="Times New Roman" w:cs="Times New Roman"/>
        </w:rPr>
      </w:pPr>
    </w:p>
    <w:p w14:paraId="4EC5BEE3" w14:textId="015A83EC"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w:t>
      </w:r>
      <w:r w:rsidR="002F0729">
        <w:rPr>
          <w:rFonts w:ascii="Times New Roman" w:hAnsi="Times New Roman" w:cs="Times New Roman"/>
        </w:rPr>
        <w:lastRenderedPageBreak/>
        <w:t xml:space="preserve">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D036A49"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w:t>
      </w:r>
      <w:r w:rsidR="00945CE8">
        <w:rPr>
          <w:rFonts w:ascii="Times New Roman" w:hAnsi="Times New Roman" w:cs="Times New Roman"/>
        </w:rPr>
        <w:lastRenderedPageBreak/>
        <w:t xml:space="preserve">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the object on the right “followed” a linear path to reach the object on the right; that is, one of the 82 units in the 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w:t>
      </w:r>
      <w:r w:rsidR="005F424B">
        <w:rPr>
          <w:rFonts w:ascii="Times New Roman" w:hAnsi="Times New Roman" w:cs="Times New Roman"/>
        </w:rPr>
        <w:lastRenderedPageBreak/>
        <w:t xml:space="preserve">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1BB258CF"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animate entities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A54F8B">
        <w:rPr>
          <w:rFonts w:ascii="Times New Roman" w:hAnsi="Times New Roman" w:cs="Times New Roman"/>
        </w:rPr>
        <w:t>75</w:t>
      </w:r>
      <w:r w:rsidR="009E3BB5">
        <w:rPr>
          <w:rFonts w:ascii="Times New Roman" w:hAnsi="Times New Roman" w:cs="Times New Roman"/>
        </w:rPr>
        <w:t>% of the network’s pretraining experience involved straight motion</w:t>
      </w:r>
      <w:r w:rsidR="00715713">
        <w:rPr>
          <w:rFonts w:ascii="Times New Roman" w:hAnsi="Times New Roman" w:cs="Times New Roman"/>
        </w:rPr>
        <w:t xml:space="preserve"> and the remaining </w:t>
      </w:r>
      <w:r w:rsidR="00A54F8B">
        <w:rPr>
          <w:rFonts w:ascii="Times New Roman" w:hAnsi="Times New Roman" w:cs="Times New Roman"/>
        </w:rPr>
        <w:t>25</w:t>
      </w:r>
      <w:r w:rsidR="00715713">
        <w:rPr>
          <w:rFonts w:ascii="Times New Roman" w:hAnsi="Times New Roman" w:cs="Times New Roman"/>
        </w:rPr>
        <w:t>%</w:t>
      </w:r>
      <w:r w:rsidR="00A54F8B">
        <w:rPr>
          <w:rFonts w:ascii="Times New Roman" w:hAnsi="Times New Roman" w:cs="Times New Roman"/>
        </w:rPr>
        <w:t>,</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A552F9">
        <w:rPr>
          <w:rFonts w:ascii="Times New Roman" w:hAnsi="Times New Roman" w:cs="Times New Roman"/>
        </w:rPr>
        <w:t>In the analyses reported below, I test the necessity of such differential experience.</w:t>
      </w:r>
    </w:p>
    <w:p w14:paraId="286B97B3" w14:textId="29FE4A26" w:rsidR="000A1184" w:rsidRPr="00AE207C" w:rsidRDefault="002F4940"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All networks </w:t>
      </w:r>
      <w:r w:rsidR="00023A54">
        <w:rPr>
          <w:rFonts w:ascii="Times New Roman" w:hAnsi="Times New Roman" w:cs="Times New Roman"/>
        </w:rPr>
        <w:t xml:space="preserve">received </w:t>
      </w:r>
      <w:ins w:id="18" w:author="Benton, Deon" w:date="2025-03-27T11:56:00Z" w16du:dateUtc="2025-03-27T16:56:00Z">
        <w:r w:rsidR="00EB061F">
          <w:rPr>
            <w:rFonts w:ascii="Times New Roman" w:hAnsi="Times New Roman" w:cs="Times New Roman"/>
          </w:rPr>
          <w:t xml:space="preserve">250 </w:t>
        </w:r>
      </w:ins>
      <w:r w:rsidR="00023A54">
        <w:rPr>
          <w:rFonts w:ascii="Times New Roman" w:hAnsi="Times New Roman" w:cs="Times New Roman"/>
        </w:rPr>
        <w:t>epochs</w:t>
      </w:r>
      <w:r w:rsidR="00F0619D">
        <w:rPr>
          <w:rFonts w:ascii="Times New Roman" w:hAnsi="Times New Roman" w:cs="Times New Roman"/>
        </w:rPr>
        <w:t xml:space="preserve"> (i.e., weight updates)</w:t>
      </w:r>
      <w:r w:rsidR="00023A54">
        <w:rPr>
          <w:rFonts w:ascii="Times New Roman" w:hAnsi="Times New Roman" w:cs="Times New Roman"/>
        </w:rPr>
        <w:t xml:space="preserve"> of </w:t>
      </w:r>
      <w:r w:rsidR="001D087E">
        <w:rPr>
          <w:rFonts w:ascii="Times New Roman" w:hAnsi="Times New Roman" w:cs="Times New Roman"/>
        </w:rPr>
        <w:t>pre</w:t>
      </w:r>
      <w:r w:rsidR="00023A54">
        <w:rPr>
          <w:rFonts w:ascii="Times New Roman" w:hAnsi="Times New Roman" w:cs="Times New Roman"/>
        </w:rPr>
        <w:t>training</w:t>
      </w:r>
      <w:r w:rsidR="001D087E">
        <w:rPr>
          <w:rFonts w:ascii="Times New Roman" w:hAnsi="Times New Roman" w:cs="Times New Roman"/>
        </w:rPr>
        <w:t xml:space="preserve"> experience</w:t>
      </w:r>
      <w:r w:rsidR="00023A54">
        <w:rPr>
          <w:rFonts w:ascii="Times New Roman" w:hAnsi="Times New Roman" w:cs="Times New Roman"/>
        </w:rPr>
        <w:t>.</w:t>
      </w:r>
      <w:r>
        <w:rPr>
          <w:rFonts w:ascii="Times New Roman" w:hAnsi="Times New Roman" w:cs="Times New Roman"/>
        </w:rPr>
        <w:t xml:space="preserve"> The learning rate in these simulation</w:t>
      </w:r>
      <w:r w:rsidR="00F82AFD">
        <w:rPr>
          <w:rFonts w:ascii="Times New Roman" w:hAnsi="Times New Roman" w:cs="Times New Roman"/>
        </w:rPr>
        <w:t>s</w:t>
      </w:r>
      <w:r>
        <w:rPr>
          <w:rFonts w:ascii="Times New Roman" w:hAnsi="Times New Roman" w:cs="Times New Roman"/>
        </w:rPr>
        <w:t xml:space="preserve"> was </w:t>
      </w:r>
      <w:r w:rsidR="00433FAF">
        <w:rPr>
          <w:rFonts w:ascii="Times New Roman" w:hAnsi="Times New Roman" w:cs="Times New Roman"/>
        </w:rPr>
        <w:t xml:space="preserve">0.1. </w:t>
      </w:r>
      <w:r w:rsidR="003D66EC">
        <w:rPr>
          <w:rFonts w:ascii="Times New Roman" w:hAnsi="Times New Roman" w:cs="Times New Roman"/>
        </w:rPr>
        <w:t>Crucially</w:t>
      </w:r>
      <w:r w:rsidR="00AC3525">
        <w:rPr>
          <w:rFonts w:ascii="Times New Roman" w:hAnsi="Times New Roman" w:cs="Times New Roman"/>
        </w:rPr>
        <w:t xml:space="preserve">, </w:t>
      </w:r>
      <w:r>
        <w:rPr>
          <w:rFonts w:ascii="Times New Roman" w:hAnsi="Times New Roman" w:cs="Times New Roman"/>
        </w:rPr>
        <w:t xml:space="preserve">the nature of this pretraining experience was 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1F6794">
        <w:rPr>
          <w:rFonts w:ascii="Times New Roman" w:hAnsi="Times New Roman" w:cs="Times New Roman"/>
        </w:rPr>
        <w:t>In addition</w:t>
      </w:r>
      <w:r w:rsidR="00BE0C77">
        <w:rPr>
          <w:rFonts w:ascii="Times New Roman" w:hAnsi="Times New Roman" w:cs="Times New Roman"/>
        </w:rPr>
        <w:t>, across all simulation</w:t>
      </w:r>
      <w:r w:rsidR="00F44E67">
        <w:rPr>
          <w:rFonts w:ascii="Times New Roman" w:hAnsi="Times New Roman" w:cs="Times New Roman"/>
        </w:rPr>
        <w:t>s</w:t>
      </w:r>
      <w:r w:rsidR="00BE0C77">
        <w:rPr>
          <w:rFonts w:ascii="Times New Roman" w:hAnsi="Times New Roman" w:cs="Times New Roman"/>
        </w:rPr>
        <w:t xml:space="preserve">, the habituation phase lasted </w:t>
      </w:r>
      <w:r w:rsidR="00E60464">
        <w:rPr>
          <w:rFonts w:ascii="Times New Roman" w:hAnsi="Times New Roman" w:cs="Times New Roman"/>
        </w:rPr>
        <w:t xml:space="preserve">10 epochs.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r w:rsidR="00A54F8B">
        <w:rPr>
          <w:rFonts w:ascii="Times New Roman" w:hAnsi="Times New Roman" w:cs="Times New Roman"/>
        </w:rPr>
        <w:t>cross-entropy error</w:t>
      </w:r>
      <w:ins w:id="19" w:author="Benton, Deon" w:date="2025-03-27T11:56:00Z" w16du:dateUtc="2025-03-27T16:56:00Z">
        <w:r w:rsidR="00EB061F">
          <w:rPr>
            <w:rFonts w:ascii="Times New Roman" w:hAnsi="Times New Roman" w:cs="Times New Roman"/>
          </w:rPr>
          <w:t xml:space="preserve"> (Hinton, 1989)</w:t>
        </w:r>
      </w:ins>
      <w:r w:rsidR="00A54F8B">
        <w:rPr>
          <w:rFonts w:ascii="Times New Roman" w:hAnsi="Times New Roman" w:cs="Times New Roman"/>
        </w:rPr>
        <w:t>.</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Rakison &amp; Lupyan, 2008).</w:t>
      </w:r>
      <w:r w:rsidR="00404147">
        <w:rPr>
          <w:rFonts w:ascii="Times New Roman" w:hAnsi="Times New Roman" w:cs="Times New Roman"/>
        </w:rPr>
        <w:t xml:space="preserve"> </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5F3FEC8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r>
      <w:ins w:id="20" w:author="Benton, Deon" w:date="2025-03-27T11:59:00Z" w16du:dateUtc="2025-03-27T16:59:00Z">
        <w:r w:rsidR="0016771A">
          <w:rPr>
            <w:rFonts w:ascii="Times New Roman" w:hAnsi="Times New Roman" w:cs="Times New Roman"/>
          </w:rPr>
          <w:t xml:space="preserve">Previous research </w:t>
        </w:r>
      </w:ins>
      <w:ins w:id="21" w:author="Benton, Deon" w:date="2025-03-27T15:37:00Z" w16du:dateUtc="2025-03-27T20:37:00Z">
        <w:r w:rsidR="00C23DD3">
          <w:rPr>
            <w:rFonts w:ascii="Times New Roman" w:hAnsi="Times New Roman" w:cs="Times New Roman"/>
          </w:rPr>
          <w:t>showed</w:t>
        </w:r>
      </w:ins>
      <w:ins w:id="22" w:author="Benton, Deon" w:date="2025-03-27T11:59:00Z" w16du:dateUtc="2025-03-27T16:59:00Z">
        <w:r w:rsidR="0016771A">
          <w:rPr>
            <w:rFonts w:ascii="Times New Roman" w:hAnsi="Times New Roman" w:cs="Times New Roman"/>
          </w:rPr>
          <w:t xml:space="preserve"> that infants </w:t>
        </w:r>
      </w:ins>
      <w:ins w:id="23" w:author="Benton, Deon" w:date="2025-03-27T12:00:00Z" w16du:dateUtc="2025-03-27T17:00:00Z">
        <w:r w:rsidR="00727508">
          <w:rPr>
            <w:rFonts w:ascii="Times New Roman" w:hAnsi="Times New Roman" w:cs="Times New Roman"/>
          </w:rPr>
          <w:t>look</w:t>
        </w:r>
      </w:ins>
      <w:ins w:id="24" w:author="Benton, Deon" w:date="2025-03-27T15:38:00Z" w16du:dateUtc="2025-03-27T20:38:00Z">
        <w:r w:rsidR="00C23DD3">
          <w:rPr>
            <w:rFonts w:ascii="Times New Roman" w:hAnsi="Times New Roman" w:cs="Times New Roman"/>
          </w:rPr>
          <w:t>ed</w:t>
        </w:r>
      </w:ins>
      <w:ins w:id="25" w:author="Benton, Deon" w:date="2025-03-27T12:00:00Z" w16du:dateUtc="2025-03-27T17:00:00Z">
        <w:r w:rsidR="00727508">
          <w:rPr>
            <w:rFonts w:ascii="Times New Roman" w:hAnsi="Times New Roman" w:cs="Times New Roman"/>
          </w:rPr>
          <w:t xml:space="preserve"> longer</w:t>
        </w:r>
      </w:ins>
      <w:ins w:id="26" w:author="Benton, Deon" w:date="2025-03-27T12:05:00Z" w16du:dateUtc="2025-03-27T17:05:00Z">
        <w:r w:rsidR="009A474B">
          <w:rPr>
            <w:rFonts w:ascii="Times New Roman" w:hAnsi="Times New Roman" w:cs="Times New Roman"/>
          </w:rPr>
          <w:t xml:space="preserve"> at an inefficient event than at an efficient event following habituation to an event in which a first</w:t>
        </w:r>
      </w:ins>
      <w:ins w:id="27" w:author="Benton, Deon" w:date="2025-03-27T12:07:00Z" w16du:dateUtc="2025-03-27T17:07:00Z">
        <w:r w:rsidR="004E413A">
          <w:rPr>
            <w:rFonts w:ascii="Times New Roman" w:hAnsi="Times New Roman" w:cs="Times New Roman"/>
          </w:rPr>
          <w:t xml:space="preserve"> animate-like</w:t>
        </w:r>
      </w:ins>
      <w:ins w:id="28" w:author="Benton, Deon" w:date="2025-03-27T12:05:00Z" w16du:dateUtc="2025-03-27T17:05:00Z">
        <w:r w:rsidR="009A474B">
          <w:rPr>
            <w:rFonts w:ascii="Times New Roman" w:hAnsi="Times New Roman" w:cs="Times New Roman"/>
          </w:rPr>
          <w:t xml:space="preserve"> object jumps over a </w:t>
        </w:r>
        <w:r w:rsidR="009A474B">
          <w:rPr>
            <w:rFonts w:ascii="Times New Roman" w:hAnsi="Times New Roman" w:cs="Times New Roman"/>
          </w:rPr>
          <w:lastRenderedPageBreak/>
          <w:t>barrier to reach a</w:t>
        </w:r>
      </w:ins>
      <w:ins w:id="29" w:author="Benton, Deon" w:date="2025-03-27T12:00:00Z" w16du:dateUtc="2025-03-27T17:00:00Z">
        <w:r w:rsidR="00727508">
          <w:rPr>
            <w:rFonts w:ascii="Times New Roman" w:hAnsi="Times New Roman" w:cs="Times New Roman"/>
          </w:rPr>
          <w:t xml:space="preserve"> </w:t>
        </w:r>
      </w:ins>
      <w:ins w:id="30" w:author="Benton, Deon" w:date="2025-03-27T12:05:00Z" w16du:dateUtc="2025-03-27T17:05:00Z">
        <w:r w:rsidR="009A474B">
          <w:rPr>
            <w:rFonts w:ascii="Times New Roman" w:hAnsi="Times New Roman" w:cs="Times New Roman"/>
          </w:rPr>
          <w:t>second</w:t>
        </w:r>
      </w:ins>
      <w:ins w:id="31" w:author="Benton, Deon" w:date="2025-03-27T12:07:00Z" w16du:dateUtc="2025-03-27T17:07:00Z">
        <w:r w:rsidR="004E413A">
          <w:rPr>
            <w:rFonts w:ascii="Times New Roman" w:hAnsi="Times New Roman" w:cs="Times New Roman"/>
          </w:rPr>
          <w:t xml:space="preserve"> animate-like</w:t>
        </w:r>
      </w:ins>
      <w:ins w:id="32" w:author="Benton, Deon" w:date="2025-03-27T12:05:00Z" w16du:dateUtc="2025-03-27T17:05:00Z">
        <w:r w:rsidR="009A474B">
          <w:rPr>
            <w:rFonts w:ascii="Times New Roman" w:hAnsi="Times New Roman" w:cs="Times New Roman"/>
          </w:rPr>
          <w:t xml:space="preserve"> object</w:t>
        </w:r>
      </w:ins>
      <w:ins w:id="33" w:author="Benton, Deon" w:date="2025-03-27T15:37:00Z" w16du:dateUtc="2025-03-27T20:37:00Z">
        <w:r w:rsidR="00C23DD3">
          <w:rPr>
            <w:rFonts w:ascii="Times New Roman" w:hAnsi="Times New Roman" w:cs="Times New Roman"/>
          </w:rPr>
          <w:t xml:space="preserve"> (e.g., Gergely et al., 1995</w:t>
        </w:r>
      </w:ins>
      <w:ins w:id="34" w:author="Benton, Deon" w:date="2025-03-28T19:18:00Z" w16du:dateUtc="2025-03-29T00:18:00Z">
        <w:r w:rsidR="00A073F1">
          <w:rPr>
            <w:rFonts w:ascii="Times New Roman" w:hAnsi="Times New Roman" w:cs="Times New Roman"/>
          </w:rPr>
          <w:t>; see also Sodian et al., 2004</w:t>
        </w:r>
      </w:ins>
      <w:ins w:id="35" w:author="Benton, Deon" w:date="2025-03-27T15:37:00Z" w16du:dateUtc="2025-03-27T20:37:00Z">
        <w:r w:rsidR="00C23DD3">
          <w:rPr>
            <w:rFonts w:ascii="Times New Roman" w:hAnsi="Times New Roman" w:cs="Times New Roman"/>
          </w:rPr>
          <w:t>)</w:t>
        </w:r>
      </w:ins>
      <w:ins w:id="36" w:author="Benton, Deon" w:date="2025-03-27T12:05:00Z" w16du:dateUtc="2025-03-27T17:05:00Z">
        <w:r w:rsidR="009A474B">
          <w:rPr>
            <w:rFonts w:ascii="Times New Roman" w:hAnsi="Times New Roman" w:cs="Times New Roman"/>
          </w:rPr>
          <w:t>. However, infants attend</w:t>
        </w:r>
      </w:ins>
      <w:ins w:id="37" w:author="Benton, Deon" w:date="2025-03-27T15:38:00Z" w16du:dateUtc="2025-03-27T20:38:00Z">
        <w:r w:rsidR="00C23DD3">
          <w:rPr>
            <w:rFonts w:ascii="Times New Roman" w:hAnsi="Times New Roman" w:cs="Times New Roman"/>
          </w:rPr>
          <w:t>ed</w:t>
        </w:r>
      </w:ins>
      <w:ins w:id="38" w:author="Benton, Deon" w:date="2025-03-27T12:05:00Z" w16du:dateUtc="2025-03-27T17:05:00Z">
        <w:r w:rsidR="009A474B">
          <w:rPr>
            <w:rFonts w:ascii="Times New Roman" w:hAnsi="Times New Roman" w:cs="Times New Roman"/>
          </w:rPr>
          <w:t xml:space="preserve"> equally to both events if, during habituati</w:t>
        </w:r>
      </w:ins>
      <w:ins w:id="39" w:author="Benton, Deon" w:date="2025-03-27T12:06:00Z" w16du:dateUtc="2025-03-27T17:06:00Z">
        <w:r w:rsidR="009A474B">
          <w:rPr>
            <w:rFonts w:ascii="Times New Roman" w:hAnsi="Times New Roman" w:cs="Times New Roman"/>
          </w:rPr>
          <w:t xml:space="preserve">on, the barrier </w:t>
        </w:r>
      </w:ins>
      <w:ins w:id="40" w:author="Benton, Deon" w:date="2025-03-27T12:08:00Z" w16du:dateUtc="2025-03-27T17:08:00Z">
        <w:r w:rsidR="004E413A">
          <w:rPr>
            <w:rFonts w:ascii="Times New Roman" w:hAnsi="Times New Roman" w:cs="Times New Roman"/>
          </w:rPr>
          <w:t>was positioned alongside</w:t>
        </w:r>
      </w:ins>
      <w:ins w:id="41" w:author="Benton, Deon" w:date="2025-03-27T12:06:00Z" w16du:dateUtc="2025-03-27T17:06:00Z">
        <w:r w:rsidR="009A474B">
          <w:rPr>
            <w:rFonts w:ascii="Times New Roman" w:hAnsi="Times New Roman" w:cs="Times New Roman"/>
          </w:rPr>
          <w:t xml:space="preserve"> rather than beneath the jump. </w:t>
        </w:r>
      </w:ins>
      <w:ins w:id="42" w:author="Benton, Deon" w:date="2025-03-27T15:38:00Z" w16du:dateUtc="2025-03-27T20:38:00Z">
        <w:r w:rsidR="00C23DD3">
          <w:rPr>
            <w:rFonts w:ascii="Times New Roman" w:hAnsi="Times New Roman" w:cs="Times New Roman"/>
          </w:rPr>
          <w:t>Simulation 1</w:t>
        </w:r>
      </w:ins>
      <w:r>
        <w:rPr>
          <w:rFonts w:ascii="Times New Roman" w:hAnsi="Times New Roman" w:cs="Times New Roman"/>
        </w:rPr>
        <w:t xml:space="preserve"> </w:t>
      </w:r>
      <w:ins w:id="43" w:author="Benton, Deon" w:date="2025-03-27T12:08:00Z" w16du:dateUtc="2025-03-27T17:08:00Z">
        <w:r w:rsidR="004E413A">
          <w:rPr>
            <w:rFonts w:ascii="Times New Roman" w:hAnsi="Times New Roman" w:cs="Times New Roman"/>
          </w:rPr>
          <w:t>tested</w:t>
        </w:r>
      </w:ins>
      <w:r>
        <w:rPr>
          <w:rFonts w:ascii="Times New Roman" w:hAnsi="Times New Roman" w:cs="Times New Roman"/>
        </w:rPr>
        <w:t xml:space="preserve"> whether the current model (and thereby, the </w:t>
      </w:r>
      <w:ins w:id="44" w:author="Benton, Deon" w:date="2025-03-27T12:18:00Z" w16du:dateUtc="2025-03-27T17:18:00Z">
        <w:r w:rsidR="007C36AD">
          <w:rPr>
            <w:rFonts w:ascii="Times New Roman" w:hAnsi="Times New Roman" w:cs="Times New Roman"/>
          </w:rPr>
          <w:t>current proposal</w:t>
        </w:r>
      </w:ins>
      <w:r>
        <w:rPr>
          <w:rFonts w:ascii="Times New Roman" w:hAnsi="Times New Roman" w:cs="Times New Roman"/>
        </w:rPr>
        <w:t>) could account for</w:t>
      </w:r>
      <w:ins w:id="45" w:author="Benton, Deon" w:date="2025-03-27T12:06:00Z" w16du:dateUtc="2025-03-27T17:06:00Z">
        <w:r w:rsidR="004E413A">
          <w:rPr>
            <w:rFonts w:ascii="Times New Roman" w:hAnsi="Times New Roman" w:cs="Times New Roman"/>
          </w:rPr>
          <w:t xml:space="preserve"> this finding</w:t>
        </w:r>
      </w:ins>
      <w:r>
        <w:rPr>
          <w:rFonts w:ascii="Times New Roman" w:hAnsi="Times New Roman" w:cs="Times New Roman"/>
        </w:rPr>
        <w:t xml:space="preserve">. </w:t>
      </w:r>
    </w:p>
    <w:p w14:paraId="4A743CFD" w14:textId="2BFA1A8B"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ins w:id="46" w:author="Benton, Deon" w:date="2025-03-27T12:20:00Z" w16du:dateUtc="2025-03-27T17:20:00Z">
        <w:r w:rsidR="00BD6CB2">
          <w:rPr>
            <w:rFonts w:ascii="Times New Roman" w:hAnsi="Times New Roman" w:cs="Times New Roman"/>
          </w:rPr>
          <w:t>Networks were</w:t>
        </w:r>
      </w:ins>
      <w:ins w:id="47" w:author="Benton, Deon" w:date="2025-03-27T12:42:00Z" w16du:dateUtc="2025-03-27T17:42:00Z">
        <w:r w:rsidR="00CF2128">
          <w:rPr>
            <w:rFonts w:ascii="Times New Roman" w:hAnsi="Times New Roman" w:cs="Times New Roman"/>
          </w:rPr>
          <w:t xml:space="preserve"> </w:t>
        </w:r>
      </w:ins>
      <w:ins w:id="48" w:author="Benton, Deon" w:date="2025-03-27T14:05:00Z" w16du:dateUtc="2025-03-27T19:05:00Z">
        <w:r w:rsidR="00D940E8">
          <w:rPr>
            <w:rFonts w:ascii="Times New Roman" w:hAnsi="Times New Roman" w:cs="Times New Roman"/>
          </w:rPr>
          <w:t xml:space="preserve">assigned either to the Experimental condition (N = </w:t>
        </w:r>
      </w:ins>
      <w:ins w:id="49" w:author="Benton, Deon" w:date="2025-03-27T16:41:00Z" w16du:dateUtc="2025-03-27T21:41:00Z">
        <w:r w:rsidR="00A24716">
          <w:rPr>
            <w:rFonts w:ascii="Times New Roman" w:hAnsi="Times New Roman" w:cs="Times New Roman"/>
          </w:rPr>
          <w:t>20</w:t>
        </w:r>
      </w:ins>
      <w:ins w:id="50" w:author="Benton, Deon" w:date="2025-03-27T14:05:00Z" w16du:dateUtc="2025-03-27T19:05:00Z">
        <w:r w:rsidR="00D940E8">
          <w:rPr>
            <w:rFonts w:ascii="Times New Roman" w:hAnsi="Times New Roman" w:cs="Times New Roman"/>
          </w:rPr>
          <w:t xml:space="preserve">) or to the Control condition (N = </w:t>
        </w:r>
      </w:ins>
      <w:ins w:id="51" w:author="Benton, Deon" w:date="2025-03-27T16:41:00Z" w16du:dateUtc="2025-03-27T21:41:00Z">
        <w:r w:rsidR="00A24716">
          <w:rPr>
            <w:rFonts w:ascii="Times New Roman" w:hAnsi="Times New Roman" w:cs="Times New Roman"/>
          </w:rPr>
          <w:t>20</w:t>
        </w:r>
      </w:ins>
      <w:ins w:id="52" w:author="Benton, Deon" w:date="2025-03-27T14:05:00Z" w16du:dateUtc="2025-03-27T19:05:00Z">
        <w:r w:rsidR="00D940E8">
          <w:rPr>
            <w:rFonts w:ascii="Times New Roman" w:hAnsi="Times New Roman" w:cs="Times New Roman"/>
          </w:rPr>
          <w:t>)</w:t>
        </w:r>
      </w:ins>
      <w:ins w:id="53" w:author="Benton, Deon" w:date="2025-03-27T12:44:00Z" w16du:dateUtc="2025-03-27T17:44:00Z">
        <w:r w:rsidR="00CF2128">
          <w:rPr>
            <w:rFonts w:ascii="Times New Roman" w:hAnsi="Times New Roman" w:cs="Times New Roman"/>
          </w:rPr>
          <w:t>.</w:t>
        </w:r>
      </w:ins>
      <w:ins w:id="54" w:author="Benton, Deon" w:date="2025-03-27T16:41:00Z" w16du:dateUtc="2025-03-27T21:41:00Z">
        <w:r w:rsidR="00A24716">
          <w:rPr>
            <w:rFonts w:ascii="Times New Roman" w:hAnsi="Times New Roman" w:cs="Times New Roman"/>
          </w:rPr>
          <w:t xml:space="preserve"> </w:t>
        </w:r>
      </w:ins>
      <w:r w:rsidR="00A20504">
        <w:rPr>
          <w:rFonts w:ascii="Times New Roman" w:hAnsi="Times New Roman" w:cs="Times New Roman"/>
        </w:rPr>
        <w:t xml:space="preserve">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t>
      </w:r>
      <w:ins w:id="55" w:author="Benton, Deon" w:date="2025-03-27T12:55:00Z" w16du:dateUtc="2025-03-27T17:55:00Z">
        <w:r w:rsidR="00842627">
          <w:rPr>
            <w:rFonts w:ascii="Times New Roman" w:hAnsi="Times New Roman" w:cs="Times New Roman"/>
          </w:rPr>
          <w:t>were used</w:t>
        </w:r>
      </w:ins>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w:t>
      </w:r>
      <w:ins w:id="56" w:author="Benton, Deon" w:date="2025-03-27T12:56:00Z" w16du:dateUtc="2025-03-27T17:56:00Z">
        <w:r w:rsidR="00842627">
          <w:rPr>
            <w:rFonts w:ascii="Times New Roman" w:hAnsi="Times New Roman" w:cs="Times New Roman"/>
          </w:rPr>
          <w:t xml:space="preserve"> from habituation</w:t>
        </w:r>
      </w:ins>
      <w:r w:rsidR="005F2D51">
        <w:rPr>
          <w:rFonts w:ascii="Times New Roman" w:hAnsi="Times New Roman" w:cs="Times New Roman"/>
        </w:rPr>
        <w:t xml:space="preserve">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ins w:id="57" w:author="Benton, Deon" w:date="2025-03-27T12:56:00Z" w16du:dateUtc="2025-03-27T17:56:00Z">
        <w:r w:rsidR="00842627">
          <w:rPr>
            <w:rFonts w:ascii="Times New Roman" w:hAnsi="Times New Roman" w:cs="Times New Roman"/>
          </w:rPr>
          <w:t>Networks were then</w:t>
        </w:r>
      </w:ins>
      <w:r w:rsidR="00816A7D">
        <w:rPr>
          <w:rFonts w:ascii="Times New Roman" w:hAnsi="Times New Roman" w:cs="Times New Roman"/>
        </w:rPr>
        <w:t xml:space="preserv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4F5EF5BA" w14:textId="5904CB8A" w:rsidR="007B795A" w:rsidRDefault="00B17C95" w:rsidP="007B795A">
      <w:pPr>
        <w:spacing w:line="480" w:lineRule="auto"/>
        <w:ind w:firstLine="720"/>
        <w:contextualSpacing/>
        <w:rPr>
          <w:ins w:id="58" w:author="Benton, Deon" w:date="2025-03-27T16:44:00Z" w16du:dateUtc="2025-03-27T21:44:00Z"/>
          <w:rFonts w:ascii="Times New Roman" w:eastAsia="Times New Roman" w:hAnsi="Times New Roman" w:cs="Times New Roman"/>
        </w:rPr>
      </w:pPr>
      <w:r>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ins w:id="59" w:author="Benton, Deon" w:date="2025-03-27T16:26:00Z" w16du:dateUtc="2025-03-27T21:26:00Z">
        <w:r w:rsidR="0078079B">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w:t>
        </w:r>
      </w:ins>
      <w:ins w:id="60" w:author="Benton, Deon" w:date="2025-03-27T16:41:00Z" w16du:dateUtc="2025-03-27T21:41:00Z">
        <w:r w:rsidR="00A24716">
          <w:rPr>
            <w:rFonts w:ascii="Times New Roman" w:eastAsia="Times New Roman" w:hAnsi="Times New Roman" w:cs="Times New Roman"/>
          </w:rPr>
          <w:t>, which was qualified by a significant interac</w:t>
        </w:r>
      </w:ins>
      <w:ins w:id="61" w:author="Benton, Deon" w:date="2025-03-27T16:42:00Z" w16du:dateUtc="2025-03-27T21:42:00Z">
        <w:r w:rsidR="00A24716">
          <w:rPr>
            <w:rFonts w:ascii="Times New Roman" w:eastAsia="Times New Roman" w:hAnsi="Times New Roman" w:cs="Times New Roman"/>
          </w:rPr>
          <w:t>tion between Condition and Trial Type</w:t>
        </w:r>
      </w:ins>
      <w:ins w:id="62"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F</w:t>
        </w:r>
        <w:r w:rsidR="0078079B">
          <w:rPr>
            <w:rFonts w:ascii="Times New Roman" w:eastAsia="Times New Roman" w:hAnsi="Times New Roman" w:cs="Times New Roman"/>
          </w:rPr>
          <w:t xml:space="preserve">(1, </w:t>
        </w:r>
      </w:ins>
      <w:ins w:id="63" w:author="Benton, Deon" w:date="2025-03-27T16:42:00Z" w16du:dateUtc="2025-03-27T21:42:00Z">
        <w:r w:rsidR="00A24716">
          <w:rPr>
            <w:rFonts w:ascii="Times New Roman" w:eastAsia="Times New Roman" w:hAnsi="Times New Roman" w:cs="Times New Roman"/>
          </w:rPr>
          <w:t>385</w:t>
        </w:r>
      </w:ins>
      <w:ins w:id="64" w:author="Benton, Deon" w:date="2025-03-27T16:26:00Z" w16du:dateUtc="2025-03-27T21:26:00Z">
        <w:r w:rsidR="0078079B">
          <w:rPr>
            <w:rFonts w:ascii="Times New Roman" w:eastAsia="Times New Roman" w:hAnsi="Times New Roman" w:cs="Times New Roman"/>
          </w:rPr>
          <w:t xml:space="preserve">) = </w:t>
        </w:r>
      </w:ins>
      <w:ins w:id="65" w:author="Benton, Deon" w:date="2025-03-27T16:42:00Z" w16du:dateUtc="2025-03-27T21:42:00Z">
        <w:r w:rsidR="00A24716">
          <w:rPr>
            <w:rFonts w:ascii="Times New Roman" w:eastAsia="Times New Roman" w:hAnsi="Times New Roman" w:cs="Times New Roman"/>
          </w:rPr>
          <w:t>765.18</w:t>
        </w:r>
      </w:ins>
      <w:ins w:id="66"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 A follow-up paired t-tests indicated that networks in the Experimental condition looked longer at the Inefficient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13.</w:t>
        </w:r>
      </w:ins>
      <w:r w:rsidR="00A24716">
        <w:rPr>
          <w:rFonts w:ascii="Times New Roman" w:eastAsia="Times New Roman" w:hAnsi="Times New Roman" w:cs="Times New Roman"/>
        </w:rPr>
        <w:t>69</w:t>
      </w:r>
      <w:ins w:id="67"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0.8</w:t>
        </w:r>
      </w:ins>
      <w:ins w:id="68" w:author="Benton, Deon" w:date="2025-03-27T16:43:00Z" w16du:dateUtc="2025-03-27T21:43:00Z">
        <w:r w:rsidR="00A24716">
          <w:rPr>
            <w:rFonts w:ascii="Times New Roman" w:eastAsia="Times New Roman" w:hAnsi="Times New Roman" w:cs="Times New Roman"/>
          </w:rPr>
          <w:t>6</w:t>
        </w:r>
      </w:ins>
      <w:ins w:id="69" w:author="Benton, Deon" w:date="2025-03-27T16:26:00Z" w16du:dateUtc="2025-03-27T21:26:00Z">
        <w:r w:rsidR="0078079B">
          <w:rPr>
            <w:rFonts w:ascii="Times New Roman" w:eastAsia="Times New Roman" w:hAnsi="Times New Roman" w:cs="Times New Roman"/>
          </w:rPr>
          <w:t>) than at the 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xml:space="preserve">= </w:t>
        </w:r>
      </w:ins>
      <w:ins w:id="70" w:author="Benton, Deon" w:date="2025-03-27T16:43:00Z" w16du:dateUtc="2025-03-27T21:43:00Z">
        <w:r w:rsidR="00A24716">
          <w:rPr>
            <w:rFonts w:ascii="Times New Roman" w:eastAsia="Times New Roman" w:hAnsi="Times New Roman" w:cs="Times New Roman"/>
          </w:rPr>
          <w:t>10.77</w:t>
        </w:r>
      </w:ins>
      <w:ins w:id="71"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1.</w:t>
        </w:r>
      </w:ins>
      <w:ins w:id="72" w:author="Benton, Deon" w:date="2025-03-27T16:43:00Z" w16du:dateUtc="2025-03-27T21:43:00Z">
        <w:r w:rsidR="00A24716">
          <w:rPr>
            <w:rFonts w:ascii="Times New Roman" w:eastAsia="Times New Roman" w:hAnsi="Times New Roman" w:cs="Times New Roman"/>
          </w:rPr>
          <w:t>14</w:t>
        </w:r>
      </w:ins>
      <w:ins w:id="73"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t</w:t>
        </w:r>
        <w:r w:rsidR="0078079B">
          <w:rPr>
            <w:rFonts w:ascii="Times New Roman" w:eastAsia="Times New Roman" w:hAnsi="Times New Roman" w:cs="Times New Roman"/>
          </w:rPr>
          <w:t>(</w:t>
        </w:r>
      </w:ins>
      <w:ins w:id="74" w:author="Benton, Deon" w:date="2025-03-27T16:43:00Z" w16du:dateUtc="2025-03-27T21:43:00Z">
        <w:r w:rsidR="00A24716">
          <w:rPr>
            <w:rFonts w:ascii="Times New Roman" w:eastAsia="Times New Roman" w:hAnsi="Times New Roman" w:cs="Times New Roman"/>
          </w:rPr>
          <w:t>99</w:t>
        </w:r>
      </w:ins>
      <w:ins w:id="75" w:author="Benton, Deon" w:date="2025-03-27T16:26:00Z" w16du:dateUtc="2025-03-27T21:26:00Z">
        <w:r w:rsidR="0078079B">
          <w:rPr>
            <w:rFonts w:ascii="Times New Roman" w:eastAsia="Times New Roman" w:hAnsi="Times New Roman" w:cs="Times New Roman"/>
          </w:rPr>
          <w:t xml:space="preserve">) = </w:t>
        </w:r>
      </w:ins>
      <w:ins w:id="76" w:author="Benton, Deon" w:date="2025-03-27T16:43:00Z" w16du:dateUtc="2025-03-27T21:43:00Z">
        <w:r w:rsidR="00A24716">
          <w:rPr>
            <w:rFonts w:ascii="Times New Roman" w:eastAsia="Times New Roman" w:hAnsi="Times New Roman" w:cs="Times New Roman"/>
          </w:rPr>
          <w:t>33.</w:t>
        </w:r>
      </w:ins>
      <w:ins w:id="77" w:author="Benton, Deon" w:date="2025-03-27T16:44:00Z" w16du:dateUtc="2025-03-27T21:44:00Z">
        <w:r w:rsidR="00A24716">
          <w:rPr>
            <w:rFonts w:ascii="Times New Roman" w:eastAsia="Times New Roman" w:hAnsi="Times New Roman" w:cs="Times New Roman"/>
          </w:rPr>
          <w:t>50</w:t>
        </w:r>
      </w:ins>
      <w:ins w:id="78"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w:t>
        </w:r>
      </w:ins>
      <w:ins w:id="79" w:author="Benton, Deon" w:date="2025-03-27T16:44:00Z" w16du:dateUtc="2025-03-27T21:44:00Z">
        <w:r w:rsidR="007B795A">
          <w:rPr>
            <w:rFonts w:ascii="Times New Roman" w:eastAsia="Times New Roman" w:hAnsi="Times New Roman" w:cs="Times New Roman"/>
          </w:rPr>
          <w:t xml:space="preserve"> Although networks in the Control condition also looked at the Inefficient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80" w:author="Benton, Deon" w:date="2025-03-27T16:45:00Z" w16du:dateUtc="2025-03-27T21:45:00Z">
        <w:r w:rsidR="007B795A">
          <w:rPr>
            <w:rFonts w:ascii="Times New Roman" w:eastAsia="Times New Roman" w:hAnsi="Times New Roman" w:cs="Times New Roman"/>
          </w:rPr>
          <w:t>12.60</w:t>
        </w:r>
      </w:ins>
      <w:ins w:id="81"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82" w:author="Benton, Deon" w:date="2025-03-27T16:45:00Z" w16du:dateUtc="2025-03-27T21:45:00Z">
        <w:r w:rsidR="007B795A">
          <w:rPr>
            <w:rFonts w:ascii="Times New Roman" w:eastAsia="Times New Roman" w:hAnsi="Times New Roman" w:cs="Times New Roman"/>
          </w:rPr>
          <w:t>0.90</w:t>
        </w:r>
      </w:ins>
      <w:ins w:id="83" w:author="Benton, Deon" w:date="2025-03-27T16:44:00Z" w16du:dateUtc="2025-03-27T21:44:00Z">
        <w:r w:rsidR="007B795A">
          <w:rPr>
            <w:rFonts w:ascii="Times New Roman" w:eastAsia="Times New Roman" w:hAnsi="Times New Roman" w:cs="Times New Roman"/>
          </w:rPr>
          <w:t>) than at the 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84" w:author="Benton, Deon" w:date="2025-03-27T16:45:00Z" w16du:dateUtc="2025-03-27T21:45:00Z">
        <w:r w:rsidR="007B795A">
          <w:rPr>
            <w:rFonts w:ascii="Times New Roman" w:eastAsia="Times New Roman" w:hAnsi="Times New Roman" w:cs="Times New Roman"/>
          </w:rPr>
          <w:t>12.29</w:t>
        </w:r>
      </w:ins>
      <w:ins w:id="85"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86" w:author="Benton, Deon" w:date="2025-03-27T16:45:00Z" w16du:dateUtc="2025-03-27T21:45:00Z">
        <w:r w:rsidR="007B795A">
          <w:rPr>
            <w:rFonts w:ascii="Times New Roman" w:eastAsia="Times New Roman" w:hAnsi="Times New Roman" w:cs="Times New Roman"/>
          </w:rPr>
          <w:t>1.28</w:t>
        </w:r>
      </w:ins>
      <w:ins w:id="87"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 xml:space="preserve">(99) = </w:t>
        </w:r>
      </w:ins>
      <w:ins w:id="88" w:author="Benton, Deon" w:date="2025-03-27T16:45:00Z" w16du:dateUtc="2025-03-27T21:45:00Z">
        <w:r w:rsidR="007B795A">
          <w:rPr>
            <w:rFonts w:ascii="Times New Roman" w:eastAsia="Times New Roman" w:hAnsi="Times New Roman" w:cs="Times New Roman"/>
          </w:rPr>
          <w:t>3.35</w:t>
        </w:r>
      </w:ins>
      <w:ins w:id="89"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p </w:t>
        </w:r>
      </w:ins>
      <w:ins w:id="90" w:author="Benton, Deon" w:date="2025-03-27T16:45:00Z" w16du:dateUtc="2025-03-27T21:45:00Z">
        <w:r w:rsidR="007B795A">
          <w:rPr>
            <w:rFonts w:ascii="Times New Roman" w:eastAsia="Times New Roman" w:hAnsi="Times New Roman" w:cs="Times New Roman"/>
          </w:rPr>
          <w:t>&lt;</w:t>
        </w:r>
      </w:ins>
      <w:ins w:id="91" w:author="Benton, Deon" w:date="2025-03-27T16:44:00Z" w16du:dateUtc="2025-03-27T21:44:00Z">
        <w:r w:rsidR="007B795A">
          <w:rPr>
            <w:rFonts w:ascii="Times New Roman" w:eastAsia="Times New Roman" w:hAnsi="Times New Roman" w:cs="Times New Roman"/>
          </w:rPr>
          <w:t xml:space="preserve"> .0</w:t>
        </w:r>
      </w:ins>
      <w:ins w:id="92" w:author="Benton, Deon" w:date="2025-03-27T16:45:00Z" w16du:dateUtc="2025-03-27T21:45:00Z">
        <w:r w:rsidR="007B795A">
          <w:rPr>
            <w:rFonts w:ascii="Times New Roman" w:eastAsia="Times New Roman" w:hAnsi="Times New Roman" w:cs="Times New Roman"/>
          </w:rPr>
          <w:t>1</w:t>
        </w:r>
      </w:ins>
      <w:ins w:id="93" w:author="Benton, Deon" w:date="2025-03-27T16:44:00Z" w16du:dateUtc="2025-03-27T21:44:00Z">
        <w:r w:rsidR="007B795A">
          <w:rPr>
            <w:rFonts w:ascii="Times New Roman" w:eastAsia="Times New Roman" w:hAnsi="Times New Roman" w:cs="Times New Roman"/>
          </w:rPr>
          <w:t xml:space="preserve">, the difference in looking to these two test events was </w:t>
        </w:r>
        <w:r w:rsidR="007B795A">
          <w:rPr>
            <w:rFonts w:ascii="Times New Roman" w:eastAsia="Times New Roman" w:hAnsi="Times New Roman" w:cs="Times New Roman"/>
          </w:rPr>
          <w:lastRenderedPageBreak/>
          <w:t>greater for networks in the Experimental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94" w:author="Benton, Deon" w:date="2025-03-27T16:46:00Z" w16du:dateUtc="2025-03-27T21:46:00Z">
        <w:r w:rsidR="00D8709E">
          <w:rPr>
            <w:rFonts w:ascii="Times New Roman" w:eastAsia="Times New Roman" w:hAnsi="Times New Roman" w:cs="Times New Roman"/>
          </w:rPr>
          <w:t>2.92</w:t>
        </w:r>
      </w:ins>
      <w:ins w:id="95"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96" w:author="Benton, Deon" w:date="2025-03-27T16:46:00Z" w16du:dateUtc="2025-03-27T21:46:00Z">
        <w:r w:rsidR="00D8709E">
          <w:rPr>
            <w:rFonts w:ascii="Times New Roman" w:eastAsia="Times New Roman" w:hAnsi="Times New Roman" w:cs="Times New Roman"/>
          </w:rPr>
          <w:t>0.87</w:t>
        </w:r>
      </w:ins>
      <w:ins w:id="97" w:author="Benton, Deon" w:date="2025-03-27T16:44:00Z" w16du:dateUtc="2025-03-27T21:44:00Z">
        <w:r w:rsidR="007B795A">
          <w:rPr>
            <w:rFonts w:ascii="Times New Roman" w:eastAsia="Times New Roman" w:hAnsi="Times New Roman" w:cs="Times New Roman"/>
          </w:rPr>
          <w:t>) than networks in the Control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0.</w:t>
        </w:r>
      </w:ins>
      <w:ins w:id="98" w:author="Benton, Deon" w:date="2025-03-27T16:46:00Z" w16du:dateUtc="2025-03-27T21:46:00Z">
        <w:r w:rsidR="00D8709E">
          <w:rPr>
            <w:rFonts w:ascii="Times New Roman" w:eastAsia="Times New Roman" w:hAnsi="Times New Roman" w:cs="Times New Roman"/>
          </w:rPr>
          <w:t>31</w:t>
        </w:r>
      </w:ins>
      <w:ins w:id="99"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00" w:author="Benton, Deon" w:date="2025-03-27T16:46:00Z" w16du:dateUtc="2025-03-27T21:46:00Z">
        <w:r w:rsidR="00D8709E">
          <w:rPr>
            <w:rFonts w:ascii="Times New Roman" w:eastAsia="Times New Roman" w:hAnsi="Times New Roman" w:cs="Times New Roman"/>
          </w:rPr>
          <w:t>0.92</w:t>
        </w:r>
      </w:ins>
      <w:ins w:id="101"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w:t>
        </w:r>
      </w:ins>
      <w:ins w:id="102" w:author="Benton, Deon" w:date="2025-03-27T16:46:00Z" w16du:dateUtc="2025-03-27T21:46:00Z">
        <w:r w:rsidR="00D8709E">
          <w:rPr>
            <w:rFonts w:ascii="Times New Roman" w:eastAsia="Times New Roman" w:hAnsi="Times New Roman" w:cs="Times New Roman"/>
          </w:rPr>
          <w:t>197.37</w:t>
        </w:r>
      </w:ins>
      <w:ins w:id="103" w:author="Benton, Deon" w:date="2025-03-27T16:44:00Z" w16du:dateUtc="2025-03-27T21:44:00Z">
        <w:r w:rsidR="007B795A">
          <w:rPr>
            <w:rFonts w:ascii="Times New Roman" w:eastAsia="Times New Roman" w:hAnsi="Times New Roman" w:cs="Times New Roman"/>
          </w:rPr>
          <w:t xml:space="preserve">) = </w:t>
        </w:r>
      </w:ins>
      <w:ins w:id="104" w:author="Benton, Deon" w:date="2025-03-27T16:46:00Z" w16du:dateUtc="2025-03-27T21:46:00Z">
        <w:r w:rsidR="00D8709E">
          <w:rPr>
            <w:rFonts w:ascii="Times New Roman" w:eastAsia="Times New Roman" w:hAnsi="Times New Roman" w:cs="Times New Roman"/>
          </w:rPr>
          <w:t>20.57</w:t>
        </w:r>
      </w:ins>
      <w:ins w:id="105"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p</w:t>
        </w:r>
      </w:ins>
      <w:ins w:id="106" w:author="Benton, Deon" w:date="2025-03-27T16:46:00Z" w16du:dateUtc="2025-03-27T21:46:00Z">
        <w:r w:rsidR="00D8709E">
          <w:rPr>
            <w:rFonts w:ascii="Times New Roman" w:eastAsia="Times New Roman" w:hAnsi="Times New Roman" w:cs="Times New Roman"/>
          </w:rPr>
          <w:t xml:space="preserve"> &lt; .0001</w:t>
        </w:r>
      </w:ins>
      <w:ins w:id="107" w:author="Benton, Deon" w:date="2025-03-27T16:44:00Z" w16du:dateUtc="2025-03-27T21:44:00Z">
        <w:r w:rsidR="007B795A">
          <w:rPr>
            <w:rFonts w:ascii="Times New Roman" w:eastAsia="Times New Roman" w:hAnsi="Times New Roman" w:cs="Times New Roman"/>
          </w:rPr>
          <w:t>.</w:t>
        </w:r>
      </w:ins>
    </w:p>
    <w:p w14:paraId="25770A91" w14:textId="6639931F" w:rsidR="00DC7210" w:rsidRDefault="0078079B"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108" w:author="Benton, Deon" w:date="2025-03-27T16:26:00Z" w16du:dateUtc="2025-03-27T21:26:00Z">
        <w:r>
          <w:rPr>
            <w:rFonts w:ascii="Times New Roman" w:eastAsia="Times New Roman" w:hAnsi="Times New Roman" w:cs="Times New Roman"/>
          </w:rPr>
          <w:t xml:space="preserve"> </w:t>
        </w:r>
      </w:ins>
    </w:p>
    <w:p w14:paraId="2D244178" w14:textId="49CE00ED" w:rsidR="00F41036" w:rsidRDefault="00331AF7" w:rsidP="00CF769D">
      <w:pPr>
        <w:spacing w:line="480" w:lineRule="auto"/>
        <w:contextualSpacing/>
        <w:rPr>
          <w:rFonts w:ascii="Times New Roman" w:eastAsia="Times New Roman" w:hAnsi="Times New Roman" w:cs="Times New Roman"/>
        </w:rPr>
      </w:pPr>
      <w:del w:id="109" w:author="Benton, Deon" w:date="2025-03-27T16:44:00Z" w16du:dateUtc="2025-03-27T21:44:00Z">
        <w:r w:rsidRPr="00E03CC8" w:rsidDel="007B795A">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11C30990">
                  <wp:simplePos x="0" y="0"/>
                  <wp:positionH relativeFrom="margin">
                    <wp:align>left</wp:align>
                  </wp:positionH>
                  <wp:positionV relativeFrom="paragraph">
                    <wp:posOffset>367030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4E7D3A73" w14:textId="1897938B" w:rsidR="00E03CC8" w:rsidRDefault="00A24716" w:rsidP="00E03CC8">
                              <w:pPr>
                                <w:keepNext/>
                              </w:pPr>
                              <w:r>
                                <w:rPr>
                                  <w:noProof/>
                                </w:rPr>
                                <w:drawing>
                                  <wp:inline distT="0" distB="0" distL="0" distR="0" wp14:anchorId="0A03F173" wp14:editId="07C9AA8B">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DD8D5" id="_x0000_s1027" type="#_x0000_t202" style="position:absolute;margin-left:0;margin-top:28.9pt;width:509.1pt;height:378.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" stroked="f">
                  <v:textbox>
                    <w:txbxContent>
                      <w:p w14:paraId="4E7D3A73" w14:textId="1897938B" w:rsidR="00E03CC8" w:rsidRDefault="00A24716" w:rsidP="00E03CC8">
                        <w:pPr>
                          <w:keepNext/>
                        </w:pPr>
                        <w:r>
                          <w:rPr>
                            <w:noProof/>
                          </w:rPr>
                          <w:drawing>
                            <wp:inline distT="0" distB="0" distL="0" distR="0" wp14:anchorId="0A03F173" wp14:editId="07C9AA8B">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del>
    </w:p>
    <w:p w14:paraId="059F8C86" w14:textId="0CD1AA2F" w:rsidR="004815FC" w:rsidRDefault="004815FC" w:rsidP="00894104">
      <w:pPr>
        <w:spacing w:line="480" w:lineRule="auto"/>
        <w:contextualSpacing/>
        <w:rPr>
          <w:ins w:id="110" w:author="Benton, Deon" w:date="2025-03-27T16:47:00Z" w16du:dateUtc="2025-03-27T21:47:00Z"/>
          <w:rFonts w:ascii="Times New Roman" w:eastAsia="Times New Roman" w:hAnsi="Times New Roman" w:cs="Times New Roman"/>
          <w:b/>
          <w:bCs/>
        </w:rPr>
      </w:pPr>
    </w:p>
    <w:p w14:paraId="5527639D" w14:textId="07C0AC52"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3C5E28A" w14:textId="5C866CB5" w:rsidR="00D24830" w:rsidRDefault="00F41036" w:rsidP="004B7711">
      <w:pPr>
        <w:spacing w:line="480" w:lineRule="auto"/>
        <w:contextualSpacing/>
        <w:rPr>
          <w:ins w:id="111" w:author="Benton, Deon" w:date="2025-03-27T16:22:00Z" w16du:dateUtc="2025-03-27T21:22:00Z"/>
          <w:rFonts w:ascii="Times New Roman" w:eastAsia="Times New Roman" w:hAnsi="Times New Roman" w:cs="Times New Roman"/>
        </w:rPr>
      </w:pPr>
      <w:r>
        <w:rPr>
          <w:rFonts w:ascii="Times New Roman" w:eastAsia="Times New Roman" w:hAnsi="Times New Roman" w:cs="Times New Roman"/>
        </w:rPr>
        <w:tab/>
      </w:r>
      <w:ins w:id="112" w:author="Benton, Deon" w:date="2025-03-27T16:09:00Z" w16du:dateUtc="2025-03-27T21:09:00Z">
        <w:r w:rsidR="000A0BE5">
          <w:rPr>
            <w:rFonts w:ascii="Times New Roman" w:eastAsia="Times New Roman" w:hAnsi="Times New Roman" w:cs="Times New Roman"/>
          </w:rPr>
          <w:t>Simulation 1 showed that</w:t>
        </w:r>
      </w:ins>
      <w:r>
        <w:rPr>
          <w:rFonts w:ascii="Times New Roman" w:eastAsia="Times New Roman" w:hAnsi="Times New Roman" w:cs="Times New Roman"/>
        </w:rPr>
        <w:t xml:space="preserve">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w:t>
      </w:r>
      <w:r w:rsidR="006866B6">
        <w:rPr>
          <w:rFonts w:ascii="Times New Roman" w:eastAsia="Times New Roman" w:hAnsi="Times New Roman" w:cs="Times New Roman"/>
        </w:rPr>
        <w:t xml:space="preserve">networks showed this pattern of “looking” irrespective of </w:t>
      </w:r>
      <w:r w:rsidR="006866B6">
        <w:rPr>
          <w:rFonts w:ascii="Times New Roman" w:eastAsia="Times New Roman" w:hAnsi="Times New Roman" w:cs="Times New Roman"/>
        </w:rPr>
        <w:lastRenderedPageBreak/>
        <w:t xml:space="preserve">whether they </w:t>
      </w:r>
      <w:ins w:id="113" w:author="Benton, Deon" w:date="2025-03-27T16:10:00Z" w16du:dateUtc="2025-03-27T21:10:00Z">
        <w:r w:rsidR="00D401E8">
          <w:rPr>
            <w:rFonts w:ascii="Times New Roman" w:eastAsia="Times New Roman" w:hAnsi="Times New Roman" w:cs="Times New Roman"/>
          </w:rPr>
          <w:t>the objects possessed animate features</w:t>
        </w:r>
      </w:ins>
      <w:r w:rsidR="00046880">
        <w:rPr>
          <w:rFonts w:ascii="Times New Roman" w:eastAsia="Times New Roman" w:hAnsi="Times New Roman" w:cs="Times New Roman"/>
        </w:rPr>
        <w:t>.</w:t>
      </w:r>
      <w:ins w:id="114" w:author="Benton, Deon" w:date="2025-03-27T16:10:00Z" w16du:dateUtc="2025-03-27T21:10:00Z">
        <w:r w:rsidR="00D401E8">
          <w:rPr>
            <w:rFonts w:ascii="Times New Roman" w:eastAsia="Times New Roman" w:hAnsi="Times New Roman" w:cs="Times New Roman"/>
          </w:rPr>
          <w:t xml:space="preserve"> </w:t>
        </w:r>
      </w:ins>
      <w:ins w:id="115" w:author="Benton, Deon" w:date="2025-03-27T16:11:00Z" w16du:dateUtc="2025-03-27T21:11:00Z">
        <w:r w:rsidR="00D401E8">
          <w:rPr>
            <w:rFonts w:ascii="Times New Roman" w:eastAsia="Times New Roman" w:hAnsi="Times New Roman" w:cs="Times New Roman"/>
          </w:rPr>
          <w:t>This result</w:t>
        </w:r>
      </w:ins>
      <w:ins w:id="116" w:author="Benton, Deon" w:date="2025-03-27T16:10:00Z" w16du:dateUtc="2025-03-27T21:10:00Z">
        <w:r w:rsidR="00D401E8">
          <w:rPr>
            <w:rFonts w:ascii="Times New Roman" w:eastAsia="Times New Roman" w:hAnsi="Times New Roman" w:cs="Times New Roman"/>
          </w:rPr>
          <w:t xml:space="preserve"> supports the contention that associative learning is sufficient to explain infants’ looking behaviors in some of the studies</w:t>
        </w:r>
      </w:ins>
      <w:ins w:id="117" w:author="Benton, Deon" w:date="2025-03-27T16:11:00Z" w16du:dateUtc="2025-03-27T21:11:00Z">
        <w:r w:rsidR="00D401E8">
          <w:rPr>
            <w:rFonts w:ascii="Times New Roman" w:eastAsia="Times New Roman" w:hAnsi="Times New Roman" w:cs="Times New Roman"/>
          </w:rPr>
          <w:t xml:space="preserve"> that employed the Gergely paradigm. However, this results, by itself, is insufficient to show the explanatory breadth of the current account. Simulation 2 was the first step in this direction.</w:t>
        </w:r>
      </w:ins>
      <w:r w:rsidR="00046880">
        <w:rPr>
          <w:rFonts w:ascii="Times New Roman" w:eastAsia="Times New Roman" w:hAnsi="Times New Roman" w:cs="Times New Roman"/>
        </w:rPr>
        <w:t xml:space="preserve"> </w:t>
      </w:r>
      <w:ins w:id="118" w:author="Benton, Deon" w:date="2025-03-27T16:15:00Z" w16du:dateUtc="2025-03-27T21:15:00Z">
        <w:r w:rsidR="00D4032F">
          <w:rPr>
            <w:rFonts w:ascii="Times New Roman" w:eastAsia="Times New Roman" w:hAnsi="Times New Roman" w:cs="Times New Roman"/>
          </w:rPr>
          <w:t xml:space="preserve">In particular, Simulation 2 tested whether </w:t>
        </w:r>
      </w:ins>
      <w:ins w:id="119" w:author="Benton, Deon" w:date="2025-03-27T16:50:00Z" w16du:dateUtc="2025-03-27T21:50:00Z">
        <w:r w:rsidR="00ED0548">
          <w:rPr>
            <w:rFonts w:ascii="Times New Roman" w:eastAsia="Times New Roman" w:hAnsi="Times New Roman" w:cs="Times New Roman"/>
          </w:rPr>
          <w:t xml:space="preserve">the </w:t>
        </w:r>
      </w:ins>
      <w:ins w:id="120" w:author="Benton, Deon" w:date="2025-03-27T16:49:00Z" w16du:dateUtc="2025-03-27T21:49:00Z">
        <w:r w:rsidR="00CB5688">
          <w:rPr>
            <w:rFonts w:ascii="Times New Roman" w:eastAsia="Times New Roman" w:hAnsi="Times New Roman" w:cs="Times New Roman"/>
          </w:rPr>
          <w:t xml:space="preserve">current results depended on </w:t>
        </w:r>
      </w:ins>
      <w:ins w:id="121" w:author="Benton, Deon" w:date="2025-03-27T16:50:00Z" w16du:dateUtc="2025-03-27T21:50:00Z">
        <w:r w:rsidR="00ED0548">
          <w:rPr>
            <w:rFonts w:ascii="Times New Roman" w:eastAsia="Times New Roman" w:hAnsi="Times New Roman" w:cs="Times New Roman"/>
          </w:rPr>
          <w:t xml:space="preserve">the presence of </w:t>
        </w:r>
      </w:ins>
      <w:ins w:id="122" w:author="Benton, Deon" w:date="2025-03-27T16:49:00Z" w16du:dateUtc="2025-03-27T21:49:00Z">
        <w:r w:rsidR="00CB5688">
          <w:rPr>
            <w:rFonts w:ascii="Times New Roman" w:eastAsia="Times New Roman" w:hAnsi="Times New Roman" w:cs="Times New Roman"/>
          </w:rPr>
          <w:t xml:space="preserve">animacy features. To the extent that the current model is an account of how infants process action events </w:t>
        </w:r>
      </w:ins>
      <w:ins w:id="123" w:author="Benton, Deon" w:date="2025-03-27T16:51:00Z" w16du:dateUtc="2025-03-27T21:51:00Z">
        <w:r w:rsidR="00ED0548">
          <w:rPr>
            <w:rFonts w:ascii="Times New Roman" w:eastAsia="Times New Roman" w:hAnsi="Times New Roman" w:cs="Times New Roman"/>
          </w:rPr>
          <w:t>in the</w:t>
        </w:r>
      </w:ins>
      <w:ins w:id="124" w:author="Benton, Deon" w:date="2025-03-27T16:49:00Z" w16du:dateUtc="2025-03-27T21:49:00Z">
        <w:r w:rsidR="00CB5688">
          <w:rPr>
            <w:rFonts w:ascii="Times New Roman" w:eastAsia="Times New Roman" w:hAnsi="Times New Roman" w:cs="Times New Roman"/>
          </w:rPr>
          <w:t xml:space="preserve"> Gergely paradigm, it is important to show that networks </w:t>
        </w:r>
      </w:ins>
      <w:ins w:id="125" w:author="Benton, Deon" w:date="2025-03-27T16:50:00Z" w16du:dateUtc="2025-03-27T21:50:00Z">
        <w:r w:rsidR="00ED0548">
          <w:rPr>
            <w:rFonts w:ascii="Times New Roman" w:eastAsia="Times New Roman" w:hAnsi="Times New Roman" w:cs="Times New Roman"/>
          </w:rPr>
          <w:t xml:space="preserve">treatment of inefficient and efficient action events </w:t>
        </w:r>
      </w:ins>
      <w:ins w:id="126" w:author="Benton, Deon" w:date="2025-03-27T16:51:00Z" w16du:dateUtc="2025-03-27T21:51:00Z">
        <w:r w:rsidR="00ED0548">
          <w:rPr>
            <w:rFonts w:ascii="Times New Roman" w:eastAsia="Times New Roman" w:hAnsi="Times New Roman" w:cs="Times New Roman"/>
          </w:rPr>
          <w:t xml:space="preserve">similarly </w:t>
        </w:r>
      </w:ins>
      <w:ins w:id="127" w:author="Benton, Deon" w:date="2025-03-27T16:50:00Z" w16du:dateUtc="2025-03-27T21:50:00Z">
        <w:r w:rsidR="00ED0548">
          <w:rPr>
            <w:rFonts w:ascii="Times New Roman" w:eastAsia="Times New Roman" w:hAnsi="Times New Roman" w:cs="Times New Roman"/>
          </w:rPr>
          <w:t xml:space="preserve">does not depend on the presence or absence of animacy cues. </w:t>
        </w:r>
      </w:ins>
    </w:p>
    <w:p w14:paraId="58DCFAAD" w14:textId="77777777" w:rsidR="004419FC" w:rsidRDefault="004419FC" w:rsidP="004B7711">
      <w:pPr>
        <w:spacing w:line="480" w:lineRule="auto"/>
        <w:contextualSpacing/>
        <w:rPr>
          <w:ins w:id="128" w:author="Benton, Deon" w:date="2025-03-27T16:17:00Z" w16du:dateUtc="2025-03-27T21:17:00Z"/>
          <w:rFonts w:ascii="Times New Roman" w:eastAsia="Times New Roman" w:hAnsi="Times New Roman" w:cs="Times New Roman"/>
        </w:rPr>
      </w:pPr>
    </w:p>
    <w:p w14:paraId="2FD60714" w14:textId="77777777" w:rsidR="009E3705" w:rsidRDefault="009E3705" w:rsidP="009E3705">
      <w:pPr>
        <w:spacing w:line="480" w:lineRule="auto"/>
        <w:contextualSpacing/>
        <w:jc w:val="center"/>
        <w:rPr>
          <w:ins w:id="129" w:author="Benton, Deon" w:date="2025-03-27T16:52:00Z" w16du:dateUtc="2025-03-27T21:52:00Z"/>
          <w:rFonts w:ascii="Times New Roman" w:eastAsia="Times New Roman" w:hAnsi="Times New Roman" w:cs="Times New Roman"/>
          <w:b/>
          <w:bCs/>
        </w:rPr>
      </w:pPr>
      <w:ins w:id="130" w:author="Benton, Deon" w:date="2025-03-27T16:52:00Z" w16du:dateUtc="2025-03-27T21:52:00Z">
        <w:r>
          <w:rPr>
            <w:rFonts w:ascii="Times New Roman" w:eastAsia="Times New Roman" w:hAnsi="Times New Roman" w:cs="Times New Roman"/>
            <w:b/>
            <w:bCs/>
          </w:rPr>
          <w:t>Simulation 2</w:t>
        </w:r>
      </w:ins>
    </w:p>
    <w:p w14:paraId="2812FF3B" w14:textId="4F5632D1" w:rsidR="00D24830" w:rsidRDefault="009E3705" w:rsidP="009E3705">
      <w:pPr>
        <w:spacing w:line="480" w:lineRule="auto"/>
        <w:ind w:firstLine="720"/>
        <w:contextualSpacing/>
        <w:rPr>
          <w:ins w:id="131" w:author="Benton, Deon" w:date="2025-03-27T16:17:00Z" w16du:dateUtc="2025-03-27T21:17:00Z"/>
          <w:rFonts w:ascii="Times New Roman" w:eastAsia="Times New Roman" w:hAnsi="Times New Roman" w:cs="Times New Roman"/>
        </w:rPr>
      </w:pPr>
      <w:ins w:id="132" w:author="Benton, Deon" w:date="2025-03-27T16:52:00Z" w16du:dateUtc="2025-03-27T21:52:00Z">
        <w:r>
          <w:rPr>
            <w:rFonts w:ascii="Times New Roman" w:eastAsia="Times New Roman" w:hAnsi="Times New Roman" w:cs="Times New Roman"/>
          </w:rPr>
          <w:tab/>
        </w:r>
      </w:ins>
      <w:ins w:id="133" w:author="Benton, Deon" w:date="2025-03-27T16:53:00Z" w16du:dateUtc="2025-03-27T21:53:00Z">
        <w:r>
          <w:rPr>
            <w:rFonts w:ascii="Times New Roman" w:eastAsia="Times New Roman" w:hAnsi="Times New Roman" w:cs="Times New Roman"/>
          </w:rPr>
          <w:t>Simulation 2 was</w:t>
        </w:r>
      </w:ins>
      <w:ins w:id="134" w:author="Benton, Deon" w:date="2025-03-27T16:52:00Z" w16du:dateUtc="2025-03-27T21:52:00Z">
        <w:r>
          <w:rPr>
            <w:rFonts w:ascii="Times New Roman" w:eastAsia="Times New Roman" w:hAnsi="Times New Roman" w:cs="Times New Roman"/>
          </w:rPr>
          <w:t xml:space="preserve"> loosely based on that by Csibra et al. (1999)</w:t>
        </w:r>
      </w:ins>
      <w:ins w:id="135" w:author="Benton, Deon" w:date="2025-03-27T16:53:00Z" w16du:dateUtc="2025-03-27T21:53:00Z">
        <w:r>
          <w:rPr>
            <w:rFonts w:ascii="Times New Roman" w:eastAsia="Times New Roman" w:hAnsi="Times New Roman" w:cs="Times New Roman"/>
          </w:rPr>
          <w:t xml:space="preserve"> and tested whether</w:t>
        </w:r>
      </w:ins>
      <w:ins w:id="136" w:author="Benton, Deon" w:date="2025-03-27T16:54:00Z" w16du:dateUtc="2025-03-27T21:54:00Z">
        <w:r w:rsidR="00052988">
          <w:rPr>
            <w:rFonts w:ascii="Times New Roman" w:eastAsia="Times New Roman" w:hAnsi="Times New Roman" w:cs="Times New Roman"/>
          </w:rPr>
          <w:t xml:space="preserve"> networks continued to </w:t>
        </w:r>
      </w:ins>
      <w:ins w:id="137" w:author="Benton, Deon" w:date="2025-03-27T16:55:00Z" w16du:dateUtc="2025-03-27T21:55:00Z">
        <w:r w:rsidR="006959B0">
          <w:rPr>
            <w:rFonts w:ascii="Times New Roman" w:eastAsia="Times New Roman" w:hAnsi="Times New Roman" w:cs="Times New Roman"/>
          </w:rPr>
          <w:t xml:space="preserve">distinguish inefficient and efficient test events when the objects involved in them were inanimate. </w:t>
        </w:r>
      </w:ins>
      <w:ins w:id="138" w:author="Benton, Deon" w:date="2025-03-27T16:56:00Z" w16du:dateUtc="2025-03-27T21:56:00Z">
        <w:r w:rsidR="006959B0">
          <w:rPr>
            <w:rFonts w:ascii="Times New Roman" w:eastAsia="Times New Roman" w:hAnsi="Times New Roman" w:cs="Times New Roman"/>
          </w:rPr>
          <w:t>This simulation was identical</w:t>
        </w:r>
      </w:ins>
      <w:ins w:id="139" w:author="Benton, Deon" w:date="2025-03-27T16:52:00Z" w16du:dateUtc="2025-03-27T21:52:00Z">
        <w:r>
          <w:rPr>
            <w:rFonts w:ascii="Times New Roman" w:eastAsia="Times New Roman" w:hAnsi="Times New Roman" w:cs="Times New Roman"/>
          </w:rPr>
          <w:t xml:space="preserve"> to Simulation 1 in </w:t>
        </w:r>
      </w:ins>
      <w:ins w:id="140" w:author="Benton, Deon" w:date="2025-03-27T16:56:00Z" w16du:dateUtc="2025-03-27T21:56:00Z">
        <w:r w:rsidR="006959B0">
          <w:rPr>
            <w:rFonts w:ascii="Times New Roman" w:eastAsia="Times New Roman" w:hAnsi="Times New Roman" w:cs="Times New Roman"/>
          </w:rPr>
          <w:t>all respects</w:t>
        </w:r>
      </w:ins>
      <w:ins w:id="141" w:author="Benton, Deon" w:date="2025-03-27T16:52:00Z" w16du:dateUtc="2025-03-27T21:52:00Z">
        <w:r>
          <w:rPr>
            <w:rFonts w:ascii="Times New Roman" w:eastAsia="Times New Roman" w:hAnsi="Times New Roman" w:cs="Times New Roman"/>
          </w:rPr>
          <w:t xml:space="preserve"> except for the </w:t>
        </w:r>
      </w:ins>
      <w:ins w:id="142" w:author="Benton, Deon" w:date="2025-03-27T16:56:00Z" w16du:dateUtc="2025-03-27T21:56:00Z">
        <w:r w:rsidR="006959B0">
          <w:rPr>
            <w:rFonts w:ascii="Times New Roman" w:eastAsia="Times New Roman" w:hAnsi="Times New Roman" w:cs="Times New Roman"/>
          </w:rPr>
          <w:t>fact that the</w:t>
        </w:r>
      </w:ins>
      <w:ins w:id="143" w:author="Benton, Deon" w:date="2025-03-27T16:52:00Z" w16du:dateUtc="2025-03-27T21:52:00Z">
        <w:r>
          <w:rPr>
            <w:rFonts w:ascii="Times New Roman" w:eastAsia="Times New Roman" w:hAnsi="Times New Roman" w:cs="Times New Roman"/>
          </w:rPr>
          <w:t xml:space="preserve"> objects did not possess animate features; that is, the Inanimate Feature unit was turned on in both Animate Feature groups. </w:t>
        </w:r>
      </w:ins>
    </w:p>
    <w:p w14:paraId="11697454" w14:textId="5C1CC0E7" w:rsidR="0010035E" w:rsidRPr="000E4FA5" w:rsidRDefault="00D24830" w:rsidP="0010035E">
      <w:pPr>
        <w:spacing w:line="480" w:lineRule="auto"/>
        <w:ind w:firstLine="720"/>
        <w:contextualSpacing/>
        <w:rPr>
          <w:ins w:id="144" w:author="Benton, Deon" w:date="2025-03-27T17:12:00Z" w16du:dateUtc="2025-03-27T22:12:00Z"/>
          <w:rFonts w:ascii="Times New Roman" w:eastAsia="Times New Roman" w:hAnsi="Times New Roman" w:cs="Times New Roman"/>
        </w:rPr>
      </w:pPr>
      <w:ins w:id="145" w:author="Benton, Deon" w:date="2025-03-27T16:17:00Z" w16du:dateUtc="2025-03-27T21:17:00Z">
        <w:r>
          <w:rPr>
            <w:rFonts w:ascii="Times New Roman" w:hAnsi="Times New Roman" w:cs="Times New Roman"/>
          </w:rPr>
          <w:t xml:space="preserve">Figure 4 depicts networks’ mean looking times to the Low and High Jump test events. </w:t>
        </w:r>
      </w:ins>
      <w:ins w:id="146" w:author="Benton, Deon" w:date="2025-03-27T17:12:00Z" w16du:dateUtc="2025-03-27T22:12:00Z">
        <w:r w:rsidR="0010035E">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w:t>
        </w:r>
      </w:ins>
      <w:ins w:id="147" w:author="Benton, Deon" w:date="2025-03-27T17:13:00Z" w16du:dateUtc="2025-03-27T22:13:00Z">
        <w:r w:rsidR="0010035E">
          <w:rPr>
            <w:rFonts w:ascii="Times New Roman" w:eastAsia="Times New Roman" w:hAnsi="Times New Roman" w:cs="Times New Roman"/>
          </w:rPr>
          <w:t>as</w:t>
        </w:r>
      </w:ins>
      <w:ins w:id="148" w:author="Benton, Deon" w:date="2025-03-27T17:12:00Z" w16du:dateUtc="2025-03-27T22:12:00Z">
        <w:r w:rsidR="0010035E">
          <w:rPr>
            <w:rFonts w:ascii="Times New Roman" w:eastAsia="Times New Roman" w:hAnsi="Times New Roman" w:cs="Times New Roman"/>
          </w:rPr>
          <w:t xml:space="preserve"> qualified by a significant interaction between both variables, </w:t>
        </w:r>
        <w:r w:rsidR="0010035E">
          <w:rPr>
            <w:rFonts w:ascii="Times New Roman" w:eastAsia="Times New Roman" w:hAnsi="Times New Roman" w:cs="Times New Roman"/>
            <w:i/>
            <w:iCs/>
          </w:rPr>
          <w:t>F</w:t>
        </w:r>
        <w:r w:rsidR="0010035E">
          <w:rPr>
            <w:rFonts w:ascii="Times New Roman" w:eastAsia="Times New Roman" w:hAnsi="Times New Roman" w:cs="Times New Roman"/>
          </w:rPr>
          <w:t xml:space="preserve">(1, 358) = </w:t>
        </w:r>
      </w:ins>
      <w:ins w:id="149" w:author="Benton, Deon" w:date="2025-03-27T17:13:00Z" w16du:dateUtc="2025-03-27T22:13:00Z">
        <w:r w:rsidR="0010035E">
          <w:rPr>
            <w:rFonts w:ascii="Times New Roman" w:eastAsia="Times New Roman" w:hAnsi="Times New Roman" w:cs="Times New Roman"/>
          </w:rPr>
          <w:t>225.46</w:t>
        </w:r>
      </w:ins>
      <w:ins w:id="150"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ins>
      <w:ins w:id="151" w:author="Benton, Deon" w:date="2025-03-27T17:13:00Z" w16du:dateUtc="2025-03-27T22:13:00Z">
        <w:r w:rsidR="0010035E">
          <w:rPr>
            <w:rFonts w:ascii="Times New Roman" w:eastAsia="Times New Roman" w:hAnsi="Times New Roman" w:cs="Times New Roman"/>
          </w:rPr>
          <w:t xml:space="preserve">&lt; </w:t>
        </w:r>
      </w:ins>
      <w:ins w:id="152" w:author="Benton, Deon" w:date="2025-03-27T17:12:00Z" w16du:dateUtc="2025-03-27T22:12:00Z">
        <w:r w:rsidR="0010035E">
          <w:rPr>
            <w:rFonts w:ascii="Times New Roman" w:eastAsia="Times New Roman" w:hAnsi="Times New Roman" w:cs="Times New Roman"/>
          </w:rPr>
          <w:t>.0001. A follow-up analysis indicated that networks in the Experimental condition looked longer at the Inefficient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53" w:author="Benton, Deon" w:date="2025-03-27T17:14:00Z" w16du:dateUtc="2025-03-27T22:14:00Z">
        <w:r w:rsidR="00BC65BD">
          <w:rPr>
            <w:rFonts w:ascii="Times New Roman" w:eastAsia="Times New Roman" w:hAnsi="Times New Roman" w:cs="Times New Roman"/>
          </w:rPr>
          <w:t>13.53</w:t>
        </w:r>
      </w:ins>
      <w:ins w:id="154"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xml:space="preserve">= </w:t>
        </w:r>
      </w:ins>
      <w:ins w:id="155" w:author="Benton, Deon" w:date="2025-03-27T17:14:00Z" w16du:dateUtc="2025-03-27T22:14:00Z">
        <w:r w:rsidR="00BC65BD">
          <w:rPr>
            <w:rFonts w:ascii="Times New Roman" w:eastAsia="Times New Roman" w:hAnsi="Times New Roman" w:cs="Times New Roman"/>
          </w:rPr>
          <w:t>0.90</w:t>
        </w:r>
      </w:ins>
      <w:ins w:id="156" w:author="Benton, Deon" w:date="2025-03-27T17:12:00Z" w16du:dateUtc="2025-03-27T22:12:00Z">
        <w:r w:rsidR="0010035E">
          <w:rPr>
            <w:rFonts w:ascii="Times New Roman" w:eastAsia="Times New Roman" w:hAnsi="Times New Roman" w:cs="Times New Roman"/>
          </w:rPr>
          <w:t xml:space="preserve">) than at </w:t>
        </w:r>
        <w:r w:rsidR="0010035E">
          <w:rPr>
            <w:rFonts w:ascii="Times New Roman" w:eastAsia="Times New Roman" w:hAnsi="Times New Roman" w:cs="Times New Roman"/>
          </w:rPr>
          <w:lastRenderedPageBreak/>
          <w:t>the 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57" w:author="Benton, Deon" w:date="2025-03-27T17:14:00Z" w16du:dateUtc="2025-03-27T22:14:00Z">
        <w:r w:rsidR="00BC65BD">
          <w:rPr>
            <w:rFonts w:ascii="Times New Roman" w:eastAsia="Times New Roman" w:hAnsi="Times New Roman" w:cs="Times New Roman"/>
          </w:rPr>
          <w:t>11.31</w:t>
        </w:r>
      </w:ins>
      <w:ins w:id="158"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1.</w:t>
        </w:r>
      </w:ins>
      <w:ins w:id="159" w:author="Benton, Deon" w:date="2025-03-27T17:14:00Z" w16du:dateUtc="2025-03-27T22:14:00Z">
        <w:r w:rsidR="00BC65BD">
          <w:rPr>
            <w:rFonts w:ascii="Times New Roman" w:eastAsia="Times New Roman" w:hAnsi="Times New Roman" w:cs="Times New Roman"/>
          </w:rPr>
          <w:t>69</w:t>
        </w:r>
      </w:ins>
      <w:ins w:id="160"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t</w:t>
        </w:r>
        <w:r w:rsidR="0010035E">
          <w:rPr>
            <w:rFonts w:ascii="Times New Roman" w:eastAsia="Times New Roman" w:hAnsi="Times New Roman" w:cs="Times New Roman"/>
          </w:rPr>
          <w:t xml:space="preserve">(99) = </w:t>
        </w:r>
      </w:ins>
      <w:ins w:id="161" w:author="Benton, Deon" w:date="2025-03-27T17:14:00Z" w16du:dateUtc="2025-03-27T22:14:00Z">
        <w:r w:rsidR="00BC65BD">
          <w:rPr>
            <w:rFonts w:ascii="Times New Roman" w:eastAsia="Times New Roman" w:hAnsi="Times New Roman" w:cs="Times New Roman"/>
          </w:rPr>
          <w:t>13.81</w:t>
        </w:r>
      </w:ins>
      <w:ins w:id="162"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xml:space="preserve">&lt; .0001. In contrast, networks in the Control condition looked equally long at both test events, </w:t>
        </w:r>
        <w:r w:rsidR="0010035E">
          <w:rPr>
            <w:rFonts w:ascii="Times New Roman" w:eastAsia="Times New Roman" w:hAnsi="Times New Roman" w:cs="Times New Roman"/>
            <w:i/>
            <w:iCs/>
          </w:rPr>
          <w:t>t</w:t>
        </w:r>
        <w:r w:rsidR="0010035E">
          <w:rPr>
            <w:rFonts w:ascii="Times New Roman" w:eastAsia="Times New Roman" w:hAnsi="Times New Roman" w:cs="Times New Roman"/>
          </w:rPr>
          <w:t>(</w:t>
        </w:r>
      </w:ins>
      <w:ins w:id="163" w:author="Benton, Deon" w:date="2025-03-27T17:15:00Z" w16du:dateUtc="2025-03-27T22:15:00Z">
        <w:r w:rsidR="00C56F1B">
          <w:rPr>
            <w:rFonts w:ascii="Times New Roman" w:eastAsia="Times New Roman" w:hAnsi="Times New Roman" w:cs="Times New Roman"/>
          </w:rPr>
          <w:t>99</w:t>
        </w:r>
      </w:ins>
      <w:ins w:id="164" w:author="Benton, Deon" w:date="2025-03-27T17:12:00Z" w16du:dateUtc="2025-03-27T22:12:00Z">
        <w:r w:rsidR="0010035E">
          <w:rPr>
            <w:rFonts w:ascii="Times New Roman" w:eastAsia="Times New Roman" w:hAnsi="Times New Roman" w:cs="Times New Roman"/>
          </w:rPr>
          <w:t xml:space="preserve">) = </w:t>
        </w:r>
      </w:ins>
      <w:ins w:id="165" w:author="Benton, Deon" w:date="2025-03-27T17:15:00Z" w16du:dateUtc="2025-03-27T22:15:00Z">
        <w:r w:rsidR="00C56F1B">
          <w:rPr>
            <w:rFonts w:ascii="Times New Roman" w:eastAsia="Times New Roman" w:hAnsi="Times New Roman" w:cs="Times New Roman"/>
          </w:rPr>
          <w:t>-0.55</w:t>
        </w:r>
      </w:ins>
      <w:ins w:id="166"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w:t>
        </w:r>
      </w:ins>
      <w:ins w:id="167" w:author="Benton, Deon" w:date="2025-03-27T17:15:00Z" w16du:dateUtc="2025-03-27T22:15:00Z">
        <w:r w:rsidR="00C56F1B">
          <w:rPr>
            <w:rFonts w:ascii="Times New Roman" w:eastAsia="Times New Roman" w:hAnsi="Times New Roman" w:cs="Times New Roman"/>
          </w:rPr>
          <w:t>58</w:t>
        </w:r>
      </w:ins>
      <w:ins w:id="168" w:author="Benton, Deon" w:date="2025-03-27T17:12:00Z" w16du:dateUtc="2025-03-27T22:12:00Z">
        <w:r w:rsidR="0010035E">
          <w:rPr>
            <w:rFonts w:ascii="Times New Roman" w:eastAsia="Times New Roman" w:hAnsi="Times New Roman" w:cs="Times New Roman"/>
          </w:rPr>
          <w:t xml:space="preserve">. </w:t>
        </w:r>
      </w:ins>
    </w:p>
    <w:p w14:paraId="7BD63E9D" w14:textId="6B243A1C" w:rsidR="00D24830" w:rsidRPr="00C11F4C" w:rsidRDefault="00D24830" w:rsidP="00D24830">
      <w:pPr>
        <w:spacing w:line="480" w:lineRule="auto"/>
        <w:ind w:firstLine="720"/>
        <w:contextualSpacing/>
        <w:rPr>
          <w:ins w:id="169" w:author="Benton, Deon" w:date="2025-03-27T16:17:00Z" w16du:dateUtc="2025-03-27T21:17:00Z"/>
          <w:rFonts w:ascii="Times New Roman" w:eastAsia="Times New Roman" w:hAnsi="Times New Roman" w:cs="Times New Roman"/>
        </w:rPr>
      </w:pPr>
    </w:p>
    <w:p w14:paraId="0A311A8E" w14:textId="77777777" w:rsidR="00D24830" w:rsidRPr="000E4FA5" w:rsidRDefault="00D24830" w:rsidP="004B7711">
      <w:pPr>
        <w:spacing w:line="480" w:lineRule="auto"/>
        <w:contextualSpacing/>
        <w:rPr>
          <w:rFonts w:ascii="Times New Roman" w:eastAsia="Times New Roman" w:hAnsi="Times New Roman" w:cs="Times New Roman"/>
        </w:rPr>
      </w:pPr>
    </w:p>
    <w:p w14:paraId="78723CE5" w14:textId="77777777" w:rsidR="0041758A" w:rsidRDefault="0041758A" w:rsidP="0041758A">
      <w:pPr>
        <w:spacing w:line="480" w:lineRule="auto"/>
        <w:contextualSpacing/>
        <w:rPr>
          <w:ins w:id="170" w:author="Benton, Deon" w:date="2025-03-27T17:16:00Z" w16du:dateUtc="2025-03-27T22:16:00Z"/>
          <w:rFonts w:ascii="Times New Roman" w:eastAsia="Times New Roman" w:hAnsi="Times New Roman" w:cs="Times New Roman"/>
        </w:rPr>
      </w:pPr>
    </w:p>
    <w:p w14:paraId="353EDF85" w14:textId="212AA4D9" w:rsidR="00C56F1B" w:rsidRDefault="00C56F1B" w:rsidP="0041758A">
      <w:pPr>
        <w:spacing w:line="480" w:lineRule="auto"/>
        <w:contextualSpacing/>
        <w:rPr>
          <w:rFonts w:ascii="Times New Roman" w:eastAsia="Times New Roman" w:hAnsi="Times New Roman" w:cs="Times New Roman"/>
        </w:rPr>
      </w:pPr>
      <w:ins w:id="171" w:author="Benton, Deon" w:date="2025-03-27T16:17:00Z" w16du:dateUtc="2025-03-27T21:17:00Z">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652D187A" wp14:editId="263D049D">
                  <wp:simplePos x="0" y="0"/>
                  <wp:positionH relativeFrom="margin">
                    <wp:posOffset>-328535</wp:posOffset>
                  </wp:positionH>
                  <wp:positionV relativeFrom="paragraph">
                    <wp:posOffset>179765</wp:posOffset>
                  </wp:positionV>
                  <wp:extent cx="6867525" cy="3959225"/>
                  <wp:effectExtent l="0" t="0" r="9525" b="317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D187A" id="_x0000_s1028" type="#_x0000_t202" style="position:absolute;margin-left:-25.85pt;margin-top:14.15pt;width:540.75pt;height:311.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" stroked="f">
                  <v:textbo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v:textbox>
                  <w10:wrap type="square" anchorx="margin"/>
                </v:shape>
              </w:pict>
            </mc:Fallback>
          </mc:AlternateContent>
        </w:r>
      </w:ins>
    </w:p>
    <w:p w14:paraId="2C162B9C" w14:textId="363286DB"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52F43F5C" w14:textId="25F91B2D" w:rsidR="00350C5C" w:rsidRDefault="0041758A" w:rsidP="00900B1A">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w:t>
      </w:r>
      <w:ins w:id="172" w:author="Benton, Deon" w:date="2025-03-27T17:17:00Z" w16du:dateUtc="2025-03-27T22:17:00Z">
        <w:r w:rsidR="00F2356C">
          <w:rPr>
            <w:rFonts w:ascii="Times New Roman" w:eastAsia="Times New Roman" w:hAnsi="Times New Roman" w:cs="Times New Roman"/>
          </w:rPr>
          <w:t xml:space="preserve">possessed </w:t>
        </w:r>
      </w:ins>
      <w:r>
        <w:rPr>
          <w:rFonts w:ascii="Times New Roman" w:eastAsia="Times New Roman" w:hAnsi="Times New Roman" w:cs="Times New Roman"/>
        </w:rPr>
        <w:t xml:space="preserve">in Simulation 1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w:t>
      </w:r>
      <w:r w:rsidR="009D31C5">
        <w:rPr>
          <w:rFonts w:ascii="Times New Roman" w:eastAsia="Times New Roman" w:hAnsi="Times New Roman" w:cs="Times New Roman"/>
        </w:rPr>
        <w:t xml:space="preserve"> </w:t>
      </w:r>
      <w:ins w:id="173" w:author="Benton, Deon" w:date="2025-03-27T17:17:00Z" w16du:dateUtc="2025-03-27T22:17:00Z">
        <w:r w:rsidR="00F2356C">
          <w:rPr>
            <w:rFonts w:ascii="Times New Roman" w:eastAsia="Times New Roman" w:hAnsi="Times New Roman" w:cs="Times New Roman"/>
          </w:rPr>
          <w:t>This result provides addition</w:t>
        </w:r>
      </w:ins>
      <w:ins w:id="174" w:author="Benton, Deon" w:date="2025-03-27T17:18:00Z" w16du:dateUtc="2025-03-27T22:18:00Z">
        <w:r w:rsidR="00F2356C">
          <w:rPr>
            <w:rFonts w:ascii="Times New Roman" w:eastAsia="Times New Roman" w:hAnsi="Times New Roman" w:cs="Times New Roman"/>
          </w:rPr>
          <w:t>al</w:t>
        </w:r>
      </w:ins>
      <w:ins w:id="175" w:author="Benton, Deon" w:date="2025-03-27T17:17:00Z" w16du:dateUtc="2025-03-27T22:17:00Z">
        <w:r w:rsidR="00F2356C">
          <w:rPr>
            <w:rFonts w:ascii="Times New Roman" w:eastAsia="Times New Roman" w:hAnsi="Times New Roman" w:cs="Times New Roman"/>
          </w:rPr>
          <w:t xml:space="preserve"> support for the notion that infants’ </w:t>
        </w:r>
        <w:r w:rsidR="00F2356C">
          <w:rPr>
            <w:rFonts w:ascii="Times New Roman" w:eastAsia="Times New Roman" w:hAnsi="Times New Roman" w:cs="Times New Roman"/>
          </w:rPr>
          <w:lastRenderedPageBreak/>
          <w:t>looking responses in studies that employ the Gergely paradigm can</w:t>
        </w:r>
      </w:ins>
      <w:ins w:id="176" w:author="Benton, Deon" w:date="2025-03-27T17:18:00Z" w16du:dateUtc="2025-03-27T22:18:00Z">
        <w:r w:rsidR="00F2356C">
          <w:rPr>
            <w:rFonts w:ascii="Times New Roman" w:eastAsia="Times New Roman" w:hAnsi="Times New Roman" w:cs="Times New Roman"/>
          </w:rPr>
          <w:t xml:space="preserve"> be explained by an associative learning mechanism. </w:t>
        </w:r>
      </w:ins>
    </w:p>
    <w:p w14:paraId="1133D3C7" w14:textId="5B1D3D82"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ins w:id="177" w:author="Benton, Deon" w:date="2025-03-27T17:19:00Z" w16du:dateUtc="2025-03-27T22:19:00Z">
        <w:r w:rsidR="00F961C4">
          <w:rPr>
            <w:rFonts w:ascii="Times New Roman" w:hAnsi="Times New Roman" w:cs="Times New Roman"/>
          </w:rPr>
          <w:t>The next simulation was designed to a</w:t>
        </w:r>
      </w:ins>
      <w:ins w:id="178" w:author="Benton, Deon" w:date="2025-03-27T17:20:00Z" w16du:dateUtc="2025-03-27T22:20:00Z">
        <w:r w:rsidR="00F961C4">
          <w:rPr>
            <w:rFonts w:ascii="Times New Roman" w:hAnsi="Times New Roman" w:cs="Times New Roman"/>
          </w:rPr>
          <w:t xml:space="preserve">ddress a key </w:t>
        </w:r>
      </w:ins>
      <w:r w:rsidR="006F30B6">
        <w:rPr>
          <w:rFonts w:ascii="Times New Roman" w:hAnsi="Times New Roman" w:cs="Times New Roman"/>
        </w:rPr>
        <w:t>claim of</w:t>
      </w:r>
      <w:r w:rsidR="001719A1">
        <w:rPr>
          <w:rFonts w:ascii="Times New Roman" w:hAnsi="Times New Roman" w:cs="Times New Roman"/>
        </w:rPr>
        <w:t xml:space="preserve"> the teleological stance</w:t>
      </w:r>
      <w:ins w:id="179" w:author="Benton, Deon" w:date="2025-03-27T17:20:00Z" w16du:dateUtc="2025-03-27T22:20:00Z">
        <w:r w:rsidR="00F961C4">
          <w:rPr>
            <w:rFonts w:ascii="Times New Roman" w:hAnsi="Times New Roman" w:cs="Times New Roman"/>
          </w:rPr>
          <w:t>:</w:t>
        </w:r>
      </w:ins>
      <w:r w:rsidR="001719A1">
        <w:rPr>
          <w:rFonts w:ascii="Times New Roman" w:hAnsi="Times New Roman" w:cs="Times New Roman"/>
        </w:rPr>
        <w:t xml:space="preserve"> </w:t>
      </w:r>
      <w:ins w:id="180" w:author="Benton, Deon" w:date="2025-03-27T17:20:00Z" w16du:dateUtc="2025-03-27T22:20:00Z">
        <w:r w:rsidR="00F961C4">
          <w:rPr>
            <w:rFonts w:ascii="Times New Roman" w:hAnsi="Times New Roman" w:cs="Times New Roman"/>
          </w:rPr>
          <w:t xml:space="preserve">Infants </w:t>
        </w:r>
      </w:ins>
      <w:ins w:id="181" w:author="Benton, Deon" w:date="2025-03-27T17:23:00Z" w16du:dateUtc="2025-03-27T22:23:00Z">
        <w:r w:rsidR="00D05B9F">
          <w:rPr>
            <w:rFonts w:ascii="Times New Roman" w:hAnsi="Times New Roman" w:cs="Times New Roman"/>
          </w:rPr>
          <w:t>can</w:t>
        </w:r>
      </w:ins>
      <w:ins w:id="182" w:author="Benton, Deon" w:date="2025-03-27T17:21:00Z" w16du:dateUtc="2025-03-27T22:21:00Z">
        <w:r w:rsidR="00D05B9F">
          <w:rPr>
            <w:rFonts w:ascii="Times New Roman" w:hAnsi="Times New Roman" w:cs="Times New Roman"/>
          </w:rPr>
          <w:t xml:space="preserve"> make</w:t>
        </w:r>
      </w:ins>
      <w:r w:rsidR="001719A1">
        <w:rPr>
          <w:rFonts w:ascii="Times New Roman" w:hAnsi="Times New Roman" w:cs="Times New Roman"/>
        </w:rPr>
        <w:t xml:space="preserve"> inferences about one </w:t>
      </w:r>
      <w:ins w:id="183" w:author="Benton, Deon" w:date="2025-03-27T17:23:00Z" w16du:dateUtc="2025-03-27T22:23:00Z">
        <w:r w:rsidR="00C82BE6">
          <w:rPr>
            <w:rFonts w:ascii="Times New Roman" w:hAnsi="Times New Roman" w:cs="Times New Roman"/>
          </w:rPr>
          <w:t xml:space="preserve">the </w:t>
        </w:r>
      </w:ins>
      <w:r w:rsidR="001719A1">
        <w:rPr>
          <w:rFonts w:ascii="Times New Roman" w:hAnsi="Times New Roman" w:cs="Times New Roman"/>
        </w:rPr>
        <w:t xml:space="preserve">components of the model given information about the other components. For example, </w:t>
      </w:r>
      <w:r w:rsidR="00951952">
        <w:rPr>
          <w:rFonts w:ascii="Times New Roman" w:hAnsi="Times New Roman" w:cs="Times New Roman"/>
        </w:rPr>
        <w:t xml:space="preserve">infants </w:t>
      </w:r>
      <w:ins w:id="184" w:author="Benton, Deon" w:date="2025-03-27T17:25:00Z" w16du:dateUtc="2025-03-27T22:25:00Z">
        <w:r w:rsidR="00FF543A">
          <w:rPr>
            <w:rFonts w:ascii="Times New Roman" w:hAnsi="Times New Roman" w:cs="Times New Roman"/>
          </w:rPr>
          <w:t>can</w:t>
        </w:r>
      </w:ins>
      <w:ins w:id="185" w:author="Benton, Deon" w:date="2025-03-27T17:24:00Z" w16du:dateUtc="2025-03-27T22:24:00Z">
        <w:r w:rsidR="00C82BE6">
          <w:rPr>
            <w:rFonts w:ascii="Times New Roman" w:hAnsi="Times New Roman" w:cs="Times New Roman"/>
          </w:rPr>
          <w:t xml:space="preserve"> infer that an external constraint exists based on an agent’s actions and its goals.</w:t>
        </w:r>
      </w:ins>
      <w:r w:rsidR="001719A1">
        <w:rPr>
          <w:rFonts w:ascii="Times New Roman" w:hAnsi="Times New Roman" w:cs="Times New Roman"/>
        </w:rPr>
        <w:t xml:space="preserve">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from a study by Csibra et al. (2003).</w:t>
      </w:r>
      <w:r w:rsidR="00CC2F41">
        <w:rPr>
          <w:rFonts w:ascii="Times New Roman" w:hAnsi="Times New Roman" w:cs="Times New Roman"/>
        </w:rPr>
        <w:t xml:space="preserve"> </w:t>
      </w:r>
      <w:r w:rsidR="00AE350A">
        <w:rPr>
          <w:rFonts w:ascii="Times New Roman" w:hAnsi="Times New Roman" w:cs="Times New Roman"/>
        </w:rPr>
        <w:t xml:space="preserve">In </w:t>
      </w:r>
      <w:ins w:id="186" w:author="Benton, Deon" w:date="2025-03-27T17:25:00Z" w16du:dateUtc="2025-03-27T22:25:00Z">
        <w:r w:rsidR="00FF543A">
          <w:rPr>
            <w:rFonts w:ascii="Times New Roman" w:hAnsi="Times New Roman" w:cs="Times New Roman"/>
          </w:rPr>
          <w:t>one of the experiments</w:t>
        </w:r>
      </w:ins>
      <w:r w:rsidR="00AE350A">
        <w:rPr>
          <w:rFonts w:ascii="Times New Roman" w:hAnsi="Times New Roman" w:cs="Times New Roman"/>
        </w:rPr>
        <w:t xml:space="preserve">,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w:t>
      </w:r>
      <w:ins w:id="187" w:author="Benton, Deon" w:date="2025-03-27T17:26:00Z" w16du:dateUtc="2025-03-27T22:26:00Z">
        <w:r w:rsidR="00FF543A">
          <w:rPr>
            <w:rFonts w:ascii="Times New Roman" w:hAnsi="Times New Roman" w:cs="Times New Roman"/>
          </w:rPr>
          <w:t xml:space="preserve"> to fit through</w:t>
        </w:r>
      </w:ins>
      <w:r w:rsidR="00EC6297" w:rsidRPr="00EC6297">
        <w:rPr>
          <w:rFonts w:ascii="Times New Roman" w:hAnsi="Times New Roman" w:cs="Times New Roman"/>
        </w:rPr>
        <w:t xml:space="preserve">, it moved around the right bar before continuing in the </w:t>
      </w:r>
      <w:ins w:id="188" w:author="Benton, Deon" w:date="2025-03-27T17:26:00Z" w16du:dateUtc="2025-03-27T22:26:00Z">
        <w:r w:rsidR="00FF543A">
          <w:rPr>
            <w:rFonts w:ascii="Times New Roman" w:hAnsi="Times New Roman" w:cs="Times New Roman"/>
          </w:rPr>
          <w:t>direction that the small circle was last seen</w:t>
        </w:r>
      </w:ins>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w:t>
      </w:r>
      <w:ins w:id="189" w:author="Benton, Deon" w:date="2025-03-27T17:26:00Z" w16du:dateUtc="2025-03-27T22:26:00Z">
        <w:r w:rsidR="00DF2286">
          <w:rPr>
            <w:rFonts w:ascii="Times New Roman" w:hAnsi="Times New Roman" w:cs="Times New Roman"/>
          </w:rPr>
          <w:t>actually caught up to the small circle</w:t>
        </w:r>
      </w:ins>
      <w:r w:rsidR="006670BE">
        <w:rPr>
          <w:rFonts w:ascii="Times New Roman" w:hAnsi="Times New Roman" w:cs="Times New Roman"/>
        </w:rPr>
        <w:t xml:space="preserve">, </w:t>
      </w:r>
      <w:ins w:id="190" w:author="Benton, Deon" w:date="2025-03-27T17:27:00Z" w16du:dateUtc="2025-03-27T22:27:00Z">
        <w:r w:rsidR="00DF2286">
          <w:rPr>
            <w:rFonts w:ascii="Times New Roman" w:hAnsi="Times New Roman" w:cs="Times New Roman"/>
          </w:rPr>
          <w:t xml:space="preserve">its </w:t>
        </w:r>
      </w:ins>
      <w:r w:rsidR="006670BE">
        <w:rPr>
          <w:rFonts w:ascii="Times New Roman" w:hAnsi="Times New Roman" w:cs="Times New Roman"/>
        </w:rPr>
        <w:t>goal—namely, to catch the small circle—</w:t>
      </w:r>
      <w:ins w:id="191" w:author="Benton, Deon" w:date="2025-03-27T17:27:00Z" w16du:dateUtc="2025-03-27T22:27:00Z">
        <w:r w:rsidR="00DF2286">
          <w:rPr>
            <w:rFonts w:ascii="Times New Roman" w:hAnsi="Times New Roman" w:cs="Times New Roman"/>
          </w:rPr>
          <w:t xml:space="preserve">needed </w:t>
        </w:r>
      </w:ins>
      <w:r w:rsidR="006670BE">
        <w:rPr>
          <w:rFonts w:ascii="Times New Roman" w:hAnsi="Times New Roman" w:cs="Times New Roman"/>
        </w:rPr>
        <w:t>to be inferred</w:t>
      </w:r>
      <w:r w:rsidR="00FB07D4">
        <w:rPr>
          <w:rFonts w:ascii="Times New Roman" w:hAnsi="Times New Roman" w:cs="Times New Roman"/>
        </w:rPr>
        <w:t>. Infants were then shown two test events</w:t>
      </w:r>
      <w:ins w:id="192" w:author="Benton, Deon" w:date="2025-03-27T17:27:00Z" w16du:dateUtc="2025-03-27T22:27:00Z">
        <w:r w:rsidR="002B0EE1">
          <w:rPr>
            <w:rFonts w:ascii="Times New Roman" w:hAnsi="Times New Roman" w:cs="Times New Roman"/>
          </w:rPr>
          <w:t>—</w:t>
        </w:r>
      </w:ins>
      <w:r w:rsidR="006670BE">
        <w:rPr>
          <w:rFonts w:ascii="Times New Roman" w:hAnsi="Times New Roman" w:cs="Times New Roman"/>
        </w:rPr>
        <w:t>the gap between the two barriers was</w:t>
      </w:r>
      <w:ins w:id="193" w:author="Benton, Deon" w:date="2025-03-27T17:27:00Z" w16du:dateUtc="2025-03-27T22:27:00Z">
        <w:r w:rsidR="002B0EE1">
          <w:rPr>
            <w:rFonts w:ascii="Times New Roman" w:hAnsi="Times New Roman" w:cs="Times New Roman"/>
          </w:rPr>
          <w:t xml:space="preserve"> now</w:t>
        </w:r>
      </w:ins>
      <w:r w:rsidR="006670BE">
        <w:rPr>
          <w:rFonts w:ascii="Times New Roman" w:hAnsi="Times New Roman" w:cs="Times New Roman"/>
        </w:rPr>
        <w:t xml:space="preserve"> wide enough for both circles to pass through </w:t>
      </w:r>
      <w:ins w:id="194" w:author="Benton, Deon" w:date="2025-03-27T17:27:00Z" w16du:dateUtc="2025-03-27T22:27:00Z">
        <w:r w:rsidR="002B0EE1">
          <w:rPr>
            <w:rFonts w:ascii="Times New Roman" w:hAnsi="Times New Roman" w:cs="Times New Roman"/>
          </w:rPr>
          <w:t>in both events</w:t>
        </w:r>
      </w:ins>
      <w:r w:rsidR="006670BE">
        <w:rPr>
          <w:rFonts w:ascii="Times New Roman" w:hAnsi="Times New Roman" w:cs="Times New Roman"/>
        </w:rPr>
        <w:t>.</w:t>
      </w:r>
      <w:r w:rsidR="00E72417">
        <w:rPr>
          <w:rFonts w:ascii="Times New Roman" w:hAnsi="Times New Roman" w:cs="Times New Roman"/>
        </w:rPr>
        <w:t xml:space="preserve"> </w:t>
      </w:r>
      <w:ins w:id="195" w:author="Benton, Deon" w:date="2025-03-27T17:28:00Z" w16du:dateUtc="2025-03-27T22:28:00Z">
        <w:r w:rsidR="002B0EE1">
          <w:rPr>
            <w:rFonts w:ascii="Times New Roman" w:hAnsi="Times New Roman" w:cs="Times New Roman"/>
          </w:rPr>
          <w:t>In</w:t>
        </w:r>
      </w:ins>
      <w:r w:rsidR="00E72417">
        <w:rPr>
          <w:rFonts w:ascii="Times New Roman" w:hAnsi="Times New Roman" w:cs="Times New Roman"/>
        </w:rPr>
        <w:t xml:space="preserve"> the Incongruent event, the larger circle </w:t>
      </w:r>
      <w:ins w:id="196" w:author="Benton, Deon" w:date="2025-03-27T17:28:00Z" w16du:dateUtc="2025-03-27T22:28:00Z">
        <w:r w:rsidR="002B0EE1">
          <w:rPr>
            <w:rFonts w:ascii="Times New Roman" w:hAnsi="Times New Roman" w:cs="Times New Roman"/>
          </w:rPr>
          <w:t>again</w:t>
        </w:r>
      </w:ins>
      <w:r w:rsidR="00E72417">
        <w:rPr>
          <w:rFonts w:ascii="Times New Roman" w:hAnsi="Times New Roman" w:cs="Times New Roman"/>
        </w:rPr>
        <w:t xml:space="preserve"> move</w:t>
      </w:r>
      <w:ins w:id="197" w:author="Benton, Deon" w:date="2025-03-27T17:37:00Z" w16du:dateUtc="2025-03-27T22:37:00Z">
        <w:r w:rsidR="0004140C">
          <w:rPr>
            <w:rFonts w:ascii="Times New Roman" w:hAnsi="Times New Roman" w:cs="Times New Roman"/>
          </w:rPr>
          <w:t>d</w:t>
        </w:r>
      </w:ins>
      <w:r w:rsidR="00E72417">
        <w:rPr>
          <w:rFonts w:ascii="Times New Roman" w:hAnsi="Times New Roman" w:cs="Times New Roman"/>
        </w:rPr>
        <w:t xml:space="preserve"> around the right barrier</w:t>
      </w:r>
      <w:ins w:id="198" w:author="Benton, Deon" w:date="2025-03-27T17:28:00Z" w16du:dateUtc="2025-03-27T22:28:00Z">
        <w:r w:rsidR="002B0EE1">
          <w:rPr>
            <w:rFonts w:ascii="Times New Roman" w:hAnsi="Times New Roman" w:cs="Times New Roman"/>
          </w:rPr>
          <w:t>; it passed through the gap in the Congruent event</w:t>
        </w:r>
      </w:ins>
      <w:r w:rsidR="00E72417">
        <w:rPr>
          <w:rFonts w:ascii="Times New Roman" w:hAnsi="Times New Roman" w:cs="Times New Roman"/>
        </w:rPr>
        <w:t>.</w:t>
      </w:r>
      <w:r w:rsidR="006670BE">
        <w:rPr>
          <w:rFonts w:ascii="Times New Roman" w:hAnsi="Times New Roman" w:cs="Times New Roman"/>
        </w:rPr>
        <w:t xml:space="preserve"> </w:t>
      </w:r>
      <w:r w:rsidR="00E72417">
        <w:rPr>
          <w:rFonts w:ascii="Times New Roman" w:hAnsi="Times New Roman" w:cs="Times New Roman"/>
        </w:rPr>
        <w:t>Csibra et al. (2003) found</w:t>
      </w:r>
      <w:ins w:id="199" w:author="Benton, Deon" w:date="2025-03-27T17:30:00Z" w16du:dateUtc="2025-03-27T22:30:00Z">
        <w:r w:rsidR="00050739">
          <w:rPr>
            <w:rFonts w:ascii="Times New Roman" w:hAnsi="Times New Roman" w:cs="Times New Roman"/>
          </w:rPr>
          <w:t xml:space="preserve"> that infants looked longer at the former event than the latter one</w:t>
        </w:r>
      </w:ins>
      <w:r w:rsidR="00E72417">
        <w:rPr>
          <w:rFonts w:ascii="Times New Roman" w:hAnsi="Times New Roman" w:cs="Times New Roman"/>
        </w:rPr>
        <w:t xml:space="preserve">.  </w:t>
      </w:r>
      <w:ins w:id="200" w:author="Benton, Deon" w:date="2025-03-27T17:29:00Z" w16du:dateUtc="2025-03-27T22:29:00Z">
        <w:r w:rsidR="00050739">
          <w:rPr>
            <w:rFonts w:ascii="Times New Roman" w:hAnsi="Times New Roman" w:cs="Times New Roman"/>
          </w:rPr>
          <w:t>This was interpreted to mean that infants underst</w:t>
        </w:r>
      </w:ins>
      <w:ins w:id="201" w:author="Benton, Deon" w:date="2025-03-27T17:30:00Z" w16du:dateUtc="2025-03-27T22:30:00Z">
        <w:r w:rsidR="00050739">
          <w:rPr>
            <w:rFonts w:ascii="Times New Roman" w:hAnsi="Times New Roman" w:cs="Times New Roman"/>
          </w:rPr>
          <w:t>ood that the larger circle’s goal was to catch the smaller circle.</w:t>
        </w:r>
      </w:ins>
    </w:p>
    <w:p w14:paraId="528817C7" w14:textId="41280EFE"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In </w:t>
      </w:r>
      <w:ins w:id="202" w:author="Benton, Deon" w:date="2025-03-27T17:31:00Z" w16du:dateUtc="2025-03-27T22:31:00Z">
        <w:r w:rsidR="00050739">
          <w:rPr>
            <w:rFonts w:ascii="Times New Roman" w:hAnsi="Times New Roman" w:cs="Times New Roman"/>
          </w:rPr>
          <w:t>another experiment,</w:t>
        </w:r>
      </w:ins>
      <w:r>
        <w:rPr>
          <w:rFonts w:ascii="Times New Roman" w:hAnsi="Times New Roman" w:cs="Times New Roman"/>
        </w:rPr>
        <w:t xml:space="preserve">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occluder</w:t>
      </w:r>
      <w:r>
        <w:rPr>
          <w:rFonts w:ascii="Times New Roman" w:hAnsi="Times New Roman" w:cs="Times New Roman"/>
        </w:rPr>
        <w:t>.</w:t>
      </w:r>
      <w:r w:rsidR="00605D33">
        <w:rPr>
          <w:rFonts w:ascii="Times New Roman" w:hAnsi="Times New Roman" w:cs="Times New Roman"/>
        </w:rPr>
        <w:t xml:space="preserve"> However, infants could see the second object as well as </w:t>
      </w:r>
      <w:ins w:id="203" w:author="Benton, Deon" w:date="2025-03-27T17:32:00Z" w16du:dateUtc="2025-03-27T22:32:00Z">
        <w:r w:rsidR="00772B3F">
          <w:rPr>
            <w:rFonts w:ascii="Times New Roman" w:hAnsi="Times New Roman" w:cs="Times New Roman"/>
          </w:rPr>
          <w:t xml:space="preserve">parts of the </w:t>
        </w:r>
      </w:ins>
      <w:r w:rsidR="00605D33">
        <w:rPr>
          <w:rFonts w:ascii="Times New Roman" w:hAnsi="Times New Roman" w:cs="Times New Roman"/>
        </w:rPr>
        <w:t xml:space="preserve">parabolic motion </w:t>
      </w:r>
      <w:r w:rsidR="00605D33">
        <w:rPr>
          <w:rFonts w:ascii="Times New Roman" w:hAnsi="Times New Roman" w:cs="Times New Roman"/>
        </w:rPr>
        <w:lastRenderedPageBreak/>
        <w:t>path</w:t>
      </w:r>
      <w:ins w:id="204" w:author="Benton, Deon" w:date="2025-03-27T17:32:00Z" w16du:dateUtc="2025-03-27T22:32:00Z">
        <w:r w:rsidR="00772B3F">
          <w:rPr>
            <w:rFonts w:ascii="Times New Roman" w:hAnsi="Times New Roman" w:cs="Times New Roman"/>
          </w:rPr>
          <w:t xml:space="preserve"> behind the occlude</w:t>
        </w:r>
      </w:ins>
      <w:ins w:id="205" w:author="Benton, Deon" w:date="2025-03-27T17:34:00Z" w16du:dateUtc="2025-03-27T22:34:00Z">
        <w:r w:rsidR="0068337B">
          <w:rPr>
            <w:rFonts w:ascii="Times New Roman" w:hAnsi="Times New Roman" w:cs="Times New Roman"/>
          </w:rPr>
          <w:t>r</w:t>
        </w:r>
      </w:ins>
      <w:ins w:id="206" w:author="Benton, Deon" w:date="2025-03-27T17:32:00Z" w16du:dateUtc="2025-03-27T22:32:00Z">
        <w:r w:rsidR="00772B3F">
          <w:rPr>
            <w:rFonts w:ascii="Times New Roman" w:hAnsi="Times New Roman" w:cs="Times New Roman"/>
          </w:rPr>
          <w:t xml:space="preserve"> that first object followed to reach the second object</w:t>
        </w:r>
      </w:ins>
      <w:r w:rsidR="00605D33">
        <w:rPr>
          <w:rFonts w:ascii="Times New Roman" w:hAnsi="Times New Roman" w:cs="Times New Roman"/>
        </w:rPr>
        <w:t xml:space="preserve">. Infants were then shown </w:t>
      </w:r>
      <w:ins w:id="207" w:author="Benton, Deon" w:date="2025-03-27T17:34:00Z" w16du:dateUtc="2025-03-27T22:34:00Z">
        <w:r w:rsidR="0068337B">
          <w:rPr>
            <w:rFonts w:ascii="Times New Roman" w:hAnsi="Times New Roman" w:cs="Times New Roman"/>
          </w:rPr>
          <w:t>two test events without the occlude</w:t>
        </w:r>
      </w:ins>
      <w:ins w:id="208" w:author="Benton, Deon" w:date="2025-03-27T17:35:00Z" w16du:dateUtc="2025-03-27T22:35:00Z">
        <w:r w:rsidR="0068337B">
          <w:rPr>
            <w:rFonts w:ascii="Times New Roman" w:hAnsi="Times New Roman" w:cs="Times New Roman"/>
          </w:rPr>
          <w:t>r. The</w:t>
        </w:r>
      </w:ins>
      <w:r w:rsidR="00605D33">
        <w:rPr>
          <w:rFonts w:ascii="Times New Roman" w:hAnsi="Times New Roman" w:cs="Times New Roman"/>
        </w:rPr>
        <w:t xml:space="preserve"> first </w:t>
      </w:r>
      <w:ins w:id="209" w:author="Benton, Deon" w:date="2025-03-27T17:35:00Z" w16du:dateUtc="2025-03-27T22:35:00Z">
        <w:r w:rsidR="0068337B">
          <w:rPr>
            <w:rFonts w:ascii="Times New Roman" w:hAnsi="Times New Roman" w:cs="Times New Roman"/>
          </w:rPr>
          <w:t>event depicted the first object jumping over a now visible barrier to reach the second object (Obstacle test event). The second event was identical to the first except that the obstacle was missing</w:t>
        </w:r>
      </w:ins>
      <w:ins w:id="210" w:author="Benton, Deon" w:date="2025-03-27T17:38:00Z" w16du:dateUtc="2025-03-27T22:38:00Z">
        <w:r w:rsidR="00845DA8">
          <w:rPr>
            <w:rFonts w:ascii="Times New Roman" w:hAnsi="Times New Roman" w:cs="Times New Roman"/>
          </w:rPr>
          <w:t xml:space="preserve"> (No-Obstacle</w:t>
        </w:r>
      </w:ins>
      <w:ins w:id="211" w:author="Benton, Deon" w:date="2025-03-27T17:39:00Z" w16du:dateUtc="2025-03-27T22:39:00Z">
        <w:r w:rsidR="00845DA8">
          <w:rPr>
            <w:rFonts w:ascii="Times New Roman" w:hAnsi="Times New Roman" w:cs="Times New Roman"/>
          </w:rPr>
          <w:t xml:space="preserve"> test evenet)</w:t>
        </w:r>
      </w:ins>
      <w:ins w:id="212" w:author="Benton, Deon" w:date="2025-03-27T17:35:00Z" w16du:dateUtc="2025-03-27T22:35:00Z">
        <w:r w:rsidR="0068337B">
          <w:rPr>
            <w:rFonts w:ascii="Times New Roman" w:hAnsi="Times New Roman" w:cs="Times New Roman"/>
          </w:rPr>
          <w:t xml:space="preserve">. </w:t>
        </w:r>
      </w:ins>
      <w:ins w:id="213" w:author="Benton, Deon" w:date="2025-03-27T17:39:00Z" w16du:dateUtc="2025-03-27T22:39:00Z">
        <w:r w:rsidR="00845DA8">
          <w:rPr>
            <w:rFonts w:ascii="Times New Roman" w:hAnsi="Times New Roman" w:cs="Times New Roman"/>
          </w:rPr>
          <w:t>The results indicated that infants looked longer</w:t>
        </w:r>
      </w:ins>
      <w:r w:rsidR="00605D33">
        <w:rPr>
          <w:rFonts w:ascii="Times New Roman" w:hAnsi="Times New Roman" w:cs="Times New Roman"/>
        </w:rPr>
        <w:t xml:space="preserve"> at the No-Obstacle test event than at the Obstacle test event</w:t>
      </w:r>
      <w:ins w:id="214" w:author="Benton, Deon" w:date="2025-03-27T17:39:00Z" w16du:dateUtc="2025-03-27T22:39:00Z">
        <w:r w:rsidR="00845DA8">
          <w:rPr>
            <w:rFonts w:ascii="Times New Roman" w:hAnsi="Times New Roman" w:cs="Times New Roman"/>
          </w:rPr>
          <w:t>. The authors interpreted this as evidence that infants can infer invisible constraints from actions and goal</w:t>
        </w:r>
      </w:ins>
      <w:ins w:id="215" w:author="Benton, Deon" w:date="2025-03-27T17:40:00Z" w16du:dateUtc="2025-03-27T22:40:00Z">
        <w:r w:rsidR="00845DA8">
          <w:rPr>
            <w:rFonts w:ascii="Times New Roman" w:hAnsi="Times New Roman" w:cs="Times New Roman"/>
          </w:rPr>
          <w:t>s.</w:t>
        </w:r>
      </w:ins>
      <w:r w:rsidR="00605D33">
        <w:rPr>
          <w:rFonts w:ascii="Times New Roman" w:hAnsi="Times New Roman" w:cs="Times New Roman"/>
        </w:rPr>
        <w:t xml:space="preserve"> </w:t>
      </w:r>
      <w:ins w:id="216" w:author="Benton, Deon" w:date="2025-03-27T17:43:00Z" w16du:dateUtc="2025-03-27T22:43:00Z">
        <w:r w:rsidR="006D7406">
          <w:rPr>
            <w:rFonts w:ascii="Times New Roman" w:hAnsi="Times New Roman" w:cs="Times New Roman"/>
          </w:rPr>
          <w:t>Simulation 3 assessed the need for a teleological account by assessing whether these findings could also be e</w:t>
        </w:r>
      </w:ins>
      <w:ins w:id="217" w:author="Benton, Deon" w:date="2025-03-27T17:44:00Z" w16du:dateUtc="2025-03-27T22:44:00Z">
        <w:r w:rsidR="006D7406">
          <w:rPr>
            <w:rFonts w:ascii="Times New Roman" w:hAnsi="Times New Roman" w:cs="Times New Roman"/>
          </w:rPr>
          <w:t>xplained by the current associative learning proposal.</w:t>
        </w:r>
      </w:ins>
      <w:ins w:id="218" w:author="Benton, Deon" w:date="2025-03-27T17:43:00Z" w16du:dateUtc="2025-03-27T22:43:00Z">
        <w:r w:rsidR="006D7406">
          <w:rPr>
            <w:rFonts w:ascii="Times New Roman" w:hAnsi="Times New Roman" w:cs="Times New Roman"/>
          </w:rPr>
          <w:t xml:space="preserve"> </w:t>
        </w:r>
      </w:ins>
    </w:p>
    <w:p w14:paraId="06215FFF" w14:textId="4B06A6E9" w:rsidR="00494550" w:rsidRDefault="002A7C4E" w:rsidP="00CC2F41">
      <w:pPr>
        <w:spacing w:line="480" w:lineRule="auto"/>
        <w:ind w:firstLine="720"/>
        <w:contextualSpacing/>
        <w:rPr>
          <w:rFonts w:ascii="Times New Roman" w:hAnsi="Times New Roman" w:cs="Times New Roman"/>
        </w:rPr>
      </w:pPr>
      <w:ins w:id="219" w:author="Benton, Deon" w:date="2025-03-27T17:45:00Z" w16du:dateUtc="2025-03-27T22:45:00Z">
        <w:r>
          <w:rPr>
            <w:rFonts w:ascii="Times New Roman" w:hAnsi="Times New Roman" w:cs="Times New Roman"/>
          </w:rPr>
          <w:t xml:space="preserve">It is worth noting that although the experiment that tested whether infants could infer </w:t>
        </w:r>
      </w:ins>
      <w:ins w:id="220" w:author="Benton, Deon" w:date="2025-03-27T17:46:00Z" w16du:dateUtc="2025-03-27T22:46:00Z">
        <w:r>
          <w:rPr>
            <w:rFonts w:ascii="Times New Roman" w:hAnsi="Times New Roman" w:cs="Times New Roman"/>
          </w:rPr>
          <w:t>goals from actions and constraints</w:t>
        </w:r>
      </w:ins>
      <w:r w:rsidR="00605D33">
        <w:rPr>
          <w:rFonts w:ascii="Times New Roman" w:hAnsi="Times New Roman" w:cs="Times New Roman"/>
        </w:rPr>
        <w:t xml:space="preserve"> did</w:t>
      </w:r>
      <w:r w:rsidR="00EC6297">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sidR="00EC6297">
        <w:rPr>
          <w:rFonts w:ascii="Times New Roman" w:hAnsi="Times New Roman" w:cs="Times New Roman"/>
        </w:rPr>
        <w:t xml:space="preserve">. </w:t>
      </w:r>
      <w:r w:rsidR="00605D33">
        <w:rPr>
          <w:rFonts w:ascii="Times New Roman" w:hAnsi="Times New Roman" w:cs="Times New Roman"/>
        </w:rPr>
        <w:t xml:space="preserve">For example, </w:t>
      </w:r>
      <w:ins w:id="221" w:author="Benton, Deon" w:date="2025-03-27T17:46:00Z" w16du:dateUtc="2025-03-27T22:46:00Z">
        <w:r>
          <w:rPr>
            <w:rFonts w:ascii="Times New Roman" w:hAnsi="Times New Roman" w:cs="Times New Roman"/>
          </w:rPr>
          <w:t>the</w:t>
        </w:r>
      </w:ins>
      <w:r w:rsidR="00D20AEB">
        <w:rPr>
          <w:rFonts w:ascii="Times New Roman" w:hAnsi="Times New Roman" w:cs="Times New Roman"/>
        </w:rPr>
        <w:t xml:space="preserve"> habituation</w:t>
      </w:r>
      <w:r w:rsidR="00605D33">
        <w:rPr>
          <w:rFonts w:ascii="Times New Roman" w:hAnsi="Times New Roman" w:cs="Times New Roman"/>
        </w:rPr>
        <w:t xml:space="preserve"> event</w:t>
      </w:r>
      <w:ins w:id="222" w:author="Benton, Deon" w:date="2025-03-27T17:46:00Z" w16du:dateUtc="2025-03-27T22:46:00Z">
        <w:r>
          <w:rPr>
            <w:rFonts w:ascii="Times New Roman" w:hAnsi="Times New Roman" w:cs="Times New Roman"/>
          </w:rPr>
          <w:t>—which would mirror that shown in the Experimental condition of Gergely et al. (1995)</w:t>
        </w:r>
      </w:ins>
      <w:ins w:id="223" w:author="Benton, Deon" w:date="2025-03-27T17:47:00Z" w16du:dateUtc="2025-03-27T22:47:00Z">
        <w:r>
          <w:rPr>
            <w:rFonts w:ascii="Times New Roman" w:hAnsi="Times New Roman" w:cs="Times New Roman"/>
          </w:rPr>
          <w:t>—</w:t>
        </w:r>
      </w:ins>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w:t>
      </w:r>
      <w:ins w:id="224" w:author="Benton, Deon" w:date="2025-03-27T17:48:00Z" w16du:dateUtc="2025-03-27T22:48:00Z">
        <w:r w:rsidR="001F213A">
          <w:rPr>
            <w:rFonts w:ascii="Times New Roman" w:hAnsi="Times New Roman" w:cs="Times New Roman"/>
          </w:rPr>
          <w:t>after</w:t>
        </w:r>
      </w:ins>
      <w:r w:rsidR="00605D33">
        <w:rPr>
          <w:rFonts w:ascii="Times New Roman" w:hAnsi="Times New Roman" w:cs="Times New Roman"/>
        </w:rPr>
        <w:t xml:space="preserve"> </w:t>
      </w:r>
      <w:r w:rsidR="00A13194">
        <w:rPr>
          <w:rFonts w:ascii="Times New Roman" w:hAnsi="Times New Roman" w:cs="Times New Roman"/>
        </w:rPr>
        <w:t xml:space="preserve">the first object </w:t>
      </w:r>
      <w:ins w:id="225" w:author="Benton, Deon" w:date="2025-03-27T17:48:00Z" w16du:dateUtc="2025-03-27T22:48:00Z">
        <w:r w:rsidR="001F213A">
          <w:rPr>
            <w:rFonts w:ascii="Times New Roman" w:hAnsi="Times New Roman" w:cs="Times New Roman"/>
          </w:rPr>
          <w:t>clears</w:t>
        </w:r>
      </w:ins>
      <w:r w:rsidR="00A13194">
        <w:rPr>
          <w:rFonts w:ascii="Times New Roman" w:hAnsi="Times New Roman" w:cs="Times New Roman"/>
        </w:rPr>
        <w:t xml:space="preserve"> the barrier. </w:t>
      </w:r>
      <w:ins w:id="226" w:author="Benton, Deon" w:date="2025-03-27T17:52:00Z" w16du:dateUtc="2025-03-27T22:52:00Z">
        <w:r w:rsidR="002576EE">
          <w:rPr>
            <w:rFonts w:ascii="Times New Roman" w:hAnsi="Times New Roman" w:cs="Times New Roman"/>
          </w:rPr>
          <w:t>Because</w:t>
        </w:r>
      </w:ins>
      <w:r w:rsidR="00A13194">
        <w:rPr>
          <w:rFonts w:ascii="Times New Roman" w:hAnsi="Times New Roman" w:cs="Times New Roman"/>
        </w:rPr>
        <w:t xml:space="preserve">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w:t>
      </w:r>
      <w:ins w:id="227" w:author="Benton, Deon" w:date="2025-03-27T17:54:00Z" w16du:dateUtc="2025-03-27T22:54:00Z">
        <w:r w:rsidR="00E75A21">
          <w:rPr>
            <w:rFonts w:ascii="Times New Roman" w:hAnsi="Times New Roman" w:cs="Times New Roman"/>
          </w:rPr>
          <w:t>observers must infer that the second object is the first obj</w:t>
        </w:r>
      </w:ins>
      <w:ins w:id="228" w:author="Benton, Deon" w:date="2025-03-27T17:55:00Z" w16du:dateUtc="2025-03-27T22:55:00Z">
        <w:r w:rsidR="00E75A21">
          <w:rPr>
            <w:rFonts w:ascii="Times New Roman" w:hAnsi="Times New Roman" w:cs="Times New Roman"/>
          </w:rPr>
          <w:t>ect’s goal</w:t>
        </w:r>
      </w:ins>
      <w:r w:rsidR="00605D33">
        <w:rPr>
          <w:rFonts w:ascii="Times New Roman" w:hAnsi="Times New Roman" w:cs="Times New Roman"/>
        </w:rPr>
        <w:t xml:space="preserve">. </w:t>
      </w:r>
      <w:r w:rsidR="00A13194">
        <w:rPr>
          <w:rFonts w:ascii="Times New Roman" w:hAnsi="Times New Roman" w:cs="Times New Roman"/>
        </w:rPr>
        <w:t xml:space="preserve">This was the approach taken in Simulation </w:t>
      </w:r>
      <w:ins w:id="229" w:author="Benton, Deon" w:date="2025-03-27T18:00:00Z" w16du:dateUtc="2025-03-27T23:00:00Z">
        <w:r w:rsidR="006A72E8">
          <w:rPr>
            <w:rFonts w:ascii="Times New Roman" w:hAnsi="Times New Roman" w:cs="Times New Roman"/>
          </w:rPr>
          <w:t>3.</w:t>
        </w:r>
      </w:ins>
      <w:r w:rsidR="00A13194">
        <w:rPr>
          <w:rFonts w:ascii="Times New Roman" w:hAnsi="Times New Roman" w:cs="Times New Roman"/>
        </w:rPr>
        <w:t xml:space="preserve"> </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1CC032D4"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 xml:space="preserve">Simulation </w:t>
      </w:r>
      <w:ins w:id="230" w:author="Benton, Deon" w:date="2025-03-27T18:00:00Z" w16du:dateUtc="2025-03-27T23:00:00Z">
        <w:r w:rsidR="006A72E8">
          <w:rPr>
            <w:rFonts w:ascii="Times New Roman" w:hAnsi="Times New Roman" w:cs="Times New Roman"/>
            <w:b/>
            <w:bCs/>
          </w:rPr>
          <w:t>3</w:t>
        </w:r>
      </w:ins>
    </w:p>
    <w:p w14:paraId="4119AAA5" w14:textId="2D84C7F3" w:rsidR="00CE7981" w:rsidRDefault="006C0589" w:rsidP="008B4CFF">
      <w:pPr>
        <w:spacing w:line="480" w:lineRule="auto"/>
        <w:contextualSpacing/>
        <w:rPr>
          <w:rFonts w:ascii="Times New Roman" w:hAnsi="Times New Roman" w:cs="Times New Roman"/>
        </w:rPr>
      </w:pPr>
      <w:r>
        <w:rPr>
          <w:rFonts w:ascii="Times New Roman" w:hAnsi="Times New Roman" w:cs="Times New Roman"/>
        </w:rPr>
        <w:tab/>
      </w:r>
      <w:ins w:id="231" w:author="Benton, Deon" w:date="2025-03-27T17:56:00Z" w16du:dateUtc="2025-03-27T22:56:00Z">
        <w:r w:rsidR="009D7E96">
          <w:rPr>
            <w:rFonts w:ascii="Times New Roman" w:hAnsi="Times New Roman" w:cs="Times New Roman"/>
          </w:rPr>
          <w:t xml:space="preserve">Simulation </w:t>
        </w:r>
      </w:ins>
      <w:ins w:id="232" w:author="Benton, Deon" w:date="2025-03-27T18:23:00Z" w16du:dateUtc="2025-03-27T23:23:00Z">
        <w:r w:rsidR="00C33B89">
          <w:rPr>
            <w:rFonts w:ascii="Times New Roman" w:hAnsi="Times New Roman" w:cs="Times New Roman"/>
          </w:rPr>
          <w:t>3</w:t>
        </w:r>
      </w:ins>
      <w:ins w:id="233" w:author="Benton, Deon" w:date="2025-03-27T17:56:00Z" w16du:dateUtc="2025-03-27T22:56:00Z">
        <w:r w:rsidR="009D7E96">
          <w:rPr>
            <w:rFonts w:ascii="Times New Roman" w:hAnsi="Times New Roman" w:cs="Times New Roman"/>
          </w:rPr>
          <w:t xml:space="preserve"> tested whether the current model could explain the finding that infants appear able to infer goals from constraints and </w:t>
        </w:r>
      </w:ins>
      <w:ins w:id="234" w:author="Benton, Deon" w:date="2025-03-27T17:57:00Z" w16du:dateUtc="2025-03-27T22:57:00Z">
        <w:r w:rsidR="009D7E96">
          <w:rPr>
            <w:rFonts w:ascii="Times New Roman" w:hAnsi="Times New Roman" w:cs="Times New Roman"/>
          </w:rPr>
          <w:t>behavior and constraints from goals and behaviors</w:t>
        </w:r>
      </w:ins>
      <w:r>
        <w:rPr>
          <w:rFonts w:ascii="Times New Roman" w:hAnsi="Times New Roman" w:cs="Times New Roman"/>
        </w:rPr>
        <w:t>.</w:t>
      </w:r>
      <w:r w:rsidR="008B4CFF">
        <w:rPr>
          <w:rFonts w:ascii="Times New Roman" w:hAnsi="Times New Roman" w:cs="Times New Roman"/>
        </w:rPr>
        <w:t xml:space="preserve"> </w:t>
      </w:r>
      <w:ins w:id="235" w:author="Benton, Deon" w:date="2025-03-27T17:57:00Z" w16du:dateUtc="2025-03-27T22:57:00Z">
        <w:r w:rsidR="009D7E96">
          <w:rPr>
            <w:rFonts w:ascii="Times New Roman" w:hAnsi="Times New Roman" w:cs="Times New Roman"/>
          </w:rPr>
          <w:t>Networks were assigned either to the Inferring Goals condi</w:t>
        </w:r>
      </w:ins>
      <w:ins w:id="236" w:author="Benton, Deon" w:date="2025-03-27T17:58:00Z" w16du:dateUtc="2025-03-27T22:58:00Z">
        <w:r w:rsidR="009D7E96">
          <w:rPr>
            <w:rFonts w:ascii="Times New Roman" w:hAnsi="Times New Roman" w:cs="Times New Roman"/>
          </w:rPr>
          <w:t xml:space="preserve">tion (N = 20) or to the Inferring Constraints condition (N = 20). </w:t>
        </w:r>
      </w:ins>
      <w:r w:rsidR="008B4CFF">
        <w:rPr>
          <w:rFonts w:ascii="Times New Roman" w:hAnsi="Times New Roman" w:cs="Times New Roman"/>
        </w:rPr>
        <w:t>The model</w:t>
      </w:r>
      <w:r w:rsidR="00CE7981">
        <w:rPr>
          <w:rFonts w:ascii="Times New Roman" w:hAnsi="Times New Roman" w:cs="Times New Roman"/>
        </w:rPr>
        <w:t xml:space="preserve"> </w:t>
      </w:r>
      <w:ins w:id="237" w:author="Benton, Deon" w:date="2025-03-27T17:58:00Z" w16du:dateUtc="2025-03-27T22:58:00Z">
        <w:r w:rsidR="00AF554A">
          <w:rPr>
            <w:rFonts w:ascii="Times New Roman" w:hAnsi="Times New Roman" w:cs="Times New Roman"/>
          </w:rPr>
          <w:t xml:space="preserve">used to simulate the Inferring Goals condition </w:t>
        </w:r>
      </w:ins>
      <w:r w:rsidR="00CE7981">
        <w:rPr>
          <w:rFonts w:ascii="Times New Roman" w:hAnsi="Times New Roman" w:cs="Times New Roman"/>
        </w:rPr>
        <w:t xml:space="preserve">was identical to that used in Simulation 1 except that the Contiguous group was absent during habituation. </w:t>
      </w:r>
      <w:r w:rsidR="002C3A0E">
        <w:rPr>
          <w:rFonts w:ascii="Times New Roman" w:hAnsi="Times New Roman" w:cs="Times New Roman"/>
        </w:rPr>
        <w:t xml:space="preserve">Thus, the network could not know whether the first object came to rest next </w:t>
      </w:r>
      <w:r w:rsidR="002C3A0E">
        <w:rPr>
          <w:rFonts w:ascii="Times New Roman" w:hAnsi="Times New Roman" w:cs="Times New Roman"/>
        </w:rPr>
        <w:lastRenderedPageBreak/>
        <w:t>to the second object</w:t>
      </w:r>
      <w:r w:rsidR="008B4CFF">
        <w:rPr>
          <w:rFonts w:ascii="Times New Roman" w:hAnsi="Times New Roman" w:cs="Times New Roman"/>
        </w:rPr>
        <w:t xml:space="preserve"> (the Inferring Goals scenario)</w:t>
      </w:r>
      <w:r w:rsidR="002C3A0E">
        <w:rPr>
          <w:rFonts w:ascii="Times New Roman" w:hAnsi="Times New Roman" w:cs="Times New Roman"/>
        </w:rPr>
        <w:t xml:space="preserve">. </w:t>
      </w:r>
      <w:r w:rsidR="000D5358">
        <w:rPr>
          <w:rFonts w:ascii="Times New Roman" w:hAnsi="Times New Roman" w:cs="Times New Roman"/>
        </w:rPr>
        <w:t xml:space="preserve">In contrast, the model </w:t>
      </w:r>
      <w:r w:rsidR="00B142D5">
        <w:rPr>
          <w:rFonts w:ascii="Times New Roman" w:hAnsi="Times New Roman" w:cs="Times New Roman"/>
        </w:rPr>
        <w:t>used to simulate the</w:t>
      </w:r>
      <w:ins w:id="238" w:author="Benton, Deon" w:date="2025-03-27T17:59:00Z" w16du:dateUtc="2025-03-27T22:59:00Z">
        <w:r w:rsidR="00AF554A">
          <w:rPr>
            <w:rFonts w:ascii="Times New Roman" w:hAnsi="Times New Roman" w:cs="Times New Roman"/>
          </w:rPr>
          <w:t xml:space="preserve"> Inferring Constraints condition</w:t>
        </w:r>
      </w:ins>
      <w:r w:rsidR="00B142D5">
        <w:rPr>
          <w:rFonts w:ascii="Times New Roman" w:hAnsi="Times New Roman" w:cs="Times New Roman"/>
        </w:rPr>
        <w:t xml:space="preserve"> was also identical to that used in Simulation 1 except that </w:t>
      </w:r>
      <w:r w:rsidR="008B4CFF">
        <w:rPr>
          <w:rFonts w:ascii="Times New Roman" w:hAnsi="Times New Roman" w:cs="Times New Roman"/>
        </w:rPr>
        <w:t>barrier information was missing; that is,</w:t>
      </w:r>
      <w:r w:rsidR="00B142D5">
        <w:rPr>
          <w:rFonts w:ascii="Times New Roman" w:hAnsi="Times New Roman" w:cs="Times New Roman"/>
        </w:rPr>
        <w:t xml:space="preserve">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6D9CD7B3" w:rsidR="00843D21" w:rsidRPr="00200CDA"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ins w:id="239" w:author="Benton, Deon" w:date="2025-03-27T18:02:00Z" w16du:dateUtc="2025-03-27T23:02:00Z">
        <w:r w:rsidR="001864B7">
          <w:rPr>
            <w:rFonts w:ascii="Times New Roman" w:hAnsi="Times New Roman" w:cs="Times New Roman"/>
          </w:rPr>
          <w:t xml:space="preserve">4 </w:t>
        </w:r>
      </w:ins>
      <w:r>
        <w:rPr>
          <w:rFonts w:ascii="Times New Roman" w:hAnsi="Times New Roman" w:cs="Times New Roman"/>
        </w:rPr>
        <w:t xml:space="preserve">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sidR="00774252">
        <w:rPr>
          <w:rFonts w:ascii="Times New Roman" w:eastAsia="Times New Roman" w:hAnsi="Times New Roman" w:cs="Times New Roman"/>
          <w:i/>
          <w:iCs/>
        </w:rPr>
        <w:t>F</w:t>
      </w:r>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1B26F5">
        <w:rPr>
          <w:rFonts w:ascii="Times New Roman" w:eastAsia="Times New Roman" w:hAnsi="Times New Roman" w:cs="Times New Roman"/>
        </w:rPr>
        <w:t>10958.36</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40" w:author="Benton, Deon" w:date="2025-03-27T18:05:00Z" w16du:dateUtc="2025-03-27T23:05:00Z">
        <w:r w:rsidR="001B26F5">
          <w:rPr>
            <w:rFonts w:ascii="Times New Roman" w:eastAsia="Times New Roman" w:hAnsi="Times New Roman" w:cs="Times New Roman"/>
          </w:rPr>
          <w:t>9.24</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41" w:author="Benton, Deon" w:date="2025-03-27T18:05:00Z" w16du:dateUtc="2025-03-27T23:05:00Z">
        <w:r w:rsidR="001B26F5">
          <w:rPr>
            <w:rFonts w:ascii="Times New Roman" w:eastAsia="Times New Roman" w:hAnsi="Times New Roman" w:cs="Times New Roman"/>
          </w:rPr>
          <w:t>0.61</w:t>
        </w:r>
      </w:ins>
      <w:r w:rsidR="0031334A">
        <w:rPr>
          <w:rFonts w:ascii="Times New Roman" w:eastAsia="Times New Roman" w:hAnsi="Times New Roman" w:cs="Times New Roman"/>
        </w:rPr>
        <w:t>)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42" w:author="Benton, Deon" w:date="2025-03-27T18:05:00Z" w16du:dateUtc="2025-03-27T23:05:00Z">
        <w:r w:rsidR="001B26F5">
          <w:rPr>
            <w:rFonts w:ascii="Times New Roman" w:eastAsia="Times New Roman" w:hAnsi="Times New Roman" w:cs="Times New Roman"/>
          </w:rPr>
          <w:t>3.</w:t>
        </w:r>
      </w:ins>
      <w:ins w:id="243" w:author="Benton, Deon" w:date="2025-03-27T18:06:00Z" w16du:dateUtc="2025-03-27T23:06:00Z">
        <w:r w:rsidR="001B26F5">
          <w:rPr>
            <w:rFonts w:ascii="Times New Roman" w:eastAsia="Times New Roman" w:hAnsi="Times New Roman" w:cs="Times New Roman"/>
          </w:rPr>
          <w:t>67</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44" w:author="Benton, Deon" w:date="2025-03-27T18:06:00Z" w16du:dateUtc="2025-03-27T23:06:00Z">
        <w:r w:rsidR="001B26F5">
          <w:rPr>
            <w:rFonts w:ascii="Times New Roman" w:eastAsia="Times New Roman" w:hAnsi="Times New Roman" w:cs="Times New Roman"/>
          </w:rPr>
          <w:t>0.22</w:t>
        </w:r>
      </w:ins>
      <w:r w:rsidR="0031334A">
        <w:rPr>
          <w:rFonts w:ascii="Times New Roman" w:eastAsia="Times New Roman" w:hAnsi="Times New Roman" w:cs="Times New Roman"/>
        </w:rPr>
        <w:t>)</w:t>
      </w:r>
      <w:r w:rsidR="00774252">
        <w:rPr>
          <w:rFonts w:ascii="Times New Roman" w:eastAsia="Times New Roman" w:hAnsi="Times New Roman" w:cs="Times New Roman"/>
        </w:rPr>
        <w:t xml:space="preserve">. </w:t>
      </w:r>
      <w:r w:rsidR="00BA759D">
        <w:rPr>
          <w:rFonts w:ascii="Times New Roman" w:eastAsia="Times New Roman" w:hAnsi="Times New Roman" w:cs="Times New Roman"/>
        </w:rPr>
        <w:t>Data</w:t>
      </w:r>
      <w:r w:rsidR="002907E3">
        <w:rPr>
          <w:rFonts w:ascii="Times New Roman" w:eastAsia="Times New Roman" w:hAnsi="Times New Roman" w:cs="Times New Roman"/>
        </w:rPr>
        <w:t xml:space="preserve">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t>
      </w:r>
      <w:r w:rsidR="00BA759D">
        <w:rPr>
          <w:rFonts w:ascii="Times New Roman" w:eastAsia="Times New Roman" w:hAnsi="Times New Roman" w:cs="Times New Roman"/>
        </w:rPr>
        <w:t xml:space="preserve">also showed a significant main effect of </w:t>
      </w:r>
      <w:r w:rsidR="002907E3">
        <w:rPr>
          <w:rFonts w:ascii="Times New Roman" w:eastAsia="Times New Roman" w:hAnsi="Times New Roman" w:cs="Times New Roman"/>
        </w:rPr>
        <w:t>Trial Type (Congruent vs. Incongruent)</w:t>
      </w:r>
      <w:r w:rsidR="00BA759D">
        <w:rPr>
          <w:rFonts w:ascii="Times New Roman" w:eastAsia="Times New Roman" w:hAnsi="Times New Roman" w:cs="Times New Roman"/>
        </w:rPr>
        <w:t>: N</w:t>
      </w:r>
      <w:r w:rsidR="002907E3">
        <w:rPr>
          <w:rFonts w:ascii="Times New Roman" w:eastAsia="Times New Roman" w:hAnsi="Times New Roman" w:cs="Times New Roman"/>
        </w:rPr>
        <w:t>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C64FB6">
        <w:rPr>
          <w:rFonts w:ascii="Times New Roman" w:eastAsia="Times New Roman" w:hAnsi="Times New Roman" w:cs="Times New Roman"/>
        </w:rPr>
        <w:t>21</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ins w:id="245" w:author="Benton, Deon" w:date="2025-03-27T18:09:00Z" w16du:dateUtc="2025-03-27T23:09:00Z">
        <w:r w:rsidR="00C64FB6">
          <w:rPr>
            <w:rFonts w:ascii="Times New Roman" w:eastAsia="Times New Roman" w:hAnsi="Times New Roman" w:cs="Times New Roman"/>
          </w:rPr>
          <w:t>0.89</w:t>
        </w:r>
      </w:ins>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ins w:id="246" w:author="Benton, Deon" w:date="2025-03-27T18:09:00Z" w16du:dateUtc="2025-03-27T23:09:00Z">
        <w:r w:rsidR="00C64FB6">
          <w:rPr>
            <w:rFonts w:ascii="Times New Roman" w:eastAsia="Times New Roman" w:hAnsi="Times New Roman" w:cs="Times New Roman"/>
          </w:rPr>
          <w:t>9.56</w:t>
        </w:r>
      </w:ins>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ins w:id="247" w:author="Benton, Deon" w:date="2025-03-27T18:09:00Z" w16du:dateUtc="2025-03-27T23:09:00Z">
        <w:r w:rsidR="00C64FB6">
          <w:rPr>
            <w:rFonts w:ascii="Times New Roman" w:eastAsia="Times New Roman" w:hAnsi="Times New Roman" w:cs="Times New Roman"/>
          </w:rPr>
          <w:t>05</w:t>
        </w:r>
      </w:ins>
      <w:r w:rsidR="002907E3">
        <w:rPr>
          <w:rFonts w:ascii="Times New Roman" w:eastAsia="Times New Roman" w:hAnsi="Times New Roman" w:cs="Times New Roman"/>
        </w:rPr>
        <w:t>).</w:t>
      </w:r>
      <w:r w:rsidR="001C584A">
        <w:rPr>
          <w:rFonts w:ascii="Times New Roman" w:eastAsia="Times New Roman" w:hAnsi="Times New Roman" w:cs="Times New Roman"/>
        </w:rPr>
        <w:t xml:space="preserve"> </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342D2086">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9"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lastRenderedPageBreak/>
        <w:t>Discussion</w:t>
      </w:r>
    </w:p>
    <w:p w14:paraId="246538AA" w14:textId="24EF2BBB" w:rsidR="000F4507" w:rsidRDefault="009F3DCF" w:rsidP="00D636C9">
      <w:pPr>
        <w:spacing w:line="480" w:lineRule="auto"/>
        <w:contextualSpacing/>
        <w:rPr>
          <w:ins w:id="248" w:author="detbenton1991@gmail.com" w:date="2025-03-28T22:14:00Z" w16du:dateUtc="2025-03-29T03:14:00Z"/>
          <w:rFonts w:ascii="Times New Roman" w:hAnsi="Times New Roman" w:cs="Times New Roman"/>
        </w:rPr>
      </w:pPr>
      <w:r>
        <w:rPr>
          <w:rFonts w:ascii="Times New Roman" w:hAnsi="Times New Roman" w:cs="Times New Roman"/>
        </w:rPr>
        <w:tab/>
      </w:r>
      <w:r w:rsidR="00031D3F">
        <w:rPr>
          <w:rFonts w:ascii="Times New Roman" w:hAnsi="Times New Roman" w:cs="Times New Roman"/>
        </w:rPr>
        <w:t xml:space="preserve">Perhaps one of the strongest pieces of evidence </w:t>
      </w:r>
      <w:r w:rsidR="0039195C">
        <w:rPr>
          <w:rFonts w:ascii="Times New Roman" w:hAnsi="Times New Roman" w:cs="Times New Roman"/>
        </w:rPr>
        <w:t>for the existence of a</w:t>
      </w:r>
      <w:r w:rsidR="00031D3F">
        <w:rPr>
          <w:rFonts w:ascii="Times New Roman" w:hAnsi="Times New Roman" w:cs="Times New Roman"/>
        </w:rPr>
        <w:t xml:space="preserve"> 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Although it 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 xml:space="preserve">Simulation </w:t>
      </w:r>
      <w:del w:id="249" w:author="detbenton1991@gmail.com" w:date="2025-03-28T22:05:00Z" w16du:dateUtc="2025-03-29T03:05:00Z">
        <w:r w:rsidR="00DE38E7" w:rsidDel="000F4507">
          <w:rPr>
            <w:rFonts w:ascii="Times New Roman" w:hAnsi="Times New Roman" w:cs="Times New Roman"/>
          </w:rPr>
          <w:delText xml:space="preserve">4 </w:delText>
        </w:r>
      </w:del>
      <w:ins w:id="250" w:author="detbenton1991@gmail.com" w:date="2025-03-28T22:05:00Z" w16du:dateUtc="2025-03-29T03:05:00Z">
        <w:r w:rsidR="000F4507">
          <w:rPr>
            <w:rFonts w:ascii="Times New Roman" w:hAnsi="Times New Roman" w:cs="Times New Roman"/>
          </w:rPr>
          <w:t xml:space="preserve">3 </w:t>
        </w:r>
      </w:ins>
      <w:r w:rsidR="00DE38E7">
        <w:rPr>
          <w:rFonts w:ascii="Times New Roman" w:hAnsi="Times New Roman" w:cs="Times New Roman"/>
        </w:rPr>
        <w:t>showed that</w:t>
      </w:r>
      <w:r>
        <w:rPr>
          <w:rFonts w:ascii="Times New Roman" w:hAnsi="Times New Roman" w:cs="Times New Roman"/>
        </w:rPr>
        <w:t xml:space="preserve"> associative learning alone is sufficient to account for this </w:t>
      </w:r>
      <w:r w:rsidR="00C32CC5">
        <w:rPr>
          <w:rFonts w:ascii="Times New Roman" w:hAnsi="Times New Roman" w:cs="Times New Roman"/>
        </w:rPr>
        <w:t>facet of infants’ action understanding</w:t>
      </w:r>
      <w:r>
        <w:rPr>
          <w:rFonts w:ascii="Times New Roman" w:hAnsi="Times New Roman" w:cs="Times New Roman"/>
        </w:rPr>
        <w:t>.</w:t>
      </w:r>
      <w:r w:rsidR="006F3300">
        <w:rPr>
          <w:rFonts w:ascii="Times New Roman" w:hAnsi="Times New Roman" w:cs="Times New Roman"/>
        </w:rPr>
        <w:t xml:space="preserve"> </w:t>
      </w:r>
      <w:ins w:id="251" w:author="detbenton1991@gmail.com" w:date="2025-03-28T22:05:00Z" w16du:dateUtc="2025-03-29T03:05:00Z">
        <w:r w:rsidR="000F4507">
          <w:rPr>
            <w:rFonts w:ascii="Times New Roman" w:hAnsi="Times New Roman" w:cs="Times New Roman"/>
          </w:rPr>
          <w:t xml:space="preserve">The final simulation tested whether the current </w:t>
        </w:r>
      </w:ins>
      <w:r w:rsidR="006A3BB6">
        <w:rPr>
          <w:rFonts w:ascii="Times New Roman" w:hAnsi="Times New Roman" w:cs="Times New Roman"/>
        </w:rPr>
        <w:t>model</w:t>
      </w:r>
      <w:ins w:id="252" w:author="detbenton1991@gmail.com" w:date="2025-03-28T22:05:00Z" w16du:dateUtc="2025-03-29T03:05:00Z">
        <w:r w:rsidR="000F4507">
          <w:rPr>
            <w:rFonts w:ascii="Times New Roman" w:hAnsi="Times New Roman" w:cs="Times New Roman"/>
          </w:rPr>
          <w:t xml:space="preserve"> </w:t>
        </w:r>
      </w:ins>
      <w:ins w:id="253" w:author="detbenton1991@gmail.com" w:date="2025-03-28T22:09:00Z" w16du:dateUtc="2025-03-29T03:09:00Z">
        <w:r w:rsidR="00BE707A">
          <w:rPr>
            <w:rFonts w:ascii="Times New Roman" w:hAnsi="Times New Roman" w:cs="Times New Roman"/>
          </w:rPr>
          <w:t>could</w:t>
        </w:r>
      </w:ins>
      <w:ins w:id="254" w:author="detbenton1991@gmail.com" w:date="2025-03-28T22:05:00Z" w16du:dateUtc="2025-03-29T03:05:00Z">
        <w:r w:rsidR="000F4507">
          <w:rPr>
            <w:rFonts w:ascii="Times New Roman" w:hAnsi="Times New Roman" w:cs="Times New Roman"/>
          </w:rPr>
          <w:t xml:space="preserve"> explain yet another aspect of infant action understanding: </w:t>
        </w:r>
      </w:ins>
      <w:ins w:id="255" w:author="detbenton1991@gmail.com" w:date="2025-03-28T22:12:00Z" w16du:dateUtc="2025-03-29T03:12:00Z">
        <w:r w:rsidR="00BE707A">
          <w:rPr>
            <w:rFonts w:ascii="Times New Roman" w:hAnsi="Times New Roman" w:cs="Times New Roman"/>
          </w:rPr>
          <w:t>This relates to Liu and Spelke’s (2017) finding</w:t>
        </w:r>
      </w:ins>
      <w:ins w:id="256" w:author="detbenton1991@gmail.com" w:date="2025-03-28T22:10:00Z" w16du:dateUtc="2025-03-29T03:10:00Z">
        <w:r w:rsidR="00BE707A">
          <w:rPr>
            <w:rFonts w:ascii="Times New Roman" w:hAnsi="Times New Roman" w:cs="Times New Roman"/>
          </w:rPr>
          <w:t xml:space="preserve"> that 6-month-old infants looked longer at an event in which one object jumped higher than</w:t>
        </w:r>
      </w:ins>
      <w:ins w:id="257" w:author="detbenton1991@gmail.com" w:date="2025-03-28T22:13:00Z" w16du:dateUtc="2025-03-29T03:13:00Z">
        <w:r w:rsidR="00A35226">
          <w:rPr>
            <w:rFonts w:ascii="Times New Roman" w:hAnsi="Times New Roman" w:cs="Times New Roman"/>
          </w:rPr>
          <w:t xml:space="preserve"> necessary </w:t>
        </w:r>
      </w:ins>
      <w:r w:rsidR="00565F54">
        <w:rPr>
          <w:rFonts w:ascii="Times New Roman" w:hAnsi="Times New Roman" w:cs="Times New Roman"/>
        </w:rPr>
        <w:t>over a barrier</w:t>
      </w:r>
      <w:ins w:id="258" w:author="detbenton1991@gmail.com" w:date="2025-03-28T22:10:00Z" w16du:dateUtc="2025-03-29T03:10:00Z">
        <w:r w:rsidR="00BE707A">
          <w:rPr>
            <w:rFonts w:ascii="Times New Roman" w:hAnsi="Times New Roman" w:cs="Times New Roman"/>
          </w:rPr>
          <w:t xml:space="preserve"> than when it</w:t>
        </w:r>
      </w:ins>
      <w:ins w:id="259" w:author="detbenton1991@gmail.com" w:date="2025-03-28T22:13:00Z" w16du:dateUtc="2025-03-29T03:13:00Z">
        <w:r w:rsidR="00A35226">
          <w:rPr>
            <w:rFonts w:ascii="Times New Roman" w:hAnsi="Times New Roman" w:cs="Times New Roman"/>
          </w:rPr>
          <w:t>s</w:t>
        </w:r>
      </w:ins>
      <w:ins w:id="260" w:author="detbenton1991@gmail.com" w:date="2025-03-28T22:11:00Z" w16du:dateUtc="2025-03-29T03:11:00Z">
        <w:r w:rsidR="00BE707A">
          <w:rPr>
            <w:rFonts w:ascii="Times New Roman" w:hAnsi="Times New Roman" w:cs="Times New Roman"/>
          </w:rPr>
          <w:t xml:space="preserve"> jump aligned with the height of the barrier. The question that the final simulation addressed is </w:t>
        </w:r>
      </w:ins>
      <w:ins w:id="261" w:author="detbenton1991@gmail.com" w:date="2025-03-28T22:12:00Z" w16du:dateUtc="2025-03-29T03:12:00Z">
        <w:r w:rsidR="00BE707A">
          <w:rPr>
            <w:rFonts w:ascii="Times New Roman" w:hAnsi="Times New Roman" w:cs="Times New Roman"/>
          </w:rPr>
          <w:t xml:space="preserve">whether the current model </w:t>
        </w:r>
      </w:ins>
      <w:r w:rsidR="00565F54">
        <w:rPr>
          <w:rFonts w:ascii="Times New Roman" w:hAnsi="Times New Roman" w:cs="Times New Roman"/>
        </w:rPr>
        <w:t>could capture this finding</w:t>
      </w:r>
      <w:ins w:id="262" w:author="detbenton1991@gmail.com" w:date="2025-03-28T22:12:00Z" w16du:dateUtc="2025-03-29T03:12:00Z">
        <w:r w:rsidR="00BE707A">
          <w:rPr>
            <w:rFonts w:ascii="Times New Roman" w:hAnsi="Times New Roman" w:cs="Times New Roman"/>
          </w:rPr>
          <w:t xml:space="preserve">. </w:t>
        </w:r>
      </w:ins>
    </w:p>
    <w:p w14:paraId="327EEC97" w14:textId="77777777" w:rsidR="00A35226" w:rsidRDefault="00A35226" w:rsidP="00D636C9">
      <w:pPr>
        <w:spacing w:line="480" w:lineRule="auto"/>
        <w:contextualSpacing/>
        <w:rPr>
          <w:ins w:id="263" w:author="detbenton1991@gmail.com" w:date="2025-03-28T22:14:00Z" w16du:dateUtc="2025-03-29T03:14:00Z"/>
          <w:rFonts w:ascii="Times New Roman" w:hAnsi="Times New Roman" w:cs="Times New Roman"/>
        </w:rPr>
      </w:pPr>
    </w:p>
    <w:p w14:paraId="300EA1A4" w14:textId="08EE3B69" w:rsidR="00A35226" w:rsidRPr="00A35226" w:rsidRDefault="00A35226" w:rsidP="00A35226">
      <w:pPr>
        <w:spacing w:line="480" w:lineRule="auto"/>
        <w:contextualSpacing/>
        <w:jc w:val="center"/>
        <w:rPr>
          <w:ins w:id="264" w:author="detbenton1991@gmail.com" w:date="2025-03-28T22:14:00Z" w16du:dateUtc="2025-03-29T03:14:00Z"/>
          <w:rFonts w:ascii="Times New Roman" w:eastAsia="Times New Roman" w:hAnsi="Times New Roman" w:cs="Times New Roman"/>
          <w:b/>
          <w:bCs/>
        </w:rPr>
      </w:pPr>
      <w:ins w:id="265" w:author="detbenton1991@gmail.com" w:date="2025-03-28T22:14:00Z" w16du:dateUtc="2025-03-29T03:14:00Z">
        <w:r>
          <w:rPr>
            <w:rFonts w:ascii="Times New Roman" w:eastAsia="Times New Roman" w:hAnsi="Times New Roman" w:cs="Times New Roman"/>
            <w:b/>
            <w:bCs/>
          </w:rPr>
          <w:t xml:space="preserve">Simulation </w:t>
        </w:r>
      </w:ins>
      <w:ins w:id="266" w:author="detbenton1991@gmail.com" w:date="2025-03-28T22:20:00Z" w16du:dateUtc="2025-03-29T03:20:00Z">
        <w:r w:rsidR="003D02D8">
          <w:rPr>
            <w:rFonts w:ascii="Times New Roman" w:eastAsia="Times New Roman" w:hAnsi="Times New Roman" w:cs="Times New Roman"/>
            <w:b/>
            <w:bCs/>
          </w:rPr>
          <w:t>4</w:t>
        </w:r>
      </w:ins>
    </w:p>
    <w:p w14:paraId="3C5BE0AD" w14:textId="36FBCAAA" w:rsidR="00A35226" w:rsidRDefault="00A35226" w:rsidP="00A35226">
      <w:pPr>
        <w:spacing w:line="480" w:lineRule="auto"/>
        <w:ind w:firstLine="720"/>
        <w:contextualSpacing/>
        <w:rPr>
          <w:ins w:id="267" w:author="detbenton1991@gmail.com" w:date="2025-03-28T22:14:00Z" w16du:dateUtc="2025-03-29T03:14:00Z"/>
          <w:rFonts w:ascii="Times New Roman" w:eastAsia="Times New Roman" w:hAnsi="Times New Roman" w:cs="Times New Roman"/>
        </w:rPr>
      </w:pPr>
      <w:ins w:id="268" w:author="detbenton1991@gmail.com" w:date="2025-03-28T22:14:00Z" w16du:dateUtc="2025-03-29T03:14:00Z">
        <w:r>
          <w:rPr>
            <w:rFonts w:ascii="Times New Roman" w:eastAsia="Times New Roman" w:hAnsi="Times New Roman" w:cs="Times New Roman"/>
          </w:rPr>
          <w:t xml:space="preserve">This simulation was </w:t>
        </w:r>
      </w:ins>
      <w:ins w:id="269" w:author="detbenton1991@gmail.com" w:date="2025-03-28T22:15:00Z" w16du:dateUtc="2025-03-29T03:15:00Z">
        <w:r>
          <w:rPr>
            <w:rFonts w:ascii="Times New Roman" w:eastAsia="Times New Roman" w:hAnsi="Times New Roman" w:cs="Times New Roman"/>
          </w:rPr>
          <w:t>inspired</w:t>
        </w:r>
      </w:ins>
      <w:ins w:id="270" w:author="detbenton1991@gmail.com" w:date="2025-03-28T22:14:00Z" w16du:dateUtc="2025-03-29T03:14:00Z">
        <w:r>
          <w:rPr>
            <w:rFonts w:ascii="Times New Roman" w:eastAsia="Times New Roman" w:hAnsi="Times New Roman" w:cs="Times New Roman"/>
          </w:rPr>
          <w:t xml:space="preserve"> by Liu and Spelke (2017)</w:t>
        </w:r>
      </w:ins>
      <w:r w:rsidR="002027D9">
        <w:rPr>
          <w:rFonts w:ascii="Times New Roman" w:eastAsia="Times New Roman" w:hAnsi="Times New Roman" w:cs="Times New Roman"/>
        </w:rPr>
        <w:t xml:space="preserve"> and tested whether networks could distinguish between two events that differed in their relative costliness</w:t>
      </w:r>
      <w:ins w:id="271" w:author="detbenton1991@gmail.com" w:date="2025-03-28T22:14:00Z" w16du:dateUtc="2025-03-29T03:14:00Z">
        <w:r>
          <w:rPr>
            <w:rFonts w:ascii="Times New Roman" w:eastAsia="Times New Roman" w:hAnsi="Times New Roman" w:cs="Times New Roman"/>
          </w:rPr>
          <w:t xml:space="preserve">. Networks were habituated </w:t>
        </w:r>
      </w:ins>
      <w:ins w:id="272" w:author="detbenton1991@gmail.com" w:date="2025-03-28T22:15:00Z" w16du:dateUtc="2025-03-29T03:15:00Z">
        <w:r>
          <w:rPr>
            <w:rFonts w:ascii="Times New Roman" w:eastAsia="Times New Roman" w:hAnsi="Times New Roman" w:cs="Times New Roman"/>
          </w:rPr>
          <w:t>for two epochs</w:t>
        </w:r>
      </w:ins>
      <w:ins w:id="273" w:author="detbenton1991@gmail.com" w:date="2025-03-28T22:16:00Z" w16du:dateUtc="2025-03-29T03:16:00Z">
        <w:r>
          <w:rPr>
            <w:rStyle w:val="FootnoteReference"/>
            <w:rFonts w:ascii="Times New Roman" w:eastAsia="Times New Roman" w:hAnsi="Times New Roman" w:cs="Times New Roman"/>
          </w:rPr>
          <w:footnoteReference w:id="1"/>
        </w:r>
      </w:ins>
      <w:ins w:id="283" w:author="detbenton1991@gmail.com" w:date="2025-03-28T22:15:00Z" w16du:dateUtc="2025-03-29T03:15:00Z">
        <w:r>
          <w:rPr>
            <w:rFonts w:ascii="Times New Roman" w:eastAsia="Times New Roman" w:hAnsi="Times New Roman" w:cs="Times New Roman"/>
          </w:rPr>
          <w:t xml:space="preserve"> </w:t>
        </w:r>
      </w:ins>
      <w:ins w:id="284" w:author="detbenton1991@gmail.com" w:date="2025-03-28T22:14:00Z" w16du:dateUtc="2025-03-29T03:14:00Z">
        <w:r>
          <w:rPr>
            <w:rFonts w:ascii="Times New Roman" w:eastAsia="Times New Roman" w:hAnsi="Times New Roman" w:cs="Times New Roman"/>
          </w:rPr>
          <w:t>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w:t>
        </w:r>
        <w:r>
          <w:rPr>
            <w:rFonts w:ascii="Times New Roman" w:hAnsi="Times New Roman" w:cs="Times New Roman"/>
          </w:rPr>
          <w:lastRenderedPageBreak/>
          <w:t xml:space="preserve">habituation event (e.g., the jump height remained the same) except that it used a low barrier. This barrier was implemented by turning on the Barrier Height 2 unit in the Barrier Height group. Thus, the first object jumped much higher than needed to clear the now shorter barrier in this event. The low jump test event was identical to the High Jump test event except that the height of the first object’s jump corresponded to the height of the now much shorter barrier. This was instantiated by turning on the Jump Height 2 unit in the Jump Height group. </w:t>
        </w:r>
      </w:ins>
    </w:p>
    <w:p w14:paraId="2BC72D5B" w14:textId="26E90F04" w:rsidR="00A35226" w:rsidRDefault="00A35226" w:rsidP="00A35226">
      <w:pPr>
        <w:spacing w:line="480" w:lineRule="auto"/>
        <w:ind w:firstLine="720"/>
        <w:contextualSpacing/>
        <w:rPr>
          <w:rFonts w:ascii="Times New Roman" w:eastAsia="Times New Roman" w:hAnsi="Times New Roman" w:cs="Times New Roman"/>
        </w:rPr>
      </w:pPr>
      <w:ins w:id="285" w:author="detbenton1991@gmail.com" w:date="2025-03-28T22:14:00Z" w16du:dateUtc="2025-03-29T03:14:00Z">
        <w:r w:rsidRPr="00C41654">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1323D41A" wp14:editId="2FD9A128">
                  <wp:simplePos x="0" y="0"/>
                  <wp:positionH relativeFrom="margin">
                    <wp:posOffset>-492604</wp:posOffset>
                  </wp:positionH>
                  <wp:positionV relativeFrom="paragraph">
                    <wp:posOffset>3583820</wp:posOffset>
                  </wp:positionV>
                  <wp:extent cx="6867525" cy="3959225"/>
                  <wp:effectExtent l="0" t="0" r="9525" b="3175"/>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72B0F49A" w14:textId="0A932056" w:rsidR="00A35226" w:rsidRDefault="0078424D" w:rsidP="00A35226">
                              <w:pPr>
                                <w:keepNext/>
                              </w:pPr>
                              <w:r>
                                <w:rPr>
                                  <w:noProof/>
                                </w:rPr>
                                <w:drawing>
                                  <wp:inline distT="0" distB="0" distL="0" distR="0" wp14:anchorId="494C3837" wp14:editId="1C5E2B3A">
                                    <wp:extent cx="5762625" cy="3420873"/>
                                    <wp:effectExtent l="0" t="0" r="0" b="8255"/>
                                    <wp:docPr id="34875520"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09A4B707" w14:textId="77777777" w:rsidR="00A35226" w:rsidRPr="0072275E" w:rsidRDefault="00A35226" w:rsidP="00A35226">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F0E3D6B" w14:textId="77777777" w:rsidR="00A35226" w:rsidRDefault="00A35226" w:rsidP="00A352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3D41A" id="_x0000_s1030" type="#_x0000_t202" style="position:absolute;left:0;text-align:left;margin-left:-38.8pt;margin-top:282.2pt;width:540.75pt;height:311.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" stroked="f">
                  <v:textbox>
                    <w:txbxContent>
                      <w:p w14:paraId="72B0F49A" w14:textId="0A932056" w:rsidR="00A35226" w:rsidRDefault="0078424D" w:rsidP="00A35226">
                        <w:pPr>
                          <w:keepNext/>
                        </w:pPr>
                        <w:r>
                          <w:rPr>
                            <w:noProof/>
                          </w:rPr>
                          <w:drawing>
                            <wp:inline distT="0" distB="0" distL="0" distR="0" wp14:anchorId="494C3837" wp14:editId="1C5E2B3A">
                              <wp:extent cx="5762625" cy="3420873"/>
                              <wp:effectExtent l="0" t="0" r="0" b="8255"/>
                              <wp:docPr id="34875520"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09A4B707" w14:textId="77777777" w:rsidR="00A35226" w:rsidRPr="0072275E" w:rsidRDefault="00A35226" w:rsidP="00A35226">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F0E3D6B" w14:textId="77777777" w:rsidR="00A35226" w:rsidRDefault="00A35226" w:rsidP="00A35226"/>
                    </w:txbxContent>
                  </v:textbox>
                  <w10:wrap type="square" anchorx="margin"/>
                </v:shape>
              </w:pict>
            </mc:Fallback>
          </mc:AlternateContent>
        </w:r>
        <w:r>
          <w:rPr>
            <w:rFonts w:ascii="Times New Roman" w:hAnsi="Times New Roman" w:cs="Times New Roman"/>
          </w:rPr>
          <w:t xml:space="preserve">Figure </w:t>
        </w:r>
      </w:ins>
      <w:r w:rsidR="0078424D">
        <w:rPr>
          <w:rFonts w:ascii="Times New Roman" w:hAnsi="Times New Roman" w:cs="Times New Roman"/>
        </w:rPr>
        <w:t>5</w:t>
      </w:r>
      <w:ins w:id="286" w:author="detbenton1991@gmail.com" w:date="2025-03-28T22:14:00Z" w16du:dateUtc="2025-03-29T03:14:00Z">
        <w:r>
          <w:rPr>
            <w:rFonts w:ascii="Times New Roman" w:hAnsi="Times New Roman" w:cs="Times New Roman"/>
          </w:rPr>
          <w:t xml:space="preserve">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w:t>
        </w:r>
      </w:ins>
      <w:r w:rsidR="004856B9">
        <w:rPr>
          <w:rFonts w:ascii="Times New Roman" w:eastAsia="Times New Roman" w:hAnsi="Times New Roman" w:cs="Times New Roman"/>
        </w:rPr>
        <w:t>significant main effect of</w:t>
      </w:r>
      <w:ins w:id="287" w:author="detbenton1991@gmail.com" w:date="2025-03-28T22:14:00Z" w16du:dateUtc="2025-03-29T03:14:00Z">
        <w:r>
          <w:rPr>
            <w:rFonts w:ascii="Times New Roman" w:eastAsia="Times New Roman" w:hAnsi="Times New Roman" w:cs="Times New Roman"/>
          </w:rPr>
          <w:t xml:space="preserve"> Trial Type, </w:t>
        </w:r>
        <w:r>
          <w:rPr>
            <w:rFonts w:ascii="Times New Roman" w:eastAsia="Times New Roman" w:hAnsi="Times New Roman" w:cs="Times New Roman"/>
            <w:i/>
            <w:iCs/>
          </w:rPr>
          <w:t>F</w:t>
        </w:r>
        <w:r>
          <w:rPr>
            <w:rFonts w:ascii="Times New Roman" w:eastAsia="Times New Roman" w:hAnsi="Times New Roman" w:cs="Times New Roman"/>
          </w:rPr>
          <w:t xml:space="preserve">(1, 179) = </w:t>
        </w:r>
      </w:ins>
      <w:r w:rsidR="004856B9">
        <w:rPr>
          <w:rFonts w:ascii="Times New Roman" w:eastAsia="Times New Roman" w:hAnsi="Times New Roman" w:cs="Times New Roman"/>
        </w:rPr>
        <w:t>3181.82</w:t>
      </w:r>
      <w:ins w:id="288" w:author="detbenton1991@gmail.com" w:date="2025-03-28T22:14:00Z" w16du:dateUtc="2025-03-29T03:14:00Z">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ins>
      <w:r w:rsidR="004856B9">
        <w:rPr>
          <w:rFonts w:ascii="Times New Roman" w:eastAsia="Times New Roman" w:hAnsi="Times New Roman" w:cs="Times New Roman"/>
        </w:rPr>
        <w:t>22.58</w:t>
      </w:r>
      <w:ins w:id="289" w:author="detbenton1991@gmail.com" w:date="2025-03-28T22:14:00Z" w16du:dateUtc="2025-03-29T03:14:00Z">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ins>
      <w:r w:rsidR="004856B9">
        <w:rPr>
          <w:rFonts w:ascii="Times New Roman" w:eastAsia="Times New Roman" w:hAnsi="Times New Roman" w:cs="Times New Roman"/>
        </w:rPr>
        <w:t xml:space="preserve"> </w:t>
      </w:r>
      <w:ins w:id="290" w:author="detbenton1991@gmail.com" w:date="2025-03-28T22:14:00Z" w16du:dateUtc="2025-03-29T03:14:00Z">
        <w:r>
          <w:rPr>
            <w:rFonts w:ascii="Times New Roman" w:eastAsia="Times New Roman" w:hAnsi="Times New Roman" w:cs="Times New Roman"/>
          </w:rPr>
          <w:t>2</w:t>
        </w:r>
      </w:ins>
      <w:r w:rsidR="004856B9">
        <w:rPr>
          <w:rFonts w:ascii="Times New Roman" w:eastAsia="Times New Roman" w:hAnsi="Times New Roman" w:cs="Times New Roman"/>
        </w:rPr>
        <w:t>9</w:t>
      </w:r>
      <w:ins w:id="291" w:author="detbenton1991@gmail.com" w:date="2025-03-28T22:14:00Z" w16du:dateUtc="2025-03-29T03:14:00Z">
        <w:r>
          <w:rPr>
            <w:rFonts w:ascii="Times New Roman" w:eastAsia="Times New Roman" w:hAnsi="Times New Roman" w:cs="Times New Roman"/>
          </w:rPr>
          <w:t>)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ins>
      <w:r w:rsidR="004856B9">
        <w:rPr>
          <w:rFonts w:ascii="Times New Roman" w:eastAsia="Times New Roman" w:hAnsi="Times New Roman" w:cs="Times New Roman"/>
        </w:rPr>
        <w:t>18.85</w:t>
      </w:r>
      <w:ins w:id="292" w:author="detbenton1991@gmail.com" w:date="2025-03-28T22:14:00Z" w16du:dateUtc="2025-03-29T03:14:00Z">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ins>
      <w:r w:rsidR="004856B9">
        <w:rPr>
          <w:rFonts w:ascii="Times New Roman" w:eastAsia="Times New Roman" w:hAnsi="Times New Roman" w:cs="Times New Roman"/>
        </w:rPr>
        <w:t>0.99</w:t>
      </w:r>
      <w:ins w:id="293" w:author="detbenton1991@gmail.com" w:date="2025-03-28T22:14:00Z" w16du:dateUtc="2025-03-29T03:14:00Z">
        <w:r>
          <w:rPr>
            <w:rFonts w:ascii="Times New Roman" w:eastAsia="Times New Roman" w:hAnsi="Times New Roman" w:cs="Times New Roman"/>
          </w:rPr>
          <w:t xml:space="preserve">). </w:t>
        </w:r>
      </w:ins>
    </w:p>
    <w:p w14:paraId="043A3CF1" w14:textId="77777777" w:rsidR="005E28F2" w:rsidRDefault="005E28F2" w:rsidP="005E28F2">
      <w:pPr>
        <w:spacing w:line="480" w:lineRule="auto"/>
        <w:contextualSpacing/>
        <w:rPr>
          <w:rFonts w:ascii="Times New Roman" w:eastAsia="Times New Roman" w:hAnsi="Times New Roman" w:cs="Times New Roman"/>
          <w:b/>
          <w:bCs/>
        </w:rPr>
      </w:pPr>
    </w:p>
    <w:p w14:paraId="43FBE7A1" w14:textId="64CF6A9F" w:rsidR="005E28F2" w:rsidRPr="00670905" w:rsidRDefault="005E28F2" w:rsidP="005E28F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DBC99A6" w14:textId="2562EBAE" w:rsidR="00A5680C" w:rsidRDefault="005E28F2" w:rsidP="0080748F">
      <w:pPr>
        <w:spacing w:line="480" w:lineRule="auto"/>
        <w:contextualSpacing/>
        <w:rPr>
          <w:rFonts w:ascii="Times New Roman" w:eastAsia="Times New Roman" w:hAnsi="Times New Roman" w:cs="Times New Roman"/>
        </w:rPr>
      </w:pPr>
      <w:r>
        <w:rPr>
          <w:rFonts w:ascii="Times New Roman" w:hAnsi="Times New Roman" w:cs="Times New Roman"/>
        </w:rPr>
        <w:tab/>
        <w:t xml:space="preserve">Simulation </w:t>
      </w:r>
      <w:r w:rsidR="0080748F">
        <w:rPr>
          <w:rFonts w:ascii="Times New Roman" w:hAnsi="Times New Roman" w:cs="Times New Roman"/>
        </w:rPr>
        <w:t xml:space="preserve">4 </w:t>
      </w:r>
      <w:r>
        <w:rPr>
          <w:rFonts w:ascii="Times New Roman" w:hAnsi="Times New Roman" w:cs="Times New Roman"/>
        </w:rPr>
        <w:t xml:space="preserve">showed that a network, like infants, looked longer at a more costly event than it does at a less costly event. This finding is significant because neither the associative account presented in the Introduction nor the model that instantiates </w:t>
      </w:r>
      <w:r w:rsidR="00B90810">
        <w:rPr>
          <w:rFonts w:ascii="Times New Roman" w:hAnsi="Times New Roman" w:cs="Times New Roman"/>
        </w:rPr>
        <w:t>it implements</w:t>
      </w:r>
      <w:r>
        <w:rPr>
          <w:rFonts w:ascii="Times New Roman" w:hAnsi="Times New Roman" w:cs="Times New Roman"/>
        </w:rPr>
        <w:t xml:space="preserve"> a</w:t>
      </w:r>
      <w:r w:rsidR="00CE47FC">
        <w:rPr>
          <w:rFonts w:ascii="Times New Roman" w:hAnsi="Times New Roman" w:cs="Times New Roman"/>
        </w:rPr>
        <w:t xml:space="preserve"> notion of cost, a</w:t>
      </w:r>
      <w:r>
        <w:rPr>
          <w:rFonts w:ascii="Times New Roman" w:hAnsi="Times New Roman" w:cs="Times New Roman"/>
        </w:rPr>
        <w:t xml:space="preserve"> NUC</w:t>
      </w:r>
      <w:r w:rsidR="00B90810">
        <w:rPr>
          <w:rFonts w:ascii="Times New Roman" w:hAnsi="Times New Roman" w:cs="Times New Roman"/>
        </w:rPr>
        <w:t>,</w:t>
      </w:r>
      <w:r w:rsidR="00CE47FC">
        <w:rPr>
          <w:rFonts w:ascii="Times New Roman" w:hAnsi="Times New Roman" w:cs="Times New Roman"/>
        </w:rPr>
        <w:t xml:space="preserve"> or a teleological stance. This suggests that such principles and domain-specific mechanisms are</w:t>
      </w:r>
      <w:r>
        <w:rPr>
          <w:rFonts w:ascii="Times New Roman" w:hAnsi="Times New Roman" w:cs="Times New Roman"/>
        </w:rPr>
        <w:t xml:space="preserve"> not necessary to account for infants’ looking behaviors. </w:t>
      </w:r>
      <w:r w:rsidR="00127C68">
        <w:rPr>
          <w:rFonts w:ascii="Times New Roman" w:hAnsi="Times New Roman" w:cs="Times New Roman"/>
        </w:rPr>
        <w:t>Th</w:t>
      </w:r>
      <w:r w:rsidR="00B90810">
        <w:rPr>
          <w:rFonts w:ascii="Times New Roman" w:hAnsi="Times New Roman" w:cs="Times New Roman"/>
        </w:rPr>
        <w:t>ese</w:t>
      </w:r>
      <w:r w:rsidR="00127C68">
        <w:rPr>
          <w:rFonts w:ascii="Times New Roman" w:hAnsi="Times New Roman" w:cs="Times New Roman"/>
        </w:rPr>
        <w:t xml:space="preserve"> results demonstrate, instead, that domain-general associative learning</w:t>
      </w:r>
      <w:r w:rsidR="00B90810">
        <w:rPr>
          <w:rFonts w:ascii="Times New Roman" w:hAnsi="Times New Roman" w:cs="Times New Roman"/>
        </w:rPr>
        <w:t xml:space="preserve"> may be sufficient to explain infants’ looking behaviors in studies that use the Gergely paradigm.</w:t>
      </w:r>
      <w:r w:rsidR="0080748F">
        <w:rPr>
          <w:rFonts w:ascii="Times New Roman" w:hAnsi="Times New Roman" w:cs="Times New Roman"/>
        </w:rPr>
        <w:t xml:space="preserve"> </w:t>
      </w:r>
      <w:ins w:id="294" w:author="Benton, Deon" w:date="2025-03-27T19:04:00Z" w16du:dateUtc="2025-03-28T00:04:00Z">
        <w:r w:rsidR="009A1C9A">
          <w:rPr>
            <w:rFonts w:ascii="Times New Roman" w:eastAsia="Times New Roman" w:hAnsi="Times New Roman" w:cs="Times New Roman"/>
          </w:rPr>
          <w:t>This conclusion</w:t>
        </w:r>
      </w:ins>
      <w:r w:rsidR="005A72CB">
        <w:rPr>
          <w:rFonts w:ascii="Times New Roman" w:eastAsia="Times New Roman" w:hAnsi="Times New Roman" w:cs="Times New Roman"/>
        </w:rPr>
        <w:t xml:space="preserve"> </w:t>
      </w:r>
      <w:ins w:id="295" w:author="Benton, Deon" w:date="2025-03-27T19:04:00Z" w16du:dateUtc="2025-03-28T00:04:00Z">
        <w:r w:rsidR="009A1C9A">
          <w:rPr>
            <w:rFonts w:ascii="Times New Roman" w:eastAsia="Times New Roman" w:hAnsi="Times New Roman" w:cs="Times New Roman"/>
          </w:rPr>
          <w:t xml:space="preserve">is also consistent with </w:t>
        </w:r>
      </w:ins>
      <w:ins w:id="296" w:author="Benton, Deon" w:date="2025-03-27T19:10:00Z" w16du:dateUtc="2025-03-28T00:10:00Z">
        <w:r w:rsidR="009A56F5">
          <w:rPr>
            <w:rFonts w:ascii="Times New Roman" w:eastAsia="Times New Roman" w:hAnsi="Times New Roman" w:cs="Times New Roman"/>
          </w:rPr>
          <w:t>the only</w:t>
        </w:r>
      </w:ins>
      <w:ins w:id="297" w:author="Benton, Deon" w:date="2025-03-27T19:04:00Z" w16du:dateUtc="2025-03-28T00:04:00Z">
        <w:r w:rsidR="009A1C9A">
          <w:rPr>
            <w:rFonts w:ascii="Times New Roman" w:eastAsia="Times New Roman" w:hAnsi="Times New Roman" w:cs="Times New Roman"/>
          </w:rPr>
          <w:t xml:space="preserve"> other published connectionist modeling study on this topic</w:t>
        </w:r>
      </w:ins>
      <w:ins w:id="298" w:author="Benton, Deon" w:date="2025-03-27T19:07:00Z" w16du:dateUtc="2025-03-28T00:07:00Z">
        <w:r w:rsidR="005963CC">
          <w:rPr>
            <w:rFonts w:ascii="Times New Roman" w:eastAsia="Times New Roman" w:hAnsi="Times New Roman" w:cs="Times New Roman"/>
          </w:rPr>
          <w:t xml:space="preserve"> (Van Overwalle, 2010)</w:t>
        </w:r>
      </w:ins>
      <w:ins w:id="299" w:author="Benton, Deon" w:date="2025-03-27T19:04:00Z" w16du:dateUtc="2025-03-28T00:04:00Z">
        <w:r w:rsidR="009A1C9A">
          <w:rPr>
            <w:rFonts w:ascii="Times New Roman" w:eastAsia="Times New Roman" w:hAnsi="Times New Roman" w:cs="Times New Roman"/>
          </w:rPr>
          <w:t xml:space="preserve">. </w:t>
        </w:r>
      </w:ins>
      <w:r w:rsidR="005A72CB">
        <w:rPr>
          <w:rFonts w:ascii="Times New Roman" w:eastAsia="Times New Roman" w:hAnsi="Times New Roman" w:cs="Times New Roman"/>
        </w:rPr>
        <w:t>However, a key difference between the model in that paper and the current one is that Van Overwalle (2010) only simulated Gergely et al. (1995). In contrast, the current model</w:t>
      </w:r>
      <w:ins w:id="300" w:author="Benton, Deon" w:date="2025-03-27T19:10:00Z" w16du:dateUtc="2025-03-28T00:10:00Z">
        <w:r w:rsidR="00FD37AB">
          <w:rPr>
            <w:rFonts w:ascii="Times New Roman" w:eastAsia="Times New Roman" w:hAnsi="Times New Roman" w:cs="Times New Roman"/>
          </w:rPr>
          <w:t xml:space="preserve"> accounted for a range of findings</w:t>
        </w:r>
      </w:ins>
      <w:r w:rsidR="005A72CB">
        <w:rPr>
          <w:rFonts w:ascii="Times New Roman" w:eastAsia="Times New Roman" w:hAnsi="Times New Roman" w:cs="Times New Roman"/>
        </w:rPr>
        <w:t xml:space="preserve"> from studies that employed the Gergely paradigm</w:t>
      </w:r>
      <w:r w:rsidR="00ED183C">
        <w:rPr>
          <w:rFonts w:ascii="Times New Roman" w:eastAsia="Times New Roman" w:hAnsi="Times New Roman" w:cs="Times New Roman"/>
        </w:rPr>
        <w:t>. This demonstrates the</w:t>
      </w:r>
      <w:ins w:id="301" w:author="Benton, Deon" w:date="2025-03-27T19:11:00Z" w16du:dateUtc="2025-03-28T00:11:00Z">
        <w:r w:rsidR="00FD37AB">
          <w:rPr>
            <w:rFonts w:ascii="Times New Roman" w:eastAsia="Times New Roman" w:hAnsi="Times New Roman" w:cs="Times New Roman"/>
          </w:rPr>
          <w:t xml:space="preserve"> explanatory scope</w:t>
        </w:r>
      </w:ins>
      <w:r w:rsidR="00ED183C">
        <w:rPr>
          <w:rFonts w:ascii="Times New Roman" w:eastAsia="Times New Roman" w:hAnsi="Times New Roman" w:cs="Times New Roman"/>
        </w:rPr>
        <w:t xml:space="preserve"> of the current model (and by extension, the proposal it implements)</w:t>
      </w:r>
      <w:ins w:id="302" w:author="Benton, Deon" w:date="2025-03-27T19:11:00Z" w16du:dateUtc="2025-03-28T00:11:00Z">
        <w:r w:rsidR="00FD37AB">
          <w:rPr>
            <w:rFonts w:ascii="Times New Roman" w:eastAsia="Times New Roman" w:hAnsi="Times New Roman" w:cs="Times New Roman"/>
          </w:rPr>
          <w:t>.</w:t>
        </w:r>
      </w:ins>
      <w:ins w:id="303" w:author="Benton, Deon" w:date="2025-03-27T19:19:00Z" w16du:dateUtc="2025-03-28T00:19:00Z">
        <w:r w:rsidR="00E63F31">
          <w:rPr>
            <w:rFonts w:ascii="Times New Roman" w:eastAsia="Times New Roman" w:hAnsi="Times New Roman" w:cs="Times New Roman"/>
          </w:rPr>
          <w:t xml:space="preserve"> </w:t>
        </w:r>
      </w:ins>
      <w:r w:rsidR="005A72CB">
        <w:rPr>
          <w:rFonts w:ascii="Times New Roman" w:eastAsia="Times New Roman" w:hAnsi="Times New Roman" w:cs="Times New Roman"/>
        </w:rPr>
        <w:t xml:space="preserve">A second major difference </w:t>
      </w:r>
      <w:r w:rsidR="00D866F7">
        <w:rPr>
          <w:rFonts w:ascii="Times New Roman" w:eastAsia="Times New Roman" w:hAnsi="Times New Roman" w:cs="Times New Roman"/>
        </w:rPr>
        <w:t xml:space="preserve">is that Van Overwalle’s </w:t>
      </w:r>
      <w:r w:rsidR="005A72CB">
        <w:rPr>
          <w:rFonts w:ascii="Times New Roman" w:eastAsia="Times New Roman" w:hAnsi="Times New Roman" w:cs="Times New Roman"/>
        </w:rPr>
        <w:t xml:space="preserve">model could not develop internal representations. This means that his model could not </w:t>
      </w:r>
      <w:r w:rsidR="00A5680C">
        <w:rPr>
          <w:rFonts w:ascii="Times New Roman" w:eastAsia="Times New Roman" w:hAnsi="Times New Roman" w:cs="Times New Roman"/>
        </w:rPr>
        <w:t>make use any prior, “real-world” experience with action events</w:t>
      </w:r>
      <w:r w:rsidR="009A00F6">
        <w:rPr>
          <w:rFonts w:ascii="Times New Roman" w:eastAsia="Times New Roman" w:hAnsi="Times New Roman" w:cs="Times New Roman"/>
        </w:rPr>
        <w:t xml:space="preserve"> unlike the current model</w:t>
      </w:r>
      <w:r w:rsidR="00A5680C">
        <w:rPr>
          <w:rFonts w:ascii="Times New Roman" w:eastAsia="Times New Roman" w:hAnsi="Times New Roman" w:cs="Times New Roman"/>
        </w:rPr>
        <w:t xml:space="preserve">. </w:t>
      </w:r>
    </w:p>
    <w:p w14:paraId="7CD9E7CE" w14:textId="19C3626E" w:rsidR="00E63F31" w:rsidRPr="003764BE" w:rsidRDefault="00A5680C" w:rsidP="00A5680C">
      <w:pPr>
        <w:spacing w:line="480" w:lineRule="auto"/>
        <w:ind w:firstLine="720"/>
        <w:contextualSpacing/>
        <w:rPr>
          <w:ins w:id="304" w:author="Benton, Deon" w:date="2025-03-27T18:34:00Z" w16du:dateUtc="2025-03-27T23:34:00Z"/>
          <w:rFonts w:ascii="Times New Roman" w:hAnsi="Times New Roman" w:cs="Times New Roman"/>
        </w:rPr>
      </w:pPr>
      <w:r>
        <w:rPr>
          <w:rFonts w:ascii="Times New Roman" w:eastAsia="Times New Roman" w:hAnsi="Times New Roman" w:cs="Times New Roman"/>
        </w:rPr>
        <w:t xml:space="preserve">Although the current simulations demonstrate that associative learning may be sufficient to account for prior findings, they do not clarify how associative learning unfolded in the </w:t>
      </w:r>
      <w:r w:rsidR="00235E21">
        <w:rPr>
          <w:rFonts w:ascii="Times New Roman" w:eastAsia="Times New Roman" w:hAnsi="Times New Roman" w:cs="Times New Roman"/>
        </w:rPr>
        <w:t>model to</w:t>
      </w:r>
      <w:r>
        <w:rPr>
          <w:rFonts w:ascii="Times New Roman" w:eastAsia="Times New Roman" w:hAnsi="Times New Roman" w:cs="Times New Roman"/>
        </w:rPr>
        <w:t xml:space="preserve"> produce a match with the behavioral data. </w:t>
      </w:r>
      <w:ins w:id="305" w:author="Benton, Deon" w:date="2025-03-27T19:25:00Z" w16du:dateUtc="2025-03-28T00:25:00Z">
        <w:r w:rsidR="00756B1E">
          <w:rPr>
            <w:rFonts w:ascii="Times New Roman" w:eastAsia="Times New Roman" w:hAnsi="Times New Roman" w:cs="Times New Roman"/>
          </w:rPr>
          <w:t xml:space="preserve">I </w:t>
        </w:r>
      </w:ins>
      <w:r w:rsidR="006315A5">
        <w:rPr>
          <w:rFonts w:ascii="Times New Roman" w:eastAsia="Times New Roman" w:hAnsi="Times New Roman" w:cs="Times New Roman"/>
        </w:rPr>
        <w:t>tackle this issue</w:t>
      </w:r>
      <w:ins w:id="306" w:author="Benton, Deon" w:date="2025-03-27T19:25:00Z" w16du:dateUtc="2025-03-28T00:25:00Z">
        <w:r w:rsidR="00756B1E">
          <w:rPr>
            <w:rFonts w:ascii="Times New Roman" w:eastAsia="Times New Roman" w:hAnsi="Times New Roman" w:cs="Times New Roman"/>
          </w:rPr>
          <w:t xml:space="preserve"> in the next section.</w:t>
        </w:r>
      </w:ins>
    </w:p>
    <w:p w14:paraId="2672649C" w14:textId="77777777" w:rsidR="0007013C" w:rsidRDefault="0007013C" w:rsidP="00C33B89">
      <w:pPr>
        <w:spacing w:line="480" w:lineRule="auto"/>
        <w:contextualSpacing/>
        <w:rPr>
          <w:ins w:id="307" w:author="Benton, Deon" w:date="2025-03-27T18:28:00Z" w16du:dateUtc="2025-03-27T23:28:00Z"/>
          <w:rFonts w:ascii="Times New Roman" w:hAnsi="Times New Roman" w:cs="Times New Roman"/>
        </w:rPr>
      </w:pPr>
    </w:p>
    <w:p w14:paraId="5E0E5EB1" w14:textId="77777777" w:rsidR="007C42A4" w:rsidRDefault="007C42A4" w:rsidP="00D636C9">
      <w:pPr>
        <w:spacing w:line="480" w:lineRule="auto"/>
        <w:contextualSpacing/>
        <w:rPr>
          <w:rFonts w:ascii="Times New Roman" w:hAnsi="Times New Roman" w:cs="Times New Roman"/>
        </w:rPr>
      </w:pPr>
    </w:p>
    <w:p w14:paraId="69226FAB" w14:textId="4E27B450" w:rsidR="007C42A4" w:rsidRDefault="00A34693" w:rsidP="00D636C9">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00696C04" w:rsidRPr="00696C04">
        <w:rPr>
          <w:rFonts w:ascii="Times New Roman" w:hAnsi="Times New Roman" w:cs="Times New Roman"/>
          <w:b/>
          <w:bCs/>
        </w:rPr>
        <w:t xml:space="preserve"> pr</w:t>
      </w:r>
      <w:r w:rsidR="00497F11">
        <w:rPr>
          <w:rFonts w:ascii="Times New Roman" w:hAnsi="Times New Roman" w:cs="Times New Roman"/>
          <w:b/>
          <w:bCs/>
        </w:rPr>
        <w:t>oduced</w:t>
      </w:r>
      <w:r w:rsidR="00696C04" w:rsidRPr="00696C04">
        <w:rPr>
          <w:rFonts w:ascii="Times New Roman" w:hAnsi="Times New Roman" w:cs="Times New Roman"/>
          <w:b/>
          <w:bCs/>
        </w:rPr>
        <w:t xml:space="preserve"> a match to the behavioral data</w:t>
      </w:r>
    </w:p>
    <w:p w14:paraId="1B0E5BA2" w14:textId="7A4B70D5" w:rsidR="009D4EC0" w:rsidRDefault="00A34693" w:rsidP="004373BA">
      <w:pPr>
        <w:spacing w:line="480" w:lineRule="auto"/>
        <w:contextualSpacing/>
        <w:rPr>
          <w:rFonts w:ascii="Times New Roman" w:hAnsi="Times New Roman" w:cs="Times New Roman"/>
        </w:rPr>
      </w:pPr>
      <w:r>
        <w:rPr>
          <w:rFonts w:ascii="Times New Roman" w:hAnsi="Times New Roman" w:cs="Times New Roman"/>
          <w:b/>
          <w:bCs/>
        </w:rPr>
        <w:lastRenderedPageBreak/>
        <w:tab/>
      </w:r>
      <w:r w:rsidR="00053B11" w:rsidRPr="00053B11">
        <w:rPr>
          <w:rFonts w:ascii="Times New Roman" w:hAnsi="Times New Roman" w:cs="Times New Roman"/>
        </w:rPr>
        <w:t xml:space="preserve">The simulations suggest that associative learning can explain infants’ looking behavior in studies using the Gergely paradigm. However, </w:t>
      </w:r>
      <w:ins w:id="308" w:author="Benton, Deon" w:date="2025-03-27T19:26:00Z" w16du:dateUtc="2025-03-28T00:26:00Z">
        <w:r w:rsidR="00756B1E">
          <w:rPr>
            <w:rFonts w:ascii="Times New Roman" w:hAnsi="Times New Roman" w:cs="Times New Roman"/>
          </w:rPr>
          <w:t>they leave unresolved the</w:t>
        </w:r>
      </w:ins>
      <w:r w:rsidR="00053B11" w:rsidRPr="00053B11">
        <w:rPr>
          <w:rFonts w:ascii="Times New Roman" w:hAnsi="Times New Roman" w:cs="Times New Roman"/>
        </w:rPr>
        <w:t xml:space="preserve"> precise nature of this learning process</w:t>
      </w:r>
      <w:r w:rsidR="00053B11">
        <w:rPr>
          <w:rFonts w:ascii="Times New Roman" w:hAnsi="Times New Roman" w:cs="Times New Roman"/>
        </w:rPr>
        <w:t>.</w:t>
      </w:r>
      <w:ins w:id="309" w:author="Benton, Deon" w:date="2025-03-27T19:32:00Z" w16du:dateUtc="2025-03-28T00:32:00Z">
        <w:r w:rsidR="0037167D">
          <w:rPr>
            <w:rFonts w:ascii="Times New Roman" w:hAnsi="Times New Roman" w:cs="Times New Roman"/>
          </w:rPr>
          <w:t xml:space="preserve"> </w:t>
        </w:r>
      </w:ins>
      <w:r w:rsidR="00235E21">
        <w:rPr>
          <w:rFonts w:ascii="Times New Roman" w:hAnsi="Times New Roman" w:cs="Times New Roman"/>
        </w:rPr>
        <w:t>One way to answer this question is to consider</w:t>
      </w:r>
      <w:ins w:id="310" w:author="Benton, Deon" w:date="2025-03-27T19:32:00Z" w16du:dateUtc="2025-03-28T00:32:00Z">
        <w:r w:rsidR="0037167D">
          <w:rPr>
            <w:rFonts w:ascii="Times New Roman" w:hAnsi="Times New Roman" w:cs="Times New Roman"/>
          </w:rPr>
          <w:t xml:space="preserve"> how the model processed the information </w:t>
        </w:r>
      </w:ins>
      <w:r w:rsidR="0024216C">
        <w:rPr>
          <w:rFonts w:ascii="Times New Roman" w:hAnsi="Times New Roman" w:cs="Times New Roman"/>
        </w:rPr>
        <w:t xml:space="preserve">during the various phases </w:t>
      </w:r>
      <w:ins w:id="311" w:author="Benton, Deon" w:date="2025-03-27T19:53:00Z" w16du:dateUtc="2025-03-28T00:53:00Z">
        <w:r w:rsidR="0051293E">
          <w:rPr>
            <w:rFonts w:ascii="Times New Roman" w:hAnsi="Times New Roman" w:cs="Times New Roman"/>
          </w:rPr>
          <w:t>in the different simulations.</w:t>
        </w:r>
      </w:ins>
      <w:r w:rsidR="00CD1446">
        <w:rPr>
          <w:rFonts w:ascii="Times New Roman" w:hAnsi="Times New Roman" w:cs="Times New Roman"/>
        </w:rPr>
        <w:t xml:space="preserve"> </w:t>
      </w:r>
      <w:ins w:id="312" w:author="Benton, Deon" w:date="2025-03-29T22:39:00Z" w16du:dateUtc="2025-03-30T03:39:00Z">
        <w:r w:rsidR="005F408A">
          <w:rPr>
            <w:rFonts w:ascii="Times New Roman" w:hAnsi="Times New Roman" w:cs="Times New Roman"/>
          </w:rPr>
          <w:t>Given space constraints</w:t>
        </w:r>
      </w:ins>
      <w:ins w:id="313" w:author="Benton, Deon" w:date="2025-03-29T22:37:00Z" w16du:dateUtc="2025-03-30T03:37:00Z">
        <w:r w:rsidR="005F408A">
          <w:rPr>
            <w:rFonts w:ascii="Times New Roman" w:hAnsi="Times New Roman" w:cs="Times New Roman"/>
          </w:rPr>
          <w:t xml:space="preserve">, </w:t>
        </w:r>
      </w:ins>
      <w:ins w:id="314" w:author="Benton, Deon" w:date="2025-03-29T22:38:00Z" w16du:dateUtc="2025-03-30T03:38:00Z">
        <w:r w:rsidR="005F408A">
          <w:rPr>
            <w:rFonts w:ascii="Times New Roman" w:hAnsi="Times New Roman" w:cs="Times New Roman"/>
          </w:rPr>
          <w:t xml:space="preserve">I will </w:t>
        </w:r>
      </w:ins>
      <w:ins w:id="315" w:author="Benton, Deon" w:date="2025-03-29T22:59:00Z" w16du:dateUtc="2025-03-30T03:59:00Z">
        <w:r w:rsidR="008816BC">
          <w:rPr>
            <w:rFonts w:ascii="Times New Roman" w:hAnsi="Times New Roman" w:cs="Times New Roman"/>
          </w:rPr>
          <w:t>use Simulation 1 as a case study</w:t>
        </w:r>
      </w:ins>
      <w:ins w:id="316" w:author="Benton, Deon" w:date="2025-03-29T22:37:00Z" w16du:dateUtc="2025-03-30T03:37:00Z">
        <w:r w:rsidR="005F408A">
          <w:rPr>
            <w:rFonts w:ascii="Times New Roman" w:hAnsi="Times New Roman" w:cs="Times New Roman"/>
          </w:rPr>
          <w:t>.</w:t>
        </w:r>
      </w:ins>
      <w:ins w:id="317" w:author="Benton, Deon" w:date="2025-03-29T22:38:00Z" w16du:dateUtc="2025-03-30T03:38:00Z">
        <w:r w:rsidR="005F408A">
          <w:rPr>
            <w:rFonts w:ascii="Times New Roman" w:hAnsi="Times New Roman" w:cs="Times New Roman"/>
          </w:rPr>
          <w:t xml:space="preserve"> </w:t>
        </w:r>
      </w:ins>
      <w:ins w:id="318" w:author="Benton, Deon" w:date="2025-03-29T22:59:00Z" w16du:dateUtc="2025-03-30T03:59:00Z">
        <w:r w:rsidR="008816BC">
          <w:rPr>
            <w:rFonts w:ascii="Times New Roman" w:hAnsi="Times New Roman" w:cs="Times New Roman"/>
          </w:rPr>
          <w:t>However, it is worth noting that the</w:t>
        </w:r>
      </w:ins>
      <w:ins w:id="319" w:author="Benton, Deon" w:date="2025-03-29T22:39:00Z" w16du:dateUtc="2025-03-30T03:39:00Z">
        <w:r w:rsidR="005F408A">
          <w:rPr>
            <w:rFonts w:ascii="Times New Roman" w:hAnsi="Times New Roman" w:cs="Times New Roman"/>
          </w:rPr>
          <w:t xml:space="preserve"> principles</w:t>
        </w:r>
      </w:ins>
      <w:ins w:id="320" w:author="Benton, Deon" w:date="2025-03-29T22:59:00Z" w16du:dateUtc="2025-03-30T03:59:00Z">
        <w:r w:rsidR="008816BC">
          <w:rPr>
            <w:rFonts w:ascii="Times New Roman" w:hAnsi="Times New Roman" w:cs="Times New Roman"/>
          </w:rPr>
          <w:t xml:space="preserve"> used to explain the network’s behavior in Simulation 1</w:t>
        </w:r>
      </w:ins>
      <w:ins w:id="321" w:author="Benton, Deon" w:date="2025-03-29T23:00:00Z" w16du:dateUtc="2025-03-30T04:00:00Z">
        <w:r w:rsidR="008816BC">
          <w:rPr>
            <w:rFonts w:ascii="Times New Roman" w:hAnsi="Times New Roman" w:cs="Times New Roman"/>
          </w:rPr>
          <w:t xml:space="preserve"> </w:t>
        </w:r>
      </w:ins>
      <w:ins w:id="322" w:author="Benton, Deon" w:date="2025-03-29T22:39:00Z" w16du:dateUtc="2025-03-30T03:39:00Z">
        <w:r w:rsidR="005F408A">
          <w:rPr>
            <w:rFonts w:ascii="Times New Roman" w:hAnsi="Times New Roman" w:cs="Times New Roman"/>
          </w:rPr>
          <w:t>also apply the remaining simulations</w:t>
        </w:r>
      </w:ins>
      <w:ins w:id="323" w:author="Benton, Deon" w:date="2025-03-29T22:38:00Z" w16du:dateUtc="2025-03-30T03:38:00Z">
        <w:r w:rsidR="005F408A">
          <w:rPr>
            <w:rFonts w:ascii="Times New Roman" w:hAnsi="Times New Roman" w:cs="Times New Roman"/>
          </w:rPr>
          <w:t>.</w:t>
        </w:r>
      </w:ins>
      <w:ins w:id="324" w:author="Benton, Deon" w:date="2025-03-29T22:37:00Z" w16du:dateUtc="2025-03-30T03:37:00Z">
        <w:r w:rsidR="005F408A">
          <w:rPr>
            <w:rFonts w:ascii="Times New Roman" w:hAnsi="Times New Roman" w:cs="Times New Roman"/>
          </w:rPr>
          <w:t xml:space="preserve"> </w:t>
        </w:r>
      </w:ins>
      <w:ins w:id="325" w:author="Benton, Deon" w:date="2025-03-27T19:33:00Z" w16du:dateUtc="2025-03-28T00:33:00Z">
        <w:r w:rsidR="0037167D">
          <w:rPr>
            <w:rFonts w:ascii="Times New Roman" w:hAnsi="Times New Roman" w:cs="Times New Roman"/>
          </w:rPr>
          <w:t>In the model, this process begins</w:t>
        </w:r>
      </w:ins>
      <w:r w:rsidR="00017DBA">
        <w:rPr>
          <w:rFonts w:ascii="Times New Roman" w:hAnsi="Times New Roman" w:cs="Times New Roman"/>
        </w:rPr>
        <w:t xml:space="preserve"> when the network is </w:t>
      </w:r>
      <w:r w:rsidR="00192937">
        <w:rPr>
          <w:rFonts w:ascii="Times New Roman" w:hAnsi="Times New Roman" w:cs="Times New Roman"/>
        </w:rPr>
        <w:t>shown a</w:t>
      </w:r>
      <w:r w:rsidR="00017DBA">
        <w:rPr>
          <w:rFonts w:ascii="Times New Roman" w:hAnsi="Times New Roman" w:cs="Times New Roman"/>
        </w:rPr>
        <w:t xml:space="preserve"> particular action event</w:t>
      </w:r>
      <w:r w:rsidR="00452848">
        <w:rPr>
          <w:rFonts w:ascii="Times New Roman" w:hAnsi="Times New Roman" w:cs="Times New Roman"/>
        </w:rPr>
        <w:t xml:space="preserve"> as a pattern of</w:t>
      </w:r>
      <w:r w:rsidR="00017DBA">
        <w:rPr>
          <w:rFonts w:ascii="Times New Roman" w:hAnsi="Times New Roman" w:cs="Times New Roman"/>
        </w:rPr>
        <w:t xml:space="preserve"> activation across </w:t>
      </w:r>
      <w:r w:rsidR="001C249A">
        <w:rPr>
          <w:rFonts w:ascii="Times New Roman" w:hAnsi="Times New Roman" w:cs="Times New Roman"/>
        </w:rPr>
        <w:t xml:space="preserve">different </w:t>
      </w:r>
      <w:r w:rsidR="00192937">
        <w:rPr>
          <w:rFonts w:ascii="Times New Roman" w:hAnsi="Times New Roman" w:cs="Times New Roman"/>
        </w:rPr>
        <w:t xml:space="preserve">input </w:t>
      </w:r>
      <w:r w:rsidR="001C249A">
        <w:rPr>
          <w:rFonts w:ascii="Times New Roman" w:hAnsi="Times New Roman" w:cs="Times New Roman"/>
        </w:rPr>
        <w:t>groups (e.g., Object Left and Right, Barrier Location, Barrier Position, etc.)</w:t>
      </w:r>
      <w:ins w:id="326" w:author="Benton, Deon" w:date="2025-03-29T22:40:00Z" w16du:dateUtc="2025-03-30T03:40:00Z">
        <w:r w:rsidR="005F408A">
          <w:rPr>
            <w:rFonts w:ascii="Times New Roman" w:hAnsi="Times New Roman" w:cs="Times New Roman"/>
          </w:rPr>
          <w:t xml:space="preserve"> during the pretraining phase</w:t>
        </w:r>
      </w:ins>
      <w:r w:rsidR="001C249A">
        <w:rPr>
          <w:rFonts w:ascii="Times New Roman" w:hAnsi="Times New Roman" w:cs="Times New Roman"/>
        </w:rPr>
        <w:t xml:space="preserve">. </w:t>
      </w:r>
      <w:ins w:id="327" w:author="Benton, Deon" w:date="2025-03-27T19:34:00Z" w16du:dateUtc="2025-03-28T00:34:00Z">
        <w:r w:rsidR="00B572F3">
          <w:rPr>
            <w:rFonts w:ascii="Times New Roman" w:hAnsi="Times New Roman" w:cs="Times New Roman"/>
          </w:rPr>
          <w:t>These</w:t>
        </w:r>
      </w:ins>
      <w:r w:rsidR="00112ABC">
        <w:rPr>
          <w:rFonts w:ascii="Times New Roman" w:hAnsi="Times New Roman" w:cs="Times New Roman"/>
        </w:rPr>
        <w:t xml:space="preserve"> events correspond to </w:t>
      </w:r>
      <w:r w:rsidR="00D20604">
        <w:rPr>
          <w:rFonts w:ascii="Times New Roman" w:hAnsi="Times New Roman" w:cs="Times New Roman"/>
        </w:rPr>
        <w:t>situations</w:t>
      </w:r>
      <w:r w:rsidR="00112ABC">
        <w:rPr>
          <w:rFonts w:ascii="Times New Roman" w:hAnsi="Times New Roman" w:cs="Times New Roman"/>
        </w:rPr>
        <w:t xml:space="preserve"> in which one object (i.e., an object with an inanimate feature) or animate</w:t>
      </w:r>
      <w:r w:rsidR="00A9049C">
        <w:rPr>
          <w:rFonts w:ascii="Times New Roman" w:hAnsi="Times New Roman" w:cs="Times New Roman"/>
        </w:rPr>
        <w:t xml:space="preserve"> entity</w:t>
      </w:r>
      <w:r w:rsidR="00112ABC">
        <w:rPr>
          <w:rFonts w:ascii="Times New Roman" w:hAnsi="Times New Roman" w:cs="Times New Roman"/>
        </w:rPr>
        <w:t xml:space="preserve"> (i.e., object with an animate feature) moves along </w:t>
      </w:r>
      <w:r w:rsidR="00D20604">
        <w:rPr>
          <w:rFonts w:ascii="Times New Roman" w:hAnsi="Times New Roman" w:cs="Times New Roman"/>
        </w:rPr>
        <w:t>either a straight or curved path</w:t>
      </w:r>
      <w:r w:rsidR="00112ABC">
        <w:rPr>
          <w:rFonts w:ascii="Times New Roman" w:hAnsi="Times New Roman" w:cs="Times New Roman"/>
        </w:rPr>
        <w:t xml:space="preserve"> to reach a second object or animate</w:t>
      </w:r>
      <w:r w:rsidR="00A9049C">
        <w:rPr>
          <w:rFonts w:ascii="Times New Roman" w:hAnsi="Times New Roman" w:cs="Times New Roman"/>
        </w:rPr>
        <w:t xml:space="preserve"> entity</w:t>
      </w:r>
      <w:r w:rsidR="00112ABC">
        <w:rPr>
          <w:rFonts w:ascii="Times New Roman" w:hAnsi="Times New Roman" w:cs="Times New Roman"/>
        </w:rPr>
        <w:t>.</w:t>
      </w:r>
      <w:r w:rsidR="00CE33E0">
        <w:rPr>
          <w:rFonts w:ascii="Times New Roman" w:hAnsi="Times New Roman" w:cs="Times New Roman"/>
        </w:rPr>
        <w:t xml:space="preserve"> This pattern of activation is then propagated to the hidden layer</w:t>
      </w:r>
      <w:r w:rsidR="00D20604">
        <w:rPr>
          <w:rFonts w:ascii="Times New Roman" w:hAnsi="Times New Roman" w:cs="Times New Roman"/>
        </w:rPr>
        <w:t xml:space="preserve"> via the </w:t>
      </w:r>
      <w:r w:rsidR="00092D1A">
        <w:rPr>
          <w:rFonts w:ascii="Times New Roman" w:hAnsi="Times New Roman" w:cs="Times New Roman"/>
        </w:rPr>
        <w:t>weights</w:t>
      </w:r>
      <w:r w:rsidR="00D20604">
        <w:rPr>
          <w:rFonts w:ascii="Times New Roman" w:hAnsi="Times New Roman" w:cs="Times New Roman"/>
        </w:rPr>
        <w:t xml:space="preserve"> that connect each of the input groups to the hidden layer</w:t>
      </w:r>
      <w:r w:rsidR="00CE33E0">
        <w:rPr>
          <w:rFonts w:ascii="Times New Roman" w:hAnsi="Times New Roman" w:cs="Times New Roman"/>
        </w:rPr>
        <w:t>.</w:t>
      </w:r>
      <w:r w:rsidR="00A9049C">
        <w:rPr>
          <w:rFonts w:ascii="Times New Roman" w:hAnsi="Times New Roman" w:cs="Times New Roman"/>
        </w:rPr>
        <w:t xml:space="preserve"> </w:t>
      </w:r>
      <w:r w:rsidR="00D608E0">
        <w:rPr>
          <w:rFonts w:ascii="Times New Roman" w:hAnsi="Times New Roman" w:cs="Times New Roman"/>
        </w:rPr>
        <w:t>At the beginning of training, this pattern of activity is</w:t>
      </w:r>
      <w:r w:rsidR="00A076A4">
        <w:rPr>
          <w:rFonts w:ascii="Times New Roman" w:hAnsi="Times New Roman" w:cs="Times New Roman"/>
        </w:rPr>
        <w:t xml:space="preserve"> undifferentiated and meaningless. This </w:t>
      </w:r>
      <w:r w:rsidR="00D608E0">
        <w:rPr>
          <w:rFonts w:ascii="Times New Roman" w:hAnsi="Times New Roman" w:cs="Times New Roman"/>
        </w:rPr>
        <w:t>is becaus</w:t>
      </w:r>
      <w:r w:rsidR="00F57842">
        <w:rPr>
          <w:rFonts w:ascii="Times New Roman" w:hAnsi="Times New Roman" w:cs="Times New Roman"/>
        </w:rPr>
        <w:t>e</w:t>
      </w:r>
      <w:r w:rsidR="00D608E0">
        <w:rPr>
          <w:rFonts w:ascii="Times New Roman" w:hAnsi="Times New Roman" w:cs="Times New Roman"/>
        </w:rPr>
        <w:t xml:space="preserve"> the </w:t>
      </w:r>
      <w:r w:rsidR="00F57842">
        <w:rPr>
          <w:rFonts w:ascii="Times New Roman" w:hAnsi="Times New Roman" w:cs="Times New Roman"/>
        </w:rPr>
        <w:t>weights</w:t>
      </w:r>
      <w:r w:rsidR="00D608E0">
        <w:rPr>
          <w:rFonts w:ascii="Times New Roman" w:hAnsi="Times New Roman" w:cs="Times New Roman"/>
        </w:rPr>
        <w:t xml:space="preserve"> themselves</w:t>
      </w:r>
      <w:r w:rsidR="00F57842">
        <w:rPr>
          <w:rFonts w:ascii="Times New Roman" w:hAnsi="Times New Roman" w:cs="Times New Roman"/>
        </w:rPr>
        <w:t xml:space="preserve"> </w:t>
      </w:r>
      <w:r w:rsidR="00D608E0">
        <w:rPr>
          <w:rFonts w:ascii="Times New Roman" w:hAnsi="Times New Roman" w:cs="Times New Roman"/>
        </w:rPr>
        <w:t>are small, random values.</w:t>
      </w:r>
      <w:r w:rsidR="00F420C7">
        <w:rPr>
          <w:rFonts w:ascii="Times New Roman" w:hAnsi="Times New Roman" w:cs="Times New Roman"/>
        </w:rPr>
        <w:t xml:space="preserve"> </w:t>
      </w:r>
      <w:r w:rsidR="00D608E0">
        <w:rPr>
          <w:rFonts w:ascii="Times New Roman" w:hAnsi="Times New Roman" w:cs="Times New Roman"/>
        </w:rPr>
        <w:t>This hidden</w:t>
      </w:r>
      <w:r w:rsidR="00A076A4">
        <w:rPr>
          <w:rFonts w:ascii="Times New Roman" w:hAnsi="Times New Roman" w:cs="Times New Roman"/>
        </w:rPr>
        <w:t xml:space="preserve"> pattern of activity is</w:t>
      </w:r>
      <w:r w:rsidR="00F420C7">
        <w:rPr>
          <w:rFonts w:ascii="Times New Roman" w:hAnsi="Times New Roman" w:cs="Times New Roman"/>
        </w:rPr>
        <w:t xml:space="preserve"> then</w:t>
      </w:r>
      <w:r w:rsidR="00A076A4">
        <w:rPr>
          <w:rFonts w:ascii="Times New Roman" w:hAnsi="Times New Roman" w:cs="Times New Roman"/>
        </w:rPr>
        <w:t xml:space="preserve"> propagated to</w:t>
      </w:r>
      <w:r w:rsidR="00F420C7">
        <w:rPr>
          <w:rFonts w:ascii="Times New Roman" w:hAnsi="Times New Roman" w:cs="Times New Roman"/>
        </w:rPr>
        <w:t>,</w:t>
      </w:r>
      <w:r w:rsidR="00CD51FC">
        <w:rPr>
          <w:rFonts w:ascii="Times New Roman" w:hAnsi="Times New Roman" w:cs="Times New Roman"/>
        </w:rPr>
        <w:t xml:space="preserve"> and </w:t>
      </w:r>
      <w:r w:rsidR="00655B06">
        <w:rPr>
          <w:rFonts w:ascii="Times New Roman" w:hAnsi="Times New Roman" w:cs="Times New Roman"/>
        </w:rPr>
        <w:t xml:space="preserve">elicits a </w:t>
      </w:r>
      <w:r w:rsidR="00F420C7">
        <w:rPr>
          <w:rFonts w:ascii="Times New Roman" w:hAnsi="Times New Roman" w:cs="Times New Roman"/>
        </w:rPr>
        <w:t>pattern of activity</w:t>
      </w:r>
      <w:r w:rsidR="00CD51FC">
        <w:rPr>
          <w:rFonts w:ascii="Times New Roman" w:hAnsi="Times New Roman" w:cs="Times New Roman"/>
        </w:rPr>
        <w:t xml:space="preserve"> over</w:t>
      </w:r>
      <w:r w:rsidR="00F420C7">
        <w:rPr>
          <w:rFonts w:ascii="Times New Roman" w:hAnsi="Times New Roman" w:cs="Times New Roman"/>
        </w:rPr>
        <w:t>,</w:t>
      </w:r>
      <w:r w:rsidR="00CD51FC">
        <w:rPr>
          <w:rFonts w:ascii="Times New Roman" w:hAnsi="Times New Roman" w:cs="Times New Roman"/>
        </w:rPr>
        <w:t xml:space="preserve"> the output groups</w:t>
      </w:r>
      <w:r w:rsidR="00F911F3">
        <w:rPr>
          <w:rFonts w:ascii="Times New Roman" w:hAnsi="Times New Roman" w:cs="Times New Roman"/>
        </w:rPr>
        <w:t xml:space="preserve"> in the output layer.</w:t>
      </w:r>
      <w:r w:rsidR="00A9049C">
        <w:rPr>
          <w:rFonts w:ascii="Times New Roman" w:hAnsi="Times New Roman" w:cs="Times New Roman"/>
        </w:rPr>
        <w:t xml:space="preserve"> </w:t>
      </w:r>
      <w:r w:rsidR="00DC7422">
        <w:rPr>
          <w:rFonts w:ascii="Times New Roman" w:hAnsi="Times New Roman" w:cs="Times New Roman"/>
        </w:rPr>
        <w:t>This</w:t>
      </w:r>
      <w:r w:rsidR="00B158A5">
        <w:rPr>
          <w:rFonts w:ascii="Times New Roman" w:hAnsi="Times New Roman" w:cs="Times New Roman"/>
        </w:rPr>
        <w:t xml:space="preserve"> observed</w:t>
      </w:r>
      <w:r w:rsidR="00DC7422">
        <w:rPr>
          <w:rFonts w:ascii="Times New Roman" w:hAnsi="Times New Roman" w:cs="Times New Roman"/>
        </w:rPr>
        <w:t xml:space="preserve"> pattern of activation is then compared to the desired </w:t>
      </w:r>
      <w:r w:rsidR="00B158A5">
        <w:rPr>
          <w:rFonts w:ascii="Times New Roman" w:hAnsi="Times New Roman" w:cs="Times New Roman"/>
        </w:rPr>
        <w:t xml:space="preserve">or target </w:t>
      </w:r>
      <w:r w:rsidR="00E53D02">
        <w:rPr>
          <w:rFonts w:ascii="Times New Roman" w:hAnsi="Times New Roman" w:cs="Times New Roman"/>
        </w:rPr>
        <w:t>pattern of activation. Any discrepanc</w:t>
      </w:r>
      <w:r w:rsidR="002C4837">
        <w:rPr>
          <w:rFonts w:ascii="Times New Roman" w:hAnsi="Times New Roman" w:cs="Times New Roman"/>
        </w:rPr>
        <w:t xml:space="preserve">y between </w:t>
      </w:r>
      <w:r w:rsidR="005A05D9">
        <w:rPr>
          <w:rFonts w:ascii="Times New Roman" w:hAnsi="Times New Roman" w:cs="Times New Roman"/>
        </w:rPr>
        <w:t>the two patterns</w:t>
      </w:r>
      <w:r w:rsidR="002C4837">
        <w:rPr>
          <w:rFonts w:ascii="Times New Roman" w:hAnsi="Times New Roman" w:cs="Times New Roman"/>
        </w:rPr>
        <w:t xml:space="preserve"> is treated as error, and the network uses this error to adjust the weights throughout the network.</w:t>
      </w:r>
      <w:r w:rsidR="00E53D02">
        <w:rPr>
          <w:rFonts w:ascii="Times New Roman" w:hAnsi="Times New Roman" w:cs="Times New Roman"/>
        </w:rPr>
        <w:t xml:space="preserve"> </w:t>
      </w:r>
      <w:r w:rsidR="00655B06">
        <w:rPr>
          <w:rFonts w:ascii="Times New Roman" w:hAnsi="Times New Roman" w:cs="Times New Roman"/>
        </w:rPr>
        <w:t>Crucially, the</w:t>
      </w:r>
      <w:r w:rsidR="00FE354E">
        <w:rPr>
          <w:rFonts w:ascii="Times New Roman" w:hAnsi="Times New Roman" w:cs="Times New Roman"/>
        </w:rPr>
        <w:t xml:space="preserve"> </w:t>
      </w:r>
      <w:r w:rsidR="00BA43B0">
        <w:rPr>
          <w:rFonts w:ascii="Times New Roman" w:hAnsi="Times New Roman" w:cs="Times New Roman"/>
        </w:rPr>
        <w:t>pattern of error that the linear</w:t>
      </w:r>
      <w:r w:rsidR="00452848">
        <w:rPr>
          <w:rFonts w:ascii="Times New Roman" w:hAnsi="Times New Roman" w:cs="Times New Roman"/>
        </w:rPr>
        <w:t xml:space="preserve"> events </w:t>
      </w:r>
      <w:r w:rsidR="00655B06">
        <w:rPr>
          <w:rFonts w:ascii="Times New Roman" w:hAnsi="Times New Roman" w:cs="Times New Roman"/>
        </w:rPr>
        <w:t>produce over the output groups</w:t>
      </w:r>
      <w:r w:rsidR="00425AC5">
        <w:rPr>
          <w:rFonts w:ascii="Times New Roman" w:hAnsi="Times New Roman" w:cs="Times New Roman"/>
        </w:rPr>
        <w:t xml:space="preserve"> </w:t>
      </w:r>
      <w:r w:rsidR="00BA43B0">
        <w:rPr>
          <w:rFonts w:ascii="Times New Roman" w:hAnsi="Times New Roman" w:cs="Times New Roman"/>
        </w:rPr>
        <w:t>is</w:t>
      </w:r>
      <w:r w:rsidR="00655B06">
        <w:rPr>
          <w:rFonts w:ascii="Times New Roman" w:hAnsi="Times New Roman" w:cs="Times New Roman"/>
        </w:rPr>
        <w:t xml:space="preserve"> different than that produced by the</w:t>
      </w:r>
      <w:r w:rsidR="00425AC5">
        <w:rPr>
          <w:rFonts w:ascii="Times New Roman" w:hAnsi="Times New Roman" w:cs="Times New Roman"/>
        </w:rPr>
        <w:t xml:space="preserve"> </w:t>
      </w:r>
      <w:r w:rsidR="00655B06">
        <w:rPr>
          <w:rFonts w:ascii="Times New Roman" w:hAnsi="Times New Roman" w:cs="Times New Roman"/>
        </w:rPr>
        <w:t xml:space="preserve">curved motion events. </w:t>
      </w:r>
      <w:r w:rsidR="00BA43B0">
        <w:rPr>
          <w:rFonts w:ascii="Times New Roman" w:hAnsi="Times New Roman" w:cs="Times New Roman"/>
        </w:rPr>
        <w:t xml:space="preserve">This </w:t>
      </w:r>
      <w:r w:rsidR="00CD1446">
        <w:rPr>
          <w:rFonts w:ascii="Times New Roman" w:hAnsi="Times New Roman" w:cs="Times New Roman"/>
        </w:rPr>
        <w:t xml:space="preserve">has two </w:t>
      </w:r>
      <w:r w:rsidR="00BE652A">
        <w:rPr>
          <w:rFonts w:ascii="Times New Roman" w:hAnsi="Times New Roman" w:cs="Times New Roman"/>
        </w:rPr>
        <w:t>effects</w:t>
      </w:r>
      <w:r w:rsidR="00CD1446">
        <w:rPr>
          <w:rFonts w:ascii="Times New Roman" w:hAnsi="Times New Roman" w:cs="Times New Roman"/>
        </w:rPr>
        <w:t xml:space="preserve">. First, </w:t>
      </w:r>
      <w:r w:rsidR="00525589">
        <w:rPr>
          <w:rFonts w:ascii="Times New Roman" w:hAnsi="Times New Roman" w:cs="Times New Roman"/>
        </w:rPr>
        <w:t xml:space="preserve">the </w:t>
      </w:r>
      <w:r w:rsidR="00BA43B0">
        <w:rPr>
          <w:rFonts w:ascii="Times New Roman" w:hAnsi="Times New Roman" w:cs="Times New Roman"/>
        </w:rPr>
        <w:t>weight change</w:t>
      </w:r>
      <w:r w:rsidR="00E40300">
        <w:rPr>
          <w:rFonts w:ascii="Times New Roman" w:hAnsi="Times New Roman" w:cs="Times New Roman"/>
        </w:rPr>
        <w:t>s</w:t>
      </w:r>
      <w:r w:rsidR="00BA43B0">
        <w:rPr>
          <w:rFonts w:ascii="Times New Roman" w:hAnsi="Times New Roman" w:cs="Times New Roman"/>
        </w:rPr>
        <w:t xml:space="preserve"> </w:t>
      </w:r>
      <w:r w:rsidR="00525589">
        <w:rPr>
          <w:rFonts w:ascii="Times New Roman" w:hAnsi="Times New Roman" w:cs="Times New Roman"/>
        </w:rPr>
        <w:t xml:space="preserve">will </w:t>
      </w:r>
      <w:r w:rsidR="00286C99">
        <w:rPr>
          <w:rFonts w:ascii="Times New Roman" w:hAnsi="Times New Roman" w:cs="Times New Roman"/>
        </w:rPr>
        <w:t>be d</w:t>
      </w:r>
      <w:r w:rsidR="00BA2929">
        <w:rPr>
          <w:rFonts w:ascii="Times New Roman" w:hAnsi="Times New Roman" w:cs="Times New Roman"/>
        </w:rPr>
        <w:t>i</w:t>
      </w:r>
      <w:r w:rsidR="00525589">
        <w:rPr>
          <w:rFonts w:ascii="Times New Roman" w:hAnsi="Times New Roman" w:cs="Times New Roman"/>
        </w:rPr>
        <w:t>fferent</w:t>
      </w:r>
      <w:r w:rsidR="00BA2929">
        <w:rPr>
          <w:rFonts w:ascii="Times New Roman" w:hAnsi="Times New Roman" w:cs="Times New Roman"/>
        </w:rPr>
        <w:t xml:space="preserve"> </w:t>
      </w:r>
      <w:r w:rsidR="00286C99">
        <w:rPr>
          <w:rFonts w:ascii="Times New Roman" w:hAnsi="Times New Roman" w:cs="Times New Roman"/>
        </w:rPr>
        <w:t xml:space="preserve">for the </w:t>
      </w:r>
      <w:r w:rsidR="00525589">
        <w:rPr>
          <w:rFonts w:ascii="Times New Roman" w:hAnsi="Times New Roman" w:cs="Times New Roman"/>
        </w:rPr>
        <w:t xml:space="preserve">two action </w:t>
      </w:r>
      <w:r w:rsidR="00286C99">
        <w:rPr>
          <w:rFonts w:ascii="Times New Roman" w:hAnsi="Times New Roman" w:cs="Times New Roman"/>
        </w:rPr>
        <w:t>events</w:t>
      </w:r>
      <w:r w:rsidR="00CD1446">
        <w:rPr>
          <w:rFonts w:ascii="Times New Roman" w:hAnsi="Times New Roman" w:cs="Times New Roman"/>
        </w:rPr>
        <w:t>. Second,</w:t>
      </w:r>
      <w:r w:rsidR="00E40300">
        <w:rPr>
          <w:rFonts w:ascii="Times New Roman" w:hAnsi="Times New Roman" w:cs="Times New Roman"/>
        </w:rPr>
        <w:t xml:space="preserve"> </w:t>
      </w:r>
      <w:r w:rsidR="00525589">
        <w:rPr>
          <w:rFonts w:ascii="Times New Roman" w:hAnsi="Times New Roman" w:cs="Times New Roman"/>
        </w:rPr>
        <w:t xml:space="preserve">the </w:t>
      </w:r>
      <w:r w:rsidR="00286C99">
        <w:rPr>
          <w:rFonts w:ascii="Times New Roman" w:hAnsi="Times New Roman" w:cs="Times New Roman"/>
        </w:rPr>
        <w:t>patterns of hidden activation</w:t>
      </w:r>
      <w:r w:rsidR="00CD1446">
        <w:rPr>
          <w:rFonts w:ascii="Times New Roman" w:hAnsi="Times New Roman" w:cs="Times New Roman"/>
        </w:rPr>
        <w:t xml:space="preserve"> that each event evokes will be different.</w:t>
      </w:r>
      <w:r w:rsidR="00286C99">
        <w:rPr>
          <w:rFonts w:ascii="Times New Roman" w:hAnsi="Times New Roman" w:cs="Times New Roman"/>
        </w:rPr>
        <w:t xml:space="preserve"> </w:t>
      </w:r>
    </w:p>
    <w:p w14:paraId="737CC01B" w14:textId="17E6FF53" w:rsidR="00DA7FA8" w:rsidRDefault="00286C99"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A </w:t>
      </w:r>
      <w:ins w:id="328" w:author="Benton, Deon" w:date="2025-03-27T19:35:00Z" w16du:dateUtc="2025-03-28T00:35:00Z">
        <w:r w:rsidR="00770678">
          <w:rPr>
            <w:rFonts w:ascii="Times New Roman" w:hAnsi="Times New Roman" w:cs="Times New Roman"/>
          </w:rPr>
          <w:t xml:space="preserve">consequence </w:t>
        </w:r>
      </w:ins>
      <w:r w:rsidR="00053773">
        <w:rPr>
          <w:rFonts w:ascii="Times New Roman" w:hAnsi="Times New Roman" w:cs="Times New Roman"/>
        </w:rPr>
        <w:t>of this training</w:t>
      </w:r>
      <w:r>
        <w:rPr>
          <w:rFonts w:ascii="Times New Roman" w:hAnsi="Times New Roman" w:cs="Times New Roman"/>
        </w:rPr>
        <w:t xml:space="preserve"> process is that the network will develop a representation at the hidden layer that reflects learned associations between </w:t>
      </w:r>
      <w:r w:rsidR="00714074">
        <w:rPr>
          <w:rFonts w:ascii="Times New Roman" w:hAnsi="Times New Roman" w:cs="Times New Roman"/>
        </w:rPr>
        <w:t>specific</w:t>
      </w:r>
      <w:r w:rsidR="00562F6A">
        <w:rPr>
          <w:rFonts w:ascii="Times New Roman" w:hAnsi="Times New Roman" w:cs="Times New Roman"/>
        </w:rPr>
        <w:t xml:space="preserve"> surface</w:t>
      </w:r>
      <w:r w:rsidR="00714074">
        <w:rPr>
          <w:rFonts w:ascii="Times New Roman" w:hAnsi="Times New Roman" w:cs="Times New Roman"/>
        </w:rPr>
        <w:t xml:space="preserve"> features</w:t>
      </w:r>
      <w:r>
        <w:rPr>
          <w:rFonts w:ascii="Times New Roman" w:hAnsi="Times New Roman" w:cs="Times New Roman"/>
        </w:rPr>
        <w:t xml:space="preserve"> of the input</w:t>
      </w:r>
      <w:ins w:id="329" w:author="Benton, Deon" w:date="2025-03-27T19:53:00Z" w16du:dateUtc="2025-03-28T00:53:00Z">
        <w:r w:rsidR="007D6BA2">
          <w:rPr>
            <w:rFonts w:ascii="Times New Roman" w:hAnsi="Times New Roman" w:cs="Times New Roman"/>
          </w:rPr>
          <w:t xml:space="preserve"> </w:t>
        </w:r>
        <w:r w:rsidR="007D6BA2">
          <w:rPr>
            <w:rFonts w:ascii="Times New Roman" w:hAnsi="Times New Roman" w:cs="Times New Roman"/>
          </w:rPr>
          <w:lastRenderedPageBreak/>
          <w:t xml:space="preserve">and </w:t>
        </w:r>
      </w:ins>
      <w:ins w:id="330" w:author="Benton, Deon" w:date="2025-03-27T19:54:00Z" w16du:dateUtc="2025-03-28T00:54:00Z">
        <w:r w:rsidR="007D6BA2">
          <w:rPr>
            <w:rFonts w:ascii="Times New Roman" w:hAnsi="Times New Roman" w:cs="Times New Roman"/>
          </w:rPr>
          <w:t xml:space="preserve">different </w:t>
        </w:r>
        <w:r w:rsidR="00114F18">
          <w:rPr>
            <w:rFonts w:ascii="Times New Roman" w:hAnsi="Times New Roman" w:cs="Times New Roman"/>
          </w:rPr>
          <w:t>hidden units</w:t>
        </w:r>
      </w:ins>
      <w:r>
        <w:rPr>
          <w:rFonts w:ascii="Times New Roman" w:hAnsi="Times New Roman" w:cs="Times New Roman"/>
        </w:rPr>
        <w:t xml:space="preserve">. </w:t>
      </w:r>
      <w:r w:rsidR="00030E89">
        <w:rPr>
          <w:rFonts w:ascii="Times New Roman" w:hAnsi="Times New Roman" w:cs="Times New Roman"/>
        </w:rPr>
        <w:t xml:space="preserve">Specifically, </w:t>
      </w:r>
      <w:r w:rsidR="007B5240">
        <w:rPr>
          <w:rFonts w:ascii="Times New Roman" w:hAnsi="Times New Roman" w:cs="Times New Roman"/>
        </w:rPr>
        <w:t>features in the input (e.g., the feature or unit that represent curved motion)</w:t>
      </w:r>
      <w:r w:rsidR="000241BE">
        <w:rPr>
          <w:rFonts w:ascii="Times New Roman" w:hAnsi="Times New Roman" w:cs="Times New Roman"/>
        </w:rPr>
        <w:t xml:space="preserve"> will activate </w:t>
      </w:r>
      <w:r w:rsidR="00030E89">
        <w:rPr>
          <w:rFonts w:ascii="Times New Roman" w:hAnsi="Times New Roman" w:cs="Times New Roman"/>
        </w:rPr>
        <w:t>different</w:t>
      </w:r>
      <w:r w:rsidR="000241BE">
        <w:rPr>
          <w:rFonts w:ascii="Times New Roman" w:hAnsi="Times New Roman" w:cs="Times New Roman"/>
        </w:rPr>
        <w:t xml:space="preserve"> hidden units via the </w:t>
      </w:r>
      <w:r w:rsidR="00B250A5">
        <w:rPr>
          <w:rFonts w:ascii="Times New Roman" w:hAnsi="Times New Roman" w:cs="Times New Roman"/>
        </w:rPr>
        <w:t xml:space="preserve">weights or </w:t>
      </w:r>
      <w:r w:rsidR="00030E89">
        <w:rPr>
          <w:rFonts w:ascii="Times New Roman" w:hAnsi="Times New Roman" w:cs="Times New Roman"/>
        </w:rPr>
        <w:t xml:space="preserve">associations </w:t>
      </w:r>
      <w:r w:rsidR="0046222C">
        <w:rPr>
          <w:rFonts w:ascii="Times New Roman" w:hAnsi="Times New Roman" w:cs="Times New Roman"/>
        </w:rPr>
        <w:t>between them</w:t>
      </w:r>
      <w:r w:rsidR="00030E89">
        <w:rPr>
          <w:rFonts w:ascii="Times New Roman" w:hAnsi="Times New Roman" w:cs="Times New Roman"/>
        </w:rPr>
        <w:t>. These units</w:t>
      </w:r>
      <w:r w:rsidR="000241BE">
        <w:rPr>
          <w:rFonts w:ascii="Times New Roman" w:hAnsi="Times New Roman" w:cs="Times New Roman"/>
        </w:rPr>
        <w:t>, in turn, will activate</w:t>
      </w:r>
      <w:r w:rsidR="00030E89">
        <w:rPr>
          <w:rFonts w:ascii="Times New Roman" w:hAnsi="Times New Roman" w:cs="Times New Roman"/>
        </w:rPr>
        <w:t xml:space="preserve"> the reconstruction of </w:t>
      </w:r>
      <w:r w:rsidR="0046222C">
        <w:rPr>
          <w:rFonts w:ascii="Times New Roman" w:hAnsi="Times New Roman" w:cs="Times New Roman"/>
        </w:rPr>
        <w:t>those same features</w:t>
      </w:r>
      <w:r w:rsidR="00BD48F4">
        <w:rPr>
          <w:rFonts w:ascii="Times New Roman" w:hAnsi="Times New Roman" w:cs="Times New Roman"/>
        </w:rPr>
        <w:t xml:space="preserve"> at the output layer</w:t>
      </w:r>
      <w:r w:rsidR="0046222C">
        <w:rPr>
          <w:rFonts w:ascii="Times New Roman" w:hAnsi="Times New Roman" w:cs="Times New Roman"/>
        </w:rPr>
        <w:t xml:space="preserve"> via </w:t>
      </w:r>
      <w:r w:rsidR="00053773">
        <w:rPr>
          <w:rFonts w:ascii="Times New Roman" w:hAnsi="Times New Roman" w:cs="Times New Roman"/>
        </w:rPr>
        <w:t>a different set of associations</w:t>
      </w:r>
      <w:r w:rsidR="0046222C">
        <w:rPr>
          <w:rFonts w:ascii="Times New Roman" w:hAnsi="Times New Roman" w:cs="Times New Roman"/>
        </w:rPr>
        <w:t xml:space="preserve"> that connect them.</w:t>
      </w:r>
      <w:r w:rsidR="002A117A">
        <w:rPr>
          <w:rFonts w:ascii="Times New Roman" w:hAnsi="Times New Roman" w:cs="Times New Roman"/>
        </w:rPr>
        <w:t xml:space="preserve"> </w:t>
      </w:r>
      <w:r w:rsidR="00DA7FA8">
        <w:rPr>
          <w:rFonts w:ascii="Times New Roman" w:hAnsi="Times New Roman" w:cs="Times New Roman"/>
        </w:rPr>
        <w:t xml:space="preserve">The fact that these associations </w:t>
      </w:r>
      <w:ins w:id="331" w:author="Benton, Deon" w:date="2025-03-27T19:54:00Z" w16du:dateUtc="2025-03-28T00:54:00Z">
        <w:r w:rsidR="00491E6D">
          <w:rPr>
            <w:rFonts w:ascii="Times New Roman" w:hAnsi="Times New Roman" w:cs="Times New Roman"/>
          </w:rPr>
          <w:t>had 2</w:t>
        </w:r>
      </w:ins>
      <w:ins w:id="332" w:author="Benton, Deon" w:date="2025-03-27T19:55:00Z" w16du:dateUtc="2025-03-28T00:55:00Z">
        <w:r w:rsidR="00491E6D">
          <w:rPr>
            <w:rFonts w:ascii="Times New Roman" w:hAnsi="Times New Roman" w:cs="Times New Roman"/>
          </w:rPr>
          <w:t xml:space="preserve">50 epochs to develop during the </w:t>
        </w:r>
      </w:ins>
      <w:r w:rsidR="00946FC1">
        <w:rPr>
          <w:rFonts w:ascii="Times New Roman" w:hAnsi="Times New Roman" w:cs="Times New Roman"/>
        </w:rPr>
        <w:t>pretraining phase along with the fact that many of the features experienced during pretraining are also encountered during the experiment</w:t>
      </w:r>
      <w:r w:rsidR="00AD56A0">
        <w:rPr>
          <w:rFonts w:ascii="Times New Roman" w:hAnsi="Times New Roman" w:cs="Times New Roman"/>
        </w:rPr>
        <w:t xml:space="preserve"> portion of the </w:t>
      </w:r>
      <w:ins w:id="333" w:author="Benton, Deon" w:date="2025-03-27T19:55:00Z" w16du:dateUtc="2025-03-28T00:55:00Z">
        <w:r w:rsidR="00491E6D">
          <w:rPr>
            <w:rFonts w:ascii="Times New Roman" w:hAnsi="Times New Roman" w:cs="Times New Roman"/>
          </w:rPr>
          <w:t>various simulations</w:t>
        </w:r>
      </w:ins>
      <w:r w:rsidR="00946FC1">
        <w:rPr>
          <w:rFonts w:ascii="Times New Roman" w:hAnsi="Times New Roman" w:cs="Times New Roman"/>
        </w:rPr>
        <w:t xml:space="preserve"> </w:t>
      </w:r>
      <w:r w:rsidR="00DA7FA8">
        <w:rPr>
          <w:rFonts w:ascii="Times New Roman" w:hAnsi="Times New Roman" w:cs="Times New Roman"/>
        </w:rPr>
        <w:t xml:space="preserve">factors importantly in explaining how the network comes to respond </w:t>
      </w:r>
      <w:r w:rsidR="00946FC1">
        <w:rPr>
          <w:rFonts w:ascii="Times New Roman" w:hAnsi="Times New Roman" w:cs="Times New Roman"/>
        </w:rPr>
        <w:t>the way it does to the test events</w:t>
      </w:r>
      <w:ins w:id="334" w:author="Benton, Deon" w:date="2025-03-27T19:55:00Z" w16du:dateUtc="2025-03-28T00:55:00Z">
        <w:r w:rsidR="00EB38EC">
          <w:rPr>
            <w:rFonts w:ascii="Times New Roman" w:hAnsi="Times New Roman" w:cs="Times New Roman"/>
          </w:rPr>
          <w:t xml:space="preserve"> in these simulations</w:t>
        </w:r>
      </w:ins>
      <w:r w:rsidR="00DA7FA8">
        <w:rPr>
          <w:rFonts w:ascii="Times New Roman" w:hAnsi="Times New Roman" w:cs="Times New Roman"/>
        </w:rPr>
        <w:t xml:space="preserve">. For example, </w:t>
      </w:r>
      <w:r w:rsidR="00946FC1">
        <w:rPr>
          <w:rFonts w:ascii="Times New Roman" w:hAnsi="Times New Roman" w:cs="Times New Roman"/>
        </w:rPr>
        <w:t xml:space="preserve">consider the habituation </w:t>
      </w:r>
      <w:r w:rsidR="00AD56A0">
        <w:rPr>
          <w:rFonts w:ascii="Times New Roman" w:hAnsi="Times New Roman" w:cs="Times New Roman"/>
        </w:rPr>
        <w:t xml:space="preserve">and test </w:t>
      </w:r>
      <w:r w:rsidR="00946FC1">
        <w:rPr>
          <w:rFonts w:ascii="Times New Roman" w:hAnsi="Times New Roman" w:cs="Times New Roman"/>
        </w:rPr>
        <w:t>event</w:t>
      </w:r>
      <w:r w:rsidR="00AD56A0">
        <w:rPr>
          <w:rFonts w:ascii="Times New Roman" w:hAnsi="Times New Roman" w:cs="Times New Roman"/>
        </w:rPr>
        <w:t>s</w:t>
      </w:r>
      <w:r w:rsidR="00351EF3">
        <w:rPr>
          <w:rFonts w:ascii="Times New Roman" w:hAnsi="Times New Roman" w:cs="Times New Roman"/>
        </w:rPr>
        <w:t xml:space="preserve"> shown to networks in the Experimental condition</w:t>
      </w:r>
      <w:r w:rsidR="00946FC1">
        <w:rPr>
          <w:rFonts w:ascii="Times New Roman" w:hAnsi="Times New Roman" w:cs="Times New Roman"/>
        </w:rPr>
        <w:t xml:space="preserve"> </w:t>
      </w:r>
      <w:r w:rsidR="00351EF3">
        <w:rPr>
          <w:rFonts w:ascii="Times New Roman" w:hAnsi="Times New Roman" w:cs="Times New Roman"/>
        </w:rPr>
        <w:t xml:space="preserve">of </w:t>
      </w:r>
      <w:r w:rsidR="00946FC1">
        <w:rPr>
          <w:rFonts w:ascii="Times New Roman" w:hAnsi="Times New Roman" w:cs="Times New Roman"/>
        </w:rPr>
        <w:t xml:space="preserve">Simulation 1. </w:t>
      </w:r>
      <w:r w:rsidR="007D7753">
        <w:rPr>
          <w:rFonts w:ascii="Times New Roman" w:hAnsi="Times New Roman" w:cs="Times New Roman"/>
        </w:rPr>
        <w:t>In this event, networks are shown a</w:t>
      </w:r>
      <w:r w:rsidR="00AD56A0">
        <w:rPr>
          <w:rFonts w:ascii="Times New Roman" w:hAnsi="Times New Roman" w:cs="Times New Roman"/>
        </w:rPr>
        <w:t>n event in which a</w:t>
      </w:r>
      <w:r w:rsidR="007D7753">
        <w:rPr>
          <w:rFonts w:ascii="Times New Roman" w:hAnsi="Times New Roman" w:cs="Times New Roman"/>
        </w:rPr>
        <w:t xml:space="preserve"> novel object with animate features</w:t>
      </w:r>
      <w:r w:rsidR="000849D1">
        <w:rPr>
          <w:rFonts w:ascii="Times New Roman" w:hAnsi="Times New Roman" w:cs="Times New Roman"/>
        </w:rPr>
        <w:t xml:space="preserve"> jump</w:t>
      </w:r>
      <w:r w:rsidR="00AD56A0">
        <w:rPr>
          <w:rFonts w:ascii="Times New Roman" w:hAnsi="Times New Roman" w:cs="Times New Roman"/>
        </w:rPr>
        <w:t>s</w:t>
      </w:r>
      <w:r w:rsidR="007D7753">
        <w:rPr>
          <w:rFonts w:ascii="Times New Roman" w:hAnsi="Times New Roman" w:cs="Times New Roman"/>
        </w:rPr>
        <w:t xml:space="preserve"> over a barrier to reach another object on the other side. Crucially, two of these </w:t>
      </w:r>
      <w:r w:rsidR="00BC21FE">
        <w:rPr>
          <w:rFonts w:ascii="Times New Roman" w:hAnsi="Times New Roman" w:cs="Times New Roman"/>
        </w:rPr>
        <w:t xml:space="preserve">features, </w:t>
      </w:r>
      <w:r w:rsidR="000849D1">
        <w:rPr>
          <w:rFonts w:ascii="Times New Roman" w:hAnsi="Times New Roman" w:cs="Times New Roman"/>
        </w:rPr>
        <w:t>namely,</w:t>
      </w:r>
      <w:r w:rsidR="007D7753">
        <w:rPr>
          <w:rFonts w:ascii="Times New Roman" w:hAnsi="Times New Roman" w:cs="Times New Roman"/>
        </w:rPr>
        <w:t xml:space="preserve"> the height of the jump and </w:t>
      </w:r>
      <w:r w:rsidR="000849D1">
        <w:rPr>
          <w:rFonts w:ascii="Times New Roman" w:hAnsi="Times New Roman" w:cs="Times New Roman"/>
        </w:rPr>
        <w:t xml:space="preserve">the height of the </w:t>
      </w:r>
      <w:r w:rsidR="007D7753">
        <w:rPr>
          <w:rFonts w:ascii="Times New Roman" w:hAnsi="Times New Roman" w:cs="Times New Roman"/>
        </w:rPr>
        <w:t>barrier</w:t>
      </w:r>
      <w:r w:rsidR="00BC21FE">
        <w:rPr>
          <w:rFonts w:ascii="Times New Roman" w:hAnsi="Times New Roman" w:cs="Times New Roman"/>
        </w:rPr>
        <w:t xml:space="preserve">, </w:t>
      </w:r>
      <w:r w:rsidR="007D7753">
        <w:rPr>
          <w:rFonts w:ascii="Times New Roman" w:hAnsi="Times New Roman" w:cs="Times New Roman"/>
        </w:rPr>
        <w:t xml:space="preserve">are novel in relation to </w:t>
      </w:r>
      <w:r w:rsidR="007A4606">
        <w:rPr>
          <w:rFonts w:ascii="Times New Roman" w:hAnsi="Times New Roman" w:cs="Times New Roman"/>
        </w:rPr>
        <w:t xml:space="preserve">the </w:t>
      </w:r>
      <w:r w:rsidR="007D7753">
        <w:rPr>
          <w:rFonts w:ascii="Times New Roman" w:hAnsi="Times New Roman" w:cs="Times New Roman"/>
        </w:rPr>
        <w:t xml:space="preserve">jump and barrier heights experienced during pretraining. </w:t>
      </w:r>
      <w:r w:rsidR="00480783">
        <w:rPr>
          <w:rFonts w:ascii="Times New Roman" w:hAnsi="Times New Roman" w:cs="Times New Roman"/>
        </w:rPr>
        <w:t>This means that</w:t>
      </w:r>
      <w:r w:rsidR="00444DAC">
        <w:rPr>
          <w:rFonts w:ascii="Times New Roman" w:hAnsi="Times New Roman" w:cs="Times New Roman"/>
        </w:rPr>
        <w:t xml:space="preserve"> the</w:t>
      </w:r>
      <w:r w:rsidR="007D7753">
        <w:rPr>
          <w:rFonts w:ascii="Times New Roman" w:hAnsi="Times New Roman" w:cs="Times New Roman"/>
        </w:rPr>
        <w:t xml:space="preserve"> familiar features (e.g., </w:t>
      </w:r>
      <w:r w:rsidR="00444DAC">
        <w:rPr>
          <w:rFonts w:ascii="Times New Roman" w:hAnsi="Times New Roman" w:cs="Times New Roman"/>
        </w:rPr>
        <w:t xml:space="preserve">curved motion) </w:t>
      </w:r>
      <w:r w:rsidR="009F59B7">
        <w:rPr>
          <w:rFonts w:ascii="Times New Roman" w:hAnsi="Times New Roman" w:cs="Times New Roman"/>
        </w:rPr>
        <w:t>and</w:t>
      </w:r>
      <w:r w:rsidR="00444DAC">
        <w:rPr>
          <w:rFonts w:ascii="Times New Roman" w:hAnsi="Times New Roman" w:cs="Times New Roman"/>
        </w:rPr>
        <w:t xml:space="preserve"> the units in the hidden layer with which they are associated</w:t>
      </w:r>
      <w:r w:rsidR="009F59B7">
        <w:rPr>
          <w:rFonts w:ascii="Times New Roman" w:hAnsi="Times New Roman" w:cs="Times New Roman"/>
        </w:rPr>
        <w:t xml:space="preserve"> will strongly activate one another</w:t>
      </w:r>
      <w:r w:rsidR="00444DAC">
        <w:rPr>
          <w:rFonts w:ascii="Times New Roman" w:hAnsi="Times New Roman" w:cs="Times New Roman"/>
        </w:rPr>
        <w:t xml:space="preserve">. </w:t>
      </w:r>
      <w:r w:rsidR="00480783">
        <w:rPr>
          <w:rFonts w:ascii="Times New Roman" w:hAnsi="Times New Roman" w:cs="Times New Roman"/>
        </w:rPr>
        <w:t>This also means that</w:t>
      </w:r>
      <w:r w:rsidR="00444DAC">
        <w:rPr>
          <w:rFonts w:ascii="Times New Roman" w:hAnsi="Times New Roman" w:cs="Times New Roman"/>
        </w:rPr>
        <w:t xml:space="preserve"> because the habituation phase is necessarily shorter than the pretraining phase, any new associations that are established between these new features and units in the hidden layer will be insufficiently strong to override any learned associations between those same units and the more familiar features in the input. </w:t>
      </w:r>
      <w:r w:rsidR="009F59B7">
        <w:rPr>
          <w:rFonts w:ascii="Times New Roman" w:hAnsi="Times New Roman" w:cs="Times New Roman"/>
        </w:rPr>
        <w:t xml:space="preserve">This means that although </w:t>
      </w:r>
      <w:r w:rsidR="00AD56A0">
        <w:rPr>
          <w:rFonts w:ascii="Times New Roman" w:hAnsi="Times New Roman" w:cs="Times New Roman"/>
        </w:rPr>
        <w:t>nascent links are established between these new</w:t>
      </w:r>
      <w:r w:rsidR="00A529D2">
        <w:rPr>
          <w:rFonts w:ascii="Times New Roman" w:hAnsi="Times New Roman" w:cs="Times New Roman"/>
        </w:rPr>
        <w:t xml:space="preserve"> input and output</w:t>
      </w:r>
      <w:r w:rsidR="00AD56A0">
        <w:rPr>
          <w:rFonts w:ascii="Times New Roman" w:hAnsi="Times New Roman" w:cs="Times New Roman"/>
        </w:rPr>
        <w:t xml:space="preserve"> features and units in the hidden layer during the habituation phase, because some of these</w:t>
      </w:r>
      <w:r w:rsidR="00A529D2">
        <w:rPr>
          <w:rFonts w:ascii="Times New Roman" w:hAnsi="Times New Roman" w:cs="Times New Roman"/>
        </w:rPr>
        <w:t xml:space="preserve"> hidden</w:t>
      </w:r>
      <w:r w:rsidR="00AD56A0">
        <w:rPr>
          <w:rFonts w:ascii="Times New Roman" w:hAnsi="Times New Roman" w:cs="Times New Roman"/>
        </w:rPr>
        <w:t xml:space="preserve"> units have preexisting robust connections with the more familiar features in the input, activation of these units will activate those features to a greater extent than the new features. </w:t>
      </w:r>
    </w:p>
    <w:p w14:paraId="58BE40A6" w14:textId="7C232DFE" w:rsidR="00CF7576" w:rsidRDefault="00AD56A0" w:rsidP="002A117A">
      <w:pPr>
        <w:spacing w:line="480" w:lineRule="auto"/>
        <w:ind w:firstLine="720"/>
        <w:contextualSpacing/>
        <w:rPr>
          <w:rFonts w:ascii="Times New Roman" w:hAnsi="Times New Roman" w:cs="Times New Roman"/>
        </w:rPr>
      </w:pPr>
      <w:r>
        <w:rPr>
          <w:rFonts w:ascii="Times New Roman" w:hAnsi="Times New Roman" w:cs="Times New Roman"/>
        </w:rPr>
        <w:lastRenderedPageBreak/>
        <w:t>These two facts help to explain the network’s responses to the</w:t>
      </w:r>
      <w:r w:rsidR="00AD1A5E">
        <w:rPr>
          <w:rFonts w:ascii="Times New Roman" w:hAnsi="Times New Roman" w:cs="Times New Roman"/>
        </w:rPr>
        <w:t xml:space="preserve"> barrierless</w:t>
      </w:r>
      <w:r>
        <w:rPr>
          <w:rFonts w:ascii="Times New Roman" w:hAnsi="Times New Roman" w:cs="Times New Roman"/>
        </w:rPr>
        <w:t xml:space="preserve"> test</w:t>
      </w:r>
      <w:r w:rsidR="00ED65B9">
        <w:rPr>
          <w:rFonts w:ascii="Times New Roman" w:hAnsi="Times New Roman" w:cs="Times New Roman"/>
        </w:rPr>
        <w:t xml:space="preserve"> events</w:t>
      </w:r>
      <w:ins w:id="335" w:author="Benton, Deon" w:date="2025-03-29T17:43:00Z" w16du:dateUtc="2025-03-29T22:43:00Z">
        <w:r w:rsidR="00FA4415">
          <w:rPr>
            <w:rFonts w:ascii="Times New Roman" w:hAnsi="Times New Roman" w:cs="Times New Roman"/>
          </w:rPr>
          <w:t xml:space="preserve">. </w:t>
        </w:r>
      </w:ins>
      <w:r w:rsidR="00ED65B9">
        <w:rPr>
          <w:rFonts w:ascii="Times New Roman" w:hAnsi="Times New Roman" w:cs="Times New Roman"/>
        </w:rPr>
        <w:t xml:space="preserve">It will be recalled that in the Inefficient test event, the first object </w:t>
      </w:r>
      <w:r w:rsidR="00AD1A5E">
        <w:rPr>
          <w:rFonts w:ascii="Times New Roman" w:hAnsi="Times New Roman" w:cs="Times New Roman"/>
        </w:rPr>
        <w:t>once again follows</w:t>
      </w:r>
      <w:r w:rsidR="00ED65B9">
        <w:rPr>
          <w:rFonts w:ascii="Times New Roman" w:hAnsi="Times New Roman" w:cs="Times New Roman"/>
        </w:rPr>
        <w:t xml:space="preserve"> an arced path to reach the second object</w:t>
      </w:r>
      <w:r w:rsidR="00AD1A5E">
        <w:rPr>
          <w:rFonts w:ascii="Times New Roman" w:hAnsi="Times New Roman" w:cs="Times New Roman"/>
        </w:rPr>
        <w:t xml:space="preserve">. This event was instantiated by turning on the No Barrier unit in the Barrier Height group, the Curved Motion unit in the Motion Type group, the </w:t>
      </w:r>
      <w:r w:rsidR="009170D2">
        <w:rPr>
          <w:rFonts w:ascii="Times New Roman" w:hAnsi="Times New Roman" w:cs="Times New Roman"/>
        </w:rPr>
        <w:t xml:space="preserve">Barrier </w:t>
      </w:r>
      <w:r w:rsidR="00AD1A5E">
        <w:rPr>
          <w:rFonts w:ascii="Times New Roman" w:hAnsi="Times New Roman" w:cs="Times New Roman"/>
        </w:rPr>
        <w:t xml:space="preserve">Missing unit in the Barrier Location group, </w:t>
      </w:r>
      <w:r w:rsidR="00511EFF">
        <w:rPr>
          <w:rFonts w:ascii="Times New Roman" w:hAnsi="Times New Roman" w:cs="Times New Roman"/>
        </w:rPr>
        <w:t xml:space="preserve">the single unit in the Contiguous group, </w:t>
      </w:r>
      <w:r w:rsidR="00AD1A5E">
        <w:rPr>
          <w:rFonts w:ascii="Times New Roman" w:hAnsi="Times New Roman" w:cs="Times New Roman"/>
        </w:rPr>
        <w:t>and the Four Jump unit in the Jump Height group.</w:t>
      </w:r>
      <w:r w:rsidR="00326DF7">
        <w:rPr>
          <w:rFonts w:ascii="Times New Roman" w:hAnsi="Times New Roman" w:cs="Times New Roman"/>
        </w:rPr>
        <w:t xml:space="preserve"> The Efficient test event was implemented in the same </w:t>
      </w:r>
      <w:r w:rsidR="00FA6246">
        <w:rPr>
          <w:rFonts w:ascii="Times New Roman" w:hAnsi="Times New Roman" w:cs="Times New Roman"/>
        </w:rPr>
        <w:t>manner</w:t>
      </w:r>
      <w:r w:rsidR="00326DF7">
        <w:rPr>
          <w:rFonts w:ascii="Times New Roman" w:hAnsi="Times New Roman" w:cs="Times New Roman"/>
        </w:rPr>
        <w:t xml:space="preserve"> except that the Straight Motion unit was turned on in the Motion Type group. </w:t>
      </w:r>
      <w:r w:rsidR="0034456C">
        <w:rPr>
          <w:rFonts w:ascii="Times New Roman" w:hAnsi="Times New Roman" w:cs="Times New Roman"/>
        </w:rPr>
        <w:t xml:space="preserve">The network’s objective for both events is to turn on the corresponding units in the corresponding output groups. </w:t>
      </w:r>
      <w:r w:rsidR="00F51002">
        <w:rPr>
          <w:rFonts w:ascii="Times New Roman" w:hAnsi="Times New Roman" w:cs="Times New Roman"/>
        </w:rPr>
        <w:t>Because</w:t>
      </w:r>
      <w:r w:rsidR="006A7FEB">
        <w:rPr>
          <w:rFonts w:ascii="Times New Roman" w:hAnsi="Times New Roman" w:cs="Times New Roman"/>
        </w:rPr>
        <w:t xml:space="preserve"> robust associations exist between the No Barrier and </w:t>
      </w:r>
      <w:r w:rsidR="009170D2">
        <w:rPr>
          <w:rFonts w:ascii="Times New Roman" w:hAnsi="Times New Roman" w:cs="Times New Roman"/>
        </w:rPr>
        <w:t xml:space="preserve">Barrier </w:t>
      </w:r>
      <w:r w:rsidR="006A7FEB">
        <w:rPr>
          <w:rFonts w:ascii="Times New Roman" w:hAnsi="Times New Roman" w:cs="Times New Roman"/>
        </w:rPr>
        <w:t>Missing</w:t>
      </w:r>
      <w:r w:rsidR="00560F91">
        <w:rPr>
          <w:rFonts w:ascii="Times New Roman" w:hAnsi="Times New Roman" w:cs="Times New Roman"/>
        </w:rPr>
        <w:t xml:space="preserve"> input</w:t>
      </w:r>
      <w:r w:rsidR="006A7FEB">
        <w:rPr>
          <w:rFonts w:ascii="Times New Roman" w:hAnsi="Times New Roman" w:cs="Times New Roman"/>
        </w:rPr>
        <w:t xml:space="preserve"> units and </w:t>
      </w:r>
      <w:r w:rsidR="001C01D1">
        <w:rPr>
          <w:rFonts w:ascii="Times New Roman" w:hAnsi="Times New Roman" w:cs="Times New Roman"/>
        </w:rPr>
        <w:t>units in the hidden layer</w:t>
      </w:r>
      <w:r w:rsidR="00DD04E1">
        <w:rPr>
          <w:rFonts w:ascii="Times New Roman" w:hAnsi="Times New Roman" w:cs="Times New Roman"/>
        </w:rPr>
        <w:t>—which were established during the pretraining phase—</w:t>
      </w:r>
      <w:r w:rsidR="00560F91">
        <w:rPr>
          <w:rFonts w:ascii="Times New Roman" w:hAnsi="Times New Roman" w:cs="Times New Roman"/>
        </w:rPr>
        <w:t xml:space="preserve">activation of these hidden units will activate the </w:t>
      </w:r>
      <w:r w:rsidR="00B264F3">
        <w:rPr>
          <w:rFonts w:ascii="Times New Roman" w:hAnsi="Times New Roman" w:cs="Times New Roman"/>
        </w:rPr>
        <w:t>reconstruction of those units in</w:t>
      </w:r>
      <w:r w:rsidR="001F5B9A">
        <w:rPr>
          <w:rFonts w:ascii="Times New Roman" w:hAnsi="Times New Roman" w:cs="Times New Roman"/>
        </w:rPr>
        <w:t xml:space="preserve"> the</w:t>
      </w:r>
      <w:r w:rsidR="00560F91">
        <w:rPr>
          <w:rFonts w:ascii="Times New Roman" w:hAnsi="Times New Roman" w:cs="Times New Roman"/>
        </w:rPr>
        <w:t xml:space="preserve"> output layer. </w:t>
      </w:r>
      <w:r w:rsidR="000D4FF3">
        <w:rPr>
          <w:rFonts w:ascii="Times New Roman" w:hAnsi="Times New Roman" w:cs="Times New Roman"/>
        </w:rPr>
        <w:t>The issue</w:t>
      </w:r>
      <w:r w:rsidR="00F51002">
        <w:rPr>
          <w:rFonts w:ascii="Times New Roman" w:hAnsi="Times New Roman" w:cs="Times New Roman"/>
        </w:rPr>
        <w:t xml:space="preserve"> here is that this is the</w:t>
      </w:r>
      <w:r w:rsidR="00560F91">
        <w:rPr>
          <w:rFonts w:ascii="Times New Roman" w:hAnsi="Times New Roman" w:cs="Times New Roman"/>
        </w:rPr>
        <w:t xml:space="preserve"> right response for the Efficient test event but the incorrect response for the Inefficient test event. </w:t>
      </w:r>
      <w:r w:rsidR="00CC17E5">
        <w:rPr>
          <w:rFonts w:ascii="Times New Roman" w:hAnsi="Times New Roman" w:cs="Times New Roman"/>
        </w:rPr>
        <w:t xml:space="preserve">This accounts for </w:t>
      </w:r>
      <w:r w:rsidR="00CF7576">
        <w:rPr>
          <w:rFonts w:ascii="Times New Roman" w:hAnsi="Times New Roman" w:cs="Times New Roman"/>
        </w:rPr>
        <w:t xml:space="preserve">why networks looked </w:t>
      </w:r>
      <w:r w:rsidR="007C0C38">
        <w:rPr>
          <w:rFonts w:ascii="Times New Roman" w:hAnsi="Times New Roman" w:cs="Times New Roman"/>
        </w:rPr>
        <w:t xml:space="preserve">longer </w:t>
      </w:r>
      <w:r w:rsidR="00CF7576">
        <w:rPr>
          <w:rFonts w:ascii="Times New Roman" w:hAnsi="Times New Roman" w:cs="Times New Roman"/>
        </w:rPr>
        <w:t xml:space="preserve">at (i.e., produce greater error to) </w:t>
      </w:r>
      <w:r w:rsidR="00560F91">
        <w:rPr>
          <w:rFonts w:ascii="Times New Roman" w:hAnsi="Times New Roman" w:cs="Times New Roman"/>
        </w:rPr>
        <w:t xml:space="preserve">the Inefficient test event than the Efficient test event. </w:t>
      </w:r>
    </w:p>
    <w:p w14:paraId="171C6515" w14:textId="41FA7D2A" w:rsidR="00DA232F" w:rsidRDefault="00A20DC8" w:rsidP="00944070">
      <w:pPr>
        <w:spacing w:line="480" w:lineRule="auto"/>
        <w:ind w:firstLine="720"/>
        <w:contextualSpacing/>
        <w:rPr>
          <w:ins w:id="336" w:author="detbenton1991@gmail.com" w:date="2025-03-29T23:41:00Z" w16du:dateUtc="2025-03-30T04:41:00Z"/>
          <w:rFonts w:ascii="Times New Roman" w:hAnsi="Times New Roman" w:cs="Times New Roman"/>
        </w:rPr>
      </w:pPr>
      <w:ins w:id="337" w:author="Benton, Deon" w:date="2025-03-29T19:01:00Z" w16du:dateUtc="2025-03-30T00:01:00Z">
        <w:r>
          <w:rPr>
            <w:rFonts w:ascii="Times New Roman" w:hAnsi="Times New Roman" w:cs="Times New Roman"/>
          </w:rPr>
          <w:t>These same basic principles can explain why the network respon</w:t>
        </w:r>
      </w:ins>
      <w:ins w:id="338" w:author="Benton, Deon" w:date="2025-03-29T19:02:00Z" w16du:dateUtc="2025-03-30T00:02:00Z">
        <w:r>
          <w:rPr>
            <w:rFonts w:ascii="Times New Roman" w:hAnsi="Times New Roman" w:cs="Times New Roman"/>
          </w:rPr>
          <w:t xml:space="preserve">ds more comparably to the test events in the Control condition. </w:t>
        </w:r>
      </w:ins>
      <w:ins w:id="339" w:author="Benton, Deon" w:date="2025-03-29T21:20:00Z" w16du:dateUtc="2025-03-30T02:20:00Z">
        <w:r w:rsidR="0017668E">
          <w:rPr>
            <w:rFonts w:ascii="Times New Roman" w:hAnsi="Times New Roman" w:cs="Times New Roman"/>
          </w:rPr>
          <w:t xml:space="preserve">However, </w:t>
        </w:r>
      </w:ins>
      <w:ins w:id="340" w:author="Benton, Deon" w:date="2025-03-29T21:29:00Z" w16du:dateUtc="2025-03-30T02:29:00Z">
        <w:r w:rsidR="0017668E">
          <w:rPr>
            <w:rFonts w:ascii="Times New Roman" w:hAnsi="Times New Roman" w:cs="Times New Roman"/>
          </w:rPr>
          <w:t xml:space="preserve">because the learning rate </w:t>
        </w:r>
      </w:ins>
      <w:ins w:id="341" w:author="Benton, Deon" w:date="2025-03-29T21:34:00Z" w16du:dateUtc="2025-03-30T02:34:00Z">
        <w:r w:rsidR="00B229F8">
          <w:rPr>
            <w:rFonts w:ascii="Times New Roman" w:hAnsi="Times New Roman" w:cs="Times New Roman"/>
          </w:rPr>
          <w:t xml:space="preserve">on the connections between the Barrier Side input and output units and the associated hidden units is set to the </w:t>
        </w:r>
      </w:ins>
      <w:ins w:id="342" w:author="Benton, Deon" w:date="2025-03-29T22:08:00Z" w16du:dateUtc="2025-03-30T03:08:00Z">
        <w:r w:rsidR="000548CD">
          <w:rPr>
            <w:rFonts w:ascii="Times New Roman" w:hAnsi="Times New Roman" w:cs="Times New Roman"/>
          </w:rPr>
          <w:t>value used during the pretraining phase (i.e., 0.1)</w:t>
        </w:r>
      </w:ins>
      <w:ins w:id="343" w:author="Benton, Deon" w:date="2025-03-29T21:34:00Z" w16du:dateUtc="2025-03-30T02:34:00Z">
        <w:r w:rsidR="00B229F8">
          <w:rPr>
            <w:rFonts w:ascii="Times New Roman" w:hAnsi="Times New Roman" w:cs="Times New Roman"/>
          </w:rPr>
          <w:t xml:space="preserve">, </w:t>
        </w:r>
      </w:ins>
      <w:ins w:id="344" w:author="Benton, Deon" w:date="2025-03-29T21:25:00Z" w16du:dateUtc="2025-03-30T02:25:00Z">
        <w:r w:rsidR="0017668E">
          <w:rPr>
            <w:rFonts w:ascii="Times New Roman" w:hAnsi="Times New Roman" w:cs="Times New Roman"/>
          </w:rPr>
          <w:t xml:space="preserve">the network is unable to </w:t>
        </w:r>
      </w:ins>
      <w:ins w:id="345" w:author="Benton, Deon" w:date="2025-03-29T21:32:00Z" w16du:dateUtc="2025-03-30T02:32:00Z">
        <w:r w:rsidR="00B229F8">
          <w:rPr>
            <w:rFonts w:ascii="Times New Roman" w:hAnsi="Times New Roman" w:cs="Times New Roman"/>
          </w:rPr>
          <w:t>adjust</w:t>
        </w:r>
      </w:ins>
      <w:ins w:id="346" w:author="Benton, Deon" w:date="2025-03-29T21:27:00Z" w16du:dateUtc="2025-03-30T02:27:00Z">
        <w:r w:rsidR="0017668E">
          <w:rPr>
            <w:rFonts w:ascii="Times New Roman" w:hAnsi="Times New Roman" w:cs="Times New Roman"/>
          </w:rPr>
          <w:t xml:space="preserve"> its</w:t>
        </w:r>
      </w:ins>
      <w:ins w:id="347" w:author="Benton, Deon" w:date="2025-03-29T22:41:00Z" w16du:dateUtc="2025-03-30T03:41:00Z">
        <w:r w:rsidR="00977EC4">
          <w:rPr>
            <w:rFonts w:ascii="Times New Roman" w:hAnsi="Times New Roman" w:cs="Times New Roman"/>
          </w:rPr>
          <w:t xml:space="preserve"> associations or weights</w:t>
        </w:r>
      </w:ins>
      <w:ins w:id="348" w:author="Benton, Deon" w:date="2025-03-29T21:25:00Z" w16du:dateUtc="2025-03-30T02:25:00Z">
        <w:r w:rsidR="0017668E">
          <w:rPr>
            <w:rFonts w:ascii="Times New Roman" w:hAnsi="Times New Roman" w:cs="Times New Roman"/>
          </w:rPr>
          <w:t xml:space="preserve"> </w:t>
        </w:r>
      </w:ins>
      <w:ins w:id="349" w:author="Benton, Deon" w:date="2025-03-29T21:27:00Z" w16du:dateUtc="2025-03-30T02:27:00Z">
        <w:r w:rsidR="0017668E">
          <w:rPr>
            <w:rFonts w:ascii="Times New Roman" w:hAnsi="Times New Roman" w:cs="Times New Roman"/>
          </w:rPr>
          <w:t>sufficiently to activate the Barrier Side output units</w:t>
        </w:r>
      </w:ins>
      <w:ins w:id="350" w:author="Benton, Deon" w:date="2025-03-29T21:34:00Z" w16du:dateUtc="2025-03-30T02:34:00Z">
        <w:r w:rsidR="00B229F8">
          <w:rPr>
            <w:rFonts w:ascii="Times New Roman" w:hAnsi="Times New Roman" w:cs="Times New Roman"/>
          </w:rPr>
          <w:t xml:space="preserve"> during the </w:t>
        </w:r>
      </w:ins>
      <w:ins w:id="351" w:author="Benton, Deon" w:date="2025-03-29T21:35:00Z" w16du:dateUtc="2025-03-30T02:35:00Z">
        <w:r w:rsidR="00B229F8">
          <w:rPr>
            <w:rFonts w:ascii="Times New Roman" w:hAnsi="Times New Roman" w:cs="Times New Roman"/>
          </w:rPr>
          <w:t>much shorter habituation phas</w:t>
        </w:r>
      </w:ins>
      <w:ins w:id="352" w:author="Benton, Deon" w:date="2025-03-29T22:08:00Z" w16du:dateUtc="2025-03-30T03:08:00Z">
        <w:r w:rsidR="000548CD">
          <w:rPr>
            <w:rFonts w:ascii="Times New Roman" w:hAnsi="Times New Roman" w:cs="Times New Roman"/>
          </w:rPr>
          <w:t>e</w:t>
        </w:r>
      </w:ins>
      <w:ins w:id="353" w:author="Benton, Deon" w:date="2025-03-29T21:35:00Z" w16du:dateUtc="2025-03-30T02:35:00Z">
        <w:r w:rsidR="00B229F8">
          <w:rPr>
            <w:rFonts w:ascii="Times New Roman" w:hAnsi="Times New Roman" w:cs="Times New Roman"/>
          </w:rPr>
          <w:t xml:space="preserve">. </w:t>
        </w:r>
      </w:ins>
      <w:ins w:id="354" w:author="detbenton1991@gmail.com" w:date="2025-03-30T00:52:00Z" w16du:dateUtc="2025-03-30T05:52:00Z">
        <w:r w:rsidR="00944070">
          <w:rPr>
            <w:rFonts w:ascii="Times New Roman" w:hAnsi="Times New Roman" w:cs="Times New Roman"/>
          </w:rPr>
          <w:t>S</w:t>
        </w:r>
        <w:r w:rsidR="00944070" w:rsidRPr="00944070">
          <w:rPr>
            <w:rFonts w:ascii="Times New Roman" w:hAnsi="Times New Roman" w:cs="Times New Roman"/>
          </w:rPr>
          <w:t>imilarly, the network fails to activate the Barrier Height 4 output unit because</w:t>
        </w:r>
      </w:ins>
      <w:ins w:id="355" w:author="detbenton1991@gmail.com" w:date="2025-03-30T00:56:00Z" w16du:dateUtc="2025-03-30T05:56:00Z">
        <w:r w:rsidR="005A660C">
          <w:rPr>
            <w:rFonts w:ascii="Times New Roman" w:hAnsi="Times New Roman" w:cs="Times New Roman"/>
          </w:rPr>
          <w:t xml:space="preserve"> its weights have an even lower learning rate and weight decay.</w:t>
        </w:r>
      </w:ins>
      <w:ins w:id="356" w:author="detbenton1991@gmail.com" w:date="2025-03-30T00:52:00Z" w16du:dateUtc="2025-03-30T05:52:00Z">
        <w:r w:rsidR="00944070" w:rsidRPr="00944070">
          <w:rPr>
            <w:rFonts w:ascii="Times New Roman" w:hAnsi="Times New Roman" w:cs="Times New Roman"/>
          </w:rPr>
          <w:t xml:space="preserve"> </w:t>
        </w:r>
      </w:ins>
      <w:ins w:id="357" w:author="Benton, Deon" w:date="2025-03-29T21:33:00Z" w16du:dateUtc="2025-03-30T02:33:00Z">
        <w:del w:id="358" w:author="detbenton1991@gmail.com" w:date="2025-03-30T00:52:00Z" w16du:dateUtc="2025-03-30T05:52:00Z">
          <w:r w:rsidR="00B229F8" w:rsidDel="00944070">
            <w:rPr>
              <w:rFonts w:ascii="Times New Roman" w:hAnsi="Times New Roman" w:cs="Times New Roman"/>
            </w:rPr>
            <w:delText>Similarly,</w:delText>
          </w:r>
        </w:del>
      </w:ins>
      <w:ins w:id="359" w:author="Benton, Deon" w:date="2025-03-29T21:29:00Z" w16du:dateUtc="2025-03-30T02:29:00Z">
        <w:del w:id="360" w:author="detbenton1991@gmail.com" w:date="2025-03-30T00:52:00Z" w16du:dateUtc="2025-03-30T05:52:00Z">
          <w:r w:rsidR="0017668E" w:rsidDel="00944070">
            <w:rPr>
              <w:rFonts w:ascii="Times New Roman" w:hAnsi="Times New Roman" w:cs="Times New Roman"/>
            </w:rPr>
            <w:delText xml:space="preserve"> because the learning rate on the weights</w:delText>
          </w:r>
        </w:del>
      </w:ins>
      <w:ins w:id="361" w:author="Benton, Deon" w:date="2025-03-29T21:30:00Z" w16du:dateUtc="2025-03-30T02:30:00Z">
        <w:del w:id="362" w:author="detbenton1991@gmail.com" w:date="2025-03-30T00:52:00Z" w16du:dateUtc="2025-03-30T05:52:00Z">
          <w:r w:rsidR="00B229F8" w:rsidDel="00944070">
            <w:rPr>
              <w:rFonts w:ascii="Times New Roman" w:hAnsi="Times New Roman" w:cs="Times New Roman"/>
            </w:rPr>
            <w:delText xml:space="preserve"> between </w:delText>
          </w:r>
        </w:del>
      </w:ins>
      <w:ins w:id="363" w:author="Benton, Deon" w:date="2025-03-29T21:37:00Z" w16du:dateUtc="2025-03-30T02:37:00Z">
        <w:del w:id="364" w:author="detbenton1991@gmail.com" w:date="2025-03-30T00:52:00Z" w16du:dateUtc="2025-03-30T05:52:00Z">
          <w:r w:rsidR="00B229F8" w:rsidDel="00944070">
            <w:rPr>
              <w:rFonts w:ascii="Times New Roman" w:hAnsi="Times New Roman" w:cs="Times New Roman"/>
            </w:rPr>
            <w:delText xml:space="preserve">Barrier </w:delText>
          </w:r>
        </w:del>
      </w:ins>
      <w:ins w:id="365" w:author="Benton, Deon" w:date="2025-03-29T21:30:00Z" w16du:dateUtc="2025-03-30T02:30:00Z">
        <w:del w:id="366" w:author="detbenton1991@gmail.com" w:date="2025-03-30T00:52:00Z" w16du:dateUtc="2025-03-30T05:52:00Z">
          <w:r w:rsidR="00B229F8" w:rsidDel="00944070">
            <w:rPr>
              <w:rFonts w:ascii="Times New Roman" w:hAnsi="Times New Roman" w:cs="Times New Roman"/>
            </w:rPr>
            <w:delText xml:space="preserve">Height 4 input and output units and the </w:delText>
          </w:r>
        </w:del>
      </w:ins>
      <w:ins w:id="367" w:author="Benton, Deon" w:date="2025-03-29T21:32:00Z" w16du:dateUtc="2025-03-30T02:32:00Z">
        <w:del w:id="368" w:author="detbenton1991@gmail.com" w:date="2025-03-30T00:52:00Z" w16du:dateUtc="2025-03-30T05:52:00Z">
          <w:r w:rsidR="00B229F8" w:rsidDel="00944070">
            <w:rPr>
              <w:rFonts w:ascii="Times New Roman" w:hAnsi="Times New Roman" w:cs="Times New Roman"/>
            </w:rPr>
            <w:delText xml:space="preserve">associated </w:delText>
          </w:r>
        </w:del>
      </w:ins>
      <w:ins w:id="369" w:author="Benton, Deon" w:date="2025-03-29T21:30:00Z" w16du:dateUtc="2025-03-30T02:30:00Z">
        <w:del w:id="370" w:author="detbenton1991@gmail.com" w:date="2025-03-30T00:52:00Z" w16du:dateUtc="2025-03-30T05:52:00Z">
          <w:r w:rsidR="00B229F8" w:rsidDel="00944070">
            <w:rPr>
              <w:rFonts w:ascii="Times New Roman" w:hAnsi="Times New Roman" w:cs="Times New Roman"/>
            </w:rPr>
            <w:delText xml:space="preserve">hidden units </w:delText>
          </w:r>
        </w:del>
      </w:ins>
      <w:ins w:id="371" w:author="Benton, Deon" w:date="2025-03-29T21:32:00Z" w16du:dateUtc="2025-03-30T02:32:00Z">
        <w:del w:id="372" w:author="detbenton1991@gmail.com" w:date="2025-03-30T00:52:00Z" w16du:dateUtc="2025-03-30T05:52:00Z">
          <w:r w:rsidR="00B229F8" w:rsidDel="00944070">
            <w:rPr>
              <w:rFonts w:ascii="Times New Roman" w:hAnsi="Times New Roman" w:cs="Times New Roman"/>
            </w:rPr>
            <w:delText>is</w:delText>
          </w:r>
        </w:del>
      </w:ins>
      <w:ins w:id="373" w:author="Benton, Deon" w:date="2025-03-29T21:30:00Z" w16du:dateUtc="2025-03-30T02:30:00Z">
        <w:del w:id="374" w:author="detbenton1991@gmail.com" w:date="2025-03-30T00:52:00Z" w16du:dateUtc="2025-03-30T05:52:00Z">
          <w:r w:rsidR="00B229F8" w:rsidDel="00944070">
            <w:rPr>
              <w:rFonts w:ascii="Times New Roman" w:hAnsi="Times New Roman" w:cs="Times New Roman"/>
            </w:rPr>
            <w:delText xml:space="preserve"> </w:delText>
          </w:r>
        </w:del>
      </w:ins>
      <w:ins w:id="375" w:author="Benton, Deon" w:date="2025-03-29T21:33:00Z" w16du:dateUtc="2025-03-30T02:33:00Z">
        <w:del w:id="376" w:author="detbenton1991@gmail.com" w:date="2025-03-30T00:52:00Z" w16du:dateUtc="2025-03-30T05:52:00Z">
          <w:r w:rsidR="00B229F8" w:rsidDel="00944070">
            <w:rPr>
              <w:rFonts w:ascii="Times New Roman" w:hAnsi="Times New Roman" w:cs="Times New Roman"/>
            </w:rPr>
            <w:delText>even smaller th</w:delText>
          </w:r>
        </w:del>
      </w:ins>
      <w:ins w:id="377" w:author="Benton, Deon" w:date="2025-03-29T21:34:00Z" w16du:dateUtc="2025-03-30T02:34:00Z">
        <w:del w:id="378" w:author="detbenton1991@gmail.com" w:date="2025-03-30T00:52:00Z" w16du:dateUtc="2025-03-30T05:52:00Z">
          <w:r w:rsidR="00B229F8" w:rsidDel="00944070">
            <w:rPr>
              <w:rFonts w:ascii="Times New Roman" w:hAnsi="Times New Roman" w:cs="Times New Roman"/>
            </w:rPr>
            <w:delText>an</w:delText>
          </w:r>
        </w:del>
      </w:ins>
      <w:ins w:id="379" w:author="Benton, Deon" w:date="2025-03-29T21:36:00Z" w16du:dateUtc="2025-03-30T02:36:00Z">
        <w:del w:id="380" w:author="detbenton1991@gmail.com" w:date="2025-03-30T00:52:00Z" w16du:dateUtc="2025-03-30T05:52:00Z">
          <w:r w:rsidR="00B229F8" w:rsidDel="00944070">
            <w:rPr>
              <w:rFonts w:ascii="Times New Roman" w:hAnsi="Times New Roman" w:cs="Times New Roman"/>
            </w:rPr>
            <w:delText xml:space="preserve"> that between </w:delText>
          </w:r>
        </w:del>
      </w:ins>
      <w:ins w:id="381" w:author="Benton, Deon" w:date="2025-03-29T21:37:00Z" w16du:dateUtc="2025-03-30T02:37:00Z">
        <w:del w:id="382" w:author="detbenton1991@gmail.com" w:date="2025-03-30T00:52:00Z" w16du:dateUtc="2025-03-30T05:52:00Z">
          <w:r w:rsidR="00B229F8" w:rsidDel="00944070">
            <w:rPr>
              <w:rFonts w:ascii="Times New Roman" w:hAnsi="Times New Roman" w:cs="Times New Roman"/>
            </w:rPr>
            <w:delText>these</w:delText>
          </w:r>
        </w:del>
      </w:ins>
      <w:ins w:id="383" w:author="Benton, Deon" w:date="2025-03-29T21:36:00Z" w16du:dateUtc="2025-03-30T02:36:00Z">
        <w:del w:id="384" w:author="detbenton1991@gmail.com" w:date="2025-03-30T00:52:00Z" w16du:dateUtc="2025-03-30T05:52:00Z">
          <w:r w:rsidR="00B229F8" w:rsidDel="00944070">
            <w:rPr>
              <w:rFonts w:ascii="Times New Roman" w:hAnsi="Times New Roman" w:cs="Times New Roman"/>
            </w:rPr>
            <w:delText xml:space="preserve"> units and the Barrier Side output units</w:delText>
          </w:r>
        </w:del>
      </w:ins>
      <w:ins w:id="385" w:author="Benton, Deon" w:date="2025-03-29T21:43:00Z" w16du:dateUtc="2025-03-30T02:43:00Z">
        <w:del w:id="386" w:author="detbenton1991@gmail.com" w:date="2025-03-30T00:52:00Z" w16du:dateUtc="2025-03-30T05:52:00Z">
          <w:r w:rsidR="00773A8C" w:rsidDel="00944070">
            <w:rPr>
              <w:rFonts w:ascii="Times New Roman" w:hAnsi="Times New Roman" w:cs="Times New Roman"/>
            </w:rPr>
            <w:delText xml:space="preserve"> </w:delText>
          </w:r>
        </w:del>
      </w:ins>
      <w:ins w:id="387" w:author="Benton, Deon" w:date="2025-03-29T22:41:00Z" w16du:dateUtc="2025-03-30T03:41:00Z">
        <w:del w:id="388" w:author="detbenton1991@gmail.com" w:date="2025-03-30T00:52:00Z" w16du:dateUtc="2025-03-30T05:52:00Z">
          <w:r w:rsidR="0075366D" w:rsidDel="00944070">
            <w:rPr>
              <w:rFonts w:ascii="Times New Roman" w:hAnsi="Times New Roman" w:cs="Times New Roman"/>
            </w:rPr>
            <w:delText>as well as because</w:delText>
          </w:r>
        </w:del>
      </w:ins>
      <w:ins w:id="389" w:author="Benton, Deon" w:date="2025-03-29T21:43:00Z" w16du:dateUtc="2025-03-30T02:43:00Z">
        <w:del w:id="390" w:author="detbenton1991@gmail.com" w:date="2025-03-30T00:52:00Z" w16du:dateUtc="2025-03-30T05:52:00Z">
          <w:r w:rsidR="00773A8C" w:rsidDel="00944070">
            <w:rPr>
              <w:rFonts w:ascii="Times New Roman" w:hAnsi="Times New Roman" w:cs="Times New Roman"/>
            </w:rPr>
            <w:delText xml:space="preserve"> </w:delText>
          </w:r>
        </w:del>
      </w:ins>
      <w:ins w:id="391" w:author="Benton, Deon" w:date="2025-03-29T22:09:00Z" w16du:dateUtc="2025-03-30T03:09:00Z">
        <w:del w:id="392" w:author="detbenton1991@gmail.com" w:date="2025-03-30T00:52:00Z" w16du:dateUtc="2025-03-30T05:52:00Z">
          <w:r w:rsidR="000548CD" w:rsidDel="00944070">
            <w:rPr>
              <w:rFonts w:ascii="Times New Roman" w:hAnsi="Times New Roman" w:cs="Times New Roman"/>
            </w:rPr>
            <w:delText xml:space="preserve">a small </w:delText>
          </w:r>
          <w:r w:rsidR="000548CD" w:rsidDel="00944070">
            <w:rPr>
              <w:rFonts w:ascii="Times New Roman" w:hAnsi="Times New Roman" w:cs="Times New Roman"/>
            </w:rPr>
            <w:lastRenderedPageBreak/>
            <w:delText>amount of weight decay is</w:delText>
          </w:r>
        </w:del>
      </w:ins>
      <w:ins w:id="393" w:author="Benton, Deon" w:date="2025-03-29T21:43:00Z" w16du:dateUtc="2025-03-30T02:43:00Z">
        <w:del w:id="394" w:author="detbenton1991@gmail.com" w:date="2025-03-30T00:52:00Z" w16du:dateUtc="2025-03-30T05:52:00Z">
          <w:r w:rsidR="00773A8C" w:rsidDel="00944070">
            <w:rPr>
              <w:rFonts w:ascii="Times New Roman" w:hAnsi="Times New Roman" w:cs="Times New Roman"/>
            </w:rPr>
            <w:delText xml:space="preserve"> applied to these connections</w:delText>
          </w:r>
        </w:del>
      </w:ins>
      <w:ins w:id="395" w:author="Benton, Deon" w:date="2025-03-29T22:55:00Z" w16du:dateUtc="2025-03-30T03:55:00Z">
        <w:del w:id="396" w:author="detbenton1991@gmail.com" w:date="2025-03-30T00:52:00Z" w16du:dateUtc="2025-03-30T05:52:00Z">
          <w:r w:rsidR="005A446F" w:rsidDel="00944070">
            <w:rPr>
              <w:rFonts w:ascii="Times New Roman" w:hAnsi="Times New Roman" w:cs="Times New Roman"/>
            </w:rPr>
            <w:delText xml:space="preserve"> </w:delText>
          </w:r>
        </w:del>
      </w:ins>
      <w:ins w:id="397" w:author="Benton, Deon" w:date="2025-03-29T21:31:00Z" w16du:dateUtc="2025-03-30T02:31:00Z">
        <w:del w:id="398" w:author="detbenton1991@gmail.com" w:date="2025-03-30T00:52:00Z" w16du:dateUtc="2025-03-30T05:52:00Z">
          <w:r w:rsidR="00B229F8" w:rsidDel="00944070">
            <w:rPr>
              <w:rFonts w:ascii="Times New Roman" w:hAnsi="Times New Roman" w:cs="Times New Roman"/>
            </w:rPr>
            <w:delText xml:space="preserve">the network </w:delText>
          </w:r>
        </w:del>
      </w:ins>
      <w:ins w:id="399" w:author="Benton, Deon" w:date="2025-03-29T21:36:00Z" w16du:dateUtc="2025-03-30T02:36:00Z">
        <w:del w:id="400" w:author="detbenton1991@gmail.com" w:date="2025-03-30T00:52:00Z" w16du:dateUtc="2025-03-30T05:52:00Z">
          <w:r w:rsidR="00B229F8" w:rsidDel="00944070">
            <w:rPr>
              <w:rFonts w:ascii="Times New Roman" w:hAnsi="Times New Roman" w:cs="Times New Roman"/>
            </w:rPr>
            <w:delText xml:space="preserve">is also unable to find the set of weights that enable it to activate the </w:delText>
          </w:r>
        </w:del>
      </w:ins>
      <w:ins w:id="401" w:author="Benton, Deon" w:date="2025-03-29T21:37:00Z" w16du:dateUtc="2025-03-30T02:37:00Z">
        <w:del w:id="402" w:author="detbenton1991@gmail.com" w:date="2025-03-30T00:52:00Z" w16du:dateUtc="2025-03-30T05:52:00Z">
          <w:r w:rsidR="00B229F8" w:rsidDel="00944070">
            <w:rPr>
              <w:rFonts w:ascii="Times New Roman" w:hAnsi="Times New Roman" w:cs="Times New Roman"/>
            </w:rPr>
            <w:delText>Barrier Height output uni</w:delText>
          </w:r>
        </w:del>
      </w:ins>
      <w:ins w:id="403" w:author="Benton, Deon" w:date="2025-03-29T21:38:00Z" w16du:dateUtc="2025-03-30T02:38:00Z">
        <w:del w:id="404" w:author="detbenton1991@gmail.com" w:date="2025-03-30T00:52:00Z" w16du:dateUtc="2025-03-30T05:52:00Z">
          <w:r w:rsidR="00B229F8" w:rsidDel="00944070">
            <w:rPr>
              <w:rFonts w:ascii="Times New Roman" w:hAnsi="Times New Roman" w:cs="Times New Roman"/>
            </w:rPr>
            <w:delText>t.</w:delText>
          </w:r>
        </w:del>
      </w:ins>
      <w:ins w:id="405" w:author="Benton, Deon" w:date="2025-03-29T22:55:00Z" w16du:dateUtc="2025-03-30T03:55:00Z">
        <w:del w:id="406" w:author="detbenton1991@gmail.com" w:date="2025-03-30T00:52:00Z" w16du:dateUtc="2025-03-30T05:52:00Z">
          <w:r w:rsidR="005A446F" w:rsidDel="00944070">
            <w:rPr>
              <w:rFonts w:ascii="Times New Roman" w:hAnsi="Times New Roman" w:cs="Times New Roman"/>
            </w:rPr>
            <w:delText xml:space="preserve"> </w:delText>
          </w:r>
        </w:del>
        <w:r w:rsidR="005A446F">
          <w:rPr>
            <w:rFonts w:ascii="Times New Roman" w:hAnsi="Times New Roman" w:cs="Times New Roman"/>
          </w:rPr>
          <w:t>These differences in</w:t>
        </w:r>
      </w:ins>
      <w:ins w:id="407" w:author="Benton, Deon" w:date="2025-03-29T22:56:00Z" w16du:dateUtc="2025-03-30T03:56:00Z">
        <w:r w:rsidR="005A446F">
          <w:rPr>
            <w:rFonts w:ascii="Times New Roman" w:hAnsi="Times New Roman" w:cs="Times New Roman"/>
          </w:rPr>
          <w:t xml:space="preserve"> learning rate and weight decay reflect the assumption that barriers are less salient when beside rather than beneath jumps</w:t>
        </w:r>
        <w:r w:rsidR="00896D74">
          <w:rPr>
            <w:rFonts w:ascii="Times New Roman" w:hAnsi="Times New Roman" w:cs="Times New Roman"/>
          </w:rPr>
          <w:t>.</w:t>
        </w:r>
      </w:ins>
      <w:ins w:id="408" w:author="Benton, Deon" w:date="2025-03-29T21:38:00Z" w16du:dateUtc="2025-03-30T02:38:00Z">
        <w:r w:rsidR="00B229F8">
          <w:rPr>
            <w:rFonts w:ascii="Times New Roman" w:hAnsi="Times New Roman" w:cs="Times New Roman"/>
          </w:rPr>
          <w:t xml:space="preserve"> In contrast, the network </w:t>
        </w:r>
      </w:ins>
      <w:ins w:id="409" w:author="Benton, Deon" w:date="2025-03-29T21:39:00Z" w16du:dateUtc="2025-03-30T02:39:00Z">
        <w:r w:rsidR="00B229F8">
          <w:rPr>
            <w:rFonts w:ascii="Times New Roman" w:hAnsi="Times New Roman" w:cs="Times New Roman"/>
          </w:rPr>
          <w:t>can</w:t>
        </w:r>
      </w:ins>
      <w:ins w:id="410" w:author="Benton, Deon" w:date="2025-03-29T21:38:00Z" w16du:dateUtc="2025-03-30T02:38:00Z">
        <w:r w:rsidR="00B229F8">
          <w:rPr>
            <w:rFonts w:ascii="Times New Roman" w:hAnsi="Times New Roman" w:cs="Times New Roman"/>
          </w:rPr>
          <w:t xml:space="preserve"> adjust its weight sufficiently</w:t>
        </w:r>
      </w:ins>
      <w:ins w:id="411" w:author="Benton, Deon" w:date="2025-03-29T21:41:00Z" w16du:dateUtc="2025-03-30T02:41:00Z">
        <w:r w:rsidR="00214332">
          <w:rPr>
            <w:rFonts w:ascii="Times New Roman" w:hAnsi="Times New Roman" w:cs="Times New Roman"/>
          </w:rPr>
          <w:t xml:space="preserve"> within the timeframe of the habituation phase</w:t>
        </w:r>
      </w:ins>
      <w:ins w:id="412" w:author="Benton, Deon" w:date="2025-03-29T21:38:00Z" w16du:dateUtc="2025-03-30T02:38:00Z">
        <w:r w:rsidR="00B229F8">
          <w:rPr>
            <w:rFonts w:ascii="Times New Roman" w:hAnsi="Times New Roman" w:cs="Times New Roman"/>
          </w:rPr>
          <w:t xml:space="preserve"> to</w:t>
        </w:r>
      </w:ins>
      <w:ins w:id="413" w:author="Benton, Deon" w:date="2025-03-29T21:39:00Z" w16du:dateUtc="2025-03-30T02:39:00Z">
        <w:r w:rsidR="00B229F8">
          <w:rPr>
            <w:rFonts w:ascii="Times New Roman" w:hAnsi="Times New Roman" w:cs="Times New Roman"/>
          </w:rPr>
          <w:t xml:space="preserve"> activate the Jump Height 4 output unit. This is because the learning rate</w:t>
        </w:r>
      </w:ins>
      <w:ins w:id="414" w:author="Benton, Deon" w:date="2025-03-29T21:44:00Z" w16du:dateUtc="2025-03-30T02:44:00Z">
        <w:r w:rsidR="00773A8C">
          <w:rPr>
            <w:rFonts w:ascii="Times New Roman" w:hAnsi="Times New Roman" w:cs="Times New Roman"/>
          </w:rPr>
          <w:t xml:space="preserve"> for the</w:t>
        </w:r>
      </w:ins>
      <w:ins w:id="415" w:author="Benton, Deon" w:date="2025-03-29T21:39:00Z" w16du:dateUtc="2025-03-30T02:39:00Z">
        <w:r w:rsidR="00B229F8">
          <w:rPr>
            <w:rFonts w:ascii="Times New Roman" w:hAnsi="Times New Roman" w:cs="Times New Roman"/>
          </w:rPr>
          <w:t xml:space="preserve"> connections between the </w:t>
        </w:r>
      </w:ins>
      <w:ins w:id="416" w:author="Benton, Deon" w:date="2025-03-29T21:40:00Z" w16du:dateUtc="2025-03-30T02:40:00Z">
        <w:r w:rsidR="00B229F8">
          <w:rPr>
            <w:rFonts w:ascii="Times New Roman" w:hAnsi="Times New Roman" w:cs="Times New Roman"/>
          </w:rPr>
          <w:t>Jump Height 4 input and output units and the associated hidden units</w:t>
        </w:r>
      </w:ins>
      <w:ins w:id="417" w:author="Benton, Deon" w:date="2025-03-29T22:24:00Z" w16du:dateUtc="2025-03-30T03:24:00Z">
        <w:r w:rsidR="00F46E2D">
          <w:rPr>
            <w:rFonts w:ascii="Times New Roman" w:hAnsi="Times New Roman" w:cs="Times New Roman"/>
          </w:rPr>
          <w:t xml:space="preserve"> is </w:t>
        </w:r>
      </w:ins>
      <w:ins w:id="418" w:author="Benton, Deon" w:date="2025-03-29T22:41:00Z" w16du:dateUtc="2025-03-30T03:41:00Z">
        <w:r w:rsidR="00C450BA">
          <w:rPr>
            <w:rFonts w:ascii="Times New Roman" w:hAnsi="Times New Roman" w:cs="Times New Roman"/>
          </w:rPr>
          <w:t>much larger</w:t>
        </w:r>
      </w:ins>
      <w:ins w:id="419" w:author="Benton, Deon" w:date="2025-03-29T22:24:00Z" w16du:dateUtc="2025-03-30T03:24:00Z">
        <w:r w:rsidR="00F46E2D">
          <w:rPr>
            <w:rFonts w:ascii="Times New Roman" w:hAnsi="Times New Roman" w:cs="Times New Roman"/>
          </w:rPr>
          <w:t xml:space="preserve"> and there is no weight decay</w:t>
        </w:r>
      </w:ins>
      <w:ins w:id="420" w:author="Benton, Deon" w:date="2025-03-29T21:41:00Z" w16du:dateUtc="2025-03-30T02:41:00Z">
        <w:r w:rsidR="00214332">
          <w:rPr>
            <w:rFonts w:ascii="Times New Roman" w:hAnsi="Times New Roman" w:cs="Times New Roman"/>
          </w:rPr>
          <w:t xml:space="preserve">. </w:t>
        </w:r>
      </w:ins>
      <w:ins w:id="421" w:author="Benton, Deon" w:date="2025-03-29T21:42:00Z" w16du:dateUtc="2025-03-30T02:42:00Z">
        <w:r w:rsidR="00214332">
          <w:rPr>
            <w:rFonts w:ascii="Times New Roman" w:hAnsi="Times New Roman" w:cs="Times New Roman"/>
          </w:rPr>
          <w:t>This instantiated the assumption that curved jumps are intrinsically more salient and attention-grabbing.</w:t>
        </w:r>
      </w:ins>
      <w:ins w:id="422" w:author="Benton, Deon" w:date="2025-03-29T21:45:00Z" w16du:dateUtc="2025-03-30T02:45:00Z">
        <w:r w:rsidR="00773A8C">
          <w:rPr>
            <w:rFonts w:ascii="Times New Roman" w:hAnsi="Times New Roman" w:cs="Times New Roman"/>
          </w:rPr>
          <w:t xml:space="preserve"> </w:t>
        </w:r>
      </w:ins>
      <w:ins w:id="423" w:author="Benton, Deon" w:date="2025-03-29T22:24:00Z" w16du:dateUtc="2025-03-30T03:24:00Z">
        <w:r w:rsidR="00F46E2D">
          <w:rPr>
            <w:rFonts w:ascii="Times New Roman" w:hAnsi="Times New Roman" w:cs="Times New Roman"/>
          </w:rPr>
          <w:t>This means that</w:t>
        </w:r>
      </w:ins>
      <w:ins w:id="424" w:author="Benton, Deon" w:date="2025-03-29T21:45:00Z" w16du:dateUtc="2025-03-30T02:45:00Z">
        <w:r w:rsidR="00773A8C">
          <w:rPr>
            <w:rFonts w:ascii="Times New Roman" w:hAnsi="Times New Roman" w:cs="Times New Roman"/>
          </w:rPr>
          <w:t xml:space="preserve"> when the network is shown a barrierless test event in which one of the objects </w:t>
        </w:r>
      </w:ins>
      <w:ins w:id="425" w:author="Benton, Deon" w:date="2025-03-29T21:46:00Z" w16du:dateUtc="2025-03-30T02:46:00Z">
        <w:r w:rsidR="00773A8C">
          <w:rPr>
            <w:rFonts w:ascii="Times New Roman" w:hAnsi="Times New Roman" w:cs="Times New Roman"/>
          </w:rPr>
          <w:t>jumps as high as it did during habituation</w:t>
        </w:r>
      </w:ins>
      <w:ins w:id="426" w:author="Benton, Deon" w:date="2025-03-29T21:48:00Z" w16du:dateUtc="2025-03-30T02:48:00Z">
        <w:r w:rsidR="00773A8C">
          <w:rPr>
            <w:rFonts w:ascii="Times New Roman" w:hAnsi="Times New Roman" w:cs="Times New Roman"/>
          </w:rPr>
          <w:t xml:space="preserve"> along a curved</w:t>
        </w:r>
      </w:ins>
      <w:ins w:id="427" w:author="Benton, Deon" w:date="2025-03-29T21:45:00Z" w16du:dateUtc="2025-03-30T02:45:00Z">
        <w:r w:rsidR="00773A8C">
          <w:rPr>
            <w:rFonts w:ascii="Times New Roman" w:hAnsi="Times New Roman" w:cs="Times New Roman"/>
          </w:rPr>
          <w:t xml:space="preserve"> </w:t>
        </w:r>
      </w:ins>
      <w:ins w:id="428" w:author="Benton, Deon" w:date="2025-03-29T21:50:00Z" w16du:dateUtc="2025-03-30T02:50:00Z">
        <w:r w:rsidR="00036806">
          <w:rPr>
            <w:rFonts w:ascii="Times New Roman" w:hAnsi="Times New Roman" w:cs="Times New Roman"/>
          </w:rPr>
          <w:t xml:space="preserve">path </w:t>
        </w:r>
      </w:ins>
      <w:ins w:id="429" w:author="Benton, Deon" w:date="2025-03-29T21:45:00Z" w16du:dateUtc="2025-03-30T02:45:00Z">
        <w:r w:rsidR="00773A8C">
          <w:rPr>
            <w:rFonts w:ascii="Times New Roman" w:hAnsi="Times New Roman" w:cs="Times New Roman"/>
          </w:rPr>
          <w:t>to reach the other object</w:t>
        </w:r>
      </w:ins>
      <w:ins w:id="430" w:author="Benton, Deon" w:date="2025-03-29T21:46:00Z" w16du:dateUtc="2025-03-30T02:46:00Z">
        <w:r w:rsidR="00773A8C">
          <w:rPr>
            <w:rFonts w:ascii="Times New Roman" w:hAnsi="Times New Roman" w:cs="Times New Roman"/>
          </w:rPr>
          <w:t xml:space="preserve">, the network </w:t>
        </w:r>
      </w:ins>
      <w:ins w:id="431" w:author="Benton, Deon" w:date="2025-03-29T22:14:00Z" w16du:dateUtc="2025-03-30T03:14:00Z">
        <w:r w:rsidR="00B316C0">
          <w:rPr>
            <w:rFonts w:ascii="Times New Roman" w:hAnsi="Times New Roman" w:cs="Times New Roman"/>
          </w:rPr>
          <w:t xml:space="preserve">strongly activates the </w:t>
        </w:r>
      </w:ins>
      <w:ins w:id="432" w:author="Benton, Deon" w:date="2025-03-29T22:15:00Z" w16du:dateUtc="2025-03-30T03:15:00Z">
        <w:r w:rsidR="00B316C0">
          <w:rPr>
            <w:rFonts w:ascii="Times New Roman" w:hAnsi="Times New Roman" w:cs="Times New Roman"/>
          </w:rPr>
          <w:t xml:space="preserve">Straight Motion unit. This </w:t>
        </w:r>
      </w:ins>
      <w:ins w:id="433" w:author="Benton, Deon" w:date="2025-03-29T22:24:00Z" w16du:dateUtc="2025-03-30T03:24:00Z">
        <w:r w:rsidR="00F46E2D">
          <w:rPr>
            <w:rFonts w:ascii="Times New Roman" w:hAnsi="Times New Roman" w:cs="Times New Roman"/>
          </w:rPr>
          <w:t>has to do with the fact that</w:t>
        </w:r>
      </w:ins>
      <w:ins w:id="434" w:author="Benton, Deon" w:date="2025-03-29T22:15:00Z" w16du:dateUtc="2025-03-30T03:15:00Z">
        <w:r w:rsidR="00B316C0">
          <w:rPr>
            <w:rFonts w:ascii="Times New Roman" w:hAnsi="Times New Roman" w:cs="Times New Roman"/>
          </w:rPr>
          <w:t xml:space="preserve"> </w:t>
        </w:r>
      </w:ins>
      <w:ins w:id="435" w:author="Benton, Deon" w:date="2025-03-29T22:16:00Z" w16du:dateUtc="2025-03-30T03:16:00Z">
        <w:r w:rsidR="00B316C0">
          <w:rPr>
            <w:rFonts w:ascii="Times New Roman" w:hAnsi="Times New Roman" w:cs="Times New Roman"/>
          </w:rPr>
          <w:t xml:space="preserve">when the </w:t>
        </w:r>
      </w:ins>
      <w:ins w:id="436" w:author="Benton, Deon" w:date="2025-03-29T22:15:00Z" w16du:dateUtc="2025-03-30T03:15:00Z">
        <w:r w:rsidR="00B316C0">
          <w:rPr>
            <w:rFonts w:ascii="Times New Roman" w:hAnsi="Times New Roman" w:cs="Times New Roman"/>
          </w:rPr>
          <w:t>No Barrier and Barrier Missing units</w:t>
        </w:r>
      </w:ins>
      <w:ins w:id="437" w:author="Benton, Deon" w:date="2025-03-29T22:16:00Z" w16du:dateUtc="2025-03-30T03:16:00Z">
        <w:r w:rsidR="00B316C0">
          <w:rPr>
            <w:rFonts w:ascii="Times New Roman" w:hAnsi="Times New Roman" w:cs="Times New Roman"/>
          </w:rPr>
          <w:t xml:space="preserve"> are provided as input, they activate their associated hidden units. </w:t>
        </w:r>
      </w:ins>
      <w:ins w:id="438" w:author="Benton, Deon" w:date="2025-03-29T22:27:00Z" w16du:dateUtc="2025-03-30T03:27:00Z">
        <w:r w:rsidR="00F46E2D">
          <w:rPr>
            <w:rFonts w:ascii="Times New Roman" w:hAnsi="Times New Roman" w:cs="Times New Roman"/>
          </w:rPr>
          <w:t>B</w:t>
        </w:r>
      </w:ins>
      <w:ins w:id="439" w:author="Benton, Deon" w:date="2025-03-29T22:25:00Z" w16du:dateUtc="2025-03-30T03:25:00Z">
        <w:r w:rsidR="00F46E2D">
          <w:rPr>
            <w:rFonts w:ascii="Times New Roman" w:hAnsi="Times New Roman" w:cs="Times New Roman"/>
          </w:rPr>
          <w:t>ecause positive associations were established between these hidden units and all three output units (i.e.,</w:t>
        </w:r>
      </w:ins>
      <w:ins w:id="440" w:author="Benton, Deon" w:date="2025-03-29T22:26:00Z" w16du:dateUtc="2025-03-30T03:26:00Z">
        <w:r w:rsidR="00F46E2D">
          <w:rPr>
            <w:rFonts w:ascii="Times New Roman" w:hAnsi="Times New Roman" w:cs="Times New Roman"/>
          </w:rPr>
          <w:t xml:space="preserve"> </w:t>
        </w:r>
      </w:ins>
      <w:ins w:id="441" w:author="Benton, Deon" w:date="2025-03-29T22:32:00Z" w16du:dateUtc="2025-03-30T03:32:00Z">
        <w:r w:rsidR="005F408A">
          <w:rPr>
            <w:rFonts w:ascii="Times New Roman" w:hAnsi="Times New Roman" w:cs="Times New Roman"/>
          </w:rPr>
          <w:t>No Barrier, Barrier Missing, and Straight Motion</w:t>
        </w:r>
      </w:ins>
      <w:ins w:id="442" w:author="Benton, Deon" w:date="2025-03-29T22:26:00Z" w16du:dateUtc="2025-03-30T03:26:00Z">
        <w:r w:rsidR="00F46E2D">
          <w:rPr>
            <w:rFonts w:ascii="Times New Roman" w:hAnsi="Times New Roman" w:cs="Times New Roman"/>
          </w:rPr>
          <w:t>)</w:t>
        </w:r>
      </w:ins>
      <w:ins w:id="443" w:author="Benton, Deon" w:date="2025-03-29T22:27:00Z" w16du:dateUtc="2025-03-30T03:27:00Z">
        <w:r w:rsidR="00F46E2D">
          <w:rPr>
            <w:rFonts w:ascii="Times New Roman" w:hAnsi="Times New Roman" w:cs="Times New Roman"/>
          </w:rPr>
          <w:t xml:space="preserve"> during pretraining</w:t>
        </w:r>
      </w:ins>
      <w:ins w:id="444" w:author="Benton, Deon" w:date="2025-03-29T22:25:00Z" w16du:dateUtc="2025-03-30T03:25:00Z">
        <w:r w:rsidR="00F46E2D">
          <w:rPr>
            <w:rFonts w:ascii="Times New Roman" w:hAnsi="Times New Roman" w:cs="Times New Roman"/>
          </w:rPr>
          <w:t>, activation</w:t>
        </w:r>
      </w:ins>
      <w:ins w:id="445" w:author="Benton, Deon" w:date="2025-03-29T22:26:00Z" w16du:dateUtc="2025-03-30T03:26:00Z">
        <w:r w:rsidR="00F46E2D">
          <w:rPr>
            <w:rFonts w:ascii="Times New Roman" w:hAnsi="Times New Roman" w:cs="Times New Roman"/>
          </w:rPr>
          <w:t xml:space="preserve"> of these </w:t>
        </w:r>
      </w:ins>
      <w:ins w:id="446" w:author="Benton, Deon" w:date="2025-03-29T22:42:00Z" w16du:dateUtc="2025-03-30T03:42:00Z">
        <w:r w:rsidR="00C450BA">
          <w:rPr>
            <w:rFonts w:ascii="Times New Roman" w:hAnsi="Times New Roman" w:cs="Times New Roman"/>
          </w:rPr>
          <w:t xml:space="preserve">hidden </w:t>
        </w:r>
      </w:ins>
      <w:ins w:id="447" w:author="Benton, Deon" w:date="2025-03-29T22:26:00Z" w16du:dateUtc="2025-03-30T03:26:00Z">
        <w:r w:rsidR="00F46E2D">
          <w:rPr>
            <w:rFonts w:ascii="Times New Roman" w:hAnsi="Times New Roman" w:cs="Times New Roman"/>
          </w:rPr>
          <w:t xml:space="preserve">units by </w:t>
        </w:r>
      </w:ins>
      <w:ins w:id="448" w:author="Benton, Deon" w:date="2025-03-29T22:25:00Z" w16du:dateUtc="2025-03-30T03:25:00Z">
        <w:r w:rsidR="00F46E2D">
          <w:rPr>
            <w:rFonts w:ascii="Times New Roman" w:hAnsi="Times New Roman" w:cs="Times New Roman"/>
          </w:rPr>
          <w:t>the Barrier</w:t>
        </w:r>
      </w:ins>
      <w:ins w:id="449" w:author="Benton, Deon" w:date="2025-03-29T22:26:00Z" w16du:dateUtc="2025-03-30T03:26:00Z">
        <w:r w:rsidR="00F46E2D">
          <w:rPr>
            <w:rFonts w:ascii="Times New Roman" w:hAnsi="Times New Roman" w:cs="Times New Roman"/>
          </w:rPr>
          <w:t xml:space="preserve"> Height 1 and Jump Height 1 input units</w:t>
        </w:r>
      </w:ins>
      <w:ins w:id="450" w:author="Benton, Deon" w:date="2025-03-29T22:25:00Z" w16du:dateUtc="2025-03-30T03:25:00Z">
        <w:r w:rsidR="00F46E2D">
          <w:rPr>
            <w:rFonts w:ascii="Times New Roman" w:hAnsi="Times New Roman" w:cs="Times New Roman"/>
          </w:rPr>
          <w:t xml:space="preserve"> </w:t>
        </w:r>
      </w:ins>
      <w:ins w:id="451" w:author="Benton, Deon" w:date="2025-03-29T22:26:00Z" w16du:dateUtc="2025-03-30T03:26:00Z">
        <w:r w:rsidR="00F46E2D">
          <w:rPr>
            <w:rFonts w:ascii="Times New Roman" w:hAnsi="Times New Roman" w:cs="Times New Roman"/>
          </w:rPr>
          <w:t>causes</w:t>
        </w:r>
      </w:ins>
      <w:ins w:id="452" w:author="Benton, Deon" w:date="2025-03-29T22:25:00Z" w16du:dateUtc="2025-03-30T03:25:00Z">
        <w:r w:rsidR="00F46E2D">
          <w:rPr>
            <w:rFonts w:ascii="Times New Roman" w:hAnsi="Times New Roman" w:cs="Times New Roman"/>
          </w:rPr>
          <w:t xml:space="preserve"> the Straig</w:t>
        </w:r>
      </w:ins>
      <w:ins w:id="453" w:author="Benton, Deon" w:date="2025-03-29T22:26:00Z" w16du:dateUtc="2025-03-30T03:26:00Z">
        <w:r w:rsidR="00F46E2D">
          <w:rPr>
            <w:rFonts w:ascii="Times New Roman" w:hAnsi="Times New Roman" w:cs="Times New Roman"/>
          </w:rPr>
          <w:t>ht</w:t>
        </w:r>
      </w:ins>
      <w:ins w:id="454" w:author="Benton, Deon" w:date="2025-03-29T22:25:00Z" w16du:dateUtc="2025-03-30T03:25:00Z">
        <w:r w:rsidR="00F46E2D">
          <w:rPr>
            <w:rFonts w:ascii="Times New Roman" w:hAnsi="Times New Roman" w:cs="Times New Roman"/>
          </w:rPr>
          <w:t xml:space="preserve"> Motion</w:t>
        </w:r>
      </w:ins>
      <w:ins w:id="455" w:author="Benton, Deon" w:date="2025-03-29T22:42:00Z" w16du:dateUtc="2025-03-30T03:42:00Z">
        <w:r w:rsidR="001E2FFC">
          <w:rPr>
            <w:rFonts w:ascii="Times New Roman" w:hAnsi="Times New Roman" w:cs="Times New Roman"/>
          </w:rPr>
          <w:t xml:space="preserve"> </w:t>
        </w:r>
      </w:ins>
      <w:ins w:id="456" w:author="Benton, Deon" w:date="2025-03-29T22:57:00Z" w16du:dateUtc="2025-03-30T03:57:00Z">
        <w:r w:rsidR="00896D74">
          <w:rPr>
            <w:rFonts w:ascii="Times New Roman" w:hAnsi="Times New Roman" w:cs="Times New Roman"/>
          </w:rPr>
          <w:t>output</w:t>
        </w:r>
      </w:ins>
      <w:ins w:id="457" w:author="Benton, Deon" w:date="2025-03-29T22:25:00Z" w16du:dateUtc="2025-03-30T03:25:00Z">
        <w:r w:rsidR="00F46E2D">
          <w:rPr>
            <w:rFonts w:ascii="Times New Roman" w:hAnsi="Times New Roman" w:cs="Times New Roman"/>
          </w:rPr>
          <w:t xml:space="preserve"> unit to become active as well. </w:t>
        </w:r>
      </w:ins>
      <w:ins w:id="458" w:author="detbenton1991@gmail.com" w:date="2025-03-29T23:41:00Z" w16du:dateUtc="2025-03-30T04:41:00Z">
        <w:r w:rsidR="00DA232F">
          <w:rPr>
            <w:rFonts w:ascii="Times New Roman" w:hAnsi="Times New Roman" w:cs="Times New Roman"/>
          </w:rPr>
          <w:t>This also explains why the</w:t>
        </w:r>
      </w:ins>
      <w:ins w:id="459" w:author="detbenton1991@gmail.com" w:date="2025-03-29T23:42:00Z" w16du:dateUtc="2025-03-30T04:42:00Z">
        <w:r w:rsidR="00DA232F">
          <w:rPr>
            <w:rFonts w:ascii="Times New Roman" w:hAnsi="Times New Roman" w:cs="Times New Roman"/>
          </w:rPr>
          <w:t xml:space="preserve"> Curved Motion output unit is not turned on, </w:t>
        </w:r>
      </w:ins>
      <w:ins w:id="460" w:author="detbenton1991@gmail.com" w:date="2025-03-29T23:43:00Z" w16du:dateUtc="2025-03-30T04:43:00Z">
        <w:r w:rsidR="00461A8D">
          <w:rPr>
            <w:rFonts w:ascii="Times New Roman" w:hAnsi="Times New Roman" w:cs="Times New Roman"/>
          </w:rPr>
          <w:t>even though</w:t>
        </w:r>
      </w:ins>
      <w:ins w:id="461" w:author="detbenton1991@gmail.com" w:date="2025-03-29T23:42:00Z" w16du:dateUtc="2025-03-30T04:42:00Z">
        <w:r w:rsidR="00DA232F">
          <w:rPr>
            <w:rFonts w:ascii="Times New Roman" w:hAnsi="Times New Roman" w:cs="Times New Roman"/>
          </w:rPr>
          <w:t xml:space="preserve"> </w:t>
        </w:r>
      </w:ins>
      <w:ins w:id="462" w:author="detbenton1991@gmail.com" w:date="2025-03-30T00:42:00Z" w16du:dateUtc="2025-03-30T05:42:00Z">
        <w:r w:rsidR="00195B5F">
          <w:rPr>
            <w:rFonts w:ascii="Times New Roman" w:hAnsi="Times New Roman" w:cs="Times New Roman"/>
          </w:rPr>
          <w:t>its correspondi</w:t>
        </w:r>
      </w:ins>
      <w:ins w:id="463" w:author="detbenton1991@gmail.com" w:date="2025-03-30T00:43:00Z" w16du:dateUtc="2025-03-30T05:43:00Z">
        <w:r w:rsidR="00195B5F">
          <w:rPr>
            <w:rFonts w:ascii="Times New Roman" w:hAnsi="Times New Roman" w:cs="Times New Roman"/>
          </w:rPr>
          <w:t>ng</w:t>
        </w:r>
      </w:ins>
      <w:ins w:id="464" w:author="detbenton1991@gmail.com" w:date="2025-03-29T23:42:00Z" w16du:dateUtc="2025-03-30T04:42:00Z">
        <w:r w:rsidR="00DA232F">
          <w:rPr>
            <w:rFonts w:ascii="Times New Roman" w:hAnsi="Times New Roman" w:cs="Times New Roman"/>
          </w:rPr>
          <w:t xml:space="preserve"> input unit is </w:t>
        </w:r>
      </w:ins>
      <w:ins w:id="465" w:author="detbenton1991@gmail.com" w:date="2025-03-30T00:43:00Z" w16du:dateUtc="2025-03-30T05:43:00Z">
        <w:r w:rsidR="00195B5F">
          <w:rPr>
            <w:rFonts w:ascii="Times New Roman" w:hAnsi="Times New Roman" w:cs="Times New Roman"/>
          </w:rPr>
          <w:t>on</w:t>
        </w:r>
      </w:ins>
      <w:ins w:id="466" w:author="detbenton1991@gmail.com" w:date="2025-03-30T00:35:00Z" w16du:dateUtc="2025-03-30T05:35:00Z">
        <w:r w:rsidR="002A5A9C">
          <w:rPr>
            <w:rFonts w:ascii="Times New Roman" w:hAnsi="Times New Roman" w:cs="Times New Roman"/>
          </w:rPr>
          <w:t>. In other words,</w:t>
        </w:r>
      </w:ins>
      <w:ins w:id="467" w:author="detbenton1991@gmail.com" w:date="2025-03-29T23:48:00Z" w16du:dateUtc="2025-03-30T04:48:00Z">
        <w:r w:rsidR="00461A8D">
          <w:rPr>
            <w:rFonts w:ascii="Times New Roman" w:hAnsi="Times New Roman" w:cs="Times New Roman"/>
          </w:rPr>
          <w:t xml:space="preserve"> the support that the Curved Motion output unit gets from its associated hidden units is not enough to override</w:t>
        </w:r>
      </w:ins>
      <w:ins w:id="468" w:author="detbenton1991@gmail.com" w:date="2025-03-29T23:49:00Z" w16du:dateUtc="2025-03-30T04:49:00Z">
        <w:r w:rsidR="00461A8D">
          <w:rPr>
            <w:rFonts w:ascii="Times New Roman" w:hAnsi="Times New Roman" w:cs="Times New Roman"/>
          </w:rPr>
          <w:t xml:space="preserve"> the</w:t>
        </w:r>
      </w:ins>
      <w:ins w:id="469" w:author="detbenton1991@gmail.com" w:date="2025-03-30T00:44:00Z" w16du:dateUtc="2025-03-30T05:44:00Z">
        <w:r w:rsidR="00944070">
          <w:rPr>
            <w:rFonts w:ascii="Times New Roman" w:hAnsi="Times New Roman" w:cs="Times New Roman"/>
          </w:rPr>
          <w:t xml:space="preserve"> inhibition it receives from the hidden units with which it is negative associated. </w:t>
        </w:r>
      </w:ins>
      <w:ins w:id="470" w:author="detbenton1991@gmail.com" w:date="2025-03-30T00:32:00Z" w16du:dateUtc="2025-03-30T05:32:00Z">
        <w:r w:rsidR="00383A1C">
          <w:rPr>
            <w:rFonts w:ascii="Times New Roman" w:hAnsi="Times New Roman" w:cs="Times New Roman"/>
          </w:rPr>
          <w:t>This is because</w:t>
        </w:r>
      </w:ins>
      <w:ins w:id="471" w:author="detbenton1991@gmail.com" w:date="2025-03-30T00:36:00Z" w16du:dateUtc="2025-03-30T05:36:00Z">
        <w:r w:rsidR="009A609C">
          <w:rPr>
            <w:rFonts w:ascii="Times New Roman" w:hAnsi="Times New Roman" w:cs="Times New Roman"/>
          </w:rPr>
          <w:t xml:space="preserve"> </w:t>
        </w:r>
      </w:ins>
      <w:ins w:id="472" w:author="detbenton1991@gmail.com" w:date="2025-03-30T00:46:00Z" w16du:dateUtc="2025-03-30T05:46:00Z">
        <w:r w:rsidR="00944070">
          <w:rPr>
            <w:rFonts w:ascii="Times New Roman" w:hAnsi="Times New Roman" w:cs="Times New Roman"/>
          </w:rPr>
          <w:t>more input units support</w:t>
        </w:r>
      </w:ins>
      <w:ins w:id="473" w:author="detbenton1991@gmail.com" w:date="2025-03-30T00:48:00Z" w16du:dateUtc="2025-03-30T05:48:00Z">
        <w:r w:rsidR="00944070">
          <w:rPr>
            <w:rFonts w:ascii="Times New Roman" w:hAnsi="Times New Roman" w:cs="Times New Roman"/>
          </w:rPr>
          <w:t xml:space="preserve"> the</w:t>
        </w:r>
      </w:ins>
      <w:ins w:id="474" w:author="detbenton1991@gmail.com" w:date="2025-03-30T00:36:00Z" w16du:dateUtc="2025-03-30T05:36:00Z">
        <w:r w:rsidR="009A609C">
          <w:rPr>
            <w:rFonts w:ascii="Times New Roman" w:hAnsi="Times New Roman" w:cs="Times New Roman"/>
          </w:rPr>
          <w:t xml:space="preserve"> latter set of</w:t>
        </w:r>
      </w:ins>
      <w:ins w:id="475" w:author="detbenton1991@gmail.com" w:date="2025-03-30T00:32:00Z" w16du:dateUtc="2025-03-30T05:32:00Z">
        <w:r w:rsidR="00383A1C">
          <w:rPr>
            <w:rFonts w:ascii="Times New Roman" w:hAnsi="Times New Roman" w:cs="Times New Roman"/>
          </w:rPr>
          <w:t xml:space="preserve"> hidden units</w:t>
        </w:r>
      </w:ins>
      <w:ins w:id="476" w:author="detbenton1991@gmail.com" w:date="2025-03-30T00:46:00Z" w16du:dateUtc="2025-03-30T05:46:00Z">
        <w:r w:rsidR="00944070">
          <w:rPr>
            <w:rFonts w:ascii="Times New Roman" w:hAnsi="Times New Roman" w:cs="Times New Roman"/>
          </w:rPr>
          <w:t xml:space="preserve"> (</w:t>
        </w:r>
      </w:ins>
      <w:ins w:id="477" w:author="detbenton1991@gmail.com" w:date="2025-03-30T00:47:00Z" w16du:dateUtc="2025-03-30T05:47:00Z">
        <w:r w:rsidR="00944070">
          <w:rPr>
            <w:rFonts w:ascii="Times New Roman" w:hAnsi="Times New Roman" w:cs="Times New Roman"/>
          </w:rPr>
          <w:t xml:space="preserve">i.e., the Barrier Missing and No Barrier units) than </w:t>
        </w:r>
      </w:ins>
      <w:ins w:id="478" w:author="detbenton1991@gmail.com" w:date="2025-03-30T00:45:00Z" w16du:dateUtc="2025-03-30T05:45:00Z">
        <w:r w:rsidR="00944070">
          <w:rPr>
            <w:rFonts w:ascii="Times New Roman" w:hAnsi="Times New Roman" w:cs="Times New Roman"/>
          </w:rPr>
          <w:t>the former set</w:t>
        </w:r>
      </w:ins>
      <w:ins w:id="479" w:author="detbenton1991@gmail.com" w:date="2025-03-30T00:47:00Z" w16du:dateUtc="2025-03-30T05:47:00Z">
        <w:r w:rsidR="00944070">
          <w:rPr>
            <w:rFonts w:ascii="Times New Roman" w:hAnsi="Times New Roman" w:cs="Times New Roman"/>
          </w:rPr>
          <w:t xml:space="preserve"> (i.e., Curved Motion)</w:t>
        </w:r>
      </w:ins>
      <w:ins w:id="480" w:author="detbenton1991@gmail.com" w:date="2025-03-30T00:46:00Z" w16du:dateUtc="2025-03-30T05:46:00Z">
        <w:r w:rsidR="00944070">
          <w:rPr>
            <w:rFonts w:ascii="Times New Roman" w:hAnsi="Times New Roman" w:cs="Times New Roman"/>
          </w:rPr>
          <w:t xml:space="preserve">. </w:t>
        </w:r>
      </w:ins>
    </w:p>
    <w:p w14:paraId="56EDF7FA" w14:textId="77777777" w:rsidR="00DA232F" w:rsidRDefault="00DA232F" w:rsidP="002A117A">
      <w:pPr>
        <w:spacing w:line="480" w:lineRule="auto"/>
        <w:ind w:firstLine="720"/>
        <w:contextualSpacing/>
        <w:rPr>
          <w:ins w:id="481" w:author="detbenton1991@gmail.com" w:date="2025-03-29T23:41:00Z" w16du:dateUtc="2025-03-30T04:41:00Z"/>
          <w:rFonts w:ascii="Times New Roman" w:hAnsi="Times New Roman" w:cs="Times New Roman"/>
        </w:rPr>
      </w:pPr>
    </w:p>
    <w:p w14:paraId="3C1C50CD" w14:textId="0343B11B" w:rsidR="00AD56A0" w:rsidRDefault="00F46E2D" w:rsidP="002A117A">
      <w:pPr>
        <w:spacing w:line="480" w:lineRule="auto"/>
        <w:ind w:firstLine="720"/>
        <w:contextualSpacing/>
        <w:rPr>
          <w:ins w:id="482" w:author="Benton, Deon" w:date="2025-03-28T10:50:00Z" w16du:dateUtc="2025-03-28T15:50:00Z"/>
          <w:rFonts w:ascii="Times New Roman" w:hAnsi="Times New Roman" w:cs="Times New Roman"/>
        </w:rPr>
      </w:pPr>
      <w:ins w:id="483" w:author="Benton, Deon" w:date="2025-03-29T22:29:00Z" w16du:dateUtc="2025-03-30T03:29:00Z">
        <w:r>
          <w:rPr>
            <w:rFonts w:ascii="Times New Roman" w:hAnsi="Times New Roman" w:cs="Times New Roman"/>
          </w:rPr>
          <w:lastRenderedPageBreak/>
          <w:t>It should be noted that although the No Jump uni</w:t>
        </w:r>
      </w:ins>
      <w:ins w:id="484" w:author="Benton, Deon" w:date="2025-03-29T22:30:00Z" w16du:dateUtc="2025-03-30T03:30:00Z">
        <w:r>
          <w:rPr>
            <w:rFonts w:ascii="Times New Roman" w:hAnsi="Times New Roman" w:cs="Times New Roman"/>
          </w:rPr>
          <w:t>t will be</w:t>
        </w:r>
      </w:ins>
      <w:ins w:id="485" w:author="Benton, Deon" w:date="2025-03-29T22:32:00Z" w16du:dateUtc="2025-03-30T03:32:00Z">
        <w:r w:rsidR="005F408A">
          <w:rPr>
            <w:rFonts w:ascii="Times New Roman" w:hAnsi="Times New Roman" w:cs="Times New Roman"/>
          </w:rPr>
          <w:t xml:space="preserve"> activated in response to the No Barrier and B</w:t>
        </w:r>
      </w:ins>
      <w:ins w:id="486" w:author="Benton, Deon" w:date="2025-03-29T22:33:00Z" w16du:dateUtc="2025-03-30T03:33:00Z">
        <w:r w:rsidR="005F408A">
          <w:rPr>
            <w:rFonts w:ascii="Times New Roman" w:hAnsi="Times New Roman" w:cs="Times New Roman"/>
          </w:rPr>
          <w:t>arrier Missing units, its response is dampened relative to the response of the Straight Motion unit</w:t>
        </w:r>
      </w:ins>
      <w:ins w:id="487" w:author="Benton, Deon" w:date="2025-03-29T22:57:00Z" w16du:dateUtc="2025-03-30T03:57:00Z">
        <w:r w:rsidR="00896D74">
          <w:rPr>
            <w:rFonts w:ascii="Times New Roman" w:hAnsi="Times New Roman" w:cs="Times New Roman"/>
          </w:rPr>
          <w:t>. This is</w:t>
        </w:r>
      </w:ins>
      <w:ins w:id="488" w:author="Benton, Deon" w:date="2025-03-29T22:33:00Z" w16du:dateUtc="2025-03-30T03:33:00Z">
        <w:r w:rsidR="005F408A">
          <w:rPr>
            <w:rFonts w:ascii="Times New Roman" w:hAnsi="Times New Roman" w:cs="Times New Roman"/>
          </w:rPr>
          <w:t xml:space="preserve"> because </w:t>
        </w:r>
      </w:ins>
      <w:ins w:id="489" w:author="Benton, Deon" w:date="2025-03-29T22:34:00Z" w16du:dateUtc="2025-03-30T03:34:00Z">
        <w:r w:rsidR="005F408A">
          <w:rPr>
            <w:rFonts w:ascii="Times New Roman" w:hAnsi="Times New Roman" w:cs="Times New Roman"/>
          </w:rPr>
          <w:t xml:space="preserve">the Jump Height 4 </w:t>
        </w:r>
      </w:ins>
      <w:ins w:id="490" w:author="Benton, Deon" w:date="2025-03-29T22:35:00Z" w16du:dateUtc="2025-03-30T03:35:00Z">
        <w:r w:rsidR="005F408A">
          <w:rPr>
            <w:rFonts w:ascii="Times New Roman" w:hAnsi="Times New Roman" w:cs="Times New Roman"/>
          </w:rPr>
          <w:t>input unit is active and this unit not only has positive connections with some o</w:t>
        </w:r>
      </w:ins>
      <w:ins w:id="491" w:author="Benton, Deon" w:date="2025-03-29T22:45:00Z" w16du:dateUtc="2025-03-30T03:45:00Z">
        <w:r w:rsidR="001E2FFC">
          <w:rPr>
            <w:rFonts w:ascii="Times New Roman" w:hAnsi="Times New Roman" w:cs="Times New Roman"/>
          </w:rPr>
          <w:t>f</w:t>
        </w:r>
      </w:ins>
      <w:ins w:id="492" w:author="Benton, Deon" w:date="2025-03-29T22:35:00Z" w16du:dateUtc="2025-03-30T03:35:00Z">
        <w:r w:rsidR="005F408A">
          <w:rPr>
            <w:rFonts w:ascii="Times New Roman" w:hAnsi="Times New Roman" w:cs="Times New Roman"/>
          </w:rPr>
          <w:t xml:space="preserve"> the hidden units but some of these have positive connections with </w:t>
        </w:r>
      </w:ins>
      <w:ins w:id="493" w:author="Benton, Deon" w:date="2025-03-29T22:45:00Z" w16du:dateUtc="2025-03-30T03:45:00Z">
        <w:r w:rsidR="001E2FFC">
          <w:rPr>
            <w:rFonts w:ascii="Times New Roman" w:hAnsi="Times New Roman" w:cs="Times New Roman"/>
          </w:rPr>
          <w:t>the Jump Height 4 output unit</w:t>
        </w:r>
      </w:ins>
      <w:ins w:id="494" w:author="Benton, Deon" w:date="2025-03-29T22:35:00Z" w16du:dateUtc="2025-03-30T03:35:00Z">
        <w:r w:rsidR="005F408A">
          <w:rPr>
            <w:rFonts w:ascii="Times New Roman" w:hAnsi="Times New Roman" w:cs="Times New Roman"/>
          </w:rPr>
          <w:t xml:space="preserve"> and negative connections with the No Jump output unit.</w:t>
        </w:r>
      </w:ins>
      <w:ins w:id="495" w:author="Benton, Deon" w:date="2025-03-29T22:45:00Z" w16du:dateUtc="2025-03-30T03:45:00Z">
        <w:r w:rsidR="001E2FFC">
          <w:rPr>
            <w:rFonts w:ascii="Times New Roman" w:hAnsi="Times New Roman" w:cs="Times New Roman"/>
          </w:rPr>
          <w:t xml:space="preserve"> </w:t>
        </w:r>
      </w:ins>
      <w:ins w:id="496" w:author="Benton, Deon" w:date="2025-03-29T22:58:00Z">
        <w:r w:rsidR="00896D74" w:rsidRPr="00896D74">
          <w:rPr>
            <w:rFonts w:ascii="Times New Roman" w:hAnsi="Times New Roman" w:cs="Times New Roman"/>
          </w:rPr>
          <w:t xml:space="preserve">Ultimately, this means that the main contributor to error in the Inconsistent event is the activation of the Straight Motion unit. Conversely, in the Consistent test event, the main contributor to error is the Jump Height 4 unit. </w:t>
        </w:r>
      </w:ins>
      <w:ins w:id="497" w:author="Benton, Deon" w:date="2025-03-29T22:58:00Z" w16du:dateUtc="2025-03-30T03:58:00Z">
        <w:r w:rsidR="00896D74">
          <w:rPr>
            <w:rFonts w:ascii="Times New Roman" w:hAnsi="Times New Roman" w:cs="Times New Roman"/>
          </w:rPr>
          <w:t xml:space="preserve">Given that </w:t>
        </w:r>
      </w:ins>
      <w:ins w:id="498" w:author="Benton, Deon" w:date="2025-03-29T22:58:00Z">
        <w:r w:rsidR="00896D74" w:rsidRPr="00896D74">
          <w:rPr>
            <w:rFonts w:ascii="Times New Roman" w:hAnsi="Times New Roman" w:cs="Times New Roman"/>
          </w:rPr>
          <w:t>both events generate nearly equal amounts of error, the network looks about equally at both events.</w:t>
        </w:r>
      </w:ins>
      <w:ins w:id="499" w:author="Benton, Deon" w:date="2025-03-29T22:35:00Z" w16du:dateUtc="2025-03-30T03:35:00Z">
        <w:r w:rsidR="005F408A">
          <w:rPr>
            <w:rFonts w:ascii="Times New Roman" w:hAnsi="Times New Roman" w:cs="Times New Roman"/>
          </w:rPr>
          <w:t xml:space="preserve"> </w:t>
        </w:r>
      </w:ins>
    </w:p>
    <w:p w14:paraId="58413D66" w14:textId="1C624171" w:rsidR="00843D21" w:rsidRDefault="00843D21" w:rsidP="00EB591F">
      <w:pPr>
        <w:spacing w:line="480" w:lineRule="auto"/>
        <w:ind w:firstLine="720"/>
        <w:contextualSpacing/>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21B95" w14:textId="77777777" w:rsidR="00A753F4" w:rsidRDefault="00A753F4" w:rsidP="00391C7E">
      <w:pPr>
        <w:spacing w:after="0" w:line="240" w:lineRule="auto"/>
      </w:pPr>
      <w:r>
        <w:separator/>
      </w:r>
    </w:p>
  </w:endnote>
  <w:endnote w:type="continuationSeparator" w:id="0">
    <w:p w14:paraId="621C637F" w14:textId="77777777" w:rsidR="00A753F4" w:rsidRDefault="00A753F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31E4" w14:textId="77777777" w:rsidR="00A753F4" w:rsidRDefault="00A753F4" w:rsidP="00391C7E">
      <w:pPr>
        <w:spacing w:after="0" w:line="240" w:lineRule="auto"/>
      </w:pPr>
      <w:r>
        <w:separator/>
      </w:r>
    </w:p>
  </w:footnote>
  <w:footnote w:type="continuationSeparator" w:id="0">
    <w:p w14:paraId="0F153262" w14:textId="77777777" w:rsidR="00A753F4" w:rsidRDefault="00A753F4" w:rsidP="00391C7E">
      <w:pPr>
        <w:spacing w:after="0" w:line="240" w:lineRule="auto"/>
      </w:pPr>
      <w:r>
        <w:continuationSeparator/>
      </w:r>
    </w:p>
  </w:footnote>
  <w:footnote w:id="1">
    <w:p w14:paraId="7EE6BB45" w14:textId="7E979025" w:rsidR="00A35226" w:rsidRPr="00A35226" w:rsidRDefault="00A35226">
      <w:pPr>
        <w:pStyle w:val="FootnoteText"/>
        <w:rPr>
          <w:rFonts w:ascii="Times New Roman" w:hAnsi="Times New Roman" w:cs="Times New Roman"/>
          <w:sz w:val="24"/>
          <w:szCs w:val="24"/>
        </w:rPr>
      </w:pPr>
      <w:ins w:id="274" w:author="detbenton1991@gmail.com" w:date="2025-03-28T22:16:00Z" w16du:dateUtc="2025-03-29T03:16:00Z">
        <w:r>
          <w:rPr>
            <w:rStyle w:val="FootnoteReference"/>
          </w:rPr>
          <w:footnoteRef/>
        </w:r>
        <w:r>
          <w:t xml:space="preserve"> </w:t>
        </w:r>
        <w:r>
          <w:rPr>
            <w:rFonts w:ascii="Times New Roman" w:hAnsi="Times New Roman" w:cs="Times New Roman"/>
            <w:sz w:val="24"/>
            <w:szCs w:val="24"/>
          </w:rPr>
          <w:t xml:space="preserve">Fewer habituation epochs were used here </w:t>
        </w:r>
      </w:ins>
      <w:ins w:id="275" w:author="detbenton1991@gmail.com" w:date="2025-03-28T22:18:00Z" w16du:dateUtc="2025-03-29T03:18:00Z">
        <w:r>
          <w:rPr>
            <w:rFonts w:ascii="Times New Roman" w:hAnsi="Times New Roman" w:cs="Times New Roman"/>
            <w:sz w:val="24"/>
            <w:szCs w:val="24"/>
          </w:rPr>
          <w:t>than that used in previous simulations</w:t>
        </w:r>
      </w:ins>
      <w:ins w:id="276" w:author="detbenton1991@gmail.com" w:date="2025-03-28T22:17:00Z" w16du:dateUtc="2025-03-29T03:17:00Z">
        <w:r>
          <w:rPr>
            <w:rFonts w:ascii="Times New Roman" w:hAnsi="Times New Roman" w:cs="Times New Roman"/>
            <w:sz w:val="24"/>
            <w:szCs w:val="24"/>
          </w:rPr>
          <w:t xml:space="preserve"> because preliminary simulations </w:t>
        </w:r>
      </w:ins>
      <w:ins w:id="277" w:author="detbenton1991@gmail.com" w:date="2025-03-28T22:18:00Z" w16du:dateUtc="2025-03-29T03:18:00Z">
        <w:r>
          <w:rPr>
            <w:rFonts w:ascii="Times New Roman" w:hAnsi="Times New Roman" w:cs="Times New Roman"/>
            <w:sz w:val="24"/>
            <w:szCs w:val="24"/>
          </w:rPr>
          <w:t>indicated that networks</w:t>
        </w:r>
      </w:ins>
      <w:ins w:id="278" w:author="detbenton1991@gmail.com" w:date="2025-03-28T22:17:00Z" w16du:dateUtc="2025-03-29T03:17:00Z">
        <w:r>
          <w:rPr>
            <w:rFonts w:ascii="Times New Roman" w:hAnsi="Times New Roman" w:cs="Times New Roman"/>
            <w:sz w:val="24"/>
            <w:szCs w:val="24"/>
          </w:rPr>
          <w:t xml:space="preserve"> required many fewer epochs to produce the </w:t>
        </w:r>
      </w:ins>
      <w:ins w:id="279" w:author="detbenton1991@gmail.com" w:date="2025-03-28T22:18:00Z" w16du:dateUtc="2025-03-29T03:18:00Z">
        <w:r>
          <w:rPr>
            <w:rFonts w:ascii="Times New Roman" w:hAnsi="Times New Roman" w:cs="Times New Roman"/>
            <w:sz w:val="24"/>
            <w:szCs w:val="24"/>
          </w:rPr>
          <w:t>target result</w:t>
        </w:r>
      </w:ins>
      <w:ins w:id="280" w:author="detbenton1991@gmail.com" w:date="2025-03-28T22:17:00Z" w16du:dateUtc="2025-03-29T03:17:00Z">
        <w:r>
          <w:rPr>
            <w:rFonts w:ascii="Times New Roman" w:hAnsi="Times New Roman" w:cs="Times New Roman"/>
            <w:sz w:val="24"/>
            <w:szCs w:val="24"/>
          </w:rPr>
          <w:t xml:space="preserve">. </w:t>
        </w:r>
      </w:ins>
      <w:ins w:id="281" w:author="detbenton1991@gmail.com" w:date="2025-03-28T22:19:00Z" w16du:dateUtc="2025-03-29T03:19:00Z">
        <w:r w:rsidR="00083D9B">
          <w:rPr>
            <w:rFonts w:ascii="Times New Roman" w:hAnsi="Times New Roman" w:cs="Times New Roman"/>
            <w:sz w:val="24"/>
            <w:szCs w:val="24"/>
          </w:rPr>
          <w:t>Critically, the architecture along with the parameter values were identi</w:t>
        </w:r>
      </w:ins>
      <w:ins w:id="282" w:author="detbenton1991@gmail.com" w:date="2025-03-28T22:20:00Z" w16du:dateUtc="2025-03-29T03:20:00Z">
        <w:r w:rsidR="00083D9B">
          <w:rPr>
            <w:rFonts w:ascii="Times New Roman" w:hAnsi="Times New Roman" w:cs="Times New Roman"/>
            <w:sz w:val="24"/>
            <w:szCs w:val="24"/>
          </w:rPr>
          <w:t xml:space="preserve">cal to that used in previous simulations.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tbenton1991@gmail.com">
    <w15:presenceInfo w15:providerId="Windows Live" w15:userId="2f872c0085ca5aa3"/>
  </w15:person>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482E"/>
    <w:rsid w:val="0000707B"/>
    <w:rsid w:val="00007559"/>
    <w:rsid w:val="00007F8F"/>
    <w:rsid w:val="0001298D"/>
    <w:rsid w:val="00012E70"/>
    <w:rsid w:val="0001385A"/>
    <w:rsid w:val="00017D72"/>
    <w:rsid w:val="00017DBA"/>
    <w:rsid w:val="00020CAF"/>
    <w:rsid w:val="0002114F"/>
    <w:rsid w:val="000213EE"/>
    <w:rsid w:val="00021531"/>
    <w:rsid w:val="00022546"/>
    <w:rsid w:val="00023A54"/>
    <w:rsid w:val="00023DB7"/>
    <w:rsid w:val="00023E47"/>
    <w:rsid w:val="000241BE"/>
    <w:rsid w:val="00025D02"/>
    <w:rsid w:val="00026BFA"/>
    <w:rsid w:val="000271FF"/>
    <w:rsid w:val="00030981"/>
    <w:rsid w:val="00030BE5"/>
    <w:rsid w:val="00030E89"/>
    <w:rsid w:val="0003197D"/>
    <w:rsid w:val="00031D3F"/>
    <w:rsid w:val="000323A9"/>
    <w:rsid w:val="000323C8"/>
    <w:rsid w:val="00032E80"/>
    <w:rsid w:val="000362C5"/>
    <w:rsid w:val="000363E9"/>
    <w:rsid w:val="00036806"/>
    <w:rsid w:val="0004140C"/>
    <w:rsid w:val="000420ED"/>
    <w:rsid w:val="000428C9"/>
    <w:rsid w:val="0004301F"/>
    <w:rsid w:val="00044011"/>
    <w:rsid w:val="000467F5"/>
    <w:rsid w:val="00046880"/>
    <w:rsid w:val="0004750E"/>
    <w:rsid w:val="000476A1"/>
    <w:rsid w:val="00047ECC"/>
    <w:rsid w:val="00050739"/>
    <w:rsid w:val="0005092E"/>
    <w:rsid w:val="00050DB2"/>
    <w:rsid w:val="00052891"/>
    <w:rsid w:val="00052988"/>
    <w:rsid w:val="00052E0C"/>
    <w:rsid w:val="0005322D"/>
    <w:rsid w:val="00053773"/>
    <w:rsid w:val="00053B11"/>
    <w:rsid w:val="00054354"/>
    <w:rsid w:val="000543D8"/>
    <w:rsid w:val="000548CD"/>
    <w:rsid w:val="0005658D"/>
    <w:rsid w:val="00061FA1"/>
    <w:rsid w:val="0007013C"/>
    <w:rsid w:val="00071F26"/>
    <w:rsid w:val="0007371A"/>
    <w:rsid w:val="000767FC"/>
    <w:rsid w:val="000771B9"/>
    <w:rsid w:val="00080943"/>
    <w:rsid w:val="000829B9"/>
    <w:rsid w:val="00083D9B"/>
    <w:rsid w:val="000849D1"/>
    <w:rsid w:val="000858E1"/>
    <w:rsid w:val="000875D2"/>
    <w:rsid w:val="0009200D"/>
    <w:rsid w:val="00092D1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6870"/>
    <w:rsid w:val="000D148B"/>
    <w:rsid w:val="000D1EAC"/>
    <w:rsid w:val="000D22BE"/>
    <w:rsid w:val="000D41A4"/>
    <w:rsid w:val="000D4C01"/>
    <w:rsid w:val="000D4FF3"/>
    <w:rsid w:val="000D5358"/>
    <w:rsid w:val="000D5598"/>
    <w:rsid w:val="000D5F92"/>
    <w:rsid w:val="000D6788"/>
    <w:rsid w:val="000E0E36"/>
    <w:rsid w:val="000E337A"/>
    <w:rsid w:val="000E43E7"/>
    <w:rsid w:val="000E440C"/>
    <w:rsid w:val="000E4FA5"/>
    <w:rsid w:val="000E6636"/>
    <w:rsid w:val="000E7279"/>
    <w:rsid w:val="000F43CD"/>
    <w:rsid w:val="000F4505"/>
    <w:rsid w:val="000F4507"/>
    <w:rsid w:val="000F4814"/>
    <w:rsid w:val="000F5BC5"/>
    <w:rsid w:val="000F6EAD"/>
    <w:rsid w:val="0010035E"/>
    <w:rsid w:val="00100FC9"/>
    <w:rsid w:val="00101D73"/>
    <w:rsid w:val="00101D77"/>
    <w:rsid w:val="00104354"/>
    <w:rsid w:val="00104696"/>
    <w:rsid w:val="00106100"/>
    <w:rsid w:val="00106D77"/>
    <w:rsid w:val="0010728E"/>
    <w:rsid w:val="0011041C"/>
    <w:rsid w:val="00112ABC"/>
    <w:rsid w:val="00114F18"/>
    <w:rsid w:val="00115972"/>
    <w:rsid w:val="001178B1"/>
    <w:rsid w:val="00117AE9"/>
    <w:rsid w:val="00120625"/>
    <w:rsid w:val="00120B8F"/>
    <w:rsid w:val="00120F6F"/>
    <w:rsid w:val="00121E0F"/>
    <w:rsid w:val="00122750"/>
    <w:rsid w:val="00126A22"/>
    <w:rsid w:val="00126FCB"/>
    <w:rsid w:val="00127C68"/>
    <w:rsid w:val="0013112B"/>
    <w:rsid w:val="0013468D"/>
    <w:rsid w:val="00136065"/>
    <w:rsid w:val="0014179B"/>
    <w:rsid w:val="001443CC"/>
    <w:rsid w:val="001445E1"/>
    <w:rsid w:val="00146207"/>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3E63"/>
    <w:rsid w:val="00186357"/>
    <w:rsid w:val="001864B7"/>
    <w:rsid w:val="00192937"/>
    <w:rsid w:val="001938E6"/>
    <w:rsid w:val="0019465C"/>
    <w:rsid w:val="00195B5F"/>
    <w:rsid w:val="00196750"/>
    <w:rsid w:val="001A00F6"/>
    <w:rsid w:val="001A319B"/>
    <w:rsid w:val="001A49A7"/>
    <w:rsid w:val="001A7B4F"/>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584A"/>
    <w:rsid w:val="001C58CB"/>
    <w:rsid w:val="001C69DD"/>
    <w:rsid w:val="001C7484"/>
    <w:rsid w:val="001C7D07"/>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68C5"/>
    <w:rsid w:val="001E71FB"/>
    <w:rsid w:val="001F0E24"/>
    <w:rsid w:val="001F0FC2"/>
    <w:rsid w:val="001F12BD"/>
    <w:rsid w:val="001F213A"/>
    <w:rsid w:val="001F25E8"/>
    <w:rsid w:val="001F4D04"/>
    <w:rsid w:val="001F5B9A"/>
    <w:rsid w:val="001F5CD5"/>
    <w:rsid w:val="001F6794"/>
    <w:rsid w:val="001F6D33"/>
    <w:rsid w:val="001F754E"/>
    <w:rsid w:val="001F76E9"/>
    <w:rsid w:val="00200CDA"/>
    <w:rsid w:val="00200D50"/>
    <w:rsid w:val="0020131C"/>
    <w:rsid w:val="00201990"/>
    <w:rsid w:val="002027D9"/>
    <w:rsid w:val="00202880"/>
    <w:rsid w:val="002035BC"/>
    <w:rsid w:val="00204F2C"/>
    <w:rsid w:val="002055D5"/>
    <w:rsid w:val="00210604"/>
    <w:rsid w:val="002118CF"/>
    <w:rsid w:val="00211AF2"/>
    <w:rsid w:val="0021225C"/>
    <w:rsid w:val="0021280E"/>
    <w:rsid w:val="00214332"/>
    <w:rsid w:val="00214AD6"/>
    <w:rsid w:val="00214FCB"/>
    <w:rsid w:val="0021523A"/>
    <w:rsid w:val="00216CFD"/>
    <w:rsid w:val="0022061A"/>
    <w:rsid w:val="00221A05"/>
    <w:rsid w:val="002235F4"/>
    <w:rsid w:val="00223D51"/>
    <w:rsid w:val="0022410E"/>
    <w:rsid w:val="00225EAA"/>
    <w:rsid w:val="002268D7"/>
    <w:rsid w:val="002279A3"/>
    <w:rsid w:val="00230700"/>
    <w:rsid w:val="00230A9A"/>
    <w:rsid w:val="002327B3"/>
    <w:rsid w:val="00233AAE"/>
    <w:rsid w:val="00233DE0"/>
    <w:rsid w:val="002341FE"/>
    <w:rsid w:val="00235E21"/>
    <w:rsid w:val="002361BE"/>
    <w:rsid w:val="002375BF"/>
    <w:rsid w:val="0023784B"/>
    <w:rsid w:val="00241F9B"/>
    <w:rsid w:val="0024216C"/>
    <w:rsid w:val="00242C4E"/>
    <w:rsid w:val="00244733"/>
    <w:rsid w:val="002456DD"/>
    <w:rsid w:val="0024591C"/>
    <w:rsid w:val="00245994"/>
    <w:rsid w:val="00246178"/>
    <w:rsid w:val="00246567"/>
    <w:rsid w:val="00246BFD"/>
    <w:rsid w:val="002576EE"/>
    <w:rsid w:val="00261659"/>
    <w:rsid w:val="00261D7B"/>
    <w:rsid w:val="0026781C"/>
    <w:rsid w:val="0027198F"/>
    <w:rsid w:val="0027220C"/>
    <w:rsid w:val="00273FB5"/>
    <w:rsid w:val="00280367"/>
    <w:rsid w:val="00282505"/>
    <w:rsid w:val="00282D77"/>
    <w:rsid w:val="00285F58"/>
    <w:rsid w:val="00286C99"/>
    <w:rsid w:val="00286E20"/>
    <w:rsid w:val="0029016F"/>
    <w:rsid w:val="002907E3"/>
    <w:rsid w:val="00290B5C"/>
    <w:rsid w:val="002921E1"/>
    <w:rsid w:val="0029249D"/>
    <w:rsid w:val="0029288D"/>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C4E"/>
    <w:rsid w:val="002B039E"/>
    <w:rsid w:val="002B0AE2"/>
    <w:rsid w:val="002B0EE1"/>
    <w:rsid w:val="002B1745"/>
    <w:rsid w:val="002B338A"/>
    <w:rsid w:val="002B3C35"/>
    <w:rsid w:val="002B3E4E"/>
    <w:rsid w:val="002B6D19"/>
    <w:rsid w:val="002B739D"/>
    <w:rsid w:val="002B752F"/>
    <w:rsid w:val="002B7E6E"/>
    <w:rsid w:val="002C1978"/>
    <w:rsid w:val="002C38E4"/>
    <w:rsid w:val="002C3A0E"/>
    <w:rsid w:val="002C3D2A"/>
    <w:rsid w:val="002C3FF9"/>
    <w:rsid w:val="002C4837"/>
    <w:rsid w:val="002C7767"/>
    <w:rsid w:val="002D0F50"/>
    <w:rsid w:val="002D2BA1"/>
    <w:rsid w:val="002D3A1B"/>
    <w:rsid w:val="002D4413"/>
    <w:rsid w:val="002D7708"/>
    <w:rsid w:val="002E0363"/>
    <w:rsid w:val="002E0FE1"/>
    <w:rsid w:val="002E13C5"/>
    <w:rsid w:val="002E23C4"/>
    <w:rsid w:val="002E3F09"/>
    <w:rsid w:val="002E6730"/>
    <w:rsid w:val="002E776B"/>
    <w:rsid w:val="002E7B21"/>
    <w:rsid w:val="002F0216"/>
    <w:rsid w:val="002F0729"/>
    <w:rsid w:val="002F12FF"/>
    <w:rsid w:val="002F136A"/>
    <w:rsid w:val="002F3FF3"/>
    <w:rsid w:val="002F4940"/>
    <w:rsid w:val="003020DD"/>
    <w:rsid w:val="00306C1A"/>
    <w:rsid w:val="00307939"/>
    <w:rsid w:val="00311337"/>
    <w:rsid w:val="00313295"/>
    <w:rsid w:val="0031334A"/>
    <w:rsid w:val="0031496D"/>
    <w:rsid w:val="003154EC"/>
    <w:rsid w:val="00315AA6"/>
    <w:rsid w:val="00315BAF"/>
    <w:rsid w:val="00316FCF"/>
    <w:rsid w:val="00320BF1"/>
    <w:rsid w:val="00320E67"/>
    <w:rsid w:val="00322DE6"/>
    <w:rsid w:val="0032420B"/>
    <w:rsid w:val="00326DF7"/>
    <w:rsid w:val="00327258"/>
    <w:rsid w:val="0033184B"/>
    <w:rsid w:val="00331AF7"/>
    <w:rsid w:val="00332406"/>
    <w:rsid w:val="00333DF3"/>
    <w:rsid w:val="00334952"/>
    <w:rsid w:val="00334F3E"/>
    <w:rsid w:val="00335DE1"/>
    <w:rsid w:val="00335F59"/>
    <w:rsid w:val="003400D2"/>
    <w:rsid w:val="00341C38"/>
    <w:rsid w:val="00341D26"/>
    <w:rsid w:val="00342C1C"/>
    <w:rsid w:val="0034456C"/>
    <w:rsid w:val="00344886"/>
    <w:rsid w:val="003455EB"/>
    <w:rsid w:val="00345A2E"/>
    <w:rsid w:val="00350670"/>
    <w:rsid w:val="00350C5C"/>
    <w:rsid w:val="0035106A"/>
    <w:rsid w:val="00351EF3"/>
    <w:rsid w:val="003528D6"/>
    <w:rsid w:val="00354104"/>
    <w:rsid w:val="00355614"/>
    <w:rsid w:val="00363803"/>
    <w:rsid w:val="003654F0"/>
    <w:rsid w:val="00365D77"/>
    <w:rsid w:val="0036601C"/>
    <w:rsid w:val="0037167D"/>
    <w:rsid w:val="00372084"/>
    <w:rsid w:val="0037276C"/>
    <w:rsid w:val="00374C03"/>
    <w:rsid w:val="003754B0"/>
    <w:rsid w:val="00376019"/>
    <w:rsid w:val="003764BE"/>
    <w:rsid w:val="00377F56"/>
    <w:rsid w:val="003805C0"/>
    <w:rsid w:val="003818B5"/>
    <w:rsid w:val="003819AD"/>
    <w:rsid w:val="00382CD4"/>
    <w:rsid w:val="00382E21"/>
    <w:rsid w:val="00383A1C"/>
    <w:rsid w:val="00385014"/>
    <w:rsid w:val="00385A62"/>
    <w:rsid w:val="003860C6"/>
    <w:rsid w:val="00387DEB"/>
    <w:rsid w:val="0039195C"/>
    <w:rsid w:val="00391C7E"/>
    <w:rsid w:val="00397D27"/>
    <w:rsid w:val="003A0BCB"/>
    <w:rsid w:val="003A291F"/>
    <w:rsid w:val="003A4D94"/>
    <w:rsid w:val="003A5E67"/>
    <w:rsid w:val="003B27D8"/>
    <w:rsid w:val="003B2898"/>
    <w:rsid w:val="003B6400"/>
    <w:rsid w:val="003B6799"/>
    <w:rsid w:val="003B6AAD"/>
    <w:rsid w:val="003B7BD9"/>
    <w:rsid w:val="003C0D57"/>
    <w:rsid w:val="003C1C65"/>
    <w:rsid w:val="003C3F81"/>
    <w:rsid w:val="003C6B4E"/>
    <w:rsid w:val="003C6F0B"/>
    <w:rsid w:val="003D02D8"/>
    <w:rsid w:val="003D0775"/>
    <w:rsid w:val="003D2474"/>
    <w:rsid w:val="003D2746"/>
    <w:rsid w:val="003D350A"/>
    <w:rsid w:val="003D465B"/>
    <w:rsid w:val="003D4F3B"/>
    <w:rsid w:val="003D5994"/>
    <w:rsid w:val="003D61E6"/>
    <w:rsid w:val="003D66EC"/>
    <w:rsid w:val="003D7E19"/>
    <w:rsid w:val="003E0191"/>
    <w:rsid w:val="003E2FC2"/>
    <w:rsid w:val="003E3AE1"/>
    <w:rsid w:val="003E6487"/>
    <w:rsid w:val="003E6E9E"/>
    <w:rsid w:val="003E7264"/>
    <w:rsid w:val="003E7461"/>
    <w:rsid w:val="003E7DFA"/>
    <w:rsid w:val="003F1B19"/>
    <w:rsid w:val="003F1D39"/>
    <w:rsid w:val="003F4BFA"/>
    <w:rsid w:val="003F6D4C"/>
    <w:rsid w:val="00400A8A"/>
    <w:rsid w:val="00403BB8"/>
    <w:rsid w:val="00404147"/>
    <w:rsid w:val="00404AC4"/>
    <w:rsid w:val="00404B49"/>
    <w:rsid w:val="00405C88"/>
    <w:rsid w:val="00406F1E"/>
    <w:rsid w:val="0040758C"/>
    <w:rsid w:val="004126A0"/>
    <w:rsid w:val="00413766"/>
    <w:rsid w:val="00413C32"/>
    <w:rsid w:val="004149D1"/>
    <w:rsid w:val="00414B9A"/>
    <w:rsid w:val="00415AB9"/>
    <w:rsid w:val="004166FC"/>
    <w:rsid w:val="00416748"/>
    <w:rsid w:val="0041758A"/>
    <w:rsid w:val="0042242E"/>
    <w:rsid w:val="004230CA"/>
    <w:rsid w:val="004230F5"/>
    <w:rsid w:val="004235AE"/>
    <w:rsid w:val="00424FED"/>
    <w:rsid w:val="00425AC5"/>
    <w:rsid w:val="004271E8"/>
    <w:rsid w:val="004277B0"/>
    <w:rsid w:val="00431948"/>
    <w:rsid w:val="004323AB"/>
    <w:rsid w:val="00432733"/>
    <w:rsid w:val="00433FAF"/>
    <w:rsid w:val="004369C7"/>
    <w:rsid w:val="004373BA"/>
    <w:rsid w:val="00437BF2"/>
    <w:rsid w:val="00437E08"/>
    <w:rsid w:val="0044000D"/>
    <w:rsid w:val="00441421"/>
    <w:rsid w:val="004416FA"/>
    <w:rsid w:val="004419FC"/>
    <w:rsid w:val="00442667"/>
    <w:rsid w:val="00442EA0"/>
    <w:rsid w:val="00444DAC"/>
    <w:rsid w:val="004454B4"/>
    <w:rsid w:val="00446614"/>
    <w:rsid w:val="00451AFF"/>
    <w:rsid w:val="00451C83"/>
    <w:rsid w:val="00452025"/>
    <w:rsid w:val="0045203F"/>
    <w:rsid w:val="00452848"/>
    <w:rsid w:val="00452B7E"/>
    <w:rsid w:val="004537FC"/>
    <w:rsid w:val="00455A5B"/>
    <w:rsid w:val="00456B28"/>
    <w:rsid w:val="00456E1C"/>
    <w:rsid w:val="00461154"/>
    <w:rsid w:val="00461A8D"/>
    <w:rsid w:val="0046222C"/>
    <w:rsid w:val="00462878"/>
    <w:rsid w:val="00464028"/>
    <w:rsid w:val="00464C90"/>
    <w:rsid w:val="004650A1"/>
    <w:rsid w:val="0046648B"/>
    <w:rsid w:val="00466BE0"/>
    <w:rsid w:val="00467261"/>
    <w:rsid w:val="00467B27"/>
    <w:rsid w:val="0047043E"/>
    <w:rsid w:val="00470612"/>
    <w:rsid w:val="004720BB"/>
    <w:rsid w:val="00472702"/>
    <w:rsid w:val="00473039"/>
    <w:rsid w:val="004731A0"/>
    <w:rsid w:val="004741FA"/>
    <w:rsid w:val="00475880"/>
    <w:rsid w:val="004800B5"/>
    <w:rsid w:val="00480783"/>
    <w:rsid w:val="004809DA"/>
    <w:rsid w:val="004815FC"/>
    <w:rsid w:val="00483082"/>
    <w:rsid w:val="00485058"/>
    <w:rsid w:val="004856B9"/>
    <w:rsid w:val="00486861"/>
    <w:rsid w:val="00491E6D"/>
    <w:rsid w:val="00491F3E"/>
    <w:rsid w:val="0049319B"/>
    <w:rsid w:val="00493A31"/>
    <w:rsid w:val="00494550"/>
    <w:rsid w:val="00497F11"/>
    <w:rsid w:val="004A07A5"/>
    <w:rsid w:val="004A0BA0"/>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42A"/>
    <w:rsid w:val="004C0529"/>
    <w:rsid w:val="004C3088"/>
    <w:rsid w:val="004C4B00"/>
    <w:rsid w:val="004C5792"/>
    <w:rsid w:val="004C6B43"/>
    <w:rsid w:val="004C795D"/>
    <w:rsid w:val="004C7C59"/>
    <w:rsid w:val="004C7F46"/>
    <w:rsid w:val="004D151D"/>
    <w:rsid w:val="004D2C27"/>
    <w:rsid w:val="004D32F5"/>
    <w:rsid w:val="004D527A"/>
    <w:rsid w:val="004D5AD0"/>
    <w:rsid w:val="004D6F40"/>
    <w:rsid w:val="004E0094"/>
    <w:rsid w:val="004E1192"/>
    <w:rsid w:val="004E3677"/>
    <w:rsid w:val="004E3CE1"/>
    <w:rsid w:val="004E413A"/>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0561"/>
    <w:rsid w:val="00511EFF"/>
    <w:rsid w:val="0051293E"/>
    <w:rsid w:val="00512CFD"/>
    <w:rsid w:val="00513C73"/>
    <w:rsid w:val="00516E10"/>
    <w:rsid w:val="00517F8E"/>
    <w:rsid w:val="005216B0"/>
    <w:rsid w:val="00522843"/>
    <w:rsid w:val="00522BE1"/>
    <w:rsid w:val="0052470C"/>
    <w:rsid w:val="00524DCD"/>
    <w:rsid w:val="00525589"/>
    <w:rsid w:val="00527B4D"/>
    <w:rsid w:val="00532A6B"/>
    <w:rsid w:val="0053378E"/>
    <w:rsid w:val="0054379B"/>
    <w:rsid w:val="005439CC"/>
    <w:rsid w:val="00543A42"/>
    <w:rsid w:val="0054474F"/>
    <w:rsid w:val="00544B2D"/>
    <w:rsid w:val="00544F7F"/>
    <w:rsid w:val="00545E1D"/>
    <w:rsid w:val="00546966"/>
    <w:rsid w:val="00552D36"/>
    <w:rsid w:val="00556548"/>
    <w:rsid w:val="00557181"/>
    <w:rsid w:val="0055722D"/>
    <w:rsid w:val="00560C8D"/>
    <w:rsid w:val="00560F91"/>
    <w:rsid w:val="005617FB"/>
    <w:rsid w:val="00562F6A"/>
    <w:rsid w:val="0056303B"/>
    <w:rsid w:val="00563A21"/>
    <w:rsid w:val="00564DC2"/>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63CC"/>
    <w:rsid w:val="005A05D9"/>
    <w:rsid w:val="005A0644"/>
    <w:rsid w:val="005A0A14"/>
    <w:rsid w:val="005A22DD"/>
    <w:rsid w:val="005A26E5"/>
    <w:rsid w:val="005A2B3D"/>
    <w:rsid w:val="005A446F"/>
    <w:rsid w:val="005A4760"/>
    <w:rsid w:val="005A660C"/>
    <w:rsid w:val="005A703B"/>
    <w:rsid w:val="005A72CB"/>
    <w:rsid w:val="005A7F7F"/>
    <w:rsid w:val="005B26B8"/>
    <w:rsid w:val="005B571A"/>
    <w:rsid w:val="005B614B"/>
    <w:rsid w:val="005B624E"/>
    <w:rsid w:val="005B670E"/>
    <w:rsid w:val="005B6758"/>
    <w:rsid w:val="005C1ABE"/>
    <w:rsid w:val="005C5320"/>
    <w:rsid w:val="005C7C83"/>
    <w:rsid w:val="005C7F84"/>
    <w:rsid w:val="005D0320"/>
    <w:rsid w:val="005D07DE"/>
    <w:rsid w:val="005D13AE"/>
    <w:rsid w:val="005D15F1"/>
    <w:rsid w:val="005D2600"/>
    <w:rsid w:val="005D2B4E"/>
    <w:rsid w:val="005D3679"/>
    <w:rsid w:val="005D3A5F"/>
    <w:rsid w:val="005D444D"/>
    <w:rsid w:val="005D4897"/>
    <w:rsid w:val="005D5244"/>
    <w:rsid w:val="005D5E1D"/>
    <w:rsid w:val="005D616C"/>
    <w:rsid w:val="005D674D"/>
    <w:rsid w:val="005D770B"/>
    <w:rsid w:val="005E28F2"/>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FF6"/>
    <w:rsid w:val="00611CCC"/>
    <w:rsid w:val="00613257"/>
    <w:rsid w:val="0061426F"/>
    <w:rsid w:val="006151A4"/>
    <w:rsid w:val="00615345"/>
    <w:rsid w:val="006159FC"/>
    <w:rsid w:val="00616350"/>
    <w:rsid w:val="00620AAD"/>
    <w:rsid w:val="00621102"/>
    <w:rsid w:val="00624B0D"/>
    <w:rsid w:val="006261D9"/>
    <w:rsid w:val="006315A5"/>
    <w:rsid w:val="00631B2C"/>
    <w:rsid w:val="00633138"/>
    <w:rsid w:val="00634225"/>
    <w:rsid w:val="00634697"/>
    <w:rsid w:val="006346A4"/>
    <w:rsid w:val="00636DAC"/>
    <w:rsid w:val="006401FB"/>
    <w:rsid w:val="0064223D"/>
    <w:rsid w:val="00643439"/>
    <w:rsid w:val="006438E6"/>
    <w:rsid w:val="00645281"/>
    <w:rsid w:val="0064675D"/>
    <w:rsid w:val="00646CBB"/>
    <w:rsid w:val="00647041"/>
    <w:rsid w:val="00650786"/>
    <w:rsid w:val="00652135"/>
    <w:rsid w:val="00652419"/>
    <w:rsid w:val="00652AD4"/>
    <w:rsid w:val="00652E3F"/>
    <w:rsid w:val="006537E7"/>
    <w:rsid w:val="00654585"/>
    <w:rsid w:val="00655B06"/>
    <w:rsid w:val="00655DFA"/>
    <w:rsid w:val="00655F46"/>
    <w:rsid w:val="006578DB"/>
    <w:rsid w:val="00660231"/>
    <w:rsid w:val="00662A1E"/>
    <w:rsid w:val="00665BA2"/>
    <w:rsid w:val="00666E29"/>
    <w:rsid w:val="006670BE"/>
    <w:rsid w:val="00667311"/>
    <w:rsid w:val="00670905"/>
    <w:rsid w:val="006710F2"/>
    <w:rsid w:val="006729CD"/>
    <w:rsid w:val="00672C8A"/>
    <w:rsid w:val="0067470E"/>
    <w:rsid w:val="0067525E"/>
    <w:rsid w:val="00676474"/>
    <w:rsid w:val="00677910"/>
    <w:rsid w:val="00677A99"/>
    <w:rsid w:val="00680EB7"/>
    <w:rsid w:val="00681944"/>
    <w:rsid w:val="0068299E"/>
    <w:rsid w:val="0068337B"/>
    <w:rsid w:val="00684751"/>
    <w:rsid w:val="006866B6"/>
    <w:rsid w:val="00686A3F"/>
    <w:rsid w:val="00692E63"/>
    <w:rsid w:val="00693870"/>
    <w:rsid w:val="0069554C"/>
    <w:rsid w:val="006959B0"/>
    <w:rsid w:val="00696C04"/>
    <w:rsid w:val="006A0061"/>
    <w:rsid w:val="006A10F7"/>
    <w:rsid w:val="006A15E1"/>
    <w:rsid w:val="006A1D8C"/>
    <w:rsid w:val="006A3BB6"/>
    <w:rsid w:val="006A4E8A"/>
    <w:rsid w:val="006A72E8"/>
    <w:rsid w:val="006A7FEB"/>
    <w:rsid w:val="006B0561"/>
    <w:rsid w:val="006B18F7"/>
    <w:rsid w:val="006B599B"/>
    <w:rsid w:val="006B666F"/>
    <w:rsid w:val="006B7002"/>
    <w:rsid w:val="006C012B"/>
    <w:rsid w:val="006C0589"/>
    <w:rsid w:val="006C277B"/>
    <w:rsid w:val="006C3037"/>
    <w:rsid w:val="006C4F53"/>
    <w:rsid w:val="006C6ADB"/>
    <w:rsid w:val="006D007E"/>
    <w:rsid w:val="006D17D2"/>
    <w:rsid w:val="006D3768"/>
    <w:rsid w:val="006D54BC"/>
    <w:rsid w:val="006D6448"/>
    <w:rsid w:val="006D7406"/>
    <w:rsid w:val="006D7DD0"/>
    <w:rsid w:val="006E0957"/>
    <w:rsid w:val="006E1BBA"/>
    <w:rsid w:val="006E2794"/>
    <w:rsid w:val="006E4352"/>
    <w:rsid w:val="006E4A39"/>
    <w:rsid w:val="006E59D3"/>
    <w:rsid w:val="006F1EAF"/>
    <w:rsid w:val="006F25E6"/>
    <w:rsid w:val="006F2FB7"/>
    <w:rsid w:val="006F30B6"/>
    <w:rsid w:val="006F31B8"/>
    <w:rsid w:val="006F3300"/>
    <w:rsid w:val="006F345C"/>
    <w:rsid w:val="006F67D4"/>
    <w:rsid w:val="006F77E7"/>
    <w:rsid w:val="00702669"/>
    <w:rsid w:val="00704050"/>
    <w:rsid w:val="00704837"/>
    <w:rsid w:val="007059C9"/>
    <w:rsid w:val="0070789A"/>
    <w:rsid w:val="00711837"/>
    <w:rsid w:val="00714074"/>
    <w:rsid w:val="00715713"/>
    <w:rsid w:val="00715AB2"/>
    <w:rsid w:val="00716C50"/>
    <w:rsid w:val="007208DB"/>
    <w:rsid w:val="00721075"/>
    <w:rsid w:val="0072275E"/>
    <w:rsid w:val="0072329E"/>
    <w:rsid w:val="00725B8D"/>
    <w:rsid w:val="0072658E"/>
    <w:rsid w:val="00727508"/>
    <w:rsid w:val="00731ADA"/>
    <w:rsid w:val="0073348D"/>
    <w:rsid w:val="007336E4"/>
    <w:rsid w:val="00734053"/>
    <w:rsid w:val="007350B5"/>
    <w:rsid w:val="007409EB"/>
    <w:rsid w:val="00740B6F"/>
    <w:rsid w:val="00741612"/>
    <w:rsid w:val="007418DF"/>
    <w:rsid w:val="007425C4"/>
    <w:rsid w:val="00743467"/>
    <w:rsid w:val="007441A8"/>
    <w:rsid w:val="0074478E"/>
    <w:rsid w:val="0074588B"/>
    <w:rsid w:val="0074612B"/>
    <w:rsid w:val="00751B32"/>
    <w:rsid w:val="0075366D"/>
    <w:rsid w:val="00753AB2"/>
    <w:rsid w:val="00754213"/>
    <w:rsid w:val="00756B1E"/>
    <w:rsid w:val="00757781"/>
    <w:rsid w:val="0075794E"/>
    <w:rsid w:val="00757D6A"/>
    <w:rsid w:val="00762AB4"/>
    <w:rsid w:val="00770678"/>
    <w:rsid w:val="0077113B"/>
    <w:rsid w:val="00772B3F"/>
    <w:rsid w:val="007738D4"/>
    <w:rsid w:val="00773A8C"/>
    <w:rsid w:val="00774252"/>
    <w:rsid w:val="007806FD"/>
    <w:rsid w:val="0078079B"/>
    <w:rsid w:val="00780B0E"/>
    <w:rsid w:val="00780B62"/>
    <w:rsid w:val="007811D2"/>
    <w:rsid w:val="0078424D"/>
    <w:rsid w:val="0078570D"/>
    <w:rsid w:val="00790E1C"/>
    <w:rsid w:val="00791C06"/>
    <w:rsid w:val="00793930"/>
    <w:rsid w:val="00793BEE"/>
    <w:rsid w:val="00793E6A"/>
    <w:rsid w:val="007A07DB"/>
    <w:rsid w:val="007A11F9"/>
    <w:rsid w:val="007A28C6"/>
    <w:rsid w:val="007A4606"/>
    <w:rsid w:val="007A46E1"/>
    <w:rsid w:val="007A4942"/>
    <w:rsid w:val="007A5C67"/>
    <w:rsid w:val="007B5240"/>
    <w:rsid w:val="007B5FC1"/>
    <w:rsid w:val="007B795A"/>
    <w:rsid w:val="007B79E3"/>
    <w:rsid w:val="007C0C38"/>
    <w:rsid w:val="007C2988"/>
    <w:rsid w:val="007C313A"/>
    <w:rsid w:val="007C3635"/>
    <w:rsid w:val="007C36AD"/>
    <w:rsid w:val="007C37A3"/>
    <w:rsid w:val="007C42A4"/>
    <w:rsid w:val="007C4465"/>
    <w:rsid w:val="007C7310"/>
    <w:rsid w:val="007D1E9D"/>
    <w:rsid w:val="007D285B"/>
    <w:rsid w:val="007D3D94"/>
    <w:rsid w:val="007D4B1A"/>
    <w:rsid w:val="007D4C49"/>
    <w:rsid w:val="007D5256"/>
    <w:rsid w:val="007D6BA2"/>
    <w:rsid w:val="007D6C53"/>
    <w:rsid w:val="007D7314"/>
    <w:rsid w:val="007D7544"/>
    <w:rsid w:val="007D7753"/>
    <w:rsid w:val="007D7F06"/>
    <w:rsid w:val="007E3120"/>
    <w:rsid w:val="007E599D"/>
    <w:rsid w:val="007E6F85"/>
    <w:rsid w:val="007E7BF4"/>
    <w:rsid w:val="007F005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FE5"/>
    <w:rsid w:val="00842627"/>
    <w:rsid w:val="00843D21"/>
    <w:rsid w:val="008446E8"/>
    <w:rsid w:val="0084584F"/>
    <w:rsid w:val="00845DA8"/>
    <w:rsid w:val="00846E02"/>
    <w:rsid w:val="008512A3"/>
    <w:rsid w:val="00851B40"/>
    <w:rsid w:val="008523EA"/>
    <w:rsid w:val="00855D4E"/>
    <w:rsid w:val="00856EC5"/>
    <w:rsid w:val="008605C8"/>
    <w:rsid w:val="00861708"/>
    <w:rsid w:val="008629CE"/>
    <w:rsid w:val="00862BAC"/>
    <w:rsid w:val="00863C6D"/>
    <w:rsid w:val="008646CA"/>
    <w:rsid w:val="0086760B"/>
    <w:rsid w:val="00867CF7"/>
    <w:rsid w:val="00872693"/>
    <w:rsid w:val="0087325A"/>
    <w:rsid w:val="0087499F"/>
    <w:rsid w:val="00875523"/>
    <w:rsid w:val="00877394"/>
    <w:rsid w:val="00877A67"/>
    <w:rsid w:val="00880903"/>
    <w:rsid w:val="0088152C"/>
    <w:rsid w:val="008816BC"/>
    <w:rsid w:val="008827A7"/>
    <w:rsid w:val="00884672"/>
    <w:rsid w:val="0088536E"/>
    <w:rsid w:val="0089177D"/>
    <w:rsid w:val="00892559"/>
    <w:rsid w:val="00892DA6"/>
    <w:rsid w:val="00894104"/>
    <w:rsid w:val="00894149"/>
    <w:rsid w:val="008958E9"/>
    <w:rsid w:val="00896D74"/>
    <w:rsid w:val="008A014D"/>
    <w:rsid w:val="008A1C8D"/>
    <w:rsid w:val="008A2FA7"/>
    <w:rsid w:val="008A446F"/>
    <w:rsid w:val="008A5F06"/>
    <w:rsid w:val="008A734F"/>
    <w:rsid w:val="008B0DC3"/>
    <w:rsid w:val="008B1C5C"/>
    <w:rsid w:val="008B2BDD"/>
    <w:rsid w:val="008B33D2"/>
    <w:rsid w:val="008B4CFF"/>
    <w:rsid w:val="008C38EB"/>
    <w:rsid w:val="008C5DB0"/>
    <w:rsid w:val="008C67D6"/>
    <w:rsid w:val="008C75A3"/>
    <w:rsid w:val="008C7D82"/>
    <w:rsid w:val="008D14E2"/>
    <w:rsid w:val="008D351D"/>
    <w:rsid w:val="008D46EC"/>
    <w:rsid w:val="008E0F75"/>
    <w:rsid w:val="008E36C2"/>
    <w:rsid w:val="008E3D5D"/>
    <w:rsid w:val="008E5DB6"/>
    <w:rsid w:val="008F011B"/>
    <w:rsid w:val="008F0951"/>
    <w:rsid w:val="008F1789"/>
    <w:rsid w:val="008F453A"/>
    <w:rsid w:val="0090007C"/>
    <w:rsid w:val="00900B1A"/>
    <w:rsid w:val="00900D1B"/>
    <w:rsid w:val="00901508"/>
    <w:rsid w:val="00904DB1"/>
    <w:rsid w:val="00905087"/>
    <w:rsid w:val="00905528"/>
    <w:rsid w:val="009055E6"/>
    <w:rsid w:val="00907CFC"/>
    <w:rsid w:val="00907FC4"/>
    <w:rsid w:val="009102AD"/>
    <w:rsid w:val="009135CF"/>
    <w:rsid w:val="009139C0"/>
    <w:rsid w:val="00914A32"/>
    <w:rsid w:val="00914A3A"/>
    <w:rsid w:val="0091671E"/>
    <w:rsid w:val="009170D2"/>
    <w:rsid w:val="00920D2C"/>
    <w:rsid w:val="009242D3"/>
    <w:rsid w:val="009338D6"/>
    <w:rsid w:val="00935537"/>
    <w:rsid w:val="00935891"/>
    <w:rsid w:val="00935DE9"/>
    <w:rsid w:val="00936A30"/>
    <w:rsid w:val="00936B29"/>
    <w:rsid w:val="009372D8"/>
    <w:rsid w:val="0093767D"/>
    <w:rsid w:val="00942861"/>
    <w:rsid w:val="00944070"/>
    <w:rsid w:val="00944188"/>
    <w:rsid w:val="00944226"/>
    <w:rsid w:val="009442FC"/>
    <w:rsid w:val="00945CE8"/>
    <w:rsid w:val="00946FC1"/>
    <w:rsid w:val="00951952"/>
    <w:rsid w:val="00951BCB"/>
    <w:rsid w:val="00951C55"/>
    <w:rsid w:val="009526B1"/>
    <w:rsid w:val="009526C3"/>
    <w:rsid w:val="009557D6"/>
    <w:rsid w:val="00955F89"/>
    <w:rsid w:val="00956913"/>
    <w:rsid w:val="0096055E"/>
    <w:rsid w:val="009608CD"/>
    <w:rsid w:val="00962119"/>
    <w:rsid w:val="00963AF0"/>
    <w:rsid w:val="00964347"/>
    <w:rsid w:val="00964D23"/>
    <w:rsid w:val="00966715"/>
    <w:rsid w:val="00967403"/>
    <w:rsid w:val="00970A55"/>
    <w:rsid w:val="0097290B"/>
    <w:rsid w:val="0097588A"/>
    <w:rsid w:val="009761A8"/>
    <w:rsid w:val="00977197"/>
    <w:rsid w:val="00977EC4"/>
    <w:rsid w:val="00982472"/>
    <w:rsid w:val="009841DE"/>
    <w:rsid w:val="00984BDE"/>
    <w:rsid w:val="00985654"/>
    <w:rsid w:val="009856BE"/>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6EF"/>
    <w:rsid w:val="009A7B28"/>
    <w:rsid w:val="009B49B7"/>
    <w:rsid w:val="009B50DC"/>
    <w:rsid w:val="009B7C29"/>
    <w:rsid w:val="009B7CD2"/>
    <w:rsid w:val="009C3EF9"/>
    <w:rsid w:val="009C4A63"/>
    <w:rsid w:val="009C4B66"/>
    <w:rsid w:val="009C6E3C"/>
    <w:rsid w:val="009C73A9"/>
    <w:rsid w:val="009C7755"/>
    <w:rsid w:val="009D14FD"/>
    <w:rsid w:val="009D31C5"/>
    <w:rsid w:val="009D4EC0"/>
    <w:rsid w:val="009D70F9"/>
    <w:rsid w:val="009D7E96"/>
    <w:rsid w:val="009E09CA"/>
    <w:rsid w:val="009E3705"/>
    <w:rsid w:val="009E3BB5"/>
    <w:rsid w:val="009E3F46"/>
    <w:rsid w:val="009E613A"/>
    <w:rsid w:val="009E666D"/>
    <w:rsid w:val="009E6BA2"/>
    <w:rsid w:val="009E7700"/>
    <w:rsid w:val="009F066E"/>
    <w:rsid w:val="009F0A97"/>
    <w:rsid w:val="009F102B"/>
    <w:rsid w:val="009F1297"/>
    <w:rsid w:val="009F1E9A"/>
    <w:rsid w:val="009F27E9"/>
    <w:rsid w:val="009F2F7F"/>
    <w:rsid w:val="009F3527"/>
    <w:rsid w:val="009F3D8E"/>
    <w:rsid w:val="009F3DCF"/>
    <w:rsid w:val="009F41EB"/>
    <w:rsid w:val="009F59B7"/>
    <w:rsid w:val="00A00BDA"/>
    <w:rsid w:val="00A037F0"/>
    <w:rsid w:val="00A073F1"/>
    <w:rsid w:val="00A076A4"/>
    <w:rsid w:val="00A07FB7"/>
    <w:rsid w:val="00A13194"/>
    <w:rsid w:val="00A13E84"/>
    <w:rsid w:val="00A145F9"/>
    <w:rsid w:val="00A178AE"/>
    <w:rsid w:val="00A20504"/>
    <w:rsid w:val="00A20DC8"/>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9049C"/>
    <w:rsid w:val="00A9112B"/>
    <w:rsid w:val="00A9183C"/>
    <w:rsid w:val="00A94823"/>
    <w:rsid w:val="00A94B96"/>
    <w:rsid w:val="00A955F5"/>
    <w:rsid w:val="00A977FC"/>
    <w:rsid w:val="00AA020C"/>
    <w:rsid w:val="00AA4767"/>
    <w:rsid w:val="00AA4801"/>
    <w:rsid w:val="00AA4E3E"/>
    <w:rsid w:val="00AA6282"/>
    <w:rsid w:val="00AB00F5"/>
    <w:rsid w:val="00AB3BD9"/>
    <w:rsid w:val="00AB4808"/>
    <w:rsid w:val="00AB5296"/>
    <w:rsid w:val="00AC07E5"/>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EA0"/>
    <w:rsid w:val="00B07A0C"/>
    <w:rsid w:val="00B10715"/>
    <w:rsid w:val="00B110C8"/>
    <w:rsid w:val="00B112D0"/>
    <w:rsid w:val="00B12272"/>
    <w:rsid w:val="00B12D83"/>
    <w:rsid w:val="00B13025"/>
    <w:rsid w:val="00B13A99"/>
    <w:rsid w:val="00B142D5"/>
    <w:rsid w:val="00B143A6"/>
    <w:rsid w:val="00B158A5"/>
    <w:rsid w:val="00B17BB5"/>
    <w:rsid w:val="00B17C73"/>
    <w:rsid w:val="00B17C95"/>
    <w:rsid w:val="00B2202E"/>
    <w:rsid w:val="00B229F8"/>
    <w:rsid w:val="00B24437"/>
    <w:rsid w:val="00B250A5"/>
    <w:rsid w:val="00B264F3"/>
    <w:rsid w:val="00B30AA1"/>
    <w:rsid w:val="00B316C0"/>
    <w:rsid w:val="00B3469F"/>
    <w:rsid w:val="00B36546"/>
    <w:rsid w:val="00B37BBF"/>
    <w:rsid w:val="00B37EAA"/>
    <w:rsid w:val="00B40634"/>
    <w:rsid w:val="00B40710"/>
    <w:rsid w:val="00B42B37"/>
    <w:rsid w:val="00B46EF7"/>
    <w:rsid w:val="00B47965"/>
    <w:rsid w:val="00B51764"/>
    <w:rsid w:val="00B51F12"/>
    <w:rsid w:val="00B531EF"/>
    <w:rsid w:val="00B534B0"/>
    <w:rsid w:val="00B53B42"/>
    <w:rsid w:val="00B54340"/>
    <w:rsid w:val="00B57207"/>
    <w:rsid w:val="00B572F3"/>
    <w:rsid w:val="00B604E0"/>
    <w:rsid w:val="00B611BA"/>
    <w:rsid w:val="00B61B53"/>
    <w:rsid w:val="00B62DA8"/>
    <w:rsid w:val="00B63A5C"/>
    <w:rsid w:val="00B6525C"/>
    <w:rsid w:val="00B66F2A"/>
    <w:rsid w:val="00B67083"/>
    <w:rsid w:val="00B7144B"/>
    <w:rsid w:val="00B76E9F"/>
    <w:rsid w:val="00B77102"/>
    <w:rsid w:val="00B80004"/>
    <w:rsid w:val="00B80D24"/>
    <w:rsid w:val="00B832CB"/>
    <w:rsid w:val="00B8453C"/>
    <w:rsid w:val="00B84810"/>
    <w:rsid w:val="00B87F57"/>
    <w:rsid w:val="00B90810"/>
    <w:rsid w:val="00B9118A"/>
    <w:rsid w:val="00B976AB"/>
    <w:rsid w:val="00BA0E3A"/>
    <w:rsid w:val="00BA0E9D"/>
    <w:rsid w:val="00BA0F18"/>
    <w:rsid w:val="00BA2326"/>
    <w:rsid w:val="00BA2929"/>
    <w:rsid w:val="00BA3203"/>
    <w:rsid w:val="00BA342A"/>
    <w:rsid w:val="00BA3C5A"/>
    <w:rsid w:val="00BA3DA4"/>
    <w:rsid w:val="00BA43B0"/>
    <w:rsid w:val="00BA4A8F"/>
    <w:rsid w:val="00BA502B"/>
    <w:rsid w:val="00BA759D"/>
    <w:rsid w:val="00BB0BAF"/>
    <w:rsid w:val="00BB21C8"/>
    <w:rsid w:val="00BB2FBE"/>
    <w:rsid w:val="00BB324C"/>
    <w:rsid w:val="00BB41F9"/>
    <w:rsid w:val="00BB4BAA"/>
    <w:rsid w:val="00BB5957"/>
    <w:rsid w:val="00BB607E"/>
    <w:rsid w:val="00BB7735"/>
    <w:rsid w:val="00BB7CF2"/>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E652A"/>
    <w:rsid w:val="00BE707A"/>
    <w:rsid w:val="00BF09D2"/>
    <w:rsid w:val="00BF0B6A"/>
    <w:rsid w:val="00BF0D23"/>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3172"/>
    <w:rsid w:val="00C23DD3"/>
    <w:rsid w:val="00C245E4"/>
    <w:rsid w:val="00C2566D"/>
    <w:rsid w:val="00C307E8"/>
    <w:rsid w:val="00C30B04"/>
    <w:rsid w:val="00C31D52"/>
    <w:rsid w:val="00C32CC5"/>
    <w:rsid w:val="00C32D6D"/>
    <w:rsid w:val="00C3314B"/>
    <w:rsid w:val="00C3386F"/>
    <w:rsid w:val="00C33B89"/>
    <w:rsid w:val="00C33C0A"/>
    <w:rsid w:val="00C33EA5"/>
    <w:rsid w:val="00C35BBA"/>
    <w:rsid w:val="00C4025F"/>
    <w:rsid w:val="00C41654"/>
    <w:rsid w:val="00C4274D"/>
    <w:rsid w:val="00C43F56"/>
    <w:rsid w:val="00C450BA"/>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78D5"/>
    <w:rsid w:val="00C67AB0"/>
    <w:rsid w:val="00C70736"/>
    <w:rsid w:val="00C72415"/>
    <w:rsid w:val="00C7381B"/>
    <w:rsid w:val="00C7438A"/>
    <w:rsid w:val="00C75B7F"/>
    <w:rsid w:val="00C772A6"/>
    <w:rsid w:val="00C809C4"/>
    <w:rsid w:val="00C81684"/>
    <w:rsid w:val="00C82BE6"/>
    <w:rsid w:val="00C839AB"/>
    <w:rsid w:val="00C84FA5"/>
    <w:rsid w:val="00C87A6B"/>
    <w:rsid w:val="00C929D0"/>
    <w:rsid w:val="00C92A33"/>
    <w:rsid w:val="00C92ABD"/>
    <w:rsid w:val="00C9336C"/>
    <w:rsid w:val="00C95114"/>
    <w:rsid w:val="00C97E4A"/>
    <w:rsid w:val="00CA146B"/>
    <w:rsid w:val="00CA1A99"/>
    <w:rsid w:val="00CA1D02"/>
    <w:rsid w:val="00CA5297"/>
    <w:rsid w:val="00CA7522"/>
    <w:rsid w:val="00CB1F41"/>
    <w:rsid w:val="00CB29AC"/>
    <w:rsid w:val="00CB4683"/>
    <w:rsid w:val="00CB4940"/>
    <w:rsid w:val="00CB4E79"/>
    <w:rsid w:val="00CB5688"/>
    <w:rsid w:val="00CC17E5"/>
    <w:rsid w:val="00CC1A56"/>
    <w:rsid w:val="00CC2F41"/>
    <w:rsid w:val="00CC53AD"/>
    <w:rsid w:val="00CC62A2"/>
    <w:rsid w:val="00CC7164"/>
    <w:rsid w:val="00CD062E"/>
    <w:rsid w:val="00CD1446"/>
    <w:rsid w:val="00CD3619"/>
    <w:rsid w:val="00CD40A3"/>
    <w:rsid w:val="00CD51FC"/>
    <w:rsid w:val="00CD7918"/>
    <w:rsid w:val="00CE09FB"/>
    <w:rsid w:val="00CE33E0"/>
    <w:rsid w:val="00CE3D02"/>
    <w:rsid w:val="00CE47FC"/>
    <w:rsid w:val="00CE5D3E"/>
    <w:rsid w:val="00CE7981"/>
    <w:rsid w:val="00CF07AA"/>
    <w:rsid w:val="00CF1DBF"/>
    <w:rsid w:val="00CF2128"/>
    <w:rsid w:val="00CF6F6A"/>
    <w:rsid w:val="00CF7576"/>
    <w:rsid w:val="00CF769D"/>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C7E"/>
    <w:rsid w:val="00D25DBF"/>
    <w:rsid w:val="00D27BF8"/>
    <w:rsid w:val="00D30D47"/>
    <w:rsid w:val="00D34A44"/>
    <w:rsid w:val="00D35C7A"/>
    <w:rsid w:val="00D37BE2"/>
    <w:rsid w:val="00D401E8"/>
    <w:rsid w:val="00D4032F"/>
    <w:rsid w:val="00D4098D"/>
    <w:rsid w:val="00D42F21"/>
    <w:rsid w:val="00D447B4"/>
    <w:rsid w:val="00D45F4C"/>
    <w:rsid w:val="00D4764C"/>
    <w:rsid w:val="00D47E63"/>
    <w:rsid w:val="00D506E5"/>
    <w:rsid w:val="00D532E5"/>
    <w:rsid w:val="00D56FB0"/>
    <w:rsid w:val="00D5751A"/>
    <w:rsid w:val="00D57F90"/>
    <w:rsid w:val="00D606CC"/>
    <w:rsid w:val="00D608E0"/>
    <w:rsid w:val="00D61F14"/>
    <w:rsid w:val="00D6243B"/>
    <w:rsid w:val="00D6273A"/>
    <w:rsid w:val="00D636C9"/>
    <w:rsid w:val="00D637D4"/>
    <w:rsid w:val="00D67101"/>
    <w:rsid w:val="00D707A6"/>
    <w:rsid w:val="00D749BD"/>
    <w:rsid w:val="00D7656F"/>
    <w:rsid w:val="00D76C7B"/>
    <w:rsid w:val="00D772CF"/>
    <w:rsid w:val="00D81444"/>
    <w:rsid w:val="00D85633"/>
    <w:rsid w:val="00D866F7"/>
    <w:rsid w:val="00D8709E"/>
    <w:rsid w:val="00D87370"/>
    <w:rsid w:val="00D90E96"/>
    <w:rsid w:val="00D91346"/>
    <w:rsid w:val="00D940E8"/>
    <w:rsid w:val="00D9594F"/>
    <w:rsid w:val="00D95BD1"/>
    <w:rsid w:val="00DA232F"/>
    <w:rsid w:val="00DA286F"/>
    <w:rsid w:val="00DA7FA8"/>
    <w:rsid w:val="00DB0878"/>
    <w:rsid w:val="00DB0B34"/>
    <w:rsid w:val="00DB0EB2"/>
    <w:rsid w:val="00DB2407"/>
    <w:rsid w:val="00DB3A30"/>
    <w:rsid w:val="00DB5FFD"/>
    <w:rsid w:val="00DC2CEA"/>
    <w:rsid w:val="00DC50DC"/>
    <w:rsid w:val="00DC604A"/>
    <w:rsid w:val="00DC7210"/>
    <w:rsid w:val="00DC7422"/>
    <w:rsid w:val="00DD0491"/>
    <w:rsid w:val="00DD04E1"/>
    <w:rsid w:val="00DD213A"/>
    <w:rsid w:val="00DE1A35"/>
    <w:rsid w:val="00DE359F"/>
    <w:rsid w:val="00DE38E7"/>
    <w:rsid w:val="00DF095F"/>
    <w:rsid w:val="00DF0EC3"/>
    <w:rsid w:val="00DF18B8"/>
    <w:rsid w:val="00DF2286"/>
    <w:rsid w:val="00E024EB"/>
    <w:rsid w:val="00E030EC"/>
    <w:rsid w:val="00E03CC8"/>
    <w:rsid w:val="00E06D25"/>
    <w:rsid w:val="00E073F9"/>
    <w:rsid w:val="00E10101"/>
    <w:rsid w:val="00E11144"/>
    <w:rsid w:val="00E1396C"/>
    <w:rsid w:val="00E14B3B"/>
    <w:rsid w:val="00E164AF"/>
    <w:rsid w:val="00E1679A"/>
    <w:rsid w:val="00E20BAF"/>
    <w:rsid w:val="00E20D06"/>
    <w:rsid w:val="00E21AE5"/>
    <w:rsid w:val="00E240D0"/>
    <w:rsid w:val="00E26167"/>
    <w:rsid w:val="00E27F9E"/>
    <w:rsid w:val="00E3097B"/>
    <w:rsid w:val="00E316C0"/>
    <w:rsid w:val="00E32921"/>
    <w:rsid w:val="00E343BF"/>
    <w:rsid w:val="00E350B1"/>
    <w:rsid w:val="00E36030"/>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6F57"/>
    <w:rsid w:val="00E67BCC"/>
    <w:rsid w:val="00E67C60"/>
    <w:rsid w:val="00E72417"/>
    <w:rsid w:val="00E72866"/>
    <w:rsid w:val="00E72ACE"/>
    <w:rsid w:val="00E740ED"/>
    <w:rsid w:val="00E75A21"/>
    <w:rsid w:val="00E7705F"/>
    <w:rsid w:val="00E77F4F"/>
    <w:rsid w:val="00E824EF"/>
    <w:rsid w:val="00E82734"/>
    <w:rsid w:val="00E8323B"/>
    <w:rsid w:val="00E836E9"/>
    <w:rsid w:val="00E863FA"/>
    <w:rsid w:val="00E86C0A"/>
    <w:rsid w:val="00E908AA"/>
    <w:rsid w:val="00E9139F"/>
    <w:rsid w:val="00E91CF8"/>
    <w:rsid w:val="00E920F1"/>
    <w:rsid w:val="00E9583B"/>
    <w:rsid w:val="00E96994"/>
    <w:rsid w:val="00E97BFE"/>
    <w:rsid w:val="00E97F98"/>
    <w:rsid w:val="00EA2657"/>
    <w:rsid w:val="00EB061F"/>
    <w:rsid w:val="00EB239C"/>
    <w:rsid w:val="00EB2A66"/>
    <w:rsid w:val="00EB38EC"/>
    <w:rsid w:val="00EB4313"/>
    <w:rsid w:val="00EB591F"/>
    <w:rsid w:val="00EB5AED"/>
    <w:rsid w:val="00EB5BF7"/>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32F4"/>
    <w:rsid w:val="00EE46D0"/>
    <w:rsid w:val="00EE6FBF"/>
    <w:rsid w:val="00EF1920"/>
    <w:rsid w:val="00EF4342"/>
    <w:rsid w:val="00EF5636"/>
    <w:rsid w:val="00EF571D"/>
    <w:rsid w:val="00F0039B"/>
    <w:rsid w:val="00F00DBF"/>
    <w:rsid w:val="00F00F20"/>
    <w:rsid w:val="00F014E5"/>
    <w:rsid w:val="00F02B1D"/>
    <w:rsid w:val="00F047E0"/>
    <w:rsid w:val="00F0619D"/>
    <w:rsid w:val="00F06E39"/>
    <w:rsid w:val="00F10AA6"/>
    <w:rsid w:val="00F15BC5"/>
    <w:rsid w:val="00F178F2"/>
    <w:rsid w:val="00F204C6"/>
    <w:rsid w:val="00F228E6"/>
    <w:rsid w:val="00F229BE"/>
    <w:rsid w:val="00F2356C"/>
    <w:rsid w:val="00F26DCE"/>
    <w:rsid w:val="00F2763C"/>
    <w:rsid w:val="00F2783C"/>
    <w:rsid w:val="00F27A77"/>
    <w:rsid w:val="00F27C99"/>
    <w:rsid w:val="00F3141E"/>
    <w:rsid w:val="00F32D9F"/>
    <w:rsid w:val="00F35422"/>
    <w:rsid w:val="00F36B19"/>
    <w:rsid w:val="00F37618"/>
    <w:rsid w:val="00F41036"/>
    <w:rsid w:val="00F420C7"/>
    <w:rsid w:val="00F44557"/>
    <w:rsid w:val="00F445AA"/>
    <w:rsid w:val="00F44E67"/>
    <w:rsid w:val="00F46E2D"/>
    <w:rsid w:val="00F50D46"/>
    <w:rsid w:val="00F51002"/>
    <w:rsid w:val="00F542C3"/>
    <w:rsid w:val="00F547AB"/>
    <w:rsid w:val="00F553A0"/>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3F26"/>
    <w:rsid w:val="00F749B5"/>
    <w:rsid w:val="00F77428"/>
    <w:rsid w:val="00F80189"/>
    <w:rsid w:val="00F82AFD"/>
    <w:rsid w:val="00F82F57"/>
    <w:rsid w:val="00F8342C"/>
    <w:rsid w:val="00F85E06"/>
    <w:rsid w:val="00F861A3"/>
    <w:rsid w:val="00F911F3"/>
    <w:rsid w:val="00F936AC"/>
    <w:rsid w:val="00F961C4"/>
    <w:rsid w:val="00F9799A"/>
    <w:rsid w:val="00FA08CD"/>
    <w:rsid w:val="00FA1A74"/>
    <w:rsid w:val="00FA1E65"/>
    <w:rsid w:val="00FA264D"/>
    <w:rsid w:val="00FA4415"/>
    <w:rsid w:val="00FA4CDC"/>
    <w:rsid w:val="00FA6246"/>
    <w:rsid w:val="00FA782C"/>
    <w:rsid w:val="00FA7D63"/>
    <w:rsid w:val="00FB07D4"/>
    <w:rsid w:val="00FC031C"/>
    <w:rsid w:val="00FC1B2A"/>
    <w:rsid w:val="00FC1B56"/>
    <w:rsid w:val="00FC3B3E"/>
    <w:rsid w:val="00FC4ACD"/>
    <w:rsid w:val="00FC659B"/>
    <w:rsid w:val="00FC7A58"/>
    <w:rsid w:val="00FD0140"/>
    <w:rsid w:val="00FD110A"/>
    <w:rsid w:val="00FD1C40"/>
    <w:rsid w:val="00FD20BE"/>
    <w:rsid w:val="00FD37AB"/>
    <w:rsid w:val="00FD3991"/>
    <w:rsid w:val="00FD3AB9"/>
    <w:rsid w:val="00FD44DE"/>
    <w:rsid w:val="00FD56A1"/>
    <w:rsid w:val="00FE088A"/>
    <w:rsid w:val="00FE0F26"/>
    <w:rsid w:val="00FE1823"/>
    <w:rsid w:val="00FE26BD"/>
    <w:rsid w:val="00FE2B0E"/>
    <w:rsid w:val="00FE2BF9"/>
    <w:rsid w:val="00FE354E"/>
    <w:rsid w:val="00FE4588"/>
    <w:rsid w:val="00FE6071"/>
    <w:rsid w:val="00FE7308"/>
    <w:rsid w:val="00FF0A6F"/>
    <w:rsid w:val="00FF0E4F"/>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29</Pages>
  <Words>7372</Words>
  <Characters>42021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80</cp:revision>
  <dcterms:created xsi:type="dcterms:W3CDTF">2025-03-28T21:14:00Z</dcterms:created>
  <dcterms:modified xsi:type="dcterms:W3CDTF">2025-03-30T05:57:00Z</dcterms:modified>
</cp:coreProperties>
</file>