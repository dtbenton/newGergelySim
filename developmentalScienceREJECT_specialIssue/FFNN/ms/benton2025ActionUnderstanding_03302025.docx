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28D5F2E6" w:rsidR="001654E4" w:rsidRDefault="00342DBC" w:rsidP="00894104">
      <w:pPr>
        <w:spacing w:line="480" w:lineRule="auto"/>
        <w:contextualSpacing/>
        <w:jc w:val="center"/>
        <w:rPr>
          <w:rFonts w:ascii="Times New Roman" w:hAnsi="Times New Roman" w:cs="Times New Roman"/>
        </w:rPr>
      </w:pPr>
      <w:ins w:id="0" w:author="Benton, Deon" w:date="2025-03-31T17:11:00Z" w16du:dateUtc="2025-03-31T22:11:00Z">
        <w:r>
          <w:rPr>
            <w:rFonts w:ascii="Times New Roman" w:hAnsi="Times New Roman" w:cs="Times New Roman"/>
          </w:rPr>
          <w:t xml:space="preserve">IN </w:t>
        </w:r>
        <w:proofErr w:type="spellStart"/>
        <w:proofErr w:type="gramStart"/>
        <w:r>
          <w:rPr>
            <w:rFonts w:ascii="Times New Roman" w:hAnsi="Times New Roman" w:cs="Times New Roman"/>
          </w:rPr>
          <w:t>th</w:t>
        </w:r>
      </w:ins>
      <w:r w:rsidR="0000482E">
        <w:rPr>
          <w:rFonts w:ascii="Times New Roman" w:hAnsi="Times New Roman" w:cs="Times New Roman"/>
        </w:rPr>
        <w:t>“</w:t>
      </w:r>
      <w:proofErr w:type="gramEnd"/>
      <w:r w:rsidR="00246178">
        <w:rPr>
          <w:rFonts w:ascii="Times New Roman" w:hAnsi="Times New Roman" w:cs="Times New Roman"/>
        </w:rPr>
        <w:t>Associative</w:t>
      </w:r>
      <w:proofErr w:type="spellEnd"/>
      <w:r w:rsidR="00246178">
        <w:rPr>
          <w:rFonts w:ascii="Times New Roman" w:hAnsi="Times New Roman" w:cs="Times New Roman"/>
        </w:rPr>
        <w:t xml:space="preserve"> learning is sufficient to explain infants’ action understanding</w:t>
      </w:r>
      <w:r w:rsidR="0000482E">
        <w:rPr>
          <w:rFonts w:ascii="Times New Roman" w:hAnsi="Times New Roman" w:cs="Times New Roman"/>
        </w:rPr>
        <w:t>”</w:t>
      </w:r>
    </w:p>
    <w:p w14:paraId="3944695D" w14:textId="45045B39"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894104">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894104">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894104">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894104">
      <w:pPr>
        <w:spacing w:line="480" w:lineRule="auto"/>
        <w:ind w:firstLine="720"/>
        <w:contextualSpacing/>
        <w:rPr>
          <w:rFonts w:ascii="Times New Roman" w:hAnsi="Times New Roman" w:cs="Times New Roman"/>
        </w:rPr>
      </w:pPr>
    </w:p>
    <w:p w14:paraId="38217FA1" w14:textId="0E4F51E1" w:rsidR="00820218" w:rsidRDefault="008A014D" w:rsidP="00894104">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del w:id="1" w:author="Benton, Deon" w:date="2025-03-30T17:19:00Z" w16du:dateUtc="2025-03-30T22:19:00Z">
        <w:r w:rsidR="00223D51" w:rsidRPr="00223D51" w:rsidDel="00CC3F59">
          <w:rPr>
            <w:rFonts w:ascii="Times New Roman" w:hAnsi="Times New Roman" w:cs="Times New Roman"/>
          </w:rPr>
          <w:delText>Likewise, a child will learn that using stairs to reach the top of a slide is safer and more efficient than</w:delText>
        </w:r>
        <w:r w:rsidR="00DD0491" w:rsidDel="00CC3F59">
          <w:rPr>
            <w:rFonts w:ascii="Times New Roman" w:hAnsi="Times New Roman" w:cs="Times New Roman"/>
          </w:rPr>
          <w:delText xml:space="preserve"> attempting clumsily to climb it from the bottom.</w:delText>
        </w:r>
        <w:r w:rsidR="00602BA1" w:rsidDel="00CC3F59">
          <w:rPr>
            <w:rFonts w:ascii="Times New Roman" w:hAnsi="Times New Roman" w:cs="Times New Roman"/>
          </w:rPr>
          <w:delText xml:space="preserve"> </w:delText>
        </w:r>
      </w:del>
      <w:del w:id="2" w:author="Benton, Deon" w:date="2025-03-30T17:18:00Z" w16du:dateUtc="2025-03-30T22:18:00Z">
        <w:r w:rsidR="00602BA1" w:rsidDel="00CC3F59">
          <w:rPr>
            <w:rFonts w:ascii="Times New Roman" w:hAnsi="Times New Roman" w:cs="Times New Roman"/>
          </w:rPr>
          <w:delText xml:space="preserve">Finally, a child will </w:delText>
        </w:r>
        <w:r w:rsidR="009D14FD" w:rsidDel="00CC3F59">
          <w:rPr>
            <w:rFonts w:ascii="Times New Roman" w:hAnsi="Times New Roman" w:cs="Times New Roman"/>
          </w:rPr>
          <w:delText>discover that opening the gate to their play area</w:delText>
        </w:r>
        <w:r w:rsidR="005679C7" w:rsidDel="00CC3F59">
          <w:rPr>
            <w:rFonts w:ascii="Times New Roman" w:hAnsi="Times New Roman" w:cs="Times New Roman"/>
          </w:rPr>
          <w:delText xml:space="preserve"> by grabbing and pulling its handle</w:delText>
        </w:r>
        <w:r w:rsidR="009D14FD" w:rsidDel="00CC3F59">
          <w:rPr>
            <w:rFonts w:ascii="Times New Roman" w:hAnsi="Times New Roman" w:cs="Times New Roman"/>
          </w:rPr>
          <w:delText xml:space="preserve"> is physically less taxing, safer, and more efficient than attempting to clamber over </w:delText>
        </w:r>
        <w:r w:rsidR="00B0260D" w:rsidDel="00CC3F59">
          <w:rPr>
            <w:rFonts w:ascii="Times New Roman" w:hAnsi="Times New Roman" w:cs="Times New Roman"/>
          </w:rPr>
          <w:delText>the gate</w:delText>
        </w:r>
        <w:r w:rsidR="00602BA1" w:rsidDel="00CC3F59">
          <w:rPr>
            <w:rFonts w:ascii="Times New Roman" w:hAnsi="Times New Roman" w:cs="Times New Roman"/>
          </w:rPr>
          <w:delText>.</w:delText>
        </w:r>
        <w:r w:rsidR="004C795D" w:rsidDel="00CC3F59">
          <w:rPr>
            <w:rFonts w:ascii="Times New Roman" w:hAnsi="Times New Roman" w:cs="Times New Roman"/>
          </w:rPr>
          <w:delText xml:space="preserve"> </w:delText>
        </w:r>
      </w:del>
      <w:r w:rsidR="004C795D">
        <w:rPr>
          <w:rFonts w:ascii="Times New Roman" w:hAnsi="Times New Roman" w:cs="Times New Roman"/>
        </w:rPr>
        <w:t xml:space="preserve">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w:t>
      </w:r>
      <w:r w:rsidR="00620AAD">
        <w:rPr>
          <w:rFonts w:ascii="Times New Roman" w:hAnsi="Times New Roman" w:cs="Times New Roman"/>
        </w:rPr>
        <w:t>,</w:t>
      </w:r>
      <w:r w:rsidR="000363E9">
        <w:rPr>
          <w:rFonts w:ascii="Times New Roman" w:hAnsi="Times New Roman" w:cs="Times New Roman"/>
        </w:rPr>
        <w:t xml:space="preserve">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59B21A4E" w:rsidR="00365D77" w:rsidRDefault="00E908AA" w:rsidP="00894104">
      <w:pPr>
        <w:spacing w:line="480" w:lineRule="auto"/>
        <w:ind w:firstLine="720"/>
        <w:contextualSpacing/>
        <w:rPr>
          <w:rFonts w:ascii="Times New Roman" w:hAnsi="Times New Roman" w:cs="Times New Roman"/>
        </w:rPr>
      </w:pPr>
      <w:r>
        <w:rPr>
          <w:rFonts w:ascii="Times New Roman" w:hAnsi="Times New Roman" w:cs="Times New Roman"/>
        </w:rPr>
        <w:t>Yet, despite the apparent difficulty of this task, the capacity to interpret</w:t>
      </w:r>
      <w:r w:rsidR="007D4B1A">
        <w:rPr>
          <w:rFonts w:ascii="Times New Roman" w:hAnsi="Times New Roman" w:cs="Times New Roman"/>
        </w:rPr>
        <w:t xml:space="preserve"> others’</w:t>
      </w:r>
      <w:r>
        <w:rPr>
          <w:rFonts w:ascii="Times New Roman" w:hAnsi="Times New Roman" w:cs="Times New Roman"/>
        </w:rPr>
        <w:t xml:space="preserve">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w:t>
      </w:r>
      <w:proofErr w:type="spellStart"/>
      <w:r w:rsidR="00EE0F9F">
        <w:rPr>
          <w:rFonts w:ascii="Times New Roman" w:hAnsi="Times New Roman" w:cs="Times New Roman"/>
        </w:rPr>
        <w:t>Csibra</w:t>
      </w:r>
      <w:proofErr w:type="spellEnd"/>
      <w:r w:rsidR="00EE0F9F">
        <w:rPr>
          <w:rFonts w:ascii="Times New Roman" w:hAnsi="Times New Roman" w:cs="Times New Roman"/>
        </w:rPr>
        <w:t xml:space="preserve">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w:t>
      </w:r>
      <w:ins w:id="3" w:author="Benton, Deon" w:date="2025-03-30T17:19:00Z" w16du:dateUtc="2025-03-30T22:19:00Z">
        <w:r w:rsidR="00CC3F59">
          <w:rPr>
            <w:rFonts w:ascii="Times New Roman" w:hAnsi="Times New Roman" w:cs="Times New Roman"/>
          </w:rPr>
          <w:t>,</w:t>
        </w:r>
      </w:ins>
      <w:r w:rsidR="00EE0F9F">
        <w:rPr>
          <w:rFonts w:ascii="Times New Roman" w:hAnsi="Times New Roman" w:cs="Times New Roman"/>
        </w:rPr>
        <w:t xml:space="preserve"> infants 6, 9, and 12 months of age </w:t>
      </w:r>
      <w:ins w:id="4" w:author="Benton, Deon" w:date="2025-03-30T17:19:00Z" w16du:dateUtc="2025-03-30T22:19:00Z">
        <w:r w:rsidR="00CC3F59">
          <w:rPr>
            <w:rFonts w:ascii="Times New Roman" w:hAnsi="Times New Roman" w:cs="Times New Roman"/>
          </w:rPr>
          <w:t>were</w:t>
        </w:r>
      </w:ins>
      <w:del w:id="5" w:author="Benton, Deon" w:date="2025-03-30T17:19:00Z" w16du:dateUtc="2025-03-30T22:19:00Z">
        <w:r w:rsidR="00EE0F9F" w:rsidDel="00CC3F59">
          <w:rPr>
            <w:rFonts w:ascii="Times New Roman" w:hAnsi="Times New Roman" w:cs="Times New Roman"/>
          </w:rPr>
          <w:delText>are</w:delText>
        </w:r>
      </w:del>
      <w:r w:rsidR="00EE0F9F">
        <w:rPr>
          <w:rFonts w:ascii="Times New Roman" w:hAnsi="Times New Roman" w:cs="Times New Roman"/>
        </w:rPr>
        <w:t xml:space="preserv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w:t>
      </w:r>
      <w:r w:rsidR="006710F2">
        <w:rPr>
          <w:rFonts w:ascii="Times New Roman" w:hAnsi="Times New Roman" w:cs="Times New Roman"/>
          <w:i/>
          <w:iCs/>
        </w:rPr>
        <w:lastRenderedPageBreak/>
        <w:t xml:space="preserve">action </w:t>
      </w:r>
      <w:r w:rsidR="006710F2">
        <w:rPr>
          <w:rFonts w:ascii="Times New Roman" w:hAnsi="Times New Roman" w:cs="Times New Roman"/>
        </w:rPr>
        <w:t>test</w:t>
      </w:r>
      <w:r w:rsidR="00B832CB" w:rsidRPr="004C0C81">
        <w:rPr>
          <w:rFonts w:ascii="Times New Roman" w:hAnsi="Times New Roman" w:cs="Times New Roman"/>
        </w:rPr>
        <w:t xml:space="preserve"> event, the 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44C4B2E4" w:rsidR="00506D12" w:rsidRDefault="00403BB8" w:rsidP="00894104">
      <w:pPr>
        <w:spacing w:line="480" w:lineRule="auto"/>
        <w:ind w:firstLine="720"/>
        <w:contextualSpacing/>
        <w:rPr>
          <w:ins w:id="6" w:author="detbenton1991@gmail.com" w:date="2025-03-28T22:22:00Z" w16du:dateUtc="2025-03-29T03:22:00Z"/>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w:t>
      </w:r>
      <w:proofErr w:type="spellStart"/>
      <w:r w:rsidR="00230A9A">
        <w:rPr>
          <w:rFonts w:ascii="Times New Roman" w:hAnsi="Times New Roman" w:cs="Times New Roman"/>
        </w:rPr>
        <w:t>Sodian</w:t>
      </w:r>
      <w:proofErr w:type="spellEnd"/>
      <w:r w:rsidR="00230A9A">
        <w:rPr>
          <w:rFonts w:ascii="Times New Roman" w:hAnsi="Times New Roman" w:cs="Times New Roman"/>
        </w:rPr>
        <w:t xml:space="preserve"> et al., 2004; Woodward &amp; Sommerville, 2000) and animals (e.g., Schwier et al., 2006) but also to</w:t>
      </w:r>
      <w:r w:rsidR="00A81A34">
        <w:rPr>
          <w:rFonts w:ascii="Times New Roman" w:hAnsi="Times New Roman" w:cs="Times New Roman"/>
        </w:rPr>
        <w:t xml:space="preserve"> geometric shapes (</w:t>
      </w:r>
      <w:proofErr w:type="spellStart"/>
      <w:r w:rsidR="00A81A34">
        <w:rPr>
          <w:rFonts w:ascii="Times New Roman" w:hAnsi="Times New Roman" w:cs="Times New Roman"/>
        </w:rPr>
        <w:t>Csibra</w:t>
      </w:r>
      <w:proofErr w:type="spellEnd"/>
      <w:r w:rsidR="00A81A34">
        <w:rPr>
          <w:rFonts w:ascii="Times New Roman" w:hAnsi="Times New Roman" w:cs="Times New Roman"/>
        </w:rPr>
        <w:t xml:space="preserve"> et al., 2003; Gergely et al., 1995) </w:t>
      </w:r>
      <w:r w:rsidR="00104354">
        <w:rPr>
          <w:rFonts w:ascii="Times New Roman" w:hAnsi="Times New Roman" w:cs="Times New Roman"/>
        </w:rPr>
        <w:t>and inanimate objects such as robots (</w:t>
      </w:r>
      <w:proofErr w:type="spellStart"/>
      <w:r w:rsidR="00104354">
        <w:rPr>
          <w:rFonts w:ascii="Times New Roman" w:hAnsi="Times New Roman" w:cs="Times New Roman"/>
        </w:rPr>
        <w:t>Kamewari</w:t>
      </w:r>
      <w:proofErr w:type="spellEnd"/>
      <w:r w:rsidR="00104354">
        <w:rPr>
          <w:rFonts w:ascii="Times New Roman" w:hAnsi="Times New Roman" w:cs="Times New Roman"/>
        </w:rPr>
        <w:t xml:space="preserve">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ins w:id="7" w:author="Benton, Deon" w:date="2025-03-27T19:11:00Z" w16du:dateUtc="2025-03-28T00:11:00Z">
        <w:r w:rsidR="00007559">
          <w:rPr>
            <w:rFonts w:ascii="Times New Roman" w:hAnsi="Times New Roman" w:cs="Times New Roman"/>
          </w:rPr>
          <w:t xml:space="preserve"> </w:t>
        </w:r>
      </w:ins>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19CAEDF4" w14:textId="526D6FAE" w:rsidR="003D02D8" w:rsidRDefault="003D02D8" w:rsidP="003D02D8">
      <w:pPr>
        <w:spacing w:line="480" w:lineRule="auto"/>
        <w:ind w:firstLine="720"/>
        <w:contextualSpacing/>
        <w:rPr>
          <w:rFonts w:ascii="Times New Roman" w:hAnsi="Times New Roman" w:cs="Times New Roman"/>
        </w:rPr>
      </w:pPr>
      <w:ins w:id="8" w:author="detbenton1991@gmail.com" w:date="2025-03-28T22:22:00Z" w16du:dateUtc="2025-03-29T03:22:00Z">
        <w:r>
          <w:rPr>
            <w:rFonts w:ascii="Times New Roman" w:hAnsi="Times New Roman" w:cs="Times New Roman"/>
          </w:rPr>
          <w:lastRenderedPageBreak/>
          <w:t xml:space="preserve">One important question that these studies leave unresolved is whether infants understand that actions exist on an “efficiency continuum”. </w:t>
        </w:r>
        <w:r w:rsidRPr="003C7576">
          <w:rPr>
            <w:rFonts w:ascii="Times New Roman" w:hAnsi="Times New Roman" w:cs="Times New Roman"/>
          </w:rPr>
          <w:t>For example, do infants recognize that</w:t>
        </w:r>
        <w:r>
          <w:rPr>
            <w:rFonts w:ascii="Times New Roman" w:hAnsi="Times New Roman" w:cs="Times New Roman"/>
          </w:rPr>
          <w:t xml:space="preserve"> actions can differ in their </w:t>
        </w:r>
        <w:r>
          <w:rPr>
            <w:rFonts w:ascii="Times New Roman" w:hAnsi="Times New Roman" w:cs="Times New Roman"/>
            <w:i/>
            <w:iCs/>
          </w:rPr>
          <w:t xml:space="preserve">relative </w:t>
        </w:r>
        <w:r>
          <w:rPr>
            <w:rFonts w:ascii="Times New Roman" w:hAnsi="Times New Roman" w:cs="Times New Roman"/>
          </w:rPr>
          <w:t>efficiency?</w:t>
        </w:r>
        <w:r w:rsidRPr="003C7576">
          <w:rPr>
            <w:rFonts w:ascii="Times New Roman" w:hAnsi="Times New Roman" w:cs="Times New Roman"/>
          </w:rPr>
          <w:t xml:space="preserve"> </w:t>
        </w:r>
        <w:r>
          <w:rPr>
            <w:rFonts w:ascii="Times New Roman" w:hAnsi="Times New Roman" w:cs="Times New Roman"/>
          </w:rPr>
          <w:t xml:space="preserve">Two actions can be efficient even if one is more efficient than the other. The same is true for inefficient actions. Liu and </w:t>
        </w:r>
        <w:proofErr w:type="spellStart"/>
        <w:r>
          <w:rPr>
            <w:rFonts w:ascii="Times New Roman" w:hAnsi="Times New Roman" w:cs="Times New Roman"/>
          </w:rPr>
          <w:t>Spelke</w:t>
        </w:r>
        <w:proofErr w:type="spellEnd"/>
        <w:r>
          <w:rPr>
            <w:rFonts w:ascii="Times New Roman" w:hAnsi="Times New Roman" w:cs="Times New Roman"/>
          </w:rPr>
          <w:t xml:space="preserve"> (2017) tackled this issue by habituating 6</w:t>
        </w:r>
        <w:bookmarkStart w:id="9" w:name="_Hlk194333623"/>
        <w:r>
          <w:rPr>
            <w:rFonts w:ascii="Times New Roman" w:hAnsi="Times New Roman" w:cs="Times New Roman"/>
          </w:rPr>
          <w:t xml:space="preserve">-month-old infants </w:t>
        </w:r>
        <w:r w:rsidRPr="00A616AE">
          <w:rPr>
            <w:rFonts w:ascii="Times New Roman" w:hAnsi="Times New Roman" w:cs="Times New Roman"/>
          </w:rPr>
          <w:t>to events in which a circle character jumped over barriers of varying heights—</w:t>
        </w:r>
        <w:r>
          <w:rPr>
            <w:rFonts w:ascii="Times New Roman" w:hAnsi="Times New Roman" w:cs="Times New Roman"/>
          </w:rPr>
          <w:t xml:space="preserve">that is, a </w:t>
        </w:r>
        <w:r w:rsidRPr="00A616AE">
          <w:rPr>
            <w:rFonts w:ascii="Times New Roman" w:hAnsi="Times New Roman" w:cs="Times New Roman"/>
          </w:rPr>
          <w:t>short, medium, or tall</w:t>
        </w:r>
        <w:r>
          <w:rPr>
            <w:rFonts w:ascii="Times New Roman" w:hAnsi="Times New Roman" w:cs="Times New Roman"/>
          </w:rPr>
          <w:t xml:space="preserve"> barrier</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described earlier that did not include a barrier, this study did include one. However, the</w:t>
        </w:r>
        <w:r w:rsidRPr="004C0C81">
          <w:rPr>
            <w:rFonts w:ascii="Times New Roman" w:hAnsi="Times New Roman" w:cs="Times New Roman"/>
          </w:rPr>
          <w:t xml:space="preserve"> barrier was shorter than the short</w:t>
        </w:r>
        <w:r>
          <w:rPr>
            <w:rFonts w:ascii="Times New Roman" w:hAnsi="Times New Roman" w:cs="Times New Roman"/>
          </w:rPr>
          <w:t>est</w:t>
        </w:r>
        <w:r w:rsidRPr="004C0C81">
          <w:rPr>
            <w:rFonts w:ascii="Times New Roman" w:hAnsi="Times New Roman" w:cs="Times New Roman"/>
          </w:rPr>
          <w:t xml:space="preserve"> barrier</w:t>
        </w:r>
        <w:r>
          <w:rPr>
            <w:rFonts w:ascii="Times New Roman" w:hAnsi="Times New Roman" w:cs="Times New Roman"/>
          </w:rPr>
          <w:t xml:space="preserve">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the tall barrier during habituation</w:t>
        </w:r>
        <w:r w:rsidRPr="004C0C81">
          <w:rPr>
            <w:rFonts w:ascii="Times New Roman" w:hAnsi="Times New Roman" w:cs="Times New Roman"/>
          </w:rPr>
          <w:t xml:space="preserve">. </w:t>
        </w:r>
        <w:r>
          <w:rPr>
            <w:rFonts w:ascii="Times New Roman" w:hAnsi="Times New Roman" w:cs="Times New Roman"/>
          </w:rPr>
          <w:t>The authors</w:t>
        </w:r>
        <w:r w:rsidRPr="004C0C81">
          <w:rPr>
            <w:rFonts w:ascii="Times New Roman" w:hAnsi="Times New Roman" w:cs="Times New Roman"/>
          </w:rPr>
          <w:t xml:space="preserve"> reasoned 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bookmarkEnd w:id="9"/>
        <w:r w:rsidRPr="004C0C81">
          <w:rPr>
            <w:rFonts w:ascii="Times New Roman" w:hAnsi="Times New Roman" w:cs="Times New Roman"/>
          </w:rPr>
          <w:t>.</w:t>
        </w:r>
        <w:r>
          <w:rPr>
            <w:rFonts w:ascii="Times New Roman" w:hAnsi="Times New Roman" w:cs="Times New Roman"/>
          </w:rPr>
          <w:t xml:space="preserve"> Crucially, this finding could not be explained by infants’ greater preference for</w:t>
        </w:r>
        <w:r w:rsidRPr="004C0C81">
          <w:rPr>
            <w:rFonts w:ascii="Times New Roman" w:hAnsi="Times New Roman" w:cs="Times New Roman"/>
          </w:rPr>
          <w:t xml:space="preserve"> higher over lower jumps</w:t>
        </w:r>
        <w:r>
          <w:rPr>
            <w:rFonts w:ascii="Times New Roman" w:hAnsi="Times New Roman" w:cs="Times New Roman"/>
          </w:rPr>
          <w:t xml:space="preserve">: Infants were at chance if, during habituation, the curved motion occurred </w:t>
        </w:r>
        <w:r w:rsidRPr="00A178AE">
          <w:rPr>
            <w:rFonts w:ascii="Times New Roman" w:hAnsi="Times New Roman" w:cs="Times New Roman"/>
            <w:i/>
            <w:iCs/>
          </w:rPr>
          <w:t>beside</w:t>
        </w:r>
        <w:r>
          <w:rPr>
            <w:rFonts w:ascii="Times New Roman" w:hAnsi="Times New Roman" w:cs="Times New Roman"/>
          </w:rPr>
          <w:t xml:space="preserve"> rather than </w:t>
        </w:r>
        <w:r w:rsidRPr="00A178AE">
          <w:rPr>
            <w:rFonts w:ascii="Times New Roman" w:hAnsi="Times New Roman" w:cs="Times New Roman"/>
            <w:i/>
            <w:iCs/>
          </w:rPr>
          <w:t>over</w:t>
        </w:r>
        <w:r>
          <w:rPr>
            <w:rFonts w:ascii="Times New Roman" w:hAnsi="Times New Roman" w:cs="Times New Roman"/>
          </w:rPr>
          <w:t xml:space="preserve"> the barrier.</w:t>
        </w:r>
      </w:ins>
    </w:p>
    <w:p w14:paraId="6B1418BE" w14:textId="77777777" w:rsidR="00106D77" w:rsidRDefault="00106D77" w:rsidP="00894104">
      <w:pPr>
        <w:spacing w:line="480" w:lineRule="auto"/>
        <w:ind w:firstLine="720"/>
        <w:contextualSpacing/>
        <w:rPr>
          <w:rFonts w:ascii="Times New Roman" w:hAnsi="Times New Roman" w:cs="Times New Roman"/>
        </w:rPr>
      </w:pPr>
    </w:p>
    <w:p w14:paraId="4686509A" w14:textId="77777777" w:rsidR="00513C73" w:rsidRDefault="00513C73" w:rsidP="00894104">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CD8D7DC" w:rsidR="00106D77" w:rsidRDefault="00106D77" w:rsidP="00894104">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CD062E">
        <w:rPr>
          <w:rFonts w:ascii="Times New Roman" w:hAnsi="Times New Roman" w:cs="Times New Roman"/>
        </w:rPr>
        <w:t xml:space="preserve"> (e.g., Carey, 2009; </w:t>
      </w:r>
      <w:r w:rsidR="00B3469F" w:rsidRPr="00B17BB5">
        <w:rPr>
          <w:rFonts w:ascii="Times New Roman" w:hAnsi="Times New Roman" w:cs="Times New Roman"/>
        </w:rPr>
        <w:t>Heyes &amp; Ray, 2000</w:t>
      </w:r>
      <w:r w:rsidR="00B3469F">
        <w:rPr>
          <w:rFonts w:ascii="Times New Roman" w:hAnsi="Times New Roman" w:cs="Times New Roman"/>
        </w:rPr>
        <w:t xml:space="preserve">; </w:t>
      </w:r>
      <w:proofErr w:type="spellStart"/>
      <w:r w:rsidR="00B3469F">
        <w:rPr>
          <w:rFonts w:ascii="Times New Roman" w:hAnsi="Times New Roman" w:cs="Times New Roman"/>
        </w:rPr>
        <w:t>Hunnius</w:t>
      </w:r>
      <w:proofErr w:type="spellEnd"/>
      <w:r w:rsidR="00B3469F">
        <w:rPr>
          <w:rFonts w:ascii="Times New Roman" w:hAnsi="Times New Roman" w:cs="Times New Roman"/>
        </w:rPr>
        <w:t xml:space="preserve"> &amp; Bekkering, 2014; </w:t>
      </w:r>
      <w:r w:rsidR="00DA286F">
        <w:rPr>
          <w:rFonts w:ascii="Times New Roman" w:hAnsi="Times New Roman" w:cs="Times New Roman"/>
        </w:rPr>
        <w:t xml:space="preserve">Leslie, 1995; </w:t>
      </w:r>
      <w:r w:rsidR="00B3469F">
        <w:rPr>
          <w:rFonts w:ascii="Times New Roman" w:hAnsi="Times New Roman" w:cs="Times New Roman"/>
        </w:rPr>
        <w:t xml:space="preserve">Meltzoff &amp; Moore, 1997; </w:t>
      </w:r>
      <w:proofErr w:type="spellStart"/>
      <w:r w:rsidR="00DA286F">
        <w:rPr>
          <w:rFonts w:ascii="Times New Roman" w:hAnsi="Times New Roman" w:cs="Times New Roman"/>
        </w:rPr>
        <w:t>Rakison</w:t>
      </w:r>
      <w:proofErr w:type="spellEnd"/>
      <w:r w:rsidR="00DA286F">
        <w:rPr>
          <w:rFonts w:ascii="Times New Roman" w:hAnsi="Times New Roman" w:cs="Times New Roman"/>
        </w:rPr>
        <w:t xml:space="preserve"> &amp; </w:t>
      </w:r>
      <w:proofErr w:type="spellStart"/>
      <w:r w:rsidR="00DA286F">
        <w:rPr>
          <w:rFonts w:ascii="Times New Roman" w:hAnsi="Times New Roman" w:cs="Times New Roman"/>
        </w:rPr>
        <w:t>Lupyan</w:t>
      </w:r>
      <w:proofErr w:type="spellEnd"/>
      <w:r w:rsidR="00DA286F">
        <w:rPr>
          <w:rFonts w:ascii="Times New Roman" w:hAnsi="Times New Roman" w:cs="Times New Roman"/>
        </w:rPr>
        <w:t xml:space="preserve">, 2008; </w:t>
      </w:r>
      <w:proofErr w:type="spellStart"/>
      <w:r w:rsidR="00CD062E">
        <w:rPr>
          <w:rFonts w:ascii="Times New Roman" w:hAnsi="Times New Roman" w:cs="Times New Roman"/>
        </w:rPr>
        <w:t>Spelke</w:t>
      </w:r>
      <w:proofErr w:type="spellEnd"/>
      <w:r w:rsidR="00CD062E">
        <w:rPr>
          <w:rFonts w:ascii="Times New Roman" w:hAnsi="Times New Roman" w:cs="Times New Roman"/>
        </w:rPr>
        <w:t>, 2022</w:t>
      </w:r>
      <w:r w:rsidR="00B3469F">
        <w:rPr>
          <w:rFonts w:ascii="Times New Roman" w:hAnsi="Times New Roman" w:cs="Times New Roman"/>
        </w:rPr>
        <w:t xml:space="preserve">). Here, I consider just two. </w:t>
      </w:r>
      <w:r w:rsidR="00202880">
        <w:rPr>
          <w:rFonts w:ascii="Times New Roman" w:hAnsi="Times New Roman" w:cs="Times New Roman"/>
        </w:rPr>
        <w:t>One</w:t>
      </w:r>
      <w:r w:rsidR="00DB3A30">
        <w:rPr>
          <w:rFonts w:ascii="Times New Roman" w:hAnsi="Times New Roman" w:cs="Times New Roman"/>
        </w:rPr>
        <w:t xml:space="preserve"> </w:t>
      </w:r>
      <w:r w:rsidR="00CD062E">
        <w:rPr>
          <w:rFonts w:ascii="Times New Roman" w:hAnsi="Times New Roman" w:cs="Times New Roman"/>
        </w:rPr>
        <w:t>is the</w:t>
      </w:r>
      <w:r w:rsidR="00202880">
        <w:rPr>
          <w:rFonts w:ascii="Times New Roman" w:hAnsi="Times New Roman" w:cs="Times New Roman"/>
        </w:rPr>
        <w:t xml:space="preserve"> </w:t>
      </w:r>
      <w:r w:rsidR="00202880">
        <w:rPr>
          <w:rFonts w:ascii="Times New Roman" w:hAnsi="Times New Roman" w:cs="Times New Roman"/>
          <w:i/>
          <w:iCs/>
        </w:rPr>
        <w:t xml:space="preserve">teleological stance </w:t>
      </w:r>
      <w:r w:rsidR="00202880">
        <w:rPr>
          <w:rFonts w:ascii="Times New Roman" w:hAnsi="Times New Roman" w:cs="Times New Roman"/>
        </w:rPr>
        <w:t>(</w:t>
      </w:r>
      <w:proofErr w:type="spellStart"/>
      <w:r w:rsidR="00704837">
        <w:rPr>
          <w:rFonts w:ascii="Times New Roman" w:hAnsi="Times New Roman" w:cs="Times New Roman"/>
        </w:rPr>
        <w:t>Csibra</w:t>
      </w:r>
      <w:proofErr w:type="spellEnd"/>
      <w:r w:rsidR="00704837">
        <w:rPr>
          <w:rFonts w:ascii="Times New Roman" w:hAnsi="Times New Roman" w:cs="Times New Roman"/>
        </w:rPr>
        <w:t xml:space="preserve"> &amp; Gergely, 1998; </w:t>
      </w:r>
      <w:r w:rsidR="00202880" w:rsidRPr="004E68A3">
        <w:rPr>
          <w:rFonts w:ascii="Times New Roman" w:hAnsi="Times New Roman" w:cs="Times New Roman"/>
        </w:rPr>
        <w:t xml:space="preserve">Gergely &amp; </w:t>
      </w:r>
      <w:proofErr w:type="spellStart"/>
      <w:r w:rsidR="00202880" w:rsidRPr="004E68A3">
        <w:rPr>
          <w:rFonts w:ascii="Times New Roman" w:hAnsi="Times New Roman" w:cs="Times New Roman"/>
        </w:rPr>
        <w:t>Csibra</w:t>
      </w:r>
      <w:proofErr w:type="spellEnd"/>
      <w:r w:rsidR="00202880" w:rsidRPr="004E68A3">
        <w:rPr>
          <w:rFonts w:ascii="Times New Roman" w:hAnsi="Times New Roman" w:cs="Times New Roman"/>
        </w:rPr>
        <w:t>, 2003</w:t>
      </w:r>
      <w:r w:rsidR="00202880">
        <w:rPr>
          <w:rFonts w:ascii="Times New Roman" w:hAnsi="Times New Roman" w:cs="Times New Roman"/>
        </w:rPr>
        <w:t>).</w:t>
      </w:r>
      <w:r w:rsidR="00202880">
        <w:rPr>
          <w:rFonts w:ascii="Times New Roman" w:hAnsi="Times New Roman" w:cs="Times New Roman"/>
          <w:i/>
          <w:iCs/>
        </w:rPr>
        <w:t xml:space="preserve"> </w:t>
      </w:r>
      <w:r w:rsidR="00B3469F">
        <w:rPr>
          <w:rFonts w:ascii="Times New Roman" w:hAnsi="Times New Roman" w:cs="Times New Roman"/>
        </w:rPr>
        <w:t xml:space="preserve">Proponents of </w:t>
      </w:r>
      <w:r w:rsidR="00B3469F">
        <w:rPr>
          <w:rFonts w:ascii="Times New Roman" w:hAnsi="Times New Roman" w:cs="Times New Roman"/>
        </w:rPr>
        <w:lastRenderedPageBreak/>
        <w:t>this account maintain</w:t>
      </w:r>
      <w:r w:rsidR="00996380" w:rsidRPr="00996380">
        <w:rPr>
          <w:rFonts w:ascii="Times New Roman" w:hAnsi="Times New Roman" w:cs="Times New Roman"/>
        </w:rPr>
        <w:t xml:space="preserve"> that if a behavior satisfies the "rationality principle" such that </w:t>
      </w:r>
      <w:r w:rsidR="005076A1">
        <w:rPr>
          <w:rFonts w:ascii="Times New Roman" w:hAnsi="Times New Roman" w:cs="Times New Roman"/>
        </w:rPr>
        <w:t>it</w:t>
      </w:r>
      <w:r w:rsidR="00996380"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5C7C83">
        <w:rPr>
          <w:rFonts w:ascii="Times New Roman" w:hAnsi="Times New Roman" w:cs="Times New Roman"/>
        </w:rPr>
        <w:t xml:space="preserve">a set of </w:t>
      </w:r>
      <w:r w:rsidR="00996380" w:rsidRPr="00996380">
        <w:rPr>
          <w:rFonts w:ascii="Times New Roman" w:hAnsi="Times New Roman" w:cs="Times New Roman"/>
        </w:rPr>
        <w:t>"constraints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 xml:space="preserve">infants can recognize an action as goal-directed without </w:t>
      </w:r>
      <w:r w:rsidR="00B110C8">
        <w:rPr>
          <w:rFonts w:ascii="Times New Roman" w:hAnsi="Times New Roman" w:cs="Times New Roman"/>
        </w:rPr>
        <w:t>recourse to the</w:t>
      </w:r>
      <w:r w:rsidR="00080943" w:rsidRPr="00080943">
        <w:rPr>
          <w:rFonts w:ascii="Times New Roman" w:hAnsi="Times New Roman" w:cs="Times New Roman"/>
        </w:rPr>
        <w:t xml:space="preserve"> agent's </w:t>
      </w:r>
      <w:r w:rsidR="00B110C8">
        <w:rPr>
          <w:rFonts w:ascii="Times New Roman" w:hAnsi="Times New Roman" w:cs="Times New Roman"/>
        </w:rPr>
        <w:t xml:space="preserve">hidden </w:t>
      </w:r>
      <w:r w:rsidR="00080943" w:rsidRPr="00080943">
        <w:rPr>
          <w:rFonts w:ascii="Times New Roman" w:hAnsi="Times New Roman" w:cs="Times New Roman"/>
        </w:rPr>
        <w:t>mental states</w:t>
      </w:r>
      <w:r w:rsidR="00B110C8">
        <w:rPr>
          <w:rFonts w:ascii="Times New Roman" w:hAnsi="Times New Roman" w:cs="Times New Roman"/>
        </w:rPr>
        <w:t xml:space="preserve"> (e.g.,</w:t>
      </w:r>
      <w:r w:rsidR="00080943" w:rsidRPr="00080943">
        <w:rPr>
          <w:rFonts w:ascii="Times New Roman" w:hAnsi="Times New Roman" w:cs="Times New Roman"/>
        </w:rPr>
        <w:t xml:space="preserve"> desires, beliefs, or intentions</w:t>
      </w:r>
      <w:r w:rsidR="00B110C8">
        <w:rPr>
          <w:rFonts w:ascii="Times New Roman" w:hAnsi="Times New Roman" w:cs="Times New Roman"/>
        </w:rPr>
        <w:t>)</w:t>
      </w:r>
      <w:r w:rsidR="00B976AB">
        <w:rPr>
          <w:rFonts w:ascii="Times New Roman" w:hAnsi="Times New Roman" w:cs="Times New Roman"/>
        </w:rPr>
        <w:t>.</w:t>
      </w:r>
      <w:r w:rsidR="00080943" w:rsidRPr="00080943">
        <w:rPr>
          <w:rFonts w:ascii="Times New Roman" w:hAnsi="Times New Roman" w:cs="Times New Roman"/>
        </w:rPr>
        <w:t xml:space="preserve"> </w:t>
      </w:r>
      <w:r w:rsidR="00B976AB">
        <w:rPr>
          <w:rFonts w:ascii="Times New Roman" w:hAnsi="Times New Roman" w:cs="Times New Roman"/>
        </w:rPr>
        <w:t>I</w:t>
      </w:r>
      <w:r w:rsidR="0086760B">
        <w:rPr>
          <w:rFonts w:ascii="Times New Roman" w:hAnsi="Times New Roman" w:cs="Times New Roman"/>
        </w:rPr>
        <w:t>nstead, infants</w:t>
      </w:r>
      <w:r w:rsidR="00022546">
        <w:rPr>
          <w:rFonts w:ascii="Times New Roman" w:hAnsi="Times New Roman" w:cs="Times New Roman"/>
        </w:rPr>
        <w:t xml:space="preserve"> need only</w:t>
      </w:r>
      <w:r w:rsidR="0086760B">
        <w:rPr>
          <w:rFonts w:ascii="Times New Roman" w:hAnsi="Times New Roman" w:cs="Times New Roman"/>
        </w:rPr>
        <w:t xml:space="preserve"> apply a “reality-based” interpretation of </w:t>
      </w:r>
      <w:r w:rsidR="005A26E5">
        <w:rPr>
          <w:rFonts w:ascii="Times New Roman" w:hAnsi="Times New Roman" w:cs="Times New Roman"/>
        </w:rPr>
        <w:t>actions</w:t>
      </w:r>
      <w:r w:rsidR="0086760B">
        <w:rPr>
          <w:rFonts w:ascii="Times New Roman" w:hAnsi="Times New Roman" w:cs="Times New Roman"/>
        </w:rPr>
        <w:t xml:space="preserve"> </w:t>
      </w:r>
      <w:r w:rsidR="00052E0C">
        <w:rPr>
          <w:rFonts w:ascii="Times New Roman" w:hAnsi="Times New Roman" w:cs="Times New Roman"/>
        </w:rPr>
        <w:t>based on</w:t>
      </w:r>
      <w:r w:rsidR="005A26E5">
        <w:rPr>
          <w:rFonts w:ascii="Times New Roman" w:hAnsi="Times New Roman" w:cs="Times New Roman"/>
        </w:rPr>
        <w:t xml:space="preserve"> whether an action is justified based on</w:t>
      </w:r>
      <w:r w:rsidR="0086760B">
        <w:rPr>
          <w:rFonts w:ascii="Times New Roman" w:hAnsi="Times New Roman" w:cs="Times New Roman"/>
        </w:rPr>
        <w:t xml:space="preserve"> </w:t>
      </w:r>
      <w:r w:rsidR="00602CDD">
        <w:rPr>
          <w:rFonts w:ascii="Times New Roman" w:hAnsi="Times New Roman" w:cs="Times New Roman"/>
        </w:rPr>
        <w:t>external constraints</w:t>
      </w:r>
      <w:r w:rsidR="0086760B">
        <w:rPr>
          <w:rFonts w:ascii="Times New Roman" w:hAnsi="Times New Roman" w:cs="Times New Roman"/>
        </w:rPr>
        <w:t xml:space="preserve">. </w:t>
      </w:r>
    </w:p>
    <w:p w14:paraId="7940761C" w14:textId="01E69E70" w:rsidR="002C1978" w:rsidRDefault="00061FA1" w:rsidP="00894104">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 xml:space="preserve">Another </w:t>
      </w:r>
      <w:r w:rsidR="001F6D33">
        <w:rPr>
          <w:rFonts w:ascii="Times New Roman" w:hAnsi="Times New Roman" w:cs="Times New Roman"/>
        </w:rPr>
        <w:t>account</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 xml:space="preserve">and how observers process </w:t>
      </w:r>
      <w:r w:rsidR="00AC7F40">
        <w:rPr>
          <w:rFonts w:ascii="Times New Roman" w:hAnsi="Times New Roman" w:cs="Times New Roman"/>
        </w:rPr>
        <w:t xml:space="preserve">those </w:t>
      </w:r>
      <w:r w:rsidR="00D108B4">
        <w:rPr>
          <w:rFonts w:ascii="Times New Roman" w:hAnsi="Times New Roman" w:cs="Times New Roman"/>
        </w:rPr>
        <w:t>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w:t>
      </w:r>
      <w:r w:rsidR="00023DB7">
        <w:rPr>
          <w:rFonts w:ascii="Times New Roman" w:hAnsi="Times New Roman" w:cs="Times New Roman"/>
        </w:rPr>
        <w:t xml:space="preserve"> </w:t>
      </w:r>
      <w:r w:rsidR="00602CDD">
        <w:rPr>
          <w:rFonts w:ascii="Times New Roman" w:hAnsi="Times New Roman" w:cs="Times New Roman"/>
        </w:rPr>
        <w:t>costs and rewards based on observed actions</w:t>
      </w:r>
      <w:r w:rsidR="00A8238A">
        <w:rPr>
          <w:rFonts w:ascii="Times New Roman" w:hAnsi="Times New Roman" w:cs="Times New Roman"/>
        </w:rPr>
        <w:t xml:space="preserve">. </w:t>
      </w:r>
      <w:r w:rsidR="007425C4">
        <w:rPr>
          <w:rFonts w:ascii="Times New Roman" w:hAnsi="Times New Roman" w:cs="Times New Roman"/>
        </w:rPr>
        <w:t>NUC</w:t>
      </w:r>
      <w:r w:rsidR="00C30B04">
        <w:rPr>
          <w:rFonts w:ascii="Times New Roman" w:hAnsi="Times New Roman" w:cs="Times New Roman"/>
        </w:rPr>
        <w:t xml:space="preserve"> proposes that </w:t>
      </w:r>
      <w:r w:rsidR="007425C4">
        <w:rPr>
          <w:rFonts w:ascii="Times New Roman" w:hAnsi="Times New Roman" w:cs="Times New Roman"/>
        </w:rPr>
        <w:t xml:space="preserve">learners </w:t>
      </w:r>
      <w:r w:rsidR="00C30B04">
        <w:rPr>
          <w:rFonts w:ascii="Times New Roman" w:hAnsi="Times New Roman" w:cs="Times New Roman"/>
        </w:rPr>
        <w:t>use Bayesian inference to solve this problem.</w:t>
      </w:r>
      <w:r w:rsidR="007425C4">
        <w:rPr>
          <w:rFonts w:ascii="Times New Roman" w:hAnsi="Times New Roman" w:cs="Times New Roman"/>
        </w:rPr>
        <w:t xml:space="preserve"> In other words, </w:t>
      </w:r>
      <w:r w:rsidR="000829B9">
        <w:rPr>
          <w:rFonts w:ascii="Times New Roman" w:hAnsi="Times New Roman" w:cs="Times New Roman"/>
        </w:rPr>
        <w:t>observes</w:t>
      </w:r>
      <w:r w:rsidR="00C30B04">
        <w:rPr>
          <w:rFonts w:ascii="Times New Roman" w:hAnsi="Times New Roman" w:cs="Times New Roman"/>
        </w:rPr>
        <w:t xml:space="preserve"> </w:t>
      </w:r>
      <w:r w:rsidR="008C67D6">
        <w:rPr>
          <w:rFonts w:ascii="Times New Roman" w:hAnsi="Times New Roman" w:cs="Times New Roman"/>
        </w:rPr>
        <w:t>combine information about the likelihood of an action under a given utility function</w:t>
      </w:r>
      <w:r w:rsidR="00C30B04">
        <w:rPr>
          <w:rFonts w:ascii="Times New Roman" w:hAnsi="Times New Roman" w:cs="Times New Roman"/>
        </w:rPr>
        <w:t>—</w:t>
      </w:r>
      <w:proofErr w:type="gramStart"/>
      <w:r w:rsidR="00C30B04">
        <w:rPr>
          <w:rFonts w:ascii="Times New Roman" w:hAnsi="Times New Roman" w:cs="Times New Roman"/>
          <w:i/>
          <w:iCs/>
        </w:rPr>
        <w:t>p</w:t>
      </w:r>
      <w:r w:rsidR="00C30B04">
        <w:rPr>
          <w:rFonts w:ascii="Times New Roman" w:hAnsi="Times New Roman" w:cs="Times New Roman"/>
        </w:rPr>
        <w:t>(</w:t>
      </w:r>
      <w:proofErr w:type="gramEnd"/>
      <w:r w:rsidR="00C30B04" w:rsidRPr="00C30B04">
        <w:rPr>
          <w:rFonts w:ascii="Times New Roman" w:hAnsi="Times New Roman" w:cs="Times New Roman"/>
          <w:i/>
          <w:iCs/>
        </w:rPr>
        <w:t>A</w:t>
      </w:r>
      <w:r w:rsidR="00C30B04">
        <w:rPr>
          <w:rFonts w:ascii="Times New Roman" w:hAnsi="Times New Roman" w:cs="Times New Roman"/>
        </w:rPr>
        <w:t>|</w:t>
      </w:r>
      <w:r w:rsidR="00C30B04" w:rsidRPr="00C30B04">
        <w:rPr>
          <w:rFonts w:ascii="Times New Roman" w:hAnsi="Times New Roman" w:cs="Times New Roman"/>
          <w:i/>
          <w:iCs/>
        </w:rPr>
        <w:t>C</w:t>
      </w:r>
      <w:r w:rsidR="00C30B04" w:rsidRPr="00C30B04">
        <w:rPr>
          <w:rFonts w:ascii="Times New Roman" w:hAnsi="Times New Roman" w:cs="Times New Roman"/>
        </w:rPr>
        <w:t>,</w:t>
      </w:r>
      <w:r w:rsidR="00C30B04" w:rsidRPr="00C30B04">
        <w:rPr>
          <w:rFonts w:ascii="Times New Roman" w:hAnsi="Times New Roman" w:cs="Times New Roman"/>
          <w:i/>
          <w:iCs/>
        </w:rPr>
        <w:t xml:space="preserve"> R</w:t>
      </w:r>
      <w:r w:rsidR="00C30B04">
        <w:rPr>
          <w:rFonts w:ascii="Times New Roman" w:hAnsi="Times New Roman" w:cs="Times New Roman"/>
        </w:rPr>
        <w:t>)—</w:t>
      </w:r>
      <w:r w:rsidR="008C67D6">
        <w:rPr>
          <w:rFonts w:ascii="Times New Roman" w:hAnsi="Times New Roman" w:cs="Times New Roman"/>
        </w:rPr>
        <w:t>with the overall likelihood of th</w:t>
      </w:r>
      <w:r w:rsidR="00793930">
        <w:rPr>
          <w:rFonts w:ascii="Times New Roman" w:hAnsi="Times New Roman" w:cs="Times New Roman"/>
        </w:rPr>
        <w:t>at</w:t>
      </w:r>
      <w:r w:rsidR="008C67D6">
        <w:rPr>
          <w:rFonts w:ascii="Times New Roman" w:hAnsi="Times New Roman" w:cs="Times New Roman"/>
        </w:rPr>
        <w:t xml:space="preserve"> utility function</w:t>
      </w:r>
      <w:r w:rsidR="00C30B04">
        <w:rPr>
          <w:rFonts w:ascii="Times New Roman" w:hAnsi="Times New Roman" w:cs="Times New Roman"/>
        </w:rPr>
        <w:t>—</w:t>
      </w:r>
      <w:r w:rsidR="00C30B04">
        <w:rPr>
          <w:rFonts w:ascii="Times New Roman" w:hAnsi="Times New Roman" w:cs="Times New Roman"/>
          <w:i/>
          <w:iCs/>
        </w:rPr>
        <w:t>p</w:t>
      </w:r>
      <w:r w:rsidR="00C30B04">
        <w:rPr>
          <w:rFonts w:ascii="Times New Roman" w:hAnsi="Times New Roman" w:cs="Times New Roman"/>
        </w:rPr>
        <w:t>(</w:t>
      </w:r>
      <w:r w:rsidR="00C30B04" w:rsidRPr="00C30B04">
        <w:rPr>
          <w:rFonts w:ascii="Times New Roman" w:hAnsi="Times New Roman" w:cs="Times New Roman"/>
          <w:i/>
          <w:iCs/>
        </w:rPr>
        <w:t>C</w:t>
      </w:r>
      <w:r w:rsidR="00C30B04">
        <w:rPr>
          <w:rFonts w:ascii="Times New Roman" w:hAnsi="Times New Roman" w:cs="Times New Roman"/>
        </w:rPr>
        <w:t xml:space="preserve">, </w:t>
      </w:r>
      <w:r w:rsidR="00C30B04" w:rsidRPr="00C30B04">
        <w:rPr>
          <w:rFonts w:ascii="Times New Roman" w:hAnsi="Times New Roman" w:cs="Times New Roman"/>
          <w:i/>
          <w:iCs/>
        </w:rPr>
        <w:t>R</w:t>
      </w:r>
      <w:r w:rsidR="00C30B04">
        <w:rPr>
          <w:rFonts w:ascii="Times New Roman" w:hAnsi="Times New Roman" w:cs="Times New Roman"/>
        </w:rPr>
        <w:t>)—</w:t>
      </w:r>
      <w:r w:rsidR="008C67D6">
        <w:rPr>
          <w:rFonts w:ascii="Times New Roman" w:hAnsi="Times New Roman" w:cs="Times New Roman"/>
        </w:rPr>
        <w:t>to</w:t>
      </w:r>
      <w:r w:rsidR="00793930">
        <w:rPr>
          <w:rFonts w:ascii="Times New Roman" w:hAnsi="Times New Roman" w:cs="Times New Roman"/>
        </w:rPr>
        <w:t xml:space="preserve"> estimate the likelihood of different utility functions for a given action</w:t>
      </w:r>
      <w:r w:rsidR="00855D4E" w:rsidRPr="00855D4E">
        <w:rPr>
          <w:rFonts w:ascii="Times New Roman" w:hAnsi="Times New Roman" w:cs="Times New Roman"/>
          <w:i/>
          <w:iCs/>
        </w:rPr>
        <w:t xml:space="preserve"> </w:t>
      </w:r>
      <w:r w:rsidR="00855D4E">
        <w:rPr>
          <w:rFonts w:ascii="Times New Roman" w:hAnsi="Times New Roman" w:cs="Times New Roman"/>
          <w:i/>
          <w:iCs/>
        </w:rPr>
        <w:t>p</w:t>
      </w:r>
      <w:r w:rsidR="00855D4E">
        <w:rPr>
          <w:rFonts w:ascii="Times New Roman" w:hAnsi="Times New Roman" w:cs="Times New Roman"/>
        </w:rPr>
        <w:t>(</w:t>
      </w:r>
      <w:r w:rsidR="00855D4E" w:rsidRPr="00C30B04">
        <w:rPr>
          <w:rFonts w:ascii="Times New Roman" w:hAnsi="Times New Roman" w:cs="Times New Roman"/>
          <w:i/>
          <w:iCs/>
        </w:rPr>
        <w:t>C</w:t>
      </w:r>
      <w:r w:rsidR="00855D4E" w:rsidRPr="00C30B04">
        <w:rPr>
          <w:rFonts w:ascii="Times New Roman" w:hAnsi="Times New Roman" w:cs="Times New Roman"/>
        </w:rPr>
        <w:t>,</w:t>
      </w:r>
      <w:r w:rsidR="00855D4E" w:rsidRPr="00C30B04">
        <w:rPr>
          <w:rFonts w:ascii="Times New Roman" w:hAnsi="Times New Roman" w:cs="Times New Roman"/>
          <w:i/>
          <w:iCs/>
        </w:rPr>
        <w:t xml:space="preserve"> R</w:t>
      </w:r>
      <w:r w:rsidR="00855D4E">
        <w:rPr>
          <w:rFonts w:ascii="Times New Roman" w:hAnsi="Times New Roman" w:cs="Times New Roman"/>
        </w:rPr>
        <w:t>|</w:t>
      </w:r>
      <w:r w:rsidR="00855D4E" w:rsidRPr="00C30B04">
        <w:rPr>
          <w:rFonts w:ascii="Times New Roman" w:hAnsi="Times New Roman" w:cs="Times New Roman"/>
          <w:i/>
          <w:iCs/>
        </w:rPr>
        <w:t>A</w:t>
      </w:r>
      <w:r w:rsidR="00855D4E">
        <w:rPr>
          <w:rFonts w:ascii="Times New Roman" w:hAnsi="Times New Roman" w:cs="Times New Roman"/>
        </w:rPr>
        <w:t>)</w:t>
      </w:r>
      <w:r w:rsidR="00793930">
        <w:rPr>
          <w:rFonts w:ascii="Times New Roman" w:hAnsi="Times New Roman" w:cs="Times New Roman"/>
        </w:rPr>
        <w:t>.</w:t>
      </w:r>
    </w:p>
    <w:p w14:paraId="17945998" w14:textId="63FA3EED" w:rsidR="00935891" w:rsidRPr="00BD28B3" w:rsidRDefault="00935891" w:rsidP="00894104">
      <w:pPr>
        <w:spacing w:line="480" w:lineRule="auto"/>
        <w:contextualSpacing/>
        <w:rPr>
          <w:rFonts w:ascii="Times New Roman" w:hAnsi="Times New Roman" w:cs="Times New Roman"/>
        </w:rPr>
      </w:pPr>
      <w:r>
        <w:rPr>
          <w:rFonts w:ascii="Times New Roman" w:hAnsi="Times New Roman" w:cs="Times New Roman"/>
        </w:rPr>
        <w:lastRenderedPageBreak/>
        <w:tab/>
        <w:t xml:space="preserve">Although </w:t>
      </w:r>
      <w:r w:rsidR="001F6D33">
        <w:rPr>
          <w:rFonts w:ascii="Times New Roman" w:hAnsi="Times New Roman" w:cs="Times New Roman"/>
        </w:rPr>
        <w:t>both</w:t>
      </w:r>
      <w:r w:rsidR="009F3D8E">
        <w:rPr>
          <w:rFonts w:ascii="Times New Roman" w:hAnsi="Times New Roman" w:cs="Times New Roman"/>
        </w:rPr>
        <w:t xml:space="preserve"> perspectives </w:t>
      </w:r>
      <w:r w:rsidR="00F00DBF">
        <w:rPr>
          <w:rFonts w:ascii="Times New Roman" w:hAnsi="Times New Roman" w:cs="Times New Roman"/>
        </w:rPr>
        <w:t>can account for various aspects of infant</w:t>
      </w:r>
      <w:r w:rsidR="000B0656">
        <w:rPr>
          <w:rFonts w:ascii="Times New Roman" w:hAnsi="Times New Roman" w:cs="Times New Roman"/>
        </w:rPr>
        <w:t xml:space="preserve"> understanding</w:t>
      </w:r>
      <w:r w:rsidR="000E337A">
        <w:rPr>
          <w:rFonts w:ascii="Times New Roman" w:hAnsi="Times New Roman" w:cs="Times New Roman"/>
        </w:rPr>
        <w:t xml:space="preserve"> and have intuitive appeal</w:t>
      </w:r>
      <w:r>
        <w:rPr>
          <w:rFonts w:ascii="Times New Roman" w:hAnsi="Times New Roman" w:cs="Times New Roman"/>
        </w:rPr>
        <w:t xml:space="preserve">, </w:t>
      </w:r>
      <w:r w:rsidR="00A62FC9">
        <w:rPr>
          <w:rFonts w:ascii="Times New Roman" w:hAnsi="Times New Roman" w:cs="Times New Roman"/>
        </w:rPr>
        <w:t>each has its own weakness</w:t>
      </w:r>
      <w:r>
        <w:rPr>
          <w:rFonts w:ascii="Times New Roman" w:hAnsi="Times New Roman" w:cs="Times New Roman"/>
        </w:rPr>
        <w:t>. For example,</w:t>
      </w:r>
      <w:r w:rsidR="00026BFA">
        <w:rPr>
          <w:rFonts w:ascii="Times New Roman" w:hAnsi="Times New Roman" w:cs="Times New Roman"/>
        </w:rPr>
        <w:t xml:space="preserve"> a </w:t>
      </w:r>
      <w:r w:rsidR="008116FC">
        <w:rPr>
          <w:rFonts w:ascii="Times New Roman" w:hAnsi="Times New Roman" w:cs="Times New Roman"/>
        </w:rPr>
        <w:t xml:space="preserve">limitation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1D2623">
        <w:rPr>
          <w:rFonts w:ascii="Times New Roman" w:hAnsi="Times New Roman" w:cs="Times New Roman"/>
        </w:rPr>
        <w:t xml:space="preserve">Another weakness is that </w:t>
      </w:r>
      <w:r w:rsidR="00B2202E">
        <w:rPr>
          <w:rFonts w:ascii="Times New Roman" w:hAnsi="Times New Roman" w:cs="Times New Roman"/>
        </w:rPr>
        <w:t>it</w:t>
      </w:r>
      <w:r w:rsidR="00C245E4">
        <w:rPr>
          <w:rFonts w:ascii="Times New Roman" w:hAnsi="Times New Roman" w:cs="Times New Roman"/>
        </w:rPr>
        <w:t xml:space="preserve"> </w:t>
      </w:r>
      <w:r w:rsidR="001D2623">
        <w:rPr>
          <w:rFonts w:ascii="Times New Roman" w:hAnsi="Times New Roman" w:cs="Times New Roman"/>
        </w:rPr>
        <w:t xml:space="preserve">assumes a preexisting notion of efficiency; no mechanism is </w:t>
      </w:r>
      <w:r w:rsidR="00095FF6">
        <w:rPr>
          <w:rFonts w:ascii="Times New Roman" w:hAnsi="Times New Roman" w:cs="Times New Roman"/>
        </w:rPr>
        <w:t xml:space="preserve">offered for how such a concept might emerge </w:t>
      </w:r>
      <w:r w:rsidR="001F0E24">
        <w:rPr>
          <w:rFonts w:ascii="Times New Roman" w:hAnsi="Times New Roman" w:cs="Times New Roman"/>
        </w:rPr>
        <w:t>in the first place</w:t>
      </w:r>
      <w:r w:rsidR="001D2623">
        <w:rPr>
          <w:rFonts w:ascii="Times New Roman" w:hAnsi="Times New Roman" w:cs="Times New Roman"/>
        </w:rPr>
        <w:t xml:space="preserve">. </w:t>
      </w:r>
      <w:r w:rsidR="006E59D3">
        <w:rPr>
          <w:rFonts w:ascii="Times New Roman" w:hAnsi="Times New Roman" w:cs="Times New Roman"/>
        </w:rPr>
        <w:t>This limitation is also</w:t>
      </w:r>
      <w:r w:rsidR="00557181">
        <w:rPr>
          <w:rFonts w:ascii="Times New Roman" w:hAnsi="Times New Roman" w:cs="Times New Roman"/>
        </w:rPr>
        <w:t xml:space="preserve"> shared by</w:t>
      </w:r>
      <w:r w:rsidR="00095FF6">
        <w:rPr>
          <w:rFonts w:ascii="Times New Roman" w:hAnsi="Times New Roman" w:cs="Times New Roman"/>
        </w:rPr>
        <w:t xml:space="preserve"> NUC</w:t>
      </w:r>
      <w:r w:rsidR="00307939">
        <w:rPr>
          <w:rFonts w:ascii="Times New Roman" w:hAnsi="Times New Roman" w:cs="Times New Roman"/>
        </w:rPr>
        <w:t xml:space="preserve">. Specifically, </w:t>
      </w:r>
      <w:r w:rsidR="00095FF6">
        <w:rPr>
          <w:rFonts w:ascii="Times New Roman" w:hAnsi="Times New Roman" w:cs="Times New Roman"/>
        </w:rPr>
        <w:t>because</w:t>
      </w:r>
      <w:r w:rsidR="00307939">
        <w:rPr>
          <w:rFonts w:ascii="Times New Roman" w:hAnsi="Times New Roman" w:cs="Times New Roman"/>
        </w:rPr>
        <w:t xml:space="preserve"> NUC</w:t>
      </w:r>
      <w:r w:rsidR="00095FF6">
        <w:rPr>
          <w:rFonts w:ascii="Times New Roman" w:hAnsi="Times New Roman" w:cs="Times New Roman"/>
        </w:rPr>
        <w:t xml:space="preserve"> </w:t>
      </w:r>
      <w:r w:rsidR="00307939">
        <w:rPr>
          <w:rFonts w:ascii="Times New Roman" w:hAnsi="Times New Roman" w:cs="Times New Roman"/>
        </w:rPr>
        <w:t>assumes a priori notions of</w:t>
      </w:r>
      <w:r w:rsidR="00095FF6">
        <w:rPr>
          <w:rFonts w:ascii="Times New Roman" w:hAnsi="Times New Roman" w:cs="Times New Roman"/>
        </w:rPr>
        <w:t xml:space="preserve"> cost and rewards, </w:t>
      </w:r>
      <w:r w:rsidR="00307939">
        <w:rPr>
          <w:rFonts w:ascii="Times New Roman" w:hAnsi="Times New Roman" w:cs="Times New Roman"/>
        </w:rPr>
        <w:t xml:space="preserve">it remains unresolved </w:t>
      </w:r>
      <w:r w:rsidR="00C245E4">
        <w:rPr>
          <w:rFonts w:ascii="Times New Roman" w:hAnsi="Times New Roman" w:cs="Times New Roman"/>
        </w:rPr>
        <w:t>what the developmental origins are of these concepts</w:t>
      </w:r>
      <w:r w:rsidR="00307939">
        <w:rPr>
          <w:rFonts w:ascii="Times New Roman" w:hAnsi="Times New Roman" w:cs="Times New Roman"/>
        </w:rPr>
        <w:t xml:space="preserve">. </w:t>
      </w:r>
      <w:r w:rsidR="00DC50DC">
        <w:rPr>
          <w:rFonts w:ascii="Times New Roman" w:hAnsi="Times New Roman" w:cs="Times New Roman"/>
        </w:rPr>
        <w:t xml:space="preserve">NUC is limited </w:t>
      </w:r>
      <w:r w:rsidR="00EF571D">
        <w:rPr>
          <w:rFonts w:ascii="Times New Roman" w:hAnsi="Times New Roman" w:cs="Times New Roman"/>
        </w:rPr>
        <w:t>in at least one additional</w:t>
      </w:r>
      <w:r w:rsidR="00DC50DC">
        <w:rPr>
          <w:rFonts w:ascii="Times New Roman" w:hAnsi="Times New Roman" w:cs="Times New Roman"/>
        </w:rPr>
        <w:t xml:space="preserve"> way.</w:t>
      </w:r>
      <w:r w:rsidR="00F77428">
        <w:rPr>
          <w:rFonts w:ascii="Times New Roman" w:hAnsi="Times New Roman" w:cs="Times New Roman"/>
        </w:rPr>
        <w:t xml:space="preserve"> This </w:t>
      </w:r>
      <w:r w:rsidR="00F56F81">
        <w:rPr>
          <w:rFonts w:ascii="Times New Roman" w:hAnsi="Times New Roman" w:cs="Times New Roman"/>
        </w:rPr>
        <w:t xml:space="preserve">has to do with </w:t>
      </w:r>
      <w:r w:rsidR="00F77428">
        <w:rPr>
          <w:rFonts w:ascii="Times New Roman" w:hAnsi="Times New Roman" w:cs="Times New Roman"/>
        </w:rPr>
        <w:t xml:space="preserve">the fact that </w:t>
      </w:r>
      <w:r w:rsidR="00EF571D">
        <w:rPr>
          <w:rFonts w:ascii="Times New Roman" w:hAnsi="Times New Roman" w:cs="Times New Roman"/>
        </w:rPr>
        <w:t>it</w:t>
      </w:r>
      <w:r w:rsidR="00F77428">
        <w:rPr>
          <w:rFonts w:ascii="Times New Roman" w:hAnsi="Times New Roman" w:cs="Times New Roman"/>
        </w:rPr>
        <w:t xml:space="preserve"> is</w:t>
      </w:r>
      <w:r w:rsidR="00DC50DC">
        <w:rPr>
          <w:rFonts w:ascii="Times New Roman" w:hAnsi="Times New Roman" w:cs="Times New Roman"/>
        </w:rPr>
        <w:t xml:space="preserve"> a </w:t>
      </w:r>
      <w:r w:rsidR="00DC50DC" w:rsidRPr="00955F89">
        <w:rPr>
          <w:rFonts w:ascii="Times New Roman" w:hAnsi="Times New Roman" w:cs="Times New Roman"/>
          <w:i/>
          <w:iCs/>
        </w:rPr>
        <w:t>computational level</w:t>
      </w:r>
      <w:r w:rsidR="00DC50DC">
        <w:rPr>
          <w:rFonts w:ascii="Times New Roman" w:hAnsi="Times New Roman" w:cs="Times New Roman"/>
        </w:rPr>
        <w:t xml:space="preserve"> account </w:t>
      </w:r>
      <w:r w:rsidR="00955F89">
        <w:rPr>
          <w:rFonts w:ascii="Times New Roman" w:hAnsi="Times New Roman" w:cs="Times New Roman"/>
        </w:rPr>
        <w:t xml:space="preserve">of action understanding </w:t>
      </w:r>
      <w:r w:rsidR="00DC50DC">
        <w:rPr>
          <w:rFonts w:ascii="Times New Roman" w:hAnsi="Times New Roman" w:cs="Times New Roman"/>
        </w:rPr>
        <w:t>(Marr, 19</w:t>
      </w:r>
      <w:r w:rsidR="00F77428">
        <w:rPr>
          <w:rFonts w:ascii="Times New Roman" w:hAnsi="Times New Roman" w:cs="Times New Roman"/>
        </w:rPr>
        <w:t>82</w:t>
      </w:r>
      <w:r w:rsidR="00DC50DC">
        <w:rPr>
          <w:rFonts w:ascii="Times New Roman" w:hAnsi="Times New Roman" w:cs="Times New Roman"/>
        </w:rPr>
        <w:t>)</w:t>
      </w:r>
      <w:r w:rsidR="00F77428">
        <w:rPr>
          <w:rFonts w:ascii="Times New Roman" w:hAnsi="Times New Roman" w:cs="Times New Roman"/>
        </w:rPr>
        <w:t xml:space="preserve">. </w:t>
      </w:r>
      <w:r w:rsidR="00EF571D">
        <w:rPr>
          <w:rFonts w:ascii="Times New Roman" w:hAnsi="Times New Roman" w:cs="Times New Roman"/>
        </w:rPr>
        <w:t>This means that</w:t>
      </w:r>
      <w:r w:rsidR="00F77428">
        <w:rPr>
          <w:rFonts w:ascii="Times New Roman" w:hAnsi="Times New Roman" w:cs="Times New Roman"/>
        </w:rPr>
        <w:t xml:space="preserve"> NUC</w:t>
      </w:r>
      <w:r w:rsidR="00EF571D">
        <w:rPr>
          <w:rFonts w:ascii="Times New Roman" w:hAnsi="Times New Roman" w:cs="Times New Roman"/>
        </w:rPr>
        <w:t xml:space="preserve">’s primary focus </w:t>
      </w:r>
      <w:r w:rsidR="00757781">
        <w:rPr>
          <w:rFonts w:ascii="Times New Roman" w:hAnsi="Times New Roman" w:cs="Times New Roman"/>
        </w:rPr>
        <w:t>is</w:t>
      </w:r>
      <w:r w:rsidR="00C63A84">
        <w:rPr>
          <w:rFonts w:ascii="Times New Roman" w:hAnsi="Times New Roman" w:cs="Times New Roman"/>
        </w:rPr>
        <w:t xml:space="preserve"> on</w:t>
      </w:r>
      <w:r w:rsidR="00EF571D">
        <w:rPr>
          <w:rFonts w:ascii="Times New Roman" w:hAnsi="Times New Roman" w:cs="Times New Roman"/>
        </w:rPr>
        <w:t xml:space="preserve"> specifying</w:t>
      </w:r>
      <w:r w:rsidR="00F56F81">
        <w:rPr>
          <w:rFonts w:ascii="Times New Roman" w:hAnsi="Times New Roman" w:cs="Times New Roman"/>
        </w:rPr>
        <w:t xml:space="preserve"> the problem that infants are solving when processing actions</w:t>
      </w:r>
      <w:r w:rsidR="00A776DA">
        <w:rPr>
          <w:rFonts w:ascii="Times New Roman" w:hAnsi="Times New Roman" w:cs="Times New Roman"/>
        </w:rPr>
        <w:t>—namely, inferring utility functions for actions—</w:t>
      </w:r>
      <w:r w:rsidR="00F56F81">
        <w:rPr>
          <w:rFonts w:ascii="Times New Roman" w:hAnsi="Times New Roman" w:cs="Times New Roman"/>
        </w:rPr>
        <w:t>and proposing</w:t>
      </w:r>
      <w:r w:rsidR="00A776DA">
        <w:rPr>
          <w:rFonts w:ascii="Times New Roman" w:hAnsi="Times New Roman" w:cs="Times New Roman"/>
        </w:rPr>
        <w:t xml:space="preserve"> a high-level solution to that problem—namely, Bayesian inference</w:t>
      </w:r>
      <w:r w:rsidR="00F56F81">
        <w:rPr>
          <w:rFonts w:ascii="Times New Roman" w:hAnsi="Times New Roman" w:cs="Times New Roman"/>
        </w:rPr>
        <w:t>.</w:t>
      </w:r>
      <w:r w:rsidR="001C58CB">
        <w:rPr>
          <w:rFonts w:ascii="Times New Roman" w:hAnsi="Times New Roman" w:cs="Times New Roman"/>
        </w:rPr>
        <w:t xml:space="preserve"> </w:t>
      </w:r>
      <w:r w:rsidR="00B13025">
        <w:rPr>
          <w:rFonts w:ascii="Times New Roman" w:hAnsi="Times New Roman" w:cs="Times New Roman"/>
        </w:rPr>
        <w:t xml:space="preserve">This focus means that </w:t>
      </w:r>
      <w:r w:rsidR="00977197">
        <w:rPr>
          <w:rFonts w:ascii="Times New Roman" w:hAnsi="Times New Roman" w:cs="Times New Roman"/>
        </w:rPr>
        <w:t xml:space="preserve">NUC </w:t>
      </w:r>
      <w:r w:rsidR="00A776DA">
        <w:rPr>
          <w:rFonts w:ascii="Times New Roman" w:hAnsi="Times New Roman" w:cs="Times New Roman"/>
        </w:rPr>
        <w:t xml:space="preserve">does not address </w:t>
      </w:r>
      <w:r w:rsidR="002B3E4E">
        <w:rPr>
          <w:rFonts w:ascii="Times New Roman" w:hAnsi="Times New Roman" w:cs="Times New Roman"/>
        </w:rPr>
        <w:t>perhaps a</w:t>
      </w:r>
      <w:r w:rsidR="007C2988">
        <w:rPr>
          <w:rFonts w:ascii="Times New Roman" w:hAnsi="Times New Roman" w:cs="Times New Roman"/>
        </w:rPr>
        <w:t xml:space="preserve"> more fundamental,</w:t>
      </w:r>
      <w:r w:rsidR="00757781">
        <w:rPr>
          <w:rFonts w:ascii="Times New Roman" w:hAnsi="Times New Roman" w:cs="Times New Roman"/>
        </w:rPr>
        <w:t xml:space="preserve"> </w:t>
      </w:r>
      <w:r w:rsidR="00A776DA">
        <w:rPr>
          <w:rFonts w:ascii="Times New Roman" w:hAnsi="Times New Roman" w:cs="Times New Roman"/>
          <w:i/>
          <w:iCs/>
        </w:rPr>
        <w:t>algorithmic</w:t>
      </w:r>
      <w:r w:rsidR="00757781">
        <w:rPr>
          <w:rFonts w:ascii="Times New Roman" w:hAnsi="Times New Roman" w:cs="Times New Roman"/>
        </w:rPr>
        <w:t xml:space="preserve"> </w:t>
      </w:r>
      <w:r w:rsidR="00757781">
        <w:rPr>
          <w:rFonts w:ascii="Times New Roman" w:hAnsi="Times New Roman" w:cs="Times New Roman"/>
          <w:i/>
          <w:iCs/>
        </w:rPr>
        <w:t xml:space="preserve">level </w:t>
      </w:r>
      <w:r w:rsidR="00757781">
        <w:rPr>
          <w:rFonts w:ascii="Times New Roman" w:hAnsi="Times New Roman" w:cs="Times New Roman"/>
        </w:rPr>
        <w:t>question: Through what</w:t>
      </w:r>
      <w:r w:rsidR="00A776DA">
        <w:rPr>
          <w:rFonts w:ascii="Times New Roman" w:hAnsi="Times New Roman" w:cs="Times New Roman"/>
        </w:rPr>
        <w:t xml:space="preserve"> cognitive mechanism does the mind accomplish Bayesian inference</w:t>
      </w:r>
      <w:r w:rsidR="00666E29">
        <w:rPr>
          <w:rFonts w:ascii="Times New Roman" w:hAnsi="Times New Roman" w:cs="Times New Roman"/>
        </w:rPr>
        <w:t>?</w:t>
      </w:r>
      <w:r w:rsidR="00977197">
        <w:rPr>
          <w:rFonts w:ascii="Times New Roman" w:hAnsi="Times New Roman" w:cs="Times New Roman"/>
        </w:rPr>
        <w:t xml:space="preserve"> </w:t>
      </w:r>
      <w:r w:rsidR="004720BB">
        <w:rPr>
          <w:rFonts w:ascii="Times New Roman" w:hAnsi="Times New Roman" w:cs="Times New Roman"/>
        </w:rPr>
        <w:t xml:space="preserve"> </w:t>
      </w:r>
      <w:r w:rsidR="001A319B">
        <w:rPr>
          <w:rFonts w:ascii="Times New Roman" w:hAnsi="Times New Roman" w:cs="Times New Roman"/>
        </w:rPr>
        <w:t>Along similar lines, NUC leaves unresolved</w:t>
      </w:r>
      <w:r w:rsidR="004720BB">
        <w:rPr>
          <w:rFonts w:ascii="Times New Roman" w:hAnsi="Times New Roman" w:cs="Times New Roman"/>
        </w:rPr>
        <w:t xml:space="preserve"> the </w:t>
      </w:r>
      <w:r w:rsidR="004720BB">
        <w:rPr>
          <w:rFonts w:ascii="Times New Roman" w:hAnsi="Times New Roman" w:cs="Times New Roman"/>
          <w:i/>
          <w:iCs/>
        </w:rPr>
        <w:t xml:space="preserve">implemental </w:t>
      </w:r>
      <w:r w:rsidR="004720BB" w:rsidRPr="004720BB">
        <w:rPr>
          <w:rFonts w:ascii="Times New Roman" w:hAnsi="Times New Roman" w:cs="Times New Roman"/>
        </w:rPr>
        <w:t>level</w:t>
      </w:r>
      <w:r w:rsidR="004720BB">
        <w:rPr>
          <w:rFonts w:ascii="Times New Roman" w:hAnsi="Times New Roman" w:cs="Times New Roman"/>
        </w:rPr>
        <w:t xml:space="preserve"> question: How might such an algorithm be physically realized in the brain? </w:t>
      </w:r>
    </w:p>
    <w:p w14:paraId="763FD323" w14:textId="3183E9C8" w:rsidR="00F204C6" w:rsidRPr="00AE090A" w:rsidRDefault="00F204C6" w:rsidP="00894104">
      <w:pPr>
        <w:spacing w:line="480" w:lineRule="auto"/>
        <w:contextualSpacing/>
        <w:rPr>
          <w:rFonts w:ascii="Times New Roman" w:hAnsi="Times New Roman" w:cs="Times New Roman"/>
          <w:i/>
          <w:iCs/>
        </w:rPr>
      </w:pPr>
    </w:p>
    <w:p w14:paraId="769F0E7C" w14:textId="10952DC9" w:rsidR="00FD44DE" w:rsidRDefault="00513C73" w:rsidP="00894104">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667CA1A7" w14:textId="555BFE7D" w:rsidR="003C6F0B" w:rsidRDefault="00AE090A" w:rsidP="003C6F0B">
      <w:pPr>
        <w:spacing w:line="480" w:lineRule="auto"/>
        <w:contextualSpacing/>
        <w:rPr>
          <w:rFonts w:ascii="Times New Roman" w:hAnsi="Times New Roman" w:cs="Times New Roman"/>
        </w:rPr>
      </w:pPr>
      <w:r>
        <w:rPr>
          <w:rFonts w:ascii="Times New Roman" w:hAnsi="Times New Roman" w:cs="Times New Roman"/>
        </w:rPr>
        <w:tab/>
      </w:r>
      <w:r w:rsidR="00FD56A1">
        <w:rPr>
          <w:rFonts w:ascii="Times New Roman" w:hAnsi="Times New Roman" w:cs="Times New Roman"/>
        </w:rPr>
        <w:t>Based on these limitations</w:t>
      </w:r>
      <w:r w:rsidR="00607FF6">
        <w:rPr>
          <w:rFonts w:ascii="Times New Roman" w:hAnsi="Times New Roman" w:cs="Times New Roman"/>
        </w:rPr>
        <w:t xml:space="preserve">, the </w:t>
      </w:r>
      <w:r w:rsidR="00FD56A1">
        <w:rPr>
          <w:rFonts w:ascii="Times New Roman" w:hAnsi="Times New Roman" w:cs="Times New Roman"/>
        </w:rPr>
        <w:t>goals of this paper were twofold. The first was to</w:t>
      </w:r>
      <w:r w:rsidR="00607FF6">
        <w:rPr>
          <w:rFonts w:ascii="Times New Roman" w:hAnsi="Times New Roman" w:cs="Times New Roman"/>
        </w:rPr>
        <w:t xml:space="preserve"> </w:t>
      </w:r>
      <w:r w:rsidR="00FD56A1">
        <w:rPr>
          <w:rFonts w:ascii="Times New Roman" w:hAnsi="Times New Roman" w:cs="Times New Roman"/>
        </w:rPr>
        <w:t xml:space="preserve">present </w:t>
      </w:r>
      <w:r w:rsidR="00607FF6">
        <w:rPr>
          <w:rFonts w:ascii="Times New Roman" w:hAnsi="Times New Roman" w:cs="Times New Roman"/>
        </w:rPr>
        <w:t>an alternative account of infant action understanding.</w:t>
      </w:r>
      <w:r w:rsidR="00FD56A1">
        <w:rPr>
          <w:rFonts w:ascii="Times New Roman" w:hAnsi="Times New Roman" w:cs="Times New Roman"/>
        </w:rPr>
        <w:t xml:space="preserve"> </w:t>
      </w:r>
      <w:r w:rsidR="008A1C8D">
        <w:rPr>
          <w:rFonts w:ascii="Times New Roman" w:hAnsi="Times New Roman" w:cs="Times New Roman"/>
        </w:rPr>
        <w:t xml:space="preserve">In particular, </w:t>
      </w:r>
      <w:r w:rsidR="000B1C1A">
        <w:rPr>
          <w:rFonts w:ascii="Times New Roman" w:hAnsi="Times New Roman" w:cs="Times New Roman"/>
        </w:rPr>
        <w:t>it is argued</w:t>
      </w:r>
      <w:r w:rsidR="008A1C8D">
        <w:rPr>
          <w:rFonts w:ascii="Times New Roman" w:hAnsi="Times New Roman" w:cs="Times New Roman"/>
        </w:rPr>
        <w:t xml:space="preserve"> that infants’ looking behaviors in studies that assess their action understanding can be explained by </w:t>
      </w:r>
      <w:ins w:id="10" w:author="Benton, Deon" w:date="2025-03-27T14:06:00Z" w16du:dateUtc="2025-03-27T19:06:00Z">
        <w:r w:rsidR="00B9118A">
          <w:rPr>
            <w:rFonts w:ascii="Times New Roman" w:hAnsi="Times New Roman" w:cs="Times New Roman"/>
          </w:rPr>
          <w:t>associative learning alone</w:t>
        </w:r>
      </w:ins>
      <w:r w:rsidR="008A1C8D">
        <w:rPr>
          <w:rFonts w:ascii="Times New Roman" w:hAnsi="Times New Roman" w:cs="Times New Roman"/>
        </w:rPr>
        <w:t xml:space="preserve">. </w:t>
      </w:r>
      <w:ins w:id="11" w:author="Benton, Deon" w:date="2025-03-27T14:06:00Z" w16du:dateUtc="2025-03-27T19:06:00Z">
        <w:r w:rsidR="00B9118A">
          <w:rPr>
            <w:rFonts w:ascii="Times New Roman" w:hAnsi="Times New Roman" w:cs="Times New Roman"/>
          </w:rPr>
          <w:t xml:space="preserve">The </w:t>
        </w:r>
      </w:ins>
      <w:ins w:id="12" w:author="Benton, Deon" w:date="2025-03-27T14:09:00Z" w16du:dateUtc="2025-03-27T19:09:00Z">
        <w:r w:rsidR="00907FC4">
          <w:rPr>
            <w:rFonts w:ascii="Times New Roman" w:hAnsi="Times New Roman" w:cs="Times New Roman"/>
          </w:rPr>
          <w:t>basic idea</w:t>
        </w:r>
      </w:ins>
      <w:r w:rsidR="0078570D">
        <w:rPr>
          <w:rFonts w:ascii="Times New Roman" w:hAnsi="Times New Roman" w:cs="Times New Roman"/>
        </w:rPr>
        <w:t xml:space="preserve"> is that </w:t>
      </w:r>
      <w:r w:rsidR="007D7F06">
        <w:rPr>
          <w:rFonts w:ascii="Times New Roman" w:hAnsi="Times New Roman" w:cs="Times New Roman"/>
        </w:rPr>
        <w:t>i</w:t>
      </w:r>
      <w:r w:rsidR="007D7F06" w:rsidRPr="007D7F06">
        <w:rPr>
          <w:rFonts w:ascii="Times New Roman" w:hAnsi="Times New Roman" w:cs="Times New Roman"/>
        </w:rPr>
        <w:t xml:space="preserve">nfants’ online behavior during </w:t>
      </w:r>
      <w:r w:rsidR="00C66CAA">
        <w:rPr>
          <w:rFonts w:ascii="Times New Roman" w:hAnsi="Times New Roman" w:cs="Times New Roman"/>
        </w:rPr>
        <w:t xml:space="preserve">the test portion of </w:t>
      </w:r>
      <w:r w:rsidR="000F4814">
        <w:rPr>
          <w:rFonts w:ascii="Times New Roman" w:hAnsi="Times New Roman" w:cs="Times New Roman"/>
        </w:rPr>
        <w:t>action understanding experiments</w:t>
      </w:r>
      <w:r w:rsidR="00C66CAA">
        <w:rPr>
          <w:rFonts w:ascii="Times New Roman" w:hAnsi="Times New Roman" w:cs="Times New Roman"/>
        </w:rPr>
        <w:t xml:space="preserve"> </w:t>
      </w:r>
      <w:r w:rsidR="007D7F06" w:rsidRPr="007D7F06">
        <w:rPr>
          <w:rFonts w:ascii="Times New Roman" w:hAnsi="Times New Roman" w:cs="Times New Roman"/>
        </w:rPr>
        <w:t>reflects</w:t>
      </w:r>
      <w:r w:rsidR="00C66CAA">
        <w:rPr>
          <w:rFonts w:ascii="Times New Roman" w:hAnsi="Times New Roman" w:cs="Times New Roman"/>
        </w:rPr>
        <w:t xml:space="preserve"> </w:t>
      </w:r>
      <w:ins w:id="13" w:author="Benton, Deon" w:date="2025-03-27T15:04:00Z" w16du:dateUtc="2025-03-27T20:04:00Z">
        <w:r w:rsidR="00B51F12">
          <w:rPr>
            <w:rFonts w:ascii="Times New Roman" w:hAnsi="Times New Roman" w:cs="Times New Roman"/>
          </w:rPr>
          <w:t xml:space="preserve">learned associations </w:t>
        </w:r>
      </w:ins>
      <w:ins w:id="14" w:author="Benton, Deon" w:date="2025-03-27T15:17:00Z" w16du:dateUtc="2025-03-27T20:17:00Z">
        <w:r w:rsidR="002279A3">
          <w:rPr>
            <w:rFonts w:ascii="Times New Roman" w:hAnsi="Times New Roman" w:cs="Times New Roman"/>
          </w:rPr>
          <w:t xml:space="preserve">established before and during </w:t>
        </w:r>
        <w:r w:rsidR="002279A3">
          <w:rPr>
            <w:rFonts w:ascii="Times New Roman" w:hAnsi="Times New Roman" w:cs="Times New Roman"/>
          </w:rPr>
          <w:lastRenderedPageBreak/>
          <w:t>an experiment</w:t>
        </w:r>
      </w:ins>
      <w:r w:rsidR="007D7F06" w:rsidRPr="007D7F06">
        <w:rPr>
          <w:rFonts w:ascii="Times New Roman" w:hAnsi="Times New Roman" w:cs="Times New Roman"/>
        </w:rPr>
        <w:t>.</w:t>
      </w:r>
      <w:r w:rsidR="00F579DD">
        <w:rPr>
          <w:rFonts w:ascii="Times New Roman" w:hAnsi="Times New Roman" w:cs="Times New Roman"/>
        </w:rPr>
        <w:t xml:space="preserve"> In the classic study by Gergely et al. (1995), for instance, infants may have formed an association between the arced motion</w:t>
      </w:r>
      <w:r w:rsidR="00E9139F">
        <w:rPr>
          <w:rFonts w:ascii="Times New Roman" w:hAnsi="Times New Roman" w:cs="Times New Roman"/>
        </w:rPr>
        <w:t xml:space="preserve"> path</w:t>
      </w:r>
      <w:r w:rsidR="00F579DD">
        <w:rPr>
          <w:rFonts w:ascii="Times New Roman" w:hAnsi="Times New Roman" w:cs="Times New Roman"/>
        </w:rPr>
        <w:t xml:space="preserve"> and the barrier</w:t>
      </w:r>
      <w:r w:rsidR="00E9139F">
        <w:rPr>
          <w:rFonts w:ascii="Times New Roman" w:hAnsi="Times New Roman" w:cs="Times New Roman"/>
        </w:rPr>
        <w:t xml:space="preserve"> based on the repeated pairings of the t</w:t>
      </w:r>
      <w:r w:rsidR="00204F2C">
        <w:rPr>
          <w:rFonts w:ascii="Times New Roman" w:hAnsi="Times New Roman" w:cs="Times New Roman"/>
        </w:rPr>
        <w:t>wo over the course of the habituation phase</w:t>
      </w:r>
      <w:r w:rsidR="00F579DD">
        <w:rPr>
          <w:rFonts w:ascii="Times New Roman" w:hAnsi="Times New Roman" w:cs="Times New Roman"/>
        </w:rPr>
        <w:t>.</w:t>
      </w:r>
      <w:r w:rsidR="00C66CAA">
        <w:rPr>
          <w:rFonts w:ascii="Times New Roman" w:hAnsi="Times New Roman" w:cs="Times New Roman"/>
        </w:rPr>
        <w:t xml:space="preserve"> </w:t>
      </w:r>
      <w:r w:rsidR="00E9139F">
        <w:rPr>
          <w:rFonts w:ascii="Times New Roman" w:hAnsi="Times New Roman" w:cs="Times New Roman"/>
        </w:rPr>
        <w:t>Crucially, such</w:t>
      </w:r>
      <w:r w:rsidR="00544F7F">
        <w:rPr>
          <w:rFonts w:ascii="Times New Roman" w:hAnsi="Times New Roman" w:cs="Times New Roman"/>
        </w:rPr>
        <w:t xml:space="preserve"> an associative link may </w:t>
      </w:r>
      <w:r w:rsidR="00B112D0">
        <w:rPr>
          <w:rFonts w:ascii="Times New Roman" w:hAnsi="Times New Roman" w:cs="Times New Roman"/>
        </w:rPr>
        <w:t>come to be particularly strong</w:t>
      </w:r>
      <w:r w:rsidR="007D7F06" w:rsidRPr="007D7F06">
        <w:rPr>
          <w:rFonts w:ascii="Times New Roman" w:hAnsi="Times New Roman" w:cs="Times New Roman"/>
        </w:rPr>
        <w:t xml:space="preserve"> when the trajectory occurs over rather than beside the barrier.  </w:t>
      </w:r>
      <w:r w:rsidR="000D148B">
        <w:rPr>
          <w:rFonts w:ascii="Times New Roman" w:hAnsi="Times New Roman" w:cs="Times New Roman"/>
        </w:rPr>
        <w:t>This may be because w</w:t>
      </w:r>
      <w:r w:rsidR="000D148B" w:rsidRPr="00E85228">
        <w:rPr>
          <w:rFonts w:ascii="Times New Roman" w:hAnsi="Times New Roman" w:cs="Times New Roman"/>
        </w:rPr>
        <w:t xml:space="preserve">hen the jumping action occurs </w:t>
      </w:r>
      <w:r w:rsidR="000D148B" w:rsidRPr="006D48F4">
        <w:rPr>
          <w:rFonts w:ascii="Times New Roman" w:hAnsi="Times New Roman" w:cs="Times New Roman"/>
          <w:i/>
          <w:iCs/>
        </w:rPr>
        <w:t>over</w:t>
      </w:r>
      <w:r w:rsidR="000D148B" w:rsidRPr="00E85228">
        <w:rPr>
          <w:rFonts w:ascii="Times New Roman" w:hAnsi="Times New Roman" w:cs="Times New Roman"/>
        </w:rPr>
        <w:t xml:space="preserve"> the barrier, the apex of the curved motion and the barrier occupy the same region of the screen</w:t>
      </w:r>
      <w:r w:rsidR="000D148B">
        <w:rPr>
          <w:rFonts w:ascii="Times New Roman" w:hAnsi="Times New Roman" w:cs="Times New Roman"/>
        </w:rPr>
        <w:t>. This may have two consequences. First, it makes the</w:t>
      </w:r>
      <w:r w:rsidR="000D148B" w:rsidRPr="00E85228">
        <w:rPr>
          <w:rFonts w:ascii="Times New Roman" w:hAnsi="Times New Roman" w:cs="Times New Roman"/>
        </w:rPr>
        <w:t xml:space="preserve"> barrier </w:t>
      </w:r>
      <w:r w:rsidR="000D148B">
        <w:rPr>
          <w:rFonts w:ascii="Times New Roman" w:hAnsi="Times New Roman" w:cs="Times New Roman"/>
        </w:rPr>
        <w:t xml:space="preserve">visually </w:t>
      </w:r>
      <w:r w:rsidR="000D148B" w:rsidRPr="00E85228">
        <w:rPr>
          <w:rFonts w:ascii="Times New Roman" w:hAnsi="Times New Roman" w:cs="Times New Roman"/>
        </w:rPr>
        <w:t>more salient</w:t>
      </w:r>
      <w:r w:rsidR="00FC1B56">
        <w:rPr>
          <w:rFonts w:ascii="Times New Roman" w:hAnsi="Times New Roman" w:cs="Times New Roman"/>
        </w:rPr>
        <w:t xml:space="preserve">. </w:t>
      </w:r>
      <w:r w:rsidR="000D148B">
        <w:rPr>
          <w:rFonts w:ascii="Times New Roman" w:hAnsi="Times New Roman" w:cs="Times New Roman"/>
        </w:rPr>
        <w:t xml:space="preserve">Second, this </w:t>
      </w:r>
      <w:r w:rsidR="000D148B" w:rsidRPr="00E85228">
        <w:rPr>
          <w:rFonts w:ascii="Times New Roman" w:hAnsi="Times New Roman" w:cs="Times New Roman"/>
        </w:rPr>
        <w:t>increased salience may enhance the likelihood t</w:t>
      </w:r>
      <w:ins w:id="15" w:author="Benton, Deon" w:date="2025-03-27T14:08:00Z" w16du:dateUtc="2025-03-27T19:08:00Z">
        <w:r w:rsidR="00907FC4">
          <w:rPr>
            <w:rFonts w:ascii="Times New Roman" w:hAnsi="Times New Roman" w:cs="Times New Roman"/>
          </w:rPr>
          <w:t>hat an associative link is established</w:t>
        </w:r>
      </w:ins>
      <w:r w:rsidR="000D148B" w:rsidRPr="00E85228">
        <w:rPr>
          <w:rFonts w:ascii="Times New Roman" w:hAnsi="Times New Roman" w:cs="Times New Roman"/>
        </w:rPr>
        <w:t xml:space="preserve">. In contrast, when </w:t>
      </w:r>
      <w:r w:rsidR="006E0957">
        <w:rPr>
          <w:rFonts w:ascii="Times New Roman" w:hAnsi="Times New Roman" w:cs="Times New Roman"/>
        </w:rPr>
        <w:t>the curved motion</w:t>
      </w:r>
      <w:r w:rsidR="000D148B" w:rsidRPr="00E85228">
        <w:rPr>
          <w:rFonts w:ascii="Times New Roman" w:hAnsi="Times New Roman" w:cs="Times New Roman"/>
        </w:rPr>
        <w:t xml:space="preserve"> occurs </w:t>
      </w:r>
      <w:r w:rsidR="000D148B" w:rsidRPr="006D48F4">
        <w:rPr>
          <w:rFonts w:ascii="Times New Roman" w:hAnsi="Times New Roman" w:cs="Times New Roman"/>
          <w:i/>
          <w:iCs/>
        </w:rPr>
        <w:t>beside</w:t>
      </w:r>
      <w:r w:rsidR="000D148B" w:rsidRPr="00E85228">
        <w:rPr>
          <w:rFonts w:ascii="Times New Roman" w:hAnsi="Times New Roman" w:cs="Times New Roman"/>
        </w:rPr>
        <w:t xml:space="preserve"> the barrier,</w:t>
      </w:r>
      <w:r w:rsidR="000D148B">
        <w:rPr>
          <w:rFonts w:ascii="Times New Roman" w:hAnsi="Times New Roman" w:cs="Times New Roman"/>
        </w:rPr>
        <w:t xml:space="preserve"> as is </w:t>
      </w:r>
      <w:r w:rsidR="001938E6">
        <w:rPr>
          <w:rFonts w:ascii="Times New Roman" w:hAnsi="Times New Roman" w:cs="Times New Roman"/>
        </w:rPr>
        <w:t>the case</w:t>
      </w:r>
      <w:r w:rsidR="000D148B">
        <w:rPr>
          <w:rFonts w:ascii="Times New Roman" w:hAnsi="Times New Roman" w:cs="Times New Roman"/>
        </w:rPr>
        <w:t xml:space="preserve"> in the control condition</w:t>
      </w:r>
      <w:r w:rsidR="001938E6">
        <w:rPr>
          <w:rFonts w:ascii="Times New Roman" w:hAnsi="Times New Roman" w:cs="Times New Roman"/>
        </w:rPr>
        <w:t xml:space="preserve"> of action understanding </w:t>
      </w:r>
      <w:r w:rsidR="00273FB5">
        <w:rPr>
          <w:rFonts w:ascii="Times New Roman" w:hAnsi="Times New Roman" w:cs="Times New Roman"/>
        </w:rPr>
        <w:t xml:space="preserve">studies, </w:t>
      </w:r>
      <w:r w:rsidR="00273FB5" w:rsidRPr="00E85228">
        <w:rPr>
          <w:rFonts w:ascii="Times New Roman" w:hAnsi="Times New Roman" w:cs="Times New Roman"/>
        </w:rPr>
        <w:t>more</w:t>
      </w:r>
      <w:r w:rsidR="000D148B" w:rsidRPr="00E85228">
        <w:rPr>
          <w:rFonts w:ascii="Times New Roman" w:hAnsi="Times New Roman" w:cs="Times New Roman"/>
        </w:rPr>
        <w:t xml:space="preserve"> effort is required to form this link.</w:t>
      </w:r>
      <w:r w:rsidR="000D148B">
        <w:rPr>
          <w:rFonts w:ascii="Times New Roman" w:hAnsi="Times New Roman" w:cs="Times New Roman"/>
        </w:rPr>
        <w:t xml:space="preserve"> </w:t>
      </w:r>
      <w:r w:rsidR="00273FB5" w:rsidRPr="00273FB5">
        <w:rPr>
          <w:rFonts w:ascii="Times New Roman" w:hAnsi="Times New Roman" w:cs="Times New Roman"/>
        </w:rPr>
        <w:t>This may be because infants must first fixate on the jumping action</w:t>
      </w:r>
      <w:r w:rsidR="00273FB5">
        <w:rPr>
          <w:rFonts w:ascii="Times New Roman" w:hAnsi="Times New Roman" w:cs="Times New Roman"/>
        </w:rPr>
        <w:t xml:space="preserve"> in the middle of the screen</w:t>
      </w:r>
      <w:r w:rsidR="00273FB5" w:rsidRPr="00273FB5">
        <w:rPr>
          <w:rFonts w:ascii="Times New Roman" w:hAnsi="Times New Roman" w:cs="Times New Roman"/>
        </w:rPr>
        <w:t xml:space="preserve"> before shifting their gaze to the barrier</w:t>
      </w:r>
      <w:r w:rsidR="00273FB5">
        <w:rPr>
          <w:rFonts w:ascii="Times New Roman" w:hAnsi="Times New Roman" w:cs="Times New Roman"/>
        </w:rPr>
        <w:t xml:space="preserve"> off to the side. </w:t>
      </w:r>
      <w:r w:rsidR="001938E6">
        <w:rPr>
          <w:rFonts w:ascii="Times New Roman" w:hAnsi="Times New Roman" w:cs="Times New Roman"/>
        </w:rPr>
        <w:t>A consequence of this is that the</w:t>
      </w:r>
      <w:r w:rsidR="000D148B" w:rsidRPr="00E85228">
        <w:rPr>
          <w:rFonts w:ascii="Times New Roman" w:hAnsi="Times New Roman" w:cs="Times New Roman"/>
        </w:rPr>
        <w:t xml:space="preserve"> barrier becomes less salient in this arrangement, </w:t>
      </w:r>
      <w:r w:rsidR="001938E6">
        <w:rPr>
          <w:rFonts w:ascii="Times New Roman" w:hAnsi="Times New Roman" w:cs="Times New Roman"/>
        </w:rPr>
        <w:t xml:space="preserve">thereby </w:t>
      </w:r>
      <w:r w:rsidR="006E0957">
        <w:rPr>
          <w:rFonts w:ascii="Times New Roman" w:hAnsi="Times New Roman" w:cs="Times New Roman"/>
        </w:rPr>
        <w:t>leading to a weaker association between the curved motion and barrier.</w:t>
      </w:r>
      <w:r w:rsidR="00B46EF7">
        <w:rPr>
          <w:rFonts w:ascii="Times New Roman" w:hAnsi="Times New Roman" w:cs="Times New Roman"/>
        </w:rPr>
        <w:t xml:space="preserve"> </w:t>
      </w:r>
      <w:r w:rsidR="00B46EF7" w:rsidRPr="00B46EF7">
        <w:rPr>
          <w:rFonts w:ascii="Times New Roman" w:hAnsi="Times New Roman" w:cs="Times New Roman"/>
        </w:rPr>
        <w:t>This could potentially explain why</w:t>
      </w:r>
      <w:r w:rsidR="00B46EF7">
        <w:rPr>
          <w:rFonts w:ascii="Times New Roman" w:hAnsi="Times New Roman" w:cs="Times New Roman"/>
        </w:rPr>
        <w:t xml:space="preserve"> in action understanding studies</w:t>
      </w:r>
      <w:r w:rsidR="00B46EF7" w:rsidRPr="00B46EF7">
        <w:rPr>
          <w:rFonts w:ascii="Times New Roman" w:hAnsi="Times New Roman" w:cs="Times New Roman"/>
        </w:rPr>
        <w:t xml:space="preserve"> infants in the experimental conditions, but not those in the control conditions, look longer at inefficient than efficient actions. In particular, when infants are shown barrierless curved motion (the so-called "inefficient" action) and straight motion (the so-called "efficient" action), only infants in the experimental conditions should look longer at the curved </w:t>
      </w:r>
      <w:r w:rsidR="00AC07E5">
        <w:rPr>
          <w:rFonts w:ascii="Times New Roman" w:hAnsi="Times New Roman" w:cs="Times New Roman"/>
        </w:rPr>
        <w:t>than straight motion</w:t>
      </w:r>
      <w:r w:rsidR="00B46EF7" w:rsidRPr="00B46EF7">
        <w:rPr>
          <w:rFonts w:ascii="Times New Roman" w:hAnsi="Times New Roman" w:cs="Times New Roman"/>
        </w:rPr>
        <w:t xml:space="preserve">: </w:t>
      </w:r>
      <w:r w:rsidR="00AC07E5">
        <w:rPr>
          <w:rFonts w:ascii="Times New Roman" w:hAnsi="Times New Roman" w:cs="Times New Roman"/>
        </w:rPr>
        <w:t>the former</w:t>
      </w:r>
      <w:r w:rsidR="00B46EF7" w:rsidRPr="00B46EF7">
        <w:rPr>
          <w:rFonts w:ascii="Times New Roman" w:hAnsi="Times New Roman" w:cs="Times New Roman"/>
        </w:rPr>
        <w:t xml:space="preserve"> triggers an expectation for a barrier, based on an established link between </w:t>
      </w:r>
      <w:r w:rsidR="00AC07E5">
        <w:rPr>
          <w:rFonts w:ascii="Times New Roman" w:hAnsi="Times New Roman" w:cs="Times New Roman"/>
        </w:rPr>
        <w:t>them</w:t>
      </w:r>
      <w:r w:rsidR="00B46EF7" w:rsidRPr="00B46EF7">
        <w:rPr>
          <w:rFonts w:ascii="Times New Roman" w:hAnsi="Times New Roman" w:cs="Times New Roman"/>
        </w:rPr>
        <w:t xml:space="preserve">, </w:t>
      </w:r>
      <w:r w:rsidR="008F1789">
        <w:rPr>
          <w:rFonts w:ascii="Times New Roman" w:hAnsi="Times New Roman" w:cs="Times New Roman"/>
        </w:rPr>
        <w:t>that goes unmet.</w:t>
      </w:r>
    </w:p>
    <w:p w14:paraId="47A4C2B1" w14:textId="653EFB2C" w:rsidR="00315BAF" w:rsidRDefault="00320BF1" w:rsidP="003C6F0B">
      <w:pPr>
        <w:spacing w:line="480" w:lineRule="auto"/>
        <w:ind w:firstLine="720"/>
        <w:contextualSpacing/>
        <w:rPr>
          <w:rFonts w:ascii="Times New Roman" w:hAnsi="Times New Roman" w:cs="Times New Roman"/>
        </w:rPr>
      </w:pPr>
      <w:r>
        <w:rPr>
          <w:rFonts w:ascii="Times New Roman" w:hAnsi="Times New Roman" w:cs="Times New Roman"/>
        </w:rPr>
        <w:t>Given the</w:t>
      </w:r>
      <w:r w:rsidR="002118CF">
        <w:rPr>
          <w:rFonts w:ascii="Times New Roman" w:hAnsi="Times New Roman" w:cs="Times New Roman"/>
        </w:rPr>
        <w:t xml:space="preserve"> admittedly</w:t>
      </w:r>
      <w:r>
        <w:rPr>
          <w:rFonts w:ascii="Times New Roman" w:hAnsi="Times New Roman" w:cs="Times New Roman"/>
        </w:rPr>
        <w:t xml:space="preserve"> speculative nature of this proposal, it was important to show that</w:t>
      </w:r>
      <w:r w:rsidR="00354104">
        <w:rPr>
          <w:rFonts w:ascii="Times New Roman" w:hAnsi="Times New Roman" w:cs="Times New Roman"/>
        </w:rPr>
        <w:t xml:space="preserve"> </w:t>
      </w:r>
      <w:r w:rsidR="004741FA">
        <w:rPr>
          <w:rFonts w:ascii="Times New Roman" w:hAnsi="Times New Roman" w:cs="Times New Roman"/>
        </w:rPr>
        <w:t xml:space="preserve">it could in fact </w:t>
      </w:r>
      <w:r w:rsidR="00354104">
        <w:rPr>
          <w:rFonts w:ascii="Times New Roman" w:hAnsi="Times New Roman" w:cs="Times New Roman"/>
        </w:rPr>
        <w:t>capture</w:t>
      </w:r>
      <w:r w:rsidR="00FD56A1">
        <w:rPr>
          <w:rFonts w:ascii="Times New Roman" w:hAnsi="Times New Roman" w:cs="Times New Roman"/>
        </w:rPr>
        <w:t xml:space="preserve"> existing data on infant action understanding</w:t>
      </w:r>
      <w:ins w:id="16" w:author="Benton, Deon" w:date="2025-03-27T15:42:00Z" w16du:dateUtc="2025-03-27T20:42:00Z">
        <w:r w:rsidR="00813B8A">
          <w:rPr>
            <w:rFonts w:ascii="Times New Roman" w:hAnsi="Times New Roman" w:cs="Times New Roman"/>
          </w:rPr>
          <w:t>, both in the studies above used to illustrate how associative learning might work to explain the data but in other studies as well</w:t>
        </w:r>
      </w:ins>
      <w:r w:rsidR="001C32DA">
        <w:rPr>
          <w:rFonts w:ascii="Times New Roman" w:hAnsi="Times New Roman" w:cs="Times New Roman"/>
        </w:rPr>
        <w:t xml:space="preserve">. To achieve this, the </w:t>
      </w:r>
      <w:r w:rsidR="0016470F">
        <w:rPr>
          <w:rFonts w:ascii="Times New Roman" w:hAnsi="Times New Roman" w:cs="Times New Roman"/>
        </w:rPr>
        <w:t>proposal</w:t>
      </w:r>
      <w:r w:rsidR="001C32DA">
        <w:rPr>
          <w:rFonts w:ascii="Times New Roman" w:hAnsi="Times New Roman" w:cs="Times New Roman"/>
        </w:rPr>
        <w:t xml:space="preserve"> was instantiated in an artificial neural network</w:t>
      </w:r>
      <w:r w:rsidR="00ED70CB">
        <w:rPr>
          <w:rFonts w:ascii="Times New Roman" w:hAnsi="Times New Roman" w:cs="Times New Roman"/>
        </w:rPr>
        <w:t xml:space="preserve"> (connectionist) </w:t>
      </w:r>
      <w:r w:rsidR="00ED70CB">
        <w:rPr>
          <w:rFonts w:ascii="Times New Roman" w:hAnsi="Times New Roman" w:cs="Times New Roman"/>
        </w:rPr>
        <w:lastRenderedPageBreak/>
        <w:t>model</w:t>
      </w:r>
      <w:r w:rsidR="003F1B19">
        <w:rPr>
          <w:rFonts w:ascii="Times New Roman" w:hAnsi="Times New Roman" w:cs="Times New Roman"/>
        </w:rPr>
        <w:t xml:space="preserve"> (</w:t>
      </w:r>
      <w:r w:rsidR="006A1D8C">
        <w:rPr>
          <w:rFonts w:ascii="Times New Roman" w:eastAsia="Times New Roman" w:hAnsi="Times New Roman" w:cs="Times New Roman"/>
        </w:rPr>
        <w:t xml:space="preserve">see </w:t>
      </w:r>
      <w:r w:rsidR="00CB29AC">
        <w:rPr>
          <w:rFonts w:ascii="Times New Roman" w:eastAsia="Times New Roman" w:hAnsi="Times New Roman" w:cs="Times New Roman"/>
        </w:rPr>
        <w:t>Singh</w:t>
      </w:r>
      <w:r w:rsidR="006A1D8C">
        <w:rPr>
          <w:rFonts w:ascii="Times New Roman" w:eastAsia="Times New Roman" w:hAnsi="Times New Roman" w:cs="Times New Roman"/>
        </w:rPr>
        <w:t xml:space="preserve"> et al</w:t>
      </w:r>
      <w:r w:rsidR="00CB29AC">
        <w:rPr>
          <w:rFonts w:ascii="Times New Roman" w:eastAsia="Times New Roman" w:hAnsi="Times New Roman" w:cs="Times New Roman"/>
        </w:rPr>
        <w:t>.</w:t>
      </w:r>
      <w:r w:rsidR="006A1D8C">
        <w:rPr>
          <w:rFonts w:ascii="Times New Roman" w:eastAsia="Times New Roman" w:hAnsi="Times New Roman" w:cs="Times New Roman"/>
        </w:rPr>
        <w:t xml:space="preserve">, 2025 for a gentle introduction). </w:t>
      </w:r>
      <w:r w:rsidR="002A3D05">
        <w:rPr>
          <w:rFonts w:ascii="Times New Roman" w:eastAsia="Times New Roman" w:hAnsi="Times New Roman" w:cs="Times New Roman"/>
        </w:rPr>
        <w:t>However</w:t>
      </w:r>
      <w:r w:rsidR="00146207">
        <w:rPr>
          <w:rFonts w:ascii="Times New Roman" w:hAnsi="Times New Roman" w:cs="Times New Roman"/>
        </w:rPr>
        <w:t>, t</w:t>
      </w:r>
      <w:r w:rsidR="002D3A1B">
        <w:rPr>
          <w:rFonts w:ascii="Times New Roman" w:hAnsi="Times New Roman" w:cs="Times New Roman"/>
        </w:rPr>
        <w:t>he goal of the simulations presented below was not to simulate any one action understanding study</w:t>
      </w:r>
      <w:r w:rsidR="00C307E8">
        <w:rPr>
          <w:rFonts w:ascii="Times New Roman" w:hAnsi="Times New Roman" w:cs="Times New Roman"/>
        </w:rPr>
        <w:t>. Instead, the aim was</w:t>
      </w:r>
      <w:r w:rsidR="00985654">
        <w:rPr>
          <w:rFonts w:ascii="Times New Roman" w:hAnsi="Times New Roman" w:cs="Times New Roman"/>
        </w:rPr>
        <w:t xml:space="preserve"> to</w:t>
      </w:r>
      <w:r w:rsidR="002D3A1B">
        <w:rPr>
          <w:rFonts w:ascii="Times New Roman" w:hAnsi="Times New Roman" w:cs="Times New Roman"/>
        </w:rPr>
        <w:t xml:space="preserve"> </w:t>
      </w:r>
      <w:r w:rsidR="00985654">
        <w:rPr>
          <w:rFonts w:ascii="Times New Roman" w:hAnsi="Times New Roman" w:cs="Times New Roman"/>
        </w:rPr>
        <w:t>show the</w:t>
      </w:r>
      <w:r w:rsidR="0035106A">
        <w:rPr>
          <w:rFonts w:ascii="Times New Roman" w:hAnsi="Times New Roman" w:cs="Times New Roman"/>
        </w:rPr>
        <w:t xml:space="preserve"> </w:t>
      </w:r>
      <w:r w:rsidR="00C307E8">
        <w:rPr>
          <w:rFonts w:ascii="Times New Roman" w:hAnsi="Times New Roman" w:cs="Times New Roman"/>
        </w:rPr>
        <w:t xml:space="preserve">explanatory breadth of the current proposal by demonstrating that it </w:t>
      </w:r>
      <w:r w:rsidR="006C012B">
        <w:rPr>
          <w:rFonts w:ascii="Times New Roman" w:hAnsi="Times New Roman" w:cs="Times New Roman"/>
        </w:rPr>
        <w:t>could capture a range of empirical findings on this topic</w:t>
      </w:r>
      <w:r w:rsidR="002D3A1B">
        <w:rPr>
          <w:rFonts w:ascii="Times New Roman" w:hAnsi="Times New Roman" w:cs="Times New Roman"/>
        </w:rPr>
        <w:t>.</w:t>
      </w:r>
      <w:r w:rsidR="00315BAF">
        <w:rPr>
          <w:rFonts w:ascii="Times New Roman" w:hAnsi="Times New Roman" w:cs="Times New Roman"/>
        </w:rPr>
        <w:t xml:space="preserve"> </w:t>
      </w:r>
      <w:r w:rsidR="00F655E7">
        <w:rPr>
          <w:rFonts w:ascii="Times New Roman" w:hAnsi="Times New Roman" w:cs="Times New Roman"/>
        </w:rPr>
        <w:t>I focused specifically on the following key findings</w:t>
      </w:r>
      <w:r w:rsidR="007F0053">
        <w:rPr>
          <w:rFonts w:ascii="Times New Roman" w:hAnsi="Times New Roman" w:cs="Times New Roman"/>
        </w:rPr>
        <w:t>:</w:t>
      </w:r>
      <w:r w:rsidR="00315BAF">
        <w:rPr>
          <w:rFonts w:ascii="Times New Roman" w:hAnsi="Times New Roman" w:cs="Times New Roman"/>
        </w:rPr>
        <w:t xml:space="preserve"> </w:t>
      </w:r>
    </w:p>
    <w:p w14:paraId="63385D62" w14:textId="7CE0790A" w:rsidR="002D3A1B" w:rsidRDefault="002B739D"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w:t>
      </w:r>
      <w:r w:rsidR="006F345C">
        <w:rPr>
          <w:rFonts w:ascii="Times New Roman" w:hAnsi="Times New Roman" w:cs="Times New Roman"/>
        </w:rPr>
        <w:t>at inefficient test events</w:t>
      </w:r>
      <w:r>
        <w:rPr>
          <w:rFonts w:ascii="Times New Roman" w:hAnsi="Times New Roman" w:cs="Times New Roman"/>
        </w:rPr>
        <w:t xml:space="preserve"> than at the efficient </w:t>
      </w:r>
      <w:r w:rsidR="006F345C">
        <w:rPr>
          <w:rFonts w:ascii="Times New Roman" w:hAnsi="Times New Roman" w:cs="Times New Roman"/>
        </w:rPr>
        <w:t xml:space="preserve">ones if the jumping action occurs over rather than besides a </w:t>
      </w:r>
      <w:r w:rsidR="00446614">
        <w:rPr>
          <w:rFonts w:ascii="Times New Roman" w:hAnsi="Times New Roman" w:cs="Times New Roman"/>
        </w:rPr>
        <w:t>barrier (</w:t>
      </w:r>
      <w:r>
        <w:rPr>
          <w:rFonts w:ascii="Times New Roman" w:hAnsi="Times New Roman" w:cs="Times New Roman"/>
        </w:rPr>
        <w:t>e.g., Gergely et al., 1995).</w:t>
      </w:r>
      <w:r w:rsidR="00B51F12">
        <w:rPr>
          <w:rFonts w:ascii="Times New Roman" w:hAnsi="Times New Roman" w:cs="Times New Roman"/>
        </w:rPr>
        <w:t xml:space="preserve"> </w:t>
      </w:r>
    </w:p>
    <w:p w14:paraId="4A3E2B6B" w14:textId="7EED461C" w:rsidR="00355614" w:rsidRDefault="00355614"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D61F14">
        <w:rPr>
          <w:rFonts w:ascii="Times New Roman" w:hAnsi="Times New Roman" w:cs="Times New Roman"/>
        </w:rPr>
        <w:t xml:space="preserve">; </w:t>
      </w:r>
      <w:proofErr w:type="spellStart"/>
      <w:r w:rsidR="00D61F14">
        <w:rPr>
          <w:rFonts w:ascii="Times New Roman" w:hAnsi="Times New Roman" w:cs="Times New Roman"/>
        </w:rPr>
        <w:t>Sodian</w:t>
      </w:r>
      <w:proofErr w:type="spellEnd"/>
      <w:r w:rsidR="00D61F14">
        <w:rPr>
          <w:rFonts w:ascii="Times New Roman" w:hAnsi="Times New Roman" w:cs="Times New Roman"/>
        </w:rPr>
        <w:t xml:space="preserve"> et al., 2004</w:t>
      </w:r>
      <w:r>
        <w:rPr>
          <w:rFonts w:ascii="Times New Roman" w:hAnsi="Times New Roman" w:cs="Times New Roman"/>
        </w:rPr>
        <w:t>).</w:t>
      </w:r>
    </w:p>
    <w:p w14:paraId="28F2AE6A" w14:textId="439199D4" w:rsidR="00B62DA8" w:rsidRDefault="00B62DA8" w:rsidP="00894104">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w:t>
      </w:r>
      <w:r w:rsidR="006E4352">
        <w:rPr>
          <w:rFonts w:ascii="Times New Roman" w:hAnsi="Times New Roman" w:cs="Times New Roman"/>
        </w:rPr>
        <w:t>infer external constraints from an agent’s actions and goals</w:t>
      </w:r>
      <w:r w:rsidR="002E3F09">
        <w:rPr>
          <w:rFonts w:ascii="Times New Roman" w:hAnsi="Times New Roman" w:cs="Times New Roman"/>
        </w:rPr>
        <w:t xml:space="preserve"> as well as an agent’s </w:t>
      </w:r>
      <w:r w:rsidR="006E4352">
        <w:rPr>
          <w:rFonts w:ascii="Times New Roman" w:hAnsi="Times New Roman" w:cs="Times New Roman"/>
        </w:rPr>
        <w:t xml:space="preserve">goal from its actions and external constraints (e.g., </w:t>
      </w:r>
      <w:proofErr w:type="spellStart"/>
      <w:r w:rsidR="006E4352">
        <w:rPr>
          <w:rFonts w:ascii="Times New Roman" w:hAnsi="Times New Roman" w:cs="Times New Roman"/>
        </w:rPr>
        <w:t>Csibra</w:t>
      </w:r>
      <w:proofErr w:type="spellEnd"/>
      <w:r w:rsidR="006E4352">
        <w:rPr>
          <w:rFonts w:ascii="Times New Roman" w:hAnsi="Times New Roman" w:cs="Times New Roman"/>
        </w:rPr>
        <w:t xml:space="preserve"> et al., 2003</w:t>
      </w:r>
    </w:p>
    <w:p w14:paraId="78887EC3" w14:textId="62D5E154" w:rsidR="00B51F12" w:rsidRPr="00B0365B" w:rsidRDefault="000F4507" w:rsidP="00B0365B">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769E9CBB" w14:textId="70720732" w:rsidR="005D770B" w:rsidRDefault="00624B0D"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w:t>
      </w:r>
      <w:r w:rsidR="002B338A">
        <w:rPr>
          <w:rFonts w:ascii="Times New Roman" w:hAnsi="Times New Roman" w:cs="Times New Roman"/>
        </w:rPr>
        <w:t xml:space="preserve">the list </w:t>
      </w:r>
      <w:r>
        <w:rPr>
          <w:rFonts w:ascii="Times New Roman" w:hAnsi="Times New Roman" w:cs="Times New Roman"/>
        </w:rPr>
        <w:t xml:space="preserve">above </w:t>
      </w:r>
      <w:r w:rsidR="002B338A">
        <w:rPr>
          <w:rFonts w:ascii="Times New Roman" w:hAnsi="Times New Roman" w:cs="Times New Roman"/>
        </w:rPr>
        <w:t xml:space="preserve">that </w:t>
      </w:r>
      <w:r w:rsidR="00BF73AD">
        <w:rPr>
          <w:rFonts w:ascii="Times New Roman" w:hAnsi="Times New Roman" w:cs="Times New Roman"/>
        </w:rPr>
        <w:t>all</w:t>
      </w:r>
      <w:r w:rsidR="002B338A">
        <w:rPr>
          <w:rFonts w:ascii="Times New Roman" w:hAnsi="Times New Roman" w:cs="Times New Roman"/>
        </w:rPr>
        <w:t xml:space="preserve"> the findings derive from</w:t>
      </w:r>
      <w:r>
        <w:rPr>
          <w:rFonts w:ascii="Times New Roman" w:hAnsi="Times New Roman" w:cs="Times New Roman"/>
        </w:rPr>
        <w:t xml:space="preserve"> studies that used some version of the Gergely et al. (1995) </w:t>
      </w:r>
      <w:r w:rsidR="00C20523">
        <w:rPr>
          <w:rFonts w:ascii="Times New Roman" w:hAnsi="Times New Roman" w:cs="Times New Roman"/>
        </w:rPr>
        <w:t>method</w:t>
      </w:r>
      <w:r w:rsidR="002B338A">
        <w:rPr>
          <w:rFonts w:ascii="Times New Roman" w:hAnsi="Times New Roman" w:cs="Times New Roman"/>
        </w:rPr>
        <w:t xml:space="preserve"> (henceforth, the Gergely paradigm)</w:t>
      </w:r>
      <w:r>
        <w:rPr>
          <w:rFonts w:ascii="Times New Roman" w:hAnsi="Times New Roman" w:cs="Times New Roman"/>
        </w:rPr>
        <w:t xml:space="preserve">. </w:t>
      </w:r>
      <w:r w:rsidR="00F80189">
        <w:rPr>
          <w:rFonts w:ascii="Times New Roman" w:hAnsi="Times New Roman" w:cs="Times New Roman"/>
        </w:rPr>
        <w:t xml:space="preserve">The rationale for focusing on some of the studies that have used this paradigm is </w:t>
      </w:r>
      <w:r w:rsidR="00F553A0">
        <w:rPr>
          <w:rFonts w:ascii="Times New Roman" w:hAnsi="Times New Roman" w:cs="Times New Roman"/>
        </w:rPr>
        <w:t>that</w:t>
      </w:r>
      <w:r w:rsidR="00E4402B">
        <w:rPr>
          <w:rFonts w:ascii="Times New Roman" w:hAnsi="Times New Roman" w:cs="Times New Roman"/>
        </w:rPr>
        <w:t xml:space="preserve"> few paradigms have been used more extensively to study infant action understanding than this one.</w:t>
      </w:r>
      <w:r w:rsidR="00C20523">
        <w:rPr>
          <w:rFonts w:ascii="Times New Roman" w:hAnsi="Times New Roman" w:cs="Times New Roman"/>
        </w:rPr>
        <w:t xml:space="preserve"> Another reason is that it was possible to test the explanatory scope of the current account with the same basic architecture.</w:t>
      </w:r>
      <w:r w:rsidR="009F3527">
        <w:rPr>
          <w:rFonts w:ascii="Times New Roman" w:hAnsi="Times New Roman" w:cs="Times New Roman"/>
        </w:rPr>
        <w:t xml:space="preserve"> </w:t>
      </w:r>
      <w:r w:rsidR="004D6F40">
        <w:rPr>
          <w:rFonts w:ascii="Times New Roman" w:hAnsi="Times New Roman" w:cs="Times New Roman"/>
        </w:rPr>
        <w:t>A point worth noting is that</w:t>
      </w:r>
      <w:r w:rsidR="004A7C3D">
        <w:rPr>
          <w:rFonts w:ascii="Times New Roman" w:hAnsi="Times New Roman" w:cs="Times New Roman"/>
        </w:rPr>
        <w:t xml:space="preserve"> although this list </w:t>
      </w:r>
      <w:r w:rsidR="0050569B">
        <w:rPr>
          <w:rFonts w:ascii="Times New Roman" w:hAnsi="Times New Roman" w:cs="Times New Roman"/>
        </w:rPr>
        <w:t xml:space="preserve">does not cover the full range of findings from studies that used the Gergely paradigm, </w:t>
      </w:r>
      <w:r w:rsidR="00803276">
        <w:rPr>
          <w:rFonts w:ascii="Times New Roman" w:hAnsi="Times New Roman" w:cs="Times New Roman"/>
        </w:rPr>
        <w:t>demonstrating that the</w:t>
      </w:r>
      <w:r w:rsidR="0050569B">
        <w:rPr>
          <w:rFonts w:ascii="Times New Roman" w:hAnsi="Times New Roman" w:cs="Times New Roman"/>
        </w:rPr>
        <w:t xml:space="preserve"> current </w:t>
      </w:r>
      <w:r w:rsidR="00803276">
        <w:rPr>
          <w:rFonts w:ascii="Times New Roman" w:hAnsi="Times New Roman" w:cs="Times New Roman"/>
        </w:rPr>
        <w:t>account—implemented as</w:t>
      </w:r>
      <w:r w:rsidR="0050569B">
        <w:rPr>
          <w:rFonts w:ascii="Times New Roman" w:hAnsi="Times New Roman" w:cs="Times New Roman"/>
        </w:rPr>
        <w:t xml:space="preserve"> an artificial neural network (connectionist) model</w:t>
      </w:r>
      <w:r w:rsidR="00803276">
        <w:rPr>
          <w:rFonts w:ascii="Times New Roman" w:hAnsi="Times New Roman" w:cs="Times New Roman"/>
        </w:rPr>
        <w:t>—</w:t>
      </w:r>
      <w:r w:rsidR="0050569B">
        <w:rPr>
          <w:rFonts w:ascii="Times New Roman" w:hAnsi="Times New Roman" w:cs="Times New Roman"/>
        </w:rPr>
        <w:t xml:space="preserve">can capture these findings </w:t>
      </w:r>
      <w:r w:rsidR="005D3A5F">
        <w:rPr>
          <w:rFonts w:ascii="Times New Roman" w:hAnsi="Times New Roman" w:cs="Times New Roman"/>
        </w:rPr>
        <w:t>should be</w:t>
      </w:r>
      <w:r w:rsidR="0050569B">
        <w:rPr>
          <w:rFonts w:ascii="Times New Roman" w:hAnsi="Times New Roman" w:cs="Times New Roman"/>
        </w:rPr>
        <w:t xml:space="preserve"> sufficient to </w:t>
      </w:r>
      <w:r w:rsidR="00803276">
        <w:rPr>
          <w:rFonts w:ascii="Times New Roman" w:hAnsi="Times New Roman" w:cs="Times New Roman"/>
        </w:rPr>
        <w:t>illustrate</w:t>
      </w:r>
      <w:r w:rsidR="0050569B">
        <w:rPr>
          <w:rFonts w:ascii="Times New Roman" w:hAnsi="Times New Roman" w:cs="Times New Roman"/>
        </w:rPr>
        <w:t xml:space="preserve"> </w:t>
      </w:r>
      <w:r w:rsidR="00803276">
        <w:rPr>
          <w:rFonts w:ascii="Times New Roman" w:hAnsi="Times New Roman" w:cs="Times New Roman"/>
        </w:rPr>
        <w:t>its explanatory scope.</w:t>
      </w:r>
      <w:r w:rsidR="00EB591F">
        <w:rPr>
          <w:rFonts w:ascii="Times New Roman" w:hAnsi="Times New Roman" w:cs="Times New Roman"/>
        </w:rPr>
        <w:t xml:space="preserve"> Space constraints </w:t>
      </w:r>
      <w:r w:rsidR="008F0951">
        <w:rPr>
          <w:rFonts w:ascii="Times New Roman" w:hAnsi="Times New Roman" w:cs="Times New Roman"/>
        </w:rPr>
        <w:t>also make it infeasible to simulate the full breadth of relevant work.</w:t>
      </w:r>
    </w:p>
    <w:p w14:paraId="1372627A" w14:textId="2D7ADFF6" w:rsidR="000E0E36" w:rsidRDefault="004741FA" w:rsidP="00894104">
      <w:pPr>
        <w:spacing w:line="480" w:lineRule="auto"/>
        <w:ind w:firstLine="720"/>
        <w:contextualSpacing/>
        <w:rPr>
          <w:rFonts w:ascii="Times New Roman" w:hAnsi="Times New Roman" w:cs="Times New Roman"/>
        </w:rPr>
      </w:pPr>
      <w:r>
        <w:rPr>
          <w:rFonts w:ascii="Times New Roman" w:hAnsi="Times New Roman" w:cs="Times New Roman"/>
        </w:rPr>
        <w:lastRenderedPageBreak/>
        <w:t>In the remainder of the paper,</w:t>
      </w:r>
      <w:r w:rsidR="0011041C">
        <w:rPr>
          <w:rFonts w:ascii="Times New Roman" w:hAnsi="Times New Roman" w:cs="Times New Roman"/>
        </w:rPr>
        <w:t xml:space="preserve"> I introduce the model architecture used </w:t>
      </w:r>
      <w:r w:rsidR="009F1E9A">
        <w:rPr>
          <w:rFonts w:ascii="Times New Roman" w:hAnsi="Times New Roman" w:cs="Times New Roman"/>
        </w:rPr>
        <w:t xml:space="preserve">in </w:t>
      </w:r>
      <w:r w:rsidR="008646CA">
        <w:rPr>
          <w:rFonts w:ascii="Times New Roman" w:hAnsi="Times New Roman" w:cs="Times New Roman"/>
        </w:rPr>
        <w:t>each simulation</w:t>
      </w:r>
      <w:r w:rsidR="007A28C6">
        <w:rPr>
          <w:rFonts w:ascii="Times New Roman" w:hAnsi="Times New Roman" w:cs="Times New Roman"/>
        </w:rPr>
        <w:t xml:space="preserve">, along with </w:t>
      </w:r>
      <w:r w:rsidR="00F229BE">
        <w:rPr>
          <w:rFonts w:ascii="Times New Roman" w:hAnsi="Times New Roman" w:cs="Times New Roman"/>
        </w:rPr>
        <w:t xml:space="preserve">details about the training experience </w:t>
      </w:r>
      <w:r w:rsidR="009F1E9A">
        <w:rPr>
          <w:rFonts w:ascii="Times New Roman" w:hAnsi="Times New Roman" w:cs="Times New Roman"/>
        </w:rPr>
        <w:t>that all models received</w:t>
      </w:r>
      <w:r w:rsidR="002A3C80">
        <w:rPr>
          <w:rFonts w:ascii="Times New Roman" w:hAnsi="Times New Roman" w:cs="Times New Roman"/>
        </w:rPr>
        <w:t xml:space="preserve"> prior to being run in a specific simulation</w:t>
      </w:r>
      <w:r w:rsidR="009F1E9A">
        <w:rPr>
          <w:rFonts w:ascii="Times New Roman" w:hAnsi="Times New Roman" w:cs="Times New Roman"/>
        </w:rPr>
        <w:t>.</w:t>
      </w:r>
      <w:r>
        <w:rPr>
          <w:rFonts w:ascii="Times New Roman" w:hAnsi="Times New Roman" w:cs="Times New Roman"/>
        </w:rPr>
        <w:t xml:space="preserve"> </w:t>
      </w:r>
      <w:r w:rsidR="00446614">
        <w:rPr>
          <w:rFonts w:ascii="Times New Roman" w:hAnsi="Times New Roman" w:cs="Times New Roman"/>
        </w:rPr>
        <w:t xml:space="preserve">Details that are specific to a simulation will be discussed in the relevant simulation. </w:t>
      </w:r>
      <w:r>
        <w:rPr>
          <w:rFonts w:ascii="Times New Roman" w:hAnsi="Times New Roman" w:cs="Times New Roman"/>
        </w:rPr>
        <w:t>I</w:t>
      </w:r>
      <w:r w:rsidR="00E10101">
        <w:rPr>
          <w:rFonts w:ascii="Times New Roman" w:hAnsi="Times New Roman" w:cs="Times New Roman"/>
        </w:rPr>
        <w:t xml:space="preserve"> </w:t>
      </w:r>
      <w:r w:rsidR="0011041C">
        <w:rPr>
          <w:rFonts w:ascii="Times New Roman" w:hAnsi="Times New Roman" w:cs="Times New Roman"/>
        </w:rPr>
        <w:t xml:space="preserve">then </w:t>
      </w:r>
      <w:r w:rsidR="00A24724">
        <w:rPr>
          <w:rFonts w:ascii="Times New Roman" w:hAnsi="Times New Roman" w:cs="Times New Roman"/>
        </w:rPr>
        <w:t xml:space="preserve">present </w:t>
      </w:r>
      <w:r w:rsidR="007B79E3">
        <w:rPr>
          <w:rFonts w:ascii="Times New Roman" w:hAnsi="Times New Roman" w:cs="Times New Roman"/>
        </w:rPr>
        <w:t>five</w:t>
      </w:r>
      <w:r w:rsidR="002A3C80">
        <w:rPr>
          <w:rFonts w:ascii="Times New Roman" w:hAnsi="Times New Roman" w:cs="Times New Roman"/>
        </w:rPr>
        <w:t xml:space="preserve"> </w:t>
      </w:r>
      <w:r w:rsidR="00A24724">
        <w:rPr>
          <w:rFonts w:ascii="Times New Roman" w:hAnsi="Times New Roman" w:cs="Times New Roman"/>
        </w:rPr>
        <w:t>simulations</w:t>
      </w:r>
      <w:r w:rsidR="0011041C">
        <w:rPr>
          <w:rFonts w:ascii="Times New Roman" w:hAnsi="Times New Roman" w:cs="Times New Roman"/>
        </w:rPr>
        <w:t>, each</w:t>
      </w:r>
      <w:r w:rsidR="00ED2947">
        <w:rPr>
          <w:rFonts w:ascii="Times New Roman" w:hAnsi="Times New Roman" w:cs="Times New Roman"/>
        </w:rPr>
        <w:t xml:space="preserve"> </w:t>
      </w:r>
      <w:r w:rsidR="002A3C80">
        <w:rPr>
          <w:rFonts w:ascii="Times New Roman" w:hAnsi="Times New Roman" w:cs="Times New Roman"/>
        </w:rPr>
        <w:t>corresponding to one of the key empirical findings outlined earlier</w:t>
      </w:r>
      <w:r w:rsidR="008B0DC3">
        <w:rPr>
          <w:rFonts w:ascii="Times New Roman" w:hAnsi="Times New Roman" w:cs="Times New Roman"/>
        </w:rPr>
        <w:t xml:space="preserve">. </w:t>
      </w:r>
      <w:r w:rsidR="00D02F1A">
        <w:rPr>
          <w:rFonts w:ascii="Times New Roman" w:hAnsi="Times New Roman" w:cs="Times New Roman"/>
        </w:rPr>
        <w:t>Following the presentation of each simulation</w:t>
      </w:r>
      <w:r w:rsidR="008B0DC3">
        <w:rPr>
          <w:rFonts w:ascii="Times New Roman" w:hAnsi="Times New Roman" w:cs="Times New Roman"/>
        </w:rPr>
        <w:t xml:space="preserve">, I will discuss </w:t>
      </w:r>
      <w:r w:rsidR="00D02F1A">
        <w:rPr>
          <w:rFonts w:ascii="Times New Roman" w:hAnsi="Times New Roman" w:cs="Times New Roman"/>
        </w:rPr>
        <w:t>in some detail how the model produced a match to the behavioral data. I will limit this discussion to one of the simulations but will note that the same basic principles apply to the remaining simulations. Given that the focus here was to show that a model that implements the current theory can capture data from studies that use the Gergely paradigm, each of the studies that illustrate one of the previous findings will be modeled only at the most general level.  This means that study specific details that were not deemed to be causally meaningful were not simulated.</w:t>
      </w:r>
    </w:p>
    <w:p w14:paraId="3F263DEE" w14:textId="77777777" w:rsidR="00BA0E9D" w:rsidRPr="00AE090A" w:rsidRDefault="00BA0E9D" w:rsidP="00894104">
      <w:pPr>
        <w:spacing w:line="480" w:lineRule="auto"/>
        <w:ind w:firstLine="720"/>
        <w:contextualSpacing/>
        <w:rPr>
          <w:rFonts w:ascii="Times New Roman" w:hAnsi="Times New Roman" w:cs="Times New Roman"/>
        </w:rPr>
      </w:pPr>
    </w:p>
    <w:p w14:paraId="76C3B726" w14:textId="6296B1A4" w:rsidR="005D770B" w:rsidRDefault="00BA0E9D" w:rsidP="00894104">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DF8D000" w14:textId="7C5B363E" w:rsidR="00BB607E" w:rsidRPr="0005092E" w:rsidRDefault="00BB607E" w:rsidP="00894104">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5147E5E7" w14:textId="6E06A7D6" w:rsidR="008E5DB6" w:rsidRDefault="00BF73AD" w:rsidP="00894104">
      <w:pPr>
        <w:spacing w:line="480" w:lineRule="auto"/>
        <w:contextualSpacing/>
        <w:rPr>
          <w:rFonts w:ascii="Times New Roman" w:hAnsi="Times New Roman" w:cs="Times New Roman"/>
        </w:rPr>
      </w:pPr>
      <w:r>
        <w:rPr>
          <w:rFonts w:ascii="Times New Roman" w:hAnsi="Times New Roman" w:cs="Times New Roman"/>
        </w:rPr>
        <w:tab/>
        <w:t xml:space="preserve">The network architecture used </w:t>
      </w:r>
      <w:r w:rsidR="00C31D52">
        <w:rPr>
          <w:rFonts w:ascii="Times New Roman" w:hAnsi="Times New Roman" w:cs="Times New Roman"/>
        </w:rPr>
        <w:t>in the current series of simulations was a three-layer, feedforward, au</w:t>
      </w:r>
      <w:r w:rsidR="00FE0F26">
        <w:rPr>
          <w:rFonts w:ascii="Times New Roman" w:hAnsi="Times New Roman" w:cs="Times New Roman"/>
        </w:rPr>
        <w:t>toencoder</w:t>
      </w:r>
      <w:r w:rsidR="00C31D52">
        <w:rPr>
          <w:rFonts w:ascii="Times New Roman" w:hAnsi="Times New Roman" w:cs="Times New Roman"/>
        </w:rPr>
        <w:t xml:space="preserve"> network</w:t>
      </w:r>
      <w:r w:rsidR="006F2FB7">
        <w:rPr>
          <w:rFonts w:ascii="Times New Roman" w:hAnsi="Times New Roman" w:cs="Times New Roman"/>
        </w:rPr>
        <w:t xml:space="preserve"> </w:t>
      </w:r>
      <w:r w:rsidR="00C31D52">
        <w:rPr>
          <w:rFonts w:ascii="Times New Roman" w:hAnsi="Times New Roman" w:cs="Times New Roman"/>
        </w:rPr>
        <w:t>(e.g., Mareschal et al., 2000).</w:t>
      </w:r>
      <w:r w:rsidR="00FE0F26">
        <w:rPr>
          <w:rFonts w:ascii="Times New Roman" w:hAnsi="Times New Roman" w:cs="Times New Roman"/>
        </w:rPr>
        <w:t xml:space="preserve"> </w:t>
      </w:r>
      <w:r w:rsidR="006F2FB7">
        <w:rPr>
          <w:rFonts w:ascii="Times New Roman" w:hAnsi="Times New Roman" w:cs="Times New Roman"/>
        </w:rPr>
        <w:t xml:space="preserve">Networks were trained with backpropagation in cross-entropy error (e.g., Rumelhart et al., 1986). The hidden units used a RELU activation function; the output units used a sigmoid activation function. </w:t>
      </w:r>
      <w:r w:rsidR="00FE0F26">
        <w:rPr>
          <w:rFonts w:ascii="Times New Roman" w:hAnsi="Times New Roman" w:cs="Times New Roman"/>
        </w:rPr>
        <w:t xml:space="preserve">A </w:t>
      </w:r>
      <w:r w:rsidR="00CE5D3E">
        <w:rPr>
          <w:rFonts w:ascii="Times New Roman" w:hAnsi="Times New Roman" w:cs="Times New Roman"/>
        </w:rPr>
        <w:t>key feature</w:t>
      </w:r>
      <w:r w:rsidR="00FE0F26">
        <w:rPr>
          <w:rFonts w:ascii="Times New Roman" w:hAnsi="Times New Roman" w:cs="Times New Roman"/>
        </w:rPr>
        <w:t xml:space="preserve"> of </w:t>
      </w:r>
      <w:r w:rsidR="009C73A9">
        <w:rPr>
          <w:rFonts w:ascii="Times New Roman" w:hAnsi="Times New Roman" w:cs="Times New Roman"/>
        </w:rPr>
        <w:t>autoencoders</w:t>
      </w:r>
      <w:r w:rsidR="00FE0F26">
        <w:rPr>
          <w:rFonts w:ascii="Times New Roman" w:hAnsi="Times New Roman" w:cs="Times New Roman"/>
        </w:rPr>
        <w:t xml:space="preserve"> </w:t>
      </w:r>
      <w:r w:rsidR="009F1297">
        <w:rPr>
          <w:rFonts w:ascii="Times New Roman" w:hAnsi="Times New Roman" w:cs="Times New Roman"/>
        </w:rPr>
        <w:t>is</w:t>
      </w:r>
      <w:r w:rsidR="00FE0F26">
        <w:rPr>
          <w:rFonts w:ascii="Times New Roman" w:hAnsi="Times New Roman" w:cs="Times New Roman"/>
        </w:rPr>
        <w:t xml:space="preserve"> that </w:t>
      </w:r>
      <w:r w:rsidR="009F1297">
        <w:rPr>
          <w:rFonts w:ascii="Times New Roman" w:hAnsi="Times New Roman" w:cs="Times New Roman"/>
        </w:rPr>
        <w:t xml:space="preserve">the </w:t>
      </w:r>
      <w:r w:rsidR="00261D7B">
        <w:rPr>
          <w:rFonts w:ascii="Times New Roman" w:hAnsi="Times New Roman" w:cs="Times New Roman"/>
        </w:rPr>
        <w:t>number of units in the input and output layers outnumber that in the hidden layer</w:t>
      </w:r>
      <w:r w:rsidR="00FE0F26">
        <w:rPr>
          <w:rFonts w:ascii="Times New Roman" w:hAnsi="Times New Roman" w:cs="Times New Roman"/>
        </w:rPr>
        <w:t xml:space="preserve">. This </w:t>
      </w:r>
      <w:r w:rsidR="004126A0">
        <w:rPr>
          <w:rFonts w:ascii="Times New Roman" w:hAnsi="Times New Roman" w:cs="Times New Roman"/>
        </w:rPr>
        <w:t xml:space="preserve">aspect of </w:t>
      </w:r>
      <w:r w:rsidR="002E13C5">
        <w:rPr>
          <w:rFonts w:ascii="Times New Roman" w:hAnsi="Times New Roman" w:cs="Times New Roman"/>
        </w:rPr>
        <w:t>these models</w:t>
      </w:r>
      <w:r w:rsidR="004126A0">
        <w:rPr>
          <w:rFonts w:ascii="Times New Roman" w:hAnsi="Times New Roman" w:cs="Times New Roman"/>
        </w:rPr>
        <w:t xml:space="preserve"> introduces</w:t>
      </w:r>
      <w:r w:rsidR="00FE0F26">
        <w:rPr>
          <w:rFonts w:ascii="Times New Roman" w:hAnsi="Times New Roman" w:cs="Times New Roman"/>
        </w:rPr>
        <w:t xml:space="preserve"> a bottleneck in the flow of </w:t>
      </w:r>
      <w:r w:rsidR="009F1297">
        <w:rPr>
          <w:rFonts w:ascii="Times New Roman" w:hAnsi="Times New Roman" w:cs="Times New Roman"/>
        </w:rPr>
        <w:t>information through the network that forces it to</w:t>
      </w:r>
      <w:r w:rsidR="00FE0F26">
        <w:rPr>
          <w:rFonts w:ascii="Times New Roman" w:hAnsi="Times New Roman" w:cs="Times New Roman"/>
        </w:rPr>
        <w:t xml:space="preserve"> develop a compact representation of the input sufficient to reproduce </w:t>
      </w:r>
      <w:r w:rsidR="009F1297">
        <w:rPr>
          <w:rFonts w:ascii="Times New Roman" w:hAnsi="Times New Roman" w:cs="Times New Roman"/>
        </w:rPr>
        <w:t>it as output.</w:t>
      </w:r>
      <w:r w:rsidR="00FE0F26">
        <w:rPr>
          <w:rFonts w:ascii="Times New Roman" w:hAnsi="Times New Roman" w:cs="Times New Roman"/>
        </w:rPr>
        <w:t xml:space="preserve"> </w:t>
      </w:r>
      <w:r w:rsidR="00601EDE">
        <w:rPr>
          <w:rFonts w:ascii="Times New Roman" w:hAnsi="Times New Roman" w:cs="Times New Roman"/>
        </w:rPr>
        <w:t>That these networks</w:t>
      </w:r>
      <w:r w:rsidR="005D444D">
        <w:rPr>
          <w:rFonts w:ascii="Times New Roman" w:hAnsi="Times New Roman" w:cs="Times New Roman"/>
        </w:rPr>
        <w:t xml:space="preserve"> </w:t>
      </w:r>
      <w:r w:rsidR="0090007C">
        <w:rPr>
          <w:rFonts w:ascii="Times New Roman" w:hAnsi="Times New Roman" w:cs="Times New Roman"/>
        </w:rPr>
        <w:t xml:space="preserve">learn to reproduce the input to the model as output means </w:t>
      </w:r>
      <w:r w:rsidR="00FE0F26">
        <w:rPr>
          <w:rFonts w:ascii="Times New Roman" w:hAnsi="Times New Roman" w:cs="Times New Roman"/>
        </w:rPr>
        <w:t xml:space="preserve">that </w:t>
      </w:r>
      <w:r w:rsidR="0090007C">
        <w:rPr>
          <w:rFonts w:ascii="Times New Roman" w:hAnsi="Times New Roman" w:cs="Times New Roman"/>
        </w:rPr>
        <w:t>they are</w:t>
      </w:r>
      <w:r w:rsidR="00B87F57">
        <w:rPr>
          <w:rFonts w:ascii="Times New Roman" w:hAnsi="Times New Roman" w:cs="Times New Roman"/>
        </w:rPr>
        <w:t xml:space="preserve"> self-supervised (e.g., Mare</w:t>
      </w:r>
      <w:r w:rsidR="008E5DB6">
        <w:rPr>
          <w:rFonts w:ascii="Times New Roman" w:hAnsi="Times New Roman" w:cs="Times New Roman"/>
        </w:rPr>
        <w:t>sc</w:t>
      </w:r>
      <w:r w:rsidR="00B87F57">
        <w:rPr>
          <w:rFonts w:ascii="Times New Roman" w:hAnsi="Times New Roman" w:cs="Times New Roman"/>
        </w:rPr>
        <w:t>hal &amp; Johnson, 2002)</w:t>
      </w:r>
      <w:r w:rsidR="005D444D">
        <w:rPr>
          <w:rFonts w:ascii="Times New Roman" w:hAnsi="Times New Roman" w:cs="Times New Roman"/>
        </w:rPr>
        <w:t xml:space="preserve">; that is, </w:t>
      </w:r>
      <w:r w:rsidR="00AD7E2A">
        <w:rPr>
          <w:rFonts w:ascii="Times New Roman" w:hAnsi="Times New Roman" w:cs="Times New Roman"/>
        </w:rPr>
        <w:t xml:space="preserve">the signal used to </w:t>
      </w:r>
      <w:r w:rsidR="00AD7E2A">
        <w:rPr>
          <w:rFonts w:ascii="Times New Roman" w:hAnsi="Times New Roman" w:cs="Times New Roman"/>
        </w:rPr>
        <w:lastRenderedPageBreak/>
        <w:t xml:space="preserve">train the model comes from the input itself rather than from an external agent </w:t>
      </w:r>
      <w:r w:rsidR="006261D9">
        <w:rPr>
          <w:rFonts w:ascii="Times New Roman" w:hAnsi="Times New Roman" w:cs="Times New Roman"/>
        </w:rPr>
        <w:t>or teacher.</w:t>
      </w:r>
      <w:r w:rsidR="00BA3DA4">
        <w:rPr>
          <w:rFonts w:ascii="Times New Roman" w:hAnsi="Times New Roman" w:cs="Times New Roman"/>
        </w:rPr>
        <w:t xml:space="preserve"> An autoencoder was chosen because </w:t>
      </w:r>
      <w:r w:rsidR="008446E8">
        <w:rPr>
          <w:rFonts w:ascii="Times New Roman" w:hAnsi="Times New Roman" w:cs="Times New Roman"/>
        </w:rPr>
        <w:t xml:space="preserve">it </w:t>
      </w:r>
      <w:r w:rsidR="00BA3DA4">
        <w:rPr>
          <w:rFonts w:ascii="Times New Roman" w:hAnsi="Times New Roman" w:cs="Times New Roman"/>
        </w:rPr>
        <w:t xml:space="preserve">is </w:t>
      </w:r>
      <w:r w:rsidR="008446E8">
        <w:rPr>
          <w:rFonts w:ascii="Times New Roman" w:hAnsi="Times New Roman" w:cs="Times New Roman"/>
        </w:rPr>
        <w:t>assumed</w:t>
      </w:r>
      <w:r w:rsidR="00E20BAF">
        <w:rPr>
          <w:rFonts w:ascii="Times New Roman" w:hAnsi="Times New Roman" w:cs="Times New Roman"/>
        </w:rPr>
        <w:t>, and has been argued convincingly elsewhere (e.g., Orhan et al., 2020</w:t>
      </w:r>
      <w:r w:rsidR="004E1192">
        <w:rPr>
          <w:rFonts w:ascii="Times New Roman" w:hAnsi="Times New Roman" w:cs="Times New Roman"/>
        </w:rPr>
        <w:t>; Vong et al., 2024</w:t>
      </w:r>
      <w:r w:rsidR="00E20BAF">
        <w:rPr>
          <w:rFonts w:ascii="Times New Roman" w:hAnsi="Times New Roman" w:cs="Times New Roman"/>
        </w:rPr>
        <w:t>),</w:t>
      </w:r>
      <w:r w:rsidR="008446E8">
        <w:rPr>
          <w:rFonts w:ascii="Times New Roman" w:hAnsi="Times New Roman" w:cs="Times New Roman"/>
        </w:rPr>
        <w:t xml:space="preserve"> that </w:t>
      </w:r>
      <w:r w:rsidR="00F655E7">
        <w:rPr>
          <w:rFonts w:ascii="Times New Roman" w:hAnsi="Times New Roman" w:cs="Times New Roman"/>
        </w:rPr>
        <w:t xml:space="preserve">the processes </w:t>
      </w:r>
      <w:r w:rsidR="009102AD">
        <w:rPr>
          <w:rFonts w:ascii="Times New Roman" w:hAnsi="Times New Roman" w:cs="Times New Roman"/>
        </w:rPr>
        <w:t xml:space="preserve">outlined in the previous section are also </w:t>
      </w:r>
      <w:r w:rsidR="00BA3DA4">
        <w:rPr>
          <w:rFonts w:ascii="Times New Roman" w:hAnsi="Times New Roman" w:cs="Times New Roman"/>
        </w:rPr>
        <w:t xml:space="preserve">self-supervised. In other words, </w:t>
      </w:r>
      <w:r w:rsidR="00B57207">
        <w:rPr>
          <w:rFonts w:ascii="Times New Roman" w:hAnsi="Times New Roman" w:cs="Times New Roman"/>
        </w:rPr>
        <w:t>the associative learning processes th</w:t>
      </w:r>
      <w:r w:rsidR="00F27C99">
        <w:rPr>
          <w:rFonts w:ascii="Times New Roman" w:hAnsi="Times New Roman" w:cs="Times New Roman"/>
        </w:rPr>
        <w:t>ought to underpin how infants process actions</w:t>
      </w:r>
      <w:r w:rsidR="00B57207">
        <w:rPr>
          <w:rFonts w:ascii="Times New Roman" w:hAnsi="Times New Roman" w:cs="Times New Roman"/>
        </w:rPr>
        <w:t xml:space="preserve"> are also thought to be self-supervised. </w:t>
      </w:r>
    </w:p>
    <w:p w14:paraId="6434D3AC" w14:textId="1872B6BB" w:rsidR="00964347" w:rsidRDefault="00964347" w:rsidP="00894104">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03D8D624" wp14:editId="347DD81F">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9A95842" w14:textId="2BD60939" w:rsidR="00964347" w:rsidRDefault="000476A1" w:rsidP="00964347">
                            <w:pPr>
                              <w:keepNext/>
                              <w:jc w:val="center"/>
                            </w:pPr>
                            <w:r>
                              <w:rPr>
                                <w:noProof/>
                              </w:rPr>
                              <w:drawing>
                                <wp:inline distT="0" distB="0" distL="0" distR="0" wp14:anchorId="4D2C9FBB" wp14:editId="0A66EF79">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50ABAF99" w14:textId="516B2EEF"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8D624"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9A95842" w14:textId="2BD60939" w:rsidR="00964347" w:rsidRDefault="000476A1" w:rsidP="00964347">
                      <w:pPr>
                        <w:keepNext/>
                        <w:jc w:val="center"/>
                      </w:pPr>
                      <w:r>
                        <w:rPr>
                          <w:noProof/>
                        </w:rPr>
                        <w:drawing>
                          <wp:inline distT="0" distB="0" distL="0" distR="0" wp14:anchorId="4D2C9FBB" wp14:editId="0A66EF79">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50ABAF99" w14:textId="516B2EEF" w:rsidR="00964347" w:rsidRPr="00E03CC8" w:rsidRDefault="00964347" w:rsidP="00964347">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w:t>
                      </w:r>
                      <w:r w:rsidR="00F621EA">
                        <w:rPr>
                          <w:rFonts w:ascii="Times New Roman" w:hAnsi="Times New Roman" w:cs="Times New Roman"/>
                          <w:i w:val="0"/>
                          <w:iCs w:val="0"/>
                          <w:color w:val="000000" w:themeColor="text1"/>
                          <w:sz w:val="24"/>
                          <w:szCs w:val="24"/>
                        </w:rPr>
                        <w:t xml:space="preserve"> untrained</w:t>
                      </w:r>
                      <w:r>
                        <w:rPr>
                          <w:rFonts w:ascii="Times New Roman" w:hAnsi="Times New Roman" w:cs="Times New Roman"/>
                          <w:i w:val="0"/>
                          <w:iCs w:val="0"/>
                          <w:color w:val="000000" w:themeColor="text1"/>
                          <w:sz w:val="24"/>
                          <w:szCs w:val="24"/>
                        </w:rPr>
                        <w:t xml:space="preserve"> model architecture used in the current simulations.</w:t>
                      </w:r>
                      <w:r w:rsidR="00F621EA">
                        <w:rPr>
                          <w:rFonts w:ascii="Times New Roman" w:hAnsi="Times New Roman" w:cs="Times New Roman"/>
                          <w:i w:val="0"/>
                          <w:iCs w:val="0"/>
                          <w:color w:val="000000" w:themeColor="text1"/>
                          <w:sz w:val="24"/>
                          <w:szCs w:val="24"/>
                        </w:rPr>
                        <w:t xml:space="preserve"> Of note is that the input and output groups are identical.</w:t>
                      </w:r>
                    </w:p>
                    <w:p w14:paraId="657C4F54" w14:textId="77777777" w:rsidR="00964347" w:rsidRDefault="00964347" w:rsidP="00964347">
                      <w:pPr>
                        <w:keepNext/>
                      </w:pPr>
                    </w:p>
                    <w:p w14:paraId="6CFC460B" w14:textId="77777777" w:rsidR="00964347" w:rsidRDefault="00964347" w:rsidP="00964347"/>
                  </w:txbxContent>
                </v:textbox>
                <w10:wrap type="square" anchorx="margin"/>
              </v:shape>
            </w:pict>
          </mc:Fallback>
        </mc:AlternateContent>
      </w:r>
    </w:p>
    <w:p w14:paraId="0883A07F" w14:textId="77777777" w:rsidR="00964347" w:rsidRDefault="00964347" w:rsidP="00894104">
      <w:pPr>
        <w:spacing w:line="480" w:lineRule="auto"/>
        <w:ind w:firstLine="720"/>
        <w:contextualSpacing/>
        <w:rPr>
          <w:rFonts w:ascii="Times New Roman" w:hAnsi="Times New Roman" w:cs="Times New Roman"/>
        </w:rPr>
      </w:pPr>
    </w:p>
    <w:p w14:paraId="4EC5BEE3" w14:textId="015A83EC" w:rsidR="004271E8" w:rsidRDefault="008E5DB6" w:rsidP="00894104">
      <w:pPr>
        <w:spacing w:line="480" w:lineRule="auto"/>
        <w:ind w:firstLine="720"/>
        <w:contextualSpacing/>
        <w:rPr>
          <w:rFonts w:ascii="Times New Roman" w:hAnsi="Times New Roman" w:cs="Times New Roman"/>
        </w:rPr>
      </w:pPr>
      <w:r>
        <w:rPr>
          <w:rFonts w:ascii="Times New Roman" w:hAnsi="Times New Roman" w:cs="Times New Roman"/>
        </w:rPr>
        <w:t>T</w:t>
      </w:r>
      <w:r w:rsidR="00D606CC">
        <w:rPr>
          <w:rFonts w:ascii="Times New Roman" w:hAnsi="Times New Roman" w:cs="Times New Roman"/>
        </w:rPr>
        <w:t>he model consisted of three layers (Figure 1). The input and output layers consisted of 8 groups of units</w:t>
      </w:r>
      <w:r w:rsidR="00652E3F">
        <w:rPr>
          <w:rFonts w:ascii="Times New Roman" w:hAnsi="Times New Roman" w:cs="Times New Roman"/>
        </w:rPr>
        <w:t>. The</w:t>
      </w:r>
      <w:r w:rsidR="00F36B19">
        <w:rPr>
          <w:rFonts w:ascii="Times New Roman" w:hAnsi="Times New Roman" w:cs="Times New Roman"/>
        </w:rPr>
        <w:t xml:space="preserve"> groups in the </w:t>
      </w:r>
      <w:r w:rsidR="007F7CDF">
        <w:rPr>
          <w:rFonts w:ascii="Times New Roman" w:hAnsi="Times New Roman" w:cs="Times New Roman"/>
        </w:rPr>
        <w:t>input and output layers were identical</w:t>
      </w:r>
      <w:r w:rsidR="002F0729">
        <w:rPr>
          <w:rFonts w:ascii="Times New Roman" w:hAnsi="Times New Roman" w:cs="Times New Roman"/>
        </w:rPr>
        <w:t xml:space="preserve">, and all groups used a localist coding scheme (i.e., </w:t>
      </w:r>
      <w:r w:rsidR="000362C5">
        <w:rPr>
          <w:rFonts w:ascii="Times New Roman" w:hAnsi="Times New Roman" w:cs="Times New Roman"/>
        </w:rPr>
        <w:t xml:space="preserve">a single unit was used to represent </w:t>
      </w:r>
      <w:r w:rsidR="002F0729">
        <w:rPr>
          <w:rFonts w:ascii="Times New Roman" w:hAnsi="Times New Roman" w:cs="Times New Roman"/>
        </w:rPr>
        <w:t>a given concept or feature)</w:t>
      </w:r>
      <w:r w:rsidR="00442667">
        <w:rPr>
          <w:rFonts w:ascii="Times New Roman" w:hAnsi="Times New Roman" w:cs="Times New Roman"/>
        </w:rPr>
        <w:t>.</w:t>
      </w:r>
      <w:r w:rsidR="00652E3F" w:rsidRPr="00652E3F">
        <w:rPr>
          <w:rFonts w:ascii="Times New Roman" w:hAnsi="Times New Roman" w:cs="Times New Roman"/>
        </w:rPr>
        <w:t xml:space="preserve"> </w:t>
      </w:r>
      <w:r w:rsidR="00652E3F">
        <w:rPr>
          <w:rFonts w:ascii="Times New Roman" w:hAnsi="Times New Roman" w:cs="Times New Roman"/>
        </w:rPr>
        <w:t xml:space="preserve">Localist representations were adopted to ensure that the network’s performance was not unduly influenced by preexisting similarities between </w:t>
      </w:r>
      <w:r w:rsidR="00A4013A">
        <w:rPr>
          <w:rFonts w:ascii="Times New Roman" w:hAnsi="Times New Roman" w:cs="Times New Roman"/>
        </w:rPr>
        <w:t>any of the features or concepts</w:t>
      </w:r>
      <w:r w:rsidR="00652E3F">
        <w:rPr>
          <w:rFonts w:ascii="Times New Roman" w:hAnsi="Times New Roman" w:cs="Times New Roman"/>
        </w:rPr>
        <w:t>.</w:t>
      </w:r>
      <w:r w:rsidR="00E32921">
        <w:rPr>
          <w:rFonts w:ascii="Times New Roman" w:hAnsi="Times New Roman" w:cs="Times New Roman"/>
        </w:rPr>
        <w:t xml:space="preserve"> Note that values </w:t>
      </w:r>
      <w:r w:rsidR="00E32921">
        <w:rPr>
          <w:rFonts w:ascii="Times New Roman" w:hAnsi="Times New Roman" w:cs="Times New Roman"/>
        </w:rPr>
        <w:lastRenderedPageBreak/>
        <w:t>of unspecified units are assumed to be 0</w:t>
      </w:r>
      <w:r w:rsidR="00BF2454">
        <w:rPr>
          <w:rFonts w:ascii="Times New Roman" w:hAnsi="Times New Roman" w:cs="Times New Roman"/>
        </w:rPr>
        <w:t xml:space="preserve"> (corresponding to the unit being “off”)</w:t>
      </w:r>
      <w:r w:rsidR="00E32921">
        <w:rPr>
          <w:rFonts w:ascii="Times New Roman" w:hAnsi="Times New Roman" w:cs="Times New Roman"/>
        </w:rPr>
        <w:t>.</w:t>
      </w:r>
      <w:r w:rsidR="00442667">
        <w:rPr>
          <w:rFonts w:ascii="Times New Roman" w:hAnsi="Times New Roman" w:cs="Times New Roman"/>
        </w:rPr>
        <w:t xml:space="preserve"> In contrast,</w:t>
      </w:r>
      <w:r w:rsidR="009242D3">
        <w:rPr>
          <w:rFonts w:ascii="Times New Roman" w:hAnsi="Times New Roman" w:cs="Times New Roman"/>
        </w:rPr>
        <w:t xml:space="preserve"> the hidden layer consisted of a single group of units</w:t>
      </w:r>
      <w:r w:rsidR="00A4013A">
        <w:rPr>
          <w:rFonts w:ascii="Times New Roman" w:hAnsi="Times New Roman" w:cs="Times New Roman"/>
        </w:rPr>
        <w:t xml:space="preserve"> and the representations developed over these units were largely distributed (i.e. multiple units coded for a given concept or feature, and the same unit could participate in coding different concepts of features)</w:t>
      </w:r>
      <w:r w:rsidR="00214AD6">
        <w:rPr>
          <w:rFonts w:ascii="Times New Roman" w:hAnsi="Times New Roman" w:cs="Times New Roman"/>
        </w:rPr>
        <w:t xml:space="preserve"> (Hinton, 1984)</w:t>
      </w:r>
      <w:r w:rsidR="009242D3">
        <w:rPr>
          <w:rFonts w:ascii="Times New Roman" w:hAnsi="Times New Roman" w:cs="Times New Roman"/>
        </w:rPr>
        <w:t>.</w:t>
      </w:r>
      <w:r w:rsidR="00BE0536">
        <w:rPr>
          <w:rFonts w:ascii="Times New Roman" w:hAnsi="Times New Roman" w:cs="Times New Roman"/>
        </w:rPr>
        <w:t xml:space="preserve"> </w:t>
      </w:r>
      <w:r w:rsidR="004271E8">
        <w:rPr>
          <w:rFonts w:ascii="Times New Roman" w:hAnsi="Times New Roman" w:cs="Times New Roman"/>
        </w:rPr>
        <w:t xml:space="preserve">Fifty hidden units were used in </w:t>
      </w:r>
      <w:r w:rsidR="004D32F5">
        <w:rPr>
          <w:rFonts w:ascii="Times New Roman" w:hAnsi="Times New Roman" w:cs="Times New Roman"/>
        </w:rPr>
        <w:t>S</w:t>
      </w:r>
      <w:r w:rsidR="004271E8">
        <w:rPr>
          <w:rFonts w:ascii="Times New Roman" w:hAnsi="Times New Roman" w:cs="Times New Roman"/>
        </w:rPr>
        <w:t>imulations 1</w:t>
      </w:r>
      <w:r w:rsidR="004D32F5">
        <w:rPr>
          <w:rFonts w:ascii="Times New Roman" w:hAnsi="Times New Roman" w:cs="Times New Roman"/>
        </w:rPr>
        <w:t xml:space="preserve"> through </w:t>
      </w:r>
      <w:r w:rsidR="004271E8">
        <w:rPr>
          <w:rFonts w:ascii="Times New Roman" w:hAnsi="Times New Roman" w:cs="Times New Roman"/>
        </w:rPr>
        <w:t>4 and 6, whereas 30 units were used in Simulation 5. Fewer hidden units were used in Simulation 5 than in the other simulations</w:t>
      </w:r>
      <w:r w:rsidR="004D32F5">
        <w:rPr>
          <w:rFonts w:ascii="Times New Roman" w:hAnsi="Times New Roman" w:cs="Times New Roman"/>
        </w:rPr>
        <w:t xml:space="preserve"> for two reasons. First, the experiments on which this simulation was based tested 3-month-olds. Second, it was assumed that the representational capacity of 3-month-olds was less than infants 6 months of age and older. Hidden units, which themselves represent the representational capacity of a neural network, made it possible to implement this assumption.</w:t>
      </w:r>
    </w:p>
    <w:p w14:paraId="475DD127" w14:textId="0B5FC122" w:rsidR="002D4413" w:rsidRDefault="001647C9"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w:t>
      </w:r>
      <w:r w:rsidR="005A22DD">
        <w:rPr>
          <w:rFonts w:ascii="Times New Roman" w:hAnsi="Times New Roman" w:cs="Times New Roman"/>
        </w:rPr>
        <w:t xml:space="preserve">These </w:t>
      </w:r>
      <w:r>
        <w:rPr>
          <w:rFonts w:ascii="Times New Roman" w:hAnsi="Times New Roman" w:cs="Times New Roman"/>
        </w:rPr>
        <w:t>groups also appeared on the out</w:t>
      </w:r>
      <w:r w:rsidR="005A22DD">
        <w:rPr>
          <w:rFonts w:ascii="Times New Roman" w:hAnsi="Times New Roman" w:cs="Times New Roman"/>
        </w:rPr>
        <w:t>put side</w:t>
      </w:r>
      <w:r>
        <w:rPr>
          <w:rFonts w:ascii="Times New Roman" w:hAnsi="Times New Roman" w:cs="Times New Roman"/>
        </w:rPr>
        <w:t xml:space="preserve"> of the model</w:t>
      </w:r>
      <w:r w:rsidR="0005658D">
        <w:rPr>
          <w:rFonts w:ascii="Times New Roman" w:hAnsi="Times New Roman" w:cs="Times New Roman"/>
        </w:rPr>
        <w:t>.</w:t>
      </w:r>
      <w:r w:rsidR="00E86C0A">
        <w:rPr>
          <w:rFonts w:ascii="Times New Roman" w:hAnsi="Times New Roman" w:cs="Times New Roman"/>
        </w:rPr>
        <w:t xml:space="preserve"> Two different object groups were used to </w:t>
      </w:r>
      <w:r w:rsidR="00B00FC9">
        <w:rPr>
          <w:rFonts w:ascii="Times New Roman" w:hAnsi="Times New Roman" w:cs="Times New Roman"/>
        </w:rPr>
        <w:t>ensure that the network could be shown two objects at a time. This was necessary because</w:t>
      </w:r>
      <w:r w:rsidR="00404AC4">
        <w:rPr>
          <w:rFonts w:ascii="Times New Roman" w:hAnsi="Times New Roman" w:cs="Times New Roman"/>
        </w:rPr>
        <w:t xml:space="preserve"> two objects were also presented at a time</w:t>
      </w:r>
      <w:r w:rsidR="00B00FC9">
        <w:rPr>
          <w:rFonts w:ascii="Times New Roman" w:hAnsi="Times New Roman" w:cs="Times New Roman"/>
        </w:rPr>
        <w:t xml:space="preserve"> in action understanding studies that employ</w:t>
      </w:r>
      <w:r w:rsidR="005A22DD">
        <w:rPr>
          <w:rFonts w:ascii="Times New Roman" w:hAnsi="Times New Roman" w:cs="Times New Roman"/>
        </w:rPr>
        <w:t>ed</w:t>
      </w:r>
      <w:r w:rsidR="00B00FC9">
        <w:rPr>
          <w:rFonts w:ascii="Times New Roman" w:hAnsi="Times New Roman" w:cs="Times New Roman"/>
        </w:rPr>
        <w:t xml:space="preserve"> the Gergely paradigm</w:t>
      </w:r>
      <w:r w:rsidR="00404AC4">
        <w:rPr>
          <w:rFonts w:ascii="Times New Roman" w:hAnsi="Times New Roman" w:cs="Times New Roman"/>
        </w:rPr>
        <w:t>. Crucially, e</w:t>
      </w:r>
      <w:r w:rsidR="001C1F09">
        <w:rPr>
          <w:rFonts w:ascii="Times New Roman" w:hAnsi="Times New Roman" w:cs="Times New Roman"/>
        </w:rPr>
        <w:t>ach group consisted of 82 units.</w:t>
      </w:r>
      <w:r w:rsidR="006438E6">
        <w:rPr>
          <w:rFonts w:ascii="Times New Roman" w:hAnsi="Times New Roman" w:cs="Times New Roman"/>
        </w:rPr>
        <w:t xml:space="preserve"> One of these </w:t>
      </w:r>
      <w:r w:rsidR="00442667">
        <w:rPr>
          <w:rFonts w:ascii="Times New Roman" w:hAnsi="Times New Roman" w:cs="Times New Roman"/>
        </w:rPr>
        <w:t>groups was located on the network’s left side</w:t>
      </w:r>
      <w:r w:rsidR="00404AC4">
        <w:rPr>
          <w:rFonts w:ascii="Times New Roman" w:hAnsi="Times New Roman" w:cs="Times New Roman"/>
        </w:rPr>
        <w:t xml:space="preserve"> (hence, Object Left)</w:t>
      </w:r>
      <w:r w:rsidR="00442667">
        <w:rPr>
          <w:rFonts w:ascii="Times New Roman" w:hAnsi="Times New Roman" w:cs="Times New Roman"/>
        </w:rPr>
        <w:t>; the other group was located on the network’s right side</w:t>
      </w:r>
      <w:r w:rsidR="00404AC4">
        <w:rPr>
          <w:rFonts w:ascii="Times New Roman" w:hAnsi="Times New Roman" w:cs="Times New Roman"/>
        </w:rPr>
        <w:t xml:space="preserve"> (hence, Object Right)</w:t>
      </w:r>
      <w:r w:rsidR="00442667">
        <w:rPr>
          <w:rFonts w:ascii="Times New Roman" w:hAnsi="Times New Roman" w:cs="Times New Roman"/>
        </w:rPr>
        <w:t>.</w:t>
      </w:r>
      <w:r w:rsidR="006438E6">
        <w:rPr>
          <w:rFonts w:ascii="Times New Roman" w:hAnsi="Times New Roman" w:cs="Times New Roman"/>
        </w:rPr>
        <w:t xml:space="preserve"> </w:t>
      </w:r>
      <w:r w:rsidR="00183E63">
        <w:rPr>
          <w:rFonts w:ascii="Times New Roman" w:hAnsi="Times New Roman" w:cs="Times New Roman"/>
        </w:rPr>
        <w:t xml:space="preserve">A single unit was used to represent a given object. </w:t>
      </w:r>
      <w:r w:rsidR="00156A94">
        <w:rPr>
          <w:rFonts w:ascii="Times New Roman" w:hAnsi="Times New Roman" w:cs="Times New Roman"/>
        </w:rPr>
        <w:t xml:space="preserve">Eighty objects </w:t>
      </w:r>
      <w:r w:rsidR="00BA2326">
        <w:rPr>
          <w:rFonts w:ascii="Times New Roman" w:hAnsi="Times New Roman" w:cs="Times New Roman"/>
        </w:rPr>
        <w:t xml:space="preserve">were </w:t>
      </w:r>
      <w:r w:rsidR="00186357">
        <w:rPr>
          <w:rFonts w:ascii="Times New Roman" w:hAnsi="Times New Roman" w:cs="Times New Roman"/>
        </w:rPr>
        <w:t>used for</w:t>
      </w:r>
      <w:r w:rsidR="00BA2326">
        <w:rPr>
          <w:rFonts w:ascii="Times New Roman" w:hAnsi="Times New Roman" w:cs="Times New Roman"/>
        </w:rPr>
        <w:t xml:space="preserve"> training</w:t>
      </w:r>
      <w:r w:rsidR="00186357">
        <w:rPr>
          <w:rFonts w:ascii="Times New Roman" w:hAnsi="Times New Roman" w:cs="Times New Roman"/>
        </w:rPr>
        <w:t>; the remaining two were used for testing.</w:t>
      </w:r>
      <w:r w:rsidR="00BA2326">
        <w:rPr>
          <w:rFonts w:ascii="Times New Roman" w:hAnsi="Times New Roman" w:cs="Times New Roman"/>
        </w:rPr>
        <w:t xml:space="preserve"> </w:t>
      </w:r>
      <w:r w:rsidR="00BF2454">
        <w:rPr>
          <w:rFonts w:ascii="Times New Roman" w:hAnsi="Times New Roman" w:cs="Times New Roman"/>
        </w:rPr>
        <w:t xml:space="preserve">Input units that </w:t>
      </w:r>
      <w:r w:rsidR="00D57F90">
        <w:rPr>
          <w:rFonts w:ascii="Times New Roman" w:hAnsi="Times New Roman" w:cs="Times New Roman"/>
        </w:rPr>
        <w:t>coded for</w:t>
      </w:r>
      <w:r w:rsidR="00BF2454">
        <w:rPr>
          <w:rFonts w:ascii="Times New Roman" w:hAnsi="Times New Roman" w:cs="Times New Roman"/>
        </w:rPr>
        <w:t xml:space="preserve"> objects present in a scene were turned “on”; that is, their values were set to 1. </w:t>
      </w:r>
    </w:p>
    <w:p w14:paraId="39F356BE" w14:textId="056D0731" w:rsidR="001D5278" w:rsidRDefault="00D168E6" w:rsidP="00894104">
      <w:pPr>
        <w:spacing w:line="480" w:lineRule="auto"/>
        <w:ind w:firstLine="720"/>
        <w:contextualSpacing/>
        <w:rPr>
          <w:rFonts w:ascii="Times New Roman" w:hAnsi="Times New Roman" w:cs="Times New Roman"/>
        </w:rPr>
      </w:pPr>
      <w:r>
        <w:rPr>
          <w:rFonts w:ascii="Times New Roman" w:hAnsi="Times New Roman" w:cs="Times New Roman"/>
        </w:rPr>
        <w:t>The next two input groups (w</w:t>
      </w:r>
      <w:r w:rsidR="00532A6B">
        <w:rPr>
          <w:rFonts w:ascii="Times New Roman" w:hAnsi="Times New Roman" w:cs="Times New Roman"/>
        </w:rPr>
        <w:t>ith</w:t>
      </w:r>
      <w:r>
        <w:rPr>
          <w:rFonts w:ascii="Times New Roman" w:hAnsi="Times New Roman" w:cs="Times New Roman"/>
        </w:rPr>
        <w:t xml:space="preserve"> corresponding groups on the model’s output side) were two-unit Animate Feature Left and Animate Feature Right groups.</w:t>
      </w:r>
      <w:r w:rsidR="006151A4">
        <w:rPr>
          <w:rFonts w:ascii="Times New Roman" w:hAnsi="Times New Roman" w:cs="Times New Roman"/>
        </w:rPr>
        <w:t xml:space="preserve"> </w:t>
      </w:r>
      <w:r w:rsidR="0058743A">
        <w:rPr>
          <w:rFonts w:ascii="Times New Roman" w:hAnsi="Times New Roman" w:cs="Times New Roman"/>
        </w:rPr>
        <w:t>The</w:t>
      </w:r>
      <w:r>
        <w:rPr>
          <w:rFonts w:ascii="Times New Roman" w:hAnsi="Times New Roman" w:cs="Times New Roman"/>
        </w:rPr>
        <w:t xml:space="preserve"> Left-Right designation</w:t>
      </w:r>
      <w:r w:rsidR="0058743A">
        <w:rPr>
          <w:rFonts w:ascii="Times New Roman" w:hAnsi="Times New Roman" w:cs="Times New Roman"/>
        </w:rPr>
        <w:t>, as before,</w:t>
      </w:r>
      <w:r w:rsidR="00EE1B56">
        <w:rPr>
          <w:rFonts w:ascii="Times New Roman" w:hAnsi="Times New Roman" w:cs="Times New Roman"/>
        </w:rPr>
        <w:t xml:space="preserve"> </w:t>
      </w:r>
      <w:r>
        <w:rPr>
          <w:rFonts w:ascii="Times New Roman" w:hAnsi="Times New Roman" w:cs="Times New Roman"/>
        </w:rPr>
        <w:t xml:space="preserve">denoted on which side of the network the group appeared. </w:t>
      </w:r>
      <w:r w:rsidR="0058743A">
        <w:rPr>
          <w:rFonts w:ascii="Times New Roman" w:hAnsi="Times New Roman" w:cs="Times New Roman"/>
        </w:rPr>
        <w:t>These groups represented the type of feature</w:t>
      </w:r>
      <w:r w:rsidR="0005322D">
        <w:rPr>
          <w:rFonts w:ascii="Times New Roman" w:hAnsi="Times New Roman" w:cs="Times New Roman"/>
        </w:rPr>
        <w:t xml:space="preserve"> possessed by</w:t>
      </w:r>
      <w:r w:rsidR="0058743A">
        <w:rPr>
          <w:rFonts w:ascii="Times New Roman" w:hAnsi="Times New Roman" w:cs="Times New Roman"/>
        </w:rPr>
        <w:t xml:space="preserve"> the object on the same side of the network. Specifically, t</w:t>
      </w:r>
      <w:r>
        <w:rPr>
          <w:rFonts w:ascii="Times New Roman" w:hAnsi="Times New Roman" w:cs="Times New Roman"/>
        </w:rPr>
        <w:t xml:space="preserve">he first </w:t>
      </w:r>
      <w:r>
        <w:rPr>
          <w:rFonts w:ascii="Times New Roman" w:hAnsi="Times New Roman" w:cs="Times New Roman"/>
        </w:rPr>
        <w:lastRenderedPageBreak/>
        <w:t>unit in either group was the Animate</w:t>
      </w:r>
      <w:r w:rsidR="0058743A">
        <w:rPr>
          <w:rFonts w:ascii="Times New Roman" w:hAnsi="Times New Roman" w:cs="Times New Roman"/>
        </w:rPr>
        <w:t xml:space="preserve"> Feature unit; the second unit in either group was the Inanimate Feature unit. </w:t>
      </w:r>
      <w:r w:rsidR="00532A6B">
        <w:rPr>
          <w:rFonts w:ascii="Times New Roman" w:hAnsi="Times New Roman" w:cs="Times New Roman"/>
        </w:rPr>
        <w:t xml:space="preserve">This meant that the object on the left or object on the right possessed an animate feature if the first unit in either of Animate Feature groups had a value of 1. In contrast, the object </w:t>
      </w:r>
      <w:r w:rsidR="0005322D">
        <w:rPr>
          <w:rFonts w:ascii="Times New Roman" w:hAnsi="Times New Roman" w:cs="Times New Roman"/>
        </w:rPr>
        <w:t>possessed</w:t>
      </w:r>
      <w:r w:rsidR="00532A6B">
        <w:rPr>
          <w:rFonts w:ascii="Times New Roman" w:hAnsi="Times New Roman" w:cs="Times New Roman"/>
        </w:rPr>
        <w:t xml:space="preserve"> an inanimate feature if the second unit in either of these groups had a value of 0.</w:t>
      </w:r>
      <w:r w:rsidR="00EE1B56">
        <w:rPr>
          <w:rFonts w:ascii="Times New Roman" w:hAnsi="Times New Roman" w:cs="Times New Roman"/>
        </w:rPr>
        <w:t xml:space="preserve"> </w:t>
      </w:r>
      <w:r w:rsidR="007D5256">
        <w:rPr>
          <w:rFonts w:ascii="Times New Roman" w:hAnsi="Times New Roman" w:cs="Times New Roman"/>
        </w:rPr>
        <w:t>The next group of units was</w:t>
      </w:r>
      <w:r w:rsidR="00E67BCC">
        <w:rPr>
          <w:rFonts w:ascii="Times New Roman" w:hAnsi="Times New Roman" w:cs="Times New Roman"/>
        </w:rPr>
        <w:t xml:space="preserve"> a two-unit</w:t>
      </w:r>
      <w:r w:rsidR="007D5256">
        <w:rPr>
          <w:rFonts w:ascii="Times New Roman" w:hAnsi="Times New Roman" w:cs="Times New Roman"/>
        </w:rPr>
        <w:t xml:space="preserve"> Motion Type group</w:t>
      </w:r>
      <w:r w:rsidR="00861708">
        <w:rPr>
          <w:rFonts w:ascii="Times New Roman" w:hAnsi="Times New Roman" w:cs="Times New Roman"/>
        </w:rPr>
        <w:t>. One</w:t>
      </w:r>
      <w:r w:rsidR="00E67BCC">
        <w:rPr>
          <w:rFonts w:ascii="Times New Roman" w:hAnsi="Times New Roman" w:cs="Times New Roman"/>
        </w:rPr>
        <w:t xml:space="preserve"> of these groups appeared on the input side of the model</w:t>
      </w:r>
      <w:r w:rsidR="00861708">
        <w:rPr>
          <w:rFonts w:ascii="Times New Roman" w:hAnsi="Times New Roman" w:cs="Times New Roman"/>
        </w:rPr>
        <w:t>;</w:t>
      </w:r>
      <w:r w:rsidR="00E67BCC">
        <w:rPr>
          <w:rFonts w:ascii="Times New Roman" w:hAnsi="Times New Roman" w:cs="Times New Roman"/>
        </w:rPr>
        <w:t xml:space="preserve"> the other group appeared on the output side</w:t>
      </w:r>
      <w:r w:rsidR="007D5256">
        <w:rPr>
          <w:rFonts w:ascii="Times New Roman" w:hAnsi="Times New Roman" w:cs="Times New Roman"/>
        </w:rPr>
        <w:t xml:space="preserve">. </w:t>
      </w:r>
      <w:r w:rsidR="00E67BCC">
        <w:rPr>
          <w:rFonts w:ascii="Times New Roman" w:hAnsi="Times New Roman" w:cs="Times New Roman"/>
        </w:rPr>
        <w:t>The first unit in this group was the Straight Motion unit, whereas the second unit was the Curved Motion</w:t>
      </w:r>
      <w:r w:rsidR="00867CF7">
        <w:rPr>
          <w:rFonts w:ascii="Times New Roman" w:hAnsi="Times New Roman" w:cs="Times New Roman"/>
        </w:rPr>
        <w:t xml:space="preserve"> unit</w:t>
      </w:r>
      <w:r w:rsidR="003E0191">
        <w:rPr>
          <w:rFonts w:ascii="Times New Roman" w:hAnsi="Times New Roman" w:cs="Times New Roman"/>
        </w:rPr>
        <w:t xml:space="preserve">. </w:t>
      </w:r>
      <w:r w:rsidR="007B5FC1">
        <w:rPr>
          <w:rFonts w:ascii="Times New Roman" w:hAnsi="Times New Roman" w:cs="Times New Roman"/>
        </w:rPr>
        <w:t>Motion was represented</w:t>
      </w:r>
      <w:r w:rsidR="00647041">
        <w:rPr>
          <w:rFonts w:ascii="Times New Roman" w:hAnsi="Times New Roman" w:cs="Times New Roman"/>
        </w:rPr>
        <w:t xml:space="preserve"> statically rather than dynamically </w:t>
      </w:r>
      <w:r w:rsidR="003400D2">
        <w:rPr>
          <w:rFonts w:ascii="Times New Roman" w:hAnsi="Times New Roman" w:cs="Times New Roman"/>
        </w:rPr>
        <w:t>(i.e., as it unfolds over time)</w:t>
      </w:r>
      <w:r w:rsidR="00647041">
        <w:rPr>
          <w:rFonts w:ascii="Times New Roman" w:hAnsi="Times New Roman" w:cs="Times New Roman"/>
        </w:rPr>
        <w:t xml:space="preserve"> to simplify</w:t>
      </w:r>
      <w:r w:rsidR="00E836E9">
        <w:rPr>
          <w:rFonts w:ascii="Times New Roman" w:hAnsi="Times New Roman" w:cs="Times New Roman"/>
        </w:rPr>
        <w:t xml:space="preserve"> the interpretation of the model’s behavior.</w:t>
      </w:r>
      <w:r w:rsidR="00F85E06">
        <w:rPr>
          <w:rFonts w:ascii="Times New Roman" w:hAnsi="Times New Roman" w:cs="Times New Roman"/>
        </w:rPr>
        <w:t xml:space="preserve"> </w:t>
      </w:r>
      <w:r w:rsidR="006A0061">
        <w:rPr>
          <w:rFonts w:ascii="Times New Roman" w:hAnsi="Times New Roman" w:cs="Times New Roman"/>
        </w:rPr>
        <w:t>Although</w:t>
      </w:r>
      <w:r w:rsidR="00CD7918">
        <w:rPr>
          <w:rFonts w:ascii="Times New Roman" w:hAnsi="Times New Roman" w:cs="Times New Roman"/>
        </w:rPr>
        <w:t xml:space="preserve"> </w:t>
      </w:r>
      <w:r w:rsidR="005B624E">
        <w:rPr>
          <w:rFonts w:ascii="Times New Roman" w:hAnsi="Times New Roman" w:cs="Times New Roman"/>
        </w:rPr>
        <w:t xml:space="preserve">representing </w:t>
      </w:r>
      <w:r w:rsidR="002B7E6E">
        <w:rPr>
          <w:rFonts w:ascii="Times New Roman" w:hAnsi="Times New Roman" w:cs="Times New Roman"/>
        </w:rPr>
        <w:t xml:space="preserve">motion </w:t>
      </w:r>
      <w:r w:rsidR="009055E6">
        <w:rPr>
          <w:rFonts w:ascii="Times New Roman" w:hAnsi="Times New Roman" w:cs="Times New Roman"/>
        </w:rPr>
        <w:t>dynamically would better align with infants’ real-world experience with motion</w:t>
      </w:r>
      <w:r w:rsidR="00CD7918">
        <w:rPr>
          <w:rFonts w:ascii="Times New Roman" w:hAnsi="Times New Roman" w:cs="Times New Roman"/>
        </w:rPr>
        <w:t>,</w:t>
      </w:r>
      <w:r w:rsidR="006A0061">
        <w:rPr>
          <w:rFonts w:ascii="Times New Roman" w:hAnsi="Times New Roman" w:cs="Times New Roman"/>
        </w:rPr>
        <w:t xml:space="preserve"> </w:t>
      </w:r>
      <w:r w:rsidR="00CD7918">
        <w:rPr>
          <w:rFonts w:ascii="Times New Roman" w:hAnsi="Times New Roman" w:cs="Times New Roman"/>
        </w:rPr>
        <w:t xml:space="preserve">a downside with </w:t>
      </w:r>
      <w:r w:rsidR="00C66E1A">
        <w:rPr>
          <w:rFonts w:ascii="Times New Roman" w:hAnsi="Times New Roman" w:cs="Times New Roman"/>
        </w:rPr>
        <w:t xml:space="preserve">incorporating </w:t>
      </w:r>
      <w:r w:rsidR="005F673E">
        <w:rPr>
          <w:rFonts w:ascii="Times New Roman" w:hAnsi="Times New Roman" w:cs="Times New Roman"/>
        </w:rPr>
        <w:t xml:space="preserve">such motion in a model </w:t>
      </w:r>
      <w:r w:rsidR="004B3F0C">
        <w:rPr>
          <w:rFonts w:ascii="Times New Roman" w:hAnsi="Times New Roman" w:cs="Times New Roman"/>
        </w:rPr>
        <w:t xml:space="preserve">is that is </w:t>
      </w:r>
      <w:r w:rsidR="005F673E">
        <w:rPr>
          <w:rFonts w:ascii="Times New Roman" w:hAnsi="Times New Roman" w:cs="Times New Roman"/>
        </w:rPr>
        <w:t xml:space="preserve">necessarily makes the model more complicated and </w:t>
      </w:r>
      <w:r w:rsidR="000D4C01">
        <w:rPr>
          <w:rFonts w:ascii="Times New Roman" w:hAnsi="Times New Roman" w:cs="Times New Roman"/>
        </w:rPr>
        <w:t>in turn more</w:t>
      </w:r>
      <w:r w:rsidR="005F673E">
        <w:rPr>
          <w:rFonts w:ascii="Times New Roman" w:hAnsi="Times New Roman" w:cs="Times New Roman"/>
        </w:rPr>
        <w:t xml:space="preserve"> difficult to interpret. </w:t>
      </w:r>
      <w:r w:rsidR="00C66E1A">
        <w:rPr>
          <w:rFonts w:ascii="Times New Roman" w:hAnsi="Times New Roman" w:cs="Times New Roman"/>
        </w:rPr>
        <w:t>In contrast,</w:t>
      </w:r>
      <w:r w:rsidR="000C0869">
        <w:rPr>
          <w:rFonts w:ascii="Times New Roman" w:hAnsi="Times New Roman" w:cs="Times New Roman"/>
        </w:rPr>
        <w:t xml:space="preserve"> </w:t>
      </w:r>
      <w:r w:rsidR="004323AB" w:rsidRPr="004323AB">
        <w:rPr>
          <w:rFonts w:ascii="Times New Roman" w:hAnsi="Times New Roman" w:cs="Times New Roman"/>
        </w:rPr>
        <w:t xml:space="preserve">it easier to explore </w:t>
      </w:r>
      <w:r w:rsidR="004323AB">
        <w:rPr>
          <w:rFonts w:ascii="Times New Roman" w:hAnsi="Times New Roman" w:cs="Times New Roman"/>
        </w:rPr>
        <w:t xml:space="preserve">the implications of </w:t>
      </w:r>
      <w:r w:rsidR="00D57F90">
        <w:rPr>
          <w:rFonts w:ascii="Times New Roman" w:hAnsi="Times New Roman" w:cs="Times New Roman"/>
        </w:rPr>
        <w:t xml:space="preserve">a set of </w:t>
      </w:r>
      <w:r w:rsidR="004323AB">
        <w:rPr>
          <w:rFonts w:ascii="Times New Roman" w:hAnsi="Times New Roman" w:cs="Times New Roman"/>
        </w:rPr>
        <w:t>theoretical assumptions</w:t>
      </w:r>
      <w:r w:rsidR="004323AB" w:rsidRPr="004323AB">
        <w:rPr>
          <w:rFonts w:ascii="Times New Roman" w:hAnsi="Times New Roman" w:cs="Times New Roman"/>
        </w:rPr>
        <w:t xml:space="preserve"> and elucidate mechanisms of change</w:t>
      </w:r>
      <w:r w:rsidR="004E3CE1">
        <w:rPr>
          <w:rFonts w:ascii="Times New Roman" w:hAnsi="Times New Roman" w:cs="Times New Roman"/>
        </w:rPr>
        <w:t>—the primary objectives of this paper—</w:t>
      </w:r>
      <w:r w:rsidR="00AB4808">
        <w:rPr>
          <w:rFonts w:ascii="Times New Roman" w:hAnsi="Times New Roman" w:cs="Times New Roman"/>
        </w:rPr>
        <w:t>when motion is represented statically</w:t>
      </w:r>
      <w:r w:rsidR="00C66E1A">
        <w:rPr>
          <w:rFonts w:ascii="Times New Roman" w:hAnsi="Times New Roman" w:cs="Times New Roman"/>
        </w:rPr>
        <w:t>.</w:t>
      </w:r>
      <w:r w:rsidR="00516E10">
        <w:rPr>
          <w:rFonts w:ascii="Times New Roman" w:hAnsi="Times New Roman" w:cs="Times New Roman"/>
        </w:rPr>
        <w:t xml:space="preserve"> </w:t>
      </w:r>
      <w:r w:rsidR="00B12272">
        <w:rPr>
          <w:rFonts w:ascii="Times New Roman" w:hAnsi="Times New Roman" w:cs="Times New Roman"/>
        </w:rPr>
        <w:t>Nonetheless, future work should</w:t>
      </w:r>
      <w:r w:rsidR="0024591C">
        <w:rPr>
          <w:rFonts w:ascii="Times New Roman" w:hAnsi="Times New Roman" w:cs="Times New Roman"/>
        </w:rPr>
        <w:t xml:space="preserve"> </w:t>
      </w:r>
      <w:r w:rsidR="004E3CE1">
        <w:rPr>
          <w:rFonts w:ascii="Times New Roman" w:hAnsi="Times New Roman" w:cs="Times New Roman"/>
        </w:rPr>
        <w:t>consider whether</w:t>
      </w:r>
      <w:r w:rsidR="0024591C">
        <w:rPr>
          <w:rFonts w:ascii="Times New Roman" w:hAnsi="Times New Roman" w:cs="Times New Roman"/>
        </w:rPr>
        <w:t xml:space="preserve"> the current results hold when motion is represented dynamically.</w:t>
      </w:r>
    </w:p>
    <w:p w14:paraId="4BF11393" w14:textId="6D036A49" w:rsidR="0029249D" w:rsidRDefault="009526C3"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5D5E1D">
        <w:rPr>
          <w:rFonts w:ascii="Times New Roman" w:hAnsi="Times New Roman" w:cs="Times New Roman"/>
        </w:rPr>
        <w:t>four</w:t>
      </w:r>
      <w:r>
        <w:rPr>
          <w:rFonts w:ascii="Times New Roman" w:hAnsi="Times New Roman" w:cs="Times New Roman"/>
        </w:rPr>
        <w:t xml:space="preserve"> input and output groups were</w:t>
      </w:r>
      <w:r w:rsidR="00D5751A">
        <w:rPr>
          <w:rFonts w:ascii="Times New Roman" w:hAnsi="Times New Roman" w:cs="Times New Roman"/>
        </w:rPr>
        <w:t xml:space="preserve"> a</w:t>
      </w:r>
      <w:r w:rsidR="00F61D6F">
        <w:rPr>
          <w:rFonts w:ascii="Times New Roman" w:hAnsi="Times New Roman" w:cs="Times New Roman"/>
        </w:rPr>
        <w:t xml:space="preserve"> </w:t>
      </w:r>
      <w:r>
        <w:rPr>
          <w:rFonts w:ascii="Times New Roman" w:hAnsi="Times New Roman" w:cs="Times New Roman"/>
        </w:rPr>
        <w:t>five</w:t>
      </w:r>
      <w:r w:rsidR="00F61D6F">
        <w:rPr>
          <w:rFonts w:ascii="Times New Roman" w:hAnsi="Times New Roman" w:cs="Times New Roman"/>
        </w:rPr>
        <w:t>-unit</w:t>
      </w:r>
      <w:r w:rsidR="00D5751A">
        <w:rPr>
          <w:rFonts w:ascii="Times New Roman" w:hAnsi="Times New Roman" w:cs="Times New Roman"/>
        </w:rPr>
        <w:t xml:space="preserve"> </w:t>
      </w:r>
      <w:r w:rsidR="001736EE">
        <w:rPr>
          <w:rFonts w:ascii="Times New Roman" w:hAnsi="Times New Roman" w:cs="Times New Roman"/>
        </w:rPr>
        <w:t xml:space="preserve">Barrier Height group, </w:t>
      </w:r>
      <w:r w:rsidR="00F61D6F">
        <w:rPr>
          <w:rFonts w:ascii="Times New Roman" w:hAnsi="Times New Roman" w:cs="Times New Roman"/>
        </w:rPr>
        <w:t xml:space="preserve">a </w:t>
      </w:r>
      <w:r>
        <w:rPr>
          <w:rFonts w:ascii="Times New Roman" w:hAnsi="Times New Roman" w:cs="Times New Roman"/>
        </w:rPr>
        <w:t>five-unit</w:t>
      </w:r>
      <w:r w:rsidR="001736EE">
        <w:rPr>
          <w:rFonts w:ascii="Times New Roman" w:hAnsi="Times New Roman" w:cs="Times New Roman"/>
        </w:rPr>
        <w:t xml:space="preserve"> Jump Height</w:t>
      </w:r>
      <w:r w:rsidR="00F61D6F">
        <w:rPr>
          <w:rFonts w:ascii="Times New Roman" w:hAnsi="Times New Roman" w:cs="Times New Roman"/>
        </w:rPr>
        <w:t xml:space="preserve"> group</w:t>
      </w:r>
      <w:r w:rsidR="001736EE">
        <w:rPr>
          <w:rFonts w:ascii="Times New Roman" w:hAnsi="Times New Roman" w:cs="Times New Roman"/>
        </w:rPr>
        <w:t>, a three-unit Barrier Location group</w:t>
      </w:r>
      <w:r w:rsidR="005D5E1D">
        <w:rPr>
          <w:rFonts w:ascii="Times New Roman" w:hAnsi="Times New Roman" w:cs="Times New Roman"/>
        </w:rPr>
        <w:t>, and a one-unit Contiguous group</w:t>
      </w:r>
      <w:r w:rsidR="001736EE">
        <w:rPr>
          <w:rFonts w:ascii="Times New Roman" w:hAnsi="Times New Roman" w:cs="Times New Roman"/>
        </w:rPr>
        <w:t>. The first unit in the Barrier Height group was the No Barrier unit</w:t>
      </w:r>
      <w:r w:rsidR="001E68C5">
        <w:rPr>
          <w:rFonts w:ascii="Times New Roman" w:hAnsi="Times New Roman" w:cs="Times New Roman"/>
        </w:rPr>
        <w:t xml:space="preserve">. The </w:t>
      </w:r>
      <w:r w:rsidR="001736EE">
        <w:rPr>
          <w:rFonts w:ascii="Times New Roman" w:hAnsi="Times New Roman" w:cs="Times New Roman"/>
        </w:rPr>
        <w:t xml:space="preserve">remaining four units represented </w:t>
      </w:r>
      <w:r w:rsidR="00945CE8">
        <w:rPr>
          <w:rFonts w:ascii="Times New Roman" w:hAnsi="Times New Roman" w:cs="Times New Roman"/>
        </w:rPr>
        <w:t xml:space="preserve">progressively larger barriers (i.e., </w:t>
      </w:r>
      <w:r w:rsidR="005F424B">
        <w:rPr>
          <w:rFonts w:ascii="Times New Roman" w:hAnsi="Times New Roman" w:cs="Times New Roman"/>
        </w:rPr>
        <w:t xml:space="preserve">Barrier </w:t>
      </w:r>
      <w:r w:rsidR="00945CE8">
        <w:rPr>
          <w:rFonts w:ascii="Times New Roman" w:hAnsi="Times New Roman" w:cs="Times New Roman"/>
        </w:rPr>
        <w:t xml:space="preserve">Height 1 unit through </w:t>
      </w:r>
      <w:r w:rsidR="005F424B">
        <w:rPr>
          <w:rFonts w:ascii="Times New Roman" w:hAnsi="Times New Roman" w:cs="Times New Roman"/>
        </w:rPr>
        <w:t xml:space="preserve">Barrier </w:t>
      </w:r>
      <w:r w:rsidR="00945CE8">
        <w:rPr>
          <w:rFonts w:ascii="Times New Roman" w:hAnsi="Times New Roman" w:cs="Times New Roman"/>
        </w:rPr>
        <w:t xml:space="preserve">Height 4 unit). </w:t>
      </w:r>
      <w:r w:rsidR="001E68C5">
        <w:rPr>
          <w:rFonts w:ascii="Times New Roman" w:hAnsi="Times New Roman" w:cs="Times New Roman"/>
        </w:rPr>
        <w:t xml:space="preserve">Similarly, the first unit in the Jump Height group was the No Jump unit. The remaining four units represented </w:t>
      </w:r>
      <w:r w:rsidR="006E4A39">
        <w:rPr>
          <w:rFonts w:ascii="Times New Roman" w:hAnsi="Times New Roman" w:cs="Times New Roman"/>
        </w:rPr>
        <w:t xml:space="preserve">increasingly </w:t>
      </w:r>
      <w:r w:rsidR="001F5CD5">
        <w:rPr>
          <w:rFonts w:ascii="Times New Roman" w:hAnsi="Times New Roman" w:cs="Times New Roman"/>
        </w:rPr>
        <w:t>higher</w:t>
      </w:r>
      <w:r w:rsidR="006E4A39">
        <w:rPr>
          <w:rFonts w:ascii="Times New Roman" w:hAnsi="Times New Roman" w:cs="Times New Roman"/>
        </w:rPr>
        <w:t xml:space="preserve"> jumps (i.e., Jump 1 unit through Jump 4 unit).</w:t>
      </w:r>
      <w:r w:rsidR="001E68C5">
        <w:rPr>
          <w:rFonts w:ascii="Times New Roman" w:hAnsi="Times New Roman" w:cs="Times New Roman"/>
        </w:rPr>
        <w:t xml:space="preserve"> </w:t>
      </w:r>
      <w:r w:rsidR="006E4A39">
        <w:rPr>
          <w:rFonts w:ascii="Times New Roman" w:hAnsi="Times New Roman" w:cs="Times New Roman"/>
        </w:rPr>
        <w:t xml:space="preserve">In the simulations reported below, jump heights mostly aligned with barrier heights (though see Simulation 3). </w:t>
      </w:r>
      <w:r w:rsidR="0003197D">
        <w:rPr>
          <w:rFonts w:ascii="Times New Roman" w:hAnsi="Times New Roman" w:cs="Times New Roman"/>
        </w:rPr>
        <w:t>In terms of the Barrier Location group, the</w:t>
      </w:r>
      <w:r w:rsidR="006E4A39">
        <w:rPr>
          <w:rFonts w:ascii="Times New Roman" w:hAnsi="Times New Roman" w:cs="Times New Roman"/>
        </w:rPr>
        <w:t xml:space="preserve"> first unit corresponded to the No </w:t>
      </w:r>
      <w:r w:rsidR="006E4A39">
        <w:rPr>
          <w:rFonts w:ascii="Times New Roman" w:hAnsi="Times New Roman" w:cs="Times New Roman"/>
        </w:rPr>
        <w:lastRenderedPageBreak/>
        <w:t>Barrier unit, whereas the remaining two units corresponded</w:t>
      </w:r>
      <w:r w:rsidR="00AF6150">
        <w:rPr>
          <w:rFonts w:ascii="Times New Roman" w:hAnsi="Times New Roman" w:cs="Times New Roman"/>
        </w:rPr>
        <w:t>, respectively,</w:t>
      </w:r>
      <w:r w:rsidR="006E4A39">
        <w:rPr>
          <w:rFonts w:ascii="Times New Roman" w:hAnsi="Times New Roman" w:cs="Times New Roman"/>
        </w:rPr>
        <w:t xml:space="preserve"> to</w:t>
      </w:r>
      <w:r w:rsidR="00AF6150">
        <w:rPr>
          <w:rFonts w:ascii="Times New Roman" w:hAnsi="Times New Roman" w:cs="Times New Roman"/>
        </w:rPr>
        <w:t xml:space="preserve"> Barrier Middle and Barrier Side units.</w:t>
      </w:r>
      <w:r w:rsidR="006E4A39">
        <w:rPr>
          <w:rFonts w:ascii="Times New Roman" w:hAnsi="Times New Roman" w:cs="Times New Roman"/>
        </w:rPr>
        <w:t xml:space="preserve"> </w:t>
      </w:r>
      <w:r>
        <w:rPr>
          <w:rFonts w:ascii="Times New Roman" w:hAnsi="Times New Roman" w:cs="Times New Roman"/>
        </w:rPr>
        <w:t xml:space="preserve"> </w:t>
      </w:r>
      <w:r w:rsidR="0003197D">
        <w:rPr>
          <w:rFonts w:ascii="Times New Roman" w:hAnsi="Times New Roman" w:cs="Times New Roman"/>
        </w:rPr>
        <w:t>Finally, the single unit in the Contiguous group coded whether two objects came to rest next to one another following a reaching or jumping event.</w:t>
      </w:r>
    </w:p>
    <w:p w14:paraId="71B3FBA5" w14:textId="77777777" w:rsidR="009E7700" w:rsidRDefault="009E7700" w:rsidP="00894104">
      <w:pPr>
        <w:spacing w:line="480" w:lineRule="auto"/>
        <w:contextualSpacing/>
        <w:rPr>
          <w:rFonts w:ascii="Times New Roman" w:hAnsi="Times New Roman" w:cs="Times New Roman"/>
        </w:rPr>
      </w:pPr>
    </w:p>
    <w:p w14:paraId="7B89730D" w14:textId="25D5661D" w:rsidR="009E7700" w:rsidRDefault="009E7700" w:rsidP="00894104">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7B3B82AC" w14:textId="471C75E6" w:rsidR="004F5A03" w:rsidRDefault="00C51F90" w:rsidP="00894104">
      <w:pPr>
        <w:spacing w:line="480" w:lineRule="auto"/>
        <w:contextualSpacing/>
        <w:rPr>
          <w:rFonts w:ascii="Times New Roman" w:hAnsi="Times New Roman" w:cs="Times New Roman"/>
        </w:rPr>
      </w:pPr>
      <w:r>
        <w:rPr>
          <w:rFonts w:ascii="Times New Roman" w:hAnsi="Times New Roman" w:cs="Times New Roman"/>
        </w:rPr>
        <w:tab/>
        <w:t>Given that the current theoretical proposal assumes that infants’ real-world experience</w:t>
      </w:r>
      <w:r w:rsidR="008958E9">
        <w:rPr>
          <w:rFonts w:ascii="Times New Roman" w:hAnsi="Times New Roman" w:cs="Times New Roman"/>
        </w:rPr>
        <w:t>s</w:t>
      </w:r>
      <w:r>
        <w:rPr>
          <w:rFonts w:ascii="Times New Roman" w:hAnsi="Times New Roman" w:cs="Times New Roman"/>
        </w:rPr>
        <w:t xml:space="preserve"> with </w:t>
      </w:r>
      <w:r w:rsidR="00DE1A35">
        <w:rPr>
          <w:rFonts w:ascii="Times New Roman" w:hAnsi="Times New Roman" w:cs="Times New Roman"/>
        </w:rPr>
        <w:t>action</w:t>
      </w:r>
      <w:r>
        <w:rPr>
          <w:rFonts w:ascii="Times New Roman" w:hAnsi="Times New Roman" w:cs="Times New Roman"/>
        </w:rPr>
        <w:t xml:space="preserve"> influences their looking behavior in </w:t>
      </w:r>
      <w:r w:rsidR="00023A54">
        <w:rPr>
          <w:rFonts w:ascii="Times New Roman" w:hAnsi="Times New Roman" w:cs="Times New Roman"/>
        </w:rPr>
        <w:t>action understanding</w:t>
      </w:r>
      <w:r>
        <w:rPr>
          <w:rFonts w:ascii="Times New Roman" w:hAnsi="Times New Roman" w:cs="Times New Roman"/>
        </w:rPr>
        <w:t xml:space="preserve"> studies, </w:t>
      </w:r>
      <w:r w:rsidR="001558F7">
        <w:rPr>
          <w:rFonts w:ascii="Times New Roman" w:hAnsi="Times New Roman" w:cs="Times New Roman"/>
        </w:rPr>
        <w:t>it was important to approximate this experience in the model.</w:t>
      </w:r>
      <w:r w:rsidR="007A46E1">
        <w:rPr>
          <w:rFonts w:ascii="Times New Roman" w:hAnsi="Times New Roman" w:cs="Times New Roman"/>
        </w:rPr>
        <w:t xml:space="preserve"> As stipulated by the theory, networks experienced two different kinds of events during habituation. </w:t>
      </w:r>
      <w:r w:rsidR="001C7484">
        <w:rPr>
          <w:rFonts w:ascii="Times New Roman" w:hAnsi="Times New Roman" w:cs="Times New Roman"/>
        </w:rPr>
        <w:t xml:space="preserve">In </w:t>
      </w:r>
      <w:r w:rsidR="00CF1DBF">
        <w:rPr>
          <w:rFonts w:ascii="Times New Roman" w:hAnsi="Times New Roman" w:cs="Times New Roman"/>
        </w:rPr>
        <w:t xml:space="preserve">Straight Path pretraining </w:t>
      </w:r>
      <w:r w:rsidR="001C7484">
        <w:rPr>
          <w:rFonts w:ascii="Times New Roman" w:hAnsi="Times New Roman" w:cs="Times New Roman"/>
        </w:rPr>
        <w:t>event</w:t>
      </w:r>
      <w:r w:rsidR="00CF1DBF">
        <w:rPr>
          <w:rFonts w:ascii="Times New Roman" w:hAnsi="Times New Roman" w:cs="Times New Roman"/>
        </w:rPr>
        <w:t>s</w:t>
      </w:r>
      <w:r w:rsidR="001C7484">
        <w:rPr>
          <w:rFonts w:ascii="Times New Roman" w:hAnsi="Times New Roman" w:cs="Times New Roman"/>
        </w:rPr>
        <w:t>, the object on the right “followed” a linear path to reach the object on the right; that is, one of the 82 units in the object group on the left and one of the 82 units in the object group on the right were turned on along with the</w:t>
      </w:r>
      <w:r w:rsidR="0010728E">
        <w:rPr>
          <w:rFonts w:ascii="Times New Roman" w:hAnsi="Times New Roman" w:cs="Times New Roman"/>
        </w:rPr>
        <w:t xml:space="preserve"> straight motion unit in the motion group.</w:t>
      </w:r>
      <w:r w:rsidR="008958E9">
        <w:rPr>
          <w:rFonts w:ascii="Times New Roman" w:hAnsi="Times New Roman" w:cs="Times New Roman"/>
        </w:rPr>
        <w:t xml:space="preserve"> </w:t>
      </w:r>
      <w:r w:rsidR="00E240D0">
        <w:rPr>
          <w:rFonts w:ascii="Times New Roman" w:hAnsi="Times New Roman" w:cs="Times New Roman"/>
        </w:rPr>
        <w:t>It is worth noting that because</w:t>
      </w:r>
      <w:r w:rsidR="00230700">
        <w:rPr>
          <w:rFonts w:ascii="Times New Roman" w:hAnsi="Times New Roman" w:cs="Times New Roman"/>
        </w:rPr>
        <w:t xml:space="preserve"> motion was not actually simulated</w:t>
      </w:r>
      <w:r w:rsidR="008958E9">
        <w:rPr>
          <w:rFonts w:ascii="Times New Roman" w:hAnsi="Times New Roman" w:cs="Times New Roman"/>
        </w:rPr>
        <w:t xml:space="preserve"> in these simulations, it would be just as accurate to say that the</w:t>
      </w:r>
      <w:r w:rsidR="00E240D0">
        <w:rPr>
          <w:rFonts w:ascii="Times New Roman" w:hAnsi="Times New Roman" w:cs="Times New Roman"/>
        </w:rPr>
        <w:t xml:space="preserve"> object on the left</w:t>
      </w:r>
      <w:r w:rsidR="008958E9">
        <w:rPr>
          <w:rFonts w:ascii="Times New Roman" w:hAnsi="Times New Roman" w:cs="Times New Roman"/>
        </w:rPr>
        <w:t xml:space="preserve"> followed one of two paths to reach the object on the right.</w:t>
      </w:r>
      <w:r w:rsidR="0010728E">
        <w:rPr>
          <w:rFonts w:ascii="Times New Roman" w:hAnsi="Times New Roman" w:cs="Times New Roman"/>
        </w:rPr>
        <w:t xml:space="preserve"> </w:t>
      </w:r>
      <w:r w:rsidR="000A51FC">
        <w:rPr>
          <w:rFonts w:ascii="Times New Roman" w:hAnsi="Times New Roman" w:cs="Times New Roman"/>
        </w:rPr>
        <w:t>Units that were turned on for all straight motion</w:t>
      </w:r>
      <w:r w:rsidR="00753AB2">
        <w:rPr>
          <w:rFonts w:ascii="Times New Roman" w:hAnsi="Times New Roman" w:cs="Times New Roman"/>
        </w:rPr>
        <w:t xml:space="preserve"> events</w:t>
      </w:r>
      <w:r w:rsidR="000A51FC">
        <w:rPr>
          <w:rFonts w:ascii="Times New Roman" w:hAnsi="Times New Roman" w:cs="Times New Roman"/>
        </w:rPr>
        <w:t xml:space="preserve"> were the </w:t>
      </w:r>
      <w:r w:rsidR="00E240D0">
        <w:rPr>
          <w:rFonts w:ascii="Times New Roman" w:hAnsi="Times New Roman" w:cs="Times New Roman"/>
        </w:rPr>
        <w:t xml:space="preserve">No Barrier unit in the Jump Height Group, the No Jump unit in the Jump Height group, </w:t>
      </w:r>
      <w:r w:rsidR="0084584F">
        <w:rPr>
          <w:rFonts w:ascii="Times New Roman" w:hAnsi="Times New Roman" w:cs="Times New Roman"/>
        </w:rPr>
        <w:t>and</w:t>
      </w:r>
      <w:r w:rsidR="0010728E">
        <w:rPr>
          <w:rFonts w:ascii="Times New Roman" w:hAnsi="Times New Roman" w:cs="Times New Roman"/>
        </w:rPr>
        <w:t xml:space="preserve"> the </w:t>
      </w:r>
      <w:r w:rsidR="001D5054">
        <w:rPr>
          <w:rFonts w:ascii="Times New Roman" w:hAnsi="Times New Roman" w:cs="Times New Roman"/>
        </w:rPr>
        <w:t>Barrier Missing</w:t>
      </w:r>
      <w:r w:rsidR="0010728E">
        <w:rPr>
          <w:rFonts w:ascii="Times New Roman" w:hAnsi="Times New Roman" w:cs="Times New Roman"/>
        </w:rPr>
        <w:t xml:space="preserve"> unit in the </w:t>
      </w:r>
      <w:r w:rsidR="0084584F">
        <w:rPr>
          <w:rFonts w:ascii="Times New Roman" w:hAnsi="Times New Roman" w:cs="Times New Roman"/>
        </w:rPr>
        <w:t>Barrier Location</w:t>
      </w:r>
      <w:r w:rsidR="0010728E">
        <w:rPr>
          <w:rFonts w:ascii="Times New Roman" w:hAnsi="Times New Roman" w:cs="Times New Roman"/>
        </w:rPr>
        <w:t xml:space="preserve"> group.</w:t>
      </w:r>
      <w:r w:rsidR="005F424B">
        <w:rPr>
          <w:rFonts w:ascii="Times New Roman" w:hAnsi="Times New Roman" w:cs="Times New Roman"/>
        </w:rPr>
        <w:t xml:space="preserve"> </w:t>
      </w:r>
      <w:r w:rsidR="00432733">
        <w:rPr>
          <w:rFonts w:ascii="Times New Roman" w:hAnsi="Times New Roman" w:cs="Times New Roman"/>
        </w:rPr>
        <w:t xml:space="preserve">In the </w:t>
      </w:r>
      <w:r w:rsidR="00CF1DBF">
        <w:rPr>
          <w:rFonts w:ascii="Times New Roman" w:hAnsi="Times New Roman" w:cs="Times New Roman"/>
        </w:rPr>
        <w:t>Curved Path pretraining events</w:t>
      </w:r>
      <w:r w:rsidR="00432733">
        <w:rPr>
          <w:rFonts w:ascii="Times New Roman" w:hAnsi="Times New Roman" w:cs="Times New Roman"/>
        </w:rPr>
        <w:t xml:space="preserve">, the object on the right jumped over a short barrier to reach the object on the left. This event </w:t>
      </w:r>
      <w:r w:rsidR="00951BCB">
        <w:rPr>
          <w:rFonts w:ascii="Times New Roman" w:hAnsi="Times New Roman" w:cs="Times New Roman"/>
        </w:rPr>
        <w:t>involved turning on the</w:t>
      </w:r>
      <w:r w:rsidR="00432733">
        <w:rPr>
          <w:rFonts w:ascii="Times New Roman" w:hAnsi="Times New Roman" w:cs="Times New Roman"/>
        </w:rPr>
        <w:t xml:space="preserve"> </w:t>
      </w:r>
      <w:r w:rsidR="005F424B">
        <w:rPr>
          <w:rFonts w:ascii="Times New Roman" w:hAnsi="Times New Roman" w:cs="Times New Roman"/>
        </w:rPr>
        <w:t xml:space="preserve">Barrier </w:t>
      </w:r>
      <w:r w:rsidR="00432733">
        <w:rPr>
          <w:rFonts w:ascii="Times New Roman" w:hAnsi="Times New Roman" w:cs="Times New Roman"/>
        </w:rPr>
        <w:t xml:space="preserve">Height 1 unit in the </w:t>
      </w:r>
      <w:r w:rsidR="005F424B">
        <w:rPr>
          <w:rFonts w:ascii="Times New Roman" w:hAnsi="Times New Roman" w:cs="Times New Roman"/>
        </w:rPr>
        <w:t xml:space="preserve">Barrier Height group, the Jump Height 1 unit in the Jump Height Group, </w:t>
      </w:r>
      <w:r w:rsidR="00E11144">
        <w:rPr>
          <w:rFonts w:ascii="Times New Roman" w:hAnsi="Times New Roman" w:cs="Times New Roman"/>
        </w:rPr>
        <w:t xml:space="preserve">the Barrier Middle unit in the Barrier Location group, </w:t>
      </w:r>
      <w:r w:rsidR="005F424B">
        <w:rPr>
          <w:rFonts w:ascii="Times New Roman" w:hAnsi="Times New Roman" w:cs="Times New Roman"/>
        </w:rPr>
        <w:t xml:space="preserve">and the Curved Motion unit in the Motion Type group. </w:t>
      </w:r>
    </w:p>
    <w:p w14:paraId="17928E74" w14:textId="77777777" w:rsidR="00B8047D" w:rsidRDefault="004F5A03" w:rsidP="00894104">
      <w:pPr>
        <w:spacing w:line="480" w:lineRule="auto"/>
        <w:ind w:firstLine="720"/>
        <w:contextualSpacing/>
        <w:rPr>
          <w:ins w:id="17" w:author="detbenton1991@gmail.com" w:date="2025-03-30T22:44:00Z" w16du:dateUtc="2025-03-31T03:44:00Z"/>
          <w:rFonts w:ascii="Times New Roman" w:hAnsi="Times New Roman" w:cs="Times New Roman"/>
        </w:rPr>
      </w:pPr>
      <w:r>
        <w:rPr>
          <w:rFonts w:ascii="Times New Roman" w:hAnsi="Times New Roman" w:cs="Times New Roman"/>
        </w:rPr>
        <w:t xml:space="preserve">To </w:t>
      </w:r>
      <w:r w:rsidR="00D76C7B">
        <w:rPr>
          <w:rFonts w:ascii="Times New Roman" w:hAnsi="Times New Roman" w:cs="Times New Roman"/>
        </w:rPr>
        <w:t>instantiate</w:t>
      </w:r>
      <w:r>
        <w:rPr>
          <w:rFonts w:ascii="Times New Roman" w:hAnsi="Times New Roman" w:cs="Times New Roman"/>
        </w:rPr>
        <w:t xml:space="preserve"> the assumption that </w:t>
      </w:r>
      <w:r w:rsidR="005E4F02">
        <w:rPr>
          <w:rFonts w:ascii="Times New Roman" w:hAnsi="Times New Roman" w:cs="Times New Roman"/>
        </w:rPr>
        <w:t xml:space="preserve">animate </w:t>
      </w:r>
      <w:proofErr w:type="gramStart"/>
      <w:r w:rsidR="005E4F02">
        <w:rPr>
          <w:rFonts w:ascii="Times New Roman" w:hAnsi="Times New Roman" w:cs="Times New Roman"/>
        </w:rPr>
        <w:t>entities</w:t>
      </w:r>
      <w:proofErr w:type="gramEnd"/>
      <w:r w:rsidR="005E4F02">
        <w:rPr>
          <w:rFonts w:ascii="Times New Roman" w:hAnsi="Times New Roman" w:cs="Times New Roman"/>
        </w:rPr>
        <w:t xml:space="preserve"> and inanimate objects can follow</w:t>
      </w:r>
      <w:r w:rsidR="00D85633">
        <w:rPr>
          <w:rFonts w:ascii="Times New Roman" w:hAnsi="Times New Roman" w:cs="Times New Roman"/>
        </w:rPr>
        <w:t xml:space="preserve"> either</w:t>
      </w:r>
      <w:r w:rsidR="005E4F02">
        <w:rPr>
          <w:rFonts w:ascii="Times New Roman" w:hAnsi="Times New Roman" w:cs="Times New Roman"/>
        </w:rPr>
        <w:t xml:space="preserve"> curved </w:t>
      </w:r>
      <w:r w:rsidR="00D85633">
        <w:rPr>
          <w:rFonts w:ascii="Times New Roman" w:hAnsi="Times New Roman" w:cs="Times New Roman"/>
        </w:rPr>
        <w:t>or</w:t>
      </w:r>
      <w:r w:rsidR="005E4F02">
        <w:rPr>
          <w:rFonts w:ascii="Times New Roman" w:hAnsi="Times New Roman" w:cs="Times New Roman"/>
        </w:rPr>
        <w:t xml:space="preserve"> linear motion paths, </w:t>
      </w:r>
      <w:r w:rsidR="00D76C7B">
        <w:rPr>
          <w:rFonts w:ascii="Times New Roman" w:hAnsi="Times New Roman" w:cs="Times New Roman"/>
        </w:rPr>
        <w:t>half of the objects w</w:t>
      </w:r>
      <w:r w:rsidR="005F424B">
        <w:rPr>
          <w:rFonts w:ascii="Times New Roman" w:hAnsi="Times New Roman" w:cs="Times New Roman"/>
        </w:rPr>
        <w:t>i</w:t>
      </w:r>
      <w:r>
        <w:rPr>
          <w:rFonts w:ascii="Times New Roman" w:hAnsi="Times New Roman" w:cs="Times New Roman"/>
        </w:rPr>
        <w:t xml:space="preserve">thin </w:t>
      </w:r>
      <w:r w:rsidR="00D76C7B">
        <w:rPr>
          <w:rFonts w:ascii="Times New Roman" w:hAnsi="Times New Roman" w:cs="Times New Roman"/>
        </w:rPr>
        <w:t>each type of</w:t>
      </w:r>
      <w:r>
        <w:rPr>
          <w:rFonts w:ascii="Times New Roman" w:hAnsi="Times New Roman" w:cs="Times New Roman"/>
        </w:rPr>
        <w:t xml:space="preserve"> event</w:t>
      </w:r>
      <w:r w:rsidR="00D76C7B">
        <w:rPr>
          <w:rFonts w:ascii="Times New Roman" w:hAnsi="Times New Roman" w:cs="Times New Roman"/>
        </w:rPr>
        <w:t xml:space="preserve"> possessed animate features</w:t>
      </w:r>
      <w:r w:rsidR="000030F0">
        <w:rPr>
          <w:rFonts w:ascii="Times New Roman" w:hAnsi="Times New Roman" w:cs="Times New Roman"/>
        </w:rPr>
        <w:t xml:space="preserve"> (i.e., the Animate Feature unit in the Animate Feature groups was activated) </w:t>
      </w:r>
      <w:r w:rsidR="00D76C7B">
        <w:rPr>
          <w:rFonts w:ascii="Times New Roman" w:hAnsi="Times New Roman" w:cs="Times New Roman"/>
        </w:rPr>
        <w:t xml:space="preserve">and half </w:t>
      </w:r>
      <w:r w:rsidR="00D76C7B">
        <w:rPr>
          <w:rFonts w:ascii="Times New Roman" w:hAnsi="Times New Roman" w:cs="Times New Roman"/>
        </w:rPr>
        <w:lastRenderedPageBreak/>
        <w:t>possess</w:t>
      </w:r>
      <w:r w:rsidR="00877394">
        <w:rPr>
          <w:rFonts w:ascii="Times New Roman" w:hAnsi="Times New Roman" w:cs="Times New Roman"/>
        </w:rPr>
        <w:t>ed</w:t>
      </w:r>
      <w:r w:rsidR="00D76C7B">
        <w:rPr>
          <w:rFonts w:ascii="Times New Roman" w:hAnsi="Times New Roman" w:cs="Times New Roman"/>
        </w:rPr>
        <w:t xml:space="preserve"> inanimate features (i.e., the Inanimate Feature unit in the Animate Feature group</w:t>
      </w:r>
      <w:r w:rsidR="000030F0">
        <w:rPr>
          <w:rFonts w:ascii="Times New Roman" w:hAnsi="Times New Roman" w:cs="Times New Roman"/>
        </w:rPr>
        <w:t>s</w:t>
      </w:r>
      <w:r w:rsidR="00D76C7B">
        <w:rPr>
          <w:rFonts w:ascii="Times New Roman" w:hAnsi="Times New Roman" w:cs="Times New Roman"/>
        </w:rPr>
        <w:t xml:space="preserve"> was activated)</w:t>
      </w:r>
      <w:r w:rsidR="007E6F85">
        <w:rPr>
          <w:rFonts w:ascii="Times New Roman" w:hAnsi="Times New Roman" w:cs="Times New Roman"/>
        </w:rPr>
        <w:t xml:space="preserve">. In addition, to instantiate the assumption that </w:t>
      </w:r>
      <w:r w:rsidR="00C75B7F">
        <w:rPr>
          <w:rFonts w:ascii="Times New Roman" w:hAnsi="Times New Roman" w:cs="Times New Roman"/>
        </w:rPr>
        <w:t>infants experience more linear than curved motion,</w:t>
      </w:r>
      <w:r w:rsidR="00D85633">
        <w:rPr>
          <w:rFonts w:ascii="Times New Roman" w:hAnsi="Times New Roman" w:cs="Times New Roman"/>
        </w:rPr>
        <w:t xml:space="preserve"> </w:t>
      </w:r>
      <w:r w:rsidR="00A54F8B">
        <w:rPr>
          <w:rFonts w:ascii="Times New Roman" w:hAnsi="Times New Roman" w:cs="Times New Roman"/>
        </w:rPr>
        <w:t>75</w:t>
      </w:r>
      <w:r w:rsidR="009E3BB5">
        <w:rPr>
          <w:rFonts w:ascii="Times New Roman" w:hAnsi="Times New Roman" w:cs="Times New Roman"/>
        </w:rPr>
        <w:t>% of the network’s pretraining experience involved straight motion</w:t>
      </w:r>
      <w:r w:rsidR="00715713">
        <w:rPr>
          <w:rFonts w:ascii="Times New Roman" w:hAnsi="Times New Roman" w:cs="Times New Roman"/>
        </w:rPr>
        <w:t xml:space="preserve"> and the remaining </w:t>
      </w:r>
      <w:r w:rsidR="00A54F8B">
        <w:rPr>
          <w:rFonts w:ascii="Times New Roman" w:hAnsi="Times New Roman" w:cs="Times New Roman"/>
        </w:rPr>
        <w:t>25</w:t>
      </w:r>
      <w:r w:rsidR="00715713">
        <w:rPr>
          <w:rFonts w:ascii="Times New Roman" w:hAnsi="Times New Roman" w:cs="Times New Roman"/>
        </w:rPr>
        <w:t>%</w:t>
      </w:r>
      <w:r w:rsidR="00A54F8B">
        <w:rPr>
          <w:rFonts w:ascii="Times New Roman" w:hAnsi="Times New Roman" w:cs="Times New Roman"/>
        </w:rPr>
        <w:t>,</w:t>
      </w:r>
      <w:r w:rsidR="009E3BB5">
        <w:rPr>
          <w:rFonts w:ascii="Times New Roman" w:hAnsi="Times New Roman" w:cs="Times New Roman"/>
        </w:rPr>
        <w:t xml:space="preserve"> linear motion.</w:t>
      </w:r>
      <w:r w:rsidR="00376019">
        <w:rPr>
          <w:rFonts w:ascii="Times New Roman" w:hAnsi="Times New Roman" w:cs="Times New Roman"/>
        </w:rPr>
        <w:t xml:space="preserve"> Although this difference in the amount of exposure to curved and linear motion may overestimate that in the real world, these values </w:t>
      </w:r>
      <w:r w:rsidR="00811FFC">
        <w:rPr>
          <w:rFonts w:ascii="Times New Roman" w:hAnsi="Times New Roman" w:cs="Times New Roman"/>
        </w:rPr>
        <w:t>were intentionally chosen</w:t>
      </w:r>
      <w:r w:rsidR="00376019">
        <w:rPr>
          <w:rFonts w:ascii="Times New Roman" w:hAnsi="Times New Roman" w:cs="Times New Roman"/>
        </w:rPr>
        <w:t xml:space="preserve"> to </w:t>
      </w:r>
      <w:r w:rsidR="00376019" w:rsidRPr="00376019">
        <w:rPr>
          <w:rFonts w:ascii="Times New Roman" w:hAnsi="Times New Roman" w:cs="Times New Roman"/>
        </w:rPr>
        <w:t>amplify</w:t>
      </w:r>
      <w:r w:rsidR="00811FFC">
        <w:rPr>
          <w:rFonts w:ascii="Times New Roman" w:hAnsi="Times New Roman" w:cs="Times New Roman"/>
        </w:rPr>
        <w:t xml:space="preserve"> the effect of differential exposure to different types of motion. </w:t>
      </w:r>
      <w:r w:rsidR="00376019" w:rsidRPr="00376019">
        <w:rPr>
          <w:rFonts w:ascii="Times New Roman" w:hAnsi="Times New Roman" w:cs="Times New Roman"/>
        </w:rPr>
        <w:t xml:space="preserve"> </w:t>
      </w:r>
      <w:r w:rsidR="00A552F9">
        <w:rPr>
          <w:rFonts w:ascii="Times New Roman" w:hAnsi="Times New Roman" w:cs="Times New Roman"/>
        </w:rPr>
        <w:t>In the analyses reported below, I test the necessity of such differential experience.</w:t>
      </w:r>
      <w:ins w:id="18" w:author="Benton, Deon" w:date="2025-03-30T19:44:00Z" w16du:dateUtc="2025-03-31T00:44:00Z">
        <w:r w:rsidR="004C00B1">
          <w:rPr>
            <w:rFonts w:ascii="Times New Roman" w:hAnsi="Times New Roman" w:cs="Times New Roman"/>
          </w:rPr>
          <w:t xml:space="preserve"> </w:t>
        </w:r>
      </w:ins>
    </w:p>
    <w:p w14:paraId="1B0F825D" w14:textId="2DA6DE46" w:rsidR="009E3BB5" w:rsidRDefault="005917AA" w:rsidP="00E82DD2">
      <w:pPr>
        <w:spacing w:line="480" w:lineRule="auto"/>
        <w:ind w:firstLine="720"/>
        <w:contextualSpacing/>
        <w:rPr>
          <w:rFonts w:ascii="Times New Roman" w:hAnsi="Times New Roman" w:cs="Times New Roman"/>
        </w:rPr>
      </w:pPr>
      <w:ins w:id="19" w:author="detbenton1991@gmail.com" w:date="2025-03-30T22:52:00Z" w16du:dateUtc="2025-03-31T03:52:00Z">
        <w:r w:rsidRPr="005917AA">
          <w:rPr>
            <w:rFonts w:ascii="Times New Roman" w:hAnsi="Times New Roman" w:cs="Times New Roman"/>
          </w:rPr>
          <w:t xml:space="preserve">The pretraining events also reflected the assumptions that curved motion is more salient than straight motion and that barriers become more salient when curved motion occurs over them than when it occurs alongside them. </w:t>
        </w:r>
      </w:ins>
      <w:ins w:id="20" w:author="detbenton1991@gmail.com" w:date="2025-03-30T23:06:00Z">
        <w:r w:rsidR="00CE5A7B"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ins>
      <w:ins w:id="21" w:author="detbenton1991@gmail.com" w:date="2025-03-30T23:06:00Z" w16du:dateUtc="2025-03-31T04:06:00Z">
        <w:r w:rsidR="00CE5A7B">
          <w:rPr>
            <w:rFonts w:ascii="Times New Roman" w:hAnsi="Times New Roman" w:cs="Times New Roman"/>
          </w:rPr>
          <w:t xml:space="preserve"> </w:t>
        </w:r>
      </w:ins>
      <w:ins w:id="22" w:author="detbenton1991@gmail.com" w:date="2025-03-30T22:52:00Z" w16du:dateUtc="2025-03-31T03:52:00Z">
        <w:r w:rsidRPr="005917AA">
          <w:rPr>
            <w:rFonts w:ascii="Times New Roman" w:hAnsi="Times New Roman" w:cs="Times New Roman"/>
          </w:rPr>
          <w:t>Specifically, for curved motion pretraining events, the learning rate was set to 0.375</w:t>
        </w:r>
        <w:r>
          <w:rPr>
            <w:rFonts w:ascii="Times New Roman" w:hAnsi="Times New Roman" w:cs="Times New Roman"/>
          </w:rPr>
          <w:t>.</w:t>
        </w:r>
      </w:ins>
      <w:ins w:id="23" w:author="detbenton1991@gmail.com" w:date="2025-03-30T22:55:00Z" w16du:dateUtc="2025-03-31T03:55:00Z">
        <w:r>
          <w:rPr>
            <w:rFonts w:ascii="Times New Roman" w:hAnsi="Times New Roman" w:cs="Times New Roman"/>
          </w:rPr>
          <w:t xml:space="preserve"> </w:t>
        </w:r>
      </w:ins>
      <w:ins w:id="24" w:author="detbenton1991@gmail.com" w:date="2025-03-30T22:58:00Z" w16du:dateUtc="2025-03-31T03:58:00Z">
        <w:r w:rsidR="00D55FBF" w:rsidRPr="00D55FBF">
          <w:rPr>
            <w:rFonts w:ascii="Times New Roman" w:hAnsi="Times New Roman" w:cs="Times New Roman"/>
          </w:rPr>
          <w:t>The learning rate for curved motio</w:t>
        </w:r>
      </w:ins>
      <w:ins w:id="25" w:author="detbenton1991@gmail.com" w:date="2025-03-30T22:59:00Z" w16du:dateUtc="2025-03-31T03:59:00Z">
        <w:r w:rsidR="00D55FBF">
          <w:rPr>
            <w:rFonts w:ascii="Times New Roman" w:hAnsi="Times New Roman" w:cs="Times New Roman"/>
          </w:rPr>
          <w:t>n</w:t>
        </w:r>
      </w:ins>
      <w:ins w:id="26" w:author="detbenton1991@gmail.com" w:date="2025-03-30T22:58:00Z" w16du:dateUtc="2025-03-31T03:58:00Z">
        <w:r w:rsidR="00D55FBF" w:rsidRPr="00D55FBF">
          <w:rPr>
            <w:rFonts w:ascii="Times New Roman" w:hAnsi="Times New Roman" w:cs="Times New Roman"/>
          </w:rPr>
          <w:t xml:space="preserve"> was set even higher (0.475) during habituation</w:t>
        </w:r>
        <w:r w:rsidR="00D55FBF">
          <w:rPr>
            <w:rFonts w:ascii="Times New Roman" w:hAnsi="Times New Roman" w:cs="Times New Roman"/>
          </w:rPr>
          <w:t xml:space="preserve"> </w:t>
        </w:r>
        <w:r w:rsidR="00D55FBF" w:rsidRPr="00D55FBF">
          <w:rPr>
            <w:rFonts w:ascii="Times New Roman" w:hAnsi="Times New Roman" w:cs="Times New Roman"/>
          </w:rPr>
          <w:t xml:space="preserve">based on the assumption that, unlike in the real world with its many distractions, infants in this phase are likely focused </w:t>
        </w:r>
      </w:ins>
      <w:ins w:id="27" w:author="detbenton1991@gmail.com" w:date="2025-03-30T22:59:00Z" w16du:dateUtc="2025-03-31T03:59:00Z">
        <w:r w:rsidR="00D55FBF">
          <w:rPr>
            <w:rFonts w:ascii="Times New Roman" w:hAnsi="Times New Roman" w:cs="Times New Roman"/>
          </w:rPr>
          <w:t>exclusively on the</w:t>
        </w:r>
      </w:ins>
      <w:ins w:id="28" w:author="detbenton1991@gmail.com" w:date="2025-03-30T22:58:00Z" w16du:dateUtc="2025-03-31T03:58:00Z">
        <w:r w:rsidR="00D55FBF" w:rsidRPr="00D55FBF">
          <w:rPr>
            <w:rFonts w:ascii="Times New Roman" w:hAnsi="Times New Roman" w:cs="Times New Roman"/>
          </w:rPr>
          <w:t xml:space="preserve"> presented motion events.</w:t>
        </w:r>
      </w:ins>
      <w:ins w:id="29" w:author="detbenton1991@gmail.com" w:date="2025-03-30T23:00:00Z" w16du:dateUtc="2025-03-31T04:00:00Z">
        <w:r w:rsidR="00486EC4">
          <w:rPr>
            <w:rFonts w:ascii="Times New Roman" w:hAnsi="Times New Roman" w:cs="Times New Roman"/>
          </w:rPr>
          <w:t xml:space="preserve"> To instantiate the second </w:t>
        </w:r>
      </w:ins>
      <w:ins w:id="30" w:author="detbenton1991@gmail.com" w:date="2025-03-30T23:01:00Z" w16du:dateUtc="2025-03-31T04:01:00Z">
        <w:r w:rsidR="00486EC4">
          <w:rPr>
            <w:rFonts w:ascii="Times New Roman" w:hAnsi="Times New Roman" w:cs="Times New Roman"/>
          </w:rPr>
          <w:t xml:space="preserve">assumption, the learning rate on the incoming and outgoing links </w:t>
        </w:r>
      </w:ins>
      <w:ins w:id="31" w:author="detbenton1991@gmail.com" w:date="2025-03-30T23:02:00Z" w16du:dateUtc="2025-03-31T04:02:00Z">
        <w:r w:rsidR="00486EC4">
          <w:rPr>
            <w:rFonts w:ascii="Times New Roman" w:hAnsi="Times New Roman" w:cs="Times New Roman"/>
          </w:rPr>
          <w:t>to the</w:t>
        </w:r>
      </w:ins>
      <w:ins w:id="32" w:author="detbenton1991@gmail.com" w:date="2025-03-30T23:01:00Z" w16du:dateUtc="2025-03-31T04:01:00Z">
        <w:r w:rsidR="00486EC4">
          <w:rPr>
            <w:rFonts w:ascii="Times New Roman" w:hAnsi="Times New Roman" w:cs="Times New Roman"/>
          </w:rPr>
          <w:t xml:space="preserve"> Barrier Height group was set to</w:t>
        </w:r>
      </w:ins>
      <w:ins w:id="33" w:author="detbenton1991@gmail.com" w:date="2025-03-30T23:02:00Z" w16du:dateUtc="2025-03-31T04:02:00Z">
        <w:r w:rsidR="00486EC4">
          <w:rPr>
            <w:rFonts w:ascii="Times New Roman" w:hAnsi="Times New Roman" w:cs="Times New Roman"/>
          </w:rPr>
          <w:t xml:space="preserve"> 0.375 during the pretraining phase, to 0.475 whenever curved motion occurred above it during habituation, and to </w:t>
        </w:r>
      </w:ins>
      <w:ins w:id="34" w:author="detbenton1991@gmail.com" w:date="2025-03-30T23:03:00Z" w16du:dateUtc="2025-03-31T04:03:00Z">
        <w:r w:rsidR="00486EC4">
          <w:rPr>
            <w:rFonts w:ascii="Times New Roman" w:hAnsi="Times New Roman" w:cs="Times New Roman"/>
          </w:rPr>
          <w:t xml:space="preserve">0.0001 whenever curved motion occurred besides it. To further decrease the salience of the </w:t>
        </w:r>
      </w:ins>
      <w:ins w:id="35" w:author="detbenton1991@gmail.com" w:date="2025-03-30T23:04:00Z" w16du:dateUtc="2025-03-31T04:04:00Z">
        <w:r w:rsidR="00486EC4">
          <w:rPr>
            <w:rFonts w:ascii="Times New Roman" w:hAnsi="Times New Roman" w:cs="Times New Roman"/>
          </w:rPr>
          <w:t>barrier when it occurred beside the motion, weight decay was added to the incoming and outgoing weights to the Barrier Height</w:t>
        </w:r>
      </w:ins>
      <w:ins w:id="36" w:author="detbenton1991@gmail.com" w:date="2025-03-30T23:05:00Z" w16du:dateUtc="2025-03-31T04:05:00Z">
        <w:r w:rsidR="00486EC4">
          <w:rPr>
            <w:rFonts w:ascii="Times New Roman" w:hAnsi="Times New Roman" w:cs="Times New Roman"/>
          </w:rPr>
          <w:t xml:space="preserve"> group. The value for this parameter was 0.01.</w:t>
        </w:r>
      </w:ins>
    </w:p>
    <w:p w14:paraId="286B97B3" w14:textId="29FE4A26" w:rsidR="000A1184" w:rsidRPr="00AE207C" w:rsidRDefault="002F4940" w:rsidP="00894104">
      <w:pPr>
        <w:spacing w:line="480" w:lineRule="auto"/>
        <w:ind w:firstLine="720"/>
        <w:contextualSpacing/>
        <w:rPr>
          <w:rFonts w:ascii="Times New Roman" w:hAnsi="Times New Roman" w:cs="Times New Roman"/>
        </w:rPr>
      </w:pPr>
      <w:r>
        <w:rPr>
          <w:rFonts w:ascii="Times New Roman" w:hAnsi="Times New Roman" w:cs="Times New Roman"/>
        </w:rPr>
        <w:t xml:space="preserve">All networks </w:t>
      </w:r>
      <w:r w:rsidR="00023A54">
        <w:rPr>
          <w:rFonts w:ascii="Times New Roman" w:hAnsi="Times New Roman" w:cs="Times New Roman"/>
        </w:rPr>
        <w:t xml:space="preserve">received </w:t>
      </w:r>
      <w:ins w:id="37" w:author="Benton, Deon" w:date="2025-03-27T11:56:00Z" w16du:dateUtc="2025-03-27T16:56:00Z">
        <w:r w:rsidR="00EB061F">
          <w:rPr>
            <w:rFonts w:ascii="Times New Roman" w:hAnsi="Times New Roman" w:cs="Times New Roman"/>
          </w:rPr>
          <w:t xml:space="preserve">250 </w:t>
        </w:r>
      </w:ins>
      <w:r w:rsidR="00023A54">
        <w:rPr>
          <w:rFonts w:ascii="Times New Roman" w:hAnsi="Times New Roman" w:cs="Times New Roman"/>
        </w:rPr>
        <w:t>epochs</w:t>
      </w:r>
      <w:r w:rsidR="00F0619D">
        <w:rPr>
          <w:rFonts w:ascii="Times New Roman" w:hAnsi="Times New Roman" w:cs="Times New Roman"/>
        </w:rPr>
        <w:t xml:space="preserve"> (i.e., weight updates)</w:t>
      </w:r>
      <w:r w:rsidR="00023A54">
        <w:rPr>
          <w:rFonts w:ascii="Times New Roman" w:hAnsi="Times New Roman" w:cs="Times New Roman"/>
        </w:rPr>
        <w:t xml:space="preserve"> of </w:t>
      </w:r>
      <w:r w:rsidR="001D087E">
        <w:rPr>
          <w:rFonts w:ascii="Times New Roman" w:hAnsi="Times New Roman" w:cs="Times New Roman"/>
        </w:rPr>
        <w:t>pre</w:t>
      </w:r>
      <w:r w:rsidR="00023A54">
        <w:rPr>
          <w:rFonts w:ascii="Times New Roman" w:hAnsi="Times New Roman" w:cs="Times New Roman"/>
        </w:rPr>
        <w:t>training</w:t>
      </w:r>
      <w:r w:rsidR="001D087E">
        <w:rPr>
          <w:rFonts w:ascii="Times New Roman" w:hAnsi="Times New Roman" w:cs="Times New Roman"/>
        </w:rPr>
        <w:t xml:space="preserve"> experience</w:t>
      </w:r>
      <w:r w:rsidR="00023A54">
        <w:rPr>
          <w:rFonts w:ascii="Times New Roman" w:hAnsi="Times New Roman" w:cs="Times New Roman"/>
        </w:rPr>
        <w:t>.</w:t>
      </w:r>
      <w:r>
        <w:rPr>
          <w:rFonts w:ascii="Times New Roman" w:hAnsi="Times New Roman" w:cs="Times New Roman"/>
        </w:rPr>
        <w:t xml:space="preserve"> The learning rate in these simulation</w:t>
      </w:r>
      <w:r w:rsidR="00F82AFD">
        <w:rPr>
          <w:rFonts w:ascii="Times New Roman" w:hAnsi="Times New Roman" w:cs="Times New Roman"/>
        </w:rPr>
        <w:t>s</w:t>
      </w:r>
      <w:r>
        <w:rPr>
          <w:rFonts w:ascii="Times New Roman" w:hAnsi="Times New Roman" w:cs="Times New Roman"/>
        </w:rPr>
        <w:t xml:space="preserve"> was </w:t>
      </w:r>
      <w:r w:rsidR="00433FAF">
        <w:rPr>
          <w:rFonts w:ascii="Times New Roman" w:hAnsi="Times New Roman" w:cs="Times New Roman"/>
        </w:rPr>
        <w:t xml:space="preserve">0.1. </w:t>
      </w:r>
      <w:r w:rsidR="003D66EC">
        <w:rPr>
          <w:rFonts w:ascii="Times New Roman" w:hAnsi="Times New Roman" w:cs="Times New Roman"/>
        </w:rPr>
        <w:t>Crucially</w:t>
      </w:r>
      <w:r w:rsidR="00AC3525">
        <w:rPr>
          <w:rFonts w:ascii="Times New Roman" w:hAnsi="Times New Roman" w:cs="Times New Roman"/>
        </w:rPr>
        <w:t xml:space="preserve">, </w:t>
      </w:r>
      <w:r>
        <w:rPr>
          <w:rFonts w:ascii="Times New Roman" w:hAnsi="Times New Roman" w:cs="Times New Roman"/>
        </w:rPr>
        <w:t xml:space="preserve">the nature of this pretraining experience was </w:t>
      </w:r>
      <w:r>
        <w:rPr>
          <w:rFonts w:ascii="Times New Roman" w:hAnsi="Times New Roman" w:cs="Times New Roman"/>
        </w:rPr>
        <w:lastRenderedPageBreak/>
        <w:t xml:space="preserve">identical for </w:t>
      </w:r>
      <w:r w:rsidR="00AC3525">
        <w:rPr>
          <w:rFonts w:ascii="Times New Roman" w:hAnsi="Times New Roman" w:cs="Times New Roman"/>
        </w:rPr>
        <w:t>all networks</w:t>
      </w:r>
      <w:r w:rsidR="00544B2D">
        <w:rPr>
          <w:rFonts w:ascii="Times New Roman" w:hAnsi="Times New Roman" w:cs="Times New Roman"/>
        </w:rPr>
        <w:t>, regardless of simulation.</w:t>
      </w:r>
      <w:r w:rsidR="00AC3525">
        <w:rPr>
          <w:rFonts w:ascii="Times New Roman" w:hAnsi="Times New Roman" w:cs="Times New Roman"/>
        </w:rPr>
        <w:t xml:space="preserve"> </w:t>
      </w:r>
      <w:r w:rsidR="001F6794">
        <w:rPr>
          <w:rFonts w:ascii="Times New Roman" w:hAnsi="Times New Roman" w:cs="Times New Roman"/>
        </w:rPr>
        <w:t>In addition</w:t>
      </w:r>
      <w:r w:rsidR="00BE0C77">
        <w:rPr>
          <w:rFonts w:ascii="Times New Roman" w:hAnsi="Times New Roman" w:cs="Times New Roman"/>
        </w:rPr>
        <w:t>, across all simulation</w:t>
      </w:r>
      <w:r w:rsidR="00F44E67">
        <w:rPr>
          <w:rFonts w:ascii="Times New Roman" w:hAnsi="Times New Roman" w:cs="Times New Roman"/>
        </w:rPr>
        <w:t>s</w:t>
      </w:r>
      <w:r w:rsidR="00BE0C77">
        <w:rPr>
          <w:rFonts w:ascii="Times New Roman" w:hAnsi="Times New Roman" w:cs="Times New Roman"/>
        </w:rPr>
        <w:t xml:space="preserve">, the habituation phase lasted </w:t>
      </w:r>
      <w:r w:rsidR="00E60464">
        <w:rPr>
          <w:rFonts w:ascii="Times New Roman" w:hAnsi="Times New Roman" w:cs="Times New Roman"/>
        </w:rPr>
        <w:t xml:space="preserve">10 epochs. </w:t>
      </w:r>
      <w:r w:rsidR="00404147">
        <w:rPr>
          <w:rFonts w:ascii="Times New Roman" w:hAnsi="Times New Roman" w:cs="Times New Roman"/>
        </w:rPr>
        <w:t>The</w:t>
      </w:r>
      <w:r w:rsidR="002A3A1B">
        <w:rPr>
          <w:rFonts w:ascii="Times New Roman" w:hAnsi="Times New Roman" w:cs="Times New Roman"/>
        </w:rPr>
        <w:t xml:space="preserve"> dependent measure used in the simulations reported below was </w:t>
      </w:r>
      <w:r w:rsidR="00A54F8B">
        <w:rPr>
          <w:rFonts w:ascii="Times New Roman" w:hAnsi="Times New Roman" w:cs="Times New Roman"/>
        </w:rPr>
        <w:t>cross-entropy error</w:t>
      </w:r>
      <w:ins w:id="38" w:author="Benton, Deon" w:date="2025-03-27T11:56:00Z" w16du:dateUtc="2025-03-27T16:56:00Z">
        <w:r w:rsidR="00EB061F">
          <w:rPr>
            <w:rFonts w:ascii="Times New Roman" w:hAnsi="Times New Roman" w:cs="Times New Roman"/>
          </w:rPr>
          <w:t xml:space="preserve"> (Hinton, 1989)</w:t>
        </w:r>
      </w:ins>
      <w:r w:rsidR="00A54F8B">
        <w:rPr>
          <w:rFonts w:ascii="Times New Roman" w:hAnsi="Times New Roman" w:cs="Times New Roman"/>
        </w:rPr>
        <w:t>.</w:t>
      </w:r>
      <w:r w:rsidR="00B611BA">
        <w:rPr>
          <w:rFonts w:ascii="Times New Roman" w:hAnsi="Times New Roman" w:cs="Times New Roman"/>
        </w:rPr>
        <w:t xml:space="preserve"> Greater error corresponds to longer looking. </w:t>
      </w:r>
      <w:r w:rsidR="00C92ABD">
        <w:rPr>
          <w:rFonts w:ascii="Times New Roman" w:hAnsi="Times New Roman" w:cs="Times New Roman"/>
        </w:rPr>
        <w:t>Using error as a</w:t>
      </w:r>
      <w:r w:rsidR="002A3A1B">
        <w:rPr>
          <w:rFonts w:ascii="Times New Roman" w:hAnsi="Times New Roman" w:cs="Times New Roman"/>
        </w:rPr>
        <w:t xml:space="preserve"> proxy for infant looking</w:t>
      </w:r>
      <w:r w:rsidR="00C92ABD">
        <w:rPr>
          <w:rFonts w:ascii="Times New Roman" w:hAnsi="Times New Roman" w:cs="Times New Roman"/>
        </w:rPr>
        <w:t xml:space="preserve"> is typical</w:t>
      </w:r>
      <w:r w:rsidR="002A3A1B">
        <w:rPr>
          <w:rFonts w:ascii="Times New Roman" w:hAnsi="Times New Roman" w:cs="Times New Roman"/>
        </w:rPr>
        <w:t xml:space="preserve"> in simulation studies (e.g., Benton, 2024; Mareschal et al., 2000; </w:t>
      </w:r>
      <w:proofErr w:type="spellStart"/>
      <w:r w:rsidR="002A3A1B">
        <w:rPr>
          <w:rFonts w:ascii="Times New Roman" w:hAnsi="Times New Roman" w:cs="Times New Roman"/>
        </w:rPr>
        <w:t>Rakison</w:t>
      </w:r>
      <w:proofErr w:type="spellEnd"/>
      <w:r w:rsidR="002A3A1B">
        <w:rPr>
          <w:rFonts w:ascii="Times New Roman" w:hAnsi="Times New Roman" w:cs="Times New Roman"/>
        </w:rPr>
        <w:t xml:space="preserve"> &amp; </w:t>
      </w:r>
      <w:proofErr w:type="spellStart"/>
      <w:r w:rsidR="002A3A1B">
        <w:rPr>
          <w:rFonts w:ascii="Times New Roman" w:hAnsi="Times New Roman" w:cs="Times New Roman"/>
        </w:rPr>
        <w:t>Lupyan</w:t>
      </w:r>
      <w:proofErr w:type="spellEnd"/>
      <w:r w:rsidR="002A3A1B">
        <w:rPr>
          <w:rFonts w:ascii="Times New Roman" w:hAnsi="Times New Roman" w:cs="Times New Roman"/>
        </w:rPr>
        <w:t>, 2008).</w:t>
      </w:r>
      <w:r w:rsidR="00404147">
        <w:rPr>
          <w:rFonts w:ascii="Times New Roman" w:hAnsi="Times New Roman" w:cs="Times New Roman"/>
        </w:rPr>
        <w:t xml:space="preserve"> </w:t>
      </w:r>
    </w:p>
    <w:p w14:paraId="0CD124CF" w14:textId="77777777" w:rsidR="00544B2D" w:rsidRDefault="00544B2D" w:rsidP="00894104">
      <w:pPr>
        <w:spacing w:line="480" w:lineRule="auto"/>
        <w:ind w:firstLine="720"/>
        <w:contextualSpacing/>
        <w:rPr>
          <w:rFonts w:ascii="Times New Roman" w:hAnsi="Times New Roman" w:cs="Times New Roman"/>
        </w:rPr>
      </w:pPr>
    </w:p>
    <w:p w14:paraId="5856B7E8" w14:textId="18B8E614" w:rsidR="009E7700" w:rsidRDefault="00544B2D" w:rsidP="00894104">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1C6D8AEF" w14:textId="5F3FEC87" w:rsidR="00D9594F" w:rsidRDefault="001B034E" w:rsidP="00894104">
      <w:pPr>
        <w:spacing w:line="480" w:lineRule="auto"/>
        <w:contextualSpacing/>
        <w:rPr>
          <w:rFonts w:ascii="Times New Roman" w:hAnsi="Times New Roman" w:cs="Times New Roman"/>
        </w:rPr>
      </w:pPr>
      <w:r>
        <w:rPr>
          <w:rFonts w:ascii="Times New Roman" w:hAnsi="Times New Roman" w:cs="Times New Roman"/>
        </w:rPr>
        <w:tab/>
      </w:r>
      <w:ins w:id="39" w:author="Benton, Deon" w:date="2025-03-27T11:59:00Z" w16du:dateUtc="2025-03-27T16:59:00Z">
        <w:r w:rsidR="0016771A">
          <w:rPr>
            <w:rFonts w:ascii="Times New Roman" w:hAnsi="Times New Roman" w:cs="Times New Roman"/>
          </w:rPr>
          <w:t xml:space="preserve">Previous research </w:t>
        </w:r>
      </w:ins>
      <w:ins w:id="40" w:author="Benton, Deon" w:date="2025-03-27T15:37:00Z" w16du:dateUtc="2025-03-27T20:37:00Z">
        <w:r w:rsidR="00C23DD3">
          <w:rPr>
            <w:rFonts w:ascii="Times New Roman" w:hAnsi="Times New Roman" w:cs="Times New Roman"/>
          </w:rPr>
          <w:t>showed</w:t>
        </w:r>
      </w:ins>
      <w:ins w:id="41" w:author="Benton, Deon" w:date="2025-03-27T11:59:00Z" w16du:dateUtc="2025-03-27T16:59:00Z">
        <w:r w:rsidR="0016771A">
          <w:rPr>
            <w:rFonts w:ascii="Times New Roman" w:hAnsi="Times New Roman" w:cs="Times New Roman"/>
          </w:rPr>
          <w:t xml:space="preserve"> that infants </w:t>
        </w:r>
      </w:ins>
      <w:ins w:id="42" w:author="Benton, Deon" w:date="2025-03-27T12:00:00Z" w16du:dateUtc="2025-03-27T17:00:00Z">
        <w:r w:rsidR="00727508">
          <w:rPr>
            <w:rFonts w:ascii="Times New Roman" w:hAnsi="Times New Roman" w:cs="Times New Roman"/>
          </w:rPr>
          <w:t>look</w:t>
        </w:r>
      </w:ins>
      <w:ins w:id="43" w:author="Benton, Deon" w:date="2025-03-27T15:38:00Z" w16du:dateUtc="2025-03-27T20:38:00Z">
        <w:r w:rsidR="00C23DD3">
          <w:rPr>
            <w:rFonts w:ascii="Times New Roman" w:hAnsi="Times New Roman" w:cs="Times New Roman"/>
          </w:rPr>
          <w:t>ed</w:t>
        </w:r>
      </w:ins>
      <w:ins w:id="44" w:author="Benton, Deon" w:date="2025-03-27T12:00:00Z" w16du:dateUtc="2025-03-27T17:00:00Z">
        <w:r w:rsidR="00727508">
          <w:rPr>
            <w:rFonts w:ascii="Times New Roman" w:hAnsi="Times New Roman" w:cs="Times New Roman"/>
          </w:rPr>
          <w:t xml:space="preserve"> longer</w:t>
        </w:r>
      </w:ins>
      <w:ins w:id="45" w:author="Benton, Deon" w:date="2025-03-27T12:05:00Z" w16du:dateUtc="2025-03-27T17:05:00Z">
        <w:r w:rsidR="009A474B">
          <w:rPr>
            <w:rFonts w:ascii="Times New Roman" w:hAnsi="Times New Roman" w:cs="Times New Roman"/>
          </w:rPr>
          <w:t xml:space="preserve"> at an inefficient event than at an efficient event following habituation to an event in which a first</w:t>
        </w:r>
      </w:ins>
      <w:ins w:id="46" w:author="Benton, Deon" w:date="2025-03-27T12:07:00Z" w16du:dateUtc="2025-03-27T17:07:00Z">
        <w:r w:rsidR="004E413A">
          <w:rPr>
            <w:rFonts w:ascii="Times New Roman" w:hAnsi="Times New Roman" w:cs="Times New Roman"/>
          </w:rPr>
          <w:t xml:space="preserve"> animate-like</w:t>
        </w:r>
      </w:ins>
      <w:ins w:id="47" w:author="Benton, Deon" w:date="2025-03-27T12:05:00Z" w16du:dateUtc="2025-03-27T17:05:00Z">
        <w:r w:rsidR="009A474B">
          <w:rPr>
            <w:rFonts w:ascii="Times New Roman" w:hAnsi="Times New Roman" w:cs="Times New Roman"/>
          </w:rPr>
          <w:t xml:space="preserve"> object jumps over a barrier to reach a</w:t>
        </w:r>
      </w:ins>
      <w:ins w:id="48" w:author="Benton, Deon" w:date="2025-03-27T12:00:00Z" w16du:dateUtc="2025-03-27T17:00:00Z">
        <w:r w:rsidR="00727508">
          <w:rPr>
            <w:rFonts w:ascii="Times New Roman" w:hAnsi="Times New Roman" w:cs="Times New Roman"/>
          </w:rPr>
          <w:t xml:space="preserve"> </w:t>
        </w:r>
      </w:ins>
      <w:ins w:id="49" w:author="Benton, Deon" w:date="2025-03-27T12:05:00Z" w16du:dateUtc="2025-03-27T17:05:00Z">
        <w:r w:rsidR="009A474B">
          <w:rPr>
            <w:rFonts w:ascii="Times New Roman" w:hAnsi="Times New Roman" w:cs="Times New Roman"/>
          </w:rPr>
          <w:t>second</w:t>
        </w:r>
      </w:ins>
      <w:ins w:id="50" w:author="Benton, Deon" w:date="2025-03-27T12:07:00Z" w16du:dateUtc="2025-03-27T17:07:00Z">
        <w:r w:rsidR="004E413A">
          <w:rPr>
            <w:rFonts w:ascii="Times New Roman" w:hAnsi="Times New Roman" w:cs="Times New Roman"/>
          </w:rPr>
          <w:t xml:space="preserve"> animate-like</w:t>
        </w:r>
      </w:ins>
      <w:ins w:id="51" w:author="Benton, Deon" w:date="2025-03-27T12:05:00Z" w16du:dateUtc="2025-03-27T17:05:00Z">
        <w:r w:rsidR="009A474B">
          <w:rPr>
            <w:rFonts w:ascii="Times New Roman" w:hAnsi="Times New Roman" w:cs="Times New Roman"/>
          </w:rPr>
          <w:t xml:space="preserve"> object</w:t>
        </w:r>
      </w:ins>
      <w:ins w:id="52" w:author="Benton, Deon" w:date="2025-03-27T15:37:00Z" w16du:dateUtc="2025-03-27T20:37:00Z">
        <w:r w:rsidR="00C23DD3">
          <w:rPr>
            <w:rFonts w:ascii="Times New Roman" w:hAnsi="Times New Roman" w:cs="Times New Roman"/>
          </w:rPr>
          <w:t xml:space="preserve"> (e.g., Gergely et al., 1995</w:t>
        </w:r>
      </w:ins>
      <w:ins w:id="53" w:author="Benton, Deon" w:date="2025-03-28T19:18:00Z" w16du:dateUtc="2025-03-29T00:18:00Z">
        <w:r w:rsidR="00A073F1">
          <w:rPr>
            <w:rFonts w:ascii="Times New Roman" w:hAnsi="Times New Roman" w:cs="Times New Roman"/>
          </w:rPr>
          <w:t xml:space="preserve">; see also </w:t>
        </w:r>
        <w:proofErr w:type="spellStart"/>
        <w:r w:rsidR="00A073F1">
          <w:rPr>
            <w:rFonts w:ascii="Times New Roman" w:hAnsi="Times New Roman" w:cs="Times New Roman"/>
          </w:rPr>
          <w:t>Sodian</w:t>
        </w:r>
        <w:proofErr w:type="spellEnd"/>
        <w:r w:rsidR="00A073F1">
          <w:rPr>
            <w:rFonts w:ascii="Times New Roman" w:hAnsi="Times New Roman" w:cs="Times New Roman"/>
          </w:rPr>
          <w:t xml:space="preserve"> et al., 2004</w:t>
        </w:r>
      </w:ins>
      <w:ins w:id="54" w:author="Benton, Deon" w:date="2025-03-27T15:37:00Z" w16du:dateUtc="2025-03-27T20:37:00Z">
        <w:r w:rsidR="00C23DD3">
          <w:rPr>
            <w:rFonts w:ascii="Times New Roman" w:hAnsi="Times New Roman" w:cs="Times New Roman"/>
          </w:rPr>
          <w:t>)</w:t>
        </w:r>
      </w:ins>
      <w:ins w:id="55" w:author="Benton, Deon" w:date="2025-03-27T12:05:00Z" w16du:dateUtc="2025-03-27T17:05:00Z">
        <w:r w:rsidR="009A474B">
          <w:rPr>
            <w:rFonts w:ascii="Times New Roman" w:hAnsi="Times New Roman" w:cs="Times New Roman"/>
          </w:rPr>
          <w:t>. However, infants attend</w:t>
        </w:r>
      </w:ins>
      <w:ins w:id="56" w:author="Benton, Deon" w:date="2025-03-27T15:38:00Z" w16du:dateUtc="2025-03-27T20:38:00Z">
        <w:r w:rsidR="00C23DD3">
          <w:rPr>
            <w:rFonts w:ascii="Times New Roman" w:hAnsi="Times New Roman" w:cs="Times New Roman"/>
          </w:rPr>
          <w:t>ed</w:t>
        </w:r>
      </w:ins>
      <w:ins w:id="57" w:author="Benton, Deon" w:date="2025-03-27T12:05:00Z" w16du:dateUtc="2025-03-27T17:05:00Z">
        <w:r w:rsidR="009A474B">
          <w:rPr>
            <w:rFonts w:ascii="Times New Roman" w:hAnsi="Times New Roman" w:cs="Times New Roman"/>
          </w:rPr>
          <w:t xml:space="preserve"> equally to both events if, during habituati</w:t>
        </w:r>
      </w:ins>
      <w:ins w:id="58" w:author="Benton, Deon" w:date="2025-03-27T12:06:00Z" w16du:dateUtc="2025-03-27T17:06:00Z">
        <w:r w:rsidR="009A474B">
          <w:rPr>
            <w:rFonts w:ascii="Times New Roman" w:hAnsi="Times New Roman" w:cs="Times New Roman"/>
          </w:rPr>
          <w:t xml:space="preserve">on, the barrier </w:t>
        </w:r>
      </w:ins>
      <w:ins w:id="59" w:author="Benton, Deon" w:date="2025-03-27T12:08:00Z" w16du:dateUtc="2025-03-27T17:08:00Z">
        <w:r w:rsidR="004E413A">
          <w:rPr>
            <w:rFonts w:ascii="Times New Roman" w:hAnsi="Times New Roman" w:cs="Times New Roman"/>
          </w:rPr>
          <w:t>was positioned alongside</w:t>
        </w:r>
      </w:ins>
      <w:ins w:id="60" w:author="Benton, Deon" w:date="2025-03-27T12:06:00Z" w16du:dateUtc="2025-03-27T17:06:00Z">
        <w:r w:rsidR="009A474B">
          <w:rPr>
            <w:rFonts w:ascii="Times New Roman" w:hAnsi="Times New Roman" w:cs="Times New Roman"/>
          </w:rPr>
          <w:t xml:space="preserve"> rather than beneath the jump. </w:t>
        </w:r>
      </w:ins>
      <w:ins w:id="61" w:author="Benton, Deon" w:date="2025-03-27T15:38:00Z" w16du:dateUtc="2025-03-27T20:38:00Z">
        <w:r w:rsidR="00C23DD3">
          <w:rPr>
            <w:rFonts w:ascii="Times New Roman" w:hAnsi="Times New Roman" w:cs="Times New Roman"/>
          </w:rPr>
          <w:t>Simulation 1</w:t>
        </w:r>
      </w:ins>
      <w:r>
        <w:rPr>
          <w:rFonts w:ascii="Times New Roman" w:hAnsi="Times New Roman" w:cs="Times New Roman"/>
        </w:rPr>
        <w:t xml:space="preserve"> </w:t>
      </w:r>
      <w:ins w:id="62" w:author="Benton, Deon" w:date="2025-03-27T12:08:00Z" w16du:dateUtc="2025-03-27T17:08:00Z">
        <w:r w:rsidR="004E413A">
          <w:rPr>
            <w:rFonts w:ascii="Times New Roman" w:hAnsi="Times New Roman" w:cs="Times New Roman"/>
          </w:rPr>
          <w:t>tested</w:t>
        </w:r>
      </w:ins>
      <w:r>
        <w:rPr>
          <w:rFonts w:ascii="Times New Roman" w:hAnsi="Times New Roman" w:cs="Times New Roman"/>
        </w:rPr>
        <w:t xml:space="preserve"> whether the current model (and thereby, the </w:t>
      </w:r>
      <w:ins w:id="63" w:author="Benton, Deon" w:date="2025-03-27T12:18:00Z" w16du:dateUtc="2025-03-27T17:18:00Z">
        <w:r w:rsidR="007C36AD">
          <w:rPr>
            <w:rFonts w:ascii="Times New Roman" w:hAnsi="Times New Roman" w:cs="Times New Roman"/>
          </w:rPr>
          <w:t>current proposal</w:t>
        </w:r>
      </w:ins>
      <w:r>
        <w:rPr>
          <w:rFonts w:ascii="Times New Roman" w:hAnsi="Times New Roman" w:cs="Times New Roman"/>
        </w:rPr>
        <w:t>) could account for</w:t>
      </w:r>
      <w:ins w:id="64" w:author="Benton, Deon" w:date="2025-03-27T12:06:00Z" w16du:dateUtc="2025-03-27T17:06:00Z">
        <w:r w:rsidR="004E413A">
          <w:rPr>
            <w:rFonts w:ascii="Times New Roman" w:hAnsi="Times New Roman" w:cs="Times New Roman"/>
          </w:rPr>
          <w:t xml:space="preserve"> this finding</w:t>
        </w:r>
      </w:ins>
      <w:r>
        <w:rPr>
          <w:rFonts w:ascii="Times New Roman" w:hAnsi="Times New Roman" w:cs="Times New Roman"/>
        </w:rPr>
        <w:t xml:space="preserve">. </w:t>
      </w:r>
    </w:p>
    <w:p w14:paraId="4A743CFD" w14:textId="2BFA1A8B" w:rsidR="00544B2D" w:rsidRDefault="00D9594F"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ins w:id="65" w:author="Benton, Deon" w:date="2025-03-27T12:20:00Z" w16du:dateUtc="2025-03-27T17:20:00Z">
        <w:r w:rsidR="00BD6CB2">
          <w:rPr>
            <w:rFonts w:ascii="Times New Roman" w:hAnsi="Times New Roman" w:cs="Times New Roman"/>
          </w:rPr>
          <w:t>Networks were</w:t>
        </w:r>
      </w:ins>
      <w:ins w:id="66" w:author="Benton, Deon" w:date="2025-03-27T12:42:00Z" w16du:dateUtc="2025-03-27T17:42:00Z">
        <w:r w:rsidR="00CF2128">
          <w:rPr>
            <w:rFonts w:ascii="Times New Roman" w:hAnsi="Times New Roman" w:cs="Times New Roman"/>
          </w:rPr>
          <w:t xml:space="preserve"> </w:t>
        </w:r>
      </w:ins>
      <w:ins w:id="67" w:author="Benton, Deon" w:date="2025-03-27T14:05:00Z" w16du:dateUtc="2025-03-27T19:05:00Z">
        <w:r w:rsidR="00D940E8">
          <w:rPr>
            <w:rFonts w:ascii="Times New Roman" w:hAnsi="Times New Roman" w:cs="Times New Roman"/>
          </w:rPr>
          <w:t xml:space="preserve">assigned either to the Experimental condition (N = </w:t>
        </w:r>
      </w:ins>
      <w:ins w:id="68" w:author="Benton, Deon" w:date="2025-03-27T16:41:00Z" w16du:dateUtc="2025-03-27T21:41:00Z">
        <w:r w:rsidR="00A24716">
          <w:rPr>
            <w:rFonts w:ascii="Times New Roman" w:hAnsi="Times New Roman" w:cs="Times New Roman"/>
          </w:rPr>
          <w:t>20</w:t>
        </w:r>
      </w:ins>
      <w:ins w:id="69" w:author="Benton, Deon" w:date="2025-03-27T14:05:00Z" w16du:dateUtc="2025-03-27T19:05:00Z">
        <w:r w:rsidR="00D940E8">
          <w:rPr>
            <w:rFonts w:ascii="Times New Roman" w:hAnsi="Times New Roman" w:cs="Times New Roman"/>
          </w:rPr>
          <w:t xml:space="preserve">) or to the Control condition (N = </w:t>
        </w:r>
      </w:ins>
      <w:ins w:id="70" w:author="Benton, Deon" w:date="2025-03-27T16:41:00Z" w16du:dateUtc="2025-03-27T21:41:00Z">
        <w:r w:rsidR="00A24716">
          <w:rPr>
            <w:rFonts w:ascii="Times New Roman" w:hAnsi="Times New Roman" w:cs="Times New Roman"/>
          </w:rPr>
          <w:t>20</w:t>
        </w:r>
      </w:ins>
      <w:ins w:id="71" w:author="Benton, Deon" w:date="2025-03-27T14:05:00Z" w16du:dateUtc="2025-03-27T19:05:00Z">
        <w:r w:rsidR="00D940E8">
          <w:rPr>
            <w:rFonts w:ascii="Times New Roman" w:hAnsi="Times New Roman" w:cs="Times New Roman"/>
          </w:rPr>
          <w:t>)</w:t>
        </w:r>
      </w:ins>
      <w:ins w:id="72" w:author="Benton, Deon" w:date="2025-03-27T12:44:00Z" w16du:dateUtc="2025-03-27T17:44:00Z">
        <w:r w:rsidR="00CF2128">
          <w:rPr>
            <w:rFonts w:ascii="Times New Roman" w:hAnsi="Times New Roman" w:cs="Times New Roman"/>
          </w:rPr>
          <w:t>.</w:t>
        </w:r>
      </w:ins>
      <w:ins w:id="73" w:author="Benton, Deon" w:date="2025-03-27T16:41:00Z" w16du:dateUtc="2025-03-27T21:41:00Z">
        <w:r w:rsidR="00A24716">
          <w:rPr>
            <w:rFonts w:ascii="Times New Roman" w:hAnsi="Times New Roman" w:cs="Times New Roman"/>
          </w:rPr>
          <w:t xml:space="preserve"> </w:t>
        </w:r>
      </w:ins>
      <w:r w:rsidR="00A20504">
        <w:rPr>
          <w:rFonts w:ascii="Times New Roman" w:hAnsi="Times New Roman" w:cs="Times New Roman"/>
        </w:rPr>
        <w:t xml:space="preserve">The </w:t>
      </w:r>
      <w:r w:rsidR="00E11144">
        <w:rPr>
          <w:rFonts w:ascii="Times New Roman" w:hAnsi="Times New Roman" w:cs="Times New Roman"/>
        </w:rPr>
        <w:t xml:space="preserve">habituation event in the Experimental Condition </w:t>
      </w:r>
      <w:r w:rsidR="00A20504">
        <w:rPr>
          <w:rFonts w:ascii="Times New Roman" w:hAnsi="Times New Roman" w:cs="Times New Roman"/>
        </w:rPr>
        <w:t xml:space="preserve">mirrored the </w:t>
      </w:r>
      <w:r w:rsidR="00CF1DBF">
        <w:rPr>
          <w:rFonts w:ascii="Times New Roman" w:hAnsi="Times New Roman" w:cs="Times New Roman"/>
        </w:rPr>
        <w:t>Straight Path</w:t>
      </w:r>
      <w:r w:rsidR="00A20504">
        <w:rPr>
          <w:rFonts w:ascii="Times New Roman" w:hAnsi="Times New Roman" w:cs="Times New Roman"/>
        </w:rPr>
        <w:t xml:space="preserve"> pretraining events </w:t>
      </w:r>
      <w:r w:rsidR="00E11144">
        <w:rPr>
          <w:rFonts w:ascii="Times New Roman" w:hAnsi="Times New Roman" w:cs="Times New Roman"/>
        </w:rPr>
        <w:t>with two key exceptions. First,</w:t>
      </w:r>
      <w:r w:rsidR="00A20504">
        <w:rPr>
          <w:rFonts w:ascii="Times New Roman" w:hAnsi="Times New Roman" w:cs="Times New Roman"/>
        </w:rPr>
        <w:t xml:space="preserve"> </w:t>
      </w:r>
      <w:r w:rsidR="00E11144">
        <w:rPr>
          <w:rFonts w:ascii="Times New Roman" w:hAnsi="Times New Roman" w:cs="Times New Roman"/>
        </w:rPr>
        <w:t>n</w:t>
      </w:r>
      <w:r w:rsidR="00A20504">
        <w:rPr>
          <w:rFonts w:ascii="Times New Roman" w:hAnsi="Times New Roman" w:cs="Times New Roman"/>
        </w:rPr>
        <w:t>ovel objects</w:t>
      </w:r>
      <w:r w:rsidR="00E11144">
        <w:rPr>
          <w:rFonts w:ascii="Times New Roman" w:hAnsi="Times New Roman" w:cs="Times New Roman"/>
        </w:rPr>
        <w:t xml:space="preserve"> </w:t>
      </w:r>
      <w:ins w:id="74" w:author="Benton, Deon" w:date="2025-03-27T12:55:00Z" w16du:dateUtc="2025-03-27T17:55:00Z">
        <w:r w:rsidR="00842627">
          <w:rPr>
            <w:rFonts w:ascii="Times New Roman" w:hAnsi="Times New Roman" w:cs="Times New Roman"/>
          </w:rPr>
          <w:t>were used</w:t>
        </w:r>
      </w:ins>
      <w:r w:rsidR="00A20504">
        <w:rPr>
          <w:rFonts w:ascii="Times New Roman" w:hAnsi="Times New Roman" w:cs="Times New Roman"/>
        </w:rPr>
        <w:t xml:space="preserve">. </w:t>
      </w:r>
      <w:r w:rsidR="00E11144">
        <w:rPr>
          <w:rFonts w:ascii="Times New Roman" w:hAnsi="Times New Roman" w:cs="Times New Roman"/>
        </w:rPr>
        <w:t>Second, the</w:t>
      </w:r>
      <w:r w:rsidR="005F2D51">
        <w:rPr>
          <w:rFonts w:ascii="Times New Roman" w:hAnsi="Times New Roman" w:cs="Times New Roman"/>
        </w:rPr>
        <w:t xml:space="preserve"> third unit rather than the first unit</w:t>
      </w:r>
      <w:ins w:id="75" w:author="Benton, Deon" w:date="2025-03-27T12:56:00Z" w16du:dateUtc="2025-03-27T17:56:00Z">
        <w:r w:rsidR="00842627">
          <w:rPr>
            <w:rFonts w:ascii="Times New Roman" w:hAnsi="Times New Roman" w:cs="Times New Roman"/>
          </w:rPr>
          <w:t xml:space="preserve"> from habituation</w:t>
        </w:r>
      </w:ins>
      <w:r w:rsidR="005F2D51">
        <w:rPr>
          <w:rFonts w:ascii="Times New Roman" w:hAnsi="Times New Roman" w:cs="Times New Roman"/>
        </w:rPr>
        <w:t xml:space="preserve"> was turned on</w:t>
      </w:r>
      <w:r w:rsidR="00E11144">
        <w:rPr>
          <w:rFonts w:ascii="Times New Roman" w:hAnsi="Times New Roman" w:cs="Times New Roman"/>
        </w:rPr>
        <w:t xml:space="preserve"> in the Barrier Height and Jump Height groups</w:t>
      </w:r>
      <w:r w:rsidR="005F2D51">
        <w:rPr>
          <w:rFonts w:ascii="Times New Roman" w:hAnsi="Times New Roman" w:cs="Times New Roman"/>
        </w:rPr>
        <w:t>.</w:t>
      </w:r>
      <w:r w:rsidR="00E11144">
        <w:rPr>
          <w:rFonts w:ascii="Times New Roman" w:hAnsi="Times New Roman" w:cs="Times New Roman"/>
        </w:rPr>
        <w:t xml:space="preserve"> </w:t>
      </w:r>
      <w:ins w:id="76" w:author="Benton, Deon" w:date="2025-03-27T12:56:00Z" w16du:dateUtc="2025-03-27T17:56:00Z">
        <w:r w:rsidR="00842627">
          <w:rPr>
            <w:rFonts w:ascii="Times New Roman" w:hAnsi="Times New Roman" w:cs="Times New Roman"/>
          </w:rPr>
          <w:t>Networks were then</w:t>
        </w:r>
      </w:ins>
      <w:r w:rsidR="00816A7D">
        <w:rPr>
          <w:rFonts w:ascii="Times New Roman" w:hAnsi="Times New Roman" w:cs="Times New Roman"/>
        </w:rPr>
        <w:t xml:space="preserve"> shown a straight path </w:t>
      </w:r>
      <w:r w:rsidR="00DF18B8">
        <w:rPr>
          <w:rFonts w:ascii="Times New Roman" w:hAnsi="Times New Roman" w:cs="Times New Roman"/>
        </w:rPr>
        <w:t xml:space="preserve">event (Efficient test event) </w:t>
      </w:r>
      <w:r w:rsidR="00816A7D">
        <w:rPr>
          <w:rFonts w:ascii="Times New Roman" w:hAnsi="Times New Roman" w:cs="Times New Roman"/>
        </w:rPr>
        <w:t>and curved path</w:t>
      </w:r>
      <w:r w:rsidR="00DF18B8">
        <w:rPr>
          <w:rFonts w:ascii="Times New Roman" w:hAnsi="Times New Roman" w:cs="Times New Roman"/>
        </w:rPr>
        <w:t xml:space="preserve"> event (</w:t>
      </w:r>
      <w:r w:rsidR="00816A7D">
        <w:rPr>
          <w:rFonts w:ascii="Times New Roman" w:hAnsi="Times New Roman" w:cs="Times New Roman"/>
        </w:rPr>
        <w:t>Inefficient test event)</w:t>
      </w:r>
      <w:r w:rsidR="0060428E">
        <w:rPr>
          <w:rFonts w:ascii="Times New Roman" w:hAnsi="Times New Roman" w:cs="Times New Roman"/>
        </w:rPr>
        <w:t>. Both events were shown</w:t>
      </w:r>
      <w:r w:rsidR="00816A7D">
        <w:rPr>
          <w:rFonts w:ascii="Times New Roman" w:hAnsi="Times New Roman" w:cs="Times New Roman"/>
        </w:rPr>
        <w:t xml:space="preserve"> without the barrier and </w:t>
      </w:r>
      <w:r w:rsidR="0060428E">
        <w:rPr>
          <w:rFonts w:ascii="Times New Roman" w:hAnsi="Times New Roman" w:cs="Times New Roman"/>
        </w:rPr>
        <w:t>used the</w:t>
      </w:r>
      <w:r w:rsidR="00816A7D">
        <w:rPr>
          <w:rFonts w:ascii="Times New Roman" w:hAnsi="Times New Roman" w:cs="Times New Roman"/>
        </w:rPr>
        <w:t xml:space="preserve"> same objects from habituation. </w:t>
      </w:r>
    </w:p>
    <w:p w14:paraId="4F5EF5BA" w14:textId="5904CB8A" w:rsidR="007B795A" w:rsidRDefault="00B17C95" w:rsidP="007B795A">
      <w:pPr>
        <w:spacing w:line="480" w:lineRule="auto"/>
        <w:ind w:firstLine="720"/>
        <w:contextualSpacing/>
        <w:rPr>
          <w:ins w:id="77" w:author="Benton, Deon" w:date="2025-03-27T16:44:00Z" w16du:dateUtc="2025-03-27T21:44:00Z"/>
          <w:rFonts w:ascii="Times New Roman" w:eastAsia="Times New Roman" w:hAnsi="Times New Roman" w:cs="Times New Roman"/>
        </w:rPr>
      </w:pPr>
      <w:r>
        <w:rPr>
          <w:rFonts w:ascii="Times New Roman" w:hAnsi="Times New Roman" w:cs="Times New Roman"/>
        </w:rPr>
        <w:tab/>
      </w:r>
      <w:r w:rsidR="0009722A">
        <w:rPr>
          <w:rFonts w:ascii="Times New Roman" w:hAnsi="Times New Roman" w:cs="Times New Roman"/>
        </w:rPr>
        <w:t>Mean</w:t>
      </w:r>
      <w:r w:rsidR="00C9336C">
        <w:rPr>
          <w:rFonts w:ascii="Times New Roman" w:hAnsi="Times New Roman" w:cs="Times New Roman"/>
        </w:rPr>
        <w:t xml:space="preserve"> “looking time” (i.e., reconstruction error) </w:t>
      </w:r>
      <w:r w:rsidR="0009722A">
        <w:rPr>
          <w:rFonts w:ascii="Times New Roman" w:hAnsi="Times New Roman" w:cs="Times New Roman"/>
        </w:rPr>
        <w:t xml:space="preserve">to the </w:t>
      </w:r>
      <w:r w:rsidR="00AD1099">
        <w:rPr>
          <w:rFonts w:ascii="Times New Roman" w:hAnsi="Times New Roman" w:cs="Times New Roman"/>
        </w:rPr>
        <w:t>two test trials</w:t>
      </w:r>
      <w:r w:rsidR="0009722A">
        <w:rPr>
          <w:rFonts w:ascii="Times New Roman" w:hAnsi="Times New Roman" w:cs="Times New Roman"/>
        </w:rPr>
        <w:t xml:space="preserve"> for networks assigned to the two conditions is shown below in Figure 2</w:t>
      </w:r>
      <w:r w:rsidR="00AD1099">
        <w:rPr>
          <w:rFonts w:ascii="Times New Roman" w:hAnsi="Times New Roman" w:cs="Times New Roman"/>
        </w:rPr>
        <w:t>.</w:t>
      </w:r>
      <w:r w:rsidR="008D14E2">
        <w:rPr>
          <w:rFonts w:ascii="Times New Roman" w:hAnsi="Times New Roman" w:cs="Times New Roman"/>
        </w:rPr>
        <w:t xml:space="preserve"> </w:t>
      </w:r>
      <w:ins w:id="78" w:author="Benton, Deon" w:date="2025-03-27T16:26:00Z" w16du:dateUtc="2025-03-27T21:26:00Z">
        <w:r w:rsidR="0078079B">
          <w:rPr>
            <w:rFonts w:ascii="Times New Roman" w:eastAsia="Times New Roman" w:hAnsi="Times New Roman" w:cs="Times New Roman"/>
          </w:rPr>
          <w:t xml:space="preserve">Data were entered into a linear mixed-effects model with Trial Type (Inefficient vs. Efficient) as the within-subjects fixed effect </w:t>
        </w:r>
        <w:r w:rsidR="0078079B">
          <w:rPr>
            <w:rFonts w:ascii="Times New Roman" w:eastAsia="Times New Roman" w:hAnsi="Times New Roman" w:cs="Times New Roman"/>
          </w:rPr>
          <w:lastRenderedPageBreak/>
          <w:t>and Condition (Experimental vs. Control) as the between-subjects fixed effect. Networks were treated as the random effect. This analysis revealed a significant main effect of Trial Type</w:t>
        </w:r>
      </w:ins>
      <w:ins w:id="79" w:author="Benton, Deon" w:date="2025-03-27T16:41:00Z" w16du:dateUtc="2025-03-27T21:41:00Z">
        <w:r w:rsidR="00A24716">
          <w:rPr>
            <w:rFonts w:ascii="Times New Roman" w:eastAsia="Times New Roman" w:hAnsi="Times New Roman" w:cs="Times New Roman"/>
          </w:rPr>
          <w:t>, which was qualified by a significant interac</w:t>
        </w:r>
      </w:ins>
      <w:ins w:id="80" w:author="Benton, Deon" w:date="2025-03-27T16:42:00Z" w16du:dateUtc="2025-03-27T21:42:00Z">
        <w:r w:rsidR="00A24716">
          <w:rPr>
            <w:rFonts w:ascii="Times New Roman" w:eastAsia="Times New Roman" w:hAnsi="Times New Roman" w:cs="Times New Roman"/>
          </w:rPr>
          <w:t>tion between Condition and Trial Type</w:t>
        </w:r>
      </w:ins>
      <w:ins w:id="81" w:author="Benton, Deon" w:date="2025-03-27T16:26:00Z" w16du:dateUtc="2025-03-27T21:26:00Z">
        <w:r w:rsidR="0078079B">
          <w:rPr>
            <w:rFonts w:ascii="Times New Roman" w:eastAsia="Times New Roman" w:hAnsi="Times New Roman" w:cs="Times New Roman"/>
          </w:rPr>
          <w:t xml:space="preserve">, </w:t>
        </w:r>
        <w:proofErr w:type="gramStart"/>
        <w:r w:rsidR="0078079B">
          <w:rPr>
            <w:rFonts w:ascii="Times New Roman" w:eastAsia="Times New Roman" w:hAnsi="Times New Roman" w:cs="Times New Roman"/>
            <w:i/>
            <w:iCs/>
          </w:rPr>
          <w:t>F</w:t>
        </w:r>
        <w:r w:rsidR="0078079B">
          <w:rPr>
            <w:rFonts w:ascii="Times New Roman" w:eastAsia="Times New Roman" w:hAnsi="Times New Roman" w:cs="Times New Roman"/>
          </w:rPr>
          <w:t>(</w:t>
        </w:r>
        <w:proofErr w:type="gramEnd"/>
        <w:r w:rsidR="0078079B">
          <w:rPr>
            <w:rFonts w:ascii="Times New Roman" w:eastAsia="Times New Roman" w:hAnsi="Times New Roman" w:cs="Times New Roman"/>
          </w:rPr>
          <w:t xml:space="preserve">1, </w:t>
        </w:r>
      </w:ins>
      <w:ins w:id="82" w:author="Benton, Deon" w:date="2025-03-27T16:42:00Z" w16du:dateUtc="2025-03-27T21:42:00Z">
        <w:r w:rsidR="00A24716">
          <w:rPr>
            <w:rFonts w:ascii="Times New Roman" w:eastAsia="Times New Roman" w:hAnsi="Times New Roman" w:cs="Times New Roman"/>
          </w:rPr>
          <w:t>385</w:t>
        </w:r>
      </w:ins>
      <w:ins w:id="83" w:author="Benton, Deon" w:date="2025-03-27T16:26:00Z" w16du:dateUtc="2025-03-27T21:26:00Z">
        <w:r w:rsidR="0078079B">
          <w:rPr>
            <w:rFonts w:ascii="Times New Roman" w:eastAsia="Times New Roman" w:hAnsi="Times New Roman" w:cs="Times New Roman"/>
          </w:rPr>
          <w:t xml:space="preserve">) = </w:t>
        </w:r>
      </w:ins>
      <w:ins w:id="84" w:author="Benton, Deon" w:date="2025-03-27T16:42:00Z" w16du:dateUtc="2025-03-27T21:42:00Z">
        <w:r w:rsidR="00A24716">
          <w:rPr>
            <w:rFonts w:ascii="Times New Roman" w:eastAsia="Times New Roman" w:hAnsi="Times New Roman" w:cs="Times New Roman"/>
          </w:rPr>
          <w:t>765.18</w:t>
        </w:r>
      </w:ins>
      <w:ins w:id="85"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 A follow-up paired t-tests indicated that networks in the Experimental condition looked longer at the Inefficient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13.</w:t>
        </w:r>
      </w:ins>
      <w:r w:rsidR="00A24716">
        <w:rPr>
          <w:rFonts w:ascii="Times New Roman" w:eastAsia="Times New Roman" w:hAnsi="Times New Roman" w:cs="Times New Roman"/>
        </w:rPr>
        <w:t>69</w:t>
      </w:r>
      <w:ins w:id="86"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0.8</w:t>
        </w:r>
      </w:ins>
      <w:ins w:id="87" w:author="Benton, Deon" w:date="2025-03-27T16:43:00Z" w16du:dateUtc="2025-03-27T21:43:00Z">
        <w:r w:rsidR="00A24716">
          <w:rPr>
            <w:rFonts w:ascii="Times New Roman" w:eastAsia="Times New Roman" w:hAnsi="Times New Roman" w:cs="Times New Roman"/>
          </w:rPr>
          <w:t>6</w:t>
        </w:r>
      </w:ins>
      <w:ins w:id="88" w:author="Benton, Deon" w:date="2025-03-27T16:26:00Z" w16du:dateUtc="2025-03-27T21:26:00Z">
        <w:r w:rsidR="0078079B">
          <w:rPr>
            <w:rFonts w:ascii="Times New Roman" w:eastAsia="Times New Roman" w:hAnsi="Times New Roman" w:cs="Times New Roman"/>
          </w:rPr>
          <w:t>) than at the Efficient test event (</w:t>
        </w:r>
        <w:r w:rsidR="0078079B">
          <w:rPr>
            <w:rFonts w:ascii="Times New Roman" w:eastAsia="Times New Roman" w:hAnsi="Times New Roman" w:cs="Times New Roman"/>
            <w:i/>
            <w:iCs/>
          </w:rPr>
          <w:t xml:space="preserve">M </w:t>
        </w:r>
        <w:r w:rsidR="0078079B">
          <w:rPr>
            <w:rFonts w:ascii="Times New Roman" w:eastAsia="Times New Roman" w:hAnsi="Times New Roman" w:cs="Times New Roman"/>
          </w:rPr>
          <w:t xml:space="preserve">= </w:t>
        </w:r>
      </w:ins>
      <w:ins w:id="89" w:author="Benton, Deon" w:date="2025-03-27T16:43:00Z" w16du:dateUtc="2025-03-27T21:43:00Z">
        <w:r w:rsidR="00A24716">
          <w:rPr>
            <w:rFonts w:ascii="Times New Roman" w:eastAsia="Times New Roman" w:hAnsi="Times New Roman" w:cs="Times New Roman"/>
          </w:rPr>
          <w:t>10.77</w:t>
        </w:r>
      </w:ins>
      <w:ins w:id="90"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SD </w:t>
        </w:r>
        <w:r w:rsidR="0078079B">
          <w:rPr>
            <w:rFonts w:ascii="Times New Roman" w:eastAsia="Times New Roman" w:hAnsi="Times New Roman" w:cs="Times New Roman"/>
          </w:rPr>
          <w:t>= 1.</w:t>
        </w:r>
      </w:ins>
      <w:ins w:id="91" w:author="Benton, Deon" w:date="2025-03-27T16:43:00Z" w16du:dateUtc="2025-03-27T21:43:00Z">
        <w:r w:rsidR="00A24716">
          <w:rPr>
            <w:rFonts w:ascii="Times New Roman" w:eastAsia="Times New Roman" w:hAnsi="Times New Roman" w:cs="Times New Roman"/>
          </w:rPr>
          <w:t>14</w:t>
        </w:r>
      </w:ins>
      <w:ins w:id="92" w:author="Benton, Deon" w:date="2025-03-27T16:26:00Z" w16du:dateUtc="2025-03-27T21:26:00Z">
        <w:r w:rsidR="0078079B">
          <w:rPr>
            <w:rFonts w:ascii="Times New Roman" w:eastAsia="Times New Roman" w:hAnsi="Times New Roman" w:cs="Times New Roman"/>
          </w:rPr>
          <w:t xml:space="preserve">), </w:t>
        </w:r>
        <w:proofErr w:type="gramStart"/>
        <w:r w:rsidR="0078079B">
          <w:rPr>
            <w:rFonts w:ascii="Times New Roman" w:eastAsia="Times New Roman" w:hAnsi="Times New Roman" w:cs="Times New Roman"/>
            <w:i/>
            <w:iCs/>
          </w:rPr>
          <w:t>t</w:t>
        </w:r>
        <w:r w:rsidR="0078079B">
          <w:rPr>
            <w:rFonts w:ascii="Times New Roman" w:eastAsia="Times New Roman" w:hAnsi="Times New Roman" w:cs="Times New Roman"/>
          </w:rPr>
          <w:t>(</w:t>
        </w:r>
      </w:ins>
      <w:proofErr w:type="gramEnd"/>
      <w:ins w:id="93" w:author="Benton, Deon" w:date="2025-03-27T16:43:00Z" w16du:dateUtc="2025-03-27T21:43:00Z">
        <w:r w:rsidR="00A24716">
          <w:rPr>
            <w:rFonts w:ascii="Times New Roman" w:eastAsia="Times New Roman" w:hAnsi="Times New Roman" w:cs="Times New Roman"/>
          </w:rPr>
          <w:t>99</w:t>
        </w:r>
      </w:ins>
      <w:ins w:id="94" w:author="Benton, Deon" w:date="2025-03-27T16:26:00Z" w16du:dateUtc="2025-03-27T21:26:00Z">
        <w:r w:rsidR="0078079B">
          <w:rPr>
            <w:rFonts w:ascii="Times New Roman" w:eastAsia="Times New Roman" w:hAnsi="Times New Roman" w:cs="Times New Roman"/>
          </w:rPr>
          <w:t xml:space="preserve">) = </w:t>
        </w:r>
      </w:ins>
      <w:ins w:id="95" w:author="Benton, Deon" w:date="2025-03-27T16:43:00Z" w16du:dateUtc="2025-03-27T21:43:00Z">
        <w:r w:rsidR="00A24716">
          <w:rPr>
            <w:rFonts w:ascii="Times New Roman" w:eastAsia="Times New Roman" w:hAnsi="Times New Roman" w:cs="Times New Roman"/>
          </w:rPr>
          <w:t>33.</w:t>
        </w:r>
      </w:ins>
      <w:ins w:id="96" w:author="Benton, Deon" w:date="2025-03-27T16:44:00Z" w16du:dateUtc="2025-03-27T21:44:00Z">
        <w:r w:rsidR="00A24716">
          <w:rPr>
            <w:rFonts w:ascii="Times New Roman" w:eastAsia="Times New Roman" w:hAnsi="Times New Roman" w:cs="Times New Roman"/>
          </w:rPr>
          <w:t>50</w:t>
        </w:r>
      </w:ins>
      <w:ins w:id="97" w:author="Benton, Deon" w:date="2025-03-27T16:26:00Z" w16du:dateUtc="2025-03-27T21:26:00Z">
        <w:r w:rsidR="0078079B">
          <w:rPr>
            <w:rFonts w:ascii="Times New Roman" w:eastAsia="Times New Roman" w:hAnsi="Times New Roman" w:cs="Times New Roman"/>
          </w:rPr>
          <w:t xml:space="preserve">, </w:t>
        </w:r>
        <w:r w:rsidR="0078079B">
          <w:rPr>
            <w:rFonts w:ascii="Times New Roman" w:eastAsia="Times New Roman" w:hAnsi="Times New Roman" w:cs="Times New Roman"/>
            <w:i/>
            <w:iCs/>
          </w:rPr>
          <w:t xml:space="preserve">p </w:t>
        </w:r>
        <w:r w:rsidR="0078079B">
          <w:rPr>
            <w:rFonts w:ascii="Times New Roman" w:eastAsia="Times New Roman" w:hAnsi="Times New Roman" w:cs="Times New Roman"/>
          </w:rPr>
          <w:t>&lt; .0001.</w:t>
        </w:r>
      </w:ins>
      <w:ins w:id="98" w:author="Benton, Deon" w:date="2025-03-27T16:44:00Z" w16du:dateUtc="2025-03-27T21:44:00Z">
        <w:r w:rsidR="007B795A">
          <w:rPr>
            <w:rFonts w:ascii="Times New Roman" w:eastAsia="Times New Roman" w:hAnsi="Times New Roman" w:cs="Times New Roman"/>
          </w:rPr>
          <w:t xml:space="preserve"> Although networks in the Control condition also looked at the Inefficient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99" w:author="Benton, Deon" w:date="2025-03-27T16:45:00Z" w16du:dateUtc="2025-03-27T21:45:00Z">
        <w:r w:rsidR="007B795A">
          <w:rPr>
            <w:rFonts w:ascii="Times New Roman" w:eastAsia="Times New Roman" w:hAnsi="Times New Roman" w:cs="Times New Roman"/>
          </w:rPr>
          <w:t>12.60</w:t>
        </w:r>
      </w:ins>
      <w:ins w:id="100"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01" w:author="Benton, Deon" w:date="2025-03-27T16:45:00Z" w16du:dateUtc="2025-03-27T21:45:00Z">
        <w:r w:rsidR="007B795A">
          <w:rPr>
            <w:rFonts w:ascii="Times New Roman" w:eastAsia="Times New Roman" w:hAnsi="Times New Roman" w:cs="Times New Roman"/>
          </w:rPr>
          <w:t>0.90</w:t>
        </w:r>
      </w:ins>
      <w:ins w:id="102" w:author="Benton, Deon" w:date="2025-03-27T16:44:00Z" w16du:dateUtc="2025-03-27T21:44:00Z">
        <w:r w:rsidR="007B795A">
          <w:rPr>
            <w:rFonts w:ascii="Times New Roman" w:eastAsia="Times New Roman" w:hAnsi="Times New Roman" w:cs="Times New Roman"/>
          </w:rPr>
          <w:t>) than at the Efficient test event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103" w:author="Benton, Deon" w:date="2025-03-27T16:45:00Z" w16du:dateUtc="2025-03-27T21:45:00Z">
        <w:r w:rsidR="007B795A">
          <w:rPr>
            <w:rFonts w:ascii="Times New Roman" w:eastAsia="Times New Roman" w:hAnsi="Times New Roman" w:cs="Times New Roman"/>
          </w:rPr>
          <w:t>12.29</w:t>
        </w:r>
      </w:ins>
      <w:ins w:id="104"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05" w:author="Benton, Deon" w:date="2025-03-27T16:45:00Z" w16du:dateUtc="2025-03-27T21:45:00Z">
        <w:r w:rsidR="007B795A">
          <w:rPr>
            <w:rFonts w:ascii="Times New Roman" w:eastAsia="Times New Roman" w:hAnsi="Times New Roman" w:cs="Times New Roman"/>
          </w:rPr>
          <w:t>1.28</w:t>
        </w:r>
      </w:ins>
      <w:ins w:id="106"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 xml:space="preserve">(99) = </w:t>
        </w:r>
      </w:ins>
      <w:ins w:id="107" w:author="Benton, Deon" w:date="2025-03-27T16:45:00Z" w16du:dateUtc="2025-03-27T21:45:00Z">
        <w:r w:rsidR="007B795A">
          <w:rPr>
            <w:rFonts w:ascii="Times New Roman" w:eastAsia="Times New Roman" w:hAnsi="Times New Roman" w:cs="Times New Roman"/>
          </w:rPr>
          <w:t>3.35</w:t>
        </w:r>
      </w:ins>
      <w:ins w:id="108"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p </w:t>
        </w:r>
      </w:ins>
      <w:ins w:id="109" w:author="Benton, Deon" w:date="2025-03-27T16:45:00Z" w16du:dateUtc="2025-03-27T21:45:00Z">
        <w:r w:rsidR="007B795A">
          <w:rPr>
            <w:rFonts w:ascii="Times New Roman" w:eastAsia="Times New Roman" w:hAnsi="Times New Roman" w:cs="Times New Roman"/>
          </w:rPr>
          <w:t>&lt;</w:t>
        </w:r>
      </w:ins>
      <w:ins w:id="110" w:author="Benton, Deon" w:date="2025-03-27T16:44:00Z" w16du:dateUtc="2025-03-27T21:44:00Z">
        <w:r w:rsidR="007B795A">
          <w:rPr>
            <w:rFonts w:ascii="Times New Roman" w:eastAsia="Times New Roman" w:hAnsi="Times New Roman" w:cs="Times New Roman"/>
          </w:rPr>
          <w:t xml:space="preserve"> .0</w:t>
        </w:r>
      </w:ins>
      <w:ins w:id="111" w:author="Benton, Deon" w:date="2025-03-27T16:45:00Z" w16du:dateUtc="2025-03-27T21:45:00Z">
        <w:r w:rsidR="007B795A">
          <w:rPr>
            <w:rFonts w:ascii="Times New Roman" w:eastAsia="Times New Roman" w:hAnsi="Times New Roman" w:cs="Times New Roman"/>
          </w:rPr>
          <w:t>1</w:t>
        </w:r>
      </w:ins>
      <w:ins w:id="112" w:author="Benton, Deon" w:date="2025-03-27T16:44:00Z" w16du:dateUtc="2025-03-27T21:44:00Z">
        <w:r w:rsidR="007B795A">
          <w:rPr>
            <w:rFonts w:ascii="Times New Roman" w:eastAsia="Times New Roman" w:hAnsi="Times New Roman" w:cs="Times New Roman"/>
          </w:rPr>
          <w:t>, the difference in looking to these two test events was greater for networks in the Experimental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xml:space="preserve">= </w:t>
        </w:r>
      </w:ins>
      <w:ins w:id="113" w:author="Benton, Deon" w:date="2025-03-27T16:46:00Z" w16du:dateUtc="2025-03-27T21:46:00Z">
        <w:r w:rsidR="00D8709E">
          <w:rPr>
            <w:rFonts w:ascii="Times New Roman" w:eastAsia="Times New Roman" w:hAnsi="Times New Roman" w:cs="Times New Roman"/>
          </w:rPr>
          <w:t>2.92</w:t>
        </w:r>
      </w:ins>
      <w:ins w:id="114"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15" w:author="Benton, Deon" w:date="2025-03-27T16:46:00Z" w16du:dateUtc="2025-03-27T21:46:00Z">
        <w:r w:rsidR="00D8709E">
          <w:rPr>
            <w:rFonts w:ascii="Times New Roman" w:eastAsia="Times New Roman" w:hAnsi="Times New Roman" w:cs="Times New Roman"/>
          </w:rPr>
          <w:t>0.87</w:t>
        </w:r>
      </w:ins>
      <w:ins w:id="116" w:author="Benton, Deon" w:date="2025-03-27T16:44:00Z" w16du:dateUtc="2025-03-27T21:44:00Z">
        <w:r w:rsidR="007B795A">
          <w:rPr>
            <w:rFonts w:ascii="Times New Roman" w:eastAsia="Times New Roman" w:hAnsi="Times New Roman" w:cs="Times New Roman"/>
          </w:rPr>
          <w:t>) than networks in the Control condition (</w:t>
        </w:r>
        <w:r w:rsidR="007B795A">
          <w:rPr>
            <w:rFonts w:ascii="Times New Roman" w:eastAsia="Times New Roman" w:hAnsi="Times New Roman" w:cs="Times New Roman"/>
            <w:i/>
            <w:iCs/>
          </w:rPr>
          <w:t xml:space="preserve">M </w:t>
        </w:r>
        <w:r w:rsidR="007B795A">
          <w:rPr>
            <w:rFonts w:ascii="Times New Roman" w:eastAsia="Times New Roman" w:hAnsi="Times New Roman" w:cs="Times New Roman"/>
          </w:rPr>
          <w:t>= 0.</w:t>
        </w:r>
      </w:ins>
      <w:ins w:id="117" w:author="Benton, Deon" w:date="2025-03-27T16:46:00Z" w16du:dateUtc="2025-03-27T21:46:00Z">
        <w:r w:rsidR="00D8709E">
          <w:rPr>
            <w:rFonts w:ascii="Times New Roman" w:eastAsia="Times New Roman" w:hAnsi="Times New Roman" w:cs="Times New Roman"/>
          </w:rPr>
          <w:t>31</w:t>
        </w:r>
      </w:ins>
      <w:ins w:id="118"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 xml:space="preserve">SD </w:t>
        </w:r>
        <w:r w:rsidR="007B795A">
          <w:rPr>
            <w:rFonts w:ascii="Times New Roman" w:eastAsia="Times New Roman" w:hAnsi="Times New Roman" w:cs="Times New Roman"/>
          </w:rPr>
          <w:t xml:space="preserve">= </w:t>
        </w:r>
      </w:ins>
      <w:ins w:id="119" w:author="Benton, Deon" w:date="2025-03-27T16:46:00Z" w16du:dateUtc="2025-03-27T21:46:00Z">
        <w:r w:rsidR="00D8709E">
          <w:rPr>
            <w:rFonts w:ascii="Times New Roman" w:eastAsia="Times New Roman" w:hAnsi="Times New Roman" w:cs="Times New Roman"/>
          </w:rPr>
          <w:t>0.92</w:t>
        </w:r>
      </w:ins>
      <w:ins w:id="120"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t</w:t>
        </w:r>
        <w:r w:rsidR="007B795A">
          <w:rPr>
            <w:rFonts w:ascii="Times New Roman" w:eastAsia="Times New Roman" w:hAnsi="Times New Roman" w:cs="Times New Roman"/>
          </w:rPr>
          <w:t>(</w:t>
        </w:r>
      </w:ins>
      <w:ins w:id="121" w:author="Benton, Deon" w:date="2025-03-27T16:46:00Z" w16du:dateUtc="2025-03-27T21:46:00Z">
        <w:r w:rsidR="00D8709E">
          <w:rPr>
            <w:rFonts w:ascii="Times New Roman" w:eastAsia="Times New Roman" w:hAnsi="Times New Roman" w:cs="Times New Roman"/>
          </w:rPr>
          <w:t>197.37</w:t>
        </w:r>
      </w:ins>
      <w:ins w:id="122" w:author="Benton, Deon" w:date="2025-03-27T16:44:00Z" w16du:dateUtc="2025-03-27T21:44:00Z">
        <w:r w:rsidR="007B795A">
          <w:rPr>
            <w:rFonts w:ascii="Times New Roman" w:eastAsia="Times New Roman" w:hAnsi="Times New Roman" w:cs="Times New Roman"/>
          </w:rPr>
          <w:t xml:space="preserve">) = </w:t>
        </w:r>
      </w:ins>
      <w:ins w:id="123" w:author="Benton, Deon" w:date="2025-03-27T16:46:00Z" w16du:dateUtc="2025-03-27T21:46:00Z">
        <w:r w:rsidR="00D8709E">
          <w:rPr>
            <w:rFonts w:ascii="Times New Roman" w:eastAsia="Times New Roman" w:hAnsi="Times New Roman" w:cs="Times New Roman"/>
          </w:rPr>
          <w:t>20.57</w:t>
        </w:r>
      </w:ins>
      <w:ins w:id="124" w:author="Benton, Deon" w:date="2025-03-27T16:44:00Z" w16du:dateUtc="2025-03-27T21:44:00Z">
        <w:r w:rsidR="007B795A">
          <w:rPr>
            <w:rFonts w:ascii="Times New Roman" w:eastAsia="Times New Roman" w:hAnsi="Times New Roman" w:cs="Times New Roman"/>
          </w:rPr>
          <w:t xml:space="preserve">, </w:t>
        </w:r>
        <w:r w:rsidR="007B795A">
          <w:rPr>
            <w:rFonts w:ascii="Times New Roman" w:eastAsia="Times New Roman" w:hAnsi="Times New Roman" w:cs="Times New Roman"/>
            <w:i/>
            <w:iCs/>
          </w:rPr>
          <w:t>p</w:t>
        </w:r>
      </w:ins>
      <w:ins w:id="125" w:author="Benton, Deon" w:date="2025-03-27T16:46:00Z" w16du:dateUtc="2025-03-27T21:46:00Z">
        <w:r w:rsidR="00D8709E">
          <w:rPr>
            <w:rFonts w:ascii="Times New Roman" w:eastAsia="Times New Roman" w:hAnsi="Times New Roman" w:cs="Times New Roman"/>
          </w:rPr>
          <w:t xml:space="preserve"> &lt; .0001</w:t>
        </w:r>
      </w:ins>
      <w:ins w:id="126" w:author="Benton, Deon" w:date="2025-03-27T16:44:00Z" w16du:dateUtc="2025-03-27T21:44:00Z">
        <w:r w:rsidR="007B795A">
          <w:rPr>
            <w:rFonts w:ascii="Times New Roman" w:eastAsia="Times New Roman" w:hAnsi="Times New Roman" w:cs="Times New Roman"/>
          </w:rPr>
          <w:t>.</w:t>
        </w:r>
      </w:ins>
    </w:p>
    <w:p w14:paraId="25770A91" w14:textId="6639931F" w:rsidR="00DC7210" w:rsidRDefault="0078079B" w:rsidP="00894104">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127" w:author="Benton, Deon" w:date="2025-03-27T16:26:00Z" w16du:dateUtc="2025-03-27T21:26:00Z">
        <w:r>
          <w:rPr>
            <w:rFonts w:ascii="Times New Roman" w:eastAsia="Times New Roman" w:hAnsi="Times New Roman" w:cs="Times New Roman"/>
          </w:rPr>
          <w:t xml:space="preserve"> </w:t>
        </w:r>
      </w:ins>
    </w:p>
    <w:p w14:paraId="2D244178" w14:textId="49CE00ED" w:rsidR="00F41036" w:rsidRDefault="00331AF7" w:rsidP="00CF769D">
      <w:pPr>
        <w:spacing w:line="480" w:lineRule="auto"/>
        <w:contextualSpacing/>
        <w:rPr>
          <w:rFonts w:ascii="Times New Roman" w:eastAsia="Times New Roman" w:hAnsi="Times New Roman" w:cs="Times New Roman"/>
        </w:rPr>
      </w:pPr>
      <w:del w:id="128" w:author="Benton, Deon" w:date="2025-03-27T16:44:00Z" w16du:dateUtc="2025-03-27T21:44:00Z">
        <w:r w:rsidRPr="00E03CC8" w:rsidDel="007B795A">
          <w:rPr>
            <w:rFonts w:ascii="Times New Roman" w:hAnsi="Times New Roman" w:cs="Times New Roman"/>
            <w:noProof/>
          </w:rPr>
          <w:lastRenderedPageBreak/>
          <mc:AlternateContent>
            <mc:Choice Requires="wps">
              <w:drawing>
                <wp:anchor distT="45720" distB="45720" distL="114300" distR="114300" simplePos="0" relativeHeight="251659264" behindDoc="0" locked="0" layoutInCell="1" allowOverlap="1" wp14:anchorId="1A4DD8D5" wp14:editId="11C30990">
                  <wp:simplePos x="0" y="0"/>
                  <wp:positionH relativeFrom="margin">
                    <wp:align>left</wp:align>
                  </wp:positionH>
                  <wp:positionV relativeFrom="paragraph">
                    <wp:posOffset>367030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4E7D3A73" w14:textId="1897938B" w:rsidR="00E03CC8" w:rsidRDefault="00A24716" w:rsidP="00E03CC8">
                              <w:pPr>
                                <w:keepNext/>
                              </w:pPr>
                              <w:r>
                                <w:rPr>
                                  <w:noProof/>
                                </w:rPr>
                                <w:drawing>
                                  <wp:inline distT="0" distB="0" distL="0" distR="0" wp14:anchorId="0A03F173" wp14:editId="07C9AA8B">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DD8D5" id="_x0000_s1027" type="#_x0000_t202" style="position:absolute;margin-left:0;margin-top:28.9pt;width:509.1pt;height:378.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" stroked="f">
                  <v:textbox>
                    <w:txbxContent>
                      <w:p w14:paraId="4E7D3A73" w14:textId="1897938B" w:rsidR="00E03CC8" w:rsidRDefault="00A24716" w:rsidP="00E03CC8">
                        <w:pPr>
                          <w:keepNext/>
                        </w:pPr>
                        <w:r>
                          <w:rPr>
                            <w:noProof/>
                          </w:rPr>
                          <w:drawing>
                            <wp:inline distT="0" distB="0" distL="0" distR="0" wp14:anchorId="0A03F173" wp14:editId="07C9AA8B">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5383AE0" w14:textId="2A21F1B4" w:rsidR="00E03CC8" w:rsidRPr="00E03CC8" w:rsidRDefault="00E03CC8" w:rsidP="00E03CC8">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774252">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4442F21B" w14:textId="010596F7" w:rsidR="00E03CC8" w:rsidRDefault="00E03CC8" w:rsidP="00E03CC8">
                        <w:pPr>
                          <w:keepNext/>
                        </w:pPr>
                      </w:p>
                      <w:p w14:paraId="5DEEEB18" w14:textId="54A86A18" w:rsidR="00E03CC8" w:rsidRDefault="00E03CC8"/>
                    </w:txbxContent>
                  </v:textbox>
                  <w10:wrap type="square" anchorx="margin"/>
                </v:shape>
              </w:pict>
            </mc:Fallback>
          </mc:AlternateContent>
        </w:r>
      </w:del>
    </w:p>
    <w:p w14:paraId="059F8C86" w14:textId="0CD1AA2F" w:rsidR="004815FC" w:rsidRDefault="004815FC" w:rsidP="00894104">
      <w:pPr>
        <w:spacing w:line="480" w:lineRule="auto"/>
        <w:contextualSpacing/>
        <w:rPr>
          <w:ins w:id="129" w:author="Benton, Deon" w:date="2025-03-27T16:47:00Z" w16du:dateUtc="2025-03-27T21:47:00Z"/>
          <w:rFonts w:ascii="Times New Roman" w:eastAsia="Times New Roman" w:hAnsi="Times New Roman" w:cs="Times New Roman"/>
          <w:b/>
          <w:bCs/>
        </w:rPr>
      </w:pPr>
    </w:p>
    <w:p w14:paraId="5527639D" w14:textId="07C0AC52" w:rsidR="00F41036" w:rsidRDefault="00F41036" w:rsidP="00894104">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3C5E28A" w14:textId="651C6793" w:rsidR="00D24830" w:rsidRDefault="00F41036" w:rsidP="004B7711">
      <w:pPr>
        <w:spacing w:line="480" w:lineRule="auto"/>
        <w:contextualSpacing/>
        <w:rPr>
          <w:ins w:id="130" w:author="Benton, Deon" w:date="2025-03-27T16:22:00Z" w16du:dateUtc="2025-03-27T21:22:00Z"/>
          <w:rFonts w:ascii="Times New Roman" w:eastAsia="Times New Roman" w:hAnsi="Times New Roman" w:cs="Times New Roman"/>
        </w:rPr>
      </w:pPr>
      <w:r>
        <w:rPr>
          <w:rFonts w:ascii="Times New Roman" w:eastAsia="Times New Roman" w:hAnsi="Times New Roman" w:cs="Times New Roman"/>
        </w:rPr>
        <w:tab/>
      </w:r>
      <w:ins w:id="131" w:author="Benton, Deon" w:date="2025-03-27T16:09:00Z" w16du:dateUtc="2025-03-27T21:09:00Z">
        <w:r w:rsidR="000A0BE5">
          <w:rPr>
            <w:rFonts w:ascii="Times New Roman" w:eastAsia="Times New Roman" w:hAnsi="Times New Roman" w:cs="Times New Roman"/>
          </w:rPr>
          <w:t>Simulation 1 showed that</w:t>
        </w:r>
      </w:ins>
      <w:r>
        <w:rPr>
          <w:rFonts w:ascii="Times New Roman" w:eastAsia="Times New Roman" w:hAnsi="Times New Roman" w:cs="Times New Roman"/>
        </w:rPr>
        <w:t xml:space="preserve"> networks, like infants, </w:t>
      </w:r>
      <w:r w:rsidR="00E43D65">
        <w:rPr>
          <w:rFonts w:ascii="Times New Roman" w:eastAsia="Times New Roman" w:hAnsi="Times New Roman" w:cs="Times New Roman"/>
        </w:rPr>
        <w:t xml:space="preserve">looked longer at the Inefficient test event than at the Efficient test event if </w:t>
      </w:r>
      <w:r w:rsidR="00DF0EC3">
        <w:rPr>
          <w:rFonts w:ascii="Times New Roman" w:eastAsia="Times New Roman" w:hAnsi="Times New Roman" w:cs="Times New Roman"/>
        </w:rPr>
        <w:t>a</w:t>
      </w:r>
      <w:r w:rsidR="00101D77">
        <w:rPr>
          <w:rFonts w:ascii="Times New Roman" w:eastAsia="Times New Roman" w:hAnsi="Times New Roman" w:cs="Times New Roman"/>
        </w:rPr>
        <w:t xml:space="preserve"> first </w:t>
      </w:r>
      <w:r w:rsidR="00DF0EC3">
        <w:rPr>
          <w:rFonts w:ascii="Times New Roman" w:eastAsia="Times New Roman" w:hAnsi="Times New Roman" w:cs="Times New Roman"/>
        </w:rPr>
        <w:t xml:space="preserve">object jumped </w:t>
      </w:r>
      <w:r w:rsidR="00E43D65">
        <w:rPr>
          <w:rFonts w:ascii="Times New Roman" w:eastAsia="Times New Roman" w:hAnsi="Times New Roman" w:cs="Times New Roman"/>
        </w:rPr>
        <w:t>over a barrier</w:t>
      </w:r>
      <w:r w:rsidR="00DF0EC3">
        <w:rPr>
          <w:rFonts w:ascii="Times New Roman" w:eastAsia="Times New Roman" w:hAnsi="Times New Roman" w:cs="Times New Roman"/>
        </w:rPr>
        <w:t xml:space="preserve"> to reach a</w:t>
      </w:r>
      <w:r w:rsidR="00101D77">
        <w:rPr>
          <w:rFonts w:ascii="Times New Roman" w:eastAsia="Times New Roman" w:hAnsi="Times New Roman" w:cs="Times New Roman"/>
        </w:rPr>
        <w:t xml:space="preserve"> second </w:t>
      </w:r>
      <w:r w:rsidR="00DF0EC3">
        <w:rPr>
          <w:rFonts w:ascii="Times New Roman" w:eastAsia="Times New Roman" w:hAnsi="Times New Roman" w:cs="Times New Roman"/>
        </w:rPr>
        <w:t>object on the other side</w:t>
      </w:r>
      <w:r w:rsidR="00E43D65">
        <w:rPr>
          <w:rFonts w:ascii="Times New Roman" w:eastAsia="Times New Roman" w:hAnsi="Times New Roman" w:cs="Times New Roman"/>
        </w:rPr>
        <w:t xml:space="preserve"> than if the barrier and </w:t>
      </w:r>
      <w:r w:rsidR="00DF0EC3">
        <w:rPr>
          <w:rFonts w:ascii="Times New Roman" w:eastAsia="Times New Roman" w:hAnsi="Times New Roman" w:cs="Times New Roman"/>
        </w:rPr>
        <w:t xml:space="preserve">the path of the first object’s motion was spatially contiguous with the barrier. </w:t>
      </w:r>
      <w:r w:rsidR="00046880">
        <w:rPr>
          <w:rFonts w:ascii="Times New Roman" w:eastAsia="Times New Roman" w:hAnsi="Times New Roman" w:cs="Times New Roman"/>
        </w:rPr>
        <w:t xml:space="preserve">Crucially, </w:t>
      </w:r>
      <w:r w:rsidR="006866B6">
        <w:rPr>
          <w:rFonts w:ascii="Times New Roman" w:eastAsia="Times New Roman" w:hAnsi="Times New Roman" w:cs="Times New Roman"/>
        </w:rPr>
        <w:t xml:space="preserve">networks showed this pattern of “looking” irrespective of whether they </w:t>
      </w:r>
      <w:ins w:id="132" w:author="Benton, Deon" w:date="2025-03-27T16:10:00Z" w16du:dateUtc="2025-03-27T21:10:00Z">
        <w:r w:rsidR="00D401E8">
          <w:rPr>
            <w:rFonts w:ascii="Times New Roman" w:eastAsia="Times New Roman" w:hAnsi="Times New Roman" w:cs="Times New Roman"/>
          </w:rPr>
          <w:t>the objects possessed animate features</w:t>
        </w:r>
      </w:ins>
      <w:r w:rsidR="00046880">
        <w:rPr>
          <w:rFonts w:ascii="Times New Roman" w:eastAsia="Times New Roman" w:hAnsi="Times New Roman" w:cs="Times New Roman"/>
        </w:rPr>
        <w:t>.</w:t>
      </w:r>
      <w:ins w:id="133" w:author="Benton, Deon" w:date="2025-03-27T16:10:00Z" w16du:dateUtc="2025-03-27T21:10:00Z">
        <w:r w:rsidR="00D401E8">
          <w:rPr>
            <w:rFonts w:ascii="Times New Roman" w:eastAsia="Times New Roman" w:hAnsi="Times New Roman" w:cs="Times New Roman"/>
          </w:rPr>
          <w:t xml:space="preserve"> </w:t>
        </w:r>
      </w:ins>
      <w:ins w:id="134" w:author="Benton, Deon" w:date="2025-03-27T16:11:00Z" w16du:dateUtc="2025-03-27T21:11:00Z">
        <w:r w:rsidR="00D401E8">
          <w:rPr>
            <w:rFonts w:ascii="Times New Roman" w:eastAsia="Times New Roman" w:hAnsi="Times New Roman" w:cs="Times New Roman"/>
          </w:rPr>
          <w:t>This result</w:t>
        </w:r>
      </w:ins>
      <w:ins w:id="135" w:author="Benton, Deon" w:date="2025-03-27T16:10:00Z" w16du:dateUtc="2025-03-27T21:10:00Z">
        <w:r w:rsidR="00D401E8">
          <w:rPr>
            <w:rFonts w:ascii="Times New Roman" w:eastAsia="Times New Roman" w:hAnsi="Times New Roman" w:cs="Times New Roman"/>
          </w:rPr>
          <w:t xml:space="preserve"> supports the contention that associative learning is sufficient to explain infants’ looking behaviors in some of the studies</w:t>
        </w:r>
      </w:ins>
      <w:ins w:id="136" w:author="Benton, Deon" w:date="2025-03-27T16:11:00Z" w16du:dateUtc="2025-03-27T21:11:00Z">
        <w:r w:rsidR="00D401E8">
          <w:rPr>
            <w:rFonts w:ascii="Times New Roman" w:eastAsia="Times New Roman" w:hAnsi="Times New Roman" w:cs="Times New Roman"/>
          </w:rPr>
          <w:t xml:space="preserve"> that employed the Gergely paradigm. However, this </w:t>
        </w:r>
      </w:ins>
      <w:ins w:id="137" w:author="detbenton1991@gmail.com" w:date="2025-03-30T22:32:00Z" w16du:dateUtc="2025-03-31T03:32:00Z">
        <w:r w:rsidR="004C4EE4">
          <w:rPr>
            <w:rFonts w:ascii="Times New Roman" w:eastAsia="Times New Roman" w:hAnsi="Times New Roman" w:cs="Times New Roman"/>
          </w:rPr>
          <w:t>result</w:t>
        </w:r>
      </w:ins>
      <w:ins w:id="138" w:author="Benton, Deon" w:date="2025-03-27T16:11:00Z" w16du:dateUtc="2025-03-27T21:11:00Z">
        <w:r w:rsidR="00D401E8">
          <w:rPr>
            <w:rFonts w:ascii="Times New Roman" w:eastAsia="Times New Roman" w:hAnsi="Times New Roman" w:cs="Times New Roman"/>
          </w:rPr>
          <w:t xml:space="preserve">, by itself, is insufficient to show the </w:t>
        </w:r>
        <w:r w:rsidR="00D401E8">
          <w:rPr>
            <w:rFonts w:ascii="Times New Roman" w:eastAsia="Times New Roman" w:hAnsi="Times New Roman" w:cs="Times New Roman"/>
          </w:rPr>
          <w:lastRenderedPageBreak/>
          <w:t>explanatory breadth of the current account. Simulation 2 was the first step in this direction.</w:t>
        </w:r>
      </w:ins>
      <w:r w:rsidR="00046880">
        <w:rPr>
          <w:rFonts w:ascii="Times New Roman" w:eastAsia="Times New Roman" w:hAnsi="Times New Roman" w:cs="Times New Roman"/>
        </w:rPr>
        <w:t xml:space="preserve"> </w:t>
      </w:r>
      <w:ins w:id="139" w:author="detbenton1991@gmail.com" w:date="2025-03-30T22:33:00Z" w16du:dateUtc="2025-03-31T03:33:00Z">
        <w:r w:rsidR="004C4EE4">
          <w:rPr>
            <w:rFonts w:ascii="Times New Roman" w:eastAsia="Times New Roman" w:hAnsi="Times New Roman" w:cs="Times New Roman"/>
          </w:rPr>
          <w:t>Specifically</w:t>
        </w:r>
      </w:ins>
      <w:ins w:id="140" w:author="Benton, Deon" w:date="2025-03-27T16:15:00Z" w16du:dateUtc="2025-03-27T21:15:00Z">
        <w:r w:rsidR="00D4032F">
          <w:rPr>
            <w:rFonts w:ascii="Times New Roman" w:eastAsia="Times New Roman" w:hAnsi="Times New Roman" w:cs="Times New Roman"/>
          </w:rPr>
          <w:t xml:space="preserve">, Simulation 2 tested whether </w:t>
        </w:r>
      </w:ins>
      <w:ins w:id="141" w:author="Benton, Deon" w:date="2025-03-27T16:50:00Z" w16du:dateUtc="2025-03-27T21:50:00Z">
        <w:r w:rsidR="00ED0548">
          <w:rPr>
            <w:rFonts w:ascii="Times New Roman" w:eastAsia="Times New Roman" w:hAnsi="Times New Roman" w:cs="Times New Roman"/>
          </w:rPr>
          <w:t xml:space="preserve">the </w:t>
        </w:r>
      </w:ins>
      <w:ins w:id="142" w:author="Benton, Deon" w:date="2025-03-27T16:49:00Z" w16du:dateUtc="2025-03-27T21:49:00Z">
        <w:r w:rsidR="00CB5688">
          <w:rPr>
            <w:rFonts w:ascii="Times New Roman" w:eastAsia="Times New Roman" w:hAnsi="Times New Roman" w:cs="Times New Roman"/>
          </w:rPr>
          <w:t xml:space="preserve">current results depended on </w:t>
        </w:r>
      </w:ins>
      <w:ins w:id="143" w:author="Benton, Deon" w:date="2025-03-27T16:50:00Z" w16du:dateUtc="2025-03-27T21:50:00Z">
        <w:r w:rsidR="00ED0548">
          <w:rPr>
            <w:rFonts w:ascii="Times New Roman" w:eastAsia="Times New Roman" w:hAnsi="Times New Roman" w:cs="Times New Roman"/>
          </w:rPr>
          <w:t xml:space="preserve">the presence of </w:t>
        </w:r>
      </w:ins>
      <w:ins w:id="144" w:author="Benton, Deon" w:date="2025-03-27T16:49:00Z" w16du:dateUtc="2025-03-27T21:49:00Z">
        <w:r w:rsidR="00CB5688">
          <w:rPr>
            <w:rFonts w:ascii="Times New Roman" w:eastAsia="Times New Roman" w:hAnsi="Times New Roman" w:cs="Times New Roman"/>
          </w:rPr>
          <w:t xml:space="preserve">animacy features. </w:t>
        </w:r>
        <w:del w:id="145" w:author="detbenton1991@gmail.com" w:date="2025-03-30T22:33:00Z" w16du:dateUtc="2025-03-31T03:33:00Z">
          <w:r w:rsidR="00CB5688" w:rsidDel="004C4EE4">
            <w:rPr>
              <w:rFonts w:ascii="Times New Roman" w:eastAsia="Times New Roman" w:hAnsi="Times New Roman" w:cs="Times New Roman"/>
            </w:rPr>
            <w:delText xml:space="preserve">To the extent that the current model is an account of how infants process action events </w:delText>
          </w:r>
        </w:del>
      </w:ins>
      <w:ins w:id="146" w:author="Benton, Deon" w:date="2025-03-27T16:51:00Z" w16du:dateUtc="2025-03-27T21:51:00Z">
        <w:del w:id="147" w:author="detbenton1991@gmail.com" w:date="2025-03-30T22:33:00Z" w16du:dateUtc="2025-03-31T03:33:00Z">
          <w:r w:rsidR="00ED0548" w:rsidDel="004C4EE4">
            <w:rPr>
              <w:rFonts w:ascii="Times New Roman" w:eastAsia="Times New Roman" w:hAnsi="Times New Roman" w:cs="Times New Roman"/>
            </w:rPr>
            <w:delText>in the</w:delText>
          </w:r>
        </w:del>
      </w:ins>
      <w:ins w:id="148" w:author="Benton, Deon" w:date="2025-03-27T16:49:00Z" w16du:dateUtc="2025-03-27T21:49:00Z">
        <w:del w:id="149" w:author="detbenton1991@gmail.com" w:date="2025-03-30T22:33:00Z" w16du:dateUtc="2025-03-31T03:33:00Z">
          <w:r w:rsidR="00CB5688" w:rsidDel="004C4EE4">
            <w:rPr>
              <w:rFonts w:ascii="Times New Roman" w:eastAsia="Times New Roman" w:hAnsi="Times New Roman" w:cs="Times New Roman"/>
            </w:rPr>
            <w:delText xml:space="preserve"> Gergely paradigm, it is important to show that networks </w:delText>
          </w:r>
        </w:del>
      </w:ins>
      <w:ins w:id="150" w:author="Benton, Deon" w:date="2025-03-27T16:50:00Z" w16du:dateUtc="2025-03-27T21:50:00Z">
        <w:del w:id="151" w:author="detbenton1991@gmail.com" w:date="2025-03-30T22:33:00Z" w16du:dateUtc="2025-03-31T03:33:00Z">
          <w:r w:rsidR="00ED0548" w:rsidDel="004C4EE4">
            <w:rPr>
              <w:rFonts w:ascii="Times New Roman" w:eastAsia="Times New Roman" w:hAnsi="Times New Roman" w:cs="Times New Roman"/>
            </w:rPr>
            <w:delText xml:space="preserve">treatment of inefficient and efficient action events </w:delText>
          </w:r>
        </w:del>
      </w:ins>
      <w:ins w:id="152" w:author="Benton, Deon" w:date="2025-03-27T16:51:00Z" w16du:dateUtc="2025-03-27T21:51:00Z">
        <w:del w:id="153" w:author="detbenton1991@gmail.com" w:date="2025-03-30T22:33:00Z" w16du:dateUtc="2025-03-31T03:33:00Z">
          <w:r w:rsidR="00ED0548" w:rsidDel="004C4EE4">
            <w:rPr>
              <w:rFonts w:ascii="Times New Roman" w:eastAsia="Times New Roman" w:hAnsi="Times New Roman" w:cs="Times New Roman"/>
            </w:rPr>
            <w:delText xml:space="preserve">similarly </w:delText>
          </w:r>
        </w:del>
      </w:ins>
      <w:ins w:id="154" w:author="Benton, Deon" w:date="2025-03-27T16:50:00Z" w16du:dateUtc="2025-03-27T21:50:00Z">
        <w:del w:id="155" w:author="detbenton1991@gmail.com" w:date="2025-03-30T22:33:00Z" w16du:dateUtc="2025-03-31T03:33:00Z">
          <w:r w:rsidR="00ED0548" w:rsidDel="004C4EE4">
            <w:rPr>
              <w:rFonts w:ascii="Times New Roman" w:eastAsia="Times New Roman" w:hAnsi="Times New Roman" w:cs="Times New Roman"/>
            </w:rPr>
            <w:delText xml:space="preserve">does not depend on the presence or absence of animacy cues. </w:delText>
          </w:r>
        </w:del>
      </w:ins>
    </w:p>
    <w:p w14:paraId="58DCFAAD" w14:textId="77777777" w:rsidR="004419FC" w:rsidRDefault="004419FC" w:rsidP="004B7711">
      <w:pPr>
        <w:spacing w:line="480" w:lineRule="auto"/>
        <w:contextualSpacing/>
        <w:rPr>
          <w:ins w:id="156" w:author="Benton, Deon" w:date="2025-03-27T16:17:00Z" w16du:dateUtc="2025-03-27T21:17:00Z"/>
          <w:rFonts w:ascii="Times New Roman" w:eastAsia="Times New Roman" w:hAnsi="Times New Roman" w:cs="Times New Roman"/>
        </w:rPr>
      </w:pPr>
    </w:p>
    <w:p w14:paraId="2FD60714" w14:textId="77777777" w:rsidR="009E3705" w:rsidRDefault="009E3705" w:rsidP="009E3705">
      <w:pPr>
        <w:spacing w:line="480" w:lineRule="auto"/>
        <w:contextualSpacing/>
        <w:jc w:val="center"/>
        <w:rPr>
          <w:ins w:id="157" w:author="Benton, Deon" w:date="2025-03-27T16:52:00Z" w16du:dateUtc="2025-03-27T21:52:00Z"/>
          <w:rFonts w:ascii="Times New Roman" w:eastAsia="Times New Roman" w:hAnsi="Times New Roman" w:cs="Times New Roman"/>
          <w:b/>
          <w:bCs/>
        </w:rPr>
      </w:pPr>
      <w:ins w:id="158" w:author="Benton, Deon" w:date="2025-03-27T16:52:00Z" w16du:dateUtc="2025-03-27T21:52:00Z">
        <w:r>
          <w:rPr>
            <w:rFonts w:ascii="Times New Roman" w:eastAsia="Times New Roman" w:hAnsi="Times New Roman" w:cs="Times New Roman"/>
            <w:b/>
            <w:bCs/>
          </w:rPr>
          <w:t>Simulation 2</w:t>
        </w:r>
      </w:ins>
    </w:p>
    <w:p w14:paraId="2812FF3B" w14:textId="4F5632D1" w:rsidR="00D24830" w:rsidRDefault="009E3705" w:rsidP="009E3705">
      <w:pPr>
        <w:spacing w:line="480" w:lineRule="auto"/>
        <w:ind w:firstLine="720"/>
        <w:contextualSpacing/>
        <w:rPr>
          <w:ins w:id="159" w:author="Benton, Deon" w:date="2025-03-27T16:17:00Z" w16du:dateUtc="2025-03-27T21:17:00Z"/>
          <w:rFonts w:ascii="Times New Roman" w:eastAsia="Times New Roman" w:hAnsi="Times New Roman" w:cs="Times New Roman"/>
        </w:rPr>
      </w:pPr>
      <w:ins w:id="160" w:author="Benton, Deon" w:date="2025-03-27T16:52:00Z" w16du:dateUtc="2025-03-27T21:52:00Z">
        <w:r>
          <w:rPr>
            <w:rFonts w:ascii="Times New Roman" w:eastAsia="Times New Roman" w:hAnsi="Times New Roman" w:cs="Times New Roman"/>
          </w:rPr>
          <w:tab/>
        </w:r>
      </w:ins>
      <w:ins w:id="161" w:author="Benton, Deon" w:date="2025-03-27T16:53:00Z" w16du:dateUtc="2025-03-27T21:53:00Z">
        <w:r>
          <w:rPr>
            <w:rFonts w:ascii="Times New Roman" w:eastAsia="Times New Roman" w:hAnsi="Times New Roman" w:cs="Times New Roman"/>
          </w:rPr>
          <w:t>Simulation 2 was</w:t>
        </w:r>
      </w:ins>
      <w:ins w:id="162" w:author="Benton, Deon" w:date="2025-03-27T16:52:00Z" w16du:dateUtc="2025-03-27T21:52:00Z">
        <w:r>
          <w:rPr>
            <w:rFonts w:ascii="Times New Roman" w:eastAsia="Times New Roman" w:hAnsi="Times New Roman" w:cs="Times New Roman"/>
          </w:rPr>
          <w:t xml:space="preserve">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w:t>
        </w:r>
      </w:ins>
      <w:ins w:id="163" w:author="Benton, Deon" w:date="2025-03-27T16:53:00Z" w16du:dateUtc="2025-03-27T21:53:00Z">
        <w:r>
          <w:rPr>
            <w:rFonts w:ascii="Times New Roman" w:eastAsia="Times New Roman" w:hAnsi="Times New Roman" w:cs="Times New Roman"/>
          </w:rPr>
          <w:t xml:space="preserve"> and tested whether</w:t>
        </w:r>
      </w:ins>
      <w:ins w:id="164" w:author="Benton, Deon" w:date="2025-03-27T16:54:00Z" w16du:dateUtc="2025-03-27T21:54:00Z">
        <w:r w:rsidR="00052988">
          <w:rPr>
            <w:rFonts w:ascii="Times New Roman" w:eastAsia="Times New Roman" w:hAnsi="Times New Roman" w:cs="Times New Roman"/>
          </w:rPr>
          <w:t xml:space="preserve"> networks continued to </w:t>
        </w:r>
      </w:ins>
      <w:ins w:id="165" w:author="Benton, Deon" w:date="2025-03-27T16:55:00Z" w16du:dateUtc="2025-03-27T21:55:00Z">
        <w:r w:rsidR="006959B0">
          <w:rPr>
            <w:rFonts w:ascii="Times New Roman" w:eastAsia="Times New Roman" w:hAnsi="Times New Roman" w:cs="Times New Roman"/>
          </w:rPr>
          <w:t xml:space="preserve">distinguish inefficient and efficient test events when the objects involved in them were inanimate. </w:t>
        </w:r>
      </w:ins>
      <w:ins w:id="166" w:author="Benton, Deon" w:date="2025-03-27T16:56:00Z" w16du:dateUtc="2025-03-27T21:56:00Z">
        <w:r w:rsidR="006959B0">
          <w:rPr>
            <w:rFonts w:ascii="Times New Roman" w:eastAsia="Times New Roman" w:hAnsi="Times New Roman" w:cs="Times New Roman"/>
          </w:rPr>
          <w:t>This simulation was identical</w:t>
        </w:r>
      </w:ins>
      <w:ins w:id="167" w:author="Benton, Deon" w:date="2025-03-27T16:52:00Z" w16du:dateUtc="2025-03-27T21:52:00Z">
        <w:r>
          <w:rPr>
            <w:rFonts w:ascii="Times New Roman" w:eastAsia="Times New Roman" w:hAnsi="Times New Roman" w:cs="Times New Roman"/>
          </w:rPr>
          <w:t xml:space="preserve"> to Simulation 1 in </w:t>
        </w:r>
      </w:ins>
      <w:ins w:id="168" w:author="Benton, Deon" w:date="2025-03-27T16:56:00Z" w16du:dateUtc="2025-03-27T21:56:00Z">
        <w:r w:rsidR="006959B0">
          <w:rPr>
            <w:rFonts w:ascii="Times New Roman" w:eastAsia="Times New Roman" w:hAnsi="Times New Roman" w:cs="Times New Roman"/>
          </w:rPr>
          <w:t>all respects</w:t>
        </w:r>
      </w:ins>
      <w:ins w:id="169" w:author="Benton, Deon" w:date="2025-03-27T16:52:00Z" w16du:dateUtc="2025-03-27T21:52:00Z">
        <w:r>
          <w:rPr>
            <w:rFonts w:ascii="Times New Roman" w:eastAsia="Times New Roman" w:hAnsi="Times New Roman" w:cs="Times New Roman"/>
          </w:rPr>
          <w:t xml:space="preserve"> except for the </w:t>
        </w:r>
      </w:ins>
      <w:ins w:id="170" w:author="Benton, Deon" w:date="2025-03-27T16:56:00Z" w16du:dateUtc="2025-03-27T21:56:00Z">
        <w:r w:rsidR="006959B0">
          <w:rPr>
            <w:rFonts w:ascii="Times New Roman" w:eastAsia="Times New Roman" w:hAnsi="Times New Roman" w:cs="Times New Roman"/>
          </w:rPr>
          <w:t>fact that the</w:t>
        </w:r>
      </w:ins>
      <w:ins w:id="171" w:author="Benton, Deon" w:date="2025-03-27T16:52:00Z" w16du:dateUtc="2025-03-27T21:52:00Z">
        <w:r>
          <w:rPr>
            <w:rFonts w:ascii="Times New Roman" w:eastAsia="Times New Roman" w:hAnsi="Times New Roman" w:cs="Times New Roman"/>
          </w:rPr>
          <w:t xml:space="preserve"> objects did not possess animate features; that is, the Inanimate Feature unit was turned on in both Animate Feature groups. </w:t>
        </w:r>
      </w:ins>
    </w:p>
    <w:p w14:paraId="11697454" w14:textId="5C1CC0E7" w:rsidR="0010035E" w:rsidRPr="000E4FA5" w:rsidRDefault="00D24830" w:rsidP="0010035E">
      <w:pPr>
        <w:spacing w:line="480" w:lineRule="auto"/>
        <w:ind w:firstLine="720"/>
        <w:contextualSpacing/>
        <w:rPr>
          <w:ins w:id="172" w:author="Benton, Deon" w:date="2025-03-27T17:12:00Z" w16du:dateUtc="2025-03-27T22:12:00Z"/>
          <w:rFonts w:ascii="Times New Roman" w:eastAsia="Times New Roman" w:hAnsi="Times New Roman" w:cs="Times New Roman"/>
        </w:rPr>
      </w:pPr>
      <w:ins w:id="173" w:author="Benton, Deon" w:date="2025-03-27T16:17:00Z" w16du:dateUtc="2025-03-27T21:17:00Z">
        <w:r>
          <w:rPr>
            <w:rFonts w:ascii="Times New Roman" w:hAnsi="Times New Roman" w:cs="Times New Roman"/>
          </w:rPr>
          <w:t xml:space="preserve">Figure 4 depicts networks’ mean looking times to the Low and High Jump test events. </w:t>
        </w:r>
      </w:ins>
      <w:ins w:id="174" w:author="Benton, Deon" w:date="2025-03-27T17:12:00Z" w16du:dateUtc="2025-03-27T22:12:00Z">
        <w:r w:rsidR="0010035E">
          <w:rPr>
            <w:rFonts w:ascii="Times New Roman" w:eastAsia="Times New Roman" w:hAnsi="Times New Roman" w:cs="Times New Roman"/>
          </w:rPr>
          <w:t>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w:t>
        </w:r>
      </w:ins>
      <w:ins w:id="175" w:author="Benton, Deon" w:date="2025-03-27T17:13:00Z" w16du:dateUtc="2025-03-27T22:13:00Z">
        <w:r w:rsidR="0010035E">
          <w:rPr>
            <w:rFonts w:ascii="Times New Roman" w:eastAsia="Times New Roman" w:hAnsi="Times New Roman" w:cs="Times New Roman"/>
          </w:rPr>
          <w:t>as</w:t>
        </w:r>
      </w:ins>
      <w:ins w:id="176" w:author="Benton, Deon" w:date="2025-03-27T17:12:00Z" w16du:dateUtc="2025-03-27T22:12:00Z">
        <w:r w:rsidR="0010035E">
          <w:rPr>
            <w:rFonts w:ascii="Times New Roman" w:eastAsia="Times New Roman" w:hAnsi="Times New Roman" w:cs="Times New Roman"/>
          </w:rPr>
          <w:t xml:space="preserve"> qualified by a significant interaction between both variables, </w:t>
        </w:r>
        <w:proofErr w:type="gramStart"/>
        <w:r w:rsidR="0010035E">
          <w:rPr>
            <w:rFonts w:ascii="Times New Roman" w:eastAsia="Times New Roman" w:hAnsi="Times New Roman" w:cs="Times New Roman"/>
            <w:i/>
            <w:iCs/>
          </w:rPr>
          <w:t>F</w:t>
        </w:r>
        <w:r w:rsidR="0010035E">
          <w:rPr>
            <w:rFonts w:ascii="Times New Roman" w:eastAsia="Times New Roman" w:hAnsi="Times New Roman" w:cs="Times New Roman"/>
          </w:rPr>
          <w:t>(</w:t>
        </w:r>
        <w:proofErr w:type="gramEnd"/>
        <w:r w:rsidR="0010035E">
          <w:rPr>
            <w:rFonts w:ascii="Times New Roman" w:eastAsia="Times New Roman" w:hAnsi="Times New Roman" w:cs="Times New Roman"/>
          </w:rPr>
          <w:t xml:space="preserve">1, 358) = </w:t>
        </w:r>
      </w:ins>
      <w:ins w:id="177" w:author="Benton, Deon" w:date="2025-03-27T17:13:00Z" w16du:dateUtc="2025-03-27T22:13:00Z">
        <w:r w:rsidR="0010035E">
          <w:rPr>
            <w:rFonts w:ascii="Times New Roman" w:eastAsia="Times New Roman" w:hAnsi="Times New Roman" w:cs="Times New Roman"/>
          </w:rPr>
          <w:t>225.46</w:t>
        </w:r>
      </w:ins>
      <w:ins w:id="178"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ins>
      <w:ins w:id="179" w:author="Benton, Deon" w:date="2025-03-27T17:13:00Z" w16du:dateUtc="2025-03-27T22:13:00Z">
        <w:r w:rsidR="0010035E">
          <w:rPr>
            <w:rFonts w:ascii="Times New Roman" w:eastAsia="Times New Roman" w:hAnsi="Times New Roman" w:cs="Times New Roman"/>
          </w:rPr>
          <w:t xml:space="preserve">&lt; </w:t>
        </w:r>
      </w:ins>
      <w:ins w:id="180" w:author="Benton, Deon" w:date="2025-03-27T17:12:00Z" w16du:dateUtc="2025-03-27T22:12:00Z">
        <w:r w:rsidR="0010035E">
          <w:rPr>
            <w:rFonts w:ascii="Times New Roman" w:eastAsia="Times New Roman" w:hAnsi="Times New Roman" w:cs="Times New Roman"/>
          </w:rPr>
          <w:t>.0001. A follow-up analysis indicated that networks in the Experimental condition looked longer at the Inefficient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ins>
      <w:ins w:id="181" w:author="Benton, Deon" w:date="2025-03-27T17:14:00Z" w16du:dateUtc="2025-03-27T22:14:00Z">
        <w:r w:rsidR="00BC65BD">
          <w:rPr>
            <w:rFonts w:ascii="Times New Roman" w:eastAsia="Times New Roman" w:hAnsi="Times New Roman" w:cs="Times New Roman"/>
          </w:rPr>
          <w:t>13.53</w:t>
        </w:r>
      </w:ins>
      <w:ins w:id="182"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xml:space="preserve">= </w:t>
        </w:r>
      </w:ins>
      <w:ins w:id="183" w:author="Benton, Deon" w:date="2025-03-27T17:14:00Z" w16du:dateUtc="2025-03-27T22:14:00Z">
        <w:r w:rsidR="00BC65BD">
          <w:rPr>
            <w:rFonts w:ascii="Times New Roman" w:eastAsia="Times New Roman" w:hAnsi="Times New Roman" w:cs="Times New Roman"/>
          </w:rPr>
          <w:t>0.90</w:t>
        </w:r>
      </w:ins>
      <w:ins w:id="184" w:author="Benton, Deon" w:date="2025-03-27T17:12:00Z" w16du:dateUtc="2025-03-27T22:12:00Z">
        <w:r w:rsidR="0010035E">
          <w:rPr>
            <w:rFonts w:ascii="Times New Roman" w:eastAsia="Times New Roman" w:hAnsi="Times New Roman" w:cs="Times New Roman"/>
          </w:rPr>
          <w:t>) than at the Efficient test event (</w:t>
        </w:r>
        <w:r w:rsidR="0010035E">
          <w:rPr>
            <w:rFonts w:ascii="Times New Roman" w:eastAsia="Times New Roman" w:hAnsi="Times New Roman" w:cs="Times New Roman"/>
            <w:i/>
            <w:iCs/>
          </w:rPr>
          <w:t xml:space="preserve">M </w:t>
        </w:r>
        <w:r w:rsidR="0010035E">
          <w:rPr>
            <w:rFonts w:ascii="Times New Roman" w:eastAsia="Times New Roman" w:hAnsi="Times New Roman" w:cs="Times New Roman"/>
          </w:rPr>
          <w:t xml:space="preserve">= </w:t>
        </w:r>
      </w:ins>
      <w:ins w:id="185" w:author="Benton, Deon" w:date="2025-03-27T17:14:00Z" w16du:dateUtc="2025-03-27T22:14:00Z">
        <w:r w:rsidR="00BC65BD">
          <w:rPr>
            <w:rFonts w:ascii="Times New Roman" w:eastAsia="Times New Roman" w:hAnsi="Times New Roman" w:cs="Times New Roman"/>
          </w:rPr>
          <w:t>11.31</w:t>
        </w:r>
      </w:ins>
      <w:ins w:id="186"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SD </w:t>
        </w:r>
        <w:r w:rsidR="0010035E">
          <w:rPr>
            <w:rFonts w:ascii="Times New Roman" w:eastAsia="Times New Roman" w:hAnsi="Times New Roman" w:cs="Times New Roman"/>
          </w:rPr>
          <w:t>= 1.</w:t>
        </w:r>
      </w:ins>
      <w:ins w:id="187" w:author="Benton, Deon" w:date="2025-03-27T17:14:00Z" w16du:dateUtc="2025-03-27T22:14:00Z">
        <w:r w:rsidR="00BC65BD">
          <w:rPr>
            <w:rFonts w:ascii="Times New Roman" w:eastAsia="Times New Roman" w:hAnsi="Times New Roman" w:cs="Times New Roman"/>
          </w:rPr>
          <w:t>69</w:t>
        </w:r>
      </w:ins>
      <w:ins w:id="188" w:author="Benton, Deon" w:date="2025-03-27T17:12:00Z" w16du:dateUtc="2025-03-27T22:12:00Z">
        <w:r w:rsidR="0010035E">
          <w:rPr>
            <w:rFonts w:ascii="Times New Roman" w:eastAsia="Times New Roman" w:hAnsi="Times New Roman" w:cs="Times New Roman"/>
          </w:rPr>
          <w:t xml:space="preserve">), </w:t>
        </w:r>
        <w:proofErr w:type="gramStart"/>
        <w:r w:rsidR="0010035E">
          <w:rPr>
            <w:rFonts w:ascii="Times New Roman" w:eastAsia="Times New Roman" w:hAnsi="Times New Roman" w:cs="Times New Roman"/>
            <w:i/>
            <w:iCs/>
          </w:rPr>
          <w:t>t</w:t>
        </w:r>
        <w:r w:rsidR="0010035E">
          <w:rPr>
            <w:rFonts w:ascii="Times New Roman" w:eastAsia="Times New Roman" w:hAnsi="Times New Roman" w:cs="Times New Roman"/>
          </w:rPr>
          <w:t>(</w:t>
        </w:r>
        <w:proofErr w:type="gramEnd"/>
        <w:r w:rsidR="0010035E">
          <w:rPr>
            <w:rFonts w:ascii="Times New Roman" w:eastAsia="Times New Roman" w:hAnsi="Times New Roman" w:cs="Times New Roman"/>
          </w:rPr>
          <w:t xml:space="preserve">99) = </w:t>
        </w:r>
      </w:ins>
      <w:ins w:id="189" w:author="Benton, Deon" w:date="2025-03-27T17:14:00Z" w16du:dateUtc="2025-03-27T22:14:00Z">
        <w:r w:rsidR="00BC65BD">
          <w:rPr>
            <w:rFonts w:ascii="Times New Roman" w:eastAsia="Times New Roman" w:hAnsi="Times New Roman" w:cs="Times New Roman"/>
          </w:rPr>
          <w:t>13.81</w:t>
        </w:r>
      </w:ins>
      <w:ins w:id="190"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xml:space="preserve">&lt; .0001. In contrast, networks in the Control condition looked equally long at both test events, </w:t>
        </w:r>
        <w:proofErr w:type="gramStart"/>
        <w:r w:rsidR="0010035E">
          <w:rPr>
            <w:rFonts w:ascii="Times New Roman" w:eastAsia="Times New Roman" w:hAnsi="Times New Roman" w:cs="Times New Roman"/>
            <w:i/>
            <w:iCs/>
          </w:rPr>
          <w:t>t</w:t>
        </w:r>
        <w:r w:rsidR="0010035E">
          <w:rPr>
            <w:rFonts w:ascii="Times New Roman" w:eastAsia="Times New Roman" w:hAnsi="Times New Roman" w:cs="Times New Roman"/>
          </w:rPr>
          <w:t>(</w:t>
        </w:r>
      </w:ins>
      <w:proofErr w:type="gramEnd"/>
      <w:ins w:id="191" w:author="Benton, Deon" w:date="2025-03-27T17:15:00Z" w16du:dateUtc="2025-03-27T22:15:00Z">
        <w:r w:rsidR="00C56F1B">
          <w:rPr>
            <w:rFonts w:ascii="Times New Roman" w:eastAsia="Times New Roman" w:hAnsi="Times New Roman" w:cs="Times New Roman"/>
          </w:rPr>
          <w:t>99</w:t>
        </w:r>
      </w:ins>
      <w:ins w:id="192" w:author="Benton, Deon" w:date="2025-03-27T17:12:00Z" w16du:dateUtc="2025-03-27T22:12:00Z">
        <w:r w:rsidR="0010035E">
          <w:rPr>
            <w:rFonts w:ascii="Times New Roman" w:eastAsia="Times New Roman" w:hAnsi="Times New Roman" w:cs="Times New Roman"/>
          </w:rPr>
          <w:t xml:space="preserve">) = </w:t>
        </w:r>
      </w:ins>
      <w:ins w:id="193" w:author="Benton, Deon" w:date="2025-03-27T17:15:00Z" w16du:dateUtc="2025-03-27T22:15:00Z">
        <w:r w:rsidR="00C56F1B">
          <w:rPr>
            <w:rFonts w:ascii="Times New Roman" w:eastAsia="Times New Roman" w:hAnsi="Times New Roman" w:cs="Times New Roman"/>
          </w:rPr>
          <w:t>-0.55</w:t>
        </w:r>
      </w:ins>
      <w:ins w:id="194" w:author="Benton, Deon" w:date="2025-03-27T17:12:00Z" w16du:dateUtc="2025-03-27T22:12:00Z">
        <w:r w:rsidR="0010035E">
          <w:rPr>
            <w:rFonts w:ascii="Times New Roman" w:eastAsia="Times New Roman" w:hAnsi="Times New Roman" w:cs="Times New Roman"/>
          </w:rPr>
          <w:t xml:space="preserve">, </w:t>
        </w:r>
        <w:r w:rsidR="0010035E">
          <w:rPr>
            <w:rFonts w:ascii="Times New Roman" w:eastAsia="Times New Roman" w:hAnsi="Times New Roman" w:cs="Times New Roman"/>
            <w:i/>
            <w:iCs/>
          </w:rPr>
          <w:t xml:space="preserve">p </w:t>
        </w:r>
        <w:r w:rsidR="0010035E">
          <w:rPr>
            <w:rFonts w:ascii="Times New Roman" w:eastAsia="Times New Roman" w:hAnsi="Times New Roman" w:cs="Times New Roman"/>
          </w:rPr>
          <w:t>= .</w:t>
        </w:r>
      </w:ins>
      <w:ins w:id="195" w:author="Benton, Deon" w:date="2025-03-27T17:15:00Z" w16du:dateUtc="2025-03-27T22:15:00Z">
        <w:r w:rsidR="00C56F1B">
          <w:rPr>
            <w:rFonts w:ascii="Times New Roman" w:eastAsia="Times New Roman" w:hAnsi="Times New Roman" w:cs="Times New Roman"/>
          </w:rPr>
          <w:t>58</w:t>
        </w:r>
      </w:ins>
      <w:ins w:id="196" w:author="Benton, Deon" w:date="2025-03-27T17:12:00Z" w16du:dateUtc="2025-03-27T22:12:00Z">
        <w:r w:rsidR="0010035E">
          <w:rPr>
            <w:rFonts w:ascii="Times New Roman" w:eastAsia="Times New Roman" w:hAnsi="Times New Roman" w:cs="Times New Roman"/>
          </w:rPr>
          <w:t xml:space="preserve">. </w:t>
        </w:r>
      </w:ins>
    </w:p>
    <w:p w14:paraId="7BD63E9D" w14:textId="6B243A1C" w:rsidR="00D24830" w:rsidRPr="00C11F4C" w:rsidRDefault="00D24830" w:rsidP="00D24830">
      <w:pPr>
        <w:spacing w:line="480" w:lineRule="auto"/>
        <w:ind w:firstLine="720"/>
        <w:contextualSpacing/>
        <w:rPr>
          <w:ins w:id="197" w:author="Benton, Deon" w:date="2025-03-27T16:17:00Z" w16du:dateUtc="2025-03-27T21:17:00Z"/>
          <w:rFonts w:ascii="Times New Roman" w:eastAsia="Times New Roman" w:hAnsi="Times New Roman" w:cs="Times New Roman"/>
        </w:rPr>
      </w:pPr>
    </w:p>
    <w:p w14:paraId="0A311A8E" w14:textId="77777777" w:rsidR="00D24830" w:rsidRPr="000E4FA5" w:rsidRDefault="00D24830" w:rsidP="004B7711">
      <w:pPr>
        <w:spacing w:line="480" w:lineRule="auto"/>
        <w:contextualSpacing/>
        <w:rPr>
          <w:rFonts w:ascii="Times New Roman" w:eastAsia="Times New Roman" w:hAnsi="Times New Roman" w:cs="Times New Roman"/>
        </w:rPr>
      </w:pPr>
    </w:p>
    <w:p w14:paraId="78723CE5" w14:textId="77777777" w:rsidR="0041758A" w:rsidRDefault="0041758A" w:rsidP="0041758A">
      <w:pPr>
        <w:spacing w:line="480" w:lineRule="auto"/>
        <w:contextualSpacing/>
        <w:rPr>
          <w:ins w:id="198" w:author="Benton, Deon" w:date="2025-03-27T17:16:00Z" w16du:dateUtc="2025-03-27T22:16:00Z"/>
          <w:rFonts w:ascii="Times New Roman" w:eastAsia="Times New Roman" w:hAnsi="Times New Roman" w:cs="Times New Roman"/>
        </w:rPr>
      </w:pPr>
    </w:p>
    <w:p w14:paraId="353EDF85" w14:textId="212AA4D9" w:rsidR="00C56F1B" w:rsidRDefault="00C56F1B" w:rsidP="0041758A">
      <w:pPr>
        <w:spacing w:line="480" w:lineRule="auto"/>
        <w:contextualSpacing/>
        <w:rPr>
          <w:rFonts w:ascii="Times New Roman" w:eastAsia="Times New Roman" w:hAnsi="Times New Roman" w:cs="Times New Roman"/>
        </w:rPr>
      </w:pPr>
      <w:ins w:id="199" w:author="Benton, Deon" w:date="2025-03-27T16:17:00Z" w16du:dateUtc="2025-03-27T21:17:00Z">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652D187A" wp14:editId="263D049D">
                  <wp:simplePos x="0" y="0"/>
                  <wp:positionH relativeFrom="margin">
                    <wp:posOffset>-328535</wp:posOffset>
                  </wp:positionH>
                  <wp:positionV relativeFrom="paragraph">
                    <wp:posOffset>179765</wp:posOffset>
                  </wp:positionV>
                  <wp:extent cx="6867525" cy="3959225"/>
                  <wp:effectExtent l="0" t="0" r="9525" b="317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959225"/>
                          </a:xfrm>
                          <a:prstGeom prst="rect">
                            <a:avLst/>
                          </a:prstGeom>
                          <a:solidFill>
                            <a:srgbClr val="FFFFFF"/>
                          </a:solidFill>
                          <a:ln w="9525">
                            <a:noFill/>
                            <a:miter lim="800000"/>
                            <a:headEnd/>
                            <a:tailEnd/>
                          </a:ln>
                        </wps:spPr>
                        <wps:txb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77777777"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D187A" id="_x0000_s1028" type="#_x0000_t202" style="position:absolute;margin-left:-25.85pt;margin-top:14.15pt;width:540.75pt;height:311.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" stroked="f">
                  <v:textbox>
                    <w:txbxContent>
                      <w:p w14:paraId="37E65047" w14:textId="32ED6B2D" w:rsidR="00D24830" w:rsidRDefault="003B27D8" w:rsidP="00D24830">
                        <w:pPr>
                          <w:keepNext/>
                        </w:pPr>
                        <w:r>
                          <w:rPr>
                            <w:noProof/>
                          </w:rPr>
                          <w:drawing>
                            <wp:inline distT="0" distB="0" distL="0" distR="0" wp14:anchorId="59356A39" wp14:editId="568D5F9E">
                              <wp:extent cx="5339751" cy="3211249"/>
                              <wp:effectExtent l="0" t="0" r="0" b="8255"/>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47515" cy="3215918"/>
                                      </a:xfrm>
                                      <a:prstGeom prst="rect">
                                        <a:avLst/>
                                      </a:prstGeom>
                                    </pic:spPr>
                                  </pic:pic>
                                </a:graphicData>
                              </a:graphic>
                            </wp:inline>
                          </w:drawing>
                        </w:r>
                      </w:p>
                      <w:p w14:paraId="19A28EAF" w14:textId="77777777" w:rsidR="00D24830" w:rsidRPr="0072275E" w:rsidRDefault="00D24830" w:rsidP="00D2483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C488FB7" w14:textId="77777777" w:rsidR="00D24830" w:rsidRDefault="00D24830" w:rsidP="00D24830"/>
                    </w:txbxContent>
                  </v:textbox>
                  <w10:wrap type="square" anchorx="margin"/>
                </v:shape>
              </w:pict>
            </mc:Fallback>
          </mc:AlternateContent>
        </w:r>
      </w:ins>
    </w:p>
    <w:p w14:paraId="2C162B9C" w14:textId="363286DB" w:rsidR="0041758A" w:rsidRDefault="0041758A" w:rsidP="0041758A">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52F43F5C" w14:textId="25F91B2D" w:rsidR="00350C5C" w:rsidRDefault="0041758A" w:rsidP="00900B1A">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w:t>
      </w:r>
      <w:ins w:id="200" w:author="Benton, Deon" w:date="2025-03-27T17:17:00Z" w16du:dateUtc="2025-03-27T22:17:00Z">
        <w:r w:rsidR="00F2356C">
          <w:rPr>
            <w:rFonts w:ascii="Times New Roman" w:eastAsia="Times New Roman" w:hAnsi="Times New Roman" w:cs="Times New Roman"/>
          </w:rPr>
          <w:t xml:space="preserve">possessed </w:t>
        </w:r>
      </w:ins>
      <w:r>
        <w:rPr>
          <w:rFonts w:ascii="Times New Roman" w:eastAsia="Times New Roman" w:hAnsi="Times New Roman" w:cs="Times New Roman"/>
        </w:rPr>
        <w:t xml:space="preserve">in Simulation 1 </w:t>
      </w:r>
      <w:r w:rsidR="001537B7">
        <w:rPr>
          <w:rFonts w:ascii="Times New Roman" w:eastAsia="Times New Roman" w:hAnsi="Times New Roman" w:cs="Times New Roman"/>
        </w:rPr>
        <w:t xml:space="preserve">affected </w:t>
      </w:r>
      <w:r>
        <w:rPr>
          <w:rFonts w:ascii="Times New Roman" w:eastAsia="Times New Roman" w:hAnsi="Times New Roman" w:cs="Times New Roman"/>
        </w:rPr>
        <w:t>how networks processed the test events across conditions. The results of Simulation 2 provided a negative answer to this question</w:t>
      </w:r>
      <w:r w:rsidR="000E7279">
        <w:rPr>
          <w:rFonts w:ascii="Times New Roman" w:eastAsia="Times New Roman" w:hAnsi="Times New Roman" w:cs="Times New Roman"/>
        </w:rPr>
        <w:t>: Networks</w:t>
      </w:r>
      <w:r>
        <w:rPr>
          <w:rFonts w:ascii="Times New Roman" w:eastAsia="Times New Roman" w:hAnsi="Times New Roman" w:cs="Times New Roman"/>
        </w:rPr>
        <w:t xml:space="preserve"> showed heightened looking at the Inefficient test event relative to the Efficient test event in the Experimental condition but not in the Control condition.</w:t>
      </w:r>
      <w:r w:rsidR="009D31C5">
        <w:rPr>
          <w:rFonts w:ascii="Times New Roman" w:eastAsia="Times New Roman" w:hAnsi="Times New Roman" w:cs="Times New Roman"/>
        </w:rPr>
        <w:t xml:space="preserve"> </w:t>
      </w:r>
      <w:ins w:id="201" w:author="Benton, Deon" w:date="2025-03-27T17:17:00Z" w16du:dateUtc="2025-03-27T22:17:00Z">
        <w:r w:rsidR="00F2356C">
          <w:rPr>
            <w:rFonts w:ascii="Times New Roman" w:eastAsia="Times New Roman" w:hAnsi="Times New Roman" w:cs="Times New Roman"/>
          </w:rPr>
          <w:t>This result provides addition</w:t>
        </w:r>
      </w:ins>
      <w:ins w:id="202" w:author="Benton, Deon" w:date="2025-03-27T17:18:00Z" w16du:dateUtc="2025-03-27T22:18:00Z">
        <w:r w:rsidR="00F2356C">
          <w:rPr>
            <w:rFonts w:ascii="Times New Roman" w:eastAsia="Times New Roman" w:hAnsi="Times New Roman" w:cs="Times New Roman"/>
          </w:rPr>
          <w:t>al</w:t>
        </w:r>
      </w:ins>
      <w:ins w:id="203" w:author="Benton, Deon" w:date="2025-03-27T17:17:00Z" w16du:dateUtc="2025-03-27T22:17:00Z">
        <w:r w:rsidR="00F2356C">
          <w:rPr>
            <w:rFonts w:ascii="Times New Roman" w:eastAsia="Times New Roman" w:hAnsi="Times New Roman" w:cs="Times New Roman"/>
          </w:rPr>
          <w:t xml:space="preserve"> support for the notion that infants’ looking responses in studies that employ the Gergely paradigm can</w:t>
        </w:r>
      </w:ins>
      <w:ins w:id="204" w:author="Benton, Deon" w:date="2025-03-27T17:18:00Z" w16du:dateUtc="2025-03-27T22:18:00Z">
        <w:r w:rsidR="00F2356C">
          <w:rPr>
            <w:rFonts w:ascii="Times New Roman" w:eastAsia="Times New Roman" w:hAnsi="Times New Roman" w:cs="Times New Roman"/>
          </w:rPr>
          <w:t xml:space="preserve"> be explained by an associative learning mechanism. </w:t>
        </w:r>
      </w:ins>
    </w:p>
    <w:p w14:paraId="1133D3C7" w14:textId="5B1D3D82" w:rsidR="00AE350A" w:rsidRDefault="00494550" w:rsidP="00951952">
      <w:pPr>
        <w:spacing w:line="480" w:lineRule="auto"/>
        <w:contextualSpacing/>
        <w:rPr>
          <w:rFonts w:ascii="Times New Roman" w:hAnsi="Times New Roman" w:cs="Times New Roman"/>
        </w:rPr>
      </w:pPr>
      <w:r>
        <w:rPr>
          <w:rFonts w:ascii="Times New Roman" w:hAnsi="Times New Roman" w:cs="Times New Roman"/>
        </w:rPr>
        <w:tab/>
      </w:r>
      <w:ins w:id="205" w:author="Benton, Deon" w:date="2025-03-27T17:19:00Z" w16du:dateUtc="2025-03-27T22:19:00Z">
        <w:r w:rsidR="00F961C4">
          <w:rPr>
            <w:rFonts w:ascii="Times New Roman" w:hAnsi="Times New Roman" w:cs="Times New Roman"/>
          </w:rPr>
          <w:t>The next simulation was designed to a</w:t>
        </w:r>
      </w:ins>
      <w:ins w:id="206" w:author="Benton, Deon" w:date="2025-03-27T17:20:00Z" w16du:dateUtc="2025-03-27T22:20:00Z">
        <w:r w:rsidR="00F961C4">
          <w:rPr>
            <w:rFonts w:ascii="Times New Roman" w:hAnsi="Times New Roman" w:cs="Times New Roman"/>
          </w:rPr>
          <w:t xml:space="preserve">ddress a key </w:t>
        </w:r>
      </w:ins>
      <w:r w:rsidR="006F30B6">
        <w:rPr>
          <w:rFonts w:ascii="Times New Roman" w:hAnsi="Times New Roman" w:cs="Times New Roman"/>
        </w:rPr>
        <w:t>claim of</w:t>
      </w:r>
      <w:r w:rsidR="001719A1">
        <w:rPr>
          <w:rFonts w:ascii="Times New Roman" w:hAnsi="Times New Roman" w:cs="Times New Roman"/>
        </w:rPr>
        <w:t xml:space="preserve"> the teleological stance</w:t>
      </w:r>
      <w:ins w:id="207" w:author="Benton, Deon" w:date="2025-03-27T17:20:00Z" w16du:dateUtc="2025-03-27T22:20:00Z">
        <w:r w:rsidR="00F961C4">
          <w:rPr>
            <w:rFonts w:ascii="Times New Roman" w:hAnsi="Times New Roman" w:cs="Times New Roman"/>
          </w:rPr>
          <w:t>:</w:t>
        </w:r>
      </w:ins>
      <w:r w:rsidR="001719A1">
        <w:rPr>
          <w:rFonts w:ascii="Times New Roman" w:hAnsi="Times New Roman" w:cs="Times New Roman"/>
        </w:rPr>
        <w:t xml:space="preserve"> </w:t>
      </w:r>
      <w:ins w:id="208" w:author="Benton, Deon" w:date="2025-03-27T17:20:00Z" w16du:dateUtc="2025-03-27T22:20:00Z">
        <w:r w:rsidR="00F961C4">
          <w:rPr>
            <w:rFonts w:ascii="Times New Roman" w:hAnsi="Times New Roman" w:cs="Times New Roman"/>
          </w:rPr>
          <w:t xml:space="preserve">Infants </w:t>
        </w:r>
      </w:ins>
      <w:ins w:id="209" w:author="Benton, Deon" w:date="2025-03-27T17:23:00Z" w16du:dateUtc="2025-03-27T22:23:00Z">
        <w:r w:rsidR="00D05B9F">
          <w:rPr>
            <w:rFonts w:ascii="Times New Roman" w:hAnsi="Times New Roman" w:cs="Times New Roman"/>
          </w:rPr>
          <w:t>can</w:t>
        </w:r>
      </w:ins>
      <w:ins w:id="210" w:author="Benton, Deon" w:date="2025-03-27T17:21:00Z" w16du:dateUtc="2025-03-27T22:21:00Z">
        <w:r w:rsidR="00D05B9F">
          <w:rPr>
            <w:rFonts w:ascii="Times New Roman" w:hAnsi="Times New Roman" w:cs="Times New Roman"/>
          </w:rPr>
          <w:t xml:space="preserve"> make</w:t>
        </w:r>
      </w:ins>
      <w:r w:rsidR="001719A1">
        <w:rPr>
          <w:rFonts w:ascii="Times New Roman" w:hAnsi="Times New Roman" w:cs="Times New Roman"/>
        </w:rPr>
        <w:t xml:space="preserve"> inferences about one </w:t>
      </w:r>
      <w:ins w:id="211" w:author="Benton, Deon" w:date="2025-03-27T17:23:00Z" w16du:dateUtc="2025-03-27T22:23:00Z">
        <w:r w:rsidR="00C82BE6">
          <w:rPr>
            <w:rFonts w:ascii="Times New Roman" w:hAnsi="Times New Roman" w:cs="Times New Roman"/>
          </w:rPr>
          <w:t xml:space="preserve">the </w:t>
        </w:r>
      </w:ins>
      <w:r w:rsidR="001719A1">
        <w:rPr>
          <w:rFonts w:ascii="Times New Roman" w:hAnsi="Times New Roman" w:cs="Times New Roman"/>
        </w:rPr>
        <w:t xml:space="preserve">components of the model given information about the </w:t>
      </w:r>
      <w:r w:rsidR="001719A1">
        <w:rPr>
          <w:rFonts w:ascii="Times New Roman" w:hAnsi="Times New Roman" w:cs="Times New Roman"/>
        </w:rPr>
        <w:lastRenderedPageBreak/>
        <w:t xml:space="preserve">other components. For example, </w:t>
      </w:r>
      <w:r w:rsidR="00951952">
        <w:rPr>
          <w:rFonts w:ascii="Times New Roman" w:hAnsi="Times New Roman" w:cs="Times New Roman"/>
        </w:rPr>
        <w:t xml:space="preserve">infants </w:t>
      </w:r>
      <w:ins w:id="212" w:author="Benton, Deon" w:date="2025-03-27T17:25:00Z" w16du:dateUtc="2025-03-27T22:25:00Z">
        <w:r w:rsidR="00FF543A">
          <w:rPr>
            <w:rFonts w:ascii="Times New Roman" w:hAnsi="Times New Roman" w:cs="Times New Roman"/>
          </w:rPr>
          <w:t>can</w:t>
        </w:r>
      </w:ins>
      <w:ins w:id="213" w:author="Benton, Deon" w:date="2025-03-27T17:24:00Z" w16du:dateUtc="2025-03-27T22:24:00Z">
        <w:r w:rsidR="00C82BE6">
          <w:rPr>
            <w:rFonts w:ascii="Times New Roman" w:hAnsi="Times New Roman" w:cs="Times New Roman"/>
          </w:rPr>
          <w:t xml:space="preserve"> infer that an external constraint exists based on an agent’s actions and its goals.</w:t>
        </w:r>
      </w:ins>
      <w:r w:rsidR="001719A1">
        <w:rPr>
          <w:rFonts w:ascii="Times New Roman" w:hAnsi="Times New Roman" w:cs="Times New Roman"/>
        </w:rPr>
        <w:t xml:space="preserve"> </w:t>
      </w:r>
      <w:r w:rsidR="00951952">
        <w:rPr>
          <w:rFonts w:ascii="Times New Roman" w:hAnsi="Times New Roman" w:cs="Times New Roman"/>
        </w:rPr>
        <w:t>Similarly</w:t>
      </w:r>
      <w:r w:rsidR="001719A1">
        <w:rPr>
          <w:rFonts w:ascii="Times New Roman" w:hAnsi="Times New Roman" w:cs="Times New Roman"/>
        </w:rPr>
        <w:t xml:space="preserve">, </w:t>
      </w:r>
      <w:r w:rsidR="00951952">
        <w:rPr>
          <w:rFonts w:ascii="Times New Roman" w:hAnsi="Times New Roman" w:cs="Times New Roman"/>
        </w:rPr>
        <w:t>infants can</w:t>
      </w:r>
      <w:r w:rsidR="001719A1">
        <w:rPr>
          <w:rFonts w:ascii="Times New Roman" w:hAnsi="Times New Roman" w:cs="Times New Roman"/>
        </w:rPr>
        <w:t xml:space="preserve"> infer an agent’s goals from its actions and external constraints. </w:t>
      </w:r>
      <w:r>
        <w:rPr>
          <w:rFonts w:ascii="Times New Roman" w:hAnsi="Times New Roman" w:cs="Times New Roman"/>
        </w:rPr>
        <w:t xml:space="preserve">Data that bear directly on this question </w:t>
      </w:r>
      <w:r w:rsidR="00115972">
        <w:rPr>
          <w:rFonts w:ascii="Times New Roman" w:hAnsi="Times New Roman" w:cs="Times New Roman"/>
        </w:rPr>
        <w:t>comes</w:t>
      </w:r>
      <w:r w:rsidR="001719A1">
        <w:rPr>
          <w:rFonts w:ascii="Times New Roman" w:hAnsi="Times New Roman" w:cs="Times New Roman"/>
        </w:rPr>
        <w:t xml:space="preserve"> </w:t>
      </w:r>
      <w:r>
        <w:rPr>
          <w:rFonts w:ascii="Times New Roman" w:hAnsi="Times New Roman" w:cs="Times New Roman"/>
        </w:rPr>
        <w:t xml:space="preserve">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w:t>
      </w:r>
      <w:r w:rsidR="00CC2F41">
        <w:rPr>
          <w:rFonts w:ascii="Times New Roman" w:hAnsi="Times New Roman" w:cs="Times New Roman"/>
        </w:rPr>
        <w:t xml:space="preserve"> </w:t>
      </w:r>
      <w:r w:rsidR="00AE350A">
        <w:rPr>
          <w:rFonts w:ascii="Times New Roman" w:hAnsi="Times New Roman" w:cs="Times New Roman"/>
        </w:rPr>
        <w:t xml:space="preserve">In </w:t>
      </w:r>
      <w:ins w:id="214" w:author="Benton, Deon" w:date="2025-03-27T17:25:00Z" w16du:dateUtc="2025-03-27T22:25:00Z">
        <w:r w:rsidR="00FF543A">
          <w:rPr>
            <w:rFonts w:ascii="Times New Roman" w:hAnsi="Times New Roman" w:cs="Times New Roman"/>
          </w:rPr>
          <w:t>one of the experiments</w:t>
        </w:r>
      </w:ins>
      <w:r w:rsidR="00AE350A">
        <w:rPr>
          <w:rFonts w:ascii="Times New Roman" w:hAnsi="Times New Roman" w:cs="Times New Roman"/>
        </w:rPr>
        <w:t xml:space="preserve">, </w:t>
      </w:r>
      <w:r w:rsidR="00EC6297" w:rsidRPr="00EC6297">
        <w:rPr>
          <w:rFonts w:ascii="Times New Roman" w:hAnsi="Times New Roman" w:cs="Times New Roman"/>
        </w:rPr>
        <w:t xml:space="preserve">12-month-olds were habituated to an event </w:t>
      </w:r>
      <w:r w:rsidR="00EC6297">
        <w:rPr>
          <w:rFonts w:ascii="Times New Roman" w:hAnsi="Times New Roman" w:cs="Times New Roman"/>
        </w:rPr>
        <w:t>in which</w:t>
      </w:r>
      <w:r w:rsidR="00EC6297" w:rsidRPr="00EC6297">
        <w:rPr>
          <w:rFonts w:ascii="Times New Roman" w:hAnsi="Times New Roman" w:cs="Times New Roman"/>
        </w:rPr>
        <w:t xml:space="preserve"> small circle entered from the bottom left, moved straight through a gap between two bars, and </w:t>
      </w:r>
      <w:r w:rsidR="00EC6297">
        <w:rPr>
          <w:rFonts w:ascii="Times New Roman" w:hAnsi="Times New Roman" w:cs="Times New Roman"/>
        </w:rPr>
        <w:t xml:space="preserve">then </w:t>
      </w:r>
      <w:r w:rsidR="00EC6297" w:rsidRPr="00EC6297">
        <w:rPr>
          <w:rFonts w:ascii="Times New Roman" w:hAnsi="Times New Roman" w:cs="Times New Roman"/>
        </w:rPr>
        <w:t>disappeared</w:t>
      </w:r>
      <w:r w:rsidR="00EC6297">
        <w:rPr>
          <w:rFonts w:ascii="Times New Roman" w:hAnsi="Times New Roman" w:cs="Times New Roman"/>
        </w:rPr>
        <w:t xml:space="preserve"> from the screen</w:t>
      </w:r>
      <w:r w:rsidR="00EC6297" w:rsidRPr="00EC6297">
        <w:rPr>
          <w:rFonts w:ascii="Times New Roman" w:hAnsi="Times New Roman" w:cs="Times New Roman"/>
        </w:rPr>
        <w:t xml:space="preserve">. </w:t>
      </w:r>
      <w:r w:rsidR="00EC6297">
        <w:rPr>
          <w:rFonts w:ascii="Times New Roman" w:hAnsi="Times New Roman" w:cs="Times New Roman"/>
        </w:rPr>
        <w:t>A larger circle, which entered the screen from the bottom right shortly after the small circle emerged, moved in the direction of the small circle as if to be chasing it</w:t>
      </w:r>
      <w:r w:rsidR="00EC6297" w:rsidRPr="00EC6297">
        <w:rPr>
          <w:rFonts w:ascii="Times New Roman" w:hAnsi="Times New Roman" w:cs="Times New Roman"/>
        </w:rPr>
        <w:t xml:space="preserve">. </w:t>
      </w:r>
      <w:r w:rsidR="00FB07D4">
        <w:rPr>
          <w:rFonts w:ascii="Times New Roman" w:hAnsi="Times New Roman" w:cs="Times New Roman"/>
        </w:rPr>
        <w:t>Because the gap between the two barriers was too narrow</w:t>
      </w:r>
      <w:r w:rsidR="00EC6297" w:rsidRPr="00EC6297">
        <w:rPr>
          <w:rFonts w:ascii="Times New Roman" w:hAnsi="Times New Roman" w:cs="Times New Roman"/>
        </w:rPr>
        <w:t xml:space="preserve"> for the larger circle</w:t>
      </w:r>
      <w:ins w:id="215" w:author="Benton, Deon" w:date="2025-03-27T17:26:00Z" w16du:dateUtc="2025-03-27T22:26:00Z">
        <w:r w:rsidR="00FF543A">
          <w:rPr>
            <w:rFonts w:ascii="Times New Roman" w:hAnsi="Times New Roman" w:cs="Times New Roman"/>
          </w:rPr>
          <w:t xml:space="preserve"> to fit through</w:t>
        </w:r>
      </w:ins>
      <w:r w:rsidR="00EC6297" w:rsidRPr="00EC6297">
        <w:rPr>
          <w:rFonts w:ascii="Times New Roman" w:hAnsi="Times New Roman" w:cs="Times New Roman"/>
        </w:rPr>
        <w:t xml:space="preserve">, it moved around the right bar before continuing in the </w:t>
      </w:r>
      <w:ins w:id="216" w:author="Benton, Deon" w:date="2025-03-27T17:26:00Z" w16du:dateUtc="2025-03-27T22:26:00Z">
        <w:r w:rsidR="00FF543A">
          <w:rPr>
            <w:rFonts w:ascii="Times New Roman" w:hAnsi="Times New Roman" w:cs="Times New Roman"/>
          </w:rPr>
          <w:t>direction that the small circle was last seen</w:t>
        </w:r>
      </w:ins>
      <w:r w:rsidR="00FB07D4">
        <w:rPr>
          <w:rFonts w:ascii="Times New Roman" w:hAnsi="Times New Roman" w:cs="Times New Roman"/>
        </w:rPr>
        <w:t xml:space="preserve">. Crucially, </w:t>
      </w:r>
      <w:r w:rsidR="006670BE">
        <w:rPr>
          <w:rFonts w:ascii="Times New Roman" w:hAnsi="Times New Roman" w:cs="Times New Roman"/>
        </w:rPr>
        <w:t xml:space="preserve">because the larger circle never </w:t>
      </w:r>
      <w:ins w:id="217" w:author="Benton, Deon" w:date="2025-03-27T17:26:00Z" w16du:dateUtc="2025-03-27T22:26:00Z">
        <w:r w:rsidR="00DF2286">
          <w:rPr>
            <w:rFonts w:ascii="Times New Roman" w:hAnsi="Times New Roman" w:cs="Times New Roman"/>
          </w:rPr>
          <w:t>actually caught up to the small circle</w:t>
        </w:r>
      </w:ins>
      <w:r w:rsidR="006670BE">
        <w:rPr>
          <w:rFonts w:ascii="Times New Roman" w:hAnsi="Times New Roman" w:cs="Times New Roman"/>
        </w:rPr>
        <w:t xml:space="preserve">, </w:t>
      </w:r>
      <w:ins w:id="218" w:author="Benton, Deon" w:date="2025-03-27T17:27:00Z" w16du:dateUtc="2025-03-27T22:27:00Z">
        <w:r w:rsidR="00DF2286">
          <w:rPr>
            <w:rFonts w:ascii="Times New Roman" w:hAnsi="Times New Roman" w:cs="Times New Roman"/>
          </w:rPr>
          <w:t xml:space="preserve">its </w:t>
        </w:r>
      </w:ins>
      <w:r w:rsidR="006670BE">
        <w:rPr>
          <w:rFonts w:ascii="Times New Roman" w:hAnsi="Times New Roman" w:cs="Times New Roman"/>
        </w:rPr>
        <w:t>goal—namely, to catch the small circle—</w:t>
      </w:r>
      <w:ins w:id="219" w:author="Benton, Deon" w:date="2025-03-27T17:27:00Z" w16du:dateUtc="2025-03-27T22:27:00Z">
        <w:r w:rsidR="00DF2286">
          <w:rPr>
            <w:rFonts w:ascii="Times New Roman" w:hAnsi="Times New Roman" w:cs="Times New Roman"/>
          </w:rPr>
          <w:t xml:space="preserve">needed </w:t>
        </w:r>
      </w:ins>
      <w:r w:rsidR="006670BE">
        <w:rPr>
          <w:rFonts w:ascii="Times New Roman" w:hAnsi="Times New Roman" w:cs="Times New Roman"/>
        </w:rPr>
        <w:t>to be inferred</w:t>
      </w:r>
      <w:r w:rsidR="00FB07D4">
        <w:rPr>
          <w:rFonts w:ascii="Times New Roman" w:hAnsi="Times New Roman" w:cs="Times New Roman"/>
        </w:rPr>
        <w:t>. Infants were then shown two test events</w:t>
      </w:r>
      <w:ins w:id="220" w:author="Benton, Deon" w:date="2025-03-27T17:27:00Z" w16du:dateUtc="2025-03-27T22:27:00Z">
        <w:r w:rsidR="002B0EE1">
          <w:rPr>
            <w:rFonts w:ascii="Times New Roman" w:hAnsi="Times New Roman" w:cs="Times New Roman"/>
          </w:rPr>
          <w:t>—</w:t>
        </w:r>
      </w:ins>
      <w:r w:rsidR="006670BE">
        <w:rPr>
          <w:rFonts w:ascii="Times New Roman" w:hAnsi="Times New Roman" w:cs="Times New Roman"/>
        </w:rPr>
        <w:t>the gap between the two barriers was</w:t>
      </w:r>
      <w:ins w:id="221" w:author="Benton, Deon" w:date="2025-03-27T17:27:00Z" w16du:dateUtc="2025-03-27T22:27:00Z">
        <w:r w:rsidR="002B0EE1">
          <w:rPr>
            <w:rFonts w:ascii="Times New Roman" w:hAnsi="Times New Roman" w:cs="Times New Roman"/>
          </w:rPr>
          <w:t xml:space="preserve"> now</w:t>
        </w:r>
      </w:ins>
      <w:r w:rsidR="006670BE">
        <w:rPr>
          <w:rFonts w:ascii="Times New Roman" w:hAnsi="Times New Roman" w:cs="Times New Roman"/>
        </w:rPr>
        <w:t xml:space="preserve"> wide enough for both circles to pass through </w:t>
      </w:r>
      <w:ins w:id="222" w:author="Benton, Deon" w:date="2025-03-27T17:27:00Z" w16du:dateUtc="2025-03-27T22:27:00Z">
        <w:r w:rsidR="002B0EE1">
          <w:rPr>
            <w:rFonts w:ascii="Times New Roman" w:hAnsi="Times New Roman" w:cs="Times New Roman"/>
          </w:rPr>
          <w:t>in both events</w:t>
        </w:r>
      </w:ins>
      <w:r w:rsidR="006670BE">
        <w:rPr>
          <w:rFonts w:ascii="Times New Roman" w:hAnsi="Times New Roman" w:cs="Times New Roman"/>
        </w:rPr>
        <w:t>.</w:t>
      </w:r>
      <w:r w:rsidR="00E72417">
        <w:rPr>
          <w:rFonts w:ascii="Times New Roman" w:hAnsi="Times New Roman" w:cs="Times New Roman"/>
        </w:rPr>
        <w:t xml:space="preserve"> </w:t>
      </w:r>
      <w:ins w:id="223" w:author="Benton, Deon" w:date="2025-03-27T17:28:00Z" w16du:dateUtc="2025-03-27T22:28:00Z">
        <w:r w:rsidR="002B0EE1">
          <w:rPr>
            <w:rFonts w:ascii="Times New Roman" w:hAnsi="Times New Roman" w:cs="Times New Roman"/>
          </w:rPr>
          <w:t>In</w:t>
        </w:r>
      </w:ins>
      <w:r w:rsidR="00E72417">
        <w:rPr>
          <w:rFonts w:ascii="Times New Roman" w:hAnsi="Times New Roman" w:cs="Times New Roman"/>
        </w:rPr>
        <w:t xml:space="preserve"> the Incongruent event, the larger circle </w:t>
      </w:r>
      <w:ins w:id="224" w:author="Benton, Deon" w:date="2025-03-27T17:28:00Z" w16du:dateUtc="2025-03-27T22:28:00Z">
        <w:r w:rsidR="002B0EE1">
          <w:rPr>
            <w:rFonts w:ascii="Times New Roman" w:hAnsi="Times New Roman" w:cs="Times New Roman"/>
          </w:rPr>
          <w:t>again</w:t>
        </w:r>
      </w:ins>
      <w:r w:rsidR="00E72417">
        <w:rPr>
          <w:rFonts w:ascii="Times New Roman" w:hAnsi="Times New Roman" w:cs="Times New Roman"/>
        </w:rPr>
        <w:t xml:space="preserve"> move</w:t>
      </w:r>
      <w:ins w:id="225" w:author="Benton, Deon" w:date="2025-03-27T17:37:00Z" w16du:dateUtc="2025-03-27T22:37:00Z">
        <w:r w:rsidR="0004140C">
          <w:rPr>
            <w:rFonts w:ascii="Times New Roman" w:hAnsi="Times New Roman" w:cs="Times New Roman"/>
          </w:rPr>
          <w:t>d</w:t>
        </w:r>
      </w:ins>
      <w:r w:rsidR="00E72417">
        <w:rPr>
          <w:rFonts w:ascii="Times New Roman" w:hAnsi="Times New Roman" w:cs="Times New Roman"/>
        </w:rPr>
        <w:t xml:space="preserve"> around the right barrier</w:t>
      </w:r>
      <w:ins w:id="226" w:author="Benton, Deon" w:date="2025-03-27T17:28:00Z" w16du:dateUtc="2025-03-27T22:28:00Z">
        <w:r w:rsidR="002B0EE1">
          <w:rPr>
            <w:rFonts w:ascii="Times New Roman" w:hAnsi="Times New Roman" w:cs="Times New Roman"/>
          </w:rPr>
          <w:t>; it passed through the gap in the Congruent event</w:t>
        </w:r>
      </w:ins>
      <w:r w:rsidR="00E72417">
        <w:rPr>
          <w:rFonts w:ascii="Times New Roman" w:hAnsi="Times New Roman" w:cs="Times New Roman"/>
        </w:rPr>
        <w:t>.</w:t>
      </w:r>
      <w:r w:rsidR="006670BE">
        <w:rPr>
          <w:rFonts w:ascii="Times New Roman" w:hAnsi="Times New Roman" w:cs="Times New Roman"/>
        </w:rPr>
        <w:t xml:space="preserve"> </w:t>
      </w:r>
      <w:proofErr w:type="spellStart"/>
      <w:r w:rsidR="00E72417">
        <w:rPr>
          <w:rFonts w:ascii="Times New Roman" w:hAnsi="Times New Roman" w:cs="Times New Roman"/>
        </w:rPr>
        <w:t>Csibra</w:t>
      </w:r>
      <w:proofErr w:type="spellEnd"/>
      <w:r w:rsidR="00E72417">
        <w:rPr>
          <w:rFonts w:ascii="Times New Roman" w:hAnsi="Times New Roman" w:cs="Times New Roman"/>
        </w:rPr>
        <w:t xml:space="preserve"> et al. (2003) found</w:t>
      </w:r>
      <w:ins w:id="227" w:author="Benton, Deon" w:date="2025-03-27T17:30:00Z" w16du:dateUtc="2025-03-27T22:30:00Z">
        <w:r w:rsidR="00050739">
          <w:rPr>
            <w:rFonts w:ascii="Times New Roman" w:hAnsi="Times New Roman" w:cs="Times New Roman"/>
          </w:rPr>
          <w:t xml:space="preserve"> that infants looked longer at the former event than the latter one</w:t>
        </w:r>
      </w:ins>
      <w:r w:rsidR="00E72417">
        <w:rPr>
          <w:rFonts w:ascii="Times New Roman" w:hAnsi="Times New Roman" w:cs="Times New Roman"/>
        </w:rPr>
        <w:t xml:space="preserve">.  </w:t>
      </w:r>
      <w:ins w:id="228" w:author="Benton, Deon" w:date="2025-03-27T17:29:00Z" w16du:dateUtc="2025-03-27T22:29:00Z">
        <w:r w:rsidR="00050739">
          <w:rPr>
            <w:rFonts w:ascii="Times New Roman" w:hAnsi="Times New Roman" w:cs="Times New Roman"/>
          </w:rPr>
          <w:t>This was interpreted to mean that infants underst</w:t>
        </w:r>
      </w:ins>
      <w:ins w:id="229" w:author="Benton, Deon" w:date="2025-03-27T17:30:00Z" w16du:dateUtc="2025-03-27T22:30:00Z">
        <w:r w:rsidR="00050739">
          <w:rPr>
            <w:rFonts w:ascii="Times New Roman" w:hAnsi="Times New Roman" w:cs="Times New Roman"/>
          </w:rPr>
          <w:t>ood that the larger circle’s goal was to catch the smaller circle.</w:t>
        </w:r>
      </w:ins>
    </w:p>
    <w:p w14:paraId="528817C7" w14:textId="41280EFE" w:rsidR="00AE350A" w:rsidRDefault="00AE350A" w:rsidP="00CC2F41">
      <w:pPr>
        <w:spacing w:line="480" w:lineRule="auto"/>
        <w:ind w:firstLine="720"/>
        <w:contextualSpacing/>
        <w:rPr>
          <w:rFonts w:ascii="Times New Roman" w:hAnsi="Times New Roman" w:cs="Times New Roman"/>
        </w:rPr>
      </w:pPr>
      <w:r>
        <w:rPr>
          <w:rFonts w:ascii="Times New Roman" w:hAnsi="Times New Roman" w:cs="Times New Roman"/>
        </w:rPr>
        <w:t xml:space="preserve">In </w:t>
      </w:r>
      <w:ins w:id="230" w:author="Benton, Deon" w:date="2025-03-27T17:31:00Z" w16du:dateUtc="2025-03-27T22:31:00Z">
        <w:r w:rsidR="00050739">
          <w:rPr>
            <w:rFonts w:ascii="Times New Roman" w:hAnsi="Times New Roman" w:cs="Times New Roman"/>
          </w:rPr>
          <w:t>another experiment,</w:t>
        </w:r>
      </w:ins>
      <w:r>
        <w:rPr>
          <w:rFonts w:ascii="Times New Roman" w:hAnsi="Times New Roman" w:cs="Times New Roman"/>
        </w:rPr>
        <w:t xml:space="preserve"> infants were habituated to an event like that</w:t>
      </w:r>
      <w:r w:rsidR="00605D33">
        <w:rPr>
          <w:rFonts w:ascii="Times New Roman" w:hAnsi="Times New Roman" w:cs="Times New Roman"/>
        </w:rPr>
        <w:t xml:space="preserve"> shown</w:t>
      </w:r>
      <w:r>
        <w:rPr>
          <w:rFonts w:ascii="Times New Roman" w:hAnsi="Times New Roman" w:cs="Times New Roman"/>
        </w:rPr>
        <w:t xml:space="preserve"> in</w:t>
      </w:r>
      <w:r w:rsidR="00605D33">
        <w:rPr>
          <w:rFonts w:ascii="Times New Roman" w:hAnsi="Times New Roman" w:cs="Times New Roman"/>
        </w:rPr>
        <w:t xml:space="preserve"> the Experimental condition in</w:t>
      </w:r>
      <w:r>
        <w:rPr>
          <w:rFonts w:ascii="Times New Roman" w:hAnsi="Times New Roman" w:cs="Times New Roman"/>
        </w:rPr>
        <w:t xml:space="preserve"> Gergely et al. (1995) except that the barrier was hidden</w:t>
      </w:r>
      <w:r w:rsidR="00605D33">
        <w:rPr>
          <w:rFonts w:ascii="Times New Roman" w:hAnsi="Times New Roman" w:cs="Times New Roman"/>
        </w:rPr>
        <w:t xml:space="preserve"> behind an </w:t>
      </w:r>
      <w:proofErr w:type="spellStart"/>
      <w:r w:rsidR="00605D33">
        <w:rPr>
          <w:rFonts w:ascii="Times New Roman" w:hAnsi="Times New Roman" w:cs="Times New Roman"/>
        </w:rPr>
        <w:t>occluder</w:t>
      </w:r>
      <w:proofErr w:type="spellEnd"/>
      <w:r>
        <w:rPr>
          <w:rFonts w:ascii="Times New Roman" w:hAnsi="Times New Roman" w:cs="Times New Roman"/>
        </w:rPr>
        <w:t>.</w:t>
      </w:r>
      <w:r w:rsidR="00605D33">
        <w:rPr>
          <w:rFonts w:ascii="Times New Roman" w:hAnsi="Times New Roman" w:cs="Times New Roman"/>
        </w:rPr>
        <w:t xml:space="preserve"> However, infants could see the second object as well as </w:t>
      </w:r>
      <w:ins w:id="231" w:author="Benton, Deon" w:date="2025-03-27T17:32:00Z" w16du:dateUtc="2025-03-27T22:32:00Z">
        <w:r w:rsidR="00772B3F">
          <w:rPr>
            <w:rFonts w:ascii="Times New Roman" w:hAnsi="Times New Roman" w:cs="Times New Roman"/>
          </w:rPr>
          <w:t xml:space="preserve">parts of the </w:t>
        </w:r>
      </w:ins>
      <w:r w:rsidR="00605D33">
        <w:rPr>
          <w:rFonts w:ascii="Times New Roman" w:hAnsi="Times New Roman" w:cs="Times New Roman"/>
        </w:rPr>
        <w:t>parabolic motion path</w:t>
      </w:r>
      <w:ins w:id="232" w:author="Benton, Deon" w:date="2025-03-27T17:32:00Z" w16du:dateUtc="2025-03-27T22:32:00Z">
        <w:r w:rsidR="00772B3F">
          <w:rPr>
            <w:rFonts w:ascii="Times New Roman" w:hAnsi="Times New Roman" w:cs="Times New Roman"/>
          </w:rPr>
          <w:t xml:space="preserve"> behind the </w:t>
        </w:r>
        <w:proofErr w:type="spellStart"/>
        <w:r w:rsidR="00772B3F">
          <w:rPr>
            <w:rFonts w:ascii="Times New Roman" w:hAnsi="Times New Roman" w:cs="Times New Roman"/>
          </w:rPr>
          <w:t>occlude</w:t>
        </w:r>
      </w:ins>
      <w:ins w:id="233" w:author="Benton, Deon" w:date="2025-03-27T17:34:00Z" w16du:dateUtc="2025-03-27T22:34:00Z">
        <w:r w:rsidR="0068337B">
          <w:rPr>
            <w:rFonts w:ascii="Times New Roman" w:hAnsi="Times New Roman" w:cs="Times New Roman"/>
          </w:rPr>
          <w:t>r</w:t>
        </w:r>
      </w:ins>
      <w:proofErr w:type="spellEnd"/>
      <w:ins w:id="234" w:author="Benton, Deon" w:date="2025-03-27T17:32:00Z" w16du:dateUtc="2025-03-27T22:32:00Z">
        <w:r w:rsidR="00772B3F">
          <w:rPr>
            <w:rFonts w:ascii="Times New Roman" w:hAnsi="Times New Roman" w:cs="Times New Roman"/>
          </w:rPr>
          <w:t xml:space="preserve"> that first object followed to reach the second object</w:t>
        </w:r>
      </w:ins>
      <w:r w:rsidR="00605D33">
        <w:rPr>
          <w:rFonts w:ascii="Times New Roman" w:hAnsi="Times New Roman" w:cs="Times New Roman"/>
        </w:rPr>
        <w:t xml:space="preserve">. Infants were then shown </w:t>
      </w:r>
      <w:ins w:id="235" w:author="Benton, Deon" w:date="2025-03-27T17:34:00Z" w16du:dateUtc="2025-03-27T22:34:00Z">
        <w:r w:rsidR="0068337B">
          <w:rPr>
            <w:rFonts w:ascii="Times New Roman" w:hAnsi="Times New Roman" w:cs="Times New Roman"/>
          </w:rPr>
          <w:t xml:space="preserve">two test events without the </w:t>
        </w:r>
        <w:proofErr w:type="spellStart"/>
        <w:r w:rsidR="0068337B">
          <w:rPr>
            <w:rFonts w:ascii="Times New Roman" w:hAnsi="Times New Roman" w:cs="Times New Roman"/>
          </w:rPr>
          <w:t>occlude</w:t>
        </w:r>
      </w:ins>
      <w:ins w:id="236" w:author="Benton, Deon" w:date="2025-03-27T17:35:00Z" w16du:dateUtc="2025-03-27T22:35:00Z">
        <w:r w:rsidR="0068337B">
          <w:rPr>
            <w:rFonts w:ascii="Times New Roman" w:hAnsi="Times New Roman" w:cs="Times New Roman"/>
          </w:rPr>
          <w:t>r</w:t>
        </w:r>
        <w:proofErr w:type="spellEnd"/>
        <w:r w:rsidR="0068337B">
          <w:rPr>
            <w:rFonts w:ascii="Times New Roman" w:hAnsi="Times New Roman" w:cs="Times New Roman"/>
          </w:rPr>
          <w:t>. The</w:t>
        </w:r>
      </w:ins>
      <w:r w:rsidR="00605D33">
        <w:rPr>
          <w:rFonts w:ascii="Times New Roman" w:hAnsi="Times New Roman" w:cs="Times New Roman"/>
        </w:rPr>
        <w:t xml:space="preserve"> first </w:t>
      </w:r>
      <w:ins w:id="237" w:author="Benton, Deon" w:date="2025-03-27T17:35:00Z" w16du:dateUtc="2025-03-27T22:35:00Z">
        <w:r w:rsidR="0068337B">
          <w:rPr>
            <w:rFonts w:ascii="Times New Roman" w:hAnsi="Times New Roman" w:cs="Times New Roman"/>
          </w:rPr>
          <w:t>event depicted the first object jumping over a now visible barrier to reach the second object (Obstacle test event). The second event was identical to the first except that the obstacle was missing</w:t>
        </w:r>
      </w:ins>
      <w:ins w:id="238" w:author="Benton, Deon" w:date="2025-03-27T17:38:00Z" w16du:dateUtc="2025-03-27T22:38:00Z">
        <w:r w:rsidR="00845DA8">
          <w:rPr>
            <w:rFonts w:ascii="Times New Roman" w:hAnsi="Times New Roman" w:cs="Times New Roman"/>
          </w:rPr>
          <w:t xml:space="preserve"> (No-Obstacle</w:t>
        </w:r>
      </w:ins>
      <w:ins w:id="239" w:author="Benton, Deon" w:date="2025-03-27T17:39:00Z" w16du:dateUtc="2025-03-27T22:39:00Z">
        <w:r w:rsidR="00845DA8">
          <w:rPr>
            <w:rFonts w:ascii="Times New Roman" w:hAnsi="Times New Roman" w:cs="Times New Roman"/>
          </w:rPr>
          <w:t xml:space="preserve"> test </w:t>
        </w:r>
        <w:proofErr w:type="spellStart"/>
        <w:r w:rsidR="00845DA8">
          <w:rPr>
            <w:rFonts w:ascii="Times New Roman" w:hAnsi="Times New Roman" w:cs="Times New Roman"/>
          </w:rPr>
          <w:t>evenet</w:t>
        </w:r>
        <w:proofErr w:type="spellEnd"/>
        <w:r w:rsidR="00845DA8">
          <w:rPr>
            <w:rFonts w:ascii="Times New Roman" w:hAnsi="Times New Roman" w:cs="Times New Roman"/>
          </w:rPr>
          <w:t>)</w:t>
        </w:r>
      </w:ins>
      <w:ins w:id="240" w:author="Benton, Deon" w:date="2025-03-27T17:35:00Z" w16du:dateUtc="2025-03-27T22:35:00Z">
        <w:r w:rsidR="0068337B">
          <w:rPr>
            <w:rFonts w:ascii="Times New Roman" w:hAnsi="Times New Roman" w:cs="Times New Roman"/>
          </w:rPr>
          <w:t xml:space="preserve">. </w:t>
        </w:r>
      </w:ins>
      <w:ins w:id="241" w:author="Benton, Deon" w:date="2025-03-27T17:39:00Z" w16du:dateUtc="2025-03-27T22:39:00Z">
        <w:r w:rsidR="00845DA8">
          <w:rPr>
            <w:rFonts w:ascii="Times New Roman" w:hAnsi="Times New Roman" w:cs="Times New Roman"/>
          </w:rPr>
          <w:t xml:space="preserve">The results </w:t>
        </w:r>
        <w:r w:rsidR="00845DA8">
          <w:rPr>
            <w:rFonts w:ascii="Times New Roman" w:hAnsi="Times New Roman" w:cs="Times New Roman"/>
          </w:rPr>
          <w:lastRenderedPageBreak/>
          <w:t>indicated that infants looked longer</w:t>
        </w:r>
      </w:ins>
      <w:r w:rsidR="00605D33">
        <w:rPr>
          <w:rFonts w:ascii="Times New Roman" w:hAnsi="Times New Roman" w:cs="Times New Roman"/>
        </w:rPr>
        <w:t xml:space="preserve"> at the No-Obstacle test event than at the Obstacle test event</w:t>
      </w:r>
      <w:ins w:id="242" w:author="Benton, Deon" w:date="2025-03-27T17:39:00Z" w16du:dateUtc="2025-03-27T22:39:00Z">
        <w:r w:rsidR="00845DA8">
          <w:rPr>
            <w:rFonts w:ascii="Times New Roman" w:hAnsi="Times New Roman" w:cs="Times New Roman"/>
          </w:rPr>
          <w:t>. The authors interpreted this as evidence that infants can infer invisible constraints from actions and goal</w:t>
        </w:r>
      </w:ins>
      <w:ins w:id="243" w:author="Benton, Deon" w:date="2025-03-27T17:40:00Z" w16du:dateUtc="2025-03-27T22:40:00Z">
        <w:r w:rsidR="00845DA8">
          <w:rPr>
            <w:rFonts w:ascii="Times New Roman" w:hAnsi="Times New Roman" w:cs="Times New Roman"/>
          </w:rPr>
          <w:t>s.</w:t>
        </w:r>
      </w:ins>
      <w:r w:rsidR="00605D33">
        <w:rPr>
          <w:rFonts w:ascii="Times New Roman" w:hAnsi="Times New Roman" w:cs="Times New Roman"/>
        </w:rPr>
        <w:t xml:space="preserve"> </w:t>
      </w:r>
      <w:ins w:id="244" w:author="Benton, Deon" w:date="2025-03-27T17:43:00Z" w16du:dateUtc="2025-03-27T22:43:00Z">
        <w:r w:rsidR="006D7406">
          <w:rPr>
            <w:rFonts w:ascii="Times New Roman" w:hAnsi="Times New Roman" w:cs="Times New Roman"/>
          </w:rPr>
          <w:t>Simulation 3 assessed the need for a teleological account by assessing whether these findings could also be e</w:t>
        </w:r>
      </w:ins>
      <w:ins w:id="245" w:author="Benton, Deon" w:date="2025-03-27T17:44:00Z" w16du:dateUtc="2025-03-27T22:44:00Z">
        <w:r w:rsidR="006D7406">
          <w:rPr>
            <w:rFonts w:ascii="Times New Roman" w:hAnsi="Times New Roman" w:cs="Times New Roman"/>
          </w:rPr>
          <w:t>xplained by the current associative learning proposal.</w:t>
        </w:r>
      </w:ins>
      <w:ins w:id="246" w:author="Benton, Deon" w:date="2025-03-27T17:43:00Z" w16du:dateUtc="2025-03-27T22:43:00Z">
        <w:r w:rsidR="006D7406">
          <w:rPr>
            <w:rFonts w:ascii="Times New Roman" w:hAnsi="Times New Roman" w:cs="Times New Roman"/>
          </w:rPr>
          <w:t xml:space="preserve"> </w:t>
        </w:r>
      </w:ins>
    </w:p>
    <w:p w14:paraId="06215FFF" w14:textId="4B06A6E9" w:rsidR="00494550" w:rsidRDefault="002A7C4E" w:rsidP="00CC2F41">
      <w:pPr>
        <w:spacing w:line="480" w:lineRule="auto"/>
        <w:ind w:firstLine="720"/>
        <w:contextualSpacing/>
        <w:rPr>
          <w:rFonts w:ascii="Times New Roman" w:hAnsi="Times New Roman" w:cs="Times New Roman"/>
        </w:rPr>
      </w:pPr>
      <w:ins w:id="247" w:author="Benton, Deon" w:date="2025-03-27T17:45:00Z" w16du:dateUtc="2025-03-27T22:45:00Z">
        <w:r>
          <w:rPr>
            <w:rFonts w:ascii="Times New Roman" w:hAnsi="Times New Roman" w:cs="Times New Roman"/>
          </w:rPr>
          <w:t xml:space="preserve">It is worth noting that although the experiment that tested whether infants could infer </w:t>
        </w:r>
      </w:ins>
      <w:ins w:id="248" w:author="Benton, Deon" w:date="2025-03-27T17:46:00Z" w16du:dateUtc="2025-03-27T22:46:00Z">
        <w:r>
          <w:rPr>
            <w:rFonts w:ascii="Times New Roman" w:hAnsi="Times New Roman" w:cs="Times New Roman"/>
          </w:rPr>
          <w:t>goals from actions and constraints</w:t>
        </w:r>
      </w:ins>
      <w:r w:rsidR="00605D33">
        <w:rPr>
          <w:rFonts w:ascii="Times New Roman" w:hAnsi="Times New Roman" w:cs="Times New Roman"/>
        </w:rPr>
        <w:t xml:space="preserve"> did</w:t>
      </w:r>
      <w:r w:rsidR="00EC6297">
        <w:rPr>
          <w:rFonts w:ascii="Times New Roman" w:hAnsi="Times New Roman" w:cs="Times New Roman"/>
        </w:rPr>
        <w:t xml:space="preserve"> not use the Gergely paradigm, </w:t>
      </w:r>
      <w:r w:rsidR="006A15E1">
        <w:rPr>
          <w:rFonts w:ascii="Times New Roman" w:hAnsi="Times New Roman" w:cs="Times New Roman"/>
        </w:rPr>
        <w:t xml:space="preserve">it is straightforward to </w:t>
      </w:r>
      <w:r w:rsidR="005E73C1">
        <w:rPr>
          <w:rFonts w:ascii="Times New Roman" w:hAnsi="Times New Roman" w:cs="Times New Roman"/>
        </w:rPr>
        <w:t>recast it within</w:t>
      </w:r>
      <w:r w:rsidR="006A15E1">
        <w:rPr>
          <w:rFonts w:ascii="Times New Roman" w:hAnsi="Times New Roman" w:cs="Times New Roman"/>
        </w:rPr>
        <w:t xml:space="preserve"> t</w:t>
      </w:r>
      <w:r w:rsidR="005E73C1">
        <w:rPr>
          <w:rFonts w:ascii="Times New Roman" w:hAnsi="Times New Roman" w:cs="Times New Roman"/>
        </w:rPr>
        <w:t>hat paradigm</w:t>
      </w:r>
      <w:r w:rsidR="00EC6297">
        <w:rPr>
          <w:rFonts w:ascii="Times New Roman" w:hAnsi="Times New Roman" w:cs="Times New Roman"/>
        </w:rPr>
        <w:t xml:space="preserve">. </w:t>
      </w:r>
      <w:r w:rsidR="00605D33">
        <w:rPr>
          <w:rFonts w:ascii="Times New Roman" w:hAnsi="Times New Roman" w:cs="Times New Roman"/>
        </w:rPr>
        <w:t xml:space="preserve">For example, </w:t>
      </w:r>
      <w:ins w:id="249" w:author="Benton, Deon" w:date="2025-03-27T17:46:00Z" w16du:dateUtc="2025-03-27T22:46:00Z">
        <w:r>
          <w:rPr>
            <w:rFonts w:ascii="Times New Roman" w:hAnsi="Times New Roman" w:cs="Times New Roman"/>
          </w:rPr>
          <w:t>the</w:t>
        </w:r>
      </w:ins>
      <w:r w:rsidR="00D20AEB">
        <w:rPr>
          <w:rFonts w:ascii="Times New Roman" w:hAnsi="Times New Roman" w:cs="Times New Roman"/>
        </w:rPr>
        <w:t xml:space="preserve"> habituation</w:t>
      </w:r>
      <w:r w:rsidR="00605D33">
        <w:rPr>
          <w:rFonts w:ascii="Times New Roman" w:hAnsi="Times New Roman" w:cs="Times New Roman"/>
        </w:rPr>
        <w:t xml:space="preserve"> event</w:t>
      </w:r>
      <w:ins w:id="250" w:author="Benton, Deon" w:date="2025-03-27T17:46:00Z" w16du:dateUtc="2025-03-27T22:46:00Z">
        <w:r>
          <w:rPr>
            <w:rFonts w:ascii="Times New Roman" w:hAnsi="Times New Roman" w:cs="Times New Roman"/>
          </w:rPr>
          <w:t>—which would mirror that shown in the Experimental condition of Gergely et al. (1995)</w:t>
        </w:r>
      </w:ins>
      <w:ins w:id="251" w:author="Benton, Deon" w:date="2025-03-27T17:47:00Z" w16du:dateUtc="2025-03-27T22:47:00Z">
        <w:r>
          <w:rPr>
            <w:rFonts w:ascii="Times New Roman" w:hAnsi="Times New Roman" w:cs="Times New Roman"/>
          </w:rPr>
          <w:t>—</w:t>
        </w:r>
      </w:ins>
      <w:r w:rsidR="00A13194">
        <w:rPr>
          <w:rFonts w:ascii="Times New Roman" w:hAnsi="Times New Roman" w:cs="Times New Roman"/>
        </w:rPr>
        <w:t>could be stopped right</w:t>
      </w:r>
      <w:r w:rsidR="00605D33">
        <w:rPr>
          <w:rFonts w:ascii="Times New Roman" w:hAnsi="Times New Roman" w:cs="Times New Roman"/>
        </w:rPr>
        <w:t xml:space="preserve"> before the first object reaches the second object </w:t>
      </w:r>
      <w:r w:rsidR="00A13194">
        <w:rPr>
          <w:rFonts w:ascii="Times New Roman" w:hAnsi="Times New Roman" w:cs="Times New Roman"/>
        </w:rPr>
        <w:t xml:space="preserve">but </w:t>
      </w:r>
      <w:ins w:id="252" w:author="Benton, Deon" w:date="2025-03-27T17:48:00Z" w16du:dateUtc="2025-03-27T22:48:00Z">
        <w:r w:rsidR="001F213A">
          <w:rPr>
            <w:rFonts w:ascii="Times New Roman" w:hAnsi="Times New Roman" w:cs="Times New Roman"/>
          </w:rPr>
          <w:t>after</w:t>
        </w:r>
      </w:ins>
      <w:r w:rsidR="00605D33">
        <w:rPr>
          <w:rFonts w:ascii="Times New Roman" w:hAnsi="Times New Roman" w:cs="Times New Roman"/>
        </w:rPr>
        <w:t xml:space="preserve"> </w:t>
      </w:r>
      <w:r w:rsidR="00A13194">
        <w:rPr>
          <w:rFonts w:ascii="Times New Roman" w:hAnsi="Times New Roman" w:cs="Times New Roman"/>
        </w:rPr>
        <w:t xml:space="preserve">the first object </w:t>
      </w:r>
      <w:ins w:id="253" w:author="Benton, Deon" w:date="2025-03-27T17:48:00Z" w16du:dateUtc="2025-03-27T22:48:00Z">
        <w:r w:rsidR="001F213A">
          <w:rPr>
            <w:rFonts w:ascii="Times New Roman" w:hAnsi="Times New Roman" w:cs="Times New Roman"/>
          </w:rPr>
          <w:t>clears</w:t>
        </w:r>
      </w:ins>
      <w:r w:rsidR="00A13194">
        <w:rPr>
          <w:rFonts w:ascii="Times New Roman" w:hAnsi="Times New Roman" w:cs="Times New Roman"/>
        </w:rPr>
        <w:t xml:space="preserve"> the barrier. </w:t>
      </w:r>
      <w:ins w:id="254" w:author="Benton, Deon" w:date="2025-03-27T17:52:00Z" w16du:dateUtc="2025-03-27T22:52:00Z">
        <w:r w:rsidR="002576EE">
          <w:rPr>
            <w:rFonts w:ascii="Times New Roman" w:hAnsi="Times New Roman" w:cs="Times New Roman"/>
          </w:rPr>
          <w:t>Because</w:t>
        </w:r>
      </w:ins>
      <w:r w:rsidR="00A13194">
        <w:rPr>
          <w:rFonts w:ascii="Times New Roman" w:hAnsi="Times New Roman" w:cs="Times New Roman"/>
        </w:rPr>
        <w:t xml:space="preserve"> </w:t>
      </w:r>
      <w:r w:rsidR="00605D33">
        <w:rPr>
          <w:rFonts w:ascii="Times New Roman" w:hAnsi="Times New Roman" w:cs="Times New Roman"/>
        </w:rPr>
        <w:t>observers never see the first object reach the second object</w:t>
      </w:r>
      <w:r w:rsidR="00A13194">
        <w:rPr>
          <w:rFonts w:ascii="Times New Roman" w:hAnsi="Times New Roman" w:cs="Times New Roman"/>
        </w:rPr>
        <w:t xml:space="preserve"> in this configuration, </w:t>
      </w:r>
      <w:ins w:id="255" w:author="Benton, Deon" w:date="2025-03-27T17:54:00Z" w16du:dateUtc="2025-03-27T22:54:00Z">
        <w:r w:rsidR="00E75A21">
          <w:rPr>
            <w:rFonts w:ascii="Times New Roman" w:hAnsi="Times New Roman" w:cs="Times New Roman"/>
          </w:rPr>
          <w:t>observers must infer that the second object is the first obj</w:t>
        </w:r>
      </w:ins>
      <w:ins w:id="256" w:author="Benton, Deon" w:date="2025-03-27T17:55:00Z" w16du:dateUtc="2025-03-27T22:55:00Z">
        <w:r w:rsidR="00E75A21">
          <w:rPr>
            <w:rFonts w:ascii="Times New Roman" w:hAnsi="Times New Roman" w:cs="Times New Roman"/>
          </w:rPr>
          <w:t>ect’s goal</w:t>
        </w:r>
      </w:ins>
      <w:r w:rsidR="00605D33">
        <w:rPr>
          <w:rFonts w:ascii="Times New Roman" w:hAnsi="Times New Roman" w:cs="Times New Roman"/>
        </w:rPr>
        <w:t xml:space="preserve">. </w:t>
      </w:r>
      <w:r w:rsidR="00A13194">
        <w:rPr>
          <w:rFonts w:ascii="Times New Roman" w:hAnsi="Times New Roman" w:cs="Times New Roman"/>
        </w:rPr>
        <w:t xml:space="preserve">This was the approach taken in Simulation </w:t>
      </w:r>
      <w:ins w:id="257" w:author="Benton, Deon" w:date="2025-03-27T18:00:00Z" w16du:dateUtc="2025-03-27T23:00:00Z">
        <w:r w:rsidR="006A72E8">
          <w:rPr>
            <w:rFonts w:ascii="Times New Roman" w:hAnsi="Times New Roman" w:cs="Times New Roman"/>
          </w:rPr>
          <w:t>3.</w:t>
        </w:r>
      </w:ins>
      <w:r w:rsidR="00A13194">
        <w:rPr>
          <w:rFonts w:ascii="Times New Roman" w:hAnsi="Times New Roman" w:cs="Times New Roman"/>
        </w:rPr>
        <w:t xml:space="preserve"> </w:t>
      </w:r>
    </w:p>
    <w:p w14:paraId="408D587E" w14:textId="77777777" w:rsidR="006C0589" w:rsidRPr="0041758A" w:rsidRDefault="006C0589" w:rsidP="00CC2F41">
      <w:pPr>
        <w:spacing w:line="480" w:lineRule="auto"/>
        <w:ind w:firstLine="720"/>
        <w:contextualSpacing/>
        <w:rPr>
          <w:rFonts w:ascii="Times New Roman" w:hAnsi="Times New Roman" w:cs="Times New Roman"/>
        </w:rPr>
      </w:pPr>
    </w:p>
    <w:p w14:paraId="1C2FE92E" w14:textId="1CC032D4" w:rsidR="00C41654" w:rsidRPr="006C0589" w:rsidRDefault="006C0589" w:rsidP="006C0589">
      <w:pPr>
        <w:spacing w:line="480" w:lineRule="auto"/>
        <w:contextualSpacing/>
        <w:jc w:val="center"/>
        <w:rPr>
          <w:rFonts w:ascii="Times New Roman" w:hAnsi="Times New Roman" w:cs="Times New Roman"/>
          <w:b/>
          <w:bCs/>
        </w:rPr>
      </w:pPr>
      <w:r>
        <w:rPr>
          <w:rFonts w:ascii="Times New Roman" w:hAnsi="Times New Roman" w:cs="Times New Roman"/>
          <w:b/>
          <w:bCs/>
        </w:rPr>
        <w:t xml:space="preserve">Simulation </w:t>
      </w:r>
      <w:ins w:id="258" w:author="Benton, Deon" w:date="2025-03-27T18:00:00Z" w16du:dateUtc="2025-03-27T23:00:00Z">
        <w:r w:rsidR="006A72E8">
          <w:rPr>
            <w:rFonts w:ascii="Times New Roman" w:hAnsi="Times New Roman" w:cs="Times New Roman"/>
            <w:b/>
            <w:bCs/>
          </w:rPr>
          <w:t>3</w:t>
        </w:r>
      </w:ins>
    </w:p>
    <w:p w14:paraId="4119AAA5" w14:textId="2D84C7F3" w:rsidR="00CE7981" w:rsidRDefault="006C0589" w:rsidP="008B4CFF">
      <w:pPr>
        <w:spacing w:line="480" w:lineRule="auto"/>
        <w:contextualSpacing/>
        <w:rPr>
          <w:rFonts w:ascii="Times New Roman" w:hAnsi="Times New Roman" w:cs="Times New Roman"/>
        </w:rPr>
      </w:pPr>
      <w:r>
        <w:rPr>
          <w:rFonts w:ascii="Times New Roman" w:hAnsi="Times New Roman" w:cs="Times New Roman"/>
        </w:rPr>
        <w:tab/>
      </w:r>
      <w:ins w:id="259" w:author="Benton, Deon" w:date="2025-03-27T17:56:00Z" w16du:dateUtc="2025-03-27T22:56:00Z">
        <w:r w:rsidR="009D7E96">
          <w:rPr>
            <w:rFonts w:ascii="Times New Roman" w:hAnsi="Times New Roman" w:cs="Times New Roman"/>
          </w:rPr>
          <w:t xml:space="preserve">Simulation </w:t>
        </w:r>
      </w:ins>
      <w:ins w:id="260" w:author="Benton, Deon" w:date="2025-03-27T18:23:00Z" w16du:dateUtc="2025-03-27T23:23:00Z">
        <w:r w:rsidR="00C33B89">
          <w:rPr>
            <w:rFonts w:ascii="Times New Roman" w:hAnsi="Times New Roman" w:cs="Times New Roman"/>
          </w:rPr>
          <w:t>3</w:t>
        </w:r>
      </w:ins>
      <w:ins w:id="261" w:author="Benton, Deon" w:date="2025-03-27T17:56:00Z" w16du:dateUtc="2025-03-27T22:56:00Z">
        <w:r w:rsidR="009D7E96">
          <w:rPr>
            <w:rFonts w:ascii="Times New Roman" w:hAnsi="Times New Roman" w:cs="Times New Roman"/>
          </w:rPr>
          <w:t xml:space="preserve"> tested whether the current model could explain the finding that infants appear able to infer goals from constraints and </w:t>
        </w:r>
      </w:ins>
      <w:ins w:id="262" w:author="Benton, Deon" w:date="2025-03-27T17:57:00Z" w16du:dateUtc="2025-03-27T22:57:00Z">
        <w:r w:rsidR="009D7E96">
          <w:rPr>
            <w:rFonts w:ascii="Times New Roman" w:hAnsi="Times New Roman" w:cs="Times New Roman"/>
          </w:rPr>
          <w:t>behavior and constraints from goals and behaviors</w:t>
        </w:r>
      </w:ins>
      <w:r>
        <w:rPr>
          <w:rFonts w:ascii="Times New Roman" w:hAnsi="Times New Roman" w:cs="Times New Roman"/>
        </w:rPr>
        <w:t>.</w:t>
      </w:r>
      <w:r w:rsidR="008B4CFF">
        <w:rPr>
          <w:rFonts w:ascii="Times New Roman" w:hAnsi="Times New Roman" w:cs="Times New Roman"/>
        </w:rPr>
        <w:t xml:space="preserve"> </w:t>
      </w:r>
      <w:ins w:id="263" w:author="Benton, Deon" w:date="2025-03-27T17:57:00Z" w16du:dateUtc="2025-03-27T22:57:00Z">
        <w:r w:rsidR="009D7E96">
          <w:rPr>
            <w:rFonts w:ascii="Times New Roman" w:hAnsi="Times New Roman" w:cs="Times New Roman"/>
          </w:rPr>
          <w:t>Networks were assigned either to the Inferring Goals condi</w:t>
        </w:r>
      </w:ins>
      <w:ins w:id="264" w:author="Benton, Deon" w:date="2025-03-27T17:58:00Z" w16du:dateUtc="2025-03-27T22:58:00Z">
        <w:r w:rsidR="009D7E96">
          <w:rPr>
            <w:rFonts w:ascii="Times New Roman" w:hAnsi="Times New Roman" w:cs="Times New Roman"/>
          </w:rPr>
          <w:t xml:space="preserve">tion (N = 20) or to the Inferring Constraints condition (N = 20). </w:t>
        </w:r>
      </w:ins>
      <w:r w:rsidR="008B4CFF">
        <w:rPr>
          <w:rFonts w:ascii="Times New Roman" w:hAnsi="Times New Roman" w:cs="Times New Roman"/>
        </w:rPr>
        <w:t>The model</w:t>
      </w:r>
      <w:r w:rsidR="00CE7981">
        <w:rPr>
          <w:rFonts w:ascii="Times New Roman" w:hAnsi="Times New Roman" w:cs="Times New Roman"/>
        </w:rPr>
        <w:t xml:space="preserve"> </w:t>
      </w:r>
      <w:ins w:id="265" w:author="Benton, Deon" w:date="2025-03-27T17:58:00Z" w16du:dateUtc="2025-03-27T22:58:00Z">
        <w:r w:rsidR="00AF554A">
          <w:rPr>
            <w:rFonts w:ascii="Times New Roman" w:hAnsi="Times New Roman" w:cs="Times New Roman"/>
          </w:rPr>
          <w:t xml:space="preserve">used to simulate the Inferring Goals condition </w:t>
        </w:r>
      </w:ins>
      <w:r w:rsidR="00CE7981">
        <w:rPr>
          <w:rFonts w:ascii="Times New Roman" w:hAnsi="Times New Roman" w:cs="Times New Roman"/>
        </w:rPr>
        <w:t xml:space="preserve">was identical to that used in Simulation 1 except that the Contiguous group was absent during habituation. </w:t>
      </w:r>
      <w:r w:rsidR="002C3A0E">
        <w:rPr>
          <w:rFonts w:ascii="Times New Roman" w:hAnsi="Times New Roman" w:cs="Times New Roman"/>
        </w:rPr>
        <w:t>Thus, the network could not know whether the first object came to rest next to the second object</w:t>
      </w:r>
      <w:r w:rsidR="008B4CFF">
        <w:rPr>
          <w:rFonts w:ascii="Times New Roman" w:hAnsi="Times New Roman" w:cs="Times New Roman"/>
        </w:rPr>
        <w:t xml:space="preserve"> (the Inferring Goals scenario)</w:t>
      </w:r>
      <w:r w:rsidR="002C3A0E">
        <w:rPr>
          <w:rFonts w:ascii="Times New Roman" w:hAnsi="Times New Roman" w:cs="Times New Roman"/>
        </w:rPr>
        <w:t xml:space="preserve">. </w:t>
      </w:r>
      <w:r w:rsidR="000D5358">
        <w:rPr>
          <w:rFonts w:ascii="Times New Roman" w:hAnsi="Times New Roman" w:cs="Times New Roman"/>
        </w:rPr>
        <w:t xml:space="preserve">In contrast, the model </w:t>
      </w:r>
      <w:r w:rsidR="00B142D5">
        <w:rPr>
          <w:rFonts w:ascii="Times New Roman" w:hAnsi="Times New Roman" w:cs="Times New Roman"/>
        </w:rPr>
        <w:t>used to simulate the</w:t>
      </w:r>
      <w:ins w:id="266" w:author="Benton, Deon" w:date="2025-03-27T17:59:00Z" w16du:dateUtc="2025-03-27T22:59:00Z">
        <w:r w:rsidR="00AF554A">
          <w:rPr>
            <w:rFonts w:ascii="Times New Roman" w:hAnsi="Times New Roman" w:cs="Times New Roman"/>
          </w:rPr>
          <w:t xml:space="preserve"> Inferring Constraints condition</w:t>
        </w:r>
      </w:ins>
      <w:r w:rsidR="00B142D5">
        <w:rPr>
          <w:rFonts w:ascii="Times New Roman" w:hAnsi="Times New Roman" w:cs="Times New Roman"/>
        </w:rPr>
        <w:t xml:space="preserve"> was also identical to that used in Simulation 1 except that </w:t>
      </w:r>
      <w:r w:rsidR="008B4CFF">
        <w:rPr>
          <w:rFonts w:ascii="Times New Roman" w:hAnsi="Times New Roman" w:cs="Times New Roman"/>
        </w:rPr>
        <w:t>barrier information was missing; that is,</w:t>
      </w:r>
      <w:r w:rsidR="00B142D5">
        <w:rPr>
          <w:rFonts w:ascii="Times New Roman" w:hAnsi="Times New Roman" w:cs="Times New Roman"/>
        </w:rPr>
        <w:t xml:space="preserve"> the Barrier Height and Barrier Position groups were </w:t>
      </w:r>
      <w:r w:rsidR="00993375">
        <w:rPr>
          <w:rFonts w:ascii="Times New Roman" w:hAnsi="Times New Roman" w:cs="Times New Roman"/>
        </w:rPr>
        <w:t>absent.</w:t>
      </w:r>
      <w:r w:rsidR="00B142D5">
        <w:rPr>
          <w:rFonts w:ascii="Times New Roman" w:hAnsi="Times New Roman" w:cs="Times New Roman"/>
        </w:rPr>
        <w:t xml:space="preserve"> </w:t>
      </w:r>
    </w:p>
    <w:p w14:paraId="22985C8D" w14:textId="6D9CD7B3" w:rsidR="00843D21" w:rsidRPr="00200CDA" w:rsidRDefault="000D5358" w:rsidP="00D30D4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Figure </w:t>
      </w:r>
      <w:ins w:id="267" w:author="Benton, Deon" w:date="2025-03-27T18:02:00Z" w16du:dateUtc="2025-03-27T23:02:00Z">
        <w:r w:rsidR="001864B7">
          <w:rPr>
            <w:rFonts w:ascii="Times New Roman" w:hAnsi="Times New Roman" w:cs="Times New Roman"/>
          </w:rPr>
          <w:t xml:space="preserve">4 </w:t>
        </w:r>
      </w:ins>
      <w:r>
        <w:rPr>
          <w:rFonts w:ascii="Times New Roman" w:hAnsi="Times New Roman" w:cs="Times New Roman"/>
        </w:rPr>
        <w:t xml:space="preserve">shows the looking behavior of networks used in </w:t>
      </w:r>
      <w:r w:rsidR="00843D21">
        <w:rPr>
          <w:rFonts w:ascii="Times New Roman" w:hAnsi="Times New Roman" w:cs="Times New Roman"/>
        </w:rPr>
        <w:t xml:space="preserve">the Inferring Goals </w:t>
      </w:r>
      <w:r w:rsidR="00D30D47">
        <w:rPr>
          <w:rFonts w:ascii="Times New Roman" w:hAnsi="Times New Roman" w:cs="Times New Roman"/>
        </w:rPr>
        <w:t>s</w:t>
      </w:r>
      <w:r>
        <w:rPr>
          <w:rFonts w:ascii="Times New Roman" w:hAnsi="Times New Roman" w:cs="Times New Roman"/>
        </w:rPr>
        <w:t xml:space="preserve">cenario and </w:t>
      </w:r>
      <w:r w:rsidR="00843D21">
        <w:rPr>
          <w:rFonts w:ascii="Times New Roman" w:hAnsi="Times New Roman" w:cs="Times New Roman"/>
        </w:rPr>
        <w:t xml:space="preserve">the Inferring Constraints </w:t>
      </w:r>
      <w:r w:rsidR="00D30D47">
        <w:rPr>
          <w:rFonts w:ascii="Times New Roman" w:hAnsi="Times New Roman" w:cs="Times New Roman"/>
        </w:rPr>
        <w:t>s</w:t>
      </w:r>
      <w:r w:rsidR="00843D21">
        <w:rPr>
          <w:rFonts w:ascii="Times New Roman" w:hAnsi="Times New Roman" w:cs="Times New Roman"/>
        </w:rPr>
        <w:t>cenario.</w:t>
      </w:r>
      <w:r>
        <w:rPr>
          <w:rFonts w:ascii="Times New Roman" w:hAnsi="Times New Roman" w:cs="Times New Roman"/>
        </w:rPr>
        <w:t xml:space="preserve"> </w:t>
      </w:r>
      <w:r w:rsidR="00774252">
        <w:rPr>
          <w:rFonts w:ascii="Times New Roman" w:hAnsi="Times New Roman" w:cs="Times New Roman"/>
        </w:rPr>
        <w:t xml:space="preserve">Data for networks in the Inferring Goals </w:t>
      </w:r>
      <w:r w:rsidR="00AF15E4">
        <w:rPr>
          <w:rFonts w:ascii="Times New Roman" w:hAnsi="Times New Roman" w:cs="Times New Roman"/>
        </w:rPr>
        <w:t>s</w:t>
      </w:r>
      <w:r w:rsidR="00774252">
        <w:rPr>
          <w:rFonts w:ascii="Times New Roman" w:hAnsi="Times New Roman" w:cs="Times New Roman"/>
        </w:rPr>
        <w:t xml:space="preserve">cenario </w:t>
      </w:r>
      <w:r w:rsidR="00774252">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proofErr w:type="gramStart"/>
      <w:r w:rsidR="00774252">
        <w:rPr>
          <w:rFonts w:ascii="Times New Roman" w:eastAsia="Times New Roman" w:hAnsi="Times New Roman" w:cs="Times New Roman"/>
          <w:i/>
          <w:iCs/>
        </w:rPr>
        <w:t>F</w:t>
      </w:r>
      <w:r w:rsidR="00774252">
        <w:rPr>
          <w:rFonts w:ascii="Times New Roman" w:eastAsia="Times New Roman" w:hAnsi="Times New Roman" w:cs="Times New Roman"/>
        </w:rPr>
        <w:t>(</w:t>
      </w:r>
      <w:proofErr w:type="gramEnd"/>
      <w:r w:rsidR="00774252">
        <w:rPr>
          <w:rFonts w:ascii="Times New Roman" w:eastAsia="Times New Roman" w:hAnsi="Times New Roman" w:cs="Times New Roman"/>
        </w:rPr>
        <w:t xml:space="preserve">1, </w:t>
      </w:r>
      <w:r w:rsidR="00CC62A2">
        <w:rPr>
          <w:rFonts w:ascii="Times New Roman" w:eastAsia="Times New Roman" w:hAnsi="Times New Roman" w:cs="Times New Roman"/>
        </w:rPr>
        <w:t>179</w:t>
      </w:r>
      <w:r w:rsidR="00774252">
        <w:rPr>
          <w:rFonts w:ascii="Times New Roman" w:eastAsia="Times New Roman" w:hAnsi="Times New Roman" w:cs="Times New Roman"/>
        </w:rPr>
        <w:t xml:space="preserve">) = </w:t>
      </w:r>
      <w:r w:rsidR="001B26F5">
        <w:rPr>
          <w:rFonts w:ascii="Times New Roman" w:eastAsia="Times New Roman" w:hAnsi="Times New Roman" w:cs="Times New Roman"/>
        </w:rPr>
        <w:t>10958.36</w:t>
      </w:r>
      <w:r w:rsidR="00774252">
        <w:rPr>
          <w:rFonts w:ascii="Times New Roman" w:eastAsia="Times New Roman" w:hAnsi="Times New Roman" w:cs="Times New Roman"/>
        </w:rPr>
        <w:t xml:space="preserve">, </w:t>
      </w:r>
      <w:r w:rsidR="00774252">
        <w:rPr>
          <w:rFonts w:ascii="Times New Roman" w:eastAsia="Times New Roman" w:hAnsi="Times New Roman" w:cs="Times New Roman"/>
          <w:i/>
          <w:iCs/>
        </w:rPr>
        <w:t xml:space="preserve">p </w:t>
      </w:r>
      <w:r w:rsidR="00774252">
        <w:rPr>
          <w:rFonts w:ascii="Times New Roman" w:eastAsia="Times New Roman" w:hAnsi="Times New Roman" w:cs="Times New Roman"/>
        </w:rPr>
        <w:t>&lt; .0001</w:t>
      </w:r>
      <w:r w:rsidR="0031334A">
        <w:rPr>
          <w:rFonts w:ascii="Times New Roman" w:eastAsia="Times New Roman" w:hAnsi="Times New Roman" w:cs="Times New Roman"/>
        </w:rPr>
        <w:t>. This analysis indicated that networks looked longer at the No-Obstacle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ins w:id="268" w:author="Benton, Deon" w:date="2025-03-27T18:05:00Z" w16du:dateUtc="2025-03-27T23:05:00Z">
        <w:r w:rsidR="001B26F5">
          <w:rPr>
            <w:rFonts w:ascii="Times New Roman" w:eastAsia="Times New Roman" w:hAnsi="Times New Roman" w:cs="Times New Roman"/>
          </w:rPr>
          <w:t>9.24</w:t>
        </w:r>
      </w:ins>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ins w:id="269" w:author="Benton, Deon" w:date="2025-03-27T18:05:00Z" w16du:dateUtc="2025-03-27T23:05:00Z">
        <w:r w:rsidR="001B26F5">
          <w:rPr>
            <w:rFonts w:ascii="Times New Roman" w:eastAsia="Times New Roman" w:hAnsi="Times New Roman" w:cs="Times New Roman"/>
          </w:rPr>
          <w:t>0.61</w:t>
        </w:r>
      </w:ins>
      <w:r w:rsidR="0031334A">
        <w:rPr>
          <w:rFonts w:ascii="Times New Roman" w:eastAsia="Times New Roman" w:hAnsi="Times New Roman" w:cs="Times New Roman"/>
        </w:rPr>
        <w:t>) than at the Obstacle test event (</w:t>
      </w:r>
      <w:r w:rsidR="0031334A">
        <w:rPr>
          <w:rFonts w:ascii="Times New Roman" w:eastAsia="Times New Roman" w:hAnsi="Times New Roman" w:cs="Times New Roman"/>
          <w:i/>
          <w:iCs/>
        </w:rPr>
        <w:t xml:space="preserve">M </w:t>
      </w:r>
      <w:r w:rsidR="0031334A">
        <w:rPr>
          <w:rFonts w:ascii="Times New Roman" w:eastAsia="Times New Roman" w:hAnsi="Times New Roman" w:cs="Times New Roman"/>
        </w:rPr>
        <w:t xml:space="preserve">= </w:t>
      </w:r>
      <w:ins w:id="270" w:author="Benton, Deon" w:date="2025-03-27T18:05:00Z" w16du:dateUtc="2025-03-27T23:05:00Z">
        <w:r w:rsidR="001B26F5">
          <w:rPr>
            <w:rFonts w:ascii="Times New Roman" w:eastAsia="Times New Roman" w:hAnsi="Times New Roman" w:cs="Times New Roman"/>
          </w:rPr>
          <w:t>3.</w:t>
        </w:r>
      </w:ins>
      <w:ins w:id="271" w:author="Benton, Deon" w:date="2025-03-27T18:06:00Z" w16du:dateUtc="2025-03-27T23:06:00Z">
        <w:r w:rsidR="001B26F5">
          <w:rPr>
            <w:rFonts w:ascii="Times New Roman" w:eastAsia="Times New Roman" w:hAnsi="Times New Roman" w:cs="Times New Roman"/>
          </w:rPr>
          <w:t>67</w:t>
        </w:r>
      </w:ins>
      <w:r w:rsidR="0031334A">
        <w:rPr>
          <w:rFonts w:ascii="Times New Roman" w:eastAsia="Times New Roman" w:hAnsi="Times New Roman" w:cs="Times New Roman"/>
        </w:rPr>
        <w:t xml:space="preserve">, </w:t>
      </w:r>
      <w:r w:rsidR="0031334A">
        <w:rPr>
          <w:rFonts w:ascii="Times New Roman" w:eastAsia="Times New Roman" w:hAnsi="Times New Roman" w:cs="Times New Roman"/>
          <w:i/>
          <w:iCs/>
        </w:rPr>
        <w:t xml:space="preserve">SD </w:t>
      </w:r>
      <w:r w:rsidR="0031334A">
        <w:rPr>
          <w:rFonts w:ascii="Times New Roman" w:eastAsia="Times New Roman" w:hAnsi="Times New Roman" w:cs="Times New Roman"/>
        </w:rPr>
        <w:t xml:space="preserve">= </w:t>
      </w:r>
      <w:ins w:id="272" w:author="Benton, Deon" w:date="2025-03-27T18:06:00Z" w16du:dateUtc="2025-03-27T23:06:00Z">
        <w:r w:rsidR="001B26F5">
          <w:rPr>
            <w:rFonts w:ascii="Times New Roman" w:eastAsia="Times New Roman" w:hAnsi="Times New Roman" w:cs="Times New Roman"/>
          </w:rPr>
          <w:t>0.22</w:t>
        </w:r>
      </w:ins>
      <w:r w:rsidR="0031334A">
        <w:rPr>
          <w:rFonts w:ascii="Times New Roman" w:eastAsia="Times New Roman" w:hAnsi="Times New Roman" w:cs="Times New Roman"/>
        </w:rPr>
        <w:t>)</w:t>
      </w:r>
      <w:r w:rsidR="00774252">
        <w:rPr>
          <w:rFonts w:ascii="Times New Roman" w:eastAsia="Times New Roman" w:hAnsi="Times New Roman" w:cs="Times New Roman"/>
        </w:rPr>
        <w:t xml:space="preserve">. </w:t>
      </w:r>
      <w:r w:rsidR="00BA759D">
        <w:rPr>
          <w:rFonts w:ascii="Times New Roman" w:eastAsia="Times New Roman" w:hAnsi="Times New Roman" w:cs="Times New Roman"/>
        </w:rPr>
        <w:t>Data</w:t>
      </w:r>
      <w:r w:rsidR="002907E3">
        <w:rPr>
          <w:rFonts w:ascii="Times New Roman" w:eastAsia="Times New Roman" w:hAnsi="Times New Roman" w:cs="Times New Roman"/>
        </w:rPr>
        <w:t xml:space="preserve"> for networks in the Inferring Constraints </w:t>
      </w:r>
      <w:r w:rsidR="003D4F3B">
        <w:rPr>
          <w:rFonts w:ascii="Times New Roman" w:eastAsia="Times New Roman" w:hAnsi="Times New Roman" w:cs="Times New Roman"/>
        </w:rPr>
        <w:t>s</w:t>
      </w:r>
      <w:r w:rsidR="002907E3">
        <w:rPr>
          <w:rFonts w:ascii="Times New Roman" w:eastAsia="Times New Roman" w:hAnsi="Times New Roman" w:cs="Times New Roman"/>
        </w:rPr>
        <w:t xml:space="preserve">cenario </w:t>
      </w:r>
      <w:r w:rsidR="00BA759D">
        <w:rPr>
          <w:rFonts w:ascii="Times New Roman" w:eastAsia="Times New Roman" w:hAnsi="Times New Roman" w:cs="Times New Roman"/>
        </w:rPr>
        <w:t xml:space="preserve">also showed a significant main effect of </w:t>
      </w:r>
      <w:r w:rsidR="002907E3">
        <w:rPr>
          <w:rFonts w:ascii="Times New Roman" w:eastAsia="Times New Roman" w:hAnsi="Times New Roman" w:cs="Times New Roman"/>
        </w:rPr>
        <w:t>Trial Type (Congruent vs. Incongruent)</w:t>
      </w:r>
      <w:r w:rsidR="00BA759D">
        <w:rPr>
          <w:rFonts w:ascii="Times New Roman" w:eastAsia="Times New Roman" w:hAnsi="Times New Roman" w:cs="Times New Roman"/>
        </w:rPr>
        <w:t>: N</w:t>
      </w:r>
      <w:r w:rsidR="002907E3">
        <w:rPr>
          <w:rFonts w:ascii="Times New Roman" w:eastAsia="Times New Roman" w:hAnsi="Times New Roman" w:cs="Times New Roman"/>
        </w:rPr>
        <w:t>etworks looked longer at the No-Obstacle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r w:rsidR="00C64FB6">
        <w:rPr>
          <w:rFonts w:ascii="Times New Roman" w:eastAsia="Times New Roman" w:hAnsi="Times New Roman" w:cs="Times New Roman"/>
        </w:rPr>
        <w:t>21</w:t>
      </w:r>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xml:space="preserve">= </w:t>
      </w:r>
      <w:ins w:id="273" w:author="Benton, Deon" w:date="2025-03-27T18:09:00Z" w16du:dateUtc="2025-03-27T23:09:00Z">
        <w:r w:rsidR="00C64FB6">
          <w:rPr>
            <w:rFonts w:ascii="Times New Roman" w:eastAsia="Times New Roman" w:hAnsi="Times New Roman" w:cs="Times New Roman"/>
          </w:rPr>
          <w:t>0.89</w:t>
        </w:r>
      </w:ins>
      <w:r w:rsidR="002907E3">
        <w:rPr>
          <w:rFonts w:ascii="Times New Roman" w:eastAsia="Times New Roman" w:hAnsi="Times New Roman" w:cs="Times New Roman"/>
        </w:rPr>
        <w:t>) than at the Obstacle test event (</w:t>
      </w:r>
      <w:r w:rsidR="002907E3">
        <w:rPr>
          <w:rFonts w:ascii="Times New Roman" w:eastAsia="Times New Roman" w:hAnsi="Times New Roman" w:cs="Times New Roman"/>
          <w:i/>
          <w:iCs/>
        </w:rPr>
        <w:t xml:space="preserve">M </w:t>
      </w:r>
      <w:r w:rsidR="002907E3">
        <w:rPr>
          <w:rFonts w:ascii="Times New Roman" w:eastAsia="Times New Roman" w:hAnsi="Times New Roman" w:cs="Times New Roman"/>
        </w:rPr>
        <w:t xml:space="preserve">= </w:t>
      </w:r>
      <w:ins w:id="274" w:author="Benton, Deon" w:date="2025-03-27T18:09:00Z" w16du:dateUtc="2025-03-27T23:09:00Z">
        <w:r w:rsidR="00C64FB6">
          <w:rPr>
            <w:rFonts w:ascii="Times New Roman" w:eastAsia="Times New Roman" w:hAnsi="Times New Roman" w:cs="Times New Roman"/>
          </w:rPr>
          <w:t>9.56</w:t>
        </w:r>
      </w:ins>
      <w:r w:rsidR="002907E3">
        <w:rPr>
          <w:rFonts w:ascii="Times New Roman" w:eastAsia="Times New Roman" w:hAnsi="Times New Roman" w:cs="Times New Roman"/>
        </w:rPr>
        <w:t xml:space="preserve">, </w:t>
      </w:r>
      <w:r w:rsidR="002907E3">
        <w:rPr>
          <w:rFonts w:ascii="Times New Roman" w:eastAsia="Times New Roman" w:hAnsi="Times New Roman" w:cs="Times New Roman"/>
          <w:i/>
          <w:iCs/>
        </w:rPr>
        <w:t xml:space="preserve">SD </w:t>
      </w:r>
      <w:r w:rsidR="002907E3">
        <w:rPr>
          <w:rFonts w:ascii="Times New Roman" w:eastAsia="Times New Roman" w:hAnsi="Times New Roman" w:cs="Times New Roman"/>
        </w:rPr>
        <w:t>= 1.</w:t>
      </w:r>
      <w:ins w:id="275" w:author="Benton, Deon" w:date="2025-03-27T18:09:00Z" w16du:dateUtc="2025-03-27T23:09:00Z">
        <w:r w:rsidR="00C64FB6">
          <w:rPr>
            <w:rFonts w:ascii="Times New Roman" w:eastAsia="Times New Roman" w:hAnsi="Times New Roman" w:cs="Times New Roman"/>
          </w:rPr>
          <w:t>05</w:t>
        </w:r>
      </w:ins>
      <w:r w:rsidR="002907E3">
        <w:rPr>
          <w:rFonts w:ascii="Times New Roman" w:eastAsia="Times New Roman" w:hAnsi="Times New Roman" w:cs="Times New Roman"/>
        </w:rPr>
        <w:t>).</w:t>
      </w:r>
      <w:r w:rsidR="001C584A">
        <w:rPr>
          <w:rFonts w:ascii="Times New Roman" w:eastAsia="Times New Roman" w:hAnsi="Times New Roman" w:cs="Times New Roman"/>
        </w:rPr>
        <w:t xml:space="preserve"> </w:t>
      </w:r>
    </w:p>
    <w:p w14:paraId="454506E6" w14:textId="0550DBEB" w:rsidR="00843D21" w:rsidRDefault="003E7264" w:rsidP="003E3AE1">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1203F420" wp14:editId="342D2086">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03F420" id="_x0000_t202" coordsize="21600,21600" o:spt="202" path="m,l,21600r21600,l21600,xe">
                <v:stroke joinstyle="miter"/>
                <v:path gradientshapeok="t" o:connecttype="rect"/>
              </v:shapetype>
              <v:shape id="_x0000_s1029" type="#_x0000_t202" style="position:absolute;left:0;text-align:left;margin-left:-43.5pt;margin-top:26.35pt;width:541.5pt;height:222.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75794E" w14:paraId="36DC56CC" w14:textId="77777777" w:rsidTr="000A7DBF">
                        <w:trPr>
                          <w:trHeight w:val="3093"/>
                        </w:trPr>
                        <w:tc>
                          <w:tcPr>
                            <w:tcW w:w="5475" w:type="dxa"/>
                          </w:tcPr>
                          <w:p w14:paraId="5B21BECF" w14:textId="4528C649" w:rsidR="00843D21" w:rsidRDefault="00AE5308">
                            <w:r>
                              <w:rPr>
                                <w:noProof/>
                              </w:rPr>
                              <w:drawing>
                                <wp:inline distT="0" distB="0" distL="0" distR="0" wp14:anchorId="484BBA62" wp14:editId="77EC8A24">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38A1EBB5" w14:textId="53E82AB4" w:rsidR="00843D21" w:rsidRDefault="005A0644" w:rsidP="00774252">
                            <w:pPr>
                              <w:keepNext/>
                            </w:pPr>
                            <w:r>
                              <w:rPr>
                                <w:noProof/>
                              </w:rPr>
                              <w:drawing>
                                <wp:inline distT="0" distB="0" distL="0" distR="0" wp14:anchorId="0CBB2AAA" wp14:editId="2D07BCFE">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40566988" w14:textId="47C2BE3D" w:rsidR="00774252" w:rsidRPr="00774252" w:rsidRDefault="0077425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sidRPr="00774252">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67ED2DF7" w14:textId="65442571" w:rsidR="00843D21" w:rsidRDefault="00843D21"/>
                  </w:txbxContent>
                </v:textbox>
                <w10:wrap type="square" anchorx="margin"/>
              </v:shape>
            </w:pict>
          </mc:Fallback>
        </mc:AlternateContent>
      </w:r>
    </w:p>
    <w:p w14:paraId="52E103A6" w14:textId="52F47510" w:rsidR="00843D21" w:rsidRDefault="00843D21" w:rsidP="003E3AE1">
      <w:pPr>
        <w:spacing w:line="480" w:lineRule="auto"/>
        <w:ind w:firstLine="720"/>
        <w:contextualSpacing/>
        <w:jc w:val="center"/>
        <w:rPr>
          <w:rFonts w:ascii="Times New Roman" w:hAnsi="Times New Roman" w:cs="Times New Roman"/>
          <w:b/>
          <w:bCs/>
        </w:rPr>
      </w:pPr>
    </w:p>
    <w:p w14:paraId="0161DD50" w14:textId="1FF1B8CD" w:rsidR="00843D21" w:rsidRDefault="009F3DCF" w:rsidP="009F3DCF">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246538AA" w14:textId="24EF2BBB" w:rsidR="000F4507" w:rsidRDefault="009F3DCF" w:rsidP="00D636C9">
      <w:pPr>
        <w:spacing w:line="480" w:lineRule="auto"/>
        <w:contextualSpacing/>
        <w:rPr>
          <w:ins w:id="276" w:author="detbenton1991@gmail.com" w:date="2025-03-28T22:14:00Z" w16du:dateUtc="2025-03-29T03:14:00Z"/>
          <w:rFonts w:ascii="Times New Roman" w:hAnsi="Times New Roman" w:cs="Times New Roman"/>
        </w:rPr>
      </w:pPr>
      <w:r>
        <w:rPr>
          <w:rFonts w:ascii="Times New Roman" w:hAnsi="Times New Roman" w:cs="Times New Roman"/>
        </w:rPr>
        <w:tab/>
      </w:r>
      <w:r w:rsidR="00031D3F">
        <w:rPr>
          <w:rFonts w:ascii="Times New Roman" w:hAnsi="Times New Roman" w:cs="Times New Roman"/>
        </w:rPr>
        <w:t xml:space="preserve">Perhaps one of the strongest pieces of evidence </w:t>
      </w:r>
      <w:r w:rsidR="0039195C">
        <w:rPr>
          <w:rFonts w:ascii="Times New Roman" w:hAnsi="Times New Roman" w:cs="Times New Roman"/>
        </w:rPr>
        <w:t>for the existence of a</w:t>
      </w:r>
      <w:r w:rsidR="00031D3F">
        <w:rPr>
          <w:rFonts w:ascii="Times New Roman" w:hAnsi="Times New Roman" w:cs="Times New Roman"/>
        </w:rPr>
        <w:t xml:space="preserve"> teleological stance is the finding that infants can</w:t>
      </w:r>
      <w:r>
        <w:rPr>
          <w:rFonts w:ascii="Times New Roman" w:hAnsi="Times New Roman" w:cs="Times New Roman"/>
        </w:rPr>
        <w:t xml:space="preserve"> infer different components of this model given others. </w:t>
      </w:r>
      <w:r w:rsidR="00DE38E7">
        <w:rPr>
          <w:rFonts w:ascii="Times New Roman" w:hAnsi="Times New Roman" w:cs="Times New Roman"/>
        </w:rPr>
        <w:t xml:space="preserve">Although it </w:t>
      </w:r>
      <w:r w:rsidR="00DE38E7">
        <w:rPr>
          <w:rFonts w:ascii="Times New Roman" w:hAnsi="Times New Roman" w:cs="Times New Roman"/>
        </w:rPr>
        <w:lastRenderedPageBreak/>
        <w:t>is tempting to conclude that infants possess such a stance based on the apparent flexibility of their inferences, the current</w:t>
      </w:r>
      <w:r>
        <w:rPr>
          <w:rFonts w:ascii="Times New Roman" w:hAnsi="Times New Roman" w:cs="Times New Roman"/>
        </w:rPr>
        <w:t xml:space="preserve"> simulation demonstrated that such an account is not necessary to explain </w:t>
      </w:r>
      <w:r w:rsidR="008C5DB0">
        <w:rPr>
          <w:rFonts w:ascii="Times New Roman" w:hAnsi="Times New Roman" w:cs="Times New Roman"/>
        </w:rPr>
        <w:t>this aspect of infants’ action understanding.</w:t>
      </w:r>
      <w:r>
        <w:rPr>
          <w:rFonts w:ascii="Times New Roman" w:hAnsi="Times New Roman" w:cs="Times New Roman"/>
        </w:rPr>
        <w:t xml:space="preserve"> </w:t>
      </w:r>
      <w:r w:rsidR="00DE38E7">
        <w:rPr>
          <w:rFonts w:ascii="Times New Roman" w:hAnsi="Times New Roman" w:cs="Times New Roman"/>
        </w:rPr>
        <w:t xml:space="preserve">Simulation </w:t>
      </w:r>
      <w:del w:id="277" w:author="detbenton1991@gmail.com" w:date="2025-03-28T22:05:00Z" w16du:dateUtc="2025-03-29T03:05:00Z">
        <w:r w:rsidR="00DE38E7" w:rsidDel="000F4507">
          <w:rPr>
            <w:rFonts w:ascii="Times New Roman" w:hAnsi="Times New Roman" w:cs="Times New Roman"/>
          </w:rPr>
          <w:delText xml:space="preserve">4 </w:delText>
        </w:r>
      </w:del>
      <w:ins w:id="278" w:author="detbenton1991@gmail.com" w:date="2025-03-28T22:05:00Z" w16du:dateUtc="2025-03-29T03:05:00Z">
        <w:r w:rsidR="000F4507">
          <w:rPr>
            <w:rFonts w:ascii="Times New Roman" w:hAnsi="Times New Roman" w:cs="Times New Roman"/>
          </w:rPr>
          <w:t xml:space="preserve">3 </w:t>
        </w:r>
      </w:ins>
      <w:r w:rsidR="00DE38E7">
        <w:rPr>
          <w:rFonts w:ascii="Times New Roman" w:hAnsi="Times New Roman" w:cs="Times New Roman"/>
        </w:rPr>
        <w:t>showed that</w:t>
      </w:r>
      <w:r>
        <w:rPr>
          <w:rFonts w:ascii="Times New Roman" w:hAnsi="Times New Roman" w:cs="Times New Roman"/>
        </w:rPr>
        <w:t xml:space="preserve"> associative learning alone is sufficient to account for this </w:t>
      </w:r>
      <w:r w:rsidR="00C32CC5">
        <w:rPr>
          <w:rFonts w:ascii="Times New Roman" w:hAnsi="Times New Roman" w:cs="Times New Roman"/>
        </w:rPr>
        <w:t>facet of infants’ action understanding</w:t>
      </w:r>
      <w:r>
        <w:rPr>
          <w:rFonts w:ascii="Times New Roman" w:hAnsi="Times New Roman" w:cs="Times New Roman"/>
        </w:rPr>
        <w:t>.</w:t>
      </w:r>
      <w:r w:rsidR="006F3300">
        <w:rPr>
          <w:rFonts w:ascii="Times New Roman" w:hAnsi="Times New Roman" w:cs="Times New Roman"/>
        </w:rPr>
        <w:t xml:space="preserve"> </w:t>
      </w:r>
      <w:ins w:id="279" w:author="detbenton1991@gmail.com" w:date="2025-03-28T22:05:00Z" w16du:dateUtc="2025-03-29T03:05:00Z">
        <w:r w:rsidR="000F4507">
          <w:rPr>
            <w:rFonts w:ascii="Times New Roman" w:hAnsi="Times New Roman" w:cs="Times New Roman"/>
          </w:rPr>
          <w:t xml:space="preserve">The final simulation tested whether the current </w:t>
        </w:r>
      </w:ins>
      <w:r w:rsidR="006A3BB6">
        <w:rPr>
          <w:rFonts w:ascii="Times New Roman" w:hAnsi="Times New Roman" w:cs="Times New Roman"/>
        </w:rPr>
        <w:t>model</w:t>
      </w:r>
      <w:ins w:id="280" w:author="detbenton1991@gmail.com" w:date="2025-03-28T22:05:00Z" w16du:dateUtc="2025-03-29T03:05:00Z">
        <w:r w:rsidR="000F4507">
          <w:rPr>
            <w:rFonts w:ascii="Times New Roman" w:hAnsi="Times New Roman" w:cs="Times New Roman"/>
          </w:rPr>
          <w:t xml:space="preserve"> </w:t>
        </w:r>
      </w:ins>
      <w:ins w:id="281" w:author="detbenton1991@gmail.com" w:date="2025-03-28T22:09:00Z" w16du:dateUtc="2025-03-29T03:09:00Z">
        <w:r w:rsidR="00BE707A">
          <w:rPr>
            <w:rFonts w:ascii="Times New Roman" w:hAnsi="Times New Roman" w:cs="Times New Roman"/>
          </w:rPr>
          <w:t>could</w:t>
        </w:r>
      </w:ins>
      <w:ins w:id="282" w:author="detbenton1991@gmail.com" w:date="2025-03-28T22:05:00Z" w16du:dateUtc="2025-03-29T03:05:00Z">
        <w:r w:rsidR="000F4507">
          <w:rPr>
            <w:rFonts w:ascii="Times New Roman" w:hAnsi="Times New Roman" w:cs="Times New Roman"/>
          </w:rPr>
          <w:t xml:space="preserve"> explain yet another aspect of infant action understanding: </w:t>
        </w:r>
      </w:ins>
      <w:ins w:id="283" w:author="detbenton1991@gmail.com" w:date="2025-03-28T22:12:00Z" w16du:dateUtc="2025-03-29T03:12:00Z">
        <w:r w:rsidR="00BE707A">
          <w:rPr>
            <w:rFonts w:ascii="Times New Roman" w:hAnsi="Times New Roman" w:cs="Times New Roman"/>
          </w:rPr>
          <w:t xml:space="preserve">This relates to Liu and </w:t>
        </w:r>
        <w:proofErr w:type="spellStart"/>
        <w:r w:rsidR="00BE707A">
          <w:rPr>
            <w:rFonts w:ascii="Times New Roman" w:hAnsi="Times New Roman" w:cs="Times New Roman"/>
          </w:rPr>
          <w:t>Spelke’s</w:t>
        </w:r>
        <w:proofErr w:type="spellEnd"/>
        <w:r w:rsidR="00BE707A">
          <w:rPr>
            <w:rFonts w:ascii="Times New Roman" w:hAnsi="Times New Roman" w:cs="Times New Roman"/>
          </w:rPr>
          <w:t xml:space="preserve"> (2017) finding</w:t>
        </w:r>
      </w:ins>
      <w:ins w:id="284" w:author="detbenton1991@gmail.com" w:date="2025-03-28T22:10:00Z" w16du:dateUtc="2025-03-29T03:10:00Z">
        <w:r w:rsidR="00BE707A">
          <w:rPr>
            <w:rFonts w:ascii="Times New Roman" w:hAnsi="Times New Roman" w:cs="Times New Roman"/>
          </w:rPr>
          <w:t xml:space="preserve"> that 6-month-old infants looked longer at an event in which one object jumped higher than</w:t>
        </w:r>
      </w:ins>
      <w:ins w:id="285" w:author="detbenton1991@gmail.com" w:date="2025-03-28T22:13:00Z" w16du:dateUtc="2025-03-29T03:13:00Z">
        <w:r w:rsidR="00A35226">
          <w:rPr>
            <w:rFonts w:ascii="Times New Roman" w:hAnsi="Times New Roman" w:cs="Times New Roman"/>
          </w:rPr>
          <w:t xml:space="preserve"> necessary </w:t>
        </w:r>
      </w:ins>
      <w:r w:rsidR="00565F54">
        <w:rPr>
          <w:rFonts w:ascii="Times New Roman" w:hAnsi="Times New Roman" w:cs="Times New Roman"/>
        </w:rPr>
        <w:t>over a barrier</w:t>
      </w:r>
      <w:ins w:id="286" w:author="detbenton1991@gmail.com" w:date="2025-03-28T22:10:00Z" w16du:dateUtc="2025-03-29T03:10:00Z">
        <w:r w:rsidR="00BE707A">
          <w:rPr>
            <w:rFonts w:ascii="Times New Roman" w:hAnsi="Times New Roman" w:cs="Times New Roman"/>
          </w:rPr>
          <w:t xml:space="preserve"> than when it</w:t>
        </w:r>
      </w:ins>
      <w:ins w:id="287" w:author="detbenton1991@gmail.com" w:date="2025-03-28T22:13:00Z" w16du:dateUtc="2025-03-29T03:13:00Z">
        <w:r w:rsidR="00A35226">
          <w:rPr>
            <w:rFonts w:ascii="Times New Roman" w:hAnsi="Times New Roman" w:cs="Times New Roman"/>
          </w:rPr>
          <w:t>s</w:t>
        </w:r>
      </w:ins>
      <w:ins w:id="288" w:author="detbenton1991@gmail.com" w:date="2025-03-28T22:11:00Z" w16du:dateUtc="2025-03-29T03:11:00Z">
        <w:r w:rsidR="00BE707A">
          <w:rPr>
            <w:rFonts w:ascii="Times New Roman" w:hAnsi="Times New Roman" w:cs="Times New Roman"/>
          </w:rPr>
          <w:t xml:space="preserve"> jump aligned with the height of the barrier. The question that the final simulation addressed is </w:t>
        </w:r>
      </w:ins>
      <w:ins w:id="289" w:author="detbenton1991@gmail.com" w:date="2025-03-28T22:12:00Z" w16du:dateUtc="2025-03-29T03:12:00Z">
        <w:r w:rsidR="00BE707A">
          <w:rPr>
            <w:rFonts w:ascii="Times New Roman" w:hAnsi="Times New Roman" w:cs="Times New Roman"/>
          </w:rPr>
          <w:t xml:space="preserve">whether the current model </w:t>
        </w:r>
      </w:ins>
      <w:r w:rsidR="00565F54">
        <w:rPr>
          <w:rFonts w:ascii="Times New Roman" w:hAnsi="Times New Roman" w:cs="Times New Roman"/>
        </w:rPr>
        <w:t>could capture this finding</w:t>
      </w:r>
      <w:ins w:id="290" w:author="detbenton1991@gmail.com" w:date="2025-03-28T22:12:00Z" w16du:dateUtc="2025-03-29T03:12:00Z">
        <w:r w:rsidR="00BE707A">
          <w:rPr>
            <w:rFonts w:ascii="Times New Roman" w:hAnsi="Times New Roman" w:cs="Times New Roman"/>
          </w:rPr>
          <w:t xml:space="preserve">. </w:t>
        </w:r>
      </w:ins>
    </w:p>
    <w:p w14:paraId="327EEC97" w14:textId="77777777" w:rsidR="00A35226" w:rsidRDefault="00A35226" w:rsidP="00D636C9">
      <w:pPr>
        <w:spacing w:line="480" w:lineRule="auto"/>
        <w:contextualSpacing/>
        <w:rPr>
          <w:ins w:id="291" w:author="detbenton1991@gmail.com" w:date="2025-03-28T22:14:00Z" w16du:dateUtc="2025-03-29T03:14:00Z"/>
          <w:rFonts w:ascii="Times New Roman" w:hAnsi="Times New Roman" w:cs="Times New Roman"/>
        </w:rPr>
      </w:pPr>
    </w:p>
    <w:p w14:paraId="300EA1A4" w14:textId="08EE3B69" w:rsidR="00A35226" w:rsidRPr="00A35226" w:rsidRDefault="00A35226" w:rsidP="00A35226">
      <w:pPr>
        <w:spacing w:line="480" w:lineRule="auto"/>
        <w:contextualSpacing/>
        <w:jc w:val="center"/>
        <w:rPr>
          <w:ins w:id="292" w:author="detbenton1991@gmail.com" w:date="2025-03-28T22:14:00Z" w16du:dateUtc="2025-03-29T03:14:00Z"/>
          <w:rFonts w:ascii="Times New Roman" w:eastAsia="Times New Roman" w:hAnsi="Times New Roman" w:cs="Times New Roman"/>
          <w:b/>
          <w:bCs/>
        </w:rPr>
      </w:pPr>
      <w:ins w:id="293" w:author="detbenton1991@gmail.com" w:date="2025-03-28T22:14:00Z" w16du:dateUtc="2025-03-29T03:14:00Z">
        <w:r>
          <w:rPr>
            <w:rFonts w:ascii="Times New Roman" w:eastAsia="Times New Roman" w:hAnsi="Times New Roman" w:cs="Times New Roman"/>
            <w:b/>
            <w:bCs/>
          </w:rPr>
          <w:t xml:space="preserve">Simulation </w:t>
        </w:r>
      </w:ins>
      <w:ins w:id="294" w:author="detbenton1991@gmail.com" w:date="2025-03-28T22:20:00Z" w16du:dateUtc="2025-03-29T03:20:00Z">
        <w:r w:rsidR="003D02D8">
          <w:rPr>
            <w:rFonts w:ascii="Times New Roman" w:eastAsia="Times New Roman" w:hAnsi="Times New Roman" w:cs="Times New Roman"/>
            <w:b/>
            <w:bCs/>
          </w:rPr>
          <w:t>4</w:t>
        </w:r>
      </w:ins>
    </w:p>
    <w:p w14:paraId="3C5BE0AD" w14:textId="36FBCAAA" w:rsidR="00A35226" w:rsidRDefault="00A35226" w:rsidP="00A35226">
      <w:pPr>
        <w:spacing w:line="480" w:lineRule="auto"/>
        <w:ind w:firstLine="720"/>
        <w:contextualSpacing/>
        <w:rPr>
          <w:ins w:id="295" w:author="detbenton1991@gmail.com" w:date="2025-03-28T22:14:00Z" w16du:dateUtc="2025-03-29T03:14:00Z"/>
          <w:rFonts w:ascii="Times New Roman" w:eastAsia="Times New Roman" w:hAnsi="Times New Roman" w:cs="Times New Roman"/>
        </w:rPr>
      </w:pPr>
      <w:ins w:id="296" w:author="detbenton1991@gmail.com" w:date="2025-03-28T22:14:00Z" w16du:dateUtc="2025-03-29T03:14:00Z">
        <w:r>
          <w:rPr>
            <w:rFonts w:ascii="Times New Roman" w:eastAsia="Times New Roman" w:hAnsi="Times New Roman" w:cs="Times New Roman"/>
          </w:rPr>
          <w:t xml:space="preserve">This simulation was </w:t>
        </w:r>
      </w:ins>
      <w:ins w:id="297" w:author="detbenton1991@gmail.com" w:date="2025-03-28T22:15:00Z" w16du:dateUtc="2025-03-29T03:15:00Z">
        <w:r>
          <w:rPr>
            <w:rFonts w:ascii="Times New Roman" w:eastAsia="Times New Roman" w:hAnsi="Times New Roman" w:cs="Times New Roman"/>
          </w:rPr>
          <w:t>inspired</w:t>
        </w:r>
      </w:ins>
      <w:ins w:id="298" w:author="detbenton1991@gmail.com" w:date="2025-03-28T22:14:00Z" w16du:dateUtc="2025-03-29T03:14:00Z">
        <w:r>
          <w:rPr>
            <w:rFonts w:ascii="Times New Roman" w:eastAsia="Times New Roman" w:hAnsi="Times New Roman" w:cs="Times New Roman"/>
          </w:rPr>
          <w:t xml:space="preserve">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w:t>
        </w:r>
      </w:ins>
      <w:r w:rsidR="002027D9">
        <w:rPr>
          <w:rFonts w:ascii="Times New Roman" w:eastAsia="Times New Roman" w:hAnsi="Times New Roman" w:cs="Times New Roman"/>
        </w:rPr>
        <w:t xml:space="preserve"> and tested whether networks could distinguish between two events that differed in their relative costliness</w:t>
      </w:r>
      <w:ins w:id="299" w:author="detbenton1991@gmail.com" w:date="2025-03-28T22:14:00Z" w16du:dateUtc="2025-03-29T03:14:00Z">
        <w:r>
          <w:rPr>
            <w:rFonts w:ascii="Times New Roman" w:eastAsia="Times New Roman" w:hAnsi="Times New Roman" w:cs="Times New Roman"/>
          </w:rPr>
          <w:t xml:space="preserve">. Networks were habituated </w:t>
        </w:r>
      </w:ins>
      <w:ins w:id="300" w:author="detbenton1991@gmail.com" w:date="2025-03-28T22:15:00Z" w16du:dateUtc="2025-03-29T03:15:00Z">
        <w:r>
          <w:rPr>
            <w:rFonts w:ascii="Times New Roman" w:eastAsia="Times New Roman" w:hAnsi="Times New Roman" w:cs="Times New Roman"/>
          </w:rPr>
          <w:t>for two epochs</w:t>
        </w:r>
      </w:ins>
      <w:ins w:id="301" w:author="detbenton1991@gmail.com" w:date="2025-03-28T22:16:00Z" w16du:dateUtc="2025-03-29T03:16:00Z">
        <w:r>
          <w:rPr>
            <w:rStyle w:val="FootnoteReference"/>
            <w:rFonts w:ascii="Times New Roman" w:eastAsia="Times New Roman" w:hAnsi="Times New Roman" w:cs="Times New Roman"/>
          </w:rPr>
          <w:footnoteReference w:id="1"/>
        </w:r>
      </w:ins>
      <w:ins w:id="311" w:author="detbenton1991@gmail.com" w:date="2025-03-28T22:15:00Z" w16du:dateUtc="2025-03-29T03:15:00Z">
        <w:r>
          <w:rPr>
            <w:rFonts w:ascii="Times New Roman" w:eastAsia="Times New Roman" w:hAnsi="Times New Roman" w:cs="Times New Roman"/>
          </w:rPr>
          <w:t xml:space="preserve"> </w:t>
        </w:r>
      </w:ins>
      <w:ins w:id="312" w:author="detbenton1991@gmail.com" w:date="2025-03-28T22:14:00Z" w16du:dateUtc="2025-03-29T03:14:00Z">
        <w:r>
          <w:rPr>
            <w:rFonts w:ascii="Times New Roman" w:eastAsia="Times New Roman" w:hAnsi="Times New Roman" w:cs="Times New Roman"/>
          </w:rPr>
          <w:t>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shorter barrier in this </w:t>
        </w:r>
        <w:r>
          <w:rPr>
            <w:rFonts w:ascii="Times New Roman" w:hAnsi="Times New Roman" w:cs="Times New Roman"/>
          </w:rPr>
          <w:lastRenderedPageBreak/>
          <w:t xml:space="preserve">event. The low jump test event was identical to the High Jump test event except that the height of the first object’s jump corresponded to the height of the now much shorter barrier. This was instantiated by turning on the Jump Height 2 unit in the Jump Height group. </w:t>
        </w:r>
      </w:ins>
    </w:p>
    <w:p w14:paraId="2BC72D5B" w14:textId="26E90F04" w:rsidR="00A35226" w:rsidRDefault="00A35226" w:rsidP="00A35226">
      <w:pPr>
        <w:spacing w:line="480" w:lineRule="auto"/>
        <w:ind w:firstLine="720"/>
        <w:contextualSpacing/>
        <w:rPr>
          <w:rFonts w:ascii="Times New Roman" w:eastAsia="Times New Roman" w:hAnsi="Times New Roman" w:cs="Times New Roman"/>
        </w:rPr>
      </w:pPr>
      <w:ins w:id="313" w:author="detbenton1991@gmail.com" w:date="2025-03-28T22:14:00Z" w16du:dateUtc="2025-03-29T03:14:00Z">
        <w:r w:rsidRPr="00C41654">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1323D41A" wp14:editId="2FD9A128">
                  <wp:simplePos x="0" y="0"/>
                  <wp:positionH relativeFrom="margin">
                    <wp:posOffset>-492604</wp:posOffset>
                  </wp:positionH>
                  <wp:positionV relativeFrom="paragraph">
                    <wp:posOffset>3583820</wp:posOffset>
                  </wp:positionV>
                  <wp:extent cx="6867525" cy="3959225"/>
                  <wp:effectExtent l="0" t="0" r="9525" b="3175"/>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959225"/>
                          </a:xfrm>
                          <a:prstGeom prst="rect">
                            <a:avLst/>
                          </a:prstGeom>
                          <a:solidFill>
                            <a:srgbClr val="FFFFFF"/>
                          </a:solidFill>
                          <a:ln w="9525">
                            <a:noFill/>
                            <a:miter lim="800000"/>
                            <a:headEnd/>
                            <a:tailEnd/>
                          </a:ln>
                        </wps:spPr>
                        <wps:txbx>
                          <w:txbxContent>
                            <w:p w14:paraId="72B0F49A" w14:textId="0A932056" w:rsidR="00A35226" w:rsidRDefault="0078424D" w:rsidP="00A35226">
                              <w:pPr>
                                <w:keepNext/>
                              </w:pPr>
                              <w:r>
                                <w:rPr>
                                  <w:noProof/>
                                </w:rPr>
                                <w:drawing>
                                  <wp:inline distT="0" distB="0" distL="0" distR="0" wp14:anchorId="494C3837" wp14:editId="1C5E2B3A">
                                    <wp:extent cx="5762625" cy="3420873"/>
                                    <wp:effectExtent l="0" t="0" r="0" b="8255"/>
                                    <wp:docPr id="34875520"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09A4B707" w14:textId="77777777" w:rsidR="00A35226" w:rsidRPr="0072275E" w:rsidRDefault="00A35226" w:rsidP="00A35226">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F0E3D6B" w14:textId="77777777" w:rsidR="00A35226" w:rsidRDefault="00A35226" w:rsidP="00A352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3D41A" id="_x0000_s1030" type="#_x0000_t202" style="position:absolute;left:0;text-align:left;margin-left:-38.8pt;margin-top:282.2pt;width:540.75pt;height:311.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" stroked="f">
                  <v:textbox>
                    <w:txbxContent>
                      <w:p w14:paraId="72B0F49A" w14:textId="0A932056" w:rsidR="00A35226" w:rsidRDefault="0078424D" w:rsidP="00A35226">
                        <w:pPr>
                          <w:keepNext/>
                        </w:pPr>
                        <w:r>
                          <w:rPr>
                            <w:noProof/>
                          </w:rPr>
                          <w:drawing>
                            <wp:inline distT="0" distB="0" distL="0" distR="0" wp14:anchorId="494C3837" wp14:editId="1C5E2B3A">
                              <wp:extent cx="5762625" cy="3420873"/>
                              <wp:effectExtent l="0" t="0" r="0" b="8255"/>
                              <wp:docPr id="34875520"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09A4B707" w14:textId="77777777" w:rsidR="00A35226" w:rsidRPr="0072275E" w:rsidRDefault="00A35226" w:rsidP="00A35226">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Pr="005072F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0F0E3D6B" w14:textId="77777777" w:rsidR="00A35226" w:rsidRDefault="00A35226" w:rsidP="00A35226"/>
                    </w:txbxContent>
                  </v:textbox>
                  <w10:wrap type="square" anchorx="margin"/>
                </v:shape>
              </w:pict>
            </mc:Fallback>
          </mc:AlternateContent>
        </w:r>
        <w:r>
          <w:rPr>
            <w:rFonts w:ascii="Times New Roman" w:hAnsi="Times New Roman" w:cs="Times New Roman"/>
          </w:rPr>
          <w:t xml:space="preserve">Figure </w:t>
        </w:r>
      </w:ins>
      <w:r w:rsidR="0078424D">
        <w:rPr>
          <w:rFonts w:ascii="Times New Roman" w:hAnsi="Times New Roman" w:cs="Times New Roman"/>
        </w:rPr>
        <w:t>5</w:t>
      </w:r>
      <w:ins w:id="314" w:author="detbenton1991@gmail.com" w:date="2025-03-28T22:14:00Z" w16du:dateUtc="2025-03-29T03:14:00Z">
        <w:r>
          <w:rPr>
            <w:rFonts w:ascii="Times New Roman" w:hAnsi="Times New Roman" w:cs="Times New Roman"/>
          </w:rPr>
          <w:t xml:space="preserve">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w:t>
        </w:r>
      </w:ins>
      <w:r w:rsidR="004856B9">
        <w:rPr>
          <w:rFonts w:ascii="Times New Roman" w:eastAsia="Times New Roman" w:hAnsi="Times New Roman" w:cs="Times New Roman"/>
        </w:rPr>
        <w:t>significant main effect of</w:t>
      </w:r>
      <w:ins w:id="315" w:author="detbenton1991@gmail.com" w:date="2025-03-28T22:14:00Z" w16du:dateUtc="2025-03-29T03:14:00Z">
        <w:r>
          <w:rPr>
            <w:rFonts w:ascii="Times New Roman" w:eastAsia="Times New Roman" w:hAnsi="Times New Roman" w:cs="Times New Roman"/>
          </w:rPr>
          <w:t xml:space="preserve">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w:t>
        </w:r>
      </w:ins>
      <w:r w:rsidR="004856B9">
        <w:rPr>
          <w:rFonts w:ascii="Times New Roman" w:eastAsia="Times New Roman" w:hAnsi="Times New Roman" w:cs="Times New Roman"/>
        </w:rPr>
        <w:t>3181.82</w:t>
      </w:r>
      <w:ins w:id="316" w:author="detbenton1991@gmail.com" w:date="2025-03-28T22:14:00Z" w16du:dateUtc="2025-03-29T03:14:00Z">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ins>
      <w:r w:rsidR="004856B9">
        <w:rPr>
          <w:rFonts w:ascii="Times New Roman" w:eastAsia="Times New Roman" w:hAnsi="Times New Roman" w:cs="Times New Roman"/>
        </w:rPr>
        <w:t>22.58</w:t>
      </w:r>
      <w:ins w:id="317" w:author="detbenton1991@gmail.com" w:date="2025-03-28T22:14:00Z" w16du:dateUtc="2025-03-29T03:14:00Z">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1.</w:t>
        </w:r>
      </w:ins>
      <w:r w:rsidR="004856B9">
        <w:rPr>
          <w:rFonts w:ascii="Times New Roman" w:eastAsia="Times New Roman" w:hAnsi="Times New Roman" w:cs="Times New Roman"/>
        </w:rPr>
        <w:t xml:space="preserve"> </w:t>
      </w:r>
      <w:ins w:id="318" w:author="detbenton1991@gmail.com" w:date="2025-03-28T22:14:00Z" w16du:dateUtc="2025-03-29T03:14:00Z">
        <w:r>
          <w:rPr>
            <w:rFonts w:ascii="Times New Roman" w:eastAsia="Times New Roman" w:hAnsi="Times New Roman" w:cs="Times New Roman"/>
          </w:rPr>
          <w:t>2</w:t>
        </w:r>
      </w:ins>
      <w:r w:rsidR="004856B9">
        <w:rPr>
          <w:rFonts w:ascii="Times New Roman" w:eastAsia="Times New Roman" w:hAnsi="Times New Roman" w:cs="Times New Roman"/>
        </w:rPr>
        <w:t>9</w:t>
      </w:r>
      <w:ins w:id="319" w:author="detbenton1991@gmail.com" w:date="2025-03-28T22:14:00Z" w16du:dateUtc="2025-03-29T03:14:00Z">
        <w:r>
          <w:rPr>
            <w:rFonts w:ascii="Times New Roman" w:eastAsia="Times New Roman" w:hAnsi="Times New Roman" w:cs="Times New Roman"/>
          </w:rPr>
          <w:t>)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ins>
      <w:r w:rsidR="004856B9">
        <w:rPr>
          <w:rFonts w:ascii="Times New Roman" w:eastAsia="Times New Roman" w:hAnsi="Times New Roman" w:cs="Times New Roman"/>
        </w:rPr>
        <w:t>18.85</w:t>
      </w:r>
      <w:ins w:id="320" w:author="detbenton1991@gmail.com" w:date="2025-03-28T22:14:00Z" w16du:dateUtc="2025-03-29T03:14:00Z">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ins>
      <w:r w:rsidR="004856B9">
        <w:rPr>
          <w:rFonts w:ascii="Times New Roman" w:eastAsia="Times New Roman" w:hAnsi="Times New Roman" w:cs="Times New Roman"/>
        </w:rPr>
        <w:t>0.99</w:t>
      </w:r>
      <w:ins w:id="321" w:author="detbenton1991@gmail.com" w:date="2025-03-28T22:14:00Z" w16du:dateUtc="2025-03-29T03:14:00Z">
        <w:r>
          <w:rPr>
            <w:rFonts w:ascii="Times New Roman" w:eastAsia="Times New Roman" w:hAnsi="Times New Roman" w:cs="Times New Roman"/>
          </w:rPr>
          <w:t xml:space="preserve">). </w:t>
        </w:r>
      </w:ins>
    </w:p>
    <w:p w14:paraId="043A3CF1" w14:textId="77777777" w:rsidR="005E28F2" w:rsidRDefault="005E28F2" w:rsidP="005E28F2">
      <w:pPr>
        <w:spacing w:line="480" w:lineRule="auto"/>
        <w:contextualSpacing/>
        <w:rPr>
          <w:rFonts w:ascii="Times New Roman" w:eastAsia="Times New Roman" w:hAnsi="Times New Roman" w:cs="Times New Roman"/>
          <w:b/>
          <w:bCs/>
        </w:rPr>
      </w:pPr>
    </w:p>
    <w:p w14:paraId="43FBE7A1" w14:textId="64CF6A9F" w:rsidR="005E28F2" w:rsidRPr="00670905" w:rsidRDefault="005E28F2" w:rsidP="005E28F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7CD9E7CE" w14:textId="0EC14E60" w:rsidR="00E63F31" w:rsidRPr="003764BE" w:rsidRDefault="005E28F2" w:rsidP="00770DE0">
      <w:pPr>
        <w:spacing w:line="480" w:lineRule="auto"/>
        <w:contextualSpacing/>
        <w:rPr>
          <w:ins w:id="322" w:author="Benton, Deon" w:date="2025-03-27T18:34:00Z" w16du:dateUtc="2025-03-27T23:34:00Z"/>
          <w:rFonts w:ascii="Times New Roman" w:hAnsi="Times New Roman" w:cs="Times New Roman"/>
        </w:rPr>
      </w:pPr>
      <w:r>
        <w:rPr>
          <w:rFonts w:ascii="Times New Roman" w:hAnsi="Times New Roman" w:cs="Times New Roman"/>
        </w:rPr>
        <w:lastRenderedPageBreak/>
        <w:tab/>
        <w:t xml:space="preserve">Simulation </w:t>
      </w:r>
      <w:r w:rsidR="0080748F">
        <w:rPr>
          <w:rFonts w:ascii="Times New Roman" w:hAnsi="Times New Roman" w:cs="Times New Roman"/>
        </w:rPr>
        <w:t xml:space="preserve">4 </w:t>
      </w:r>
      <w:r>
        <w:rPr>
          <w:rFonts w:ascii="Times New Roman" w:hAnsi="Times New Roman" w:cs="Times New Roman"/>
        </w:rPr>
        <w:t xml:space="preserve">showed that a network, like infants, looked longer at a more costly event than it does at a less costly event. This finding is significant because neither the associative account presented in the Introduction nor the model that instantiates </w:t>
      </w:r>
      <w:r w:rsidR="00B90810">
        <w:rPr>
          <w:rFonts w:ascii="Times New Roman" w:hAnsi="Times New Roman" w:cs="Times New Roman"/>
        </w:rPr>
        <w:t>it implements</w:t>
      </w:r>
      <w:r>
        <w:rPr>
          <w:rFonts w:ascii="Times New Roman" w:hAnsi="Times New Roman" w:cs="Times New Roman"/>
        </w:rPr>
        <w:t xml:space="preserve"> a</w:t>
      </w:r>
      <w:r w:rsidR="00CE47FC">
        <w:rPr>
          <w:rFonts w:ascii="Times New Roman" w:hAnsi="Times New Roman" w:cs="Times New Roman"/>
        </w:rPr>
        <w:t xml:space="preserve"> notion of cost, a</w:t>
      </w:r>
      <w:r>
        <w:rPr>
          <w:rFonts w:ascii="Times New Roman" w:hAnsi="Times New Roman" w:cs="Times New Roman"/>
        </w:rPr>
        <w:t xml:space="preserve"> NUC</w:t>
      </w:r>
      <w:r w:rsidR="00B90810">
        <w:rPr>
          <w:rFonts w:ascii="Times New Roman" w:hAnsi="Times New Roman" w:cs="Times New Roman"/>
        </w:rPr>
        <w:t>,</w:t>
      </w:r>
      <w:r w:rsidR="00CE47FC">
        <w:rPr>
          <w:rFonts w:ascii="Times New Roman" w:hAnsi="Times New Roman" w:cs="Times New Roman"/>
        </w:rPr>
        <w:t xml:space="preserve"> or a teleological stance. This suggests that such principles and domain-specific mechanisms are</w:t>
      </w:r>
      <w:r>
        <w:rPr>
          <w:rFonts w:ascii="Times New Roman" w:hAnsi="Times New Roman" w:cs="Times New Roman"/>
        </w:rPr>
        <w:t xml:space="preserve"> not necessary to account for infants’ looking behaviors. </w:t>
      </w:r>
      <w:r w:rsidR="00127C68">
        <w:rPr>
          <w:rFonts w:ascii="Times New Roman" w:hAnsi="Times New Roman" w:cs="Times New Roman"/>
        </w:rPr>
        <w:t>Th</w:t>
      </w:r>
      <w:r w:rsidR="00B90810">
        <w:rPr>
          <w:rFonts w:ascii="Times New Roman" w:hAnsi="Times New Roman" w:cs="Times New Roman"/>
        </w:rPr>
        <w:t>ese</w:t>
      </w:r>
      <w:r w:rsidR="00127C68">
        <w:rPr>
          <w:rFonts w:ascii="Times New Roman" w:hAnsi="Times New Roman" w:cs="Times New Roman"/>
        </w:rPr>
        <w:t xml:space="preserve"> results demonstrate, instead, that domain-general associative learning</w:t>
      </w:r>
      <w:r w:rsidR="00B90810">
        <w:rPr>
          <w:rFonts w:ascii="Times New Roman" w:hAnsi="Times New Roman" w:cs="Times New Roman"/>
        </w:rPr>
        <w:t xml:space="preserve"> may be sufficient to explain infants’ looking behaviors in studies that use the Gergely paradigm.</w:t>
      </w:r>
      <w:r w:rsidR="0080748F">
        <w:rPr>
          <w:rFonts w:ascii="Times New Roman" w:hAnsi="Times New Roman" w:cs="Times New Roman"/>
        </w:rPr>
        <w:t xml:space="preserve"> </w:t>
      </w:r>
      <w:ins w:id="323" w:author="Benton, Deon" w:date="2025-03-27T19:04:00Z" w16du:dateUtc="2025-03-28T00:04:00Z">
        <w:r w:rsidR="009A1C9A">
          <w:rPr>
            <w:rFonts w:ascii="Times New Roman" w:eastAsia="Times New Roman" w:hAnsi="Times New Roman" w:cs="Times New Roman"/>
          </w:rPr>
          <w:t>This conclusion</w:t>
        </w:r>
      </w:ins>
      <w:r w:rsidR="005A72CB">
        <w:rPr>
          <w:rFonts w:ascii="Times New Roman" w:eastAsia="Times New Roman" w:hAnsi="Times New Roman" w:cs="Times New Roman"/>
        </w:rPr>
        <w:t xml:space="preserve"> </w:t>
      </w:r>
      <w:ins w:id="324" w:author="Benton, Deon" w:date="2025-03-27T19:04:00Z" w16du:dateUtc="2025-03-28T00:04:00Z">
        <w:r w:rsidR="009A1C9A">
          <w:rPr>
            <w:rFonts w:ascii="Times New Roman" w:eastAsia="Times New Roman" w:hAnsi="Times New Roman" w:cs="Times New Roman"/>
          </w:rPr>
          <w:t xml:space="preserve">is also consistent with </w:t>
        </w:r>
      </w:ins>
      <w:ins w:id="325" w:author="Benton, Deon" w:date="2025-03-27T19:10:00Z" w16du:dateUtc="2025-03-28T00:10:00Z">
        <w:r w:rsidR="009A56F5">
          <w:rPr>
            <w:rFonts w:ascii="Times New Roman" w:eastAsia="Times New Roman" w:hAnsi="Times New Roman" w:cs="Times New Roman"/>
          </w:rPr>
          <w:t>the only</w:t>
        </w:r>
      </w:ins>
      <w:ins w:id="326" w:author="Benton, Deon" w:date="2025-03-27T19:04:00Z" w16du:dateUtc="2025-03-28T00:04:00Z">
        <w:r w:rsidR="009A1C9A">
          <w:rPr>
            <w:rFonts w:ascii="Times New Roman" w:eastAsia="Times New Roman" w:hAnsi="Times New Roman" w:cs="Times New Roman"/>
          </w:rPr>
          <w:t xml:space="preserve"> other published connectionist modeling study on this topic</w:t>
        </w:r>
      </w:ins>
      <w:ins w:id="327" w:author="Benton, Deon" w:date="2025-03-27T19:07:00Z" w16du:dateUtc="2025-03-28T00:07:00Z">
        <w:r w:rsidR="005963CC">
          <w:rPr>
            <w:rFonts w:ascii="Times New Roman" w:eastAsia="Times New Roman" w:hAnsi="Times New Roman" w:cs="Times New Roman"/>
          </w:rPr>
          <w:t xml:space="preserve"> (Van </w:t>
        </w:r>
        <w:proofErr w:type="spellStart"/>
        <w:r w:rsidR="005963CC">
          <w:rPr>
            <w:rFonts w:ascii="Times New Roman" w:eastAsia="Times New Roman" w:hAnsi="Times New Roman" w:cs="Times New Roman"/>
          </w:rPr>
          <w:t>Overwalle</w:t>
        </w:r>
        <w:proofErr w:type="spellEnd"/>
        <w:r w:rsidR="005963CC">
          <w:rPr>
            <w:rFonts w:ascii="Times New Roman" w:eastAsia="Times New Roman" w:hAnsi="Times New Roman" w:cs="Times New Roman"/>
          </w:rPr>
          <w:t>, 2010)</w:t>
        </w:r>
      </w:ins>
      <w:ins w:id="328" w:author="Benton, Deon" w:date="2025-03-27T19:04:00Z" w16du:dateUtc="2025-03-28T00:04:00Z">
        <w:r w:rsidR="009A1C9A">
          <w:rPr>
            <w:rFonts w:ascii="Times New Roman" w:eastAsia="Times New Roman" w:hAnsi="Times New Roman" w:cs="Times New Roman"/>
          </w:rPr>
          <w:t xml:space="preserve">. </w:t>
        </w:r>
      </w:ins>
      <w:r w:rsidR="005A72CB">
        <w:rPr>
          <w:rFonts w:ascii="Times New Roman" w:eastAsia="Times New Roman" w:hAnsi="Times New Roman" w:cs="Times New Roman"/>
        </w:rPr>
        <w:t xml:space="preserve">However, a key difference between the model in that paper and the current one is that Van </w:t>
      </w:r>
      <w:proofErr w:type="spellStart"/>
      <w:r w:rsidR="005A72CB">
        <w:rPr>
          <w:rFonts w:ascii="Times New Roman" w:eastAsia="Times New Roman" w:hAnsi="Times New Roman" w:cs="Times New Roman"/>
        </w:rPr>
        <w:t>Overwalle</w:t>
      </w:r>
      <w:proofErr w:type="spellEnd"/>
      <w:r w:rsidR="005A72CB">
        <w:rPr>
          <w:rFonts w:ascii="Times New Roman" w:eastAsia="Times New Roman" w:hAnsi="Times New Roman" w:cs="Times New Roman"/>
        </w:rPr>
        <w:t xml:space="preserve"> (2010) only simulated Gergely et al. (1995). In contrast, the current model</w:t>
      </w:r>
      <w:ins w:id="329" w:author="Benton, Deon" w:date="2025-03-27T19:10:00Z" w16du:dateUtc="2025-03-28T00:10:00Z">
        <w:r w:rsidR="00FD37AB">
          <w:rPr>
            <w:rFonts w:ascii="Times New Roman" w:eastAsia="Times New Roman" w:hAnsi="Times New Roman" w:cs="Times New Roman"/>
          </w:rPr>
          <w:t xml:space="preserve"> accounted for a range of findings</w:t>
        </w:r>
      </w:ins>
      <w:r w:rsidR="005A72CB">
        <w:rPr>
          <w:rFonts w:ascii="Times New Roman" w:eastAsia="Times New Roman" w:hAnsi="Times New Roman" w:cs="Times New Roman"/>
        </w:rPr>
        <w:t xml:space="preserve"> from studies that employed the Gergely paradigm</w:t>
      </w:r>
      <w:r w:rsidR="00ED183C">
        <w:rPr>
          <w:rFonts w:ascii="Times New Roman" w:eastAsia="Times New Roman" w:hAnsi="Times New Roman" w:cs="Times New Roman"/>
        </w:rPr>
        <w:t>. This demonstrates the</w:t>
      </w:r>
      <w:ins w:id="330" w:author="Benton, Deon" w:date="2025-03-27T19:11:00Z" w16du:dateUtc="2025-03-28T00:11:00Z">
        <w:r w:rsidR="00FD37AB">
          <w:rPr>
            <w:rFonts w:ascii="Times New Roman" w:eastAsia="Times New Roman" w:hAnsi="Times New Roman" w:cs="Times New Roman"/>
          </w:rPr>
          <w:t xml:space="preserve"> explanatory scope</w:t>
        </w:r>
      </w:ins>
      <w:r w:rsidR="00ED183C">
        <w:rPr>
          <w:rFonts w:ascii="Times New Roman" w:eastAsia="Times New Roman" w:hAnsi="Times New Roman" w:cs="Times New Roman"/>
        </w:rPr>
        <w:t xml:space="preserve"> of the current model (and by extension, the proposal it implements)</w:t>
      </w:r>
      <w:ins w:id="331" w:author="Benton, Deon" w:date="2025-03-27T19:11:00Z" w16du:dateUtc="2025-03-28T00:11:00Z">
        <w:r w:rsidR="00FD37AB">
          <w:rPr>
            <w:rFonts w:ascii="Times New Roman" w:eastAsia="Times New Roman" w:hAnsi="Times New Roman" w:cs="Times New Roman"/>
          </w:rPr>
          <w:t>.</w:t>
        </w:r>
      </w:ins>
      <w:ins w:id="332" w:author="Benton, Deon" w:date="2025-03-27T19:19:00Z" w16du:dateUtc="2025-03-28T00:19:00Z">
        <w:r w:rsidR="00E63F31">
          <w:rPr>
            <w:rFonts w:ascii="Times New Roman" w:eastAsia="Times New Roman" w:hAnsi="Times New Roman" w:cs="Times New Roman"/>
          </w:rPr>
          <w:t xml:space="preserve"> </w:t>
        </w:r>
      </w:ins>
      <w:r w:rsidR="005A72CB">
        <w:rPr>
          <w:rFonts w:ascii="Times New Roman" w:eastAsia="Times New Roman" w:hAnsi="Times New Roman" w:cs="Times New Roman"/>
        </w:rPr>
        <w:t xml:space="preserve">A second major difference </w:t>
      </w:r>
      <w:r w:rsidR="00D866F7">
        <w:rPr>
          <w:rFonts w:ascii="Times New Roman" w:eastAsia="Times New Roman" w:hAnsi="Times New Roman" w:cs="Times New Roman"/>
        </w:rPr>
        <w:t xml:space="preserve">is that Van </w:t>
      </w:r>
      <w:proofErr w:type="spellStart"/>
      <w:r w:rsidR="00D866F7">
        <w:rPr>
          <w:rFonts w:ascii="Times New Roman" w:eastAsia="Times New Roman" w:hAnsi="Times New Roman" w:cs="Times New Roman"/>
        </w:rPr>
        <w:t>Overwalle’s</w:t>
      </w:r>
      <w:proofErr w:type="spellEnd"/>
      <w:r w:rsidR="00D866F7">
        <w:rPr>
          <w:rFonts w:ascii="Times New Roman" w:eastAsia="Times New Roman" w:hAnsi="Times New Roman" w:cs="Times New Roman"/>
        </w:rPr>
        <w:t xml:space="preserve"> </w:t>
      </w:r>
      <w:r w:rsidR="005A72CB">
        <w:rPr>
          <w:rFonts w:ascii="Times New Roman" w:eastAsia="Times New Roman" w:hAnsi="Times New Roman" w:cs="Times New Roman"/>
        </w:rPr>
        <w:t xml:space="preserve">model could not develop internal representations. This means that his model could not </w:t>
      </w:r>
      <w:r w:rsidR="00A5680C">
        <w:rPr>
          <w:rFonts w:ascii="Times New Roman" w:eastAsia="Times New Roman" w:hAnsi="Times New Roman" w:cs="Times New Roman"/>
        </w:rPr>
        <w:t>make use any prior, “real-world” experience with action events</w:t>
      </w:r>
      <w:r w:rsidR="009A00F6">
        <w:rPr>
          <w:rFonts w:ascii="Times New Roman" w:eastAsia="Times New Roman" w:hAnsi="Times New Roman" w:cs="Times New Roman"/>
        </w:rPr>
        <w:t xml:space="preserve"> unlike the current model</w:t>
      </w:r>
      <w:r w:rsidR="00A5680C">
        <w:rPr>
          <w:rFonts w:ascii="Times New Roman" w:eastAsia="Times New Roman" w:hAnsi="Times New Roman" w:cs="Times New Roman"/>
        </w:rPr>
        <w:t xml:space="preserve">. Although the current simulations demonstrate that associative learning may be sufficient to account for prior findings, they do not clarify how associative learning unfolded in the </w:t>
      </w:r>
      <w:r w:rsidR="00235E21">
        <w:rPr>
          <w:rFonts w:ascii="Times New Roman" w:eastAsia="Times New Roman" w:hAnsi="Times New Roman" w:cs="Times New Roman"/>
        </w:rPr>
        <w:t>model to</w:t>
      </w:r>
      <w:r w:rsidR="00A5680C">
        <w:rPr>
          <w:rFonts w:ascii="Times New Roman" w:eastAsia="Times New Roman" w:hAnsi="Times New Roman" w:cs="Times New Roman"/>
        </w:rPr>
        <w:t xml:space="preserve"> produce a match with the behavioral data. </w:t>
      </w:r>
      <w:ins w:id="333" w:author="Benton, Deon" w:date="2025-03-27T19:25:00Z" w16du:dateUtc="2025-03-28T00:25:00Z">
        <w:r w:rsidR="00756B1E">
          <w:rPr>
            <w:rFonts w:ascii="Times New Roman" w:eastAsia="Times New Roman" w:hAnsi="Times New Roman" w:cs="Times New Roman"/>
          </w:rPr>
          <w:t xml:space="preserve">I </w:t>
        </w:r>
      </w:ins>
      <w:r w:rsidR="006315A5">
        <w:rPr>
          <w:rFonts w:ascii="Times New Roman" w:eastAsia="Times New Roman" w:hAnsi="Times New Roman" w:cs="Times New Roman"/>
        </w:rPr>
        <w:t>tackle this issue</w:t>
      </w:r>
      <w:ins w:id="334" w:author="Benton, Deon" w:date="2025-03-27T19:25:00Z" w16du:dateUtc="2025-03-28T00:25:00Z">
        <w:r w:rsidR="00756B1E">
          <w:rPr>
            <w:rFonts w:ascii="Times New Roman" w:eastAsia="Times New Roman" w:hAnsi="Times New Roman" w:cs="Times New Roman"/>
          </w:rPr>
          <w:t xml:space="preserve"> in the next section.</w:t>
        </w:r>
      </w:ins>
    </w:p>
    <w:p w14:paraId="2672649C" w14:textId="77777777" w:rsidR="0007013C" w:rsidRDefault="0007013C" w:rsidP="00C33B89">
      <w:pPr>
        <w:spacing w:line="480" w:lineRule="auto"/>
        <w:contextualSpacing/>
        <w:rPr>
          <w:ins w:id="335" w:author="Benton, Deon" w:date="2025-03-27T18:28:00Z" w16du:dateUtc="2025-03-27T23:28:00Z"/>
          <w:rFonts w:ascii="Times New Roman" w:hAnsi="Times New Roman" w:cs="Times New Roman"/>
        </w:rPr>
      </w:pPr>
    </w:p>
    <w:p w14:paraId="5E0E5EB1" w14:textId="77777777" w:rsidR="007C42A4" w:rsidRDefault="007C42A4" w:rsidP="00D636C9">
      <w:pPr>
        <w:spacing w:line="480" w:lineRule="auto"/>
        <w:contextualSpacing/>
        <w:rPr>
          <w:rFonts w:ascii="Times New Roman" w:hAnsi="Times New Roman" w:cs="Times New Roman"/>
        </w:rPr>
      </w:pPr>
    </w:p>
    <w:p w14:paraId="69226FAB" w14:textId="4E27B450" w:rsidR="007C42A4" w:rsidRDefault="00A34693" w:rsidP="00D636C9">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00696C04" w:rsidRPr="00696C04">
        <w:rPr>
          <w:rFonts w:ascii="Times New Roman" w:hAnsi="Times New Roman" w:cs="Times New Roman"/>
          <w:b/>
          <w:bCs/>
        </w:rPr>
        <w:t xml:space="preserve"> pr</w:t>
      </w:r>
      <w:r w:rsidR="00497F11">
        <w:rPr>
          <w:rFonts w:ascii="Times New Roman" w:hAnsi="Times New Roman" w:cs="Times New Roman"/>
          <w:b/>
          <w:bCs/>
        </w:rPr>
        <w:t>oduced</w:t>
      </w:r>
      <w:r w:rsidR="00696C04" w:rsidRPr="00696C04">
        <w:rPr>
          <w:rFonts w:ascii="Times New Roman" w:hAnsi="Times New Roman" w:cs="Times New Roman"/>
          <w:b/>
          <w:bCs/>
        </w:rPr>
        <w:t xml:space="preserve"> a match to the behavioral data</w:t>
      </w:r>
    </w:p>
    <w:p w14:paraId="1B0E5BA2" w14:textId="7A4B70D5" w:rsidR="009D4EC0" w:rsidRDefault="00A34693" w:rsidP="004373BA">
      <w:pPr>
        <w:spacing w:line="480" w:lineRule="auto"/>
        <w:contextualSpacing/>
        <w:rPr>
          <w:rFonts w:ascii="Times New Roman" w:hAnsi="Times New Roman" w:cs="Times New Roman"/>
        </w:rPr>
      </w:pPr>
      <w:r>
        <w:rPr>
          <w:rFonts w:ascii="Times New Roman" w:hAnsi="Times New Roman" w:cs="Times New Roman"/>
          <w:b/>
          <w:bCs/>
        </w:rPr>
        <w:tab/>
      </w:r>
      <w:r w:rsidR="00053B11" w:rsidRPr="00053B11">
        <w:rPr>
          <w:rFonts w:ascii="Times New Roman" w:hAnsi="Times New Roman" w:cs="Times New Roman"/>
        </w:rPr>
        <w:t xml:space="preserve">The simulations suggest that associative learning can explain infants’ looking behavior in studies using the Gergely paradigm. However, </w:t>
      </w:r>
      <w:ins w:id="336" w:author="Benton, Deon" w:date="2025-03-27T19:26:00Z" w16du:dateUtc="2025-03-28T00:26:00Z">
        <w:r w:rsidR="00756B1E">
          <w:rPr>
            <w:rFonts w:ascii="Times New Roman" w:hAnsi="Times New Roman" w:cs="Times New Roman"/>
          </w:rPr>
          <w:t>they leave unresolved the</w:t>
        </w:r>
      </w:ins>
      <w:r w:rsidR="00053B11" w:rsidRPr="00053B11">
        <w:rPr>
          <w:rFonts w:ascii="Times New Roman" w:hAnsi="Times New Roman" w:cs="Times New Roman"/>
        </w:rPr>
        <w:t xml:space="preserve"> precise nature of this </w:t>
      </w:r>
      <w:r w:rsidR="00053B11" w:rsidRPr="00053B11">
        <w:rPr>
          <w:rFonts w:ascii="Times New Roman" w:hAnsi="Times New Roman" w:cs="Times New Roman"/>
        </w:rPr>
        <w:lastRenderedPageBreak/>
        <w:t>learning process</w:t>
      </w:r>
      <w:r w:rsidR="00053B11">
        <w:rPr>
          <w:rFonts w:ascii="Times New Roman" w:hAnsi="Times New Roman" w:cs="Times New Roman"/>
        </w:rPr>
        <w:t>.</w:t>
      </w:r>
      <w:ins w:id="337" w:author="Benton, Deon" w:date="2025-03-27T19:32:00Z" w16du:dateUtc="2025-03-28T00:32:00Z">
        <w:r w:rsidR="0037167D">
          <w:rPr>
            <w:rFonts w:ascii="Times New Roman" w:hAnsi="Times New Roman" w:cs="Times New Roman"/>
          </w:rPr>
          <w:t xml:space="preserve"> </w:t>
        </w:r>
      </w:ins>
      <w:r w:rsidR="00235E21">
        <w:rPr>
          <w:rFonts w:ascii="Times New Roman" w:hAnsi="Times New Roman" w:cs="Times New Roman"/>
        </w:rPr>
        <w:t>One way to answer this question is to consider</w:t>
      </w:r>
      <w:ins w:id="338" w:author="Benton, Deon" w:date="2025-03-27T19:32:00Z" w16du:dateUtc="2025-03-28T00:32:00Z">
        <w:r w:rsidR="0037167D">
          <w:rPr>
            <w:rFonts w:ascii="Times New Roman" w:hAnsi="Times New Roman" w:cs="Times New Roman"/>
          </w:rPr>
          <w:t xml:space="preserve"> how the model processed the information </w:t>
        </w:r>
      </w:ins>
      <w:r w:rsidR="0024216C">
        <w:rPr>
          <w:rFonts w:ascii="Times New Roman" w:hAnsi="Times New Roman" w:cs="Times New Roman"/>
        </w:rPr>
        <w:t xml:space="preserve">during the various phases </w:t>
      </w:r>
      <w:ins w:id="339" w:author="Benton, Deon" w:date="2025-03-27T19:53:00Z" w16du:dateUtc="2025-03-28T00:53:00Z">
        <w:r w:rsidR="0051293E">
          <w:rPr>
            <w:rFonts w:ascii="Times New Roman" w:hAnsi="Times New Roman" w:cs="Times New Roman"/>
          </w:rPr>
          <w:t>in the different simulations.</w:t>
        </w:r>
      </w:ins>
      <w:r w:rsidR="00CD1446">
        <w:rPr>
          <w:rFonts w:ascii="Times New Roman" w:hAnsi="Times New Roman" w:cs="Times New Roman"/>
        </w:rPr>
        <w:t xml:space="preserve"> </w:t>
      </w:r>
      <w:ins w:id="340" w:author="Benton, Deon" w:date="2025-03-29T22:39:00Z" w16du:dateUtc="2025-03-30T03:39:00Z">
        <w:r w:rsidR="005F408A">
          <w:rPr>
            <w:rFonts w:ascii="Times New Roman" w:hAnsi="Times New Roman" w:cs="Times New Roman"/>
          </w:rPr>
          <w:t>Given space constraints</w:t>
        </w:r>
      </w:ins>
      <w:ins w:id="341" w:author="Benton, Deon" w:date="2025-03-29T22:37:00Z" w16du:dateUtc="2025-03-30T03:37:00Z">
        <w:r w:rsidR="005F408A">
          <w:rPr>
            <w:rFonts w:ascii="Times New Roman" w:hAnsi="Times New Roman" w:cs="Times New Roman"/>
          </w:rPr>
          <w:t xml:space="preserve">, </w:t>
        </w:r>
      </w:ins>
      <w:ins w:id="342" w:author="Benton, Deon" w:date="2025-03-29T22:38:00Z" w16du:dateUtc="2025-03-30T03:38:00Z">
        <w:r w:rsidR="005F408A">
          <w:rPr>
            <w:rFonts w:ascii="Times New Roman" w:hAnsi="Times New Roman" w:cs="Times New Roman"/>
          </w:rPr>
          <w:t xml:space="preserve">I will </w:t>
        </w:r>
      </w:ins>
      <w:ins w:id="343" w:author="Benton, Deon" w:date="2025-03-29T22:59:00Z" w16du:dateUtc="2025-03-30T03:59:00Z">
        <w:r w:rsidR="008816BC">
          <w:rPr>
            <w:rFonts w:ascii="Times New Roman" w:hAnsi="Times New Roman" w:cs="Times New Roman"/>
          </w:rPr>
          <w:t>use Simulation 1 as a case study</w:t>
        </w:r>
      </w:ins>
      <w:ins w:id="344" w:author="Benton, Deon" w:date="2025-03-29T22:37:00Z" w16du:dateUtc="2025-03-30T03:37:00Z">
        <w:r w:rsidR="005F408A">
          <w:rPr>
            <w:rFonts w:ascii="Times New Roman" w:hAnsi="Times New Roman" w:cs="Times New Roman"/>
          </w:rPr>
          <w:t>.</w:t>
        </w:r>
      </w:ins>
      <w:ins w:id="345" w:author="Benton, Deon" w:date="2025-03-29T22:38:00Z" w16du:dateUtc="2025-03-30T03:38:00Z">
        <w:r w:rsidR="005F408A">
          <w:rPr>
            <w:rFonts w:ascii="Times New Roman" w:hAnsi="Times New Roman" w:cs="Times New Roman"/>
          </w:rPr>
          <w:t xml:space="preserve"> </w:t>
        </w:r>
      </w:ins>
      <w:ins w:id="346" w:author="Benton, Deon" w:date="2025-03-29T22:59:00Z" w16du:dateUtc="2025-03-30T03:59:00Z">
        <w:r w:rsidR="008816BC">
          <w:rPr>
            <w:rFonts w:ascii="Times New Roman" w:hAnsi="Times New Roman" w:cs="Times New Roman"/>
          </w:rPr>
          <w:t>However, it is worth noting that the</w:t>
        </w:r>
      </w:ins>
      <w:ins w:id="347" w:author="Benton, Deon" w:date="2025-03-29T22:39:00Z" w16du:dateUtc="2025-03-30T03:39:00Z">
        <w:r w:rsidR="005F408A">
          <w:rPr>
            <w:rFonts w:ascii="Times New Roman" w:hAnsi="Times New Roman" w:cs="Times New Roman"/>
          </w:rPr>
          <w:t xml:space="preserve"> principles</w:t>
        </w:r>
      </w:ins>
      <w:ins w:id="348" w:author="Benton, Deon" w:date="2025-03-29T22:59:00Z" w16du:dateUtc="2025-03-30T03:59:00Z">
        <w:r w:rsidR="008816BC">
          <w:rPr>
            <w:rFonts w:ascii="Times New Roman" w:hAnsi="Times New Roman" w:cs="Times New Roman"/>
          </w:rPr>
          <w:t xml:space="preserve"> used to explain the network’s behavior in Simulation 1</w:t>
        </w:r>
      </w:ins>
      <w:ins w:id="349" w:author="Benton, Deon" w:date="2025-03-29T23:00:00Z" w16du:dateUtc="2025-03-30T04:00:00Z">
        <w:r w:rsidR="008816BC">
          <w:rPr>
            <w:rFonts w:ascii="Times New Roman" w:hAnsi="Times New Roman" w:cs="Times New Roman"/>
          </w:rPr>
          <w:t xml:space="preserve"> </w:t>
        </w:r>
      </w:ins>
      <w:ins w:id="350" w:author="Benton, Deon" w:date="2025-03-29T22:39:00Z" w16du:dateUtc="2025-03-30T03:39:00Z">
        <w:r w:rsidR="005F408A">
          <w:rPr>
            <w:rFonts w:ascii="Times New Roman" w:hAnsi="Times New Roman" w:cs="Times New Roman"/>
          </w:rPr>
          <w:t>also apply the remaining simulations</w:t>
        </w:r>
      </w:ins>
      <w:ins w:id="351" w:author="Benton, Deon" w:date="2025-03-29T22:38:00Z" w16du:dateUtc="2025-03-30T03:38:00Z">
        <w:r w:rsidR="005F408A">
          <w:rPr>
            <w:rFonts w:ascii="Times New Roman" w:hAnsi="Times New Roman" w:cs="Times New Roman"/>
          </w:rPr>
          <w:t>.</w:t>
        </w:r>
      </w:ins>
      <w:ins w:id="352" w:author="Benton, Deon" w:date="2025-03-29T22:37:00Z" w16du:dateUtc="2025-03-30T03:37:00Z">
        <w:r w:rsidR="005F408A">
          <w:rPr>
            <w:rFonts w:ascii="Times New Roman" w:hAnsi="Times New Roman" w:cs="Times New Roman"/>
          </w:rPr>
          <w:t xml:space="preserve"> </w:t>
        </w:r>
      </w:ins>
      <w:ins w:id="353" w:author="Benton, Deon" w:date="2025-03-27T19:33:00Z" w16du:dateUtc="2025-03-28T00:33:00Z">
        <w:r w:rsidR="0037167D">
          <w:rPr>
            <w:rFonts w:ascii="Times New Roman" w:hAnsi="Times New Roman" w:cs="Times New Roman"/>
          </w:rPr>
          <w:t>In the model, this process begins</w:t>
        </w:r>
      </w:ins>
      <w:r w:rsidR="00017DBA">
        <w:rPr>
          <w:rFonts w:ascii="Times New Roman" w:hAnsi="Times New Roman" w:cs="Times New Roman"/>
        </w:rPr>
        <w:t xml:space="preserve"> when the network is </w:t>
      </w:r>
      <w:r w:rsidR="00192937">
        <w:rPr>
          <w:rFonts w:ascii="Times New Roman" w:hAnsi="Times New Roman" w:cs="Times New Roman"/>
        </w:rPr>
        <w:t>shown a</w:t>
      </w:r>
      <w:r w:rsidR="00017DBA">
        <w:rPr>
          <w:rFonts w:ascii="Times New Roman" w:hAnsi="Times New Roman" w:cs="Times New Roman"/>
        </w:rPr>
        <w:t xml:space="preserve"> particular action event</w:t>
      </w:r>
      <w:r w:rsidR="00452848">
        <w:rPr>
          <w:rFonts w:ascii="Times New Roman" w:hAnsi="Times New Roman" w:cs="Times New Roman"/>
        </w:rPr>
        <w:t xml:space="preserve"> as a pattern of</w:t>
      </w:r>
      <w:r w:rsidR="00017DBA">
        <w:rPr>
          <w:rFonts w:ascii="Times New Roman" w:hAnsi="Times New Roman" w:cs="Times New Roman"/>
        </w:rPr>
        <w:t xml:space="preserve"> activation across </w:t>
      </w:r>
      <w:r w:rsidR="001C249A">
        <w:rPr>
          <w:rFonts w:ascii="Times New Roman" w:hAnsi="Times New Roman" w:cs="Times New Roman"/>
        </w:rPr>
        <w:t xml:space="preserve">different </w:t>
      </w:r>
      <w:r w:rsidR="00192937">
        <w:rPr>
          <w:rFonts w:ascii="Times New Roman" w:hAnsi="Times New Roman" w:cs="Times New Roman"/>
        </w:rPr>
        <w:t xml:space="preserve">input </w:t>
      </w:r>
      <w:r w:rsidR="001C249A">
        <w:rPr>
          <w:rFonts w:ascii="Times New Roman" w:hAnsi="Times New Roman" w:cs="Times New Roman"/>
        </w:rPr>
        <w:t>groups (e.g., Object Left and Right, Barrier Location, Barrier Position, etc.)</w:t>
      </w:r>
      <w:ins w:id="354" w:author="Benton, Deon" w:date="2025-03-29T22:40:00Z" w16du:dateUtc="2025-03-30T03:40:00Z">
        <w:r w:rsidR="005F408A">
          <w:rPr>
            <w:rFonts w:ascii="Times New Roman" w:hAnsi="Times New Roman" w:cs="Times New Roman"/>
          </w:rPr>
          <w:t xml:space="preserve"> during the pretraining phase</w:t>
        </w:r>
      </w:ins>
      <w:r w:rsidR="001C249A">
        <w:rPr>
          <w:rFonts w:ascii="Times New Roman" w:hAnsi="Times New Roman" w:cs="Times New Roman"/>
        </w:rPr>
        <w:t xml:space="preserve">. </w:t>
      </w:r>
      <w:ins w:id="355" w:author="Benton, Deon" w:date="2025-03-27T19:34:00Z" w16du:dateUtc="2025-03-28T00:34:00Z">
        <w:r w:rsidR="00B572F3">
          <w:rPr>
            <w:rFonts w:ascii="Times New Roman" w:hAnsi="Times New Roman" w:cs="Times New Roman"/>
          </w:rPr>
          <w:t>These</w:t>
        </w:r>
      </w:ins>
      <w:r w:rsidR="00112ABC">
        <w:rPr>
          <w:rFonts w:ascii="Times New Roman" w:hAnsi="Times New Roman" w:cs="Times New Roman"/>
        </w:rPr>
        <w:t xml:space="preserve"> events correspond to </w:t>
      </w:r>
      <w:r w:rsidR="00D20604">
        <w:rPr>
          <w:rFonts w:ascii="Times New Roman" w:hAnsi="Times New Roman" w:cs="Times New Roman"/>
        </w:rPr>
        <w:t>situations</w:t>
      </w:r>
      <w:r w:rsidR="00112ABC">
        <w:rPr>
          <w:rFonts w:ascii="Times New Roman" w:hAnsi="Times New Roman" w:cs="Times New Roman"/>
        </w:rPr>
        <w:t xml:space="preserve"> in which one object (i.e., an object with an inanimate feature) or animate</w:t>
      </w:r>
      <w:r w:rsidR="00A9049C">
        <w:rPr>
          <w:rFonts w:ascii="Times New Roman" w:hAnsi="Times New Roman" w:cs="Times New Roman"/>
        </w:rPr>
        <w:t xml:space="preserve"> entity</w:t>
      </w:r>
      <w:r w:rsidR="00112ABC">
        <w:rPr>
          <w:rFonts w:ascii="Times New Roman" w:hAnsi="Times New Roman" w:cs="Times New Roman"/>
        </w:rPr>
        <w:t xml:space="preserve"> (i.e., object with an animate feature) moves along </w:t>
      </w:r>
      <w:r w:rsidR="00D20604">
        <w:rPr>
          <w:rFonts w:ascii="Times New Roman" w:hAnsi="Times New Roman" w:cs="Times New Roman"/>
        </w:rPr>
        <w:t>either a straight or curved path</w:t>
      </w:r>
      <w:r w:rsidR="00112ABC">
        <w:rPr>
          <w:rFonts w:ascii="Times New Roman" w:hAnsi="Times New Roman" w:cs="Times New Roman"/>
        </w:rPr>
        <w:t xml:space="preserve"> to reach a second object or animate</w:t>
      </w:r>
      <w:r w:rsidR="00A9049C">
        <w:rPr>
          <w:rFonts w:ascii="Times New Roman" w:hAnsi="Times New Roman" w:cs="Times New Roman"/>
        </w:rPr>
        <w:t xml:space="preserve"> entity</w:t>
      </w:r>
      <w:r w:rsidR="00112ABC">
        <w:rPr>
          <w:rFonts w:ascii="Times New Roman" w:hAnsi="Times New Roman" w:cs="Times New Roman"/>
        </w:rPr>
        <w:t>.</w:t>
      </w:r>
      <w:r w:rsidR="00CE33E0">
        <w:rPr>
          <w:rFonts w:ascii="Times New Roman" w:hAnsi="Times New Roman" w:cs="Times New Roman"/>
        </w:rPr>
        <w:t xml:space="preserve"> This pattern of activation is then propagated to the hidden layer</w:t>
      </w:r>
      <w:r w:rsidR="00D20604">
        <w:rPr>
          <w:rFonts w:ascii="Times New Roman" w:hAnsi="Times New Roman" w:cs="Times New Roman"/>
        </w:rPr>
        <w:t xml:space="preserve"> via the </w:t>
      </w:r>
      <w:r w:rsidR="00092D1A">
        <w:rPr>
          <w:rFonts w:ascii="Times New Roman" w:hAnsi="Times New Roman" w:cs="Times New Roman"/>
        </w:rPr>
        <w:t>weights</w:t>
      </w:r>
      <w:r w:rsidR="00D20604">
        <w:rPr>
          <w:rFonts w:ascii="Times New Roman" w:hAnsi="Times New Roman" w:cs="Times New Roman"/>
        </w:rPr>
        <w:t xml:space="preserve"> that connect each of the input groups to the hidden layer</w:t>
      </w:r>
      <w:r w:rsidR="00CE33E0">
        <w:rPr>
          <w:rFonts w:ascii="Times New Roman" w:hAnsi="Times New Roman" w:cs="Times New Roman"/>
        </w:rPr>
        <w:t>.</w:t>
      </w:r>
      <w:r w:rsidR="00A9049C">
        <w:rPr>
          <w:rFonts w:ascii="Times New Roman" w:hAnsi="Times New Roman" w:cs="Times New Roman"/>
        </w:rPr>
        <w:t xml:space="preserve"> </w:t>
      </w:r>
      <w:r w:rsidR="00D608E0">
        <w:rPr>
          <w:rFonts w:ascii="Times New Roman" w:hAnsi="Times New Roman" w:cs="Times New Roman"/>
        </w:rPr>
        <w:t>At the beginning of training, this pattern of activity is</w:t>
      </w:r>
      <w:r w:rsidR="00A076A4">
        <w:rPr>
          <w:rFonts w:ascii="Times New Roman" w:hAnsi="Times New Roman" w:cs="Times New Roman"/>
        </w:rPr>
        <w:t xml:space="preserve"> undifferentiated and meaningless. This </w:t>
      </w:r>
      <w:r w:rsidR="00D608E0">
        <w:rPr>
          <w:rFonts w:ascii="Times New Roman" w:hAnsi="Times New Roman" w:cs="Times New Roman"/>
        </w:rPr>
        <w:t>is becaus</w:t>
      </w:r>
      <w:r w:rsidR="00F57842">
        <w:rPr>
          <w:rFonts w:ascii="Times New Roman" w:hAnsi="Times New Roman" w:cs="Times New Roman"/>
        </w:rPr>
        <w:t>e</w:t>
      </w:r>
      <w:r w:rsidR="00D608E0">
        <w:rPr>
          <w:rFonts w:ascii="Times New Roman" w:hAnsi="Times New Roman" w:cs="Times New Roman"/>
        </w:rPr>
        <w:t xml:space="preserve"> the </w:t>
      </w:r>
      <w:r w:rsidR="00F57842">
        <w:rPr>
          <w:rFonts w:ascii="Times New Roman" w:hAnsi="Times New Roman" w:cs="Times New Roman"/>
        </w:rPr>
        <w:t>weights</w:t>
      </w:r>
      <w:r w:rsidR="00D608E0">
        <w:rPr>
          <w:rFonts w:ascii="Times New Roman" w:hAnsi="Times New Roman" w:cs="Times New Roman"/>
        </w:rPr>
        <w:t xml:space="preserve"> themselves</w:t>
      </w:r>
      <w:r w:rsidR="00F57842">
        <w:rPr>
          <w:rFonts w:ascii="Times New Roman" w:hAnsi="Times New Roman" w:cs="Times New Roman"/>
        </w:rPr>
        <w:t xml:space="preserve"> </w:t>
      </w:r>
      <w:r w:rsidR="00D608E0">
        <w:rPr>
          <w:rFonts w:ascii="Times New Roman" w:hAnsi="Times New Roman" w:cs="Times New Roman"/>
        </w:rPr>
        <w:t>are small, random values.</w:t>
      </w:r>
      <w:r w:rsidR="00F420C7">
        <w:rPr>
          <w:rFonts w:ascii="Times New Roman" w:hAnsi="Times New Roman" w:cs="Times New Roman"/>
        </w:rPr>
        <w:t xml:space="preserve"> </w:t>
      </w:r>
      <w:r w:rsidR="00D608E0">
        <w:rPr>
          <w:rFonts w:ascii="Times New Roman" w:hAnsi="Times New Roman" w:cs="Times New Roman"/>
        </w:rPr>
        <w:t>This hidden</w:t>
      </w:r>
      <w:r w:rsidR="00A076A4">
        <w:rPr>
          <w:rFonts w:ascii="Times New Roman" w:hAnsi="Times New Roman" w:cs="Times New Roman"/>
        </w:rPr>
        <w:t xml:space="preserve"> pattern of activity is</w:t>
      </w:r>
      <w:r w:rsidR="00F420C7">
        <w:rPr>
          <w:rFonts w:ascii="Times New Roman" w:hAnsi="Times New Roman" w:cs="Times New Roman"/>
        </w:rPr>
        <w:t xml:space="preserve"> then</w:t>
      </w:r>
      <w:r w:rsidR="00A076A4">
        <w:rPr>
          <w:rFonts w:ascii="Times New Roman" w:hAnsi="Times New Roman" w:cs="Times New Roman"/>
        </w:rPr>
        <w:t xml:space="preserve"> propagated to</w:t>
      </w:r>
      <w:r w:rsidR="00F420C7">
        <w:rPr>
          <w:rFonts w:ascii="Times New Roman" w:hAnsi="Times New Roman" w:cs="Times New Roman"/>
        </w:rPr>
        <w:t>,</w:t>
      </w:r>
      <w:r w:rsidR="00CD51FC">
        <w:rPr>
          <w:rFonts w:ascii="Times New Roman" w:hAnsi="Times New Roman" w:cs="Times New Roman"/>
        </w:rPr>
        <w:t xml:space="preserve"> and </w:t>
      </w:r>
      <w:r w:rsidR="00655B06">
        <w:rPr>
          <w:rFonts w:ascii="Times New Roman" w:hAnsi="Times New Roman" w:cs="Times New Roman"/>
        </w:rPr>
        <w:t xml:space="preserve">elicits a </w:t>
      </w:r>
      <w:r w:rsidR="00F420C7">
        <w:rPr>
          <w:rFonts w:ascii="Times New Roman" w:hAnsi="Times New Roman" w:cs="Times New Roman"/>
        </w:rPr>
        <w:t>pattern of activity</w:t>
      </w:r>
      <w:r w:rsidR="00CD51FC">
        <w:rPr>
          <w:rFonts w:ascii="Times New Roman" w:hAnsi="Times New Roman" w:cs="Times New Roman"/>
        </w:rPr>
        <w:t xml:space="preserve"> over</w:t>
      </w:r>
      <w:r w:rsidR="00F420C7">
        <w:rPr>
          <w:rFonts w:ascii="Times New Roman" w:hAnsi="Times New Roman" w:cs="Times New Roman"/>
        </w:rPr>
        <w:t>,</w:t>
      </w:r>
      <w:r w:rsidR="00CD51FC">
        <w:rPr>
          <w:rFonts w:ascii="Times New Roman" w:hAnsi="Times New Roman" w:cs="Times New Roman"/>
        </w:rPr>
        <w:t xml:space="preserve"> the output groups</w:t>
      </w:r>
      <w:r w:rsidR="00F911F3">
        <w:rPr>
          <w:rFonts w:ascii="Times New Roman" w:hAnsi="Times New Roman" w:cs="Times New Roman"/>
        </w:rPr>
        <w:t xml:space="preserve"> in the output layer.</w:t>
      </w:r>
      <w:r w:rsidR="00A9049C">
        <w:rPr>
          <w:rFonts w:ascii="Times New Roman" w:hAnsi="Times New Roman" w:cs="Times New Roman"/>
        </w:rPr>
        <w:t xml:space="preserve"> </w:t>
      </w:r>
      <w:r w:rsidR="00DC7422">
        <w:rPr>
          <w:rFonts w:ascii="Times New Roman" w:hAnsi="Times New Roman" w:cs="Times New Roman"/>
        </w:rPr>
        <w:t>This</w:t>
      </w:r>
      <w:r w:rsidR="00B158A5">
        <w:rPr>
          <w:rFonts w:ascii="Times New Roman" w:hAnsi="Times New Roman" w:cs="Times New Roman"/>
        </w:rPr>
        <w:t xml:space="preserve"> observed</w:t>
      </w:r>
      <w:r w:rsidR="00DC7422">
        <w:rPr>
          <w:rFonts w:ascii="Times New Roman" w:hAnsi="Times New Roman" w:cs="Times New Roman"/>
        </w:rPr>
        <w:t xml:space="preserve"> pattern of activation is then compared to the desired </w:t>
      </w:r>
      <w:r w:rsidR="00B158A5">
        <w:rPr>
          <w:rFonts w:ascii="Times New Roman" w:hAnsi="Times New Roman" w:cs="Times New Roman"/>
        </w:rPr>
        <w:t xml:space="preserve">or target </w:t>
      </w:r>
      <w:r w:rsidR="00E53D02">
        <w:rPr>
          <w:rFonts w:ascii="Times New Roman" w:hAnsi="Times New Roman" w:cs="Times New Roman"/>
        </w:rPr>
        <w:t>pattern of activation. Any discrepanc</w:t>
      </w:r>
      <w:r w:rsidR="002C4837">
        <w:rPr>
          <w:rFonts w:ascii="Times New Roman" w:hAnsi="Times New Roman" w:cs="Times New Roman"/>
        </w:rPr>
        <w:t xml:space="preserve">y between </w:t>
      </w:r>
      <w:r w:rsidR="005A05D9">
        <w:rPr>
          <w:rFonts w:ascii="Times New Roman" w:hAnsi="Times New Roman" w:cs="Times New Roman"/>
        </w:rPr>
        <w:t>the two patterns</w:t>
      </w:r>
      <w:r w:rsidR="002C4837">
        <w:rPr>
          <w:rFonts w:ascii="Times New Roman" w:hAnsi="Times New Roman" w:cs="Times New Roman"/>
        </w:rPr>
        <w:t xml:space="preserve"> is treated as error, and the network uses this error to adjust the weights throughout the network.</w:t>
      </w:r>
      <w:r w:rsidR="00E53D02">
        <w:rPr>
          <w:rFonts w:ascii="Times New Roman" w:hAnsi="Times New Roman" w:cs="Times New Roman"/>
        </w:rPr>
        <w:t xml:space="preserve"> </w:t>
      </w:r>
      <w:r w:rsidR="00655B06">
        <w:rPr>
          <w:rFonts w:ascii="Times New Roman" w:hAnsi="Times New Roman" w:cs="Times New Roman"/>
        </w:rPr>
        <w:t>Crucially, the</w:t>
      </w:r>
      <w:r w:rsidR="00FE354E">
        <w:rPr>
          <w:rFonts w:ascii="Times New Roman" w:hAnsi="Times New Roman" w:cs="Times New Roman"/>
        </w:rPr>
        <w:t xml:space="preserve"> </w:t>
      </w:r>
      <w:r w:rsidR="00BA43B0">
        <w:rPr>
          <w:rFonts w:ascii="Times New Roman" w:hAnsi="Times New Roman" w:cs="Times New Roman"/>
        </w:rPr>
        <w:t>pattern of error that the linear</w:t>
      </w:r>
      <w:r w:rsidR="00452848">
        <w:rPr>
          <w:rFonts w:ascii="Times New Roman" w:hAnsi="Times New Roman" w:cs="Times New Roman"/>
        </w:rPr>
        <w:t xml:space="preserve"> events </w:t>
      </w:r>
      <w:r w:rsidR="00655B06">
        <w:rPr>
          <w:rFonts w:ascii="Times New Roman" w:hAnsi="Times New Roman" w:cs="Times New Roman"/>
        </w:rPr>
        <w:t>produce over the output groups</w:t>
      </w:r>
      <w:r w:rsidR="00425AC5">
        <w:rPr>
          <w:rFonts w:ascii="Times New Roman" w:hAnsi="Times New Roman" w:cs="Times New Roman"/>
        </w:rPr>
        <w:t xml:space="preserve"> </w:t>
      </w:r>
      <w:r w:rsidR="00BA43B0">
        <w:rPr>
          <w:rFonts w:ascii="Times New Roman" w:hAnsi="Times New Roman" w:cs="Times New Roman"/>
        </w:rPr>
        <w:t>is</w:t>
      </w:r>
      <w:r w:rsidR="00655B06">
        <w:rPr>
          <w:rFonts w:ascii="Times New Roman" w:hAnsi="Times New Roman" w:cs="Times New Roman"/>
        </w:rPr>
        <w:t xml:space="preserve"> different than that produced by the</w:t>
      </w:r>
      <w:r w:rsidR="00425AC5">
        <w:rPr>
          <w:rFonts w:ascii="Times New Roman" w:hAnsi="Times New Roman" w:cs="Times New Roman"/>
        </w:rPr>
        <w:t xml:space="preserve"> </w:t>
      </w:r>
      <w:r w:rsidR="00655B06">
        <w:rPr>
          <w:rFonts w:ascii="Times New Roman" w:hAnsi="Times New Roman" w:cs="Times New Roman"/>
        </w:rPr>
        <w:t xml:space="preserve">curved motion events. </w:t>
      </w:r>
      <w:r w:rsidR="00BA43B0">
        <w:rPr>
          <w:rFonts w:ascii="Times New Roman" w:hAnsi="Times New Roman" w:cs="Times New Roman"/>
        </w:rPr>
        <w:t xml:space="preserve">This </w:t>
      </w:r>
      <w:r w:rsidR="00CD1446">
        <w:rPr>
          <w:rFonts w:ascii="Times New Roman" w:hAnsi="Times New Roman" w:cs="Times New Roman"/>
        </w:rPr>
        <w:t xml:space="preserve">has two </w:t>
      </w:r>
      <w:r w:rsidR="00BE652A">
        <w:rPr>
          <w:rFonts w:ascii="Times New Roman" w:hAnsi="Times New Roman" w:cs="Times New Roman"/>
        </w:rPr>
        <w:t>effects</w:t>
      </w:r>
      <w:r w:rsidR="00CD1446">
        <w:rPr>
          <w:rFonts w:ascii="Times New Roman" w:hAnsi="Times New Roman" w:cs="Times New Roman"/>
        </w:rPr>
        <w:t xml:space="preserve">. First, </w:t>
      </w:r>
      <w:r w:rsidR="00525589">
        <w:rPr>
          <w:rFonts w:ascii="Times New Roman" w:hAnsi="Times New Roman" w:cs="Times New Roman"/>
        </w:rPr>
        <w:t xml:space="preserve">the </w:t>
      </w:r>
      <w:r w:rsidR="00BA43B0">
        <w:rPr>
          <w:rFonts w:ascii="Times New Roman" w:hAnsi="Times New Roman" w:cs="Times New Roman"/>
        </w:rPr>
        <w:t>weight change</w:t>
      </w:r>
      <w:r w:rsidR="00E40300">
        <w:rPr>
          <w:rFonts w:ascii="Times New Roman" w:hAnsi="Times New Roman" w:cs="Times New Roman"/>
        </w:rPr>
        <w:t>s</w:t>
      </w:r>
      <w:r w:rsidR="00BA43B0">
        <w:rPr>
          <w:rFonts w:ascii="Times New Roman" w:hAnsi="Times New Roman" w:cs="Times New Roman"/>
        </w:rPr>
        <w:t xml:space="preserve"> </w:t>
      </w:r>
      <w:r w:rsidR="00525589">
        <w:rPr>
          <w:rFonts w:ascii="Times New Roman" w:hAnsi="Times New Roman" w:cs="Times New Roman"/>
        </w:rPr>
        <w:t xml:space="preserve">will </w:t>
      </w:r>
      <w:r w:rsidR="00286C99">
        <w:rPr>
          <w:rFonts w:ascii="Times New Roman" w:hAnsi="Times New Roman" w:cs="Times New Roman"/>
        </w:rPr>
        <w:t>be d</w:t>
      </w:r>
      <w:r w:rsidR="00BA2929">
        <w:rPr>
          <w:rFonts w:ascii="Times New Roman" w:hAnsi="Times New Roman" w:cs="Times New Roman"/>
        </w:rPr>
        <w:t>i</w:t>
      </w:r>
      <w:r w:rsidR="00525589">
        <w:rPr>
          <w:rFonts w:ascii="Times New Roman" w:hAnsi="Times New Roman" w:cs="Times New Roman"/>
        </w:rPr>
        <w:t>fferent</w:t>
      </w:r>
      <w:r w:rsidR="00BA2929">
        <w:rPr>
          <w:rFonts w:ascii="Times New Roman" w:hAnsi="Times New Roman" w:cs="Times New Roman"/>
        </w:rPr>
        <w:t xml:space="preserve"> </w:t>
      </w:r>
      <w:r w:rsidR="00286C99">
        <w:rPr>
          <w:rFonts w:ascii="Times New Roman" w:hAnsi="Times New Roman" w:cs="Times New Roman"/>
        </w:rPr>
        <w:t xml:space="preserve">for the </w:t>
      </w:r>
      <w:r w:rsidR="00525589">
        <w:rPr>
          <w:rFonts w:ascii="Times New Roman" w:hAnsi="Times New Roman" w:cs="Times New Roman"/>
        </w:rPr>
        <w:t xml:space="preserve">two action </w:t>
      </w:r>
      <w:r w:rsidR="00286C99">
        <w:rPr>
          <w:rFonts w:ascii="Times New Roman" w:hAnsi="Times New Roman" w:cs="Times New Roman"/>
        </w:rPr>
        <w:t>events</w:t>
      </w:r>
      <w:r w:rsidR="00CD1446">
        <w:rPr>
          <w:rFonts w:ascii="Times New Roman" w:hAnsi="Times New Roman" w:cs="Times New Roman"/>
        </w:rPr>
        <w:t>. Second,</w:t>
      </w:r>
      <w:r w:rsidR="00E40300">
        <w:rPr>
          <w:rFonts w:ascii="Times New Roman" w:hAnsi="Times New Roman" w:cs="Times New Roman"/>
        </w:rPr>
        <w:t xml:space="preserve"> </w:t>
      </w:r>
      <w:r w:rsidR="00525589">
        <w:rPr>
          <w:rFonts w:ascii="Times New Roman" w:hAnsi="Times New Roman" w:cs="Times New Roman"/>
        </w:rPr>
        <w:t xml:space="preserve">the </w:t>
      </w:r>
      <w:r w:rsidR="00286C99">
        <w:rPr>
          <w:rFonts w:ascii="Times New Roman" w:hAnsi="Times New Roman" w:cs="Times New Roman"/>
        </w:rPr>
        <w:t>patterns of hidden activation</w:t>
      </w:r>
      <w:r w:rsidR="00CD1446">
        <w:rPr>
          <w:rFonts w:ascii="Times New Roman" w:hAnsi="Times New Roman" w:cs="Times New Roman"/>
        </w:rPr>
        <w:t xml:space="preserve"> that each event evokes will be different.</w:t>
      </w:r>
      <w:r w:rsidR="00286C99">
        <w:rPr>
          <w:rFonts w:ascii="Times New Roman" w:hAnsi="Times New Roman" w:cs="Times New Roman"/>
        </w:rPr>
        <w:t xml:space="preserve"> </w:t>
      </w:r>
    </w:p>
    <w:p w14:paraId="737CC01B" w14:textId="17E6FF53" w:rsidR="00DA7FA8" w:rsidRDefault="00286C99" w:rsidP="002A117A">
      <w:pPr>
        <w:spacing w:line="480" w:lineRule="auto"/>
        <w:ind w:firstLine="720"/>
        <w:contextualSpacing/>
        <w:rPr>
          <w:rFonts w:ascii="Times New Roman" w:hAnsi="Times New Roman" w:cs="Times New Roman"/>
        </w:rPr>
      </w:pPr>
      <w:r>
        <w:rPr>
          <w:rFonts w:ascii="Times New Roman" w:hAnsi="Times New Roman" w:cs="Times New Roman"/>
        </w:rPr>
        <w:t xml:space="preserve">A </w:t>
      </w:r>
      <w:ins w:id="356" w:author="Benton, Deon" w:date="2025-03-27T19:35:00Z" w16du:dateUtc="2025-03-28T00:35:00Z">
        <w:r w:rsidR="00770678">
          <w:rPr>
            <w:rFonts w:ascii="Times New Roman" w:hAnsi="Times New Roman" w:cs="Times New Roman"/>
          </w:rPr>
          <w:t xml:space="preserve">consequence </w:t>
        </w:r>
      </w:ins>
      <w:r w:rsidR="00053773">
        <w:rPr>
          <w:rFonts w:ascii="Times New Roman" w:hAnsi="Times New Roman" w:cs="Times New Roman"/>
        </w:rPr>
        <w:t>of this training</w:t>
      </w:r>
      <w:r>
        <w:rPr>
          <w:rFonts w:ascii="Times New Roman" w:hAnsi="Times New Roman" w:cs="Times New Roman"/>
        </w:rPr>
        <w:t xml:space="preserve"> process is that the network will develop a representation at the hidden layer that reflects learned associations between </w:t>
      </w:r>
      <w:r w:rsidR="00714074">
        <w:rPr>
          <w:rFonts w:ascii="Times New Roman" w:hAnsi="Times New Roman" w:cs="Times New Roman"/>
        </w:rPr>
        <w:t>specific</w:t>
      </w:r>
      <w:r w:rsidR="00562F6A">
        <w:rPr>
          <w:rFonts w:ascii="Times New Roman" w:hAnsi="Times New Roman" w:cs="Times New Roman"/>
        </w:rPr>
        <w:t xml:space="preserve"> surface</w:t>
      </w:r>
      <w:r w:rsidR="00714074">
        <w:rPr>
          <w:rFonts w:ascii="Times New Roman" w:hAnsi="Times New Roman" w:cs="Times New Roman"/>
        </w:rPr>
        <w:t xml:space="preserve"> features</w:t>
      </w:r>
      <w:r>
        <w:rPr>
          <w:rFonts w:ascii="Times New Roman" w:hAnsi="Times New Roman" w:cs="Times New Roman"/>
        </w:rPr>
        <w:t xml:space="preserve"> of the input</w:t>
      </w:r>
      <w:ins w:id="357" w:author="Benton, Deon" w:date="2025-03-27T19:53:00Z" w16du:dateUtc="2025-03-28T00:53:00Z">
        <w:r w:rsidR="007D6BA2">
          <w:rPr>
            <w:rFonts w:ascii="Times New Roman" w:hAnsi="Times New Roman" w:cs="Times New Roman"/>
          </w:rPr>
          <w:t xml:space="preserve"> and </w:t>
        </w:r>
      </w:ins>
      <w:ins w:id="358" w:author="Benton, Deon" w:date="2025-03-27T19:54:00Z" w16du:dateUtc="2025-03-28T00:54:00Z">
        <w:r w:rsidR="007D6BA2">
          <w:rPr>
            <w:rFonts w:ascii="Times New Roman" w:hAnsi="Times New Roman" w:cs="Times New Roman"/>
          </w:rPr>
          <w:t xml:space="preserve">different </w:t>
        </w:r>
        <w:r w:rsidR="00114F18">
          <w:rPr>
            <w:rFonts w:ascii="Times New Roman" w:hAnsi="Times New Roman" w:cs="Times New Roman"/>
          </w:rPr>
          <w:t>hidden units</w:t>
        </w:r>
      </w:ins>
      <w:r>
        <w:rPr>
          <w:rFonts w:ascii="Times New Roman" w:hAnsi="Times New Roman" w:cs="Times New Roman"/>
        </w:rPr>
        <w:t xml:space="preserve">. </w:t>
      </w:r>
      <w:r w:rsidR="00030E89">
        <w:rPr>
          <w:rFonts w:ascii="Times New Roman" w:hAnsi="Times New Roman" w:cs="Times New Roman"/>
        </w:rPr>
        <w:t xml:space="preserve">Specifically, </w:t>
      </w:r>
      <w:r w:rsidR="007B5240">
        <w:rPr>
          <w:rFonts w:ascii="Times New Roman" w:hAnsi="Times New Roman" w:cs="Times New Roman"/>
        </w:rPr>
        <w:t>features in the input (e.g., the feature or unit that represent curved motion)</w:t>
      </w:r>
      <w:r w:rsidR="000241BE">
        <w:rPr>
          <w:rFonts w:ascii="Times New Roman" w:hAnsi="Times New Roman" w:cs="Times New Roman"/>
        </w:rPr>
        <w:t xml:space="preserve"> will activate </w:t>
      </w:r>
      <w:r w:rsidR="00030E89">
        <w:rPr>
          <w:rFonts w:ascii="Times New Roman" w:hAnsi="Times New Roman" w:cs="Times New Roman"/>
        </w:rPr>
        <w:t>different</w:t>
      </w:r>
      <w:r w:rsidR="000241BE">
        <w:rPr>
          <w:rFonts w:ascii="Times New Roman" w:hAnsi="Times New Roman" w:cs="Times New Roman"/>
        </w:rPr>
        <w:t xml:space="preserve"> hidden units via the </w:t>
      </w:r>
      <w:r w:rsidR="00B250A5">
        <w:rPr>
          <w:rFonts w:ascii="Times New Roman" w:hAnsi="Times New Roman" w:cs="Times New Roman"/>
        </w:rPr>
        <w:t xml:space="preserve">weights or </w:t>
      </w:r>
      <w:r w:rsidR="00030E89">
        <w:rPr>
          <w:rFonts w:ascii="Times New Roman" w:hAnsi="Times New Roman" w:cs="Times New Roman"/>
        </w:rPr>
        <w:t xml:space="preserve">associations </w:t>
      </w:r>
      <w:r w:rsidR="0046222C">
        <w:rPr>
          <w:rFonts w:ascii="Times New Roman" w:hAnsi="Times New Roman" w:cs="Times New Roman"/>
        </w:rPr>
        <w:lastRenderedPageBreak/>
        <w:t>between them</w:t>
      </w:r>
      <w:r w:rsidR="00030E89">
        <w:rPr>
          <w:rFonts w:ascii="Times New Roman" w:hAnsi="Times New Roman" w:cs="Times New Roman"/>
        </w:rPr>
        <w:t>. These units</w:t>
      </w:r>
      <w:r w:rsidR="000241BE">
        <w:rPr>
          <w:rFonts w:ascii="Times New Roman" w:hAnsi="Times New Roman" w:cs="Times New Roman"/>
        </w:rPr>
        <w:t>, in turn, will activate</w:t>
      </w:r>
      <w:r w:rsidR="00030E89">
        <w:rPr>
          <w:rFonts w:ascii="Times New Roman" w:hAnsi="Times New Roman" w:cs="Times New Roman"/>
        </w:rPr>
        <w:t xml:space="preserve"> the reconstruction of </w:t>
      </w:r>
      <w:r w:rsidR="0046222C">
        <w:rPr>
          <w:rFonts w:ascii="Times New Roman" w:hAnsi="Times New Roman" w:cs="Times New Roman"/>
        </w:rPr>
        <w:t>those same features</w:t>
      </w:r>
      <w:r w:rsidR="00BD48F4">
        <w:rPr>
          <w:rFonts w:ascii="Times New Roman" w:hAnsi="Times New Roman" w:cs="Times New Roman"/>
        </w:rPr>
        <w:t xml:space="preserve"> at the output layer</w:t>
      </w:r>
      <w:r w:rsidR="0046222C">
        <w:rPr>
          <w:rFonts w:ascii="Times New Roman" w:hAnsi="Times New Roman" w:cs="Times New Roman"/>
        </w:rPr>
        <w:t xml:space="preserve"> via </w:t>
      </w:r>
      <w:r w:rsidR="00053773">
        <w:rPr>
          <w:rFonts w:ascii="Times New Roman" w:hAnsi="Times New Roman" w:cs="Times New Roman"/>
        </w:rPr>
        <w:t>a different set of associations</w:t>
      </w:r>
      <w:r w:rsidR="0046222C">
        <w:rPr>
          <w:rFonts w:ascii="Times New Roman" w:hAnsi="Times New Roman" w:cs="Times New Roman"/>
        </w:rPr>
        <w:t xml:space="preserve"> that connect them.</w:t>
      </w:r>
      <w:r w:rsidR="002A117A">
        <w:rPr>
          <w:rFonts w:ascii="Times New Roman" w:hAnsi="Times New Roman" w:cs="Times New Roman"/>
        </w:rPr>
        <w:t xml:space="preserve"> </w:t>
      </w:r>
      <w:r w:rsidR="00DA7FA8">
        <w:rPr>
          <w:rFonts w:ascii="Times New Roman" w:hAnsi="Times New Roman" w:cs="Times New Roman"/>
        </w:rPr>
        <w:t xml:space="preserve">The fact that these associations </w:t>
      </w:r>
      <w:ins w:id="359" w:author="Benton, Deon" w:date="2025-03-27T19:54:00Z" w16du:dateUtc="2025-03-28T00:54:00Z">
        <w:r w:rsidR="00491E6D">
          <w:rPr>
            <w:rFonts w:ascii="Times New Roman" w:hAnsi="Times New Roman" w:cs="Times New Roman"/>
          </w:rPr>
          <w:t>had 2</w:t>
        </w:r>
      </w:ins>
      <w:ins w:id="360" w:author="Benton, Deon" w:date="2025-03-27T19:55:00Z" w16du:dateUtc="2025-03-28T00:55:00Z">
        <w:r w:rsidR="00491E6D">
          <w:rPr>
            <w:rFonts w:ascii="Times New Roman" w:hAnsi="Times New Roman" w:cs="Times New Roman"/>
          </w:rPr>
          <w:t xml:space="preserve">50 epochs to develop during the </w:t>
        </w:r>
      </w:ins>
      <w:r w:rsidR="00946FC1">
        <w:rPr>
          <w:rFonts w:ascii="Times New Roman" w:hAnsi="Times New Roman" w:cs="Times New Roman"/>
        </w:rPr>
        <w:t>pretraining phase along with the fact that many of the features experienced during pretraining are also encountered during the experiment</w:t>
      </w:r>
      <w:r w:rsidR="00AD56A0">
        <w:rPr>
          <w:rFonts w:ascii="Times New Roman" w:hAnsi="Times New Roman" w:cs="Times New Roman"/>
        </w:rPr>
        <w:t xml:space="preserve"> portion of the </w:t>
      </w:r>
      <w:ins w:id="361" w:author="Benton, Deon" w:date="2025-03-27T19:55:00Z" w16du:dateUtc="2025-03-28T00:55:00Z">
        <w:r w:rsidR="00491E6D">
          <w:rPr>
            <w:rFonts w:ascii="Times New Roman" w:hAnsi="Times New Roman" w:cs="Times New Roman"/>
          </w:rPr>
          <w:t>various simulations</w:t>
        </w:r>
      </w:ins>
      <w:r w:rsidR="00946FC1">
        <w:rPr>
          <w:rFonts w:ascii="Times New Roman" w:hAnsi="Times New Roman" w:cs="Times New Roman"/>
        </w:rPr>
        <w:t xml:space="preserve"> </w:t>
      </w:r>
      <w:r w:rsidR="00DA7FA8">
        <w:rPr>
          <w:rFonts w:ascii="Times New Roman" w:hAnsi="Times New Roman" w:cs="Times New Roman"/>
        </w:rPr>
        <w:t xml:space="preserve">factors importantly in explaining how the network comes to respond </w:t>
      </w:r>
      <w:r w:rsidR="00946FC1">
        <w:rPr>
          <w:rFonts w:ascii="Times New Roman" w:hAnsi="Times New Roman" w:cs="Times New Roman"/>
        </w:rPr>
        <w:t>the way it does to the test events</w:t>
      </w:r>
      <w:ins w:id="362" w:author="Benton, Deon" w:date="2025-03-27T19:55:00Z" w16du:dateUtc="2025-03-28T00:55:00Z">
        <w:r w:rsidR="00EB38EC">
          <w:rPr>
            <w:rFonts w:ascii="Times New Roman" w:hAnsi="Times New Roman" w:cs="Times New Roman"/>
          </w:rPr>
          <w:t xml:space="preserve"> in these simulations</w:t>
        </w:r>
      </w:ins>
      <w:r w:rsidR="00DA7FA8">
        <w:rPr>
          <w:rFonts w:ascii="Times New Roman" w:hAnsi="Times New Roman" w:cs="Times New Roman"/>
        </w:rPr>
        <w:t xml:space="preserve">. For example, </w:t>
      </w:r>
      <w:r w:rsidR="00946FC1">
        <w:rPr>
          <w:rFonts w:ascii="Times New Roman" w:hAnsi="Times New Roman" w:cs="Times New Roman"/>
        </w:rPr>
        <w:t xml:space="preserve">consider the habituation </w:t>
      </w:r>
      <w:r w:rsidR="00AD56A0">
        <w:rPr>
          <w:rFonts w:ascii="Times New Roman" w:hAnsi="Times New Roman" w:cs="Times New Roman"/>
        </w:rPr>
        <w:t xml:space="preserve">and test </w:t>
      </w:r>
      <w:r w:rsidR="00946FC1">
        <w:rPr>
          <w:rFonts w:ascii="Times New Roman" w:hAnsi="Times New Roman" w:cs="Times New Roman"/>
        </w:rPr>
        <w:t>event</w:t>
      </w:r>
      <w:r w:rsidR="00AD56A0">
        <w:rPr>
          <w:rFonts w:ascii="Times New Roman" w:hAnsi="Times New Roman" w:cs="Times New Roman"/>
        </w:rPr>
        <w:t>s</w:t>
      </w:r>
      <w:r w:rsidR="00351EF3">
        <w:rPr>
          <w:rFonts w:ascii="Times New Roman" w:hAnsi="Times New Roman" w:cs="Times New Roman"/>
        </w:rPr>
        <w:t xml:space="preserve"> shown to networks in the Experimental condition</w:t>
      </w:r>
      <w:r w:rsidR="00946FC1">
        <w:rPr>
          <w:rFonts w:ascii="Times New Roman" w:hAnsi="Times New Roman" w:cs="Times New Roman"/>
        </w:rPr>
        <w:t xml:space="preserve"> </w:t>
      </w:r>
      <w:r w:rsidR="00351EF3">
        <w:rPr>
          <w:rFonts w:ascii="Times New Roman" w:hAnsi="Times New Roman" w:cs="Times New Roman"/>
        </w:rPr>
        <w:t xml:space="preserve">of </w:t>
      </w:r>
      <w:r w:rsidR="00946FC1">
        <w:rPr>
          <w:rFonts w:ascii="Times New Roman" w:hAnsi="Times New Roman" w:cs="Times New Roman"/>
        </w:rPr>
        <w:t xml:space="preserve">Simulation 1. </w:t>
      </w:r>
      <w:r w:rsidR="007D7753">
        <w:rPr>
          <w:rFonts w:ascii="Times New Roman" w:hAnsi="Times New Roman" w:cs="Times New Roman"/>
        </w:rPr>
        <w:t>In this event, networks are shown a</w:t>
      </w:r>
      <w:r w:rsidR="00AD56A0">
        <w:rPr>
          <w:rFonts w:ascii="Times New Roman" w:hAnsi="Times New Roman" w:cs="Times New Roman"/>
        </w:rPr>
        <w:t>n event in which a</w:t>
      </w:r>
      <w:r w:rsidR="007D7753">
        <w:rPr>
          <w:rFonts w:ascii="Times New Roman" w:hAnsi="Times New Roman" w:cs="Times New Roman"/>
        </w:rPr>
        <w:t xml:space="preserve"> novel object with animate features</w:t>
      </w:r>
      <w:r w:rsidR="000849D1">
        <w:rPr>
          <w:rFonts w:ascii="Times New Roman" w:hAnsi="Times New Roman" w:cs="Times New Roman"/>
        </w:rPr>
        <w:t xml:space="preserve"> jump</w:t>
      </w:r>
      <w:r w:rsidR="00AD56A0">
        <w:rPr>
          <w:rFonts w:ascii="Times New Roman" w:hAnsi="Times New Roman" w:cs="Times New Roman"/>
        </w:rPr>
        <w:t>s</w:t>
      </w:r>
      <w:r w:rsidR="007D7753">
        <w:rPr>
          <w:rFonts w:ascii="Times New Roman" w:hAnsi="Times New Roman" w:cs="Times New Roman"/>
        </w:rPr>
        <w:t xml:space="preserve"> over a barrier to reach another object on the other side. Crucially, two of these </w:t>
      </w:r>
      <w:r w:rsidR="00BC21FE">
        <w:rPr>
          <w:rFonts w:ascii="Times New Roman" w:hAnsi="Times New Roman" w:cs="Times New Roman"/>
        </w:rPr>
        <w:t xml:space="preserve">features, </w:t>
      </w:r>
      <w:r w:rsidR="000849D1">
        <w:rPr>
          <w:rFonts w:ascii="Times New Roman" w:hAnsi="Times New Roman" w:cs="Times New Roman"/>
        </w:rPr>
        <w:t>namely,</w:t>
      </w:r>
      <w:r w:rsidR="007D7753">
        <w:rPr>
          <w:rFonts w:ascii="Times New Roman" w:hAnsi="Times New Roman" w:cs="Times New Roman"/>
        </w:rPr>
        <w:t xml:space="preserve"> the height of the jump and </w:t>
      </w:r>
      <w:r w:rsidR="000849D1">
        <w:rPr>
          <w:rFonts w:ascii="Times New Roman" w:hAnsi="Times New Roman" w:cs="Times New Roman"/>
        </w:rPr>
        <w:t xml:space="preserve">the height of the </w:t>
      </w:r>
      <w:r w:rsidR="007D7753">
        <w:rPr>
          <w:rFonts w:ascii="Times New Roman" w:hAnsi="Times New Roman" w:cs="Times New Roman"/>
        </w:rPr>
        <w:t>barrier</w:t>
      </w:r>
      <w:r w:rsidR="00BC21FE">
        <w:rPr>
          <w:rFonts w:ascii="Times New Roman" w:hAnsi="Times New Roman" w:cs="Times New Roman"/>
        </w:rPr>
        <w:t xml:space="preserve">, </w:t>
      </w:r>
      <w:r w:rsidR="007D7753">
        <w:rPr>
          <w:rFonts w:ascii="Times New Roman" w:hAnsi="Times New Roman" w:cs="Times New Roman"/>
        </w:rPr>
        <w:t xml:space="preserve">are novel in relation to </w:t>
      </w:r>
      <w:r w:rsidR="007A4606">
        <w:rPr>
          <w:rFonts w:ascii="Times New Roman" w:hAnsi="Times New Roman" w:cs="Times New Roman"/>
        </w:rPr>
        <w:t xml:space="preserve">the </w:t>
      </w:r>
      <w:r w:rsidR="007D7753">
        <w:rPr>
          <w:rFonts w:ascii="Times New Roman" w:hAnsi="Times New Roman" w:cs="Times New Roman"/>
        </w:rPr>
        <w:t xml:space="preserve">jump and barrier heights experienced during pretraining. </w:t>
      </w:r>
      <w:r w:rsidR="00480783">
        <w:rPr>
          <w:rFonts w:ascii="Times New Roman" w:hAnsi="Times New Roman" w:cs="Times New Roman"/>
        </w:rPr>
        <w:t>This means that</w:t>
      </w:r>
      <w:r w:rsidR="00444DAC">
        <w:rPr>
          <w:rFonts w:ascii="Times New Roman" w:hAnsi="Times New Roman" w:cs="Times New Roman"/>
        </w:rPr>
        <w:t xml:space="preserve"> the</w:t>
      </w:r>
      <w:r w:rsidR="007D7753">
        <w:rPr>
          <w:rFonts w:ascii="Times New Roman" w:hAnsi="Times New Roman" w:cs="Times New Roman"/>
        </w:rPr>
        <w:t xml:space="preserve"> familiar features (e.g., </w:t>
      </w:r>
      <w:r w:rsidR="00444DAC">
        <w:rPr>
          <w:rFonts w:ascii="Times New Roman" w:hAnsi="Times New Roman" w:cs="Times New Roman"/>
        </w:rPr>
        <w:t xml:space="preserve">curved motion) </w:t>
      </w:r>
      <w:r w:rsidR="009F59B7">
        <w:rPr>
          <w:rFonts w:ascii="Times New Roman" w:hAnsi="Times New Roman" w:cs="Times New Roman"/>
        </w:rPr>
        <w:t>and</w:t>
      </w:r>
      <w:r w:rsidR="00444DAC">
        <w:rPr>
          <w:rFonts w:ascii="Times New Roman" w:hAnsi="Times New Roman" w:cs="Times New Roman"/>
        </w:rPr>
        <w:t xml:space="preserve"> the units in the hidden layer with which they are associated</w:t>
      </w:r>
      <w:r w:rsidR="009F59B7">
        <w:rPr>
          <w:rFonts w:ascii="Times New Roman" w:hAnsi="Times New Roman" w:cs="Times New Roman"/>
        </w:rPr>
        <w:t xml:space="preserve"> will strongly activate one another</w:t>
      </w:r>
      <w:r w:rsidR="00444DAC">
        <w:rPr>
          <w:rFonts w:ascii="Times New Roman" w:hAnsi="Times New Roman" w:cs="Times New Roman"/>
        </w:rPr>
        <w:t xml:space="preserve">. </w:t>
      </w:r>
      <w:r w:rsidR="00480783">
        <w:rPr>
          <w:rFonts w:ascii="Times New Roman" w:hAnsi="Times New Roman" w:cs="Times New Roman"/>
        </w:rPr>
        <w:t>This also means that</w:t>
      </w:r>
      <w:r w:rsidR="00444DAC">
        <w:rPr>
          <w:rFonts w:ascii="Times New Roman" w:hAnsi="Times New Roman" w:cs="Times New Roman"/>
        </w:rPr>
        <w:t xml:space="preserve"> because the habituation phase is necessarily shorter than the pretraining phase, any new associations that are established between these new features and units in the hidden layer will be insufficiently strong to override any learned associations between those same units and the more familiar features in the input. </w:t>
      </w:r>
      <w:r w:rsidR="009F59B7">
        <w:rPr>
          <w:rFonts w:ascii="Times New Roman" w:hAnsi="Times New Roman" w:cs="Times New Roman"/>
        </w:rPr>
        <w:t xml:space="preserve">This means that although </w:t>
      </w:r>
      <w:r w:rsidR="00AD56A0">
        <w:rPr>
          <w:rFonts w:ascii="Times New Roman" w:hAnsi="Times New Roman" w:cs="Times New Roman"/>
        </w:rPr>
        <w:t>nascent links are established between these new</w:t>
      </w:r>
      <w:r w:rsidR="00A529D2">
        <w:rPr>
          <w:rFonts w:ascii="Times New Roman" w:hAnsi="Times New Roman" w:cs="Times New Roman"/>
        </w:rPr>
        <w:t xml:space="preserve"> input and output</w:t>
      </w:r>
      <w:r w:rsidR="00AD56A0">
        <w:rPr>
          <w:rFonts w:ascii="Times New Roman" w:hAnsi="Times New Roman" w:cs="Times New Roman"/>
        </w:rPr>
        <w:t xml:space="preserve"> features and units in the hidden layer during the habituation phase, because some of these</w:t>
      </w:r>
      <w:r w:rsidR="00A529D2">
        <w:rPr>
          <w:rFonts w:ascii="Times New Roman" w:hAnsi="Times New Roman" w:cs="Times New Roman"/>
        </w:rPr>
        <w:t xml:space="preserve"> hidden</w:t>
      </w:r>
      <w:r w:rsidR="00AD56A0">
        <w:rPr>
          <w:rFonts w:ascii="Times New Roman" w:hAnsi="Times New Roman" w:cs="Times New Roman"/>
        </w:rPr>
        <w:t xml:space="preserve"> units have preexisting robust connections with the more familiar features in the input, activation of these units will activate those features to a greater extent than the new features. </w:t>
      </w:r>
    </w:p>
    <w:p w14:paraId="58BE40A6" w14:textId="46553852" w:rsidR="00CF7576" w:rsidRDefault="00AD56A0" w:rsidP="002A117A">
      <w:pPr>
        <w:spacing w:line="480" w:lineRule="auto"/>
        <w:ind w:firstLine="720"/>
        <w:contextualSpacing/>
        <w:rPr>
          <w:rFonts w:ascii="Times New Roman" w:hAnsi="Times New Roman" w:cs="Times New Roman"/>
        </w:rPr>
      </w:pPr>
      <w:r>
        <w:rPr>
          <w:rFonts w:ascii="Times New Roman" w:hAnsi="Times New Roman" w:cs="Times New Roman"/>
        </w:rPr>
        <w:t>These two facts help to explain the network’s responses to the</w:t>
      </w:r>
      <w:r w:rsidR="00AD1A5E">
        <w:rPr>
          <w:rFonts w:ascii="Times New Roman" w:hAnsi="Times New Roman" w:cs="Times New Roman"/>
        </w:rPr>
        <w:t xml:space="preserve"> barrierless</w:t>
      </w:r>
      <w:r>
        <w:rPr>
          <w:rFonts w:ascii="Times New Roman" w:hAnsi="Times New Roman" w:cs="Times New Roman"/>
        </w:rPr>
        <w:t xml:space="preserve"> test</w:t>
      </w:r>
      <w:r w:rsidR="00ED65B9">
        <w:rPr>
          <w:rFonts w:ascii="Times New Roman" w:hAnsi="Times New Roman" w:cs="Times New Roman"/>
        </w:rPr>
        <w:t xml:space="preserve"> events</w:t>
      </w:r>
      <w:ins w:id="363" w:author="Benton, Deon" w:date="2025-03-29T17:43:00Z" w16du:dateUtc="2025-03-29T22:43:00Z">
        <w:r w:rsidR="00FA4415">
          <w:rPr>
            <w:rFonts w:ascii="Times New Roman" w:hAnsi="Times New Roman" w:cs="Times New Roman"/>
          </w:rPr>
          <w:t xml:space="preserve">. </w:t>
        </w:r>
      </w:ins>
      <w:r w:rsidR="00ED65B9">
        <w:rPr>
          <w:rFonts w:ascii="Times New Roman" w:hAnsi="Times New Roman" w:cs="Times New Roman"/>
        </w:rPr>
        <w:t xml:space="preserve">It will be recalled that in the Inefficient test event, the first object </w:t>
      </w:r>
      <w:r w:rsidR="00AD1A5E">
        <w:rPr>
          <w:rFonts w:ascii="Times New Roman" w:hAnsi="Times New Roman" w:cs="Times New Roman"/>
        </w:rPr>
        <w:t>once again follows</w:t>
      </w:r>
      <w:r w:rsidR="00ED65B9">
        <w:rPr>
          <w:rFonts w:ascii="Times New Roman" w:hAnsi="Times New Roman" w:cs="Times New Roman"/>
        </w:rPr>
        <w:t xml:space="preserve"> an arced path to reach the second object</w:t>
      </w:r>
      <w:r w:rsidR="00AD1A5E">
        <w:rPr>
          <w:rFonts w:ascii="Times New Roman" w:hAnsi="Times New Roman" w:cs="Times New Roman"/>
        </w:rPr>
        <w:t xml:space="preserve">. This event was instantiated by turning on the No Barrier unit in the </w:t>
      </w:r>
      <w:r w:rsidR="00AD1A5E">
        <w:rPr>
          <w:rFonts w:ascii="Times New Roman" w:hAnsi="Times New Roman" w:cs="Times New Roman"/>
        </w:rPr>
        <w:lastRenderedPageBreak/>
        <w:t xml:space="preserve">Barrier Height group, the Curved Motion unit in the Motion Type group, the </w:t>
      </w:r>
      <w:r w:rsidR="009170D2">
        <w:rPr>
          <w:rFonts w:ascii="Times New Roman" w:hAnsi="Times New Roman" w:cs="Times New Roman"/>
        </w:rPr>
        <w:t xml:space="preserve">Barrier </w:t>
      </w:r>
      <w:r w:rsidR="00AD1A5E">
        <w:rPr>
          <w:rFonts w:ascii="Times New Roman" w:hAnsi="Times New Roman" w:cs="Times New Roman"/>
        </w:rPr>
        <w:t xml:space="preserve">Missing unit in the Barrier Location group, </w:t>
      </w:r>
      <w:r w:rsidR="00511EFF">
        <w:rPr>
          <w:rFonts w:ascii="Times New Roman" w:hAnsi="Times New Roman" w:cs="Times New Roman"/>
        </w:rPr>
        <w:t xml:space="preserve">the single unit in the Contiguous group, </w:t>
      </w:r>
      <w:r w:rsidR="00AD1A5E">
        <w:rPr>
          <w:rFonts w:ascii="Times New Roman" w:hAnsi="Times New Roman" w:cs="Times New Roman"/>
        </w:rPr>
        <w:t>and the Four Jump unit in the Jump Height group.</w:t>
      </w:r>
      <w:r w:rsidR="00326DF7">
        <w:rPr>
          <w:rFonts w:ascii="Times New Roman" w:hAnsi="Times New Roman" w:cs="Times New Roman"/>
        </w:rPr>
        <w:t xml:space="preserve"> The Efficient test event was implemented in the same </w:t>
      </w:r>
      <w:r w:rsidR="00FA6246">
        <w:rPr>
          <w:rFonts w:ascii="Times New Roman" w:hAnsi="Times New Roman" w:cs="Times New Roman"/>
        </w:rPr>
        <w:t>manner</w:t>
      </w:r>
      <w:r w:rsidR="00326DF7">
        <w:rPr>
          <w:rFonts w:ascii="Times New Roman" w:hAnsi="Times New Roman" w:cs="Times New Roman"/>
        </w:rPr>
        <w:t xml:space="preserve"> except that the Straight Motion unit was turned on in the Motion Type group. </w:t>
      </w:r>
      <w:r w:rsidR="0034456C">
        <w:rPr>
          <w:rFonts w:ascii="Times New Roman" w:hAnsi="Times New Roman" w:cs="Times New Roman"/>
        </w:rPr>
        <w:t xml:space="preserve">The network’s objective for both events is to turn on the corresponding units in the corresponding output groups. </w:t>
      </w:r>
      <w:r w:rsidR="00F51002">
        <w:rPr>
          <w:rFonts w:ascii="Times New Roman" w:hAnsi="Times New Roman" w:cs="Times New Roman"/>
        </w:rPr>
        <w:t>Because</w:t>
      </w:r>
      <w:r w:rsidR="006A7FEB">
        <w:rPr>
          <w:rFonts w:ascii="Times New Roman" w:hAnsi="Times New Roman" w:cs="Times New Roman"/>
        </w:rPr>
        <w:t xml:space="preserve"> robust associations exist between the No Barrier and </w:t>
      </w:r>
      <w:r w:rsidR="009170D2">
        <w:rPr>
          <w:rFonts w:ascii="Times New Roman" w:hAnsi="Times New Roman" w:cs="Times New Roman"/>
        </w:rPr>
        <w:t xml:space="preserve">Barrier </w:t>
      </w:r>
      <w:r w:rsidR="006A7FEB">
        <w:rPr>
          <w:rFonts w:ascii="Times New Roman" w:hAnsi="Times New Roman" w:cs="Times New Roman"/>
        </w:rPr>
        <w:t>Missing</w:t>
      </w:r>
      <w:r w:rsidR="00560F91">
        <w:rPr>
          <w:rFonts w:ascii="Times New Roman" w:hAnsi="Times New Roman" w:cs="Times New Roman"/>
        </w:rPr>
        <w:t xml:space="preserve"> input</w:t>
      </w:r>
      <w:r w:rsidR="006A7FEB">
        <w:rPr>
          <w:rFonts w:ascii="Times New Roman" w:hAnsi="Times New Roman" w:cs="Times New Roman"/>
        </w:rPr>
        <w:t xml:space="preserve"> units and </w:t>
      </w:r>
      <w:r w:rsidR="001C01D1">
        <w:rPr>
          <w:rFonts w:ascii="Times New Roman" w:hAnsi="Times New Roman" w:cs="Times New Roman"/>
        </w:rPr>
        <w:t>units in the hidden layer</w:t>
      </w:r>
      <w:r w:rsidR="00DD04E1">
        <w:rPr>
          <w:rFonts w:ascii="Times New Roman" w:hAnsi="Times New Roman" w:cs="Times New Roman"/>
        </w:rPr>
        <w:t>—which were established during the pretraining phase—</w:t>
      </w:r>
      <w:r w:rsidR="00560F91">
        <w:rPr>
          <w:rFonts w:ascii="Times New Roman" w:hAnsi="Times New Roman" w:cs="Times New Roman"/>
        </w:rPr>
        <w:t xml:space="preserve">activation of these hidden units will activate the </w:t>
      </w:r>
      <w:r w:rsidR="00B264F3">
        <w:rPr>
          <w:rFonts w:ascii="Times New Roman" w:hAnsi="Times New Roman" w:cs="Times New Roman"/>
        </w:rPr>
        <w:t>reconstruction of those units in</w:t>
      </w:r>
      <w:r w:rsidR="001F5B9A">
        <w:rPr>
          <w:rFonts w:ascii="Times New Roman" w:hAnsi="Times New Roman" w:cs="Times New Roman"/>
        </w:rPr>
        <w:t xml:space="preserve"> the</w:t>
      </w:r>
      <w:r w:rsidR="00560F91">
        <w:rPr>
          <w:rFonts w:ascii="Times New Roman" w:hAnsi="Times New Roman" w:cs="Times New Roman"/>
        </w:rPr>
        <w:t xml:space="preserve"> output layer. </w:t>
      </w:r>
      <w:r w:rsidR="000D4FF3">
        <w:rPr>
          <w:rFonts w:ascii="Times New Roman" w:hAnsi="Times New Roman" w:cs="Times New Roman"/>
        </w:rPr>
        <w:t>The issue</w:t>
      </w:r>
      <w:r w:rsidR="00F51002">
        <w:rPr>
          <w:rFonts w:ascii="Times New Roman" w:hAnsi="Times New Roman" w:cs="Times New Roman"/>
        </w:rPr>
        <w:t xml:space="preserve"> here is that this is the</w:t>
      </w:r>
      <w:r w:rsidR="00560F91">
        <w:rPr>
          <w:rFonts w:ascii="Times New Roman" w:hAnsi="Times New Roman" w:cs="Times New Roman"/>
        </w:rPr>
        <w:t xml:space="preserve"> right response for the Efficient test event but the incorrect response for the Inefficient test event. </w:t>
      </w:r>
      <w:ins w:id="364" w:author="Benton, Deon" w:date="2025-03-30T10:11:00Z" w16du:dateUtc="2025-03-30T15:11:00Z">
        <w:r w:rsidR="002056D1">
          <w:rPr>
            <w:rFonts w:ascii="Times New Roman" w:hAnsi="Times New Roman" w:cs="Times New Roman"/>
          </w:rPr>
          <w:t>Thus, the network “looks longer” at</w:t>
        </w:r>
      </w:ins>
      <w:r w:rsidR="00CF7576">
        <w:rPr>
          <w:rFonts w:ascii="Times New Roman" w:hAnsi="Times New Roman" w:cs="Times New Roman"/>
        </w:rPr>
        <w:t xml:space="preserve"> </w:t>
      </w:r>
      <w:r w:rsidR="00560F91">
        <w:rPr>
          <w:rFonts w:ascii="Times New Roman" w:hAnsi="Times New Roman" w:cs="Times New Roman"/>
        </w:rPr>
        <w:t xml:space="preserve">the Inefficient test event than the Efficient test event. </w:t>
      </w:r>
    </w:p>
    <w:p w14:paraId="6C4C77AE" w14:textId="77568487" w:rsidR="0046412A" w:rsidRPr="0046412A" w:rsidRDefault="0046412A" w:rsidP="0046412A">
      <w:pPr>
        <w:spacing w:line="480" w:lineRule="auto"/>
        <w:ind w:firstLine="720"/>
        <w:contextualSpacing/>
        <w:rPr>
          <w:ins w:id="365" w:author="Benton, Deon" w:date="2025-03-30T15:48:00Z" w16du:dateUtc="2025-03-30T20:48:00Z"/>
          <w:rFonts w:ascii="Times New Roman" w:hAnsi="Times New Roman" w:cs="Times New Roman"/>
        </w:rPr>
      </w:pPr>
      <w:ins w:id="366" w:author="Benton, Deon" w:date="2025-03-30T15:48:00Z" w16du:dateUtc="2025-03-30T20:48:00Z">
        <w:r w:rsidRPr="0046412A">
          <w:rPr>
            <w:rFonts w:ascii="Times New Roman" w:hAnsi="Times New Roman" w:cs="Times New Roman"/>
          </w:rPr>
          <w:t xml:space="preserve">To understand why the network responds more comparably to the test events in the Control condition, it is important to consider first how the network processes the habituation event. The habituation event in this condition was identical to that in the Experimental condition except that the barrier was located to the side rather than in the middle. Because the learning rate on the connections between the Barrier Side input and output units and the associated hidden units is set to the value used during the pretraining phase (i.e., 0.1), the network not only fails to adjust its associations or weights sufficiently to activate the Barrier Side output units during the much shorter habituation phase but the weights that were established during </w:t>
        </w:r>
      </w:ins>
      <w:ins w:id="367" w:author="Benton, Deon" w:date="2025-03-30T15:49:00Z" w16du:dateUtc="2025-03-30T20:49:00Z">
        <w:r>
          <w:rPr>
            <w:rFonts w:ascii="Times New Roman" w:hAnsi="Times New Roman" w:cs="Times New Roman"/>
          </w:rPr>
          <w:t xml:space="preserve">the </w:t>
        </w:r>
      </w:ins>
      <w:ins w:id="368" w:author="Benton, Deon" w:date="2025-03-30T15:48:00Z" w16du:dateUtc="2025-03-30T20:48:00Z">
        <w:r w:rsidRPr="0046412A">
          <w:rPr>
            <w:rFonts w:ascii="Times New Roman" w:hAnsi="Times New Roman" w:cs="Times New Roman"/>
          </w:rPr>
          <w:t>pretraining</w:t>
        </w:r>
      </w:ins>
      <w:r>
        <w:rPr>
          <w:rFonts w:ascii="Times New Roman" w:hAnsi="Times New Roman" w:cs="Times New Roman"/>
        </w:rPr>
        <w:t xml:space="preserve"> phase</w:t>
      </w:r>
      <w:ins w:id="369" w:author="Benton, Deon" w:date="2025-03-30T15:48:00Z" w16du:dateUtc="2025-03-30T20:48:00Z">
        <w:r w:rsidRPr="0046412A">
          <w:rPr>
            <w:rFonts w:ascii="Times New Roman" w:hAnsi="Times New Roman" w:cs="Times New Roman"/>
          </w:rPr>
          <w:t xml:space="preserve"> remain largely </w:t>
        </w:r>
      </w:ins>
      <w:r>
        <w:rPr>
          <w:rFonts w:ascii="Times New Roman" w:hAnsi="Times New Roman" w:cs="Times New Roman"/>
        </w:rPr>
        <w:t>intact</w:t>
      </w:r>
      <w:ins w:id="370" w:author="Benton, Deon" w:date="2025-03-30T15:48:00Z" w16du:dateUtc="2025-03-30T20:48:00Z">
        <w:r w:rsidRPr="0046412A">
          <w:rPr>
            <w:rFonts w:ascii="Times New Roman" w:hAnsi="Times New Roman" w:cs="Times New Roman"/>
          </w:rPr>
          <w:t>. This means that when the network is tested on the Inconsistent test event, it will not activate the Barrier Side output units in response to activity in the Curved Motion and Barrier Jump Height 4 input units</w:t>
        </w:r>
      </w:ins>
      <w:r>
        <w:rPr>
          <w:rFonts w:ascii="Times New Roman" w:hAnsi="Times New Roman" w:cs="Times New Roman"/>
        </w:rPr>
        <w:t xml:space="preserve"> (</w:t>
      </w:r>
      <w:ins w:id="371" w:author="Benton, Deon" w:date="2025-03-30T15:51:00Z" w16du:dateUtc="2025-03-30T20:51:00Z">
        <w:r>
          <w:rPr>
            <w:rFonts w:ascii="Times New Roman" w:hAnsi="Times New Roman" w:cs="Times New Roman"/>
          </w:rPr>
          <w:t>the only two units that were active in the habituation phase and the Inconsistent test event</w:t>
        </w:r>
      </w:ins>
      <w:r>
        <w:rPr>
          <w:rFonts w:ascii="Times New Roman" w:hAnsi="Times New Roman" w:cs="Times New Roman"/>
        </w:rPr>
        <w:t>)</w:t>
      </w:r>
      <w:ins w:id="372" w:author="Benton, Deon" w:date="2025-03-30T15:48:00Z" w16du:dateUtc="2025-03-30T20:48:00Z">
        <w:r w:rsidRPr="0046412A">
          <w:rPr>
            <w:rFonts w:ascii="Times New Roman" w:hAnsi="Times New Roman" w:cs="Times New Roman"/>
          </w:rPr>
          <w:t xml:space="preserve">.  Instead, it will activate the Barrier Missing output unit </w:t>
        </w:r>
      </w:ins>
      <w:ins w:id="373" w:author="Benton, Deon" w:date="2025-03-30T15:57:00Z" w16du:dateUtc="2025-03-30T20:57:00Z">
        <w:r>
          <w:rPr>
            <w:rFonts w:ascii="Times New Roman" w:hAnsi="Times New Roman" w:cs="Times New Roman"/>
          </w:rPr>
          <w:t>given that</w:t>
        </w:r>
      </w:ins>
      <w:ins w:id="374" w:author="Benton, Deon" w:date="2025-03-30T15:51:00Z" w16du:dateUtc="2025-03-30T20:51:00Z">
        <w:r>
          <w:rPr>
            <w:rFonts w:ascii="Times New Roman" w:hAnsi="Times New Roman" w:cs="Times New Roman"/>
          </w:rPr>
          <w:t xml:space="preserve"> the</w:t>
        </w:r>
      </w:ins>
      <w:ins w:id="375" w:author="Benton, Deon" w:date="2025-03-30T15:48:00Z" w16du:dateUtc="2025-03-30T20:48:00Z">
        <w:r w:rsidRPr="0046412A">
          <w:rPr>
            <w:rFonts w:ascii="Times New Roman" w:hAnsi="Times New Roman" w:cs="Times New Roman"/>
          </w:rPr>
          <w:t xml:space="preserve"> Barrier Missing and No Barrier input units</w:t>
        </w:r>
      </w:ins>
      <w:ins w:id="376" w:author="Benton, Deon" w:date="2025-03-30T15:52:00Z" w16du:dateUtc="2025-03-30T20:52:00Z">
        <w:r>
          <w:rPr>
            <w:rFonts w:ascii="Times New Roman" w:hAnsi="Times New Roman" w:cs="Times New Roman"/>
          </w:rPr>
          <w:t xml:space="preserve">—which were indirectly </w:t>
        </w:r>
        <w:r>
          <w:rPr>
            <w:rFonts w:ascii="Times New Roman" w:hAnsi="Times New Roman" w:cs="Times New Roman"/>
          </w:rPr>
          <w:lastRenderedPageBreak/>
          <w:t xml:space="preserve">associated with it via the associated hidden units—are presented as input </w:t>
        </w:r>
      </w:ins>
      <w:ins w:id="377" w:author="Benton, Deon" w:date="2025-03-30T15:48:00Z" w16du:dateUtc="2025-03-30T20:48:00Z">
        <w:r w:rsidRPr="0046412A">
          <w:rPr>
            <w:rFonts w:ascii="Times New Roman" w:hAnsi="Times New Roman" w:cs="Times New Roman"/>
          </w:rPr>
          <w:t xml:space="preserve">in the Inconsistent test event. </w:t>
        </w:r>
      </w:ins>
      <w:ins w:id="378" w:author="Benton, Deon" w:date="2025-03-30T15:53:00Z" w16du:dateUtc="2025-03-30T20:53:00Z">
        <w:r>
          <w:rPr>
            <w:rFonts w:ascii="Times New Roman" w:hAnsi="Times New Roman" w:cs="Times New Roman"/>
          </w:rPr>
          <w:t>Given that this is the correct response in both test events, activation of this unit</w:t>
        </w:r>
      </w:ins>
      <w:ins w:id="379" w:author="Benton, Deon" w:date="2025-03-30T15:57:00Z" w16du:dateUtc="2025-03-30T20:57:00Z">
        <w:r>
          <w:rPr>
            <w:rFonts w:ascii="Times New Roman" w:hAnsi="Times New Roman" w:cs="Times New Roman"/>
          </w:rPr>
          <w:t xml:space="preserve"> via its associated hidden units</w:t>
        </w:r>
      </w:ins>
      <w:ins w:id="380" w:author="Benton, Deon" w:date="2025-03-30T15:53:00Z" w16du:dateUtc="2025-03-30T20:53:00Z">
        <w:r>
          <w:rPr>
            <w:rFonts w:ascii="Times New Roman" w:hAnsi="Times New Roman" w:cs="Times New Roman"/>
          </w:rPr>
          <w:t xml:space="preserve"> does not contribute </w:t>
        </w:r>
      </w:ins>
      <w:ins w:id="381" w:author="Benton, Deon" w:date="2025-03-30T15:58:00Z" w16du:dateUtc="2025-03-30T20:58:00Z">
        <w:r w:rsidR="00E6500A">
          <w:rPr>
            <w:rFonts w:ascii="Times New Roman" w:hAnsi="Times New Roman" w:cs="Times New Roman"/>
          </w:rPr>
          <w:t>to each test event’s error.</w:t>
        </w:r>
      </w:ins>
    </w:p>
    <w:p w14:paraId="053101DE" w14:textId="34D91676" w:rsidR="0046412A" w:rsidRPr="0046412A" w:rsidRDefault="001276E5" w:rsidP="0046412A">
      <w:pPr>
        <w:spacing w:line="480" w:lineRule="auto"/>
        <w:ind w:firstLine="720"/>
        <w:contextualSpacing/>
        <w:rPr>
          <w:ins w:id="382" w:author="Benton, Deon" w:date="2025-03-30T15:48:00Z" w16du:dateUtc="2025-03-30T20:48:00Z"/>
          <w:rFonts w:ascii="Times New Roman" w:hAnsi="Times New Roman" w:cs="Times New Roman"/>
        </w:rPr>
      </w:pPr>
      <w:ins w:id="383" w:author="Benton, Deon" w:date="2025-03-30T15:58:00Z" w16du:dateUtc="2025-03-30T20:58:00Z">
        <w:r>
          <w:rPr>
            <w:rFonts w:ascii="Times New Roman" w:hAnsi="Times New Roman" w:cs="Times New Roman"/>
          </w:rPr>
          <w:t>Similarly</w:t>
        </w:r>
      </w:ins>
      <w:ins w:id="384" w:author="Benton, Deon" w:date="2025-03-30T15:53:00Z" w16du:dateUtc="2025-03-30T20:53:00Z">
        <w:r w:rsidR="0046412A">
          <w:rPr>
            <w:rFonts w:ascii="Times New Roman" w:hAnsi="Times New Roman" w:cs="Times New Roman"/>
          </w:rPr>
          <w:t>,</w:t>
        </w:r>
      </w:ins>
      <w:ins w:id="385" w:author="Benton, Deon" w:date="2025-03-30T15:48:00Z" w16du:dateUtc="2025-03-30T20:48:00Z">
        <w:r w:rsidR="0046412A" w:rsidRPr="0046412A">
          <w:rPr>
            <w:rFonts w:ascii="Times New Roman" w:hAnsi="Times New Roman" w:cs="Times New Roman"/>
          </w:rPr>
          <w:t xml:space="preserve"> </w:t>
        </w:r>
      </w:ins>
      <w:ins w:id="386" w:author="Benton, Deon" w:date="2025-03-30T15:59:00Z" w16du:dateUtc="2025-03-30T20:59:00Z">
        <w:r>
          <w:rPr>
            <w:rFonts w:ascii="Times New Roman" w:hAnsi="Times New Roman" w:cs="Times New Roman"/>
          </w:rPr>
          <w:t xml:space="preserve">following habituation, </w:t>
        </w:r>
      </w:ins>
      <w:ins w:id="387" w:author="Benton, Deon" w:date="2025-03-30T15:48:00Z" w16du:dateUtc="2025-03-30T20:48:00Z">
        <w:r w:rsidR="0046412A" w:rsidRPr="0046412A">
          <w:rPr>
            <w:rFonts w:ascii="Times New Roman" w:hAnsi="Times New Roman" w:cs="Times New Roman"/>
          </w:rPr>
          <w:t>the network fails to activate the Barrier Height 4 output unit in response to activity in the Barrier Height 4, Jump Height 4, Curved Motion, Barrier Missing, and Contiguous input unit</w:t>
        </w:r>
      </w:ins>
      <w:ins w:id="388" w:author="Benton, Deon" w:date="2025-03-30T15:54:00Z" w16du:dateUtc="2025-03-30T20:54:00Z">
        <w:r w:rsidR="0046412A">
          <w:rPr>
            <w:rFonts w:ascii="Times New Roman" w:hAnsi="Times New Roman" w:cs="Times New Roman"/>
          </w:rPr>
          <w:t>s</w:t>
        </w:r>
      </w:ins>
      <w:ins w:id="389" w:author="Benton, Deon" w:date="2025-03-30T15:48:00Z" w16du:dateUtc="2025-03-30T20:48:00Z">
        <w:r w:rsidR="0046412A" w:rsidRPr="0046412A">
          <w:rPr>
            <w:rFonts w:ascii="Times New Roman" w:hAnsi="Times New Roman" w:cs="Times New Roman"/>
          </w:rPr>
          <w:t xml:space="preserve">. This stems from the fact that its weights have weight decay and an even lower learning rate than that for the Barrier Side units. This means that if any </w:t>
        </w:r>
      </w:ins>
      <w:ins w:id="390" w:author="Benton, Deon" w:date="2025-03-30T15:54:00Z" w16du:dateUtc="2025-03-30T20:54:00Z">
        <w:r w:rsidR="0046412A">
          <w:rPr>
            <w:rFonts w:ascii="Times New Roman" w:hAnsi="Times New Roman" w:cs="Times New Roman"/>
          </w:rPr>
          <w:t>one of the five input units is</w:t>
        </w:r>
      </w:ins>
      <w:ins w:id="391" w:author="Benton, Deon" w:date="2025-03-30T15:48:00Z" w16du:dateUtc="2025-03-30T20:48:00Z">
        <w:r w:rsidR="0046412A" w:rsidRPr="0046412A">
          <w:rPr>
            <w:rFonts w:ascii="Times New Roman" w:hAnsi="Times New Roman" w:cs="Times New Roman"/>
          </w:rPr>
          <w:t xml:space="preserve"> turned on in either of the test events, the network will not activate the Barrier Height 4 unit. </w:t>
        </w:r>
      </w:ins>
      <w:ins w:id="392" w:author="Benton, Deon" w:date="2025-03-30T15:55:00Z" w16du:dateUtc="2025-03-30T20:55:00Z">
        <w:r w:rsidR="0046412A">
          <w:rPr>
            <w:rFonts w:ascii="Times New Roman" w:hAnsi="Times New Roman" w:cs="Times New Roman"/>
          </w:rPr>
          <w:t>Instead, the network will activate whichever output unit was indirectly associated</w:t>
        </w:r>
      </w:ins>
      <w:ins w:id="393" w:author="Benton, Deon" w:date="2025-03-30T16:00:00Z" w16du:dateUtc="2025-03-30T21:00:00Z">
        <w:r>
          <w:rPr>
            <w:rFonts w:ascii="Times New Roman" w:hAnsi="Times New Roman" w:cs="Times New Roman"/>
          </w:rPr>
          <w:t xml:space="preserve"> via the hidden units</w:t>
        </w:r>
      </w:ins>
      <w:ins w:id="394" w:author="Benton, Deon" w:date="2025-03-30T15:55:00Z" w16du:dateUtc="2025-03-30T20:55:00Z">
        <w:r w:rsidR="0046412A">
          <w:rPr>
            <w:rFonts w:ascii="Times New Roman" w:hAnsi="Times New Roman" w:cs="Times New Roman"/>
          </w:rPr>
          <w:t xml:space="preserve"> with any one of these five input units. In this case, this means that the network will turn on the Barrier Missing output unit because this unit formed an indirect </w:t>
        </w:r>
      </w:ins>
      <w:ins w:id="395" w:author="Benton, Deon" w:date="2025-03-30T15:56:00Z" w16du:dateUtc="2025-03-30T20:56:00Z">
        <w:r w:rsidR="0046412A">
          <w:rPr>
            <w:rFonts w:ascii="Times New Roman" w:hAnsi="Times New Roman" w:cs="Times New Roman"/>
          </w:rPr>
          <w:t xml:space="preserve">association with the Barrier Missing input unit during the pretraining phase. </w:t>
        </w:r>
      </w:ins>
      <w:ins w:id="396" w:author="Benton, Deon" w:date="2025-03-30T15:48:00Z" w16du:dateUtc="2025-03-30T20:48:00Z">
        <w:r w:rsidR="0046412A" w:rsidRPr="0046412A">
          <w:rPr>
            <w:rFonts w:ascii="Times New Roman" w:hAnsi="Times New Roman" w:cs="Times New Roman"/>
          </w:rPr>
          <w:t>This, too, is the correct response for the Inconsistent and Consistent test events.</w:t>
        </w:r>
      </w:ins>
      <w:ins w:id="397" w:author="Benton, Deon" w:date="2025-03-30T15:56:00Z" w16du:dateUtc="2025-03-30T20:56:00Z">
        <w:r w:rsidR="0046412A">
          <w:rPr>
            <w:rFonts w:ascii="Times New Roman" w:hAnsi="Times New Roman" w:cs="Times New Roman"/>
          </w:rPr>
          <w:t xml:space="preserve"> As such, activation of this unit also does not contribute meaningfully to the error that both test events produce.</w:t>
        </w:r>
      </w:ins>
    </w:p>
    <w:p w14:paraId="30E2E8CD" w14:textId="0F710362" w:rsidR="00843D21" w:rsidRPr="00B245D1" w:rsidRDefault="0046412A" w:rsidP="00B245D1">
      <w:pPr>
        <w:spacing w:line="480" w:lineRule="auto"/>
        <w:ind w:firstLine="720"/>
        <w:contextualSpacing/>
        <w:rPr>
          <w:rFonts w:ascii="Times New Roman" w:hAnsi="Times New Roman" w:cs="Times New Roman"/>
        </w:rPr>
      </w:pPr>
      <w:ins w:id="398" w:author="Benton, Deon" w:date="2025-03-30T15:48:00Z" w16du:dateUtc="2025-03-30T20:48:00Z">
        <w:r w:rsidRPr="0046412A">
          <w:rPr>
            <w:rFonts w:ascii="Times New Roman" w:hAnsi="Times New Roman" w:cs="Times New Roman"/>
          </w:rPr>
          <w:t xml:space="preserve">In contrast, the network can adjust its weight sufficiently within the timeframe of the habituation phase to activate the Jump Height 4 output unit in response to activity in the </w:t>
        </w:r>
      </w:ins>
      <w:ins w:id="399" w:author="Benton, Deon" w:date="2025-03-30T16:00:00Z" w16du:dateUtc="2025-03-30T21:00:00Z">
        <w:r w:rsidR="001276E5">
          <w:rPr>
            <w:rFonts w:ascii="Times New Roman" w:hAnsi="Times New Roman" w:cs="Times New Roman"/>
          </w:rPr>
          <w:t>same five input units</w:t>
        </w:r>
      </w:ins>
      <w:ins w:id="400" w:author="Benton, Deon" w:date="2025-03-30T15:48:00Z" w16du:dateUtc="2025-03-30T20:48:00Z">
        <w:r w:rsidRPr="0046412A">
          <w:rPr>
            <w:rFonts w:ascii="Times New Roman" w:hAnsi="Times New Roman" w:cs="Times New Roman"/>
          </w:rPr>
          <w:t>. This means that if any of these input units is</w:t>
        </w:r>
      </w:ins>
      <w:ins w:id="401" w:author="Benton, Deon" w:date="2025-03-30T16:00:00Z" w16du:dateUtc="2025-03-30T21:00:00Z">
        <w:r w:rsidR="00775603">
          <w:rPr>
            <w:rFonts w:ascii="Times New Roman" w:hAnsi="Times New Roman" w:cs="Times New Roman"/>
          </w:rPr>
          <w:t xml:space="preserve"> </w:t>
        </w:r>
      </w:ins>
      <w:ins w:id="402" w:author="Benton, Deon" w:date="2025-03-30T15:48:00Z" w16du:dateUtc="2025-03-30T20:48:00Z">
        <w:r w:rsidRPr="0046412A">
          <w:rPr>
            <w:rFonts w:ascii="Times New Roman" w:hAnsi="Times New Roman" w:cs="Times New Roman"/>
          </w:rPr>
          <w:t xml:space="preserve">turned on </w:t>
        </w:r>
      </w:ins>
      <w:ins w:id="403" w:author="Benton, Deon" w:date="2025-03-30T16:00:00Z" w16du:dateUtc="2025-03-30T21:00:00Z">
        <w:r w:rsidR="00775603">
          <w:rPr>
            <w:rFonts w:ascii="Times New Roman" w:hAnsi="Times New Roman" w:cs="Times New Roman"/>
          </w:rPr>
          <w:t xml:space="preserve">in either </w:t>
        </w:r>
      </w:ins>
      <w:ins w:id="404" w:author="Benton, Deon" w:date="2025-03-30T16:01:00Z" w16du:dateUtc="2025-03-30T21:01:00Z">
        <w:r w:rsidR="00775603">
          <w:rPr>
            <w:rFonts w:ascii="Times New Roman" w:hAnsi="Times New Roman" w:cs="Times New Roman"/>
          </w:rPr>
          <w:t>of the test events</w:t>
        </w:r>
      </w:ins>
      <w:ins w:id="405" w:author="Benton, Deon" w:date="2025-03-30T15:48:00Z" w16du:dateUtc="2025-03-30T20:48:00Z">
        <w:r w:rsidRPr="0046412A">
          <w:rPr>
            <w:rFonts w:ascii="Times New Roman" w:hAnsi="Times New Roman" w:cs="Times New Roman"/>
          </w:rPr>
          <w:t xml:space="preserve">, the Jump Height 4 output unit will </w:t>
        </w:r>
      </w:ins>
      <w:ins w:id="406" w:author="Benton, Deon" w:date="2025-03-30T16:01:00Z" w16du:dateUtc="2025-03-30T21:01:00Z">
        <w:r w:rsidR="00775603">
          <w:rPr>
            <w:rFonts w:ascii="Times New Roman" w:hAnsi="Times New Roman" w:cs="Times New Roman"/>
          </w:rPr>
          <w:t xml:space="preserve">also </w:t>
        </w:r>
      </w:ins>
      <w:ins w:id="407" w:author="Benton, Deon" w:date="2025-03-30T15:48:00Z" w16du:dateUtc="2025-03-30T20:48:00Z">
        <w:r w:rsidRPr="0046412A">
          <w:rPr>
            <w:rFonts w:ascii="Times New Roman" w:hAnsi="Times New Roman" w:cs="Times New Roman"/>
          </w:rPr>
          <w:t xml:space="preserve">be </w:t>
        </w:r>
      </w:ins>
      <w:ins w:id="408" w:author="Benton, Deon" w:date="2025-03-30T16:01:00Z" w16du:dateUtc="2025-03-30T21:01:00Z">
        <w:r w:rsidR="00775603">
          <w:rPr>
            <w:rFonts w:ascii="Times New Roman" w:hAnsi="Times New Roman" w:cs="Times New Roman"/>
          </w:rPr>
          <w:t>turned on</w:t>
        </w:r>
      </w:ins>
      <w:ins w:id="409" w:author="Benton, Deon" w:date="2025-03-30T15:48:00Z" w16du:dateUtc="2025-03-30T20:48:00Z">
        <w:r w:rsidRPr="0046412A">
          <w:rPr>
            <w:rFonts w:ascii="Times New Roman" w:hAnsi="Times New Roman" w:cs="Times New Roman"/>
          </w:rPr>
          <w:t xml:space="preserve">. Given that at least one of these units </w:t>
        </w:r>
      </w:ins>
      <w:ins w:id="410" w:author="Benton, Deon" w:date="2025-03-30T16:01:00Z" w16du:dateUtc="2025-03-30T21:01:00Z">
        <w:r w:rsidR="0038350E">
          <w:rPr>
            <w:rFonts w:ascii="Times New Roman" w:hAnsi="Times New Roman" w:cs="Times New Roman"/>
            <w:i/>
            <w:iCs/>
          </w:rPr>
          <w:t xml:space="preserve">is </w:t>
        </w:r>
      </w:ins>
      <w:ins w:id="411" w:author="Benton, Deon" w:date="2025-03-30T15:48:00Z" w16du:dateUtc="2025-03-30T20:48:00Z">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ins>
      <w:ins w:id="412" w:author="Benton, Deon" w:date="2025-03-30T16:21:00Z" w16du:dateUtc="2025-03-30T21:21:00Z">
        <w:r w:rsidR="008C4764">
          <w:rPr>
            <w:rFonts w:ascii="Times New Roman" w:hAnsi="Times New Roman" w:cs="Times New Roman"/>
          </w:rPr>
          <w:t xml:space="preserve"> </w:t>
        </w:r>
      </w:ins>
      <w:ins w:id="413" w:author="Benton, Deon" w:date="2025-03-30T16:25:00Z" w16du:dateUtc="2025-03-30T21:25:00Z">
        <w:r w:rsidR="00B263B6">
          <w:rPr>
            <w:rFonts w:ascii="Times New Roman" w:hAnsi="Times New Roman" w:cs="Times New Roman"/>
          </w:rPr>
          <w:t xml:space="preserve">the </w:t>
        </w:r>
      </w:ins>
      <w:ins w:id="414" w:author="Benton, Deon" w:date="2025-03-30T16:21:00Z" w16du:dateUtc="2025-03-30T21:21:00Z">
        <w:r w:rsidR="008C4764">
          <w:rPr>
            <w:rFonts w:ascii="Times New Roman" w:hAnsi="Times New Roman" w:cs="Times New Roman"/>
          </w:rPr>
          <w:t>largest contributor to error in the Consistent test event is the Jump Height 4 test event</w:t>
        </w:r>
      </w:ins>
      <w:ins w:id="415" w:author="Benton, Deon" w:date="2025-03-30T16:22:00Z" w16du:dateUtc="2025-03-30T21:22:00Z">
        <w:r w:rsidR="008C4764">
          <w:rPr>
            <w:rFonts w:ascii="Times New Roman" w:hAnsi="Times New Roman" w:cs="Times New Roman"/>
          </w:rPr>
          <w:t>; the network activates the correct units in the other output groups. In contrast, the largest contributor to error in the Inconsistent test event is</w:t>
        </w:r>
      </w:ins>
      <w:ins w:id="416" w:author="Benton, Deon" w:date="2025-03-30T16:23:00Z" w16du:dateUtc="2025-03-30T21:23:00Z">
        <w:r w:rsidR="008C4764">
          <w:rPr>
            <w:rFonts w:ascii="Times New Roman" w:hAnsi="Times New Roman" w:cs="Times New Roman"/>
          </w:rPr>
          <w:t xml:space="preserve"> activation of </w:t>
        </w:r>
      </w:ins>
      <w:ins w:id="417" w:author="Benton, Deon" w:date="2025-03-30T16:04:00Z" w16du:dateUtc="2025-03-30T21:04:00Z">
        <w:r w:rsidR="0038350E">
          <w:rPr>
            <w:rFonts w:ascii="Times New Roman" w:hAnsi="Times New Roman" w:cs="Times New Roman"/>
          </w:rPr>
          <w:t xml:space="preserve">the Straight Motion </w:t>
        </w:r>
      </w:ins>
      <w:ins w:id="418" w:author="Benton, Deon" w:date="2025-03-30T16:05:00Z" w16du:dateUtc="2025-03-30T21:05:00Z">
        <w:r w:rsidR="0038350E">
          <w:rPr>
            <w:rFonts w:ascii="Times New Roman" w:hAnsi="Times New Roman" w:cs="Times New Roman"/>
          </w:rPr>
          <w:t xml:space="preserve">output </w:t>
        </w:r>
      </w:ins>
      <w:ins w:id="419" w:author="Benton, Deon" w:date="2025-03-30T16:04:00Z" w16du:dateUtc="2025-03-30T21:04:00Z">
        <w:r w:rsidR="0038350E">
          <w:rPr>
            <w:rFonts w:ascii="Times New Roman" w:hAnsi="Times New Roman" w:cs="Times New Roman"/>
          </w:rPr>
          <w:t>unit</w:t>
        </w:r>
      </w:ins>
      <w:ins w:id="420" w:author="Benton, Deon" w:date="2025-03-30T16:23:00Z" w16du:dateUtc="2025-03-30T21:23:00Z">
        <w:r w:rsidR="008C4764">
          <w:rPr>
            <w:rFonts w:ascii="Times New Roman" w:hAnsi="Times New Roman" w:cs="Times New Roman"/>
          </w:rPr>
          <w:t xml:space="preserve"> </w:t>
        </w:r>
      </w:ins>
      <w:ins w:id="421" w:author="Benton, Deon" w:date="2025-03-30T16:08:00Z" w16du:dateUtc="2025-03-30T21:08:00Z">
        <w:r w:rsidR="004910CA">
          <w:rPr>
            <w:rFonts w:ascii="Times New Roman" w:hAnsi="Times New Roman" w:cs="Times New Roman"/>
          </w:rPr>
          <w:t xml:space="preserve">instead of </w:t>
        </w:r>
        <w:r w:rsidR="004910CA">
          <w:rPr>
            <w:rFonts w:ascii="Times New Roman" w:hAnsi="Times New Roman" w:cs="Times New Roman"/>
          </w:rPr>
          <w:lastRenderedPageBreak/>
          <w:t>the desired Curved Motion output unit</w:t>
        </w:r>
      </w:ins>
      <w:ins w:id="422" w:author="Benton, Deon" w:date="2025-03-30T16:09:00Z" w16du:dateUtc="2025-03-30T21:09:00Z">
        <w:r w:rsidR="004910CA">
          <w:rPr>
            <w:rFonts w:ascii="Times New Roman" w:hAnsi="Times New Roman" w:cs="Times New Roman"/>
          </w:rPr>
          <w:t>. This is largely driven by</w:t>
        </w:r>
      </w:ins>
      <w:ins w:id="423" w:author="Benton, Deon" w:date="2025-03-30T16:04:00Z" w16du:dateUtc="2025-03-30T21:04:00Z">
        <w:r w:rsidR="0038350E">
          <w:rPr>
            <w:rFonts w:ascii="Times New Roman" w:hAnsi="Times New Roman" w:cs="Times New Roman"/>
          </w:rPr>
          <w:t xml:space="preserve"> the</w:t>
        </w:r>
      </w:ins>
      <w:ins w:id="424" w:author="Benton, Deon" w:date="2025-03-30T16:03:00Z" w16du:dateUtc="2025-03-30T21:03:00Z">
        <w:r w:rsidR="0038350E">
          <w:rPr>
            <w:rFonts w:ascii="Times New Roman" w:hAnsi="Times New Roman" w:cs="Times New Roman"/>
          </w:rPr>
          <w:t xml:space="preserve"> indirect positive input </w:t>
        </w:r>
      </w:ins>
      <w:ins w:id="425" w:author="Benton, Deon" w:date="2025-03-30T16:09:00Z" w16du:dateUtc="2025-03-30T21:09:00Z">
        <w:r w:rsidR="004910CA">
          <w:rPr>
            <w:rFonts w:ascii="Times New Roman" w:hAnsi="Times New Roman" w:cs="Times New Roman"/>
          </w:rPr>
          <w:t>that this unit</w:t>
        </w:r>
      </w:ins>
      <w:ins w:id="426" w:author="Benton, Deon" w:date="2025-03-30T16:04:00Z" w16du:dateUtc="2025-03-30T21:04:00Z">
        <w:r w:rsidR="0038350E">
          <w:rPr>
            <w:rFonts w:ascii="Times New Roman" w:hAnsi="Times New Roman" w:cs="Times New Roman"/>
          </w:rPr>
          <w:t xml:space="preserve"> receives </w:t>
        </w:r>
      </w:ins>
      <w:ins w:id="427" w:author="Benton, Deon" w:date="2025-03-30T16:03:00Z" w16du:dateUtc="2025-03-30T21:03:00Z">
        <w:r w:rsidR="0038350E">
          <w:rPr>
            <w:rFonts w:ascii="Times New Roman" w:hAnsi="Times New Roman" w:cs="Times New Roman"/>
          </w:rPr>
          <w:t>from the Barrier Missing and No Barrier input units via their associated hidden units.</w:t>
        </w:r>
      </w:ins>
      <w:ins w:id="428" w:author="Benton, Deon" w:date="2025-03-30T15:48:00Z" w16du:dateUtc="2025-03-30T20:48:00Z">
        <w:r w:rsidRPr="0046412A">
          <w:rPr>
            <w:rFonts w:ascii="Times New Roman" w:hAnsi="Times New Roman" w:cs="Times New Roman"/>
          </w:rPr>
          <w:t xml:space="preserve"> </w:t>
        </w:r>
      </w:ins>
      <w:ins w:id="429" w:author="Benton, Deon" w:date="2025-03-30T16:05:00Z" w16du:dateUtc="2025-03-30T21:05:00Z">
        <w:r w:rsidR="006F7A51">
          <w:rPr>
            <w:rFonts w:ascii="Times New Roman" w:hAnsi="Times New Roman" w:cs="Times New Roman"/>
          </w:rPr>
          <w:t>Notably</w:t>
        </w:r>
      </w:ins>
      <w:ins w:id="430" w:author="Benton, Deon" w:date="2025-03-30T15:48:00Z" w16du:dateUtc="2025-03-30T20:48:00Z">
        <w:r w:rsidRPr="0046412A">
          <w:rPr>
            <w:rFonts w:ascii="Times New Roman" w:hAnsi="Times New Roman" w:cs="Times New Roman"/>
          </w:rPr>
          <w:t xml:space="preserve">, there is </w:t>
        </w:r>
      </w:ins>
      <w:ins w:id="431" w:author="Benton, Deon" w:date="2025-03-30T16:05:00Z" w16du:dateUtc="2025-03-30T21:05:00Z">
        <w:r w:rsidR="006F7A51">
          <w:rPr>
            <w:rFonts w:ascii="Times New Roman" w:hAnsi="Times New Roman" w:cs="Times New Roman"/>
          </w:rPr>
          <w:t xml:space="preserve">also </w:t>
        </w:r>
      </w:ins>
      <w:ins w:id="432" w:author="Benton, Deon" w:date="2025-03-30T15:48:00Z" w16du:dateUtc="2025-03-30T20:48:00Z">
        <w:r w:rsidRPr="0046412A">
          <w:rPr>
            <w:rFonts w:ascii="Times New Roman" w:hAnsi="Times New Roman" w:cs="Times New Roman"/>
          </w:rPr>
          <w:t>some activation of the No Jump output unit</w:t>
        </w:r>
      </w:ins>
      <w:ins w:id="433" w:author="Benton, Deon" w:date="2025-03-30T16:06:00Z" w16du:dateUtc="2025-03-30T21:06:00Z">
        <w:r w:rsidR="006F7A51">
          <w:rPr>
            <w:rFonts w:ascii="Times New Roman" w:hAnsi="Times New Roman" w:cs="Times New Roman"/>
          </w:rPr>
          <w:t xml:space="preserve"> due to the indirect positive input that it receives from </w:t>
        </w:r>
      </w:ins>
      <w:ins w:id="434" w:author="Benton, Deon" w:date="2025-03-30T16:12:00Z" w16du:dateUtc="2025-03-30T21:12:00Z">
        <w:r w:rsidR="004910CA">
          <w:rPr>
            <w:rFonts w:ascii="Times New Roman" w:hAnsi="Times New Roman" w:cs="Times New Roman"/>
          </w:rPr>
          <w:t>the same two input units</w:t>
        </w:r>
      </w:ins>
      <w:ins w:id="435" w:author="Benton, Deon" w:date="2025-03-30T16:15:00Z" w16du:dateUtc="2025-03-30T21:15:00Z">
        <w:r w:rsidR="004910CA">
          <w:rPr>
            <w:rFonts w:ascii="Times New Roman" w:hAnsi="Times New Roman" w:cs="Times New Roman"/>
          </w:rPr>
          <w:t xml:space="preserve"> via the associated hidden units</w:t>
        </w:r>
      </w:ins>
      <w:ins w:id="436" w:author="Benton, Deon" w:date="2025-03-30T16:06:00Z" w16du:dateUtc="2025-03-30T21:06:00Z">
        <w:r w:rsidR="006F7A51">
          <w:rPr>
            <w:rFonts w:ascii="Times New Roman" w:hAnsi="Times New Roman" w:cs="Times New Roman"/>
          </w:rPr>
          <w:t>.</w:t>
        </w:r>
      </w:ins>
      <w:ins w:id="437" w:author="Benton, Deon" w:date="2025-03-30T15:48:00Z" w16du:dateUtc="2025-03-30T20:48:00Z">
        <w:r w:rsidRPr="0046412A">
          <w:rPr>
            <w:rFonts w:ascii="Times New Roman" w:hAnsi="Times New Roman" w:cs="Times New Roman"/>
          </w:rPr>
          <w:t xml:space="preserve"> </w:t>
        </w:r>
      </w:ins>
      <w:ins w:id="438" w:author="Benton, Deon" w:date="2025-03-30T16:17:00Z" w16du:dateUtc="2025-03-30T21:17:00Z">
        <w:r w:rsidR="004910CA" w:rsidRPr="004910CA">
          <w:rPr>
            <w:rFonts w:ascii="Times New Roman" w:hAnsi="Times New Roman" w:cs="Times New Roman"/>
          </w:rPr>
          <w:t>However, this activation is largely dampened the Jump Height 4 unit in the input activates its associated hidden units, which, in turn, both activate the Jump Height 4 output unit and suppress the No Jump output unit through differential positive and negative weights.</w:t>
        </w:r>
        <w:r w:rsidR="004910CA">
          <w:rPr>
            <w:rFonts w:ascii="Times New Roman" w:hAnsi="Times New Roman" w:cs="Times New Roman"/>
          </w:rPr>
          <w:t xml:space="preserve"> </w:t>
        </w:r>
      </w:ins>
      <w:ins w:id="439" w:author="Benton, Deon" w:date="2025-03-30T16:24:00Z" w16du:dateUtc="2025-03-30T21:24:00Z">
        <w:r w:rsidR="008C4764">
          <w:rPr>
            <w:rFonts w:ascii="Times New Roman" w:hAnsi="Times New Roman" w:cs="Times New Roman"/>
          </w:rPr>
          <w:t>Crucially, b</w:t>
        </w:r>
      </w:ins>
      <w:ins w:id="440" w:author="Benton, Deon" w:date="2025-03-30T15:48:00Z" w16du:dateUtc="2025-03-30T20:48:00Z">
        <w:r w:rsidRPr="0046412A">
          <w:rPr>
            <w:rFonts w:ascii="Times New Roman" w:hAnsi="Times New Roman" w:cs="Times New Roman"/>
          </w:rPr>
          <w:t xml:space="preserve">ecause </w:t>
        </w:r>
      </w:ins>
      <w:ins w:id="441" w:author="Benton, Deon" w:date="2025-03-30T15:49:00Z" w16du:dateUtc="2025-03-30T20:49:00Z">
        <w:r w:rsidRPr="0046412A">
          <w:rPr>
            <w:rFonts w:ascii="Times New Roman" w:hAnsi="Times New Roman" w:cs="Times New Roman"/>
          </w:rPr>
          <w:t>there</w:t>
        </w:r>
      </w:ins>
      <w:ins w:id="442" w:author="Benton, Deon" w:date="2025-03-30T15:48:00Z" w16du:dateUtc="2025-03-30T20:48:00Z">
        <w:r w:rsidRPr="0046412A">
          <w:rPr>
            <w:rFonts w:ascii="Times New Roman" w:hAnsi="Times New Roman" w:cs="Times New Roman"/>
          </w:rPr>
          <w:t xml:space="preserve"> </w:t>
        </w:r>
      </w:ins>
      <w:ins w:id="443" w:author="Benton, Deon" w:date="2025-03-30T15:49:00Z" w16du:dateUtc="2025-03-30T20:49:00Z">
        <w:r w:rsidRPr="0046412A">
          <w:rPr>
            <w:rFonts w:ascii="Times New Roman" w:hAnsi="Times New Roman" w:cs="Times New Roman"/>
          </w:rPr>
          <w:t>is</w:t>
        </w:r>
      </w:ins>
      <w:ins w:id="444" w:author="Benton, Deon" w:date="2025-03-30T15:48:00Z" w16du:dateUtc="2025-03-30T20:48:00Z">
        <w:r w:rsidRPr="0046412A">
          <w:rPr>
            <w:rFonts w:ascii="Times New Roman" w:hAnsi="Times New Roman" w:cs="Times New Roman"/>
          </w:rPr>
          <w:t xml:space="preserve"> only a single main contributor to error in both test events, both events produce equivalent error</w:t>
        </w:r>
      </w:ins>
      <w:ins w:id="445" w:author="Benton, Deon" w:date="2025-03-30T16:25:00Z" w16du:dateUtc="2025-03-30T21:25:00Z">
        <w:r w:rsidR="008C4764">
          <w:rPr>
            <w:rFonts w:ascii="Times New Roman" w:hAnsi="Times New Roman" w:cs="Times New Roman"/>
          </w:rPr>
          <w:t xml:space="preserve"> and, thus, equivalent “looking”</w:t>
        </w:r>
      </w:ins>
      <w:ins w:id="446" w:author="Benton, Deon" w:date="2025-03-30T16:24:00Z" w16du:dateUtc="2025-03-30T21:24:00Z">
        <w:r w:rsidR="008C4764">
          <w:rPr>
            <w:rFonts w:ascii="Times New Roman" w:hAnsi="Times New Roman" w:cs="Times New Roman"/>
          </w:rPr>
          <w:t xml:space="preserve">. </w:t>
        </w:r>
      </w:ins>
    </w:p>
    <w:p w14:paraId="6D2C2D38" w14:textId="77777777" w:rsidR="00843D21" w:rsidRDefault="00843D21" w:rsidP="003E3AE1">
      <w:pPr>
        <w:spacing w:line="480" w:lineRule="auto"/>
        <w:ind w:firstLine="720"/>
        <w:contextualSpacing/>
        <w:jc w:val="center"/>
        <w:rPr>
          <w:rFonts w:ascii="Times New Roman" w:hAnsi="Times New Roman" w:cs="Times New Roman"/>
          <w:b/>
          <w:bCs/>
        </w:rPr>
      </w:pPr>
    </w:p>
    <w:p w14:paraId="5BF474AB" w14:textId="06A2D280" w:rsidR="003E3AE1" w:rsidRDefault="003E3AE1" w:rsidP="003E3AE1">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6883B859" w14:textId="279A6EF1" w:rsidR="003E3AE1" w:rsidRDefault="00CD4829" w:rsidP="00CD482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question that developmental scientists have long been interested in concerns how infants learn to distinguish between efficient and inefficient actions. A considerable body of evidence attests to the fact that this capacity is in place by 9 months of age (e.g.,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Gergely et al., 1995), if not earlier (e.g., Liu et al., 2019; Skerry et al., 2013). However, considerably less is known about the origins of this ability. For example, is this capacity innate and underpinned by a domain-specific mechanism, or is it learned and supported by more domain-general processes. Two widely accepted proposals for how infants achieve this ability </w:t>
      </w:r>
      <w:ins w:id="447" w:author="Benton, Deon" w:date="2025-03-30T17:13:00Z" w16du:dateUtc="2025-03-30T22:13:00Z">
        <w:r w:rsidR="0089178E">
          <w:rPr>
            <w:rFonts w:ascii="Times New Roman" w:eastAsia="Times New Roman" w:hAnsi="Times New Roman" w:cs="Times New Roman"/>
          </w:rPr>
          <w:t>are</w:t>
        </w:r>
      </w:ins>
      <w:r>
        <w:rPr>
          <w:rFonts w:ascii="Times New Roman" w:eastAsia="Times New Roman" w:hAnsi="Times New Roman" w:cs="Times New Roman"/>
        </w:rPr>
        <w:t xml:space="preserve"> the teleological stance </w:t>
      </w:r>
      <w:ins w:id="448" w:author="Benton, Deon" w:date="2025-03-30T17:14:00Z" w16du:dateUtc="2025-03-30T22:14:00Z">
        <w:r w:rsidR="0089178E">
          <w:rPr>
            <w:rFonts w:ascii="Times New Roman" w:eastAsia="Times New Roman" w:hAnsi="Times New Roman" w:cs="Times New Roman"/>
          </w:rPr>
          <w:t xml:space="preserve">(e.g., </w:t>
        </w:r>
        <w:r w:rsidR="0089178E" w:rsidRPr="004E68A3">
          <w:rPr>
            <w:rFonts w:ascii="Times New Roman" w:hAnsi="Times New Roman" w:cs="Times New Roman"/>
          </w:rPr>
          <w:t xml:space="preserve">Gergely &amp; </w:t>
        </w:r>
        <w:proofErr w:type="spellStart"/>
        <w:r w:rsidR="0089178E" w:rsidRPr="004E68A3">
          <w:rPr>
            <w:rFonts w:ascii="Times New Roman" w:hAnsi="Times New Roman" w:cs="Times New Roman"/>
          </w:rPr>
          <w:t>Csibra</w:t>
        </w:r>
        <w:proofErr w:type="spellEnd"/>
        <w:r w:rsidR="0089178E" w:rsidRPr="004E68A3">
          <w:rPr>
            <w:rFonts w:ascii="Times New Roman" w:hAnsi="Times New Roman" w:cs="Times New Roman"/>
          </w:rPr>
          <w:t>, 2003</w:t>
        </w:r>
        <w:r w:rsidR="0089178E">
          <w:rPr>
            <w:rFonts w:ascii="Times New Roman" w:hAnsi="Times New Roman" w:cs="Times New Roman"/>
          </w:rPr>
          <w:t xml:space="preserve">) </w:t>
        </w:r>
      </w:ins>
      <w:r>
        <w:rPr>
          <w:rFonts w:ascii="Times New Roman" w:eastAsia="Times New Roman" w:hAnsi="Times New Roman" w:cs="Times New Roman"/>
        </w:rPr>
        <w:t>and the naïve utility calculus</w:t>
      </w:r>
      <w:ins w:id="449" w:author="Benton, Deon" w:date="2025-03-30T17:14:00Z" w16du:dateUtc="2025-03-30T22:14:00Z">
        <w:r w:rsidR="0089178E">
          <w:rPr>
            <w:rFonts w:ascii="Times New Roman" w:eastAsia="Times New Roman" w:hAnsi="Times New Roman" w:cs="Times New Roman"/>
          </w:rPr>
          <w:t xml:space="preserve"> (Jara-Ettinger et al., 2016)</w:t>
        </w:r>
      </w:ins>
      <w:r>
        <w:rPr>
          <w:rFonts w:ascii="Times New Roman" w:eastAsia="Times New Roman" w:hAnsi="Times New Roman" w:cs="Times New Roman"/>
        </w:rPr>
        <w:t xml:space="preserve">. Although both proposals differ in their specifics, they have in common the notion that infants’ action </w:t>
      </w:r>
      <w:ins w:id="450" w:author="Benton, Deon" w:date="2025-03-30T17:16:00Z" w16du:dateUtc="2025-03-30T22:16:00Z">
        <w:r w:rsidR="00CC3F59">
          <w:rPr>
            <w:rFonts w:ascii="Times New Roman" w:eastAsia="Times New Roman" w:hAnsi="Times New Roman" w:cs="Times New Roman"/>
          </w:rPr>
          <w:t>processing</w:t>
        </w:r>
      </w:ins>
      <w:r>
        <w:rPr>
          <w:rFonts w:ascii="Times New Roman" w:eastAsia="Times New Roman" w:hAnsi="Times New Roman" w:cs="Times New Roman"/>
        </w:rPr>
        <w:t xml:space="preserve"> is abstract, early emerging, and domain-specific principles. </w:t>
      </w:r>
    </w:p>
    <w:p w14:paraId="775CFB7A" w14:textId="615037BE" w:rsidR="00CD4829" w:rsidRDefault="00B0365B" w:rsidP="00A131A1">
      <w:pPr>
        <w:spacing w:line="480" w:lineRule="auto"/>
        <w:ind w:firstLine="720"/>
        <w:contextualSpacing/>
        <w:rPr>
          <w:ins w:id="451" w:author="Benton, Deon" w:date="2025-03-30T17:31:00Z" w16du:dateUtc="2025-03-30T22:31:00Z"/>
          <w:rFonts w:ascii="Times New Roman" w:eastAsia="Times New Roman" w:hAnsi="Times New Roman" w:cs="Times New Roman"/>
        </w:rPr>
      </w:pPr>
      <w:r w:rsidRPr="00B0365B">
        <w:rPr>
          <w:rFonts w:ascii="Times New Roman" w:eastAsia="Times New Roman" w:hAnsi="Times New Roman" w:cs="Times New Roman"/>
        </w:rPr>
        <w:t xml:space="preserve">The current paper tested an alternative perspective, one based on domain-general associative learning. I 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an artificial neural </w:t>
      </w:r>
      <w:r w:rsidRPr="00B0365B">
        <w:rPr>
          <w:rFonts w:ascii="Times New Roman" w:eastAsia="Times New Roman" w:hAnsi="Times New Roman" w:cs="Times New Roman"/>
        </w:rPr>
        <w:lastRenderedPageBreak/>
        <w:t>network (connectionist)</w:t>
      </w:r>
      <w:r>
        <w:rPr>
          <w:rFonts w:ascii="Times New Roman" w:eastAsia="Times New Roman" w:hAnsi="Times New Roman" w:cs="Times New Roman"/>
        </w:rPr>
        <w:t xml:space="preserve">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w:t>
      </w:r>
      <w:ins w:id="452" w:author="Benton, Deon" w:date="2025-03-30T17:08:00Z" w16du:dateUtc="2025-03-30T22:08:00Z">
        <w:r w:rsidR="0089178E">
          <w:rPr>
            <w:rFonts w:ascii="Times New Roman" w:eastAsia="Times New Roman" w:hAnsi="Times New Roman" w:cs="Times New Roman"/>
          </w:rPr>
          <w:t>Specifically</w:t>
        </w:r>
      </w:ins>
      <w:r>
        <w:rPr>
          <w:rFonts w:ascii="Times New Roman" w:eastAsia="Times New Roman" w:hAnsi="Times New Roman" w:cs="Times New Roman"/>
        </w:rPr>
        <w:t>, Simulation</w:t>
      </w:r>
      <w:ins w:id="453" w:author="Benton, Deon" w:date="2025-03-30T16:51:00Z" w16du:dateUtc="2025-03-30T21:51:00Z">
        <w:r>
          <w:rPr>
            <w:rFonts w:ascii="Times New Roman" w:eastAsia="Times New Roman" w:hAnsi="Times New Roman" w:cs="Times New Roman"/>
          </w:rPr>
          <w:t xml:space="preserve"> 1 accounted</w:t>
        </w:r>
      </w:ins>
      <w:ins w:id="454" w:author="Benton, Deon" w:date="2025-03-30T16:52:00Z" w16du:dateUtc="2025-03-30T21:52:00Z">
        <w:r>
          <w:rPr>
            <w:rFonts w:ascii="Times New Roman" w:eastAsia="Times New Roman" w:hAnsi="Times New Roman" w:cs="Times New Roman"/>
          </w:rPr>
          <w:t xml:space="preserve"> </w:t>
        </w:r>
      </w:ins>
      <w:ins w:id="455" w:author="Benton, Deon" w:date="2025-03-30T16:49:00Z" w16du:dateUtc="2025-03-30T21:49:00Z">
        <w:r>
          <w:rPr>
            <w:rFonts w:ascii="Times New Roman" w:eastAsia="Times New Roman" w:hAnsi="Times New Roman" w:cs="Times New Roman"/>
          </w:rPr>
          <w:t>for the finding</w:t>
        </w:r>
      </w:ins>
      <w:ins w:id="456" w:author="Benton, Deon" w:date="2025-03-30T16:54:00Z" w16du:dateUtc="2025-03-30T21:54:00Z">
        <w:r>
          <w:rPr>
            <w:rFonts w:ascii="Times New Roman" w:eastAsia="Times New Roman" w:hAnsi="Times New Roman" w:cs="Times New Roman"/>
          </w:rPr>
          <w:t xml:space="preserve"> </w:t>
        </w:r>
      </w:ins>
      <w:ins w:id="457" w:author="Benton, Deon" w:date="2025-03-30T17:05:00Z" w16du:dateUtc="2025-03-30T22:05:00Z">
        <w:r w:rsidR="00A131A1">
          <w:rPr>
            <w:rFonts w:ascii="Times New Roman" w:eastAsia="Times New Roman" w:hAnsi="Times New Roman" w:cs="Times New Roman"/>
          </w:rPr>
          <w:t>that infants look longer when animated objects behave inefficiently than when they behave efficiently (e.g., Gergely et al., 1995</w:t>
        </w:r>
      </w:ins>
      <w:ins w:id="458" w:author="Benton, Deon" w:date="2025-03-30T17:06:00Z" w16du:dateUtc="2025-03-30T22:06:00Z">
        <w:r w:rsidR="00770DE0">
          <w:rPr>
            <w:rFonts w:ascii="Times New Roman" w:eastAsia="Times New Roman" w:hAnsi="Times New Roman" w:cs="Times New Roman"/>
          </w:rPr>
          <w:t xml:space="preserve">; </w:t>
        </w:r>
        <w:proofErr w:type="spellStart"/>
        <w:r w:rsidR="00770DE0" w:rsidRPr="00770DE0">
          <w:rPr>
            <w:rFonts w:ascii="Times New Roman" w:eastAsia="Times New Roman" w:hAnsi="Times New Roman" w:cs="Times New Roman"/>
          </w:rPr>
          <w:t>Sodian</w:t>
        </w:r>
        <w:proofErr w:type="spellEnd"/>
        <w:r w:rsidR="00770DE0" w:rsidRPr="00770DE0">
          <w:rPr>
            <w:rFonts w:ascii="Times New Roman" w:eastAsia="Times New Roman" w:hAnsi="Times New Roman" w:cs="Times New Roman"/>
          </w:rPr>
          <w:t xml:space="preserve"> et al., 2004</w:t>
        </w:r>
      </w:ins>
      <w:ins w:id="459" w:author="Benton, Deon" w:date="2025-03-30T17:05:00Z" w16du:dateUtc="2025-03-30T22:05:00Z">
        <w:r w:rsidR="00A131A1">
          <w:rPr>
            <w:rFonts w:ascii="Times New Roman" w:eastAsia="Times New Roman" w:hAnsi="Times New Roman" w:cs="Times New Roman"/>
          </w:rPr>
          <w:t>)</w:t>
        </w:r>
      </w:ins>
      <w:ins w:id="460" w:author="Benton, Deon" w:date="2025-03-30T16:55:00Z" w16du:dateUtc="2025-03-30T21:55:00Z">
        <w:r w:rsidR="00A131A1">
          <w:rPr>
            <w:rFonts w:ascii="Times New Roman" w:eastAsia="Times New Roman" w:hAnsi="Times New Roman" w:cs="Times New Roman"/>
          </w:rPr>
          <w:t>.</w:t>
        </w:r>
      </w:ins>
      <w:ins w:id="461" w:author="Benton, Deon" w:date="2025-03-30T16:56:00Z" w16du:dateUtc="2025-03-30T21:56:00Z">
        <w:r w:rsidR="00A131A1">
          <w:rPr>
            <w:rFonts w:ascii="Times New Roman" w:eastAsia="Times New Roman" w:hAnsi="Times New Roman" w:cs="Times New Roman"/>
          </w:rPr>
          <w:t xml:space="preserve"> </w:t>
        </w:r>
      </w:ins>
      <w:ins w:id="462" w:author="Benton, Deon" w:date="2025-03-30T16:50:00Z" w16du:dateUtc="2025-03-30T21:50:00Z">
        <w:r>
          <w:rPr>
            <w:rFonts w:ascii="Times New Roman" w:eastAsia="Times New Roman" w:hAnsi="Times New Roman" w:cs="Times New Roman"/>
          </w:rPr>
          <w:t xml:space="preserve">Simulation 2 </w:t>
        </w:r>
      </w:ins>
      <w:ins w:id="463" w:author="Benton, Deon" w:date="2025-03-30T16:51:00Z" w16du:dateUtc="2025-03-30T21:51:00Z">
        <w:r>
          <w:rPr>
            <w:rFonts w:ascii="Times New Roman" w:eastAsia="Times New Roman" w:hAnsi="Times New Roman" w:cs="Times New Roman"/>
          </w:rPr>
          <w:t xml:space="preserve">accounted for </w:t>
        </w:r>
      </w:ins>
      <w:ins w:id="464" w:author="Benton, Deon" w:date="2025-03-30T16:59:00Z" w16du:dateUtc="2025-03-30T21:59:00Z">
        <w:r w:rsidR="00A131A1">
          <w:rPr>
            <w:rFonts w:ascii="Times New Roman" w:eastAsia="Times New Roman" w:hAnsi="Times New Roman" w:cs="Times New Roman"/>
          </w:rPr>
          <w:t xml:space="preserve">finding that infants’ looking behaviors </w:t>
        </w:r>
      </w:ins>
      <w:ins w:id="465" w:author="Benton, Deon" w:date="2025-03-30T17:30:00Z" w16du:dateUtc="2025-03-30T22:30:00Z">
        <w:r w:rsidR="00672F7D">
          <w:rPr>
            <w:rFonts w:ascii="Times New Roman" w:eastAsia="Times New Roman" w:hAnsi="Times New Roman" w:cs="Times New Roman"/>
          </w:rPr>
          <w:t>are unaffected by whether the objects are animate</w:t>
        </w:r>
      </w:ins>
      <w:ins w:id="466" w:author="Benton, Deon" w:date="2025-03-30T16:51:00Z" w16du:dateUtc="2025-03-30T21:51:00Z">
        <w:r>
          <w:rPr>
            <w:rFonts w:ascii="Times New Roman" w:eastAsia="Times New Roman" w:hAnsi="Times New Roman" w:cs="Times New Roman"/>
          </w:rPr>
          <w:t xml:space="preserve"> (e.g.,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w:t>
        </w:r>
      </w:ins>
      <w:ins w:id="467" w:author="Benton, Deon" w:date="2025-03-30T16:59:00Z" w16du:dateUtc="2025-03-30T21:59:00Z">
        <w:r w:rsidR="00A131A1">
          <w:rPr>
            <w:rFonts w:ascii="Times New Roman" w:eastAsia="Times New Roman" w:hAnsi="Times New Roman" w:cs="Times New Roman"/>
          </w:rPr>
          <w:t xml:space="preserve"> </w:t>
        </w:r>
      </w:ins>
      <w:ins w:id="468" w:author="Benton, Deon" w:date="2025-03-30T17:01:00Z" w16du:dateUtc="2025-03-30T22:01:00Z">
        <w:r w:rsidR="00A131A1">
          <w:rPr>
            <w:rFonts w:ascii="Times New Roman" w:eastAsia="Times New Roman" w:hAnsi="Times New Roman" w:cs="Times New Roman"/>
          </w:rPr>
          <w:t>Simulation</w:t>
        </w:r>
      </w:ins>
      <w:ins w:id="469" w:author="Benton, Deon" w:date="2025-03-30T16:59:00Z" w16du:dateUtc="2025-03-30T21:59:00Z">
        <w:r w:rsidR="00A131A1">
          <w:rPr>
            <w:rFonts w:ascii="Times New Roman" w:eastAsia="Times New Roman" w:hAnsi="Times New Roman" w:cs="Times New Roman"/>
          </w:rPr>
          <w:t xml:space="preserve"> 3 accounted for the finding that infants can infer external constraints from </w:t>
        </w:r>
      </w:ins>
      <w:ins w:id="470" w:author="Benton, Deon" w:date="2025-03-30T17:00:00Z" w16du:dateUtc="2025-03-30T22:00:00Z">
        <w:r w:rsidR="00A131A1">
          <w:rPr>
            <w:rFonts w:ascii="Times New Roman" w:eastAsia="Times New Roman" w:hAnsi="Times New Roman" w:cs="Times New Roman"/>
          </w:rPr>
          <w:t>an agent’s actions and goals as well as an agent’s goals from its actions and external constraints</w:t>
        </w:r>
      </w:ins>
      <w:ins w:id="471" w:author="Benton, Deon" w:date="2025-03-30T17:06:00Z" w16du:dateUtc="2025-03-30T22:06:00Z">
        <w:r w:rsidR="00770DE0">
          <w:rPr>
            <w:rFonts w:ascii="Times New Roman" w:eastAsia="Times New Roman" w:hAnsi="Times New Roman" w:cs="Times New Roman"/>
          </w:rPr>
          <w:t xml:space="preserve"> (e.g., </w:t>
        </w:r>
      </w:ins>
      <w:proofErr w:type="spellStart"/>
      <w:ins w:id="472" w:author="Benton, Deon" w:date="2025-03-30T17:07:00Z" w16du:dateUtc="2025-03-30T22:07:00Z">
        <w:r w:rsidR="00770DE0">
          <w:rPr>
            <w:rFonts w:ascii="Times New Roman" w:eastAsia="Times New Roman" w:hAnsi="Times New Roman" w:cs="Times New Roman"/>
          </w:rPr>
          <w:t>Csibra</w:t>
        </w:r>
        <w:proofErr w:type="spellEnd"/>
        <w:r w:rsidR="00770DE0">
          <w:rPr>
            <w:rFonts w:ascii="Times New Roman" w:eastAsia="Times New Roman" w:hAnsi="Times New Roman" w:cs="Times New Roman"/>
          </w:rPr>
          <w:t xml:space="preserve"> et al., 2003)</w:t>
        </w:r>
      </w:ins>
      <w:ins w:id="473" w:author="Benton, Deon" w:date="2025-03-30T17:00:00Z" w16du:dateUtc="2025-03-30T22:00:00Z">
        <w:r w:rsidR="00A131A1">
          <w:rPr>
            <w:rFonts w:ascii="Times New Roman" w:eastAsia="Times New Roman" w:hAnsi="Times New Roman" w:cs="Times New Roman"/>
          </w:rPr>
          <w:t xml:space="preserve">. Finally, Simulation 4 accounted for the finding that infants </w:t>
        </w:r>
      </w:ins>
      <w:ins w:id="474" w:author="Benton, Deon" w:date="2025-03-30T17:03:00Z" w16du:dateUtc="2025-03-30T22:03:00Z">
        <w:r w:rsidR="00A131A1">
          <w:rPr>
            <w:rFonts w:ascii="Times New Roman" w:eastAsia="Times New Roman" w:hAnsi="Times New Roman" w:cs="Times New Roman"/>
          </w:rPr>
          <w:t xml:space="preserve">ostensibly recognize that </w:t>
        </w:r>
      </w:ins>
      <w:ins w:id="475" w:author="Benton, Deon" w:date="2025-03-30T17:07:00Z" w16du:dateUtc="2025-03-30T22:07:00Z">
        <w:r w:rsidR="00977D06">
          <w:rPr>
            <w:rFonts w:ascii="Times New Roman" w:eastAsia="Times New Roman" w:hAnsi="Times New Roman" w:cs="Times New Roman"/>
          </w:rPr>
          <w:t>an event can be more inefficient and costly than another</w:t>
        </w:r>
      </w:ins>
      <w:ins w:id="476" w:author="Benton, Deon" w:date="2025-03-30T17:04:00Z" w16du:dateUtc="2025-03-30T22:04:00Z">
        <w:r w:rsidR="00A131A1">
          <w:rPr>
            <w:rFonts w:ascii="Times New Roman" w:eastAsia="Times New Roman" w:hAnsi="Times New Roman" w:cs="Times New Roman"/>
          </w:rPr>
          <w:t xml:space="preserve">, even when both </w:t>
        </w:r>
      </w:ins>
      <w:ins w:id="477" w:author="Benton, Deon" w:date="2025-03-30T17:07:00Z" w16du:dateUtc="2025-03-30T22:07:00Z">
        <w:r w:rsidR="00977D06">
          <w:rPr>
            <w:rFonts w:ascii="Times New Roman" w:eastAsia="Times New Roman" w:hAnsi="Times New Roman" w:cs="Times New Roman"/>
          </w:rPr>
          <w:t>events</w:t>
        </w:r>
      </w:ins>
      <w:ins w:id="478" w:author="Benton, Deon" w:date="2025-03-30T17:04:00Z" w16du:dateUtc="2025-03-30T22:04:00Z">
        <w:r w:rsidR="00A131A1">
          <w:rPr>
            <w:rFonts w:ascii="Times New Roman" w:eastAsia="Times New Roman" w:hAnsi="Times New Roman" w:cs="Times New Roman"/>
          </w:rPr>
          <w:t xml:space="preserve"> </w:t>
        </w:r>
      </w:ins>
      <w:ins w:id="479" w:author="Benton, Deon" w:date="2025-03-30T17:07:00Z" w16du:dateUtc="2025-03-30T22:07:00Z">
        <w:r w:rsidR="00977D06">
          <w:rPr>
            <w:rFonts w:ascii="Times New Roman" w:eastAsia="Times New Roman" w:hAnsi="Times New Roman" w:cs="Times New Roman"/>
          </w:rPr>
          <w:t xml:space="preserve">are </w:t>
        </w:r>
      </w:ins>
      <w:ins w:id="480" w:author="Benton, Deon" w:date="2025-03-30T17:31:00Z" w16du:dateUtc="2025-03-30T22:31:00Z">
        <w:r w:rsidR="00672F7D">
          <w:rPr>
            <w:rFonts w:ascii="Times New Roman" w:eastAsia="Times New Roman" w:hAnsi="Times New Roman" w:cs="Times New Roman"/>
          </w:rPr>
          <w:t xml:space="preserve">themselves </w:t>
        </w:r>
      </w:ins>
      <w:ins w:id="481" w:author="Benton, Deon" w:date="2025-03-30T17:04:00Z" w16du:dateUtc="2025-03-30T22:04:00Z">
        <w:r w:rsidR="00A131A1">
          <w:rPr>
            <w:rFonts w:ascii="Times New Roman" w:eastAsia="Times New Roman" w:hAnsi="Times New Roman" w:cs="Times New Roman"/>
          </w:rPr>
          <w:t xml:space="preserve">inefficient and costly (Liu &amp; </w:t>
        </w:r>
        <w:proofErr w:type="spellStart"/>
        <w:r w:rsidR="00A131A1">
          <w:rPr>
            <w:rFonts w:ascii="Times New Roman" w:eastAsia="Times New Roman" w:hAnsi="Times New Roman" w:cs="Times New Roman"/>
          </w:rPr>
          <w:t>Spelke</w:t>
        </w:r>
        <w:proofErr w:type="spellEnd"/>
        <w:r w:rsidR="00A131A1">
          <w:rPr>
            <w:rFonts w:ascii="Times New Roman" w:eastAsia="Times New Roman" w:hAnsi="Times New Roman" w:cs="Times New Roman"/>
          </w:rPr>
          <w:t>, 2017).</w:t>
        </w:r>
      </w:ins>
      <w:ins w:id="482" w:author="Benton, Deon" w:date="2025-03-30T17:08:00Z" w16du:dateUtc="2025-03-30T22:08:00Z">
        <w:r w:rsidR="0089178E">
          <w:rPr>
            <w:rFonts w:ascii="Times New Roman" w:eastAsia="Times New Roman" w:hAnsi="Times New Roman" w:cs="Times New Roman"/>
          </w:rPr>
          <w:t>̭</w:t>
        </w:r>
      </w:ins>
      <w:ins w:id="483" w:author="Benton, Deon" w:date="2025-03-30T17:21:00Z" w16du:dateUtc="2025-03-30T22:21:00Z">
        <w:r w:rsidR="00856DF2">
          <w:rPr>
            <w:rFonts w:ascii="Times New Roman" w:eastAsia="Times New Roman" w:hAnsi="Times New Roman" w:cs="Times New Roman"/>
          </w:rPr>
          <w:t xml:space="preserve"> </w:t>
        </w:r>
      </w:ins>
      <w:ins w:id="484" w:author="Benton, Deon" w:date="2025-03-30T17:27:00Z" w16du:dateUtc="2025-03-30T22:27:00Z">
        <w:r w:rsidR="00672F7D">
          <w:rPr>
            <w:rFonts w:ascii="Times New Roman" w:eastAsia="Times New Roman" w:hAnsi="Times New Roman" w:cs="Times New Roman"/>
          </w:rPr>
          <w:t xml:space="preserve">Taken together, these simulations suggest that </w:t>
        </w:r>
      </w:ins>
      <w:ins w:id="485" w:author="Benton, Deon" w:date="2025-03-30T17:37:00Z" w16du:dateUtc="2025-03-30T22:37:00Z">
        <w:r w:rsidR="00F14D46">
          <w:rPr>
            <w:rFonts w:ascii="Times New Roman" w:eastAsia="Times New Roman" w:hAnsi="Times New Roman" w:cs="Times New Roman"/>
          </w:rPr>
          <w:t xml:space="preserve">neither </w:t>
        </w:r>
      </w:ins>
      <w:ins w:id="486" w:author="Benton, Deon" w:date="2025-03-30T17:26:00Z" w16du:dateUtc="2025-03-30T22:26:00Z">
        <w:r w:rsidR="00672F7D">
          <w:rPr>
            <w:rFonts w:ascii="Times New Roman" w:eastAsia="Times New Roman" w:hAnsi="Times New Roman" w:cs="Times New Roman"/>
          </w:rPr>
          <w:t xml:space="preserve">a naïve utility calculus </w:t>
        </w:r>
      </w:ins>
      <w:ins w:id="487" w:author="Benton, Deon" w:date="2025-03-30T17:37:00Z" w16du:dateUtc="2025-03-30T22:37:00Z">
        <w:r w:rsidR="00F14D46">
          <w:rPr>
            <w:rFonts w:ascii="Times New Roman" w:eastAsia="Times New Roman" w:hAnsi="Times New Roman" w:cs="Times New Roman"/>
          </w:rPr>
          <w:t>n</w:t>
        </w:r>
      </w:ins>
      <w:ins w:id="488" w:author="Benton, Deon" w:date="2025-03-30T17:26:00Z" w16du:dateUtc="2025-03-30T22:26:00Z">
        <w:r w:rsidR="00672F7D">
          <w:rPr>
            <w:rFonts w:ascii="Times New Roman" w:eastAsia="Times New Roman" w:hAnsi="Times New Roman" w:cs="Times New Roman"/>
          </w:rPr>
          <w:t xml:space="preserve">or </w:t>
        </w:r>
      </w:ins>
      <w:ins w:id="489" w:author="Benton, Deon" w:date="2025-03-30T17:27:00Z" w16du:dateUtc="2025-03-30T22:27:00Z">
        <w:r w:rsidR="00672F7D">
          <w:rPr>
            <w:rFonts w:ascii="Times New Roman" w:eastAsia="Times New Roman" w:hAnsi="Times New Roman" w:cs="Times New Roman"/>
          </w:rPr>
          <w:t xml:space="preserve">a teleological stance </w:t>
        </w:r>
      </w:ins>
      <w:ins w:id="490" w:author="Benton, Deon" w:date="2025-03-30T17:37:00Z" w16du:dateUtc="2025-03-30T22:37:00Z">
        <w:r w:rsidR="00F14D46">
          <w:rPr>
            <w:rFonts w:ascii="Times New Roman" w:eastAsia="Times New Roman" w:hAnsi="Times New Roman" w:cs="Times New Roman"/>
          </w:rPr>
          <w:t>is</w:t>
        </w:r>
      </w:ins>
      <w:ins w:id="491" w:author="Benton, Deon" w:date="2025-03-30T17:27:00Z" w16du:dateUtc="2025-03-30T22:27:00Z">
        <w:r w:rsidR="00672F7D">
          <w:rPr>
            <w:rFonts w:ascii="Times New Roman" w:eastAsia="Times New Roman" w:hAnsi="Times New Roman" w:cs="Times New Roman"/>
          </w:rPr>
          <w:t xml:space="preserve"> necessary to explain infants’ performance in studies that test their action understanding with the Gergely paradigm</w:t>
        </w:r>
      </w:ins>
      <w:ins w:id="492" w:author="Benton, Deon" w:date="2025-03-30T17:22:00Z" w16du:dateUtc="2025-03-30T22:22:00Z">
        <w:r w:rsidR="00856DF2">
          <w:rPr>
            <w:rFonts w:ascii="Times New Roman" w:eastAsia="Times New Roman" w:hAnsi="Times New Roman" w:cs="Times New Roman"/>
          </w:rPr>
          <w:t xml:space="preserve">. Instead, the success of the model in </w:t>
        </w:r>
      </w:ins>
      <w:ins w:id="493" w:author="Benton, Deon" w:date="2025-03-30T17:28:00Z" w16du:dateUtc="2025-03-30T22:28:00Z">
        <w:r w:rsidR="00672F7D">
          <w:rPr>
            <w:rFonts w:ascii="Times New Roman" w:eastAsia="Times New Roman" w:hAnsi="Times New Roman" w:cs="Times New Roman"/>
          </w:rPr>
          <w:t>accounting for these findings</w:t>
        </w:r>
      </w:ins>
      <w:ins w:id="494" w:author="Benton, Deon" w:date="2025-03-30T17:22:00Z" w16du:dateUtc="2025-03-30T22:22:00Z">
        <w:r w:rsidR="00856DF2">
          <w:rPr>
            <w:rFonts w:ascii="Times New Roman" w:eastAsia="Times New Roman" w:hAnsi="Times New Roman" w:cs="Times New Roman"/>
          </w:rPr>
          <w:t xml:space="preserve"> suggest</w:t>
        </w:r>
      </w:ins>
      <w:ins w:id="495" w:author="Benton, Deon" w:date="2025-03-30T17:28:00Z" w16du:dateUtc="2025-03-30T22:28:00Z">
        <w:r w:rsidR="00672F7D">
          <w:rPr>
            <w:rFonts w:ascii="Times New Roman" w:eastAsia="Times New Roman" w:hAnsi="Times New Roman" w:cs="Times New Roman"/>
          </w:rPr>
          <w:t>s</w:t>
        </w:r>
      </w:ins>
      <w:ins w:id="496" w:author="Benton, Deon" w:date="2025-03-30T17:22:00Z" w16du:dateUtc="2025-03-30T22:22:00Z">
        <w:r w:rsidR="00856DF2">
          <w:rPr>
            <w:rFonts w:ascii="Times New Roman" w:eastAsia="Times New Roman" w:hAnsi="Times New Roman" w:cs="Times New Roman"/>
          </w:rPr>
          <w:t xml:space="preserve"> that associative learning </w:t>
        </w:r>
      </w:ins>
      <w:ins w:id="497" w:author="Benton, Deon" w:date="2025-03-30T17:28:00Z" w16du:dateUtc="2025-03-30T22:28:00Z">
        <w:r w:rsidR="00672F7D">
          <w:rPr>
            <w:rFonts w:ascii="Times New Roman" w:eastAsia="Times New Roman" w:hAnsi="Times New Roman" w:cs="Times New Roman"/>
          </w:rPr>
          <w:t xml:space="preserve">alone </w:t>
        </w:r>
      </w:ins>
      <w:ins w:id="498" w:author="Benton, Deon" w:date="2025-03-30T17:22:00Z" w16du:dateUtc="2025-03-30T22:22:00Z">
        <w:r w:rsidR="00856DF2">
          <w:rPr>
            <w:rFonts w:ascii="Times New Roman" w:eastAsia="Times New Roman" w:hAnsi="Times New Roman" w:cs="Times New Roman"/>
          </w:rPr>
          <w:t xml:space="preserve">may be sufficient to </w:t>
        </w:r>
      </w:ins>
      <w:ins w:id="499" w:author="Benton, Deon" w:date="2025-03-30T17:35:00Z" w16du:dateUtc="2025-03-30T22:35:00Z">
        <w:r w:rsidR="002136CF">
          <w:rPr>
            <w:rFonts w:ascii="Times New Roman" w:eastAsia="Times New Roman" w:hAnsi="Times New Roman" w:cs="Times New Roman"/>
          </w:rPr>
          <w:t>capture these findings</w:t>
        </w:r>
      </w:ins>
      <w:ins w:id="500" w:author="Benton, Deon" w:date="2025-03-30T17:22:00Z" w16du:dateUtc="2025-03-30T22:22:00Z">
        <w:r w:rsidR="00856DF2">
          <w:rPr>
            <w:rFonts w:ascii="Times New Roman" w:eastAsia="Times New Roman" w:hAnsi="Times New Roman" w:cs="Times New Roman"/>
          </w:rPr>
          <w:t>.</w:t>
        </w:r>
      </w:ins>
    </w:p>
    <w:p w14:paraId="18544D95" w14:textId="77777777" w:rsidR="00E83F16" w:rsidRDefault="00EC33BD" w:rsidP="00A131A1">
      <w:pPr>
        <w:spacing w:line="480" w:lineRule="auto"/>
        <w:ind w:firstLine="720"/>
        <w:contextualSpacing/>
        <w:rPr>
          <w:ins w:id="501" w:author="detbenton1991@gmail.com" w:date="2025-03-30T22:18:00Z" w16du:dateUtc="2025-03-31T03:18:00Z"/>
          <w:rFonts w:ascii="Times New Roman" w:eastAsia="Times New Roman" w:hAnsi="Times New Roman" w:cs="Times New Roman"/>
        </w:rPr>
      </w:pPr>
      <w:ins w:id="502" w:author="detbenton1991@gmail.com" w:date="2025-03-30T22:14:00Z" w16du:dateUtc="2025-03-31T03:14:00Z">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current model was simple in two key respects. First, movement and action were represented statistically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 they can be taken apart to reveal their underlying processes. This feature of simple models </w:t>
        </w:r>
      </w:ins>
      <w:ins w:id="503" w:author="detbenton1991@gmail.com" w:date="2025-03-30T22:15:00Z" w16du:dateUtc="2025-03-31T03:15:00Z">
        <w:r w:rsidRPr="00EC33BD">
          <w:rPr>
            <w:rFonts w:ascii="Times New Roman" w:eastAsia="Times New Roman" w:hAnsi="Times New Roman" w:cs="Times New Roman"/>
          </w:rPr>
          <w:t>makes</w:t>
        </w:r>
      </w:ins>
      <w:ins w:id="504" w:author="detbenton1991@gmail.com" w:date="2025-03-30T22:14:00Z" w16du:dateUtc="2025-03-31T03:14:00Z">
        <w:r w:rsidRPr="00EC33BD">
          <w:rPr>
            <w:rFonts w:ascii="Times New Roman" w:eastAsia="Times New Roman" w:hAnsi="Times New Roman" w:cs="Times New Roman"/>
          </w:rPr>
          <w:t xml:space="preserve"> them particularly useful for advancing theories of infant action understanding.</w:t>
        </w:r>
      </w:ins>
      <w:ins w:id="505" w:author="detbenton1991@gmail.com" w:date="2025-03-30T22:15:00Z" w16du:dateUtc="2025-03-31T03:15:00Z">
        <w:r>
          <w:rPr>
            <w:rFonts w:ascii="Times New Roman" w:eastAsia="Times New Roman" w:hAnsi="Times New Roman" w:cs="Times New Roman"/>
          </w:rPr>
          <w:t xml:space="preserve"> </w:t>
        </w:r>
      </w:ins>
      <w:ins w:id="506" w:author="detbenton1991@gmail.com" w:date="2025-03-30T22:14:00Z" w16du:dateUtc="2025-03-31T03:14:00Z">
        <w:r w:rsidRPr="00EC33BD">
          <w:rPr>
            <w:rFonts w:ascii="Times New Roman" w:eastAsia="Times New Roman" w:hAnsi="Times New Roman" w:cs="Times New Roman"/>
          </w:rPr>
          <w:t xml:space="preserve">At the same time, more complex models could better capture the richness of infants’ action perception. This is </w:t>
        </w:r>
        <w:r w:rsidRPr="00EC33BD">
          <w:rPr>
            <w:rFonts w:ascii="Times New Roman" w:eastAsia="Times New Roman" w:hAnsi="Times New Roman" w:cs="Times New Roman"/>
          </w:rPr>
          <w:lastRenderedPageBreak/>
          <w:t>because they can incorporate movement as it unfolds over time a</w:t>
        </w:r>
      </w:ins>
      <w:ins w:id="507" w:author="detbenton1991@gmail.com" w:date="2025-03-30T22:15:00Z" w16du:dateUtc="2025-03-31T03:15:00Z">
        <w:r>
          <w:rPr>
            <w:rFonts w:ascii="Times New Roman" w:eastAsia="Times New Roman" w:hAnsi="Times New Roman" w:cs="Times New Roman"/>
          </w:rPr>
          <w:t xml:space="preserve">s well as </w:t>
        </w:r>
      </w:ins>
      <w:ins w:id="508" w:author="detbenton1991@gmail.com" w:date="2025-03-30T22:14:00Z" w16du:dateUtc="2025-03-31T03:14:00Z">
        <w:r w:rsidRPr="00EC33BD">
          <w:rPr>
            <w:rFonts w:ascii="Times New Roman" w:eastAsia="Times New Roman" w:hAnsi="Times New Roman" w:cs="Times New Roman"/>
          </w:rPr>
          <w:t xml:space="preserve">distributed encoding of object properties. </w:t>
        </w:r>
      </w:ins>
      <w:ins w:id="509" w:author="detbenton1991@gmail.com" w:date="2025-03-30T22:15:00Z" w16du:dateUtc="2025-03-31T03:15:00Z">
        <w:r w:rsidR="00E83F16">
          <w:rPr>
            <w:rFonts w:ascii="Times New Roman" w:eastAsia="Times New Roman" w:hAnsi="Times New Roman" w:cs="Times New Roman"/>
          </w:rPr>
          <w:t>Yet, this</w:t>
        </w:r>
      </w:ins>
      <w:ins w:id="510" w:author="detbenton1991@gmail.com" w:date="2025-03-30T22:14:00Z" w16du:dateUtc="2025-03-31T03:14:00Z">
        <w:r w:rsidRPr="00EC33BD">
          <w:rPr>
            <w:rFonts w:ascii="Times New Roman" w:eastAsia="Times New Roman" w:hAnsi="Times New Roman" w:cs="Times New Roman"/>
          </w:rPr>
          <w:t xml:space="preserve"> increased complexity comes at a cost</w:t>
        </w:r>
      </w:ins>
      <w:ins w:id="511" w:author="detbenton1991@gmail.com" w:date="2025-03-30T22:16:00Z" w16du:dateUtc="2025-03-31T03:16:00Z">
        <w:r w:rsidR="00E83F16">
          <w:rPr>
            <w:rFonts w:ascii="Times New Roman" w:eastAsia="Times New Roman" w:hAnsi="Times New Roman" w:cs="Times New Roman"/>
          </w:rPr>
          <w:t>: It can be difficult</w:t>
        </w:r>
      </w:ins>
      <w:ins w:id="512" w:author="detbenton1991@gmail.com" w:date="2025-03-30T22:14:00Z" w16du:dateUtc="2025-03-31T03:14:00Z">
        <w:r w:rsidRPr="00EC33BD">
          <w:rPr>
            <w:rFonts w:ascii="Times New Roman" w:eastAsia="Times New Roman" w:hAnsi="Times New Roman" w:cs="Times New Roman"/>
          </w:rPr>
          <w:t xml:space="preserve">—if not impossible in sufficiently intricate models—to isolate the mechanisms </w:t>
        </w:r>
      </w:ins>
      <w:ins w:id="513" w:author="detbenton1991@gmail.com" w:date="2025-03-30T22:16:00Z" w16du:dateUtc="2025-03-31T03:16:00Z">
        <w:r w:rsidR="00E83F16">
          <w:rPr>
            <w:rFonts w:ascii="Times New Roman" w:eastAsia="Times New Roman" w:hAnsi="Times New Roman" w:cs="Times New Roman"/>
          </w:rPr>
          <w:t xml:space="preserve">and processes the govern the model’s behavior.  </w:t>
        </w:r>
      </w:ins>
      <w:ins w:id="514" w:author="detbenton1991@gmail.com" w:date="2025-03-30T22:17:00Z" w16du:dateUtc="2025-03-31T03:17:00Z">
        <w:r w:rsidR="00E83F16">
          <w:rPr>
            <w:rFonts w:ascii="Times New Roman" w:eastAsia="Times New Roman" w:hAnsi="Times New Roman" w:cs="Times New Roman"/>
          </w:rPr>
          <w:t>Thus</w:t>
        </w:r>
      </w:ins>
      <w:ins w:id="515" w:author="detbenton1991@gmail.com" w:date="2025-03-30T22:14:00Z" w16du:dateUtc="2025-03-31T03:14:00Z">
        <w:r w:rsidRPr="00EC33BD">
          <w:rPr>
            <w:rFonts w:ascii="Times New Roman" w:eastAsia="Times New Roman" w:hAnsi="Times New Roman" w:cs="Times New Roman"/>
          </w:rPr>
          <w:t xml:space="preserve">, </w:t>
        </w:r>
      </w:ins>
      <w:ins w:id="516" w:author="detbenton1991@gmail.com" w:date="2025-03-30T22:17:00Z" w16du:dateUtc="2025-03-31T03:17:00Z">
        <w:r w:rsidR="00E83F16">
          <w:rPr>
            <w:rFonts w:ascii="Times New Roman" w:eastAsia="Times New Roman" w:hAnsi="Times New Roman" w:cs="Times New Roman"/>
          </w:rPr>
          <w:t>although</w:t>
        </w:r>
      </w:ins>
      <w:ins w:id="517" w:author="detbenton1991@gmail.com" w:date="2025-03-30T22:14:00Z" w16du:dateUtc="2025-03-31T03:14:00Z">
        <w:r w:rsidRPr="00EC33BD">
          <w:rPr>
            <w:rFonts w:ascii="Times New Roman" w:eastAsia="Times New Roman" w:hAnsi="Times New Roman" w:cs="Times New Roman"/>
          </w:rPr>
          <w:t xml:space="preserve"> complex models </w:t>
        </w:r>
      </w:ins>
      <w:ins w:id="518" w:author="detbenton1991@gmail.com" w:date="2025-03-30T22:17:00Z" w16du:dateUtc="2025-03-31T03:17:00Z">
        <w:r w:rsidR="00E83F16">
          <w:rPr>
            <w:rFonts w:ascii="Times New Roman" w:eastAsia="Times New Roman" w:hAnsi="Times New Roman" w:cs="Times New Roman"/>
          </w:rPr>
          <w:t>may be ideal for simulating infants’ rea</w:t>
        </w:r>
      </w:ins>
      <w:ins w:id="519" w:author="detbenton1991@gmail.com" w:date="2025-03-30T22:18:00Z" w16du:dateUtc="2025-03-31T03:18:00Z">
        <w:r w:rsidR="00E83F16">
          <w:rPr>
            <w:rFonts w:ascii="Times New Roman" w:eastAsia="Times New Roman" w:hAnsi="Times New Roman" w:cs="Times New Roman"/>
          </w:rPr>
          <w:t xml:space="preserve">l-world </w:t>
        </w:r>
      </w:ins>
      <w:ins w:id="520" w:author="detbenton1991@gmail.com" w:date="2025-03-30T22:17:00Z" w16du:dateUtc="2025-03-31T03:17:00Z">
        <w:r w:rsidR="00E83F16">
          <w:rPr>
            <w:rFonts w:ascii="Times New Roman" w:eastAsia="Times New Roman" w:hAnsi="Times New Roman" w:cs="Times New Roman"/>
          </w:rPr>
          <w:t xml:space="preserve">action experiences, </w:t>
        </w:r>
      </w:ins>
      <w:ins w:id="521" w:author="detbenton1991@gmail.com" w:date="2025-03-30T22:14:00Z" w16du:dateUtc="2025-03-31T03:14:00Z">
        <w:r w:rsidRPr="00EC33BD">
          <w:rPr>
            <w:rFonts w:ascii="Times New Roman" w:eastAsia="Times New Roman" w:hAnsi="Times New Roman" w:cs="Times New Roman"/>
          </w:rPr>
          <w:t>simpler models remain valuable for identifying fundamental cognitive mechanisms.</w:t>
        </w:r>
        <w:r>
          <w:rPr>
            <w:rFonts w:ascii="Times New Roman" w:eastAsia="Times New Roman" w:hAnsi="Times New Roman" w:cs="Times New Roman"/>
          </w:rPr>
          <w:t xml:space="preserve"> </w:t>
        </w:r>
      </w:ins>
      <w:ins w:id="522" w:author="detbenton1991@gmail.com" w:date="2025-03-30T22:18:00Z" w16du:dateUtc="2025-03-31T03:18:00Z">
        <w:r w:rsidR="00E83F16">
          <w:rPr>
            <w:rFonts w:ascii="Times New Roman" w:eastAsia="Times New Roman" w:hAnsi="Times New Roman" w:cs="Times New Roman"/>
          </w:rPr>
          <w:t xml:space="preserve"> </w:t>
        </w:r>
      </w:ins>
    </w:p>
    <w:p w14:paraId="28F84061" w14:textId="0BE98307" w:rsidR="00052C35" w:rsidRDefault="00DE04F1" w:rsidP="00A131A1">
      <w:pPr>
        <w:spacing w:line="480" w:lineRule="auto"/>
        <w:ind w:firstLine="720"/>
        <w:contextualSpacing/>
        <w:rPr>
          <w:ins w:id="523" w:author="detbenton1991@gmail.com" w:date="2025-03-30T22:03:00Z" w16du:dateUtc="2025-03-31T03:03:00Z"/>
          <w:rFonts w:ascii="Times New Roman" w:eastAsia="Times New Roman" w:hAnsi="Times New Roman" w:cs="Times New Roman"/>
        </w:rPr>
      </w:pPr>
      <w:ins w:id="524" w:author="detbenton1991@gmail.com" w:date="2025-03-30T21:58:00Z" w16du:dateUtc="2025-03-31T02:58:00Z">
        <w:r w:rsidRPr="00DE04F1">
          <w:rPr>
            <w:rFonts w:ascii="Times New Roman" w:eastAsia="Times New Roman" w:hAnsi="Times New Roman" w:cs="Times New Roman"/>
          </w:rPr>
          <w:t>A second potential criticism concerns the limited scope of the findings and studies modeled in the present simulations. For instance, Liu et al. (2019) demonstrated that infants as young as 3 months can differentiate between efficient and inefficient actions when a first agent pursues a second one, causing the second to change state upon contact. Another relevant study, by Phillips and Wellman (2005), found that 12-month-olds fail to make this distinction if the pursued object is absent. While these and other studies (e.g., Skerry et al., 2013) could have been modeled, our selection was guided by two criteria. First, at least some studies needed to be foundational—that is, among the first to investigate this topic. Second, the remaining studies had to employ the same paradigm while addressing a qualitatively distinct question. These criteria ensured that the current model's explanatory scope could be meaningfully assessed. Moreover, because these studies relied on the same paradigm, a single, unchanged model architecture could be used to simulate each study. A direction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ins>
    </w:p>
    <w:p w14:paraId="21453DB4" w14:textId="1A971F45" w:rsidR="00052C35" w:rsidRDefault="006A14C5" w:rsidP="00A131A1">
      <w:pPr>
        <w:spacing w:line="480" w:lineRule="auto"/>
        <w:ind w:firstLine="720"/>
        <w:contextualSpacing/>
        <w:rPr>
          <w:ins w:id="525" w:author="detbenton1991@gmail.com" w:date="2025-03-30T21:32:00Z" w16du:dateUtc="2025-03-31T02:32:00Z"/>
          <w:rFonts w:ascii="Times New Roman" w:eastAsia="Times New Roman" w:hAnsi="Times New Roman" w:cs="Times New Roman"/>
        </w:rPr>
      </w:pPr>
      <w:ins w:id="526" w:author="detbenton1991@gmail.com" w:date="2025-03-30T22:28:00Z" w16du:dateUtc="2025-03-31T03:28:00Z">
        <w:r w:rsidRPr="006A14C5">
          <w:rPr>
            <w:rFonts w:ascii="Times New Roman" w:eastAsia="Times New Roman" w:hAnsi="Times New Roman" w:cs="Times New Roman"/>
          </w:rPr>
          <w:t xml:space="preserve">In conclusion, the current simulations demonstrate that domain-general associative learning may be sufficient to account for infants' action understanding. By successfully modeling infants’ responses in studies using the Gergely paradigm, this work challenges the view that </w:t>
        </w:r>
        <w:r w:rsidRPr="006A14C5">
          <w:rPr>
            <w:rFonts w:ascii="Times New Roman" w:eastAsia="Times New Roman" w:hAnsi="Times New Roman" w:cs="Times New Roman"/>
          </w:rPr>
          <w:lastRenderedPageBreak/>
          <w:t>action understanding is necessarily underpinned by a teleological stance or a naïve utility calculus. Instead, these findings suggest that associative learning, which operates over action events and the low-level surface features of objects and entities, may offer a more parsimonious explanation. Future work could extend these simulations by examining whether this or related models can capture a broader range of findings and by incorporating richer representations of action that more closely resemble infants’ real-world experiences.</w:t>
        </w:r>
      </w:ins>
    </w:p>
    <w:p w14:paraId="78F87948" w14:textId="687218EE" w:rsidR="002E7906" w:rsidRPr="003E3AE1" w:rsidRDefault="002E7906" w:rsidP="00A131A1">
      <w:pPr>
        <w:spacing w:line="480" w:lineRule="auto"/>
        <w:ind w:firstLine="720"/>
        <w:contextualSpacing/>
        <w:rPr>
          <w:rFonts w:ascii="Times New Roman" w:eastAsia="Times New Roman" w:hAnsi="Times New Roman" w:cs="Times New Roman"/>
        </w:rPr>
      </w:pPr>
      <w:ins w:id="527" w:author="detbenton1991@gmail.com" w:date="2025-03-30T21:06:00Z" w16du:dateUtc="2025-03-31T02:06:00Z">
        <w:r>
          <w:rPr>
            <w:rFonts w:ascii="Times New Roman" w:eastAsia="Times New Roman" w:hAnsi="Times New Roman" w:cs="Times New Roman"/>
          </w:rPr>
          <w:t xml:space="preserve"> </w:t>
        </w:r>
      </w:ins>
    </w:p>
    <w:sectPr w:rsidR="002E7906" w:rsidRPr="003E3AE1" w:rsidSect="00391C7E">
      <w:headerReference w:type="default" r:id="rId18"/>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02152" w14:textId="77777777" w:rsidR="00D75260" w:rsidRDefault="00D75260" w:rsidP="00391C7E">
      <w:pPr>
        <w:spacing w:after="0" w:line="240" w:lineRule="auto"/>
      </w:pPr>
      <w:r>
        <w:separator/>
      </w:r>
    </w:p>
  </w:endnote>
  <w:endnote w:type="continuationSeparator" w:id="0">
    <w:p w14:paraId="3EF96698" w14:textId="77777777" w:rsidR="00D75260" w:rsidRDefault="00D75260"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7D99F" w14:textId="77777777" w:rsidR="00D75260" w:rsidRDefault="00D75260" w:rsidP="00391C7E">
      <w:pPr>
        <w:spacing w:after="0" w:line="240" w:lineRule="auto"/>
      </w:pPr>
      <w:r>
        <w:separator/>
      </w:r>
    </w:p>
  </w:footnote>
  <w:footnote w:type="continuationSeparator" w:id="0">
    <w:p w14:paraId="1D480C09" w14:textId="77777777" w:rsidR="00D75260" w:rsidRDefault="00D75260" w:rsidP="00391C7E">
      <w:pPr>
        <w:spacing w:after="0" w:line="240" w:lineRule="auto"/>
      </w:pPr>
      <w:r>
        <w:continuationSeparator/>
      </w:r>
    </w:p>
  </w:footnote>
  <w:footnote w:id="1">
    <w:p w14:paraId="7EE6BB45" w14:textId="7E979025" w:rsidR="00A35226" w:rsidRPr="00A35226" w:rsidRDefault="00A35226">
      <w:pPr>
        <w:pStyle w:val="FootnoteText"/>
        <w:rPr>
          <w:rFonts w:ascii="Times New Roman" w:hAnsi="Times New Roman" w:cs="Times New Roman"/>
          <w:sz w:val="24"/>
          <w:szCs w:val="24"/>
        </w:rPr>
      </w:pPr>
      <w:ins w:id="302" w:author="detbenton1991@gmail.com" w:date="2025-03-28T22:16:00Z" w16du:dateUtc="2025-03-29T03:16:00Z">
        <w:r>
          <w:rPr>
            <w:rStyle w:val="FootnoteReference"/>
          </w:rPr>
          <w:footnoteRef/>
        </w:r>
        <w:r>
          <w:t xml:space="preserve"> </w:t>
        </w:r>
        <w:r>
          <w:rPr>
            <w:rFonts w:ascii="Times New Roman" w:hAnsi="Times New Roman" w:cs="Times New Roman"/>
            <w:sz w:val="24"/>
            <w:szCs w:val="24"/>
          </w:rPr>
          <w:t xml:space="preserve">Fewer habituation epochs were used here </w:t>
        </w:r>
      </w:ins>
      <w:ins w:id="303" w:author="detbenton1991@gmail.com" w:date="2025-03-28T22:18:00Z" w16du:dateUtc="2025-03-29T03:18:00Z">
        <w:r>
          <w:rPr>
            <w:rFonts w:ascii="Times New Roman" w:hAnsi="Times New Roman" w:cs="Times New Roman"/>
            <w:sz w:val="24"/>
            <w:szCs w:val="24"/>
          </w:rPr>
          <w:t>than that used in previous simulations</w:t>
        </w:r>
      </w:ins>
      <w:ins w:id="304" w:author="detbenton1991@gmail.com" w:date="2025-03-28T22:17:00Z" w16du:dateUtc="2025-03-29T03:17:00Z">
        <w:r>
          <w:rPr>
            <w:rFonts w:ascii="Times New Roman" w:hAnsi="Times New Roman" w:cs="Times New Roman"/>
            <w:sz w:val="24"/>
            <w:szCs w:val="24"/>
          </w:rPr>
          <w:t xml:space="preserve"> because preliminary simulations </w:t>
        </w:r>
      </w:ins>
      <w:ins w:id="305" w:author="detbenton1991@gmail.com" w:date="2025-03-28T22:18:00Z" w16du:dateUtc="2025-03-29T03:18:00Z">
        <w:r>
          <w:rPr>
            <w:rFonts w:ascii="Times New Roman" w:hAnsi="Times New Roman" w:cs="Times New Roman"/>
            <w:sz w:val="24"/>
            <w:szCs w:val="24"/>
          </w:rPr>
          <w:t>indicated that networks</w:t>
        </w:r>
      </w:ins>
      <w:ins w:id="306" w:author="detbenton1991@gmail.com" w:date="2025-03-28T22:17:00Z" w16du:dateUtc="2025-03-29T03:17:00Z">
        <w:r>
          <w:rPr>
            <w:rFonts w:ascii="Times New Roman" w:hAnsi="Times New Roman" w:cs="Times New Roman"/>
            <w:sz w:val="24"/>
            <w:szCs w:val="24"/>
          </w:rPr>
          <w:t xml:space="preserve"> required many fewer epochs to produce the </w:t>
        </w:r>
      </w:ins>
      <w:ins w:id="307" w:author="detbenton1991@gmail.com" w:date="2025-03-28T22:18:00Z" w16du:dateUtc="2025-03-29T03:18:00Z">
        <w:r>
          <w:rPr>
            <w:rFonts w:ascii="Times New Roman" w:hAnsi="Times New Roman" w:cs="Times New Roman"/>
            <w:sz w:val="24"/>
            <w:szCs w:val="24"/>
          </w:rPr>
          <w:t>target result</w:t>
        </w:r>
      </w:ins>
      <w:ins w:id="308" w:author="detbenton1991@gmail.com" w:date="2025-03-28T22:17:00Z" w16du:dateUtc="2025-03-29T03:17:00Z">
        <w:r>
          <w:rPr>
            <w:rFonts w:ascii="Times New Roman" w:hAnsi="Times New Roman" w:cs="Times New Roman"/>
            <w:sz w:val="24"/>
            <w:szCs w:val="24"/>
          </w:rPr>
          <w:t xml:space="preserve">. </w:t>
        </w:r>
      </w:ins>
      <w:ins w:id="309" w:author="detbenton1991@gmail.com" w:date="2025-03-28T22:19:00Z" w16du:dateUtc="2025-03-29T03:19:00Z">
        <w:r w:rsidR="00083D9B">
          <w:rPr>
            <w:rFonts w:ascii="Times New Roman" w:hAnsi="Times New Roman" w:cs="Times New Roman"/>
            <w:sz w:val="24"/>
            <w:szCs w:val="24"/>
          </w:rPr>
          <w:t>Critically, the architecture along with the parameter values were identi</w:t>
        </w:r>
      </w:ins>
      <w:ins w:id="310" w:author="detbenton1991@gmail.com" w:date="2025-03-28T22:20:00Z" w16du:dateUtc="2025-03-29T03:20:00Z">
        <w:r w:rsidR="00083D9B">
          <w:rPr>
            <w:rFonts w:ascii="Times New Roman" w:hAnsi="Times New Roman" w:cs="Times New Roman"/>
            <w:sz w:val="24"/>
            <w:szCs w:val="24"/>
          </w:rPr>
          <w:t xml:space="preserve">cal to that used in previous simulations.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1BFB"/>
    <w:rsid w:val="000021C8"/>
    <w:rsid w:val="000030F0"/>
    <w:rsid w:val="00003878"/>
    <w:rsid w:val="0000482E"/>
    <w:rsid w:val="0000707B"/>
    <w:rsid w:val="00007559"/>
    <w:rsid w:val="00007F8F"/>
    <w:rsid w:val="0001298D"/>
    <w:rsid w:val="00012E70"/>
    <w:rsid w:val="0001385A"/>
    <w:rsid w:val="00017D72"/>
    <w:rsid w:val="00017DBA"/>
    <w:rsid w:val="00020CAF"/>
    <w:rsid w:val="0002114F"/>
    <w:rsid w:val="000213EE"/>
    <w:rsid w:val="00021531"/>
    <w:rsid w:val="00022327"/>
    <w:rsid w:val="00022546"/>
    <w:rsid w:val="00023A54"/>
    <w:rsid w:val="00023DB7"/>
    <w:rsid w:val="00023E47"/>
    <w:rsid w:val="000241BE"/>
    <w:rsid w:val="00025D02"/>
    <w:rsid w:val="00026BFA"/>
    <w:rsid w:val="000271FF"/>
    <w:rsid w:val="00030981"/>
    <w:rsid w:val="00030BE5"/>
    <w:rsid w:val="00030E89"/>
    <w:rsid w:val="0003197D"/>
    <w:rsid w:val="00031D3F"/>
    <w:rsid w:val="000323A9"/>
    <w:rsid w:val="000323C8"/>
    <w:rsid w:val="00032E80"/>
    <w:rsid w:val="000362C5"/>
    <w:rsid w:val="000363E9"/>
    <w:rsid w:val="00036806"/>
    <w:rsid w:val="0004140C"/>
    <w:rsid w:val="000420ED"/>
    <w:rsid w:val="000428C9"/>
    <w:rsid w:val="0004301F"/>
    <w:rsid w:val="00044011"/>
    <w:rsid w:val="000467F5"/>
    <w:rsid w:val="00046880"/>
    <w:rsid w:val="0004750E"/>
    <w:rsid w:val="000476A1"/>
    <w:rsid w:val="00047ECC"/>
    <w:rsid w:val="00050739"/>
    <w:rsid w:val="0005092E"/>
    <w:rsid w:val="00050DB2"/>
    <w:rsid w:val="00052891"/>
    <w:rsid w:val="00052988"/>
    <w:rsid w:val="00052C35"/>
    <w:rsid w:val="00052E0C"/>
    <w:rsid w:val="0005322D"/>
    <w:rsid w:val="00053773"/>
    <w:rsid w:val="00053B11"/>
    <w:rsid w:val="00054354"/>
    <w:rsid w:val="000543D8"/>
    <w:rsid w:val="000548CD"/>
    <w:rsid w:val="0005658D"/>
    <w:rsid w:val="00061FA1"/>
    <w:rsid w:val="00063FD5"/>
    <w:rsid w:val="0007013C"/>
    <w:rsid w:val="00071F26"/>
    <w:rsid w:val="0007371A"/>
    <w:rsid w:val="000767FC"/>
    <w:rsid w:val="000771B9"/>
    <w:rsid w:val="00080943"/>
    <w:rsid w:val="000829B9"/>
    <w:rsid w:val="00083D9B"/>
    <w:rsid w:val="000849D1"/>
    <w:rsid w:val="000858E1"/>
    <w:rsid w:val="000875D2"/>
    <w:rsid w:val="0009200D"/>
    <w:rsid w:val="00092D1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17"/>
    <w:rsid w:val="000A7DBF"/>
    <w:rsid w:val="000B0656"/>
    <w:rsid w:val="000B09DB"/>
    <w:rsid w:val="000B1C1A"/>
    <w:rsid w:val="000B2757"/>
    <w:rsid w:val="000B279A"/>
    <w:rsid w:val="000B3D55"/>
    <w:rsid w:val="000B4399"/>
    <w:rsid w:val="000B4ECF"/>
    <w:rsid w:val="000B7DDA"/>
    <w:rsid w:val="000C0869"/>
    <w:rsid w:val="000C6870"/>
    <w:rsid w:val="000D148B"/>
    <w:rsid w:val="000D1EAC"/>
    <w:rsid w:val="000D22BE"/>
    <w:rsid w:val="000D41A4"/>
    <w:rsid w:val="000D4C01"/>
    <w:rsid w:val="000D4FF3"/>
    <w:rsid w:val="000D5358"/>
    <w:rsid w:val="000D5598"/>
    <w:rsid w:val="000D5F92"/>
    <w:rsid w:val="000D6788"/>
    <w:rsid w:val="000E0E36"/>
    <w:rsid w:val="000E337A"/>
    <w:rsid w:val="000E43E7"/>
    <w:rsid w:val="000E440C"/>
    <w:rsid w:val="000E4FA5"/>
    <w:rsid w:val="000E6636"/>
    <w:rsid w:val="000E7279"/>
    <w:rsid w:val="000F43CD"/>
    <w:rsid w:val="000F4505"/>
    <w:rsid w:val="000F4507"/>
    <w:rsid w:val="000F4814"/>
    <w:rsid w:val="000F5BC5"/>
    <w:rsid w:val="000F6EAD"/>
    <w:rsid w:val="0010035E"/>
    <w:rsid w:val="00100FC9"/>
    <w:rsid w:val="00101D73"/>
    <w:rsid w:val="00101D77"/>
    <w:rsid w:val="00104354"/>
    <w:rsid w:val="00104696"/>
    <w:rsid w:val="00106100"/>
    <w:rsid w:val="00106D77"/>
    <w:rsid w:val="0010728E"/>
    <w:rsid w:val="0011041C"/>
    <w:rsid w:val="00112ABC"/>
    <w:rsid w:val="00114F18"/>
    <w:rsid w:val="00115972"/>
    <w:rsid w:val="001178B1"/>
    <w:rsid w:val="00117AE9"/>
    <w:rsid w:val="00120625"/>
    <w:rsid w:val="00120B8F"/>
    <w:rsid w:val="00120F6F"/>
    <w:rsid w:val="00121E0F"/>
    <w:rsid w:val="00122750"/>
    <w:rsid w:val="00126A22"/>
    <w:rsid w:val="00126FCB"/>
    <w:rsid w:val="001276E5"/>
    <w:rsid w:val="00127C68"/>
    <w:rsid w:val="0013112B"/>
    <w:rsid w:val="0013468D"/>
    <w:rsid w:val="00136065"/>
    <w:rsid w:val="0014179B"/>
    <w:rsid w:val="001443CC"/>
    <w:rsid w:val="001445E1"/>
    <w:rsid w:val="00146207"/>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3E63"/>
    <w:rsid w:val="00186357"/>
    <w:rsid w:val="001864B7"/>
    <w:rsid w:val="00192937"/>
    <w:rsid w:val="001938E6"/>
    <w:rsid w:val="0019465C"/>
    <w:rsid w:val="00195B5F"/>
    <w:rsid w:val="00196750"/>
    <w:rsid w:val="001A00F6"/>
    <w:rsid w:val="001A319B"/>
    <w:rsid w:val="001A49A7"/>
    <w:rsid w:val="001A7B4F"/>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584A"/>
    <w:rsid w:val="001C58CB"/>
    <w:rsid w:val="001C69DD"/>
    <w:rsid w:val="001C7484"/>
    <w:rsid w:val="001C7D07"/>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68C5"/>
    <w:rsid w:val="001E71FB"/>
    <w:rsid w:val="001F0E24"/>
    <w:rsid w:val="001F0FC2"/>
    <w:rsid w:val="001F12BD"/>
    <w:rsid w:val="001F1CA8"/>
    <w:rsid w:val="001F213A"/>
    <w:rsid w:val="001F25E8"/>
    <w:rsid w:val="001F4D04"/>
    <w:rsid w:val="001F5B9A"/>
    <w:rsid w:val="001F5CD5"/>
    <w:rsid w:val="001F6794"/>
    <w:rsid w:val="001F6D33"/>
    <w:rsid w:val="001F754E"/>
    <w:rsid w:val="001F76E9"/>
    <w:rsid w:val="00200CDA"/>
    <w:rsid w:val="00200D50"/>
    <w:rsid w:val="0020131C"/>
    <w:rsid w:val="00201990"/>
    <w:rsid w:val="002027D9"/>
    <w:rsid w:val="00202880"/>
    <w:rsid w:val="002035BC"/>
    <w:rsid w:val="00204F2C"/>
    <w:rsid w:val="002055D5"/>
    <w:rsid w:val="002056D1"/>
    <w:rsid w:val="00210604"/>
    <w:rsid w:val="002118CF"/>
    <w:rsid w:val="00211AF2"/>
    <w:rsid w:val="0021225C"/>
    <w:rsid w:val="0021280E"/>
    <w:rsid w:val="002136CF"/>
    <w:rsid w:val="00214332"/>
    <w:rsid w:val="00214AD6"/>
    <w:rsid w:val="00214FCB"/>
    <w:rsid w:val="0021523A"/>
    <w:rsid w:val="00216CFD"/>
    <w:rsid w:val="0022061A"/>
    <w:rsid w:val="00221A05"/>
    <w:rsid w:val="002235F4"/>
    <w:rsid w:val="00223D51"/>
    <w:rsid w:val="0022410E"/>
    <w:rsid w:val="00225EAA"/>
    <w:rsid w:val="002268D7"/>
    <w:rsid w:val="002279A3"/>
    <w:rsid w:val="00230700"/>
    <w:rsid w:val="00230A9A"/>
    <w:rsid w:val="002327B3"/>
    <w:rsid w:val="00233AAE"/>
    <w:rsid w:val="00233DE0"/>
    <w:rsid w:val="002341FE"/>
    <w:rsid w:val="00235E21"/>
    <w:rsid w:val="002361BE"/>
    <w:rsid w:val="002375BF"/>
    <w:rsid w:val="0023784B"/>
    <w:rsid w:val="00241F9B"/>
    <w:rsid w:val="0024216C"/>
    <w:rsid w:val="00242C4E"/>
    <w:rsid w:val="00244733"/>
    <w:rsid w:val="002456DD"/>
    <w:rsid w:val="0024591C"/>
    <w:rsid w:val="00245994"/>
    <w:rsid w:val="00246178"/>
    <w:rsid w:val="00246567"/>
    <w:rsid w:val="00246BFD"/>
    <w:rsid w:val="002576EE"/>
    <w:rsid w:val="00261659"/>
    <w:rsid w:val="00261D7B"/>
    <w:rsid w:val="0026781C"/>
    <w:rsid w:val="0027198F"/>
    <w:rsid w:val="0027220C"/>
    <w:rsid w:val="00273FB5"/>
    <w:rsid w:val="00280367"/>
    <w:rsid w:val="00282505"/>
    <w:rsid w:val="00282D77"/>
    <w:rsid w:val="00285F58"/>
    <w:rsid w:val="00286C99"/>
    <w:rsid w:val="00286E20"/>
    <w:rsid w:val="0029016F"/>
    <w:rsid w:val="002907E3"/>
    <w:rsid w:val="00290B5C"/>
    <w:rsid w:val="002921E1"/>
    <w:rsid w:val="0029249D"/>
    <w:rsid w:val="0029288D"/>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C4E"/>
    <w:rsid w:val="002B039E"/>
    <w:rsid w:val="002B0AE2"/>
    <w:rsid w:val="002B0EE1"/>
    <w:rsid w:val="002B1745"/>
    <w:rsid w:val="002B338A"/>
    <w:rsid w:val="002B3C35"/>
    <w:rsid w:val="002B3E4E"/>
    <w:rsid w:val="002B6D19"/>
    <w:rsid w:val="002B739D"/>
    <w:rsid w:val="002B752F"/>
    <w:rsid w:val="002B7E6E"/>
    <w:rsid w:val="002C1978"/>
    <w:rsid w:val="002C38E4"/>
    <w:rsid w:val="002C3A0E"/>
    <w:rsid w:val="002C3D2A"/>
    <w:rsid w:val="002C3FF9"/>
    <w:rsid w:val="002C4837"/>
    <w:rsid w:val="002C7767"/>
    <w:rsid w:val="002D0F50"/>
    <w:rsid w:val="002D2BA1"/>
    <w:rsid w:val="002D3A1B"/>
    <w:rsid w:val="002D4413"/>
    <w:rsid w:val="002D7708"/>
    <w:rsid w:val="002E0363"/>
    <w:rsid w:val="002E0FE1"/>
    <w:rsid w:val="002E13C5"/>
    <w:rsid w:val="002E23C4"/>
    <w:rsid w:val="002E3F09"/>
    <w:rsid w:val="002E6730"/>
    <w:rsid w:val="002E776B"/>
    <w:rsid w:val="002E7906"/>
    <w:rsid w:val="002E7B21"/>
    <w:rsid w:val="002F0216"/>
    <w:rsid w:val="002F0729"/>
    <w:rsid w:val="002F12FF"/>
    <w:rsid w:val="002F136A"/>
    <w:rsid w:val="002F3FF3"/>
    <w:rsid w:val="002F4940"/>
    <w:rsid w:val="003020DD"/>
    <w:rsid w:val="00306C1A"/>
    <w:rsid w:val="00307939"/>
    <w:rsid w:val="00311337"/>
    <w:rsid w:val="00313295"/>
    <w:rsid w:val="0031334A"/>
    <w:rsid w:val="0031496D"/>
    <w:rsid w:val="003154EC"/>
    <w:rsid w:val="00315AA6"/>
    <w:rsid w:val="00315BAF"/>
    <w:rsid w:val="00316FCF"/>
    <w:rsid w:val="00320BF1"/>
    <w:rsid w:val="00320E67"/>
    <w:rsid w:val="00322DE6"/>
    <w:rsid w:val="0032420B"/>
    <w:rsid w:val="00326DF7"/>
    <w:rsid w:val="00327258"/>
    <w:rsid w:val="0033184B"/>
    <w:rsid w:val="00331AF7"/>
    <w:rsid w:val="00332406"/>
    <w:rsid w:val="00333DF3"/>
    <w:rsid w:val="00334952"/>
    <w:rsid w:val="00334F3E"/>
    <w:rsid w:val="00335DE1"/>
    <w:rsid w:val="00335F59"/>
    <w:rsid w:val="003400D2"/>
    <w:rsid w:val="00341C38"/>
    <w:rsid w:val="00341D26"/>
    <w:rsid w:val="00342C1C"/>
    <w:rsid w:val="00342DBC"/>
    <w:rsid w:val="0034456C"/>
    <w:rsid w:val="00344886"/>
    <w:rsid w:val="003455EB"/>
    <w:rsid w:val="00345A2E"/>
    <w:rsid w:val="00350670"/>
    <w:rsid w:val="00350C5C"/>
    <w:rsid w:val="0035106A"/>
    <w:rsid w:val="00351EF3"/>
    <w:rsid w:val="003528D6"/>
    <w:rsid w:val="00354104"/>
    <w:rsid w:val="00355614"/>
    <w:rsid w:val="00363803"/>
    <w:rsid w:val="00364CAF"/>
    <w:rsid w:val="003654F0"/>
    <w:rsid w:val="00365D77"/>
    <w:rsid w:val="0036601C"/>
    <w:rsid w:val="0037167D"/>
    <w:rsid w:val="00372084"/>
    <w:rsid w:val="0037276C"/>
    <w:rsid w:val="00374C03"/>
    <w:rsid w:val="003754B0"/>
    <w:rsid w:val="00376019"/>
    <w:rsid w:val="003764BE"/>
    <w:rsid w:val="00377F56"/>
    <w:rsid w:val="003805C0"/>
    <w:rsid w:val="003818B5"/>
    <w:rsid w:val="003819AD"/>
    <w:rsid w:val="00382CD4"/>
    <w:rsid w:val="00382E21"/>
    <w:rsid w:val="0038350E"/>
    <w:rsid w:val="00383A1C"/>
    <w:rsid w:val="00385014"/>
    <w:rsid w:val="00385A62"/>
    <w:rsid w:val="003860C6"/>
    <w:rsid w:val="00387DEB"/>
    <w:rsid w:val="0039195C"/>
    <w:rsid w:val="00391C7E"/>
    <w:rsid w:val="00397D27"/>
    <w:rsid w:val="003A0BCB"/>
    <w:rsid w:val="003A291F"/>
    <w:rsid w:val="003A4D94"/>
    <w:rsid w:val="003A5E67"/>
    <w:rsid w:val="003B27D8"/>
    <w:rsid w:val="003B2898"/>
    <w:rsid w:val="003B6400"/>
    <w:rsid w:val="003B6799"/>
    <w:rsid w:val="003B6AAD"/>
    <w:rsid w:val="003B7BD9"/>
    <w:rsid w:val="003C0D57"/>
    <w:rsid w:val="003C1C65"/>
    <w:rsid w:val="003C3F81"/>
    <w:rsid w:val="003C6B4E"/>
    <w:rsid w:val="003C6F0B"/>
    <w:rsid w:val="003D02D8"/>
    <w:rsid w:val="003D0775"/>
    <w:rsid w:val="003D1172"/>
    <w:rsid w:val="003D2474"/>
    <w:rsid w:val="003D2746"/>
    <w:rsid w:val="003D350A"/>
    <w:rsid w:val="003D465B"/>
    <w:rsid w:val="003D4F3B"/>
    <w:rsid w:val="003D5994"/>
    <w:rsid w:val="003D61E6"/>
    <w:rsid w:val="003D66EC"/>
    <w:rsid w:val="003D7E19"/>
    <w:rsid w:val="003E0191"/>
    <w:rsid w:val="003E2FC2"/>
    <w:rsid w:val="003E3AE1"/>
    <w:rsid w:val="003E6487"/>
    <w:rsid w:val="003E6E9E"/>
    <w:rsid w:val="003E7264"/>
    <w:rsid w:val="003E7461"/>
    <w:rsid w:val="003E7DFA"/>
    <w:rsid w:val="003F1B19"/>
    <w:rsid w:val="003F1D39"/>
    <w:rsid w:val="003F4BFA"/>
    <w:rsid w:val="003F6D4C"/>
    <w:rsid w:val="00400A8A"/>
    <w:rsid w:val="00403BB8"/>
    <w:rsid w:val="00404147"/>
    <w:rsid w:val="00404AC4"/>
    <w:rsid w:val="00404B49"/>
    <w:rsid w:val="00405C88"/>
    <w:rsid w:val="00406F1E"/>
    <w:rsid w:val="0040758C"/>
    <w:rsid w:val="004126A0"/>
    <w:rsid w:val="00413766"/>
    <w:rsid w:val="00413C32"/>
    <w:rsid w:val="004149D1"/>
    <w:rsid w:val="00414B9A"/>
    <w:rsid w:val="00415AB9"/>
    <w:rsid w:val="004166FC"/>
    <w:rsid w:val="00416748"/>
    <w:rsid w:val="0041758A"/>
    <w:rsid w:val="0042242E"/>
    <w:rsid w:val="004227CF"/>
    <w:rsid w:val="004230CA"/>
    <w:rsid w:val="004230F5"/>
    <w:rsid w:val="004235AE"/>
    <w:rsid w:val="00424FED"/>
    <w:rsid w:val="00425AC5"/>
    <w:rsid w:val="004271E8"/>
    <w:rsid w:val="004277B0"/>
    <w:rsid w:val="00431948"/>
    <w:rsid w:val="004323AB"/>
    <w:rsid w:val="00432733"/>
    <w:rsid w:val="00433FAF"/>
    <w:rsid w:val="004369C7"/>
    <w:rsid w:val="004373BA"/>
    <w:rsid w:val="00437BF2"/>
    <w:rsid w:val="00437E08"/>
    <w:rsid w:val="0044000D"/>
    <w:rsid w:val="00441421"/>
    <w:rsid w:val="004416FA"/>
    <w:rsid w:val="004419FC"/>
    <w:rsid w:val="00442667"/>
    <w:rsid w:val="00442EA0"/>
    <w:rsid w:val="00444DAC"/>
    <w:rsid w:val="004454B4"/>
    <w:rsid w:val="00446614"/>
    <w:rsid w:val="00451AFF"/>
    <w:rsid w:val="00451C83"/>
    <w:rsid w:val="00452025"/>
    <w:rsid w:val="0045203F"/>
    <w:rsid w:val="00452848"/>
    <w:rsid w:val="00452B7E"/>
    <w:rsid w:val="004537FC"/>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20BB"/>
    <w:rsid w:val="00472702"/>
    <w:rsid w:val="00473039"/>
    <w:rsid w:val="004731A0"/>
    <w:rsid w:val="004741FA"/>
    <w:rsid w:val="00475524"/>
    <w:rsid w:val="00475880"/>
    <w:rsid w:val="004800B5"/>
    <w:rsid w:val="00480783"/>
    <w:rsid w:val="004809DA"/>
    <w:rsid w:val="00480E70"/>
    <w:rsid w:val="004815FC"/>
    <w:rsid w:val="00483082"/>
    <w:rsid w:val="00485058"/>
    <w:rsid w:val="004856B9"/>
    <w:rsid w:val="00486861"/>
    <w:rsid w:val="00486EC4"/>
    <w:rsid w:val="004910CA"/>
    <w:rsid w:val="00491E6D"/>
    <w:rsid w:val="00491F3E"/>
    <w:rsid w:val="0049319B"/>
    <w:rsid w:val="00493A31"/>
    <w:rsid w:val="00494550"/>
    <w:rsid w:val="00497F11"/>
    <w:rsid w:val="004A07A5"/>
    <w:rsid w:val="004A0BA0"/>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3088"/>
    <w:rsid w:val="004C4B00"/>
    <w:rsid w:val="004C4EE4"/>
    <w:rsid w:val="004C5792"/>
    <w:rsid w:val="004C6B43"/>
    <w:rsid w:val="004C795D"/>
    <w:rsid w:val="004C7C59"/>
    <w:rsid w:val="004C7F46"/>
    <w:rsid w:val="004D151D"/>
    <w:rsid w:val="004D2C27"/>
    <w:rsid w:val="004D32F5"/>
    <w:rsid w:val="004D527A"/>
    <w:rsid w:val="004D5AD0"/>
    <w:rsid w:val="004D6DCF"/>
    <w:rsid w:val="004D6F40"/>
    <w:rsid w:val="004E0094"/>
    <w:rsid w:val="004E1192"/>
    <w:rsid w:val="004E20B8"/>
    <w:rsid w:val="004E3677"/>
    <w:rsid w:val="004E3CE1"/>
    <w:rsid w:val="004E413A"/>
    <w:rsid w:val="004E5234"/>
    <w:rsid w:val="004E693E"/>
    <w:rsid w:val="004E6DB2"/>
    <w:rsid w:val="004F044E"/>
    <w:rsid w:val="004F2B4A"/>
    <w:rsid w:val="004F32E8"/>
    <w:rsid w:val="004F5A03"/>
    <w:rsid w:val="005033CE"/>
    <w:rsid w:val="00503726"/>
    <w:rsid w:val="0050569B"/>
    <w:rsid w:val="00506300"/>
    <w:rsid w:val="00506630"/>
    <w:rsid w:val="00506D12"/>
    <w:rsid w:val="005072F7"/>
    <w:rsid w:val="005076A1"/>
    <w:rsid w:val="00510561"/>
    <w:rsid w:val="00511EFF"/>
    <w:rsid w:val="0051293E"/>
    <w:rsid w:val="00512CFD"/>
    <w:rsid w:val="00513C73"/>
    <w:rsid w:val="00516E10"/>
    <w:rsid w:val="00517F8E"/>
    <w:rsid w:val="005216B0"/>
    <w:rsid w:val="00522843"/>
    <w:rsid w:val="00522BE1"/>
    <w:rsid w:val="0052470C"/>
    <w:rsid w:val="00524DCD"/>
    <w:rsid w:val="00525589"/>
    <w:rsid w:val="00527B4D"/>
    <w:rsid w:val="00532A6B"/>
    <w:rsid w:val="0053378E"/>
    <w:rsid w:val="0054379B"/>
    <w:rsid w:val="0054398E"/>
    <w:rsid w:val="005439CC"/>
    <w:rsid w:val="00543A42"/>
    <w:rsid w:val="0054474F"/>
    <w:rsid w:val="00544B2D"/>
    <w:rsid w:val="00544F7F"/>
    <w:rsid w:val="00545E1D"/>
    <w:rsid w:val="00546966"/>
    <w:rsid w:val="00552D36"/>
    <w:rsid w:val="00556548"/>
    <w:rsid w:val="00557181"/>
    <w:rsid w:val="0055722D"/>
    <w:rsid w:val="00560C8D"/>
    <w:rsid w:val="00560F91"/>
    <w:rsid w:val="005617FB"/>
    <w:rsid w:val="00562F6A"/>
    <w:rsid w:val="0056303B"/>
    <w:rsid w:val="00563A21"/>
    <w:rsid w:val="0056464D"/>
    <w:rsid w:val="00564DC2"/>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7AA"/>
    <w:rsid w:val="005963CC"/>
    <w:rsid w:val="005A05D9"/>
    <w:rsid w:val="005A0644"/>
    <w:rsid w:val="005A0A14"/>
    <w:rsid w:val="005A22DD"/>
    <w:rsid w:val="005A26E5"/>
    <w:rsid w:val="005A2B3D"/>
    <w:rsid w:val="005A446F"/>
    <w:rsid w:val="005A4760"/>
    <w:rsid w:val="005A660C"/>
    <w:rsid w:val="005A703B"/>
    <w:rsid w:val="005A72CB"/>
    <w:rsid w:val="005A7F7F"/>
    <w:rsid w:val="005B26B8"/>
    <w:rsid w:val="005B571A"/>
    <w:rsid w:val="005B614B"/>
    <w:rsid w:val="005B624E"/>
    <w:rsid w:val="005B670E"/>
    <w:rsid w:val="005B6758"/>
    <w:rsid w:val="005C1ABE"/>
    <w:rsid w:val="005C5320"/>
    <w:rsid w:val="005C7C83"/>
    <w:rsid w:val="005C7F84"/>
    <w:rsid w:val="005D0320"/>
    <w:rsid w:val="005D07DE"/>
    <w:rsid w:val="005D13AE"/>
    <w:rsid w:val="005D15F1"/>
    <w:rsid w:val="005D2600"/>
    <w:rsid w:val="005D2B4E"/>
    <w:rsid w:val="005D3679"/>
    <w:rsid w:val="005D3A5F"/>
    <w:rsid w:val="005D444D"/>
    <w:rsid w:val="005D4897"/>
    <w:rsid w:val="005D5244"/>
    <w:rsid w:val="005D5E1D"/>
    <w:rsid w:val="005D616C"/>
    <w:rsid w:val="005D674D"/>
    <w:rsid w:val="005D770B"/>
    <w:rsid w:val="005E28F2"/>
    <w:rsid w:val="005E4F02"/>
    <w:rsid w:val="005E6ED1"/>
    <w:rsid w:val="005E73C1"/>
    <w:rsid w:val="005F04C2"/>
    <w:rsid w:val="005F1C3C"/>
    <w:rsid w:val="005F2D51"/>
    <w:rsid w:val="005F408A"/>
    <w:rsid w:val="005F424B"/>
    <w:rsid w:val="005F6689"/>
    <w:rsid w:val="005F673E"/>
    <w:rsid w:val="00601A7D"/>
    <w:rsid w:val="00601EDE"/>
    <w:rsid w:val="00602BA1"/>
    <w:rsid w:val="00602CDD"/>
    <w:rsid w:val="0060305E"/>
    <w:rsid w:val="0060428E"/>
    <w:rsid w:val="00604DD2"/>
    <w:rsid w:val="00605D33"/>
    <w:rsid w:val="00607FF6"/>
    <w:rsid w:val="00611CCC"/>
    <w:rsid w:val="00613257"/>
    <w:rsid w:val="0061426F"/>
    <w:rsid w:val="006151A4"/>
    <w:rsid w:val="00615345"/>
    <w:rsid w:val="006159FC"/>
    <w:rsid w:val="00616350"/>
    <w:rsid w:val="00620AAD"/>
    <w:rsid w:val="00621102"/>
    <w:rsid w:val="00624B0D"/>
    <w:rsid w:val="006261D9"/>
    <w:rsid w:val="006315A5"/>
    <w:rsid w:val="00631B2C"/>
    <w:rsid w:val="00633138"/>
    <w:rsid w:val="00634225"/>
    <w:rsid w:val="00634697"/>
    <w:rsid w:val="006346A4"/>
    <w:rsid w:val="00636DAC"/>
    <w:rsid w:val="006401FB"/>
    <w:rsid w:val="0064223D"/>
    <w:rsid w:val="00643439"/>
    <w:rsid w:val="006438E6"/>
    <w:rsid w:val="00645281"/>
    <w:rsid w:val="0064675D"/>
    <w:rsid w:val="00646CBB"/>
    <w:rsid w:val="00647041"/>
    <w:rsid w:val="00650786"/>
    <w:rsid w:val="00652135"/>
    <w:rsid w:val="00652419"/>
    <w:rsid w:val="00652AD4"/>
    <w:rsid w:val="00652E3F"/>
    <w:rsid w:val="006537E7"/>
    <w:rsid w:val="00654585"/>
    <w:rsid w:val="00655B06"/>
    <w:rsid w:val="00655DFA"/>
    <w:rsid w:val="00655F46"/>
    <w:rsid w:val="006578DB"/>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944"/>
    <w:rsid w:val="0068299E"/>
    <w:rsid w:val="0068337B"/>
    <w:rsid w:val="00684751"/>
    <w:rsid w:val="006866B6"/>
    <w:rsid w:val="00686A3F"/>
    <w:rsid w:val="00692E63"/>
    <w:rsid w:val="00693870"/>
    <w:rsid w:val="0069554C"/>
    <w:rsid w:val="006959B0"/>
    <w:rsid w:val="00696C04"/>
    <w:rsid w:val="006A0061"/>
    <w:rsid w:val="006A10F7"/>
    <w:rsid w:val="006A14C5"/>
    <w:rsid w:val="006A15E1"/>
    <w:rsid w:val="006A1D8C"/>
    <w:rsid w:val="006A3BB6"/>
    <w:rsid w:val="006A4E8A"/>
    <w:rsid w:val="006A72E8"/>
    <w:rsid w:val="006A7FEB"/>
    <w:rsid w:val="006B0561"/>
    <w:rsid w:val="006B18F7"/>
    <w:rsid w:val="006B599B"/>
    <w:rsid w:val="006B666F"/>
    <w:rsid w:val="006B7002"/>
    <w:rsid w:val="006C012B"/>
    <w:rsid w:val="006C0589"/>
    <w:rsid w:val="006C277B"/>
    <w:rsid w:val="006C3037"/>
    <w:rsid w:val="006C4F53"/>
    <w:rsid w:val="006C6ADB"/>
    <w:rsid w:val="006D007E"/>
    <w:rsid w:val="006D17D2"/>
    <w:rsid w:val="006D3768"/>
    <w:rsid w:val="006D54BC"/>
    <w:rsid w:val="006D6448"/>
    <w:rsid w:val="006D7406"/>
    <w:rsid w:val="006D7DD0"/>
    <w:rsid w:val="006E0957"/>
    <w:rsid w:val="006E1BBA"/>
    <w:rsid w:val="006E2794"/>
    <w:rsid w:val="006E4352"/>
    <w:rsid w:val="006E4A39"/>
    <w:rsid w:val="006E59D3"/>
    <w:rsid w:val="006F1EAF"/>
    <w:rsid w:val="006F25E6"/>
    <w:rsid w:val="006F2FB7"/>
    <w:rsid w:val="006F30B6"/>
    <w:rsid w:val="006F31B8"/>
    <w:rsid w:val="006F3300"/>
    <w:rsid w:val="006F345C"/>
    <w:rsid w:val="006F67D4"/>
    <w:rsid w:val="006F77E7"/>
    <w:rsid w:val="006F7A51"/>
    <w:rsid w:val="00702669"/>
    <w:rsid w:val="00704050"/>
    <w:rsid w:val="00704837"/>
    <w:rsid w:val="007059C9"/>
    <w:rsid w:val="0070789A"/>
    <w:rsid w:val="00711837"/>
    <w:rsid w:val="00714074"/>
    <w:rsid w:val="00715713"/>
    <w:rsid w:val="00715AB2"/>
    <w:rsid w:val="00716C50"/>
    <w:rsid w:val="007208DB"/>
    <w:rsid w:val="00721075"/>
    <w:rsid w:val="0072275E"/>
    <w:rsid w:val="0072329E"/>
    <w:rsid w:val="00725B8D"/>
    <w:rsid w:val="0072658E"/>
    <w:rsid w:val="00727508"/>
    <w:rsid w:val="00731ADA"/>
    <w:rsid w:val="0073348D"/>
    <w:rsid w:val="007336E4"/>
    <w:rsid w:val="00734053"/>
    <w:rsid w:val="007350B5"/>
    <w:rsid w:val="007409EB"/>
    <w:rsid w:val="00740B6F"/>
    <w:rsid w:val="00741612"/>
    <w:rsid w:val="007418DF"/>
    <w:rsid w:val="007425C4"/>
    <w:rsid w:val="00743467"/>
    <w:rsid w:val="007441A8"/>
    <w:rsid w:val="0074478E"/>
    <w:rsid w:val="0074588B"/>
    <w:rsid w:val="0074612B"/>
    <w:rsid w:val="00751B32"/>
    <w:rsid w:val="0075366D"/>
    <w:rsid w:val="00753AB2"/>
    <w:rsid w:val="00754213"/>
    <w:rsid w:val="00756B1E"/>
    <w:rsid w:val="00757781"/>
    <w:rsid w:val="0075794E"/>
    <w:rsid w:val="00757D6A"/>
    <w:rsid w:val="00762AB4"/>
    <w:rsid w:val="0076508A"/>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3930"/>
    <w:rsid w:val="00793BEE"/>
    <w:rsid w:val="00793E6A"/>
    <w:rsid w:val="007A07DB"/>
    <w:rsid w:val="007A11F9"/>
    <w:rsid w:val="007A157E"/>
    <w:rsid w:val="007A28C6"/>
    <w:rsid w:val="007A4606"/>
    <w:rsid w:val="007A46E1"/>
    <w:rsid w:val="007A4942"/>
    <w:rsid w:val="007A5C67"/>
    <w:rsid w:val="007B5240"/>
    <w:rsid w:val="007B5FC1"/>
    <w:rsid w:val="007B795A"/>
    <w:rsid w:val="007B79E3"/>
    <w:rsid w:val="007C0C38"/>
    <w:rsid w:val="007C2988"/>
    <w:rsid w:val="007C313A"/>
    <w:rsid w:val="007C344B"/>
    <w:rsid w:val="007C3635"/>
    <w:rsid w:val="007C36AD"/>
    <w:rsid w:val="007C37A3"/>
    <w:rsid w:val="007C42A4"/>
    <w:rsid w:val="007C4465"/>
    <w:rsid w:val="007C7310"/>
    <w:rsid w:val="007D1E9D"/>
    <w:rsid w:val="007D285B"/>
    <w:rsid w:val="007D3D94"/>
    <w:rsid w:val="007D4B1A"/>
    <w:rsid w:val="007D4C49"/>
    <w:rsid w:val="007D5256"/>
    <w:rsid w:val="007D6BA2"/>
    <w:rsid w:val="007D6C53"/>
    <w:rsid w:val="007D7314"/>
    <w:rsid w:val="007D7544"/>
    <w:rsid w:val="007D7753"/>
    <w:rsid w:val="007D7F06"/>
    <w:rsid w:val="007E3120"/>
    <w:rsid w:val="007E599D"/>
    <w:rsid w:val="007E6F85"/>
    <w:rsid w:val="007E7BF4"/>
    <w:rsid w:val="007F005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725A"/>
    <w:rsid w:val="00820218"/>
    <w:rsid w:val="00821320"/>
    <w:rsid w:val="00824650"/>
    <w:rsid w:val="0082609A"/>
    <w:rsid w:val="00826106"/>
    <w:rsid w:val="008308C9"/>
    <w:rsid w:val="008317A2"/>
    <w:rsid w:val="008331D8"/>
    <w:rsid w:val="008343F0"/>
    <w:rsid w:val="0083496E"/>
    <w:rsid w:val="008353F2"/>
    <w:rsid w:val="00840FE5"/>
    <w:rsid w:val="00842627"/>
    <w:rsid w:val="00843D21"/>
    <w:rsid w:val="008446E8"/>
    <w:rsid w:val="0084584F"/>
    <w:rsid w:val="00845DA8"/>
    <w:rsid w:val="00846E02"/>
    <w:rsid w:val="008512A3"/>
    <w:rsid w:val="00851B40"/>
    <w:rsid w:val="008523EA"/>
    <w:rsid w:val="00855D4E"/>
    <w:rsid w:val="00856DF2"/>
    <w:rsid w:val="00856EC5"/>
    <w:rsid w:val="008605C8"/>
    <w:rsid w:val="00861708"/>
    <w:rsid w:val="008629CE"/>
    <w:rsid w:val="00862BAC"/>
    <w:rsid w:val="00863C6D"/>
    <w:rsid w:val="008646CA"/>
    <w:rsid w:val="0086760B"/>
    <w:rsid w:val="00867CF7"/>
    <w:rsid w:val="00870188"/>
    <w:rsid w:val="00872693"/>
    <w:rsid w:val="0087325A"/>
    <w:rsid w:val="0087499F"/>
    <w:rsid w:val="00875523"/>
    <w:rsid w:val="00877394"/>
    <w:rsid w:val="00877A67"/>
    <w:rsid w:val="00880903"/>
    <w:rsid w:val="0088152C"/>
    <w:rsid w:val="008816BC"/>
    <w:rsid w:val="008827A7"/>
    <w:rsid w:val="00884672"/>
    <w:rsid w:val="0088536E"/>
    <w:rsid w:val="0089177D"/>
    <w:rsid w:val="0089178E"/>
    <w:rsid w:val="00892559"/>
    <w:rsid w:val="00892DA6"/>
    <w:rsid w:val="00894104"/>
    <w:rsid w:val="00894149"/>
    <w:rsid w:val="008958E9"/>
    <w:rsid w:val="00896D74"/>
    <w:rsid w:val="008A014D"/>
    <w:rsid w:val="008A1C8D"/>
    <w:rsid w:val="008A2FA7"/>
    <w:rsid w:val="008A446F"/>
    <w:rsid w:val="008A5F06"/>
    <w:rsid w:val="008A734F"/>
    <w:rsid w:val="008B0DC3"/>
    <w:rsid w:val="008B1C5C"/>
    <w:rsid w:val="008B2BDD"/>
    <w:rsid w:val="008B33D2"/>
    <w:rsid w:val="008B4CFF"/>
    <w:rsid w:val="008C38EB"/>
    <w:rsid w:val="008C4764"/>
    <w:rsid w:val="008C5DB0"/>
    <w:rsid w:val="008C67D6"/>
    <w:rsid w:val="008C75A3"/>
    <w:rsid w:val="008C7D82"/>
    <w:rsid w:val="008D14E2"/>
    <w:rsid w:val="008D351D"/>
    <w:rsid w:val="008D46EC"/>
    <w:rsid w:val="008E0F75"/>
    <w:rsid w:val="008E36C2"/>
    <w:rsid w:val="008E3D5D"/>
    <w:rsid w:val="008E5DB6"/>
    <w:rsid w:val="008F011B"/>
    <w:rsid w:val="008F0951"/>
    <w:rsid w:val="008F1789"/>
    <w:rsid w:val="008F453A"/>
    <w:rsid w:val="0090007C"/>
    <w:rsid w:val="00900B1A"/>
    <w:rsid w:val="00900D1B"/>
    <w:rsid w:val="00901508"/>
    <w:rsid w:val="009017C2"/>
    <w:rsid w:val="00904DB1"/>
    <w:rsid w:val="00905087"/>
    <w:rsid w:val="00905528"/>
    <w:rsid w:val="009055E6"/>
    <w:rsid w:val="00907CFC"/>
    <w:rsid w:val="00907FC4"/>
    <w:rsid w:val="009102AD"/>
    <w:rsid w:val="009135CF"/>
    <w:rsid w:val="009139C0"/>
    <w:rsid w:val="00914A32"/>
    <w:rsid w:val="00914A3A"/>
    <w:rsid w:val="0091671E"/>
    <w:rsid w:val="009170D2"/>
    <w:rsid w:val="00920D2C"/>
    <w:rsid w:val="009242D3"/>
    <w:rsid w:val="0093112D"/>
    <w:rsid w:val="009338D6"/>
    <w:rsid w:val="00935537"/>
    <w:rsid w:val="00935891"/>
    <w:rsid w:val="00935DE9"/>
    <w:rsid w:val="00936A30"/>
    <w:rsid w:val="00936B29"/>
    <w:rsid w:val="009372D8"/>
    <w:rsid w:val="0093767D"/>
    <w:rsid w:val="00942861"/>
    <w:rsid w:val="00944070"/>
    <w:rsid w:val="00944188"/>
    <w:rsid w:val="00944226"/>
    <w:rsid w:val="009442FC"/>
    <w:rsid w:val="00945CE8"/>
    <w:rsid w:val="00946FC1"/>
    <w:rsid w:val="00951952"/>
    <w:rsid w:val="00951BCB"/>
    <w:rsid w:val="00951C55"/>
    <w:rsid w:val="009526B1"/>
    <w:rsid w:val="009526C3"/>
    <w:rsid w:val="009557D6"/>
    <w:rsid w:val="00955F89"/>
    <w:rsid w:val="00956913"/>
    <w:rsid w:val="0096055E"/>
    <w:rsid w:val="009608CD"/>
    <w:rsid w:val="00962119"/>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6EF"/>
    <w:rsid w:val="009A7B28"/>
    <w:rsid w:val="009B49B7"/>
    <w:rsid w:val="009B50DC"/>
    <w:rsid w:val="009B7C29"/>
    <w:rsid w:val="009B7CD2"/>
    <w:rsid w:val="009C3EF9"/>
    <w:rsid w:val="009C4A63"/>
    <w:rsid w:val="009C4B66"/>
    <w:rsid w:val="009C6E3C"/>
    <w:rsid w:val="009C73A9"/>
    <w:rsid w:val="009C7755"/>
    <w:rsid w:val="009D14FD"/>
    <w:rsid w:val="009D31C5"/>
    <w:rsid w:val="009D4EC0"/>
    <w:rsid w:val="009D70F9"/>
    <w:rsid w:val="009D7E96"/>
    <w:rsid w:val="009E09CA"/>
    <w:rsid w:val="009E3705"/>
    <w:rsid w:val="009E3BB5"/>
    <w:rsid w:val="009E3F46"/>
    <w:rsid w:val="009E613A"/>
    <w:rsid w:val="009E666D"/>
    <w:rsid w:val="009E6BA2"/>
    <w:rsid w:val="009E7700"/>
    <w:rsid w:val="009F066E"/>
    <w:rsid w:val="009F0A97"/>
    <w:rsid w:val="009F102B"/>
    <w:rsid w:val="009F1297"/>
    <w:rsid w:val="009F1E9A"/>
    <w:rsid w:val="009F27E9"/>
    <w:rsid w:val="009F2F7F"/>
    <w:rsid w:val="009F3527"/>
    <w:rsid w:val="009F3D8E"/>
    <w:rsid w:val="009F3DCF"/>
    <w:rsid w:val="009F41EB"/>
    <w:rsid w:val="009F59B7"/>
    <w:rsid w:val="00A00BDA"/>
    <w:rsid w:val="00A037F0"/>
    <w:rsid w:val="00A073F1"/>
    <w:rsid w:val="00A076A4"/>
    <w:rsid w:val="00A07FB7"/>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9049C"/>
    <w:rsid w:val="00A9112B"/>
    <w:rsid w:val="00A9183C"/>
    <w:rsid w:val="00A94823"/>
    <w:rsid w:val="00A94B96"/>
    <w:rsid w:val="00A955F5"/>
    <w:rsid w:val="00A977FC"/>
    <w:rsid w:val="00AA020C"/>
    <w:rsid w:val="00AA4767"/>
    <w:rsid w:val="00AA4801"/>
    <w:rsid w:val="00AA4E3E"/>
    <w:rsid w:val="00AA6282"/>
    <w:rsid w:val="00AB00F5"/>
    <w:rsid w:val="00AB3BD9"/>
    <w:rsid w:val="00AB4808"/>
    <w:rsid w:val="00AB5296"/>
    <w:rsid w:val="00AC07E5"/>
    <w:rsid w:val="00AC0A7F"/>
    <w:rsid w:val="00AC2DF9"/>
    <w:rsid w:val="00AC2F10"/>
    <w:rsid w:val="00AC3525"/>
    <w:rsid w:val="00AC7F40"/>
    <w:rsid w:val="00AD1099"/>
    <w:rsid w:val="00AD1A5E"/>
    <w:rsid w:val="00AD48DF"/>
    <w:rsid w:val="00AD5570"/>
    <w:rsid w:val="00AD56A0"/>
    <w:rsid w:val="00AD6584"/>
    <w:rsid w:val="00AD6A30"/>
    <w:rsid w:val="00AD7E2A"/>
    <w:rsid w:val="00AE090A"/>
    <w:rsid w:val="00AE18BB"/>
    <w:rsid w:val="00AE207C"/>
    <w:rsid w:val="00AE350A"/>
    <w:rsid w:val="00AE3882"/>
    <w:rsid w:val="00AE5308"/>
    <w:rsid w:val="00AE5ADC"/>
    <w:rsid w:val="00AF0534"/>
    <w:rsid w:val="00AF15E4"/>
    <w:rsid w:val="00AF4B3A"/>
    <w:rsid w:val="00AF554A"/>
    <w:rsid w:val="00AF6150"/>
    <w:rsid w:val="00AF7951"/>
    <w:rsid w:val="00B00FC9"/>
    <w:rsid w:val="00B0260D"/>
    <w:rsid w:val="00B0365B"/>
    <w:rsid w:val="00B03EA0"/>
    <w:rsid w:val="00B07A0C"/>
    <w:rsid w:val="00B10715"/>
    <w:rsid w:val="00B110C8"/>
    <w:rsid w:val="00B112D0"/>
    <w:rsid w:val="00B12272"/>
    <w:rsid w:val="00B12D83"/>
    <w:rsid w:val="00B13025"/>
    <w:rsid w:val="00B13A99"/>
    <w:rsid w:val="00B142D5"/>
    <w:rsid w:val="00B143A6"/>
    <w:rsid w:val="00B158A5"/>
    <w:rsid w:val="00B17BB5"/>
    <w:rsid w:val="00B17C73"/>
    <w:rsid w:val="00B17C95"/>
    <w:rsid w:val="00B2202E"/>
    <w:rsid w:val="00B229F8"/>
    <w:rsid w:val="00B24437"/>
    <w:rsid w:val="00B245D1"/>
    <w:rsid w:val="00B250A5"/>
    <w:rsid w:val="00B263B6"/>
    <w:rsid w:val="00B264F3"/>
    <w:rsid w:val="00B30AA1"/>
    <w:rsid w:val="00B316C0"/>
    <w:rsid w:val="00B3469F"/>
    <w:rsid w:val="00B36546"/>
    <w:rsid w:val="00B37BBF"/>
    <w:rsid w:val="00B37EAA"/>
    <w:rsid w:val="00B40634"/>
    <w:rsid w:val="00B40710"/>
    <w:rsid w:val="00B42B37"/>
    <w:rsid w:val="00B46EF7"/>
    <w:rsid w:val="00B47965"/>
    <w:rsid w:val="00B51764"/>
    <w:rsid w:val="00B51F12"/>
    <w:rsid w:val="00B531EF"/>
    <w:rsid w:val="00B534B0"/>
    <w:rsid w:val="00B53B42"/>
    <w:rsid w:val="00B54340"/>
    <w:rsid w:val="00B57207"/>
    <w:rsid w:val="00B572F3"/>
    <w:rsid w:val="00B604E0"/>
    <w:rsid w:val="00B611BA"/>
    <w:rsid w:val="00B61B53"/>
    <w:rsid w:val="00B62DA8"/>
    <w:rsid w:val="00B63A5C"/>
    <w:rsid w:val="00B6525C"/>
    <w:rsid w:val="00B66F2A"/>
    <w:rsid w:val="00B67083"/>
    <w:rsid w:val="00B7144B"/>
    <w:rsid w:val="00B76E9F"/>
    <w:rsid w:val="00B77102"/>
    <w:rsid w:val="00B80004"/>
    <w:rsid w:val="00B8047D"/>
    <w:rsid w:val="00B80D24"/>
    <w:rsid w:val="00B832CB"/>
    <w:rsid w:val="00B8453C"/>
    <w:rsid w:val="00B84810"/>
    <w:rsid w:val="00B87F57"/>
    <w:rsid w:val="00B90810"/>
    <w:rsid w:val="00B9118A"/>
    <w:rsid w:val="00B976AB"/>
    <w:rsid w:val="00BA0E3A"/>
    <w:rsid w:val="00BA0E9D"/>
    <w:rsid w:val="00BA0F18"/>
    <w:rsid w:val="00BA2326"/>
    <w:rsid w:val="00BA2929"/>
    <w:rsid w:val="00BA3203"/>
    <w:rsid w:val="00BA342A"/>
    <w:rsid w:val="00BA3C5A"/>
    <w:rsid w:val="00BA3DA4"/>
    <w:rsid w:val="00BA43B0"/>
    <w:rsid w:val="00BA4A8F"/>
    <w:rsid w:val="00BA502B"/>
    <w:rsid w:val="00BA759D"/>
    <w:rsid w:val="00BB0BA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5D91"/>
    <w:rsid w:val="00BE60B0"/>
    <w:rsid w:val="00BE652A"/>
    <w:rsid w:val="00BE707A"/>
    <w:rsid w:val="00BF09D2"/>
    <w:rsid w:val="00BF0B6A"/>
    <w:rsid w:val="00BF0D23"/>
    <w:rsid w:val="00BF11CF"/>
    <w:rsid w:val="00BF23E2"/>
    <w:rsid w:val="00BF2454"/>
    <w:rsid w:val="00BF5620"/>
    <w:rsid w:val="00BF73AD"/>
    <w:rsid w:val="00BF7E16"/>
    <w:rsid w:val="00BF7ECE"/>
    <w:rsid w:val="00C03637"/>
    <w:rsid w:val="00C04B8E"/>
    <w:rsid w:val="00C05467"/>
    <w:rsid w:val="00C0571E"/>
    <w:rsid w:val="00C06055"/>
    <w:rsid w:val="00C073D6"/>
    <w:rsid w:val="00C11F4C"/>
    <w:rsid w:val="00C12E2C"/>
    <w:rsid w:val="00C13A31"/>
    <w:rsid w:val="00C1548D"/>
    <w:rsid w:val="00C200EC"/>
    <w:rsid w:val="00C20523"/>
    <w:rsid w:val="00C21033"/>
    <w:rsid w:val="00C23172"/>
    <w:rsid w:val="00C23DD3"/>
    <w:rsid w:val="00C245E4"/>
    <w:rsid w:val="00C2566D"/>
    <w:rsid w:val="00C307E8"/>
    <w:rsid w:val="00C30B04"/>
    <w:rsid w:val="00C31D52"/>
    <w:rsid w:val="00C32CC5"/>
    <w:rsid w:val="00C32D6D"/>
    <w:rsid w:val="00C3314B"/>
    <w:rsid w:val="00C3386F"/>
    <w:rsid w:val="00C33B89"/>
    <w:rsid w:val="00C33C0A"/>
    <w:rsid w:val="00C33EA5"/>
    <w:rsid w:val="00C35BBA"/>
    <w:rsid w:val="00C4025F"/>
    <w:rsid w:val="00C41654"/>
    <w:rsid w:val="00C4274D"/>
    <w:rsid w:val="00C43F56"/>
    <w:rsid w:val="00C450BA"/>
    <w:rsid w:val="00C4616F"/>
    <w:rsid w:val="00C4667A"/>
    <w:rsid w:val="00C50832"/>
    <w:rsid w:val="00C51F90"/>
    <w:rsid w:val="00C521F0"/>
    <w:rsid w:val="00C52DD9"/>
    <w:rsid w:val="00C530DC"/>
    <w:rsid w:val="00C5385B"/>
    <w:rsid w:val="00C56F1B"/>
    <w:rsid w:val="00C61018"/>
    <w:rsid w:val="00C63A84"/>
    <w:rsid w:val="00C64FB6"/>
    <w:rsid w:val="00C65941"/>
    <w:rsid w:val="00C65B37"/>
    <w:rsid w:val="00C66CAA"/>
    <w:rsid w:val="00C66E1A"/>
    <w:rsid w:val="00C678D5"/>
    <w:rsid w:val="00C67AB0"/>
    <w:rsid w:val="00C70736"/>
    <w:rsid w:val="00C72415"/>
    <w:rsid w:val="00C7381B"/>
    <w:rsid w:val="00C7438A"/>
    <w:rsid w:val="00C75B7F"/>
    <w:rsid w:val="00C772A6"/>
    <w:rsid w:val="00C809C4"/>
    <w:rsid w:val="00C81684"/>
    <w:rsid w:val="00C82BE6"/>
    <w:rsid w:val="00C839AB"/>
    <w:rsid w:val="00C84FA5"/>
    <w:rsid w:val="00C87A6B"/>
    <w:rsid w:val="00C929D0"/>
    <w:rsid w:val="00C92A33"/>
    <w:rsid w:val="00C92ABD"/>
    <w:rsid w:val="00C9336C"/>
    <w:rsid w:val="00C95114"/>
    <w:rsid w:val="00C97E4A"/>
    <w:rsid w:val="00CA146B"/>
    <w:rsid w:val="00CA1A99"/>
    <w:rsid w:val="00CA1D02"/>
    <w:rsid w:val="00CA5297"/>
    <w:rsid w:val="00CA7522"/>
    <w:rsid w:val="00CB1F41"/>
    <w:rsid w:val="00CB29AC"/>
    <w:rsid w:val="00CB4683"/>
    <w:rsid w:val="00CB4940"/>
    <w:rsid w:val="00CB4E79"/>
    <w:rsid w:val="00CB5688"/>
    <w:rsid w:val="00CC17E5"/>
    <w:rsid w:val="00CC1A56"/>
    <w:rsid w:val="00CC2F41"/>
    <w:rsid w:val="00CC3F59"/>
    <w:rsid w:val="00CC53AD"/>
    <w:rsid w:val="00CC62A2"/>
    <w:rsid w:val="00CC7164"/>
    <w:rsid w:val="00CD062E"/>
    <w:rsid w:val="00CD1446"/>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C7E"/>
    <w:rsid w:val="00D25DBF"/>
    <w:rsid w:val="00D27BF8"/>
    <w:rsid w:val="00D30D47"/>
    <w:rsid w:val="00D34A44"/>
    <w:rsid w:val="00D35C7A"/>
    <w:rsid w:val="00D37BE2"/>
    <w:rsid w:val="00D401E8"/>
    <w:rsid w:val="00D4032F"/>
    <w:rsid w:val="00D4098D"/>
    <w:rsid w:val="00D42F21"/>
    <w:rsid w:val="00D447B4"/>
    <w:rsid w:val="00D45F4C"/>
    <w:rsid w:val="00D4764C"/>
    <w:rsid w:val="00D47E63"/>
    <w:rsid w:val="00D506E5"/>
    <w:rsid w:val="00D532E5"/>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49BD"/>
    <w:rsid w:val="00D75260"/>
    <w:rsid w:val="00D7656F"/>
    <w:rsid w:val="00D76C7B"/>
    <w:rsid w:val="00D772CF"/>
    <w:rsid w:val="00D81444"/>
    <w:rsid w:val="00D85633"/>
    <w:rsid w:val="00D866F7"/>
    <w:rsid w:val="00D8709E"/>
    <w:rsid w:val="00D87370"/>
    <w:rsid w:val="00D90E96"/>
    <w:rsid w:val="00D91346"/>
    <w:rsid w:val="00D940E8"/>
    <w:rsid w:val="00D9594F"/>
    <w:rsid w:val="00D95BD1"/>
    <w:rsid w:val="00DA232F"/>
    <w:rsid w:val="00DA286F"/>
    <w:rsid w:val="00DA7FA8"/>
    <w:rsid w:val="00DB0878"/>
    <w:rsid w:val="00DB0B34"/>
    <w:rsid w:val="00DB0EB2"/>
    <w:rsid w:val="00DB2407"/>
    <w:rsid w:val="00DB3A30"/>
    <w:rsid w:val="00DB5FFD"/>
    <w:rsid w:val="00DC2CEA"/>
    <w:rsid w:val="00DC50DC"/>
    <w:rsid w:val="00DC604A"/>
    <w:rsid w:val="00DC7210"/>
    <w:rsid w:val="00DC7422"/>
    <w:rsid w:val="00DD0491"/>
    <w:rsid w:val="00DD04E1"/>
    <w:rsid w:val="00DD1BAF"/>
    <w:rsid w:val="00DD213A"/>
    <w:rsid w:val="00DE04F1"/>
    <w:rsid w:val="00DE1A35"/>
    <w:rsid w:val="00DE359F"/>
    <w:rsid w:val="00DE38E7"/>
    <w:rsid w:val="00DF095F"/>
    <w:rsid w:val="00DF0EC3"/>
    <w:rsid w:val="00DF18B8"/>
    <w:rsid w:val="00DF2286"/>
    <w:rsid w:val="00E024EB"/>
    <w:rsid w:val="00E030EC"/>
    <w:rsid w:val="00E03CC8"/>
    <w:rsid w:val="00E06D25"/>
    <w:rsid w:val="00E073F9"/>
    <w:rsid w:val="00E10101"/>
    <w:rsid w:val="00E11144"/>
    <w:rsid w:val="00E1396C"/>
    <w:rsid w:val="00E14B3B"/>
    <w:rsid w:val="00E164AF"/>
    <w:rsid w:val="00E1679A"/>
    <w:rsid w:val="00E1685A"/>
    <w:rsid w:val="00E20BAF"/>
    <w:rsid w:val="00E20D06"/>
    <w:rsid w:val="00E21AE5"/>
    <w:rsid w:val="00E240D0"/>
    <w:rsid w:val="00E26167"/>
    <w:rsid w:val="00E27F9E"/>
    <w:rsid w:val="00E3097B"/>
    <w:rsid w:val="00E316C0"/>
    <w:rsid w:val="00E32921"/>
    <w:rsid w:val="00E343BF"/>
    <w:rsid w:val="00E350B1"/>
    <w:rsid w:val="00E36030"/>
    <w:rsid w:val="00E40300"/>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2417"/>
    <w:rsid w:val="00E72866"/>
    <w:rsid w:val="00E72ACE"/>
    <w:rsid w:val="00E740ED"/>
    <w:rsid w:val="00E75A21"/>
    <w:rsid w:val="00E7705F"/>
    <w:rsid w:val="00E77F4F"/>
    <w:rsid w:val="00E824EF"/>
    <w:rsid w:val="00E82734"/>
    <w:rsid w:val="00E82DD2"/>
    <w:rsid w:val="00E8323B"/>
    <w:rsid w:val="00E836E9"/>
    <w:rsid w:val="00E83F16"/>
    <w:rsid w:val="00E863FA"/>
    <w:rsid w:val="00E86C0A"/>
    <w:rsid w:val="00E908AA"/>
    <w:rsid w:val="00E9139F"/>
    <w:rsid w:val="00E91CF8"/>
    <w:rsid w:val="00E920F1"/>
    <w:rsid w:val="00E9583B"/>
    <w:rsid w:val="00E96994"/>
    <w:rsid w:val="00E97BFE"/>
    <w:rsid w:val="00E97F98"/>
    <w:rsid w:val="00EA2657"/>
    <w:rsid w:val="00EB061F"/>
    <w:rsid w:val="00EB239C"/>
    <w:rsid w:val="00EB2A66"/>
    <w:rsid w:val="00EB38EC"/>
    <w:rsid w:val="00EB4313"/>
    <w:rsid w:val="00EB591F"/>
    <w:rsid w:val="00EB5AED"/>
    <w:rsid w:val="00EB5BF7"/>
    <w:rsid w:val="00EC33BD"/>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32F4"/>
    <w:rsid w:val="00EE46D0"/>
    <w:rsid w:val="00EE6FBF"/>
    <w:rsid w:val="00EF1920"/>
    <w:rsid w:val="00EF4342"/>
    <w:rsid w:val="00EF5636"/>
    <w:rsid w:val="00EF571D"/>
    <w:rsid w:val="00F0039B"/>
    <w:rsid w:val="00F00DBF"/>
    <w:rsid w:val="00F00F20"/>
    <w:rsid w:val="00F014E5"/>
    <w:rsid w:val="00F02B1D"/>
    <w:rsid w:val="00F047E0"/>
    <w:rsid w:val="00F0619D"/>
    <w:rsid w:val="00F06E39"/>
    <w:rsid w:val="00F10AA6"/>
    <w:rsid w:val="00F14D46"/>
    <w:rsid w:val="00F15BC5"/>
    <w:rsid w:val="00F178F2"/>
    <w:rsid w:val="00F204C6"/>
    <w:rsid w:val="00F228E6"/>
    <w:rsid w:val="00F229BE"/>
    <w:rsid w:val="00F2356C"/>
    <w:rsid w:val="00F26DCE"/>
    <w:rsid w:val="00F2763C"/>
    <w:rsid w:val="00F2783C"/>
    <w:rsid w:val="00F27A77"/>
    <w:rsid w:val="00F27C99"/>
    <w:rsid w:val="00F3141E"/>
    <w:rsid w:val="00F32D9F"/>
    <w:rsid w:val="00F35422"/>
    <w:rsid w:val="00F36B19"/>
    <w:rsid w:val="00F37618"/>
    <w:rsid w:val="00F41036"/>
    <w:rsid w:val="00F420C7"/>
    <w:rsid w:val="00F44557"/>
    <w:rsid w:val="00F445AA"/>
    <w:rsid w:val="00F44E67"/>
    <w:rsid w:val="00F46E2D"/>
    <w:rsid w:val="00F50D46"/>
    <w:rsid w:val="00F51002"/>
    <w:rsid w:val="00F542C3"/>
    <w:rsid w:val="00F547AB"/>
    <w:rsid w:val="00F553A0"/>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3F26"/>
    <w:rsid w:val="00F749B5"/>
    <w:rsid w:val="00F77428"/>
    <w:rsid w:val="00F80189"/>
    <w:rsid w:val="00F82AFD"/>
    <w:rsid w:val="00F82F57"/>
    <w:rsid w:val="00F8342C"/>
    <w:rsid w:val="00F85E06"/>
    <w:rsid w:val="00F861A3"/>
    <w:rsid w:val="00F911F3"/>
    <w:rsid w:val="00F936AC"/>
    <w:rsid w:val="00F961C4"/>
    <w:rsid w:val="00F9799A"/>
    <w:rsid w:val="00FA08CD"/>
    <w:rsid w:val="00FA1A74"/>
    <w:rsid w:val="00FA1E65"/>
    <w:rsid w:val="00FA264D"/>
    <w:rsid w:val="00FA4415"/>
    <w:rsid w:val="00FA4CDC"/>
    <w:rsid w:val="00FA6246"/>
    <w:rsid w:val="00FA782C"/>
    <w:rsid w:val="00FA7D63"/>
    <w:rsid w:val="00FB07D4"/>
    <w:rsid w:val="00FC031C"/>
    <w:rsid w:val="00FC1B2A"/>
    <w:rsid w:val="00FC1B56"/>
    <w:rsid w:val="00FC3B3E"/>
    <w:rsid w:val="00FC4ACD"/>
    <w:rsid w:val="00FC659B"/>
    <w:rsid w:val="00FC7A58"/>
    <w:rsid w:val="00FD0140"/>
    <w:rsid w:val="00FD110A"/>
    <w:rsid w:val="00FD1C40"/>
    <w:rsid w:val="00FD20BE"/>
    <w:rsid w:val="00FD37AB"/>
    <w:rsid w:val="00FD3991"/>
    <w:rsid w:val="00FD3AB9"/>
    <w:rsid w:val="00FD44DE"/>
    <w:rsid w:val="00FD56A1"/>
    <w:rsid w:val="00FE088A"/>
    <w:rsid w:val="00FE0F26"/>
    <w:rsid w:val="00FE1823"/>
    <w:rsid w:val="00FE26BD"/>
    <w:rsid w:val="00FE2B0E"/>
    <w:rsid w:val="00FE2BF9"/>
    <w:rsid w:val="00FE354E"/>
    <w:rsid w:val="00FE4588"/>
    <w:rsid w:val="00FE6071"/>
    <w:rsid w:val="00FE7308"/>
    <w:rsid w:val="00FF0A6F"/>
    <w:rsid w:val="00FF0E4F"/>
    <w:rsid w:val="00FF543A"/>
    <w:rsid w:val="00FF585D"/>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0.jpe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Pages>
  <Words>8415</Words>
  <Characters>47967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37</cp:revision>
  <dcterms:created xsi:type="dcterms:W3CDTF">2025-03-30T15:06:00Z</dcterms:created>
  <dcterms:modified xsi:type="dcterms:W3CDTF">2025-03-31T22:20:00Z</dcterms:modified>
</cp:coreProperties>
</file>