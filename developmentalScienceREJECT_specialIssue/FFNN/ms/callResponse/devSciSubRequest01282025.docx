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563DC" w14:textId="3ADC2C6A" w:rsidR="00021A37" w:rsidRDefault="004C0C81" w:rsidP="00344314">
      <w:pPr>
        <w:rPr>
          <w:rFonts w:ascii="Times New Roman" w:hAnsi="Times New Roman" w:cs="Times New Roman"/>
          <w:b/>
          <w:bCs/>
          <w:sz w:val="24"/>
          <w:szCs w:val="24"/>
        </w:rPr>
      </w:pPr>
      <w:r>
        <w:rPr>
          <w:rFonts w:ascii="Times New Roman" w:hAnsi="Times New Roman" w:cs="Times New Roman"/>
          <w:b/>
          <w:bCs/>
          <w:sz w:val="24"/>
          <w:szCs w:val="24"/>
        </w:rPr>
        <w:t>Author &amp; Affiliations</w:t>
      </w:r>
    </w:p>
    <w:p w14:paraId="5706F644" w14:textId="13DDC7E7" w:rsidR="00021A37" w:rsidRDefault="00021A37" w:rsidP="00021A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Deon T. Benton, Ph.D., </w:t>
      </w:r>
      <w:r w:rsidR="00F108A2">
        <w:rPr>
          <w:rFonts w:ascii="Times New Roman" w:hAnsi="Times New Roman" w:cs="Times New Roman"/>
          <w:sz w:val="24"/>
          <w:szCs w:val="24"/>
        </w:rPr>
        <w:t>Vanderbilt University</w:t>
      </w:r>
    </w:p>
    <w:p w14:paraId="447331E3" w14:textId="7E7FB45C" w:rsidR="00344314" w:rsidRPr="001A024D" w:rsidRDefault="00344314" w:rsidP="00344314">
      <w:pPr>
        <w:rPr>
          <w:rFonts w:ascii="Times New Roman" w:hAnsi="Times New Roman" w:cs="Times New Roman"/>
          <w:sz w:val="24"/>
          <w:szCs w:val="24"/>
        </w:rPr>
      </w:pPr>
      <w:r w:rsidRPr="001A024D">
        <w:rPr>
          <w:rFonts w:ascii="Times New Roman" w:hAnsi="Times New Roman" w:cs="Times New Roman"/>
          <w:sz w:val="24"/>
          <w:szCs w:val="24"/>
        </w:rPr>
        <w:t xml:space="preserve">Dear </w:t>
      </w:r>
      <w:r w:rsidR="004C0C81">
        <w:rPr>
          <w:rFonts w:ascii="Times New Roman" w:hAnsi="Times New Roman" w:cs="Times New Roman"/>
          <w:sz w:val="24"/>
          <w:szCs w:val="24"/>
        </w:rPr>
        <w:t>Drs. Ori Ossmy &amp; Daniel Messinger,</w:t>
      </w:r>
    </w:p>
    <w:p w14:paraId="28DD6FFC" w14:textId="26AC2A7A" w:rsidR="00344314" w:rsidRDefault="003F7E21" w:rsidP="00344314">
      <w:pPr>
        <w:rPr>
          <w:rFonts w:ascii="Times New Roman" w:hAnsi="Times New Roman" w:cs="Times New Roman"/>
          <w:sz w:val="24"/>
          <w:szCs w:val="24"/>
        </w:rPr>
      </w:pPr>
      <w:r>
        <w:rPr>
          <w:rFonts w:ascii="Times New Roman" w:hAnsi="Times New Roman" w:cs="Times New Roman"/>
          <w:sz w:val="24"/>
          <w:szCs w:val="24"/>
        </w:rPr>
        <w:t>This letter is</w:t>
      </w:r>
      <w:r w:rsidR="00344314" w:rsidRPr="001A024D">
        <w:rPr>
          <w:rFonts w:ascii="Times New Roman" w:hAnsi="Times New Roman" w:cs="Times New Roman"/>
          <w:sz w:val="24"/>
          <w:szCs w:val="24"/>
        </w:rPr>
        <w:t xml:space="preserve"> </w:t>
      </w:r>
      <w:r w:rsidR="004C0C81">
        <w:rPr>
          <w:rFonts w:ascii="Times New Roman" w:hAnsi="Times New Roman" w:cs="Times New Roman"/>
          <w:sz w:val="24"/>
          <w:szCs w:val="24"/>
        </w:rPr>
        <w:t>in response to your recent call for computational investigations of developmental phenomena</w:t>
      </w:r>
      <w:r w:rsidR="00344314" w:rsidRPr="001A024D">
        <w:rPr>
          <w:rFonts w:ascii="Times New Roman" w:hAnsi="Times New Roman" w:cs="Times New Roman"/>
          <w:sz w:val="24"/>
          <w:szCs w:val="24"/>
        </w:rPr>
        <w:t xml:space="preserve">. </w:t>
      </w:r>
      <w:r>
        <w:rPr>
          <w:rFonts w:ascii="Times New Roman" w:hAnsi="Times New Roman" w:cs="Times New Roman"/>
          <w:sz w:val="24"/>
          <w:szCs w:val="24"/>
        </w:rPr>
        <w:t>The overall goal of the proposed paper is to present an associative learning account</w:t>
      </w:r>
      <w:r w:rsidR="005C7F28">
        <w:rPr>
          <w:rFonts w:ascii="Times New Roman" w:hAnsi="Times New Roman" w:cs="Times New Roman"/>
          <w:sz w:val="24"/>
          <w:szCs w:val="24"/>
        </w:rPr>
        <w:t xml:space="preserve"> (see below)</w:t>
      </w:r>
      <w:r>
        <w:rPr>
          <w:rFonts w:ascii="Times New Roman" w:hAnsi="Times New Roman" w:cs="Times New Roman"/>
          <w:sz w:val="24"/>
          <w:szCs w:val="24"/>
        </w:rPr>
        <w:t xml:space="preserve"> of infant action understanding and to demonstrate that when this perspective is instantiated in artificial neural networks that rel</w:t>
      </w:r>
      <w:r w:rsidR="005C7F28">
        <w:rPr>
          <w:rFonts w:ascii="Times New Roman" w:hAnsi="Times New Roman" w:cs="Times New Roman"/>
          <w:sz w:val="24"/>
          <w:szCs w:val="24"/>
        </w:rPr>
        <w:t>y</w:t>
      </w:r>
      <w:r>
        <w:rPr>
          <w:rFonts w:ascii="Times New Roman" w:hAnsi="Times New Roman" w:cs="Times New Roman"/>
          <w:sz w:val="24"/>
          <w:szCs w:val="24"/>
        </w:rPr>
        <w:t xml:space="preserve"> on unsupervised learning, the mechanistic account is sufficient to </w:t>
      </w:r>
      <w:ins w:id="0" w:author="Benton, Deon" w:date="2025-01-22T12:05:00Z" w16du:dateUtc="2025-01-22T18:05:00Z">
        <w:r w:rsidR="00152EE5">
          <w:rPr>
            <w:rFonts w:ascii="Times New Roman" w:hAnsi="Times New Roman" w:cs="Times New Roman"/>
            <w:sz w:val="24"/>
            <w:szCs w:val="24"/>
          </w:rPr>
          <w:t xml:space="preserve">account for </w:t>
        </w:r>
      </w:ins>
      <w:ins w:id="1" w:author="Benton, Deon" w:date="2025-01-22T12:06:00Z" w16du:dateUtc="2025-01-22T18:06:00Z">
        <w:r w:rsidR="00DC0992">
          <w:rPr>
            <w:rFonts w:ascii="Times New Roman" w:hAnsi="Times New Roman" w:cs="Times New Roman"/>
            <w:sz w:val="24"/>
            <w:szCs w:val="24"/>
          </w:rPr>
          <w:t>looking-time data</w:t>
        </w:r>
      </w:ins>
      <w:ins w:id="2" w:author="Benton, Deon" w:date="2025-01-22T12:05:00Z" w16du:dateUtc="2025-01-22T18:05:00Z">
        <w:r w:rsidR="00152EE5">
          <w:rPr>
            <w:rFonts w:ascii="Times New Roman" w:hAnsi="Times New Roman" w:cs="Times New Roman"/>
            <w:sz w:val="24"/>
            <w:szCs w:val="24"/>
          </w:rPr>
          <w:t xml:space="preserve"> </w:t>
        </w:r>
      </w:ins>
      <w:ins w:id="3" w:author="Benton, Deon" w:date="2025-01-22T12:06:00Z" w16du:dateUtc="2025-01-22T18:06:00Z">
        <w:r w:rsidR="00152EE5">
          <w:rPr>
            <w:rFonts w:ascii="Times New Roman" w:hAnsi="Times New Roman" w:cs="Times New Roman"/>
            <w:sz w:val="24"/>
            <w:szCs w:val="24"/>
          </w:rPr>
          <w:t>in studies on infant action understanding</w:t>
        </w:r>
      </w:ins>
      <w:r>
        <w:rPr>
          <w:rFonts w:ascii="Times New Roman" w:hAnsi="Times New Roman" w:cs="Times New Roman"/>
          <w:sz w:val="24"/>
          <w:szCs w:val="24"/>
        </w:rPr>
        <w:t>.</w:t>
      </w:r>
      <w:r w:rsidR="005C7F28">
        <w:rPr>
          <w:rFonts w:ascii="Times New Roman" w:hAnsi="Times New Roman" w:cs="Times New Roman"/>
          <w:sz w:val="24"/>
          <w:szCs w:val="24"/>
        </w:rPr>
        <w:t xml:space="preserve"> </w:t>
      </w:r>
    </w:p>
    <w:p w14:paraId="27AD587F" w14:textId="11ECA812" w:rsidR="006D48F4" w:rsidRPr="006D48F4" w:rsidRDefault="006D48F4" w:rsidP="00344314">
      <w:pPr>
        <w:rPr>
          <w:rFonts w:ascii="Times New Roman" w:hAnsi="Times New Roman" w:cs="Times New Roman"/>
          <w:b/>
          <w:bCs/>
          <w:sz w:val="24"/>
          <w:szCs w:val="24"/>
        </w:rPr>
      </w:pPr>
      <w:r>
        <w:rPr>
          <w:rFonts w:ascii="Times New Roman" w:hAnsi="Times New Roman" w:cs="Times New Roman"/>
          <w:b/>
          <w:bCs/>
          <w:sz w:val="24"/>
          <w:szCs w:val="24"/>
        </w:rPr>
        <w:t xml:space="preserve">Proposed title: </w:t>
      </w:r>
      <w:r w:rsidRPr="006D48F4">
        <w:rPr>
          <w:rFonts w:ascii="Times New Roman" w:hAnsi="Times New Roman" w:cs="Times New Roman"/>
          <w:sz w:val="24"/>
          <w:szCs w:val="24"/>
        </w:rPr>
        <w:t>Associative learning is sufficient to explain infants’ action understanding</w:t>
      </w:r>
    </w:p>
    <w:p w14:paraId="09FF9471" w14:textId="648C32B1" w:rsidR="00800740" w:rsidRDefault="004C0C81" w:rsidP="00344314">
      <w:pPr>
        <w:rPr>
          <w:rFonts w:ascii="Times New Roman" w:hAnsi="Times New Roman" w:cs="Times New Roman"/>
          <w:sz w:val="24"/>
          <w:szCs w:val="24"/>
        </w:rPr>
      </w:pPr>
      <w:r>
        <w:rPr>
          <w:rFonts w:ascii="Times New Roman" w:hAnsi="Times New Roman" w:cs="Times New Roman"/>
          <w:b/>
          <w:bCs/>
          <w:sz w:val="24"/>
          <w:szCs w:val="24"/>
        </w:rPr>
        <w:t>Abstract</w:t>
      </w:r>
    </w:p>
    <w:p w14:paraId="0A612684" w14:textId="2188A284" w:rsidR="00B70316" w:rsidRDefault="004C0C81" w:rsidP="004C0C81">
      <w:pPr>
        <w:rPr>
          <w:rFonts w:ascii="Times New Roman" w:hAnsi="Times New Roman" w:cs="Times New Roman"/>
          <w:sz w:val="24"/>
          <w:szCs w:val="24"/>
        </w:rPr>
      </w:pPr>
      <w:r w:rsidRPr="004C0C81">
        <w:rPr>
          <w:rFonts w:ascii="Times New Roman" w:hAnsi="Times New Roman" w:cs="Times New Roman"/>
          <w:sz w:val="24"/>
          <w:szCs w:val="24"/>
        </w:rPr>
        <w:t xml:space="preserve">A formidable task </w:t>
      </w:r>
      <w:r>
        <w:rPr>
          <w:rFonts w:ascii="Times New Roman" w:hAnsi="Times New Roman" w:cs="Times New Roman"/>
          <w:sz w:val="24"/>
          <w:szCs w:val="24"/>
        </w:rPr>
        <w:t>facing young learners is</w:t>
      </w:r>
      <w:r w:rsidRPr="004C0C81">
        <w:rPr>
          <w:rFonts w:ascii="Times New Roman" w:hAnsi="Times New Roman" w:cs="Times New Roman"/>
          <w:sz w:val="24"/>
          <w:szCs w:val="24"/>
        </w:rPr>
        <w:t xml:space="preserve"> knowing how to navigate the world effectively.  One of the prerequisites for successful navigation is identifying and distinguishing between efficient and inefficient </w:t>
      </w:r>
      <w:r>
        <w:rPr>
          <w:rFonts w:ascii="Times New Roman" w:hAnsi="Times New Roman" w:cs="Times New Roman"/>
          <w:sz w:val="24"/>
          <w:szCs w:val="24"/>
        </w:rPr>
        <w:t>actions</w:t>
      </w:r>
      <w:r w:rsidRPr="004C0C81">
        <w:rPr>
          <w:rFonts w:ascii="Times New Roman" w:hAnsi="Times New Roman" w:cs="Times New Roman"/>
          <w:sz w:val="24"/>
          <w:szCs w:val="24"/>
        </w:rPr>
        <w:t xml:space="preserve">. </w:t>
      </w:r>
      <w:r>
        <w:rPr>
          <w:rFonts w:ascii="Times New Roman" w:hAnsi="Times New Roman" w:cs="Times New Roman"/>
          <w:sz w:val="24"/>
          <w:szCs w:val="24"/>
        </w:rPr>
        <w:t>The ability to make this distinction is important because infants</w:t>
      </w:r>
      <w:r w:rsidRPr="004C0C81">
        <w:rPr>
          <w:rFonts w:ascii="Times New Roman" w:hAnsi="Times New Roman" w:cs="Times New Roman"/>
          <w:sz w:val="24"/>
          <w:szCs w:val="24"/>
        </w:rPr>
        <w:t xml:space="preserve"> can use </w:t>
      </w:r>
      <w:r>
        <w:rPr>
          <w:rFonts w:ascii="Times New Roman" w:hAnsi="Times New Roman" w:cs="Times New Roman"/>
          <w:sz w:val="24"/>
          <w:szCs w:val="24"/>
        </w:rPr>
        <w:t>this knowledge</w:t>
      </w:r>
      <w:r w:rsidRPr="004C0C81">
        <w:rPr>
          <w:rFonts w:ascii="Times New Roman" w:hAnsi="Times New Roman" w:cs="Times New Roman"/>
          <w:sz w:val="24"/>
          <w:szCs w:val="24"/>
        </w:rPr>
        <w:t xml:space="preserve"> to design their own efficient actions. </w:t>
      </w:r>
      <w:r w:rsidR="00ED24BC">
        <w:rPr>
          <w:rFonts w:ascii="Times New Roman" w:hAnsi="Times New Roman" w:cs="Times New Roman"/>
          <w:sz w:val="24"/>
          <w:szCs w:val="24"/>
        </w:rPr>
        <w:t>Yet</w:t>
      </w:r>
      <w:r w:rsidRPr="004C0C81">
        <w:rPr>
          <w:rFonts w:ascii="Times New Roman" w:hAnsi="Times New Roman" w:cs="Times New Roman"/>
          <w:sz w:val="24"/>
          <w:szCs w:val="24"/>
        </w:rPr>
        <w:t xml:space="preserve">, </w:t>
      </w:r>
      <w:ins w:id="4" w:author="Benton, Deon" w:date="2025-01-22T12:10:00Z" w16du:dateUtc="2025-01-22T18:10:00Z">
        <w:r w:rsidR="00036F18">
          <w:rPr>
            <w:rFonts w:ascii="Times New Roman" w:hAnsi="Times New Roman" w:cs="Times New Roman"/>
            <w:sz w:val="24"/>
            <w:szCs w:val="24"/>
          </w:rPr>
          <w:t xml:space="preserve">one of the things that </w:t>
        </w:r>
      </w:ins>
      <w:del w:id="5" w:author="Benton, Deon" w:date="2025-01-22T12:10:00Z" w16du:dateUtc="2025-01-22T18:10:00Z">
        <w:r w:rsidRPr="004C0C81" w:rsidDel="00036F18">
          <w:rPr>
            <w:rFonts w:ascii="Times New Roman" w:hAnsi="Times New Roman" w:cs="Times New Roman"/>
            <w:sz w:val="24"/>
            <w:szCs w:val="24"/>
          </w:rPr>
          <w:delText>what</w:delText>
        </w:r>
      </w:del>
      <w:r w:rsidRPr="004C0C81">
        <w:rPr>
          <w:rFonts w:ascii="Times New Roman" w:hAnsi="Times New Roman" w:cs="Times New Roman"/>
          <w:sz w:val="24"/>
          <w:szCs w:val="24"/>
        </w:rPr>
        <w:t xml:space="preserve"> makes this task particularly daunting</w:t>
      </w:r>
      <w:ins w:id="6" w:author="Benton, Deon" w:date="2025-01-22T12:09:00Z" w16du:dateUtc="2025-01-22T18:09:00Z">
        <w:r w:rsidR="00036F18">
          <w:rPr>
            <w:rFonts w:ascii="Times New Roman" w:hAnsi="Times New Roman" w:cs="Times New Roman"/>
            <w:sz w:val="24"/>
            <w:szCs w:val="24"/>
          </w:rPr>
          <w:t xml:space="preserve"> for the young learner is </w:t>
        </w:r>
      </w:ins>
      <w:ins w:id="7" w:author="Benton, Deon" w:date="2025-01-22T12:10:00Z" w16du:dateUtc="2025-01-22T18:10:00Z">
        <w:r w:rsidR="00036F18">
          <w:rPr>
            <w:rFonts w:ascii="Times New Roman" w:hAnsi="Times New Roman" w:cs="Times New Roman"/>
            <w:sz w:val="24"/>
            <w:szCs w:val="24"/>
          </w:rPr>
          <w:t>that is not “supervised”</w:t>
        </w:r>
      </w:ins>
      <w:ins w:id="8" w:author="Benton, Deon" w:date="2025-01-22T12:09:00Z" w16du:dateUtc="2025-01-22T18:09:00Z">
        <w:r w:rsidR="00036F18">
          <w:rPr>
            <w:rFonts w:ascii="Times New Roman" w:hAnsi="Times New Roman" w:cs="Times New Roman"/>
            <w:sz w:val="24"/>
            <w:szCs w:val="24"/>
          </w:rPr>
          <w:t xml:space="preserve">; </w:t>
        </w:r>
      </w:ins>
      <w:r w:rsidR="00372A5F">
        <w:rPr>
          <w:rFonts w:ascii="Times New Roman" w:hAnsi="Times New Roman" w:cs="Times New Roman"/>
          <w:sz w:val="24"/>
          <w:szCs w:val="24"/>
        </w:rPr>
        <w:t>that is,</w:t>
      </w:r>
      <w:r w:rsidRPr="004C0C81">
        <w:rPr>
          <w:rFonts w:ascii="Times New Roman" w:hAnsi="Times New Roman" w:cs="Times New Roman"/>
          <w:sz w:val="24"/>
          <w:szCs w:val="24"/>
        </w:rPr>
        <w:t xml:space="preserve"> learners are not directly taught </w:t>
      </w:r>
      <w:r w:rsidR="00372A5F">
        <w:rPr>
          <w:rFonts w:ascii="Times New Roman" w:hAnsi="Times New Roman" w:cs="Times New Roman"/>
          <w:sz w:val="24"/>
          <w:szCs w:val="24"/>
        </w:rPr>
        <w:t xml:space="preserve">what distinguishes </w:t>
      </w:r>
      <w:ins w:id="9" w:author="Benton, Deon" w:date="2025-01-22T12:12:00Z" w16du:dateUtc="2025-01-22T18:12:00Z">
        <w:r w:rsidR="00E4330C">
          <w:rPr>
            <w:rFonts w:ascii="Times New Roman" w:hAnsi="Times New Roman" w:cs="Times New Roman"/>
            <w:sz w:val="24"/>
            <w:szCs w:val="24"/>
          </w:rPr>
          <w:t>efficient from inefficient actions</w:t>
        </w:r>
      </w:ins>
      <w:r w:rsidRPr="004C0C81">
        <w:rPr>
          <w:rFonts w:ascii="Times New Roman" w:hAnsi="Times New Roman" w:cs="Times New Roman"/>
          <w:sz w:val="24"/>
          <w:szCs w:val="24"/>
        </w:rPr>
        <w:t>. Instead, the</w:t>
      </w:r>
      <w:r w:rsidR="00372A5F">
        <w:rPr>
          <w:rFonts w:ascii="Times New Roman" w:hAnsi="Times New Roman" w:cs="Times New Roman"/>
          <w:sz w:val="24"/>
          <w:szCs w:val="24"/>
        </w:rPr>
        <w:t xml:space="preserve"> task is “unsupervised”; that is, learners must discover on their own what distinguishes </w:t>
      </w:r>
      <w:ins w:id="10" w:author="Benton, Deon" w:date="2025-01-22T12:27:00Z" w16du:dateUtc="2025-01-22T18:27:00Z">
        <w:r w:rsidR="000212B4">
          <w:rPr>
            <w:rFonts w:ascii="Times New Roman" w:hAnsi="Times New Roman" w:cs="Times New Roman"/>
            <w:sz w:val="24"/>
            <w:szCs w:val="24"/>
          </w:rPr>
          <w:t>these different actions</w:t>
        </w:r>
      </w:ins>
      <w:r w:rsidRPr="004C0C81">
        <w:rPr>
          <w:rFonts w:ascii="Times New Roman" w:hAnsi="Times New Roman" w:cs="Times New Roman"/>
          <w:sz w:val="24"/>
          <w:szCs w:val="24"/>
        </w:rPr>
        <w:t xml:space="preserve">. </w:t>
      </w:r>
      <w:r w:rsidR="00ED24BC">
        <w:rPr>
          <w:rFonts w:ascii="Times New Roman" w:hAnsi="Times New Roman" w:cs="Times New Roman"/>
          <w:sz w:val="24"/>
          <w:szCs w:val="24"/>
        </w:rPr>
        <w:t>Despite</w:t>
      </w:r>
      <w:r w:rsidRPr="004C0C81">
        <w:rPr>
          <w:rFonts w:ascii="Times New Roman" w:hAnsi="Times New Roman" w:cs="Times New Roman"/>
          <w:sz w:val="24"/>
          <w:szCs w:val="24"/>
        </w:rPr>
        <w:t xml:space="preserve"> the apparent difficulty of this task, </w:t>
      </w:r>
      <w:r w:rsidR="00ED24BC">
        <w:rPr>
          <w:rFonts w:ascii="Times New Roman" w:hAnsi="Times New Roman" w:cs="Times New Roman"/>
          <w:sz w:val="24"/>
          <w:szCs w:val="24"/>
        </w:rPr>
        <w:t>a considerable body of evidence suggests</w:t>
      </w:r>
      <w:r w:rsidRPr="004C0C81">
        <w:rPr>
          <w:rFonts w:ascii="Times New Roman" w:hAnsi="Times New Roman" w:cs="Times New Roman"/>
          <w:sz w:val="24"/>
          <w:szCs w:val="24"/>
        </w:rPr>
        <w:t xml:space="preserve"> that preverbal infants </w:t>
      </w:r>
      <w:r w:rsidR="00ED24BC">
        <w:rPr>
          <w:rFonts w:ascii="Times New Roman" w:hAnsi="Times New Roman" w:cs="Times New Roman"/>
          <w:sz w:val="24"/>
          <w:szCs w:val="24"/>
        </w:rPr>
        <w:t>can distinguish between efficient and inefficient actions and expect agents to act efficiently</w:t>
      </w:r>
      <w:r w:rsidRPr="004C0C81">
        <w:rPr>
          <w:rFonts w:ascii="Times New Roman" w:hAnsi="Times New Roman" w:cs="Times New Roman"/>
          <w:sz w:val="24"/>
          <w:szCs w:val="24"/>
        </w:rPr>
        <w:t xml:space="preserve">. </w:t>
      </w:r>
    </w:p>
    <w:p w14:paraId="00DA0F0E" w14:textId="42F53886" w:rsidR="004C0C81" w:rsidRPr="004C0C81" w:rsidRDefault="00ED24BC" w:rsidP="004C0C81">
      <w:pPr>
        <w:rPr>
          <w:rFonts w:ascii="Times New Roman" w:hAnsi="Times New Roman" w:cs="Times New Roman"/>
          <w:sz w:val="24"/>
          <w:szCs w:val="24"/>
        </w:rPr>
      </w:pPr>
      <w:r>
        <w:rPr>
          <w:rFonts w:ascii="Times New Roman" w:hAnsi="Times New Roman" w:cs="Times New Roman"/>
          <w:sz w:val="24"/>
          <w:szCs w:val="24"/>
        </w:rPr>
        <w:t>In one of the first studies on this topic,</w:t>
      </w:r>
      <w:r w:rsidR="004C0C81" w:rsidRPr="004C0C81">
        <w:rPr>
          <w:rFonts w:ascii="Times New Roman" w:hAnsi="Times New Roman" w:cs="Times New Roman"/>
          <w:sz w:val="24"/>
          <w:szCs w:val="24"/>
        </w:rPr>
        <w:t xml:space="preserve"> Gergely et al. (1995)</w:t>
      </w:r>
      <w:r>
        <w:rPr>
          <w:rFonts w:ascii="Times New Roman" w:hAnsi="Times New Roman" w:cs="Times New Roman"/>
          <w:sz w:val="24"/>
          <w:szCs w:val="24"/>
        </w:rPr>
        <w:t xml:space="preserve"> habituated 12-month-old infants</w:t>
      </w:r>
      <w:r w:rsidR="003C7576">
        <w:rPr>
          <w:rFonts w:ascii="Times New Roman" w:hAnsi="Times New Roman" w:cs="Times New Roman"/>
          <w:sz w:val="24"/>
          <w:szCs w:val="24"/>
        </w:rPr>
        <w:t xml:space="preserve"> </w:t>
      </w:r>
      <w:r w:rsidR="004C0C81" w:rsidRPr="004C0C81">
        <w:rPr>
          <w:rFonts w:ascii="Times New Roman" w:hAnsi="Times New Roman" w:cs="Times New Roman"/>
          <w:sz w:val="24"/>
          <w:szCs w:val="24"/>
        </w:rPr>
        <w:t>to an event in which a small</w:t>
      </w:r>
      <w:ins w:id="11" w:author="Benton, Deon" w:date="2025-01-22T13:11:00Z" w16du:dateUtc="2025-01-22T19:11:00Z">
        <w:r w:rsidR="00A8553A">
          <w:rPr>
            <w:rFonts w:ascii="Times New Roman" w:hAnsi="Times New Roman" w:cs="Times New Roman"/>
            <w:sz w:val="24"/>
            <w:szCs w:val="24"/>
          </w:rPr>
          <w:t xml:space="preserve"> ball jumped over a barrier to reach a large ball</w:t>
        </w:r>
      </w:ins>
      <w:r w:rsidR="004C0C81" w:rsidRPr="004C0C81">
        <w:rPr>
          <w:rFonts w:ascii="Times New Roman" w:hAnsi="Times New Roman" w:cs="Times New Roman"/>
          <w:sz w:val="24"/>
          <w:szCs w:val="24"/>
        </w:rPr>
        <w:t>. Infants were then shown two</w:t>
      </w:r>
      <w:r>
        <w:rPr>
          <w:rFonts w:ascii="Times New Roman" w:hAnsi="Times New Roman" w:cs="Times New Roman"/>
          <w:sz w:val="24"/>
          <w:szCs w:val="24"/>
        </w:rPr>
        <w:t xml:space="preserve"> </w:t>
      </w:r>
      <w:del w:id="12" w:author="Benton, Deon" w:date="2025-01-22T13:11:00Z" w16du:dateUtc="2025-01-22T19:11:00Z">
        <w:r w:rsidDel="00B66ADD">
          <w:rPr>
            <w:rFonts w:ascii="Times New Roman" w:hAnsi="Times New Roman" w:cs="Times New Roman"/>
            <w:sz w:val="24"/>
            <w:szCs w:val="24"/>
          </w:rPr>
          <w:delText>barrier-less</w:delText>
        </w:r>
        <w:r w:rsidR="004C0C81" w:rsidRPr="004C0C81" w:rsidDel="00B66ADD">
          <w:rPr>
            <w:rFonts w:ascii="Times New Roman" w:hAnsi="Times New Roman" w:cs="Times New Roman"/>
            <w:sz w:val="24"/>
            <w:szCs w:val="24"/>
          </w:rPr>
          <w:delText xml:space="preserve"> </w:delText>
        </w:r>
      </w:del>
      <w:r w:rsidR="004C0C81" w:rsidRPr="004C0C81">
        <w:rPr>
          <w:rFonts w:ascii="Times New Roman" w:hAnsi="Times New Roman" w:cs="Times New Roman"/>
          <w:sz w:val="24"/>
          <w:szCs w:val="24"/>
        </w:rPr>
        <w:t>test events</w:t>
      </w:r>
      <w:ins w:id="13" w:author="Benton, Deon" w:date="2025-01-22T13:11:00Z" w16du:dateUtc="2025-01-22T19:11:00Z">
        <w:r w:rsidR="00B66ADD">
          <w:rPr>
            <w:rFonts w:ascii="Times New Roman" w:hAnsi="Times New Roman" w:cs="Times New Roman"/>
            <w:sz w:val="24"/>
            <w:szCs w:val="24"/>
          </w:rPr>
          <w:t xml:space="preserve"> without the barrier</w:t>
        </w:r>
      </w:ins>
      <w:r w:rsidR="004C0C81" w:rsidRPr="004C0C81">
        <w:rPr>
          <w:rFonts w:ascii="Times New Roman" w:hAnsi="Times New Roman" w:cs="Times New Roman"/>
          <w:sz w:val="24"/>
          <w:szCs w:val="24"/>
        </w:rPr>
        <w:t>. In the inefficient action event, the small circle engaged in the same</w:t>
      </w:r>
      <w:r>
        <w:rPr>
          <w:rFonts w:ascii="Times New Roman" w:hAnsi="Times New Roman" w:cs="Times New Roman"/>
          <w:sz w:val="24"/>
          <w:szCs w:val="24"/>
        </w:rPr>
        <w:t>, albeit now inefficient,</w:t>
      </w:r>
      <w:r w:rsidR="004C0C81" w:rsidRPr="004C0C81">
        <w:rPr>
          <w:rFonts w:ascii="Times New Roman" w:hAnsi="Times New Roman" w:cs="Times New Roman"/>
          <w:sz w:val="24"/>
          <w:szCs w:val="24"/>
        </w:rPr>
        <w:t xml:space="preserve"> jumping action as during habituation. In contrast, in the efficient action event, the small circle followed a</w:t>
      </w:r>
      <w:r>
        <w:rPr>
          <w:rFonts w:ascii="Times New Roman" w:hAnsi="Times New Roman" w:cs="Times New Roman"/>
          <w:sz w:val="24"/>
          <w:szCs w:val="24"/>
        </w:rPr>
        <w:t xml:space="preserve"> now more sensible</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straight path</w:t>
      </w:r>
      <w:r w:rsidR="004C0C81" w:rsidRPr="004C0C81">
        <w:rPr>
          <w:rFonts w:ascii="Times New Roman" w:hAnsi="Times New Roman" w:cs="Times New Roman"/>
          <w:sz w:val="24"/>
          <w:szCs w:val="24"/>
        </w:rPr>
        <w:t xml:space="preserve"> to reach the large circle. </w:t>
      </w:r>
      <w:r w:rsidRPr="00ED24BC">
        <w:rPr>
          <w:rFonts w:ascii="Times New Roman" w:hAnsi="Times New Roman" w:cs="Times New Roman"/>
          <w:sz w:val="24"/>
          <w:szCs w:val="24"/>
        </w:rPr>
        <w:t>Gergely et al. (1999) reasoned that if infants viewed the small circle's jumping action during habituation as justified—</w:t>
      </w:r>
      <w:ins w:id="14" w:author="Benton, Deon" w:date="2025-01-22T12:46:00Z" w16du:dateUtc="2025-01-22T18:46:00Z">
        <w:r w:rsidR="008A73B3">
          <w:rPr>
            <w:rFonts w:ascii="Times New Roman" w:hAnsi="Times New Roman" w:cs="Times New Roman"/>
            <w:sz w:val="24"/>
            <w:szCs w:val="24"/>
          </w:rPr>
          <w:t>that is, it is the</w:t>
        </w:r>
      </w:ins>
      <w:r w:rsidRPr="00ED24BC">
        <w:rPr>
          <w:rFonts w:ascii="Times New Roman" w:hAnsi="Times New Roman" w:cs="Times New Roman"/>
          <w:sz w:val="24"/>
          <w:szCs w:val="24"/>
        </w:rPr>
        <w:t xml:space="preserve"> most efficient way to reach the larger circle given the</w:t>
      </w:r>
      <w:ins w:id="15" w:author="Benton, Deon" w:date="2025-01-22T12:46:00Z" w16du:dateUtc="2025-01-22T18:46:00Z">
        <w:r w:rsidR="008A73B3">
          <w:rPr>
            <w:rFonts w:ascii="Times New Roman" w:hAnsi="Times New Roman" w:cs="Times New Roman"/>
            <w:sz w:val="24"/>
            <w:szCs w:val="24"/>
          </w:rPr>
          <w:t xml:space="preserve"> absence of a physical constraint</w:t>
        </w:r>
      </w:ins>
      <w:r w:rsidRPr="00ED24BC">
        <w:rPr>
          <w:rFonts w:ascii="Times New Roman" w:hAnsi="Times New Roman" w:cs="Times New Roman"/>
          <w:sz w:val="24"/>
          <w:szCs w:val="24"/>
        </w:rPr>
        <w:t xml:space="preserve">—then once the barrier is removed, infants should look longer when the small circle repeats the </w:t>
      </w:r>
      <w:ins w:id="16" w:author="Benton, Deon" w:date="2025-01-22T12:46:00Z" w16du:dateUtc="2025-01-22T18:46:00Z">
        <w:r w:rsidR="008A73B3">
          <w:rPr>
            <w:rFonts w:ascii="Times New Roman" w:hAnsi="Times New Roman" w:cs="Times New Roman"/>
            <w:sz w:val="24"/>
            <w:szCs w:val="24"/>
          </w:rPr>
          <w:t>inefficient</w:t>
        </w:r>
      </w:ins>
      <w:r w:rsidRPr="00ED24BC">
        <w:rPr>
          <w:rFonts w:ascii="Times New Roman" w:hAnsi="Times New Roman" w:cs="Times New Roman"/>
          <w:sz w:val="24"/>
          <w:szCs w:val="24"/>
        </w:rPr>
        <w:t xml:space="preserve"> jumping action </w:t>
      </w:r>
      <w:ins w:id="17" w:author="Benton, Deon" w:date="2025-01-22T12:46:00Z" w16du:dateUtc="2025-01-22T18:46:00Z">
        <w:r w:rsidR="008A73B3">
          <w:rPr>
            <w:rFonts w:ascii="Times New Roman" w:hAnsi="Times New Roman" w:cs="Times New Roman"/>
            <w:sz w:val="24"/>
            <w:szCs w:val="24"/>
          </w:rPr>
          <w:t>compared to the more</w:t>
        </w:r>
      </w:ins>
      <w:r w:rsidRPr="00ED24BC">
        <w:rPr>
          <w:rFonts w:ascii="Times New Roman" w:hAnsi="Times New Roman" w:cs="Times New Roman"/>
          <w:sz w:val="24"/>
          <w:szCs w:val="24"/>
        </w:rPr>
        <w:t xml:space="preserve"> efficient straight-line </w:t>
      </w:r>
      <w:ins w:id="18" w:author="Benton, Deon" w:date="2025-01-22T12:47:00Z" w16du:dateUtc="2025-01-22T18:47:00Z">
        <w:r w:rsidR="008A73B3">
          <w:rPr>
            <w:rFonts w:ascii="Times New Roman" w:hAnsi="Times New Roman" w:cs="Times New Roman"/>
            <w:sz w:val="24"/>
            <w:szCs w:val="24"/>
          </w:rPr>
          <w:t>trajectory</w:t>
        </w:r>
      </w:ins>
      <w:r w:rsidRPr="00ED24BC">
        <w:rPr>
          <w:rFonts w:ascii="Times New Roman" w:hAnsi="Times New Roman" w:cs="Times New Roman"/>
          <w:sz w:val="24"/>
          <w:szCs w:val="24"/>
        </w:rPr>
        <w:t>.</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This is what </w:t>
      </w:r>
      <w:r>
        <w:rPr>
          <w:rFonts w:ascii="Times New Roman" w:hAnsi="Times New Roman" w:cs="Times New Roman"/>
          <w:sz w:val="24"/>
          <w:szCs w:val="24"/>
        </w:rPr>
        <w:t>they</w:t>
      </w:r>
      <w:r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found. A control condition</w:t>
      </w:r>
      <w:r>
        <w:rPr>
          <w:rFonts w:ascii="Times New Roman" w:hAnsi="Times New Roman" w:cs="Times New Roman"/>
          <w:sz w:val="24"/>
          <w:szCs w:val="24"/>
        </w:rPr>
        <w:t xml:space="preserve"> designed to assess whether infants attended longer to the inefficient action than the efficient action </w:t>
      </w:r>
      <w:ins w:id="19" w:author="Benton, Deon" w:date="2025-01-22T12:47:00Z" w16du:dateUtc="2025-01-22T18:47:00Z">
        <w:r w:rsidR="0000612D">
          <w:rPr>
            <w:rFonts w:ascii="Times New Roman" w:hAnsi="Times New Roman" w:cs="Times New Roman"/>
            <w:sz w:val="24"/>
            <w:szCs w:val="24"/>
          </w:rPr>
          <w:t xml:space="preserve">simply </w:t>
        </w:r>
      </w:ins>
      <w:r>
        <w:rPr>
          <w:rFonts w:ascii="Times New Roman" w:hAnsi="Times New Roman" w:cs="Times New Roman"/>
          <w:sz w:val="24"/>
          <w:szCs w:val="24"/>
        </w:rPr>
        <w:t>because they preferred curved trajectories</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found</w:t>
      </w:r>
      <w:r w:rsidR="004C0C81" w:rsidRPr="004C0C81">
        <w:rPr>
          <w:rFonts w:ascii="Times New Roman" w:hAnsi="Times New Roman" w:cs="Times New Roman"/>
          <w:sz w:val="24"/>
          <w:szCs w:val="24"/>
        </w:rPr>
        <w:t xml:space="preserve"> that infants looked equally long at both test events. </w:t>
      </w:r>
    </w:p>
    <w:p w14:paraId="57C76FBC" w14:textId="05A12958" w:rsidR="00DE4C33" w:rsidRDefault="00ED24BC" w:rsidP="00A616AE">
      <w:pPr>
        <w:rPr>
          <w:ins w:id="20" w:author="Benton, Deon" w:date="2025-01-22T12:51:00Z" w16du:dateUtc="2025-01-22T18:51:00Z"/>
          <w:rFonts w:ascii="Times New Roman" w:hAnsi="Times New Roman" w:cs="Times New Roman"/>
          <w:sz w:val="24"/>
          <w:szCs w:val="24"/>
        </w:rPr>
      </w:pPr>
      <w:r w:rsidRPr="004C0C81">
        <w:rPr>
          <w:rFonts w:ascii="Times New Roman" w:hAnsi="Times New Roman" w:cs="Times New Roman"/>
          <w:sz w:val="24"/>
          <w:szCs w:val="24"/>
        </w:rPr>
        <w:t>Several</w:t>
      </w:r>
      <w:r w:rsidR="004C0C81" w:rsidRPr="004C0C81">
        <w:rPr>
          <w:rFonts w:ascii="Times New Roman" w:hAnsi="Times New Roman" w:cs="Times New Roman"/>
          <w:sz w:val="24"/>
          <w:szCs w:val="24"/>
        </w:rPr>
        <w:t xml:space="preserve"> important findings </w:t>
      </w:r>
      <w:r w:rsidRPr="004C0C81">
        <w:rPr>
          <w:rFonts w:ascii="Times New Roman" w:hAnsi="Times New Roman" w:cs="Times New Roman"/>
          <w:sz w:val="24"/>
          <w:szCs w:val="24"/>
        </w:rPr>
        <w:t>have</w:t>
      </w:r>
      <w:r w:rsidR="004C0C81" w:rsidRPr="004C0C81">
        <w:rPr>
          <w:rFonts w:ascii="Times New Roman" w:hAnsi="Times New Roman" w:cs="Times New Roman"/>
          <w:sz w:val="24"/>
          <w:szCs w:val="24"/>
        </w:rPr>
        <w:t xml:space="preserve"> emerged in this literature since this groundbreaking research.</w:t>
      </w:r>
      <w:r>
        <w:rPr>
          <w:rFonts w:ascii="Times New Roman" w:hAnsi="Times New Roman" w:cs="Times New Roman"/>
          <w:sz w:val="24"/>
          <w:szCs w:val="24"/>
        </w:rPr>
        <w:t xml:space="preserve"> </w:t>
      </w:r>
      <w:r w:rsidR="00372A5F">
        <w:rPr>
          <w:rFonts w:ascii="Times New Roman" w:hAnsi="Times New Roman" w:cs="Times New Roman"/>
          <w:sz w:val="24"/>
          <w:szCs w:val="24"/>
        </w:rPr>
        <w:t xml:space="preserve">For example, </w:t>
      </w:r>
      <w:r w:rsidR="00983057">
        <w:rPr>
          <w:rFonts w:ascii="Times New Roman" w:hAnsi="Times New Roman" w:cs="Times New Roman"/>
          <w:sz w:val="24"/>
          <w:szCs w:val="24"/>
        </w:rPr>
        <w:t xml:space="preserve">infants’ </w:t>
      </w:r>
      <w:r w:rsidR="00257BA4">
        <w:rPr>
          <w:rFonts w:ascii="Times New Roman" w:hAnsi="Times New Roman" w:cs="Times New Roman"/>
          <w:sz w:val="24"/>
          <w:szCs w:val="24"/>
        </w:rPr>
        <w:t xml:space="preserve">expectation that actions be efficient or rational </w:t>
      </w:r>
      <w:r w:rsidR="00B70316">
        <w:rPr>
          <w:rFonts w:ascii="Times New Roman" w:hAnsi="Times New Roman" w:cs="Times New Roman"/>
          <w:sz w:val="24"/>
          <w:szCs w:val="24"/>
        </w:rPr>
        <w:t>applies equally to</w:t>
      </w:r>
      <w:r w:rsidR="00257BA4">
        <w:rPr>
          <w:rFonts w:ascii="Times New Roman" w:hAnsi="Times New Roman" w:cs="Times New Roman"/>
          <w:sz w:val="24"/>
          <w:szCs w:val="24"/>
        </w:rPr>
        <w:t xml:space="preserve"> geometric shapes (</w:t>
      </w:r>
      <w:r w:rsidR="00983057">
        <w:rPr>
          <w:rFonts w:ascii="Times New Roman" w:hAnsi="Times New Roman" w:cs="Times New Roman"/>
          <w:sz w:val="24"/>
          <w:szCs w:val="24"/>
        </w:rPr>
        <w:t>Csibra et al., 2003; Gergely et al., 1995)</w:t>
      </w:r>
      <w:r w:rsidR="00B70316">
        <w:rPr>
          <w:rFonts w:ascii="Times New Roman" w:hAnsi="Times New Roman" w:cs="Times New Roman"/>
          <w:sz w:val="24"/>
          <w:szCs w:val="24"/>
        </w:rPr>
        <w:t xml:space="preserve">, </w:t>
      </w:r>
      <w:r w:rsidR="00983057">
        <w:rPr>
          <w:rFonts w:ascii="Times New Roman" w:hAnsi="Times New Roman" w:cs="Times New Roman"/>
          <w:sz w:val="24"/>
          <w:szCs w:val="24"/>
        </w:rPr>
        <w:t>people (e.g., Sodian et al., 200</w:t>
      </w:r>
      <w:r w:rsidR="00B8721D">
        <w:rPr>
          <w:rFonts w:ascii="Times New Roman" w:hAnsi="Times New Roman" w:cs="Times New Roman"/>
          <w:sz w:val="24"/>
          <w:szCs w:val="24"/>
        </w:rPr>
        <w:t>4</w:t>
      </w:r>
      <w:r w:rsidR="00983057">
        <w:rPr>
          <w:rFonts w:ascii="Times New Roman" w:hAnsi="Times New Roman" w:cs="Times New Roman"/>
          <w:sz w:val="24"/>
          <w:szCs w:val="24"/>
        </w:rPr>
        <w:t>), hands (e.g., Woodward &amp; Sommerville, 2000), and robots (Kamewari et al., 2005)</w:t>
      </w:r>
      <w:r w:rsidR="003C7576">
        <w:rPr>
          <w:rFonts w:ascii="Times New Roman" w:hAnsi="Times New Roman" w:cs="Times New Roman"/>
          <w:sz w:val="24"/>
          <w:szCs w:val="24"/>
        </w:rPr>
        <w:t xml:space="preserve">. Moreover, application of this “rationality principle” </w:t>
      </w:r>
      <w:r w:rsidR="00983057">
        <w:rPr>
          <w:rFonts w:ascii="Times New Roman" w:hAnsi="Times New Roman" w:cs="Times New Roman"/>
          <w:sz w:val="24"/>
          <w:szCs w:val="24"/>
        </w:rPr>
        <w:t>does not seem to depend on whether the objects or entities</w:t>
      </w:r>
      <w:r w:rsidR="003C7576">
        <w:rPr>
          <w:rFonts w:ascii="Times New Roman" w:hAnsi="Times New Roman" w:cs="Times New Roman"/>
          <w:sz w:val="24"/>
          <w:szCs w:val="24"/>
        </w:rPr>
        <w:t xml:space="preserve"> used in these studies are animate</w:t>
      </w:r>
      <w:r w:rsidR="00983057">
        <w:rPr>
          <w:rFonts w:ascii="Times New Roman" w:hAnsi="Times New Roman" w:cs="Times New Roman"/>
          <w:sz w:val="24"/>
          <w:szCs w:val="24"/>
        </w:rPr>
        <w:t xml:space="preserve"> </w:t>
      </w:r>
      <w:r w:rsidR="004C0C81" w:rsidRPr="004C0C81">
        <w:rPr>
          <w:rFonts w:ascii="Times New Roman" w:hAnsi="Times New Roman" w:cs="Times New Roman"/>
          <w:sz w:val="24"/>
          <w:szCs w:val="24"/>
        </w:rPr>
        <w:t>(Csibra et al., 1999).</w:t>
      </w:r>
      <w:r w:rsidR="003C7576">
        <w:rPr>
          <w:rFonts w:ascii="Times New Roman" w:hAnsi="Times New Roman" w:cs="Times New Roman"/>
          <w:sz w:val="24"/>
          <w:szCs w:val="24"/>
        </w:rPr>
        <w:t xml:space="preserve"> </w:t>
      </w:r>
    </w:p>
    <w:p w14:paraId="7AB18D61" w14:textId="68C701A2" w:rsidR="004C0C81" w:rsidRPr="004C0C81" w:rsidRDefault="00DE4C33" w:rsidP="00A616AE">
      <w:pPr>
        <w:rPr>
          <w:rFonts w:ascii="Times New Roman" w:hAnsi="Times New Roman" w:cs="Times New Roman"/>
          <w:sz w:val="24"/>
          <w:szCs w:val="24"/>
        </w:rPr>
      </w:pPr>
      <w:ins w:id="21" w:author="Benton, Deon" w:date="2025-01-22T12:51:00Z" w16du:dateUtc="2025-01-22T18:51:00Z">
        <w:r>
          <w:rPr>
            <w:rFonts w:ascii="Times New Roman" w:hAnsi="Times New Roman" w:cs="Times New Roman"/>
            <w:sz w:val="24"/>
            <w:szCs w:val="24"/>
          </w:rPr>
          <w:lastRenderedPageBreak/>
          <w:t>Although these studies have extended what is known about infant action understanding,</w:t>
        </w:r>
      </w:ins>
      <w:r w:rsidR="00540F80">
        <w:rPr>
          <w:rFonts w:ascii="Times New Roman" w:hAnsi="Times New Roman" w:cs="Times New Roman"/>
          <w:sz w:val="24"/>
          <w:szCs w:val="24"/>
        </w:rPr>
        <w:t xml:space="preserve"> </w:t>
      </w:r>
      <w:ins w:id="22" w:author="Benton, Deon" w:date="2025-01-22T13:01:00Z" w16du:dateUtc="2025-01-22T19:01:00Z">
        <w:r w:rsidR="00DF58EA">
          <w:rPr>
            <w:rFonts w:ascii="Times New Roman" w:hAnsi="Times New Roman" w:cs="Times New Roman"/>
            <w:sz w:val="24"/>
            <w:szCs w:val="24"/>
          </w:rPr>
          <w:t>they are limited in at least two ways</w:t>
        </w:r>
      </w:ins>
      <w:r w:rsidR="00540F80">
        <w:rPr>
          <w:rFonts w:ascii="Times New Roman" w:hAnsi="Times New Roman" w:cs="Times New Roman"/>
          <w:sz w:val="24"/>
          <w:szCs w:val="24"/>
        </w:rPr>
        <w:t xml:space="preserve">. </w:t>
      </w:r>
      <w:r w:rsidR="003C7576">
        <w:rPr>
          <w:rFonts w:ascii="Times New Roman" w:hAnsi="Times New Roman" w:cs="Times New Roman"/>
          <w:sz w:val="24"/>
          <w:szCs w:val="24"/>
        </w:rPr>
        <w:t>One is that they assume that infants represent actions in an all-or-none fashion</w:t>
      </w:r>
      <w:r w:rsidR="00A616AE">
        <w:rPr>
          <w:rFonts w:ascii="Times New Roman" w:hAnsi="Times New Roman" w:cs="Times New Roman"/>
          <w:sz w:val="24"/>
          <w:szCs w:val="24"/>
        </w:rPr>
        <w:t>: an action is either efficient or it is not</w:t>
      </w:r>
      <w:r w:rsidR="003C7576">
        <w:rPr>
          <w:rFonts w:ascii="Times New Roman" w:hAnsi="Times New Roman" w:cs="Times New Roman"/>
          <w:sz w:val="24"/>
          <w:szCs w:val="24"/>
        </w:rPr>
        <w:t xml:space="preserve">. This means that it remains unresolved whether infants understand that efficiency exists on a continuum. </w:t>
      </w:r>
      <w:r w:rsidR="003C7576" w:rsidRPr="003C7576">
        <w:rPr>
          <w:rFonts w:ascii="Times New Roman" w:hAnsi="Times New Roman" w:cs="Times New Roman"/>
          <w:sz w:val="24"/>
          <w:szCs w:val="24"/>
        </w:rPr>
        <w:t>For example, do infants recognize that some actions are more efficient</w:t>
      </w:r>
      <w:r w:rsidR="003C7576">
        <w:rPr>
          <w:rFonts w:ascii="Times New Roman" w:hAnsi="Times New Roman" w:cs="Times New Roman"/>
          <w:sz w:val="24"/>
          <w:szCs w:val="24"/>
        </w:rPr>
        <w:t xml:space="preserve"> or inefficient</w:t>
      </w:r>
      <w:r w:rsidR="003C7576" w:rsidRPr="003C7576">
        <w:rPr>
          <w:rFonts w:ascii="Times New Roman" w:hAnsi="Times New Roman" w:cs="Times New Roman"/>
          <w:sz w:val="24"/>
          <w:szCs w:val="24"/>
        </w:rPr>
        <w:t xml:space="preserve"> than others, </w:t>
      </w:r>
      <w:r w:rsidR="003C7576">
        <w:rPr>
          <w:rFonts w:ascii="Times New Roman" w:hAnsi="Times New Roman" w:cs="Times New Roman"/>
          <w:sz w:val="24"/>
          <w:szCs w:val="24"/>
        </w:rPr>
        <w:t>beyond the simple recognition that an action may be efficient or inefficient</w:t>
      </w:r>
      <w:r w:rsidR="003C7576" w:rsidRPr="003C7576">
        <w:rPr>
          <w:rFonts w:ascii="Times New Roman" w:hAnsi="Times New Roman" w:cs="Times New Roman"/>
          <w:sz w:val="24"/>
          <w:szCs w:val="24"/>
        </w:rPr>
        <w:t>?</w:t>
      </w:r>
      <w:r w:rsidR="003C7576">
        <w:rPr>
          <w:rFonts w:ascii="Times New Roman" w:hAnsi="Times New Roman" w:cs="Times New Roman"/>
          <w:sz w:val="24"/>
          <w:szCs w:val="24"/>
        </w:rPr>
        <w:t xml:space="preserve"> One study that </w:t>
      </w:r>
      <w:r w:rsidR="00A616AE">
        <w:rPr>
          <w:rFonts w:ascii="Times New Roman" w:hAnsi="Times New Roman" w:cs="Times New Roman"/>
          <w:sz w:val="24"/>
          <w:szCs w:val="24"/>
        </w:rPr>
        <w:t>addressed</w:t>
      </w:r>
      <w:r w:rsidR="003C7576">
        <w:rPr>
          <w:rFonts w:ascii="Times New Roman" w:hAnsi="Times New Roman" w:cs="Times New Roman"/>
          <w:sz w:val="24"/>
          <w:szCs w:val="24"/>
        </w:rPr>
        <w:t xml:space="preserve"> this question directly was that by</w:t>
      </w:r>
      <w:r w:rsidR="00983057">
        <w:rPr>
          <w:rFonts w:ascii="Times New Roman" w:hAnsi="Times New Roman" w:cs="Times New Roman"/>
          <w:sz w:val="24"/>
          <w:szCs w:val="24"/>
        </w:rPr>
        <w:t xml:space="preserve"> Liu and Spelke (2017)</w:t>
      </w:r>
      <w:r w:rsidR="003C7576">
        <w:rPr>
          <w:rFonts w:ascii="Times New Roman" w:hAnsi="Times New Roman" w:cs="Times New Roman"/>
          <w:sz w:val="24"/>
          <w:szCs w:val="24"/>
        </w:rPr>
        <w:t xml:space="preserve">. </w:t>
      </w:r>
      <w:r w:rsidR="00A616AE" w:rsidRPr="00A616AE">
        <w:rPr>
          <w:rFonts w:ascii="Times New Roman" w:hAnsi="Times New Roman" w:cs="Times New Roman"/>
          <w:sz w:val="24"/>
          <w:szCs w:val="24"/>
        </w:rPr>
        <w:t>Six-month-old infants were habituated to events in which a circle character jumped over barriers of varying heights—short, medium, or tall—to reach a triangle character on the other side</w:t>
      </w:r>
      <w:r w:rsidR="00A616AE">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Infants were then shown two test events. </w:t>
      </w:r>
      <w:r w:rsidR="00334215">
        <w:rPr>
          <w:rFonts w:ascii="Times New Roman" w:hAnsi="Times New Roman" w:cs="Times New Roman"/>
          <w:sz w:val="24"/>
          <w:szCs w:val="24"/>
        </w:rPr>
        <w:t>In both, the</w:t>
      </w:r>
      <w:r w:rsidR="004C0C81" w:rsidRPr="004C0C81">
        <w:rPr>
          <w:rFonts w:ascii="Times New Roman" w:hAnsi="Times New Roman" w:cs="Times New Roman"/>
          <w:sz w:val="24"/>
          <w:szCs w:val="24"/>
        </w:rPr>
        <w:t xml:space="preserve"> barrier was shorter than the short</w:t>
      </w:r>
      <w:r w:rsidR="00334215">
        <w:rPr>
          <w:rFonts w:ascii="Times New Roman" w:hAnsi="Times New Roman" w:cs="Times New Roman"/>
          <w:sz w:val="24"/>
          <w:szCs w:val="24"/>
        </w:rPr>
        <w:t>est</w:t>
      </w:r>
      <w:r w:rsidR="004C0C81" w:rsidRPr="004C0C81">
        <w:rPr>
          <w:rFonts w:ascii="Times New Roman" w:hAnsi="Times New Roman" w:cs="Times New Roman"/>
          <w:sz w:val="24"/>
          <w:szCs w:val="24"/>
        </w:rPr>
        <w:t xml:space="preserve"> barrier</w:t>
      </w:r>
      <w:r w:rsidR="00334215">
        <w:rPr>
          <w:rFonts w:ascii="Times New Roman" w:hAnsi="Times New Roman" w:cs="Times New Roman"/>
          <w:sz w:val="24"/>
          <w:szCs w:val="24"/>
        </w:rPr>
        <w:t xml:space="preserve"> that was</w:t>
      </w:r>
      <w:r w:rsidR="004C0C81" w:rsidRPr="004C0C81">
        <w:rPr>
          <w:rFonts w:ascii="Times New Roman" w:hAnsi="Times New Roman" w:cs="Times New Roman"/>
          <w:sz w:val="24"/>
          <w:szCs w:val="24"/>
        </w:rPr>
        <w:t xml:space="preserve"> shown during habituation. In the </w:t>
      </w:r>
      <w:r w:rsidR="004C0C81" w:rsidRPr="00A616AE">
        <w:rPr>
          <w:rFonts w:ascii="Times New Roman" w:hAnsi="Times New Roman" w:cs="Times New Roman"/>
          <w:i/>
          <w:iCs/>
          <w:sz w:val="24"/>
          <w:szCs w:val="24"/>
        </w:rPr>
        <w:t>low, efficient jump</w:t>
      </w:r>
      <w:r w:rsidR="004C0C81" w:rsidRPr="004C0C81">
        <w:rPr>
          <w:rFonts w:ascii="Times New Roman" w:hAnsi="Times New Roman" w:cs="Times New Roman"/>
          <w:sz w:val="24"/>
          <w:szCs w:val="24"/>
        </w:rPr>
        <w:t xml:space="preserve"> test event, the agent jumped just high enough to clear</w:t>
      </w:r>
      <w:r w:rsidR="00334215">
        <w:rPr>
          <w:rFonts w:ascii="Times New Roman" w:hAnsi="Times New Roman" w:cs="Times New Roman"/>
          <w:sz w:val="24"/>
          <w:szCs w:val="24"/>
        </w:rPr>
        <w:t xml:space="preserve"> this</w:t>
      </w:r>
      <w:r w:rsidR="004C0C81" w:rsidRPr="004C0C81">
        <w:rPr>
          <w:rFonts w:ascii="Times New Roman" w:hAnsi="Times New Roman" w:cs="Times New Roman"/>
          <w:sz w:val="24"/>
          <w:szCs w:val="24"/>
        </w:rPr>
        <w:t xml:space="preserve"> barrier. </w:t>
      </w:r>
      <w:r w:rsidR="00A616AE" w:rsidRPr="00A616AE">
        <w:rPr>
          <w:rFonts w:ascii="Times New Roman" w:hAnsi="Times New Roman" w:cs="Times New Roman"/>
          <w:sz w:val="24"/>
          <w:szCs w:val="24"/>
        </w:rPr>
        <w:t xml:space="preserve">In the </w:t>
      </w:r>
      <w:r w:rsidR="00A616AE" w:rsidRPr="00A616AE">
        <w:rPr>
          <w:rFonts w:ascii="Times New Roman" w:hAnsi="Times New Roman" w:cs="Times New Roman"/>
          <w:i/>
          <w:iCs/>
          <w:sz w:val="24"/>
          <w:szCs w:val="24"/>
        </w:rPr>
        <w:t>high, inefficient jump</w:t>
      </w:r>
      <w:r w:rsidR="00A616AE" w:rsidRPr="00A616AE">
        <w:rPr>
          <w:rFonts w:ascii="Times New Roman" w:hAnsi="Times New Roman" w:cs="Times New Roman"/>
          <w:sz w:val="24"/>
          <w:szCs w:val="24"/>
        </w:rPr>
        <w:t xml:space="preserve"> event, the agent jumped as high as it did to clear the tall barrier during habituation, despite the barrier now being much shorte</w:t>
      </w:r>
      <w:r w:rsidR="00A616AE">
        <w:rPr>
          <w:rFonts w:ascii="Times New Roman" w:hAnsi="Times New Roman" w:cs="Times New Roman"/>
          <w:sz w:val="24"/>
          <w:szCs w:val="24"/>
        </w:rPr>
        <w:t>r than what it was during habituation</w:t>
      </w:r>
      <w:r w:rsidR="004C0C81" w:rsidRPr="004C0C81">
        <w:rPr>
          <w:rFonts w:ascii="Times New Roman" w:hAnsi="Times New Roman" w:cs="Times New Roman"/>
          <w:sz w:val="24"/>
          <w:szCs w:val="24"/>
        </w:rPr>
        <w:t xml:space="preserve">. </w:t>
      </w:r>
      <w:r w:rsidR="00334215">
        <w:rPr>
          <w:rFonts w:ascii="Times New Roman" w:hAnsi="Times New Roman" w:cs="Times New Roman"/>
          <w:sz w:val="24"/>
          <w:szCs w:val="24"/>
        </w:rPr>
        <w:t>The authors</w:t>
      </w:r>
      <w:r w:rsidR="004C0C81" w:rsidRPr="004C0C81">
        <w:rPr>
          <w:rFonts w:ascii="Times New Roman" w:hAnsi="Times New Roman" w:cs="Times New Roman"/>
          <w:sz w:val="24"/>
          <w:szCs w:val="24"/>
        </w:rPr>
        <w:t xml:space="preserve"> reasoned that if infants represent </w:t>
      </w:r>
      <w:r w:rsidR="00DD2196">
        <w:rPr>
          <w:rFonts w:ascii="Times New Roman" w:hAnsi="Times New Roman" w:cs="Times New Roman"/>
          <w:sz w:val="24"/>
          <w:szCs w:val="24"/>
        </w:rPr>
        <w:t>efficiency (or cost) continuously</w:t>
      </w:r>
      <w:r w:rsidR="004C0C81" w:rsidRPr="004C0C81">
        <w:rPr>
          <w:rFonts w:ascii="Times New Roman" w:hAnsi="Times New Roman" w:cs="Times New Roman"/>
          <w:sz w:val="24"/>
          <w:szCs w:val="24"/>
        </w:rPr>
        <w:t xml:space="preserve"> and expect agents to engage in the </w:t>
      </w:r>
      <w:r w:rsidR="00334215">
        <w:rPr>
          <w:rFonts w:ascii="Times New Roman" w:hAnsi="Times New Roman" w:cs="Times New Roman"/>
          <w:sz w:val="24"/>
          <w:szCs w:val="24"/>
        </w:rPr>
        <w:t xml:space="preserve">least inefficient </w:t>
      </w:r>
      <w:r w:rsidR="003C7576">
        <w:rPr>
          <w:rFonts w:ascii="Times New Roman" w:hAnsi="Times New Roman" w:cs="Times New Roman"/>
          <w:sz w:val="24"/>
          <w:szCs w:val="24"/>
        </w:rPr>
        <w:t xml:space="preserve">and </w:t>
      </w:r>
      <w:r w:rsidR="00334215">
        <w:rPr>
          <w:rFonts w:ascii="Times New Roman" w:hAnsi="Times New Roman" w:cs="Times New Roman"/>
          <w:sz w:val="24"/>
          <w:szCs w:val="24"/>
        </w:rPr>
        <w:t>costly</w:t>
      </w:r>
      <w:r w:rsidR="004C0C81" w:rsidRPr="004C0C81">
        <w:rPr>
          <w:rFonts w:ascii="Times New Roman" w:hAnsi="Times New Roman" w:cs="Times New Roman"/>
          <w:sz w:val="24"/>
          <w:szCs w:val="24"/>
        </w:rPr>
        <w:t xml:space="preserve"> action when pursuing goals, then they should look longer at the second test event than at the first</w:t>
      </w:r>
      <w:r w:rsidR="003C7576">
        <w:rPr>
          <w:rFonts w:ascii="Times New Roman" w:hAnsi="Times New Roman" w:cs="Times New Roman"/>
          <w:sz w:val="24"/>
          <w:szCs w:val="24"/>
        </w:rPr>
        <w:t xml:space="preserve"> one</w:t>
      </w:r>
      <w:r w:rsidR="004C0C81" w:rsidRPr="004C0C81">
        <w:rPr>
          <w:rFonts w:ascii="Times New Roman" w:hAnsi="Times New Roman" w:cs="Times New Roman"/>
          <w:sz w:val="24"/>
          <w:szCs w:val="24"/>
        </w:rPr>
        <w:t xml:space="preserve">. This is because the agent </w:t>
      </w:r>
      <w:r w:rsidR="00334215">
        <w:rPr>
          <w:rFonts w:ascii="Times New Roman" w:hAnsi="Times New Roman" w:cs="Times New Roman"/>
          <w:sz w:val="24"/>
          <w:szCs w:val="24"/>
        </w:rPr>
        <w:t>incurred</w:t>
      </w:r>
      <w:r w:rsidR="004C0C81" w:rsidRPr="004C0C81">
        <w:rPr>
          <w:rFonts w:ascii="Times New Roman" w:hAnsi="Times New Roman" w:cs="Times New Roman"/>
          <w:sz w:val="24"/>
          <w:szCs w:val="24"/>
        </w:rPr>
        <w:t xml:space="preserve"> more of a cost in the second test event than </w:t>
      </w:r>
      <w:r w:rsidR="00334215" w:rsidRPr="004C0C81">
        <w:rPr>
          <w:rFonts w:ascii="Times New Roman" w:hAnsi="Times New Roman" w:cs="Times New Roman"/>
          <w:sz w:val="24"/>
          <w:szCs w:val="24"/>
        </w:rPr>
        <w:t>i</w:t>
      </w:r>
      <w:r w:rsidR="00334215">
        <w:rPr>
          <w:rFonts w:ascii="Times New Roman" w:hAnsi="Times New Roman" w:cs="Times New Roman"/>
          <w:sz w:val="24"/>
          <w:szCs w:val="24"/>
        </w:rPr>
        <w:t>t did in</w:t>
      </w:r>
      <w:r w:rsidR="00334215"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the first test event. </w:t>
      </w:r>
      <w:r w:rsidR="003C7576" w:rsidRPr="004C0C81">
        <w:rPr>
          <w:rFonts w:ascii="Times New Roman" w:hAnsi="Times New Roman" w:cs="Times New Roman"/>
          <w:sz w:val="24"/>
          <w:szCs w:val="24"/>
        </w:rPr>
        <w:t>Th</w:t>
      </w:r>
      <w:r w:rsidR="003C7576">
        <w:rPr>
          <w:rFonts w:ascii="Times New Roman" w:hAnsi="Times New Roman" w:cs="Times New Roman"/>
          <w:sz w:val="24"/>
          <w:szCs w:val="24"/>
        </w:rPr>
        <w:t>e</w:t>
      </w:r>
      <w:r w:rsidR="003C7576" w:rsidRPr="004C0C81">
        <w:rPr>
          <w:rFonts w:ascii="Times New Roman" w:hAnsi="Times New Roman" w:cs="Times New Roman"/>
          <w:sz w:val="24"/>
          <w:szCs w:val="24"/>
        </w:rPr>
        <w:t xml:space="preserve"> </w:t>
      </w:r>
      <w:r w:rsidR="00334215">
        <w:rPr>
          <w:rFonts w:ascii="Times New Roman" w:hAnsi="Times New Roman" w:cs="Times New Roman"/>
          <w:sz w:val="24"/>
          <w:szCs w:val="24"/>
        </w:rPr>
        <w:t>results</w:t>
      </w:r>
      <w:r w:rsidR="003C7576">
        <w:rPr>
          <w:rFonts w:ascii="Times New Roman" w:hAnsi="Times New Roman" w:cs="Times New Roman"/>
          <w:sz w:val="24"/>
          <w:szCs w:val="24"/>
        </w:rPr>
        <w:t xml:space="preserve"> of this experiment</w:t>
      </w:r>
      <w:r w:rsidR="00334215">
        <w:rPr>
          <w:rFonts w:ascii="Times New Roman" w:hAnsi="Times New Roman" w:cs="Times New Roman"/>
          <w:sz w:val="24"/>
          <w:szCs w:val="24"/>
        </w:rPr>
        <w:t xml:space="preserve"> supported this contention</w:t>
      </w:r>
      <w:r w:rsidR="004C0C81" w:rsidRPr="004C0C81">
        <w:rPr>
          <w:rFonts w:ascii="Times New Roman" w:hAnsi="Times New Roman" w:cs="Times New Roman"/>
          <w:sz w:val="24"/>
          <w:szCs w:val="24"/>
        </w:rPr>
        <w:t xml:space="preserve">. A first control condition ruled out the possibility that infants simply preferred higher over lower jumps, and a second control condition indicated that </w:t>
      </w:r>
      <w:ins w:id="23" w:author="Benton, Deon" w:date="2025-01-29T13:49:00Z" w16du:dateUtc="2025-01-29T19:49:00Z">
        <w:r w:rsidR="00780082">
          <w:rPr>
            <w:rFonts w:ascii="Times New Roman" w:hAnsi="Times New Roman" w:cs="Times New Roman"/>
            <w:sz w:val="24"/>
            <w:szCs w:val="24"/>
          </w:rPr>
          <w:t>infants expect agents that behaved inefficiently in one situation to behave efficiently in a di</w:t>
        </w:r>
      </w:ins>
      <w:ins w:id="24" w:author="Benton, Deon" w:date="2025-01-29T13:50:00Z" w16du:dateUtc="2025-01-29T19:50:00Z">
        <w:r w:rsidR="00780082">
          <w:rPr>
            <w:rFonts w:ascii="Times New Roman" w:hAnsi="Times New Roman" w:cs="Times New Roman"/>
            <w:sz w:val="24"/>
            <w:szCs w:val="24"/>
          </w:rPr>
          <w:t xml:space="preserve">fferent situation. </w:t>
        </w:r>
      </w:ins>
    </w:p>
    <w:p w14:paraId="572D6F83" w14:textId="1B3ACBFB" w:rsidR="004C0C81" w:rsidRPr="004C0C81" w:rsidRDefault="004E68A3" w:rsidP="00981785">
      <w:pPr>
        <w:rPr>
          <w:rFonts w:ascii="Times New Roman" w:hAnsi="Times New Roman" w:cs="Times New Roman"/>
          <w:sz w:val="24"/>
          <w:szCs w:val="24"/>
        </w:rPr>
      </w:pPr>
      <w:r w:rsidRPr="004E68A3">
        <w:rPr>
          <w:rFonts w:ascii="Times New Roman" w:hAnsi="Times New Roman" w:cs="Times New Roman"/>
          <w:sz w:val="24"/>
          <w:szCs w:val="24"/>
        </w:rPr>
        <w:t>One proposal</w:t>
      </w:r>
      <w:ins w:id="25" w:author="Benton, Deon" w:date="2025-01-22T13:05:00Z" w16du:dateUtc="2025-01-22T19:05:00Z">
        <w:r w:rsidR="008F5FCE">
          <w:rPr>
            <w:rFonts w:ascii="Times New Roman" w:hAnsi="Times New Roman" w:cs="Times New Roman"/>
            <w:sz w:val="24"/>
            <w:szCs w:val="24"/>
          </w:rPr>
          <w:t xml:space="preserve"> for </w:t>
        </w:r>
      </w:ins>
      <w:ins w:id="26" w:author="Benton, Deon" w:date="2025-01-22T13:13:00Z" w16du:dateUtc="2025-01-22T19:13:00Z">
        <w:r w:rsidR="00226F09">
          <w:rPr>
            <w:rFonts w:ascii="Times New Roman" w:hAnsi="Times New Roman" w:cs="Times New Roman"/>
            <w:sz w:val="24"/>
            <w:szCs w:val="24"/>
          </w:rPr>
          <w:t>the cognitive mechanism that supports infants’ action understanding is the</w:t>
        </w:r>
      </w:ins>
      <w:ins w:id="27" w:author="Benton, Deon" w:date="2025-01-22T13:12:00Z" w16du:dateUtc="2025-01-22T19:12:00Z">
        <w:r w:rsidR="002C08B4">
          <w:rPr>
            <w:rFonts w:ascii="Times New Roman" w:hAnsi="Times New Roman" w:cs="Times New Roman"/>
            <w:sz w:val="24"/>
            <w:szCs w:val="24"/>
          </w:rPr>
          <w:t xml:space="preserve"> </w:t>
        </w:r>
      </w:ins>
      <w:ins w:id="28" w:author="Benton, Deon" w:date="2025-01-22T13:06:00Z" w16du:dateUtc="2025-01-22T19:06:00Z">
        <w:r w:rsidR="008F5FCE">
          <w:rPr>
            <w:rFonts w:ascii="Times New Roman" w:hAnsi="Times New Roman" w:cs="Times New Roman"/>
            <w:i/>
            <w:iCs/>
            <w:sz w:val="24"/>
            <w:szCs w:val="24"/>
          </w:rPr>
          <w:t xml:space="preserve">teleological </w:t>
        </w:r>
      </w:ins>
      <w:ins w:id="29" w:author="Benton, Deon" w:date="2025-01-22T13:12:00Z" w16du:dateUtc="2025-01-22T19:12:00Z">
        <w:r w:rsidR="002C08B4">
          <w:rPr>
            <w:rFonts w:ascii="Times New Roman" w:hAnsi="Times New Roman" w:cs="Times New Roman"/>
            <w:i/>
            <w:iCs/>
            <w:sz w:val="24"/>
            <w:szCs w:val="24"/>
          </w:rPr>
          <w:t>stance</w:t>
        </w:r>
      </w:ins>
      <w:ins w:id="30" w:author="Benton, Deon" w:date="2025-01-22T13:06:00Z" w16du:dateUtc="2025-01-22T19:06:00Z">
        <w:r w:rsidR="008F5FCE">
          <w:rPr>
            <w:rFonts w:ascii="Times New Roman" w:hAnsi="Times New Roman" w:cs="Times New Roman"/>
            <w:i/>
            <w:iCs/>
            <w:sz w:val="24"/>
            <w:szCs w:val="24"/>
          </w:rPr>
          <w:t xml:space="preserve">. </w:t>
        </w:r>
        <w:r w:rsidR="008F5FCE">
          <w:rPr>
            <w:rFonts w:ascii="Times New Roman" w:hAnsi="Times New Roman" w:cs="Times New Roman"/>
            <w:sz w:val="24"/>
            <w:szCs w:val="24"/>
          </w:rPr>
          <w:t>On this account,</w:t>
        </w:r>
      </w:ins>
      <w:r w:rsidRPr="004E68A3">
        <w:rPr>
          <w:rFonts w:ascii="Times New Roman" w:hAnsi="Times New Roman" w:cs="Times New Roman"/>
          <w:sz w:val="24"/>
          <w:szCs w:val="24"/>
        </w:rPr>
        <w:t xml:space="preserve"> </w:t>
      </w:r>
      <w:ins w:id="31" w:author="Benton, Deon" w:date="2025-01-22T13:06:00Z" w16du:dateUtc="2025-01-22T19:06:00Z">
        <w:r w:rsidR="008F5FCE">
          <w:rPr>
            <w:rFonts w:ascii="Times New Roman" w:hAnsi="Times New Roman" w:cs="Times New Roman"/>
            <w:sz w:val="24"/>
            <w:szCs w:val="24"/>
          </w:rPr>
          <w:t>a</w:t>
        </w:r>
      </w:ins>
      <w:ins w:id="32" w:author="Benton, Deon" w:date="2025-01-28T12:07:00Z" w16du:dateUtc="2025-01-28T18:07:00Z">
        <w:r w:rsidR="00FA4C08">
          <w:rPr>
            <w:rFonts w:ascii="Times New Roman" w:hAnsi="Times New Roman" w:cs="Times New Roman"/>
            <w:sz w:val="24"/>
            <w:szCs w:val="24"/>
          </w:rPr>
          <w:t>gents are assumed to act rationally and efficiently and to undertake actions that are the most sensible</w:t>
        </w:r>
      </w:ins>
      <w:ins w:id="33" w:author="Benton, Deon" w:date="2025-01-22T13:07:00Z" w16du:dateUtc="2025-01-22T19:07:00Z">
        <w:r w:rsidR="002F7039">
          <w:rPr>
            <w:rFonts w:ascii="Times New Roman" w:hAnsi="Times New Roman" w:cs="Times New Roman"/>
            <w:sz w:val="24"/>
            <w:szCs w:val="24"/>
          </w:rPr>
          <w:t xml:space="preserve"> given situational constraints</w:t>
        </w:r>
      </w:ins>
      <w:ins w:id="34" w:author="Benton, Deon" w:date="2025-01-22T13:08:00Z" w16du:dateUtc="2025-01-22T19:08:00Z">
        <w:r w:rsidR="002F7039">
          <w:rPr>
            <w:rFonts w:ascii="Times New Roman" w:hAnsi="Times New Roman" w:cs="Times New Roman"/>
            <w:sz w:val="24"/>
            <w:szCs w:val="24"/>
          </w:rPr>
          <w:t xml:space="preserve"> </w:t>
        </w:r>
      </w:ins>
      <w:r w:rsidRPr="004E68A3">
        <w:rPr>
          <w:rFonts w:ascii="Times New Roman" w:hAnsi="Times New Roman" w:cs="Times New Roman"/>
          <w:sz w:val="24"/>
          <w:szCs w:val="24"/>
        </w:rPr>
        <w:t>(Gergely &amp; Csibra, 2003).</w:t>
      </w:r>
      <w:ins w:id="35" w:author="Benton, Deon" w:date="2025-01-22T13:20:00Z" w16du:dateUtc="2025-01-22T19:20:00Z">
        <w:r w:rsidR="00BA1381">
          <w:rPr>
            <w:rFonts w:ascii="Times New Roman" w:hAnsi="Times New Roman" w:cs="Times New Roman"/>
            <w:sz w:val="24"/>
            <w:szCs w:val="24"/>
          </w:rPr>
          <w:t xml:space="preserve"> Thus, the small circle</w:t>
        </w:r>
      </w:ins>
      <w:ins w:id="36" w:author="Benton, Deon" w:date="2025-01-22T13:21:00Z" w16du:dateUtc="2025-01-22T19:21:00Z">
        <w:r w:rsidR="00BA1381">
          <w:rPr>
            <w:rFonts w:ascii="Times New Roman" w:hAnsi="Times New Roman" w:cs="Times New Roman"/>
            <w:sz w:val="24"/>
            <w:szCs w:val="24"/>
          </w:rPr>
          <w:t>’</w:t>
        </w:r>
      </w:ins>
      <w:ins w:id="37" w:author="Benton, Deon" w:date="2025-01-22T13:20:00Z" w16du:dateUtc="2025-01-22T19:20:00Z">
        <w:r w:rsidR="00BA1381">
          <w:rPr>
            <w:rFonts w:ascii="Times New Roman" w:hAnsi="Times New Roman" w:cs="Times New Roman"/>
            <w:sz w:val="24"/>
            <w:szCs w:val="24"/>
          </w:rPr>
          <w:t xml:space="preserve">s decision to jump over the barrier to reach the large circle is justified because both circles </w:t>
        </w:r>
      </w:ins>
      <w:ins w:id="38" w:author="Benton, Deon" w:date="2025-01-22T13:22:00Z" w16du:dateUtc="2025-01-22T19:22:00Z">
        <w:r w:rsidR="00BA1381">
          <w:rPr>
            <w:rFonts w:ascii="Times New Roman" w:hAnsi="Times New Roman" w:cs="Times New Roman"/>
            <w:sz w:val="24"/>
            <w:szCs w:val="24"/>
          </w:rPr>
          <w:t>were</w:t>
        </w:r>
      </w:ins>
      <w:ins w:id="39" w:author="Benton, Deon" w:date="2025-01-22T13:20:00Z" w16du:dateUtc="2025-01-22T19:20:00Z">
        <w:r w:rsidR="00BA1381">
          <w:rPr>
            <w:rFonts w:ascii="Times New Roman" w:hAnsi="Times New Roman" w:cs="Times New Roman"/>
            <w:sz w:val="24"/>
            <w:szCs w:val="24"/>
          </w:rPr>
          <w:t xml:space="preserve"> separated by a physical barrier. However, this same action is </w:t>
        </w:r>
      </w:ins>
      <w:ins w:id="40" w:author="Benton, Deon" w:date="2025-01-22T13:22:00Z" w16du:dateUtc="2025-01-22T19:22:00Z">
        <w:r w:rsidR="00BA1381">
          <w:rPr>
            <w:rFonts w:ascii="Times New Roman" w:hAnsi="Times New Roman" w:cs="Times New Roman"/>
            <w:sz w:val="24"/>
            <w:szCs w:val="24"/>
          </w:rPr>
          <w:t>no longer justified when the barrier is removed</w:t>
        </w:r>
        <w:r w:rsidR="002156AB">
          <w:rPr>
            <w:rFonts w:ascii="Times New Roman" w:hAnsi="Times New Roman" w:cs="Times New Roman"/>
            <w:sz w:val="24"/>
            <w:szCs w:val="24"/>
          </w:rPr>
          <w:t>—a</w:t>
        </w:r>
      </w:ins>
      <w:ins w:id="41" w:author="Benton, Deon" w:date="2025-01-22T13:17:00Z" w16du:dateUtc="2025-01-22T19:17:00Z">
        <w:r w:rsidR="00917C88">
          <w:rPr>
            <w:rFonts w:ascii="Times New Roman" w:hAnsi="Times New Roman" w:cs="Times New Roman"/>
            <w:sz w:val="24"/>
            <w:szCs w:val="24"/>
          </w:rPr>
          <w:t xml:space="preserve"> straight line</w:t>
        </w:r>
      </w:ins>
      <w:ins w:id="42" w:author="Benton, Deon" w:date="2025-01-22T13:18:00Z" w16du:dateUtc="2025-01-22T19:18:00Z">
        <w:r w:rsidR="00917C88">
          <w:rPr>
            <w:rFonts w:ascii="Times New Roman" w:hAnsi="Times New Roman" w:cs="Times New Roman"/>
            <w:sz w:val="24"/>
            <w:szCs w:val="24"/>
          </w:rPr>
          <w:t xml:space="preserve"> path</w:t>
        </w:r>
      </w:ins>
      <w:ins w:id="43" w:author="Benton, Deon" w:date="2025-01-22T13:22:00Z" w16du:dateUtc="2025-01-22T19:22:00Z">
        <w:r w:rsidR="002156AB">
          <w:rPr>
            <w:rFonts w:ascii="Times New Roman" w:hAnsi="Times New Roman" w:cs="Times New Roman"/>
            <w:sz w:val="24"/>
            <w:szCs w:val="24"/>
          </w:rPr>
          <w:t xml:space="preserve"> is now the more rational action</w:t>
        </w:r>
      </w:ins>
      <w:ins w:id="44" w:author="Benton, Deon" w:date="2025-01-22T13:18:00Z" w16du:dateUtc="2025-01-22T19:18:00Z">
        <w:r w:rsidR="00917C88">
          <w:rPr>
            <w:rFonts w:ascii="Times New Roman" w:hAnsi="Times New Roman" w:cs="Times New Roman"/>
            <w:sz w:val="24"/>
            <w:szCs w:val="24"/>
          </w:rPr>
          <w:t>.</w:t>
        </w:r>
      </w:ins>
      <w:r>
        <w:rPr>
          <w:rFonts w:ascii="Times New Roman" w:hAnsi="Times New Roman" w:cs="Times New Roman"/>
          <w:sz w:val="24"/>
          <w:szCs w:val="24"/>
        </w:rPr>
        <w:t xml:space="preserve"> </w:t>
      </w:r>
      <w:r w:rsidR="00981785" w:rsidRPr="00981785">
        <w:rPr>
          <w:rFonts w:ascii="Times New Roman" w:hAnsi="Times New Roman" w:cs="Times New Roman"/>
          <w:sz w:val="24"/>
          <w:szCs w:val="24"/>
        </w:rPr>
        <w:t>Crucially, this account suggests that infants can recognize an action as goal-directed without considering an agent's hidden mental states, such as desires, beliefs, or intentions; they only need to assess how well the action aligns with environmental constraints</w:t>
      </w:r>
      <w:r w:rsidR="00981785">
        <w:rPr>
          <w:rFonts w:ascii="Times New Roman" w:hAnsi="Times New Roman" w:cs="Times New Roman"/>
          <w:sz w:val="24"/>
          <w:szCs w:val="24"/>
        </w:rPr>
        <w:t xml:space="preserve">. </w:t>
      </w:r>
      <w:ins w:id="45" w:author="Benton, Deon" w:date="2025-01-22T13:23:00Z" w16du:dateUtc="2025-01-22T19:23:00Z">
        <w:r w:rsidR="00696512">
          <w:rPr>
            <w:rFonts w:ascii="Times New Roman" w:hAnsi="Times New Roman" w:cs="Times New Roman"/>
            <w:sz w:val="24"/>
            <w:szCs w:val="24"/>
          </w:rPr>
          <w:t xml:space="preserve">If there is alignment, then </w:t>
        </w:r>
      </w:ins>
      <w:ins w:id="46" w:author="Benton, Deon" w:date="2025-01-22T13:24:00Z" w16du:dateUtc="2025-01-22T19:24:00Z">
        <w:r w:rsidR="00A90314">
          <w:rPr>
            <w:rFonts w:ascii="Times New Roman" w:hAnsi="Times New Roman" w:cs="Times New Roman"/>
            <w:sz w:val="24"/>
            <w:szCs w:val="24"/>
          </w:rPr>
          <w:t>infants</w:t>
        </w:r>
      </w:ins>
      <w:ins w:id="47" w:author="Benton, Deon" w:date="2025-01-22T13:23:00Z" w16du:dateUtc="2025-01-22T19:23:00Z">
        <w:r w:rsidR="00696512">
          <w:rPr>
            <w:rFonts w:ascii="Times New Roman" w:hAnsi="Times New Roman" w:cs="Times New Roman"/>
            <w:sz w:val="24"/>
            <w:szCs w:val="24"/>
          </w:rPr>
          <w:t xml:space="preserve"> expect the future actions of the agent to be rational. In contrast, if alignment is missing, infants suspend their expectation for rational action. </w:t>
        </w:r>
      </w:ins>
      <w:ins w:id="48" w:author="Benton, Deon" w:date="2025-01-22T13:26:00Z" w16du:dateUtc="2025-01-22T19:26:00Z">
        <w:r w:rsidR="00AD7591">
          <w:rPr>
            <w:rFonts w:ascii="Times New Roman" w:hAnsi="Times New Roman" w:cs="Times New Roman"/>
            <w:sz w:val="24"/>
            <w:szCs w:val="24"/>
          </w:rPr>
          <w:t>A closely related proposal to this one maintains</w:t>
        </w:r>
      </w:ins>
      <w:r w:rsidRPr="004E68A3">
        <w:rPr>
          <w:rFonts w:ascii="Times New Roman" w:hAnsi="Times New Roman" w:cs="Times New Roman"/>
          <w:sz w:val="24"/>
          <w:szCs w:val="24"/>
        </w:rPr>
        <w:t xml:space="preserve"> </w:t>
      </w:r>
      <w:r w:rsidR="00E85228" w:rsidRPr="004E68A3">
        <w:rPr>
          <w:rFonts w:ascii="Times New Roman" w:hAnsi="Times New Roman" w:cs="Times New Roman"/>
          <w:sz w:val="24"/>
          <w:szCs w:val="24"/>
        </w:rPr>
        <w:t>that infant</w:t>
      </w:r>
      <w:r w:rsidR="00E85228">
        <w:rPr>
          <w:rFonts w:ascii="Times New Roman" w:hAnsi="Times New Roman" w:cs="Times New Roman"/>
          <w:sz w:val="24"/>
          <w:szCs w:val="24"/>
        </w:rPr>
        <w:t>s understand</w:t>
      </w:r>
      <w:r w:rsidRPr="004E68A3">
        <w:rPr>
          <w:rFonts w:ascii="Times New Roman" w:hAnsi="Times New Roman" w:cs="Times New Roman"/>
          <w:sz w:val="24"/>
          <w:szCs w:val="24"/>
        </w:rPr>
        <w:t xml:space="preserve"> abstractly—and possibly innately—that actions are shaped both by situational constraints and by the agent's mental states,</w:t>
      </w:r>
      <w:r>
        <w:rPr>
          <w:rFonts w:ascii="Times New Roman" w:hAnsi="Times New Roman" w:cs="Times New Roman"/>
          <w:sz w:val="24"/>
          <w:szCs w:val="24"/>
        </w:rPr>
        <w:t xml:space="preserve"> perhaps</w:t>
      </w:r>
      <w:r w:rsidRPr="004E68A3">
        <w:rPr>
          <w:rFonts w:ascii="Times New Roman" w:hAnsi="Times New Roman" w:cs="Times New Roman"/>
          <w:sz w:val="24"/>
          <w:szCs w:val="24"/>
        </w:rPr>
        <w:t xml:space="preserve"> as well as</w:t>
      </w:r>
      <w:r>
        <w:rPr>
          <w:rFonts w:ascii="Times New Roman" w:hAnsi="Times New Roman" w:cs="Times New Roman"/>
          <w:sz w:val="24"/>
          <w:szCs w:val="24"/>
        </w:rPr>
        <w:t xml:space="preserve"> by</w:t>
      </w:r>
      <w:r w:rsidRPr="004E68A3">
        <w:rPr>
          <w:rFonts w:ascii="Times New Roman" w:hAnsi="Times New Roman" w:cs="Times New Roman"/>
          <w:sz w:val="24"/>
          <w:szCs w:val="24"/>
        </w:rPr>
        <w:t xml:space="preserve"> the costs and rewards of those actions</w:t>
      </w:r>
      <w:r w:rsidR="00B8721D">
        <w:rPr>
          <w:rFonts w:ascii="Times New Roman" w:hAnsi="Times New Roman" w:cs="Times New Roman"/>
          <w:sz w:val="24"/>
          <w:szCs w:val="24"/>
        </w:rPr>
        <w:t xml:space="preserve"> (Liu, 2022)</w:t>
      </w:r>
      <w:r>
        <w:rPr>
          <w:rFonts w:ascii="Times New Roman" w:hAnsi="Times New Roman" w:cs="Times New Roman"/>
          <w:sz w:val="24"/>
          <w:szCs w:val="24"/>
        </w:rPr>
        <w:t xml:space="preserve">. </w:t>
      </w:r>
    </w:p>
    <w:p w14:paraId="75E4AB8B" w14:textId="4386AE74" w:rsidR="00011883" w:rsidRDefault="00E85228" w:rsidP="004C0C81">
      <w:pPr>
        <w:rPr>
          <w:rFonts w:ascii="Times New Roman" w:hAnsi="Times New Roman" w:cs="Times New Roman"/>
          <w:sz w:val="24"/>
          <w:szCs w:val="24"/>
        </w:rPr>
      </w:pPr>
      <w:r w:rsidRPr="00E85228">
        <w:rPr>
          <w:rFonts w:ascii="Times New Roman" w:hAnsi="Times New Roman" w:cs="Times New Roman"/>
          <w:sz w:val="24"/>
          <w:szCs w:val="24"/>
        </w:rPr>
        <w:t>In this paper, I</w:t>
      </w:r>
      <w:r w:rsidR="00766F20">
        <w:rPr>
          <w:rFonts w:ascii="Times New Roman" w:hAnsi="Times New Roman" w:cs="Times New Roman"/>
          <w:sz w:val="24"/>
          <w:szCs w:val="24"/>
        </w:rPr>
        <w:t xml:space="preserve"> will</w:t>
      </w:r>
      <w:r w:rsidRPr="00E85228">
        <w:rPr>
          <w:rFonts w:ascii="Times New Roman" w:hAnsi="Times New Roman" w:cs="Times New Roman"/>
          <w:sz w:val="24"/>
          <w:szCs w:val="24"/>
        </w:rPr>
        <w:t xml:space="preserve"> argue that neither of these accounts is necessary to explain infants’ behavior in action reasoning studies.</w:t>
      </w:r>
      <w:r w:rsidR="00BB013C">
        <w:rPr>
          <w:rFonts w:ascii="Times New Roman" w:hAnsi="Times New Roman" w:cs="Times New Roman"/>
          <w:sz w:val="24"/>
          <w:szCs w:val="24"/>
        </w:rPr>
        <w:t xml:space="preserve"> I will make this argument in the context of </w:t>
      </w:r>
      <w:ins w:id="49" w:author="Benton, Deon" w:date="2025-01-28T12:16:00Z" w16du:dateUtc="2025-01-28T18:16:00Z">
        <w:r w:rsidR="00412B18">
          <w:rPr>
            <w:rFonts w:ascii="Times New Roman" w:hAnsi="Times New Roman" w:cs="Times New Roman"/>
            <w:sz w:val="24"/>
            <w:szCs w:val="24"/>
          </w:rPr>
          <w:t xml:space="preserve">a classic study </w:t>
        </w:r>
      </w:ins>
      <w:ins w:id="50" w:author="Benton, Deon" w:date="2025-01-28T12:17:00Z" w16du:dateUtc="2025-01-28T18:17:00Z">
        <w:r w:rsidR="00412B18">
          <w:rPr>
            <w:rFonts w:ascii="Times New Roman" w:hAnsi="Times New Roman" w:cs="Times New Roman"/>
            <w:sz w:val="24"/>
            <w:szCs w:val="24"/>
          </w:rPr>
          <w:t xml:space="preserve">and </w:t>
        </w:r>
      </w:ins>
      <w:ins w:id="51" w:author="Benton, Deon" w:date="2025-01-29T11:36:00Z" w16du:dateUtc="2025-01-29T17:36:00Z">
        <w:r w:rsidR="00871C9D">
          <w:rPr>
            <w:rFonts w:ascii="Times New Roman" w:hAnsi="Times New Roman" w:cs="Times New Roman"/>
            <w:sz w:val="24"/>
            <w:szCs w:val="24"/>
          </w:rPr>
          <w:t>two</w:t>
        </w:r>
      </w:ins>
      <w:ins w:id="52" w:author="Benton, Deon" w:date="2025-01-28T12:17:00Z" w16du:dateUtc="2025-01-28T18:17:00Z">
        <w:r w:rsidR="00412B18">
          <w:rPr>
            <w:rFonts w:ascii="Times New Roman" w:hAnsi="Times New Roman" w:cs="Times New Roman"/>
            <w:sz w:val="24"/>
            <w:szCs w:val="24"/>
          </w:rPr>
          <w:t xml:space="preserve"> contemporary </w:t>
        </w:r>
      </w:ins>
      <w:ins w:id="53" w:author="Benton, Deon" w:date="2025-01-29T11:36:00Z" w16du:dateUtc="2025-01-29T17:36:00Z">
        <w:r w:rsidR="00871C9D">
          <w:rPr>
            <w:rFonts w:ascii="Times New Roman" w:hAnsi="Times New Roman" w:cs="Times New Roman"/>
            <w:sz w:val="24"/>
            <w:szCs w:val="24"/>
          </w:rPr>
          <w:t>stud</w:t>
        </w:r>
      </w:ins>
      <w:ins w:id="54" w:author="Benton, Deon" w:date="2025-01-29T15:16:00Z" w16du:dateUtc="2025-01-29T21:16:00Z">
        <w:r w:rsidR="00BA4BC6">
          <w:rPr>
            <w:rFonts w:ascii="Times New Roman" w:hAnsi="Times New Roman" w:cs="Times New Roman"/>
            <w:sz w:val="24"/>
            <w:szCs w:val="24"/>
          </w:rPr>
          <w:t>y</w:t>
        </w:r>
      </w:ins>
      <w:ins w:id="55" w:author="Benton, Deon" w:date="2025-01-28T12:17:00Z" w16du:dateUtc="2025-01-28T18:17:00Z">
        <w:r w:rsidR="00412B18">
          <w:rPr>
            <w:rFonts w:ascii="Times New Roman" w:hAnsi="Times New Roman" w:cs="Times New Roman"/>
            <w:sz w:val="24"/>
            <w:szCs w:val="24"/>
          </w:rPr>
          <w:t>. The class</w:t>
        </w:r>
        <w:r w:rsidR="00BB4501">
          <w:rPr>
            <w:rFonts w:ascii="Times New Roman" w:hAnsi="Times New Roman" w:cs="Times New Roman"/>
            <w:sz w:val="24"/>
            <w:szCs w:val="24"/>
          </w:rPr>
          <w:t>ic</w:t>
        </w:r>
        <w:r w:rsidR="00412B18">
          <w:rPr>
            <w:rFonts w:ascii="Times New Roman" w:hAnsi="Times New Roman" w:cs="Times New Roman"/>
            <w:sz w:val="24"/>
            <w:szCs w:val="24"/>
          </w:rPr>
          <w:t xml:space="preserve"> study</w:t>
        </w:r>
        <w:r w:rsidR="00BB4501">
          <w:rPr>
            <w:rFonts w:ascii="Times New Roman" w:hAnsi="Times New Roman" w:cs="Times New Roman"/>
            <w:sz w:val="24"/>
            <w:szCs w:val="24"/>
          </w:rPr>
          <w:t xml:space="preserve"> will be </w:t>
        </w:r>
      </w:ins>
      <w:r w:rsidR="00BB013C">
        <w:rPr>
          <w:rFonts w:ascii="Times New Roman" w:hAnsi="Times New Roman" w:cs="Times New Roman"/>
          <w:sz w:val="24"/>
          <w:szCs w:val="24"/>
        </w:rPr>
        <w:t>Gergely et al. (1995)</w:t>
      </w:r>
      <w:ins w:id="56" w:author="Benton, Deon" w:date="2025-01-28T12:17:00Z" w16du:dateUtc="2025-01-28T18:17:00Z">
        <w:r w:rsidR="00BB4501">
          <w:rPr>
            <w:rFonts w:ascii="Times New Roman" w:hAnsi="Times New Roman" w:cs="Times New Roman"/>
            <w:sz w:val="24"/>
            <w:szCs w:val="24"/>
          </w:rPr>
          <w:t xml:space="preserve">. The contemporary </w:t>
        </w:r>
      </w:ins>
      <w:ins w:id="57" w:author="Benton, Deon" w:date="2025-01-29T11:36:00Z" w16du:dateUtc="2025-01-29T17:36:00Z">
        <w:r w:rsidR="00DA3451">
          <w:rPr>
            <w:rFonts w:ascii="Times New Roman" w:hAnsi="Times New Roman" w:cs="Times New Roman"/>
            <w:sz w:val="24"/>
            <w:szCs w:val="24"/>
          </w:rPr>
          <w:t>stud</w:t>
        </w:r>
      </w:ins>
      <w:ins w:id="58" w:author="Benton, Deon" w:date="2025-01-29T15:16:00Z" w16du:dateUtc="2025-01-29T21:16:00Z">
        <w:r w:rsidR="00BA4BC6">
          <w:rPr>
            <w:rFonts w:ascii="Times New Roman" w:hAnsi="Times New Roman" w:cs="Times New Roman"/>
            <w:sz w:val="24"/>
            <w:szCs w:val="24"/>
          </w:rPr>
          <w:t>y</w:t>
        </w:r>
      </w:ins>
      <w:ins w:id="59" w:author="Benton, Deon" w:date="2025-01-28T12:17:00Z" w16du:dateUtc="2025-01-28T18:17:00Z">
        <w:r w:rsidR="00BB4501">
          <w:rPr>
            <w:rFonts w:ascii="Times New Roman" w:hAnsi="Times New Roman" w:cs="Times New Roman"/>
            <w:sz w:val="24"/>
            <w:szCs w:val="24"/>
          </w:rPr>
          <w:t xml:space="preserve"> will be</w:t>
        </w:r>
      </w:ins>
      <w:r w:rsidR="00BB013C" w:rsidRPr="004C0C81">
        <w:rPr>
          <w:rFonts w:ascii="Times New Roman" w:hAnsi="Times New Roman" w:cs="Times New Roman"/>
          <w:sz w:val="24"/>
          <w:szCs w:val="24"/>
        </w:rPr>
        <w:t xml:space="preserve"> </w:t>
      </w:r>
      <w:r w:rsidR="00BB013C">
        <w:rPr>
          <w:rFonts w:ascii="Times New Roman" w:hAnsi="Times New Roman" w:cs="Times New Roman"/>
          <w:sz w:val="24"/>
          <w:szCs w:val="24"/>
        </w:rPr>
        <w:t>Liu and Spelke (2017)</w:t>
      </w:r>
      <w:ins w:id="60" w:author="Benton, Deon" w:date="2025-01-29T15:16:00Z" w16du:dateUtc="2025-01-29T21:16:00Z">
        <w:r w:rsidR="00BA4BC6">
          <w:rPr>
            <w:rFonts w:ascii="Times New Roman" w:hAnsi="Times New Roman" w:cs="Times New Roman"/>
            <w:sz w:val="24"/>
            <w:szCs w:val="24"/>
          </w:rPr>
          <w:t xml:space="preserve">. </w:t>
        </w:r>
      </w:ins>
      <w:r w:rsidR="00BB013C">
        <w:rPr>
          <w:rFonts w:ascii="Times New Roman" w:hAnsi="Times New Roman" w:cs="Times New Roman"/>
          <w:sz w:val="24"/>
          <w:szCs w:val="24"/>
        </w:rPr>
        <w:t xml:space="preserve">The rationale for focusing on </w:t>
      </w:r>
      <w:del w:id="61" w:author="Benton, Deon" w:date="2025-01-28T12:20:00Z" w16du:dateUtc="2025-01-28T18:20:00Z">
        <w:r w:rsidR="00BB013C" w:rsidDel="00882B6A">
          <w:rPr>
            <w:rFonts w:ascii="Times New Roman" w:hAnsi="Times New Roman" w:cs="Times New Roman"/>
            <w:sz w:val="24"/>
            <w:szCs w:val="24"/>
          </w:rPr>
          <w:delText>these three</w:delText>
        </w:r>
      </w:del>
      <w:ins w:id="62" w:author="Benton, Deon" w:date="2025-01-28T12:20:00Z" w16du:dateUtc="2025-01-28T18:20:00Z">
        <w:r w:rsidR="00882B6A">
          <w:rPr>
            <w:rFonts w:ascii="Times New Roman" w:hAnsi="Times New Roman" w:cs="Times New Roman"/>
            <w:sz w:val="24"/>
            <w:szCs w:val="24"/>
          </w:rPr>
          <w:t>these</w:t>
        </w:r>
      </w:ins>
      <w:r w:rsidR="00BB013C">
        <w:rPr>
          <w:rFonts w:ascii="Times New Roman" w:hAnsi="Times New Roman" w:cs="Times New Roman"/>
          <w:sz w:val="24"/>
          <w:szCs w:val="24"/>
        </w:rPr>
        <w:t xml:space="preserve"> studies is</w:t>
      </w:r>
      <w:ins w:id="63" w:author="Benton, Deon" w:date="2025-01-22T13:27:00Z" w16du:dateUtc="2025-01-22T19:27:00Z">
        <w:r w:rsidR="0072555F">
          <w:rPr>
            <w:rFonts w:ascii="Times New Roman" w:hAnsi="Times New Roman" w:cs="Times New Roman"/>
            <w:sz w:val="24"/>
            <w:szCs w:val="24"/>
          </w:rPr>
          <w:t xml:space="preserve"> </w:t>
        </w:r>
      </w:ins>
      <w:ins w:id="64" w:author="Benton, Deon" w:date="2025-01-22T13:28:00Z" w16du:dateUtc="2025-01-22T19:28:00Z">
        <w:r w:rsidR="0072555F">
          <w:rPr>
            <w:rFonts w:ascii="Times New Roman" w:hAnsi="Times New Roman" w:cs="Times New Roman"/>
            <w:sz w:val="24"/>
            <w:szCs w:val="24"/>
          </w:rPr>
          <w:t>two</w:t>
        </w:r>
      </w:ins>
      <w:ins w:id="65" w:author="Benton, Deon" w:date="2025-01-22T13:27:00Z" w16du:dateUtc="2025-01-22T19:27:00Z">
        <w:r w:rsidR="0072555F">
          <w:rPr>
            <w:rFonts w:ascii="Times New Roman" w:hAnsi="Times New Roman" w:cs="Times New Roman"/>
            <w:sz w:val="24"/>
            <w:szCs w:val="24"/>
          </w:rPr>
          <w:t>fold. First,</w:t>
        </w:r>
      </w:ins>
      <w:r w:rsidR="00BB013C">
        <w:rPr>
          <w:rFonts w:ascii="Times New Roman" w:hAnsi="Times New Roman" w:cs="Times New Roman"/>
          <w:sz w:val="24"/>
          <w:szCs w:val="24"/>
        </w:rPr>
        <w:t xml:space="preserve"> </w:t>
      </w:r>
      <w:ins w:id="66" w:author="Benton, Deon" w:date="2025-01-22T13:27:00Z" w16du:dateUtc="2025-01-22T19:27:00Z">
        <w:r w:rsidR="0072555F">
          <w:rPr>
            <w:rFonts w:ascii="Times New Roman" w:hAnsi="Times New Roman" w:cs="Times New Roman"/>
            <w:sz w:val="24"/>
            <w:szCs w:val="24"/>
          </w:rPr>
          <w:t>it is possible to demonstrate</w:t>
        </w:r>
      </w:ins>
      <w:r w:rsidR="00BB013C">
        <w:rPr>
          <w:rFonts w:ascii="Times New Roman" w:hAnsi="Times New Roman" w:cs="Times New Roman"/>
          <w:sz w:val="24"/>
          <w:szCs w:val="24"/>
        </w:rPr>
        <w:t xml:space="preserve"> the explanatory breadth of the current perspective</w:t>
      </w:r>
      <w:ins w:id="67" w:author="Benton, Deon" w:date="2025-01-22T13:27:00Z" w16du:dateUtc="2025-01-22T19:27:00Z">
        <w:r w:rsidR="0072555F">
          <w:rPr>
            <w:rFonts w:ascii="Times New Roman" w:hAnsi="Times New Roman" w:cs="Times New Roman"/>
            <w:sz w:val="24"/>
            <w:szCs w:val="24"/>
          </w:rPr>
          <w:t xml:space="preserve"> by focusing on different studies. Second,</w:t>
        </w:r>
      </w:ins>
      <w:r w:rsidR="00BB013C">
        <w:rPr>
          <w:rFonts w:ascii="Times New Roman" w:hAnsi="Times New Roman" w:cs="Times New Roman"/>
          <w:sz w:val="24"/>
          <w:szCs w:val="24"/>
        </w:rPr>
        <w:t xml:space="preserve"> </w:t>
      </w:r>
      <w:ins w:id="68" w:author="Benton, Deon" w:date="2025-01-22T13:31:00Z" w16du:dateUtc="2025-01-22T19:31:00Z">
        <w:r w:rsidR="00745CF8">
          <w:rPr>
            <w:rFonts w:ascii="Times New Roman" w:hAnsi="Times New Roman" w:cs="Times New Roman"/>
            <w:sz w:val="24"/>
            <w:szCs w:val="24"/>
          </w:rPr>
          <w:t>it is important to show that stu</w:t>
        </w:r>
      </w:ins>
      <w:ins w:id="69" w:author="Benton, Deon" w:date="2025-01-22T13:32:00Z" w16du:dateUtc="2025-01-22T19:32:00Z">
        <w:r w:rsidR="00745CF8">
          <w:rPr>
            <w:rFonts w:ascii="Times New Roman" w:hAnsi="Times New Roman" w:cs="Times New Roman"/>
            <w:sz w:val="24"/>
            <w:szCs w:val="24"/>
          </w:rPr>
          <w:t>dies that focus on</w:t>
        </w:r>
      </w:ins>
      <w:ins w:id="70" w:author="Benton, Deon" w:date="2025-01-22T13:29:00Z" w16du:dateUtc="2025-01-22T19:29:00Z">
        <w:r w:rsidR="00A92CEF">
          <w:rPr>
            <w:rFonts w:ascii="Times New Roman" w:hAnsi="Times New Roman" w:cs="Times New Roman"/>
            <w:sz w:val="24"/>
            <w:szCs w:val="24"/>
          </w:rPr>
          <w:t xml:space="preserve"> meaningfully different question—for Gergely et al. (1995) the question was whether</w:t>
        </w:r>
      </w:ins>
      <w:ins w:id="71" w:author="Benton, Deon" w:date="2025-01-22T13:30:00Z" w16du:dateUtc="2025-01-22T19:30:00Z">
        <w:r w:rsidR="00A92CEF">
          <w:rPr>
            <w:rFonts w:ascii="Times New Roman" w:hAnsi="Times New Roman" w:cs="Times New Roman"/>
            <w:sz w:val="24"/>
            <w:szCs w:val="24"/>
          </w:rPr>
          <w:t xml:space="preserve"> infants can distinguish efficient and inefficient actions; for Liu an</w:t>
        </w:r>
      </w:ins>
      <w:ins w:id="72" w:author="Benton, Deon" w:date="2025-01-29T11:37:00Z" w16du:dateUtc="2025-01-29T17:37:00Z">
        <w:r w:rsidR="00D04A8E">
          <w:rPr>
            <w:rFonts w:ascii="Times New Roman" w:hAnsi="Times New Roman" w:cs="Times New Roman"/>
            <w:sz w:val="24"/>
            <w:szCs w:val="24"/>
          </w:rPr>
          <w:t xml:space="preserve">d </w:t>
        </w:r>
      </w:ins>
      <w:ins w:id="73" w:author="Benton, Deon" w:date="2025-01-29T15:16:00Z" w16du:dateUtc="2025-01-29T21:16:00Z">
        <w:r w:rsidR="00BA4BC6">
          <w:rPr>
            <w:rFonts w:ascii="Times New Roman" w:hAnsi="Times New Roman" w:cs="Times New Roman"/>
            <w:sz w:val="24"/>
            <w:szCs w:val="24"/>
          </w:rPr>
          <w:t>Spelke (2017)</w:t>
        </w:r>
      </w:ins>
      <w:ins w:id="74" w:author="Benton, Deon" w:date="2025-01-22T13:30:00Z" w16du:dateUtc="2025-01-22T19:30:00Z">
        <w:r w:rsidR="00A92CEF">
          <w:rPr>
            <w:rFonts w:ascii="Times New Roman" w:hAnsi="Times New Roman" w:cs="Times New Roman"/>
            <w:sz w:val="24"/>
            <w:szCs w:val="24"/>
          </w:rPr>
          <w:t xml:space="preserve"> the question was whether infants </w:t>
        </w:r>
      </w:ins>
      <w:ins w:id="75" w:author="Benton, Deon" w:date="2025-01-28T12:20:00Z" w16du:dateUtc="2025-01-28T18:20:00Z">
        <w:r w:rsidR="00882B6A">
          <w:rPr>
            <w:rFonts w:ascii="Times New Roman" w:hAnsi="Times New Roman" w:cs="Times New Roman"/>
            <w:sz w:val="24"/>
            <w:szCs w:val="24"/>
          </w:rPr>
          <w:t xml:space="preserve">have </w:t>
        </w:r>
        <w:r w:rsidR="00882B6A">
          <w:rPr>
            <w:rFonts w:ascii="Times New Roman" w:hAnsi="Times New Roman" w:cs="Times New Roman"/>
            <w:sz w:val="24"/>
            <w:szCs w:val="24"/>
          </w:rPr>
          <w:lastRenderedPageBreak/>
          <w:t>a continuous representation of cost</w:t>
        </w:r>
      </w:ins>
      <w:ins w:id="76" w:author="Benton, Deon" w:date="2025-01-22T13:30:00Z" w16du:dateUtc="2025-01-22T19:30:00Z">
        <w:r w:rsidR="00A92CEF">
          <w:rPr>
            <w:rFonts w:ascii="Times New Roman" w:hAnsi="Times New Roman" w:cs="Times New Roman"/>
            <w:sz w:val="24"/>
            <w:szCs w:val="24"/>
          </w:rPr>
          <w:t>—</w:t>
        </w:r>
      </w:ins>
      <w:ins w:id="77" w:author="Benton, Deon" w:date="2025-01-22T13:32:00Z" w16du:dateUtc="2025-01-22T19:32:00Z">
        <w:r w:rsidR="00745CF8">
          <w:rPr>
            <w:rFonts w:ascii="Times New Roman" w:hAnsi="Times New Roman" w:cs="Times New Roman"/>
            <w:sz w:val="24"/>
            <w:szCs w:val="24"/>
          </w:rPr>
          <w:t xml:space="preserve">can be explained by the same underlying mechanism. </w:t>
        </w:r>
        <w:r w:rsidR="00D21B0C">
          <w:rPr>
            <w:rFonts w:ascii="Times New Roman" w:hAnsi="Times New Roman" w:cs="Times New Roman"/>
            <w:sz w:val="24"/>
            <w:szCs w:val="24"/>
          </w:rPr>
          <w:t>The cru</w:t>
        </w:r>
      </w:ins>
      <w:ins w:id="78" w:author="Benton, Deon" w:date="2025-01-24T23:36:00Z" w16du:dateUtc="2025-01-25T05:36:00Z">
        <w:r w:rsidR="00873136">
          <w:rPr>
            <w:rFonts w:ascii="Times New Roman" w:hAnsi="Times New Roman" w:cs="Times New Roman"/>
            <w:sz w:val="24"/>
            <w:szCs w:val="24"/>
          </w:rPr>
          <w:t>x</w:t>
        </w:r>
      </w:ins>
      <w:ins w:id="79" w:author="Benton, Deon" w:date="2025-01-22T13:32:00Z" w16du:dateUtc="2025-01-22T19:32:00Z">
        <w:r w:rsidR="00D21B0C">
          <w:rPr>
            <w:rFonts w:ascii="Times New Roman" w:hAnsi="Times New Roman" w:cs="Times New Roman"/>
            <w:sz w:val="24"/>
            <w:szCs w:val="24"/>
          </w:rPr>
          <w:t xml:space="preserve"> of my argument will be that </w:t>
        </w:r>
      </w:ins>
      <w:r w:rsidR="004C0C81" w:rsidRPr="004C0C81">
        <w:rPr>
          <w:rFonts w:ascii="Times New Roman" w:hAnsi="Times New Roman" w:cs="Times New Roman"/>
          <w:sz w:val="24"/>
          <w:szCs w:val="24"/>
        </w:rPr>
        <w:t>infants' performance</w:t>
      </w:r>
      <w:r w:rsidR="00C02F12">
        <w:rPr>
          <w:rFonts w:ascii="Times New Roman" w:hAnsi="Times New Roman" w:cs="Times New Roman"/>
          <w:sz w:val="24"/>
          <w:szCs w:val="24"/>
        </w:rPr>
        <w:t xml:space="preserve"> in</w:t>
      </w:r>
      <w:r w:rsidR="00011883">
        <w:rPr>
          <w:rFonts w:ascii="Times New Roman" w:hAnsi="Times New Roman" w:cs="Times New Roman"/>
          <w:sz w:val="24"/>
          <w:szCs w:val="24"/>
        </w:rPr>
        <w:t xml:space="preserve"> these studies (and perhaps in action understanding literature broadly)</w:t>
      </w:r>
      <w:r w:rsidR="00C02F12">
        <w:rPr>
          <w:rFonts w:ascii="Times New Roman" w:hAnsi="Times New Roman" w:cs="Times New Roman"/>
          <w:sz w:val="24"/>
          <w:szCs w:val="24"/>
        </w:rPr>
        <w:t xml:space="preserve"> </w:t>
      </w:r>
      <w:r w:rsidR="004C0C81" w:rsidRPr="004C0C81">
        <w:rPr>
          <w:rFonts w:ascii="Times New Roman" w:hAnsi="Times New Roman" w:cs="Times New Roman"/>
          <w:sz w:val="24"/>
          <w:szCs w:val="24"/>
        </w:rPr>
        <w:t>i</w:t>
      </w:r>
      <w:r w:rsidR="004E68A3">
        <w:rPr>
          <w:rFonts w:ascii="Times New Roman" w:hAnsi="Times New Roman" w:cs="Times New Roman"/>
          <w:sz w:val="24"/>
          <w:szCs w:val="24"/>
        </w:rPr>
        <w:t xml:space="preserve">s better explained by </w:t>
      </w:r>
      <w:r w:rsidR="004C0C81" w:rsidRPr="004C0C81">
        <w:rPr>
          <w:rFonts w:ascii="Times New Roman" w:hAnsi="Times New Roman" w:cs="Times New Roman"/>
          <w:sz w:val="24"/>
          <w:szCs w:val="24"/>
        </w:rPr>
        <w:t>two interrelated factors.</w:t>
      </w:r>
      <w:r w:rsidR="00C02F12">
        <w:rPr>
          <w:rFonts w:ascii="Times New Roman" w:hAnsi="Times New Roman" w:cs="Times New Roman"/>
          <w:sz w:val="24"/>
          <w:szCs w:val="24"/>
        </w:rPr>
        <w:t xml:space="preserve"> </w:t>
      </w:r>
      <w:r w:rsidRPr="00E85228">
        <w:rPr>
          <w:rFonts w:ascii="Times New Roman" w:hAnsi="Times New Roman" w:cs="Times New Roman"/>
          <w:sz w:val="24"/>
          <w:szCs w:val="24"/>
        </w:rPr>
        <w:t xml:space="preserve">First, infants likely enter these experiments with greater experience of straight motion trajectories than curved ones. </w:t>
      </w:r>
      <w:ins w:id="80" w:author="Benton, Deon" w:date="2025-01-22T13:33:00Z" w16du:dateUtc="2025-01-22T19:33:00Z">
        <w:r w:rsidR="00D21B0C">
          <w:rPr>
            <w:rFonts w:ascii="Times New Roman" w:hAnsi="Times New Roman" w:cs="Times New Roman"/>
            <w:sz w:val="24"/>
            <w:szCs w:val="24"/>
          </w:rPr>
          <w:t>A corollary of this is that</w:t>
        </w:r>
      </w:ins>
      <w:r w:rsidRPr="00E85228">
        <w:rPr>
          <w:rFonts w:ascii="Times New Roman" w:hAnsi="Times New Roman" w:cs="Times New Roman"/>
          <w:sz w:val="24"/>
          <w:szCs w:val="24"/>
        </w:rPr>
        <w:t xml:space="preserve"> straight paths in an experimental setting</w:t>
      </w:r>
      <w:ins w:id="81" w:author="Benton, Deon" w:date="2025-01-22T13:33:00Z" w16du:dateUtc="2025-01-22T19:33:00Z">
        <w:r w:rsidR="0069313D">
          <w:rPr>
            <w:rFonts w:ascii="Times New Roman" w:hAnsi="Times New Roman" w:cs="Times New Roman"/>
            <w:sz w:val="24"/>
            <w:szCs w:val="24"/>
          </w:rPr>
          <w:t xml:space="preserve"> should</w:t>
        </w:r>
      </w:ins>
      <w:r w:rsidRPr="00E85228">
        <w:rPr>
          <w:rFonts w:ascii="Times New Roman" w:hAnsi="Times New Roman" w:cs="Times New Roman"/>
          <w:sz w:val="24"/>
          <w:szCs w:val="24"/>
        </w:rPr>
        <w:t xml:space="preserve"> evoke less looking time than less familiar curved paths. </w:t>
      </w:r>
    </w:p>
    <w:p w14:paraId="7B8A39A4" w14:textId="7B2B7358" w:rsidR="00E85228" w:rsidRDefault="00E85228" w:rsidP="004C0C81">
      <w:pPr>
        <w:rPr>
          <w:rFonts w:ascii="Times New Roman" w:hAnsi="Times New Roman" w:cs="Times New Roman"/>
          <w:sz w:val="24"/>
          <w:szCs w:val="24"/>
        </w:rPr>
      </w:pPr>
      <w:r w:rsidRPr="00E85228">
        <w:rPr>
          <w:rFonts w:ascii="Times New Roman" w:hAnsi="Times New Roman" w:cs="Times New Roman"/>
          <w:sz w:val="24"/>
          <w:szCs w:val="24"/>
        </w:rPr>
        <w:t>However, this alone cannot explain why infants’ responses to efficient versus inefficient actions</w:t>
      </w:r>
      <w:ins w:id="82" w:author="Benton, Deon" w:date="2025-01-22T13:33:00Z" w16du:dateUtc="2025-01-22T19:33:00Z">
        <w:r w:rsidR="0069313D">
          <w:rPr>
            <w:rFonts w:ascii="Times New Roman" w:hAnsi="Times New Roman" w:cs="Times New Roman"/>
            <w:sz w:val="24"/>
            <w:szCs w:val="24"/>
          </w:rPr>
          <w:t xml:space="preserve"> seem to</w:t>
        </w:r>
      </w:ins>
      <w:r w:rsidRPr="00E85228">
        <w:rPr>
          <w:rFonts w:ascii="Times New Roman" w:hAnsi="Times New Roman" w:cs="Times New Roman"/>
          <w:sz w:val="24"/>
          <w:szCs w:val="24"/>
        </w:rPr>
        <w:t xml:space="preserve"> depend on the nature of their habituation experience. Specifically, infants respond differently when jumping or reaching actions occur over a barrier versus when the barrier </w:t>
      </w:r>
      <w:ins w:id="83" w:author="Benton, Deon" w:date="2025-01-22T13:34:00Z" w16du:dateUtc="2025-01-22T19:34:00Z">
        <w:r w:rsidR="0069313D">
          <w:rPr>
            <w:rFonts w:ascii="Times New Roman" w:hAnsi="Times New Roman" w:cs="Times New Roman"/>
            <w:sz w:val="24"/>
            <w:szCs w:val="24"/>
          </w:rPr>
          <w:t>is absent or off to the side</w:t>
        </w:r>
      </w:ins>
      <w:r w:rsidRPr="00E85228">
        <w:rPr>
          <w:rFonts w:ascii="Times New Roman" w:hAnsi="Times New Roman" w:cs="Times New Roman"/>
          <w:sz w:val="24"/>
          <w:szCs w:val="24"/>
        </w:rPr>
        <w:t xml:space="preserve">. Thus, I suggest a second factor: infants’ </w:t>
      </w:r>
      <w:r w:rsidR="00B70316">
        <w:rPr>
          <w:rFonts w:ascii="Times New Roman" w:hAnsi="Times New Roman" w:cs="Times New Roman"/>
          <w:sz w:val="24"/>
          <w:szCs w:val="24"/>
        </w:rPr>
        <w:t xml:space="preserve">online </w:t>
      </w:r>
      <w:r w:rsidRPr="00E85228">
        <w:rPr>
          <w:rFonts w:ascii="Times New Roman" w:hAnsi="Times New Roman" w:cs="Times New Roman"/>
          <w:sz w:val="24"/>
          <w:szCs w:val="24"/>
        </w:rPr>
        <w:t>behavior</w:t>
      </w:r>
      <w:r w:rsidR="00B70316">
        <w:rPr>
          <w:rFonts w:ascii="Times New Roman" w:hAnsi="Times New Roman" w:cs="Times New Roman"/>
          <w:sz w:val="24"/>
          <w:szCs w:val="24"/>
        </w:rPr>
        <w:t xml:space="preserve"> during action-understanding experiments</w:t>
      </w:r>
      <w:r w:rsidRPr="00E85228">
        <w:rPr>
          <w:rFonts w:ascii="Times New Roman" w:hAnsi="Times New Roman" w:cs="Times New Roman"/>
          <w:sz w:val="24"/>
          <w:szCs w:val="24"/>
        </w:rPr>
        <w:t xml:space="preserve"> </w:t>
      </w:r>
      <w:r w:rsidR="00EA2299">
        <w:rPr>
          <w:rFonts w:ascii="Times New Roman" w:hAnsi="Times New Roman" w:cs="Times New Roman"/>
          <w:sz w:val="24"/>
          <w:szCs w:val="24"/>
        </w:rPr>
        <w:t>reflects</w:t>
      </w:r>
      <w:r w:rsidR="00B70316">
        <w:rPr>
          <w:rFonts w:ascii="Times New Roman" w:hAnsi="Times New Roman" w:cs="Times New Roman"/>
          <w:sz w:val="24"/>
          <w:szCs w:val="24"/>
        </w:rPr>
        <w:t xml:space="preserve"> the operation of an associative learning mechanism</w:t>
      </w:r>
      <w:r w:rsidRPr="00E85228">
        <w:rPr>
          <w:rFonts w:ascii="Times New Roman" w:hAnsi="Times New Roman" w:cs="Times New Roman"/>
          <w:sz w:val="24"/>
          <w:szCs w:val="24"/>
        </w:rPr>
        <w:t xml:space="preserve">, whereby motion trajectories become </w:t>
      </w:r>
      <w:ins w:id="84" w:author="Benton, Deon" w:date="2025-01-22T13:35:00Z" w16du:dateUtc="2025-01-22T19:35:00Z">
        <w:r w:rsidR="001A3E75">
          <w:rPr>
            <w:rFonts w:ascii="Times New Roman" w:hAnsi="Times New Roman" w:cs="Times New Roman"/>
            <w:sz w:val="24"/>
            <w:szCs w:val="24"/>
          </w:rPr>
          <w:t>“</w:t>
        </w:r>
      </w:ins>
      <w:r w:rsidRPr="00E85228">
        <w:rPr>
          <w:rFonts w:ascii="Times New Roman" w:hAnsi="Times New Roman" w:cs="Times New Roman"/>
          <w:sz w:val="24"/>
          <w:szCs w:val="24"/>
        </w:rPr>
        <w:t>linked</w:t>
      </w:r>
      <w:ins w:id="85" w:author="Benton, Deon" w:date="2025-01-22T13:35:00Z" w16du:dateUtc="2025-01-22T19:35:00Z">
        <w:r w:rsidR="001A3E75">
          <w:rPr>
            <w:rFonts w:ascii="Times New Roman" w:hAnsi="Times New Roman" w:cs="Times New Roman"/>
            <w:sz w:val="24"/>
            <w:szCs w:val="24"/>
          </w:rPr>
          <w:t>”</w:t>
        </w:r>
      </w:ins>
      <w:r w:rsidRPr="00E85228">
        <w:rPr>
          <w:rFonts w:ascii="Times New Roman" w:hAnsi="Times New Roman" w:cs="Times New Roman"/>
          <w:sz w:val="24"/>
          <w:szCs w:val="24"/>
        </w:rPr>
        <w:t xml:space="preserve"> with barriers through repeated pairings.</w:t>
      </w:r>
      <w:ins w:id="86" w:author="Benton, Deon" w:date="2025-01-22T13:35:00Z" w16du:dateUtc="2025-01-22T19:35:00Z">
        <w:r w:rsidR="001A3E75">
          <w:rPr>
            <w:rFonts w:ascii="Times New Roman" w:hAnsi="Times New Roman" w:cs="Times New Roman"/>
            <w:sz w:val="24"/>
            <w:szCs w:val="24"/>
          </w:rPr>
          <w:t xml:space="preserve"> This linking may be particularly strong</w:t>
        </w:r>
      </w:ins>
      <w:r w:rsidRPr="00E85228">
        <w:rPr>
          <w:rFonts w:ascii="Times New Roman" w:hAnsi="Times New Roman" w:cs="Times New Roman"/>
          <w:sz w:val="24"/>
          <w:szCs w:val="24"/>
        </w:rPr>
        <w:t xml:space="preserve"> when the trajectory occurs over rather than beside the barrier.</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 I will </w:t>
      </w:r>
      <w:r>
        <w:rPr>
          <w:rFonts w:ascii="Times New Roman" w:hAnsi="Times New Roman" w:cs="Times New Roman"/>
          <w:sz w:val="24"/>
          <w:szCs w:val="24"/>
        </w:rPr>
        <w:t>argue</w:t>
      </w:r>
      <w:r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that</w:t>
      </w:r>
      <w:r>
        <w:rPr>
          <w:rFonts w:ascii="Times New Roman" w:hAnsi="Times New Roman" w:cs="Times New Roman"/>
          <w:sz w:val="24"/>
          <w:szCs w:val="24"/>
        </w:rPr>
        <w:t xml:space="preserve"> w</w:t>
      </w:r>
      <w:r w:rsidRPr="00E85228">
        <w:rPr>
          <w:rFonts w:ascii="Times New Roman" w:hAnsi="Times New Roman" w:cs="Times New Roman"/>
          <w:sz w:val="24"/>
          <w:szCs w:val="24"/>
        </w:rPr>
        <w:t xml:space="preserve">hen the jumping action occurs </w:t>
      </w:r>
      <w:r w:rsidRPr="006D48F4">
        <w:rPr>
          <w:rFonts w:ascii="Times New Roman" w:hAnsi="Times New Roman" w:cs="Times New Roman"/>
          <w:i/>
          <w:iCs/>
          <w:sz w:val="24"/>
          <w:szCs w:val="24"/>
        </w:rPr>
        <w:t>over</w:t>
      </w:r>
      <w:r w:rsidRPr="00E85228">
        <w:rPr>
          <w:rFonts w:ascii="Times New Roman" w:hAnsi="Times New Roman" w:cs="Times New Roman"/>
          <w:sz w:val="24"/>
          <w:szCs w:val="24"/>
        </w:rPr>
        <w:t xml:space="preserve"> the barrier, the apex of the curved motion and the barrier occupy the same region of the screen</w:t>
      </w:r>
      <w:ins w:id="87" w:author="Benton, Deon" w:date="2025-01-22T13:36:00Z" w16du:dateUtc="2025-01-22T19:36:00Z">
        <w:r w:rsidR="001A3E75">
          <w:rPr>
            <w:rFonts w:ascii="Times New Roman" w:hAnsi="Times New Roman" w:cs="Times New Roman"/>
            <w:sz w:val="24"/>
            <w:szCs w:val="24"/>
          </w:rPr>
          <w:t xml:space="preserve">. This may have two consequences. First, </w:t>
        </w:r>
      </w:ins>
      <w:ins w:id="88" w:author="Benton, Deon" w:date="2025-01-22T13:37:00Z" w16du:dateUtc="2025-01-22T19:37:00Z">
        <w:r w:rsidR="001A3E75">
          <w:rPr>
            <w:rFonts w:ascii="Times New Roman" w:hAnsi="Times New Roman" w:cs="Times New Roman"/>
            <w:sz w:val="24"/>
            <w:szCs w:val="24"/>
          </w:rPr>
          <w:t>it makes the</w:t>
        </w:r>
        <w:r w:rsidR="001A3E75" w:rsidRPr="00E85228">
          <w:rPr>
            <w:rFonts w:ascii="Times New Roman" w:hAnsi="Times New Roman" w:cs="Times New Roman"/>
            <w:sz w:val="24"/>
            <w:szCs w:val="24"/>
          </w:rPr>
          <w:t xml:space="preserve"> </w:t>
        </w:r>
      </w:ins>
      <w:r w:rsidRPr="00E85228">
        <w:rPr>
          <w:rFonts w:ascii="Times New Roman" w:hAnsi="Times New Roman" w:cs="Times New Roman"/>
          <w:sz w:val="24"/>
          <w:szCs w:val="24"/>
        </w:rPr>
        <w:t xml:space="preserve">barrier </w:t>
      </w:r>
      <w:ins w:id="89" w:author="Benton, Deon" w:date="2025-01-22T13:37:00Z" w16du:dateUtc="2025-01-22T19:37:00Z">
        <w:r w:rsidR="009A76BA">
          <w:rPr>
            <w:rFonts w:ascii="Times New Roman" w:hAnsi="Times New Roman" w:cs="Times New Roman"/>
            <w:sz w:val="24"/>
            <w:szCs w:val="24"/>
          </w:rPr>
          <w:t xml:space="preserve">visually </w:t>
        </w:r>
      </w:ins>
      <w:r w:rsidRPr="00E85228">
        <w:rPr>
          <w:rFonts w:ascii="Times New Roman" w:hAnsi="Times New Roman" w:cs="Times New Roman"/>
          <w:sz w:val="24"/>
          <w:szCs w:val="24"/>
        </w:rPr>
        <w:t>more salient</w:t>
      </w:r>
      <w:r>
        <w:rPr>
          <w:rFonts w:ascii="Times New Roman" w:hAnsi="Times New Roman" w:cs="Times New Roman"/>
          <w:sz w:val="24"/>
          <w:szCs w:val="24"/>
        </w:rPr>
        <w:t>.</w:t>
      </w:r>
      <w:ins w:id="90" w:author="Benton, Deon" w:date="2025-01-22T13:37:00Z" w16du:dateUtc="2025-01-22T19:37:00Z">
        <w:r w:rsidR="001A3E75">
          <w:rPr>
            <w:rFonts w:ascii="Times New Roman" w:hAnsi="Times New Roman" w:cs="Times New Roman"/>
            <w:sz w:val="24"/>
            <w:szCs w:val="24"/>
          </w:rPr>
          <w:t xml:space="preserve"> Second, </w:t>
        </w:r>
        <w:r w:rsidR="009A76BA">
          <w:rPr>
            <w:rFonts w:ascii="Times New Roman" w:hAnsi="Times New Roman" w:cs="Times New Roman"/>
            <w:sz w:val="24"/>
            <w:szCs w:val="24"/>
          </w:rPr>
          <w:t xml:space="preserve">this </w:t>
        </w:r>
      </w:ins>
      <w:r w:rsidRPr="00E85228">
        <w:rPr>
          <w:rFonts w:ascii="Times New Roman" w:hAnsi="Times New Roman" w:cs="Times New Roman"/>
          <w:sz w:val="24"/>
          <w:szCs w:val="24"/>
        </w:rPr>
        <w:t xml:space="preserve">increased salience may enhance the likelihood that infants establish an associative link between the curved motion trajectory and the barrier. In contrast, when the jumping action occurs </w:t>
      </w:r>
      <w:r w:rsidRPr="006D48F4">
        <w:rPr>
          <w:rFonts w:ascii="Times New Roman" w:hAnsi="Times New Roman" w:cs="Times New Roman"/>
          <w:i/>
          <w:iCs/>
          <w:sz w:val="24"/>
          <w:szCs w:val="24"/>
        </w:rPr>
        <w:t>beside</w:t>
      </w:r>
      <w:r w:rsidRPr="00E85228">
        <w:rPr>
          <w:rFonts w:ascii="Times New Roman" w:hAnsi="Times New Roman" w:cs="Times New Roman"/>
          <w:sz w:val="24"/>
          <w:szCs w:val="24"/>
        </w:rPr>
        <w:t xml:space="preserve"> the barrier, more effort is required to form this link.</w:t>
      </w:r>
      <w:ins w:id="91" w:author="Benton, Deon" w:date="2025-01-22T13:38:00Z" w16du:dateUtc="2025-01-22T19:38:00Z">
        <w:r w:rsidR="009A76BA">
          <w:rPr>
            <w:rFonts w:ascii="Times New Roman" w:hAnsi="Times New Roman" w:cs="Times New Roman"/>
            <w:sz w:val="24"/>
            <w:szCs w:val="24"/>
          </w:rPr>
          <w:t xml:space="preserve"> This is because</w:t>
        </w:r>
      </w:ins>
      <w:r w:rsidRPr="00E85228">
        <w:rPr>
          <w:rFonts w:ascii="Times New Roman" w:hAnsi="Times New Roman" w:cs="Times New Roman"/>
          <w:sz w:val="24"/>
          <w:szCs w:val="24"/>
        </w:rPr>
        <w:t xml:space="preserve"> </w:t>
      </w:r>
      <w:ins w:id="92" w:author="Benton, Deon" w:date="2025-01-22T13:38:00Z" w16du:dateUtc="2025-01-22T19:38:00Z">
        <w:r w:rsidR="009A76BA">
          <w:rPr>
            <w:rFonts w:ascii="Times New Roman" w:hAnsi="Times New Roman" w:cs="Times New Roman"/>
            <w:sz w:val="24"/>
            <w:szCs w:val="24"/>
          </w:rPr>
          <w:t>i</w:t>
        </w:r>
      </w:ins>
      <w:r w:rsidRPr="00E85228">
        <w:rPr>
          <w:rFonts w:ascii="Times New Roman" w:hAnsi="Times New Roman" w:cs="Times New Roman"/>
          <w:sz w:val="24"/>
          <w:szCs w:val="24"/>
        </w:rPr>
        <w:t xml:space="preserve">nfants must first fixate on the region depicting the jumping action and then physically shift their gaze to the barrier, which lies to the side rather than directly beneath the action. As a result, the barrier becomes less salient in this arrangement, </w:t>
      </w:r>
      <w:r>
        <w:rPr>
          <w:rFonts w:ascii="Times New Roman" w:hAnsi="Times New Roman" w:cs="Times New Roman"/>
          <w:sz w:val="24"/>
          <w:szCs w:val="24"/>
        </w:rPr>
        <w:t xml:space="preserve">which may decrease the likelihood that infants link the barrier with the curved trajectory.  </w:t>
      </w:r>
    </w:p>
    <w:p w14:paraId="2308FD41" w14:textId="51E3CBF3" w:rsidR="00766F20" w:rsidRDefault="00E85228" w:rsidP="00766F20">
      <w:pPr>
        <w:rPr>
          <w:rFonts w:ascii="Times New Roman" w:hAnsi="Times New Roman" w:cs="Times New Roman"/>
          <w:sz w:val="24"/>
          <w:szCs w:val="24"/>
        </w:rPr>
      </w:pPr>
      <w:r>
        <w:rPr>
          <w:rFonts w:ascii="Times New Roman" w:hAnsi="Times New Roman" w:cs="Times New Roman"/>
          <w:sz w:val="24"/>
          <w:szCs w:val="24"/>
        </w:rPr>
        <w:t>A consequence of such a</w:t>
      </w:r>
      <w:r w:rsidRPr="00E85228">
        <w:rPr>
          <w:rFonts w:ascii="Times New Roman" w:hAnsi="Times New Roman" w:cs="Times New Roman"/>
          <w:sz w:val="24"/>
          <w:szCs w:val="24"/>
        </w:rPr>
        <w:t xml:space="preserve"> learning process is that, at test, infants in the experimental condition—who</w:t>
      </w:r>
      <w:r>
        <w:rPr>
          <w:rFonts w:ascii="Times New Roman" w:hAnsi="Times New Roman" w:cs="Times New Roman"/>
          <w:sz w:val="24"/>
          <w:szCs w:val="24"/>
        </w:rPr>
        <w:t xml:space="preserve"> presumably</w:t>
      </w:r>
      <w:r w:rsidRPr="00E85228">
        <w:rPr>
          <w:rFonts w:ascii="Times New Roman" w:hAnsi="Times New Roman" w:cs="Times New Roman"/>
          <w:sz w:val="24"/>
          <w:szCs w:val="24"/>
        </w:rPr>
        <w:t xml:space="preserve"> formed a robust association between the curved motion and the barrier due to </w:t>
      </w:r>
      <w:del w:id="93" w:author="Benton, Deon" w:date="2025-01-22T13:39:00Z" w16du:dateUtc="2025-01-22T19:39:00Z">
        <w:r w:rsidRPr="00E85228" w:rsidDel="00EB11F9">
          <w:rPr>
            <w:rFonts w:ascii="Times New Roman" w:hAnsi="Times New Roman" w:cs="Times New Roman"/>
            <w:sz w:val="24"/>
            <w:szCs w:val="24"/>
          </w:rPr>
          <w:delText>the spotlight effect</w:delText>
        </w:r>
      </w:del>
      <w:ins w:id="94" w:author="Benton, Deon" w:date="2025-01-22T13:39:00Z" w16du:dateUtc="2025-01-22T19:39:00Z">
        <w:r w:rsidR="00EB11F9">
          <w:rPr>
            <w:rFonts w:ascii="Times New Roman" w:hAnsi="Times New Roman" w:cs="Times New Roman"/>
            <w:sz w:val="24"/>
            <w:szCs w:val="24"/>
          </w:rPr>
          <w:t>its heightened salience</w:t>
        </w:r>
      </w:ins>
      <w:r w:rsidRPr="00E85228">
        <w:rPr>
          <w:rFonts w:ascii="Times New Roman" w:hAnsi="Times New Roman" w:cs="Times New Roman"/>
          <w:sz w:val="24"/>
          <w:szCs w:val="24"/>
        </w:rPr>
        <w:t>—respond differently to the test events</w:t>
      </w:r>
      <w:r>
        <w:rPr>
          <w:rFonts w:ascii="Times New Roman" w:hAnsi="Times New Roman" w:cs="Times New Roman"/>
          <w:sz w:val="24"/>
          <w:szCs w:val="24"/>
        </w:rPr>
        <w:t xml:space="preserve"> than infants in a control condition (in which the barrier is </w:t>
      </w:r>
      <w:r w:rsidRPr="006D48F4">
        <w:rPr>
          <w:rFonts w:ascii="Times New Roman" w:hAnsi="Times New Roman" w:cs="Times New Roman"/>
          <w:i/>
          <w:iCs/>
          <w:sz w:val="24"/>
          <w:szCs w:val="24"/>
        </w:rPr>
        <w:t>beside</w:t>
      </w:r>
      <w:r>
        <w:rPr>
          <w:rFonts w:ascii="Times New Roman" w:hAnsi="Times New Roman" w:cs="Times New Roman"/>
          <w:sz w:val="24"/>
          <w:szCs w:val="24"/>
        </w:rPr>
        <w:t xml:space="preserve"> rather than </w:t>
      </w:r>
      <w:r w:rsidRPr="006D48F4">
        <w:rPr>
          <w:rFonts w:ascii="Times New Roman" w:hAnsi="Times New Roman" w:cs="Times New Roman"/>
          <w:i/>
          <w:iCs/>
          <w:sz w:val="24"/>
          <w:szCs w:val="24"/>
        </w:rPr>
        <w:t>under</w:t>
      </w:r>
      <w:r>
        <w:rPr>
          <w:rFonts w:ascii="Times New Roman" w:hAnsi="Times New Roman" w:cs="Times New Roman"/>
          <w:sz w:val="24"/>
          <w:szCs w:val="24"/>
        </w:rPr>
        <w:t xml:space="preserve"> the curved motion)</w:t>
      </w:r>
      <w:r w:rsidRPr="00E85228">
        <w:rPr>
          <w:rFonts w:ascii="Times New Roman" w:hAnsi="Times New Roman" w:cs="Times New Roman"/>
          <w:sz w:val="24"/>
          <w:szCs w:val="24"/>
        </w:rPr>
        <w:t xml:space="preserve">. When shown the barrier-less curved motion path (the so-called "inefficient" action) and the straight motion path (the so-called "efficient" action), only </w:t>
      </w:r>
      <w:r>
        <w:rPr>
          <w:rFonts w:ascii="Times New Roman" w:hAnsi="Times New Roman" w:cs="Times New Roman"/>
          <w:sz w:val="24"/>
          <w:szCs w:val="24"/>
        </w:rPr>
        <w:t>the infants in the experimental condition should</w:t>
      </w:r>
      <w:r w:rsidRPr="00E85228">
        <w:rPr>
          <w:rFonts w:ascii="Times New Roman" w:hAnsi="Times New Roman" w:cs="Times New Roman"/>
          <w:sz w:val="24"/>
          <w:szCs w:val="24"/>
        </w:rPr>
        <w:t xml:space="preserve"> look longer at the curved motion path. This occurs because the curved motion triggers an expectation for a barrier</w:t>
      </w:r>
      <w:r w:rsidR="00766F20">
        <w:rPr>
          <w:rFonts w:ascii="Times New Roman" w:hAnsi="Times New Roman" w:cs="Times New Roman"/>
          <w:sz w:val="24"/>
          <w:szCs w:val="24"/>
        </w:rPr>
        <w:t xml:space="preserve"> </w:t>
      </w:r>
      <w:r w:rsidRPr="00E85228">
        <w:rPr>
          <w:rFonts w:ascii="Times New Roman" w:hAnsi="Times New Roman" w:cs="Times New Roman"/>
          <w:sz w:val="24"/>
          <w:szCs w:val="24"/>
        </w:rPr>
        <w:t xml:space="preserve">that never appears in either test event, </w:t>
      </w:r>
      <w:r w:rsidR="00766F20">
        <w:rPr>
          <w:rFonts w:ascii="Times New Roman" w:hAnsi="Times New Roman" w:cs="Times New Roman"/>
          <w:sz w:val="24"/>
          <w:szCs w:val="24"/>
        </w:rPr>
        <w:t xml:space="preserve">thereby </w:t>
      </w:r>
      <w:r w:rsidRPr="00E85228">
        <w:rPr>
          <w:rFonts w:ascii="Times New Roman" w:hAnsi="Times New Roman" w:cs="Times New Roman"/>
          <w:sz w:val="24"/>
          <w:szCs w:val="24"/>
        </w:rPr>
        <w:t xml:space="preserve">violating </w:t>
      </w:r>
      <w:r w:rsidR="00766F20">
        <w:rPr>
          <w:rFonts w:ascii="Times New Roman" w:hAnsi="Times New Roman" w:cs="Times New Roman"/>
          <w:sz w:val="24"/>
          <w:szCs w:val="24"/>
        </w:rPr>
        <w:t>an infant’s</w:t>
      </w:r>
      <w:r w:rsidRPr="00E85228">
        <w:rPr>
          <w:rFonts w:ascii="Times New Roman" w:hAnsi="Times New Roman" w:cs="Times New Roman"/>
          <w:sz w:val="24"/>
          <w:szCs w:val="24"/>
        </w:rPr>
        <w:t xml:space="preserve"> learned association and eliciting their prolonged attention.</w:t>
      </w:r>
      <w:r w:rsidR="00766F20">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 </w:t>
      </w:r>
    </w:p>
    <w:p w14:paraId="65580B6D" w14:textId="258415D4" w:rsidR="006F5C3D" w:rsidRPr="000F4CCD" w:rsidRDefault="00766F20" w:rsidP="00766F20">
      <w:pPr>
        <w:rPr>
          <w:rFonts w:ascii="Times New Roman" w:hAnsi="Times New Roman" w:cs="Times New Roman"/>
          <w:b/>
          <w:bCs/>
          <w:sz w:val="24"/>
          <w:szCs w:val="24"/>
        </w:rPr>
      </w:pPr>
      <w:del w:id="95" w:author="Benton, Deon" w:date="2025-01-29T15:17:00Z" w16du:dateUtc="2025-01-29T21:17:00Z">
        <w:r w:rsidRPr="00766F20" w:rsidDel="00BA4BC6">
          <w:rPr>
            <w:rFonts w:ascii="Times New Roman" w:hAnsi="Times New Roman" w:cs="Times New Roman"/>
            <w:sz w:val="24"/>
            <w:szCs w:val="24"/>
          </w:rPr>
          <w:delText xml:space="preserve">I will further argue that this why 3-month-old infants in Liu et al. (2019) only differentiated between efficient and inefficient actions when those actions were causal. Specifically, the repeated state change of the ball by the hand </w:delText>
        </w:r>
        <w:r w:rsidDel="00BA4BC6">
          <w:rPr>
            <w:rFonts w:ascii="Times New Roman" w:hAnsi="Times New Roman" w:cs="Times New Roman"/>
            <w:sz w:val="24"/>
            <w:szCs w:val="24"/>
          </w:rPr>
          <w:delText xml:space="preserve">may have </w:delText>
        </w:r>
        <w:r w:rsidRPr="00766F20" w:rsidDel="00BA4BC6">
          <w:rPr>
            <w:rFonts w:ascii="Times New Roman" w:hAnsi="Times New Roman" w:cs="Times New Roman"/>
            <w:sz w:val="24"/>
            <w:szCs w:val="24"/>
          </w:rPr>
          <w:delText>highlighted</w:delText>
        </w:r>
        <w:r w:rsidDel="00BA4BC6">
          <w:rPr>
            <w:rFonts w:ascii="Times New Roman" w:hAnsi="Times New Roman" w:cs="Times New Roman"/>
            <w:sz w:val="24"/>
            <w:szCs w:val="24"/>
          </w:rPr>
          <w:delText xml:space="preserve"> or made salient</w:delText>
        </w:r>
        <w:r w:rsidRPr="00766F20" w:rsidDel="00BA4BC6">
          <w:rPr>
            <w:rFonts w:ascii="Times New Roman" w:hAnsi="Times New Roman" w:cs="Times New Roman"/>
            <w:sz w:val="24"/>
            <w:szCs w:val="24"/>
          </w:rPr>
          <w:delText xml:space="preserve"> the link between the curvilinear motion trajectory of the reach and the barrier</w:delText>
        </w:r>
        <w:r w:rsidDel="00BA4BC6">
          <w:rPr>
            <w:rFonts w:ascii="Times New Roman" w:hAnsi="Times New Roman" w:cs="Times New Roman"/>
            <w:sz w:val="24"/>
            <w:szCs w:val="24"/>
          </w:rPr>
          <w:delText>. This increase in salience, in turn, may have increased the likelihood that infants formed an association between the curved trajectory and the barrier in the causal condition than in the noncausal condition</w:delText>
        </w:r>
        <w:r w:rsidRPr="00766F20" w:rsidDel="00BA4BC6">
          <w:rPr>
            <w:rFonts w:ascii="Times New Roman" w:hAnsi="Times New Roman" w:cs="Times New Roman"/>
            <w:sz w:val="24"/>
            <w:szCs w:val="24"/>
          </w:rPr>
          <w:delText xml:space="preserve">. I will suggest that Liu et al.’s findings had little to do with something inherently special about causality. </w:delText>
        </w:r>
      </w:del>
      <w:ins w:id="96" w:author="Benton, Deon" w:date="2025-01-24T16:05:00Z" w16du:dateUtc="2025-01-24T22:05:00Z">
        <w:r w:rsidR="006F5C3D">
          <w:rPr>
            <w:rFonts w:ascii="Times New Roman" w:hAnsi="Times New Roman" w:cs="Times New Roman"/>
            <w:b/>
            <w:bCs/>
            <w:sz w:val="24"/>
            <w:szCs w:val="24"/>
          </w:rPr>
          <w:t>Preliminary Simulations</w:t>
        </w:r>
      </w:ins>
    </w:p>
    <w:p w14:paraId="59DA2B88" w14:textId="77777777" w:rsidR="00634329" w:rsidRDefault="00634329" w:rsidP="00766F20">
      <w:pPr>
        <w:rPr>
          <w:ins w:id="97" w:author="Benton, Deon" w:date="2025-01-22T13:48:00Z" w16du:dateUtc="2025-01-22T19:48:00Z"/>
          <w:rFonts w:ascii="Times New Roman" w:hAnsi="Times New Roman" w:cs="Times New Roman"/>
          <w:sz w:val="24"/>
          <w:szCs w:val="24"/>
        </w:rPr>
      </w:pPr>
    </w:p>
    <w:tbl>
      <w:tblPr>
        <w:tblStyle w:val="TableGrid"/>
        <w:tblpPr w:leftFromText="180" w:rightFromText="180" w:vertAnchor="text" w:horzAnchor="page" w:tblpX="1891" w:tblpY="-7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996FE9" w14:paraId="63C9F795" w14:textId="77777777" w:rsidTr="00634329">
        <w:trPr>
          <w:trHeight w:val="3863"/>
        </w:trPr>
        <w:tc>
          <w:tcPr>
            <w:tcW w:w="8075" w:type="dxa"/>
          </w:tcPr>
          <w:p w14:paraId="31E3FA24" w14:textId="77777777" w:rsidR="00634329" w:rsidRDefault="00996FE9" w:rsidP="00634329">
            <w:pPr>
              <w:keepNext/>
            </w:pPr>
            <w:r>
              <w:rPr>
                <w:rFonts w:ascii="Times New Roman" w:eastAsia="Times New Roman" w:hAnsi="Times New Roman" w:cs="Times New Roman"/>
                <w:noProof/>
                <w:sz w:val="24"/>
                <w:szCs w:val="24"/>
              </w:rPr>
              <w:lastRenderedPageBreak/>
              <w:drawing>
                <wp:inline distT="0" distB="0" distL="0" distR="0" wp14:anchorId="562C0D75" wp14:editId="114C8496">
                  <wp:extent cx="3810000" cy="3373641"/>
                  <wp:effectExtent l="0" t="0" r="0" b="0"/>
                  <wp:docPr id="820767424" name="Picture 1" descr="A diagram of a diagram of a output 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67424" name="Picture 1" descr="A diagram of a diagram of a output lay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27214" cy="3388883"/>
                          </a:xfrm>
                          <a:prstGeom prst="rect">
                            <a:avLst/>
                          </a:prstGeom>
                        </pic:spPr>
                      </pic:pic>
                    </a:graphicData>
                  </a:graphic>
                </wp:inline>
              </w:drawing>
            </w:r>
          </w:p>
          <w:p w14:paraId="69B870BD" w14:textId="55512744" w:rsidR="00996FE9" w:rsidRPr="00634329" w:rsidRDefault="00634329" w:rsidP="00634329">
            <w:pPr>
              <w:pStyle w:val="Caption"/>
              <w:rPr>
                <w:rFonts w:ascii="Times New Roman" w:eastAsia="Times New Roman" w:hAnsi="Times New Roman" w:cs="Times New Roman"/>
                <w:i w:val="0"/>
                <w:iCs w:val="0"/>
                <w:sz w:val="20"/>
                <w:szCs w:val="20"/>
              </w:rPr>
            </w:pPr>
            <w:r w:rsidRPr="00634329">
              <w:rPr>
                <w:rFonts w:ascii="Times New Roman" w:hAnsi="Times New Roman" w:cs="Times New Roman"/>
                <w:i w:val="0"/>
                <w:iCs w:val="0"/>
                <w:color w:val="000000" w:themeColor="text1"/>
                <w:sz w:val="20"/>
                <w:szCs w:val="20"/>
              </w:rPr>
              <w:t xml:space="preserve">Figure </w:t>
            </w:r>
            <w:r w:rsidRPr="00634329">
              <w:rPr>
                <w:rFonts w:ascii="Times New Roman" w:hAnsi="Times New Roman" w:cs="Times New Roman"/>
                <w:i w:val="0"/>
                <w:iCs w:val="0"/>
                <w:color w:val="000000" w:themeColor="text1"/>
                <w:sz w:val="20"/>
                <w:szCs w:val="20"/>
              </w:rPr>
              <w:fldChar w:fldCharType="begin"/>
            </w:r>
            <w:r w:rsidRPr="00634329">
              <w:rPr>
                <w:rFonts w:ascii="Times New Roman" w:hAnsi="Times New Roman" w:cs="Times New Roman"/>
                <w:i w:val="0"/>
                <w:iCs w:val="0"/>
                <w:color w:val="000000" w:themeColor="text1"/>
                <w:sz w:val="20"/>
                <w:szCs w:val="20"/>
              </w:rPr>
              <w:instrText xml:space="preserve"> SEQ Figure \* ARABIC </w:instrText>
            </w:r>
            <w:r w:rsidRPr="00634329">
              <w:rPr>
                <w:rFonts w:ascii="Times New Roman" w:hAnsi="Times New Roman" w:cs="Times New Roman"/>
                <w:i w:val="0"/>
                <w:iCs w:val="0"/>
                <w:color w:val="000000" w:themeColor="text1"/>
                <w:sz w:val="20"/>
                <w:szCs w:val="20"/>
              </w:rPr>
              <w:fldChar w:fldCharType="separate"/>
            </w:r>
            <w:r w:rsidR="00C7690D">
              <w:rPr>
                <w:rFonts w:ascii="Times New Roman" w:hAnsi="Times New Roman" w:cs="Times New Roman"/>
                <w:i w:val="0"/>
                <w:iCs w:val="0"/>
                <w:noProof/>
                <w:color w:val="000000" w:themeColor="text1"/>
                <w:sz w:val="20"/>
                <w:szCs w:val="20"/>
              </w:rPr>
              <w:t>1</w:t>
            </w:r>
            <w:r w:rsidRPr="00634329">
              <w:rPr>
                <w:rFonts w:ascii="Times New Roman" w:hAnsi="Times New Roman" w:cs="Times New Roman"/>
                <w:i w:val="0"/>
                <w:iCs w:val="0"/>
                <w:color w:val="000000" w:themeColor="text1"/>
                <w:sz w:val="20"/>
                <w:szCs w:val="20"/>
              </w:rPr>
              <w:fldChar w:fldCharType="end"/>
            </w:r>
            <w:r w:rsidRPr="00634329">
              <w:rPr>
                <w:rFonts w:ascii="Times New Roman" w:hAnsi="Times New Roman" w:cs="Times New Roman"/>
                <w:i w:val="0"/>
                <w:iCs w:val="0"/>
                <w:color w:val="000000" w:themeColor="text1"/>
                <w:sz w:val="20"/>
                <w:szCs w:val="20"/>
              </w:rPr>
              <w:t xml:space="preserve">. </w:t>
            </w:r>
            <w:r w:rsidRPr="00634329">
              <w:rPr>
                <w:rFonts w:ascii="Times New Roman" w:eastAsia="Times New Roman" w:hAnsi="Times New Roman" w:cs="Times New Roman"/>
                <w:i w:val="0"/>
                <w:iCs w:val="0"/>
                <w:color w:val="000000" w:themeColor="text1"/>
                <w:sz w:val="20"/>
                <w:szCs w:val="20"/>
              </w:rPr>
              <w:t xml:space="preserve"> Schematic of an untrained model used. </w:t>
            </w:r>
            <w:del w:id="98" w:author="Benton, Deon" w:date="2025-01-29T15:17:00Z" w16du:dateUtc="2025-01-29T21:17:00Z">
              <w:r w:rsidRPr="00634329" w:rsidDel="00BA4BC6">
                <w:rPr>
                  <w:rFonts w:ascii="Times New Roman" w:eastAsia="Times New Roman" w:hAnsi="Times New Roman" w:cs="Times New Roman"/>
                  <w:i w:val="0"/>
                  <w:iCs w:val="0"/>
                  <w:color w:val="000000" w:themeColor="text1"/>
                  <w:sz w:val="20"/>
                  <w:szCs w:val="20"/>
                </w:rPr>
                <w:delText xml:space="preserve">The model architecture for </w:delText>
              </w:r>
              <w:r w:rsidR="00C73502" w:rsidDel="00BA4BC6">
                <w:rPr>
                  <w:rFonts w:ascii="Times New Roman" w:eastAsia="Times New Roman" w:hAnsi="Times New Roman" w:cs="Times New Roman"/>
                  <w:i w:val="0"/>
                  <w:iCs w:val="0"/>
                  <w:color w:val="000000" w:themeColor="text1"/>
                  <w:sz w:val="20"/>
                  <w:szCs w:val="20"/>
                </w:rPr>
                <w:delText>the model used in the simulations of Liu et al. (1995) was identical except that fewer hidden units were used.</w:delText>
              </w:r>
              <w:r w:rsidRPr="00634329" w:rsidDel="00BA4BC6">
                <w:rPr>
                  <w:rFonts w:ascii="Times New Roman" w:eastAsia="Times New Roman" w:hAnsi="Times New Roman" w:cs="Times New Roman"/>
                  <w:i w:val="0"/>
                  <w:iCs w:val="0"/>
                  <w:color w:val="000000" w:themeColor="text1"/>
                  <w:sz w:val="20"/>
                  <w:szCs w:val="20"/>
                </w:rPr>
                <w:delText xml:space="preserve"> </w:delText>
              </w:r>
            </w:del>
          </w:p>
        </w:tc>
      </w:tr>
    </w:tbl>
    <w:p w14:paraId="3878D658" w14:textId="77777777" w:rsidR="00996FE9" w:rsidRDefault="00996FE9" w:rsidP="00766F20">
      <w:pPr>
        <w:rPr>
          <w:rFonts w:ascii="Times New Roman" w:hAnsi="Times New Roman" w:cs="Times New Roman"/>
          <w:sz w:val="24"/>
          <w:szCs w:val="24"/>
        </w:rPr>
      </w:pPr>
    </w:p>
    <w:p w14:paraId="659C88C7" w14:textId="77777777" w:rsidR="00996FE9" w:rsidRDefault="00996FE9" w:rsidP="00766F20">
      <w:pPr>
        <w:rPr>
          <w:rFonts w:ascii="Times New Roman" w:hAnsi="Times New Roman" w:cs="Times New Roman"/>
          <w:sz w:val="24"/>
          <w:szCs w:val="24"/>
        </w:rPr>
      </w:pPr>
    </w:p>
    <w:p w14:paraId="65330D35" w14:textId="77777777" w:rsidR="00996FE9" w:rsidRDefault="00996FE9" w:rsidP="00766F20">
      <w:pPr>
        <w:rPr>
          <w:rFonts w:ascii="Times New Roman" w:hAnsi="Times New Roman" w:cs="Times New Roman"/>
          <w:sz w:val="24"/>
          <w:szCs w:val="24"/>
        </w:rPr>
      </w:pPr>
    </w:p>
    <w:p w14:paraId="55FAAE21" w14:textId="77777777" w:rsidR="00996FE9" w:rsidRDefault="00996FE9" w:rsidP="00766F20">
      <w:pPr>
        <w:rPr>
          <w:rFonts w:ascii="Times New Roman" w:hAnsi="Times New Roman" w:cs="Times New Roman"/>
          <w:sz w:val="24"/>
          <w:szCs w:val="24"/>
        </w:rPr>
      </w:pPr>
    </w:p>
    <w:p w14:paraId="7BC1FD28" w14:textId="77777777" w:rsidR="00996FE9" w:rsidRDefault="00996FE9" w:rsidP="00766F20">
      <w:pPr>
        <w:rPr>
          <w:rFonts w:ascii="Times New Roman" w:hAnsi="Times New Roman" w:cs="Times New Roman"/>
          <w:sz w:val="24"/>
          <w:szCs w:val="24"/>
        </w:rPr>
      </w:pPr>
    </w:p>
    <w:p w14:paraId="71784735" w14:textId="77777777" w:rsidR="00996FE9" w:rsidRDefault="00996FE9" w:rsidP="00766F20">
      <w:pPr>
        <w:rPr>
          <w:rFonts w:ascii="Times New Roman" w:hAnsi="Times New Roman" w:cs="Times New Roman"/>
          <w:sz w:val="24"/>
          <w:szCs w:val="24"/>
        </w:rPr>
      </w:pPr>
    </w:p>
    <w:p w14:paraId="48A062E7" w14:textId="77777777" w:rsidR="00996FE9" w:rsidRDefault="00996FE9" w:rsidP="00766F20">
      <w:pPr>
        <w:rPr>
          <w:rFonts w:ascii="Times New Roman" w:hAnsi="Times New Roman" w:cs="Times New Roman"/>
          <w:sz w:val="24"/>
          <w:szCs w:val="24"/>
        </w:rPr>
      </w:pPr>
    </w:p>
    <w:p w14:paraId="593DD686" w14:textId="77777777" w:rsidR="00996FE9" w:rsidRDefault="00996FE9" w:rsidP="00766F20">
      <w:pPr>
        <w:rPr>
          <w:rFonts w:ascii="Times New Roman" w:hAnsi="Times New Roman" w:cs="Times New Roman"/>
          <w:sz w:val="24"/>
          <w:szCs w:val="24"/>
        </w:rPr>
      </w:pPr>
    </w:p>
    <w:p w14:paraId="733BD612" w14:textId="77777777" w:rsidR="00996FE9" w:rsidRDefault="00996FE9" w:rsidP="00766F20">
      <w:pPr>
        <w:rPr>
          <w:rFonts w:ascii="Times New Roman" w:hAnsi="Times New Roman" w:cs="Times New Roman"/>
          <w:sz w:val="24"/>
          <w:szCs w:val="24"/>
        </w:rPr>
      </w:pPr>
    </w:p>
    <w:p w14:paraId="15A2B7FD" w14:textId="77777777" w:rsidR="00996FE9" w:rsidRDefault="00996FE9" w:rsidP="00766F20">
      <w:pPr>
        <w:rPr>
          <w:rFonts w:ascii="Times New Roman" w:hAnsi="Times New Roman" w:cs="Times New Roman"/>
          <w:sz w:val="24"/>
          <w:szCs w:val="24"/>
        </w:rPr>
      </w:pPr>
    </w:p>
    <w:p w14:paraId="0B2AAFF0" w14:textId="77777777" w:rsidR="00996FE9" w:rsidRDefault="00996FE9" w:rsidP="00766F20">
      <w:pPr>
        <w:rPr>
          <w:rFonts w:ascii="Times New Roman" w:hAnsi="Times New Roman" w:cs="Times New Roman"/>
          <w:sz w:val="24"/>
          <w:szCs w:val="24"/>
        </w:rPr>
      </w:pPr>
    </w:p>
    <w:p w14:paraId="564678D0" w14:textId="77777777" w:rsidR="00996FE9" w:rsidRDefault="00996FE9" w:rsidP="00766F20">
      <w:pPr>
        <w:rPr>
          <w:rFonts w:ascii="Times New Roman" w:hAnsi="Times New Roman" w:cs="Times New Roman"/>
          <w:sz w:val="24"/>
          <w:szCs w:val="24"/>
        </w:rPr>
      </w:pPr>
    </w:p>
    <w:p w14:paraId="3E6958B6" w14:textId="77777777" w:rsidR="00634329" w:rsidRDefault="00634329" w:rsidP="00766F20">
      <w:pPr>
        <w:rPr>
          <w:rFonts w:ascii="Times New Roman" w:hAnsi="Times New Roman" w:cs="Times New Roman"/>
          <w:sz w:val="24"/>
          <w:szCs w:val="24"/>
        </w:rPr>
      </w:pPr>
    </w:p>
    <w:p w14:paraId="609CADE9" w14:textId="23DA8A83" w:rsidR="00603E70" w:rsidRDefault="00603E70" w:rsidP="00603E70">
      <w:pPr>
        <w:rPr>
          <w:ins w:id="99" w:author="Benton, Deon" w:date="2025-01-29T11:38:00Z" w16du:dateUtc="2025-01-29T17:38:00Z"/>
          <w:rFonts w:ascii="Times New Roman" w:eastAsia="Times New Roman" w:hAnsi="Times New Roman" w:cs="Times New Roman"/>
          <w:sz w:val="24"/>
          <w:szCs w:val="24"/>
        </w:rPr>
      </w:pPr>
      <w:ins w:id="100" w:author="Benton, Deon" w:date="2025-01-29T11:38:00Z" w16du:dateUtc="2025-01-29T17:38:00Z">
        <w:r>
          <w:rPr>
            <w:rFonts w:ascii="Times New Roman" w:hAnsi="Times New Roman" w:cs="Times New Roman"/>
            <w:sz w:val="24"/>
            <w:szCs w:val="24"/>
          </w:rPr>
          <w:t>Figure 1 above shows the model architecture. The model was a three-layer simple-recurrent network (SRN; Elman, 1990). The model was trained using backpropagation in cross-entropy error. A sigmoid activation function was used for the output units; a RELU activation function was used for the hidden units to prevent vanishing gradients as error was backpropagated across time. The models used for the simulations of Gergely et al. (1995) and Liu and Spelke (2017) used a</w:t>
        </w:r>
        <w:r>
          <w:rPr>
            <w:rFonts w:ascii="Times New Roman" w:eastAsia="Times New Roman" w:hAnsi="Times New Roman" w:cs="Times New Roman"/>
            <w:sz w:val="24"/>
            <w:szCs w:val="24"/>
          </w:rPr>
          <w:t xml:space="preserve"> learning rate of 0.</w:t>
        </w:r>
      </w:ins>
      <w:ins w:id="101" w:author="Benton, Deon" w:date="2025-01-29T11:43:00Z" w16du:dateUtc="2025-01-29T17:43:00Z">
        <w:r w:rsidR="00EF4EA7">
          <w:rPr>
            <w:rFonts w:ascii="Times New Roman" w:eastAsia="Times New Roman" w:hAnsi="Times New Roman" w:cs="Times New Roman"/>
            <w:sz w:val="24"/>
            <w:szCs w:val="24"/>
          </w:rPr>
          <w:t>1</w:t>
        </w:r>
      </w:ins>
      <w:ins w:id="102" w:author="Benton, Deon" w:date="2025-01-29T11:38:00Z" w16du:dateUtc="2025-01-29T17:38:00Z">
        <w:r>
          <w:rPr>
            <w:rFonts w:ascii="Times New Roman" w:eastAsia="Times New Roman" w:hAnsi="Times New Roman" w:cs="Times New Roman"/>
            <w:sz w:val="24"/>
            <w:szCs w:val="24"/>
          </w:rPr>
          <w:t>, a momentum of 0.9, and 50 hidden units</w:t>
        </w:r>
      </w:ins>
      <w:ins w:id="103" w:author="Benton, Deon" w:date="2025-01-29T15:17:00Z" w16du:dateUtc="2025-01-29T21:17:00Z">
        <w:r w:rsidR="00BA4BC6">
          <w:rPr>
            <w:rFonts w:ascii="Times New Roman" w:eastAsia="Times New Roman" w:hAnsi="Times New Roman" w:cs="Times New Roman"/>
            <w:sz w:val="24"/>
            <w:szCs w:val="24"/>
          </w:rPr>
          <w:t>.</w:t>
        </w:r>
      </w:ins>
      <w:ins w:id="104" w:author="Benton, Deon" w:date="2025-01-29T11:38:00Z" w16du:dateUtc="2025-01-29T17:38:00Z">
        <w:r>
          <w:rPr>
            <w:rFonts w:ascii="Times New Roman" w:eastAsia="Times New Roman" w:hAnsi="Times New Roman" w:cs="Times New Roman"/>
            <w:sz w:val="24"/>
            <w:szCs w:val="24"/>
          </w:rPr>
          <w:t xml:space="preserve"> </w:t>
        </w:r>
      </w:ins>
      <w:ins w:id="105" w:author="Benton, Deon" w:date="2025-01-29T11:46:00Z" w16du:dateUtc="2025-01-29T17:46:00Z">
        <w:r w:rsidR="000168E9">
          <w:rPr>
            <w:rFonts w:ascii="Times New Roman" w:eastAsia="Times New Roman" w:hAnsi="Times New Roman" w:cs="Times New Roman"/>
            <w:sz w:val="24"/>
            <w:szCs w:val="24"/>
          </w:rPr>
          <w:t>A full version of this paper would ensure that the results are not idiosyncratic to particular parameter values.</w:t>
        </w:r>
      </w:ins>
    </w:p>
    <w:p w14:paraId="3A10E530" w14:textId="35C44B77" w:rsidR="00992AE4" w:rsidRDefault="003A59F2" w:rsidP="00766F20">
      <w:pPr>
        <w:rPr>
          <w:ins w:id="106" w:author="Benton, Deon" w:date="2025-01-24T16:10:00Z" w16du:dateUtc="2025-01-24T22:10:00Z"/>
          <w:rFonts w:ascii="Times New Roman" w:eastAsia="Times New Roman" w:hAnsi="Times New Roman" w:cs="Times New Roman"/>
          <w:sz w:val="24"/>
          <w:szCs w:val="24"/>
        </w:rPr>
      </w:pPr>
      <w:ins w:id="107" w:author="Benton, Deon" w:date="2025-01-24T16:04:00Z" w16du:dateUtc="2025-01-24T22:04:00Z">
        <w:r>
          <w:rPr>
            <w:rFonts w:ascii="Times New Roman" w:eastAsia="Times New Roman" w:hAnsi="Times New Roman" w:cs="Times New Roman"/>
            <w:sz w:val="24"/>
            <w:szCs w:val="24"/>
          </w:rPr>
          <w:t>As can be seen in the figure above, the network</w:t>
        </w:r>
      </w:ins>
      <w:ins w:id="108" w:author="Benton, Deon" w:date="2025-01-22T14:03:00Z" w16du:dateUtc="2025-01-22T20:03:00Z">
        <w:r w:rsidR="00AE60E6">
          <w:rPr>
            <w:rFonts w:ascii="Times New Roman" w:eastAsia="Times New Roman" w:hAnsi="Times New Roman" w:cs="Times New Roman"/>
            <w:sz w:val="24"/>
            <w:szCs w:val="24"/>
          </w:rPr>
          <w:t xml:space="preserve"> consisted of three layers. </w:t>
        </w:r>
      </w:ins>
      <w:ins w:id="109" w:author="Benton, Deon" w:date="2025-01-22T15:36:00Z" w16du:dateUtc="2025-01-22T21:36:00Z">
        <w:r w:rsidR="00D80A84">
          <w:rPr>
            <w:rFonts w:ascii="Times New Roman" w:eastAsia="Times New Roman" w:hAnsi="Times New Roman" w:cs="Times New Roman"/>
            <w:sz w:val="24"/>
            <w:szCs w:val="24"/>
          </w:rPr>
          <w:t>The input and output layers consisted of</w:t>
        </w:r>
      </w:ins>
      <w:ins w:id="110" w:author="Benton, Deon" w:date="2025-01-22T15:37:00Z" w16du:dateUtc="2025-01-22T21:37:00Z">
        <w:r w:rsidR="00D80A84">
          <w:rPr>
            <w:rFonts w:ascii="Times New Roman" w:eastAsia="Times New Roman" w:hAnsi="Times New Roman" w:cs="Times New Roman"/>
            <w:sz w:val="24"/>
            <w:szCs w:val="24"/>
          </w:rPr>
          <w:t xml:space="preserve"> 3</w:t>
        </w:r>
      </w:ins>
      <w:ins w:id="111" w:author="Benton, Deon" w:date="2025-01-22T15:38:00Z" w16du:dateUtc="2025-01-22T21:38:00Z">
        <w:r w:rsidR="00D80A84">
          <w:rPr>
            <w:rFonts w:ascii="Times New Roman" w:eastAsia="Times New Roman" w:hAnsi="Times New Roman" w:cs="Times New Roman"/>
            <w:sz w:val="24"/>
            <w:szCs w:val="24"/>
          </w:rPr>
          <w:t xml:space="preserve"> “groups” of units</w:t>
        </w:r>
      </w:ins>
      <w:ins w:id="112" w:author="Benton, Deon" w:date="2025-01-22T15:56:00Z" w16du:dateUtc="2025-01-22T21:56:00Z">
        <w:r w:rsidR="008C20A1">
          <w:rPr>
            <w:rFonts w:ascii="Times New Roman" w:eastAsia="Times New Roman" w:hAnsi="Times New Roman" w:cs="Times New Roman"/>
            <w:sz w:val="24"/>
            <w:szCs w:val="24"/>
          </w:rPr>
          <w:t xml:space="preserve"> and the hidden layer consisted of a single group of “hidden” units.</w:t>
        </w:r>
      </w:ins>
      <w:ins w:id="113" w:author="Benton, Deon" w:date="2025-01-22T15:38:00Z" w16du:dateUtc="2025-01-22T21:38:00Z">
        <w:r w:rsidR="00D80A84">
          <w:rPr>
            <w:rFonts w:ascii="Times New Roman" w:eastAsia="Times New Roman" w:hAnsi="Times New Roman" w:cs="Times New Roman"/>
            <w:sz w:val="24"/>
            <w:szCs w:val="24"/>
          </w:rPr>
          <w:t xml:space="preserve"> Two of the input</w:t>
        </w:r>
      </w:ins>
      <w:ins w:id="114" w:author="Benton, Deon" w:date="2025-01-24T16:06:00Z" w16du:dateUtc="2025-01-24T22:06:00Z">
        <w:r w:rsidR="00C1720C">
          <w:rPr>
            <w:rFonts w:ascii="Times New Roman" w:eastAsia="Times New Roman" w:hAnsi="Times New Roman" w:cs="Times New Roman"/>
            <w:sz w:val="24"/>
            <w:szCs w:val="24"/>
          </w:rPr>
          <w:t xml:space="preserve"> and output</w:t>
        </w:r>
      </w:ins>
      <w:ins w:id="115" w:author="Benton, Deon" w:date="2025-01-22T15:38:00Z" w16du:dateUtc="2025-01-22T21:38:00Z">
        <w:r w:rsidR="00D80A84">
          <w:rPr>
            <w:rFonts w:ascii="Times New Roman" w:eastAsia="Times New Roman" w:hAnsi="Times New Roman" w:cs="Times New Roman"/>
            <w:sz w:val="24"/>
            <w:szCs w:val="24"/>
          </w:rPr>
          <w:t xml:space="preserve"> banks of units</w:t>
        </w:r>
      </w:ins>
      <w:ins w:id="116" w:author="Benton, Deon" w:date="2025-01-24T16:06:00Z" w16du:dateUtc="2025-01-24T22:06:00Z">
        <w:r w:rsidR="00C1720C">
          <w:rPr>
            <w:rFonts w:ascii="Times New Roman" w:eastAsia="Times New Roman" w:hAnsi="Times New Roman" w:cs="Times New Roman"/>
            <w:sz w:val="24"/>
            <w:szCs w:val="24"/>
          </w:rPr>
          <w:t xml:space="preserve"> </w:t>
        </w:r>
      </w:ins>
      <w:ins w:id="117" w:author="Benton, Deon" w:date="2025-01-22T15:38:00Z" w16du:dateUtc="2025-01-22T21:38:00Z">
        <w:r w:rsidR="000559A9">
          <w:rPr>
            <w:rFonts w:ascii="Times New Roman" w:eastAsia="Times New Roman" w:hAnsi="Times New Roman" w:cs="Times New Roman"/>
            <w:sz w:val="24"/>
            <w:szCs w:val="24"/>
          </w:rPr>
          <w:t>were used to represent</w:t>
        </w:r>
      </w:ins>
      <w:ins w:id="118" w:author="Benton, Deon" w:date="2025-01-22T15:39:00Z" w16du:dateUtc="2025-01-22T21:39:00Z">
        <w:r w:rsidR="000559A9">
          <w:rPr>
            <w:rFonts w:ascii="Times New Roman" w:eastAsia="Times New Roman" w:hAnsi="Times New Roman" w:cs="Times New Roman"/>
            <w:sz w:val="24"/>
            <w:szCs w:val="24"/>
          </w:rPr>
          <w:t xml:space="preserve"> objects</w:t>
        </w:r>
      </w:ins>
      <w:ins w:id="119" w:author="Benton, Deon" w:date="2025-01-22T16:02:00Z" w16du:dateUtc="2025-01-22T22:02:00Z">
        <w:r w:rsidR="005D5B35">
          <w:rPr>
            <w:rFonts w:ascii="Times New Roman" w:eastAsia="Times New Roman" w:hAnsi="Times New Roman" w:cs="Times New Roman"/>
            <w:sz w:val="24"/>
            <w:szCs w:val="24"/>
          </w:rPr>
          <w:t xml:space="preserve">. </w:t>
        </w:r>
      </w:ins>
      <w:ins w:id="120" w:author="Benton, Deon" w:date="2025-01-22T16:51:00Z" w16du:dateUtc="2025-01-22T22:51:00Z">
        <w:r w:rsidR="00335A73">
          <w:rPr>
            <w:rFonts w:ascii="Times New Roman" w:eastAsia="Times New Roman" w:hAnsi="Times New Roman" w:cs="Times New Roman"/>
            <w:sz w:val="24"/>
            <w:szCs w:val="24"/>
          </w:rPr>
          <w:t>Each input</w:t>
        </w:r>
      </w:ins>
      <w:ins w:id="121" w:author="Benton, Deon" w:date="2025-01-24T16:06:00Z" w16du:dateUtc="2025-01-24T22:06:00Z">
        <w:r w:rsidR="00C1720C">
          <w:rPr>
            <w:rFonts w:ascii="Times New Roman" w:eastAsia="Times New Roman" w:hAnsi="Times New Roman" w:cs="Times New Roman"/>
            <w:sz w:val="24"/>
            <w:szCs w:val="24"/>
          </w:rPr>
          <w:t xml:space="preserve"> and output</w:t>
        </w:r>
      </w:ins>
      <w:ins w:id="122" w:author="Benton, Deon" w:date="2025-01-22T16:51:00Z" w16du:dateUtc="2025-01-22T22:51:00Z">
        <w:r w:rsidR="00335A73">
          <w:rPr>
            <w:rFonts w:ascii="Times New Roman" w:eastAsia="Times New Roman" w:hAnsi="Times New Roman" w:cs="Times New Roman"/>
            <w:sz w:val="24"/>
            <w:szCs w:val="24"/>
          </w:rPr>
          <w:t xml:space="preserve"> bank consisted of 102 units. One hundred o</w:t>
        </w:r>
      </w:ins>
      <w:ins w:id="123" w:author="Benton, Deon" w:date="2025-01-22T16:52:00Z" w16du:dateUtc="2025-01-22T22:52:00Z">
        <w:r w:rsidR="00335A73">
          <w:rPr>
            <w:rFonts w:ascii="Times New Roman" w:eastAsia="Times New Roman" w:hAnsi="Times New Roman" w:cs="Times New Roman"/>
            <w:sz w:val="24"/>
            <w:szCs w:val="24"/>
          </w:rPr>
          <w:t xml:space="preserve">bjects were reserved for pretraining; two were reserved for habituation and test (see below). </w:t>
        </w:r>
      </w:ins>
      <w:ins w:id="124" w:author="Benton, Deon" w:date="2025-01-22T16:02:00Z" w16du:dateUtc="2025-01-22T22:02:00Z">
        <w:r w:rsidR="005D5B35">
          <w:rPr>
            <w:rFonts w:ascii="Times New Roman" w:eastAsia="Times New Roman" w:hAnsi="Times New Roman" w:cs="Times New Roman"/>
            <w:sz w:val="24"/>
            <w:szCs w:val="24"/>
          </w:rPr>
          <w:t xml:space="preserve">The first group of </w:t>
        </w:r>
      </w:ins>
      <w:ins w:id="125" w:author="Benton, Deon" w:date="2025-01-22T16:03:00Z" w16du:dateUtc="2025-01-22T22:03:00Z">
        <w:r w:rsidR="004365E6">
          <w:rPr>
            <w:rFonts w:ascii="Times New Roman" w:eastAsia="Times New Roman" w:hAnsi="Times New Roman" w:cs="Times New Roman"/>
            <w:sz w:val="24"/>
            <w:szCs w:val="24"/>
          </w:rPr>
          <w:t xml:space="preserve">object </w:t>
        </w:r>
      </w:ins>
      <w:ins w:id="126" w:author="Benton, Deon" w:date="2025-01-22T16:02:00Z" w16du:dateUtc="2025-01-22T22:02:00Z">
        <w:r w:rsidR="005D5B35">
          <w:rPr>
            <w:rFonts w:ascii="Times New Roman" w:eastAsia="Times New Roman" w:hAnsi="Times New Roman" w:cs="Times New Roman"/>
            <w:sz w:val="24"/>
            <w:szCs w:val="24"/>
          </w:rPr>
          <w:t>units corresponded to objects located</w:t>
        </w:r>
        <w:r w:rsidR="00340D04">
          <w:rPr>
            <w:rFonts w:ascii="Times New Roman" w:eastAsia="Times New Roman" w:hAnsi="Times New Roman" w:cs="Times New Roman"/>
            <w:sz w:val="24"/>
            <w:szCs w:val="24"/>
          </w:rPr>
          <w:t xml:space="preserve"> </w:t>
        </w:r>
      </w:ins>
      <w:ins w:id="127" w:author="Benton, Deon" w:date="2025-01-22T16:03:00Z" w16du:dateUtc="2025-01-22T22:03:00Z">
        <w:r w:rsidR="009B4D50">
          <w:rPr>
            <w:rFonts w:ascii="Times New Roman" w:eastAsia="Times New Roman" w:hAnsi="Times New Roman" w:cs="Times New Roman"/>
            <w:sz w:val="24"/>
            <w:szCs w:val="24"/>
          </w:rPr>
          <w:t>to the left of the</w:t>
        </w:r>
      </w:ins>
      <w:ins w:id="128" w:author="Benton, Deon" w:date="2025-01-22T16:02:00Z" w16du:dateUtc="2025-01-22T22:02:00Z">
        <w:r w:rsidR="00340D04">
          <w:rPr>
            <w:rFonts w:ascii="Times New Roman" w:eastAsia="Times New Roman" w:hAnsi="Times New Roman" w:cs="Times New Roman"/>
            <w:sz w:val="24"/>
            <w:szCs w:val="24"/>
          </w:rPr>
          <w:t xml:space="preserve"> network’s visual field; the second group of object units corresponded to objects located </w:t>
        </w:r>
      </w:ins>
      <w:ins w:id="129" w:author="Benton, Deon" w:date="2025-01-22T16:03:00Z" w16du:dateUtc="2025-01-22T22:03:00Z">
        <w:r w:rsidR="009B4D50">
          <w:rPr>
            <w:rFonts w:ascii="Times New Roman" w:eastAsia="Times New Roman" w:hAnsi="Times New Roman" w:cs="Times New Roman"/>
            <w:sz w:val="24"/>
            <w:szCs w:val="24"/>
          </w:rPr>
          <w:t>to the right of the network’s visual field</w:t>
        </w:r>
      </w:ins>
      <w:ins w:id="130" w:author="Benton, Deon" w:date="2025-01-22T16:02:00Z" w16du:dateUtc="2025-01-22T22:02:00Z">
        <w:r w:rsidR="00340D04">
          <w:rPr>
            <w:rFonts w:ascii="Times New Roman" w:eastAsia="Times New Roman" w:hAnsi="Times New Roman" w:cs="Times New Roman"/>
            <w:sz w:val="24"/>
            <w:szCs w:val="24"/>
          </w:rPr>
          <w:t>.</w:t>
        </w:r>
      </w:ins>
      <w:ins w:id="131" w:author="Benton, Deon" w:date="2025-01-22T15:39:00Z" w16du:dateUtc="2025-01-22T21:39:00Z">
        <w:r w:rsidR="000559A9">
          <w:rPr>
            <w:rFonts w:ascii="Times New Roman" w:eastAsia="Times New Roman" w:hAnsi="Times New Roman" w:cs="Times New Roman"/>
            <w:sz w:val="24"/>
            <w:szCs w:val="24"/>
          </w:rPr>
          <w:t xml:space="preserve"> </w:t>
        </w:r>
      </w:ins>
      <w:ins w:id="132" w:author="Benton, Deon" w:date="2025-01-24T16:07:00Z" w16du:dateUtc="2025-01-24T22:07:00Z">
        <w:r w:rsidR="00C24F7B">
          <w:rPr>
            <w:rFonts w:ascii="Times New Roman" w:eastAsia="Times New Roman" w:hAnsi="Times New Roman" w:cs="Times New Roman"/>
            <w:sz w:val="24"/>
            <w:szCs w:val="24"/>
          </w:rPr>
          <w:t>To simplify the simulations, e</w:t>
        </w:r>
      </w:ins>
      <w:ins w:id="133" w:author="Benton, Deon" w:date="2025-01-22T15:40:00Z" w16du:dateUtc="2025-01-22T21:40:00Z">
        <w:r w:rsidR="000559A9">
          <w:rPr>
            <w:rFonts w:ascii="Times New Roman" w:eastAsia="Times New Roman" w:hAnsi="Times New Roman" w:cs="Times New Roman"/>
            <w:sz w:val="24"/>
            <w:szCs w:val="24"/>
          </w:rPr>
          <w:t>ach object</w:t>
        </w:r>
      </w:ins>
      <w:ins w:id="134" w:author="Benton, Deon" w:date="2025-01-24T16:06:00Z" w16du:dateUtc="2025-01-24T22:06:00Z">
        <w:r w:rsidR="00C24F7B">
          <w:rPr>
            <w:rFonts w:ascii="Times New Roman" w:eastAsia="Times New Roman" w:hAnsi="Times New Roman" w:cs="Times New Roman"/>
            <w:sz w:val="24"/>
            <w:szCs w:val="24"/>
          </w:rPr>
          <w:t xml:space="preserve"> was represented b</w:t>
        </w:r>
      </w:ins>
      <w:ins w:id="135" w:author="Benton, Deon" w:date="2025-01-24T16:07:00Z" w16du:dateUtc="2025-01-24T22:07:00Z">
        <w:r w:rsidR="00C24F7B">
          <w:rPr>
            <w:rFonts w:ascii="Times New Roman" w:eastAsia="Times New Roman" w:hAnsi="Times New Roman" w:cs="Times New Roman"/>
            <w:sz w:val="24"/>
            <w:szCs w:val="24"/>
          </w:rPr>
          <w:t>y a single unit.</w:t>
        </w:r>
      </w:ins>
      <w:ins w:id="136" w:author="Benton, Deon" w:date="2025-01-22T15:40:00Z" w16du:dateUtc="2025-01-22T21:40:00Z">
        <w:r w:rsidR="000559A9">
          <w:rPr>
            <w:rFonts w:ascii="Times New Roman" w:eastAsia="Times New Roman" w:hAnsi="Times New Roman" w:cs="Times New Roman"/>
            <w:sz w:val="24"/>
            <w:szCs w:val="24"/>
          </w:rPr>
          <w:t xml:space="preserve"> </w:t>
        </w:r>
      </w:ins>
      <w:ins w:id="137" w:author="Benton, Deon" w:date="2025-01-22T15:58:00Z" w16du:dateUtc="2025-01-22T21:58:00Z">
        <w:r w:rsidR="00280D13">
          <w:rPr>
            <w:rFonts w:ascii="Times New Roman" w:eastAsia="Times New Roman" w:hAnsi="Times New Roman" w:cs="Times New Roman"/>
            <w:sz w:val="24"/>
            <w:szCs w:val="24"/>
          </w:rPr>
          <w:t xml:space="preserve">The final group of input and output units </w:t>
        </w:r>
      </w:ins>
      <w:ins w:id="138" w:author="Benton, Deon" w:date="2025-01-22T15:59:00Z" w16du:dateUtc="2025-01-22T21:59:00Z">
        <w:r w:rsidR="00280D13">
          <w:rPr>
            <w:rFonts w:ascii="Times New Roman" w:eastAsia="Times New Roman" w:hAnsi="Times New Roman" w:cs="Times New Roman"/>
            <w:sz w:val="24"/>
            <w:szCs w:val="24"/>
          </w:rPr>
          <w:t>represented</w:t>
        </w:r>
      </w:ins>
      <w:ins w:id="139" w:author="Benton, Deon" w:date="2025-01-22T16:01:00Z" w16du:dateUtc="2025-01-22T22:01:00Z">
        <w:r w:rsidR="005D5B35">
          <w:rPr>
            <w:rFonts w:ascii="Times New Roman" w:eastAsia="Times New Roman" w:hAnsi="Times New Roman" w:cs="Times New Roman"/>
            <w:sz w:val="24"/>
            <w:szCs w:val="24"/>
          </w:rPr>
          <w:t xml:space="preserve"> the path </w:t>
        </w:r>
      </w:ins>
      <w:ins w:id="140" w:author="Benton, Deon" w:date="2025-01-24T16:07:00Z" w16du:dateUtc="2025-01-24T22:07:00Z">
        <w:r w:rsidR="0055676A">
          <w:rPr>
            <w:rFonts w:ascii="Times New Roman" w:eastAsia="Times New Roman" w:hAnsi="Times New Roman" w:cs="Times New Roman"/>
            <w:sz w:val="24"/>
            <w:szCs w:val="24"/>
          </w:rPr>
          <w:t xml:space="preserve">that an object on the left of the network’s visual space took to reach </w:t>
        </w:r>
      </w:ins>
      <w:ins w:id="141" w:author="Benton, Deon" w:date="2025-01-24T16:08:00Z" w16du:dateUtc="2025-01-24T22:08:00Z">
        <w:r w:rsidR="0055676A">
          <w:rPr>
            <w:rFonts w:ascii="Times New Roman" w:eastAsia="Times New Roman" w:hAnsi="Times New Roman" w:cs="Times New Roman"/>
            <w:sz w:val="24"/>
            <w:szCs w:val="24"/>
          </w:rPr>
          <w:t xml:space="preserve">its goal (i.e., </w:t>
        </w:r>
      </w:ins>
      <w:ins w:id="142" w:author="Benton, Deon" w:date="2025-01-24T16:07:00Z" w16du:dateUtc="2025-01-24T22:07:00Z">
        <w:r w:rsidR="0055676A">
          <w:rPr>
            <w:rFonts w:ascii="Times New Roman" w:eastAsia="Times New Roman" w:hAnsi="Times New Roman" w:cs="Times New Roman"/>
            <w:sz w:val="24"/>
            <w:szCs w:val="24"/>
          </w:rPr>
          <w:t>the ob</w:t>
        </w:r>
      </w:ins>
      <w:ins w:id="143" w:author="Benton, Deon" w:date="2025-01-24T16:08:00Z" w16du:dateUtc="2025-01-24T22:08:00Z">
        <w:r w:rsidR="0055676A">
          <w:rPr>
            <w:rFonts w:ascii="Times New Roman" w:eastAsia="Times New Roman" w:hAnsi="Times New Roman" w:cs="Times New Roman"/>
            <w:sz w:val="24"/>
            <w:szCs w:val="24"/>
          </w:rPr>
          <w:t>ject on the right</w:t>
        </w:r>
      </w:ins>
      <w:ins w:id="144" w:author="Benton, Deon" w:date="2025-01-22T17:27:00Z" w16du:dateUtc="2025-01-22T23:27:00Z">
        <w:r w:rsidR="00143F22">
          <w:rPr>
            <w:rFonts w:ascii="Times New Roman" w:eastAsia="Times New Roman" w:hAnsi="Times New Roman" w:cs="Times New Roman"/>
            <w:sz w:val="24"/>
            <w:szCs w:val="24"/>
          </w:rPr>
          <w:t>)</w:t>
        </w:r>
      </w:ins>
      <w:ins w:id="145" w:author="Benton, Deon" w:date="2025-01-22T16:01:00Z" w16du:dateUtc="2025-01-22T22:01:00Z">
        <w:r w:rsidR="005D5B35">
          <w:rPr>
            <w:rFonts w:ascii="Times New Roman" w:eastAsia="Times New Roman" w:hAnsi="Times New Roman" w:cs="Times New Roman"/>
            <w:sz w:val="24"/>
            <w:szCs w:val="24"/>
          </w:rPr>
          <w:t>.</w:t>
        </w:r>
      </w:ins>
      <w:ins w:id="146" w:author="Benton, Deon" w:date="2025-01-22T15:59:00Z" w16du:dateUtc="2025-01-22T21:59:00Z">
        <w:r w:rsidR="00280D13">
          <w:rPr>
            <w:rFonts w:ascii="Times New Roman" w:eastAsia="Times New Roman" w:hAnsi="Times New Roman" w:cs="Times New Roman"/>
            <w:sz w:val="24"/>
            <w:szCs w:val="24"/>
          </w:rPr>
          <w:t xml:space="preserve"> </w:t>
        </w:r>
      </w:ins>
      <w:ins w:id="147" w:author="Benton, Deon" w:date="2025-01-22T17:26:00Z" w16du:dateUtc="2025-01-22T23:26:00Z">
        <w:r w:rsidR="00D46FA7">
          <w:rPr>
            <w:rFonts w:ascii="Times New Roman" w:eastAsia="Times New Roman" w:hAnsi="Times New Roman" w:cs="Times New Roman"/>
            <w:sz w:val="24"/>
            <w:szCs w:val="24"/>
          </w:rPr>
          <w:t>The input and output motion groups</w:t>
        </w:r>
      </w:ins>
      <w:ins w:id="148" w:author="Benton, Deon" w:date="2025-01-22T16:22:00Z" w16du:dateUtc="2025-01-22T22:22:00Z">
        <w:r w:rsidR="00C51628">
          <w:rPr>
            <w:rFonts w:ascii="Times New Roman" w:eastAsia="Times New Roman" w:hAnsi="Times New Roman" w:cs="Times New Roman"/>
            <w:sz w:val="24"/>
            <w:szCs w:val="24"/>
          </w:rPr>
          <w:t xml:space="preserve"> were implemented as an 8 ×</w:t>
        </w:r>
      </w:ins>
      <w:ins w:id="149" w:author="Benton, Deon" w:date="2025-01-22T16:23:00Z" w16du:dateUtc="2025-01-22T22:23:00Z">
        <w:r w:rsidR="00C51628">
          <w:rPr>
            <w:rFonts w:ascii="Times New Roman" w:eastAsia="Times New Roman" w:hAnsi="Times New Roman" w:cs="Times New Roman"/>
            <w:sz w:val="24"/>
            <w:szCs w:val="24"/>
          </w:rPr>
          <w:t xml:space="preserve"> 8 grid.</w:t>
        </w:r>
      </w:ins>
      <w:ins w:id="150" w:author="Benton, Deon" w:date="2025-01-24T17:04:00Z" w16du:dateUtc="2025-01-24T23:04:00Z">
        <w:r w:rsidR="001B67A5">
          <w:rPr>
            <w:rFonts w:ascii="Times New Roman" w:eastAsia="Times New Roman" w:hAnsi="Times New Roman" w:cs="Times New Roman"/>
            <w:sz w:val="24"/>
            <w:szCs w:val="24"/>
          </w:rPr>
          <w:t xml:space="preserve"> </w:t>
        </w:r>
      </w:ins>
    </w:p>
    <w:tbl>
      <w:tblPr>
        <w:tblStyle w:val="TableGrid"/>
        <w:tblW w:w="9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9"/>
      </w:tblGrid>
      <w:tr w:rsidR="00992AE4" w14:paraId="2AF8B96D" w14:textId="77777777" w:rsidTr="00293944">
        <w:trPr>
          <w:trHeight w:val="4831"/>
        </w:trPr>
        <w:tc>
          <w:tcPr>
            <w:tcW w:w="9979" w:type="dxa"/>
          </w:tcPr>
          <w:p w14:paraId="1B26EEF8" w14:textId="77777777" w:rsidR="00293944" w:rsidRDefault="00992AE4" w:rsidP="00293944">
            <w:pPr>
              <w:keepNext/>
            </w:pPr>
            <w:r>
              <w:rPr>
                <w:rFonts w:ascii="Times New Roman" w:eastAsia="Times New Roman" w:hAnsi="Times New Roman" w:cs="Times New Roman"/>
                <w:noProof/>
                <w:sz w:val="24"/>
                <w:szCs w:val="24"/>
              </w:rPr>
              <w:lastRenderedPageBreak/>
              <w:drawing>
                <wp:inline distT="0" distB="0" distL="0" distR="0" wp14:anchorId="0AB869CD" wp14:editId="38FA2B88">
                  <wp:extent cx="6156645" cy="3248025"/>
                  <wp:effectExtent l="0" t="0" r="0" b="0"/>
                  <wp:docPr id="1515804829" name="Picture 2" descr="A diagram of a path and a curved pa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04829" name="Picture 2" descr="A diagram of a path and a curved pat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160329" cy="3249969"/>
                          </a:xfrm>
                          <a:prstGeom prst="rect">
                            <a:avLst/>
                          </a:prstGeom>
                        </pic:spPr>
                      </pic:pic>
                    </a:graphicData>
                  </a:graphic>
                </wp:inline>
              </w:drawing>
            </w:r>
          </w:p>
          <w:p w14:paraId="13D9F0D4" w14:textId="38FCE6E5" w:rsidR="00992AE4" w:rsidRPr="00293944" w:rsidRDefault="00293944" w:rsidP="00293944">
            <w:pPr>
              <w:pStyle w:val="Caption"/>
              <w:rPr>
                <w:rFonts w:ascii="Times New Roman" w:eastAsia="Times New Roman" w:hAnsi="Times New Roman" w:cs="Times New Roman"/>
                <w:i w:val="0"/>
                <w:iCs w:val="0"/>
                <w:sz w:val="20"/>
                <w:szCs w:val="20"/>
              </w:rPr>
            </w:pPr>
            <w:r w:rsidRPr="00293944">
              <w:rPr>
                <w:rFonts w:ascii="Times New Roman" w:hAnsi="Times New Roman" w:cs="Times New Roman"/>
                <w:i w:val="0"/>
                <w:iCs w:val="0"/>
                <w:color w:val="000000" w:themeColor="text1"/>
                <w:sz w:val="20"/>
                <w:szCs w:val="20"/>
              </w:rPr>
              <w:t xml:space="preserve">Figure </w:t>
            </w:r>
            <w:r w:rsidRPr="00293944">
              <w:rPr>
                <w:rFonts w:ascii="Times New Roman" w:hAnsi="Times New Roman" w:cs="Times New Roman"/>
                <w:i w:val="0"/>
                <w:iCs w:val="0"/>
                <w:color w:val="000000" w:themeColor="text1"/>
                <w:sz w:val="20"/>
                <w:szCs w:val="20"/>
              </w:rPr>
              <w:fldChar w:fldCharType="begin"/>
            </w:r>
            <w:r w:rsidRPr="00293944">
              <w:rPr>
                <w:rFonts w:ascii="Times New Roman" w:hAnsi="Times New Roman" w:cs="Times New Roman"/>
                <w:i w:val="0"/>
                <w:iCs w:val="0"/>
                <w:color w:val="000000" w:themeColor="text1"/>
                <w:sz w:val="20"/>
                <w:szCs w:val="20"/>
              </w:rPr>
              <w:instrText xml:space="preserve"> SEQ Figure \* ARABIC </w:instrText>
            </w:r>
            <w:r w:rsidRPr="00293944">
              <w:rPr>
                <w:rFonts w:ascii="Times New Roman" w:hAnsi="Times New Roman" w:cs="Times New Roman"/>
                <w:i w:val="0"/>
                <w:iCs w:val="0"/>
                <w:color w:val="000000" w:themeColor="text1"/>
                <w:sz w:val="20"/>
                <w:szCs w:val="20"/>
              </w:rPr>
              <w:fldChar w:fldCharType="separate"/>
            </w:r>
            <w:r w:rsidR="00C7690D">
              <w:rPr>
                <w:rFonts w:ascii="Times New Roman" w:hAnsi="Times New Roman" w:cs="Times New Roman"/>
                <w:i w:val="0"/>
                <w:iCs w:val="0"/>
                <w:noProof/>
                <w:color w:val="000000" w:themeColor="text1"/>
                <w:sz w:val="20"/>
                <w:szCs w:val="20"/>
              </w:rPr>
              <w:t>2</w:t>
            </w:r>
            <w:r w:rsidRPr="00293944">
              <w:rPr>
                <w:rFonts w:ascii="Times New Roman" w:hAnsi="Times New Roman" w:cs="Times New Roman"/>
                <w:i w:val="0"/>
                <w:iCs w:val="0"/>
                <w:color w:val="000000" w:themeColor="text1"/>
                <w:sz w:val="20"/>
                <w:szCs w:val="20"/>
              </w:rPr>
              <w:fldChar w:fldCharType="end"/>
            </w:r>
            <w:r w:rsidRPr="00293944">
              <w:rPr>
                <w:rFonts w:ascii="Times New Roman" w:hAnsi="Times New Roman" w:cs="Times New Roman"/>
                <w:i w:val="0"/>
                <w:iCs w:val="0"/>
                <w:color w:val="000000" w:themeColor="text1"/>
                <w:sz w:val="20"/>
                <w:szCs w:val="20"/>
              </w:rPr>
              <w:t>. Examples of a straight motion path (A) and a curved motion path (B) used during pretraining.</w:t>
            </w:r>
          </w:p>
        </w:tc>
      </w:tr>
    </w:tbl>
    <w:p w14:paraId="73531C5A" w14:textId="77777777" w:rsidR="00992AE4" w:rsidRDefault="00992AE4" w:rsidP="00766F20">
      <w:pPr>
        <w:rPr>
          <w:ins w:id="151" w:author="Benton, Deon" w:date="2025-01-24T16:08:00Z" w16du:dateUtc="2025-01-24T22:08:00Z"/>
          <w:rFonts w:ascii="Times New Roman" w:eastAsia="Times New Roman" w:hAnsi="Times New Roman" w:cs="Times New Roman"/>
          <w:sz w:val="24"/>
          <w:szCs w:val="24"/>
        </w:rPr>
      </w:pPr>
    </w:p>
    <w:p w14:paraId="4CB255F2" w14:textId="6F05C108" w:rsidR="00AE60E6" w:rsidRDefault="00785E03" w:rsidP="00766F20">
      <w:pPr>
        <w:rPr>
          <w:ins w:id="152" w:author="Benton, Deon" w:date="2025-01-22T16:05:00Z" w16du:dateUtc="2025-01-22T22:05:00Z"/>
          <w:rFonts w:ascii="Times New Roman" w:eastAsia="Times New Roman" w:hAnsi="Times New Roman" w:cs="Times New Roman"/>
          <w:sz w:val="24"/>
          <w:szCs w:val="24"/>
        </w:rPr>
      </w:pPr>
      <w:ins w:id="153" w:author="Benton, Deon" w:date="2025-01-22T16:05:00Z" w16du:dateUtc="2025-01-22T22:05:00Z">
        <w:r>
          <w:rPr>
            <w:rFonts w:ascii="Times New Roman" w:eastAsia="Times New Roman" w:hAnsi="Times New Roman" w:cs="Times New Roman"/>
            <w:sz w:val="24"/>
            <w:szCs w:val="24"/>
          </w:rPr>
          <w:t>Two different motion paths were simulated: straight motion and curved motion.</w:t>
        </w:r>
      </w:ins>
      <w:ins w:id="154" w:author="Benton, Deon" w:date="2025-01-22T16:07:00Z" w16du:dateUtc="2025-01-22T22:07:00Z">
        <w:r w:rsidR="00D564A2">
          <w:rPr>
            <w:rFonts w:ascii="Times New Roman" w:eastAsia="Times New Roman" w:hAnsi="Times New Roman" w:cs="Times New Roman"/>
            <w:sz w:val="24"/>
            <w:szCs w:val="24"/>
          </w:rPr>
          <w:t xml:space="preserve"> Example straight and curved trajectories are shown </w:t>
        </w:r>
      </w:ins>
      <w:ins w:id="155" w:author="Benton, Deon" w:date="2025-01-24T16:09:00Z" w16du:dateUtc="2025-01-24T22:09:00Z">
        <w:r w:rsidR="00992AE4">
          <w:rPr>
            <w:rFonts w:ascii="Times New Roman" w:eastAsia="Times New Roman" w:hAnsi="Times New Roman" w:cs="Times New Roman"/>
            <w:sz w:val="24"/>
            <w:szCs w:val="24"/>
          </w:rPr>
          <w:t>above</w:t>
        </w:r>
      </w:ins>
      <w:ins w:id="156" w:author="Benton, Deon" w:date="2025-01-22T16:07:00Z" w16du:dateUtc="2025-01-22T22:07:00Z">
        <w:r w:rsidR="00D564A2">
          <w:rPr>
            <w:rFonts w:ascii="Times New Roman" w:eastAsia="Times New Roman" w:hAnsi="Times New Roman" w:cs="Times New Roman"/>
            <w:sz w:val="24"/>
            <w:szCs w:val="24"/>
          </w:rPr>
          <w:t xml:space="preserve"> in Figure 2.</w:t>
        </w:r>
      </w:ins>
      <w:ins w:id="157" w:author="Benton, Deon" w:date="2025-01-29T11:48:00Z" w16du:dateUtc="2025-01-29T17:48:00Z">
        <w:r w:rsidR="00DC2D13">
          <w:rPr>
            <w:rFonts w:ascii="Times New Roman" w:eastAsia="Times New Roman" w:hAnsi="Times New Roman" w:cs="Times New Roman"/>
            <w:sz w:val="24"/>
            <w:szCs w:val="24"/>
          </w:rPr>
          <w:t xml:space="preserve"> It can </w:t>
        </w:r>
      </w:ins>
      <w:ins w:id="158" w:author="Benton, Deon" w:date="2025-01-29T11:49:00Z" w16du:dateUtc="2025-01-29T17:49:00Z">
        <w:r w:rsidR="001F7DC6">
          <w:rPr>
            <w:rFonts w:ascii="Times New Roman" w:eastAsia="Times New Roman" w:hAnsi="Times New Roman" w:cs="Times New Roman"/>
            <w:sz w:val="24"/>
            <w:szCs w:val="24"/>
          </w:rPr>
          <w:t xml:space="preserve">be seen that </w:t>
        </w:r>
      </w:ins>
      <w:ins w:id="159" w:author="Benton, Deon" w:date="2025-01-29T11:48:00Z" w16du:dateUtc="2025-01-29T17:48:00Z">
        <w:r w:rsidR="00DC2D13">
          <w:rPr>
            <w:rFonts w:ascii="Times New Roman" w:eastAsia="Times New Roman" w:hAnsi="Times New Roman" w:cs="Times New Roman"/>
            <w:sz w:val="24"/>
            <w:szCs w:val="24"/>
          </w:rPr>
          <w:t>all motion paths began in the b</w:t>
        </w:r>
      </w:ins>
      <w:ins w:id="160" w:author="Benton, Deon" w:date="2025-01-29T11:49:00Z" w16du:dateUtc="2025-01-29T17:49:00Z">
        <w:r w:rsidR="00DC2D13">
          <w:rPr>
            <w:rFonts w:ascii="Times New Roman" w:eastAsia="Times New Roman" w:hAnsi="Times New Roman" w:cs="Times New Roman"/>
            <w:sz w:val="24"/>
            <w:szCs w:val="24"/>
          </w:rPr>
          <w:t>ottom row of the grid.</w:t>
        </w:r>
      </w:ins>
      <w:ins w:id="161" w:author="Benton, Deon" w:date="2025-01-22T16:07:00Z" w16du:dateUtc="2025-01-22T22:07:00Z">
        <w:r w:rsidR="00D564A2">
          <w:rPr>
            <w:rFonts w:ascii="Times New Roman" w:eastAsia="Times New Roman" w:hAnsi="Times New Roman" w:cs="Times New Roman"/>
            <w:sz w:val="24"/>
            <w:szCs w:val="24"/>
          </w:rPr>
          <w:t xml:space="preserve"> </w:t>
        </w:r>
      </w:ins>
      <w:ins w:id="162" w:author="Benton, Deon" w:date="2025-01-22T16:20:00Z" w16du:dateUtc="2025-01-22T22:20:00Z">
        <w:r w:rsidR="000543D4">
          <w:rPr>
            <w:rFonts w:ascii="Times New Roman" w:eastAsia="Times New Roman" w:hAnsi="Times New Roman" w:cs="Times New Roman"/>
            <w:sz w:val="24"/>
            <w:szCs w:val="24"/>
          </w:rPr>
          <w:t>The network</w:t>
        </w:r>
      </w:ins>
      <w:ins w:id="163" w:author="Benton, Deon" w:date="2025-01-22T17:27:00Z" w16du:dateUtc="2025-01-22T23:27:00Z">
        <w:r w:rsidR="00580031">
          <w:rPr>
            <w:rFonts w:ascii="Times New Roman" w:eastAsia="Times New Roman" w:hAnsi="Times New Roman" w:cs="Times New Roman"/>
            <w:sz w:val="24"/>
            <w:szCs w:val="24"/>
          </w:rPr>
          <w:t>’</w:t>
        </w:r>
      </w:ins>
      <w:ins w:id="164" w:author="Benton, Deon" w:date="2025-01-22T16:20:00Z" w16du:dateUtc="2025-01-22T22:20:00Z">
        <w:r w:rsidR="000543D4">
          <w:rPr>
            <w:rFonts w:ascii="Times New Roman" w:eastAsia="Times New Roman" w:hAnsi="Times New Roman" w:cs="Times New Roman"/>
            <w:sz w:val="24"/>
            <w:szCs w:val="24"/>
          </w:rPr>
          <w:t>s task for each motion type was</w:t>
        </w:r>
      </w:ins>
      <w:ins w:id="165" w:author="Benton, Deon" w:date="2025-01-22T16:07:00Z" w16du:dateUtc="2025-01-22T22:07:00Z">
        <w:r w:rsidR="00D564A2">
          <w:rPr>
            <w:rFonts w:ascii="Times New Roman" w:eastAsia="Times New Roman" w:hAnsi="Times New Roman" w:cs="Times New Roman"/>
            <w:sz w:val="24"/>
            <w:szCs w:val="24"/>
          </w:rPr>
          <w:t xml:space="preserve"> to predict the </w:t>
        </w:r>
      </w:ins>
      <w:ins w:id="166" w:author="Benton, Deon" w:date="2025-01-24T16:12:00Z" w16du:dateUtc="2025-01-24T22:12:00Z">
        <w:r w:rsidR="00293944">
          <w:rPr>
            <w:rFonts w:ascii="Times New Roman" w:eastAsia="Times New Roman" w:hAnsi="Times New Roman" w:cs="Times New Roman"/>
            <w:sz w:val="24"/>
            <w:szCs w:val="24"/>
          </w:rPr>
          <w:t>position</w:t>
        </w:r>
      </w:ins>
      <w:ins w:id="167" w:author="Benton, Deon" w:date="2025-01-22T16:07:00Z" w16du:dateUtc="2025-01-22T22:07:00Z">
        <w:r w:rsidR="00D564A2">
          <w:rPr>
            <w:rFonts w:ascii="Times New Roman" w:eastAsia="Times New Roman" w:hAnsi="Times New Roman" w:cs="Times New Roman"/>
            <w:sz w:val="24"/>
            <w:szCs w:val="24"/>
          </w:rPr>
          <w:t xml:space="preserve"> of </w:t>
        </w:r>
      </w:ins>
      <w:ins w:id="168" w:author="Benton, Deon" w:date="2025-01-22T17:27:00Z" w16du:dateUtc="2025-01-22T23:27:00Z">
        <w:r w:rsidR="00553067">
          <w:rPr>
            <w:rFonts w:ascii="Times New Roman" w:eastAsia="Times New Roman" w:hAnsi="Times New Roman" w:cs="Times New Roman"/>
            <w:sz w:val="24"/>
            <w:szCs w:val="24"/>
          </w:rPr>
          <w:t>the left o</w:t>
        </w:r>
      </w:ins>
      <w:ins w:id="169" w:author="Benton, Deon" w:date="2025-01-22T17:28:00Z" w16du:dateUtc="2025-01-22T23:28:00Z">
        <w:r w:rsidR="00553067">
          <w:rPr>
            <w:rFonts w:ascii="Times New Roman" w:eastAsia="Times New Roman" w:hAnsi="Times New Roman" w:cs="Times New Roman"/>
            <w:sz w:val="24"/>
            <w:szCs w:val="24"/>
          </w:rPr>
          <w:t>bject</w:t>
        </w:r>
      </w:ins>
      <w:ins w:id="170" w:author="Benton, Deon" w:date="2025-01-22T16:07:00Z" w16du:dateUtc="2025-01-22T22:07:00Z">
        <w:r w:rsidR="00D564A2">
          <w:rPr>
            <w:rFonts w:ascii="Times New Roman" w:eastAsia="Times New Roman" w:hAnsi="Times New Roman" w:cs="Times New Roman"/>
            <w:sz w:val="24"/>
            <w:szCs w:val="24"/>
          </w:rPr>
          <w:t xml:space="preserve"> at the ne</w:t>
        </w:r>
      </w:ins>
      <w:ins w:id="171" w:author="Benton, Deon" w:date="2025-01-22T16:08:00Z" w16du:dateUtc="2025-01-22T22:08:00Z">
        <w:r w:rsidR="00D564A2">
          <w:rPr>
            <w:rFonts w:ascii="Times New Roman" w:eastAsia="Times New Roman" w:hAnsi="Times New Roman" w:cs="Times New Roman"/>
            <w:sz w:val="24"/>
            <w:szCs w:val="24"/>
          </w:rPr>
          <w:t xml:space="preserve">xt time step based on its current position. </w:t>
        </w:r>
      </w:ins>
      <w:ins w:id="172" w:author="Benton, Deon" w:date="2025-01-22T17:28:00Z" w16du:dateUtc="2025-01-22T23:28:00Z">
        <w:r w:rsidR="00F47377">
          <w:rPr>
            <w:rFonts w:ascii="Times New Roman" w:eastAsia="Times New Roman" w:hAnsi="Times New Roman" w:cs="Times New Roman"/>
            <w:sz w:val="24"/>
            <w:szCs w:val="24"/>
          </w:rPr>
          <w:t>As can be seen in the figure, curved motion</w:t>
        </w:r>
      </w:ins>
      <w:ins w:id="173" w:author="Benton, Deon" w:date="2025-01-24T16:12:00Z" w16du:dateUtc="2025-01-24T22:12:00Z">
        <w:r w:rsidR="00293944">
          <w:rPr>
            <w:rFonts w:ascii="Times New Roman" w:eastAsia="Times New Roman" w:hAnsi="Times New Roman" w:cs="Times New Roman"/>
            <w:sz w:val="24"/>
            <w:szCs w:val="24"/>
          </w:rPr>
          <w:t xml:space="preserve"> (Fig. 2, right side)</w:t>
        </w:r>
      </w:ins>
      <w:ins w:id="174" w:author="Benton, Deon" w:date="2025-01-24T23:22:00Z" w16du:dateUtc="2025-01-25T05:22:00Z">
        <w:r w:rsidR="009D038C">
          <w:rPr>
            <w:rFonts w:ascii="Times New Roman" w:eastAsia="Times New Roman" w:hAnsi="Times New Roman" w:cs="Times New Roman"/>
            <w:sz w:val="24"/>
            <w:szCs w:val="24"/>
          </w:rPr>
          <w:t xml:space="preserve"> </w:t>
        </w:r>
      </w:ins>
      <w:ins w:id="175" w:author="Benton, Deon" w:date="2025-01-22T17:28:00Z" w16du:dateUtc="2025-01-22T23:28:00Z">
        <w:r w:rsidR="00F47377">
          <w:rPr>
            <w:rFonts w:ascii="Times New Roman" w:eastAsia="Times New Roman" w:hAnsi="Times New Roman" w:cs="Times New Roman"/>
            <w:sz w:val="24"/>
            <w:szCs w:val="24"/>
          </w:rPr>
          <w:t>was implemented with two straight paths with a “</w:t>
        </w:r>
      </w:ins>
      <w:ins w:id="176" w:author="Benton, Deon" w:date="2025-01-24T09:51:00Z" w16du:dateUtc="2025-01-24T15:51:00Z">
        <w:r w:rsidR="00B70CA9">
          <w:rPr>
            <w:rFonts w:ascii="Times New Roman" w:eastAsia="Times New Roman" w:hAnsi="Times New Roman" w:cs="Times New Roman"/>
            <w:sz w:val="24"/>
            <w:szCs w:val="24"/>
          </w:rPr>
          <w:t>d</w:t>
        </w:r>
      </w:ins>
      <w:ins w:id="177" w:author="Benton, Deon" w:date="2025-01-22T17:28:00Z" w16du:dateUtc="2025-01-22T23:28:00Z">
        <w:r w:rsidR="00F47377">
          <w:rPr>
            <w:rFonts w:ascii="Times New Roman" w:eastAsia="Times New Roman" w:hAnsi="Times New Roman" w:cs="Times New Roman"/>
            <w:sz w:val="24"/>
            <w:szCs w:val="24"/>
          </w:rPr>
          <w:t>iscontinuity” in the middle</w:t>
        </w:r>
      </w:ins>
      <w:ins w:id="178" w:author="Benton, Deon" w:date="2025-01-24T16:12:00Z" w16du:dateUtc="2025-01-24T22:12:00Z">
        <w:r w:rsidR="00293944">
          <w:rPr>
            <w:rFonts w:ascii="Times New Roman" w:eastAsia="Times New Roman" w:hAnsi="Times New Roman" w:cs="Times New Roman"/>
            <w:sz w:val="24"/>
            <w:szCs w:val="24"/>
          </w:rPr>
          <w:t>, in which the path appeared to “jump u</w:t>
        </w:r>
      </w:ins>
      <w:ins w:id="179" w:author="Benton, Deon" w:date="2025-01-24T16:13:00Z" w16du:dateUtc="2025-01-24T22:13:00Z">
        <w:r w:rsidR="00293944">
          <w:rPr>
            <w:rFonts w:ascii="Times New Roman" w:eastAsia="Times New Roman" w:hAnsi="Times New Roman" w:cs="Times New Roman"/>
            <w:sz w:val="24"/>
            <w:szCs w:val="24"/>
          </w:rPr>
          <w:t xml:space="preserve">p” (e.g., </w:t>
        </w:r>
        <w:r w:rsidR="00567C2C">
          <w:rPr>
            <w:rFonts w:ascii="Times New Roman" w:eastAsia="Times New Roman" w:hAnsi="Times New Roman" w:cs="Times New Roman"/>
            <w:sz w:val="24"/>
            <w:szCs w:val="24"/>
          </w:rPr>
          <w:t>predicted position at t</w:t>
        </w:r>
      </w:ins>
      <w:ins w:id="180" w:author="Benton, Deon" w:date="2025-01-24T16:14:00Z" w16du:dateUtc="2025-01-24T22:14:00Z">
        <w:r w:rsidR="00567C2C">
          <w:rPr>
            <w:rFonts w:ascii="Times New Roman" w:eastAsia="Times New Roman" w:hAnsi="Times New Roman" w:cs="Times New Roman"/>
            <w:sz w:val="24"/>
            <w:szCs w:val="24"/>
            <w:vertAlign w:val="subscript"/>
          </w:rPr>
          <w:t>3</w:t>
        </w:r>
        <w:r w:rsidR="00567C2C">
          <w:rPr>
            <w:rFonts w:ascii="Times New Roman" w:eastAsia="Times New Roman" w:hAnsi="Times New Roman" w:cs="Times New Roman"/>
            <w:sz w:val="24"/>
            <w:szCs w:val="24"/>
          </w:rPr>
          <w:t>)</w:t>
        </w:r>
      </w:ins>
      <w:ins w:id="181" w:author="Benton, Deon" w:date="2025-01-22T17:28:00Z" w16du:dateUtc="2025-01-22T23:28:00Z">
        <w:r w:rsidR="00F47377">
          <w:rPr>
            <w:rFonts w:ascii="Times New Roman" w:eastAsia="Times New Roman" w:hAnsi="Times New Roman" w:cs="Times New Roman"/>
            <w:sz w:val="24"/>
            <w:szCs w:val="24"/>
          </w:rPr>
          <w:t>.</w:t>
        </w:r>
      </w:ins>
      <w:ins w:id="182" w:author="Benton, Deon" w:date="2025-01-24T23:21:00Z" w16du:dateUtc="2025-01-25T05:21:00Z">
        <w:r w:rsidR="009D038C">
          <w:rPr>
            <w:rFonts w:ascii="Times New Roman" w:eastAsia="Times New Roman" w:hAnsi="Times New Roman" w:cs="Times New Roman"/>
            <w:sz w:val="24"/>
            <w:szCs w:val="24"/>
          </w:rPr>
          <w:t xml:space="preserve"> This curved motion occurred over a 2 </w:t>
        </w:r>
      </w:ins>
      <w:ins w:id="183" w:author="Benton, Deon" w:date="2025-01-24T23:22:00Z" w16du:dateUtc="2025-01-25T05:22:00Z">
        <w:r w:rsidR="009D038C">
          <w:rPr>
            <w:rFonts w:ascii="Times New Roman" w:eastAsia="Times New Roman" w:hAnsi="Times New Roman" w:cs="Times New Roman"/>
            <w:sz w:val="24"/>
            <w:szCs w:val="24"/>
          </w:rPr>
          <w:t>× 2 barrier that</w:t>
        </w:r>
      </w:ins>
      <w:ins w:id="184" w:author="Benton, Deon" w:date="2025-01-24T23:23:00Z" w16du:dateUtc="2025-01-25T05:23:00Z">
        <w:r w:rsidR="00D43B82">
          <w:rPr>
            <w:rFonts w:ascii="Times New Roman" w:eastAsia="Times New Roman" w:hAnsi="Times New Roman" w:cs="Times New Roman"/>
            <w:sz w:val="24"/>
            <w:szCs w:val="24"/>
          </w:rPr>
          <w:t xml:space="preserve"> </w:t>
        </w:r>
        <w:r w:rsidR="002A5D28">
          <w:rPr>
            <w:rFonts w:ascii="Times New Roman" w:eastAsia="Times New Roman" w:hAnsi="Times New Roman" w:cs="Times New Roman"/>
            <w:sz w:val="24"/>
            <w:szCs w:val="24"/>
          </w:rPr>
          <w:t>was in</w:t>
        </w:r>
      </w:ins>
      <w:ins w:id="185" w:author="Benton, Deon" w:date="2025-01-24T23:22:00Z" w16du:dateUtc="2025-01-25T05:22:00Z">
        <w:r w:rsidR="009D038C">
          <w:rPr>
            <w:rFonts w:ascii="Times New Roman" w:eastAsia="Times New Roman" w:hAnsi="Times New Roman" w:cs="Times New Roman"/>
            <w:sz w:val="24"/>
            <w:szCs w:val="24"/>
          </w:rPr>
          <w:t xml:space="preserve"> columns 3 and 4 of the grid.</w:t>
        </w:r>
      </w:ins>
      <w:ins w:id="186" w:author="Benton, Deon" w:date="2025-01-24T09:51:00Z" w16du:dateUtc="2025-01-24T15:51:00Z">
        <w:r w:rsidR="00B70CA9">
          <w:rPr>
            <w:rFonts w:ascii="Times New Roman" w:eastAsia="Times New Roman" w:hAnsi="Times New Roman" w:cs="Times New Roman"/>
            <w:sz w:val="24"/>
            <w:szCs w:val="24"/>
          </w:rPr>
          <w:t xml:space="preserve"> </w:t>
        </w:r>
      </w:ins>
      <w:ins w:id="187" w:author="Benton, Deon" w:date="2025-01-22T17:28:00Z" w16du:dateUtc="2025-01-22T23:28:00Z">
        <w:r w:rsidR="00F47377">
          <w:rPr>
            <w:rFonts w:ascii="Times New Roman" w:eastAsia="Times New Roman" w:hAnsi="Times New Roman" w:cs="Times New Roman"/>
            <w:sz w:val="24"/>
            <w:szCs w:val="24"/>
          </w:rPr>
          <w:t xml:space="preserve">Although </w:t>
        </w:r>
      </w:ins>
      <w:ins w:id="188" w:author="Benton, Deon" w:date="2025-01-22T17:29:00Z" w16du:dateUtc="2025-01-22T23:29:00Z">
        <w:r w:rsidR="00F47377">
          <w:rPr>
            <w:rFonts w:ascii="Times New Roman" w:eastAsia="Times New Roman" w:hAnsi="Times New Roman" w:cs="Times New Roman"/>
            <w:sz w:val="24"/>
            <w:szCs w:val="24"/>
          </w:rPr>
          <w:t>no such discontinuity exist</w:t>
        </w:r>
      </w:ins>
      <w:ins w:id="189" w:author="Benton, Deon" w:date="2025-01-29T11:49:00Z" w16du:dateUtc="2025-01-29T17:49:00Z">
        <w:r w:rsidR="00564F8F">
          <w:rPr>
            <w:rFonts w:ascii="Times New Roman" w:eastAsia="Times New Roman" w:hAnsi="Times New Roman" w:cs="Times New Roman"/>
            <w:sz w:val="24"/>
            <w:szCs w:val="24"/>
          </w:rPr>
          <w:t>s</w:t>
        </w:r>
      </w:ins>
      <w:ins w:id="190" w:author="Benton, Deon" w:date="2025-01-22T17:29:00Z" w16du:dateUtc="2025-01-22T23:29:00Z">
        <w:r w:rsidR="00F47377">
          <w:rPr>
            <w:rFonts w:ascii="Times New Roman" w:eastAsia="Times New Roman" w:hAnsi="Times New Roman" w:cs="Times New Roman"/>
            <w:sz w:val="24"/>
            <w:szCs w:val="24"/>
          </w:rPr>
          <w:t xml:space="preserve"> for curved motion in the real wor</w:t>
        </w:r>
      </w:ins>
      <w:ins w:id="191" w:author="Benton, Deon" w:date="2025-01-22T17:30:00Z" w16du:dateUtc="2025-01-22T23:30:00Z">
        <w:r w:rsidR="00F47377">
          <w:rPr>
            <w:rFonts w:ascii="Times New Roman" w:eastAsia="Times New Roman" w:hAnsi="Times New Roman" w:cs="Times New Roman"/>
            <w:sz w:val="24"/>
            <w:szCs w:val="24"/>
          </w:rPr>
          <w:t>ld</w:t>
        </w:r>
      </w:ins>
      <w:ins w:id="192" w:author="Benton, Deon" w:date="2025-01-22T17:31:00Z" w16du:dateUtc="2025-01-22T23:31:00Z">
        <w:r w:rsidR="00F12B94">
          <w:rPr>
            <w:rFonts w:ascii="Times New Roman" w:eastAsia="Times New Roman" w:hAnsi="Times New Roman" w:cs="Times New Roman"/>
            <w:sz w:val="24"/>
            <w:szCs w:val="24"/>
          </w:rPr>
          <w:t>—instead, real-world curved motion is arced and continuous—</w:t>
        </w:r>
      </w:ins>
      <w:ins w:id="193" w:author="Benton, Deon" w:date="2025-01-24T16:14:00Z" w16du:dateUtc="2025-01-24T22:14:00Z">
        <w:r w:rsidR="00BE2B33">
          <w:rPr>
            <w:rFonts w:ascii="Times New Roman" w:eastAsia="Times New Roman" w:hAnsi="Times New Roman" w:cs="Times New Roman"/>
            <w:sz w:val="24"/>
            <w:szCs w:val="24"/>
          </w:rPr>
          <w:t xml:space="preserve">a discontinuity was </w:t>
        </w:r>
      </w:ins>
      <w:ins w:id="194" w:author="Benton, Deon" w:date="2025-01-22T17:30:00Z" w16du:dateUtc="2025-01-22T23:30:00Z">
        <w:r w:rsidR="00F47377">
          <w:rPr>
            <w:rFonts w:ascii="Times New Roman" w:eastAsia="Times New Roman" w:hAnsi="Times New Roman" w:cs="Times New Roman"/>
            <w:sz w:val="24"/>
            <w:szCs w:val="24"/>
          </w:rPr>
          <w:t>introduced here</w:t>
        </w:r>
      </w:ins>
      <w:ins w:id="195" w:author="Benton, Deon" w:date="2025-01-22T17:29:00Z" w16du:dateUtc="2025-01-22T23:29:00Z">
        <w:r w:rsidR="00F47377">
          <w:rPr>
            <w:rFonts w:ascii="Times New Roman" w:eastAsia="Times New Roman" w:hAnsi="Times New Roman" w:cs="Times New Roman"/>
            <w:sz w:val="24"/>
            <w:szCs w:val="24"/>
          </w:rPr>
          <w:t xml:space="preserve"> to </w:t>
        </w:r>
      </w:ins>
      <w:ins w:id="196" w:author="Benton, Deon" w:date="2025-01-24T17:03:00Z" w16du:dateUtc="2025-01-24T23:03:00Z">
        <w:r w:rsidR="00D11A7E">
          <w:rPr>
            <w:rFonts w:ascii="Times New Roman" w:eastAsia="Times New Roman" w:hAnsi="Times New Roman" w:cs="Times New Roman"/>
            <w:sz w:val="24"/>
            <w:szCs w:val="24"/>
          </w:rPr>
          <w:t>equate the</w:t>
        </w:r>
      </w:ins>
      <w:ins w:id="197" w:author="Benton, Deon" w:date="2025-01-22T17:29:00Z" w16du:dateUtc="2025-01-22T23:29:00Z">
        <w:r w:rsidR="00F47377">
          <w:rPr>
            <w:rFonts w:ascii="Times New Roman" w:eastAsia="Times New Roman" w:hAnsi="Times New Roman" w:cs="Times New Roman"/>
            <w:sz w:val="24"/>
            <w:szCs w:val="24"/>
          </w:rPr>
          <w:t xml:space="preserve"> time it took </w:t>
        </w:r>
      </w:ins>
      <w:ins w:id="198" w:author="Benton, Deon" w:date="2025-01-24T16:14:00Z" w16du:dateUtc="2025-01-24T22:14:00Z">
        <w:r w:rsidR="00BE2B33">
          <w:rPr>
            <w:rFonts w:ascii="Times New Roman" w:eastAsia="Times New Roman" w:hAnsi="Times New Roman" w:cs="Times New Roman"/>
            <w:sz w:val="24"/>
            <w:szCs w:val="24"/>
          </w:rPr>
          <w:t>networks to complete straight</w:t>
        </w:r>
      </w:ins>
      <w:ins w:id="199" w:author="Benton, Deon" w:date="2025-01-24T16:15:00Z" w16du:dateUtc="2025-01-24T22:15:00Z">
        <w:r w:rsidR="001D7E15">
          <w:rPr>
            <w:rFonts w:ascii="Times New Roman" w:eastAsia="Times New Roman" w:hAnsi="Times New Roman" w:cs="Times New Roman"/>
            <w:sz w:val="24"/>
            <w:szCs w:val="24"/>
          </w:rPr>
          <w:t>-</w:t>
        </w:r>
      </w:ins>
      <w:ins w:id="200" w:author="Benton, Deon" w:date="2025-01-24T16:14:00Z" w16du:dateUtc="2025-01-24T22:14:00Z">
        <w:r w:rsidR="00BE2B33">
          <w:rPr>
            <w:rFonts w:ascii="Times New Roman" w:eastAsia="Times New Roman" w:hAnsi="Times New Roman" w:cs="Times New Roman"/>
            <w:sz w:val="24"/>
            <w:szCs w:val="24"/>
          </w:rPr>
          <w:t xml:space="preserve"> and curved</w:t>
        </w:r>
      </w:ins>
      <w:ins w:id="201" w:author="Benton, Deon" w:date="2025-01-24T16:15:00Z" w16du:dateUtc="2025-01-24T22:15:00Z">
        <w:r w:rsidR="001D7E15">
          <w:rPr>
            <w:rFonts w:ascii="Times New Roman" w:eastAsia="Times New Roman" w:hAnsi="Times New Roman" w:cs="Times New Roman"/>
            <w:sz w:val="24"/>
            <w:szCs w:val="24"/>
          </w:rPr>
          <w:t>-</w:t>
        </w:r>
      </w:ins>
      <w:ins w:id="202" w:author="Benton, Deon" w:date="2025-01-24T16:14:00Z" w16du:dateUtc="2025-01-24T22:14:00Z">
        <w:r w:rsidR="00BE2B33">
          <w:rPr>
            <w:rFonts w:ascii="Times New Roman" w:eastAsia="Times New Roman" w:hAnsi="Times New Roman" w:cs="Times New Roman"/>
            <w:sz w:val="24"/>
            <w:szCs w:val="24"/>
          </w:rPr>
          <w:t>motion</w:t>
        </w:r>
      </w:ins>
      <w:ins w:id="203" w:author="Benton, Deon" w:date="2025-01-24T16:15:00Z" w16du:dateUtc="2025-01-24T22:15:00Z">
        <w:r w:rsidR="001D7E15">
          <w:rPr>
            <w:rFonts w:ascii="Times New Roman" w:eastAsia="Times New Roman" w:hAnsi="Times New Roman" w:cs="Times New Roman"/>
            <w:sz w:val="24"/>
            <w:szCs w:val="24"/>
          </w:rPr>
          <w:t xml:space="preserve"> paths</w:t>
        </w:r>
      </w:ins>
      <w:ins w:id="204" w:author="Benton, Deon" w:date="2025-01-24T09:52:00Z" w16du:dateUtc="2025-01-24T15:52:00Z">
        <w:r w:rsidR="00A611F4">
          <w:rPr>
            <w:rFonts w:ascii="Times New Roman" w:eastAsia="Times New Roman" w:hAnsi="Times New Roman" w:cs="Times New Roman"/>
            <w:sz w:val="24"/>
            <w:szCs w:val="24"/>
          </w:rPr>
          <w:t>.</w:t>
        </w:r>
      </w:ins>
      <w:ins w:id="205" w:author="Benton, Deon" w:date="2025-01-24T17:05:00Z" w16du:dateUtc="2025-01-24T23:05:00Z">
        <w:r w:rsidR="00516634">
          <w:rPr>
            <w:rFonts w:ascii="Times New Roman" w:eastAsia="Times New Roman" w:hAnsi="Times New Roman" w:cs="Times New Roman"/>
            <w:sz w:val="24"/>
            <w:szCs w:val="24"/>
          </w:rPr>
          <w:t xml:space="preserve"> Note that because the last two columns of the path or motion grid were reserved for the barriers used in the control conditions of the three studies (see below), curved and straight motions oc</w:t>
        </w:r>
      </w:ins>
      <w:ins w:id="206" w:author="Benton, Deon" w:date="2025-01-24T17:06:00Z" w16du:dateUtc="2025-01-24T23:06:00Z">
        <w:r w:rsidR="00516634">
          <w:rPr>
            <w:rFonts w:ascii="Times New Roman" w:eastAsia="Times New Roman" w:hAnsi="Times New Roman" w:cs="Times New Roman"/>
            <w:sz w:val="24"/>
            <w:szCs w:val="24"/>
          </w:rPr>
          <w:t>curred over the first six columns of the motion grid</w:t>
        </w:r>
      </w:ins>
      <w:ins w:id="207" w:author="Benton, Deon" w:date="2025-01-24T17:05:00Z" w16du:dateUtc="2025-01-24T23:05:00Z">
        <w:r w:rsidR="00516634">
          <w:rPr>
            <w:rFonts w:ascii="Times New Roman" w:eastAsia="Times New Roman" w:hAnsi="Times New Roman" w:cs="Times New Roman"/>
            <w:sz w:val="24"/>
            <w:szCs w:val="24"/>
          </w:rPr>
          <w:t>.</w:t>
        </w:r>
      </w:ins>
    </w:p>
    <w:p w14:paraId="17D948A2" w14:textId="5CB41820" w:rsidR="00F37EA3" w:rsidRDefault="00F37EA3" w:rsidP="00766F20">
      <w:pPr>
        <w:rPr>
          <w:ins w:id="208" w:author="Benton, Deon" w:date="2025-01-24T16:36:00Z" w16du:dateUtc="2025-01-24T22:36:00Z"/>
          <w:rFonts w:ascii="Times New Roman" w:eastAsia="Times New Roman" w:hAnsi="Times New Roman" w:cs="Times New Roman"/>
          <w:sz w:val="24"/>
          <w:szCs w:val="24"/>
        </w:rPr>
      </w:pPr>
      <w:ins w:id="209" w:author="Benton, Deon" w:date="2025-01-22T16:05:00Z" w16du:dateUtc="2025-01-22T22:05:00Z">
        <w:r>
          <w:rPr>
            <w:rFonts w:ascii="Times New Roman" w:eastAsia="Times New Roman" w:hAnsi="Times New Roman" w:cs="Times New Roman"/>
            <w:sz w:val="24"/>
            <w:szCs w:val="24"/>
          </w:rPr>
          <w:t xml:space="preserve">Crucially, to instantiate the </w:t>
        </w:r>
      </w:ins>
      <w:ins w:id="210" w:author="Benton, Deon" w:date="2025-01-29T11:50:00Z" w16du:dateUtc="2025-01-29T17:50:00Z">
        <w:r w:rsidR="00564F8F">
          <w:rPr>
            <w:rFonts w:ascii="Times New Roman" w:eastAsia="Times New Roman" w:hAnsi="Times New Roman" w:cs="Times New Roman"/>
            <w:sz w:val="24"/>
            <w:szCs w:val="24"/>
          </w:rPr>
          <w:t xml:space="preserve">theoretical </w:t>
        </w:r>
      </w:ins>
      <w:ins w:id="211" w:author="Benton, Deon" w:date="2025-01-22T16:05:00Z" w16du:dateUtc="2025-01-22T22:05:00Z">
        <w:r>
          <w:rPr>
            <w:rFonts w:ascii="Times New Roman" w:eastAsia="Times New Roman" w:hAnsi="Times New Roman" w:cs="Times New Roman"/>
            <w:sz w:val="24"/>
            <w:szCs w:val="24"/>
          </w:rPr>
          <w:t xml:space="preserve">assumption that infants’ </w:t>
        </w:r>
      </w:ins>
      <w:ins w:id="212" w:author="Benton, Deon" w:date="2025-01-22T16:06:00Z" w16du:dateUtc="2025-01-22T22:06:00Z">
        <w:r>
          <w:rPr>
            <w:rFonts w:ascii="Times New Roman" w:eastAsia="Times New Roman" w:hAnsi="Times New Roman" w:cs="Times New Roman"/>
            <w:sz w:val="24"/>
            <w:szCs w:val="24"/>
          </w:rPr>
          <w:t xml:space="preserve">have </w:t>
        </w:r>
      </w:ins>
      <w:ins w:id="213" w:author="Benton, Deon" w:date="2025-01-24T16:15:00Z" w16du:dateUtc="2025-01-24T22:15:00Z">
        <w:r w:rsidR="001D7E15">
          <w:rPr>
            <w:rFonts w:ascii="Times New Roman" w:eastAsia="Times New Roman" w:hAnsi="Times New Roman" w:cs="Times New Roman"/>
            <w:sz w:val="24"/>
            <w:szCs w:val="24"/>
          </w:rPr>
          <w:t>more real-world</w:t>
        </w:r>
      </w:ins>
      <w:ins w:id="214" w:author="Benton, Deon" w:date="2025-01-22T16:06:00Z" w16du:dateUtc="2025-01-22T22:06:00Z">
        <w:r>
          <w:rPr>
            <w:rFonts w:ascii="Times New Roman" w:eastAsia="Times New Roman" w:hAnsi="Times New Roman" w:cs="Times New Roman"/>
            <w:sz w:val="24"/>
            <w:szCs w:val="24"/>
          </w:rPr>
          <w:t xml:space="preserve"> experience with straight path</w:t>
        </w:r>
      </w:ins>
      <w:ins w:id="215" w:author="Benton, Deon" w:date="2025-01-24T16:16:00Z" w16du:dateUtc="2025-01-24T22:16:00Z">
        <w:r w:rsidR="00E4080B">
          <w:rPr>
            <w:rFonts w:ascii="Times New Roman" w:eastAsia="Times New Roman" w:hAnsi="Times New Roman" w:cs="Times New Roman"/>
            <w:sz w:val="24"/>
            <w:szCs w:val="24"/>
          </w:rPr>
          <w:t>s</w:t>
        </w:r>
      </w:ins>
      <w:ins w:id="216" w:author="Benton, Deon" w:date="2025-01-22T16:06:00Z" w16du:dateUtc="2025-01-22T22:06:00Z">
        <w:r>
          <w:rPr>
            <w:rFonts w:ascii="Times New Roman" w:eastAsia="Times New Roman" w:hAnsi="Times New Roman" w:cs="Times New Roman"/>
            <w:sz w:val="24"/>
            <w:szCs w:val="24"/>
          </w:rPr>
          <w:t xml:space="preserve"> than with curved </w:t>
        </w:r>
      </w:ins>
      <w:ins w:id="217" w:author="Benton, Deon" w:date="2025-01-24T16:16:00Z" w16du:dateUtc="2025-01-24T22:16:00Z">
        <w:r w:rsidR="00E4080B">
          <w:rPr>
            <w:rFonts w:ascii="Times New Roman" w:eastAsia="Times New Roman" w:hAnsi="Times New Roman" w:cs="Times New Roman"/>
            <w:sz w:val="24"/>
            <w:szCs w:val="24"/>
          </w:rPr>
          <w:t>paths</w:t>
        </w:r>
      </w:ins>
      <w:ins w:id="218" w:author="Benton, Deon" w:date="2025-01-22T16:06:00Z" w16du:dateUtc="2025-01-22T22:06:00Z">
        <w:r>
          <w:rPr>
            <w:rFonts w:ascii="Times New Roman" w:eastAsia="Times New Roman" w:hAnsi="Times New Roman" w:cs="Times New Roman"/>
            <w:sz w:val="24"/>
            <w:szCs w:val="24"/>
          </w:rPr>
          <w:t>,</w:t>
        </w:r>
      </w:ins>
      <w:ins w:id="219" w:author="Benton, Deon" w:date="2025-01-24T16:17:00Z" w16du:dateUtc="2025-01-24T22:17:00Z">
        <w:r w:rsidR="000D4B94">
          <w:rPr>
            <w:rFonts w:ascii="Times New Roman" w:eastAsia="Times New Roman" w:hAnsi="Times New Roman" w:cs="Times New Roman"/>
            <w:sz w:val="24"/>
            <w:szCs w:val="24"/>
          </w:rPr>
          <w:t xml:space="preserve"> networks</w:t>
        </w:r>
      </w:ins>
      <w:ins w:id="220" w:author="Benton, Deon" w:date="2025-01-24T16:16:00Z" w16du:dateUtc="2025-01-24T22:16:00Z">
        <w:r w:rsidR="00E4080B">
          <w:rPr>
            <w:rFonts w:ascii="Times New Roman" w:eastAsia="Times New Roman" w:hAnsi="Times New Roman" w:cs="Times New Roman"/>
            <w:sz w:val="24"/>
            <w:szCs w:val="24"/>
          </w:rPr>
          <w:t xml:space="preserve"> experienced </w:t>
        </w:r>
      </w:ins>
      <w:ins w:id="221" w:author="Benton, Deon" w:date="2025-01-24T16:17:00Z" w16du:dateUtc="2025-01-24T22:17:00Z">
        <w:r w:rsidR="000D4B94">
          <w:rPr>
            <w:rFonts w:ascii="Times New Roman" w:eastAsia="Times New Roman" w:hAnsi="Times New Roman" w:cs="Times New Roman"/>
            <w:sz w:val="24"/>
            <w:szCs w:val="24"/>
          </w:rPr>
          <w:t>40 straight paths</w:t>
        </w:r>
      </w:ins>
      <w:ins w:id="222" w:author="Benton, Deon" w:date="2025-01-24T16:18:00Z" w16du:dateUtc="2025-01-24T22:18:00Z">
        <w:r w:rsidR="000D4B94">
          <w:rPr>
            <w:rFonts w:ascii="Times New Roman" w:eastAsia="Times New Roman" w:hAnsi="Times New Roman" w:cs="Times New Roman"/>
            <w:sz w:val="24"/>
            <w:szCs w:val="24"/>
          </w:rPr>
          <w:t xml:space="preserve"> and 5 curved paths</w:t>
        </w:r>
      </w:ins>
      <w:ins w:id="223" w:author="Benton, Deon" w:date="2025-01-24T20:13:00Z" w16du:dateUtc="2025-01-25T02:13:00Z">
        <w:r w:rsidR="00E72510">
          <w:rPr>
            <w:rFonts w:ascii="Times New Roman" w:eastAsia="Times New Roman" w:hAnsi="Times New Roman" w:cs="Times New Roman"/>
            <w:sz w:val="24"/>
            <w:szCs w:val="24"/>
          </w:rPr>
          <w:t xml:space="preserve"> during pretraining</w:t>
        </w:r>
      </w:ins>
      <w:ins w:id="224" w:author="Benton, Deon" w:date="2025-01-24T20:14:00Z" w16du:dateUtc="2025-01-25T02:14:00Z">
        <w:r w:rsidR="00E72510">
          <w:rPr>
            <w:rFonts w:ascii="Times New Roman" w:eastAsia="Times New Roman" w:hAnsi="Times New Roman" w:cs="Times New Roman"/>
            <w:sz w:val="24"/>
            <w:szCs w:val="24"/>
          </w:rPr>
          <w:t xml:space="preserve"> phase. This phase</w:t>
        </w:r>
      </w:ins>
      <w:ins w:id="225" w:author="Benton, Deon" w:date="2025-01-24T20:13:00Z" w16du:dateUtc="2025-01-25T02:13:00Z">
        <w:r w:rsidR="00E72510">
          <w:rPr>
            <w:rFonts w:ascii="Times New Roman" w:eastAsia="Times New Roman" w:hAnsi="Times New Roman" w:cs="Times New Roman"/>
            <w:sz w:val="24"/>
            <w:szCs w:val="24"/>
          </w:rPr>
          <w:t xml:space="preserve"> served as a proxy for “real-world” experience.</w:t>
        </w:r>
      </w:ins>
      <w:ins w:id="226" w:author="Benton, Deon" w:date="2025-01-24T16:18:00Z" w16du:dateUtc="2025-01-24T22:18:00Z">
        <w:r w:rsidR="000D4B94">
          <w:rPr>
            <w:rFonts w:ascii="Times New Roman" w:eastAsia="Times New Roman" w:hAnsi="Times New Roman" w:cs="Times New Roman"/>
            <w:sz w:val="24"/>
            <w:szCs w:val="24"/>
          </w:rPr>
          <w:t xml:space="preserve"> In addition to</w:t>
        </w:r>
      </w:ins>
      <w:ins w:id="227" w:author="Benton, Deon" w:date="2025-01-24T16:19:00Z" w16du:dateUtc="2025-01-24T22:19:00Z">
        <w:r w:rsidR="000D4B94">
          <w:rPr>
            <w:rFonts w:ascii="Times New Roman" w:eastAsia="Times New Roman" w:hAnsi="Times New Roman" w:cs="Times New Roman"/>
            <w:sz w:val="24"/>
            <w:szCs w:val="24"/>
          </w:rPr>
          <w:t xml:space="preserve"> less experience with curved paths relative to straight paths, </w:t>
        </w:r>
        <w:r w:rsidR="00BA5DFE">
          <w:rPr>
            <w:rFonts w:ascii="Times New Roman" w:eastAsia="Times New Roman" w:hAnsi="Times New Roman" w:cs="Times New Roman"/>
            <w:sz w:val="24"/>
            <w:szCs w:val="24"/>
          </w:rPr>
          <w:t>networks experienced straight paths 90% of the time and curved paths 10% of the time. These frequencies were norma</w:t>
        </w:r>
      </w:ins>
      <w:ins w:id="228" w:author="Benton, Deon" w:date="2025-01-24T16:20:00Z" w16du:dateUtc="2025-01-24T22:20:00Z">
        <w:r w:rsidR="00BA5DFE">
          <w:rPr>
            <w:rFonts w:ascii="Times New Roman" w:eastAsia="Times New Roman" w:hAnsi="Times New Roman" w:cs="Times New Roman"/>
            <w:sz w:val="24"/>
            <w:szCs w:val="24"/>
          </w:rPr>
          <w:t>lized over examples.</w:t>
        </w:r>
        <w:r w:rsidR="00373EE6">
          <w:rPr>
            <w:rFonts w:ascii="Times New Roman" w:eastAsia="Times New Roman" w:hAnsi="Times New Roman" w:cs="Times New Roman"/>
            <w:sz w:val="24"/>
            <w:szCs w:val="24"/>
          </w:rPr>
          <w:t xml:space="preserve"> Although these differences in experience with straight and curved paths likely exaggerate that encountered in the real world,</w:t>
        </w:r>
      </w:ins>
      <w:ins w:id="229" w:author="Benton, Deon" w:date="2025-01-24T16:35:00Z" w16du:dateUtc="2025-01-24T22:35:00Z">
        <w:r w:rsidR="008D7636">
          <w:rPr>
            <w:rFonts w:ascii="Times New Roman" w:eastAsia="Times New Roman" w:hAnsi="Times New Roman" w:cs="Times New Roman"/>
            <w:sz w:val="24"/>
            <w:szCs w:val="24"/>
          </w:rPr>
          <w:t xml:space="preserve"> such differences would make visible any effect of differential experience.</w:t>
        </w:r>
      </w:ins>
      <w:ins w:id="230" w:author="Benton, Deon" w:date="2025-01-24T16:36:00Z" w16du:dateUtc="2025-01-24T22:36:00Z">
        <w:r w:rsidR="00471C2C">
          <w:rPr>
            <w:rFonts w:ascii="Times New Roman" w:eastAsia="Times New Roman" w:hAnsi="Times New Roman" w:cs="Times New Roman"/>
            <w:sz w:val="24"/>
            <w:szCs w:val="24"/>
          </w:rPr>
          <w:t xml:space="preserve"> A full version of this paper would systematically assess the effect of different amounts of experience with straight and curved paths.</w:t>
        </w:r>
      </w:ins>
    </w:p>
    <w:p w14:paraId="42E05985" w14:textId="1F511E9A" w:rsidR="00CC029A" w:rsidRDefault="00DF042E" w:rsidP="00766F20">
      <w:pPr>
        <w:rPr>
          <w:ins w:id="231" w:author="Benton, Deon" w:date="2025-01-24T20:18:00Z" w16du:dateUtc="2025-01-25T02:18:00Z"/>
          <w:rFonts w:ascii="Times New Roman" w:eastAsia="Times New Roman" w:hAnsi="Times New Roman" w:cs="Times New Roman"/>
          <w:sz w:val="24"/>
          <w:szCs w:val="24"/>
        </w:rPr>
      </w:pPr>
      <w:ins w:id="232" w:author="Benton, Deon" w:date="2025-01-28T12:44:00Z" w16du:dateUtc="2025-01-28T18:44:00Z">
        <w:r>
          <w:rPr>
            <w:rFonts w:ascii="Times New Roman" w:eastAsia="Times New Roman" w:hAnsi="Times New Roman" w:cs="Times New Roman"/>
            <w:sz w:val="24"/>
            <w:szCs w:val="24"/>
          </w:rPr>
          <w:lastRenderedPageBreak/>
          <w:t xml:space="preserve">As was mentioned above, networks </w:t>
        </w:r>
        <w:r w:rsidR="00E66B39">
          <w:rPr>
            <w:rFonts w:ascii="Times New Roman" w:eastAsia="Times New Roman" w:hAnsi="Times New Roman" w:cs="Times New Roman"/>
            <w:sz w:val="24"/>
            <w:szCs w:val="24"/>
          </w:rPr>
          <w:t>received different amounts of pretraining experience</w:t>
        </w:r>
      </w:ins>
      <w:ins w:id="233" w:author="Benton, Deon" w:date="2025-01-24T16:37:00Z" w16du:dateUtc="2025-01-24T22:37:00Z">
        <w:r w:rsidR="00CC029A">
          <w:rPr>
            <w:rFonts w:ascii="Times New Roman" w:eastAsia="Times New Roman" w:hAnsi="Times New Roman" w:cs="Times New Roman"/>
            <w:sz w:val="24"/>
            <w:szCs w:val="24"/>
          </w:rPr>
          <w:t>.</w:t>
        </w:r>
      </w:ins>
      <w:ins w:id="234" w:author="Benton, Deon" w:date="2025-01-24T20:18:00Z" w16du:dateUtc="2025-01-25T02:18:00Z">
        <w:r w:rsidR="00D41315">
          <w:rPr>
            <w:rFonts w:ascii="Times New Roman" w:eastAsia="Times New Roman" w:hAnsi="Times New Roman" w:cs="Times New Roman"/>
            <w:sz w:val="24"/>
            <w:szCs w:val="24"/>
          </w:rPr>
          <w:t xml:space="preserve"> Below I briefly discuss the training proced</w:t>
        </w:r>
      </w:ins>
      <w:ins w:id="235" w:author="Benton, Deon" w:date="2025-01-24T20:19:00Z" w16du:dateUtc="2025-01-25T02:19:00Z">
        <w:r w:rsidR="00D41315">
          <w:rPr>
            <w:rFonts w:ascii="Times New Roman" w:eastAsia="Times New Roman" w:hAnsi="Times New Roman" w:cs="Times New Roman"/>
            <w:sz w:val="24"/>
            <w:szCs w:val="24"/>
          </w:rPr>
          <w:t>ure for each study as well as the preliminary results.</w:t>
        </w:r>
      </w:ins>
    </w:p>
    <w:p w14:paraId="0A8DF4F0" w14:textId="3BAEC79D" w:rsidR="00D41315" w:rsidRDefault="00D41315" w:rsidP="00766F20">
      <w:pPr>
        <w:rPr>
          <w:ins w:id="236" w:author="Benton, Deon" w:date="2025-01-24T20:18:00Z" w16du:dateUtc="2025-01-25T02:18:00Z"/>
          <w:rFonts w:ascii="Times New Roman" w:eastAsia="Times New Roman" w:hAnsi="Times New Roman" w:cs="Times New Roman"/>
          <w:sz w:val="24"/>
          <w:szCs w:val="24"/>
        </w:rPr>
      </w:pPr>
      <w:ins w:id="237" w:author="Benton, Deon" w:date="2025-01-24T20:18:00Z" w16du:dateUtc="2025-01-25T02:18:00Z">
        <w:r>
          <w:rPr>
            <w:rFonts w:ascii="Times New Roman" w:eastAsia="Times New Roman" w:hAnsi="Times New Roman" w:cs="Times New Roman"/>
            <w:b/>
            <w:bCs/>
            <w:sz w:val="24"/>
            <w:szCs w:val="24"/>
          </w:rPr>
          <w:t xml:space="preserve">Gergely et al. (1995) simulation </w:t>
        </w:r>
      </w:ins>
    </w:p>
    <w:p w14:paraId="60B37E48" w14:textId="416F9F4E" w:rsidR="00D41315" w:rsidRDefault="00D41315" w:rsidP="00766F20">
      <w:pPr>
        <w:rPr>
          <w:ins w:id="238" w:author="Benton, Deon" w:date="2025-01-29T15:28:00Z" w16du:dateUtc="2025-01-29T21:28:00Z"/>
          <w:rFonts w:ascii="Times New Roman" w:hAnsi="Times New Roman" w:cs="Times New Roman"/>
          <w:sz w:val="24"/>
          <w:szCs w:val="24"/>
        </w:rPr>
      </w:pPr>
      <w:ins w:id="239" w:author="Benton, Deon" w:date="2025-01-24T20:18:00Z" w16du:dateUtc="2025-01-25T02:18:00Z">
        <w:r>
          <w:rPr>
            <w:rFonts w:ascii="Times New Roman" w:eastAsia="Times New Roman" w:hAnsi="Times New Roman" w:cs="Times New Roman"/>
            <w:sz w:val="24"/>
            <w:szCs w:val="24"/>
          </w:rPr>
          <w:t xml:space="preserve">Following </w:t>
        </w:r>
      </w:ins>
      <w:ins w:id="240" w:author="Benton, Deon" w:date="2025-01-29T11:51:00Z" w16du:dateUtc="2025-01-29T17:51:00Z">
        <w:r w:rsidR="00DD5563">
          <w:rPr>
            <w:rFonts w:ascii="Times New Roman" w:eastAsia="Times New Roman" w:hAnsi="Times New Roman" w:cs="Times New Roman"/>
            <w:sz w:val="24"/>
            <w:szCs w:val="24"/>
          </w:rPr>
          <w:t xml:space="preserve">700 epochs of </w:t>
        </w:r>
      </w:ins>
      <w:ins w:id="241" w:author="Benton, Deon" w:date="2025-01-24T20:18:00Z" w16du:dateUtc="2025-01-25T02:18:00Z">
        <w:r>
          <w:rPr>
            <w:rFonts w:ascii="Times New Roman" w:eastAsia="Times New Roman" w:hAnsi="Times New Roman" w:cs="Times New Roman"/>
            <w:sz w:val="24"/>
            <w:szCs w:val="24"/>
          </w:rPr>
          <w:t>pretraining</w:t>
        </w:r>
      </w:ins>
      <w:ins w:id="242" w:author="Benton, Deon" w:date="2025-01-29T11:51:00Z" w16du:dateUtc="2025-01-29T17:51:00Z">
        <w:r w:rsidR="00DD5563">
          <w:rPr>
            <w:rFonts w:ascii="Times New Roman" w:eastAsia="Times New Roman" w:hAnsi="Times New Roman" w:cs="Times New Roman"/>
            <w:sz w:val="24"/>
            <w:szCs w:val="24"/>
          </w:rPr>
          <w:t xml:space="preserve"> experience</w:t>
        </w:r>
      </w:ins>
      <w:ins w:id="243" w:author="Benton, Deon" w:date="2025-01-24T20:18:00Z" w16du:dateUtc="2025-01-25T02:18:00Z">
        <w:r>
          <w:rPr>
            <w:rFonts w:ascii="Times New Roman" w:eastAsia="Times New Roman" w:hAnsi="Times New Roman" w:cs="Times New Roman"/>
            <w:sz w:val="24"/>
            <w:szCs w:val="24"/>
          </w:rPr>
          <w:t xml:space="preserve">, 50 networks were </w:t>
        </w:r>
      </w:ins>
      <w:ins w:id="244" w:author="Benton, Deon" w:date="2025-01-24T23:31:00Z" w16du:dateUtc="2025-01-25T05:31:00Z">
        <w:r w:rsidR="00EB3A9A">
          <w:rPr>
            <w:rFonts w:ascii="Times New Roman" w:eastAsia="Times New Roman" w:hAnsi="Times New Roman" w:cs="Times New Roman"/>
            <w:sz w:val="24"/>
            <w:szCs w:val="24"/>
          </w:rPr>
          <w:t>assigned</w:t>
        </w:r>
      </w:ins>
      <w:ins w:id="245" w:author="Benton, Deon" w:date="2025-01-24T20:19:00Z" w16du:dateUtc="2025-01-25T02:19:00Z">
        <w:r>
          <w:rPr>
            <w:rFonts w:ascii="Times New Roman" w:eastAsia="Times New Roman" w:hAnsi="Times New Roman" w:cs="Times New Roman"/>
            <w:sz w:val="24"/>
            <w:szCs w:val="24"/>
          </w:rPr>
          <w:t xml:space="preserve"> to the experimental condition</w:t>
        </w:r>
      </w:ins>
      <w:ins w:id="246" w:author="Benton, Deon" w:date="2025-01-24T23:19:00Z" w16du:dateUtc="2025-01-25T05:19:00Z">
        <w:r w:rsidR="001B4A99">
          <w:rPr>
            <w:rFonts w:ascii="Times New Roman" w:eastAsia="Times New Roman" w:hAnsi="Times New Roman" w:cs="Times New Roman"/>
            <w:sz w:val="24"/>
            <w:szCs w:val="24"/>
          </w:rPr>
          <w:t>, and 50 networks were assigned to the co</w:t>
        </w:r>
      </w:ins>
      <w:ins w:id="247" w:author="Benton, Deon" w:date="2025-01-24T23:20:00Z" w16du:dateUtc="2025-01-25T05:20:00Z">
        <w:r w:rsidR="001B4A99">
          <w:rPr>
            <w:rFonts w:ascii="Times New Roman" w:eastAsia="Times New Roman" w:hAnsi="Times New Roman" w:cs="Times New Roman"/>
            <w:sz w:val="24"/>
            <w:szCs w:val="24"/>
          </w:rPr>
          <w:t>ntrol condition</w:t>
        </w:r>
      </w:ins>
      <w:ins w:id="248" w:author="Benton, Deon" w:date="2025-01-24T20:19:00Z" w16du:dateUtc="2025-01-25T02:19:00Z">
        <w:r>
          <w:rPr>
            <w:rFonts w:ascii="Times New Roman" w:eastAsia="Times New Roman" w:hAnsi="Times New Roman" w:cs="Times New Roman"/>
            <w:sz w:val="24"/>
            <w:szCs w:val="24"/>
          </w:rPr>
          <w:t xml:space="preserve">. As was the case in Gergely et al. (1995), networks in the experimental condition were “habituated” to an event in which a new object </w:t>
        </w:r>
      </w:ins>
      <w:ins w:id="249" w:author="Benton, Deon" w:date="2025-01-24T20:20:00Z" w16du:dateUtc="2025-01-25T02:20:00Z">
        <w:r>
          <w:rPr>
            <w:rFonts w:ascii="Times New Roman" w:eastAsia="Times New Roman" w:hAnsi="Times New Roman" w:cs="Times New Roman"/>
            <w:sz w:val="24"/>
            <w:szCs w:val="24"/>
          </w:rPr>
          <w:t xml:space="preserve">jumped over a barrier to reach </w:t>
        </w:r>
      </w:ins>
      <w:ins w:id="250" w:author="Benton, Deon" w:date="2025-01-24T23:32:00Z" w16du:dateUtc="2025-01-25T05:32:00Z">
        <w:r w:rsidR="00EF2092">
          <w:rPr>
            <w:rFonts w:ascii="Times New Roman" w:eastAsia="Times New Roman" w:hAnsi="Times New Roman" w:cs="Times New Roman"/>
            <w:sz w:val="24"/>
            <w:szCs w:val="24"/>
          </w:rPr>
          <w:t>another new object</w:t>
        </w:r>
      </w:ins>
      <w:ins w:id="251" w:author="Benton, Deon" w:date="2025-01-24T20:20:00Z" w16du:dateUtc="2025-01-25T02:20:00Z">
        <w:r>
          <w:rPr>
            <w:rFonts w:ascii="Times New Roman" w:eastAsia="Times New Roman" w:hAnsi="Times New Roman" w:cs="Times New Roman"/>
            <w:sz w:val="24"/>
            <w:szCs w:val="24"/>
          </w:rPr>
          <w:t>. The height of this barrier differed from that experienced during the pretraining phase.</w:t>
        </w:r>
      </w:ins>
      <w:ins w:id="252" w:author="Benton, Deon" w:date="2025-01-24T20:22:00Z" w16du:dateUtc="2025-01-25T02:22:00Z">
        <w:r w:rsidR="00BD4337">
          <w:rPr>
            <w:rFonts w:ascii="Times New Roman" w:eastAsia="Times New Roman" w:hAnsi="Times New Roman" w:cs="Times New Roman"/>
            <w:sz w:val="24"/>
            <w:szCs w:val="24"/>
          </w:rPr>
          <w:t xml:space="preserve"> In particular, the habituation event used a 4 × 2 barrier</w:t>
        </w:r>
      </w:ins>
      <w:ins w:id="253" w:author="Benton, Deon" w:date="2025-01-24T23:21:00Z" w16du:dateUtc="2025-01-25T05:21:00Z">
        <w:r w:rsidR="001B4A99">
          <w:rPr>
            <w:rFonts w:ascii="Times New Roman" w:eastAsia="Times New Roman" w:hAnsi="Times New Roman" w:cs="Times New Roman"/>
            <w:sz w:val="24"/>
            <w:szCs w:val="24"/>
          </w:rPr>
          <w:t xml:space="preserve"> </w:t>
        </w:r>
      </w:ins>
      <w:ins w:id="254" w:author="Benton, Deon" w:date="2025-01-28T12:46:00Z" w16du:dateUtc="2025-01-28T18:46:00Z">
        <w:r w:rsidR="00E66B39">
          <w:rPr>
            <w:rFonts w:ascii="Times New Roman" w:eastAsia="Times New Roman" w:hAnsi="Times New Roman" w:cs="Times New Roman"/>
            <w:sz w:val="24"/>
            <w:szCs w:val="24"/>
          </w:rPr>
          <w:t>located</w:t>
        </w:r>
      </w:ins>
      <w:ins w:id="255" w:author="Benton, Deon" w:date="2025-01-24T23:21:00Z" w16du:dateUtc="2025-01-25T05:21:00Z">
        <w:r w:rsidR="001B4A99">
          <w:rPr>
            <w:rFonts w:ascii="Times New Roman" w:eastAsia="Times New Roman" w:hAnsi="Times New Roman" w:cs="Times New Roman"/>
            <w:sz w:val="24"/>
            <w:szCs w:val="24"/>
          </w:rPr>
          <w:t xml:space="preserve"> in columns 3 and 4</w:t>
        </w:r>
      </w:ins>
      <w:ins w:id="256" w:author="Benton, Deon" w:date="2025-01-28T12:46:00Z" w16du:dateUtc="2025-01-28T18:46:00Z">
        <w:r w:rsidR="00E66B39">
          <w:rPr>
            <w:rFonts w:ascii="Times New Roman" w:eastAsia="Times New Roman" w:hAnsi="Times New Roman" w:cs="Times New Roman"/>
            <w:sz w:val="24"/>
            <w:szCs w:val="24"/>
          </w:rPr>
          <w:t xml:space="preserve"> </w:t>
        </w:r>
      </w:ins>
      <w:ins w:id="257" w:author="Benton, Deon" w:date="2025-01-24T23:21:00Z" w16du:dateUtc="2025-01-25T05:21:00Z">
        <w:r w:rsidR="001B4A99">
          <w:rPr>
            <w:rFonts w:ascii="Times New Roman" w:eastAsia="Times New Roman" w:hAnsi="Times New Roman" w:cs="Times New Roman"/>
            <w:sz w:val="24"/>
            <w:szCs w:val="24"/>
          </w:rPr>
          <w:t>of the grid</w:t>
        </w:r>
      </w:ins>
      <w:ins w:id="258" w:author="Benton, Deon" w:date="2025-01-24T20:22:00Z" w16du:dateUtc="2025-01-25T02:22:00Z">
        <w:r w:rsidR="00BD4337">
          <w:rPr>
            <w:rFonts w:ascii="Times New Roman" w:eastAsia="Times New Roman" w:hAnsi="Times New Roman" w:cs="Times New Roman"/>
            <w:sz w:val="24"/>
            <w:szCs w:val="24"/>
          </w:rPr>
          <w:t>.</w:t>
        </w:r>
      </w:ins>
      <w:ins w:id="259" w:author="Benton, Deon" w:date="2025-01-24T23:20:00Z" w16du:dateUtc="2025-01-25T05:20:00Z">
        <w:r w:rsidR="001B4A99">
          <w:rPr>
            <w:rFonts w:ascii="Times New Roman" w:eastAsia="Times New Roman" w:hAnsi="Times New Roman" w:cs="Times New Roman"/>
            <w:sz w:val="24"/>
            <w:szCs w:val="24"/>
          </w:rPr>
          <w:t xml:space="preserve"> The habituation event for networks in the control condition was identical except that the barrier was in </w:t>
        </w:r>
      </w:ins>
      <w:ins w:id="260" w:author="Benton, Deon" w:date="2025-01-24T23:21:00Z" w16du:dateUtc="2025-01-25T05:21:00Z">
        <w:r w:rsidR="001B4A99">
          <w:rPr>
            <w:rFonts w:ascii="Times New Roman" w:eastAsia="Times New Roman" w:hAnsi="Times New Roman" w:cs="Times New Roman"/>
            <w:sz w:val="24"/>
            <w:szCs w:val="24"/>
          </w:rPr>
          <w:t xml:space="preserve">column 7 and 8 of the </w:t>
        </w:r>
      </w:ins>
      <w:ins w:id="261" w:author="Benton, Deon" w:date="2025-01-24T23:20:00Z" w16du:dateUtc="2025-01-25T05:20:00Z">
        <w:r w:rsidR="001B4A99">
          <w:rPr>
            <w:rFonts w:ascii="Times New Roman" w:eastAsia="Times New Roman" w:hAnsi="Times New Roman" w:cs="Times New Roman"/>
            <w:sz w:val="24"/>
            <w:szCs w:val="24"/>
          </w:rPr>
          <w:t>grid.</w:t>
        </w:r>
      </w:ins>
      <w:ins w:id="262" w:author="Benton, Deon" w:date="2025-01-24T20:22:00Z" w16du:dateUtc="2025-01-25T02:22:00Z">
        <w:r w:rsidR="00BD4337">
          <w:rPr>
            <w:rFonts w:ascii="Times New Roman" w:eastAsia="Times New Roman" w:hAnsi="Times New Roman" w:cs="Times New Roman"/>
            <w:sz w:val="24"/>
            <w:szCs w:val="24"/>
          </w:rPr>
          <w:t xml:space="preserve"> </w:t>
        </w:r>
      </w:ins>
      <w:ins w:id="263" w:author="Benton, Deon" w:date="2025-01-24T20:20:00Z" w16du:dateUtc="2025-01-25T02:20:00Z">
        <w:r w:rsidR="004B2839">
          <w:rPr>
            <w:rFonts w:ascii="Times New Roman" w:eastAsia="Times New Roman" w:hAnsi="Times New Roman" w:cs="Times New Roman"/>
            <w:sz w:val="24"/>
            <w:szCs w:val="24"/>
          </w:rPr>
          <w:t xml:space="preserve"> For all three simulations, the habituation phase lasted 1</w:t>
        </w:r>
      </w:ins>
      <w:ins w:id="264" w:author="Benton, Deon" w:date="2025-01-29T11:51:00Z" w16du:dateUtc="2025-01-29T17:51:00Z">
        <w:r w:rsidR="00892802">
          <w:rPr>
            <w:rFonts w:ascii="Times New Roman" w:eastAsia="Times New Roman" w:hAnsi="Times New Roman" w:cs="Times New Roman"/>
            <w:sz w:val="24"/>
            <w:szCs w:val="24"/>
          </w:rPr>
          <w:t>0</w:t>
        </w:r>
      </w:ins>
      <w:ins w:id="265" w:author="Benton, Deon" w:date="2025-01-24T20:20:00Z" w16du:dateUtc="2025-01-25T02:20:00Z">
        <w:r w:rsidR="004B2839">
          <w:rPr>
            <w:rFonts w:ascii="Times New Roman" w:eastAsia="Times New Roman" w:hAnsi="Times New Roman" w:cs="Times New Roman"/>
            <w:sz w:val="24"/>
            <w:szCs w:val="24"/>
          </w:rPr>
          <w:t xml:space="preserve"> epochs.</w:t>
        </w:r>
      </w:ins>
      <w:ins w:id="266" w:author="Benton, Deon" w:date="2025-01-24T23:24:00Z" w16du:dateUtc="2025-01-25T05:24:00Z">
        <w:r w:rsidR="002A5D28">
          <w:rPr>
            <w:rFonts w:ascii="Times New Roman" w:eastAsia="Times New Roman" w:hAnsi="Times New Roman" w:cs="Times New Roman"/>
            <w:sz w:val="24"/>
            <w:szCs w:val="24"/>
          </w:rPr>
          <w:t xml:space="preserve"> Both groups then received two test events</w:t>
        </w:r>
      </w:ins>
      <w:ins w:id="267" w:author="Benton, Deon" w:date="2025-01-24T23:26:00Z" w16du:dateUtc="2025-01-25T05:26:00Z">
        <w:r w:rsidR="002A5D28">
          <w:rPr>
            <w:rFonts w:ascii="Times New Roman" w:eastAsia="Times New Roman" w:hAnsi="Times New Roman" w:cs="Times New Roman"/>
            <w:sz w:val="24"/>
            <w:szCs w:val="24"/>
          </w:rPr>
          <w:t>; the barrier was absent in both test events</w:t>
        </w:r>
      </w:ins>
      <w:ins w:id="268" w:author="Benton, Deon" w:date="2025-01-24T23:24:00Z" w16du:dateUtc="2025-01-25T05:24:00Z">
        <w:r w:rsidR="002A5D28">
          <w:rPr>
            <w:rFonts w:ascii="Times New Roman" w:eastAsia="Times New Roman" w:hAnsi="Times New Roman" w:cs="Times New Roman"/>
            <w:sz w:val="24"/>
            <w:szCs w:val="24"/>
          </w:rPr>
          <w:t>.</w:t>
        </w:r>
      </w:ins>
      <w:ins w:id="269" w:author="Benton, Deon" w:date="2025-01-24T23:25:00Z" w16du:dateUtc="2025-01-25T05:25:00Z">
        <w:r w:rsidR="002A5D28">
          <w:rPr>
            <w:rFonts w:ascii="Times New Roman" w:eastAsia="Times New Roman" w:hAnsi="Times New Roman" w:cs="Times New Roman"/>
            <w:sz w:val="24"/>
            <w:szCs w:val="24"/>
          </w:rPr>
          <w:t xml:space="preserve"> </w:t>
        </w:r>
        <w:r w:rsidR="002A5D28" w:rsidRPr="004C0C81">
          <w:rPr>
            <w:rFonts w:ascii="Times New Roman" w:hAnsi="Times New Roman" w:cs="Times New Roman"/>
            <w:sz w:val="24"/>
            <w:szCs w:val="24"/>
          </w:rPr>
          <w:t xml:space="preserve">In the inefficient action event, </w:t>
        </w:r>
      </w:ins>
      <w:ins w:id="270" w:author="Benton, Deon" w:date="2025-01-24T23:27:00Z" w16du:dateUtc="2025-01-25T05:27:00Z">
        <w:r w:rsidR="00965B42">
          <w:rPr>
            <w:rFonts w:ascii="Times New Roman" w:hAnsi="Times New Roman" w:cs="Times New Roman"/>
            <w:sz w:val="24"/>
            <w:szCs w:val="24"/>
          </w:rPr>
          <w:t xml:space="preserve">the object on the left </w:t>
        </w:r>
      </w:ins>
      <w:ins w:id="271" w:author="Benton, Deon" w:date="2025-01-24T23:26:00Z" w16du:dateUtc="2025-01-25T05:26:00Z">
        <w:r w:rsidR="00965B42">
          <w:rPr>
            <w:rFonts w:ascii="Times New Roman" w:hAnsi="Times New Roman" w:cs="Times New Roman"/>
            <w:sz w:val="24"/>
            <w:szCs w:val="24"/>
          </w:rPr>
          <w:t>followed</w:t>
        </w:r>
      </w:ins>
      <w:ins w:id="272" w:author="Benton, Deon" w:date="2025-01-24T23:27:00Z" w16du:dateUtc="2025-01-25T05:27:00Z">
        <w:r w:rsidR="00965B42">
          <w:rPr>
            <w:rFonts w:ascii="Times New Roman" w:hAnsi="Times New Roman" w:cs="Times New Roman"/>
            <w:sz w:val="24"/>
            <w:szCs w:val="24"/>
          </w:rPr>
          <w:t xml:space="preserve"> a now </w:t>
        </w:r>
      </w:ins>
      <w:ins w:id="273" w:author="Benton, Deon" w:date="2025-01-24T23:28:00Z" w16du:dateUtc="2025-01-25T05:28:00Z">
        <w:r w:rsidR="00965B42">
          <w:rPr>
            <w:rFonts w:ascii="Times New Roman" w:hAnsi="Times New Roman" w:cs="Times New Roman"/>
            <w:sz w:val="24"/>
            <w:szCs w:val="24"/>
          </w:rPr>
          <w:t>inefficient</w:t>
        </w:r>
      </w:ins>
      <w:ins w:id="274" w:author="Benton, Deon" w:date="2025-01-24T23:26:00Z" w16du:dateUtc="2025-01-25T05:26:00Z">
        <w:r w:rsidR="00965B42">
          <w:rPr>
            <w:rFonts w:ascii="Times New Roman" w:hAnsi="Times New Roman" w:cs="Times New Roman"/>
            <w:sz w:val="24"/>
            <w:szCs w:val="24"/>
          </w:rPr>
          <w:t xml:space="preserve"> curved </w:t>
        </w:r>
      </w:ins>
      <w:ins w:id="275" w:author="Benton, Deon" w:date="2025-01-24T23:28:00Z" w16du:dateUtc="2025-01-25T05:28:00Z">
        <w:r w:rsidR="00965B42">
          <w:rPr>
            <w:rFonts w:ascii="Times New Roman" w:hAnsi="Times New Roman" w:cs="Times New Roman"/>
            <w:sz w:val="24"/>
            <w:szCs w:val="24"/>
          </w:rPr>
          <w:t xml:space="preserve">path </w:t>
        </w:r>
      </w:ins>
      <w:ins w:id="276" w:author="Benton, Deon" w:date="2025-01-24T23:26:00Z" w16du:dateUtc="2025-01-25T05:26:00Z">
        <w:r w:rsidR="00965B42">
          <w:rPr>
            <w:rFonts w:ascii="Times New Roman" w:hAnsi="Times New Roman" w:cs="Times New Roman"/>
            <w:sz w:val="24"/>
            <w:szCs w:val="24"/>
          </w:rPr>
          <w:t>to reach the object on the right</w:t>
        </w:r>
      </w:ins>
      <w:ins w:id="277" w:author="Benton, Deon" w:date="2025-01-24T23:25:00Z" w16du:dateUtc="2025-01-25T05:25:00Z">
        <w:r w:rsidR="002A5D28" w:rsidRPr="004C0C81">
          <w:rPr>
            <w:rFonts w:ascii="Times New Roman" w:hAnsi="Times New Roman" w:cs="Times New Roman"/>
            <w:sz w:val="24"/>
            <w:szCs w:val="24"/>
          </w:rPr>
          <w:t xml:space="preserve">. </w:t>
        </w:r>
      </w:ins>
      <w:ins w:id="278" w:author="Benton, Deon" w:date="2025-01-24T23:27:00Z" w16du:dateUtc="2025-01-25T05:27:00Z">
        <w:r w:rsidR="00965B42">
          <w:rPr>
            <w:rFonts w:ascii="Times New Roman" w:hAnsi="Times New Roman" w:cs="Times New Roman"/>
            <w:sz w:val="24"/>
            <w:szCs w:val="24"/>
          </w:rPr>
          <w:t>In the</w:t>
        </w:r>
      </w:ins>
      <w:ins w:id="279" w:author="Benton, Deon" w:date="2025-01-24T23:25:00Z" w16du:dateUtc="2025-01-25T05:25:00Z">
        <w:r w:rsidR="002A5D28" w:rsidRPr="004C0C81">
          <w:rPr>
            <w:rFonts w:ascii="Times New Roman" w:hAnsi="Times New Roman" w:cs="Times New Roman"/>
            <w:sz w:val="24"/>
            <w:szCs w:val="24"/>
          </w:rPr>
          <w:t xml:space="preserve"> efficient action event,</w:t>
        </w:r>
      </w:ins>
      <w:ins w:id="280" w:author="Benton, Deon" w:date="2025-01-24T23:27:00Z" w16du:dateUtc="2025-01-25T05:27:00Z">
        <w:r w:rsidR="00965B42">
          <w:rPr>
            <w:rFonts w:ascii="Times New Roman" w:hAnsi="Times New Roman" w:cs="Times New Roman"/>
            <w:sz w:val="24"/>
            <w:szCs w:val="24"/>
          </w:rPr>
          <w:t xml:space="preserve"> in contrast, </w:t>
        </w:r>
      </w:ins>
      <w:ins w:id="281" w:author="Benton, Deon" w:date="2025-01-24T23:31:00Z" w16du:dateUtc="2025-01-25T05:31:00Z">
        <w:r w:rsidR="002A0192">
          <w:rPr>
            <w:rFonts w:ascii="Times New Roman" w:hAnsi="Times New Roman" w:cs="Times New Roman"/>
            <w:sz w:val="24"/>
            <w:szCs w:val="24"/>
          </w:rPr>
          <w:t>the object on the left</w:t>
        </w:r>
      </w:ins>
      <w:ins w:id="282" w:author="Benton, Deon" w:date="2025-01-24T23:27:00Z" w16du:dateUtc="2025-01-25T05:27:00Z">
        <w:r w:rsidR="00965B42">
          <w:rPr>
            <w:rFonts w:ascii="Times New Roman" w:hAnsi="Times New Roman" w:cs="Times New Roman"/>
            <w:sz w:val="24"/>
            <w:szCs w:val="24"/>
          </w:rPr>
          <w:t xml:space="preserve"> followed a</w:t>
        </w:r>
      </w:ins>
      <w:ins w:id="283" w:author="Benton, Deon" w:date="2025-01-24T23:28:00Z" w16du:dateUtc="2025-01-25T05:28:00Z">
        <w:r w:rsidR="00965B42">
          <w:rPr>
            <w:rFonts w:ascii="Times New Roman" w:hAnsi="Times New Roman" w:cs="Times New Roman"/>
            <w:sz w:val="24"/>
            <w:szCs w:val="24"/>
          </w:rPr>
          <w:t>n efficient</w:t>
        </w:r>
      </w:ins>
      <w:ins w:id="284" w:author="Benton, Deon" w:date="2025-01-24T23:27:00Z" w16du:dateUtc="2025-01-25T05:27:00Z">
        <w:r w:rsidR="00965B42">
          <w:rPr>
            <w:rFonts w:ascii="Times New Roman" w:hAnsi="Times New Roman" w:cs="Times New Roman"/>
            <w:sz w:val="24"/>
            <w:szCs w:val="24"/>
          </w:rPr>
          <w:t xml:space="preserve"> straight path</w:t>
        </w:r>
      </w:ins>
      <w:ins w:id="285" w:author="Benton, Deon" w:date="2025-01-24T23:25:00Z" w16du:dateUtc="2025-01-25T05:25:00Z">
        <w:r w:rsidR="002A5D28" w:rsidRPr="004C0C81">
          <w:rPr>
            <w:rFonts w:ascii="Times New Roman" w:hAnsi="Times New Roman" w:cs="Times New Roman"/>
            <w:sz w:val="24"/>
            <w:szCs w:val="24"/>
          </w:rPr>
          <w:t xml:space="preserve"> </w:t>
        </w:r>
      </w:ins>
      <w:ins w:id="286" w:author="Benton, Deon" w:date="2025-01-24T23:28:00Z" w16du:dateUtc="2025-01-25T05:28:00Z">
        <w:r w:rsidR="00965B42">
          <w:rPr>
            <w:rFonts w:ascii="Times New Roman" w:hAnsi="Times New Roman" w:cs="Times New Roman"/>
            <w:sz w:val="24"/>
            <w:szCs w:val="24"/>
          </w:rPr>
          <w:t xml:space="preserve">to reach the circle. </w:t>
        </w:r>
      </w:ins>
      <w:ins w:id="287" w:author="Benton, Deon" w:date="2025-01-25T10:01:00Z" w16du:dateUtc="2025-01-25T16:01:00Z">
        <w:r w:rsidR="00E76E71">
          <w:rPr>
            <w:rFonts w:ascii="Times New Roman" w:hAnsi="Times New Roman" w:cs="Times New Roman"/>
            <w:sz w:val="24"/>
            <w:szCs w:val="24"/>
          </w:rPr>
          <w:t>The dependent measure used in the preliminary simulations reported here w</w:t>
        </w:r>
      </w:ins>
      <w:ins w:id="288" w:author="Benton, Deon" w:date="2025-01-25T10:02:00Z" w16du:dateUtc="2025-01-25T16:02:00Z">
        <w:r w:rsidR="00E76E71">
          <w:rPr>
            <w:rFonts w:ascii="Times New Roman" w:hAnsi="Times New Roman" w:cs="Times New Roman"/>
            <w:sz w:val="24"/>
            <w:szCs w:val="24"/>
          </w:rPr>
          <w:t>as cross-entropy error (henceforth, error)</w:t>
        </w:r>
      </w:ins>
      <w:ins w:id="289" w:author="Benton, Deon" w:date="2025-01-24T23:29:00Z" w16du:dateUtc="2025-01-25T05:29:00Z">
        <w:r w:rsidR="00965B42">
          <w:rPr>
            <w:rFonts w:ascii="Times New Roman" w:hAnsi="Times New Roman" w:cs="Times New Roman"/>
            <w:sz w:val="24"/>
            <w:szCs w:val="24"/>
          </w:rPr>
          <w:t>.  This served as a proxy for infant looking time</w:t>
        </w:r>
      </w:ins>
      <w:ins w:id="290" w:author="Benton, Deon" w:date="2025-01-25T10:02:00Z" w16du:dateUtc="2025-01-25T16:02:00Z">
        <w:r w:rsidR="00E76E71">
          <w:rPr>
            <w:rFonts w:ascii="Times New Roman" w:hAnsi="Times New Roman" w:cs="Times New Roman"/>
            <w:sz w:val="24"/>
            <w:szCs w:val="24"/>
          </w:rPr>
          <w:t xml:space="preserve"> and is thought to correlate with infant looking time</w:t>
        </w:r>
      </w:ins>
      <w:ins w:id="291" w:author="Benton, Deon" w:date="2025-01-24T23:32:00Z" w16du:dateUtc="2025-01-25T05:32:00Z">
        <w:r w:rsidR="00EB3A9A">
          <w:rPr>
            <w:rFonts w:ascii="Times New Roman" w:hAnsi="Times New Roman" w:cs="Times New Roman"/>
            <w:sz w:val="24"/>
            <w:szCs w:val="24"/>
          </w:rPr>
          <w:t xml:space="preserve"> (Mareschal et al., 2000)</w:t>
        </w:r>
      </w:ins>
      <w:ins w:id="292" w:author="Benton, Deon" w:date="2025-01-24T23:29:00Z" w16du:dateUtc="2025-01-25T05:29:00Z">
        <w:r w:rsidR="00965B42">
          <w:rPr>
            <w:rFonts w:ascii="Times New Roman" w:hAnsi="Times New Roman" w:cs="Times New Roman"/>
            <w:sz w:val="24"/>
            <w:szCs w:val="24"/>
          </w:rPr>
          <w:t>.</w:t>
        </w:r>
      </w:ins>
    </w:p>
    <w:p w14:paraId="7208F4CF" w14:textId="77777777" w:rsidR="00AD448E" w:rsidRDefault="00AD448E" w:rsidP="00766F20">
      <w:pPr>
        <w:rPr>
          <w:ins w:id="293" w:author="Benton, Deon" w:date="2025-01-25T10:05:00Z" w16du:dateUtc="2025-01-25T16:05:00Z"/>
          <w:rFonts w:ascii="Times New Roman" w:hAnsi="Times New Roman" w:cs="Times New Roman"/>
          <w:sz w:val="24"/>
          <w:szCs w:val="24"/>
        </w:rPr>
      </w:pPr>
    </w:p>
    <w:tbl>
      <w:tblPr>
        <w:tblStyle w:val="TableGrid"/>
        <w:tblW w:w="10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6"/>
      </w:tblGrid>
      <w:tr w:rsidR="003818F9" w14:paraId="55B116BB" w14:textId="77777777" w:rsidTr="000B2DC4">
        <w:trPr>
          <w:trHeight w:val="3989"/>
        </w:trPr>
        <w:tc>
          <w:tcPr>
            <w:tcW w:w="10566" w:type="dxa"/>
          </w:tcPr>
          <w:p w14:paraId="0A7C17FE" w14:textId="56EC91D0" w:rsidR="003818F9" w:rsidRDefault="00854208" w:rsidP="003818F9">
            <w:pPr>
              <w:keepNex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A2C97B" wp14:editId="23B26DEF">
                  <wp:extent cx="6486670" cy="2457450"/>
                  <wp:effectExtent l="0" t="0" r="9525" b="0"/>
                  <wp:docPr id="385768132" name="Picture 1"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68132" name="Picture 1" descr="A comparison of a graph&#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91453" cy="2459262"/>
                          </a:xfrm>
                          <a:prstGeom prst="rect">
                            <a:avLst/>
                          </a:prstGeom>
                        </pic:spPr>
                      </pic:pic>
                    </a:graphicData>
                  </a:graphic>
                </wp:inline>
              </w:drawing>
            </w:r>
          </w:p>
        </w:tc>
      </w:tr>
    </w:tbl>
    <w:p w14:paraId="5EB6ADB9" w14:textId="6EE88EFC" w:rsidR="003818F9" w:rsidRPr="003818F9" w:rsidRDefault="003818F9" w:rsidP="003818F9">
      <w:pPr>
        <w:pStyle w:val="Caption"/>
        <w:rPr>
          <w:ins w:id="294" w:author="Benton, Deon" w:date="2025-01-22T13:41:00Z" w16du:dateUtc="2025-01-22T19:41:00Z"/>
          <w:rFonts w:ascii="Times New Roman" w:hAnsi="Times New Roman" w:cs="Times New Roman"/>
          <w:i w:val="0"/>
          <w:iCs w:val="0"/>
          <w:color w:val="000000" w:themeColor="text1"/>
          <w:sz w:val="20"/>
          <w:szCs w:val="20"/>
        </w:rPr>
      </w:pPr>
      <w:r w:rsidRPr="003818F9">
        <w:rPr>
          <w:rFonts w:ascii="Times New Roman" w:hAnsi="Times New Roman" w:cs="Times New Roman"/>
          <w:i w:val="0"/>
          <w:iCs w:val="0"/>
          <w:color w:val="000000" w:themeColor="text1"/>
          <w:sz w:val="20"/>
          <w:szCs w:val="20"/>
        </w:rPr>
        <w:t xml:space="preserve">Figure </w:t>
      </w:r>
      <w:r w:rsidRPr="003818F9">
        <w:rPr>
          <w:rFonts w:ascii="Times New Roman" w:hAnsi="Times New Roman" w:cs="Times New Roman"/>
          <w:i w:val="0"/>
          <w:iCs w:val="0"/>
          <w:color w:val="000000" w:themeColor="text1"/>
          <w:sz w:val="20"/>
          <w:szCs w:val="20"/>
        </w:rPr>
        <w:fldChar w:fldCharType="begin"/>
      </w:r>
      <w:r w:rsidRPr="003818F9">
        <w:rPr>
          <w:rFonts w:ascii="Times New Roman" w:hAnsi="Times New Roman" w:cs="Times New Roman"/>
          <w:i w:val="0"/>
          <w:iCs w:val="0"/>
          <w:color w:val="000000" w:themeColor="text1"/>
          <w:sz w:val="20"/>
          <w:szCs w:val="20"/>
        </w:rPr>
        <w:instrText xml:space="preserve"> SEQ Figure \* ARABIC </w:instrText>
      </w:r>
      <w:r w:rsidRPr="003818F9">
        <w:rPr>
          <w:rFonts w:ascii="Times New Roman" w:hAnsi="Times New Roman" w:cs="Times New Roman"/>
          <w:i w:val="0"/>
          <w:iCs w:val="0"/>
          <w:color w:val="000000" w:themeColor="text1"/>
          <w:sz w:val="20"/>
          <w:szCs w:val="20"/>
        </w:rPr>
        <w:fldChar w:fldCharType="separate"/>
      </w:r>
      <w:r w:rsidR="00C7690D">
        <w:rPr>
          <w:rFonts w:ascii="Times New Roman" w:hAnsi="Times New Roman" w:cs="Times New Roman"/>
          <w:i w:val="0"/>
          <w:iCs w:val="0"/>
          <w:noProof/>
          <w:color w:val="000000" w:themeColor="text1"/>
          <w:sz w:val="20"/>
          <w:szCs w:val="20"/>
        </w:rPr>
        <w:t>3</w:t>
      </w:r>
      <w:r w:rsidRPr="003818F9">
        <w:rPr>
          <w:rFonts w:ascii="Times New Roman" w:hAnsi="Times New Roman" w:cs="Times New Roman"/>
          <w:i w:val="0"/>
          <w:iCs w:val="0"/>
          <w:color w:val="000000" w:themeColor="text1"/>
          <w:sz w:val="20"/>
          <w:szCs w:val="20"/>
        </w:rPr>
        <w:fldChar w:fldCharType="end"/>
      </w:r>
      <w:r w:rsidRPr="003818F9">
        <w:rPr>
          <w:rFonts w:ascii="Times New Roman" w:hAnsi="Times New Roman" w:cs="Times New Roman"/>
          <w:i w:val="0"/>
          <w:iCs w:val="0"/>
          <w:color w:val="000000" w:themeColor="text1"/>
          <w:sz w:val="20"/>
          <w:szCs w:val="20"/>
        </w:rPr>
        <w:t xml:space="preserve">. Networks’ mean “looking time” (i.e., cross-entropy error) to the Efficient Action and Inefficient Action test events across the Experimental and Control conditions. </w:t>
      </w:r>
    </w:p>
    <w:p w14:paraId="1C0D64E8" w14:textId="00417A1F" w:rsidR="003818F9" w:rsidRPr="00586908" w:rsidRDefault="003818F9" w:rsidP="00766F20">
      <w:pPr>
        <w:rPr>
          <w:ins w:id="295" w:author="Benton, Deon" w:date="2025-01-25T10:16:00Z" w16du:dateUtc="2025-01-25T16:16:00Z"/>
          <w:rFonts w:ascii="Times New Roman" w:hAnsi="Times New Roman" w:cs="Times New Roman"/>
          <w:sz w:val="24"/>
          <w:szCs w:val="24"/>
        </w:rPr>
      </w:pPr>
      <w:r>
        <w:rPr>
          <w:rFonts w:ascii="Times New Roman" w:hAnsi="Times New Roman" w:cs="Times New Roman"/>
          <w:sz w:val="24"/>
          <w:szCs w:val="24"/>
        </w:rPr>
        <w:t>Figure 3 above shows the preliminary results for the simulation of Gergely et al. (1995). As can be seen,</w:t>
      </w:r>
      <w:ins w:id="296" w:author="Benton, Deon" w:date="2025-01-25T10:15:00Z" w16du:dateUtc="2025-01-25T16:15:00Z">
        <w:r w:rsidR="008E6321">
          <w:rPr>
            <w:rFonts w:ascii="Times New Roman" w:hAnsi="Times New Roman" w:cs="Times New Roman"/>
            <w:sz w:val="24"/>
            <w:szCs w:val="24"/>
          </w:rPr>
          <w:t xml:space="preserve"> the qualitative pattern of results mirrored that reported in G</w:t>
        </w:r>
      </w:ins>
      <w:ins w:id="297" w:author="Benton, Deon" w:date="2025-01-25T10:16:00Z" w16du:dateUtc="2025-01-25T16:16:00Z">
        <w:r w:rsidR="008E6321">
          <w:rPr>
            <w:rFonts w:ascii="Times New Roman" w:hAnsi="Times New Roman" w:cs="Times New Roman"/>
            <w:sz w:val="24"/>
            <w:szCs w:val="24"/>
          </w:rPr>
          <w:t>ergely et al. (1995). In other words, as was true for infants assigned to the Experimental Condition,</w:t>
        </w:r>
      </w:ins>
      <w:r>
        <w:rPr>
          <w:rFonts w:ascii="Times New Roman" w:hAnsi="Times New Roman" w:cs="Times New Roman"/>
          <w:sz w:val="24"/>
          <w:szCs w:val="24"/>
        </w:rPr>
        <w:t xml:space="preserve"> networks in </w:t>
      </w:r>
      <w:ins w:id="298" w:author="Benton, Deon" w:date="2025-01-25T10:16:00Z" w16du:dateUtc="2025-01-25T16:16:00Z">
        <w:r w:rsidR="008E6321">
          <w:rPr>
            <w:rFonts w:ascii="Times New Roman" w:hAnsi="Times New Roman" w:cs="Times New Roman"/>
            <w:sz w:val="24"/>
            <w:szCs w:val="24"/>
          </w:rPr>
          <w:t>the same condition</w:t>
        </w:r>
      </w:ins>
      <w:r>
        <w:rPr>
          <w:rFonts w:ascii="Times New Roman" w:hAnsi="Times New Roman" w:cs="Times New Roman"/>
          <w:sz w:val="24"/>
          <w:szCs w:val="24"/>
        </w:rPr>
        <w:t xml:space="preserve"> look</w:t>
      </w:r>
      <w:ins w:id="299" w:author="Benton, Deon" w:date="2025-01-25T10:16:00Z" w16du:dateUtc="2025-01-25T16:16:00Z">
        <w:r w:rsidR="008E6321">
          <w:rPr>
            <w:rFonts w:ascii="Times New Roman" w:hAnsi="Times New Roman" w:cs="Times New Roman"/>
            <w:sz w:val="24"/>
            <w:szCs w:val="24"/>
          </w:rPr>
          <w:t>ed</w:t>
        </w:r>
      </w:ins>
      <w:r>
        <w:rPr>
          <w:rFonts w:ascii="Times New Roman" w:hAnsi="Times New Roman" w:cs="Times New Roman"/>
          <w:sz w:val="24"/>
          <w:szCs w:val="24"/>
        </w:rPr>
        <w:t xml:space="preserve"> longer at (i.e., produced greater error to) the Inefficient Action event than at the Efficient Action event. In contrast, networks in the Control Condition looked about equally at both test events. </w:t>
      </w:r>
      <w:ins w:id="300" w:author="Benton, Deon" w:date="2025-01-29T15:28:00Z" w16du:dateUtc="2025-01-29T21:28:00Z">
        <w:r w:rsidR="00AD448E">
          <w:rPr>
            <w:rFonts w:ascii="Times New Roman" w:hAnsi="Times New Roman" w:cs="Times New Roman"/>
            <w:sz w:val="24"/>
            <w:szCs w:val="24"/>
          </w:rPr>
          <w:t xml:space="preserve">A quantitative analysis also supported this conclusion. Specifically, a linear mixed-effects model with test event (Efficient Action vs. </w:t>
        </w:r>
      </w:ins>
      <w:ins w:id="301" w:author="Benton, Deon" w:date="2025-01-29T15:29:00Z" w16du:dateUtc="2025-01-29T21:29:00Z">
        <w:r w:rsidR="00AD448E">
          <w:rPr>
            <w:rFonts w:ascii="Times New Roman" w:hAnsi="Times New Roman" w:cs="Times New Roman"/>
            <w:sz w:val="24"/>
            <w:szCs w:val="24"/>
          </w:rPr>
          <w:t>Inefficient Action) as the within-</w:t>
        </w:r>
        <w:r w:rsidR="00AD448E">
          <w:rPr>
            <w:rFonts w:ascii="Times New Roman" w:hAnsi="Times New Roman" w:cs="Times New Roman"/>
            <w:sz w:val="24"/>
            <w:szCs w:val="24"/>
          </w:rPr>
          <w:lastRenderedPageBreak/>
          <w:t xml:space="preserve">subjects fixed effect and condition (Experimental vs. Control) as the between-subjects fixed effect, and network as the random effect revealed mains effects of </w:t>
        </w:r>
      </w:ins>
      <w:ins w:id="302" w:author="Benton, Deon" w:date="2025-01-29T15:31:00Z" w16du:dateUtc="2025-01-29T21:31:00Z">
        <w:r w:rsidR="00310B02">
          <w:rPr>
            <w:rFonts w:ascii="Times New Roman" w:hAnsi="Times New Roman" w:cs="Times New Roman"/>
            <w:sz w:val="24"/>
            <w:szCs w:val="24"/>
          </w:rPr>
          <w:t xml:space="preserve">test event and condition that were qualified by a significant interaction between the two, </w:t>
        </w:r>
      </w:ins>
      <w:r w:rsidR="00310B02">
        <w:rPr>
          <w:rFonts w:ascii="Times New Roman" w:hAnsi="Times New Roman" w:cs="Times New Roman"/>
          <w:i/>
          <w:iCs/>
          <w:sz w:val="24"/>
          <w:szCs w:val="24"/>
        </w:rPr>
        <w:t>F</w:t>
      </w:r>
      <w:r w:rsidR="00310B02">
        <w:rPr>
          <w:rFonts w:ascii="Times New Roman" w:hAnsi="Times New Roman" w:cs="Times New Roman"/>
          <w:sz w:val="24"/>
          <w:szCs w:val="24"/>
        </w:rPr>
        <w:t xml:space="preserve">(1, 98) = 13.09, </w:t>
      </w:r>
      <w:r w:rsidR="00310B02">
        <w:rPr>
          <w:rFonts w:ascii="Times New Roman" w:hAnsi="Times New Roman" w:cs="Times New Roman"/>
          <w:i/>
          <w:iCs/>
          <w:sz w:val="24"/>
          <w:szCs w:val="24"/>
        </w:rPr>
        <w:t xml:space="preserve">p </w:t>
      </w:r>
      <w:r w:rsidR="00310B02">
        <w:rPr>
          <w:rFonts w:ascii="Times New Roman" w:hAnsi="Times New Roman" w:cs="Times New Roman"/>
          <w:sz w:val="24"/>
          <w:szCs w:val="24"/>
        </w:rPr>
        <w:t>&lt; .0005.</w:t>
      </w:r>
      <w:r w:rsidR="00586908">
        <w:rPr>
          <w:rFonts w:ascii="Times New Roman" w:hAnsi="Times New Roman" w:cs="Times New Roman"/>
          <w:sz w:val="24"/>
          <w:szCs w:val="24"/>
        </w:rPr>
        <w:t xml:space="preserve"> Follow-up comparisons for each condition revealed that networks in the Experimental condition looked longer at (i.e., produced greater error to) the Inefficient Action test event (</w:t>
      </w:r>
      <w:r w:rsidR="00586908">
        <w:rPr>
          <w:rFonts w:ascii="Times New Roman" w:hAnsi="Times New Roman" w:cs="Times New Roman"/>
          <w:i/>
          <w:iCs/>
          <w:sz w:val="24"/>
          <w:szCs w:val="24"/>
        </w:rPr>
        <w:t xml:space="preserve">M </w:t>
      </w:r>
      <w:r w:rsidR="00586908">
        <w:rPr>
          <w:rFonts w:ascii="Times New Roman" w:hAnsi="Times New Roman" w:cs="Times New Roman"/>
          <w:sz w:val="24"/>
          <w:szCs w:val="24"/>
        </w:rPr>
        <w:t>=</w:t>
      </w:r>
      <w:r w:rsidR="002967F0">
        <w:rPr>
          <w:rFonts w:ascii="Times New Roman" w:hAnsi="Times New Roman" w:cs="Times New Roman"/>
          <w:sz w:val="24"/>
          <w:szCs w:val="24"/>
        </w:rPr>
        <w:t xml:space="preserve"> 196.51</w:t>
      </w:r>
      <w:r w:rsidR="00586908">
        <w:rPr>
          <w:rFonts w:ascii="Times New Roman" w:hAnsi="Times New Roman" w:cs="Times New Roman"/>
          <w:sz w:val="24"/>
          <w:szCs w:val="24"/>
        </w:rPr>
        <w:t xml:space="preserve">, </w:t>
      </w:r>
      <w:r w:rsidR="00586908">
        <w:rPr>
          <w:rFonts w:ascii="Times New Roman" w:hAnsi="Times New Roman" w:cs="Times New Roman"/>
          <w:i/>
          <w:iCs/>
          <w:sz w:val="24"/>
          <w:szCs w:val="24"/>
        </w:rPr>
        <w:t xml:space="preserve">SD </w:t>
      </w:r>
      <w:r w:rsidR="00586908">
        <w:rPr>
          <w:rFonts w:ascii="Times New Roman" w:hAnsi="Times New Roman" w:cs="Times New Roman"/>
          <w:sz w:val="24"/>
          <w:szCs w:val="24"/>
        </w:rPr>
        <w:t xml:space="preserve">= </w:t>
      </w:r>
      <w:r w:rsidR="002967F0">
        <w:rPr>
          <w:rFonts w:ascii="Times New Roman" w:hAnsi="Times New Roman" w:cs="Times New Roman"/>
          <w:sz w:val="24"/>
          <w:szCs w:val="24"/>
        </w:rPr>
        <w:t>57.81</w:t>
      </w:r>
      <w:r w:rsidR="00586908">
        <w:rPr>
          <w:rFonts w:ascii="Times New Roman" w:hAnsi="Times New Roman" w:cs="Times New Roman"/>
          <w:sz w:val="24"/>
          <w:szCs w:val="24"/>
        </w:rPr>
        <w:t>) than at the Efficient Action test event (</w:t>
      </w:r>
      <w:r w:rsidR="00586908">
        <w:rPr>
          <w:rFonts w:ascii="Times New Roman" w:hAnsi="Times New Roman" w:cs="Times New Roman"/>
          <w:i/>
          <w:iCs/>
          <w:sz w:val="24"/>
          <w:szCs w:val="24"/>
        </w:rPr>
        <w:t xml:space="preserve">M </w:t>
      </w:r>
      <w:r w:rsidR="00586908">
        <w:rPr>
          <w:rFonts w:ascii="Times New Roman" w:hAnsi="Times New Roman" w:cs="Times New Roman"/>
          <w:sz w:val="24"/>
          <w:szCs w:val="24"/>
        </w:rPr>
        <w:t xml:space="preserve">= </w:t>
      </w:r>
      <w:r w:rsidR="002967F0">
        <w:rPr>
          <w:rFonts w:ascii="Times New Roman" w:hAnsi="Times New Roman" w:cs="Times New Roman"/>
          <w:sz w:val="24"/>
          <w:szCs w:val="24"/>
        </w:rPr>
        <w:t>151.95</w:t>
      </w:r>
      <w:r w:rsidR="00586908">
        <w:rPr>
          <w:rFonts w:ascii="Times New Roman" w:hAnsi="Times New Roman" w:cs="Times New Roman"/>
          <w:sz w:val="24"/>
          <w:szCs w:val="24"/>
        </w:rPr>
        <w:t xml:space="preserve">, </w:t>
      </w:r>
      <w:r w:rsidR="00586908">
        <w:rPr>
          <w:rFonts w:ascii="Times New Roman" w:hAnsi="Times New Roman" w:cs="Times New Roman"/>
          <w:i/>
          <w:iCs/>
          <w:sz w:val="24"/>
          <w:szCs w:val="24"/>
        </w:rPr>
        <w:t xml:space="preserve">SD </w:t>
      </w:r>
      <w:r w:rsidR="00586908">
        <w:rPr>
          <w:rFonts w:ascii="Times New Roman" w:hAnsi="Times New Roman" w:cs="Times New Roman"/>
          <w:sz w:val="24"/>
          <w:szCs w:val="24"/>
        </w:rPr>
        <w:t xml:space="preserve">= </w:t>
      </w:r>
      <w:r w:rsidR="002967F0">
        <w:rPr>
          <w:rFonts w:ascii="Times New Roman" w:hAnsi="Times New Roman" w:cs="Times New Roman"/>
          <w:sz w:val="24"/>
          <w:szCs w:val="24"/>
        </w:rPr>
        <w:t xml:space="preserve">42.52), </w:t>
      </w:r>
      <w:r w:rsidR="002967F0">
        <w:rPr>
          <w:rFonts w:ascii="Times New Roman" w:hAnsi="Times New Roman" w:cs="Times New Roman"/>
          <w:i/>
          <w:iCs/>
          <w:sz w:val="24"/>
          <w:szCs w:val="24"/>
        </w:rPr>
        <w:t>t</w:t>
      </w:r>
      <w:r w:rsidR="002967F0">
        <w:rPr>
          <w:rFonts w:ascii="Times New Roman" w:hAnsi="Times New Roman" w:cs="Times New Roman"/>
          <w:sz w:val="24"/>
          <w:szCs w:val="24"/>
        </w:rPr>
        <w:t xml:space="preserve">(49) = 8.87, </w:t>
      </w:r>
      <w:r w:rsidR="002967F0">
        <w:rPr>
          <w:rFonts w:ascii="Times New Roman" w:hAnsi="Times New Roman" w:cs="Times New Roman"/>
          <w:i/>
          <w:iCs/>
          <w:sz w:val="24"/>
          <w:szCs w:val="24"/>
        </w:rPr>
        <w:t xml:space="preserve">p </w:t>
      </w:r>
      <w:r w:rsidR="002967F0">
        <w:rPr>
          <w:rFonts w:ascii="Times New Roman" w:hAnsi="Times New Roman" w:cs="Times New Roman"/>
          <w:sz w:val="24"/>
          <w:szCs w:val="24"/>
        </w:rPr>
        <w:t xml:space="preserve"> = 0</w:t>
      </w:r>
      <w:r w:rsidR="00586908">
        <w:rPr>
          <w:rFonts w:ascii="Times New Roman" w:hAnsi="Times New Roman" w:cs="Times New Roman"/>
          <w:sz w:val="24"/>
          <w:szCs w:val="24"/>
        </w:rPr>
        <w:t>. There was no difference between these two events in the Control condition</w:t>
      </w:r>
      <w:r w:rsidR="0054373D">
        <w:rPr>
          <w:rFonts w:ascii="Times New Roman" w:hAnsi="Times New Roman" w:cs="Times New Roman"/>
          <w:sz w:val="24"/>
          <w:szCs w:val="24"/>
        </w:rPr>
        <w:t xml:space="preserve">, </w:t>
      </w:r>
      <w:r w:rsidR="0054373D">
        <w:rPr>
          <w:rFonts w:ascii="Times New Roman" w:hAnsi="Times New Roman" w:cs="Times New Roman"/>
          <w:i/>
          <w:iCs/>
          <w:sz w:val="24"/>
          <w:szCs w:val="24"/>
        </w:rPr>
        <w:t>t</w:t>
      </w:r>
      <w:r w:rsidR="0054373D">
        <w:rPr>
          <w:rFonts w:ascii="Times New Roman" w:hAnsi="Times New Roman" w:cs="Times New Roman"/>
          <w:sz w:val="24"/>
          <w:szCs w:val="24"/>
        </w:rPr>
        <w:t xml:space="preserve">(49) = 1.16, </w:t>
      </w:r>
      <w:r w:rsidR="0054373D">
        <w:rPr>
          <w:rFonts w:ascii="Times New Roman" w:hAnsi="Times New Roman" w:cs="Times New Roman"/>
          <w:i/>
          <w:iCs/>
          <w:sz w:val="24"/>
          <w:szCs w:val="24"/>
        </w:rPr>
        <w:t xml:space="preserve">p </w:t>
      </w:r>
      <w:r w:rsidR="0054373D">
        <w:rPr>
          <w:rFonts w:ascii="Times New Roman" w:hAnsi="Times New Roman" w:cs="Times New Roman"/>
          <w:sz w:val="24"/>
          <w:szCs w:val="24"/>
        </w:rPr>
        <w:t>= .25</w:t>
      </w:r>
      <w:r w:rsidR="00586908">
        <w:rPr>
          <w:rFonts w:ascii="Times New Roman" w:hAnsi="Times New Roman" w:cs="Times New Roman"/>
          <w:sz w:val="24"/>
          <w:szCs w:val="24"/>
        </w:rPr>
        <w:t>.</w:t>
      </w:r>
    </w:p>
    <w:p w14:paraId="1E4B83BE" w14:textId="77777777" w:rsidR="002908CD" w:rsidRDefault="002908CD" w:rsidP="00766F20">
      <w:pPr>
        <w:rPr>
          <w:ins w:id="303" w:author="Benton, Deon" w:date="2025-01-25T10:16:00Z" w16du:dateUtc="2025-01-25T16:16:00Z"/>
          <w:rFonts w:ascii="Times New Roman" w:hAnsi="Times New Roman" w:cs="Times New Roman"/>
          <w:sz w:val="24"/>
          <w:szCs w:val="24"/>
        </w:rPr>
      </w:pPr>
    </w:p>
    <w:p w14:paraId="200E0679" w14:textId="71F040E7" w:rsidR="002908CD" w:rsidRDefault="002908CD" w:rsidP="002908CD">
      <w:pPr>
        <w:rPr>
          <w:ins w:id="304" w:author="Benton, Deon" w:date="2025-01-25T10:16:00Z" w16du:dateUtc="2025-01-25T16:16:00Z"/>
          <w:rFonts w:ascii="Times New Roman" w:eastAsia="Times New Roman" w:hAnsi="Times New Roman" w:cs="Times New Roman"/>
          <w:sz w:val="24"/>
          <w:szCs w:val="24"/>
        </w:rPr>
      </w:pPr>
      <w:ins w:id="305" w:author="Benton, Deon" w:date="2025-01-25T10:16:00Z" w16du:dateUtc="2025-01-25T16:16:00Z">
        <w:r>
          <w:rPr>
            <w:rFonts w:ascii="Times New Roman" w:eastAsia="Times New Roman" w:hAnsi="Times New Roman" w:cs="Times New Roman"/>
            <w:b/>
            <w:bCs/>
            <w:sz w:val="24"/>
            <w:szCs w:val="24"/>
          </w:rPr>
          <w:t xml:space="preserve">Liu and Spelke (2017) simulation </w:t>
        </w:r>
      </w:ins>
    </w:p>
    <w:p w14:paraId="56888531" w14:textId="264B6A45" w:rsidR="002908CD" w:rsidRDefault="00854208" w:rsidP="00766F20">
      <w:pPr>
        <w:rPr>
          <w:rFonts w:ascii="Times New Roman" w:hAnsi="Times New Roman" w:cs="Times New Roman"/>
          <w:sz w:val="24"/>
          <w:szCs w:val="24"/>
        </w:rPr>
      </w:pPr>
      <w:r>
        <w:rPr>
          <w:rFonts w:ascii="Times New Roman" w:hAnsi="Times New Roman" w:cs="Times New Roman"/>
          <w:sz w:val="24"/>
          <w:szCs w:val="24"/>
        </w:rPr>
        <w:t>One hundred fifty</w:t>
      </w:r>
      <w:ins w:id="306" w:author="Benton, Deon" w:date="2025-01-25T10:19:00Z" w16du:dateUtc="2025-01-25T16:19:00Z">
        <w:r w:rsidR="003D1AA0">
          <w:rPr>
            <w:rFonts w:ascii="Times New Roman" w:hAnsi="Times New Roman" w:cs="Times New Roman"/>
            <w:sz w:val="24"/>
            <w:szCs w:val="24"/>
          </w:rPr>
          <w:t xml:space="preserve"> different networks</w:t>
        </w:r>
      </w:ins>
      <w:ins w:id="307" w:author="Benton, Deon" w:date="2025-01-29T13:27:00Z" w16du:dateUtc="2025-01-29T19:27:00Z">
        <w:r>
          <w:rPr>
            <w:rFonts w:ascii="Times New Roman" w:hAnsi="Times New Roman" w:cs="Times New Roman"/>
            <w:sz w:val="24"/>
            <w:szCs w:val="24"/>
          </w:rPr>
          <w:t xml:space="preserve"> were run in a simulation of Experiment</w:t>
        </w:r>
      </w:ins>
      <w:ins w:id="308" w:author="Benton, Deon" w:date="2025-01-29T13:28:00Z" w16du:dateUtc="2025-01-29T19:28:00Z">
        <w:r w:rsidR="00FA447D">
          <w:rPr>
            <w:rFonts w:ascii="Times New Roman" w:hAnsi="Times New Roman" w:cs="Times New Roman"/>
            <w:sz w:val="24"/>
            <w:szCs w:val="24"/>
          </w:rPr>
          <w:t>s</w:t>
        </w:r>
      </w:ins>
      <w:ins w:id="309" w:author="Benton, Deon" w:date="2025-01-29T13:27:00Z" w16du:dateUtc="2025-01-29T19:27:00Z">
        <w:r>
          <w:rPr>
            <w:rFonts w:ascii="Times New Roman" w:hAnsi="Times New Roman" w:cs="Times New Roman"/>
            <w:sz w:val="24"/>
            <w:szCs w:val="24"/>
          </w:rPr>
          <w:t xml:space="preserve"> 1 (N = 50), 2 (N = 50), and 3 (N = 50)</w:t>
        </w:r>
      </w:ins>
      <w:ins w:id="310" w:author="Benton, Deon" w:date="2025-01-29T13:28:00Z" w16du:dateUtc="2025-01-29T19:28:00Z">
        <w:r w:rsidR="00FA447D">
          <w:rPr>
            <w:rFonts w:ascii="Times New Roman" w:hAnsi="Times New Roman" w:cs="Times New Roman"/>
            <w:sz w:val="24"/>
            <w:szCs w:val="24"/>
          </w:rPr>
          <w:t xml:space="preserve"> in Liu and Spelke (2017)</w:t>
        </w:r>
      </w:ins>
      <w:ins w:id="311" w:author="Benton, Deon" w:date="2025-01-29T13:27:00Z" w16du:dateUtc="2025-01-29T19:27:00Z">
        <w:r>
          <w:rPr>
            <w:rFonts w:ascii="Times New Roman" w:hAnsi="Times New Roman" w:cs="Times New Roman"/>
            <w:sz w:val="24"/>
            <w:szCs w:val="24"/>
          </w:rPr>
          <w:t>.</w:t>
        </w:r>
      </w:ins>
      <w:ins w:id="312" w:author="Benton, Deon" w:date="2025-01-25T10:24:00Z" w16du:dateUtc="2025-01-25T16:24:00Z">
        <w:r w:rsidR="003D1AA0">
          <w:rPr>
            <w:rFonts w:ascii="Times New Roman" w:hAnsi="Times New Roman" w:cs="Times New Roman"/>
            <w:sz w:val="24"/>
            <w:szCs w:val="24"/>
          </w:rPr>
          <w:t xml:space="preserve"> </w:t>
        </w:r>
      </w:ins>
      <w:ins w:id="313" w:author="Benton, Deon" w:date="2025-01-25T10:25:00Z" w16du:dateUtc="2025-01-25T16:25:00Z">
        <w:r w:rsidR="008429CF">
          <w:rPr>
            <w:rFonts w:ascii="Times New Roman" w:hAnsi="Times New Roman" w:cs="Times New Roman"/>
            <w:sz w:val="24"/>
            <w:szCs w:val="24"/>
          </w:rPr>
          <w:t>Networks in the Experimental Condition were habituated for 1</w:t>
        </w:r>
      </w:ins>
      <w:ins w:id="314" w:author="Benton, Deon" w:date="2025-01-29T13:29:00Z" w16du:dateUtc="2025-01-29T19:29:00Z">
        <w:r w:rsidR="002C364A">
          <w:rPr>
            <w:rFonts w:ascii="Times New Roman" w:hAnsi="Times New Roman" w:cs="Times New Roman"/>
            <w:sz w:val="24"/>
            <w:szCs w:val="24"/>
          </w:rPr>
          <w:t>0</w:t>
        </w:r>
      </w:ins>
      <w:ins w:id="315" w:author="Benton, Deon" w:date="2025-01-25T10:25:00Z" w16du:dateUtc="2025-01-25T16:25:00Z">
        <w:r w:rsidR="008429CF">
          <w:rPr>
            <w:rFonts w:ascii="Times New Roman" w:hAnsi="Times New Roman" w:cs="Times New Roman"/>
            <w:sz w:val="24"/>
            <w:szCs w:val="24"/>
          </w:rPr>
          <w:t xml:space="preserve"> epochs to</w:t>
        </w:r>
      </w:ins>
      <w:ins w:id="316" w:author="Benton, Deon" w:date="2025-01-25T10:29:00Z" w16du:dateUtc="2025-01-25T16:29:00Z">
        <w:r w:rsidR="00BC38EE">
          <w:rPr>
            <w:rFonts w:ascii="Times New Roman" w:hAnsi="Times New Roman" w:cs="Times New Roman"/>
            <w:sz w:val="24"/>
            <w:szCs w:val="24"/>
          </w:rPr>
          <w:t xml:space="preserve"> an event</w:t>
        </w:r>
      </w:ins>
      <w:ins w:id="317" w:author="Benton, Deon" w:date="2025-01-25T10:26:00Z" w16du:dateUtc="2025-01-25T16:26:00Z">
        <w:r w:rsidR="008429CF">
          <w:rPr>
            <w:rFonts w:ascii="Times New Roman" w:hAnsi="Times New Roman" w:cs="Times New Roman"/>
            <w:sz w:val="24"/>
            <w:szCs w:val="24"/>
          </w:rPr>
          <w:t xml:space="preserve"> </w:t>
        </w:r>
        <w:r w:rsidR="008429CF">
          <w:rPr>
            <w:rFonts w:ascii="Times New Roman" w:eastAsia="Times New Roman" w:hAnsi="Times New Roman" w:cs="Times New Roman"/>
            <w:sz w:val="24"/>
            <w:szCs w:val="24"/>
          </w:rPr>
          <w:t>in which a new object</w:t>
        </w:r>
      </w:ins>
      <w:ins w:id="318" w:author="Benton, Deon" w:date="2025-01-25T10:29:00Z" w16du:dateUtc="2025-01-25T16:29:00Z">
        <w:r w:rsidR="00BC38EE">
          <w:rPr>
            <w:rFonts w:ascii="Times New Roman" w:eastAsia="Times New Roman" w:hAnsi="Times New Roman" w:cs="Times New Roman"/>
            <w:sz w:val="24"/>
            <w:szCs w:val="24"/>
          </w:rPr>
          <w:t xml:space="preserve"> on the left</w:t>
        </w:r>
      </w:ins>
      <w:ins w:id="319" w:author="Benton, Deon" w:date="2025-01-25T10:26:00Z" w16du:dateUtc="2025-01-25T16:26:00Z">
        <w:r w:rsidR="008429CF">
          <w:rPr>
            <w:rFonts w:ascii="Times New Roman" w:eastAsia="Times New Roman" w:hAnsi="Times New Roman" w:cs="Times New Roman"/>
            <w:sz w:val="24"/>
            <w:szCs w:val="24"/>
          </w:rPr>
          <w:t xml:space="preserve"> jumped over a barrier to reach another new object</w:t>
        </w:r>
      </w:ins>
      <w:ins w:id="320" w:author="Benton, Deon" w:date="2025-01-25T10:29:00Z" w16du:dateUtc="2025-01-25T16:29:00Z">
        <w:r w:rsidR="00BC38EE">
          <w:rPr>
            <w:rFonts w:ascii="Times New Roman" w:eastAsia="Times New Roman" w:hAnsi="Times New Roman" w:cs="Times New Roman"/>
            <w:sz w:val="24"/>
            <w:szCs w:val="24"/>
          </w:rPr>
          <w:t xml:space="preserve"> on the right</w:t>
        </w:r>
      </w:ins>
      <w:ins w:id="321" w:author="Benton, Deon" w:date="2025-01-25T10:26:00Z" w16du:dateUtc="2025-01-25T16:26:00Z">
        <w:r w:rsidR="008429CF">
          <w:rPr>
            <w:rFonts w:ascii="Times New Roman" w:eastAsia="Times New Roman" w:hAnsi="Times New Roman" w:cs="Times New Roman"/>
            <w:sz w:val="24"/>
            <w:szCs w:val="24"/>
          </w:rPr>
          <w:t>. Crucially,</w:t>
        </w:r>
      </w:ins>
      <w:ins w:id="322" w:author="Benton, Deon" w:date="2025-01-25T10:27:00Z" w16du:dateUtc="2025-01-25T16:27:00Z">
        <w:r w:rsidR="00AB15F6">
          <w:rPr>
            <w:rFonts w:ascii="Times New Roman" w:eastAsia="Times New Roman" w:hAnsi="Times New Roman" w:cs="Times New Roman"/>
            <w:sz w:val="24"/>
            <w:szCs w:val="24"/>
          </w:rPr>
          <w:t xml:space="preserve"> and as was the case in Liu and Spelke (2017),</w:t>
        </w:r>
      </w:ins>
      <w:ins w:id="323" w:author="Benton, Deon" w:date="2025-01-25T10:26:00Z" w16du:dateUtc="2025-01-25T16:26:00Z">
        <w:r w:rsidR="008429CF">
          <w:rPr>
            <w:rFonts w:ascii="Times New Roman" w:eastAsia="Times New Roman" w:hAnsi="Times New Roman" w:cs="Times New Roman"/>
            <w:sz w:val="24"/>
            <w:szCs w:val="24"/>
          </w:rPr>
          <w:t xml:space="preserve"> the barrier varied among three different heights duri</w:t>
        </w:r>
      </w:ins>
      <w:ins w:id="324" w:author="Benton, Deon" w:date="2025-01-25T10:27:00Z" w16du:dateUtc="2025-01-25T16:27:00Z">
        <w:r w:rsidR="008429CF">
          <w:rPr>
            <w:rFonts w:ascii="Times New Roman" w:eastAsia="Times New Roman" w:hAnsi="Times New Roman" w:cs="Times New Roman"/>
            <w:sz w:val="24"/>
            <w:szCs w:val="24"/>
          </w:rPr>
          <w:t>ng habituation</w:t>
        </w:r>
        <w:r w:rsidR="00871FB6">
          <w:rPr>
            <w:rFonts w:ascii="Times New Roman" w:eastAsia="Times New Roman" w:hAnsi="Times New Roman" w:cs="Times New Roman"/>
            <w:sz w:val="24"/>
            <w:szCs w:val="24"/>
          </w:rPr>
          <w:t xml:space="preserve">: </w:t>
        </w:r>
      </w:ins>
      <w:ins w:id="325" w:author="Benton, Deon" w:date="2025-01-25T10:28:00Z" w16du:dateUtc="2025-01-25T16:28:00Z">
        <w:r w:rsidR="00BC38EE">
          <w:rPr>
            <w:rFonts w:ascii="Times New Roman" w:eastAsia="Times New Roman" w:hAnsi="Times New Roman" w:cs="Times New Roman"/>
            <w:sz w:val="24"/>
            <w:szCs w:val="24"/>
          </w:rPr>
          <w:t xml:space="preserve">4 × 2 (short barrier), 5 × 2 (medium barrier), and </w:t>
        </w:r>
      </w:ins>
      <w:ins w:id="326" w:author="Benton, Deon" w:date="2025-01-25T10:29:00Z" w16du:dateUtc="2025-01-25T16:29:00Z">
        <w:r w:rsidR="00BC38EE">
          <w:rPr>
            <w:rFonts w:ascii="Times New Roman" w:eastAsia="Times New Roman" w:hAnsi="Times New Roman" w:cs="Times New Roman"/>
            <w:sz w:val="24"/>
            <w:szCs w:val="24"/>
          </w:rPr>
          <w:t>6</w:t>
        </w:r>
      </w:ins>
      <w:ins w:id="327" w:author="Benton, Deon" w:date="2025-01-25T10:28:00Z" w16du:dateUtc="2025-01-25T16:28:00Z">
        <w:r w:rsidR="00BC38EE">
          <w:rPr>
            <w:rFonts w:ascii="Times New Roman" w:eastAsia="Times New Roman" w:hAnsi="Times New Roman" w:cs="Times New Roman"/>
            <w:sz w:val="24"/>
            <w:szCs w:val="24"/>
          </w:rPr>
          <w:t xml:space="preserve"> × 2</w:t>
        </w:r>
      </w:ins>
      <w:ins w:id="328" w:author="Benton, Deon" w:date="2025-01-25T10:29:00Z" w16du:dateUtc="2025-01-25T16:29:00Z">
        <w:r w:rsidR="00BC38EE">
          <w:rPr>
            <w:rFonts w:ascii="Times New Roman" w:eastAsia="Times New Roman" w:hAnsi="Times New Roman" w:cs="Times New Roman"/>
            <w:sz w:val="24"/>
            <w:szCs w:val="24"/>
          </w:rPr>
          <w:t xml:space="preserve"> (large barrier)</w:t>
        </w:r>
      </w:ins>
      <w:ins w:id="329" w:author="Benton, Deon" w:date="2025-01-25T10:27:00Z" w16du:dateUtc="2025-01-25T16:27:00Z">
        <w:r w:rsidR="00871FB6">
          <w:rPr>
            <w:rFonts w:ascii="Times New Roman" w:eastAsia="Times New Roman" w:hAnsi="Times New Roman" w:cs="Times New Roman"/>
            <w:sz w:val="24"/>
            <w:szCs w:val="24"/>
          </w:rPr>
          <w:t>. None of these barrier heights were experi</w:t>
        </w:r>
      </w:ins>
      <w:ins w:id="330" w:author="Benton, Deon" w:date="2025-01-25T10:28:00Z" w16du:dateUtc="2025-01-25T16:28:00Z">
        <w:r w:rsidR="00871FB6">
          <w:rPr>
            <w:rFonts w:ascii="Times New Roman" w:eastAsia="Times New Roman" w:hAnsi="Times New Roman" w:cs="Times New Roman"/>
            <w:sz w:val="24"/>
            <w:szCs w:val="24"/>
          </w:rPr>
          <w:t xml:space="preserve">enced during the </w:t>
        </w:r>
      </w:ins>
      <w:ins w:id="331" w:author="Benton, Deon" w:date="2025-01-29T13:30:00Z" w16du:dateUtc="2025-01-29T19:30:00Z">
        <w:r w:rsidR="002C364A">
          <w:rPr>
            <w:rFonts w:ascii="Times New Roman" w:eastAsia="Times New Roman" w:hAnsi="Times New Roman" w:cs="Times New Roman"/>
            <w:sz w:val="24"/>
            <w:szCs w:val="24"/>
          </w:rPr>
          <w:t xml:space="preserve">700-epoch </w:t>
        </w:r>
      </w:ins>
      <w:ins w:id="332" w:author="Benton, Deon" w:date="2025-01-25T10:28:00Z" w16du:dateUtc="2025-01-25T16:28:00Z">
        <w:r w:rsidR="00871FB6">
          <w:rPr>
            <w:rFonts w:ascii="Times New Roman" w:eastAsia="Times New Roman" w:hAnsi="Times New Roman" w:cs="Times New Roman"/>
            <w:sz w:val="24"/>
            <w:szCs w:val="24"/>
          </w:rPr>
          <w:t>pretraining phase.</w:t>
        </w:r>
      </w:ins>
      <w:ins w:id="333" w:author="Benton, Deon" w:date="2025-01-25T10:29:00Z" w16du:dateUtc="2025-01-25T16:29:00Z">
        <w:r w:rsidR="00782B0C">
          <w:rPr>
            <w:rFonts w:ascii="Times New Roman" w:eastAsia="Times New Roman" w:hAnsi="Times New Roman" w:cs="Times New Roman"/>
            <w:sz w:val="24"/>
            <w:szCs w:val="24"/>
          </w:rPr>
          <w:t xml:space="preserve"> </w:t>
        </w:r>
      </w:ins>
      <w:ins w:id="334" w:author="Benton, Deon" w:date="2025-01-29T13:38:00Z" w16du:dateUtc="2025-01-29T19:38:00Z">
        <w:r w:rsidR="00D8110B">
          <w:rPr>
            <w:rFonts w:ascii="Times New Roman" w:eastAsia="Times New Roman" w:hAnsi="Times New Roman" w:cs="Times New Roman"/>
            <w:sz w:val="24"/>
            <w:szCs w:val="24"/>
          </w:rPr>
          <w:t>Networks used in the simulation of Experiment 1 were habituated to jumps that occurred over the barrier. In contrast, networks used in the simulations of Experiments 2 and 3 were habituated to jumps that occurred adjacent to the</w:t>
        </w:r>
      </w:ins>
      <w:ins w:id="335" w:author="Benton, Deon" w:date="2025-01-29T13:39:00Z" w16du:dateUtc="2025-01-29T19:39:00Z">
        <w:r w:rsidR="00D8110B">
          <w:rPr>
            <w:rFonts w:ascii="Times New Roman" w:eastAsia="Times New Roman" w:hAnsi="Times New Roman" w:cs="Times New Roman"/>
            <w:sz w:val="24"/>
            <w:szCs w:val="24"/>
          </w:rPr>
          <w:t xml:space="preserve"> barrier.</w:t>
        </w:r>
        <w:r w:rsidR="00180123">
          <w:rPr>
            <w:rFonts w:ascii="Times New Roman" w:eastAsia="Times New Roman" w:hAnsi="Times New Roman" w:cs="Times New Roman"/>
            <w:sz w:val="24"/>
            <w:szCs w:val="24"/>
          </w:rPr>
          <w:t xml:space="preserve"> This aligned with the procedure used in Liu and Spelke (2017). </w:t>
        </w:r>
      </w:ins>
      <w:ins w:id="336" w:author="Benton, Deon" w:date="2025-01-25T10:29:00Z" w16du:dateUtc="2025-01-25T16:29:00Z">
        <w:r w:rsidR="00782B0C">
          <w:rPr>
            <w:rFonts w:ascii="Times New Roman" w:eastAsia="Times New Roman" w:hAnsi="Times New Roman" w:cs="Times New Roman"/>
            <w:sz w:val="24"/>
            <w:szCs w:val="24"/>
          </w:rPr>
          <w:t>Following habituation</w:t>
        </w:r>
      </w:ins>
      <w:ins w:id="337" w:author="Benton, Deon" w:date="2025-01-25T10:30:00Z" w16du:dateUtc="2025-01-25T16:30:00Z">
        <w:r w:rsidR="00782B0C">
          <w:rPr>
            <w:rFonts w:ascii="Times New Roman" w:eastAsia="Times New Roman" w:hAnsi="Times New Roman" w:cs="Times New Roman"/>
            <w:sz w:val="24"/>
            <w:szCs w:val="24"/>
          </w:rPr>
          <w:t xml:space="preserve">, networks </w:t>
        </w:r>
      </w:ins>
      <w:ins w:id="338" w:author="Benton, Deon" w:date="2025-01-25T10:32:00Z" w16du:dateUtc="2025-01-25T16:32:00Z">
        <w:r w:rsidR="00782B0C">
          <w:rPr>
            <w:rFonts w:ascii="Times New Roman" w:eastAsia="Times New Roman" w:hAnsi="Times New Roman" w:cs="Times New Roman"/>
            <w:sz w:val="24"/>
            <w:szCs w:val="24"/>
          </w:rPr>
          <w:t xml:space="preserve">were shown a </w:t>
        </w:r>
        <w:r w:rsidR="00782B0C" w:rsidRPr="001E6C53">
          <w:rPr>
            <w:rFonts w:ascii="Times New Roman" w:eastAsia="Times New Roman" w:hAnsi="Times New Roman" w:cs="Times New Roman"/>
            <w:i/>
            <w:iCs/>
            <w:sz w:val="24"/>
            <w:szCs w:val="24"/>
          </w:rPr>
          <w:t>Low</w:t>
        </w:r>
      </w:ins>
      <w:ins w:id="339" w:author="Benton, Deon" w:date="2025-01-25T10:37:00Z" w16du:dateUtc="2025-01-25T16:37:00Z">
        <w:r w:rsidR="002F5671">
          <w:rPr>
            <w:rFonts w:ascii="Times New Roman" w:eastAsia="Times New Roman" w:hAnsi="Times New Roman" w:cs="Times New Roman"/>
            <w:sz w:val="24"/>
            <w:szCs w:val="24"/>
          </w:rPr>
          <w:t>,</w:t>
        </w:r>
      </w:ins>
      <w:ins w:id="340" w:author="Benton, Deon" w:date="2025-01-25T10:32:00Z" w16du:dateUtc="2025-01-25T16:32:00Z">
        <w:r w:rsidR="00782B0C" w:rsidRPr="001E6C53">
          <w:rPr>
            <w:rFonts w:ascii="Times New Roman" w:eastAsia="Times New Roman" w:hAnsi="Times New Roman" w:cs="Times New Roman"/>
            <w:i/>
            <w:iCs/>
            <w:sz w:val="24"/>
            <w:szCs w:val="24"/>
          </w:rPr>
          <w:t xml:space="preserve"> Efficient Jump</w:t>
        </w:r>
      </w:ins>
      <w:ins w:id="341" w:author="Benton, Deon" w:date="2025-01-25T10:33:00Z" w16du:dateUtc="2025-01-25T16:33:00Z">
        <w:r w:rsidR="00782B0C">
          <w:rPr>
            <w:rFonts w:ascii="Times New Roman" w:eastAsia="Times New Roman" w:hAnsi="Times New Roman" w:cs="Times New Roman"/>
            <w:sz w:val="24"/>
            <w:szCs w:val="24"/>
          </w:rPr>
          <w:t xml:space="preserve"> test event</w:t>
        </w:r>
      </w:ins>
      <w:ins w:id="342" w:author="Benton, Deon" w:date="2025-01-25T10:32:00Z" w16du:dateUtc="2025-01-25T16:32:00Z">
        <w:r w:rsidR="00782B0C">
          <w:rPr>
            <w:rFonts w:ascii="Times New Roman" w:eastAsia="Times New Roman" w:hAnsi="Times New Roman" w:cs="Times New Roman"/>
            <w:sz w:val="24"/>
            <w:szCs w:val="24"/>
          </w:rPr>
          <w:t xml:space="preserve"> </w:t>
        </w:r>
      </w:ins>
      <w:ins w:id="343" w:author="Benton, Deon" w:date="2025-01-25T10:33:00Z" w16du:dateUtc="2025-01-25T16:33:00Z">
        <w:r w:rsidR="00782B0C">
          <w:rPr>
            <w:rFonts w:ascii="Times New Roman" w:eastAsia="Times New Roman" w:hAnsi="Times New Roman" w:cs="Times New Roman"/>
            <w:sz w:val="24"/>
            <w:szCs w:val="24"/>
          </w:rPr>
          <w:t>as well as a</w:t>
        </w:r>
      </w:ins>
      <w:ins w:id="344" w:author="Benton, Deon" w:date="2025-01-25T10:32:00Z" w16du:dateUtc="2025-01-25T16:32:00Z">
        <w:r w:rsidR="00782B0C">
          <w:rPr>
            <w:rFonts w:ascii="Times New Roman" w:eastAsia="Times New Roman" w:hAnsi="Times New Roman" w:cs="Times New Roman"/>
            <w:sz w:val="24"/>
            <w:szCs w:val="24"/>
          </w:rPr>
          <w:t xml:space="preserve"> </w:t>
        </w:r>
        <w:r w:rsidR="00782B0C" w:rsidRPr="001E6C53">
          <w:rPr>
            <w:rFonts w:ascii="Times New Roman" w:eastAsia="Times New Roman" w:hAnsi="Times New Roman" w:cs="Times New Roman"/>
            <w:i/>
            <w:iCs/>
            <w:sz w:val="24"/>
            <w:szCs w:val="24"/>
          </w:rPr>
          <w:t>High</w:t>
        </w:r>
      </w:ins>
      <w:ins w:id="345" w:author="Benton, Deon" w:date="2025-01-25T10:33:00Z" w16du:dateUtc="2025-01-25T16:33:00Z">
        <w:r w:rsidR="00782B0C" w:rsidRPr="001E6C53">
          <w:rPr>
            <w:rFonts w:ascii="Times New Roman" w:eastAsia="Times New Roman" w:hAnsi="Times New Roman" w:cs="Times New Roman"/>
            <w:i/>
            <w:iCs/>
            <w:sz w:val="24"/>
            <w:szCs w:val="24"/>
          </w:rPr>
          <w:t>,</w:t>
        </w:r>
      </w:ins>
      <w:ins w:id="346" w:author="Benton, Deon" w:date="2025-01-25T10:32:00Z" w16du:dateUtc="2025-01-25T16:32:00Z">
        <w:r w:rsidR="00782B0C" w:rsidRPr="001E6C53">
          <w:rPr>
            <w:rFonts w:ascii="Times New Roman" w:eastAsia="Times New Roman" w:hAnsi="Times New Roman" w:cs="Times New Roman"/>
            <w:i/>
            <w:iCs/>
            <w:sz w:val="24"/>
            <w:szCs w:val="24"/>
          </w:rPr>
          <w:t xml:space="preserve"> Ineff</w:t>
        </w:r>
      </w:ins>
      <w:ins w:id="347" w:author="Benton, Deon" w:date="2025-01-25T10:33:00Z" w16du:dateUtc="2025-01-25T16:33:00Z">
        <w:r w:rsidR="00782B0C" w:rsidRPr="001E6C53">
          <w:rPr>
            <w:rFonts w:ascii="Times New Roman" w:eastAsia="Times New Roman" w:hAnsi="Times New Roman" w:cs="Times New Roman"/>
            <w:i/>
            <w:iCs/>
            <w:sz w:val="24"/>
            <w:szCs w:val="24"/>
          </w:rPr>
          <w:t>icient Jump</w:t>
        </w:r>
        <w:r w:rsidR="00782B0C">
          <w:rPr>
            <w:rFonts w:ascii="Times New Roman" w:eastAsia="Times New Roman" w:hAnsi="Times New Roman" w:cs="Times New Roman"/>
            <w:sz w:val="24"/>
            <w:szCs w:val="24"/>
          </w:rPr>
          <w:t xml:space="preserve"> test event. In both test events, a new 1 × 2 barrier was introduced</w:t>
        </w:r>
      </w:ins>
      <w:ins w:id="348" w:author="Benton, Deon" w:date="2025-01-25T10:34:00Z" w16du:dateUtc="2025-01-25T16:34:00Z">
        <w:r w:rsidR="00782B0C">
          <w:rPr>
            <w:rFonts w:ascii="Times New Roman" w:eastAsia="Times New Roman" w:hAnsi="Times New Roman" w:cs="Times New Roman"/>
            <w:sz w:val="24"/>
            <w:szCs w:val="24"/>
          </w:rPr>
          <w:t>. The name for the “Low, Efficient Jump” event was based on the fact that the lef</w:t>
        </w:r>
      </w:ins>
      <w:ins w:id="349" w:author="Benton, Deon" w:date="2025-01-25T10:35:00Z" w16du:dateUtc="2025-01-25T16:35:00Z">
        <w:r w:rsidR="00782B0C">
          <w:rPr>
            <w:rFonts w:ascii="Times New Roman" w:eastAsia="Times New Roman" w:hAnsi="Times New Roman" w:cs="Times New Roman"/>
            <w:sz w:val="24"/>
            <w:szCs w:val="24"/>
          </w:rPr>
          <w:t xml:space="preserve">t object’s jump was appropriate for the height of the barrier. </w:t>
        </w:r>
      </w:ins>
      <w:ins w:id="350" w:author="Benton, Deon" w:date="2025-01-25T10:34:00Z" w16du:dateUtc="2025-01-25T16:34:00Z">
        <w:r w:rsidR="00782B0C">
          <w:rPr>
            <w:rFonts w:ascii="Times New Roman" w:eastAsia="Times New Roman" w:hAnsi="Times New Roman" w:cs="Times New Roman"/>
            <w:sz w:val="24"/>
            <w:szCs w:val="24"/>
          </w:rPr>
          <w:t xml:space="preserve"> </w:t>
        </w:r>
      </w:ins>
      <w:ins w:id="351" w:author="Benton, Deon" w:date="2025-01-25T10:35:00Z" w16du:dateUtc="2025-01-25T16:35:00Z">
        <w:r w:rsidR="00782B0C">
          <w:rPr>
            <w:rFonts w:ascii="Times New Roman" w:eastAsia="Times New Roman" w:hAnsi="Times New Roman" w:cs="Times New Roman"/>
            <w:sz w:val="24"/>
            <w:szCs w:val="24"/>
          </w:rPr>
          <w:t>This was not true for the High, Inefficient test event.</w:t>
        </w:r>
      </w:ins>
      <w:ins w:id="352" w:author="Benton, Deon" w:date="2025-01-29T13:39:00Z" w16du:dateUtc="2025-01-29T19:39:00Z">
        <w:r w:rsidR="007A49C9">
          <w:rPr>
            <w:rFonts w:ascii="Times New Roman" w:eastAsia="Times New Roman" w:hAnsi="Times New Roman" w:cs="Times New Roman"/>
            <w:sz w:val="24"/>
            <w:szCs w:val="24"/>
          </w:rPr>
          <w:t xml:space="preserve"> In Experiments 1 and 3, these jumps occurred over the barrier. In Experiment 2m these j</w:t>
        </w:r>
      </w:ins>
      <w:ins w:id="353" w:author="Benton, Deon" w:date="2025-01-29T13:40:00Z" w16du:dateUtc="2025-01-29T19:40:00Z">
        <w:r w:rsidR="007A49C9">
          <w:rPr>
            <w:rFonts w:ascii="Times New Roman" w:eastAsia="Times New Roman" w:hAnsi="Times New Roman" w:cs="Times New Roman"/>
            <w:sz w:val="24"/>
            <w:szCs w:val="24"/>
          </w:rPr>
          <w:t xml:space="preserve">umps occurred beside the barrier. </w:t>
        </w:r>
        <w:r w:rsidR="005E0C7B">
          <w:rPr>
            <w:rFonts w:ascii="Times New Roman" w:eastAsia="Times New Roman" w:hAnsi="Times New Roman" w:cs="Times New Roman"/>
            <w:sz w:val="24"/>
            <w:szCs w:val="24"/>
          </w:rPr>
          <w:t>The results for the simulation of these experiments are shown below.</w:t>
        </w:r>
      </w:ins>
    </w:p>
    <w:p w14:paraId="634FAD4B" w14:textId="77777777" w:rsidR="00C7690D" w:rsidRDefault="00C7690D" w:rsidP="00766F20">
      <w:pPr>
        <w:rPr>
          <w:rFonts w:ascii="Times New Roman" w:hAnsi="Times New Roman" w:cs="Times New Roman"/>
          <w:sz w:val="24"/>
          <w:szCs w:val="24"/>
        </w:rPr>
      </w:pPr>
    </w:p>
    <w:p w14:paraId="3FC1EC6D" w14:textId="77777777" w:rsidR="00C7690D" w:rsidRDefault="00C7690D" w:rsidP="00766F20">
      <w:pPr>
        <w:rPr>
          <w:rFonts w:ascii="Times New Roman" w:hAnsi="Times New Roman" w:cs="Times New Roman"/>
          <w:sz w:val="24"/>
          <w:szCs w:val="24"/>
        </w:rPr>
      </w:pPr>
    </w:p>
    <w:tbl>
      <w:tblPr>
        <w:tblStyle w:val="TableGrid"/>
        <w:tblW w:w="10429" w:type="dxa"/>
        <w:tblLook w:val="04A0" w:firstRow="1" w:lastRow="0" w:firstColumn="1" w:lastColumn="0" w:noHBand="0" w:noVBand="1"/>
      </w:tblPr>
      <w:tblGrid>
        <w:gridCol w:w="10429"/>
      </w:tblGrid>
      <w:tr w:rsidR="00C7690D" w14:paraId="5F8EE0F8" w14:textId="77777777" w:rsidTr="00C7690D">
        <w:trPr>
          <w:trHeight w:val="4831"/>
        </w:trPr>
        <w:tc>
          <w:tcPr>
            <w:tcW w:w="10429" w:type="dxa"/>
          </w:tcPr>
          <w:p w14:paraId="5C91C712" w14:textId="4B89F47D" w:rsidR="00C7690D" w:rsidRDefault="00C7690D" w:rsidP="00C7690D">
            <w:pPr>
              <w:keepNext/>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753D99" wp14:editId="4E2DC72E">
                  <wp:extent cx="6467236" cy="3019425"/>
                  <wp:effectExtent l="0" t="0" r="0" b="0"/>
                  <wp:docPr id="742295408" name="Picture 2" descr="A graph of different siz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95408" name="Picture 2" descr="A graph of different sizes and number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6470015" cy="3020723"/>
                          </a:xfrm>
                          <a:prstGeom prst="rect">
                            <a:avLst/>
                          </a:prstGeom>
                        </pic:spPr>
                      </pic:pic>
                    </a:graphicData>
                  </a:graphic>
                </wp:inline>
              </w:drawing>
            </w:r>
          </w:p>
        </w:tc>
      </w:tr>
    </w:tbl>
    <w:p w14:paraId="33325322" w14:textId="6B960769" w:rsidR="00C7690D" w:rsidRPr="00E52EC2" w:rsidRDefault="00C7690D" w:rsidP="00E52EC2">
      <w:pPr>
        <w:pStyle w:val="Caption"/>
        <w:rPr>
          <w:rFonts w:ascii="Times New Roman" w:hAnsi="Times New Roman" w:cs="Times New Roman"/>
          <w:i w:val="0"/>
          <w:iCs w:val="0"/>
          <w:color w:val="000000" w:themeColor="text1"/>
          <w:sz w:val="20"/>
          <w:szCs w:val="20"/>
        </w:rPr>
      </w:pPr>
      <w:r w:rsidRPr="000B2DC4">
        <w:rPr>
          <w:rFonts w:ascii="Times New Roman" w:hAnsi="Times New Roman" w:cs="Times New Roman"/>
          <w:i w:val="0"/>
          <w:iCs w:val="0"/>
          <w:color w:val="000000" w:themeColor="text1"/>
          <w:sz w:val="20"/>
          <w:szCs w:val="20"/>
        </w:rPr>
        <w:t xml:space="preserve">Figure </w:t>
      </w:r>
      <w:r w:rsidRPr="000B2DC4">
        <w:rPr>
          <w:rFonts w:ascii="Times New Roman" w:hAnsi="Times New Roman" w:cs="Times New Roman"/>
          <w:i w:val="0"/>
          <w:iCs w:val="0"/>
          <w:color w:val="000000" w:themeColor="text1"/>
          <w:sz w:val="20"/>
          <w:szCs w:val="20"/>
        </w:rPr>
        <w:fldChar w:fldCharType="begin"/>
      </w:r>
      <w:r w:rsidRPr="000B2DC4">
        <w:rPr>
          <w:rFonts w:ascii="Times New Roman" w:hAnsi="Times New Roman" w:cs="Times New Roman"/>
          <w:i w:val="0"/>
          <w:iCs w:val="0"/>
          <w:color w:val="000000" w:themeColor="text1"/>
          <w:sz w:val="20"/>
          <w:szCs w:val="20"/>
        </w:rPr>
        <w:instrText xml:space="preserve"> SEQ Figure \* ARABIC </w:instrText>
      </w:r>
      <w:r w:rsidRPr="000B2DC4">
        <w:rPr>
          <w:rFonts w:ascii="Times New Roman" w:hAnsi="Times New Roman" w:cs="Times New Roman"/>
          <w:i w:val="0"/>
          <w:iCs w:val="0"/>
          <w:color w:val="000000" w:themeColor="text1"/>
          <w:sz w:val="20"/>
          <w:szCs w:val="20"/>
        </w:rPr>
        <w:fldChar w:fldCharType="separate"/>
      </w:r>
      <w:r w:rsidRPr="000B2DC4">
        <w:rPr>
          <w:rFonts w:ascii="Times New Roman" w:hAnsi="Times New Roman" w:cs="Times New Roman"/>
          <w:i w:val="0"/>
          <w:iCs w:val="0"/>
          <w:noProof/>
          <w:color w:val="000000" w:themeColor="text1"/>
          <w:sz w:val="20"/>
          <w:szCs w:val="20"/>
        </w:rPr>
        <w:t>4</w:t>
      </w:r>
      <w:r w:rsidRPr="000B2DC4">
        <w:rPr>
          <w:rFonts w:ascii="Times New Roman" w:hAnsi="Times New Roman" w:cs="Times New Roman"/>
          <w:i w:val="0"/>
          <w:iCs w:val="0"/>
          <w:color w:val="000000" w:themeColor="text1"/>
          <w:sz w:val="20"/>
          <w:szCs w:val="20"/>
        </w:rPr>
        <w:fldChar w:fldCharType="end"/>
      </w:r>
      <w:r w:rsidRPr="000B2DC4">
        <w:rPr>
          <w:rFonts w:ascii="Times New Roman" w:hAnsi="Times New Roman" w:cs="Times New Roman"/>
          <w:i w:val="0"/>
          <w:iCs w:val="0"/>
          <w:color w:val="000000" w:themeColor="text1"/>
          <w:sz w:val="20"/>
          <w:szCs w:val="20"/>
        </w:rPr>
        <w:t>. Networks’ mean “looking time” (i.e., cross-entropy error) to the High Inefficient and Low Efficient test events across experiments.</w:t>
      </w:r>
    </w:p>
    <w:p w14:paraId="0127F4DC" w14:textId="3728452B" w:rsidR="00C7690D" w:rsidRPr="0044658B" w:rsidRDefault="000B2DC4" w:rsidP="00766F20">
      <w:pPr>
        <w:rPr>
          <w:rFonts w:ascii="Times New Roman" w:hAnsi="Times New Roman" w:cs="Times New Roman"/>
          <w:sz w:val="24"/>
          <w:szCs w:val="24"/>
        </w:rPr>
      </w:pPr>
      <w:ins w:id="354" w:author="Benton, Deon" w:date="2025-01-29T14:06:00Z" w16du:dateUtc="2025-01-29T20:06:00Z">
        <w:r>
          <w:rPr>
            <w:rFonts w:ascii="Times New Roman" w:hAnsi="Times New Roman" w:cs="Times New Roman"/>
            <w:sz w:val="24"/>
            <w:szCs w:val="24"/>
          </w:rPr>
          <w:t>As can be seen in Figure 4 above, networks in Experiments 1 and 3 looked longer at the High Inefficient test event t</w:t>
        </w:r>
      </w:ins>
      <w:ins w:id="355" w:author="Benton, Deon" w:date="2025-01-29T14:07:00Z" w16du:dateUtc="2025-01-29T20:07:00Z">
        <w:r>
          <w:rPr>
            <w:rFonts w:ascii="Times New Roman" w:hAnsi="Times New Roman" w:cs="Times New Roman"/>
            <w:sz w:val="24"/>
            <w:szCs w:val="24"/>
          </w:rPr>
          <w:t xml:space="preserve">han at the Low Efficient event. In contrast, networks in Experiment 2 looked equally long at both events. This </w:t>
        </w:r>
      </w:ins>
      <w:ins w:id="356" w:author="Benton, Deon" w:date="2025-01-29T14:08:00Z" w16du:dateUtc="2025-01-29T20:08:00Z">
        <w:r>
          <w:rPr>
            <w:rFonts w:ascii="Times New Roman" w:hAnsi="Times New Roman" w:cs="Times New Roman"/>
            <w:sz w:val="24"/>
            <w:szCs w:val="24"/>
          </w:rPr>
          <w:t xml:space="preserve">qualitative </w:t>
        </w:r>
      </w:ins>
      <w:ins w:id="357" w:author="Benton, Deon" w:date="2025-01-29T14:07:00Z" w16du:dateUtc="2025-01-29T20:07:00Z">
        <w:r>
          <w:rPr>
            <w:rFonts w:ascii="Times New Roman" w:hAnsi="Times New Roman" w:cs="Times New Roman"/>
            <w:sz w:val="24"/>
            <w:szCs w:val="24"/>
          </w:rPr>
          <w:t>pattern of results mirrors that reported in Liu and Spelke (2017).</w:t>
        </w:r>
      </w:ins>
      <w:ins w:id="358" w:author="Benton, Deon" w:date="2025-01-29T14:08:00Z" w16du:dateUtc="2025-01-29T20:08:00Z">
        <w:r w:rsidR="00E52EC2">
          <w:rPr>
            <w:rFonts w:ascii="Times New Roman" w:hAnsi="Times New Roman" w:cs="Times New Roman"/>
            <w:sz w:val="24"/>
            <w:szCs w:val="24"/>
          </w:rPr>
          <w:t xml:space="preserve"> </w:t>
        </w:r>
      </w:ins>
      <w:r w:rsidR="0054373D">
        <w:rPr>
          <w:rFonts w:ascii="Times New Roman" w:hAnsi="Times New Roman" w:cs="Times New Roman"/>
          <w:sz w:val="24"/>
          <w:szCs w:val="24"/>
        </w:rPr>
        <w:t>This conclusion was also corroborated by a quantitative analysis. A linear mixed-effects model with test event (High Inefficient vs. Low Efficient) as the within-subjects fixed effec</w:t>
      </w:r>
      <w:r w:rsidR="00A1426F">
        <w:rPr>
          <w:rFonts w:ascii="Times New Roman" w:hAnsi="Times New Roman" w:cs="Times New Roman"/>
          <w:sz w:val="24"/>
          <w:szCs w:val="24"/>
        </w:rPr>
        <w:t xml:space="preserve">t, </w:t>
      </w:r>
      <w:r w:rsidR="0054373D">
        <w:rPr>
          <w:rFonts w:ascii="Times New Roman" w:hAnsi="Times New Roman" w:cs="Times New Roman"/>
          <w:sz w:val="24"/>
          <w:szCs w:val="24"/>
        </w:rPr>
        <w:t>experiment (Experiment 1 vs. Experiment 2 vs. Experiment 3)</w:t>
      </w:r>
      <w:r w:rsidR="00A1426F">
        <w:rPr>
          <w:rFonts w:ascii="Times New Roman" w:hAnsi="Times New Roman" w:cs="Times New Roman"/>
          <w:sz w:val="24"/>
          <w:szCs w:val="24"/>
        </w:rPr>
        <w:t xml:space="preserve"> as the between-subjects fixed effect, and network as the random effect revealed main effects of test event and experiment that were qualified by a significant interaction between the two, </w:t>
      </w:r>
      <w:r w:rsidR="0044658B">
        <w:rPr>
          <w:rFonts w:ascii="Times New Roman" w:hAnsi="Times New Roman" w:cs="Times New Roman"/>
          <w:i/>
          <w:iCs/>
          <w:sz w:val="24"/>
          <w:szCs w:val="24"/>
        </w:rPr>
        <w:t>F</w:t>
      </w:r>
      <w:r w:rsidR="0044658B">
        <w:rPr>
          <w:rFonts w:ascii="Times New Roman" w:hAnsi="Times New Roman" w:cs="Times New Roman"/>
          <w:sz w:val="24"/>
          <w:szCs w:val="24"/>
        </w:rPr>
        <w:t xml:space="preserve">(2, 147) = 4.38, </w:t>
      </w:r>
      <w:r w:rsidR="0044658B">
        <w:rPr>
          <w:rFonts w:ascii="Times New Roman" w:hAnsi="Times New Roman" w:cs="Times New Roman"/>
          <w:i/>
          <w:iCs/>
          <w:sz w:val="24"/>
          <w:szCs w:val="24"/>
        </w:rPr>
        <w:t xml:space="preserve">p </w:t>
      </w:r>
      <w:r w:rsidR="0044658B">
        <w:rPr>
          <w:rFonts w:ascii="Times New Roman" w:hAnsi="Times New Roman" w:cs="Times New Roman"/>
          <w:sz w:val="24"/>
          <w:szCs w:val="24"/>
        </w:rPr>
        <w:t xml:space="preserve">= .01. Follow-up comparisons revealed that networks in Experiments 1 and 3 looked longer at the High Inefficient test event (Experiment 1: </w:t>
      </w:r>
      <w:r w:rsidR="0044658B">
        <w:rPr>
          <w:rFonts w:ascii="Times New Roman" w:hAnsi="Times New Roman" w:cs="Times New Roman"/>
          <w:i/>
          <w:iCs/>
          <w:sz w:val="24"/>
          <w:szCs w:val="24"/>
        </w:rPr>
        <w:t xml:space="preserve">M </w:t>
      </w:r>
      <w:r w:rsidR="0044658B">
        <w:rPr>
          <w:rFonts w:ascii="Times New Roman" w:hAnsi="Times New Roman" w:cs="Times New Roman"/>
          <w:sz w:val="24"/>
          <w:szCs w:val="24"/>
        </w:rPr>
        <w:t xml:space="preserve">= </w:t>
      </w:r>
      <w:r w:rsidR="00330FBF">
        <w:rPr>
          <w:rFonts w:ascii="Times New Roman" w:hAnsi="Times New Roman" w:cs="Times New Roman"/>
          <w:sz w:val="24"/>
          <w:szCs w:val="24"/>
        </w:rPr>
        <w:t>245.26</w:t>
      </w:r>
      <w:r w:rsidR="0044658B">
        <w:rPr>
          <w:rFonts w:ascii="Times New Roman" w:hAnsi="Times New Roman" w:cs="Times New Roman"/>
          <w:sz w:val="24"/>
          <w:szCs w:val="24"/>
        </w:rPr>
        <w:t xml:space="preserve">, </w:t>
      </w:r>
      <w:r w:rsidR="0044658B">
        <w:rPr>
          <w:rFonts w:ascii="Times New Roman" w:hAnsi="Times New Roman" w:cs="Times New Roman"/>
          <w:i/>
          <w:iCs/>
          <w:sz w:val="24"/>
          <w:szCs w:val="24"/>
        </w:rPr>
        <w:t xml:space="preserve">SD </w:t>
      </w:r>
      <w:r w:rsidR="0044658B">
        <w:rPr>
          <w:rFonts w:ascii="Times New Roman" w:hAnsi="Times New Roman" w:cs="Times New Roman"/>
          <w:sz w:val="24"/>
          <w:szCs w:val="24"/>
        </w:rPr>
        <w:t xml:space="preserve">= </w:t>
      </w:r>
      <w:r w:rsidR="00330FBF">
        <w:rPr>
          <w:rFonts w:ascii="Times New Roman" w:hAnsi="Times New Roman" w:cs="Times New Roman"/>
          <w:sz w:val="24"/>
          <w:szCs w:val="24"/>
        </w:rPr>
        <w:t>34.46</w:t>
      </w:r>
      <w:r w:rsidR="0044658B">
        <w:rPr>
          <w:rFonts w:ascii="Times New Roman" w:hAnsi="Times New Roman" w:cs="Times New Roman"/>
          <w:sz w:val="24"/>
          <w:szCs w:val="24"/>
        </w:rPr>
        <w:t xml:space="preserve">; Experiment 3: </w:t>
      </w:r>
      <w:r w:rsidR="0044658B">
        <w:rPr>
          <w:rFonts w:ascii="Times New Roman" w:hAnsi="Times New Roman" w:cs="Times New Roman"/>
          <w:i/>
          <w:iCs/>
          <w:sz w:val="24"/>
          <w:szCs w:val="24"/>
        </w:rPr>
        <w:t xml:space="preserve">M </w:t>
      </w:r>
      <w:r w:rsidR="0044658B">
        <w:rPr>
          <w:rFonts w:ascii="Times New Roman" w:hAnsi="Times New Roman" w:cs="Times New Roman"/>
          <w:sz w:val="24"/>
          <w:szCs w:val="24"/>
        </w:rPr>
        <w:t xml:space="preserve">= </w:t>
      </w:r>
      <w:r w:rsidR="00330FBF">
        <w:rPr>
          <w:rFonts w:ascii="Times New Roman" w:hAnsi="Times New Roman" w:cs="Times New Roman"/>
          <w:sz w:val="24"/>
          <w:szCs w:val="24"/>
        </w:rPr>
        <w:t>433.54</w:t>
      </w:r>
      <w:r w:rsidR="0044658B">
        <w:rPr>
          <w:rFonts w:ascii="Times New Roman" w:hAnsi="Times New Roman" w:cs="Times New Roman"/>
          <w:sz w:val="24"/>
          <w:szCs w:val="24"/>
        </w:rPr>
        <w:t xml:space="preserve">, </w:t>
      </w:r>
      <w:r w:rsidR="0044658B">
        <w:rPr>
          <w:rFonts w:ascii="Times New Roman" w:hAnsi="Times New Roman" w:cs="Times New Roman"/>
          <w:i/>
          <w:iCs/>
          <w:sz w:val="24"/>
          <w:szCs w:val="24"/>
        </w:rPr>
        <w:t xml:space="preserve">SD </w:t>
      </w:r>
      <w:r w:rsidR="0044658B">
        <w:rPr>
          <w:rFonts w:ascii="Times New Roman" w:hAnsi="Times New Roman" w:cs="Times New Roman"/>
          <w:sz w:val="24"/>
          <w:szCs w:val="24"/>
        </w:rPr>
        <w:t>=</w:t>
      </w:r>
      <w:r w:rsidR="00330FBF">
        <w:rPr>
          <w:rFonts w:ascii="Times New Roman" w:hAnsi="Times New Roman" w:cs="Times New Roman"/>
          <w:sz w:val="24"/>
          <w:szCs w:val="24"/>
        </w:rPr>
        <w:t xml:space="preserve"> 109.56</w:t>
      </w:r>
      <w:r w:rsidR="0044658B">
        <w:rPr>
          <w:rFonts w:ascii="Times New Roman" w:hAnsi="Times New Roman" w:cs="Times New Roman"/>
          <w:sz w:val="24"/>
          <w:szCs w:val="24"/>
        </w:rPr>
        <w:t xml:space="preserve">) than at the Low Efficient test event </w:t>
      </w:r>
      <w:r w:rsidR="0044658B">
        <w:rPr>
          <w:rFonts w:ascii="Times New Roman" w:hAnsi="Times New Roman" w:cs="Times New Roman"/>
          <w:sz w:val="24"/>
          <w:szCs w:val="24"/>
        </w:rPr>
        <w:t xml:space="preserve">(Experiment 1: </w:t>
      </w:r>
      <w:r w:rsidR="0044658B">
        <w:rPr>
          <w:rFonts w:ascii="Times New Roman" w:hAnsi="Times New Roman" w:cs="Times New Roman"/>
          <w:i/>
          <w:iCs/>
          <w:sz w:val="24"/>
          <w:szCs w:val="24"/>
        </w:rPr>
        <w:t xml:space="preserve">M </w:t>
      </w:r>
      <w:r w:rsidR="0044658B">
        <w:rPr>
          <w:rFonts w:ascii="Times New Roman" w:hAnsi="Times New Roman" w:cs="Times New Roman"/>
          <w:sz w:val="24"/>
          <w:szCs w:val="24"/>
        </w:rPr>
        <w:t xml:space="preserve">= </w:t>
      </w:r>
      <w:r w:rsidR="00297BA5">
        <w:rPr>
          <w:rFonts w:ascii="Times New Roman" w:hAnsi="Times New Roman" w:cs="Times New Roman"/>
          <w:sz w:val="24"/>
          <w:szCs w:val="24"/>
        </w:rPr>
        <w:t>234.42</w:t>
      </w:r>
      <w:r w:rsidR="0044658B">
        <w:rPr>
          <w:rFonts w:ascii="Times New Roman" w:hAnsi="Times New Roman" w:cs="Times New Roman"/>
          <w:sz w:val="24"/>
          <w:szCs w:val="24"/>
        </w:rPr>
        <w:t xml:space="preserve">, </w:t>
      </w:r>
      <w:r w:rsidR="0044658B">
        <w:rPr>
          <w:rFonts w:ascii="Times New Roman" w:hAnsi="Times New Roman" w:cs="Times New Roman"/>
          <w:i/>
          <w:iCs/>
          <w:sz w:val="24"/>
          <w:szCs w:val="24"/>
        </w:rPr>
        <w:t xml:space="preserve">SD </w:t>
      </w:r>
      <w:r w:rsidR="0044658B">
        <w:rPr>
          <w:rFonts w:ascii="Times New Roman" w:hAnsi="Times New Roman" w:cs="Times New Roman"/>
          <w:sz w:val="24"/>
          <w:szCs w:val="24"/>
        </w:rPr>
        <w:t xml:space="preserve">= </w:t>
      </w:r>
      <w:r w:rsidR="00297BA5">
        <w:rPr>
          <w:rFonts w:ascii="Times New Roman" w:hAnsi="Times New Roman" w:cs="Times New Roman"/>
          <w:sz w:val="24"/>
          <w:szCs w:val="24"/>
        </w:rPr>
        <w:t>41.63</w:t>
      </w:r>
      <w:r w:rsidR="0044658B">
        <w:rPr>
          <w:rFonts w:ascii="Times New Roman" w:hAnsi="Times New Roman" w:cs="Times New Roman"/>
          <w:sz w:val="24"/>
          <w:szCs w:val="24"/>
        </w:rPr>
        <w:t xml:space="preserve">; Experiment 3: </w:t>
      </w:r>
      <w:r w:rsidR="0044658B">
        <w:rPr>
          <w:rFonts w:ascii="Times New Roman" w:hAnsi="Times New Roman" w:cs="Times New Roman"/>
          <w:i/>
          <w:iCs/>
          <w:sz w:val="24"/>
          <w:szCs w:val="24"/>
        </w:rPr>
        <w:t xml:space="preserve">M </w:t>
      </w:r>
      <w:r w:rsidR="0044658B">
        <w:rPr>
          <w:rFonts w:ascii="Times New Roman" w:hAnsi="Times New Roman" w:cs="Times New Roman"/>
          <w:sz w:val="24"/>
          <w:szCs w:val="24"/>
        </w:rPr>
        <w:t xml:space="preserve">= </w:t>
      </w:r>
      <w:r w:rsidR="00297BA5">
        <w:rPr>
          <w:rFonts w:ascii="Times New Roman" w:hAnsi="Times New Roman" w:cs="Times New Roman"/>
          <w:sz w:val="24"/>
          <w:szCs w:val="24"/>
        </w:rPr>
        <w:t>404.39</w:t>
      </w:r>
      <w:r w:rsidR="0044658B">
        <w:rPr>
          <w:rFonts w:ascii="Times New Roman" w:hAnsi="Times New Roman" w:cs="Times New Roman"/>
          <w:sz w:val="24"/>
          <w:szCs w:val="24"/>
        </w:rPr>
        <w:t xml:space="preserve">, </w:t>
      </w:r>
      <w:r w:rsidR="0044658B">
        <w:rPr>
          <w:rFonts w:ascii="Times New Roman" w:hAnsi="Times New Roman" w:cs="Times New Roman"/>
          <w:i/>
          <w:iCs/>
          <w:sz w:val="24"/>
          <w:szCs w:val="24"/>
        </w:rPr>
        <w:t xml:space="preserve">SD </w:t>
      </w:r>
      <w:r w:rsidR="0044658B">
        <w:rPr>
          <w:rFonts w:ascii="Times New Roman" w:hAnsi="Times New Roman" w:cs="Times New Roman"/>
          <w:sz w:val="24"/>
          <w:szCs w:val="24"/>
        </w:rPr>
        <w:t>=</w:t>
      </w:r>
      <w:r w:rsidR="00330FBF">
        <w:rPr>
          <w:rFonts w:ascii="Times New Roman" w:hAnsi="Times New Roman" w:cs="Times New Roman"/>
          <w:sz w:val="24"/>
          <w:szCs w:val="24"/>
        </w:rPr>
        <w:t xml:space="preserve"> </w:t>
      </w:r>
      <w:r w:rsidR="00297BA5">
        <w:rPr>
          <w:rFonts w:ascii="Times New Roman" w:hAnsi="Times New Roman" w:cs="Times New Roman"/>
          <w:sz w:val="24"/>
          <w:szCs w:val="24"/>
        </w:rPr>
        <w:t>102.28</w:t>
      </w:r>
      <w:r w:rsidR="0044658B">
        <w:rPr>
          <w:rFonts w:ascii="Times New Roman" w:hAnsi="Times New Roman" w:cs="Times New Roman"/>
          <w:sz w:val="24"/>
          <w:szCs w:val="24"/>
        </w:rPr>
        <w:t>)</w:t>
      </w:r>
      <w:r w:rsidR="00297BA5">
        <w:rPr>
          <w:rFonts w:ascii="Times New Roman" w:hAnsi="Times New Roman" w:cs="Times New Roman"/>
          <w:sz w:val="24"/>
          <w:szCs w:val="24"/>
        </w:rPr>
        <w:t xml:space="preserve">, both paired </w:t>
      </w:r>
      <w:r w:rsidR="00297BA5">
        <w:rPr>
          <w:rFonts w:ascii="Times New Roman" w:hAnsi="Times New Roman" w:cs="Times New Roman"/>
          <w:i/>
          <w:iCs/>
          <w:sz w:val="24"/>
          <w:szCs w:val="24"/>
        </w:rPr>
        <w:t>t</w:t>
      </w:r>
      <w:r w:rsidR="00297BA5">
        <w:rPr>
          <w:rFonts w:ascii="Times New Roman" w:hAnsi="Times New Roman" w:cs="Times New Roman"/>
          <w:sz w:val="24"/>
          <w:szCs w:val="24"/>
        </w:rPr>
        <w:t xml:space="preserve">’s &gt; 2.48, both </w:t>
      </w:r>
      <w:r w:rsidR="00297BA5">
        <w:rPr>
          <w:rFonts w:ascii="Times New Roman" w:hAnsi="Times New Roman" w:cs="Times New Roman"/>
          <w:i/>
          <w:iCs/>
          <w:sz w:val="24"/>
          <w:szCs w:val="24"/>
        </w:rPr>
        <w:t>p</w:t>
      </w:r>
      <w:r w:rsidR="00297BA5">
        <w:rPr>
          <w:rFonts w:ascii="Times New Roman" w:hAnsi="Times New Roman" w:cs="Times New Roman"/>
          <w:sz w:val="24"/>
          <w:szCs w:val="24"/>
        </w:rPr>
        <w:t>’s &lt; .02</w:t>
      </w:r>
      <w:r w:rsidR="0044658B">
        <w:rPr>
          <w:rFonts w:ascii="Times New Roman" w:hAnsi="Times New Roman" w:cs="Times New Roman"/>
          <w:sz w:val="24"/>
          <w:szCs w:val="24"/>
        </w:rPr>
        <w:t>. In contrast, networks in Experiment two looked equally long at both events</w:t>
      </w:r>
      <w:r w:rsidR="00297BA5">
        <w:rPr>
          <w:rFonts w:ascii="Times New Roman" w:hAnsi="Times New Roman" w:cs="Times New Roman"/>
          <w:sz w:val="24"/>
          <w:szCs w:val="24"/>
        </w:rPr>
        <w:t xml:space="preserve">, </w:t>
      </w:r>
      <w:r w:rsidR="00297BA5">
        <w:rPr>
          <w:rFonts w:ascii="Times New Roman" w:hAnsi="Times New Roman" w:cs="Times New Roman"/>
          <w:i/>
          <w:iCs/>
          <w:sz w:val="24"/>
          <w:szCs w:val="24"/>
        </w:rPr>
        <w:t>t</w:t>
      </w:r>
      <w:r w:rsidR="00297BA5">
        <w:rPr>
          <w:rFonts w:ascii="Times New Roman" w:hAnsi="Times New Roman" w:cs="Times New Roman"/>
          <w:sz w:val="24"/>
          <w:szCs w:val="24"/>
        </w:rPr>
        <w:t>(49)</w:t>
      </w:r>
      <w:r w:rsidR="00297BA5">
        <w:rPr>
          <w:rFonts w:ascii="Times New Roman" w:hAnsi="Times New Roman" w:cs="Times New Roman"/>
          <w:i/>
          <w:iCs/>
          <w:sz w:val="24"/>
          <w:szCs w:val="24"/>
        </w:rPr>
        <w:t xml:space="preserve"> </w:t>
      </w:r>
      <w:r w:rsidR="00297BA5">
        <w:rPr>
          <w:rFonts w:ascii="Times New Roman" w:hAnsi="Times New Roman" w:cs="Times New Roman"/>
          <w:sz w:val="24"/>
          <w:szCs w:val="24"/>
        </w:rPr>
        <w:t xml:space="preserve">= -0.61, </w:t>
      </w:r>
      <w:r w:rsidR="00297BA5">
        <w:rPr>
          <w:rFonts w:ascii="Times New Roman" w:hAnsi="Times New Roman" w:cs="Times New Roman"/>
          <w:i/>
          <w:iCs/>
          <w:sz w:val="24"/>
          <w:szCs w:val="24"/>
        </w:rPr>
        <w:t xml:space="preserve">p </w:t>
      </w:r>
      <w:r w:rsidR="00297BA5">
        <w:rPr>
          <w:rFonts w:ascii="Times New Roman" w:hAnsi="Times New Roman" w:cs="Times New Roman"/>
          <w:sz w:val="24"/>
          <w:szCs w:val="24"/>
        </w:rPr>
        <w:t>= .54</w:t>
      </w:r>
      <w:r w:rsidR="0044658B">
        <w:rPr>
          <w:rFonts w:ascii="Times New Roman" w:hAnsi="Times New Roman" w:cs="Times New Roman"/>
          <w:sz w:val="24"/>
          <w:szCs w:val="24"/>
        </w:rPr>
        <w:t>.</w:t>
      </w:r>
    </w:p>
    <w:p w14:paraId="20D7A2D0" w14:textId="77777777" w:rsidR="00C7690D" w:rsidRDefault="00C7690D" w:rsidP="00766F20">
      <w:pPr>
        <w:rPr>
          <w:rFonts w:ascii="Times New Roman" w:hAnsi="Times New Roman" w:cs="Times New Roman"/>
          <w:sz w:val="24"/>
          <w:szCs w:val="24"/>
        </w:rPr>
      </w:pPr>
    </w:p>
    <w:p w14:paraId="0826C534" w14:textId="5B3506DF" w:rsidR="00F427F3" w:rsidRDefault="00BA4BC6" w:rsidP="00766F20">
      <w:pPr>
        <w:rPr>
          <w:ins w:id="359" w:author="Benton, Deon" w:date="2025-01-29T14:29:00Z" w16du:dateUtc="2025-01-29T20:29:00Z"/>
          <w:rFonts w:ascii="Times New Roman" w:hAnsi="Times New Roman" w:cs="Times New Roman"/>
          <w:b/>
          <w:bCs/>
          <w:sz w:val="24"/>
          <w:szCs w:val="24"/>
        </w:rPr>
      </w:pPr>
      <w:ins w:id="360" w:author="Benton, Deon" w:date="2025-01-29T15:17:00Z" w16du:dateUtc="2025-01-29T21:17:00Z">
        <w:r>
          <w:rPr>
            <w:rFonts w:ascii="Times New Roman" w:hAnsi="Times New Roman" w:cs="Times New Roman"/>
            <w:b/>
            <w:bCs/>
            <w:sz w:val="24"/>
            <w:szCs w:val="24"/>
          </w:rPr>
          <w:t>Potential extensions of the preliminary work presente</w:t>
        </w:r>
      </w:ins>
      <w:ins w:id="361" w:author="Benton, Deon" w:date="2025-01-29T15:18:00Z" w16du:dateUtc="2025-01-29T21:18:00Z">
        <w:r>
          <w:rPr>
            <w:rFonts w:ascii="Times New Roman" w:hAnsi="Times New Roman" w:cs="Times New Roman"/>
            <w:b/>
            <w:bCs/>
            <w:sz w:val="24"/>
            <w:szCs w:val="24"/>
          </w:rPr>
          <w:t>d here</w:t>
        </w:r>
      </w:ins>
    </w:p>
    <w:p w14:paraId="04F7E3A1" w14:textId="77777777" w:rsidR="00A15381" w:rsidRDefault="00B65F7C" w:rsidP="00766F20">
      <w:pPr>
        <w:rPr>
          <w:ins w:id="362" w:author="Benton, Deon" w:date="2025-01-29T15:22:00Z" w16du:dateUtc="2025-01-29T21:22:00Z"/>
          <w:rFonts w:ascii="Times New Roman" w:hAnsi="Times New Roman" w:cs="Times New Roman"/>
          <w:sz w:val="24"/>
          <w:szCs w:val="24"/>
        </w:rPr>
      </w:pPr>
      <w:ins w:id="363" w:author="Benton, Deon" w:date="2025-01-29T15:18:00Z" w16du:dateUtc="2025-01-29T21:18:00Z">
        <w:r>
          <w:rPr>
            <w:rFonts w:ascii="Times New Roman" w:hAnsi="Times New Roman" w:cs="Times New Roman"/>
            <w:sz w:val="24"/>
            <w:szCs w:val="24"/>
          </w:rPr>
          <w:t xml:space="preserve">If this paper is invited for submission to this special issue, these preliminary simulations will be extended in several ways. </w:t>
        </w:r>
      </w:ins>
    </w:p>
    <w:p w14:paraId="2B56B04C" w14:textId="19C06A10" w:rsidR="00A15381" w:rsidRDefault="00B65F7C" w:rsidP="00766F20">
      <w:pPr>
        <w:rPr>
          <w:ins w:id="364" w:author="Benton, Deon" w:date="2025-01-29T15:21:00Z" w16du:dateUtc="2025-01-29T21:21:00Z"/>
          <w:rFonts w:ascii="Times New Roman" w:hAnsi="Times New Roman" w:cs="Times New Roman"/>
          <w:sz w:val="24"/>
          <w:szCs w:val="24"/>
        </w:rPr>
      </w:pPr>
      <w:ins w:id="365" w:author="Benton, Deon" w:date="2025-01-29T15:18:00Z" w16du:dateUtc="2025-01-29T21:18:00Z">
        <w:r>
          <w:rPr>
            <w:rFonts w:ascii="Times New Roman" w:hAnsi="Times New Roman" w:cs="Times New Roman"/>
            <w:sz w:val="24"/>
            <w:szCs w:val="24"/>
          </w:rPr>
          <w:t>First, a wider range of studies will be simulated. The rationale for focusing on th</w:t>
        </w:r>
      </w:ins>
      <w:ins w:id="366" w:author="Benton, Deon" w:date="2025-01-29T15:19:00Z" w16du:dateUtc="2025-01-29T21:19:00Z">
        <w:r>
          <w:rPr>
            <w:rFonts w:ascii="Times New Roman" w:hAnsi="Times New Roman" w:cs="Times New Roman"/>
            <w:sz w:val="24"/>
            <w:szCs w:val="24"/>
          </w:rPr>
          <w:t xml:space="preserve">ese studies is to show that the mechanistic account presented at the outset is sufficient to account </w:t>
        </w:r>
      </w:ins>
      <w:ins w:id="367" w:author="Benton, Deon" w:date="2025-01-29T15:20:00Z" w16du:dateUtc="2025-01-29T21:20:00Z">
        <w:r>
          <w:rPr>
            <w:rFonts w:ascii="Times New Roman" w:hAnsi="Times New Roman" w:cs="Times New Roman"/>
            <w:sz w:val="24"/>
            <w:szCs w:val="24"/>
          </w:rPr>
          <w:t>infants’ looking behaviors in studies on infant action understanding</w:t>
        </w:r>
      </w:ins>
      <w:ins w:id="368" w:author="Benton, Deon" w:date="2025-01-29T15:19:00Z" w16du:dateUtc="2025-01-29T21:19:00Z">
        <w:r>
          <w:rPr>
            <w:rFonts w:ascii="Times New Roman" w:hAnsi="Times New Roman" w:cs="Times New Roman"/>
            <w:sz w:val="24"/>
            <w:szCs w:val="24"/>
          </w:rPr>
          <w:t>. The fact that this account—when implemented in a model—was able to account for these findings suggests that it may be able to acc</w:t>
        </w:r>
      </w:ins>
      <w:ins w:id="369" w:author="Benton, Deon" w:date="2025-01-29T15:20:00Z" w16du:dateUtc="2025-01-29T21:20:00Z">
        <w:r>
          <w:rPr>
            <w:rFonts w:ascii="Times New Roman" w:hAnsi="Times New Roman" w:cs="Times New Roman"/>
            <w:sz w:val="24"/>
            <w:szCs w:val="24"/>
          </w:rPr>
          <w:t>ount for the data in other studies on this topic.</w:t>
        </w:r>
        <w:r w:rsidR="00A15381">
          <w:rPr>
            <w:rFonts w:ascii="Times New Roman" w:hAnsi="Times New Roman" w:cs="Times New Roman"/>
            <w:sz w:val="24"/>
            <w:szCs w:val="24"/>
          </w:rPr>
          <w:t xml:space="preserve"> </w:t>
        </w:r>
      </w:ins>
    </w:p>
    <w:p w14:paraId="0BC0AA84" w14:textId="3C628A0C" w:rsidR="001B2DAA" w:rsidRDefault="00A15381" w:rsidP="00766F20">
      <w:pPr>
        <w:rPr>
          <w:ins w:id="370" w:author="Benton, Deon" w:date="2025-01-29T15:21:00Z" w16du:dateUtc="2025-01-29T21:21:00Z"/>
          <w:rFonts w:ascii="Times New Roman" w:hAnsi="Times New Roman" w:cs="Times New Roman"/>
          <w:sz w:val="24"/>
          <w:szCs w:val="24"/>
        </w:rPr>
      </w:pPr>
      <w:ins w:id="371" w:author="Benton, Deon" w:date="2025-01-29T15:20:00Z" w16du:dateUtc="2025-01-29T21:20:00Z">
        <w:r>
          <w:rPr>
            <w:rFonts w:ascii="Times New Roman" w:hAnsi="Times New Roman" w:cs="Times New Roman"/>
            <w:sz w:val="24"/>
            <w:szCs w:val="24"/>
          </w:rPr>
          <w:lastRenderedPageBreak/>
          <w:t xml:space="preserve">Second, I will demonstrate in a full version of this paper that the results do not depend on particular parameter values. </w:t>
        </w:r>
      </w:ins>
      <w:ins w:id="372" w:author="Benton, Deon" w:date="2025-01-29T15:21:00Z" w16du:dateUtc="2025-01-29T21:21:00Z">
        <w:r>
          <w:rPr>
            <w:rFonts w:ascii="Times New Roman" w:hAnsi="Times New Roman" w:cs="Times New Roman"/>
            <w:sz w:val="24"/>
            <w:szCs w:val="24"/>
          </w:rPr>
          <w:t>This is an approach that I have taken in other modeling studies (e.g., Benton, 2024; Benton &amp; Lapan, 2021).</w:t>
        </w:r>
      </w:ins>
      <w:ins w:id="373" w:author="Benton, Deon" w:date="2025-01-29T15:20:00Z" w16du:dateUtc="2025-01-29T21:20:00Z">
        <w:r>
          <w:rPr>
            <w:rFonts w:ascii="Times New Roman" w:hAnsi="Times New Roman" w:cs="Times New Roman"/>
            <w:sz w:val="24"/>
            <w:szCs w:val="24"/>
          </w:rPr>
          <w:t xml:space="preserve"> </w:t>
        </w:r>
      </w:ins>
    </w:p>
    <w:p w14:paraId="7D8FE7CB" w14:textId="713ED1E6" w:rsidR="00A15381" w:rsidRDefault="00A15381" w:rsidP="00766F20">
      <w:pPr>
        <w:rPr>
          <w:ins w:id="374" w:author="Benton, Deon" w:date="2025-01-29T15:23:00Z" w16du:dateUtc="2025-01-29T21:23:00Z"/>
          <w:rFonts w:ascii="Times New Roman" w:hAnsi="Times New Roman" w:cs="Times New Roman"/>
          <w:sz w:val="24"/>
          <w:szCs w:val="24"/>
        </w:rPr>
      </w:pPr>
      <w:ins w:id="375" w:author="Benton, Deon" w:date="2025-01-29T15:21:00Z" w16du:dateUtc="2025-01-29T21:21:00Z">
        <w:r>
          <w:rPr>
            <w:rFonts w:ascii="Times New Roman" w:hAnsi="Times New Roman" w:cs="Times New Roman"/>
            <w:sz w:val="24"/>
            <w:szCs w:val="24"/>
          </w:rPr>
          <w:t>Third, I will explore whether the r</w:t>
        </w:r>
      </w:ins>
      <w:ins w:id="376" w:author="Benton, Deon" w:date="2025-01-29T15:22:00Z" w16du:dateUtc="2025-01-29T21:22:00Z">
        <w:r>
          <w:rPr>
            <w:rFonts w:ascii="Times New Roman" w:hAnsi="Times New Roman" w:cs="Times New Roman"/>
            <w:sz w:val="24"/>
            <w:szCs w:val="24"/>
          </w:rPr>
          <w:t>esults reported above hold for different amounts of prior (i.e. pretraining) experience with straight and curved motion.</w:t>
        </w:r>
      </w:ins>
    </w:p>
    <w:p w14:paraId="41823F25" w14:textId="1A0265E5" w:rsidR="007E0FC3" w:rsidRPr="00A64C04" w:rsidRDefault="007E0FC3" w:rsidP="00766F20">
      <w:pPr>
        <w:rPr>
          <w:rFonts w:ascii="Times New Roman" w:hAnsi="Times New Roman" w:cs="Times New Roman"/>
          <w:sz w:val="24"/>
          <w:szCs w:val="24"/>
        </w:rPr>
      </w:pPr>
      <w:ins w:id="377" w:author="Benton, Deon" w:date="2025-01-29T15:23:00Z" w16du:dateUtc="2025-01-29T21:23:00Z">
        <w:r>
          <w:rPr>
            <w:rFonts w:ascii="Times New Roman" w:hAnsi="Times New Roman" w:cs="Times New Roman"/>
            <w:sz w:val="24"/>
            <w:szCs w:val="24"/>
          </w:rPr>
          <w:t>Finally, given that prior research has shown that infants’ looking behavior does not depend on whether the characters in these events have animate properties</w:t>
        </w:r>
      </w:ins>
      <w:ins w:id="378" w:author="Benton, Deon" w:date="2025-01-29T15:25:00Z" w16du:dateUtc="2025-01-29T21:25:00Z">
        <w:r w:rsidR="00C20482">
          <w:rPr>
            <w:rFonts w:ascii="Times New Roman" w:hAnsi="Times New Roman" w:cs="Times New Roman"/>
            <w:sz w:val="24"/>
            <w:szCs w:val="24"/>
          </w:rPr>
          <w:t xml:space="preserve"> (</w:t>
        </w:r>
        <w:r w:rsidR="00C20482" w:rsidRPr="004C0C81">
          <w:rPr>
            <w:rFonts w:ascii="Times New Roman" w:hAnsi="Times New Roman" w:cs="Times New Roman"/>
            <w:sz w:val="24"/>
            <w:szCs w:val="24"/>
          </w:rPr>
          <w:t>Csibra et al., 1999</w:t>
        </w:r>
        <w:r w:rsidR="00C20482">
          <w:rPr>
            <w:rFonts w:ascii="Times New Roman" w:hAnsi="Times New Roman" w:cs="Times New Roman"/>
            <w:sz w:val="24"/>
            <w:szCs w:val="24"/>
          </w:rPr>
          <w:t>)</w:t>
        </w:r>
      </w:ins>
      <w:ins w:id="379" w:author="Benton, Deon" w:date="2025-01-29T15:23:00Z" w16du:dateUtc="2025-01-29T21:23:00Z">
        <w:r>
          <w:rPr>
            <w:rFonts w:ascii="Times New Roman" w:hAnsi="Times New Roman" w:cs="Times New Roman"/>
            <w:sz w:val="24"/>
            <w:szCs w:val="24"/>
          </w:rPr>
          <w:t>, it will also be important to demonstrate th</w:t>
        </w:r>
      </w:ins>
      <w:ins w:id="380" w:author="Benton, Deon" w:date="2025-01-29T15:25:00Z" w16du:dateUtc="2025-01-29T21:25:00Z">
        <w:r w:rsidR="00694504">
          <w:rPr>
            <w:rFonts w:ascii="Times New Roman" w:hAnsi="Times New Roman" w:cs="Times New Roman"/>
            <w:sz w:val="24"/>
            <w:szCs w:val="24"/>
          </w:rPr>
          <w:t>at networks also do not require the presence of certain features.</w:t>
        </w:r>
      </w:ins>
    </w:p>
    <w:p w14:paraId="051BD986" w14:textId="422F02F2" w:rsidR="004C0C81" w:rsidRPr="004C0C81" w:rsidRDefault="004C0C81" w:rsidP="00766F20">
      <w:pPr>
        <w:rPr>
          <w:rFonts w:ascii="Times New Roman" w:hAnsi="Times New Roman" w:cs="Times New Roman"/>
          <w:sz w:val="24"/>
          <w:szCs w:val="24"/>
        </w:rPr>
      </w:pPr>
    </w:p>
    <w:p w14:paraId="16B621FB" w14:textId="77777777" w:rsidR="00EA2299" w:rsidRDefault="00EA2299" w:rsidP="00B8721D">
      <w:pPr>
        <w:jc w:val="center"/>
        <w:rPr>
          <w:rFonts w:ascii="Times New Roman" w:hAnsi="Times New Roman" w:cs="Times New Roman"/>
          <w:sz w:val="24"/>
          <w:szCs w:val="24"/>
        </w:rPr>
      </w:pPr>
    </w:p>
    <w:p w14:paraId="7B62387B" w14:textId="77777777" w:rsidR="00D34DF3" w:rsidRDefault="00D34DF3" w:rsidP="00B8721D">
      <w:pPr>
        <w:jc w:val="center"/>
        <w:rPr>
          <w:rFonts w:ascii="Times New Roman" w:hAnsi="Times New Roman" w:cs="Times New Roman"/>
          <w:sz w:val="24"/>
          <w:szCs w:val="24"/>
        </w:rPr>
      </w:pPr>
    </w:p>
    <w:p w14:paraId="4816AA3C" w14:textId="77777777" w:rsidR="00D34DF3" w:rsidRDefault="00D34DF3" w:rsidP="00B8721D">
      <w:pPr>
        <w:jc w:val="center"/>
        <w:rPr>
          <w:rFonts w:ascii="Times New Roman" w:hAnsi="Times New Roman" w:cs="Times New Roman"/>
          <w:sz w:val="24"/>
          <w:szCs w:val="24"/>
        </w:rPr>
      </w:pPr>
    </w:p>
    <w:p w14:paraId="59DEDB50" w14:textId="77777777" w:rsidR="00D34DF3" w:rsidRDefault="00D34DF3" w:rsidP="00B8721D">
      <w:pPr>
        <w:jc w:val="center"/>
        <w:rPr>
          <w:rFonts w:ascii="Times New Roman" w:hAnsi="Times New Roman" w:cs="Times New Roman"/>
          <w:sz w:val="24"/>
          <w:szCs w:val="24"/>
        </w:rPr>
      </w:pPr>
    </w:p>
    <w:p w14:paraId="21E6C678" w14:textId="77777777" w:rsidR="00D34DF3" w:rsidRDefault="00D34DF3" w:rsidP="00B8721D">
      <w:pPr>
        <w:jc w:val="center"/>
        <w:rPr>
          <w:rFonts w:ascii="Times New Roman" w:hAnsi="Times New Roman" w:cs="Times New Roman"/>
          <w:sz w:val="24"/>
          <w:szCs w:val="24"/>
        </w:rPr>
      </w:pPr>
    </w:p>
    <w:p w14:paraId="3D37FA12" w14:textId="77777777" w:rsidR="00D34DF3" w:rsidRDefault="00D34DF3" w:rsidP="00B8721D">
      <w:pPr>
        <w:jc w:val="center"/>
        <w:rPr>
          <w:rFonts w:ascii="Times New Roman" w:hAnsi="Times New Roman" w:cs="Times New Roman"/>
          <w:sz w:val="24"/>
          <w:szCs w:val="24"/>
        </w:rPr>
      </w:pPr>
    </w:p>
    <w:p w14:paraId="2992BAF6" w14:textId="77777777" w:rsidR="00D34DF3" w:rsidRDefault="00D34DF3" w:rsidP="00B8721D">
      <w:pPr>
        <w:jc w:val="center"/>
        <w:rPr>
          <w:rFonts w:ascii="Times New Roman" w:hAnsi="Times New Roman" w:cs="Times New Roman"/>
          <w:sz w:val="24"/>
          <w:szCs w:val="24"/>
        </w:rPr>
      </w:pPr>
    </w:p>
    <w:p w14:paraId="1B1944D3" w14:textId="77777777" w:rsidR="00D34DF3" w:rsidRDefault="00D34DF3" w:rsidP="00B8721D">
      <w:pPr>
        <w:jc w:val="center"/>
        <w:rPr>
          <w:rFonts w:ascii="Times New Roman" w:hAnsi="Times New Roman" w:cs="Times New Roman"/>
          <w:sz w:val="24"/>
          <w:szCs w:val="24"/>
        </w:rPr>
      </w:pPr>
    </w:p>
    <w:p w14:paraId="3AC3563E" w14:textId="77777777" w:rsidR="00D34DF3" w:rsidRDefault="00D34DF3" w:rsidP="00B8721D">
      <w:pPr>
        <w:jc w:val="center"/>
        <w:rPr>
          <w:rFonts w:ascii="Times New Roman" w:hAnsi="Times New Roman" w:cs="Times New Roman"/>
          <w:sz w:val="24"/>
          <w:szCs w:val="24"/>
        </w:rPr>
      </w:pPr>
    </w:p>
    <w:p w14:paraId="40968D3B" w14:textId="77777777" w:rsidR="00D34DF3" w:rsidRDefault="00D34DF3" w:rsidP="00B8721D">
      <w:pPr>
        <w:jc w:val="center"/>
        <w:rPr>
          <w:rFonts w:ascii="Times New Roman" w:hAnsi="Times New Roman" w:cs="Times New Roman"/>
          <w:sz w:val="24"/>
          <w:szCs w:val="24"/>
        </w:rPr>
      </w:pPr>
    </w:p>
    <w:p w14:paraId="3A8945B9" w14:textId="77777777" w:rsidR="00D34DF3" w:rsidRDefault="00D34DF3" w:rsidP="00B8721D">
      <w:pPr>
        <w:jc w:val="center"/>
        <w:rPr>
          <w:rFonts w:ascii="Times New Roman" w:hAnsi="Times New Roman" w:cs="Times New Roman"/>
          <w:sz w:val="24"/>
          <w:szCs w:val="24"/>
        </w:rPr>
      </w:pPr>
    </w:p>
    <w:p w14:paraId="44AA10D0" w14:textId="77777777" w:rsidR="00D34DF3" w:rsidRDefault="00D34DF3" w:rsidP="00B8721D">
      <w:pPr>
        <w:jc w:val="center"/>
        <w:rPr>
          <w:rFonts w:ascii="Times New Roman" w:hAnsi="Times New Roman" w:cs="Times New Roman"/>
          <w:sz w:val="24"/>
          <w:szCs w:val="24"/>
        </w:rPr>
      </w:pPr>
    </w:p>
    <w:p w14:paraId="679F3F93" w14:textId="77777777" w:rsidR="00D34DF3" w:rsidRDefault="00D34DF3" w:rsidP="00B8721D">
      <w:pPr>
        <w:jc w:val="center"/>
        <w:rPr>
          <w:rFonts w:ascii="Times New Roman" w:hAnsi="Times New Roman" w:cs="Times New Roman"/>
          <w:sz w:val="24"/>
          <w:szCs w:val="24"/>
        </w:rPr>
      </w:pPr>
    </w:p>
    <w:p w14:paraId="15767062" w14:textId="77777777" w:rsidR="00D34DF3" w:rsidRDefault="00D34DF3" w:rsidP="00B8721D">
      <w:pPr>
        <w:jc w:val="center"/>
        <w:rPr>
          <w:rFonts w:ascii="Times New Roman" w:hAnsi="Times New Roman" w:cs="Times New Roman"/>
          <w:sz w:val="24"/>
          <w:szCs w:val="24"/>
        </w:rPr>
      </w:pPr>
    </w:p>
    <w:p w14:paraId="629E92B1" w14:textId="77777777" w:rsidR="00D34DF3" w:rsidRDefault="00D34DF3" w:rsidP="00B8721D">
      <w:pPr>
        <w:jc w:val="center"/>
        <w:rPr>
          <w:rFonts w:ascii="Times New Roman" w:hAnsi="Times New Roman" w:cs="Times New Roman"/>
          <w:sz w:val="24"/>
          <w:szCs w:val="24"/>
        </w:rPr>
      </w:pPr>
    </w:p>
    <w:p w14:paraId="3F3B3521" w14:textId="77777777" w:rsidR="00D34DF3" w:rsidRDefault="00D34DF3" w:rsidP="00B8721D">
      <w:pPr>
        <w:jc w:val="center"/>
        <w:rPr>
          <w:rFonts w:ascii="Times New Roman" w:hAnsi="Times New Roman" w:cs="Times New Roman"/>
          <w:sz w:val="24"/>
          <w:szCs w:val="24"/>
        </w:rPr>
      </w:pPr>
    </w:p>
    <w:p w14:paraId="7B4BF3B8" w14:textId="77777777" w:rsidR="00D34DF3" w:rsidRDefault="00D34DF3" w:rsidP="00B8721D">
      <w:pPr>
        <w:jc w:val="center"/>
        <w:rPr>
          <w:rFonts w:ascii="Times New Roman" w:hAnsi="Times New Roman" w:cs="Times New Roman"/>
          <w:sz w:val="24"/>
          <w:szCs w:val="24"/>
        </w:rPr>
      </w:pPr>
    </w:p>
    <w:p w14:paraId="2BC69A32" w14:textId="77777777" w:rsidR="00D34DF3" w:rsidRDefault="00D34DF3" w:rsidP="00B8721D">
      <w:pPr>
        <w:jc w:val="center"/>
        <w:rPr>
          <w:rFonts w:ascii="Times New Roman" w:hAnsi="Times New Roman" w:cs="Times New Roman"/>
          <w:sz w:val="24"/>
          <w:szCs w:val="24"/>
        </w:rPr>
      </w:pPr>
    </w:p>
    <w:p w14:paraId="5889D7E9" w14:textId="77777777" w:rsidR="00D34DF3" w:rsidRDefault="00D34DF3" w:rsidP="00B8721D">
      <w:pPr>
        <w:jc w:val="center"/>
        <w:rPr>
          <w:rFonts w:ascii="Times New Roman" w:hAnsi="Times New Roman" w:cs="Times New Roman"/>
          <w:sz w:val="24"/>
          <w:szCs w:val="24"/>
        </w:rPr>
      </w:pPr>
    </w:p>
    <w:p w14:paraId="4266F6A7" w14:textId="77777777" w:rsidR="00D34DF3" w:rsidRDefault="00D34DF3" w:rsidP="00B8721D">
      <w:pPr>
        <w:jc w:val="center"/>
        <w:rPr>
          <w:rFonts w:ascii="Times New Roman" w:hAnsi="Times New Roman" w:cs="Times New Roman"/>
          <w:sz w:val="24"/>
          <w:szCs w:val="24"/>
        </w:rPr>
      </w:pPr>
    </w:p>
    <w:p w14:paraId="460B24BF" w14:textId="77777777" w:rsidR="00D34DF3" w:rsidRDefault="00D34DF3" w:rsidP="00B8721D">
      <w:pPr>
        <w:jc w:val="center"/>
        <w:rPr>
          <w:rFonts w:ascii="Times New Roman" w:hAnsi="Times New Roman" w:cs="Times New Roman"/>
          <w:sz w:val="24"/>
          <w:szCs w:val="24"/>
        </w:rPr>
      </w:pPr>
    </w:p>
    <w:p w14:paraId="26B896DF" w14:textId="3E63D383" w:rsidR="00B8721D" w:rsidRPr="004C0C81" w:rsidRDefault="00B8721D" w:rsidP="00B8721D">
      <w:pPr>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0A02D073"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Csibra, G., Gergely, G., Bı́ró, S., Koos, O., &amp; Brockbank, M. (1999). Goal attribution without agency cues: the perception of ‘pure reason’in infancy. Cognition, 72(3), 237-267.</w:t>
      </w:r>
    </w:p>
    <w:p w14:paraId="290382B4"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Csibra, G., Bíró, S., Koós, O., &amp; Gergely, G. (2003). One‐year‐old infants use teleological representations of actions productively. Cognitive science, 27(1), 111-133.</w:t>
      </w:r>
    </w:p>
    <w:p w14:paraId="06B9EC57"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Gergely, G., &amp; Csibra, G. (2003). Teleological reasoning in infancy: The naıve theory of rational action. Trends in cognitive sciences, 7(7), 287-292.</w:t>
      </w:r>
    </w:p>
    <w:p w14:paraId="25AC7AE2"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Gergely, G., Nádasdy, Z., Csibra, G., &amp; Bíró, S. (1995). Taking the intentional stance at 12 months of age. Cognition, 56(2), 165-193.</w:t>
      </w:r>
    </w:p>
    <w:p w14:paraId="64F2E932"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Kamewari, K., Kato, M., Kanda, T., Ishiguro, H., &amp; Hiraki, K. (2005). Six-and-a-half-month-old children positively attribute goals to human action and to humanoid-robot motion. Cognitive Development, 20(2), 303-320.</w:t>
      </w:r>
    </w:p>
    <w:p w14:paraId="55E90CBD"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(2022, December 8). From infancy, we model people as minds, acting in a physical world. https://doi.org/10.31234/osf.io/sg4bz</w:t>
      </w:r>
    </w:p>
    <w:p w14:paraId="689A85E0"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Brooks, N. B., &amp; Spelke, E. S. (2019). Origins of the concepts cause, cost, and goal in prereaching infants. Proceedings of the National Academy of Sciences, 116(36), 17747-17752.</w:t>
      </w:r>
    </w:p>
    <w:p w14:paraId="0B0ECCB4"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&amp; Spelke, E. S. (2017). Six-month-old infants expect agents to minimize the cost of their actions. Cognition, 160, 35-42.</w:t>
      </w:r>
    </w:p>
    <w:p w14:paraId="51CFBF33"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Sodian, B., Schoeppner, B., &amp; Metz, U. (2004). Do infants apply the principle of rational action to human agents?. Infant Behavior and Development, 27(1), 31-41.</w:t>
      </w:r>
    </w:p>
    <w:p w14:paraId="5005A48B" w14:textId="29E6EF01" w:rsidR="00800740" w:rsidRPr="001A024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Woodward, A. L., &amp; Sommerville, J. A. (2000). Twelve-month-old infants interpret action in context. Psychological Science, 11(1), 73-77.</w:t>
      </w:r>
    </w:p>
    <w:sectPr w:rsidR="00800740" w:rsidRPr="001A0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33EF"/>
    <w:multiLevelType w:val="hybridMultilevel"/>
    <w:tmpl w:val="2D3CD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27065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314"/>
    <w:rsid w:val="00002F91"/>
    <w:rsid w:val="0000612D"/>
    <w:rsid w:val="00011883"/>
    <w:rsid w:val="000168E9"/>
    <w:rsid w:val="000212B4"/>
    <w:rsid w:val="00021A37"/>
    <w:rsid w:val="0002540A"/>
    <w:rsid w:val="00036F18"/>
    <w:rsid w:val="00036FF6"/>
    <w:rsid w:val="000454C1"/>
    <w:rsid w:val="00045E31"/>
    <w:rsid w:val="000467DF"/>
    <w:rsid w:val="000543D4"/>
    <w:rsid w:val="000559A9"/>
    <w:rsid w:val="00056FC1"/>
    <w:rsid w:val="000573F9"/>
    <w:rsid w:val="00072DA0"/>
    <w:rsid w:val="00077056"/>
    <w:rsid w:val="00095FF7"/>
    <w:rsid w:val="000B2DC4"/>
    <w:rsid w:val="000D065D"/>
    <w:rsid w:val="000D4B94"/>
    <w:rsid w:val="000E5717"/>
    <w:rsid w:val="000F0B1E"/>
    <w:rsid w:val="000F4CCD"/>
    <w:rsid w:val="00105E25"/>
    <w:rsid w:val="00143F22"/>
    <w:rsid w:val="00144999"/>
    <w:rsid w:val="001459FC"/>
    <w:rsid w:val="00146F03"/>
    <w:rsid w:val="001505BF"/>
    <w:rsid w:val="00152EE5"/>
    <w:rsid w:val="00180123"/>
    <w:rsid w:val="001828EA"/>
    <w:rsid w:val="00192E2F"/>
    <w:rsid w:val="00193F64"/>
    <w:rsid w:val="001A024D"/>
    <w:rsid w:val="001A3E75"/>
    <w:rsid w:val="001B2DAA"/>
    <w:rsid w:val="001B4A99"/>
    <w:rsid w:val="001B67A5"/>
    <w:rsid w:val="001D5E60"/>
    <w:rsid w:val="001D7E15"/>
    <w:rsid w:val="001E475B"/>
    <w:rsid w:val="001E6C53"/>
    <w:rsid w:val="001F7DC6"/>
    <w:rsid w:val="002156AB"/>
    <w:rsid w:val="00226F09"/>
    <w:rsid w:val="002569CF"/>
    <w:rsid w:val="00257BA4"/>
    <w:rsid w:val="0026577D"/>
    <w:rsid w:val="002731B7"/>
    <w:rsid w:val="00273FBA"/>
    <w:rsid w:val="00280D13"/>
    <w:rsid w:val="002908CD"/>
    <w:rsid w:val="00293944"/>
    <w:rsid w:val="002967F0"/>
    <w:rsid w:val="00297BA5"/>
    <w:rsid w:val="002A0192"/>
    <w:rsid w:val="002A248E"/>
    <w:rsid w:val="002A5D28"/>
    <w:rsid w:val="002C08B4"/>
    <w:rsid w:val="002C364A"/>
    <w:rsid w:val="002C4A60"/>
    <w:rsid w:val="002D6E21"/>
    <w:rsid w:val="002E3DFF"/>
    <w:rsid w:val="002F5671"/>
    <w:rsid w:val="002F7039"/>
    <w:rsid w:val="00310B02"/>
    <w:rsid w:val="00320185"/>
    <w:rsid w:val="00330FBF"/>
    <w:rsid w:val="00334215"/>
    <w:rsid w:val="00335A73"/>
    <w:rsid w:val="00340D04"/>
    <w:rsid w:val="00344314"/>
    <w:rsid w:val="003550C7"/>
    <w:rsid w:val="00372A5F"/>
    <w:rsid w:val="00373EE6"/>
    <w:rsid w:val="003818F9"/>
    <w:rsid w:val="003A59F2"/>
    <w:rsid w:val="003A749C"/>
    <w:rsid w:val="003C7576"/>
    <w:rsid w:val="003D1AA0"/>
    <w:rsid w:val="003F7E21"/>
    <w:rsid w:val="00412B18"/>
    <w:rsid w:val="004365E6"/>
    <w:rsid w:val="0043770B"/>
    <w:rsid w:val="0044658B"/>
    <w:rsid w:val="00471C2C"/>
    <w:rsid w:val="00491E90"/>
    <w:rsid w:val="004B2839"/>
    <w:rsid w:val="004C0C81"/>
    <w:rsid w:val="004C0CBA"/>
    <w:rsid w:val="004C2469"/>
    <w:rsid w:val="004E68A3"/>
    <w:rsid w:val="00516634"/>
    <w:rsid w:val="0053087B"/>
    <w:rsid w:val="00540F80"/>
    <w:rsid w:val="0054373D"/>
    <w:rsid w:val="00553067"/>
    <w:rsid w:val="0055676A"/>
    <w:rsid w:val="00564F8F"/>
    <w:rsid w:val="00567C2C"/>
    <w:rsid w:val="00580031"/>
    <w:rsid w:val="00586908"/>
    <w:rsid w:val="005A27F8"/>
    <w:rsid w:val="005C7A60"/>
    <w:rsid w:val="005C7F28"/>
    <w:rsid w:val="005D5B35"/>
    <w:rsid w:val="005E0C7B"/>
    <w:rsid w:val="005E6386"/>
    <w:rsid w:val="005F00B8"/>
    <w:rsid w:val="005F7B51"/>
    <w:rsid w:val="00603E70"/>
    <w:rsid w:val="00614614"/>
    <w:rsid w:val="00614A6F"/>
    <w:rsid w:val="00634329"/>
    <w:rsid w:val="0065023C"/>
    <w:rsid w:val="0069313D"/>
    <w:rsid w:val="00694504"/>
    <w:rsid w:val="00696512"/>
    <w:rsid w:val="006C29D5"/>
    <w:rsid w:val="006D48F4"/>
    <w:rsid w:val="006E7124"/>
    <w:rsid w:val="006F5C3D"/>
    <w:rsid w:val="007050EB"/>
    <w:rsid w:val="007104A0"/>
    <w:rsid w:val="0072555F"/>
    <w:rsid w:val="00727AF4"/>
    <w:rsid w:val="00745CF8"/>
    <w:rsid w:val="0075691D"/>
    <w:rsid w:val="00757B52"/>
    <w:rsid w:val="007610CB"/>
    <w:rsid w:val="00766A58"/>
    <w:rsid w:val="00766F20"/>
    <w:rsid w:val="00770BFE"/>
    <w:rsid w:val="00772417"/>
    <w:rsid w:val="007729AB"/>
    <w:rsid w:val="00780082"/>
    <w:rsid w:val="00782B0C"/>
    <w:rsid w:val="007844A6"/>
    <w:rsid w:val="00785E03"/>
    <w:rsid w:val="00790A1D"/>
    <w:rsid w:val="007A49C9"/>
    <w:rsid w:val="007B1311"/>
    <w:rsid w:val="007B515F"/>
    <w:rsid w:val="007E0FC3"/>
    <w:rsid w:val="00800740"/>
    <w:rsid w:val="008115F4"/>
    <w:rsid w:val="00815CE4"/>
    <w:rsid w:val="008429CF"/>
    <w:rsid w:val="00854208"/>
    <w:rsid w:val="00871C9D"/>
    <w:rsid w:val="00871FB6"/>
    <w:rsid w:val="00873136"/>
    <w:rsid w:val="00874C6E"/>
    <w:rsid w:val="00882B6A"/>
    <w:rsid w:val="00892667"/>
    <w:rsid w:val="00892802"/>
    <w:rsid w:val="008A73B3"/>
    <w:rsid w:val="008B0558"/>
    <w:rsid w:val="008C20A1"/>
    <w:rsid w:val="008D10FE"/>
    <w:rsid w:val="008D7636"/>
    <w:rsid w:val="008E4B09"/>
    <w:rsid w:val="008E61E0"/>
    <w:rsid w:val="008E6321"/>
    <w:rsid w:val="008F5FCE"/>
    <w:rsid w:val="008F7785"/>
    <w:rsid w:val="009170E9"/>
    <w:rsid w:val="00917C88"/>
    <w:rsid w:val="00926ED5"/>
    <w:rsid w:val="009533F1"/>
    <w:rsid w:val="00962204"/>
    <w:rsid w:val="00965B42"/>
    <w:rsid w:val="00981785"/>
    <w:rsid w:val="00983057"/>
    <w:rsid w:val="00992AE4"/>
    <w:rsid w:val="00996FE9"/>
    <w:rsid w:val="009A0141"/>
    <w:rsid w:val="009A3F9A"/>
    <w:rsid w:val="009A76BA"/>
    <w:rsid w:val="009B0108"/>
    <w:rsid w:val="009B4D50"/>
    <w:rsid w:val="009C28D4"/>
    <w:rsid w:val="009D038C"/>
    <w:rsid w:val="009D6FAB"/>
    <w:rsid w:val="009F0070"/>
    <w:rsid w:val="009F3E6E"/>
    <w:rsid w:val="009F4CB0"/>
    <w:rsid w:val="00A00193"/>
    <w:rsid w:val="00A1426F"/>
    <w:rsid w:val="00A15381"/>
    <w:rsid w:val="00A208CD"/>
    <w:rsid w:val="00A22A02"/>
    <w:rsid w:val="00A611F4"/>
    <w:rsid w:val="00A616AE"/>
    <w:rsid w:val="00A64C04"/>
    <w:rsid w:val="00A8553A"/>
    <w:rsid w:val="00A877FE"/>
    <w:rsid w:val="00A90314"/>
    <w:rsid w:val="00A9197D"/>
    <w:rsid w:val="00A92CEF"/>
    <w:rsid w:val="00AB15F6"/>
    <w:rsid w:val="00AD3BBC"/>
    <w:rsid w:val="00AD448E"/>
    <w:rsid w:val="00AD7591"/>
    <w:rsid w:val="00AE60E6"/>
    <w:rsid w:val="00B22675"/>
    <w:rsid w:val="00B23AC3"/>
    <w:rsid w:val="00B338AE"/>
    <w:rsid w:val="00B35C64"/>
    <w:rsid w:val="00B65F7C"/>
    <w:rsid w:val="00B66ADD"/>
    <w:rsid w:val="00B70316"/>
    <w:rsid w:val="00B70CA9"/>
    <w:rsid w:val="00B8721D"/>
    <w:rsid w:val="00BA1381"/>
    <w:rsid w:val="00BA33B3"/>
    <w:rsid w:val="00BA4BC6"/>
    <w:rsid w:val="00BA4D3B"/>
    <w:rsid w:val="00BA5DFE"/>
    <w:rsid w:val="00BB013C"/>
    <w:rsid w:val="00BB3699"/>
    <w:rsid w:val="00BB4501"/>
    <w:rsid w:val="00BC18E3"/>
    <w:rsid w:val="00BC38EE"/>
    <w:rsid w:val="00BC7A44"/>
    <w:rsid w:val="00BC7D0F"/>
    <w:rsid w:val="00BD246B"/>
    <w:rsid w:val="00BD4337"/>
    <w:rsid w:val="00BE2B33"/>
    <w:rsid w:val="00BE4146"/>
    <w:rsid w:val="00C02F12"/>
    <w:rsid w:val="00C1720C"/>
    <w:rsid w:val="00C20482"/>
    <w:rsid w:val="00C24F7B"/>
    <w:rsid w:val="00C3695A"/>
    <w:rsid w:val="00C51628"/>
    <w:rsid w:val="00C73502"/>
    <w:rsid w:val="00C7690D"/>
    <w:rsid w:val="00C92BB4"/>
    <w:rsid w:val="00CC029A"/>
    <w:rsid w:val="00CC38A4"/>
    <w:rsid w:val="00CE3F6D"/>
    <w:rsid w:val="00CE7862"/>
    <w:rsid w:val="00D04A8E"/>
    <w:rsid w:val="00D11A7E"/>
    <w:rsid w:val="00D1591E"/>
    <w:rsid w:val="00D21B0C"/>
    <w:rsid w:val="00D23B66"/>
    <w:rsid w:val="00D34DF3"/>
    <w:rsid w:val="00D41315"/>
    <w:rsid w:val="00D43B82"/>
    <w:rsid w:val="00D46FA7"/>
    <w:rsid w:val="00D564A2"/>
    <w:rsid w:val="00D57150"/>
    <w:rsid w:val="00D80A84"/>
    <w:rsid w:val="00D8110B"/>
    <w:rsid w:val="00D9372D"/>
    <w:rsid w:val="00D93A6B"/>
    <w:rsid w:val="00DA3451"/>
    <w:rsid w:val="00DB1CF2"/>
    <w:rsid w:val="00DC0992"/>
    <w:rsid w:val="00DC2D13"/>
    <w:rsid w:val="00DC7F38"/>
    <w:rsid w:val="00DD1A6B"/>
    <w:rsid w:val="00DD2196"/>
    <w:rsid w:val="00DD5563"/>
    <w:rsid w:val="00DE3F10"/>
    <w:rsid w:val="00DE4C33"/>
    <w:rsid w:val="00DE7636"/>
    <w:rsid w:val="00DF042E"/>
    <w:rsid w:val="00DF58EA"/>
    <w:rsid w:val="00DF5D9B"/>
    <w:rsid w:val="00E4080B"/>
    <w:rsid w:val="00E417AD"/>
    <w:rsid w:val="00E4330C"/>
    <w:rsid w:val="00E51BF3"/>
    <w:rsid w:val="00E52EC2"/>
    <w:rsid w:val="00E5744A"/>
    <w:rsid w:val="00E6267B"/>
    <w:rsid w:val="00E66B39"/>
    <w:rsid w:val="00E67784"/>
    <w:rsid w:val="00E72510"/>
    <w:rsid w:val="00E76E71"/>
    <w:rsid w:val="00E773B5"/>
    <w:rsid w:val="00E85228"/>
    <w:rsid w:val="00EA2299"/>
    <w:rsid w:val="00EB11F9"/>
    <w:rsid w:val="00EB3A9A"/>
    <w:rsid w:val="00EC144A"/>
    <w:rsid w:val="00EC58B6"/>
    <w:rsid w:val="00ED24BC"/>
    <w:rsid w:val="00EF2092"/>
    <w:rsid w:val="00EF4EA7"/>
    <w:rsid w:val="00EF4F1B"/>
    <w:rsid w:val="00F049F9"/>
    <w:rsid w:val="00F107F9"/>
    <w:rsid w:val="00F108A2"/>
    <w:rsid w:val="00F12B94"/>
    <w:rsid w:val="00F168A2"/>
    <w:rsid w:val="00F36849"/>
    <w:rsid w:val="00F37EA3"/>
    <w:rsid w:val="00F427F3"/>
    <w:rsid w:val="00F44638"/>
    <w:rsid w:val="00F45F33"/>
    <w:rsid w:val="00F47377"/>
    <w:rsid w:val="00F47674"/>
    <w:rsid w:val="00F53D25"/>
    <w:rsid w:val="00F56ADF"/>
    <w:rsid w:val="00F80B0C"/>
    <w:rsid w:val="00F968FC"/>
    <w:rsid w:val="00FA447D"/>
    <w:rsid w:val="00FA4C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E174"/>
  <w15:chartTrackingRefBased/>
  <w15:docId w15:val="{A2BE076D-30F1-4FA3-AB6A-4F3AE2058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A37"/>
    <w:pPr>
      <w:ind w:left="720"/>
      <w:contextualSpacing/>
    </w:pPr>
  </w:style>
  <w:style w:type="paragraph" w:styleId="Revision">
    <w:name w:val="Revision"/>
    <w:hidden/>
    <w:uiPriority w:val="99"/>
    <w:semiHidden/>
    <w:rsid w:val="004C0C81"/>
    <w:pPr>
      <w:spacing w:after="0" w:line="240" w:lineRule="auto"/>
    </w:pPr>
  </w:style>
  <w:style w:type="table" w:styleId="TableGrid">
    <w:name w:val="Table Grid"/>
    <w:basedOn w:val="TableNormal"/>
    <w:uiPriority w:val="39"/>
    <w:rsid w:val="00996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3432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57CB6-B7BC-4D9E-B148-28FCCA5A9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10</Pages>
  <Words>3547</Words>
  <Characters>20219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40</cp:revision>
  <dcterms:created xsi:type="dcterms:W3CDTF">2025-01-28T18:22:00Z</dcterms:created>
  <dcterms:modified xsi:type="dcterms:W3CDTF">2025-01-29T21:46:00Z</dcterms:modified>
</cp:coreProperties>
</file>