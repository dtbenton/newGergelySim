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63DC" w14:textId="3ADC2C6A" w:rsidR="00021A37" w:rsidRDefault="004C0C81" w:rsidP="00344314">
      <w:pPr>
        <w:rPr>
          <w:rFonts w:ascii="Times New Roman" w:hAnsi="Times New Roman" w:cs="Times New Roman"/>
          <w:b/>
          <w:bCs/>
          <w:sz w:val="24"/>
          <w:szCs w:val="24"/>
        </w:rPr>
      </w:pPr>
      <w:r>
        <w:rPr>
          <w:rFonts w:ascii="Times New Roman" w:hAnsi="Times New Roman" w:cs="Times New Roman"/>
          <w:b/>
          <w:bCs/>
          <w:sz w:val="24"/>
          <w:szCs w:val="24"/>
        </w:rPr>
        <w:t>Author &amp; Affiliations</w:t>
      </w:r>
    </w:p>
    <w:p w14:paraId="5706F644" w14:textId="13DDC7E7" w:rsidR="00021A37" w:rsidRDefault="00021A37" w:rsidP="00021A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Deon T. Benton, Ph.D., </w:t>
      </w:r>
      <w:r w:rsidR="00F108A2">
        <w:rPr>
          <w:rFonts w:ascii="Times New Roman" w:hAnsi="Times New Roman" w:cs="Times New Roman"/>
          <w:sz w:val="24"/>
          <w:szCs w:val="24"/>
        </w:rPr>
        <w:t>Vanderbilt University</w:t>
      </w:r>
    </w:p>
    <w:p w14:paraId="447331E3" w14:textId="7E7FB45C" w:rsidR="00344314" w:rsidRPr="001A024D" w:rsidRDefault="00344314" w:rsidP="00344314">
      <w:pPr>
        <w:rPr>
          <w:rFonts w:ascii="Times New Roman" w:hAnsi="Times New Roman" w:cs="Times New Roman"/>
          <w:sz w:val="24"/>
          <w:szCs w:val="24"/>
        </w:rPr>
      </w:pPr>
      <w:r w:rsidRPr="001A024D">
        <w:rPr>
          <w:rFonts w:ascii="Times New Roman" w:hAnsi="Times New Roman" w:cs="Times New Roman"/>
          <w:sz w:val="24"/>
          <w:szCs w:val="24"/>
        </w:rPr>
        <w:t xml:space="preserve">Dear </w:t>
      </w:r>
      <w:r w:rsidR="004C0C81">
        <w:rPr>
          <w:rFonts w:ascii="Times New Roman" w:hAnsi="Times New Roman" w:cs="Times New Roman"/>
          <w:sz w:val="24"/>
          <w:szCs w:val="24"/>
        </w:rPr>
        <w:t>Drs. Ori Ossmy &amp; Daniel Messinger,</w:t>
      </w:r>
    </w:p>
    <w:p w14:paraId="28DD6FFC" w14:textId="26AC2A7A" w:rsidR="00344314" w:rsidRDefault="003F7E21" w:rsidP="00344314">
      <w:pPr>
        <w:rPr>
          <w:rFonts w:ascii="Times New Roman" w:hAnsi="Times New Roman" w:cs="Times New Roman"/>
          <w:sz w:val="24"/>
          <w:szCs w:val="24"/>
        </w:rPr>
      </w:pPr>
      <w:r>
        <w:rPr>
          <w:rFonts w:ascii="Times New Roman" w:hAnsi="Times New Roman" w:cs="Times New Roman"/>
          <w:sz w:val="24"/>
          <w:szCs w:val="24"/>
        </w:rPr>
        <w:t>This letter is</w:t>
      </w:r>
      <w:r w:rsidR="00344314" w:rsidRPr="001A024D">
        <w:rPr>
          <w:rFonts w:ascii="Times New Roman" w:hAnsi="Times New Roman" w:cs="Times New Roman"/>
          <w:sz w:val="24"/>
          <w:szCs w:val="24"/>
        </w:rPr>
        <w:t xml:space="preserve"> </w:t>
      </w:r>
      <w:r w:rsidR="004C0C81">
        <w:rPr>
          <w:rFonts w:ascii="Times New Roman" w:hAnsi="Times New Roman" w:cs="Times New Roman"/>
          <w:sz w:val="24"/>
          <w:szCs w:val="24"/>
        </w:rPr>
        <w:t>in response to your recent call for computational investigations of developmental phenomena</w:t>
      </w:r>
      <w:r w:rsidR="00344314" w:rsidRPr="001A024D">
        <w:rPr>
          <w:rFonts w:ascii="Times New Roman" w:hAnsi="Times New Roman" w:cs="Times New Roman"/>
          <w:sz w:val="24"/>
          <w:szCs w:val="24"/>
        </w:rPr>
        <w:t xml:space="preserve">. </w:t>
      </w:r>
      <w:r>
        <w:rPr>
          <w:rFonts w:ascii="Times New Roman" w:hAnsi="Times New Roman" w:cs="Times New Roman"/>
          <w:sz w:val="24"/>
          <w:szCs w:val="24"/>
        </w:rPr>
        <w:t>The overall goal of the proposed paper is to present an associative learning account</w:t>
      </w:r>
      <w:r w:rsidR="005C7F28">
        <w:rPr>
          <w:rFonts w:ascii="Times New Roman" w:hAnsi="Times New Roman" w:cs="Times New Roman"/>
          <w:sz w:val="24"/>
          <w:szCs w:val="24"/>
        </w:rPr>
        <w:t xml:space="preserve"> (see below)</w:t>
      </w:r>
      <w:r>
        <w:rPr>
          <w:rFonts w:ascii="Times New Roman" w:hAnsi="Times New Roman" w:cs="Times New Roman"/>
          <w:sz w:val="24"/>
          <w:szCs w:val="24"/>
        </w:rPr>
        <w:t xml:space="preserve"> of infant action understanding and to demonstrate that when this perspective is instantiated in artificial neural networks that rel</w:t>
      </w:r>
      <w:r w:rsidR="005C7F28">
        <w:rPr>
          <w:rFonts w:ascii="Times New Roman" w:hAnsi="Times New Roman" w:cs="Times New Roman"/>
          <w:sz w:val="24"/>
          <w:szCs w:val="24"/>
        </w:rPr>
        <w:t>y</w:t>
      </w:r>
      <w:r>
        <w:rPr>
          <w:rFonts w:ascii="Times New Roman" w:hAnsi="Times New Roman" w:cs="Times New Roman"/>
          <w:sz w:val="24"/>
          <w:szCs w:val="24"/>
        </w:rPr>
        <w:t xml:space="preserve"> on unsupervised learning, the mechanistic account is sufficient to </w:t>
      </w:r>
      <w:ins w:id="0" w:author="Benton, Deon" w:date="2025-01-22T12:05:00Z" w16du:dateUtc="2025-01-22T18:05:00Z">
        <w:r w:rsidR="00152EE5">
          <w:rPr>
            <w:rFonts w:ascii="Times New Roman" w:hAnsi="Times New Roman" w:cs="Times New Roman"/>
            <w:sz w:val="24"/>
            <w:szCs w:val="24"/>
          </w:rPr>
          <w:t xml:space="preserve">account for </w:t>
        </w:r>
      </w:ins>
      <w:ins w:id="1" w:author="Benton, Deon" w:date="2025-01-22T12:06:00Z" w16du:dateUtc="2025-01-22T18:06:00Z">
        <w:r w:rsidR="00DC0992">
          <w:rPr>
            <w:rFonts w:ascii="Times New Roman" w:hAnsi="Times New Roman" w:cs="Times New Roman"/>
            <w:sz w:val="24"/>
            <w:szCs w:val="24"/>
          </w:rPr>
          <w:t>looking-time data</w:t>
        </w:r>
      </w:ins>
      <w:ins w:id="2" w:author="Benton, Deon" w:date="2025-01-22T12:05:00Z" w16du:dateUtc="2025-01-22T18:05:00Z">
        <w:r w:rsidR="00152EE5">
          <w:rPr>
            <w:rFonts w:ascii="Times New Roman" w:hAnsi="Times New Roman" w:cs="Times New Roman"/>
            <w:sz w:val="24"/>
            <w:szCs w:val="24"/>
          </w:rPr>
          <w:t xml:space="preserve"> </w:t>
        </w:r>
      </w:ins>
      <w:ins w:id="3" w:author="Benton, Deon" w:date="2025-01-22T12:06:00Z" w16du:dateUtc="2025-01-22T18:06:00Z">
        <w:r w:rsidR="00152EE5">
          <w:rPr>
            <w:rFonts w:ascii="Times New Roman" w:hAnsi="Times New Roman" w:cs="Times New Roman"/>
            <w:sz w:val="24"/>
            <w:szCs w:val="24"/>
          </w:rPr>
          <w:t>in studies on infant action understanding</w:t>
        </w:r>
      </w:ins>
      <w:r>
        <w:rPr>
          <w:rFonts w:ascii="Times New Roman" w:hAnsi="Times New Roman" w:cs="Times New Roman"/>
          <w:sz w:val="24"/>
          <w:szCs w:val="24"/>
        </w:rPr>
        <w:t>.</w:t>
      </w:r>
      <w:r w:rsidR="005C7F28">
        <w:rPr>
          <w:rFonts w:ascii="Times New Roman" w:hAnsi="Times New Roman" w:cs="Times New Roman"/>
          <w:sz w:val="24"/>
          <w:szCs w:val="24"/>
        </w:rPr>
        <w:t xml:space="preserve"> </w:t>
      </w:r>
    </w:p>
    <w:p w14:paraId="27AD587F" w14:textId="11ECA812"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Pr="006D48F4">
        <w:rPr>
          <w:rFonts w:ascii="Times New Roman" w:hAnsi="Times New Roman" w:cs="Times New Roman"/>
          <w:sz w:val="24"/>
          <w:szCs w:val="24"/>
        </w:rPr>
        <w:t>Associative learning is sufficient to explain infants’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2188A284"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xml:space="preserve">, </w:t>
      </w:r>
      <w:ins w:id="4" w:author="Benton, Deon" w:date="2025-01-22T12:10:00Z" w16du:dateUtc="2025-01-22T18:10:00Z">
        <w:r w:rsidR="00036F18">
          <w:rPr>
            <w:rFonts w:ascii="Times New Roman" w:hAnsi="Times New Roman" w:cs="Times New Roman"/>
            <w:sz w:val="24"/>
            <w:szCs w:val="24"/>
          </w:rPr>
          <w:t xml:space="preserve">one of the things that </w:t>
        </w:r>
      </w:ins>
      <w:del w:id="5" w:author="Benton, Deon" w:date="2025-01-22T12:10:00Z" w16du:dateUtc="2025-01-22T18:10:00Z">
        <w:r w:rsidRPr="004C0C81" w:rsidDel="00036F18">
          <w:rPr>
            <w:rFonts w:ascii="Times New Roman" w:hAnsi="Times New Roman" w:cs="Times New Roman"/>
            <w:sz w:val="24"/>
            <w:szCs w:val="24"/>
          </w:rPr>
          <w:delText>what</w:delText>
        </w:r>
      </w:del>
      <w:r w:rsidRPr="004C0C81">
        <w:rPr>
          <w:rFonts w:ascii="Times New Roman" w:hAnsi="Times New Roman" w:cs="Times New Roman"/>
          <w:sz w:val="24"/>
          <w:szCs w:val="24"/>
        </w:rPr>
        <w:t xml:space="preserve"> makes this task particularly daunting</w:t>
      </w:r>
      <w:ins w:id="6" w:author="Benton, Deon" w:date="2025-01-22T12:09:00Z" w16du:dateUtc="2025-01-22T18:09:00Z">
        <w:r w:rsidR="00036F18">
          <w:rPr>
            <w:rFonts w:ascii="Times New Roman" w:hAnsi="Times New Roman" w:cs="Times New Roman"/>
            <w:sz w:val="24"/>
            <w:szCs w:val="24"/>
          </w:rPr>
          <w:t xml:space="preserve"> for the young learner is </w:t>
        </w:r>
      </w:ins>
      <w:ins w:id="7" w:author="Benton, Deon" w:date="2025-01-22T12:10:00Z" w16du:dateUtc="2025-01-22T18:10:00Z">
        <w:r w:rsidR="00036F18">
          <w:rPr>
            <w:rFonts w:ascii="Times New Roman" w:hAnsi="Times New Roman" w:cs="Times New Roman"/>
            <w:sz w:val="24"/>
            <w:szCs w:val="24"/>
          </w:rPr>
          <w:t>that is not “supervised”</w:t>
        </w:r>
      </w:ins>
      <w:ins w:id="8" w:author="Benton, Deon" w:date="2025-01-22T12:09:00Z" w16du:dateUtc="2025-01-22T18:09:00Z">
        <w:r w:rsidR="00036F18">
          <w:rPr>
            <w:rFonts w:ascii="Times New Roman" w:hAnsi="Times New Roman" w:cs="Times New Roman"/>
            <w:sz w:val="24"/>
            <w:szCs w:val="24"/>
          </w:rPr>
          <w:t xml:space="preserve">; </w:t>
        </w:r>
      </w:ins>
      <w:r w:rsidR="00372A5F">
        <w:rPr>
          <w:rFonts w:ascii="Times New Roman" w:hAnsi="Times New Roman" w:cs="Times New Roman"/>
          <w:sz w:val="24"/>
          <w:szCs w:val="24"/>
        </w:rPr>
        <w:t>that is,</w:t>
      </w:r>
      <w:r w:rsidRPr="004C0C81">
        <w:rPr>
          <w:rFonts w:ascii="Times New Roman" w:hAnsi="Times New Roman" w:cs="Times New Roman"/>
          <w:sz w:val="24"/>
          <w:szCs w:val="24"/>
        </w:rPr>
        <w:t xml:space="preserve"> learners are not directly taught </w:t>
      </w:r>
      <w:r w:rsidR="00372A5F">
        <w:rPr>
          <w:rFonts w:ascii="Times New Roman" w:hAnsi="Times New Roman" w:cs="Times New Roman"/>
          <w:sz w:val="24"/>
          <w:szCs w:val="24"/>
        </w:rPr>
        <w:t xml:space="preserve">what distinguishes </w:t>
      </w:r>
      <w:ins w:id="9" w:author="Benton, Deon" w:date="2025-01-22T12:12:00Z" w16du:dateUtc="2025-01-22T18:12:00Z">
        <w:r w:rsidR="00E4330C">
          <w:rPr>
            <w:rFonts w:ascii="Times New Roman" w:hAnsi="Times New Roman" w:cs="Times New Roman"/>
            <w:sz w:val="24"/>
            <w:szCs w:val="24"/>
          </w:rPr>
          <w:t>efficient from inefficient actions</w:t>
        </w:r>
      </w:ins>
      <w:r w:rsidRPr="004C0C81">
        <w:rPr>
          <w:rFonts w:ascii="Times New Roman" w:hAnsi="Times New Roman" w:cs="Times New Roman"/>
          <w:sz w:val="24"/>
          <w:szCs w:val="24"/>
        </w:rPr>
        <w:t>. Instead, the</w:t>
      </w:r>
      <w:r w:rsidR="00372A5F">
        <w:rPr>
          <w:rFonts w:ascii="Times New Roman" w:hAnsi="Times New Roman" w:cs="Times New Roman"/>
          <w:sz w:val="24"/>
          <w:szCs w:val="24"/>
        </w:rPr>
        <w:t xml:space="preserve"> task is “unsupervised”; that is, learners must discover on their own what distinguishes </w:t>
      </w:r>
      <w:ins w:id="10" w:author="Benton, Deon" w:date="2025-01-22T12:27:00Z" w16du:dateUtc="2025-01-22T18:27:00Z">
        <w:r w:rsidR="000212B4">
          <w:rPr>
            <w:rFonts w:ascii="Times New Roman" w:hAnsi="Times New Roman" w:cs="Times New Roman"/>
            <w:sz w:val="24"/>
            <w:szCs w:val="24"/>
          </w:rPr>
          <w:t>these different actions</w:t>
        </w:r>
      </w:ins>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42F53886"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to an event in which a small</w:t>
      </w:r>
      <w:ins w:id="11" w:author="Benton, Deon" w:date="2025-01-22T13:11:00Z" w16du:dateUtc="2025-01-22T19:11:00Z">
        <w:r w:rsidR="00A8553A">
          <w:rPr>
            <w:rFonts w:ascii="Times New Roman" w:hAnsi="Times New Roman" w:cs="Times New Roman"/>
            <w:sz w:val="24"/>
            <w:szCs w:val="24"/>
          </w:rPr>
          <w:t xml:space="preserve"> ball jumped over a barrier to reach a large ball</w:t>
        </w:r>
      </w:ins>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w:t>
      </w:r>
      <w:del w:id="12" w:author="Benton, Deon" w:date="2025-01-22T13:11:00Z" w16du:dateUtc="2025-01-22T19:11:00Z">
        <w:r w:rsidDel="00B66ADD">
          <w:rPr>
            <w:rFonts w:ascii="Times New Roman" w:hAnsi="Times New Roman" w:cs="Times New Roman"/>
            <w:sz w:val="24"/>
            <w:szCs w:val="24"/>
          </w:rPr>
          <w:delText>barrier-less</w:delText>
        </w:r>
        <w:r w:rsidR="004C0C81" w:rsidRPr="004C0C81" w:rsidDel="00B66ADD">
          <w:rPr>
            <w:rFonts w:ascii="Times New Roman" w:hAnsi="Times New Roman" w:cs="Times New Roman"/>
            <w:sz w:val="24"/>
            <w:szCs w:val="24"/>
          </w:rPr>
          <w:delText xml:space="preserve"> </w:delText>
        </w:r>
      </w:del>
      <w:r w:rsidR="004C0C81" w:rsidRPr="004C0C81">
        <w:rPr>
          <w:rFonts w:ascii="Times New Roman" w:hAnsi="Times New Roman" w:cs="Times New Roman"/>
          <w:sz w:val="24"/>
          <w:szCs w:val="24"/>
        </w:rPr>
        <w:t>test events</w:t>
      </w:r>
      <w:ins w:id="13" w:author="Benton, Deon" w:date="2025-01-22T13:11:00Z" w16du:dateUtc="2025-01-22T19:11:00Z">
        <w:r w:rsidR="00B66ADD">
          <w:rPr>
            <w:rFonts w:ascii="Times New Roman" w:hAnsi="Times New Roman" w:cs="Times New Roman"/>
            <w:sz w:val="24"/>
            <w:szCs w:val="24"/>
          </w:rPr>
          <w:t xml:space="preserve"> without the barrier</w:t>
        </w:r>
      </w:ins>
      <w:r w:rsidR="004C0C81" w:rsidRPr="004C0C81">
        <w:rPr>
          <w:rFonts w:ascii="Times New Roman" w:hAnsi="Times New Roman" w:cs="Times New Roman"/>
          <w:sz w:val="24"/>
          <w:szCs w:val="24"/>
        </w:rPr>
        <w:t>. In the inefficient action event, the small circle engaged in the same</w:t>
      </w:r>
      <w:r>
        <w:rPr>
          <w:rFonts w:ascii="Times New Roman" w:hAnsi="Times New Roman" w:cs="Times New Roman"/>
          <w:sz w:val="24"/>
          <w:szCs w:val="24"/>
        </w:rPr>
        <w:t>, albeit 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now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w:t>
      </w:r>
      <w:ins w:id="14" w:author="Benton, Deon" w:date="2025-01-22T12:46:00Z" w16du:dateUtc="2025-01-22T18:46:00Z">
        <w:r w:rsidR="008A73B3">
          <w:rPr>
            <w:rFonts w:ascii="Times New Roman" w:hAnsi="Times New Roman" w:cs="Times New Roman"/>
            <w:sz w:val="24"/>
            <w:szCs w:val="24"/>
          </w:rPr>
          <w:t>that is, it is the</w:t>
        </w:r>
      </w:ins>
      <w:r w:rsidRPr="00ED24BC">
        <w:rPr>
          <w:rFonts w:ascii="Times New Roman" w:hAnsi="Times New Roman" w:cs="Times New Roman"/>
          <w:sz w:val="24"/>
          <w:szCs w:val="24"/>
        </w:rPr>
        <w:t xml:space="preserve"> most efficient way to reach the larger circle given the</w:t>
      </w:r>
      <w:ins w:id="15" w:author="Benton, Deon" w:date="2025-01-22T12:46:00Z" w16du:dateUtc="2025-01-22T18:46:00Z">
        <w:r w:rsidR="008A73B3">
          <w:rPr>
            <w:rFonts w:ascii="Times New Roman" w:hAnsi="Times New Roman" w:cs="Times New Roman"/>
            <w:sz w:val="24"/>
            <w:szCs w:val="24"/>
          </w:rPr>
          <w:t xml:space="preserve"> absence of a physical constraint</w:t>
        </w:r>
      </w:ins>
      <w:r w:rsidRPr="00ED24BC">
        <w:rPr>
          <w:rFonts w:ascii="Times New Roman" w:hAnsi="Times New Roman" w:cs="Times New Roman"/>
          <w:sz w:val="24"/>
          <w:szCs w:val="24"/>
        </w:rPr>
        <w:t xml:space="preserve">—then once the barrier is removed, infants should look longer when the small circle repeats the </w:t>
      </w:r>
      <w:ins w:id="16" w:author="Benton, Deon" w:date="2025-01-22T12:46:00Z" w16du:dateUtc="2025-01-22T18:46:00Z">
        <w:r w:rsidR="008A73B3">
          <w:rPr>
            <w:rFonts w:ascii="Times New Roman" w:hAnsi="Times New Roman" w:cs="Times New Roman"/>
            <w:sz w:val="24"/>
            <w:szCs w:val="24"/>
          </w:rPr>
          <w:t>inefficient</w:t>
        </w:r>
      </w:ins>
      <w:r w:rsidRPr="00ED24BC">
        <w:rPr>
          <w:rFonts w:ascii="Times New Roman" w:hAnsi="Times New Roman" w:cs="Times New Roman"/>
          <w:sz w:val="24"/>
          <w:szCs w:val="24"/>
        </w:rPr>
        <w:t xml:space="preserve"> jumping action </w:t>
      </w:r>
      <w:ins w:id="17" w:author="Benton, Deon" w:date="2025-01-22T12:46:00Z" w16du:dateUtc="2025-01-22T18:46:00Z">
        <w:r w:rsidR="008A73B3">
          <w:rPr>
            <w:rFonts w:ascii="Times New Roman" w:hAnsi="Times New Roman" w:cs="Times New Roman"/>
            <w:sz w:val="24"/>
            <w:szCs w:val="24"/>
          </w:rPr>
          <w:t>compared to the more</w:t>
        </w:r>
      </w:ins>
      <w:r w:rsidRPr="00ED24BC">
        <w:rPr>
          <w:rFonts w:ascii="Times New Roman" w:hAnsi="Times New Roman" w:cs="Times New Roman"/>
          <w:sz w:val="24"/>
          <w:szCs w:val="24"/>
        </w:rPr>
        <w:t xml:space="preserve"> efficient straight-line </w:t>
      </w:r>
      <w:ins w:id="18" w:author="Benton, Deon" w:date="2025-01-22T12:47:00Z" w16du:dateUtc="2025-01-22T18:47:00Z">
        <w:r w:rsidR="008A73B3">
          <w:rPr>
            <w:rFonts w:ascii="Times New Roman" w:hAnsi="Times New Roman" w:cs="Times New Roman"/>
            <w:sz w:val="24"/>
            <w:szCs w:val="24"/>
          </w:rPr>
          <w:t>trajectory</w:t>
        </w:r>
      </w:ins>
      <w:r w:rsidRPr="00ED24BC">
        <w:rPr>
          <w:rFonts w:ascii="Times New Roman" w:hAnsi="Times New Roman" w:cs="Times New Roman"/>
          <w:sz w:val="24"/>
          <w:szCs w:val="24"/>
        </w:rPr>
        <w:t>.</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designed to assess whether infants attended longer to the inefficient action than the efficient action </w:t>
      </w:r>
      <w:ins w:id="19" w:author="Benton, Deon" w:date="2025-01-22T12:47:00Z" w16du:dateUtc="2025-01-22T18:47:00Z">
        <w:r w:rsidR="0000612D">
          <w:rPr>
            <w:rFonts w:ascii="Times New Roman" w:hAnsi="Times New Roman" w:cs="Times New Roman"/>
            <w:sz w:val="24"/>
            <w:szCs w:val="24"/>
          </w:rPr>
          <w:t xml:space="preserve">simply </w:t>
        </w:r>
      </w:ins>
      <w:r>
        <w:rPr>
          <w:rFonts w:ascii="Times New Roman" w:hAnsi="Times New Roman" w:cs="Times New Roman"/>
          <w:sz w:val="24"/>
          <w:szCs w:val="24"/>
        </w:rPr>
        <w:t>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57C76FBC" w14:textId="05A12958" w:rsidR="00DE4C33" w:rsidRDefault="00ED24BC" w:rsidP="00A616AE">
      <w:pPr>
        <w:rPr>
          <w:ins w:id="20" w:author="Benton, Deon" w:date="2025-01-22T12:51:00Z" w16du:dateUtc="2025-01-22T18:51:00Z"/>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in this literature since this groundbreaking research.</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r w:rsidR="00983057">
        <w:rPr>
          <w:rFonts w:ascii="Times New Roman" w:hAnsi="Times New Roman" w:cs="Times New Roman"/>
          <w:sz w:val="24"/>
          <w:szCs w:val="24"/>
        </w:rPr>
        <w:t>Csibra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people (e.g., Sodian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(Kamewari et al., 2005)</w:t>
      </w:r>
      <w:r w:rsidR="003C7576">
        <w:rPr>
          <w:rFonts w:ascii="Times New Roman" w:hAnsi="Times New Roman" w:cs="Times New Roman"/>
          <w:sz w:val="24"/>
          <w:szCs w:val="24"/>
        </w:rPr>
        <w:t xml:space="preserve">. Moreover, application of this “rationality principle”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(Csibra et al., 1999).</w:t>
      </w:r>
      <w:r w:rsidR="003C7576">
        <w:rPr>
          <w:rFonts w:ascii="Times New Roman" w:hAnsi="Times New Roman" w:cs="Times New Roman"/>
          <w:sz w:val="24"/>
          <w:szCs w:val="24"/>
        </w:rPr>
        <w:t xml:space="preserve"> </w:t>
      </w:r>
    </w:p>
    <w:p w14:paraId="7AB18D61" w14:textId="62795E96" w:rsidR="004C0C81" w:rsidRPr="004C0C81" w:rsidRDefault="00DE4C33" w:rsidP="00A616AE">
      <w:pPr>
        <w:rPr>
          <w:rFonts w:ascii="Times New Roman" w:hAnsi="Times New Roman" w:cs="Times New Roman"/>
          <w:sz w:val="24"/>
          <w:szCs w:val="24"/>
        </w:rPr>
      </w:pPr>
      <w:ins w:id="21" w:author="Benton, Deon" w:date="2025-01-22T12:51:00Z" w16du:dateUtc="2025-01-22T18:51:00Z">
        <w:r>
          <w:rPr>
            <w:rFonts w:ascii="Times New Roman" w:hAnsi="Times New Roman" w:cs="Times New Roman"/>
            <w:sz w:val="24"/>
            <w:szCs w:val="24"/>
          </w:rPr>
          <w:lastRenderedPageBreak/>
          <w:t>Although these studies have extended what is known about infant action understanding,</w:t>
        </w:r>
      </w:ins>
      <w:r w:rsidR="00540F80">
        <w:rPr>
          <w:rFonts w:ascii="Times New Roman" w:hAnsi="Times New Roman" w:cs="Times New Roman"/>
          <w:sz w:val="24"/>
          <w:szCs w:val="24"/>
        </w:rPr>
        <w:t xml:space="preserve"> </w:t>
      </w:r>
      <w:ins w:id="22" w:author="Benton, Deon" w:date="2025-01-22T13:01:00Z" w16du:dateUtc="2025-01-22T19:01:00Z">
        <w:r w:rsidR="00DF58EA">
          <w:rPr>
            <w:rFonts w:ascii="Times New Roman" w:hAnsi="Times New Roman" w:cs="Times New Roman"/>
            <w:sz w:val="24"/>
            <w:szCs w:val="24"/>
          </w:rPr>
          <w:t>they are limited in at least two ways</w:t>
        </w:r>
      </w:ins>
      <w:r w:rsidR="00540F80">
        <w:rPr>
          <w:rFonts w:ascii="Times New Roman" w:hAnsi="Times New Roman" w:cs="Times New Roman"/>
          <w:sz w:val="24"/>
          <w:szCs w:val="24"/>
        </w:rPr>
        <w:t xml:space="preserve">. </w:t>
      </w:r>
      <w:r w:rsidR="003C7576">
        <w:rPr>
          <w:rFonts w:ascii="Times New Roman" w:hAnsi="Times New Roman" w:cs="Times New Roman"/>
          <w:sz w:val="24"/>
          <w:szCs w:val="24"/>
        </w:rPr>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beyond the simple 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Spelke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A first control condition ruled out the possibility that infants simply preferred higher over lower jumps, and a second control condition indicated that this pattern of looking at test was not learned during the experiment.</w:t>
      </w:r>
    </w:p>
    <w:p w14:paraId="279C1EBC" w14:textId="783DC01C" w:rsidR="004C0C81" w:rsidRPr="004C0C81"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A</w:t>
      </w:r>
      <w:r w:rsidR="00DD2196">
        <w:rPr>
          <w:rFonts w:ascii="Times New Roman" w:hAnsi="Times New Roman" w:cs="Times New Roman"/>
          <w:sz w:val="24"/>
          <w:szCs w:val="24"/>
        </w:rPr>
        <w:t xml:space="preserve">nother </w:t>
      </w:r>
      <w:r w:rsidR="00540F80">
        <w:rPr>
          <w:rFonts w:ascii="Times New Roman" w:hAnsi="Times New Roman" w:cs="Times New Roman"/>
          <w:sz w:val="24"/>
          <w:szCs w:val="24"/>
        </w:rPr>
        <w:t>limitation is that they leave</w:t>
      </w:r>
      <w:r w:rsidR="00DD2196">
        <w:rPr>
          <w:rFonts w:ascii="Times New Roman" w:hAnsi="Times New Roman" w:cs="Times New Roman"/>
          <w:sz w:val="24"/>
          <w:szCs w:val="24"/>
        </w:rPr>
        <w:t xml:space="preserve"> undetermined at what age infants begin to represent actions as efficient or inefficient.</w:t>
      </w:r>
      <w:r w:rsidR="00540F80">
        <w:rPr>
          <w:rFonts w:ascii="Times New Roman" w:hAnsi="Times New Roman" w:cs="Times New Roman"/>
          <w:sz w:val="24"/>
          <w:szCs w:val="24"/>
        </w:rPr>
        <w:t xml:space="preserve"> </w:t>
      </w:r>
      <w:ins w:id="23" w:author="Benton, Deon" w:date="2025-01-22T13:03:00Z" w16du:dateUtc="2025-01-22T19:03:00Z">
        <w:r w:rsidR="00AD3BBC">
          <w:rPr>
            <w:rFonts w:ascii="Times New Roman" w:hAnsi="Times New Roman" w:cs="Times New Roman"/>
            <w:sz w:val="24"/>
            <w:szCs w:val="24"/>
          </w:rPr>
          <w:t>This question</w:t>
        </w:r>
      </w:ins>
      <w:r w:rsidR="00540F80">
        <w:rPr>
          <w:rFonts w:ascii="Times New Roman" w:hAnsi="Times New Roman" w:cs="Times New Roman"/>
          <w:sz w:val="24"/>
          <w:szCs w:val="24"/>
        </w:rPr>
        <w:t xml:space="preserve"> was taken up </w:t>
      </w:r>
      <w:ins w:id="24" w:author="Benton, Deon" w:date="2025-01-22T13:03:00Z" w16du:dateUtc="2025-01-22T19:03:00Z">
        <w:r w:rsidR="00AD3BBC">
          <w:rPr>
            <w:rFonts w:ascii="Times New Roman" w:hAnsi="Times New Roman" w:cs="Times New Roman"/>
            <w:sz w:val="24"/>
            <w:szCs w:val="24"/>
          </w:rPr>
          <w:t xml:space="preserve">only </w:t>
        </w:r>
      </w:ins>
      <w:r w:rsidR="00540F80">
        <w:rPr>
          <w:rFonts w:ascii="Times New Roman" w:hAnsi="Times New Roman" w:cs="Times New Roman"/>
          <w:sz w:val="24"/>
          <w:szCs w:val="24"/>
        </w:rPr>
        <w:t xml:space="preserve">in a study </w:t>
      </w:r>
      <w:r w:rsidR="00DD2196">
        <w:rPr>
          <w:rFonts w:ascii="Times New Roman" w:hAnsi="Times New Roman" w:cs="Times New Roman"/>
          <w:sz w:val="24"/>
          <w:szCs w:val="24"/>
        </w:rPr>
        <w:t>by Liu et al. (2019)</w:t>
      </w:r>
      <w:r w:rsidR="00540F80">
        <w:rPr>
          <w:rFonts w:ascii="Times New Roman" w:hAnsi="Times New Roman" w:cs="Times New Roman"/>
          <w:sz w:val="24"/>
          <w:szCs w:val="24"/>
        </w:rPr>
        <w:t>. These authors found that</w:t>
      </w:r>
      <w:r w:rsidRPr="004C0C81">
        <w:rPr>
          <w:rFonts w:ascii="Times New Roman" w:hAnsi="Times New Roman" w:cs="Times New Roman"/>
          <w:sz w:val="24"/>
          <w:szCs w:val="24"/>
        </w:rPr>
        <w:t xml:space="preserve"> infants' expectation of rational action by agents is present by 3 months of age</w:t>
      </w:r>
      <w:r w:rsidR="00540F80">
        <w:rPr>
          <w:rFonts w:ascii="Times New Roman" w:hAnsi="Times New Roman" w:cs="Times New Roman"/>
          <w:sz w:val="24"/>
          <w:szCs w:val="24"/>
        </w:rPr>
        <w:t xml:space="preserve"> but only</w:t>
      </w:r>
      <w:r w:rsidRPr="004C0C81">
        <w:rPr>
          <w:rFonts w:ascii="Times New Roman" w:hAnsi="Times New Roman" w:cs="Times New Roman"/>
          <w:sz w:val="24"/>
          <w:szCs w:val="24"/>
        </w:rPr>
        <w:t xml:space="preserve"> if the action</w:t>
      </w:r>
      <w:r w:rsidR="00540F80">
        <w:rPr>
          <w:rFonts w:ascii="Times New Roman" w:hAnsi="Times New Roman" w:cs="Times New Roman"/>
          <w:sz w:val="24"/>
          <w:szCs w:val="24"/>
        </w:rPr>
        <w:t xml:space="preserve"> is causal (i.e., it</w:t>
      </w:r>
      <w:r w:rsidRPr="004C0C81">
        <w:rPr>
          <w:rFonts w:ascii="Times New Roman" w:hAnsi="Times New Roman" w:cs="Times New Roman"/>
          <w:sz w:val="24"/>
          <w:szCs w:val="24"/>
        </w:rPr>
        <w:t xml:space="preserve"> produces </w:t>
      </w:r>
      <w:r w:rsidR="00540F80">
        <w:rPr>
          <w:rFonts w:ascii="Times New Roman" w:hAnsi="Times New Roman" w:cs="Times New Roman"/>
          <w:sz w:val="24"/>
          <w:szCs w:val="24"/>
        </w:rPr>
        <w:t xml:space="preserve">a change in a target object immediately and </w:t>
      </w:r>
      <w:ins w:id="25" w:author="Benton, Deon" w:date="2025-01-22T13:03:00Z" w16du:dateUtc="2025-01-22T19:03:00Z">
        <w:r w:rsidR="00AD3BBC">
          <w:rPr>
            <w:rFonts w:ascii="Times New Roman" w:hAnsi="Times New Roman" w:cs="Times New Roman"/>
            <w:sz w:val="24"/>
            <w:szCs w:val="24"/>
          </w:rPr>
          <w:t>through direct contact</w:t>
        </w:r>
      </w:ins>
      <w:r w:rsidR="00540F80">
        <w:rPr>
          <w:rFonts w:ascii="Times New Roman" w:hAnsi="Times New Roman" w:cs="Times New Roman"/>
          <w:sz w:val="24"/>
          <w:szCs w:val="24"/>
        </w:rPr>
        <w:t>)</w:t>
      </w:r>
      <w:r w:rsidRPr="004C0C81">
        <w:rPr>
          <w:rFonts w:ascii="Times New Roman" w:hAnsi="Times New Roman" w:cs="Times New Roman"/>
          <w:sz w:val="24"/>
          <w:szCs w:val="24"/>
        </w:rPr>
        <w:t xml:space="preserve">. Infants were </w:t>
      </w:r>
      <w:r w:rsidR="00EC58B6">
        <w:rPr>
          <w:rFonts w:ascii="Times New Roman" w:hAnsi="Times New Roman" w:cs="Times New Roman"/>
          <w:sz w:val="24"/>
          <w:szCs w:val="24"/>
        </w:rPr>
        <w:t>assigned to one of two conditions</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Pr>
          <w:rFonts w:ascii="Times New Roman" w:hAnsi="Times New Roman" w:cs="Times New Roman"/>
          <w:i/>
          <w:iCs/>
          <w:sz w:val="24"/>
          <w:szCs w:val="24"/>
        </w:rPr>
        <w:t xml:space="preserve">causal </w:t>
      </w:r>
      <w:r w:rsidR="00EC58B6">
        <w:rPr>
          <w:rFonts w:ascii="Times New Roman" w:hAnsi="Times New Roman" w:cs="Times New Roman"/>
          <w:sz w:val="24"/>
          <w:szCs w:val="24"/>
        </w:rPr>
        <w:t>condition</w:t>
      </w:r>
      <w:r w:rsidR="00002F91">
        <w:rPr>
          <w:rFonts w:ascii="Times New Roman" w:hAnsi="Times New Roman" w:cs="Times New Roman"/>
          <w:sz w:val="24"/>
          <w:szCs w:val="24"/>
        </w:rPr>
        <w:t xml:space="preserve">, </w:t>
      </w:r>
      <w:r w:rsidRPr="004C0C81">
        <w:rPr>
          <w:rFonts w:ascii="Times New Roman" w:hAnsi="Times New Roman" w:cs="Times New Roman"/>
          <w:sz w:val="24"/>
          <w:szCs w:val="24"/>
        </w:rPr>
        <w:t>a gloved hand reached over a barrier and caused a ball to light up and emit a sound</w:t>
      </w:r>
      <w:r w:rsidR="00002F91">
        <w:rPr>
          <w:rFonts w:ascii="Times New Roman" w:hAnsi="Times New Roman" w:cs="Times New Roman"/>
          <w:sz w:val="24"/>
          <w:szCs w:val="24"/>
        </w:rPr>
        <w:t xml:space="preserve"> immediately</w:t>
      </w:r>
      <w:r w:rsidRPr="004C0C81">
        <w:rPr>
          <w:rFonts w:ascii="Times New Roman" w:hAnsi="Times New Roman" w:cs="Times New Roman"/>
          <w:sz w:val="24"/>
          <w:szCs w:val="24"/>
        </w:rPr>
        <w:t xml:space="preserve"> when it touched the ball</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sidRPr="00EC58B6">
        <w:rPr>
          <w:rFonts w:ascii="Times New Roman" w:hAnsi="Times New Roman" w:cs="Times New Roman"/>
          <w:i/>
          <w:iCs/>
          <w:sz w:val="24"/>
          <w:szCs w:val="24"/>
        </w:rPr>
        <w:t>noncausal</w:t>
      </w:r>
      <w:r w:rsidR="00EC58B6">
        <w:rPr>
          <w:rFonts w:ascii="Times New Roman" w:hAnsi="Times New Roman" w:cs="Times New Roman"/>
          <w:sz w:val="24"/>
          <w:szCs w:val="24"/>
        </w:rPr>
        <w:t xml:space="preserve"> condition</w:t>
      </w:r>
      <w:r w:rsidR="00002F91">
        <w:rPr>
          <w:rFonts w:ascii="Times New Roman" w:hAnsi="Times New Roman" w:cs="Times New Roman"/>
          <w:sz w:val="24"/>
          <w:szCs w:val="24"/>
        </w:rPr>
        <w:t>,</w:t>
      </w:r>
      <w:r w:rsidRPr="004C0C81">
        <w:rPr>
          <w:rFonts w:ascii="Times New Roman" w:hAnsi="Times New Roman" w:cs="Times New Roman"/>
          <w:sz w:val="24"/>
          <w:szCs w:val="24"/>
        </w:rPr>
        <w:t xml:space="preserve"> </w:t>
      </w:r>
      <w:ins w:id="26" w:author="Benton, Deon" w:date="2025-01-22T13:04:00Z" w16du:dateUtc="2025-01-22T19:04:00Z">
        <w:r w:rsidR="008E4B09">
          <w:rPr>
            <w:rFonts w:ascii="Times New Roman" w:hAnsi="Times New Roman" w:cs="Times New Roman"/>
            <w:sz w:val="24"/>
            <w:szCs w:val="24"/>
          </w:rPr>
          <w:t>the ball again lit up and played music</w:t>
        </w:r>
      </w:ins>
      <w:r w:rsidR="00002F91">
        <w:rPr>
          <w:rFonts w:ascii="Times New Roman" w:hAnsi="Times New Roman" w:cs="Times New Roman"/>
          <w:sz w:val="24"/>
          <w:szCs w:val="24"/>
        </w:rPr>
        <w:t xml:space="preserve"> but this time</w:t>
      </w:r>
      <w:ins w:id="27" w:author="Benton, Deon" w:date="2025-01-22T13:04:00Z" w16du:dateUtc="2025-01-22T19:04:00Z">
        <w:r w:rsidR="008E4B09">
          <w:rPr>
            <w:rFonts w:ascii="Times New Roman" w:hAnsi="Times New Roman" w:cs="Times New Roman"/>
            <w:sz w:val="24"/>
            <w:szCs w:val="24"/>
          </w:rPr>
          <w:t xml:space="preserve"> after a brief delay and</w:t>
        </w:r>
      </w:ins>
      <w:r w:rsidR="00002F91">
        <w:rPr>
          <w:rFonts w:ascii="Times New Roman" w:hAnsi="Times New Roman" w:cs="Times New Roman"/>
          <w:sz w:val="24"/>
          <w:szCs w:val="24"/>
        </w:rPr>
        <w:t xml:space="preserve"> in the absence of direct contact and after a brief (0.5 s) delay</w:t>
      </w:r>
      <w:r w:rsidR="00EC58B6">
        <w:rPr>
          <w:rFonts w:ascii="Times New Roman" w:hAnsi="Times New Roman" w:cs="Times New Roman"/>
          <w:sz w:val="24"/>
          <w:szCs w:val="24"/>
        </w:rPr>
        <w:t>.</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Following habituation, infants were shown</w:t>
      </w:r>
      <w:ins w:id="28" w:author="Benton, Deon" w:date="2025-01-22T13:04:00Z" w16du:dateUtc="2025-01-22T19:04:00Z">
        <w:r w:rsidR="008E4B09">
          <w:rPr>
            <w:rFonts w:ascii="Times New Roman" w:hAnsi="Times New Roman" w:cs="Times New Roman"/>
            <w:sz w:val="24"/>
            <w:szCs w:val="24"/>
          </w:rPr>
          <w:t xml:space="preserve"> two test events: efficient and inefficient.</w:t>
        </w:r>
      </w:ins>
      <w:r w:rsidR="00EC58B6">
        <w:rPr>
          <w:rFonts w:ascii="Times New Roman" w:hAnsi="Times New Roman" w:cs="Times New Roman"/>
          <w:sz w:val="24"/>
          <w:szCs w:val="24"/>
        </w:rPr>
        <w:t xml:space="preserve"> </w:t>
      </w:r>
      <w:r w:rsidRPr="004C0C81">
        <w:rPr>
          <w:rFonts w:ascii="Times New Roman" w:hAnsi="Times New Roman" w:cs="Times New Roman"/>
          <w:sz w:val="24"/>
          <w:szCs w:val="24"/>
        </w:rPr>
        <w:t>In</w:t>
      </w:r>
      <w:r w:rsidR="00EC58B6">
        <w:rPr>
          <w:rFonts w:ascii="Times New Roman" w:hAnsi="Times New Roman" w:cs="Times New Roman"/>
          <w:sz w:val="24"/>
          <w:szCs w:val="24"/>
        </w:rPr>
        <w:t xml:space="preserve"> the</w:t>
      </w:r>
      <w:r w:rsidRPr="004C0C81">
        <w:rPr>
          <w:rFonts w:ascii="Times New Roman" w:hAnsi="Times New Roman" w:cs="Times New Roman"/>
          <w:sz w:val="24"/>
          <w:szCs w:val="24"/>
        </w:rPr>
        <w:t xml:space="preserv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 the hand caused the ball to activate through a direct</w:t>
      </w:r>
      <w:r w:rsidR="00EC58B6">
        <w:rPr>
          <w:rFonts w:ascii="Times New Roman" w:hAnsi="Times New Roman" w:cs="Times New Roman"/>
          <w:sz w:val="24"/>
          <w:szCs w:val="24"/>
        </w:rPr>
        <w:t>, efficient</w:t>
      </w:r>
      <w:r w:rsidRPr="004C0C81">
        <w:rPr>
          <w:rFonts w:ascii="Times New Roman" w:hAnsi="Times New Roman" w:cs="Times New Roman"/>
          <w:sz w:val="24"/>
          <w:szCs w:val="24"/>
        </w:rPr>
        <w:t xml:space="preserve"> reach. In contrast, in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condition, the hand caused the ball to activate through the same</w:t>
      </w:r>
      <w:r w:rsidR="00EC58B6">
        <w:rPr>
          <w:rFonts w:ascii="Times New Roman" w:hAnsi="Times New Roman" w:cs="Times New Roman"/>
          <w:sz w:val="24"/>
          <w:szCs w:val="24"/>
        </w:rPr>
        <w:t xml:space="preserve"> curved and now inefficient reach as that used to reach the ball during habituation</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Liu et al. (2019) found that o</w:t>
      </w:r>
      <w:r w:rsidRPr="004C0C81">
        <w:rPr>
          <w:rFonts w:ascii="Times New Roman" w:hAnsi="Times New Roman" w:cs="Times New Roman"/>
          <w:sz w:val="24"/>
          <w:szCs w:val="24"/>
        </w:rPr>
        <w:t xml:space="preserve">nly infants in the causal condition looked longer at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test event than at the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w:t>
      </w:r>
    </w:p>
    <w:p w14:paraId="572D6F83" w14:textId="1B3ACBFB"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One proposal</w:t>
      </w:r>
      <w:ins w:id="29" w:author="Benton, Deon" w:date="2025-01-22T13:05:00Z" w16du:dateUtc="2025-01-22T19:05:00Z">
        <w:r w:rsidR="008F5FCE">
          <w:rPr>
            <w:rFonts w:ascii="Times New Roman" w:hAnsi="Times New Roman" w:cs="Times New Roman"/>
            <w:sz w:val="24"/>
            <w:szCs w:val="24"/>
          </w:rPr>
          <w:t xml:space="preserve"> for </w:t>
        </w:r>
      </w:ins>
      <w:ins w:id="30" w:author="Benton, Deon" w:date="2025-01-22T13:13:00Z" w16du:dateUtc="2025-01-22T19:13:00Z">
        <w:r w:rsidR="00226F09">
          <w:rPr>
            <w:rFonts w:ascii="Times New Roman" w:hAnsi="Times New Roman" w:cs="Times New Roman"/>
            <w:sz w:val="24"/>
            <w:szCs w:val="24"/>
          </w:rPr>
          <w:t>the cognitive mechanism that supports infants’ action understanding is the</w:t>
        </w:r>
      </w:ins>
      <w:ins w:id="31" w:author="Benton, Deon" w:date="2025-01-22T13:12:00Z" w16du:dateUtc="2025-01-22T19:12:00Z">
        <w:r w:rsidR="002C08B4">
          <w:rPr>
            <w:rFonts w:ascii="Times New Roman" w:hAnsi="Times New Roman" w:cs="Times New Roman"/>
            <w:sz w:val="24"/>
            <w:szCs w:val="24"/>
          </w:rPr>
          <w:t xml:space="preserve"> </w:t>
        </w:r>
      </w:ins>
      <w:ins w:id="32" w:author="Benton, Deon" w:date="2025-01-22T13:06:00Z" w16du:dateUtc="2025-01-22T19:06:00Z">
        <w:r w:rsidR="008F5FCE">
          <w:rPr>
            <w:rFonts w:ascii="Times New Roman" w:hAnsi="Times New Roman" w:cs="Times New Roman"/>
            <w:i/>
            <w:iCs/>
            <w:sz w:val="24"/>
            <w:szCs w:val="24"/>
          </w:rPr>
          <w:t xml:space="preserve">teleological </w:t>
        </w:r>
      </w:ins>
      <w:ins w:id="33" w:author="Benton, Deon" w:date="2025-01-22T13:12:00Z" w16du:dateUtc="2025-01-22T19:12:00Z">
        <w:r w:rsidR="002C08B4">
          <w:rPr>
            <w:rFonts w:ascii="Times New Roman" w:hAnsi="Times New Roman" w:cs="Times New Roman"/>
            <w:i/>
            <w:iCs/>
            <w:sz w:val="24"/>
            <w:szCs w:val="24"/>
          </w:rPr>
          <w:t>stance</w:t>
        </w:r>
      </w:ins>
      <w:ins w:id="34" w:author="Benton, Deon" w:date="2025-01-22T13:06:00Z" w16du:dateUtc="2025-01-22T19:06:00Z">
        <w:r w:rsidR="008F5FCE">
          <w:rPr>
            <w:rFonts w:ascii="Times New Roman" w:hAnsi="Times New Roman" w:cs="Times New Roman"/>
            <w:i/>
            <w:iCs/>
            <w:sz w:val="24"/>
            <w:szCs w:val="24"/>
          </w:rPr>
          <w:t xml:space="preserve">. </w:t>
        </w:r>
        <w:r w:rsidR="008F5FCE">
          <w:rPr>
            <w:rFonts w:ascii="Times New Roman" w:hAnsi="Times New Roman" w:cs="Times New Roman"/>
            <w:sz w:val="24"/>
            <w:szCs w:val="24"/>
          </w:rPr>
          <w:t>On this account,</w:t>
        </w:r>
      </w:ins>
      <w:r w:rsidRPr="004E68A3">
        <w:rPr>
          <w:rFonts w:ascii="Times New Roman" w:hAnsi="Times New Roman" w:cs="Times New Roman"/>
          <w:sz w:val="24"/>
          <w:szCs w:val="24"/>
        </w:rPr>
        <w:t xml:space="preserve"> </w:t>
      </w:r>
      <w:ins w:id="35" w:author="Benton, Deon" w:date="2025-01-22T13:06:00Z" w16du:dateUtc="2025-01-22T19:06:00Z">
        <w:r w:rsidR="008F5FCE">
          <w:rPr>
            <w:rFonts w:ascii="Times New Roman" w:hAnsi="Times New Roman" w:cs="Times New Roman"/>
            <w:sz w:val="24"/>
            <w:szCs w:val="24"/>
          </w:rPr>
          <w:t>a</w:t>
        </w:r>
      </w:ins>
      <w:ins w:id="36" w:author="Benton, Deon" w:date="2025-01-28T12:07:00Z" w16du:dateUtc="2025-01-28T18:07:00Z">
        <w:r w:rsidR="00FA4C08">
          <w:rPr>
            <w:rFonts w:ascii="Times New Roman" w:hAnsi="Times New Roman" w:cs="Times New Roman"/>
            <w:sz w:val="24"/>
            <w:szCs w:val="24"/>
          </w:rPr>
          <w:t>gents are assumed to act rationally and efficiently and to undertake actions that are the most sensible</w:t>
        </w:r>
      </w:ins>
      <w:ins w:id="37" w:author="Benton, Deon" w:date="2025-01-22T13:07:00Z" w16du:dateUtc="2025-01-22T19:07:00Z">
        <w:r w:rsidR="002F7039">
          <w:rPr>
            <w:rFonts w:ascii="Times New Roman" w:hAnsi="Times New Roman" w:cs="Times New Roman"/>
            <w:sz w:val="24"/>
            <w:szCs w:val="24"/>
          </w:rPr>
          <w:t xml:space="preserve"> given situational constraints</w:t>
        </w:r>
      </w:ins>
      <w:ins w:id="38" w:author="Benton, Deon" w:date="2025-01-22T13:08:00Z" w16du:dateUtc="2025-01-22T19:08:00Z">
        <w:r w:rsidR="002F7039">
          <w:rPr>
            <w:rFonts w:ascii="Times New Roman" w:hAnsi="Times New Roman" w:cs="Times New Roman"/>
            <w:sz w:val="24"/>
            <w:szCs w:val="24"/>
          </w:rPr>
          <w:t xml:space="preserve"> </w:t>
        </w:r>
      </w:ins>
      <w:r w:rsidRPr="004E68A3">
        <w:rPr>
          <w:rFonts w:ascii="Times New Roman" w:hAnsi="Times New Roman" w:cs="Times New Roman"/>
          <w:sz w:val="24"/>
          <w:szCs w:val="24"/>
        </w:rPr>
        <w:t>(Gergely &amp; Csibra, 2003).</w:t>
      </w:r>
      <w:ins w:id="39" w:author="Benton, Deon" w:date="2025-01-22T13:20:00Z" w16du:dateUtc="2025-01-22T19:20:00Z">
        <w:r w:rsidR="00BA1381">
          <w:rPr>
            <w:rFonts w:ascii="Times New Roman" w:hAnsi="Times New Roman" w:cs="Times New Roman"/>
            <w:sz w:val="24"/>
            <w:szCs w:val="24"/>
          </w:rPr>
          <w:t xml:space="preserve"> Thus, the small circle</w:t>
        </w:r>
      </w:ins>
      <w:ins w:id="40" w:author="Benton, Deon" w:date="2025-01-22T13:21:00Z" w16du:dateUtc="2025-01-22T19:21:00Z">
        <w:r w:rsidR="00BA1381">
          <w:rPr>
            <w:rFonts w:ascii="Times New Roman" w:hAnsi="Times New Roman" w:cs="Times New Roman"/>
            <w:sz w:val="24"/>
            <w:szCs w:val="24"/>
          </w:rPr>
          <w:t>’</w:t>
        </w:r>
      </w:ins>
      <w:ins w:id="41" w:author="Benton, Deon" w:date="2025-01-22T13:20:00Z" w16du:dateUtc="2025-01-22T19:20:00Z">
        <w:r w:rsidR="00BA1381">
          <w:rPr>
            <w:rFonts w:ascii="Times New Roman" w:hAnsi="Times New Roman" w:cs="Times New Roman"/>
            <w:sz w:val="24"/>
            <w:szCs w:val="24"/>
          </w:rPr>
          <w:t xml:space="preserve">s decision to jump over the barrier to reach the large circle is justified because both circles </w:t>
        </w:r>
      </w:ins>
      <w:ins w:id="42" w:author="Benton, Deon" w:date="2025-01-22T13:22:00Z" w16du:dateUtc="2025-01-22T19:22:00Z">
        <w:r w:rsidR="00BA1381">
          <w:rPr>
            <w:rFonts w:ascii="Times New Roman" w:hAnsi="Times New Roman" w:cs="Times New Roman"/>
            <w:sz w:val="24"/>
            <w:szCs w:val="24"/>
          </w:rPr>
          <w:t>were</w:t>
        </w:r>
      </w:ins>
      <w:ins w:id="43" w:author="Benton, Deon" w:date="2025-01-22T13:20:00Z" w16du:dateUtc="2025-01-22T19:20:00Z">
        <w:r w:rsidR="00BA1381">
          <w:rPr>
            <w:rFonts w:ascii="Times New Roman" w:hAnsi="Times New Roman" w:cs="Times New Roman"/>
            <w:sz w:val="24"/>
            <w:szCs w:val="24"/>
          </w:rPr>
          <w:t xml:space="preserve"> separated by a physical barrier. However, this same action is </w:t>
        </w:r>
      </w:ins>
      <w:ins w:id="44" w:author="Benton, Deon" w:date="2025-01-22T13:22:00Z" w16du:dateUtc="2025-01-22T19:22:00Z">
        <w:r w:rsidR="00BA1381">
          <w:rPr>
            <w:rFonts w:ascii="Times New Roman" w:hAnsi="Times New Roman" w:cs="Times New Roman"/>
            <w:sz w:val="24"/>
            <w:szCs w:val="24"/>
          </w:rPr>
          <w:t>no longer justified when the barrier is removed</w:t>
        </w:r>
        <w:r w:rsidR="002156AB">
          <w:rPr>
            <w:rFonts w:ascii="Times New Roman" w:hAnsi="Times New Roman" w:cs="Times New Roman"/>
            <w:sz w:val="24"/>
            <w:szCs w:val="24"/>
          </w:rPr>
          <w:t>—a</w:t>
        </w:r>
      </w:ins>
      <w:ins w:id="45" w:author="Benton, Deon" w:date="2025-01-22T13:17:00Z" w16du:dateUtc="2025-01-22T19:17:00Z">
        <w:r w:rsidR="00917C88">
          <w:rPr>
            <w:rFonts w:ascii="Times New Roman" w:hAnsi="Times New Roman" w:cs="Times New Roman"/>
            <w:sz w:val="24"/>
            <w:szCs w:val="24"/>
          </w:rPr>
          <w:t xml:space="preserve"> straight line</w:t>
        </w:r>
      </w:ins>
      <w:ins w:id="46" w:author="Benton, Deon" w:date="2025-01-22T13:18:00Z" w16du:dateUtc="2025-01-22T19:18:00Z">
        <w:r w:rsidR="00917C88">
          <w:rPr>
            <w:rFonts w:ascii="Times New Roman" w:hAnsi="Times New Roman" w:cs="Times New Roman"/>
            <w:sz w:val="24"/>
            <w:szCs w:val="24"/>
          </w:rPr>
          <w:t xml:space="preserve"> path</w:t>
        </w:r>
      </w:ins>
      <w:ins w:id="47" w:author="Benton, Deon" w:date="2025-01-22T13:22:00Z" w16du:dateUtc="2025-01-22T19:22:00Z">
        <w:r w:rsidR="002156AB">
          <w:rPr>
            <w:rFonts w:ascii="Times New Roman" w:hAnsi="Times New Roman" w:cs="Times New Roman"/>
            <w:sz w:val="24"/>
            <w:szCs w:val="24"/>
          </w:rPr>
          <w:t xml:space="preserve"> is now the more rational action</w:t>
        </w:r>
      </w:ins>
      <w:ins w:id="48" w:author="Benton, Deon" w:date="2025-01-22T13:18:00Z" w16du:dateUtc="2025-01-22T19:18:00Z">
        <w:r w:rsidR="00917C88">
          <w:rPr>
            <w:rFonts w:ascii="Times New Roman" w:hAnsi="Times New Roman" w:cs="Times New Roman"/>
            <w:sz w:val="24"/>
            <w:szCs w:val="24"/>
          </w:rPr>
          <w:t>.</w:t>
        </w:r>
      </w:ins>
      <w:r>
        <w:rPr>
          <w:rFonts w:ascii="Times New Roman" w:hAnsi="Times New Roman" w:cs="Times New Roman"/>
          <w:sz w:val="24"/>
          <w:szCs w:val="24"/>
        </w:rPr>
        <w:t xml:space="preserve"> </w:t>
      </w:r>
      <w:r w:rsidR="00981785" w:rsidRPr="00981785">
        <w:rPr>
          <w:rFonts w:ascii="Times New Roman" w:hAnsi="Times New Roman" w:cs="Times New Roman"/>
          <w:sz w:val="24"/>
          <w:szCs w:val="24"/>
        </w:rPr>
        <w:t xml:space="preserve">Crucially, this account suggests that infants can recognize an action as goal-directed without considering an agent's hidden mental states, such as desires, beliefs, or intentions; they </w:t>
      </w:r>
      <w:r w:rsidR="00981785" w:rsidRPr="00981785">
        <w:rPr>
          <w:rFonts w:ascii="Times New Roman" w:hAnsi="Times New Roman" w:cs="Times New Roman"/>
          <w:sz w:val="24"/>
          <w:szCs w:val="24"/>
        </w:rPr>
        <w:lastRenderedPageBreak/>
        <w:t>only need to assess how well the action aligns with environmental constraints</w:t>
      </w:r>
      <w:r w:rsidR="00981785">
        <w:rPr>
          <w:rFonts w:ascii="Times New Roman" w:hAnsi="Times New Roman" w:cs="Times New Roman"/>
          <w:sz w:val="24"/>
          <w:szCs w:val="24"/>
        </w:rPr>
        <w:t xml:space="preserve">. </w:t>
      </w:r>
      <w:ins w:id="49" w:author="Benton, Deon" w:date="2025-01-22T13:23:00Z" w16du:dateUtc="2025-01-22T19:23:00Z">
        <w:r w:rsidR="00696512">
          <w:rPr>
            <w:rFonts w:ascii="Times New Roman" w:hAnsi="Times New Roman" w:cs="Times New Roman"/>
            <w:sz w:val="24"/>
            <w:szCs w:val="24"/>
          </w:rPr>
          <w:t xml:space="preserve">If there is alignment, then </w:t>
        </w:r>
      </w:ins>
      <w:ins w:id="50" w:author="Benton, Deon" w:date="2025-01-22T13:24:00Z" w16du:dateUtc="2025-01-22T19:24:00Z">
        <w:r w:rsidR="00A90314">
          <w:rPr>
            <w:rFonts w:ascii="Times New Roman" w:hAnsi="Times New Roman" w:cs="Times New Roman"/>
            <w:sz w:val="24"/>
            <w:szCs w:val="24"/>
          </w:rPr>
          <w:t>infants</w:t>
        </w:r>
      </w:ins>
      <w:ins w:id="51" w:author="Benton, Deon" w:date="2025-01-22T13:23:00Z" w16du:dateUtc="2025-01-22T19:23:00Z">
        <w:r w:rsidR="00696512">
          <w:rPr>
            <w:rFonts w:ascii="Times New Roman" w:hAnsi="Times New Roman" w:cs="Times New Roman"/>
            <w:sz w:val="24"/>
            <w:szCs w:val="24"/>
          </w:rPr>
          <w:t xml:space="preserve"> expect the future actions of the agent to be rational. In contrast, if alignment is missing, infants suspend their expectation for rational action. </w:t>
        </w:r>
      </w:ins>
      <w:ins w:id="52" w:author="Benton, Deon" w:date="2025-01-22T13:26:00Z" w16du:dateUtc="2025-01-22T19:26:00Z">
        <w:r w:rsidR="00AD7591">
          <w:rPr>
            <w:rFonts w:ascii="Times New Roman" w:hAnsi="Times New Roman" w:cs="Times New Roman"/>
            <w:sz w:val="24"/>
            <w:szCs w:val="24"/>
          </w:rPr>
          <w:t>A closely related proposal to this one maintains</w:t>
        </w:r>
      </w:ins>
      <w:r w:rsidRPr="004E68A3">
        <w:rPr>
          <w:rFonts w:ascii="Times New Roman" w:hAnsi="Times New Roman" w:cs="Times New Roman"/>
          <w:sz w:val="24"/>
          <w:szCs w:val="24"/>
        </w:rPr>
        <w:t xml:space="preserve">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both by situational constraints and by the agent's mental states,</w:t>
      </w:r>
      <w:r>
        <w:rPr>
          <w:rFonts w:ascii="Times New Roman" w:hAnsi="Times New Roman" w:cs="Times New Roman"/>
          <w:sz w:val="24"/>
          <w:szCs w:val="24"/>
        </w:rPr>
        <w:t xml:space="preserve"> perhaps</w:t>
      </w:r>
      <w:r w:rsidRPr="004E68A3">
        <w:rPr>
          <w:rFonts w:ascii="Times New Roman" w:hAnsi="Times New Roman" w:cs="Times New Roman"/>
          <w:sz w:val="24"/>
          <w:szCs w:val="24"/>
        </w:rPr>
        <w:t xml:space="preserve"> as well as</w:t>
      </w:r>
      <w:r>
        <w:rPr>
          <w:rFonts w:ascii="Times New Roman" w:hAnsi="Times New Roman" w:cs="Times New Roman"/>
          <w:sz w:val="24"/>
          <w:szCs w:val="24"/>
        </w:rPr>
        <w:t xml:space="preserve"> by</w:t>
      </w:r>
      <w:r w:rsidRPr="004E68A3">
        <w:rPr>
          <w:rFonts w:ascii="Times New Roman" w:hAnsi="Times New Roman" w:cs="Times New Roman"/>
          <w:sz w:val="24"/>
          <w:szCs w:val="24"/>
        </w:rPr>
        <w:t xml:space="preserve"> the costs and rewards of those actions</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72F3B949"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In this 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argument in the context of </w:t>
      </w:r>
      <w:ins w:id="53" w:author="Benton, Deon" w:date="2025-01-28T12:16:00Z" w16du:dateUtc="2025-01-28T18:16:00Z">
        <w:r w:rsidR="00412B18">
          <w:rPr>
            <w:rFonts w:ascii="Times New Roman" w:hAnsi="Times New Roman" w:cs="Times New Roman"/>
            <w:sz w:val="24"/>
            <w:szCs w:val="24"/>
          </w:rPr>
          <w:t xml:space="preserve">a classic study </w:t>
        </w:r>
      </w:ins>
      <w:ins w:id="54" w:author="Benton, Deon" w:date="2025-01-28T12:17:00Z" w16du:dateUtc="2025-01-28T18:17:00Z">
        <w:r w:rsidR="00412B18">
          <w:rPr>
            <w:rFonts w:ascii="Times New Roman" w:hAnsi="Times New Roman" w:cs="Times New Roman"/>
            <w:sz w:val="24"/>
            <w:szCs w:val="24"/>
          </w:rPr>
          <w:t>and a contemporary one. The class</w:t>
        </w:r>
        <w:r w:rsidR="00BB4501">
          <w:rPr>
            <w:rFonts w:ascii="Times New Roman" w:hAnsi="Times New Roman" w:cs="Times New Roman"/>
            <w:sz w:val="24"/>
            <w:szCs w:val="24"/>
          </w:rPr>
          <w:t>ic</w:t>
        </w:r>
        <w:r w:rsidR="00412B18">
          <w:rPr>
            <w:rFonts w:ascii="Times New Roman" w:hAnsi="Times New Roman" w:cs="Times New Roman"/>
            <w:sz w:val="24"/>
            <w:szCs w:val="24"/>
          </w:rPr>
          <w:t xml:space="preserve"> study</w:t>
        </w:r>
        <w:r w:rsidR="00BB4501">
          <w:rPr>
            <w:rFonts w:ascii="Times New Roman" w:hAnsi="Times New Roman" w:cs="Times New Roman"/>
            <w:sz w:val="24"/>
            <w:szCs w:val="24"/>
          </w:rPr>
          <w:t xml:space="preserve"> will be </w:t>
        </w:r>
      </w:ins>
      <w:r w:rsidR="00BB013C">
        <w:rPr>
          <w:rFonts w:ascii="Times New Roman" w:hAnsi="Times New Roman" w:cs="Times New Roman"/>
          <w:sz w:val="24"/>
          <w:szCs w:val="24"/>
        </w:rPr>
        <w:t>Gergely et al. (1995)</w:t>
      </w:r>
      <w:ins w:id="55" w:author="Benton, Deon" w:date="2025-01-28T12:17:00Z" w16du:dateUtc="2025-01-28T18:17:00Z">
        <w:r w:rsidR="00BB4501">
          <w:rPr>
            <w:rFonts w:ascii="Times New Roman" w:hAnsi="Times New Roman" w:cs="Times New Roman"/>
            <w:sz w:val="24"/>
            <w:szCs w:val="24"/>
          </w:rPr>
          <w:t>. The contemporary one will be</w:t>
        </w:r>
      </w:ins>
      <w:del w:id="56" w:author="Benton, Deon" w:date="2025-01-28T12:17:00Z" w16du:dateUtc="2025-01-28T18:17:00Z">
        <w:r w:rsidR="00BB013C" w:rsidDel="00BB4501">
          <w:rPr>
            <w:rFonts w:ascii="Times New Roman" w:hAnsi="Times New Roman" w:cs="Times New Roman"/>
            <w:sz w:val="24"/>
            <w:szCs w:val="24"/>
          </w:rPr>
          <w:delText>,</w:delText>
        </w:r>
      </w:del>
      <w:r w:rsidR="00BB013C" w:rsidRPr="004C0C81">
        <w:rPr>
          <w:rFonts w:ascii="Times New Roman" w:hAnsi="Times New Roman" w:cs="Times New Roman"/>
          <w:sz w:val="24"/>
          <w:szCs w:val="24"/>
        </w:rPr>
        <w:t xml:space="preserve"> </w:t>
      </w:r>
      <w:r w:rsidR="00BB013C">
        <w:rPr>
          <w:rFonts w:ascii="Times New Roman" w:hAnsi="Times New Roman" w:cs="Times New Roman"/>
          <w:sz w:val="24"/>
          <w:szCs w:val="24"/>
        </w:rPr>
        <w:t>Liu and Spelke (2017)</w:t>
      </w:r>
      <w:ins w:id="57" w:author="Benton, Deon" w:date="2025-01-28T12:19:00Z" w16du:dateUtc="2025-01-28T18:19:00Z">
        <w:r w:rsidR="00882B6A">
          <w:rPr>
            <w:rFonts w:ascii="Times New Roman" w:hAnsi="Times New Roman" w:cs="Times New Roman"/>
            <w:sz w:val="24"/>
            <w:szCs w:val="24"/>
          </w:rPr>
          <w:t xml:space="preserve">. </w:t>
        </w:r>
      </w:ins>
      <w:del w:id="58" w:author="Benton, Deon" w:date="2025-01-28T12:19:00Z" w16du:dateUtc="2025-01-28T18:19:00Z">
        <w:r w:rsidR="00BB013C" w:rsidDel="00882B6A">
          <w:rPr>
            <w:rFonts w:ascii="Times New Roman" w:hAnsi="Times New Roman" w:cs="Times New Roman"/>
            <w:sz w:val="24"/>
            <w:szCs w:val="24"/>
          </w:rPr>
          <w:delText xml:space="preserve">, and Liu et al. (2019). </w:delText>
        </w:r>
      </w:del>
      <w:r w:rsidR="00BB013C">
        <w:rPr>
          <w:rFonts w:ascii="Times New Roman" w:hAnsi="Times New Roman" w:cs="Times New Roman"/>
          <w:sz w:val="24"/>
          <w:szCs w:val="24"/>
        </w:rPr>
        <w:t xml:space="preserve">The rationale for focusing on </w:t>
      </w:r>
      <w:del w:id="59" w:author="Benton, Deon" w:date="2025-01-28T12:20:00Z" w16du:dateUtc="2025-01-28T18:20:00Z">
        <w:r w:rsidR="00BB013C" w:rsidDel="00882B6A">
          <w:rPr>
            <w:rFonts w:ascii="Times New Roman" w:hAnsi="Times New Roman" w:cs="Times New Roman"/>
            <w:sz w:val="24"/>
            <w:szCs w:val="24"/>
          </w:rPr>
          <w:delText>these three</w:delText>
        </w:r>
      </w:del>
      <w:ins w:id="60" w:author="Benton, Deon" w:date="2025-01-28T12:20:00Z" w16du:dateUtc="2025-01-28T18:20:00Z">
        <w:r w:rsidR="00882B6A">
          <w:rPr>
            <w:rFonts w:ascii="Times New Roman" w:hAnsi="Times New Roman" w:cs="Times New Roman"/>
            <w:sz w:val="24"/>
            <w:szCs w:val="24"/>
          </w:rPr>
          <w:t>these</w:t>
        </w:r>
      </w:ins>
      <w:r w:rsidR="00BB013C">
        <w:rPr>
          <w:rFonts w:ascii="Times New Roman" w:hAnsi="Times New Roman" w:cs="Times New Roman"/>
          <w:sz w:val="24"/>
          <w:szCs w:val="24"/>
        </w:rPr>
        <w:t xml:space="preserve"> studies is</w:t>
      </w:r>
      <w:ins w:id="61" w:author="Benton, Deon" w:date="2025-01-22T13:27:00Z" w16du:dateUtc="2025-01-22T19:27:00Z">
        <w:r w:rsidR="0072555F">
          <w:rPr>
            <w:rFonts w:ascii="Times New Roman" w:hAnsi="Times New Roman" w:cs="Times New Roman"/>
            <w:sz w:val="24"/>
            <w:szCs w:val="24"/>
          </w:rPr>
          <w:t xml:space="preserve"> </w:t>
        </w:r>
      </w:ins>
      <w:ins w:id="62" w:author="Benton, Deon" w:date="2025-01-22T13:28:00Z" w16du:dateUtc="2025-01-22T19:28:00Z">
        <w:r w:rsidR="0072555F">
          <w:rPr>
            <w:rFonts w:ascii="Times New Roman" w:hAnsi="Times New Roman" w:cs="Times New Roman"/>
            <w:sz w:val="24"/>
            <w:szCs w:val="24"/>
          </w:rPr>
          <w:t>two</w:t>
        </w:r>
      </w:ins>
      <w:ins w:id="63" w:author="Benton, Deon" w:date="2025-01-22T13:27:00Z" w16du:dateUtc="2025-01-22T19:27:00Z">
        <w:r w:rsidR="0072555F">
          <w:rPr>
            <w:rFonts w:ascii="Times New Roman" w:hAnsi="Times New Roman" w:cs="Times New Roman"/>
            <w:sz w:val="24"/>
            <w:szCs w:val="24"/>
          </w:rPr>
          <w:t>fold. First,</w:t>
        </w:r>
      </w:ins>
      <w:r w:rsidR="00BB013C">
        <w:rPr>
          <w:rFonts w:ascii="Times New Roman" w:hAnsi="Times New Roman" w:cs="Times New Roman"/>
          <w:sz w:val="24"/>
          <w:szCs w:val="24"/>
        </w:rPr>
        <w:t xml:space="preserve"> </w:t>
      </w:r>
      <w:ins w:id="64" w:author="Benton, Deon" w:date="2025-01-22T13:27:00Z" w16du:dateUtc="2025-01-22T19:27:00Z">
        <w:r w:rsidR="0072555F">
          <w:rPr>
            <w:rFonts w:ascii="Times New Roman" w:hAnsi="Times New Roman" w:cs="Times New Roman"/>
            <w:sz w:val="24"/>
            <w:szCs w:val="24"/>
          </w:rPr>
          <w:t>it is possible to demonstrate</w:t>
        </w:r>
      </w:ins>
      <w:r w:rsidR="00BB013C">
        <w:rPr>
          <w:rFonts w:ascii="Times New Roman" w:hAnsi="Times New Roman" w:cs="Times New Roman"/>
          <w:sz w:val="24"/>
          <w:szCs w:val="24"/>
        </w:rPr>
        <w:t xml:space="preserve"> the explanatory breadth of the current perspective</w:t>
      </w:r>
      <w:ins w:id="65" w:author="Benton, Deon" w:date="2025-01-22T13:27:00Z" w16du:dateUtc="2025-01-22T19:27:00Z">
        <w:r w:rsidR="0072555F">
          <w:rPr>
            <w:rFonts w:ascii="Times New Roman" w:hAnsi="Times New Roman" w:cs="Times New Roman"/>
            <w:sz w:val="24"/>
            <w:szCs w:val="24"/>
          </w:rPr>
          <w:t xml:space="preserve"> by focusing on different studies. Second,</w:t>
        </w:r>
      </w:ins>
      <w:r w:rsidR="00BB013C">
        <w:rPr>
          <w:rFonts w:ascii="Times New Roman" w:hAnsi="Times New Roman" w:cs="Times New Roman"/>
          <w:sz w:val="24"/>
          <w:szCs w:val="24"/>
        </w:rPr>
        <w:t xml:space="preserve"> </w:t>
      </w:r>
      <w:ins w:id="66" w:author="Benton, Deon" w:date="2025-01-22T13:31:00Z" w16du:dateUtc="2025-01-22T19:31:00Z">
        <w:r w:rsidR="00745CF8">
          <w:rPr>
            <w:rFonts w:ascii="Times New Roman" w:hAnsi="Times New Roman" w:cs="Times New Roman"/>
            <w:sz w:val="24"/>
            <w:szCs w:val="24"/>
          </w:rPr>
          <w:t>it is important to show that stu</w:t>
        </w:r>
      </w:ins>
      <w:ins w:id="67" w:author="Benton, Deon" w:date="2025-01-22T13:32:00Z" w16du:dateUtc="2025-01-22T19:32:00Z">
        <w:r w:rsidR="00745CF8">
          <w:rPr>
            <w:rFonts w:ascii="Times New Roman" w:hAnsi="Times New Roman" w:cs="Times New Roman"/>
            <w:sz w:val="24"/>
            <w:szCs w:val="24"/>
          </w:rPr>
          <w:t>dies that focus on</w:t>
        </w:r>
      </w:ins>
      <w:ins w:id="68" w:author="Benton, Deon" w:date="2025-01-22T13:29:00Z" w16du:dateUtc="2025-01-22T19:29:00Z">
        <w:r w:rsidR="00A92CEF">
          <w:rPr>
            <w:rFonts w:ascii="Times New Roman" w:hAnsi="Times New Roman" w:cs="Times New Roman"/>
            <w:sz w:val="24"/>
            <w:szCs w:val="24"/>
          </w:rPr>
          <w:t xml:space="preserve"> meaningfully different question—for Gergely et al. (1995) the question was whether</w:t>
        </w:r>
      </w:ins>
      <w:ins w:id="69" w:author="Benton, Deon" w:date="2025-01-22T13:30:00Z" w16du:dateUtc="2025-01-22T19:30:00Z">
        <w:r w:rsidR="00A92CEF">
          <w:rPr>
            <w:rFonts w:ascii="Times New Roman" w:hAnsi="Times New Roman" w:cs="Times New Roman"/>
            <w:sz w:val="24"/>
            <w:szCs w:val="24"/>
          </w:rPr>
          <w:t xml:space="preserve"> infants can distinguish efficient and inefficient actions; for Liu and </w:t>
        </w:r>
      </w:ins>
      <w:ins w:id="70" w:author="Benton, Deon" w:date="2025-01-28T12:20:00Z" w16du:dateUtc="2025-01-28T18:20:00Z">
        <w:r w:rsidR="00882B6A">
          <w:rPr>
            <w:rFonts w:ascii="Times New Roman" w:hAnsi="Times New Roman" w:cs="Times New Roman"/>
            <w:sz w:val="24"/>
            <w:szCs w:val="24"/>
          </w:rPr>
          <w:t>Spelke (2017)</w:t>
        </w:r>
      </w:ins>
      <w:ins w:id="71" w:author="Benton, Deon" w:date="2025-01-22T13:30:00Z" w16du:dateUtc="2025-01-22T19:30:00Z">
        <w:r w:rsidR="00A92CEF">
          <w:rPr>
            <w:rFonts w:ascii="Times New Roman" w:hAnsi="Times New Roman" w:cs="Times New Roman"/>
            <w:sz w:val="24"/>
            <w:szCs w:val="24"/>
          </w:rPr>
          <w:t xml:space="preserve"> the question was whether infants </w:t>
        </w:r>
      </w:ins>
      <w:ins w:id="72" w:author="Benton, Deon" w:date="2025-01-28T12:20:00Z" w16du:dateUtc="2025-01-28T18:20:00Z">
        <w:r w:rsidR="00882B6A">
          <w:rPr>
            <w:rFonts w:ascii="Times New Roman" w:hAnsi="Times New Roman" w:cs="Times New Roman"/>
            <w:sz w:val="24"/>
            <w:szCs w:val="24"/>
          </w:rPr>
          <w:t>have a continuous representation of cost</w:t>
        </w:r>
      </w:ins>
      <w:ins w:id="73" w:author="Benton, Deon" w:date="2025-01-22T13:30:00Z" w16du:dateUtc="2025-01-22T19:30:00Z">
        <w:r w:rsidR="00A92CEF">
          <w:rPr>
            <w:rFonts w:ascii="Times New Roman" w:hAnsi="Times New Roman" w:cs="Times New Roman"/>
            <w:sz w:val="24"/>
            <w:szCs w:val="24"/>
          </w:rPr>
          <w:t>—</w:t>
        </w:r>
      </w:ins>
      <w:ins w:id="74" w:author="Benton, Deon" w:date="2025-01-22T13:32:00Z" w16du:dateUtc="2025-01-22T19:32:00Z">
        <w:r w:rsidR="00745CF8">
          <w:rPr>
            <w:rFonts w:ascii="Times New Roman" w:hAnsi="Times New Roman" w:cs="Times New Roman"/>
            <w:sz w:val="24"/>
            <w:szCs w:val="24"/>
          </w:rPr>
          <w:t xml:space="preserve">can be explained by the same underlying mechanism. </w:t>
        </w:r>
        <w:r w:rsidR="00D21B0C">
          <w:rPr>
            <w:rFonts w:ascii="Times New Roman" w:hAnsi="Times New Roman" w:cs="Times New Roman"/>
            <w:sz w:val="24"/>
            <w:szCs w:val="24"/>
          </w:rPr>
          <w:t>The cru</w:t>
        </w:r>
      </w:ins>
      <w:ins w:id="75" w:author="Benton, Deon" w:date="2025-01-24T23:36:00Z" w16du:dateUtc="2025-01-25T05:36:00Z">
        <w:r w:rsidR="00873136">
          <w:rPr>
            <w:rFonts w:ascii="Times New Roman" w:hAnsi="Times New Roman" w:cs="Times New Roman"/>
            <w:sz w:val="24"/>
            <w:szCs w:val="24"/>
          </w:rPr>
          <w:t>x</w:t>
        </w:r>
      </w:ins>
      <w:ins w:id="76" w:author="Benton, Deon" w:date="2025-01-22T13:32:00Z" w16du:dateUtc="2025-01-22T19:32:00Z">
        <w:r w:rsidR="00D21B0C">
          <w:rPr>
            <w:rFonts w:ascii="Times New Roman" w:hAnsi="Times New Roman" w:cs="Times New Roman"/>
            <w:sz w:val="24"/>
            <w:szCs w:val="24"/>
          </w:rPr>
          <w:t xml:space="preserve"> of my argument will be that </w:t>
        </w:r>
      </w:ins>
      <w:r w:rsidR="004C0C81" w:rsidRPr="004C0C81">
        <w:rPr>
          <w:rFonts w:ascii="Times New Roman" w:hAnsi="Times New Roman" w:cs="Times New Roman"/>
          <w:sz w:val="24"/>
          <w:szCs w:val="24"/>
        </w:rPr>
        <w:t>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literature 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w:t>
      </w:r>
      <w:ins w:id="77" w:author="Benton, Deon" w:date="2025-01-22T13:33:00Z" w16du:dateUtc="2025-01-22T19:33:00Z">
        <w:r w:rsidR="00D21B0C">
          <w:rPr>
            <w:rFonts w:ascii="Times New Roman" w:hAnsi="Times New Roman" w:cs="Times New Roman"/>
            <w:sz w:val="24"/>
            <w:szCs w:val="24"/>
          </w:rPr>
          <w:t>A corollary of this is that</w:t>
        </w:r>
      </w:ins>
      <w:r w:rsidRPr="00E85228">
        <w:rPr>
          <w:rFonts w:ascii="Times New Roman" w:hAnsi="Times New Roman" w:cs="Times New Roman"/>
          <w:sz w:val="24"/>
          <w:szCs w:val="24"/>
        </w:rPr>
        <w:t xml:space="preserve"> straight paths in an experimental setting</w:t>
      </w:r>
      <w:ins w:id="78" w:author="Benton, Deon" w:date="2025-01-22T13:33:00Z" w16du:dateUtc="2025-01-22T19:33:00Z">
        <w:r w:rsidR="0069313D">
          <w:rPr>
            <w:rFonts w:ascii="Times New Roman" w:hAnsi="Times New Roman" w:cs="Times New Roman"/>
            <w:sz w:val="24"/>
            <w:szCs w:val="24"/>
          </w:rPr>
          <w:t xml:space="preserve"> should</w:t>
        </w:r>
      </w:ins>
      <w:r w:rsidRPr="00E85228">
        <w:rPr>
          <w:rFonts w:ascii="Times New Roman" w:hAnsi="Times New Roman" w:cs="Times New Roman"/>
          <w:sz w:val="24"/>
          <w:szCs w:val="24"/>
        </w:rPr>
        <w:t xml:space="preserve"> evoke less looking time than less familiar curved paths. </w:t>
      </w:r>
    </w:p>
    <w:p w14:paraId="7B8A39A4" w14:textId="7B2B7358"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However, this alone cannot explain why infants’ responses to efficient versus inefficient actions</w:t>
      </w:r>
      <w:ins w:id="79" w:author="Benton, Deon" w:date="2025-01-22T13:33:00Z" w16du:dateUtc="2025-01-22T19:33:00Z">
        <w:r w:rsidR="0069313D">
          <w:rPr>
            <w:rFonts w:ascii="Times New Roman" w:hAnsi="Times New Roman" w:cs="Times New Roman"/>
            <w:sz w:val="24"/>
            <w:szCs w:val="24"/>
          </w:rPr>
          <w:t xml:space="preserve"> seem to</w:t>
        </w:r>
      </w:ins>
      <w:r w:rsidRPr="00E85228">
        <w:rPr>
          <w:rFonts w:ascii="Times New Roman" w:hAnsi="Times New Roman" w:cs="Times New Roman"/>
          <w:sz w:val="24"/>
          <w:szCs w:val="24"/>
        </w:rPr>
        <w:t xml:space="preserve"> depend on the nature of their habituation experience. Specifically, infants respond differently when jumping or reaching actions occur over a barrier versus when the barrier </w:t>
      </w:r>
      <w:ins w:id="80" w:author="Benton, Deon" w:date="2025-01-22T13:34:00Z" w16du:dateUtc="2025-01-22T19:34:00Z">
        <w:r w:rsidR="0069313D">
          <w:rPr>
            <w:rFonts w:ascii="Times New Roman" w:hAnsi="Times New Roman" w:cs="Times New Roman"/>
            <w:sz w:val="24"/>
            <w:szCs w:val="24"/>
          </w:rPr>
          <w:t>is absent or off to the side</w:t>
        </w:r>
      </w:ins>
      <w:r w:rsidRPr="00E85228">
        <w:rPr>
          <w:rFonts w:ascii="Times New Roman" w:hAnsi="Times New Roman" w:cs="Times New Roman"/>
          <w:sz w:val="24"/>
          <w:szCs w:val="24"/>
        </w:rPr>
        <w:t xml:space="preserve">. Thus, I suggest a second factor: infants’ </w:t>
      </w:r>
      <w:r w:rsidR="00B70316">
        <w:rPr>
          <w:rFonts w:ascii="Times New Roman" w:hAnsi="Times New Roman" w:cs="Times New Roman"/>
          <w:sz w:val="24"/>
          <w:szCs w:val="24"/>
        </w:rPr>
        <w:t xml:space="preserve">online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xml:space="preserve">, whereby motion trajectories become </w:t>
      </w:r>
      <w:ins w:id="81" w:author="Benton, Deon" w:date="2025-01-22T13:35:00Z" w16du:dateUtc="2025-01-22T19:35:00Z">
        <w:r w:rsidR="001A3E75">
          <w:rPr>
            <w:rFonts w:ascii="Times New Roman" w:hAnsi="Times New Roman" w:cs="Times New Roman"/>
            <w:sz w:val="24"/>
            <w:szCs w:val="24"/>
          </w:rPr>
          <w:t>“</w:t>
        </w:r>
      </w:ins>
      <w:r w:rsidRPr="00E85228">
        <w:rPr>
          <w:rFonts w:ascii="Times New Roman" w:hAnsi="Times New Roman" w:cs="Times New Roman"/>
          <w:sz w:val="24"/>
          <w:szCs w:val="24"/>
        </w:rPr>
        <w:t>linked</w:t>
      </w:r>
      <w:ins w:id="82" w:author="Benton, Deon" w:date="2025-01-22T13:35:00Z" w16du:dateUtc="2025-01-22T19:35:00Z">
        <w:r w:rsidR="001A3E75">
          <w:rPr>
            <w:rFonts w:ascii="Times New Roman" w:hAnsi="Times New Roman" w:cs="Times New Roman"/>
            <w:sz w:val="24"/>
            <w:szCs w:val="24"/>
          </w:rPr>
          <w:t>”</w:t>
        </w:r>
      </w:ins>
      <w:r w:rsidRPr="00E85228">
        <w:rPr>
          <w:rFonts w:ascii="Times New Roman" w:hAnsi="Times New Roman" w:cs="Times New Roman"/>
          <w:sz w:val="24"/>
          <w:szCs w:val="24"/>
        </w:rPr>
        <w:t xml:space="preserve"> with barriers through repeated pairings.</w:t>
      </w:r>
      <w:ins w:id="83" w:author="Benton, Deon" w:date="2025-01-22T13:35:00Z" w16du:dateUtc="2025-01-22T19:35:00Z">
        <w:r w:rsidR="001A3E75">
          <w:rPr>
            <w:rFonts w:ascii="Times New Roman" w:hAnsi="Times New Roman" w:cs="Times New Roman"/>
            <w:sz w:val="24"/>
            <w:szCs w:val="24"/>
          </w:rPr>
          <w:t xml:space="preserve"> This linking may be particularly strong</w:t>
        </w:r>
      </w:ins>
      <w:r w:rsidRPr="00E85228">
        <w:rPr>
          <w:rFonts w:ascii="Times New Roman" w:hAnsi="Times New Roman" w:cs="Times New Roman"/>
          <w:sz w:val="24"/>
          <w:szCs w:val="24"/>
        </w:rPr>
        <w:t xml:space="preserve"> 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ins w:id="84" w:author="Benton, Deon" w:date="2025-01-22T13:36:00Z" w16du:dateUtc="2025-01-22T19:36:00Z">
        <w:r w:rsidR="001A3E75">
          <w:rPr>
            <w:rFonts w:ascii="Times New Roman" w:hAnsi="Times New Roman" w:cs="Times New Roman"/>
            <w:sz w:val="24"/>
            <w:szCs w:val="24"/>
          </w:rPr>
          <w:t xml:space="preserve">. This may have two consequences. First, </w:t>
        </w:r>
      </w:ins>
      <w:ins w:id="85" w:author="Benton, Deon" w:date="2025-01-22T13:37:00Z" w16du:dateUtc="2025-01-22T19:37:00Z">
        <w:r w:rsidR="001A3E75">
          <w:rPr>
            <w:rFonts w:ascii="Times New Roman" w:hAnsi="Times New Roman" w:cs="Times New Roman"/>
            <w:sz w:val="24"/>
            <w:szCs w:val="24"/>
          </w:rPr>
          <w:t>it makes the</w:t>
        </w:r>
        <w:r w:rsidR="001A3E75" w:rsidRPr="00E85228">
          <w:rPr>
            <w:rFonts w:ascii="Times New Roman" w:hAnsi="Times New Roman" w:cs="Times New Roman"/>
            <w:sz w:val="24"/>
            <w:szCs w:val="24"/>
          </w:rPr>
          <w:t xml:space="preserve"> </w:t>
        </w:r>
      </w:ins>
      <w:r w:rsidRPr="00E85228">
        <w:rPr>
          <w:rFonts w:ascii="Times New Roman" w:hAnsi="Times New Roman" w:cs="Times New Roman"/>
          <w:sz w:val="24"/>
          <w:szCs w:val="24"/>
        </w:rPr>
        <w:t xml:space="preserve">barrier </w:t>
      </w:r>
      <w:ins w:id="86" w:author="Benton, Deon" w:date="2025-01-22T13:37:00Z" w16du:dateUtc="2025-01-22T19:37:00Z">
        <w:r w:rsidR="009A76BA">
          <w:rPr>
            <w:rFonts w:ascii="Times New Roman" w:hAnsi="Times New Roman" w:cs="Times New Roman"/>
            <w:sz w:val="24"/>
            <w:szCs w:val="24"/>
          </w:rPr>
          <w:t xml:space="preserve">visually </w:t>
        </w:r>
      </w:ins>
      <w:r w:rsidRPr="00E85228">
        <w:rPr>
          <w:rFonts w:ascii="Times New Roman" w:hAnsi="Times New Roman" w:cs="Times New Roman"/>
          <w:sz w:val="24"/>
          <w:szCs w:val="24"/>
        </w:rPr>
        <w:t>more salient</w:t>
      </w:r>
      <w:r>
        <w:rPr>
          <w:rFonts w:ascii="Times New Roman" w:hAnsi="Times New Roman" w:cs="Times New Roman"/>
          <w:sz w:val="24"/>
          <w:szCs w:val="24"/>
        </w:rPr>
        <w:t>.</w:t>
      </w:r>
      <w:ins w:id="87" w:author="Benton, Deon" w:date="2025-01-22T13:37:00Z" w16du:dateUtc="2025-01-22T19:37:00Z">
        <w:r w:rsidR="001A3E75">
          <w:rPr>
            <w:rFonts w:ascii="Times New Roman" w:hAnsi="Times New Roman" w:cs="Times New Roman"/>
            <w:sz w:val="24"/>
            <w:szCs w:val="24"/>
          </w:rPr>
          <w:t xml:space="preserve"> Second, </w:t>
        </w:r>
        <w:r w:rsidR="009A76BA">
          <w:rPr>
            <w:rFonts w:ascii="Times New Roman" w:hAnsi="Times New Roman" w:cs="Times New Roman"/>
            <w:sz w:val="24"/>
            <w:szCs w:val="24"/>
          </w:rPr>
          <w:t xml:space="preserve">this </w:t>
        </w:r>
      </w:ins>
      <w:r w:rsidRPr="00E85228">
        <w:rPr>
          <w:rFonts w:ascii="Times New Roman" w:hAnsi="Times New Roman" w:cs="Times New Roman"/>
          <w:sz w:val="24"/>
          <w:szCs w:val="24"/>
        </w:rPr>
        <w:t xml:space="preserve">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w:t>
      </w:r>
      <w:ins w:id="88" w:author="Benton, Deon" w:date="2025-01-22T13:38:00Z" w16du:dateUtc="2025-01-22T19:38:00Z">
        <w:r w:rsidR="009A76BA">
          <w:rPr>
            <w:rFonts w:ascii="Times New Roman" w:hAnsi="Times New Roman" w:cs="Times New Roman"/>
            <w:sz w:val="24"/>
            <w:szCs w:val="24"/>
          </w:rPr>
          <w:t xml:space="preserve"> This is because</w:t>
        </w:r>
      </w:ins>
      <w:r w:rsidRPr="00E85228">
        <w:rPr>
          <w:rFonts w:ascii="Times New Roman" w:hAnsi="Times New Roman" w:cs="Times New Roman"/>
          <w:sz w:val="24"/>
          <w:szCs w:val="24"/>
        </w:rPr>
        <w:t xml:space="preserve"> </w:t>
      </w:r>
      <w:ins w:id="89" w:author="Benton, Deon" w:date="2025-01-22T13:38:00Z" w16du:dateUtc="2025-01-22T19:38:00Z">
        <w:r w:rsidR="009A76BA">
          <w:rPr>
            <w:rFonts w:ascii="Times New Roman" w:hAnsi="Times New Roman" w:cs="Times New Roman"/>
            <w:sz w:val="24"/>
            <w:szCs w:val="24"/>
          </w:rPr>
          <w:t>i</w:t>
        </w:r>
      </w:ins>
      <w:r w:rsidRPr="00E85228">
        <w:rPr>
          <w:rFonts w:ascii="Times New Roman" w:hAnsi="Times New Roman" w:cs="Times New Roman"/>
          <w:sz w:val="24"/>
          <w:szCs w:val="24"/>
        </w:rPr>
        <w:t xml:space="preserve">nfants must first fixate on the region depicting the jumping action and then physically shift their gaze to the barrier, which lies to the side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51E3CBF3"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w:t>
      </w:r>
      <w:del w:id="90" w:author="Benton, Deon" w:date="2025-01-22T13:39:00Z" w16du:dateUtc="2025-01-22T19:39:00Z">
        <w:r w:rsidRPr="00E85228" w:rsidDel="00EB11F9">
          <w:rPr>
            <w:rFonts w:ascii="Times New Roman" w:hAnsi="Times New Roman" w:cs="Times New Roman"/>
            <w:sz w:val="24"/>
            <w:szCs w:val="24"/>
          </w:rPr>
          <w:delText>the spotlight effect</w:delText>
        </w:r>
      </w:del>
      <w:ins w:id="91" w:author="Benton, Deon" w:date="2025-01-22T13:39:00Z" w16du:dateUtc="2025-01-22T19:39:00Z">
        <w:r w:rsidR="00EB11F9">
          <w:rPr>
            <w:rFonts w:ascii="Times New Roman" w:hAnsi="Times New Roman" w:cs="Times New Roman"/>
            <w:sz w:val="24"/>
            <w:szCs w:val="24"/>
          </w:rPr>
          <w:t>its heightened salience</w:t>
        </w:r>
      </w:ins>
      <w:r w:rsidRPr="00E85228">
        <w:rPr>
          <w:rFonts w:ascii="Times New Roman" w:hAnsi="Times New Roman" w:cs="Times New Roman"/>
          <w:sz w:val="24"/>
          <w:szCs w:val="24"/>
        </w:rPr>
        <w: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w:t>
      </w:r>
      <w:r w:rsidRPr="00E85228">
        <w:rPr>
          <w:rFonts w:ascii="Times New Roman" w:hAnsi="Times New Roman" w:cs="Times New Roman"/>
          <w:sz w:val="24"/>
          <w:szCs w:val="24"/>
        </w:rPr>
        <w:lastRenderedPageBreak/>
        <w:t xml:space="preserve">motion path (the so-called "efficient" action), only </w:t>
      </w:r>
      <w:r>
        <w:rPr>
          <w:rFonts w:ascii="Times New Roman" w:hAnsi="Times New Roman" w:cs="Times New Roman"/>
          <w:sz w:val="24"/>
          <w:szCs w:val="24"/>
        </w:rPr>
        <w:t>the infants in the experimental condition 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46F0FB0C" w14:textId="267050CD" w:rsidR="00F427F3" w:rsidRDefault="00766F20" w:rsidP="00766F20">
      <w:pPr>
        <w:rPr>
          <w:ins w:id="92" w:author="Benton, Deon" w:date="2025-01-24T16:05:00Z" w16du:dateUtc="2025-01-24T22:05:00Z"/>
          <w:rFonts w:ascii="Times New Roman" w:hAnsi="Times New Roman" w:cs="Times New Roman"/>
          <w:sz w:val="24"/>
          <w:szCs w:val="24"/>
        </w:rPr>
      </w:pPr>
      <w:r w:rsidRPr="00766F20">
        <w:rPr>
          <w:rFonts w:ascii="Times New Roman" w:hAnsi="Times New Roman" w:cs="Times New Roman"/>
          <w:sz w:val="24"/>
          <w:szCs w:val="24"/>
        </w:rPr>
        <w:t xml:space="preserve">I will further argue that this </w:t>
      </w:r>
      <w:ins w:id="93" w:author="Benton, Deon" w:date="2025-01-22T13:40:00Z" w16du:dateUtc="2025-01-22T19:40:00Z">
        <w:r w:rsidR="00EB11F9">
          <w:rPr>
            <w:rFonts w:ascii="Times New Roman" w:hAnsi="Times New Roman" w:cs="Times New Roman"/>
            <w:sz w:val="24"/>
            <w:szCs w:val="24"/>
          </w:rPr>
          <w:t>same “heighted salience” account</w:t>
        </w:r>
      </w:ins>
      <w:r w:rsidRPr="00766F20">
        <w:rPr>
          <w:rFonts w:ascii="Times New Roman" w:hAnsi="Times New Roman" w:cs="Times New Roman"/>
          <w:sz w:val="24"/>
          <w:szCs w:val="24"/>
        </w:rPr>
        <w:t xml:space="preserve"> </w:t>
      </w:r>
      <w:ins w:id="94" w:author="Benton, Deon" w:date="2025-01-22T13:47:00Z" w16du:dateUtc="2025-01-22T19:47:00Z">
        <w:r w:rsidR="008D10FE">
          <w:rPr>
            <w:rFonts w:ascii="Times New Roman" w:hAnsi="Times New Roman" w:cs="Times New Roman"/>
            <w:sz w:val="24"/>
            <w:szCs w:val="24"/>
          </w:rPr>
          <w:t>can explain</w:t>
        </w:r>
      </w:ins>
      <w:r w:rsidRPr="00766F20">
        <w:rPr>
          <w:rFonts w:ascii="Times New Roman" w:hAnsi="Times New Roman" w:cs="Times New Roman"/>
          <w:sz w:val="24"/>
          <w:szCs w:val="24"/>
        </w:rPr>
        <w:t xml:space="preserve"> why 3-month-old infants in Liu et al. (2019) only differentiated between efficient and inefficient actions when those actions were causal. Specifically, the repeated state change of the ball by the hand </w:t>
      </w:r>
      <w:r>
        <w:rPr>
          <w:rFonts w:ascii="Times New Roman" w:hAnsi="Times New Roman" w:cs="Times New Roman"/>
          <w:sz w:val="24"/>
          <w:szCs w:val="24"/>
        </w:rPr>
        <w:t xml:space="preserve">may have </w:t>
      </w:r>
      <w:r w:rsidRPr="00766F20">
        <w:rPr>
          <w:rFonts w:ascii="Times New Roman" w:hAnsi="Times New Roman" w:cs="Times New Roman"/>
          <w:sz w:val="24"/>
          <w:szCs w:val="24"/>
        </w:rPr>
        <w:t>highlighted</w:t>
      </w:r>
      <w:r>
        <w:rPr>
          <w:rFonts w:ascii="Times New Roman" w:hAnsi="Times New Roman" w:cs="Times New Roman"/>
          <w:sz w:val="24"/>
          <w:szCs w:val="24"/>
        </w:rPr>
        <w:t xml:space="preserve"> or made salient</w:t>
      </w:r>
      <w:r w:rsidRPr="00766F20">
        <w:rPr>
          <w:rFonts w:ascii="Times New Roman" w:hAnsi="Times New Roman" w:cs="Times New Roman"/>
          <w:sz w:val="24"/>
          <w:szCs w:val="24"/>
        </w:rPr>
        <w:t xml:space="preserve"> the link between the curvilinear motion trajectory of the reach and the barrier</w:t>
      </w:r>
      <w:r>
        <w:rPr>
          <w:rFonts w:ascii="Times New Roman" w:hAnsi="Times New Roman" w:cs="Times New Roman"/>
          <w:sz w:val="24"/>
          <w:szCs w:val="24"/>
        </w:rPr>
        <w:t>. This increase in salience, in turn, may have increased the likelihood that infants formed an association between the curved trajectory and the barrier in the causal condition than in the noncausal condition</w:t>
      </w:r>
      <w:r w:rsidRPr="00766F20">
        <w:rPr>
          <w:rFonts w:ascii="Times New Roman" w:hAnsi="Times New Roman" w:cs="Times New Roman"/>
          <w:sz w:val="24"/>
          <w:szCs w:val="24"/>
        </w:rPr>
        <w:t xml:space="preserve">. I will suggest that Liu et al.’s findings had little to do with something inherently special about causality. </w:t>
      </w:r>
    </w:p>
    <w:p w14:paraId="3C0D073D" w14:textId="77777777" w:rsidR="006F5C3D" w:rsidRDefault="006F5C3D" w:rsidP="00766F20">
      <w:pPr>
        <w:rPr>
          <w:ins w:id="95" w:author="Benton, Deon" w:date="2025-01-24T16:05:00Z" w16du:dateUtc="2025-01-24T22:05:00Z"/>
          <w:rFonts w:ascii="Times New Roman" w:hAnsi="Times New Roman" w:cs="Times New Roman"/>
          <w:sz w:val="24"/>
          <w:szCs w:val="24"/>
        </w:rPr>
      </w:pPr>
    </w:p>
    <w:p w14:paraId="65580B6D" w14:textId="2DE28BAA" w:rsidR="006F5C3D" w:rsidRPr="000F4CCD" w:rsidRDefault="006F5C3D" w:rsidP="00766F20">
      <w:pPr>
        <w:rPr>
          <w:rFonts w:ascii="Times New Roman" w:hAnsi="Times New Roman" w:cs="Times New Roman"/>
          <w:b/>
          <w:bCs/>
          <w:sz w:val="24"/>
          <w:szCs w:val="24"/>
        </w:rPr>
      </w:pPr>
      <w:ins w:id="96" w:author="Benton, Deon" w:date="2025-01-24T16:05:00Z" w16du:dateUtc="2025-01-24T22:05:00Z">
        <w:r>
          <w:rPr>
            <w:rFonts w:ascii="Times New Roman" w:hAnsi="Times New Roman" w:cs="Times New Roman"/>
            <w:b/>
            <w:bCs/>
            <w:sz w:val="24"/>
            <w:szCs w:val="24"/>
          </w:rPr>
          <w:t>Preliminary Simulations</w:t>
        </w:r>
      </w:ins>
    </w:p>
    <w:p w14:paraId="59DA2B88" w14:textId="77777777" w:rsidR="00634329" w:rsidRDefault="00634329" w:rsidP="00766F20">
      <w:pPr>
        <w:rPr>
          <w:ins w:id="97" w:author="Benton, Deon" w:date="2025-01-22T13:48:00Z" w16du:dateUtc="2025-01-22T19:48:00Z"/>
          <w:rFonts w:ascii="Times New Roman" w:hAnsi="Times New Roman" w:cs="Times New Roman"/>
          <w:sz w:val="24"/>
          <w:szCs w:val="24"/>
        </w:rPr>
      </w:pPr>
    </w:p>
    <w:tbl>
      <w:tblPr>
        <w:tblStyle w:val="TableGrid"/>
        <w:tblpPr w:leftFromText="180" w:rightFromText="180" w:vertAnchor="text" w:horzAnchor="page" w:tblpX="1891"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996FE9" w14:paraId="63C9F795" w14:textId="77777777" w:rsidTr="00634329">
        <w:trPr>
          <w:trHeight w:val="3863"/>
        </w:trPr>
        <w:tc>
          <w:tcPr>
            <w:tcW w:w="8075" w:type="dxa"/>
          </w:tcPr>
          <w:p w14:paraId="31E3FA24" w14:textId="77777777" w:rsidR="00634329" w:rsidRDefault="00996FE9" w:rsidP="00634329">
            <w:pPr>
              <w:keepNext/>
            </w:pPr>
            <w:r>
              <w:rPr>
                <w:rFonts w:ascii="Times New Roman" w:eastAsia="Times New Roman" w:hAnsi="Times New Roman" w:cs="Times New Roman"/>
                <w:noProof/>
                <w:sz w:val="24"/>
                <w:szCs w:val="24"/>
              </w:rPr>
              <w:drawing>
                <wp:inline distT="0" distB="0" distL="0" distR="0" wp14:anchorId="562C0D75" wp14:editId="7D7CA92B">
                  <wp:extent cx="3810000" cy="3373641"/>
                  <wp:effectExtent l="0" t="0" r="0" b="0"/>
                  <wp:docPr id="820767424" name="Picture 1" descr="A diagram of a diagram of a output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7424" name="Picture 1" descr="A diagram of a diagram of a output lay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7214" cy="3388883"/>
                          </a:xfrm>
                          <a:prstGeom prst="rect">
                            <a:avLst/>
                          </a:prstGeom>
                        </pic:spPr>
                      </pic:pic>
                    </a:graphicData>
                  </a:graphic>
                </wp:inline>
              </w:drawing>
            </w:r>
          </w:p>
          <w:p w14:paraId="69B870BD" w14:textId="4A09DC90" w:rsidR="00996FE9" w:rsidRPr="00634329" w:rsidRDefault="00634329" w:rsidP="00634329">
            <w:pPr>
              <w:pStyle w:val="Caption"/>
              <w:rPr>
                <w:rFonts w:ascii="Times New Roman" w:eastAsia="Times New Roman" w:hAnsi="Times New Roman" w:cs="Times New Roman"/>
                <w:i w:val="0"/>
                <w:iCs w:val="0"/>
                <w:sz w:val="20"/>
                <w:szCs w:val="20"/>
              </w:rPr>
            </w:pPr>
            <w:r w:rsidRPr="00634329">
              <w:rPr>
                <w:rFonts w:ascii="Times New Roman" w:hAnsi="Times New Roman" w:cs="Times New Roman"/>
                <w:i w:val="0"/>
                <w:iCs w:val="0"/>
                <w:color w:val="000000" w:themeColor="text1"/>
                <w:sz w:val="20"/>
                <w:szCs w:val="20"/>
              </w:rPr>
              <w:t xml:space="preserve">Figure </w:t>
            </w:r>
            <w:r w:rsidRPr="00634329">
              <w:rPr>
                <w:rFonts w:ascii="Times New Roman" w:hAnsi="Times New Roman" w:cs="Times New Roman"/>
                <w:i w:val="0"/>
                <w:iCs w:val="0"/>
                <w:color w:val="000000" w:themeColor="text1"/>
                <w:sz w:val="20"/>
                <w:szCs w:val="20"/>
              </w:rPr>
              <w:fldChar w:fldCharType="begin"/>
            </w:r>
            <w:r w:rsidRPr="00634329">
              <w:rPr>
                <w:rFonts w:ascii="Times New Roman" w:hAnsi="Times New Roman" w:cs="Times New Roman"/>
                <w:i w:val="0"/>
                <w:iCs w:val="0"/>
                <w:color w:val="000000" w:themeColor="text1"/>
                <w:sz w:val="20"/>
                <w:szCs w:val="20"/>
              </w:rPr>
              <w:instrText xml:space="preserve"> SEQ Figure \* ARABIC </w:instrText>
            </w:r>
            <w:r w:rsidRPr="00634329">
              <w:rPr>
                <w:rFonts w:ascii="Times New Roman" w:hAnsi="Times New Roman" w:cs="Times New Roman"/>
                <w:i w:val="0"/>
                <w:iCs w:val="0"/>
                <w:color w:val="000000" w:themeColor="text1"/>
                <w:sz w:val="20"/>
                <w:szCs w:val="20"/>
              </w:rPr>
              <w:fldChar w:fldCharType="separate"/>
            </w:r>
            <w:r w:rsidR="003818F9">
              <w:rPr>
                <w:rFonts w:ascii="Times New Roman" w:hAnsi="Times New Roman" w:cs="Times New Roman"/>
                <w:i w:val="0"/>
                <w:iCs w:val="0"/>
                <w:noProof/>
                <w:color w:val="000000" w:themeColor="text1"/>
                <w:sz w:val="20"/>
                <w:szCs w:val="20"/>
              </w:rPr>
              <w:t>1</w:t>
            </w:r>
            <w:r w:rsidRPr="00634329">
              <w:rPr>
                <w:rFonts w:ascii="Times New Roman" w:hAnsi="Times New Roman" w:cs="Times New Roman"/>
                <w:i w:val="0"/>
                <w:iCs w:val="0"/>
                <w:color w:val="000000" w:themeColor="text1"/>
                <w:sz w:val="20"/>
                <w:szCs w:val="20"/>
              </w:rPr>
              <w:fldChar w:fldCharType="end"/>
            </w:r>
            <w:r w:rsidRPr="00634329">
              <w:rPr>
                <w:rFonts w:ascii="Times New Roman" w:hAnsi="Times New Roman" w:cs="Times New Roman"/>
                <w:i w:val="0"/>
                <w:iCs w:val="0"/>
                <w:color w:val="000000" w:themeColor="text1"/>
                <w:sz w:val="20"/>
                <w:szCs w:val="20"/>
              </w:rPr>
              <w:t xml:space="preserve">. </w:t>
            </w:r>
            <w:r w:rsidRPr="00634329">
              <w:rPr>
                <w:rFonts w:ascii="Times New Roman" w:eastAsia="Times New Roman" w:hAnsi="Times New Roman" w:cs="Times New Roman"/>
                <w:i w:val="0"/>
                <w:iCs w:val="0"/>
                <w:color w:val="000000" w:themeColor="text1"/>
                <w:sz w:val="20"/>
                <w:szCs w:val="20"/>
              </w:rPr>
              <w:t xml:space="preserve"> Schematic of an untrained model used. The model architecture for </w:t>
            </w:r>
            <w:r w:rsidR="00C73502">
              <w:rPr>
                <w:rFonts w:ascii="Times New Roman" w:eastAsia="Times New Roman" w:hAnsi="Times New Roman" w:cs="Times New Roman"/>
                <w:i w:val="0"/>
                <w:iCs w:val="0"/>
                <w:color w:val="000000" w:themeColor="text1"/>
                <w:sz w:val="20"/>
                <w:szCs w:val="20"/>
              </w:rPr>
              <w:t>the model used in the simulations of Liu et al. (1995) was identical except that fewer hidden units were used.</w:t>
            </w:r>
            <w:r w:rsidRPr="00634329">
              <w:rPr>
                <w:rFonts w:ascii="Times New Roman" w:eastAsia="Times New Roman" w:hAnsi="Times New Roman" w:cs="Times New Roman"/>
                <w:i w:val="0"/>
                <w:iCs w:val="0"/>
                <w:color w:val="000000" w:themeColor="text1"/>
                <w:sz w:val="20"/>
                <w:szCs w:val="20"/>
              </w:rPr>
              <w:t xml:space="preserve"> </w:t>
            </w:r>
          </w:p>
        </w:tc>
      </w:tr>
    </w:tbl>
    <w:p w14:paraId="3878D658" w14:textId="77777777" w:rsidR="00996FE9" w:rsidRDefault="00996FE9" w:rsidP="00766F20">
      <w:pPr>
        <w:rPr>
          <w:rFonts w:ascii="Times New Roman" w:hAnsi="Times New Roman" w:cs="Times New Roman"/>
          <w:sz w:val="24"/>
          <w:szCs w:val="24"/>
        </w:rPr>
      </w:pPr>
    </w:p>
    <w:p w14:paraId="659C88C7" w14:textId="77777777" w:rsidR="00996FE9" w:rsidRDefault="00996FE9" w:rsidP="00766F20">
      <w:pPr>
        <w:rPr>
          <w:rFonts w:ascii="Times New Roman" w:hAnsi="Times New Roman" w:cs="Times New Roman"/>
          <w:sz w:val="24"/>
          <w:szCs w:val="24"/>
        </w:rPr>
      </w:pPr>
    </w:p>
    <w:p w14:paraId="65330D35" w14:textId="77777777" w:rsidR="00996FE9" w:rsidRDefault="00996FE9" w:rsidP="00766F20">
      <w:pPr>
        <w:rPr>
          <w:rFonts w:ascii="Times New Roman" w:hAnsi="Times New Roman" w:cs="Times New Roman"/>
          <w:sz w:val="24"/>
          <w:szCs w:val="24"/>
        </w:rPr>
      </w:pPr>
    </w:p>
    <w:p w14:paraId="55FAAE21" w14:textId="77777777" w:rsidR="00996FE9" w:rsidRDefault="00996FE9" w:rsidP="00766F20">
      <w:pPr>
        <w:rPr>
          <w:rFonts w:ascii="Times New Roman" w:hAnsi="Times New Roman" w:cs="Times New Roman"/>
          <w:sz w:val="24"/>
          <w:szCs w:val="24"/>
        </w:rPr>
      </w:pPr>
    </w:p>
    <w:p w14:paraId="7BC1FD28" w14:textId="77777777" w:rsidR="00996FE9" w:rsidRDefault="00996FE9" w:rsidP="00766F20">
      <w:pPr>
        <w:rPr>
          <w:rFonts w:ascii="Times New Roman" w:hAnsi="Times New Roman" w:cs="Times New Roman"/>
          <w:sz w:val="24"/>
          <w:szCs w:val="24"/>
        </w:rPr>
      </w:pPr>
    </w:p>
    <w:p w14:paraId="71784735" w14:textId="77777777" w:rsidR="00996FE9" w:rsidRDefault="00996FE9" w:rsidP="00766F20">
      <w:pPr>
        <w:rPr>
          <w:rFonts w:ascii="Times New Roman" w:hAnsi="Times New Roman" w:cs="Times New Roman"/>
          <w:sz w:val="24"/>
          <w:szCs w:val="24"/>
        </w:rPr>
      </w:pPr>
    </w:p>
    <w:p w14:paraId="48A062E7" w14:textId="77777777" w:rsidR="00996FE9" w:rsidRDefault="00996FE9" w:rsidP="00766F20">
      <w:pPr>
        <w:rPr>
          <w:rFonts w:ascii="Times New Roman" w:hAnsi="Times New Roman" w:cs="Times New Roman"/>
          <w:sz w:val="24"/>
          <w:szCs w:val="24"/>
        </w:rPr>
      </w:pPr>
    </w:p>
    <w:p w14:paraId="593DD686" w14:textId="77777777" w:rsidR="00996FE9" w:rsidRDefault="00996FE9" w:rsidP="00766F20">
      <w:pPr>
        <w:rPr>
          <w:rFonts w:ascii="Times New Roman" w:hAnsi="Times New Roman" w:cs="Times New Roman"/>
          <w:sz w:val="24"/>
          <w:szCs w:val="24"/>
        </w:rPr>
      </w:pPr>
    </w:p>
    <w:p w14:paraId="733BD612" w14:textId="77777777" w:rsidR="00996FE9" w:rsidRDefault="00996FE9" w:rsidP="00766F20">
      <w:pPr>
        <w:rPr>
          <w:rFonts w:ascii="Times New Roman" w:hAnsi="Times New Roman" w:cs="Times New Roman"/>
          <w:sz w:val="24"/>
          <w:szCs w:val="24"/>
        </w:rPr>
      </w:pPr>
    </w:p>
    <w:p w14:paraId="15A2B7FD" w14:textId="77777777" w:rsidR="00996FE9" w:rsidRDefault="00996FE9" w:rsidP="00766F20">
      <w:pPr>
        <w:rPr>
          <w:rFonts w:ascii="Times New Roman" w:hAnsi="Times New Roman" w:cs="Times New Roman"/>
          <w:sz w:val="24"/>
          <w:szCs w:val="24"/>
        </w:rPr>
      </w:pPr>
    </w:p>
    <w:p w14:paraId="0B2AAFF0" w14:textId="77777777" w:rsidR="00996FE9" w:rsidRDefault="00996FE9" w:rsidP="00766F20">
      <w:pPr>
        <w:rPr>
          <w:rFonts w:ascii="Times New Roman" w:hAnsi="Times New Roman" w:cs="Times New Roman"/>
          <w:sz w:val="24"/>
          <w:szCs w:val="24"/>
        </w:rPr>
      </w:pPr>
    </w:p>
    <w:p w14:paraId="564678D0" w14:textId="77777777" w:rsidR="00996FE9" w:rsidRDefault="00996FE9" w:rsidP="00766F20">
      <w:pPr>
        <w:rPr>
          <w:rFonts w:ascii="Times New Roman" w:hAnsi="Times New Roman" w:cs="Times New Roman"/>
          <w:sz w:val="24"/>
          <w:szCs w:val="24"/>
        </w:rPr>
      </w:pPr>
    </w:p>
    <w:p w14:paraId="3E6958B6" w14:textId="77777777" w:rsidR="00634329" w:rsidRDefault="00634329" w:rsidP="00766F20">
      <w:pPr>
        <w:rPr>
          <w:rFonts w:ascii="Times New Roman" w:hAnsi="Times New Roman" w:cs="Times New Roman"/>
          <w:sz w:val="24"/>
          <w:szCs w:val="24"/>
        </w:rPr>
      </w:pPr>
    </w:p>
    <w:p w14:paraId="77E14E5F" w14:textId="09ADD27A" w:rsidR="00996FE9" w:rsidRDefault="00770BFE" w:rsidP="00766F20">
      <w:pPr>
        <w:rPr>
          <w:ins w:id="98" w:author="Benton, Deon" w:date="2025-01-22T14:03:00Z" w16du:dateUtc="2025-01-22T20:03:00Z"/>
          <w:rFonts w:ascii="Times New Roman" w:eastAsia="Times New Roman" w:hAnsi="Times New Roman" w:cs="Times New Roman"/>
          <w:sz w:val="24"/>
          <w:szCs w:val="24"/>
        </w:rPr>
      </w:pPr>
      <w:ins w:id="99" w:author="Benton, Deon" w:date="2025-01-22T13:48:00Z" w16du:dateUtc="2025-01-22T19:48:00Z">
        <w:r>
          <w:rPr>
            <w:rFonts w:ascii="Times New Roman" w:hAnsi="Times New Roman" w:cs="Times New Roman"/>
            <w:sz w:val="24"/>
            <w:szCs w:val="24"/>
          </w:rPr>
          <w:t xml:space="preserve">To demonstrate the viability of this </w:t>
        </w:r>
      </w:ins>
      <w:ins w:id="100" w:author="Benton, Deon" w:date="2025-01-24T09:42:00Z" w16du:dateUtc="2025-01-24T15:42:00Z">
        <w:r w:rsidR="009533F1">
          <w:rPr>
            <w:rFonts w:ascii="Times New Roman" w:hAnsi="Times New Roman" w:cs="Times New Roman"/>
            <w:sz w:val="24"/>
            <w:szCs w:val="24"/>
          </w:rPr>
          <w:t xml:space="preserve">alternative </w:t>
        </w:r>
        <w:r w:rsidR="00F53D25">
          <w:rPr>
            <w:rFonts w:ascii="Times New Roman" w:hAnsi="Times New Roman" w:cs="Times New Roman"/>
            <w:sz w:val="24"/>
            <w:szCs w:val="24"/>
          </w:rPr>
          <w:t xml:space="preserve">mechanistic </w:t>
        </w:r>
      </w:ins>
      <w:ins w:id="101" w:author="Benton, Deon" w:date="2025-01-22T13:48:00Z" w16du:dateUtc="2025-01-22T19:48:00Z">
        <w:r>
          <w:rPr>
            <w:rFonts w:ascii="Times New Roman" w:hAnsi="Times New Roman" w:cs="Times New Roman"/>
            <w:sz w:val="24"/>
            <w:szCs w:val="24"/>
          </w:rPr>
          <w:t xml:space="preserve">account, </w:t>
        </w:r>
      </w:ins>
      <w:ins w:id="102" w:author="Benton, Deon" w:date="2025-01-24T09:43:00Z" w16du:dateUtc="2025-01-24T15:43:00Z">
        <w:r w:rsidR="008115F4">
          <w:rPr>
            <w:rFonts w:ascii="Times New Roman" w:hAnsi="Times New Roman" w:cs="Times New Roman"/>
            <w:sz w:val="24"/>
            <w:szCs w:val="24"/>
          </w:rPr>
          <w:t>preliminary simulations of Gergely et al. (1995), Liu and Spelke (2017), and Liu et al. (2019) were carried out via artificial neural networks (ANNs).</w:t>
        </w:r>
      </w:ins>
      <w:ins w:id="103" w:author="Benton, Deon" w:date="2025-01-22T13:48:00Z" w16du:dateUtc="2025-01-22T19:48:00Z">
        <w:r>
          <w:rPr>
            <w:rFonts w:ascii="Times New Roman" w:hAnsi="Times New Roman" w:cs="Times New Roman"/>
            <w:sz w:val="24"/>
            <w:szCs w:val="24"/>
          </w:rPr>
          <w:t xml:space="preserve"> </w:t>
        </w:r>
      </w:ins>
      <w:r w:rsidR="00815CE4">
        <w:rPr>
          <w:rFonts w:ascii="Times New Roman" w:hAnsi="Times New Roman" w:cs="Times New Roman"/>
          <w:sz w:val="24"/>
          <w:szCs w:val="24"/>
        </w:rPr>
        <w:t xml:space="preserve">Figure 1 above shows the model architecture. </w:t>
      </w:r>
      <w:ins w:id="104" w:author="Benton, Deon" w:date="2025-01-22T13:48:00Z" w16du:dateUtc="2025-01-22T19:48:00Z">
        <w:r w:rsidR="00E5744A">
          <w:rPr>
            <w:rFonts w:ascii="Times New Roman" w:hAnsi="Times New Roman" w:cs="Times New Roman"/>
            <w:sz w:val="24"/>
            <w:szCs w:val="24"/>
          </w:rPr>
          <w:t xml:space="preserve">The model was a </w:t>
        </w:r>
      </w:ins>
      <w:ins w:id="105" w:author="Benton, Deon" w:date="2025-01-22T13:50:00Z" w16du:dateUtc="2025-01-22T19:50:00Z">
        <w:r w:rsidR="00D93A6B">
          <w:rPr>
            <w:rFonts w:ascii="Times New Roman" w:hAnsi="Times New Roman" w:cs="Times New Roman"/>
            <w:sz w:val="24"/>
            <w:szCs w:val="24"/>
          </w:rPr>
          <w:t>three-layer simple-recurrent network (SRN; Elman, 1990).</w:t>
        </w:r>
      </w:ins>
      <w:ins w:id="106" w:author="Benton, Deon" w:date="2025-01-22T13:51:00Z" w16du:dateUtc="2025-01-22T19:51:00Z">
        <w:r w:rsidR="00DC7F38">
          <w:rPr>
            <w:rFonts w:ascii="Times New Roman" w:hAnsi="Times New Roman" w:cs="Times New Roman"/>
            <w:sz w:val="24"/>
            <w:szCs w:val="24"/>
          </w:rPr>
          <w:t xml:space="preserve"> The model was trained using backpropagation in cross-entropy error. A sigmoid activation function was used for the output </w:t>
        </w:r>
        <w:r w:rsidR="00DC7F38">
          <w:rPr>
            <w:rFonts w:ascii="Times New Roman" w:hAnsi="Times New Roman" w:cs="Times New Roman"/>
            <w:sz w:val="24"/>
            <w:szCs w:val="24"/>
          </w:rPr>
          <w:lastRenderedPageBreak/>
          <w:t xml:space="preserve">units; a RELU activation </w:t>
        </w:r>
      </w:ins>
      <w:ins w:id="107" w:author="Benton, Deon" w:date="2025-01-22T13:52:00Z" w16du:dateUtc="2025-01-22T19:52:00Z">
        <w:r w:rsidR="00DC7F38">
          <w:rPr>
            <w:rFonts w:ascii="Times New Roman" w:hAnsi="Times New Roman" w:cs="Times New Roman"/>
            <w:sz w:val="24"/>
            <w:szCs w:val="24"/>
          </w:rPr>
          <w:t>function was used for the hidden units to prevent vanishing gradients as error was backpropagated across time.</w:t>
        </w:r>
      </w:ins>
      <w:ins w:id="108" w:author="Benton, Deon" w:date="2025-01-22T13:57:00Z" w16du:dateUtc="2025-01-22T19:57:00Z">
        <w:r w:rsidR="000D065D">
          <w:rPr>
            <w:rFonts w:ascii="Times New Roman" w:hAnsi="Times New Roman" w:cs="Times New Roman"/>
            <w:sz w:val="24"/>
            <w:szCs w:val="24"/>
          </w:rPr>
          <w:t xml:space="preserve"> The </w:t>
        </w:r>
      </w:ins>
      <w:ins w:id="109" w:author="Benton, Deon" w:date="2025-01-24T16:01:00Z" w16du:dateUtc="2025-01-24T22:01:00Z">
        <w:r w:rsidR="003A59F2">
          <w:rPr>
            <w:rFonts w:ascii="Times New Roman" w:hAnsi="Times New Roman" w:cs="Times New Roman"/>
            <w:sz w:val="24"/>
            <w:szCs w:val="24"/>
          </w:rPr>
          <w:t xml:space="preserve">models used for the simulations of </w:t>
        </w:r>
      </w:ins>
      <w:ins w:id="110" w:author="Benton, Deon" w:date="2025-01-22T13:57:00Z" w16du:dateUtc="2025-01-22T19:57:00Z">
        <w:r w:rsidR="000D065D">
          <w:rPr>
            <w:rFonts w:ascii="Times New Roman" w:hAnsi="Times New Roman" w:cs="Times New Roman"/>
            <w:sz w:val="24"/>
            <w:szCs w:val="24"/>
          </w:rPr>
          <w:t>Gergely et al. (1995) and Liu and Spelke (2017) used a</w:t>
        </w:r>
      </w:ins>
      <w:ins w:id="111" w:author="Benton, Deon" w:date="2025-01-22T13:52:00Z" w16du:dateUtc="2025-01-22T19:52:00Z">
        <w:r w:rsidR="00926ED5">
          <w:rPr>
            <w:rFonts w:ascii="Times New Roman" w:eastAsia="Times New Roman" w:hAnsi="Times New Roman" w:cs="Times New Roman"/>
            <w:sz w:val="24"/>
            <w:szCs w:val="24"/>
          </w:rPr>
          <w:t xml:space="preserve"> learning rate</w:t>
        </w:r>
      </w:ins>
      <w:ins w:id="112" w:author="Benton, Deon" w:date="2025-01-22T13:58:00Z" w16du:dateUtc="2025-01-22T19:58:00Z">
        <w:r w:rsidR="000D065D">
          <w:rPr>
            <w:rFonts w:ascii="Times New Roman" w:eastAsia="Times New Roman" w:hAnsi="Times New Roman" w:cs="Times New Roman"/>
            <w:sz w:val="24"/>
            <w:szCs w:val="24"/>
          </w:rPr>
          <w:t xml:space="preserve"> of 0.05</w:t>
        </w:r>
      </w:ins>
      <w:ins w:id="113" w:author="Benton, Deon" w:date="2025-01-22T13:56:00Z" w16du:dateUtc="2025-01-22T19:56:00Z">
        <w:r w:rsidR="002E3DFF">
          <w:rPr>
            <w:rFonts w:ascii="Times New Roman" w:eastAsia="Times New Roman" w:hAnsi="Times New Roman" w:cs="Times New Roman"/>
            <w:sz w:val="24"/>
            <w:szCs w:val="24"/>
          </w:rPr>
          <w:t xml:space="preserve">, </w:t>
        </w:r>
      </w:ins>
      <w:ins w:id="114" w:author="Benton, Deon" w:date="2025-01-22T13:59:00Z" w16du:dateUtc="2025-01-22T19:59:00Z">
        <w:r w:rsidR="00CE7862">
          <w:rPr>
            <w:rFonts w:ascii="Times New Roman" w:eastAsia="Times New Roman" w:hAnsi="Times New Roman" w:cs="Times New Roman"/>
            <w:sz w:val="24"/>
            <w:szCs w:val="24"/>
          </w:rPr>
          <w:t xml:space="preserve">a </w:t>
        </w:r>
      </w:ins>
      <w:ins w:id="115" w:author="Benton, Deon" w:date="2025-01-22T13:56:00Z" w16du:dateUtc="2025-01-22T19:56:00Z">
        <w:r w:rsidR="002E3DFF">
          <w:rPr>
            <w:rFonts w:ascii="Times New Roman" w:eastAsia="Times New Roman" w:hAnsi="Times New Roman" w:cs="Times New Roman"/>
            <w:sz w:val="24"/>
            <w:szCs w:val="24"/>
          </w:rPr>
          <w:t>momentum</w:t>
        </w:r>
      </w:ins>
      <w:ins w:id="116" w:author="Benton, Deon" w:date="2025-01-22T13:59:00Z" w16du:dateUtc="2025-01-22T19:59:00Z">
        <w:r w:rsidR="00CE7862">
          <w:rPr>
            <w:rFonts w:ascii="Times New Roman" w:eastAsia="Times New Roman" w:hAnsi="Times New Roman" w:cs="Times New Roman"/>
            <w:sz w:val="24"/>
            <w:szCs w:val="24"/>
          </w:rPr>
          <w:t xml:space="preserve"> of 0.9, and 50 hidden units.</w:t>
        </w:r>
      </w:ins>
      <w:ins w:id="117" w:author="Benton, Deon" w:date="2025-01-22T14:01:00Z" w16du:dateUtc="2025-01-22T20:01:00Z">
        <w:r w:rsidR="00B35C64">
          <w:rPr>
            <w:rFonts w:ascii="Times New Roman" w:eastAsia="Times New Roman" w:hAnsi="Times New Roman" w:cs="Times New Roman"/>
            <w:sz w:val="24"/>
            <w:szCs w:val="24"/>
          </w:rPr>
          <w:t xml:space="preserve"> </w:t>
        </w:r>
      </w:ins>
      <w:ins w:id="118" w:author="Benton, Deon" w:date="2025-01-24T16:02:00Z" w16du:dateUtc="2025-01-24T22:02:00Z">
        <w:r w:rsidR="003A59F2">
          <w:rPr>
            <w:rFonts w:ascii="Times New Roman" w:eastAsia="Times New Roman" w:hAnsi="Times New Roman" w:cs="Times New Roman"/>
            <w:sz w:val="24"/>
            <w:szCs w:val="24"/>
          </w:rPr>
          <w:t>In contrast, the models used in the simulation of</w:t>
        </w:r>
      </w:ins>
      <w:ins w:id="119" w:author="Benton, Deon" w:date="2025-01-22T14:01:00Z" w16du:dateUtc="2025-01-22T20:01:00Z">
        <w:r w:rsidR="00B35C64">
          <w:rPr>
            <w:rFonts w:ascii="Times New Roman" w:eastAsia="Times New Roman" w:hAnsi="Times New Roman" w:cs="Times New Roman"/>
            <w:sz w:val="24"/>
            <w:szCs w:val="24"/>
          </w:rPr>
          <w:t xml:space="preserve"> Liu et al. (2019)</w:t>
        </w:r>
      </w:ins>
      <w:ins w:id="120" w:author="Benton, Deon" w:date="2025-01-24T16:03:00Z" w16du:dateUtc="2025-01-24T22:03:00Z">
        <w:r w:rsidR="003A59F2">
          <w:rPr>
            <w:rFonts w:ascii="Times New Roman" w:eastAsia="Times New Roman" w:hAnsi="Times New Roman" w:cs="Times New Roman"/>
            <w:sz w:val="24"/>
            <w:szCs w:val="24"/>
          </w:rPr>
          <w:t xml:space="preserve"> used a learning rate of X, momentum of 0.9, and 15 hidden units. A smaller learning rate and fewer hidden units were used in this simulation to simulate the fact that the infants tested in Liu et al. (2019) were younger than the infants tested in Gergely et al. (1995) and Liu and Spelke </w:t>
        </w:r>
      </w:ins>
      <w:ins w:id="121" w:author="Benton, Deon" w:date="2025-01-24T16:04:00Z" w16du:dateUtc="2025-01-24T22:04:00Z">
        <w:r w:rsidR="003A59F2">
          <w:rPr>
            <w:rFonts w:ascii="Times New Roman" w:eastAsia="Times New Roman" w:hAnsi="Times New Roman" w:cs="Times New Roman"/>
            <w:sz w:val="24"/>
            <w:szCs w:val="24"/>
          </w:rPr>
          <w:t xml:space="preserve">(2017). </w:t>
        </w:r>
      </w:ins>
      <w:ins w:id="122" w:author="Benton, Deon" w:date="2025-01-22T14:01:00Z" w16du:dateUtc="2025-01-22T20:01:00Z">
        <w:r w:rsidR="00B35C64">
          <w:rPr>
            <w:rFonts w:ascii="Times New Roman" w:eastAsia="Times New Roman" w:hAnsi="Times New Roman" w:cs="Times New Roman"/>
            <w:sz w:val="24"/>
            <w:szCs w:val="24"/>
          </w:rPr>
          <w:t xml:space="preserve"> </w:t>
        </w:r>
      </w:ins>
      <w:ins w:id="123" w:author="Benton, Deon" w:date="2025-01-28T12:08:00Z" w16du:dateUtc="2025-01-28T18:08:00Z">
        <w:r w:rsidR="00320185">
          <w:rPr>
            <w:rFonts w:ascii="Times New Roman" w:eastAsia="Times New Roman" w:hAnsi="Times New Roman" w:cs="Times New Roman"/>
            <w:sz w:val="24"/>
            <w:szCs w:val="24"/>
          </w:rPr>
          <w:t>A range of learning rates were adopted to ensure that the results were not idiosyncratic to particular parameter values.</w:t>
        </w:r>
      </w:ins>
    </w:p>
    <w:p w14:paraId="3A10E530" w14:textId="66E495A8" w:rsidR="00992AE4" w:rsidRDefault="003A59F2" w:rsidP="00766F20">
      <w:pPr>
        <w:rPr>
          <w:ins w:id="124" w:author="Benton, Deon" w:date="2025-01-24T16:10:00Z" w16du:dateUtc="2025-01-24T22:10:00Z"/>
          <w:rFonts w:ascii="Times New Roman" w:eastAsia="Times New Roman" w:hAnsi="Times New Roman" w:cs="Times New Roman"/>
          <w:sz w:val="24"/>
          <w:szCs w:val="24"/>
        </w:rPr>
      </w:pPr>
      <w:ins w:id="125" w:author="Benton, Deon" w:date="2025-01-24T16:04:00Z" w16du:dateUtc="2025-01-24T22:04:00Z">
        <w:r>
          <w:rPr>
            <w:rFonts w:ascii="Times New Roman" w:eastAsia="Times New Roman" w:hAnsi="Times New Roman" w:cs="Times New Roman"/>
            <w:sz w:val="24"/>
            <w:szCs w:val="24"/>
          </w:rPr>
          <w:t>As can be seen in the figure above, the network</w:t>
        </w:r>
      </w:ins>
      <w:ins w:id="126" w:author="Benton, Deon" w:date="2025-01-22T14:03:00Z" w16du:dateUtc="2025-01-22T20:03:00Z">
        <w:r w:rsidR="00AE60E6">
          <w:rPr>
            <w:rFonts w:ascii="Times New Roman" w:eastAsia="Times New Roman" w:hAnsi="Times New Roman" w:cs="Times New Roman"/>
            <w:sz w:val="24"/>
            <w:szCs w:val="24"/>
          </w:rPr>
          <w:t xml:space="preserve"> consisted of three layers. </w:t>
        </w:r>
      </w:ins>
      <w:ins w:id="127" w:author="Benton, Deon" w:date="2025-01-22T15:36:00Z" w16du:dateUtc="2025-01-22T21:36:00Z">
        <w:r w:rsidR="00D80A84">
          <w:rPr>
            <w:rFonts w:ascii="Times New Roman" w:eastAsia="Times New Roman" w:hAnsi="Times New Roman" w:cs="Times New Roman"/>
            <w:sz w:val="24"/>
            <w:szCs w:val="24"/>
          </w:rPr>
          <w:t>The input and output layers consisted of</w:t>
        </w:r>
      </w:ins>
      <w:ins w:id="128" w:author="Benton, Deon" w:date="2025-01-22T15:37:00Z" w16du:dateUtc="2025-01-22T21:37:00Z">
        <w:r w:rsidR="00D80A84">
          <w:rPr>
            <w:rFonts w:ascii="Times New Roman" w:eastAsia="Times New Roman" w:hAnsi="Times New Roman" w:cs="Times New Roman"/>
            <w:sz w:val="24"/>
            <w:szCs w:val="24"/>
          </w:rPr>
          <w:t xml:space="preserve"> 3</w:t>
        </w:r>
      </w:ins>
      <w:ins w:id="129" w:author="Benton, Deon" w:date="2025-01-22T15:38:00Z" w16du:dateUtc="2025-01-22T21:38:00Z">
        <w:r w:rsidR="00D80A84">
          <w:rPr>
            <w:rFonts w:ascii="Times New Roman" w:eastAsia="Times New Roman" w:hAnsi="Times New Roman" w:cs="Times New Roman"/>
            <w:sz w:val="24"/>
            <w:szCs w:val="24"/>
          </w:rPr>
          <w:t xml:space="preserve"> “groups” of units</w:t>
        </w:r>
      </w:ins>
      <w:ins w:id="130" w:author="Benton, Deon" w:date="2025-01-22T15:56:00Z" w16du:dateUtc="2025-01-22T21:56:00Z">
        <w:r w:rsidR="008C20A1">
          <w:rPr>
            <w:rFonts w:ascii="Times New Roman" w:eastAsia="Times New Roman" w:hAnsi="Times New Roman" w:cs="Times New Roman"/>
            <w:sz w:val="24"/>
            <w:szCs w:val="24"/>
          </w:rPr>
          <w:t xml:space="preserve"> and the hidden layer consisted of a single group of “hidden” units.</w:t>
        </w:r>
      </w:ins>
      <w:ins w:id="131" w:author="Benton, Deon" w:date="2025-01-22T15:38:00Z" w16du:dateUtc="2025-01-22T21:38:00Z">
        <w:r w:rsidR="00D80A84">
          <w:rPr>
            <w:rFonts w:ascii="Times New Roman" w:eastAsia="Times New Roman" w:hAnsi="Times New Roman" w:cs="Times New Roman"/>
            <w:sz w:val="24"/>
            <w:szCs w:val="24"/>
          </w:rPr>
          <w:t xml:space="preserve"> Two of the input</w:t>
        </w:r>
      </w:ins>
      <w:ins w:id="132" w:author="Benton, Deon" w:date="2025-01-24T16:06:00Z" w16du:dateUtc="2025-01-24T22:06:00Z">
        <w:r w:rsidR="00C1720C">
          <w:rPr>
            <w:rFonts w:ascii="Times New Roman" w:eastAsia="Times New Roman" w:hAnsi="Times New Roman" w:cs="Times New Roman"/>
            <w:sz w:val="24"/>
            <w:szCs w:val="24"/>
          </w:rPr>
          <w:t xml:space="preserve"> and output</w:t>
        </w:r>
      </w:ins>
      <w:ins w:id="133" w:author="Benton, Deon" w:date="2025-01-22T15:38:00Z" w16du:dateUtc="2025-01-22T21:38:00Z">
        <w:r w:rsidR="00D80A84">
          <w:rPr>
            <w:rFonts w:ascii="Times New Roman" w:eastAsia="Times New Roman" w:hAnsi="Times New Roman" w:cs="Times New Roman"/>
            <w:sz w:val="24"/>
            <w:szCs w:val="24"/>
          </w:rPr>
          <w:t xml:space="preserve"> banks of units</w:t>
        </w:r>
      </w:ins>
      <w:ins w:id="134" w:author="Benton, Deon" w:date="2025-01-24T16:06:00Z" w16du:dateUtc="2025-01-24T22:06:00Z">
        <w:r w:rsidR="00C1720C">
          <w:rPr>
            <w:rFonts w:ascii="Times New Roman" w:eastAsia="Times New Roman" w:hAnsi="Times New Roman" w:cs="Times New Roman"/>
            <w:sz w:val="24"/>
            <w:szCs w:val="24"/>
          </w:rPr>
          <w:t xml:space="preserve"> </w:t>
        </w:r>
      </w:ins>
      <w:ins w:id="135" w:author="Benton, Deon" w:date="2025-01-22T15:38:00Z" w16du:dateUtc="2025-01-22T21:38:00Z">
        <w:r w:rsidR="000559A9">
          <w:rPr>
            <w:rFonts w:ascii="Times New Roman" w:eastAsia="Times New Roman" w:hAnsi="Times New Roman" w:cs="Times New Roman"/>
            <w:sz w:val="24"/>
            <w:szCs w:val="24"/>
          </w:rPr>
          <w:t>were used to represent</w:t>
        </w:r>
      </w:ins>
      <w:ins w:id="136" w:author="Benton, Deon" w:date="2025-01-22T15:39:00Z" w16du:dateUtc="2025-01-22T21:39:00Z">
        <w:r w:rsidR="000559A9">
          <w:rPr>
            <w:rFonts w:ascii="Times New Roman" w:eastAsia="Times New Roman" w:hAnsi="Times New Roman" w:cs="Times New Roman"/>
            <w:sz w:val="24"/>
            <w:szCs w:val="24"/>
          </w:rPr>
          <w:t xml:space="preserve"> objects</w:t>
        </w:r>
      </w:ins>
      <w:ins w:id="137" w:author="Benton, Deon" w:date="2025-01-22T16:02:00Z" w16du:dateUtc="2025-01-22T22:02:00Z">
        <w:r w:rsidR="005D5B35">
          <w:rPr>
            <w:rFonts w:ascii="Times New Roman" w:eastAsia="Times New Roman" w:hAnsi="Times New Roman" w:cs="Times New Roman"/>
            <w:sz w:val="24"/>
            <w:szCs w:val="24"/>
          </w:rPr>
          <w:t xml:space="preserve">. </w:t>
        </w:r>
      </w:ins>
      <w:ins w:id="138" w:author="Benton, Deon" w:date="2025-01-22T16:51:00Z" w16du:dateUtc="2025-01-22T22:51:00Z">
        <w:r w:rsidR="00335A73">
          <w:rPr>
            <w:rFonts w:ascii="Times New Roman" w:eastAsia="Times New Roman" w:hAnsi="Times New Roman" w:cs="Times New Roman"/>
            <w:sz w:val="24"/>
            <w:szCs w:val="24"/>
          </w:rPr>
          <w:t>Each input</w:t>
        </w:r>
      </w:ins>
      <w:ins w:id="139" w:author="Benton, Deon" w:date="2025-01-24T16:06:00Z" w16du:dateUtc="2025-01-24T22:06:00Z">
        <w:r w:rsidR="00C1720C">
          <w:rPr>
            <w:rFonts w:ascii="Times New Roman" w:eastAsia="Times New Roman" w:hAnsi="Times New Roman" w:cs="Times New Roman"/>
            <w:sz w:val="24"/>
            <w:szCs w:val="24"/>
          </w:rPr>
          <w:t xml:space="preserve"> and output</w:t>
        </w:r>
      </w:ins>
      <w:ins w:id="140" w:author="Benton, Deon" w:date="2025-01-22T16:51:00Z" w16du:dateUtc="2025-01-22T22:51:00Z">
        <w:r w:rsidR="00335A73">
          <w:rPr>
            <w:rFonts w:ascii="Times New Roman" w:eastAsia="Times New Roman" w:hAnsi="Times New Roman" w:cs="Times New Roman"/>
            <w:sz w:val="24"/>
            <w:szCs w:val="24"/>
          </w:rPr>
          <w:t xml:space="preserve"> bank consisted of 102 units. One hundred o</w:t>
        </w:r>
      </w:ins>
      <w:ins w:id="141" w:author="Benton, Deon" w:date="2025-01-22T16:52:00Z" w16du:dateUtc="2025-01-22T22:52:00Z">
        <w:r w:rsidR="00335A73">
          <w:rPr>
            <w:rFonts w:ascii="Times New Roman" w:eastAsia="Times New Roman" w:hAnsi="Times New Roman" w:cs="Times New Roman"/>
            <w:sz w:val="24"/>
            <w:szCs w:val="24"/>
          </w:rPr>
          <w:t xml:space="preserve">bjects were reserved for pretraining; two were reserved for habituation and test (see below). </w:t>
        </w:r>
      </w:ins>
      <w:ins w:id="142" w:author="Benton, Deon" w:date="2025-01-22T16:02:00Z" w16du:dateUtc="2025-01-22T22:02:00Z">
        <w:r w:rsidR="005D5B35">
          <w:rPr>
            <w:rFonts w:ascii="Times New Roman" w:eastAsia="Times New Roman" w:hAnsi="Times New Roman" w:cs="Times New Roman"/>
            <w:sz w:val="24"/>
            <w:szCs w:val="24"/>
          </w:rPr>
          <w:t xml:space="preserve">The first group of </w:t>
        </w:r>
      </w:ins>
      <w:ins w:id="143" w:author="Benton, Deon" w:date="2025-01-22T16:03:00Z" w16du:dateUtc="2025-01-22T22:03:00Z">
        <w:r w:rsidR="004365E6">
          <w:rPr>
            <w:rFonts w:ascii="Times New Roman" w:eastAsia="Times New Roman" w:hAnsi="Times New Roman" w:cs="Times New Roman"/>
            <w:sz w:val="24"/>
            <w:szCs w:val="24"/>
          </w:rPr>
          <w:t xml:space="preserve">object </w:t>
        </w:r>
      </w:ins>
      <w:ins w:id="144" w:author="Benton, Deon" w:date="2025-01-22T16:02:00Z" w16du:dateUtc="2025-01-22T22:02:00Z">
        <w:r w:rsidR="005D5B35">
          <w:rPr>
            <w:rFonts w:ascii="Times New Roman" w:eastAsia="Times New Roman" w:hAnsi="Times New Roman" w:cs="Times New Roman"/>
            <w:sz w:val="24"/>
            <w:szCs w:val="24"/>
          </w:rPr>
          <w:t>units corresponded to objects located</w:t>
        </w:r>
        <w:r w:rsidR="00340D04">
          <w:rPr>
            <w:rFonts w:ascii="Times New Roman" w:eastAsia="Times New Roman" w:hAnsi="Times New Roman" w:cs="Times New Roman"/>
            <w:sz w:val="24"/>
            <w:szCs w:val="24"/>
          </w:rPr>
          <w:t xml:space="preserve"> </w:t>
        </w:r>
      </w:ins>
      <w:ins w:id="145" w:author="Benton, Deon" w:date="2025-01-22T16:03:00Z" w16du:dateUtc="2025-01-22T22:03:00Z">
        <w:r w:rsidR="009B4D50">
          <w:rPr>
            <w:rFonts w:ascii="Times New Roman" w:eastAsia="Times New Roman" w:hAnsi="Times New Roman" w:cs="Times New Roman"/>
            <w:sz w:val="24"/>
            <w:szCs w:val="24"/>
          </w:rPr>
          <w:t>to the left of the</w:t>
        </w:r>
      </w:ins>
      <w:ins w:id="146" w:author="Benton, Deon" w:date="2025-01-22T16:02:00Z" w16du:dateUtc="2025-01-22T22:02:00Z">
        <w:r w:rsidR="00340D04">
          <w:rPr>
            <w:rFonts w:ascii="Times New Roman" w:eastAsia="Times New Roman" w:hAnsi="Times New Roman" w:cs="Times New Roman"/>
            <w:sz w:val="24"/>
            <w:szCs w:val="24"/>
          </w:rPr>
          <w:t xml:space="preserve"> network’s visual field; the second group of object units corresponded to objects located </w:t>
        </w:r>
      </w:ins>
      <w:ins w:id="147" w:author="Benton, Deon" w:date="2025-01-22T16:03:00Z" w16du:dateUtc="2025-01-22T22:03:00Z">
        <w:r w:rsidR="009B4D50">
          <w:rPr>
            <w:rFonts w:ascii="Times New Roman" w:eastAsia="Times New Roman" w:hAnsi="Times New Roman" w:cs="Times New Roman"/>
            <w:sz w:val="24"/>
            <w:szCs w:val="24"/>
          </w:rPr>
          <w:t>to the right of the network’s visual field</w:t>
        </w:r>
      </w:ins>
      <w:ins w:id="148" w:author="Benton, Deon" w:date="2025-01-22T16:02:00Z" w16du:dateUtc="2025-01-22T22:02:00Z">
        <w:r w:rsidR="00340D04">
          <w:rPr>
            <w:rFonts w:ascii="Times New Roman" w:eastAsia="Times New Roman" w:hAnsi="Times New Roman" w:cs="Times New Roman"/>
            <w:sz w:val="24"/>
            <w:szCs w:val="24"/>
          </w:rPr>
          <w:t>.</w:t>
        </w:r>
      </w:ins>
      <w:ins w:id="149" w:author="Benton, Deon" w:date="2025-01-22T15:39:00Z" w16du:dateUtc="2025-01-22T21:39:00Z">
        <w:r w:rsidR="000559A9">
          <w:rPr>
            <w:rFonts w:ascii="Times New Roman" w:eastAsia="Times New Roman" w:hAnsi="Times New Roman" w:cs="Times New Roman"/>
            <w:sz w:val="24"/>
            <w:szCs w:val="24"/>
          </w:rPr>
          <w:t xml:space="preserve"> </w:t>
        </w:r>
      </w:ins>
      <w:ins w:id="150" w:author="Benton, Deon" w:date="2025-01-24T16:07:00Z" w16du:dateUtc="2025-01-24T22:07:00Z">
        <w:r w:rsidR="00C24F7B">
          <w:rPr>
            <w:rFonts w:ascii="Times New Roman" w:eastAsia="Times New Roman" w:hAnsi="Times New Roman" w:cs="Times New Roman"/>
            <w:sz w:val="24"/>
            <w:szCs w:val="24"/>
          </w:rPr>
          <w:t>To simplify the simulations, e</w:t>
        </w:r>
      </w:ins>
      <w:ins w:id="151" w:author="Benton, Deon" w:date="2025-01-22T15:40:00Z" w16du:dateUtc="2025-01-22T21:40:00Z">
        <w:r w:rsidR="000559A9">
          <w:rPr>
            <w:rFonts w:ascii="Times New Roman" w:eastAsia="Times New Roman" w:hAnsi="Times New Roman" w:cs="Times New Roman"/>
            <w:sz w:val="24"/>
            <w:szCs w:val="24"/>
          </w:rPr>
          <w:t>ach object</w:t>
        </w:r>
      </w:ins>
      <w:ins w:id="152" w:author="Benton, Deon" w:date="2025-01-24T16:06:00Z" w16du:dateUtc="2025-01-24T22:06:00Z">
        <w:r w:rsidR="00C24F7B">
          <w:rPr>
            <w:rFonts w:ascii="Times New Roman" w:eastAsia="Times New Roman" w:hAnsi="Times New Roman" w:cs="Times New Roman"/>
            <w:sz w:val="24"/>
            <w:szCs w:val="24"/>
          </w:rPr>
          <w:t xml:space="preserve"> was represented b</w:t>
        </w:r>
      </w:ins>
      <w:ins w:id="153" w:author="Benton, Deon" w:date="2025-01-24T16:07:00Z" w16du:dateUtc="2025-01-24T22:07:00Z">
        <w:r w:rsidR="00C24F7B">
          <w:rPr>
            <w:rFonts w:ascii="Times New Roman" w:eastAsia="Times New Roman" w:hAnsi="Times New Roman" w:cs="Times New Roman"/>
            <w:sz w:val="24"/>
            <w:szCs w:val="24"/>
          </w:rPr>
          <w:t>y a single unit.</w:t>
        </w:r>
      </w:ins>
      <w:ins w:id="154" w:author="Benton, Deon" w:date="2025-01-22T15:40:00Z" w16du:dateUtc="2025-01-22T21:40:00Z">
        <w:r w:rsidR="000559A9">
          <w:rPr>
            <w:rFonts w:ascii="Times New Roman" w:eastAsia="Times New Roman" w:hAnsi="Times New Roman" w:cs="Times New Roman"/>
            <w:sz w:val="24"/>
            <w:szCs w:val="24"/>
          </w:rPr>
          <w:t xml:space="preserve"> </w:t>
        </w:r>
      </w:ins>
      <w:ins w:id="155" w:author="Benton, Deon" w:date="2025-01-22T15:58:00Z" w16du:dateUtc="2025-01-22T21:58:00Z">
        <w:r w:rsidR="00280D13">
          <w:rPr>
            <w:rFonts w:ascii="Times New Roman" w:eastAsia="Times New Roman" w:hAnsi="Times New Roman" w:cs="Times New Roman"/>
            <w:sz w:val="24"/>
            <w:szCs w:val="24"/>
          </w:rPr>
          <w:t xml:space="preserve">The final group of input and output units </w:t>
        </w:r>
      </w:ins>
      <w:ins w:id="156" w:author="Benton, Deon" w:date="2025-01-22T15:59:00Z" w16du:dateUtc="2025-01-22T21:59:00Z">
        <w:r w:rsidR="00280D13">
          <w:rPr>
            <w:rFonts w:ascii="Times New Roman" w:eastAsia="Times New Roman" w:hAnsi="Times New Roman" w:cs="Times New Roman"/>
            <w:sz w:val="24"/>
            <w:szCs w:val="24"/>
          </w:rPr>
          <w:t>represented</w:t>
        </w:r>
      </w:ins>
      <w:ins w:id="157" w:author="Benton, Deon" w:date="2025-01-22T16:01:00Z" w16du:dateUtc="2025-01-22T22:01:00Z">
        <w:r w:rsidR="005D5B35">
          <w:rPr>
            <w:rFonts w:ascii="Times New Roman" w:eastAsia="Times New Roman" w:hAnsi="Times New Roman" w:cs="Times New Roman"/>
            <w:sz w:val="24"/>
            <w:szCs w:val="24"/>
          </w:rPr>
          <w:t xml:space="preserve"> the path </w:t>
        </w:r>
      </w:ins>
      <w:ins w:id="158" w:author="Benton, Deon" w:date="2025-01-24T16:07:00Z" w16du:dateUtc="2025-01-24T22:07:00Z">
        <w:r w:rsidR="0055676A">
          <w:rPr>
            <w:rFonts w:ascii="Times New Roman" w:eastAsia="Times New Roman" w:hAnsi="Times New Roman" w:cs="Times New Roman"/>
            <w:sz w:val="24"/>
            <w:szCs w:val="24"/>
          </w:rPr>
          <w:t xml:space="preserve">that an object on the left of the network’s visual space took to reach </w:t>
        </w:r>
      </w:ins>
      <w:ins w:id="159" w:author="Benton, Deon" w:date="2025-01-24T16:08:00Z" w16du:dateUtc="2025-01-24T22:08:00Z">
        <w:r w:rsidR="0055676A">
          <w:rPr>
            <w:rFonts w:ascii="Times New Roman" w:eastAsia="Times New Roman" w:hAnsi="Times New Roman" w:cs="Times New Roman"/>
            <w:sz w:val="24"/>
            <w:szCs w:val="24"/>
          </w:rPr>
          <w:t xml:space="preserve">its goal (i.e., </w:t>
        </w:r>
      </w:ins>
      <w:ins w:id="160" w:author="Benton, Deon" w:date="2025-01-24T16:07:00Z" w16du:dateUtc="2025-01-24T22:07:00Z">
        <w:r w:rsidR="0055676A">
          <w:rPr>
            <w:rFonts w:ascii="Times New Roman" w:eastAsia="Times New Roman" w:hAnsi="Times New Roman" w:cs="Times New Roman"/>
            <w:sz w:val="24"/>
            <w:szCs w:val="24"/>
          </w:rPr>
          <w:t>the ob</w:t>
        </w:r>
      </w:ins>
      <w:ins w:id="161" w:author="Benton, Deon" w:date="2025-01-24T16:08:00Z" w16du:dateUtc="2025-01-24T22:08:00Z">
        <w:r w:rsidR="0055676A">
          <w:rPr>
            <w:rFonts w:ascii="Times New Roman" w:eastAsia="Times New Roman" w:hAnsi="Times New Roman" w:cs="Times New Roman"/>
            <w:sz w:val="24"/>
            <w:szCs w:val="24"/>
          </w:rPr>
          <w:t>ject on the right</w:t>
        </w:r>
      </w:ins>
      <w:ins w:id="162" w:author="Benton, Deon" w:date="2025-01-22T17:27:00Z" w16du:dateUtc="2025-01-22T23:27:00Z">
        <w:r w:rsidR="00143F22">
          <w:rPr>
            <w:rFonts w:ascii="Times New Roman" w:eastAsia="Times New Roman" w:hAnsi="Times New Roman" w:cs="Times New Roman"/>
            <w:sz w:val="24"/>
            <w:szCs w:val="24"/>
          </w:rPr>
          <w:t>)</w:t>
        </w:r>
      </w:ins>
      <w:ins w:id="163" w:author="Benton, Deon" w:date="2025-01-22T16:01:00Z" w16du:dateUtc="2025-01-22T22:01:00Z">
        <w:r w:rsidR="005D5B35">
          <w:rPr>
            <w:rFonts w:ascii="Times New Roman" w:eastAsia="Times New Roman" w:hAnsi="Times New Roman" w:cs="Times New Roman"/>
            <w:sz w:val="24"/>
            <w:szCs w:val="24"/>
          </w:rPr>
          <w:t>.</w:t>
        </w:r>
      </w:ins>
      <w:ins w:id="164" w:author="Benton, Deon" w:date="2025-01-22T15:59:00Z" w16du:dateUtc="2025-01-22T21:59:00Z">
        <w:r w:rsidR="00280D13">
          <w:rPr>
            <w:rFonts w:ascii="Times New Roman" w:eastAsia="Times New Roman" w:hAnsi="Times New Roman" w:cs="Times New Roman"/>
            <w:sz w:val="24"/>
            <w:szCs w:val="24"/>
          </w:rPr>
          <w:t xml:space="preserve"> </w:t>
        </w:r>
      </w:ins>
      <w:ins w:id="165" w:author="Benton, Deon" w:date="2025-01-22T17:26:00Z" w16du:dateUtc="2025-01-22T23:26:00Z">
        <w:r w:rsidR="00D46FA7">
          <w:rPr>
            <w:rFonts w:ascii="Times New Roman" w:eastAsia="Times New Roman" w:hAnsi="Times New Roman" w:cs="Times New Roman"/>
            <w:sz w:val="24"/>
            <w:szCs w:val="24"/>
          </w:rPr>
          <w:t>The input and output motion groups</w:t>
        </w:r>
      </w:ins>
      <w:ins w:id="166" w:author="Benton, Deon" w:date="2025-01-22T16:22:00Z" w16du:dateUtc="2025-01-22T22:22:00Z">
        <w:r w:rsidR="00C51628">
          <w:rPr>
            <w:rFonts w:ascii="Times New Roman" w:eastAsia="Times New Roman" w:hAnsi="Times New Roman" w:cs="Times New Roman"/>
            <w:sz w:val="24"/>
            <w:szCs w:val="24"/>
          </w:rPr>
          <w:t xml:space="preserve"> were implemented as an 8 ×</w:t>
        </w:r>
      </w:ins>
      <w:ins w:id="167" w:author="Benton, Deon" w:date="2025-01-22T16:23:00Z" w16du:dateUtc="2025-01-22T22:23:00Z">
        <w:r w:rsidR="00C51628">
          <w:rPr>
            <w:rFonts w:ascii="Times New Roman" w:eastAsia="Times New Roman" w:hAnsi="Times New Roman" w:cs="Times New Roman"/>
            <w:sz w:val="24"/>
            <w:szCs w:val="24"/>
          </w:rPr>
          <w:t xml:space="preserve"> 8 grid.</w:t>
        </w:r>
      </w:ins>
      <w:ins w:id="168" w:author="Benton, Deon" w:date="2025-01-24T17:04:00Z" w16du:dateUtc="2025-01-24T23:04:00Z">
        <w:r w:rsidR="001B67A5">
          <w:rPr>
            <w:rFonts w:ascii="Times New Roman" w:eastAsia="Times New Roman" w:hAnsi="Times New Roman" w:cs="Times New Roman"/>
            <w:sz w:val="24"/>
            <w:szCs w:val="24"/>
          </w:rPr>
          <w:t xml:space="preserve"> </w:t>
        </w:r>
      </w:ins>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992AE4" w14:paraId="2AF8B96D" w14:textId="77777777" w:rsidTr="00293944">
        <w:trPr>
          <w:trHeight w:val="4831"/>
        </w:trPr>
        <w:tc>
          <w:tcPr>
            <w:tcW w:w="9979" w:type="dxa"/>
          </w:tcPr>
          <w:p w14:paraId="1B26EEF8" w14:textId="77777777" w:rsidR="00293944" w:rsidRDefault="00992AE4" w:rsidP="00293944">
            <w:pPr>
              <w:keepNext/>
            </w:pPr>
            <w:r>
              <w:rPr>
                <w:rFonts w:ascii="Times New Roman" w:eastAsia="Times New Roman" w:hAnsi="Times New Roman" w:cs="Times New Roman"/>
                <w:noProof/>
                <w:sz w:val="24"/>
                <w:szCs w:val="24"/>
              </w:rPr>
              <w:drawing>
                <wp:inline distT="0" distB="0" distL="0" distR="0" wp14:anchorId="0AB869CD" wp14:editId="38FA2B88">
                  <wp:extent cx="6156645" cy="3248025"/>
                  <wp:effectExtent l="0" t="0" r="0" b="0"/>
                  <wp:docPr id="1515804829" name="Picture 2" descr="A diagram of a path and a curved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4829" name="Picture 2" descr="A diagram of a path and a curved pat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60329" cy="3249969"/>
                          </a:xfrm>
                          <a:prstGeom prst="rect">
                            <a:avLst/>
                          </a:prstGeom>
                        </pic:spPr>
                      </pic:pic>
                    </a:graphicData>
                  </a:graphic>
                </wp:inline>
              </w:drawing>
            </w:r>
          </w:p>
          <w:p w14:paraId="13D9F0D4" w14:textId="3C8E6DB3" w:rsidR="00992AE4" w:rsidRPr="00293944" w:rsidRDefault="00293944" w:rsidP="00293944">
            <w:pPr>
              <w:pStyle w:val="Caption"/>
              <w:rPr>
                <w:rFonts w:ascii="Times New Roman" w:eastAsia="Times New Roman" w:hAnsi="Times New Roman" w:cs="Times New Roman"/>
                <w:i w:val="0"/>
                <w:iCs w:val="0"/>
                <w:sz w:val="20"/>
                <w:szCs w:val="20"/>
              </w:rPr>
            </w:pPr>
            <w:r w:rsidRPr="00293944">
              <w:rPr>
                <w:rFonts w:ascii="Times New Roman" w:hAnsi="Times New Roman" w:cs="Times New Roman"/>
                <w:i w:val="0"/>
                <w:iCs w:val="0"/>
                <w:color w:val="000000" w:themeColor="text1"/>
                <w:sz w:val="20"/>
                <w:szCs w:val="20"/>
              </w:rPr>
              <w:t xml:space="preserve">Figure </w:t>
            </w:r>
            <w:r w:rsidRPr="00293944">
              <w:rPr>
                <w:rFonts w:ascii="Times New Roman" w:hAnsi="Times New Roman" w:cs="Times New Roman"/>
                <w:i w:val="0"/>
                <w:iCs w:val="0"/>
                <w:color w:val="000000" w:themeColor="text1"/>
                <w:sz w:val="20"/>
                <w:szCs w:val="20"/>
              </w:rPr>
              <w:fldChar w:fldCharType="begin"/>
            </w:r>
            <w:r w:rsidRPr="00293944">
              <w:rPr>
                <w:rFonts w:ascii="Times New Roman" w:hAnsi="Times New Roman" w:cs="Times New Roman"/>
                <w:i w:val="0"/>
                <w:iCs w:val="0"/>
                <w:color w:val="000000" w:themeColor="text1"/>
                <w:sz w:val="20"/>
                <w:szCs w:val="20"/>
              </w:rPr>
              <w:instrText xml:space="preserve"> SEQ Figure \* ARABIC </w:instrText>
            </w:r>
            <w:r w:rsidRPr="00293944">
              <w:rPr>
                <w:rFonts w:ascii="Times New Roman" w:hAnsi="Times New Roman" w:cs="Times New Roman"/>
                <w:i w:val="0"/>
                <w:iCs w:val="0"/>
                <w:color w:val="000000" w:themeColor="text1"/>
                <w:sz w:val="20"/>
                <w:szCs w:val="20"/>
              </w:rPr>
              <w:fldChar w:fldCharType="separate"/>
            </w:r>
            <w:r w:rsidR="003818F9">
              <w:rPr>
                <w:rFonts w:ascii="Times New Roman" w:hAnsi="Times New Roman" w:cs="Times New Roman"/>
                <w:i w:val="0"/>
                <w:iCs w:val="0"/>
                <w:noProof/>
                <w:color w:val="000000" w:themeColor="text1"/>
                <w:sz w:val="20"/>
                <w:szCs w:val="20"/>
              </w:rPr>
              <w:t>2</w:t>
            </w:r>
            <w:r w:rsidRPr="00293944">
              <w:rPr>
                <w:rFonts w:ascii="Times New Roman" w:hAnsi="Times New Roman" w:cs="Times New Roman"/>
                <w:i w:val="0"/>
                <w:iCs w:val="0"/>
                <w:color w:val="000000" w:themeColor="text1"/>
                <w:sz w:val="20"/>
                <w:szCs w:val="20"/>
              </w:rPr>
              <w:fldChar w:fldCharType="end"/>
            </w:r>
            <w:r w:rsidRPr="00293944">
              <w:rPr>
                <w:rFonts w:ascii="Times New Roman" w:hAnsi="Times New Roman" w:cs="Times New Roman"/>
                <w:i w:val="0"/>
                <w:iCs w:val="0"/>
                <w:color w:val="000000" w:themeColor="text1"/>
                <w:sz w:val="20"/>
                <w:szCs w:val="20"/>
              </w:rPr>
              <w:t>. Examples of a straight motion path (A) and a curved motion path (B) used during pretraining.</w:t>
            </w:r>
          </w:p>
        </w:tc>
      </w:tr>
    </w:tbl>
    <w:p w14:paraId="73531C5A" w14:textId="77777777" w:rsidR="00992AE4" w:rsidRDefault="00992AE4" w:rsidP="00766F20">
      <w:pPr>
        <w:rPr>
          <w:ins w:id="169" w:author="Benton, Deon" w:date="2025-01-24T16:08:00Z" w16du:dateUtc="2025-01-24T22:08:00Z"/>
          <w:rFonts w:ascii="Times New Roman" w:eastAsia="Times New Roman" w:hAnsi="Times New Roman" w:cs="Times New Roman"/>
          <w:sz w:val="24"/>
          <w:szCs w:val="24"/>
        </w:rPr>
      </w:pPr>
    </w:p>
    <w:p w14:paraId="4CB255F2" w14:textId="5CB93AA1" w:rsidR="00AE60E6" w:rsidRDefault="00785E03" w:rsidP="00766F20">
      <w:pPr>
        <w:rPr>
          <w:ins w:id="170" w:author="Benton, Deon" w:date="2025-01-22T16:05:00Z" w16du:dateUtc="2025-01-22T22:05:00Z"/>
          <w:rFonts w:ascii="Times New Roman" w:eastAsia="Times New Roman" w:hAnsi="Times New Roman" w:cs="Times New Roman"/>
          <w:sz w:val="24"/>
          <w:szCs w:val="24"/>
        </w:rPr>
      </w:pPr>
      <w:ins w:id="171" w:author="Benton, Deon" w:date="2025-01-22T16:05:00Z" w16du:dateUtc="2025-01-22T22:05:00Z">
        <w:r>
          <w:rPr>
            <w:rFonts w:ascii="Times New Roman" w:eastAsia="Times New Roman" w:hAnsi="Times New Roman" w:cs="Times New Roman"/>
            <w:sz w:val="24"/>
            <w:szCs w:val="24"/>
          </w:rPr>
          <w:t>Two different motion paths were simulated: straight motion and curved motion.</w:t>
        </w:r>
      </w:ins>
      <w:ins w:id="172" w:author="Benton, Deon" w:date="2025-01-22T16:07:00Z" w16du:dateUtc="2025-01-22T22:07:00Z">
        <w:r w:rsidR="00D564A2">
          <w:rPr>
            <w:rFonts w:ascii="Times New Roman" w:eastAsia="Times New Roman" w:hAnsi="Times New Roman" w:cs="Times New Roman"/>
            <w:sz w:val="24"/>
            <w:szCs w:val="24"/>
          </w:rPr>
          <w:t xml:space="preserve"> Example straight and curved trajectories are shown </w:t>
        </w:r>
      </w:ins>
      <w:ins w:id="173" w:author="Benton, Deon" w:date="2025-01-24T16:09:00Z" w16du:dateUtc="2025-01-24T22:09:00Z">
        <w:r w:rsidR="00992AE4">
          <w:rPr>
            <w:rFonts w:ascii="Times New Roman" w:eastAsia="Times New Roman" w:hAnsi="Times New Roman" w:cs="Times New Roman"/>
            <w:sz w:val="24"/>
            <w:szCs w:val="24"/>
          </w:rPr>
          <w:t>above</w:t>
        </w:r>
      </w:ins>
      <w:ins w:id="174" w:author="Benton, Deon" w:date="2025-01-22T16:07:00Z" w16du:dateUtc="2025-01-22T22:07:00Z">
        <w:r w:rsidR="00D564A2">
          <w:rPr>
            <w:rFonts w:ascii="Times New Roman" w:eastAsia="Times New Roman" w:hAnsi="Times New Roman" w:cs="Times New Roman"/>
            <w:sz w:val="24"/>
            <w:szCs w:val="24"/>
          </w:rPr>
          <w:t xml:space="preserve"> in Figure 2. </w:t>
        </w:r>
      </w:ins>
      <w:ins w:id="175" w:author="Benton, Deon" w:date="2025-01-22T16:20:00Z" w16du:dateUtc="2025-01-22T22:20:00Z">
        <w:r w:rsidR="000543D4">
          <w:rPr>
            <w:rFonts w:ascii="Times New Roman" w:eastAsia="Times New Roman" w:hAnsi="Times New Roman" w:cs="Times New Roman"/>
            <w:sz w:val="24"/>
            <w:szCs w:val="24"/>
          </w:rPr>
          <w:t>The network</w:t>
        </w:r>
      </w:ins>
      <w:ins w:id="176" w:author="Benton, Deon" w:date="2025-01-22T17:27:00Z" w16du:dateUtc="2025-01-22T23:27:00Z">
        <w:r w:rsidR="00580031">
          <w:rPr>
            <w:rFonts w:ascii="Times New Roman" w:eastAsia="Times New Roman" w:hAnsi="Times New Roman" w:cs="Times New Roman"/>
            <w:sz w:val="24"/>
            <w:szCs w:val="24"/>
          </w:rPr>
          <w:t>’</w:t>
        </w:r>
      </w:ins>
      <w:ins w:id="177" w:author="Benton, Deon" w:date="2025-01-22T16:20:00Z" w16du:dateUtc="2025-01-22T22:20:00Z">
        <w:r w:rsidR="000543D4">
          <w:rPr>
            <w:rFonts w:ascii="Times New Roman" w:eastAsia="Times New Roman" w:hAnsi="Times New Roman" w:cs="Times New Roman"/>
            <w:sz w:val="24"/>
            <w:szCs w:val="24"/>
          </w:rPr>
          <w:t xml:space="preserve">s task for each motion type </w:t>
        </w:r>
        <w:r w:rsidR="000543D4">
          <w:rPr>
            <w:rFonts w:ascii="Times New Roman" w:eastAsia="Times New Roman" w:hAnsi="Times New Roman" w:cs="Times New Roman"/>
            <w:sz w:val="24"/>
            <w:szCs w:val="24"/>
          </w:rPr>
          <w:lastRenderedPageBreak/>
          <w:t>was</w:t>
        </w:r>
      </w:ins>
      <w:ins w:id="178" w:author="Benton, Deon" w:date="2025-01-22T16:07:00Z" w16du:dateUtc="2025-01-22T22:07:00Z">
        <w:r w:rsidR="00D564A2">
          <w:rPr>
            <w:rFonts w:ascii="Times New Roman" w:eastAsia="Times New Roman" w:hAnsi="Times New Roman" w:cs="Times New Roman"/>
            <w:sz w:val="24"/>
            <w:szCs w:val="24"/>
          </w:rPr>
          <w:t xml:space="preserve"> to predict the </w:t>
        </w:r>
      </w:ins>
      <w:ins w:id="179" w:author="Benton, Deon" w:date="2025-01-24T16:12:00Z" w16du:dateUtc="2025-01-24T22:12:00Z">
        <w:r w:rsidR="00293944">
          <w:rPr>
            <w:rFonts w:ascii="Times New Roman" w:eastAsia="Times New Roman" w:hAnsi="Times New Roman" w:cs="Times New Roman"/>
            <w:sz w:val="24"/>
            <w:szCs w:val="24"/>
          </w:rPr>
          <w:t>position</w:t>
        </w:r>
      </w:ins>
      <w:ins w:id="180" w:author="Benton, Deon" w:date="2025-01-22T16:07:00Z" w16du:dateUtc="2025-01-22T22:07:00Z">
        <w:r w:rsidR="00D564A2">
          <w:rPr>
            <w:rFonts w:ascii="Times New Roman" w:eastAsia="Times New Roman" w:hAnsi="Times New Roman" w:cs="Times New Roman"/>
            <w:sz w:val="24"/>
            <w:szCs w:val="24"/>
          </w:rPr>
          <w:t xml:space="preserve"> of </w:t>
        </w:r>
      </w:ins>
      <w:ins w:id="181" w:author="Benton, Deon" w:date="2025-01-22T17:27:00Z" w16du:dateUtc="2025-01-22T23:27:00Z">
        <w:r w:rsidR="00553067">
          <w:rPr>
            <w:rFonts w:ascii="Times New Roman" w:eastAsia="Times New Roman" w:hAnsi="Times New Roman" w:cs="Times New Roman"/>
            <w:sz w:val="24"/>
            <w:szCs w:val="24"/>
          </w:rPr>
          <w:t>the left o</w:t>
        </w:r>
      </w:ins>
      <w:ins w:id="182" w:author="Benton, Deon" w:date="2025-01-22T17:28:00Z" w16du:dateUtc="2025-01-22T23:28:00Z">
        <w:r w:rsidR="00553067">
          <w:rPr>
            <w:rFonts w:ascii="Times New Roman" w:eastAsia="Times New Roman" w:hAnsi="Times New Roman" w:cs="Times New Roman"/>
            <w:sz w:val="24"/>
            <w:szCs w:val="24"/>
          </w:rPr>
          <w:t>bject</w:t>
        </w:r>
      </w:ins>
      <w:ins w:id="183" w:author="Benton, Deon" w:date="2025-01-22T16:07:00Z" w16du:dateUtc="2025-01-22T22:07:00Z">
        <w:r w:rsidR="00D564A2">
          <w:rPr>
            <w:rFonts w:ascii="Times New Roman" w:eastAsia="Times New Roman" w:hAnsi="Times New Roman" w:cs="Times New Roman"/>
            <w:sz w:val="24"/>
            <w:szCs w:val="24"/>
          </w:rPr>
          <w:t xml:space="preserve"> at the ne</w:t>
        </w:r>
      </w:ins>
      <w:ins w:id="184" w:author="Benton, Deon" w:date="2025-01-22T16:08:00Z" w16du:dateUtc="2025-01-22T22:08:00Z">
        <w:r w:rsidR="00D564A2">
          <w:rPr>
            <w:rFonts w:ascii="Times New Roman" w:eastAsia="Times New Roman" w:hAnsi="Times New Roman" w:cs="Times New Roman"/>
            <w:sz w:val="24"/>
            <w:szCs w:val="24"/>
          </w:rPr>
          <w:t xml:space="preserve">xt time step based on its current position. </w:t>
        </w:r>
      </w:ins>
      <w:ins w:id="185" w:author="Benton, Deon" w:date="2025-01-22T17:28:00Z" w16du:dateUtc="2025-01-22T23:28:00Z">
        <w:r w:rsidR="00F47377">
          <w:rPr>
            <w:rFonts w:ascii="Times New Roman" w:eastAsia="Times New Roman" w:hAnsi="Times New Roman" w:cs="Times New Roman"/>
            <w:sz w:val="24"/>
            <w:szCs w:val="24"/>
          </w:rPr>
          <w:t>As can be seen in the figure, curved motion</w:t>
        </w:r>
      </w:ins>
      <w:ins w:id="186" w:author="Benton, Deon" w:date="2025-01-24T16:12:00Z" w16du:dateUtc="2025-01-24T22:12:00Z">
        <w:r w:rsidR="00293944">
          <w:rPr>
            <w:rFonts w:ascii="Times New Roman" w:eastAsia="Times New Roman" w:hAnsi="Times New Roman" w:cs="Times New Roman"/>
            <w:sz w:val="24"/>
            <w:szCs w:val="24"/>
          </w:rPr>
          <w:t xml:space="preserve"> (Fig. 2, right side)</w:t>
        </w:r>
      </w:ins>
      <w:ins w:id="187" w:author="Benton, Deon" w:date="2025-01-24T23:22:00Z" w16du:dateUtc="2025-01-25T05:22:00Z">
        <w:r w:rsidR="009D038C">
          <w:rPr>
            <w:rFonts w:ascii="Times New Roman" w:eastAsia="Times New Roman" w:hAnsi="Times New Roman" w:cs="Times New Roman"/>
            <w:sz w:val="24"/>
            <w:szCs w:val="24"/>
          </w:rPr>
          <w:t xml:space="preserve"> </w:t>
        </w:r>
      </w:ins>
      <w:ins w:id="188" w:author="Benton, Deon" w:date="2025-01-22T17:28:00Z" w16du:dateUtc="2025-01-22T23:28:00Z">
        <w:r w:rsidR="00F47377">
          <w:rPr>
            <w:rFonts w:ascii="Times New Roman" w:eastAsia="Times New Roman" w:hAnsi="Times New Roman" w:cs="Times New Roman"/>
            <w:sz w:val="24"/>
            <w:szCs w:val="24"/>
          </w:rPr>
          <w:t>was implemented with two straight paths with a “</w:t>
        </w:r>
      </w:ins>
      <w:ins w:id="189" w:author="Benton, Deon" w:date="2025-01-24T09:51:00Z" w16du:dateUtc="2025-01-24T15:51:00Z">
        <w:r w:rsidR="00B70CA9">
          <w:rPr>
            <w:rFonts w:ascii="Times New Roman" w:eastAsia="Times New Roman" w:hAnsi="Times New Roman" w:cs="Times New Roman"/>
            <w:sz w:val="24"/>
            <w:szCs w:val="24"/>
          </w:rPr>
          <w:t>d</w:t>
        </w:r>
      </w:ins>
      <w:ins w:id="190" w:author="Benton, Deon" w:date="2025-01-22T17:28:00Z" w16du:dateUtc="2025-01-22T23:28:00Z">
        <w:r w:rsidR="00F47377">
          <w:rPr>
            <w:rFonts w:ascii="Times New Roman" w:eastAsia="Times New Roman" w:hAnsi="Times New Roman" w:cs="Times New Roman"/>
            <w:sz w:val="24"/>
            <w:szCs w:val="24"/>
          </w:rPr>
          <w:t>iscontinuity” in the middle</w:t>
        </w:r>
      </w:ins>
      <w:ins w:id="191" w:author="Benton, Deon" w:date="2025-01-24T16:12:00Z" w16du:dateUtc="2025-01-24T22:12:00Z">
        <w:r w:rsidR="00293944">
          <w:rPr>
            <w:rFonts w:ascii="Times New Roman" w:eastAsia="Times New Roman" w:hAnsi="Times New Roman" w:cs="Times New Roman"/>
            <w:sz w:val="24"/>
            <w:szCs w:val="24"/>
          </w:rPr>
          <w:t>, in which the path appeared to “jump u</w:t>
        </w:r>
      </w:ins>
      <w:ins w:id="192" w:author="Benton, Deon" w:date="2025-01-24T16:13:00Z" w16du:dateUtc="2025-01-24T22:13:00Z">
        <w:r w:rsidR="00293944">
          <w:rPr>
            <w:rFonts w:ascii="Times New Roman" w:eastAsia="Times New Roman" w:hAnsi="Times New Roman" w:cs="Times New Roman"/>
            <w:sz w:val="24"/>
            <w:szCs w:val="24"/>
          </w:rPr>
          <w:t xml:space="preserve">p” (e.g., </w:t>
        </w:r>
        <w:r w:rsidR="00567C2C">
          <w:rPr>
            <w:rFonts w:ascii="Times New Roman" w:eastAsia="Times New Roman" w:hAnsi="Times New Roman" w:cs="Times New Roman"/>
            <w:sz w:val="24"/>
            <w:szCs w:val="24"/>
          </w:rPr>
          <w:t>predicted position at t</w:t>
        </w:r>
      </w:ins>
      <w:ins w:id="193" w:author="Benton, Deon" w:date="2025-01-24T16:14:00Z" w16du:dateUtc="2025-01-24T22:14:00Z">
        <w:r w:rsidR="00567C2C">
          <w:rPr>
            <w:rFonts w:ascii="Times New Roman" w:eastAsia="Times New Roman" w:hAnsi="Times New Roman" w:cs="Times New Roman"/>
            <w:sz w:val="24"/>
            <w:szCs w:val="24"/>
            <w:vertAlign w:val="subscript"/>
          </w:rPr>
          <w:t>3</w:t>
        </w:r>
        <w:r w:rsidR="00567C2C">
          <w:rPr>
            <w:rFonts w:ascii="Times New Roman" w:eastAsia="Times New Roman" w:hAnsi="Times New Roman" w:cs="Times New Roman"/>
            <w:sz w:val="24"/>
            <w:szCs w:val="24"/>
          </w:rPr>
          <w:t>)</w:t>
        </w:r>
      </w:ins>
      <w:ins w:id="194" w:author="Benton, Deon" w:date="2025-01-22T17:28:00Z" w16du:dateUtc="2025-01-22T23:28:00Z">
        <w:r w:rsidR="00F47377">
          <w:rPr>
            <w:rFonts w:ascii="Times New Roman" w:eastAsia="Times New Roman" w:hAnsi="Times New Roman" w:cs="Times New Roman"/>
            <w:sz w:val="24"/>
            <w:szCs w:val="24"/>
          </w:rPr>
          <w:t>.</w:t>
        </w:r>
      </w:ins>
      <w:ins w:id="195" w:author="Benton, Deon" w:date="2025-01-24T23:21:00Z" w16du:dateUtc="2025-01-25T05:21:00Z">
        <w:r w:rsidR="009D038C">
          <w:rPr>
            <w:rFonts w:ascii="Times New Roman" w:eastAsia="Times New Roman" w:hAnsi="Times New Roman" w:cs="Times New Roman"/>
            <w:sz w:val="24"/>
            <w:szCs w:val="24"/>
          </w:rPr>
          <w:t xml:space="preserve"> This curved motion occurred over a 2 </w:t>
        </w:r>
      </w:ins>
      <w:ins w:id="196" w:author="Benton, Deon" w:date="2025-01-24T23:22:00Z" w16du:dateUtc="2025-01-25T05:22:00Z">
        <w:r w:rsidR="009D038C">
          <w:rPr>
            <w:rFonts w:ascii="Times New Roman" w:eastAsia="Times New Roman" w:hAnsi="Times New Roman" w:cs="Times New Roman"/>
            <w:sz w:val="24"/>
            <w:szCs w:val="24"/>
          </w:rPr>
          <w:t>× 2 barrier that</w:t>
        </w:r>
      </w:ins>
      <w:ins w:id="197" w:author="Benton, Deon" w:date="2025-01-24T23:23:00Z" w16du:dateUtc="2025-01-25T05:23:00Z">
        <w:r w:rsidR="00D43B82">
          <w:rPr>
            <w:rFonts w:ascii="Times New Roman" w:eastAsia="Times New Roman" w:hAnsi="Times New Roman" w:cs="Times New Roman"/>
            <w:sz w:val="24"/>
            <w:szCs w:val="24"/>
          </w:rPr>
          <w:t xml:space="preserve"> </w:t>
        </w:r>
        <w:r w:rsidR="002A5D28">
          <w:rPr>
            <w:rFonts w:ascii="Times New Roman" w:eastAsia="Times New Roman" w:hAnsi="Times New Roman" w:cs="Times New Roman"/>
            <w:sz w:val="24"/>
            <w:szCs w:val="24"/>
          </w:rPr>
          <w:t>was in</w:t>
        </w:r>
      </w:ins>
      <w:ins w:id="198" w:author="Benton, Deon" w:date="2025-01-24T23:22:00Z" w16du:dateUtc="2025-01-25T05:22:00Z">
        <w:r w:rsidR="009D038C">
          <w:rPr>
            <w:rFonts w:ascii="Times New Roman" w:eastAsia="Times New Roman" w:hAnsi="Times New Roman" w:cs="Times New Roman"/>
            <w:sz w:val="24"/>
            <w:szCs w:val="24"/>
          </w:rPr>
          <w:t xml:space="preserve"> columns 3 and 4 of the grid.</w:t>
        </w:r>
      </w:ins>
      <w:ins w:id="199" w:author="Benton, Deon" w:date="2025-01-24T09:51:00Z" w16du:dateUtc="2025-01-24T15:51:00Z">
        <w:r w:rsidR="00B70CA9">
          <w:rPr>
            <w:rFonts w:ascii="Times New Roman" w:eastAsia="Times New Roman" w:hAnsi="Times New Roman" w:cs="Times New Roman"/>
            <w:sz w:val="24"/>
            <w:szCs w:val="24"/>
          </w:rPr>
          <w:t xml:space="preserve"> </w:t>
        </w:r>
      </w:ins>
      <w:ins w:id="200" w:author="Benton, Deon" w:date="2025-01-22T17:28:00Z" w16du:dateUtc="2025-01-22T23:28:00Z">
        <w:r w:rsidR="00F47377">
          <w:rPr>
            <w:rFonts w:ascii="Times New Roman" w:eastAsia="Times New Roman" w:hAnsi="Times New Roman" w:cs="Times New Roman"/>
            <w:sz w:val="24"/>
            <w:szCs w:val="24"/>
          </w:rPr>
          <w:t xml:space="preserve">Although </w:t>
        </w:r>
      </w:ins>
      <w:ins w:id="201" w:author="Benton, Deon" w:date="2025-01-22T17:29:00Z" w16du:dateUtc="2025-01-22T23:29:00Z">
        <w:r w:rsidR="00F47377">
          <w:rPr>
            <w:rFonts w:ascii="Times New Roman" w:eastAsia="Times New Roman" w:hAnsi="Times New Roman" w:cs="Times New Roman"/>
            <w:sz w:val="24"/>
            <w:szCs w:val="24"/>
          </w:rPr>
          <w:t>no such discontinuity exist</w:t>
        </w:r>
      </w:ins>
      <w:ins w:id="202" w:author="Benton, Deon" w:date="2025-01-24T16:14:00Z" w16du:dateUtc="2025-01-24T22:14:00Z">
        <w:r w:rsidR="00BE2B33">
          <w:rPr>
            <w:rFonts w:ascii="Times New Roman" w:eastAsia="Times New Roman" w:hAnsi="Times New Roman" w:cs="Times New Roman"/>
            <w:sz w:val="24"/>
            <w:szCs w:val="24"/>
          </w:rPr>
          <w:t>ed</w:t>
        </w:r>
      </w:ins>
      <w:ins w:id="203" w:author="Benton, Deon" w:date="2025-01-22T17:29:00Z" w16du:dateUtc="2025-01-22T23:29:00Z">
        <w:r w:rsidR="00F47377">
          <w:rPr>
            <w:rFonts w:ascii="Times New Roman" w:eastAsia="Times New Roman" w:hAnsi="Times New Roman" w:cs="Times New Roman"/>
            <w:sz w:val="24"/>
            <w:szCs w:val="24"/>
          </w:rPr>
          <w:t xml:space="preserve"> for curved motion in the real wor</w:t>
        </w:r>
      </w:ins>
      <w:ins w:id="204" w:author="Benton, Deon" w:date="2025-01-22T17:30:00Z" w16du:dateUtc="2025-01-22T23:30:00Z">
        <w:r w:rsidR="00F47377">
          <w:rPr>
            <w:rFonts w:ascii="Times New Roman" w:eastAsia="Times New Roman" w:hAnsi="Times New Roman" w:cs="Times New Roman"/>
            <w:sz w:val="24"/>
            <w:szCs w:val="24"/>
          </w:rPr>
          <w:t>ld</w:t>
        </w:r>
      </w:ins>
      <w:ins w:id="205" w:author="Benton, Deon" w:date="2025-01-22T17:31:00Z" w16du:dateUtc="2025-01-22T23:31:00Z">
        <w:r w:rsidR="00F12B94">
          <w:rPr>
            <w:rFonts w:ascii="Times New Roman" w:eastAsia="Times New Roman" w:hAnsi="Times New Roman" w:cs="Times New Roman"/>
            <w:sz w:val="24"/>
            <w:szCs w:val="24"/>
          </w:rPr>
          <w:t>—instead, real-world curved motion is arced and continuous—</w:t>
        </w:r>
      </w:ins>
      <w:ins w:id="206" w:author="Benton, Deon" w:date="2025-01-24T16:14:00Z" w16du:dateUtc="2025-01-24T22:14:00Z">
        <w:r w:rsidR="00BE2B33">
          <w:rPr>
            <w:rFonts w:ascii="Times New Roman" w:eastAsia="Times New Roman" w:hAnsi="Times New Roman" w:cs="Times New Roman"/>
            <w:sz w:val="24"/>
            <w:szCs w:val="24"/>
          </w:rPr>
          <w:t xml:space="preserve">a discontinuity was </w:t>
        </w:r>
      </w:ins>
      <w:ins w:id="207" w:author="Benton, Deon" w:date="2025-01-22T17:30:00Z" w16du:dateUtc="2025-01-22T23:30:00Z">
        <w:r w:rsidR="00F47377">
          <w:rPr>
            <w:rFonts w:ascii="Times New Roman" w:eastAsia="Times New Roman" w:hAnsi="Times New Roman" w:cs="Times New Roman"/>
            <w:sz w:val="24"/>
            <w:szCs w:val="24"/>
          </w:rPr>
          <w:t>introduced here</w:t>
        </w:r>
      </w:ins>
      <w:ins w:id="208" w:author="Benton, Deon" w:date="2025-01-22T17:29:00Z" w16du:dateUtc="2025-01-22T23:29:00Z">
        <w:r w:rsidR="00F47377">
          <w:rPr>
            <w:rFonts w:ascii="Times New Roman" w:eastAsia="Times New Roman" w:hAnsi="Times New Roman" w:cs="Times New Roman"/>
            <w:sz w:val="24"/>
            <w:szCs w:val="24"/>
          </w:rPr>
          <w:t xml:space="preserve"> to </w:t>
        </w:r>
      </w:ins>
      <w:ins w:id="209" w:author="Benton, Deon" w:date="2025-01-24T17:03:00Z" w16du:dateUtc="2025-01-24T23:03:00Z">
        <w:r w:rsidR="00D11A7E">
          <w:rPr>
            <w:rFonts w:ascii="Times New Roman" w:eastAsia="Times New Roman" w:hAnsi="Times New Roman" w:cs="Times New Roman"/>
            <w:sz w:val="24"/>
            <w:szCs w:val="24"/>
          </w:rPr>
          <w:t>equate the</w:t>
        </w:r>
      </w:ins>
      <w:ins w:id="210" w:author="Benton, Deon" w:date="2025-01-22T17:29:00Z" w16du:dateUtc="2025-01-22T23:29:00Z">
        <w:r w:rsidR="00F47377">
          <w:rPr>
            <w:rFonts w:ascii="Times New Roman" w:eastAsia="Times New Roman" w:hAnsi="Times New Roman" w:cs="Times New Roman"/>
            <w:sz w:val="24"/>
            <w:szCs w:val="24"/>
          </w:rPr>
          <w:t xml:space="preserve"> time it took </w:t>
        </w:r>
      </w:ins>
      <w:ins w:id="211" w:author="Benton, Deon" w:date="2025-01-24T16:14:00Z" w16du:dateUtc="2025-01-24T22:14:00Z">
        <w:r w:rsidR="00BE2B33">
          <w:rPr>
            <w:rFonts w:ascii="Times New Roman" w:eastAsia="Times New Roman" w:hAnsi="Times New Roman" w:cs="Times New Roman"/>
            <w:sz w:val="24"/>
            <w:szCs w:val="24"/>
          </w:rPr>
          <w:t>networks to complete straight</w:t>
        </w:r>
      </w:ins>
      <w:ins w:id="212" w:author="Benton, Deon" w:date="2025-01-24T16:15:00Z" w16du:dateUtc="2025-01-24T22:15:00Z">
        <w:r w:rsidR="001D7E15">
          <w:rPr>
            <w:rFonts w:ascii="Times New Roman" w:eastAsia="Times New Roman" w:hAnsi="Times New Roman" w:cs="Times New Roman"/>
            <w:sz w:val="24"/>
            <w:szCs w:val="24"/>
          </w:rPr>
          <w:t>-</w:t>
        </w:r>
      </w:ins>
      <w:ins w:id="213" w:author="Benton, Deon" w:date="2025-01-24T16:14:00Z" w16du:dateUtc="2025-01-24T22:14:00Z">
        <w:r w:rsidR="00BE2B33">
          <w:rPr>
            <w:rFonts w:ascii="Times New Roman" w:eastAsia="Times New Roman" w:hAnsi="Times New Roman" w:cs="Times New Roman"/>
            <w:sz w:val="24"/>
            <w:szCs w:val="24"/>
          </w:rPr>
          <w:t xml:space="preserve"> and curved</w:t>
        </w:r>
      </w:ins>
      <w:ins w:id="214" w:author="Benton, Deon" w:date="2025-01-24T16:15:00Z" w16du:dateUtc="2025-01-24T22:15:00Z">
        <w:r w:rsidR="001D7E15">
          <w:rPr>
            <w:rFonts w:ascii="Times New Roman" w:eastAsia="Times New Roman" w:hAnsi="Times New Roman" w:cs="Times New Roman"/>
            <w:sz w:val="24"/>
            <w:szCs w:val="24"/>
          </w:rPr>
          <w:t>-</w:t>
        </w:r>
      </w:ins>
      <w:ins w:id="215" w:author="Benton, Deon" w:date="2025-01-24T16:14:00Z" w16du:dateUtc="2025-01-24T22:14:00Z">
        <w:r w:rsidR="00BE2B33">
          <w:rPr>
            <w:rFonts w:ascii="Times New Roman" w:eastAsia="Times New Roman" w:hAnsi="Times New Roman" w:cs="Times New Roman"/>
            <w:sz w:val="24"/>
            <w:szCs w:val="24"/>
          </w:rPr>
          <w:t>motion</w:t>
        </w:r>
      </w:ins>
      <w:ins w:id="216" w:author="Benton, Deon" w:date="2025-01-24T16:15:00Z" w16du:dateUtc="2025-01-24T22:15:00Z">
        <w:r w:rsidR="001D7E15">
          <w:rPr>
            <w:rFonts w:ascii="Times New Roman" w:eastAsia="Times New Roman" w:hAnsi="Times New Roman" w:cs="Times New Roman"/>
            <w:sz w:val="24"/>
            <w:szCs w:val="24"/>
          </w:rPr>
          <w:t xml:space="preserve"> paths</w:t>
        </w:r>
      </w:ins>
      <w:ins w:id="217" w:author="Benton, Deon" w:date="2025-01-24T09:52:00Z" w16du:dateUtc="2025-01-24T15:52:00Z">
        <w:r w:rsidR="00A611F4">
          <w:rPr>
            <w:rFonts w:ascii="Times New Roman" w:eastAsia="Times New Roman" w:hAnsi="Times New Roman" w:cs="Times New Roman"/>
            <w:sz w:val="24"/>
            <w:szCs w:val="24"/>
          </w:rPr>
          <w:t>.</w:t>
        </w:r>
      </w:ins>
      <w:ins w:id="218" w:author="Benton, Deon" w:date="2025-01-24T17:05:00Z" w16du:dateUtc="2025-01-24T23:05:00Z">
        <w:r w:rsidR="00516634">
          <w:rPr>
            <w:rFonts w:ascii="Times New Roman" w:eastAsia="Times New Roman" w:hAnsi="Times New Roman" w:cs="Times New Roman"/>
            <w:sz w:val="24"/>
            <w:szCs w:val="24"/>
          </w:rPr>
          <w:t xml:space="preserve"> Note that because the last two columns of the path or motion grid were reserved for the barriers used in the control conditions of the three studies (see below), curved and straight motions oc</w:t>
        </w:r>
      </w:ins>
      <w:ins w:id="219" w:author="Benton, Deon" w:date="2025-01-24T17:06:00Z" w16du:dateUtc="2025-01-24T23:06:00Z">
        <w:r w:rsidR="00516634">
          <w:rPr>
            <w:rFonts w:ascii="Times New Roman" w:eastAsia="Times New Roman" w:hAnsi="Times New Roman" w:cs="Times New Roman"/>
            <w:sz w:val="24"/>
            <w:szCs w:val="24"/>
          </w:rPr>
          <w:t>curred over the first six columns of the motion grid</w:t>
        </w:r>
      </w:ins>
      <w:ins w:id="220" w:author="Benton, Deon" w:date="2025-01-24T17:05:00Z" w16du:dateUtc="2025-01-24T23:05:00Z">
        <w:r w:rsidR="00516634">
          <w:rPr>
            <w:rFonts w:ascii="Times New Roman" w:eastAsia="Times New Roman" w:hAnsi="Times New Roman" w:cs="Times New Roman"/>
            <w:sz w:val="24"/>
            <w:szCs w:val="24"/>
          </w:rPr>
          <w:t>.</w:t>
        </w:r>
      </w:ins>
    </w:p>
    <w:p w14:paraId="17D948A2" w14:textId="64A05D49" w:rsidR="00F37EA3" w:rsidRDefault="00F37EA3" w:rsidP="00766F20">
      <w:pPr>
        <w:rPr>
          <w:ins w:id="221" w:author="Benton, Deon" w:date="2025-01-24T16:36:00Z" w16du:dateUtc="2025-01-24T22:36:00Z"/>
          <w:rFonts w:ascii="Times New Roman" w:eastAsia="Times New Roman" w:hAnsi="Times New Roman" w:cs="Times New Roman"/>
          <w:sz w:val="24"/>
          <w:szCs w:val="24"/>
        </w:rPr>
      </w:pPr>
      <w:ins w:id="222" w:author="Benton, Deon" w:date="2025-01-22T16:05:00Z" w16du:dateUtc="2025-01-22T22:05:00Z">
        <w:r>
          <w:rPr>
            <w:rFonts w:ascii="Times New Roman" w:eastAsia="Times New Roman" w:hAnsi="Times New Roman" w:cs="Times New Roman"/>
            <w:sz w:val="24"/>
            <w:szCs w:val="24"/>
          </w:rPr>
          <w:t xml:space="preserve">Crucially, to instantiate the assumption that infants’ </w:t>
        </w:r>
      </w:ins>
      <w:ins w:id="223" w:author="Benton, Deon" w:date="2025-01-22T16:06:00Z" w16du:dateUtc="2025-01-22T22:06:00Z">
        <w:r>
          <w:rPr>
            <w:rFonts w:ascii="Times New Roman" w:eastAsia="Times New Roman" w:hAnsi="Times New Roman" w:cs="Times New Roman"/>
            <w:sz w:val="24"/>
            <w:szCs w:val="24"/>
          </w:rPr>
          <w:t xml:space="preserve">have </w:t>
        </w:r>
      </w:ins>
      <w:ins w:id="224" w:author="Benton, Deon" w:date="2025-01-24T16:15:00Z" w16du:dateUtc="2025-01-24T22:15:00Z">
        <w:r w:rsidR="001D7E15">
          <w:rPr>
            <w:rFonts w:ascii="Times New Roman" w:eastAsia="Times New Roman" w:hAnsi="Times New Roman" w:cs="Times New Roman"/>
            <w:sz w:val="24"/>
            <w:szCs w:val="24"/>
          </w:rPr>
          <w:t>more real-world</w:t>
        </w:r>
      </w:ins>
      <w:ins w:id="225" w:author="Benton, Deon" w:date="2025-01-22T16:06:00Z" w16du:dateUtc="2025-01-22T22:06:00Z">
        <w:r>
          <w:rPr>
            <w:rFonts w:ascii="Times New Roman" w:eastAsia="Times New Roman" w:hAnsi="Times New Roman" w:cs="Times New Roman"/>
            <w:sz w:val="24"/>
            <w:szCs w:val="24"/>
          </w:rPr>
          <w:t xml:space="preserve"> experience with straight path</w:t>
        </w:r>
      </w:ins>
      <w:ins w:id="226" w:author="Benton, Deon" w:date="2025-01-24T16:16:00Z" w16du:dateUtc="2025-01-24T22:16:00Z">
        <w:r w:rsidR="00E4080B">
          <w:rPr>
            <w:rFonts w:ascii="Times New Roman" w:eastAsia="Times New Roman" w:hAnsi="Times New Roman" w:cs="Times New Roman"/>
            <w:sz w:val="24"/>
            <w:szCs w:val="24"/>
          </w:rPr>
          <w:t>s</w:t>
        </w:r>
      </w:ins>
      <w:ins w:id="227" w:author="Benton, Deon" w:date="2025-01-22T16:06:00Z" w16du:dateUtc="2025-01-22T22:06:00Z">
        <w:r>
          <w:rPr>
            <w:rFonts w:ascii="Times New Roman" w:eastAsia="Times New Roman" w:hAnsi="Times New Roman" w:cs="Times New Roman"/>
            <w:sz w:val="24"/>
            <w:szCs w:val="24"/>
          </w:rPr>
          <w:t xml:space="preserve"> than with curved </w:t>
        </w:r>
      </w:ins>
      <w:ins w:id="228" w:author="Benton, Deon" w:date="2025-01-24T16:16:00Z" w16du:dateUtc="2025-01-24T22:16:00Z">
        <w:r w:rsidR="00E4080B">
          <w:rPr>
            <w:rFonts w:ascii="Times New Roman" w:eastAsia="Times New Roman" w:hAnsi="Times New Roman" w:cs="Times New Roman"/>
            <w:sz w:val="24"/>
            <w:szCs w:val="24"/>
          </w:rPr>
          <w:t>paths</w:t>
        </w:r>
      </w:ins>
      <w:ins w:id="229" w:author="Benton, Deon" w:date="2025-01-22T16:06:00Z" w16du:dateUtc="2025-01-22T22:06:00Z">
        <w:r>
          <w:rPr>
            <w:rFonts w:ascii="Times New Roman" w:eastAsia="Times New Roman" w:hAnsi="Times New Roman" w:cs="Times New Roman"/>
            <w:sz w:val="24"/>
            <w:szCs w:val="24"/>
          </w:rPr>
          <w:t>,</w:t>
        </w:r>
      </w:ins>
      <w:ins w:id="230" w:author="Benton, Deon" w:date="2025-01-24T16:17:00Z" w16du:dateUtc="2025-01-24T22:17:00Z">
        <w:r w:rsidR="000D4B94">
          <w:rPr>
            <w:rFonts w:ascii="Times New Roman" w:eastAsia="Times New Roman" w:hAnsi="Times New Roman" w:cs="Times New Roman"/>
            <w:sz w:val="24"/>
            <w:szCs w:val="24"/>
          </w:rPr>
          <w:t xml:space="preserve"> networks</w:t>
        </w:r>
      </w:ins>
      <w:ins w:id="231" w:author="Benton, Deon" w:date="2025-01-24T16:16:00Z" w16du:dateUtc="2025-01-24T22:16:00Z">
        <w:r w:rsidR="00E4080B">
          <w:rPr>
            <w:rFonts w:ascii="Times New Roman" w:eastAsia="Times New Roman" w:hAnsi="Times New Roman" w:cs="Times New Roman"/>
            <w:sz w:val="24"/>
            <w:szCs w:val="24"/>
          </w:rPr>
          <w:t xml:space="preserve"> experienced </w:t>
        </w:r>
      </w:ins>
      <w:ins w:id="232" w:author="Benton, Deon" w:date="2025-01-24T16:17:00Z" w16du:dateUtc="2025-01-24T22:17:00Z">
        <w:r w:rsidR="000D4B94">
          <w:rPr>
            <w:rFonts w:ascii="Times New Roman" w:eastAsia="Times New Roman" w:hAnsi="Times New Roman" w:cs="Times New Roman"/>
            <w:sz w:val="24"/>
            <w:szCs w:val="24"/>
          </w:rPr>
          <w:t>40 straight paths</w:t>
        </w:r>
      </w:ins>
      <w:ins w:id="233" w:author="Benton, Deon" w:date="2025-01-24T16:18:00Z" w16du:dateUtc="2025-01-24T22:18:00Z">
        <w:r w:rsidR="000D4B94">
          <w:rPr>
            <w:rFonts w:ascii="Times New Roman" w:eastAsia="Times New Roman" w:hAnsi="Times New Roman" w:cs="Times New Roman"/>
            <w:sz w:val="24"/>
            <w:szCs w:val="24"/>
          </w:rPr>
          <w:t xml:space="preserve"> and 5 curved paths</w:t>
        </w:r>
      </w:ins>
      <w:ins w:id="234" w:author="Benton, Deon" w:date="2025-01-24T20:13:00Z" w16du:dateUtc="2025-01-25T02:13:00Z">
        <w:r w:rsidR="00E72510">
          <w:rPr>
            <w:rFonts w:ascii="Times New Roman" w:eastAsia="Times New Roman" w:hAnsi="Times New Roman" w:cs="Times New Roman"/>
            <w:sz w:val="24"/>
            <w:szCs w:val="24"/>
          </w:rPr>
          <w:t xml:space="preserve"> during pretraining</w:t>
        </w:r>
      </w:ins>
      <w:ins w:id="235" w:author="Benton, Deon" w:date="2025-01-24T20:14:00Z" w16du:dateUtc="2025-01-25T02:14:00Z">
        <w:r w:rsidR="00E72510">
          <w:rPr>
            <w:rFonts w:ascii="Times New Roman" w:eastAsia="Times New Roman" w:hAnsi="Times New Roman" w:cs="Times New Roman"/>
            <w:sz w:val="24"/>
            <w:szCs w:val="24"/>
          </w:rPr>
          <w:t xml:space="preserve"> phase. This phase</w:t>
        </w:r>
      </w:ins>
      <w:ins w:id="236" w:author="Benton, Deon" w:date="2025-01-24T20:13:00Z" w16du:dateUtc="2025-01-25T02:13:00Z">
        <w:r w:rsidR="00E72510">
          <w:rPr>
            <w:rFonts w:ascii="Times New Roman" w:eastAsia="Times New Roman" w:hAnsi="Times New Roman" w:cs="Times New Roman"/>
            <w:sz w:val="24"/>
            <w:szCs w:val="24"/>
          </w:rPr>
          <w:t xml:space="preserve"> served as a proxy for “real-world” experience.</w:t>
        </w:r>
      </w:ins>
      <w:ins w:id="237" w:author="Benton, Deon" w:date="2025-01-24T16:18:00Z" w16du:dateUtc="2025-01-24T22:18:00Z">
        <w:r w:rsidR="000D4B94">
          <w:rPr>
            <w:rFonts w:ascii="Times New Roman" w:eastAsia="Times New Roman" w:hAnsi="Times New Roman" w:cs="Times New Roman"/>
            <w:sz w:val="24"/>
            <w:szCs w:val="24"/>
          </w:rPr>
          <w:t xml:space="preserve"> In addition to</w:t>
        </w:r>
      </w:ins>
      <w:ins w:id="238" w:author="Benton, Deon" w:date="2025-01-24T16:19:00Z" w16du:dateUtc="2025-01-24T22:19:00Z">
        <w:r w:rsidR="000D4B94">
          <w:rPr>
            <w:rFonts w:ascii="Times New Roman" w:eastAsia="Times New Roman" w:hAnsi="Times New Roman" w:cs="Times New Roman"/>
            <w:sz w:val="24"/>
            <w:szCs w:val="24"/>
          </w:rPr>
          <w:t xml:space="preserve"> less experience with curved paths relative to straight paths, </w:t>
        </w:r>
        <w:r w:rsidR="00BA5DFE">
          <w:rPr>
            <w:rFonts w:ascii="Times New Roman" w:eastAsia="Times New Roman" w:hAnsi="Times New Roman" w:cs="Times New Roman"/>
            <w:sz w:val="24"/>
            <w:szCs w:val="24"/>
          </w:rPr>
          <w:t>networks experienced straight paths 90% of the time and curved paths 10% of the time. These frequencies were norma</w:t>
        </w:r>
      </w:ins>
      <w:ins w:id="239" w:author="Benton, Deon" w:date="2025-01-24T16:20:00Z" w16du:dateUtc="2025-01-24T22:20:00Z">
        <w:r w:rsidR="00BA5DFE">
          <w:rPr>
            <w:rFonts w:ascii="Times New Roman" w:eastAsia="Times New Roman" w:hAnsi="Times New Roman" w:cs="Times New Roman"/>
            <w:sz w:val="24"/>
            <w:szCs w:val="24"/>
          </w:rPr>
          <w:t>lized over examples.</w:t>
        </w:r>
        <w:r w:rsidR="00373EE6">
          <w:rPr>
            <w:rFonts w:ascii="Times New Roman" w:eastAsia="Times New Roman" w:hAnsi="Times New Roman" w:cs="Times New Roman"/>
            <w:sz w:val="24"/>
            <w:szCs w:val="24"/>
          </w:rPr>
          <w:t xml:space="preserve"> Although these differences in experience with straight and curved paths likely exaggerate that encountered in the real world,</w:t>
        </w:r>
      </w:ins>
      <w:ins w:id="240" w:author="Benton, Deon" w:date="2025-01-24T16:35:00Z" w16du:dateUtc="2025-01-24T22:35:00Z">
        <w:r w:rsidR="008D7636">
          <w:rPr>
            <w:rFonts w:ascii="Times New Roman" w:eastAsia="Times New Roman" w:hAnsi="Times New Roman" w:cs="Times New Roman"/>
            <w:sz w:val="24"/>
            <w:szCs w:val="24"/>
          </w:rPr>
          <w:t xml:space="preserve"> such differences would make visible any effect of differential experience.</w:t>
        </w:r>
      </w:ins>
      <w:ins w:id="241" w:author="Benton, Deon" w:date="2025-01-24T16:36:00Z" w16du:dateUtc="2025-01-24T22:36:00Z">
        <w:r w:rsidR="00471C2C">
          <w:rPr>
            <w:rFonts w:ascii="Times New Roman" w:eastAsia="Times New Roman" w:hAnsi="Times New Roman" w:cs="Times New Roman"/>
            <w:sz w:val="24"/>
            <w:szCs w:val="24"/>
          </w:rPr>
          <w:t xml:space="preserve"> A full version of this paper would systematically assess the effect of different amounts of experience with straight and curved paths.</w:t>
        </w:r>
      </w:ins>
    </w:p>
    <w:p w14:paraId="42E05985" w14:textId="48A06C72" w:rsidR="00CC029A" w:rsidRDefault="00CC029A" w:rsidP="00766F20">
      <w:pPr>
        <w:rPr>
          <w:ins w:id="242" w:author="Benton, Deon" w:date="2025-01-24T20:18:00Z" w16du:dateUtc="2025-01-25T02:18:00Z"/>
          <w:rFonts w:ascii="Times New Roman" w:eastAsia="Times New Roman" w:hAnsi="Times New Roman" w:cs="Times New Roman"/>
          <w:sz w:val="24"/>
          <w:szCs w:val="24"/>
        </w:rPr>
      </w:pPr>
      <w:ins w:id="243" w:author="Benton, Deon" w:date="2025-01-24T16:36:00Z" w16du:dateUtc="2025-01-24T22:36:00Z">
        <w:r>
          <w:rPr>
            <w:rFonts w:ascii="Times New Roman" w:eastAsia="Times New Roman" w:hAnsi="Times New Roman" w:cs="Times New Roman"/>
            <w:sz w:val="24"/>
            <w:szCs w:val="24"/>
          </w:rPr>
          <w:t>T</w:t>
        </w:r>
      </w:ins>
      <w:ins w:id="244" w:author="Benton, Deon" w:date="2025-01-24T16:37:00Z" w16du:dateUtc="2025-01-24T22:37:00Z">
        <w:r>
          <w:rPr>
            <w:rFonts w:ascii="Times New Roman" w:eastAsia="Times New Roman" w:hAnsi="Times New Roman" w:cs="Times New Roman"/>
            <w:sz w:val="24"/>
            <w:szCs w:val="24"/>
          </w:rPr>
          <w:t xml:space="preserve">he networks used to simulate Gergely et al. (1995) and Liu and Spelke (2017) received </w:t>
        </w:r>
      </w:ins>
      <w:ins w:id="245" w:author="Benton, Deon" w:date="2025-01-24T20:15:00Z" w16du:dateUtc="2025-01-25T02:15:00Z">
        <w:r w:rsidR="00C92BB4">
          <w:rPr>
            <w:rFonts w:ascii="Times New Roman" w:eastAsia="Times New Roman" w:hAnsi="Times New Roman" w:cs="Times New Roman"/>
            <w:sz w:val="24"/>
            <w:szCs w:val="24"/>
          </w:rPr>
          <w:t>1000</w:t>
        </w:r>
      </w:ins>
      <w:ins w:id="246" w:author="Benton, Deon" w:date="2025-01-24T16:37:00Z" w16du:dateUtc="2025-01-24T22:37:00Z">
        <w:r>
          <w:rPr>
            <w:rFonts w:ascii="Times New Roman" w:eastAsia="Times New Roman" w:hAnsi="Times New Roman" w:cs="Times New Roman"/>
            <w:sz w:val="24"/>
            <w:szCs w:val="24"/>
          </w:rPr>
          <w:t xml:space="preserve"> epochs of pretraining experience. In contrast, the networks used to simulate</w:t>
        </w:r>
      </w:ins>
      <w:ins w:id="247" w:author="Benton, Deon" w:date="2025-01-24T20:15:00Z" w16du:dateUtc="2025-01-25T02:15:00Z">
        <w:r w:rsidR="00C92BB4">
          <w:rPr>
            <w:rFonts w:ascii="Times New Roman" w:eastAsia="Times New Roman" w:hAnsi="Times New Roman" w:cs="Times New Roman"/>
            <w:sz w:val="24"/>
            <w:szCs w:val="24"/>
          </w:rPr>
          <w:t xml:space="preserve"> Liu et al. (2019) received 300 epochs of pretraining. </w:t>
        </w:r>
      </w:ins>
      <w:ins w:id="248" w:author="Benton, Deon" w:date="2025-01-24T20:16:00Z" w16du:dateUtc="2025-01-25T02:16:00Z">
        <w:r w:rsidR="00C92BB4">
          <w:rPr>
            <w:rFonts w:ascii="Times New Roman" w:eastAsia="Times New Roman" w:hAnsi="Times New Roman" w:cs="Times New Roman"/>
            <w:sz w:val="24"/>
            <w:szCs w:val="24"/>
          </w:rPr>
          <w:t xml:space="preserve">Given that infants in Liu et al. (2019) were younger than those in Gergely et al. (1995) and Liu and Spelke (2017), it was important that the networks used in the </w:t>
        </w:r>
      </w:ins>
      <w:ins w:id="249" w:author="Benton, Deon" w:date="2025-01-24T20:17:00Z" w16du:dateUtc="2025-01-25T02:17:00Z">
        <w:r w:rsidR="00C92BB4">
          <w:rPr>
            <w:rFonts w:ascii="Times New Roman" w:eastAsia="Times New Roman" w:hAnsi="Times New Roman" w:cs="Times New Roman"/>
            <w:sz w:val="24"/>
            <w:szCs w:val="24"/>
          </w:rPr>
          <w:t>fomer study received less pretraining than the networks used in the latter two studies.</w:t>
        </w:r>
      </w:ins>
      <w:ins w:id="250" w:author="Benton, Deon" w:date="2025-01-24T20:18:00Z" w16du:dateUtc="2025-01-25T02:18:00Z">
        <w:r w:rsidR="00D41315">
          <w:rPr>
            <w:rFonts w:ascii="Times New Roman" w:eastAsia="Times New Roman" w:hAnsi="Times New Roman" w:cs="Times New Roman"/>
            <w:sz w:val="24"/>
            <w:szCs w:val="24"/>
          </w:rPr>
          <w:t xml:space="preserve"> Below I briefly discuss the training proced</w:t>
        </w:r>
      </w:ins>
      <w:ins w:id="251" w:author="Benton, Deon" w:date="2025-01-24T20:19:00Z" w16du:dateUtc="2025-01-25T02:19:00Z">
        <w:r w:rsidR="00D41315">
          <w:rPr>
            <w:rFonts w:ascii="Times New Roman" w:eastAsia="Times New Roman" w:hAnsi="Times New Roman" w:cs="Times New Roman"/>
            <w:sz w:val="24"/>
            <w:szCs w:val="24"/>
          </w:rPr>
          <w:t>ure for each study as well as the preliminary results.</w:t>
        </w:r>
      </w:ins>
    </w:p>
    <w:p w14:paraId="0A8DF4F0" w14:textId="3BAEC79D" w:rsidR="00D41315" w:rsidRDefault="00D41315" w:rsidP="00766F20">
      <w:pPr>
        <w:rPr>
          <w:ins w:id="252" w:author="Benton, Deon" w:date="2025-01-24T20:18:00Z" w16du:dateUtc="2025-01-25T02:18:00Z"/>
          <w:rFonts w:ascii="Times New Roman" w:eastAsia="Times New Roman" w:hAnsi="Times New Roman" w:cs="Times New Roman"/>
          <w:sz w:val="24"/>
          <w:szCs w:val="24"/>
        </w:rPr>
      </w:pPr>
      <w:ins w:id="253" w:author="Benton, Deon" w:date="2025-01-24T20:18:00Z" w16du:dateUtc="2025-01-25T02:18:00Z">
        <w:r>
          <w:rPr>
            <w:rFonts w:ascii="Times New Roman" w:eastAsia="Times New Roman" w:hAnsi="Times New Roman" w:cs="Times New Roman"/>
            <w:b/>
            <w:bCs/>
            <w:sz w:val="24"/>
            <w:szCs w:val="24"/>
          </w:rPr>
          <w:t xml:space="preserve">Gergely et al. (1995) simulation </w:t>
        </w:r>
      </w:ins>
    </w:p>
    <w:p w14:paraId="60B37E48" w14:textId="1AF66E00" w:rsidR="00D41315" w:rsidRDefault="00D41315" w:rsidP="00766F20">
      <w:pPr>
        <w:rPr>
          <w:ins w:id="254" w:author="Benton, Deon" w:date="2025-01-25T10:05:00Z" w16du:dateUtc="2025-01-25T16:05:00Z"/>
          <w:rFonts w:ascii="Times New Roman" w:hAnsi="Times New Roman" w:cs="Times New Roman"/>
          <w:sz w:val="24"/>
          <w:szCs w:val="24"/>
        </w:rPr>
      </w:pPr>
      <w:ins w:id="255" w:author="Benton, Deon" w:date="2025-01-24T20:18:00Z" w16du:dateUtc="2025-01-25T02:18:00Z">
        <w:r>
          <w:rPr>
            <w:rFonts w:ascii="Times New Roman" w:eastAsia="Times New Roman" w:hAnsi="Times New Roman" w:cs="Times New Roman"/>
            <w:sz w:val="24"/>
            <w:szCs w:val="24"/>
          </w:rPr>
          <w:t xml:space="preserve">Following pretraining, 50 networks were </w:t>
        </w:r>
      </w:ins>
      <w:ins w:id="256" w:author="Benton, Deon" w:date="2025-01-24T23:31:00Z" w16du:dateUtc="2025-01-25T05:31:00Z">
        <w:r w:rsidR="00EB3A9A">
          <w:rPr>
            <w:rFonts w:ascii="Times New Roman" w:eastAsia="Times New Roman" w:hAnsi="Times New Roman" w:cs="Times New Roman"/>
            <w:sz w:val="24"/>
            <w:szCs w:val="24"/>
          </w:rPr>
          <w:t>assigned</w:t>
        </w:r>
      </w:ins>
      <w:ins w:id="257" w:author="Benton, Deon" w:date="2025-01-24T20:19:00Z" w16du:dateUtc="2025-01-25T02:19:00Z">
        <w:r>
          <w:rPr>
            <w:rFonts w:ascii="Times New Roman" w:eastAsia="Times New Roman" w:hAnsi="Times New Roman" w:cs="Times New Roman"/>
            <w:sz w:val="24"/>
            <w:szCs w:val="24"/>
          </w:rPr>
          <w:t xml:space="preserve"> to the experimental condition</w:t>
        </w:r>
      </w:ins>
      <w:ins w:id="258" w:author="Benton, Deon" w:date="2025-01-24T23:19:00Z" w16du:dateUtc="2025-01-25T05:19:00Z">
        <w:r w:rsidR="001B4A99">
          <w:rPr>
            <w:rFonts w:ascii="Times New Roman" w:eastAsia="Times New Roman" w:hAnsi="Times New Roman" w:cs="Times New Roman"/>
            <w:sz w:val="24"/>
            <w:szCs w:val="24"/>
          </w:rPr>
          <w:t>, and 50 networks were assigned to the co</w:t>
        </w:r>
      </w:ins>
      <w:ins w:id="259" w:author="Benton, Deon" w:date="2025-01-24T23:20:00Z" w16du:dateUtc="2025-01-25T05:20:00Z">
        <w:r w:rsidR="001B4A99">
          <w:rPr>
            <w:rFonts w:ascii="Times New Roman" w:eastAsia="Times New Roman" w:hAnsi="Times New Roman" w:cs="Times New Roman"/>
            <w:sz w:val="24"/>
            <w:szCs w:val="24"/>
          </w:rPr>
          <w:t>ntrol condition</w:t>
        </w:r>
      </w:ins>
      <w:ins w:id="260" w:author="Benton, Deon" w:date="2025-01-24T20:19:00Z" w16du:dateUtc="2025-01-25T02:19:00Z">
        <w:r>
          <w:rPr>
            <w:rFonts w:ascii="Times New Roman" w:eastAsia="Times New Roman" w:hAnsi="Times New Roman" w:cs="Times New Roman"/>
            <w:sz w:val="24"/>
            <w:szCs w:val="24"/>
          </w:rPr>
          <w:t xml:space="preserve">. As was the case in Gergely et al. (1995), networks in the experimental condition were “habituated” to an event in which a new object </w:t>
        </w:r>
      </w:ins>
      <w:ins w:id="261" w:author="Benton, Deon" w:date="2025-01-24T20:20:00Z" w16du:dateUtc="2025-01-25T02:20:00Z">
        <w:r>
          <w:rPr>
            <w:rFonts w:ascii="Times New Roman" w:eastAsia="Times New Roman" w:hAnsi="Times New Roman" w:cs="Times New Roman"/>
            <w:sz w:val="24"/>
            <w:szCs w:val="24"/>
          </w:rPr>
          <w:t xml:space="preserve">jumped over a barrier to reach </w:t>
        </w:r>
      </w:ins>
      <w:ins w:id="262" w:author="Benton, Deon" w:date="2025-01-24T23:32:00Z" w16du:dateUtc="2025-01-25T05:32:00Z">
        <w:r w:rsidR="00EF2092">
          <w:rPr>
            <w:rFonts w:ascii="Times New Roman" w:eastAsia="Times New Roman" w:hAnsi="Times New Roman" w:cs="Times New Roman"/>
            <w:sz w:val="24"/>
            <w:szCs w:val="24"/>
          </w:rPr>
          <w:t>another new object</w:t>
        </w:r>
      </w:ins>
      <w:ins w:id="263" w:author="Benton, Deon" w:date="2025-01-24T20:20:00Z" w16du:dateUtc="2025-01-25T02:20:00Z">
        <w:r>
          <w:rPr>
            <w:rFonts w:ascii="Times New Roman" w:eastAsia="Times New Roman" w:hAnsi="Times New Roman" w:cs="Times New Roman"/>
            <w:sz w:val="24"/>
            <w:szCs w:val="24"/>
          </w:rPr>
          <w:t>. The height of this barrier differed from that experienced during the pretraining phase.</w:t>
        </w:r>
      </w:ins>
      <w:ins w:id="264" w:author="Benton, Deon" w:date="2025-01-24T20:22:00Z" w16du:dateUtc="2025-01-25T02:22:00Z">
        <w:r w:rsidR="00BD4337">
          <w:rPr>
            <w:rFonts w:ascii="Times New Roman" w:eastAsia="Times New Roman" w:hAnsi="Times New Roman" w:cs="Times New Roman"/>
            <w:sz w:val="24"/>
            <w:szCs w:val="24"/>
          </w:rPr>
          <w:t xml:space="preserve"> In particular, the habituation event used a 4 × 2 barrier</w:t>
        </w:r>
      </w:ins>
      <w:ins w:id="265" w:author="Benton, Deon" w:date="2025-01-24T23:21:00Z" w16du:dateUtc="2025-01-25T05:21:00Z">
        <w:r w:rsidR="001B4A99">
          <w:rPr>
            <w:rFonts w:ascii="Times New Roman" w:eastAsia="Times New Roman" w:hAnsi="Times New Roman" w:cs="Times New Roman"/>
            <w:sz w:val="24"/>
            <w:szCs w:val="24"/>
          </w:rPr>
          <w:t xml:space="preserve"> that was in columns 3 and 4of the grid</w:t>
        </w:r>
      </w:ins>
      <w:ins w:id="266" w:author="Benton, Deon" w:date="2025-01-24T20:22:00Z" w16du:dateUtc="2025-01-25T02:22:00Z">
        <w:r w:rsidR="00BD4337">
          <w:rPr>
            <w:rFonts w:ascii="Times New Roman" w:eastAsia="Times New Roman" w:hAnsi="Times New Roman" w:cs="Times New Roman"/>
            <w:sz w:val="24"/>
            <w:szCs w:val="24"/>
          </w:rPr>
          <w:t>.</w:t>
        </w:r>
      </w:ins>
      <w:ins w:id="267" w:author="Benton, Deon" w:date="2025-01-24T23:20:00Z" w16du:dateUtc="2025-01-25T05:20:00Z">
        <w:r w:rsidR="001B4A99">
          <w:rPr>
            <w:rFonts w:ascii="Times New Roman" w:eastAsia="Times New Roman" w:hAnsi="Times New Roman" w:cs="Times New Roman"/>
            <w:sz w:val="24"/>
            <w:szCs w:val="24"/>
          </w:rPr>
          <w:t xml:space="preserve"> The habituation event for networks in the control condition was identical except that the barrier was in </w:t>
        </w:r>
      </w:ins>
      <w:ins w:id="268" w:author="Benton, Deon" w:date="2025-01-24T23:21:00Z" w16du:dateUtc="2025-01-25T05:21:00Z">
        <w:r w:rsidR="001B4A99">
          <w:rPr>
            <w:rFonts w:ascii="Times New Roman" w:eastAsia="Times New Roman" w:hAnsi="Times New Roman" w:cs="Times New Roman"/>
            <w:sz w:val="24"/>
            <w:szCs w:val="24"/>
          </w:rPr>
          <w:t xml:space="preserve">column 7 and 8 of the </w:t>
        </w:r>
      </w:ins>
      <w:ins w:id="269" w:author="Benton, Deon" w:date="2025-01-24T23:20:00Z" w16du:dateUtc="2025-01-25T05:20:00Z">
        <w:r w:rsidR="001B4A99">
          <w:rPr>
            <w:rFonts w:ascii="Times New Roman" w:eastAsia="Times New Roman" w:hAnsi="Times New Roman" w:cs="Times New Roman"/>
            <w:sz w:val="24"/>
            <w:szCs w:val="24"/>
          </w:rPr>
          <w:t>grid.</w:t>
        </w:r>
      </w:ins>
      <w:ins w:id="270" w:author="Benton, Deon" w:date="2025-01-24T20:22:00Z" w16du:dateUtc="2025-01-25T02:22:00Z">
        <w:r w:rsidR="00BD4337">
          <w:rPr>
            <w:rFonts w:ascii="Times New Roman" w:eastAsia="Times New Roman" w:hAnsi="Times New Roman" w:cs="Times New Roman"/>
            <w:sz w:val="24"/>
            <w:szCs w:val="24"/>
          </w:rPr>
          <w:t xml:space="preserve"> </w:t>
        </w:r>
      </w:ins>
      <w:ins w:id="271" w:author="Benton, Deon" w:date="2025-01-24T20:20:00Z" w16du:dateUtc="2025-01-25T02:20:00Z">
        <w:r w:rsidR="004B2839">
          <w:rPr>
            <w:rFonts w:ascii="Times New Roman" w:eastAsia="Times New Roman" w:hAnsi="Times New Roman" w:cs="Times New Roman"/>
            <w:sz w:val="24"/>
            <w:szCs w:val="24"/>
          </w:rPr>
          <w:t xml:space="preserve"> For all three simulations, the habituation phase lasted 15 epochs.</w:t>
        </w:r>
      </w:ins>
      <w:ins w:id="272" w:author="Benton, Deon" w:date="2025-01-24T23:24:00Z" w16du:dateUtc="2025-01-25T05:24:00Z">
        <w:r w:rsidR="002A5D28">
          <w:rPr>
            <w:rFonts w:ascii="Times New Roman" w:eastAsia="Times New Roman" w:hAnsi="Times New Roman" w:cs="Times New Roman"/>
            <w:sz w:val="24"/>
            <w:szCs w:val="24"/>
          </w:rPr>
          <w:t xml:space="preserve"> Both groups then received two test events</w:t>
        </w:r>
      </w:ins>
      <w:ins w:id="273" w:author="Benton, Deon" w:date="2025-01-24T23:26:00Z" w16du:dateUtc="2025-01-25T05:26:00Z">
        <w:r w:rsidR="002A5D28">
          <w:rPr>
            <w:rFonts w:ascii="Times New Roman" w:eastAsia="Times New Roman" w:hAnsi="Times New Roman" w:cs="Times New Roman"/>
            <w:sz w:val="24"/>
            <w:szCs w:val="24"/>
          </w:rPr>
          <w:t>; the barrier was absent in both test events</w:t>
        </w:r>
      </w:ins>
      <w:ins w:id="274" w:author="Benton, Deon" w:date="2025-01-24T23:24:00Z" w16du:dateUtc="2025-01-25T05:24:00Z">
        <w:r w:rsidR="002A5D28">
          <w:rPr>
            <w:rFonts w:ascii="Times New Roman" w:eastAsia="Times New Roman" w:hAnsi="Times New Roman" w:cs="Times New Roman"/>
            <w:sz w:val="24"/>
            <w:szCs w:val="24"/>
          </w:rPr>
          <w:t>.</w:t>
        </w:r>
      </w:ins>
      <w:ins w:id="275" w:author="Benton, Deon" w:date="2025-01-24T23:25:00Z" w16du:dateUtc="2025-01-25T05:25:00Z">
        <w:r w:rsidR="002A5D28">
          <w:rPr>
            <w:rFonts w:ascii="Times New Roman" w:eastAsia="Times New Roman" w:hAnsi="Times New Roman" w:cs="Times New Roman"/>
            <w:sz w:val="24"/>
            <w:szCs w:val="24"/>
          </w:rPr>
          <w:t xml:space="preserve"> </w:t>
        </w:r>
        <w:r w:rsidR="002A5D28" w:rsidRPr="004C0C81">
          <w:rPr>
            <w:rFonts w:ascii="Times New Roman" w:hAnsi="Times New Roman" w:cs="Times New Roman"/>
            <w:sz w:val="24"/>
            <w:szCs w:val="24"/>
          </w:rPr>
          <w:t xml:space="preserve">In the inefficient action event, </w:t>
        </w:r>
      </w:ins>
      <w:ins w:id="276" w:author="Benton, Deon" w:date="2025-01-24T23:27:00Z" w16du:dateUtc="2025-01-25T05:27:00Z">
        <w:r w:rsidR="00965B42">
          <w:rPr>
            <w:rFonts w:ascii="Times New Roman" w:hAnsi="Times New Roman" w:cs="Times New Roman"/>
            <w:sz w:val="24"/>
            <w:szCs w:val="24"/>
          </w:rPr>
          <w:t xml:space="preserve">the object on the left </w:t>
        </w:r>
      </w:ins>
      <w:ins w:id="277" w:author="Benton, Deon" w:date="2025-01-24T23:26:00Z" w16du:dateUtc="2025-01-25T05:26:00Z">
        <w:r w:rsidR="00965B42">
          <w:rPr>
            <w:rFonts w:ascii="Times New Roman" w:hAnsi="Times New Roman" w:cs="Times New Roman"/>
            <w:sz w:val="24"/>
            <w:szCs w:val="24"/>
          </w:rPr>
          <w:t>followed</w:t>
        </w:r>
      </w:ins>
      <w:ins w:id="278" w:author="Benton, Deon" w:date="2025-01-24T23:27:00Z" w16du:dateUtc="2025-01-25T05:27:00Z">
        <w:r w:rsidR="00965B42">
          <w:rPr>
            <w:rFonts w:ascii="Times New Roman" w:hAnsi="Times New Roman" w:cs="Times New Roman"/>
            <w:sz w:val="24"/>
            <w:szCs w:val="24"/>
          </w:rPr>
          <w:t xml:space="preserve"> a now </w:t>
        </w:r>
      </w:ins>
      <w:ins w:id="279" w:author="Benton, Deon" w:date="2025-01-24T23:28:00Z" w16du:dateUtc="2025-01-25T05:28:00Z">
        <w:r w:rsidR="00965B42">
          <w:rPr>
            <w:rFonts w:ascii="Times New Roman" w:hAnsi="Times New Roman" w:cs="Times New Roman"/>
            <w:sz w:val="24"/>
            <w:szCs w:val="24"/>
          </w:rPr>
          <w:t>inefficient</w:t>
        </w:r>
      </w:ins>
      <w:ins w:id="280" w:author="Benton, Deon" w:date="2025-01-24T23:26:00Z" w16du:dateUtc="2025-01-25T05:26:00Z">
        <w:r w:rsidR="00965B42">
          <w:rPr>
            <w:rFonts w:ascii="Times New Roman" w:hAnsi="Times New Roman" w:cs="Times New Roman"/>
            <w:sz w:val="24"/>
            <w:szCs w:val="24"/>
          </w:rPr>
          <w:t xml:space="preserve"> curved </w:t>
        </w:r>
      </w:ins>
      <w:ins w:id="281" w:author="Benton, Deon" w:date="2025-01-24T23:28:00Z" w16du:dateUtc="2025-01-25T05:28:00Z">
        <w:r w:rsidR="00965B42">
          <w:rPr>
            <w:rFonts w:ascii="Times New Roman" w:hAnsi="Times New Roman" w:cs="Times New Roman"/>
            <w:sz w:val="24"/>
            <w:szCs w:val="24"/>
          </w:rPr>
          <w:t xml:space="preserve">path </w:t>
        </w:r>
      </w:ins>
      <w:ins w:id="282" w:author="Benton, Deon" w:date="2025-01-24T23:26:00Z" w16du:dateUtc="2025-01-25T05:26:00Z">
        <w:r w:rsidR="00965B42">
          <w:rPr>
            <w:rFonts w:ascii="Times New Roman" w:hAnsi="Times New Roman" w:cs="Times New Roman"/>
            <w:sz w:val="24"/>
            <w:szCs w:val="24"/>
          </w:rPr>
          <w:t>to reach the object on the right</w:t>
        </w:r>
      </w:ins>
      <w:ins w:id="283" w:author="Benton, Deon" w:date="2025-01-24T23:25:00Z" w16du:dateUtc="2025-01-25T05:25:00Z">
        <w:r w:rsidR="002A5D28" w:rsidRPr="004C0C81">
          <w:rPr>
            <w:rFonts w:ascii="Times New Roman" w:hAnsi="Times New Roman" w:cs="Times New Roman"/>
            <w:sz w:val="24"/>
            <w:szCs w:val="24"/>
          </w:rPr>
          <w:t xml:space="preserve">. </w:t>
        </w:r>
      </w:ins>
      <w:ins w:id="284" w:author="Benton, Deon" w:date="2025-01-24T23:27:00Z" w16du:dateUtc="2025-01-25T05:27:00Z">
        <w:r w:rsidR="00965B42">
          <w:rPr>
            <w:rFonts w:ascii="Times New Roman" w:hAnsi="Times New Roman" w:cs="Times New Roman"/>
            <w:sz w:val="24"/>
            <w:szCs w:val="24"/>
          </w:rPr>
          <w:t>In the</w:t>
        </w:r>
      </w:ins>
      <w:ins w:id="285" w:author="Benton, Deon" w:date="2025-01-24T23:25:00Z" w16du:dateUtc="2025-01-25T05:25:00Z">
        <w:r w:rsidR="002A5D28" w:rsidRPr="004C0C81">
          <w:rPr>
            <w:rFonts w:ascii="Times New Roman" w:hAnsi="Times New Roman" w:cs="Times New Roman"/>
            <w:sz w:val="24"/>
            <w:szCs w:val="24"/>
          </w:rPr>
          <w:t xml:space="preserve"> efficient action event,</w:t>
        </w:r>
      </w:ins>
      <w:ins w:id="286" w:author="Benton, Deon" w:date="2025-01-24T23:27:00Z" w16du:dateUtc="2025-01-25T05:27:00Z">
        <w:r w:rsidR="00965B42">
          <w:rPr>
            <w:rFonts w:ascii="Times New Roman" w:hAnsi="Times New Roman" w:cs="Times New Roman"/>
            <w:sz w:val="24"/>
            <w:szCs w:val="24"/>
          </w:rPr>
          <w:t xml:space="preserve"> in contrast, </w:t>
        </w:r>
      </w:ins>
      <w:ins w:id="287" w:author="Benton, Deon" w:date="2025-01-24T23:31:00Z" w16du:dateUtc="2025-01-25T05:31:00Z">
        <w:r w:rsidR="002A0192">
          <w:rPr>
            <w:rFonts w:ascii="Times New Roman" w:hAnsi="Times New Roman" w:cs="Times New Roman"/>
            <w:sz w:val="24"/>
            <w:szCs w:val="24"/>
          </w:rPr>
          <w:t>the object on the left</w:t>
        </w:r>
      </w:ins>
      <w:ins w:id="288" w:author="Benton, Deon" w:date="2025-01-24T23:27:00Z" w16du:dateUtc="2025-01-25T05:27:00Z">
        <w:r w:rsidR="00965B42">
          <w:rPr>
            <w:rFonts w:ascii="Times New Roman" w:hAnsi="Times New Roman" w:cs="Times New Roman"/>
            <w:sz w:val="24"/>
            <w:szCs w:val="24"/>
          </w:rPr>
          <w:t xml:space="preserve"> followed a</w:t>
        </w:r>
      </w:ins>
      <w:ins w:id="289" w:author="Benton, Deon" w:date="2025-01-24T23:28:00Z" w16du:dateUtc="2025-01-25T05:28:00Z">
        <w:r w:rsidR="00965B42">
          <w:rPr>
            <w:rFonts w:ascii="Times New Roman" w:hAnsi="Times New Roman" w:cs="Times New Roman"/>
            <w:sz w:val="24"/>
            <w:szCs w:val="24"/>
          </w:rPr>
          <w:t>n efficient</w:t>
        </w:r>
      </w:ins>
      <w:ins w:id="290" w:author="Benton, Deon" w:date="2025-01-24T23:27:00Z" w16du:dateUtc="2025-01-25T05:27:00Z">
        <w:r w:rsidR="00965B42">
          <w:rPr>
            <w:rFonts w:ascii="Times New Roman" w:hAnsi="Times New Roman" w:cs="Times New Roman"/>
            <w:sz w:val="24"/>
            <w:szCs w:val="24"/>
          </w:rPr>
          <w:t xml:space="preserve"> straight path</w:t>
        </w:r>
      </w:ins>
      <w:ins w:id="291" w:author="Benton, Deon" w:date="2025-01-24T23:25:00Z" w16du:dateUtc="2025-01-25T05:25:00Z">
        <w:r w:rsidR="002A5D28" w:rsidRPr="004C0C81">
          <w:rPr>
            <w:rFonts w:ascii="Times New Roman" w:hAnsi="Times New Roman" w:cs="Times New Roman"/>
            <w:sz w:val="24"/>
            <w:szCs w:val="24"/>
          </w:rPr>
          <w:t xml:space="preserve"> </w:t>
        </w:r>
      </w:ins>
      <w:ins w:id="292" w:author="Benton, Deon" w:date="2025-01-24T23:28:00Z" w16du:dateUtc="2025-01-25T05:28:00Z">
        <w:r w:rsidR="00965B42">
          <w:rPr>
            <w:rFonts w:ascii="Times New Roman" w:hAnsi="Times New Roman" w:cs="Times New Roman"/>
            <w:sz w:val="24"/>
            <w:szCs w:val="24"/>
          </w:rPr>
          <w:t xml:space="preserve">to reach the circle. </w:t>
        </w:r>
      </w:ins>
      <w:ins w:id="293" w:author="Benton, Deon" w:date="2025-01-25T10:01:00Z" w16du:dateUtc="2025-01-25T16:01:00Z">
        <w:r w:rsidR="00E76E71">
          <w:rPr>
            <w:rFonts w:ascii="Times New Roman" w:hAnsi="Times New Roman" w:cs="Times New Roman"/>
            <w:sz w:val="24"/>
            <w:szCs w:val="24"/>
          </w:rPr>
          <w:t>The dependent measure used in the preliminary simulations reported here w</w:t>
        </w:r>
      </w:ins>
      <w:ins w:id="294" w:author="Benton, Deon" w:date="2025-01-25T10:02:00Z" w16du:dateUtc="2025-01-25T16:02:00Z">
        <w:r w:rsidR="00E76E71">
          <w:rPr>
            <w:rFonts w:ascii="Times New Roman" w:hAnsi="Times New Roman" w:cs="Times New Roman"/>
            <w:sz w:val="24"/>
            <w:szCs w:val="24"/>
          </w:rPr>
          <w:t>as cross-entropy error (henceforth, error)</w:t>
        </w:r>
      </w:ins>
      <w:ins w:id="295" w:author="Benton, Deon" w:date="2025-01-24T23:29:00Z" w16du:dateUtc="2025-01-25T05:29:00Z">
        <w:r w:rsidR="00965B42">
          <w:rPr>
            <w:rFonts w:ascii="Times New Roman" w:hAnsi="Times New Roman" w:cs="Times New Roman"/>
            <w:sz w:val="24"/>
            <w:szCs w:val="24"/>
          </w:rPr>
          <w:t>.  This served as a proxy for infant looking time</w:t>
        </w:r>
      </w:ins>
      <w:ins w:id="296" w:author="Benton, Deon" w:date="2025-01-25T10:02:00Z" w16du:dateUtc="2025-01-25T16:02:00Z">
        <w:r w:rsidR="00E76E71">
          <w:rPr>
            <w:rFonts w:ascii="Times New Roman" w:hAnsi="Times New Roman" w:cs="Times New Roman"/>
            <w:sz w:val="24"/>
            <w:szCs w:val="24"/>
          </w:rPr>
          <w:t xml:space="preserve"> and is thought to correlate with infant looking time</w:t>
        </w:r>
      </w:ins>
      <w:ins w:id="297" w:author="Benton, Deon" w:date="2025-01-24T23:32:00Z" w16du:dateUtc="2025-01-25T05:32:00Z">
        <w:r w:rsidR="00EB3A9A">
          <w:rPr>
            <w:rFonts w:ascii="Times New Roman" w:hAnsi="Times New Roman" w:cs="Times New Roman"/>
            <w:sz w:val="24"/>
            <w:szCs w:val="24"/>
          </w:rPr>
          <w:t xml:space="preserve"> (Mareschal et al., 2000)</w:t>
        </w:r>
      </w:ins>
      <w:ins w:id="298" w:author="Benton, Deon" w:date="2025-01-24T23:29:00Z" w16du:dateUtc="2025-01-25T05:29:00Z">
        <w:r w:rsidR="00965B42">
          <w:rPr>
            <w:rFonts w:ascii="Times New Roman" w:hAnsi="Times New Roman" w:cs="Times New Roman"/>
            <w:sz w:val="24"/>
            <w:szCs w:val="24"/>
          </w:rPr>
          <w:t>.</w:t>
        </w:r>
      </w:ins>
    </w:p>
    <w:tbl>
      <w:tblPr>
        <w:tblStyle w:val="TableGrid"/>
        <w:tblW w:w="10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0"/>
      </w:tblGrid>
      <w:tr w:rsidR="003818F9" w14:paraId="55B116BB" w14:textId="77777777" w:rsidTr="003818F9">
        <w:trPr>
          <w:trHeight w:val="4999"/>
        </w:trPr>
        <w:tc>
          <w:tcPr>
            <w:tcW w:w="10550" w:type="dxa"/>
          </w:tcPr>
          <w:p w14:paraId="0A7C17FE" w14:textId="5CA5704C" w:rsidR="003818F9" w:rsidRDefault="003818F9" w:rsidP="003818F9">
            <w:pPr>
              <w:keepNext/>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D1EB33" wp14:editId="5C09CA38">
                  <wp:extent cx="6048375" cy="3111424"/>
                  <wp:effectExtent l="0" t="0" r="0" b="0"/>
                  <wp:docPr id="1078705042" name="Picture 4"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05042" name="Picture 4" descr="A comparison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54416" cy="3114532"/>
                          </a:xfrm>
                          <a:prstGeom prst="rect">
                            <a:avLst/>
                          </a:prstGeom>
                        </pic:spPr>
                      </pic:pic>
                    </a:graphicData>
                  </a:graphic>
                </wp:inline>
              </w:drawing>
            </w:r>
          </w:p>
        </w:tc>
      </w:tr>
    </w:tbl>
    <w:p w14:paraId="5EB6ADB9" w14:textId="0AE133A6" w:rsidR="003818F9" w:rsidRPr="003818F9" w:rsidRDefault="003818F9" w:rsidP="003818F9">
      <w:pPr>
        <w:pStyle w:val="Caption"/>
        <w:rPr>
          <w:ins w:id="299" w:author="Benton, Deon" w:date="2025-01-22T13:41:00Z" w16du:dateUtc="2025-01-22T19:41:00Z"/>
          <w:rFonts w:ascii="Times New Roman" w:hAnsi="Times New Roman" w:cs="Times New Roman"/>
          <w:i w:val="0"/>
          <w:iCs w:val="0"/>
          <w:color w:val="000000" w:themeColor="text1"/>
          <w:sz w:val="20"/>
          <w:szCs w:val="20"/>
        </w:rPr>
      </w:pPr>
      <w:r w:rsidRPr="003818F9">
        <w:rPr>
          <w:rFonts w:ascii="Times New Roman" w:hAnsi="Times New Roman" w:cs="Times New Roman"/>
          <w:i w:val="0"/>
          <w:iCs w:val="0"/>
          <w:color w:val="000000" w:themeColor="text1"/>
          <w:sz w:val="20"/>
          <w:szCs w:val="20"/>
        </w:rPr>
        <w:t xml:space="preserve">Figure </w:t>
      </w:r>
      <w:r w:rsidRPr="003818F9">
        <w:rPr>
          <w:rFonts w:ascii="Times New Roman" w:hAnsi="Times New Roman" w:cs="Times New Roman"/>
          <w:i w:val="0"/>
          <w:iCs w:val="0"/>
          <w:color w:val="000000" w:themeColor="text1"/>
          <w:sz w:val="20"/>
          <w:szCs w:val="20"/>
        </w:rPr>
        <w:fldChar w:fldCharType="begin"/>
      </w:r>
      <w:r w:rsidRPr="003818F9">
        <w:rPr>
          <w:rFonts w:ascii="Times New Roman" w:hAnsi="Times New Roman" w:cs="Times New Roman"/>
          <w:i w:val="0"/>
          <w:iCs w:val="0"/>
          <w:color w:val="000000" w:themeColor="text1"/>
          <w:sz w:val="20"/>
          <w:szCs w:val="20"/>
        </w:rPr>
        <w:instrText xml:space="preserve"> SEQ Figure \* ARABIC </w:instrText>
      </w:r>
      <w:r w:rsidRPr="003818F9">
        <w:rPr>
          <w:rFonts w:ascii="Times New Roman" w:hAnsi="Times New Roman" w:cs="Times New Roman"/>
          <w:i w:val="0"/>
          <w:iCs w:val="0"/>
          <w:color w:val="000000" w:themeColor="text1"/>
          <w:sz w:val="20"/>
          <w:szCs w:val="20"/>
        </w:rPr>
        <w:fldChar w:fldCharType="separate"/>
      </w:r>
      <w:r w:rsidRPr="003818F9">
        <w:rPr>
          <w:rFonts w:ascii="Times New Roman" w:hAnsi="Times New Roman" w:cs="Times New Roman"/>
          <w:i w:val="0"/>
          <w:iCs w:val="0"/>
          <w:noProof/>
          <w:color w:val="000000" w:themeColor="text1"/>
          <w:sz w:val="20"/>
          <w:szCs w:val="20"/>
        </w:rPr>
        <w:t>3</w:t>
      </w:r>
      <w:r w:rsidRPr="003818F9">
        <w:rPr>
          <w:rFonts w:ascii="Times New Roman" w:hAnsi="Times New Roman" w:cs="Times New Roman"/>
          <w:i w:val="0"/>
          <w:iCs w:val="0"/>
          <w:color w:val="000000" w:themeColor="text1"/>
          <w:sz w:val="20"/>
          <w:szCs w:val="20"/>
        </w:rPr>
        <w:fldChar w:fldCharType="end"/>
      </w:r>
      <w:r w:rsidRPr="003818F9">
        <w:rPr>
          <w:rFonts w:ascii="Times New Roman" w:hAnsi="Times New Roman" w:cs="Times New Roman"/>
          <w:i w:val="0"/>
          <w:iCs w:val="0"/>
          <w:color w:val="000000" w:themeColor="text1"/>
          <w:sz w:val="20"/>
          <w:szCs w:val="20"/>
        </w:rPr>
        <w:t xml:space="preserve">. Networks’ mean “looking time” (i.e., cross-entropy error) to the Efficient Action and Inefficient Action test events across the Experimental and Control conditions. </w:t>
      </w:r>
    </w:p>
    <w:p w14:paraId="1C0D64E8" w14:textId="01478833" w:rsidR="003818F9" w:rsidRDefault="003818F9" w:rsidP="00766F20">
      <w:pPr>
        <w:rPr>
          <w:ins w:id="300" w:author="Benton, Deon" w:date="2025-01-25T10:16:00Z" w16du:dateUtc="2025-01-25T16:16:00Z"/>
          <w:rFonts w:ascii="Times New Roman" w:hAnsi="Times New Roman" w:cs="Times New Roman"/>
          <w:sz w:val="24"/>
          <w:szCs w:val="24"/>
        </w:rPr>
      </w:pPr>
      <w:r>
        <w:rPr>
          <w:rFonts w:ascii="Times New Roman" w:hAnsi="Times New Roman" w:cs="Times New Roman"/>
          <w:sz w:val="24"/>
          <w:szCs w:val="24"/>
        </w:rPr>
        <w:t>Figure 3 above shows the preliminary results for the simulation of Gergely et al. (1995). As can be seen,</w:t>
      </w:r>
      <w:ins w:id="301" w:author="Benton, Deon" w:date="2025-01-25T10:15:00Z" w16du:dateUtc="2025-01-25T16:15:00Z">
        <w:r w:rsidR="008E6321">
          <w:rPr>
            <w:rFonts w:ascii="Times New Roman" w:hAnsi="Times New Roman" w:cs="Times New Roman"/>
            <w:sz w:val="24"/>
            <w:szCs w:val="24"/>
          </w:rPr>
          <w:t xml:space="preserve"> the qualitative pattern of results mirrored that reported in G</w:t>
        </w:r>
      </w:ins>
      <w:ins w:id="302" w:author="Benton, Deon" w:date="2025-01-25T10:16:00Z" w16du:dateUtc="2025-01-25T16:16:00Z">
        <w:r w:rsidR="008E6321">
          <w:rPr>
            <w:rFonts w:ascii="Times New Roman" w:hAnsi="Times New Roman" w:cs="Times New Roman"/>
            <w:sz w:val="24"/>
            <w:szCs w:val="24"/>
          </w:rPr>
          <w:t>ergely et al. (1995). In other words, as was true for infants assigned to the Experimental Condition,</w:t>
        </w:r>
      </w:ins>
      <w:r>
        <w:rPr>
          <w:rFonts w:ascii="Times New Roman" w:hAnsi="Times New Roman" w:cs="Times New Roman"/>
          <w:sz w:val="24"/>
          <w:szCs w:val="24"/>
        </w:rPr>
        <w:t xml:space="preserve"> networks in </w:t>
      </w:r>
      <w:ins w:id="303" w:author="Benton, Deon" w:date="2025-01-25T10:16:00Z" w16du:dateUtc="2025-01-25T16:16:00Z">
        <w:r w:rsidR="008E6321">
          <w:rPr>
            <w:rFonts w:ascii="Times New Roman" w:hAnsi="Times New Roman" w:cs="Times New Roman"/>
            <w:sz w:val="24"/>
            <w:szCs w:val="24"/>
          </w:rPr>
          <w:t>the same condition</w:t>
        </w:r>
      </w:ins>
      <w:r>
        <w:rPr>
          <w:rFonts w:ascii="Times New Roman" w:hAnsi="Times New Roman" w:cs="Times New Roman"/>
          <w:sz w:val="24"/>
          <w:szCs w:val="24"/>
        </w:rPr>
        <w:t xml:space="preserve"> look</w:t>
      </w:r>
      <w:ins w:id="304" w:author="Benton, Deon" w:date="2025-01-25T10:16:00Z" w16du:dateUtc="2025-01-25T16:16:00Z">
        <w:r w:rsidR="008E6321">
          <w:rPr>
            <w:rFonts w:ascii="Times New Roman" w:hAnsi="Times New Roman" w:cs="Times New Roman"/>
            <w:sz w:val="24"/>
            <w:szCs w:val="24"/>
          </w:rPr>
          <w:t>ed</w:t>
        </w:r>
      </w:ins>
      <w:r>
        <w:rPr>
          <w:rFonts w:ascii="Times New Roman" w:hAnsi="Times New Roman" w:cs="Times New Roman"/>
          <w:sz w:val="24"/>
          <w:szCs w:val="24"/>
        </w:rPr>
        <w:t xml:space="preserve"> longer at (i.e., produced greater error to) the Inefficient Action event than at the Efficient Action event. In contrast, networks in the Control Condition looked about equally at both test events. </w:t>
      </w:r>
    </w:p>
    <w:p w14:paraId="1E4B83BE" w14:textId="77777777" w:rsidR="002908CD" w:rsidRDefault="002908CD" w:rsidP="00766F20">
      <w:pPr>
        <w:rPr>
          <w:ins w:id="305" w:author="Benton, Deon" w:date="2025-01-25T10:16:00Z" w16du:dateUtc="2025-01-25T16:16:00Z"/>
          <w:rFonts w:ascii="Times New Roman" w:hAnsi="Times New Roman" w:cs="Times New Roman"/>
          <w:sz w:val="24"/>
          <w:szCs w:val="24"/>
        </w:rPr>
      </w:pPr>
    </w:p>
    <w:p w14:paraId="200E0679" w14:textId="71F040E7" w:rsidR="002908CD" w:rsidRDefault="002908CD" w:rsidP="002908CD">
      <w:pPr>
        <w:rPr>
          <w:ins w:id="306" w:author="Benton, Deon" w:date="2025-01-25T10:16:00Z" w16du:dateUtc="2025-01-25T16:16:00Z"/>
          <w:rFonts w:ascii="Times New Roman" w:eastAsia="Times New Roman" w:hAnsi="Times New Roman" w:cs="Times New Roman"/>
          <w:sz w:val="24"/>
          <w:szCs w:val="24"/>
        </w:rPr>
      </w:pPr>
      <w:ins w:id="307" w:author="Benton, Deon" w:date="2025-01-25T10:16:00Z" w16du:dateUtc="2025-01-25T16:16:00Z">
        <w:r>
          <w:rPr>
            <w:rFonts w:ascii="Times New Roman" w:eastAsia="Times New Roman" w:hAnsi="Times New Roman" w:cs="Times New Roman"/>
            <w:b/>
            <w:bCs/>
            <w:sz w:val="24"/>
            <w:szCs w:val="24"/>
          </w:rPr>
          <w:t xml:space="preserve">Liu and Spelke (2017) simulation </w:t>
        </w:r>
      </w:ins>
    </w:p>
    <w:p w14:paraId="56888531" w14:textId="59D6FBA7" w:rsidR="002908CD" w:rsidRDefault="003D1AA0" w:rsidP="00766F20">
      <w:pPr>
        <w:rPr>
          <w:rFonts w:ascii="Times New Roman" w:hAnsi="Times New Roman" w:cs="Times New Roman"/>
          <w:sz w:val="24"/>
          <w:szCs w:val="24"/>
        </w:rPr>
      </w:pPr>
      <w:ins w:id="308" w:author="Benton, Deon" w:date="2025-01-25T10:19:00Z" w16du:dateUtc="2025-01-25T16:19:00Z">
        <w:r>
          <w:rPr>
            <w:rFonts w:ascii="Times New Roman" w:hAnsi="Times New Roman" w:cs="Times New Roman"/>
            <w:sz w:val="24"/>
            <w:szCs w:val="24"/>
          </w:rPr>
          <w:t xml:space="preserve">Fifty different networks were assigned to the </w:t>
        </w:r>
      </w:ins>
      <w:ins w:id="309" w:author="Benton, Deon" w:date="2025-01-25T10:22:00Z" w16du:dateUtc="2025-01-25T16:22:00Z">
        <w:r>
          <w:rPr>
            <w:rFonts w:ascii="Times New Roman" w:hAnsi="Times New Roman" w:cs="Times New Roman"/>
            <w:sz w:val="24"/>
            <w:szCs w:val="24"/>
          </w:rPr>
          <w:t>Experimental Condition</w:t>
        </w:r>
      </w:ins>
      <w:ins w:id="310" w:author="Benton, Deon" w:date="2025-01-25T10:23:00Z" w16du:dateUtc="2025-01-25T16:23:00Z">
        <w:r>
          <w:rPr>
            <w:rFonts w:ascii="Times New Roman" w:hAnsi="Times New Roman" w:cs="Times New Roman"/>
            <w:sz w:val="24"/>
            <w:szCs w:val="24"/>
          </w:rPr>
          <w:t>,</w:t>
        </w:r>
      </w:ins>
      <w:ins w:id="311" w:author="Benton, Deon" w:date="2025-01-25T10:22:00Z" w16du:dateUtc="2025-01-25T16:22:00Z">
        <w:r>
          <w:rPr>
            <w:rFonts w:ascii="Times New Roman" w:hAnsi="Times New Roman" w:cs="Times New Roman"/>
            <w:sz w:val="24"/>
            <w:szCs w:val="24"/>
          </w:rPr>
          <w:t xml:space="preserve"> and 50 networks were assigned to the Control Condition. </w:t>
        </w:r>
      </w:ins>
      <w:ins w:id="312" w:author="Benton, Deon" w:date="2025-01-25T10:24:00Z" w16du:dateUtc="2025-01-25T16:24:00Z">
        <w:r>
          <w:rPr>
            <w:rFonts w:ascii="Times New Roman" w:hAnsi="Times New Roman" w:cs="Times New Roman"/>
            <w:sz w:val="24"/>
            <w:szCs w:val="24"/>
          </w:rPr>
          <w:t>It is worth noting that these</w:t>
        </w:r>
      </w:ins>
      <w:ins w:id="313" w:author="Benton, Deon" w:date="2025-01-25T10:22:00Z" w16du:dateUtc="2025-01-25T16:22:00Z">
        <w:r>
          <w:rPr>
            <w:rFonts w:ascii="Times New Roman" w:hAnsi="Times New Roman" w:cs="Times New Roman"/>
            <w:sz w:val="24"/>
            <w:szCs w:val="24"/>
          </w:rPr>
          <w:t xml:space="preserve"> conditions were called the “Constrained Agent” and “Unconstrained Agent” conditions, respectively, in this study.</w:t>
        </w:r>
      </w:ins>
      <w:ins w:id="314" w:author="Benton, Deon" w:date="2025-01-25T10:24:00Z" w16du:dateUtc="2025-01-25T16:24:00Z">
        <w:r>
          <w:rPr>
            <w:rFonts w:ascii="Times New Roman" w:hAnsi="Times New Roman" w:cs="Times New Roman"/>
            <w:sz w:val="24"/>
            <w:szCs w:val="24"/>
          </w:rPr>
          <w:t xml:space="preserve"> I am referring to these conditions here as experimental and control for consistency across simulations.</w:t>
        </w:r>
      </w:ins>
      <w:ins w:id="315" w:author="Benton, Deon" w:date="2025-01-25T10:25:00Z" w16du:dateUtc="2025-01-25T16:25:00Z">
        <w:r w:rsidR="008429CF">
          <w:rPr>
            <w:rFonts w:ascii="Times New Roman" w:hAnsi="Times New Roman" w:cs="Times New Roman"/>
            <w:sz w:val="24"/>
            <w:szCs w:val="24"/>
          </w:rPr>
          <w:t xml:space="preserve"> Networks in the Experimental Condition were habituated for 15 epochs to</w:t>
        </w:r>
      </w:ins>
      <w:ins w:id="316" w:author="Benton, Deon" w:date="2025-01-25T10:29:00Z" w16du:dateUtc="2025-01-25T16:29:00Z">
        <w:r w:rsidR="00BC38EE">
          <w:rPr>
            <w:rFonts w:ascii="Times New Roman" w:hAnsi="Times New Roman" w:cs="Times New Roman"/>
            <w:sz w:val="24"/>
            <w:szCs w:val="24"/>
          </w:rPr>
          <w:t xml:space="preserve"> an event</w:t>
        </w:r>
      </w:ins>
      <w:ins w:id="317" w:author="Benton, Deon" w:date="2025-01-25T10:26:00Z" w16du:dateUtc="2025-01-25T16:26:00Z">
        <w:r w:rsidR="008429CF">
          <w:rPr>
            <w:rFonts w:ascii="Times New Roman" w:hAnsi="Times New Roman" w:cs="Times New Roman"/>
            <w:sz w:val="24"/>
            <w:szCs w:val="24"/>
          </w:rPr>
          <w:t xml:space="preserve"> </w:t>
        </w:r>
        <w:r w:rsidR="008429CF">
          <w:rPr>
            <w:rFonts w:ascii="Times New Roman" w:eastAsia="Times New Roman" w:hAnsi="Times New Roman" w:cs="Times New Roman"/>
            <w:sz w:val="24"/>
            <w:szCs w:val="24"/>
          </w:rPr>
          <w:t>in which a new object</w:t>
        </w:r>
      </w:ins>
      <w:ins w:id="318" w:author="Benton, Deon" w:date="2025-01-25T10:29:00Z" w16du:dateUtc="2025-01-25T16:29:00Z">
        <w:r w:rsidR="00BC38EE">
          <w:rPr>
            <w:rFonts w:ascii="Times New Roman" w:eastAsia="Times New Roman" w:hAnsi="Times New Roman" w:cs="Times New Roman"/>
            <w:sz w:val="24"/>
            <w:szCs w:val="24"/>
          </w:rPr>
          <w:t xml:space="preserve"> on the left</w:t>
        </w:r>
      </w:ins>
      <w:ins w:id="319" w:author="Benton, Deon" w:date="2025-01-25T10:26:00Z" w16du:dateUtc="2025-01-25T16:26:00Z">
        <w:r w:rsidR="008429CF">
          <w:rPr>
            <w:rFonts w:ascii="Times New Roman" w:eastAsia="Times New Roman" w:hAnsi="Times New Roman" w:cs="Times New Roman"/>
            <w:sz w:val="24"/>
            <w:szCs w:val="24"/>
          </w:rPr>
          <w:t xml:space="preserve"> jumped over a barrier to reach another new object</w:t>
        </w:r>
      </w:ins>
      <w:ins w:id="320" w:author="Benton, Deon" w:date="2025-01-25T10:29:00Z" w16du:dateUtc="2025-01-25T16:29:00Z">
        <w:r w:rsidR="00BC38EE">
          <w:rPr>
            <w:rFonts w:ascii="Times New Roman" w:eastAsia="Times New Roman" w:hAnsi="Times New Roman" w:cs="Times New Roman"/>
            <w:sz w:val="24"/>
            <w:szCs w:val="24"/>
          </w:rPr>
          <w:t xml:space="preserve"> on the right</w:t>
        </w:r>
      </w:ins>
      <w:ins w:id="321" w:author="Benton, Deon" w:date="2025-01-25T10:26:00Z" w16du:dateUtc="2025-01-25T16:26:00Z">
        <w:r w:rsidR="008429CF">
          <w:rPr>
            <w:rFonts w:ascii="Times New Roman" w:eastAsia="Times New Roman" w:hAnsi="Times New Roman" w:cs="Times New Roman"/>
            <w:sz w:val="24"/>
            <w:szCs w:val="24"/>
          </w:rPr>
          <w:t>. Crucially,</w:t>
        </w:r>
      </w:ins>
      <w:ins w:id="322" w:author="Benton, Deon" w:date="2025-01-25T10:27:00Z" w16du:dateUtc="2025-01-25T16:27:00Z">
        <w:r w:rsidR="00AB15F6">
          <w:rPr>
            <w:rFonts w:ascii="Times New Roman" w:eastAsia="Times New Roman" w:hAnsi="Times New Roman" w:cs="Times New Roman"/>
            <w:sz w:val="24"/>
            <w:szCs w:val="24"/>
          </w:rPr>
          <w:t xml:space="preserve"> and as was the case in Liu and Spelke (2017),</w:t>
        </w:r>
      </w:ins>
      <w:ins w:id="323" w:author="Benton, Deon" w:date="2025-01-25T10:26:00Z" w16du:dateUtc="2025-01-25T16:26:00Z">
        <w:r w:rsidR="008429CF">
          <w:rPr>
            <w:rFonts w:ascii="Times New Roman" w:eastAsia="Times New Roman" w:hAnsi="Times New Roman" w:cs="Times New Roman"/>
            <w:sz w:val="24"/>
            <w:szCs w:val="24"/>
          </w:rPr>
          <w:t xml:space="preserve"> the barrier varied among three different heights duri</w:t>
        </w:r>
      </w:ins>
      <w:ins w:id="324" w:author="Benton, Deon" w:date="2025-01-25T10:27:00Z" w16du:dateUtc="2025-01-25T16:27:00Z">
        <w:r w:rsidR="008429CF">
          <w:rPr>
            <w:rFonts w:ascii="Times New Roman" w:eastAsia="Times New Roman" w:hAnsi="Times New Roman" w:cs="Times New Roman"/>
            <w:sz w:val="24"/>
            <w:szCs w:val="24"/>
          </w:rPr>
          <w:t>ng habituation</w:t>
        </w:r>
        <w:r w:rsidR="00871FB6">
          <w:rPr>
            <w:rFonts w:ascii="Times New Roman" w:eastAsia="Times New Roman" w:hAnsi="Times New Roman" w:cs="Times New Roman"/>
            <w:sz w:val="24"/>
            <w:szCs w:val="24"/>
          </w:rPr>
          <w:t xml:space="preserve">: </w:t>
        </w:r>
      </w:ins>
      <w:ins w:id="325" w:author="Benton, Deon" w:date="2025-01-25T10:28:00Z" w16du:dateUtc="2025-01-25T16:28:00Z">
        <w:r w:rsidR="00BC38EE">
          <w:rPr>
            <w:rFonts w:ascii="Times New Roman" w:eastAsia="Times New Roman" w:hAnsi="Times New Roman" w:cs="Times New Roman"/>
            <w:sz w:val="24"/>
            <w:szCs w:val="24"/>
          </w:rPr>
          <w:t xml:space="preserve">4 × 2 (short barrier), 5 × 2 (medium barrier), and </w:t>
        </w:r>
      </w:ins>
      <w:ins w:id="326" w:author="Benton, Deon" w:date="2025-01-25T10:29:00Z" w16du:dateUtc="2025-01-25T16:29:00Z">
        <w:r w:rsidR="00BC38EE">
          <w:rPr>
            <w:rFonts w:ascii="Times New Roman" w:eastAsia="Times New Roman" w:hAnsi="Times New Roman" w:cs="Times New Roman"/>
            <w:sz w:val="24"/>
            <w:szCs w:val="24"/>
          </w:rPr>
          <w:t>6</w:t>
        </w:r>
      </w:ins>
      <w:ins w:id="327" w:author="Benton, Deon" w:date="2025-01-25T10:28:00Z" w16du:dateUtc="2025-01-25T16:28:00Z">
        <w:r w:rsidR="00BC38EE">
          <w:rPr>
            <w:rFonts w:ascii="Times New Roman" w:eastAsia="Times New Roman" w:hAnsi="Times New Roman" w:cs="Times New Roman"/>
            <w:sz w:val="24"/>
            <w:szCs w:val="24"/>
          </w:rPr>
          <w:t xml:space="preserve"> × 2</w:t>
        </w:r>
      </w:ins>
      <w:ins w:id="328" w:author="Benton, Deon" w:date="2025-01-25T10:29:00Z" w16du:dateUtc="2025-01-25T16:29:00Z">
        <w:r w:rsidR="00BC38EE">
          <w:rPr>
            <w:rFonts w:ascii="Times New Roman" w:eastAsia="Times New Roman" w:hAnsi="Times New Roman" w:cs="Times New Roman"/>
            <w:sz w:val="24"/>
            <w:szCs w:val="24"/>
          </w:rPr>
          <w:t xml:space="preserve"> (large barrier)</w:t>
        </w:r>
      </w:ins>
      <w:ins w:id="329" w:author="Benton, Deon" w:date="2025-01-25T10:27:00Z" w16du:dateUtc="2025-01-25T16:27:00Z">
        <w:r w:rsidR="00871FB6">
          <w:rPr>
            <w:rFonts w:ascii="Times New Roman" w:eastAsia="Times New Roman" w:hAnsi="Times New Roman" w:cs="Times New Roman"/>
            <w:sz w:val="24"/>
            <w:szCs w:val="24"/>
          </w:rPr>
          <w:t>. None of these barrier heights were experi</w:t>
        </w:r>
      </w:ins>
      <w:ins w:id="330" w:author="Benton, Deon" w:date="2025-01-25T10:28:00Z" w16du:dateUtc="2025-01-25T16:28:00Z">
        <w:r w:rsidR="00871FB6">
          <w:rPr>
            <w:rFonts w:ascii="Times New Roman" w:eastAsia="Times New Roman" w:hAnsi="Times New Roman" w:cs="Times New Roman"/>
            <w:sz w:val="24"/>
            <w:szCs w:val="24"/>
          </w:rPr>
          <w:t>enced during the pretraining phase.</w:t>
        </w:r>
      </w:ins>
      <w:ins w:id="331" w:author="Benton, Deon" w:date="2025-01-25T10:29:00Z" w16du:dateUtc="2025-01-25T16:29:00Z">
        <w:r w:rsidR="00782B0C">
          <w:rPr>
            <w:rFonts w:ascii="Times New Roman" w:eastAsia="Times New Roman" w:hAnsi="Times New Roman" w:cs="Times New Roman"/>
            <w:sz w:val="24"/>
            <w:szCs w:val="24"/>
          </w:rPr>
          <w:t xml:space="preserve"> Following habituation</w:t>
        </w:r>
      </w:ins>
      <w:ins w:id="332" w:author="Benton, Deon" w:date="2025-01-25T10:30:00Z" w16du:dateUtc="2025-01-25T16:30:00Z">
        <w:r w:rsidR="00782B0C">
          <w:rPr>
            <w:rFonts w:ascii="Times New Roman" w:eastAsia="Times New Roman" w:hAnsi="Times New Roman" w:cs="Times New Roman"/>
            <w:sz w:val="24"/>
            <w:szCs w:val="24"/>
          </w:rPr>
          <w:t xml:space="preserve">, networks </w:t>
        </w:r>
      </w:ins>
      <w:ins w:id="333" w:author="Benton, Deon" w:date="2025-01-25T10:32:00Z" w16du:dateUtc="2025-01-25T16:32:00Z">
        <w:r w:rsidR="00782B0C">
          <w:rPr>
            <w:rFonts w:ascii="Times New Roman" w:eastAsia="Times New Roman" w:hAnsi="Times New Roman" w:cs="Times New Roman"/>
            <w:sz w:val="24"/>
            <w:szCs w:val="24"/>
          </w:rPr>
          <w:t xml:space="preserve">were shown a </w:t>
        </w:r>
        <w:r w:rsidR="00782B0C" w:rsidRPr="001E6C53">
          <w:rPr>
            <w:rFonts w:ascii="Times New Roman" w:eastAsia="Times New Roman" w:hAnsi="Times New Roman" w:cs="Times New Roman"/>
            <w:i/>
            <w:iCs/>
            <w:sz w:val="24"/>
            <w:szCs w:val="24"/>
          </w:rPr>
          <w:t>Low</w:t>
        </w:r>
      </w:ins>
      <w:ins w:id="334" w:author="Benton, Deon" w:date="2025-01-25T10:37:00Z" w16du:dateUtc="2025-01-25T16:37:00Z">
        <w:r w:rsidR="002F5671">
          <w:rPr>
            <w:rFonts w:ascii="Times New Roman" w:eastAsia="Times New Roman" w:hAnsi="Times New Roman" w:cs="Times New Roman"/>
            <w:sz w:val="24"/>
            <w:szCs w:val="24"/>
          </w:rPr>
          <w:t>,</w:t>
        </w:r>
      </w:ins>
      <w:ins w:id="335" w:author="Benton, Deon" w:date="2025-01-25T10:32:00Z" w16du:dateUtc="2025-01-25T16:32:00Z">
        <w:r w:rsidR="00782B0C" w:rsidRPr="001E6C53">
          <w:rPr>
            <w:rFonts w:ascii="Times New Roman" w:eastAsia="Times New Roman" w:hAnsi="Times New Roman" w:cs="Times New Roman"/>
            <w:i/>
            <w:iCs/>
            <w:sz w:val="24"/>
            <w:szCs w:val="24"/>
          </w:rPr>
          <w:t xml:space="preserve"> Efficient Jump</w:t>
        </w:r>
      </w:ins>
      <w:ins w:id="336" w:author="Benton, Deon" w:date="2025-01-25T10:33:00Z" w16du:dateUtc="2025-01-25T16:33:00Z">
        <w:r w:rsidR="00782B0C">
          <w:rPr>
            <w:rFonts w:ascii="Times New Roman" w:eastAsia="Times New Roman" w:hAnsi="Times New Roman" w:cs="Times New Roman"/>
            <w:sz w:val="24"/>
            <w:szCs w:val="24"/>
          </w:rPr>
          <w:t xml:space="preserve"> test event</w:t>
        </w:r>
      </w:ins>
      <w:ins w:id="337" w:author="Benton, Deon" w:date="2025-01-25T10:32:00Z" w16du:dateUtc="2025-01-25T16:32:00Z">
        <w:r w:rsidR="00782B0C">
          <w:rPr>
            <w:rFonts w:ascii="Times New Roman" w:eastAsia="Times New Roman" w:hAnsi="Times New Roman" w:cs="Times New Roman"/>
            <w:sz w:val="24"/>
            <w:szCs w:val="24"/>
          </w:rPr>
          <w:t xml:space="preserve"> </w:t>
        </w:r>
      </w:ins>
      <w:ins w:id="338" w:author="Benton, Deon" w:date="2025-01-25T10:33:00Z" w16du:dateUtc="2025-01-25T16:33:00Z">
        <w:r w:rsidR="00782B0C">
          <w:rPr>
            <w:rFonts w:ascii="Times New Roman" w:eastAsia="Times New Roman" w:hAnsi="Times New Roman" w:cs="Times New Roman"/>
            <w:sz w:val="24"/>
            <w:szCs w:val="24"/>
          </w:rPr>
          <w:t>as well as a</w:t>
        </w:r>
      </w:ins>
      <w:ins w:id="339" w:author="Benton, Deon" w:date="2025-01-25T10:32:00Z" w16du:dateUtc="2025-01-25T16:32:00Z">
        <w:r w:rsidR="00782B0C">
          <w:rPr>
            <w:rFonts w:ascii="Times New Roman" w:eastAsia="Times New Roman" w:hAnsi="Times New Roman" w:cs="Times New Roman"/>
            <w:sz w:val="24"/>
            <w:szCs w:val="24"/>
          </w:rPr>
          <w:t xml:space="preserve"> </w:t>
        </w:r>
        <w:r w:rsidR="00782B0C" w:rsidRPr="001E6C53">
          <w:rPr>
            <w:rFonts w:ascii="Times New Roman" w:eastAsia="Times New Roman" w:hAnsi="Times New Roman" w:cs="Times New Roman"/>
            <w:i/>
            <w:iCs/>
            <w:sz w:val="24"/>
            <w:szCs w:val="24"/>
          </w:rPr>
          <w:t>High</w:t>
        </w:r>
      </w:ins>
      <w:ins w:id="340" w:author="Benton, Deon" w:date="2025-01-25T10:33:00Z" w16du:dateUtc="2025-01-25T16:33:00Z">
        <w:r w:rsidR="00782B0C" w:rsidRPr="001E6C53">
          <w:rPr>
            <w:rFonts w:ascii="Times New Roman" w:eastAsia="Times New Roman" w:hAnsi="Times New Roman" w:cs="Times New Roman"/>
            <w:i/>
            <w:iCs/>
            <w:sz w:val="24"/>
            <w:szCs w:val="24"/>
          </w:rPr>
          <w:t>,</w:t>
        </w:r>
      </w:ins>
      <w:ins w:id="341" w:author="Benton, Deon" w:date="2025-01-25T10:32:00Z" w16du:dateUtc="2025-01-25T16:32:00Z">
        <w:r w:rsidR="00782B0C" w:rsidRPr="001E6C53">
          <w:rPr>
            <w:rFonts w:ascii="Times New Roman" w:eastAsia="Times New Roman" w:hAnsi="Times New Roman" w:cs="Times New Roman"/>
            <w:i/>
            <w:iCs/>
            <w:sz w:val="24"/>
            <w:szCs w:val="24"/>
          </w:rPr>
          <w:t xml:space="preserve"> Ineff</w:t>
        </w:r>
      </w:ins>
      <w:ins w:id="342" w:author="Benton, Deon" w:date="2025-01-25T10:33:00Z" w16du:dateUtc="2025-01-25T16:33:00Z">
        <w:r w:rsidR="00782B0C" w:rsidRPr="001E6C53">
          <w:rPr>
            <w:rFonts w:ascii="Times New Roman" w:eastAsia="Times New Roman" w:hAnsi="Times New Roman" w:cs="Times New Roman"/>
            <w:i/>
            <w:iCs/>
            <w:sz w:val="24"/>
            <w:szCs w:val="24"/>
          </w:rPr>
          <w:t>icient Jump</w:t>
        </w:r>
        <w:r w:rsidR="00782B0C">
          <w:rPr>
            <w:rFonts w:ascii="Times New Roman" w:eastAsia="Times New Roman" w:hAnsi="Times New Roman" w:cs="Times New Roman"/>
            <w:sz w:val="24"/>
            <w:szCs w:val="24"/>
          </w:rPr>
          <w:t xml:space="preserve"> test event. In both test events, a new 1 × 2 barrier was introduced</w:t>
        </w:r>
      </w:ins>
      <w:ins w:id="343" w:author="Benton, Deon" w:date="2025-01-25T10:34:00Z" w16du:dateUtc="2025-01-25T16:34:00Z">
        <w:r w:rsidR="00782B0C">
          <w:rPr>
            <w:rFonts w:ascii="Times New Roman" w:eastAsia="Times New Roman" w:hAnsi="Times New Roman" w:cs="Times New Roman"/>
            <w:sz w:val="24"/>
            <w:szCs w:val="24"/>
          </w:rPr>
          <w:t>. The name for the “Low, Efficient Jump” event was based on the fact that the lef</w:t>
        </w:r>
      </w:ins>
      <w:ins w:id="344" w:author="Benton, Deon" w:date="2025-01-25T10:35:00Z" w16du:dateUtc="2025-01-25T16:35:00Z">
        <w:r w:rsidR="00782B0C">
          <w:rPr>
            <w:rFonts w:ascii="Times New Roman" w:eastAsia="Times New Roman" w:hAnsi="Times New Roman" w:cs="Times New Roman"/>
            <w:sz w:val="24"/>
            <w:szCs w:val="24"/>
          </w:rPr>
          <w:t xml:space="preserve">t object’s jump was appropriate for the height of the barrier. </w:t>
        </w:r>
      </w:ins>
      <w:ins w:id="345" w:author="Benton, Deon" w:date="2025-01-25T10:34:00Z" w16du:dateUtc="2025-01-25T16:34:00Z">
        <w:r w:rsidR="00782B0C">
          <w:rPr>
            <w:rFonts w:ascii="Times New Roman" w:eastAsia="Times New Roman" w:hAnsi="Times New Roman" w:cs="Times New Roman"/>
            <w:sz w:val="24"/>
            <w:szCs w:val="24"/>
          </w:rPr>
          <w:t xml:space="preserve"> </w:t>
        </w:r>
      </w:ins>
      <w:ins w:id="346" w:author="Benton, Deon" w:date="2025-01-25T10:35:00Z" w16du:dateUtc="2025-01-25T16:35:00Z">
        <w:r w:rsidR="00782B0C">
          <w:rPr>
            <w:rFonts w:ascii="Times New Roman" w:eastAsia="Times New Roman" w:hAnsi="Times New Roman" w:cs="Times New Roman"/>
            <w:sz w:val="24"/>
            <w:szCs w:val="24"/>
          </w:rPr>
          <w:t>This was not true for the High, Inefficient test event.</w:t>
        </w:r>
      </w:ins>
    </w:p>
    <w:p w14:paraId="0826C534" w14:textId="40085E10" w:rsidR="00F427F3" w:rsidRDefault="00F427F3" w:rsidP="00766F20">
      <w:pPr>
        <w:rPr>
          <w:rFonts w:ascii="Times New Roman" w:hAnsi="Times New Roman" w:cs="Times New Roman"/>
          <w:sz w:val="24"/>
          <w:szCs w:val="24"/>
        </w:rPr>
      </w:pPr>
      <w:ins w:id="347" w:author="Benton, Deon" w:date="2025-01-22T13:41:00Z" w16du:dateUtc="2025-01-22T19:41:00Z">
        <w:r>
          <w:rPr>
            <w:rFonts w:ascii="Times New Roman" w:hAnsi="Times New Roman" w:cs="Times New Roman"/>
            <w:sz w:val="24"/>
            <w:szCs w:val="24"/>
          </w:rPr>
          <w:lastRenderedPageBreak/>
          <w:t>Preliminary simulation results indicate that this account is sufficient to explain the d</w:t>
        </w:r>
      </w:ins>
      <w:ins w:id="348" w:author="Benton, Deon" w:date="2025-01-22T13:42:00Z" w16du:dateUtc="2025-01-22T19:42:00Z">
        <w:r>
          <w:rPr>
            <w:rFonts w:ascii="Times New Roman" w:hAnsi="Times New Roman" w:cs="Times New Roman"/>
            <w:sz w:val="24"/>
            <w:szCs w:val="24"/>
          </w:rPr>
          <w:t xml:space="preserve">ata across these studies. </w:t>
        </w:r>
      </w:ins>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21E6C678" w14:textId="77777777" w:rsidR="00D34DF3" w:rsidRDefault="00D34DF3" w:rsidP="00B8721D">
      <w:pPr>
        <w:jc w:val="center"/>
        <w:rPr>
          <w:rFonts w:ascii="Times New Roman" w:hAnsi="Times New Roman" w:cs="Times New Roman"/>
          <w:sz w:val="24"/>
          <w:szCs w:val="24"/>
        </w:rPr>
      </w:pPr>
    </w:p>
    <w:p w14:paraId="3D37FA12" w14:textId="77777777" w:rsidR="00D34DF3" w:rsidRDefault="00D34DF3" w:rsidP="00B8721D">
      <w:pPr>
        <w:jc w:val="center"/>
        <w:rPr>
          <w:rFonts w:ascii="Times New Roman" w:hAnsi="Times New Roman" w:cs="Times New Roman"/>
          <w:sz w:val="24"/>
          <w:szCs w:val="24"/>
        </w:rPr>
      </w:pPr>
    </w:p>
    <w:p w14:paraId="2992BAF6" w14:textId="77777777" w:rsidR="00D34DF3" w:rsidRDefault="00D34DF3" w:rsidP="00B8721D">
      <w:pPr>
        <w:jc w:val="center"/>
        <w:rPr>
          <w:rFonts w:ascii="Times New Roman" w:hAnsi="Times New Roman" w:cs="Times New Roman"/>
          <w:sz w:val="24"/>
          <w:szCs w:val="24"/>
        </w:rPr>
      </w:pPr>
    </w:p>
    <w:p w14:paraId="1B1944D3" w14:textId="77777777" w:rsidR="00D34DF3" w:rsidRDefault="00D34DF3" w:rsidP="00B8721D">
      <w:pPr>
        <w:jc w:val="center"/>
        <w:rPr>
          <w:rFonts w:ascii="Times New Roman" w:hAnsi="Times New Roman" w:cs="Times New Roman"/>
          <w:sz w:val="24"/>
          <w:szCs w:val="24"/>
        </w:rPr>
      </w:pPr>
    </w:p>
    <w:p w14:paraId="3AC3563E"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B8721D">
      <w:pPr>
        <w:jc w:val="center"/>
        <w:rPr>
          <w:rFonts w:ascii="Times New Roman" w:hAnsi="Times New Roman" w:cs="Times New Roman"/>
          <w:sz w:val="24"/>
          <w:szCs w:val="24"/>
        </w:rPr>
      </w:pPr>
    </w:p>
    <w:p w14:paraId="3A8945B9" w14:textId="77777777" w:rsidR="00D34DF3" w:rsidRDefault="00D34DF3" w:rsidP="00B8721D">
      <w:pPr>
        <w:jc w:val="center"/>
        <w:rPr>
          <w:rFonts w:ascii="Times New Roman" w:hAnsi="Times New Roman" w:cs="Times New Roman"/>
          <w:sz w:val="24"/>
          <w:szCs w:val="24"/>
        </w:rPr>
      </w:pPr>
    </w:p>
    <w:p w14:paraId="44AA10D0" w14:textId="77777777" w:rsidR="00D34DF3" w:rsidRDefault="00D34DF3" w:rsidP="00B8721D">
      <w:pPr>
        <w:jc w:val="center"/>
        <w:rPr>
          <w:rFonts w:ascii="Times New Roman" w:hAnsi="Times New Roman" w:cs="Times New Roman"/>
          <w:sz w:val="24"/>
          <w:szCs w:val="24"/>
        </w:rPr>
      </w:pPr>
    </w:p>
    <w:p w14:paraId="679F3F93" w14:textId="77777777" w:rsidR="00D34DF3" w:rsidRDefault="00D34DF3" w:rsidP="00B8721D">
      <w:pPr>
        <w:jc w:val="center"/>
        <w:rPr>
          <w:rFonts w:ascii="Times New Roman" w:hAnsi="Times New Roman" w:cs="Times New Roman"/>
          <w:sz w:val="24"/>
          <w:szCs w:val="24"/>
        </w:rPr>
      </w:pPr>
    </w:p>
    <w:p w14:paraId="15767062" w14:textId="77777777" w:rsidR="00D34DF3" w:rsidRDefault="00D34DF3" w:rsidP="00B8721D">
      <w:pPr>
        <w:jc w:val="center"/>
        <w:rPr>
          <w:rFonts w:ascii="Times New Roman" w:hAnsi="Times New Roman" w:cs="Times New Roman"/>
          <w:sz w:val="24"/>
          <w:szCs w:val="24"/>
        </w:rPr>
      </w:pPr>
    </w:p>
    <w:p w14:paraId="629E92B1" w14:textId="77777777" w:rsidR="00D34DF3" w:rsidRDefault="00D34DF3" w:rsidP="00B8721D">
      <w:pPr>
        <w:jc w:val="center"/>
        <w:rPr>
          <w:rFonts w:ascii="Times New Roman" w:hAnsi="Times New Roman" w:cs="Times New Roman"/>
          <w:sz w:val="24"/>
          <w:szCs w:val="24"/>
        </w:rPr>
      </w:pPr>
    </w:p>
    <w:p w14:paraId="3F3B3521" w14:textId="77777777" w:rsidR="00D34DF3" w:rsidRDefault="00D34DF3" w:rsidP="00B8721D">
      <w:pPr>
        <w:jc w:val="center"/>
        <w:rPr>
          <w:rFonts w:ascii="Times New Roman" w:hAnsi="Times New Roman" w:cs="Times New Roman"/>
          <w:sz w:val="24"/>
          <w:szCs w:val="24"/>
        </w:rPr>
      </w:pPr>
    </w:p>
    <w:p w14:paraId="7B4BF3B8" w14:textId="77777777" w:rsidR="00D34DF3" w:rsidRDefault="00D34DF3" w:rsidP="00B8721D">
      <w:pPr>
        <w:jc w:val="center"/>
        <w:rPr>
          <w:rFonts w:ascii="Times New Roman" w:hAnsi="Times New Roman" w:cs="Times New Roman"/>
          <w:sz w:val="24"/>
          <w:szCs w:val="24"/>
        </w:rPr>
      </w:pPr>
    </w:p>
    <w:p w14:paraId="2BC69A32" w14:textId="77777777" w:rsidR="00D34DF3" w:rsidRDefault="00D34DF3" w:rsidP="00B8721D">
      <w:pPr>
        <w:jc w:val="center"/>
        <w:rPr>
          <w:rFonts w:ascii="Times New Roman" w:hAnsi="Times New Roman" w:cs="Times New Roman"/>
          <w:sz w:val="24"/>
          <w:szCs w:val="24"/>
        </w:rPr>
      </w:pPr>
    </w:p>
    <w:p w14:paraId="5889D7E9" w14:textId="77777777" w:rsidR="00D34DF3" w:rsidRDefault="00D34DF3" w:rsidP="00B8721D">
      <w:pPr>
        <w:jc w:val="center"/>
        <w:rPr>
          <w:rFonts w:ascii="Times New Roman" w:hAnsi="Times New Roman" w:cs="Times New Roman"/>
          <w:sz w:val="24"/>
          <w:szCs w:val="24"/>
        </w:rPr>
      </w:pPr>
    </w:p>
    <w:p w14:paraId="4266F6A7" w14:textId="77777777" w:rsidR="00D34DF3" w:rsidRDefault="00D34DF3" w:rsidP="00B8721D">
      <w:pPr>
        <w:jc w:val="center"/>
        <w:rPr>
          <w:rFonts w:ascii="Times New Roman" w:hAnsi="Times New Roman" w:cs="Times New Roman"/>
          <w:sz w:val="24"/>
          <w:szCs w:val="24"/>
        </w:rPr>
      </w:pPr>
    </w:p>
    <w:p w14:paraId="460B24BF" w14:textId="77777777" w:rsidR="00D34DF3" w:rsidRDefault="00D34DF3" w:rsidP="00B8721D">
      <w:pPr>
        <w:jc w:val="center"/>
        <w:rPr>
          <w:rFonts w:ascii="Times New Roman" w:hAnsi="Times New Roman" w:cs="Times New Roman"/>
          <w:sz w:val="24"/>
          <w:szCs w:val="24"/>
        </w:rPr>
      </w:pPr>
    </w:p>
    <w:p w14:paraId="345BDF29" w14:textId="77777777" w:rsidR="00D34DF3" w:rsidRDefault="00D34DF3" w:rsidP="00B8721D">
      <w:pPr>
        <w:jc w:val="center"/>
        <w:rPr>
          <w:rFonts w:ascii="Times New Roman" w:hAnsi="Times New Roman" w:cs="Times New Roman"/>
          <w:sz w:val="24"/>
          <w:szCs w:val="24"/>
        </w:rPr>
      </w:pPr>
    </w:p>
    <w:p w14:paraId="13E736B4" w14:textId="77777777" w:rsidR="00D34DF3" w:rsidRDefault="00D34DF3" w:rsidP="00B8721D">
      <w:pPr>
        <w:jc w:val="center"/>
        <w:rPr>
          <w:rFonts w:ascii="Times New Roman" w:hAnsi="Times New Roman" w:cs="Times New Roman"/>
          <w:sz w:val="24"/>
          <w:szCs w:val="24"/>
        </w:rPr>
      </w:pPr>
    </w:p>
    <w:p w14:paraId="7C137AF6" w14:textId="77777777" w:rsidR="00D34DF3" w:rsidRDefault="00D34DF3" w:rsidP="00B8721D">
      <w:pPr>
        <w:jc w:val="cente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t>References</w:t>
      </w:r>
    </w:p>
    <w:p w14:paraId="0A02D07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lastRenderedPageBreak/>
        <w:t>Csibra, G., Gergely, G., Bı́ró, S., Koos, O., &amp; Brockbank, M. (1999). Goal attribution without agency cues: the perception of ‘pure reason’in infancy. Cognition, 72(3), 237-267.</w:t>
      </w:r>
    </w:p>
    <w:p w14:paraId="290382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Bíró, S., Koós, O., &amp; Gergely, G. (2003). One‐year‐old infants use teleological representations of actions productively. Cognitive science, 27(1), 111-133.</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&amp; Csibra, G. (2003). Teleological reasoning in infancy: The naıve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Nádasdy, Z., Csibra,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Kamewari,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689A85E0"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Brooks, N. B., &amp; Spelke, E. S. (2019). Origins of the concepts cause, cost, and goal in prereaching infants. Proceedings of the National Academy of Sciences, 116(36), 17747-17752.</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&amp; Spelke,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Sodian, B., Schoeppner, B., &amp; Metz, U. (2004). Do infants apply the principle of rational action to human agents?.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0612D"/>
    <w:rsid w:val="00011883"/>
    <w:rsid w:val="000212B4"/>
    <w:rsid w:val="00021A37"/>
    <w:rsid w:val="00036F18"/>
    <w:rsid w:val="00036FF6"/>
    <w:rsid w:val="000454C1"/>
    <w:rsid w:val="00045E31"/>
    <w:rsid w:val="000543D4"/>
    <w:rsid w:val="000559A9"/>
    <w:rsid w:val="00056FC1"/>
    <w:rsid w:val="00072DA0"/>
    <w:rsid w:val="00077056"/>
    <w:rsid w:val="00095FF7"/>
    <w:rsid w:val="000D065D"/>
    <w:rsid w:val="000D4B94"/>
    <w:rsid w:val="000E5717"/>
    <w:rsid w:val="000F0B1E"/>
    <w:rsid w:val="000F4CCD"/>
    <w:rsid w:val="00105E25"/>
    <w:rsid w:val="00143F22"/>
    <w:rsid w:val="00144999"/>
    <w:rsid w:val="001459FC"/>
    <w:rsid w:val="00146F03"/>
    <w:rsid w:val="00152EE5"/>
    <w:rsid w:val="001828EA"/>
    <w:rsid w:val="00192E2F"/>
    <w:rsid w:val="00193F64"/>
    <w:rsid w:val="001A024D"/>
    <w:rsid w:val="001A3E75"/>
    <w:rsid w:val="001B4A99"/>
    <w:rsid w:val="001B67A5"/>
    <w:rsid w:val="001D7E15"/>
    <w:rsid w:val="001E6C53"/>
    <w:rsid w:val="002156AB"/>
    <w:rsid w:val="00226F09"/>
    <w:rsid w:val="002569CF"/>
    <w:rsid w:val="00257BA4"/>
    <w:rsid w:val="0026577D"/>
    <w:rsid w:val="002731B7"/>
    <w:rsid w:val="00273FBA"/>
    <w:rsid w:val="00280D13"/>
    <w:rsid w:val="002908CD"/>
    <w:rsid w:val="00293944"/>
    <w:rsid w:val="002A0192"/>
    <w:rsid w:val="002A248E"/>
    <w:rsid w:val="002A5D28"/>
    <w:rsid w:val="002C08B4"/>
    <w:rsid w:val="002C4A60"/>
    <w:rsid w:val="002D6E21"/>
    <w:rsid w:val="002E3DFF"/>
    <w:rsid w:val="002F5671"/>
    <w:rsid w:val="002F7039"/>
    <w:rsid w:val="00320185"/>
    <w:rsid w:val="00334215"/>
    <w:rsid w:val="00335A73"/>
    <w:rsid w:val="00340D04"/>
    <w:rsid w:val="00344314"/>
    <w:rsid w:val="003550C7"/>
    <w:rsid w:val="00372A5F"/>
    <w:rsid w:val="00373EE6"/>
    <w:rsid w:val="003818F9"/>
    <w:rsid w:val="003A59F2"/>
    <w:rsid w:val="003C7576"/>
    <w:rsid w:val="003D1AA0"/>
    <w:rsid w:val="003F7E21"/>
    <w:rsid w:val="00412B18"/>
    <w:rsid w:val="004365E6"/>
    <w:rsid w:val="0043770B"/>
    <w:rsid w:val="00471C2C"/>
    <w:rsid w:val="00491E90"/>
    <w:rsid w:val="004B2839"/>
    <w:rsid w:val="004C0C81"/>
    <w:rsid w:val="004C0CBA"/>
    <w:rsid w:val="004C2469"/>
    <w:rsid w:val="004E68A3"/>
    <w:rsid w:val="00516634"/>
    <w:rsid w:val="0053087B"/>
    <w:rsid w:val="00540F80"/>
    <w:rsid w:val="00553067"/>
    <w:rsid w:val="0055676A"/>
    <w:rsid w:val="00567C2C"/>
    <w:rsid w:val="00580031"/>
    <w:rsid w:val="005C7F28"/>
    <w:rsid w:val="005D5B35"/>
    <w:rsid w:val="005F00B8"/>
    <w:rsid w:val="005F7B51"/>
    <w:rsid w:val="00614614"/>
    <w:rsid w:val="00614A6F"/>
    <w:rsid w:val="00634329"/>
    <w:rsid w:val="0069313D"/>
    <w:rsid w:val="00696512"/>
    <w:rsid w:val="006C29D5"/>
    <w:rsid w:val="006D48F4"/>
    <w:rsid w:val="006E7124"/>
    <w:rsid w:val="006F5C3D"/>
    <w:rsid w:val="007050EB"/>
    <w:rsid w:val="007104A0"/>
    <w:rsid w:val="0072555F"/>
    <w:rsid w:val="00727AF4"/>
    <w:rsid w:val="00745CF8"/>
    <w:rsid w:val="0075691D"/>
    <w:rsid w:val="00757B52"/>
    <w:rsid w:val="007610CB"/>
    <w:rsid w:val="00766A58"/>
    <w:rsid w:val="00766F20"/>
    <w:rsid w:val="00770BFE"/>
    <w:rsid w:val="00772417"/>
    <w:rsid w:val="00782B0C"/>
    <w:rsid w:val="007844A6"/>
    <w:rsid w:val="00785E03"/>
    <w:rsid w:val="00790A1D"/>
    <w:rsid w:val="007B1311"/>
    <w:rsid w:val="007B515F"/>
    <w:rsid w:val="00800740"/>
    <w:rsid w:val="008115F4"/>
    <w:rsid w:val="00815CE4"/>
    <w:rsid w:val="008429CF"/>
    <w:rsid w:val="00871FB6"/>
    <w:rsid w:val="00873136"/>
    <w:rsid w:val="00874C6E"/>
    <w:rsid w:val="00882B6A"/>
    <w:rsid w:val="00892667"/>
    <w:rsid w:val="008A73B3"/>
    <w:rsid w:val="008B0558"/>
    <w:rsid w:val="008C20A1"/>
    <w:rsid w:val="008D10FE"/>
    <w:rsid w:val="008D7636"/>
    <w:rsid w:val="008E4B09"/>
    <w:rsid w:val="008E61E0"/>
    <w:rsid w:val="008E6321"/>
    <w:rsid w:val="008F5FCE"/>
    <w:rsid w:val="009170E9"/>
    <w:rsid w:val="00917C88"/>
    <w:rsid w:val="00926ED5"/>
    <w:rsid w:val="009533F1"/>
    <w:rsid w:val="00962204"/>
    <w:rsid w:val="00965B42"/>
    <w:rsid w:val="00981785"/>
    <w:rsid w:val="00983057"/>
    <w:rsid w:val="00992AE4"/>
    <w:rsid w:val="00996FE9"/>
    <w:rsid w:val="009A3F9A"/>
    <w:rsid w:val="009A76BA"/>
    <w:rsid w:val="009B0108"/>
    <w:rsid w:val="009B4D50"/>
    <w:rsid w:val="009C28D4"/>
    <w:rsid w:val="009D038C"/>
    <w:rsid w:val="009D6FAB"/>
    <w:rsid w:val="009F0070"/>
    <w:rsid w:val="009F3E6E"/>
    <w:rsid w:val="009F4CB0"/>
    <w:rsid w:val="00A208CD"/>
    <w:rsid w:val="00A22A02"/>
    <w:rsid w:val="00A611F4"/>
    <w:rsid w:val="00A616AE"/>
    <w:rsid w:val="00A8553A"/>
    <w:rsid w:val="00A877FE"/>
    <w:rsid w:val="00A90314"/>
    <w:rsid w:val="00A9197D"/>
    <w:rsid w:val="00A92CEF"/>
    <w:rsid w:val="00AB15F6"/>
    <w:rsid w:val="00AD3BBC"/>
    <w:rsid w:val="00AD7591"/>
    <w:rsid w:val="00AE60E6"/>
    <w:rsid w:val="00B22675"/>
    <w:rsid w:val="00B23AC3"/>
    <w:rsid w:val="00B338AE"/>
    <w:rsid w:val="00B35C64"/>
    <w:rsid w:val="00B66ADD"/>
    <w:rsid w:val="00B70316"/>
    <w:rsid w:val="00B70CA9"/>
    <w:rsid w:val="00B8721D"/>
    <w:rsid w:val="00BA1381"/>
    <w:rsid w:val="00BA33B3"/>
    <w:rsid w:val="00BA4D3B"/>
    <w:rsid w:val="00BA5DFE"/>
    <w:rsid w:val="00BB013C"/>
    <w:rsid w:val="00BB4501"/>
    <w:rsid w:val="00BC18E3"/>
    <w:rsid w:val="00BC38EE"/>
    <w:rsid w:val="00BC7A44"/>
    <w:rsid w:val="00BC7D0F"/>
    <w:rsid w:val="00BD246B"/>
    <w:rsid w:val="00BD4337"/>
    <w:rsid w:val="00BE2B33"/>
    <w:rsid w:val="00C02F12"/>
    <w:rsid w:val="00C1720C"/>
    <w:rsid w:val="00C24F7B"/>
    <w:rsid w:val="00C3695A"/>
    <w:rsid w:val="00C51628"/>
    <w:rsid w:val="00C73502"/>
    <w:rsid w:val="00C92BB4"/>
    <w:rsid w:val="00CC029A"/>
    <w:rsid w:val="00CC38A4"/>
    <w:rsid w:val="00CE7862"/>
    <w:rsid w:val="00D11A7E"/>
    <w:rsid w:val="00D1591E"/>
    <w:rsid w:val="00D21B0C"/>
    <w:rsid w:val="00D34DF3"/>
    <w:rsid w:val="00D41315"/>
    <w:rsid w:val="00D43B82"/>
    <w:rsid w:val="00D46FA7"/>
    <w:rsid w:val="00D564A2"/>
    <w:rsid w:val="00D57150"/>
    <w:rsid w:val="00D80A84"/>
    <w:rsid w:val="00D9372D"/>
    <w:rsid w:val="00D93A6B"/>
    <w:rsid w:val="00DB1CF2"/>
    <w:rsid w:val="00DC0992"/>
    <w:rsid w:val="00DC7F38"/>
    <w:rsid w:val="00DD1A6B"/>
    <w:rsid w:val="00DD2196"/>
    <w:rsid w:val="00DE3F10"/>
    <w:rsid w:val="00DE4C33"/>
    <w:rsid w:val="00DE7636"/>
    <w:rsid w:val="00DF58EA"/>
    <w:rsid w:val="00DF5D9B"/>
    <w:rsid w:val="00E4080B"/>
    <w:rsid w:val="00E4330C"/>
    <w:rsid w:val="00E51BF3"/>
    <w:rsid w:val="00E5744A"/>
    <w:rsid w:val="00E6267B"/>
    <w:rsid w:val="00E67784"/>
    <w:rsid w:val="00E72510"/>
    <w:rsid w:val="00E76E71"/>
    <w:rsid w:val="00E85228"/>
    <w:rsid w:val="00EA2299"/>
    <w:rsid w:val="00EB11F9"/>
    <w:rsid w:val="00EB3A9A"/>
    <w:rsid w:val="00EC58B6"/>
    <w:rsid w:val="00ED24BC"/>
    <w:rsid w:val="00EF2092"/>
    <w:rsid w:val="00F049F9"/>
    <w:rsid w:val="00F108A2"/>
    <w:rsid w:val="00F12B94"/>
    <w:rsid w:val="00F36849"/>
    <w:rsid w:val="00F37EA3"/>
    <w:rsid w:val="00F427F3"/>
    <w:rsid w:val="00F44638"/>
    <w:rsid w:val="00F45F33"/>
    <w:rsid w:val="00F47377"/>
    <w:rsid w:val="00F47674"/>
    <w:rsid w:val="00F53D25"/>
    <w:rsid w:val="00F56ADF"/>
    <w:rsid w:val="00F80B0C"/>
    <w:rsid w:val="00F968FC"/>
    <w:rsid w:val="00FA4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 w:type="table" w:styleId="TableGrid">
    <w:name w:val="Table Grid"/>
    <w:basedOn w:val="TableNormal"/>
    <w:uiPriority w:val="39"/>
    <w:rsid w:val="0099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43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57CB6-B7BC-4D9E-B148-28FCCA5A9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9</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cp:revision>
  <dcterms:created xsi:type="dcterms:W3CDTF">2025-01-25T15:54:00Z</dcterms:created>
  <dcterms:modified xsi:type="dcterms:W3CDTF">2025-01-28T18:20:00Z</dcterms:modified>
</cp:coreProperties>
</file>