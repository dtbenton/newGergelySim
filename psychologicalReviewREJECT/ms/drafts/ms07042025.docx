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E2F1B7F"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w:t>
      </w:r>
      <w:proofErr w:type="spellStart"/>
      <w:r>
        <w:rPr>
          <w:rFonts w:ascii="Times New Roman" w:hAnsi="Times New Roman" w:cs="Times New Roman"/>
        </w:rPr>
        <w:t>Csibra</w:t>
      </w:r>
      <w:proofErr w:type="spellEnd"/>
      <w:r>
        <w:rPr>
          <w:rFonts w:ascii="Times New Roman" w:hAnsi="Times New Roman" w:cs="Times New Roman"/>
        </w:rPr>
        <w:t xml:space="preserve">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ins w:id="30" w:author="Benton, Deon" w:date="2025-06-16T12:19:00Z" w16du:dateUtc="2025-06-16T17:19:00Z">
        <w:r w:rsidR="00455692">
          <w:rPr>
            <w:rFonts w:ascii="Times New Roman" w:hAnsi="Times New Roman" w:cs="Times New Roman"/>
          </w:rPr>
          <w:t>A number of important insights abou</w:t>
        </w:r>
      </w:ins>
      <w:ins w:id="31" w:author="Benton, Deon" w:date="2025-06-16T12:20:00Z" w16du:dateUtc="2025-06-16T17:20:00Z">
        <w:r w:rsidR="00455692">
          <w:rPr>
            <w:rFonts w:ascii="Times New Roman" w:hAnsi="Times New Roman" w:cs="Times New Roman"/>
          </w:rPr>
          <w:t xml:space="preserve">t </w:t>
        </w:r>
      </w:ins>
      <w:ins w:id="32" w:author="Benton, Deon" w:date="2025-06-16T12:35:00Z" w16du:dateUtc="2025-06-16T17:35:00Z">
        <w:r w:rsidR="008615A9">
          <w:rPr>
            <w:rFonts w:ascii="Times New Roman" w:hAnsi="Times New Roman" w:cs="Times New Roman"/>
          </w:rPr>
          <w:t xml:space="preserve">infants’ early number </w:t>
        </w:r>
      </w:ins>
      <w:ins w:id="33" w:author="Benton, Deon" w:date="2025-06-16T12:38:00Z" w16du:dateUtc="2025-06-16T17:38:00Z">
        <w:r w:rsidR="0068133A">
          <w:rPr>
            <w:rFonts w:ascii="Times New Roman" w:hAnsi="Times New Roman" w:cs="Times New Roman"/>
          </w:rPr>
          <w:t>concepts</w:t>
        </w:r>
      </w:ins>
      <w:ins w:id="34" w:author="Benton, Deon" w:date="2025-06-16T12:35:00Z" w16du:dateUtc="2025-06-16T17:35:00Z">
        <w:r w:rsidR="008615A9">
          <w:rPr>
            <w:rFonts w:ascii="Times New Roman" w:hAnsi="Times New Roman" w:cs="Times New Roman"/>
          </w:rPr>
          <w:t xml:space="preserve"> (e.g. McCrink &amp; Wynn, </w:t>
        </w:r>
      </w:ins>
      <w:ins w:id="35" w:author="Benton, Deon" w:date="2025-06-16T12:36:00Z" w16du:dateUtc="2025-06-16T17:36:00Z">
        <w:r w:rsidR="008615A9">
          <w:rPr>
            <w:rFonts w:ascii="Times New Roman" w:hAnsi="Times New Roman" w:cs="Times New Roman"/>
          </w:rPr>
          <w:t>2004; Wynn, 1992)</w:t>
        </w:r>
        <w:r w:rsidR="005510C2">
          <w:rPr>
            <w:rFonts w:ascii="Times New Roman" w:hAnsi="Times New Roman" w:cs="Times New Roman"/>
          </w:rPr>
          <w:t>,</w:t>
        </w:r>
        <w:r w:rsidR="0068133A">
          <w:rPr>
            <w:rFonts w:ascii="Times New Roman" w:hAnsi="Times New Roman" w:cs="Times New Roman"/>
          </w:rPr>
          <w:t xml:space="preserve"> </w:t>
        </w:r>
      </w:ins>
      <w:ins w:id="36" w:author="Benton, Deon" w:date="2025-06-16T12:37:00Z" w16du:dateUtc="2025-06-16T17:37:00Z">
        <w:r w:rsidR="0068133A">
          <w:rPr>
            <w:rFonts w:ascii="Times New Roman" w:hAnsi="Times New Roman" w:cs="Times New Roman"/>
          </w:rPr>
          <w:t xml:space="preserve">physical </w:t>
        </w:r>
      </w:ins>
      <w:ins w:id="37" w:author="Benton, Deon" w:date="2025-06-16T12:38:00Z" w16du:dateUtc="2025-06-16T17:38:00Z">
        <w:r w:rsidR="0068133A">
          <w:rPr>
            <w:rFonts w:ascii="Times New Roman" w:hAnsi="Times New Roman" w:cs="Times New Roman"/>
          </w:rPr>
          <w:t>concepts</w:t>
        </w:r>
      </w:ins>
      <w:ins w:id="38" w:author="Benton, Deon" w:date="2025-06-16T12:37:00Z" w16du:dateUtc="2025-06-16T17:37:00Z">
        <w:r w:rsidR="0068133A">
          <w:rPr>
            <w:rFonts w:ascii="Times New Roman" w:hAnsi="Times New Roman" w:cs="Times New Roman"/>
          </w:rPr>
          <w:t xml:space="preserve"> (e.g.,</w:t>
        </w:r>
      </w:ins>
      <w:ins w:id="39" w:author="Benton, Deon" w:date="2025-06-16T12:55:00Z" w16du:dateUtc="2025-06-16T17:55:00Z">
        <w:r w:rsidR="00C54E7C">
          <w:rPr>
            <w:rFonts w:ascii="Times New Roman" w:hAnsi="Times New Roman" w:cs="Times New Roman"/>
          </w:rPr>
          <w:t xml:space="preserve"> </w:t>
        </w:r>
      </w:ins>
      <w:ins w:id="40" w:author="Benton, Deon" w:date="2025-06-16T13:11:00Z" w16du:dateUtc="2025-06-16T18:11:00Z">
        <w:r w:rsidR="002875F4">
          <w:rPr>
            <w:rFonts w:ascii="Times New Roman" w:hAnsi="Times New Roman" w:cs="Times New Roman"/>
          </w:rPr>
          <w:t xml:space="preserve">Baillargeon et al., 1992; </w:t>
        </w:r>
      </w:ins>
      <w:ins w:id="41" w:author="Benton, Deon" w:date="2025-06-16T12:55:00Z" w16du:dateUtc="2025-06-16T17:55:00Z">
        <w:r w:rsidR="00C54E7C">
          <w:rPr>
            <w:rFonts w:ascii="Times New Roman" w:hAnsi="Times New Roman" w:cs="Times New Roman"/>
          </w:rPr>
          <w:t xml:space="preserve">Kim &amp; </w:t>
        </w:r>
        <w:proofErr w:type="spellStart"/>
        <w:r w:rsidR="00C54E7C">
          <w:rPr>
            <w:rFonts w:ascii="Times New Roman" w:hAnsi="Times New Roman" w:cs="Times New Roman"/>
          </w:rPr>
          <w:t>S</w:t>
        </w:r>
      </w:ins>
      <w:ins w:id="42" w:author="Benton, Deon" w:date="2025-06-16T12:56:00Z" w16du:dateUtc="2025-06-16T17:56:00Z">
        <w:r w:rsidR="00C54E7C">
          <w:rPr>
            <w:rFonts w:ascii="Times New Roman" w:hAnsi="Times New Roman" w:cs="Times New Roman"/>
          </w:rPr>
          <w:t>pelke</w:t>
        </w:r>
        <w:proofErr w:type="spellEnd"/>
        <w:r w:rsidR="00C54E7C">
          <w:rPr>
            <w:rFonts w:ascii="Times New Roman" w:hAnsi="Times New Roman" w:cs="Times New Roman"/>
          </w:rPr>
          <w:t>, 1992;</w:t>
        </w:r>
      </w:ins>
      <w:ins w:id="43" w:author="Benton, Deon" w:date="2025-06-16T12:37:00Z" w16du:dateUtc="2025-06-16T17:37:00Z">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w:t>
        </w:r>
      </w:ins>
      <w:ins w:id="44" w:author="Benton, Deon" w:date="2025-06-16T12:38:00Z" w16du:dateUtc="2025-06-16T17:38:00Z">
        <w:r w:rsidR="0068133A">
          <w:rPr>
            <w:rFonts w:ascii="Times New Roman" w:hAnsi="Times New Roman" w:cs="Times New Roman"/>
          </w:rPr>
          <w:t xml:space="preserve">concepts (e.g., </w:t>
        </w:r>
      </w:ins>
      <w:ins w:id="45" w:author="Benton, Deon" w:date="2025-06-16T12:48:00Z" w16du:dateUtc="2025-06-16T17:48:00Z">
        <w:r w:rsidR="00BA3735">
          <w:rPr>
            <w:rFonts w:ascii="Times New Roman" w:hAnsi="Times New Roman" w:cs="Times New Roman"/>
          </w:rPr>
          <w:t xml:space="preserve">Geraci &amp; Surian, </w:t>
        </w:r>
      </w:ins>
      <w:ins w:id="46" w:author="Benton, Deon" w:date="2025-06-16T12:49:00Z" w16du:dateUtc="2025-06-16T17:49:00Z">
        <w:r w:rsidR="00BA3735">
          <w:rPr>
            <w:rFonts w:ascii="Times New Roman" w:hAnsi="Times New Roman" w:cs="Times New Roman"/>
          </w:rPr>
          <w:t xml:space="preserve">2011; </w:t>
        </w:r>
      </w:ins>
      <w:ins w:id="47" w:author="Benton, Deon" w:date="2025-06-16T12:38:00Z" w16du:dateUtc="2025-06-16T17:38:00Z">
        <w:r w:rsidR="0068133A">
          <w:rPr>
            <w:rFonts w:ascii="Times New Roman" w:hAnsi="Times New Roman" w:cs="Times New Roman"/>
          </w:rPr>
          <w:t>Hamlin et al., 2007</w:t>
        </w:r>
      </w:ins>
      <w:ins w:id="48" w:author="Benton, Deon" w:date="2025-06-16T12:43:00Z" w16du:dateUtc="2025-06-16T17:43:00Z">
        <w:r w:rsidR="00F23EE3">
          <w:rPr>
            <w:rFonts w:ascii="Times New Roman" w:hAnsi="Times New Roman" w:cs="Times New Roman"/>
          </w:rPr>
          <w:t xml:space="preserve">; </w:t>
        </w:r>
      </w:ins>
      <w:ins w:id="49" w:author="Benton, Deon" w:date="2025-06-16T12:47:00Z" w16du:dateUtc="2025-06-16T17:47:00Z">
        <w:r w:rsidR="00C2551E">
          <w:rPr>
            <w:rFonts w:ascii="Times New Roman" w:hAnsi="Times New Roman" w:cs="Times New Roman"/>
          </w:rPr>
          <w:t>Schmidt</w:t>
        </w:r>
      </w:ins>
      <w:ins w:id="50" w:author="Benton, Deon" w:date="2025-06-16T12:48:00Z" w16du:dateUtc="2025-06-16T17:48:00Z">
        <w:r w:rsidR="00BA3735">
          <w:rPr>
            <w:rFonts w:ascii="Times New Roman" w:hAnsi="Times New Roman" w:cs="Times New Roman"/>
          </w:rPr>
          <w:t xml:space="preserve"> &amp; </w:t>
        </w:r>
        <w:r w:rsidR="00BA3735">
          <w:rPr>
            <w:rFonts w:ascii="Times New Roman" w:hAnsi="Times New Roman" w:cs="Times New Roman"/>
          </w:rPr>
          <w:lastRenderedPageBreak/>
          <w:t xml:space="preserve">Sommerville, 2011; </w:t>
        </w:r>
      </w:ins>
      <w:ins w:id="51" w:author="Benton, Deon" w:date="2025-06-16T12:43:00Z" w16du:dateUtc="2025-06-16T17:43:00Z">
        <w:r w:rsidR="00F23EE3">
          <w:rPr>
            <w:rFonts w:ascii="Times New Roman" w:hAnsi="Times New Roman" w:cs="Times New Roman"/>
          </w:rPr>
          <w:t>Woo et al., 2017</w:t>
        </w:r>
      </w:ins>
      <w:ins w:id="52" w:author="Benton, Deon" w:date="2025-06-16T12:39:00Z" w16du:dateUtc="2025-06-16T17:39:00Z">
        <w:r w:rsidR="002936C1">
          <w:rPr>
            <w:rFonts w:ascii="Times New Roman" w:hAnsi="Times New Roman" w:cs="Times New Roman"/>
          </w:rPr>
          <w:t>)</w:t>
        </w:r>
      </w:ins>
      <w:ins w:id="53" w:author="Benton, Deon" w:date="2025-06-16T12:40:00Z" w16du:dateUtc="2025-06-16T17:40:00Z">
        <w:r w:rsidR="002936C1">
          <w:rPr>
            <w:rFonts w:ascii="Times New Roman" w:hAnsi="Times New Roman" w:cs="Times New Roman"/>
          </w:rPr>
          <w:t>, object concepts (e.g.,</w:t>
        </w:r>
      </w:ins>
      <w:ins w:id="54" w:author="Benton, Deon" w:date="2025-06-16T12:42:00Z" w16du:dateUtc="2025-06-16T17:42:00Z">
        <w:r w:rsidR="00B23EFA">
          <w:rPr>
            <w:rFonts w:ascii="Times New Roman" w:hAnsi="Times New Roman" w:cs="Times New Roman"/>
          </w:rPr>
          <w:t xml:space="preserve"> Baillargeon, 1987;</w:t>
        </w:r>
      </w:ins>
      <w:ins w:id="55" w:author="Benton, Deon" w:date="2025-06-16T12:40:00Z" w16du:dateUtc="2025-06-16T17:40:00Z">
        <w:r w:rsidR="002936C1">
          <w:rPr>
            <w:rFonts w:ascii="Times New Roman" w:hAnsi="Times New Roman" w:cs="Times New Roman"/>
          </w:rPr>
          <w:t xml:space="preserve"> </w:t>
        </w:r>
      </w:ins>
      <w:ins w:id="56" w:author="Benton, Deon" w:date="2025-06-16T12:42:00Z" w16du:dateUtc="2025-06-16T17:42:00Z">
        <w:r w:rsidR="00B23EFA">
          <w:rPr>
            <w:rFonts w:ascii="Times New Roman" w:hAnsi="Times New Roman" w:cs="Times New Roman"/>
          </w:rPr>
          <w:t xml:space="preserve">Baillargeon et al., 1985; </w:t>
        </w:r>
      </w:ins>
      <w:ins w:id="57" w:author="Benton, Deon" w:date="2025-06-16T12:41:00Z" w16du:dateUtc="2025-06-16T17:41:00Z">
        <w:r w:rsidR="00B23EFA">
          <w:rPr>
            <w:rFonts w:ascii="Times New Roman" w:hAnsi="Times New Roman" w:cs="Times New Roman"/>
          </w:rPr>
          <w:t xml:space="preserve">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ins>
      <w:ins w:id="58" w:author="Benton, Deon" w:date="2025-06-16T12:50:00Z" w16du:dateUtc="2025-06-16T17:50:00Z">
        <w:r w:rsidR="00DF4BEE">
          <w:rPr>
            <w:rFonts w:ascii="Times New Roman" w:hAnsi="Times New Roman" w:cs="Times New Roman"/>
          </w:rPr>
          <w:t>; Needham &amp; Baillargeon, 1997</w:t>
        </w:r>
      </w:ins>
      <w:ins w:id="59" w:author="Benton, Deon" w:date="2025-06-16T12:41:00Z" w16du:dateUtc="2025-06-16T17:41:00Z">
        <w:r w:rsidR="00B23EFA">
          <w:rPr>
            <w:rFonts w:ascii="Times New Roman" w:hAnsi="Times New Roman" w:cs="Times New Roman"/>
          </w:rPr>
          <w:t>)</w:t>
        </w:r>
      </w:ins>
      <w:ins w:id="60" w:author="Benton, Deon" w:date="2025-06-16T12:45:00Z" w16du:dateUtc="2025-06-16T17:45:00Z">
        <w:r w:rsidR="00F23EE3">
          <w:rPr>
            <w:rFonts w:ascii="Times New Roman" w:hAnsi="Times New Roman" w:cs="Times New Roman"/>
          </w:rPr>
          <w:t xml:space="preserve">, </w:t>
        </w:r>
      </w:ins>
      <w:ins w:id="61" w:author="Benton, Deon" w:date="2025-06-16T12:56:00Z" w16du:dateUtc="2025-06-16T17:56:00Z">
        <w:r w:rsidR="002E6DC4">
          <w:rPr>
            <w:rFonts w:ascii="Times New Roman" w:hAnsi="Times New Roman" w:cs="Times New Roman"/>
          </w:rPr>
          <w:t xml:space="preserve">and </w:t>
        </w:r>
      </w:ins>
      <w:ins w:id="62" w:author="Benton, Deon" w:date="2025-06-16T12:45:00Z" w16du:dateUtc="2025-06-16T17:45:00Z">
        <w:r w:rsidR="00F23EE3">
          <w:rPr>
            <w:rFonts w:ascii="Times New Roman" w:hAnsi="Times New Roman" w:cs="Times New Roman"/>
          </w:rPr>
          <w:t>causal concepts</w:t>
        </w:r>
      </w:ins>
      <w:ins w:id="63" w:author="Benton, Deon" w:date="2025-06-16T12:46:00Z" w16du:dateUtc="2025-06-16T17:46:00Z">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ins>
      <w:ins w:id="64" w:author="Benton, Deon" w:date="2025-06-16T12:51:00Z" w16du:dateUtc="2025-06-16T17:51:00Z">
        <w:r w:rsidR="00DF4BEE">
          <w:rPr>
            <w:rFonts w:ascii="Times New Roman" w:hAnsi="Times New Roman" w:cs="Times New Roman"/>
          </w:rPr>
          <w:t>; Le</w:t>
        </w:r>
      </w:ins>
      <w:ins w:id="65" w:author="Benton, Deon" w:date="2025-06-16T12:52:00Z" w16du:dateUtc="2025-06-16T17:52:00Z">
        <w:r w:rsidR="00DF4BEE">
          <w:rPr>
            <w:rFonts w:ascii="Times New Roman" w:hAnsi="Times New Roman" w:cs="Times New Roman"/>
          </w:rPr>
          <w:t>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ins>
      <w:ins w:id="66" w:author="Benton, Deon" w:date="2025-06-16T12:46:00Z" w16du:dateUtc="2025-06-16T17:46:00Z">
        <w:r w:rsidR="00C2551E">
          <w:rPr>
            <w:rFonts w:ascii="Times New Roman" w:hAnsi="Times New Roman" w:cs="Times New Roman"/>
          </w:rPr>
          <w:t>)</w:t>
        </w:r>
      </w:ins>
      <w:ins w:id="67" w:author="Benton, Deon" w:date="2025-06-16T12:20:00Z" w16du:dateUtc="2025-06-16T17:20:00Z">
        <w:r w:rsidR="00455692">
          <w:rPr>
            <w:rFonts w:ascii="Times New Roman" w:hAnsi="Times New Roman" w:cs="Times New Roman"/>
          </w:rPr>
          <w:t>.</w:t>
        </w:r>
      </w:ins>
      <w:ins w:id="68" w:author="Benton, Deon" w:date="2025-06-16T12:28:00Z" w16du:dateUtc="2025-06-16T17:28:00Z">
        <w:r w:rsidR="00422A3C">
          <w:rPr>
            <w:rFonts w:ascii="Times New Roman" w:hAnsi="Times New Roman" w:cs="Times New Roman"/>
          </w:rPr>
          <w:t xml:space="preserve"> </w:t>
        </w:r>
      </w:ins>
      <w:ins w:id="69" w:author="Benton, Deon" w:date="2025-06-16T12:34:00Z" w16du:dateUtc="2025-06-16T17:34:00Z">
        <w:r w:rsidR="008615A9">
          <w:rPr>
            <w:rFonts w:ascii="Times New Roman" w:hAnsi="Times New Roman" w:cs="Times New Roman"/>
          </w:rPr>
          <w:t xml:space="preserve">The general </w:t>
        </w:r>
      </w:ins>
      <w:ins w:id="70" w:author="Benton, Deon" w:date="2025-06-16T12:56:00Z" w16du:dateUtc="2025-06-16T17:56:00Z">
        <w:r w:rsidR="008C27AE">
          <w:rPr>
            <w:rFonts w:ascii="Times New Roman" w:hAnsi="Times New Roman" w:cs="Times New Roman"/>
          </w:rPr>
          <w:t>takeaway</w:t>
        </w:r>
      </w:ins>
      <w:ins w:id="71" w:author="Benton, Deon" w:date="2025-06-16T12:34:00Z" w16du:dateUtc="2025-06-16T17:34:00Z">
        <w:r w:rsidR="008615A9">
          <w:rPr>
            <w:rFonts w:ascii="Times New Roman" w:hAnsi="Times New Roman" w:cs="Times New Roman"/>
          </w:rPr>
          <w:t xml:space="preserve"> from this research is that</w:t>
        </w:r>
      </w:ins>
      <w:ins w:id="72" w:author="Benton, Deon" w:date="2025-06-16T12:56:00Z" w16du:dateUtc="2025-06-16T17:56:00Z">
        <w:r w:rsidR="008C27AE">
          <w:rPr>
            <w:rFonts w:ascii="Times New Roman" w:hAnsi="Times New Roman" w:cs="Times New Roman"/>
          </w:rPr>
          <w:t xml:space="preserve"> inf</w:t>
        </w:r>
      </w:ins>
      <w:ins w:id="73" w:author="Benton, Deon" w:date="2025-06-16T12:57:00Z" w16du:dateUtc="2025-06-16T17:57:00Z">
        <w:r w:rsidR="008C27AE">
          <w:rPr>
            <w:rFonts w:ascii="Times New Roman" w:hAnsi="Times New Roman" w:cs="Times New Roman"/>
          </w:rPr>
          <w:t xml:space="preserve">ants possess sophisticated capacities that enable them to </w:t>
        </w:r>
      </w:ins>
      <w:ins w:id="74" w:author="Benton, Deon" w:date="2025-06-16T13:08:00Z" w16du:dateUtc="2025-06-16T18:08:00Z">
        <w:r w:rsidR="00015DDE">
          <w:rPr>
            <w:rFonts w:ascii="Times New Roman" w:hAnsi="Times New Roman" w:cs="Times New Roman"/>
          </w:rPr>
          <w:t>learning in each of these</w:t>
        </w:r>
      </w:ins>
      <w:ins w:id="75" w:author="Benton, Deon" w:date="2025-06-16T12:57:00Z" w16du:dateUtc="2025-06-16T17:57:00Z">
        <w:r w:rsidR="008C27AE">
          <w:rPr>
            <w:rFonts w:ascii="Times New Roman" w:hAnsi="Times New Roman" w:cs="Times New Roman"/>
          </w:rPr>
          <w:t xml:space="preserve"> domains</w:t>
        </w:r>
      </w:ins>
      <w:ins w:id="76" w:author="Benton, Deon" w:date="2025-06-16T12:34:00Z" w16du:dateUtc="2025-06-16T17:34:00Z">
        <w:r w:rsidR="008615A9">
          <w:rPr>
            <w:rFonts w:ascii="Times New Roman" w:hAnsi="Times New Roman" w:cs="Times New Roman"/>
          </w:rPr>
          <w:t xml:space="preserve"> </w:t>
        </w:r>
      </w:ins>
      <w:ins w:id="77" w:author="Benton, Deon" w:date="2025-06-16T12:57:00Z" w16du:dateUtc="2025-06-16T17:57:00Z">
        <w:r w:rsidR="008C27AE">
          <w:rPr>
            <w:rFonts w:ascii="Times New Roman" w:hAnsi="Times New Roman" w:cs="Times New Roman"/>
          </w:rPr>
          <w:t>from early in development</w:t>
        </w:r>
      </w:ins>
      <w:ins w:id="78" w:author="Benton, Deon" w:date="2025-06-16T12:35:00Z" w16du:dateUtc="2025-06-16T17:35:00Z">
        <w:r w:rsidR="008615A9">
          <w:rPr>
            <w:rFonts w:ascii="Times New Roman" w:hAnsi="Times New Roman" w:cs="Times New Roman"/>
          </w:rPr>
          <w:t>.</w:t>
        </w:r>
      </w:ins>
      <w:ins w:id="79" w:author="Benton, Deon" w:date="2025-06-16T12:30:00Z" w16du:dateUtc="2025-06-16T17:30:00Z">
        <w:r w:rsidR="00230D82">
          <w:rPr>
            <w:rFonts w:ascii="Times New Roman" w:hAnsi="Times New Roman" w:cs="Times New Roman"/>
          </w:rPr>
          <w:t xml:space="preserve"> </w:t>
        </w:r>
      </w:ins>
    </w:p>
    <w:p w14:paraId="57DF284E" w14:textId="20CE3096" w:rsidR="00524642" w:rsidRDefault="007F20F3" w:rsidP="00524642">
      <w:pPr>
        <w:spacing w:line="480" w:lineRule="auto"/>
        <w:ind w:firstLine="720"/>
        <w:contextualSpacing/>
        <w:rPr>
          <w:rFonts w:ascii="Times New Roman" w:hAnsi="Times New Roman" w:cs="Times New Roman"/>
        </w:rPr>
      </w:pPr>
      <w:ins w:id="80" w:author="Benton, Deon" w:date="2025-06-13T13:55:00Z" w16du:dateUtc="2025-06-13T18:55:00Z">
        <w:r>
          <w:rPr>
            <w:rFonts w:ascii="Times New Roman" w:hAnsi="Times New Roman" w:cs="Times New Roman"/>
          </w:rPr>
          <w:t xml:space="preserve">Two of the first studies to use the </w:t>
        </w:r>
        <w:proofErr w:type="spellStart"/>
        <w:r>
          <w:rPr>
            <w:rFonts w:ascii="Times New Roman" w:hAnsi="Times New Roman" w:cs="Times New Roman"/>
          </w:rPr>
          <w:t>V</w:t>
        </w:r>
      </w:ins>
      <w:ins w:id="81" w:author="Benton, Deon" w:date="2025-06-13T15:00:00Z" w16du:dateUtc="2025-06-13T20:00:00Z">
        <w:r w:rsidR="00134CB3">
          <w:rPr>
            <w:rFonts w:ascii="Times New Roman" w:hAnsi="Times New Roman" w:cs="Times New Roman"/>
          </w:rPr>
          <w:t>o</w:t>
        </w:r>
      </w:ins>
      <w:ins w:id="82" w:author="Benton, Deon" w:date="2025-06-13T13:55:00Z" w16du:dateUtc="2025-06-13T18:55:00Z">
        <w:r>
          <w:rPr>
            <w:rFonts w:ascii="Times New Roman" w:hAnsi="Times New Roman" w:cs="Times New Roman"/>
          </w:rPr>
          <w:t>E</w:t>
        </w:r>
        <w:proofErr w:type="spellEnd"/>
        <w:r>
          <w:rPr>
            <w:rFonts w:ascii="Times New Roman" w:hAnsi="Times New Roman" w:cs="Times New Roman"/>
          </w:rPr>
          <w:t xml:space="preserve"> method to </w:t>
        </w:r>
      </w:ins>
      <w:ins w:id="83" w:author="Benton, Deon" w:date="2025-06-13T15:00:00Z" w16du:dateUtc="2025-06-13T20:00:00Z">
        <w:r w:rsidR="00134CB3">
          <w:rPr>
            <w:rFonts w:ascii="Times New Roman" w:hAnsi="Times New Roman" w:cs="Times New Roman"/>
          </w:rPr>
          <w:t>assess</w:t>
        </w:r>
      </w:ins>
      <w:ins w:id="84" w:author="Benton, Deon" w:date="2025-06-13T13:55:00Z" w16du:dateUtc="2025-06-13T18:55:00Z">
        <w:r>
          <w:rPr>
            <w:rFonts w:ascii="Times New Roman" w:hAnsi="Times New Roman" w:cs="Times New Roman"/>
          </w:rPr>
          <w:t xml:space="preserve"> infant action understanding </w:t>
        </w:r>
      </w:ins>
      <w:ins w:id="85" w:author="Benton, Deon" w:date="2025-06-16T12:31:00Z" w16du:dateUtc="2025-06-16T17:31:00Z">
        <w:r w:rsidR="00230D82">
          <w:rPr>
            <w:rFonts w:ascii="Times New Roman" w:hAnsi="Times New Roman" w:cs="Times New Roman"/>
          </w:rPr>
          <w:t xml:space="preserve">in particular </w:t>
        </w:r>
      </w:ins>
      <w:ins w:id="86" w:author="Benton, Deon" w:date="2025-06-16T13:54:00Z" w16du:dateUtc="2025-06-16T18:54:00Z">
        <w:r w:rsidR="00DB0E07">
          <w:rPr>
            <w:rFonts w:ascii="Times New Roman" w:hAnsi="Times New Roman" w:cs="Times New Roman"/>
          </w:rPr>
          <w:t>was that</w:t>
        </w:r>
      </w:ins>
      <w:ins w:id="87" w:author="Benton, Deon" w:date="2025-06-13T13:55:00Z" w16du:dateUtc="2025-06-13T18:55:00Z">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ins>
      <w:r w:rsidR="00524642">
        <w:rPr>
          <w:rFonts w:ascii="Times New Roman" w:hAnsi="Times New Roman" w:cs="Times New Roman"/>
        </w:rPr>
        <w:t xml:space="preserve"> </w:t>
      </w:r>
      <w:del w:id="88" w:author="Benton, Deon" w:date="2025-06-13T15:07:00Z" w16du:dateUtc="2025-06-13T20:07:00Z">
        <w:r w:rsidR="00524642" w:rsidDel="001F2099">
          <w:rPr>
            <w:rFonts w:ascii="Times New Roman" w:hAnsi="Times New Roman" w:cs="Times New Roman"/>
          </w:rPr>
          <w:delText>In studies,</w:delText>
        </w:r>
      </w:del>
      <w:ins w:id="89" w:author="Benton, Deon" w:date="2025-06-13T15:07:00Z" w16du:dateUtc="2025-06-13T20:07:00Z">
        <w:r w:rsidR="001F2099">
          <w:rPr>
            <w:rFonts w:ascii="Times New Roman" w:hAnsi="Times New Roman" w:cs="Times New Roman"/>
          </w:rPr>
          <w:t>These authors</w:t>
        </w:r>
      </w:ins>
      <w:ins w:id="90"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xml:space="preserve">, 2017). Beyond infants’ processing of others’ actions, research </w:t>
      </w:r>
      <w:r>
        <w:rPr>
          <w:rFonts w:ascii="Times New Roman" w:hAnsi="Times New Roman" w:cs="Times New Roman"/>
        </w:rPr>
        <w:lastRenderedPageBreak/>
        <w:t>shows that how infants imitate another person’s actions depends on the constraints imposed on those actions. For example, 14-month-olds use their foreheads to activate a light if they observe a hands-free agent do the same thing</w:t>
      </w:r>
      <w:ins w:id="91"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ins w:id="92" w:author="Benton, Deon" w:date="2025-06-13T11:52:00Z" w16du:dateUtc="2025-06-13T16:52:00Z">
        <w:r>
          <w:rPr>
            <w:rFonts w:ascii="Times New Roman" w:hAnsi="Times New Roman" w:cs="Times New Roman"/>
            <w:b/>
            <w:bCs/>
          </w:rPr>
          <w:t xml:space="preserve">Rich </w:t>
        </w:r>
      </w:ins>
      <w:r w:rsidR="00524642">
        <w:rPr>
          <w:rFonts w:ascii="Times New Roman" w:hAnsi="Times New Roman" w:cs="Times New Roman"/>
          <w:b/>
          <w:bCs/>
        </w:rPr>
        <w:t xml:space="preserve">proposals </w:t>
      </w:r>
      <w:ins w:id="93" w:author="Benton, Deon" w:date="2025-06-13T11:52:00Z" w16du:dateUtc="2025-06-13T16:52:00Z">
        <w:r>
          <w:rPr>
            <w:rFonts w:ascii="Times New Roman" w:hAnsi="Times New Roman" w:cs="Times New Roman"/>
            <w:b/>
            <w:bCs/>
          </w:rPr>
          <w:t xml:space="preserve">for the origins of infant </w:t>
        </w:r>
      </w:ins>
      <w:r w:rsidR="00524642">
        <w:rPr>
          <w:rFonts w:ascii="Times New Roman" w:hAnsi="Times New Roman" w:cs="Times New Roman"/>
          <w:b/>
          <w:bCs/>
        </w:rPr>
        <w:t>action understanding</w:t>
      </w:r>
    </w:p>
    <w:p w14:paraId="3B24E595" w14:textId="55D49792" w:rsidR="00445430" w:rsidRDefault="00524642" w:rsidP="005E4A7C">
      <w:pPr>
        <w:spacing w:line="480" w:lineRule="auto"/>
        <w:contextualSpacing/>
        <w:rPr>
          <w:ins w:id="94"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ins w:id="95" w:author="Benton, Deon" w:date="2025-06-16T13:59:00Z" w16du:dateUtc="2025-06-16T18:59:00Z">
        <w:r w:rsidR="002103B3">
          <w:rPr>
            <w:rFonts w:ascii="Times New Roman" w:hAnsi="Times New Roman" w:cs="Times New Roman"/>
          </w:rPr>
          <w:t xml:space="preserve">. </w:t>
        </w:r>
      </w:ins>
      <w:ins w:id="96" w:author="Benton, Deon" w:date="2025-06-13T11:56:00Z" w16du:dateUtc="2025-06-13T16:56:00Z">
        <w:r w:rsidR="00E326A7">
          <w:rPr>
            <w:rFonts w:ascii="Times New Roman" w:hAnsi="Times New Roman" w:cs="Times New Roman"/>
          </w:rPr>
          <w:t xml:space="preserve">These proposals </w:t>
        </w:r>
      </w:ins>
      <w:ins w:id="97" w:author="Benton, Deon" w:date="2025-06-23T20:47:00Z" w16du:dateUtc="2025-06-24T01:47:00Z">
        <w:r w:rsidR="00F63756">
          <w:rPr>
            <w:rFonts w:ascii="Times New Roman" w:hAnsi="Times New Roman" w:cs="Times New Roman"/>
          </w:rPr>
          <w:t>roughly fall</w:t>
        </w:r>
      </w:ins>
      <w:ins w:id="98" w:author="Benton, Deon" w:date="2025-06-13T11:56:00Z" w16du:dateUtc="2025-06-13T16:56:00Z">
        <w:r w:rsidR="00E326A7">
          <w:rPr>
            <w:rFonts w:ascii="Times New Roman" w:hAnsi="Times New Roman" w:cs="Times New Roman"/>
          </w:rPr>
          <w:t xml:space="preserve"> into </w:t>
        </w:r>
      </w:ins>
      <w:ins w:id="99" w:author="Benton, Deon" w:date="2025-06-23T20:42:00Z" w16du:dateUtc="2025-06-24T01:42:00Z">
        <w:r w:rsidR="00CF07BC">
          <w:rPr>
            <w:rFonts w:ascii="Times New Roman" w:hAnsi="Times New Roman" w:cs="Times New Roman"/>
          </w:rPr>
          <w:t>two classes.</w:t>
        </w:r>
      </w:ins>
      <w:ins w:id="100" w:author="Benton, Deon" w:date="2025-06-13T15:30:00Z" w16du:dateUtc="2025-06-13T20:30:00Z">
        <w:r w:rsidR="00926D5F">
          <w:rPr>
            <w:rFonts w:ascii="Times New Roman" w:hAnsi="Times New Roman" w:cs="Times New Roman"/>
          </w:rPr>
          <w:t xml:space="preserve"> </w:t>
        </w:r>
      </w:ins>
      <w:ins w:id="101" w:author="Benton, Deon" w:date="2025-06-13T13:35:00Z" w16du:dateUtc="2025-06-13T18:35:00Z">
        <w:r w:rsidR="00071A55">
          <w:rPr>
            <w:rFonts w:ascii="Times New Roman" w:hAnsi="Times New Roman" w:cs="Times New Roman"/>
          </w:rPr>
          <w:t xml:space="preserve">The first </w:t>
        </w:r>
      </w:ins>
      <w:ins w:id="102" w:author="Benton, Deon" w:date="2025-06-23T20:47:00Z" w16du:dateUtc="2025-06-24T01:47:00Z">
        <w:r w:rsidR="00F57151">
          <w:rPr>
            <w:rFonts w:ascii="Times New Roman" w:hAnsi="Times New Roman" w:cs="Times New Roman"/>
          </w:rPr>
          <w:t>is</w:t>
        </w:r>
      </w:ins>
      <w:ins w:id="103" w:author="Benton, Deon" w:date="2025-06-13T11:56:00Z" w16du:dateUtc="2025-06-13T16:56:00Z">
        <w:r w:rsidR="00E326A7">
          <w:rPr>
            <w:rFonts w:ascii="Times New Roman" w:hAnsi="Times New Roman" w:cs="Times New Roman"/>
          </w:rPr>
          <w:t xml:space="preserve"> </w:t>
        </w:r>
      </w:ins>
      <w:ins w:id="104" w:author="Benton, Deon" w:date="2025-06-13T11:57:00Z" w16du:dateUtc="2025-06-13T16:57:00Z">
        <w:r w:rsidR="00E326A7">
          <w:rPr>
            <w:rFonts w:ascii="Times New Roman" w:hAnsi="Times New Roman" w:cs="Times New Roman"/>
          </w:rPr>
          <w:t>“</w:t>
        </w:r>
      </w:ins>
      <w:ins w:id="105" w:author="Benton, Deon" w:date="2025-06-13T11:56:00Z" w16du:dateUtc="2025-06-13T16:56:00Z">
        <w:r w:rsidR="00E326A7">
          <w:rPr>
            <w:rFonts w:ascii="Times New Roman" w:hAnsi="Times New Roman" w:cs="Times New Roman"/>
          </w:rPr>
          <w:t>rich</w:t>
        </w:r>
      </w:ins>
      <w:ins w:id="106" w:author="Benton, Deon" w:date="2025-06-13T11:57:00Z" w16du:dateUtc="2025-06-13T16:57:00Z">
        <w:r w:rsidR="00E326A7">
          <w:rPr>
            <w:rFonts w:ascii="Times New Roman" w:hAnsi="Times New Roman" w:cs="Times New Roman"/>
          </w:rPr>
          <w:t>”</w:t>
        </w:r>
      </w:ins>
      <w:ins w:id="107" w:author="Benton, Deon" w:date="2025-06-13T11:56:00Z" w16du:dateUtc="2025-06-13T16:56:00Z">
        <w:r w:rsidR="00E326A7">
          <w:rPr>
            <w:rFonts w:ascii="Times New Roman" w:hAnsi="Times New Roman" w:cs="Times New Roman"/>
          </w:rPr>
          <w:t xml:space="preserve"> proposals for the origins of infant action understa</w:t>
        </w:r>
      </w:ins>
      <w:ins w:id="108" w:author="Benton, Deon" w:date="2025-06-13T11:57:00Z" w16du:dateUtc="2025-06-13T16:57:00Z">
        <w:r w:rsidR="00E326A7">
          <w:rPr>
            <w:rFonts w:ascii="Times New Roman" w:hAnsi="Times New Roman" w:cs="Times New Roman"/>
          </w:rPr>
          <w:t xml:space="preserve">nding. </w:t>
        </w:r>
      </w:ins>
      <w:ins w:id="109" w:author="Benton, Deon" w:date="2025-06-23T20:44:00Z" w16du:dateUtc="2025-06-24T01:44:00Z">
        <w:r w:rsidR="00B778CC">
          <w:rPr>
            <w:rFonts w:ascii="Times New Roman" w:hAnsi="Times New Roman" w:cs="Times New Roman"/>
          </w:rPr>
          <w:t>According to these accounts, infants</w:t>
        </w:r>
      </w:ins>
      <w:ins w:id="110" w:author="detbenton1991@gmail.com" w:date="2025-06-14T14:06:00Z" w16du:dateUtc="2025-06-14T19:06:00Z">
        <w:r w:rsidR="005E4A7C">
          <w:rPr>
            <w:rFonts w:ascii="Times New Roman" w:hAnsi="Times New Roman" w:cs="Times New Roman"/>
          </w:rPr>
          <w:t xml:space="preserve"> possess from birth or shortly</w:t>
        </w:r>
      </w:ins>
      <w:ins w:id="111" w:author="Benton, Deon" w:date="2025-06-23T20:49:00Z" w16du:dateUtc="2025-06-24T01:49:00Z">
        <w:r w:rsidR="00F57151">
          <w:rPr>
            <w:rFonts w:ascii="Times New Roman" w:hAnsi="Times New Roman" w:cs="Times New Roman"/>
          </w:rPr>
          <w:t xml:space="preserve"> domain-specific mechanisms, or mechanisms that are triggered by </w:t>
        </w:r>
      </w:ins>
      <w:ins w:id="112" w:author="Benton, Deon" w:date="2025-06-23T20:50:00Z" w16du:dateUtc="2025-06-24T01:50:00Z">
        <w:r w:rsidR="00F57151">
          <w:rPr>
            <w:rFonts w:ascii="Times New Roman" w:hAnsi="Times New Roman" w:cs="Times New Roman"/>
          </w:rPr>
          <w:t>a single input type</w:t>
        </w:r>
      </w:ins>
      <w:ins w:id="113" w:author="Benton, Deon" w:date="2025-06-23T20:49:00Z" w16du:dateUtc="2025-06-24T01:49:00Z">
        <w:r w:rsidR="00F57151">
          <w:rPr>
            <w:rFonts w:ascii="Times New Roman" w:hAnsi="Times New Roman" w:cs="Times New Roman"/>
          </w:rPr>
          <w:t xml:space="preserve"> and operate in a single domain,</w:t>
        </w:r>
      </w:ins>
      <w:ins w:id="114" w:author="Benton, Deon" w:date="2025-06-23T20:50:00Z" w16du:dateUtc="2025-06-24T01:50:00Z">
        <w:r w:rsidR="00F57151">
          <w:rPr>
            <w:rFonts w:ascii="Times New Roman" w:hAnsi="Times New Roman" w:cs="Times New Roman"/>
          </w:rPr>
          <w:t xml:space="preserve"> that support</w:t>
        </w:r>
      </w:ins>
      <w:ins w:id="115" w:author="detbenton1991@gmail.com" w:date="2025-06-14T14:06:00Z" w16du:dateUtc="2025-06-14T19:06:00Z">
        <w:del w:id="116" w:author="Benton, Deon" w:date="2025-06-23T20:50:00Z" w16du:dateUtc="2025-06-24T01:50:00Z">
          <w:r w:rsidR="005E4A7C" w:rsidDel="00F57151">
            <w:rPr>
              <w:rFonts w:ascii="Times New Roman" w:hAnsi="Times New Roman" w:cs="Times New Roman"/>
            </w:rPr>
            <w:delText xml:space="preserve"> thereafter</w:delText>
          </w:r>
        </w:del>
        <w:r w:rsidR="005E4A7C">
          <w:rPr>
            <w:rFonts w:ascii="Times New Roman" w:hAnsi="Times New Roman" w:cs="Times New Roman"/>
          </w:rPr>
          <w:t xml:space="preserve"> </w:t>
        </w:r>
      </w:ins>
      <w:ins w:id="117" w:author="Benton, Deon" w:date="2025-06-23T20:50:00Z" w16du:dateUtc="2025-06-24T01:50:00Z">
        <w:r w:rsidR="00F57151">
          <w:rPr>
            <w:rFonts w:ascii="Times New Roman" w:hAnsi="Times New Roman" w:cs="Times New Roman"/>
          </w:rPr>
          <w:t>abstract</w:t>
        </w:r>
      </w:ins>
      <w:ins w:id="118" w:author="Benton, Deon" w:date="2025-06-23T20:47:00Z" w16du:dateUtc="2025-06-24T01:47:00Z">
        <w:r w:rsidR="00F57151">
          <w:rPr>
            <w:rFonts w:ascii="Times New Roman" w:hAnsi="Times New Roman" w:cs="Times New Roman"/>
          </w:rPr>
          <w:t xml:space="preserve"> and conceptually rich</w:t>
        </w:r>
      </w:ins>
      <w:ins w:id="119" w:author="detbenton1991@gmail.com" w:date="2025-06-14T14:06:00Z" w16du:dateUtc="2025-06-14T19:06:00Z">
        <w:r w:rsidR="005E4A7C">
          <w:rPr>
            <w:rFonts w:ascii="Times New Roman" w:hAnsi="Times New Roman" w:cs="Times New Roman"/>
          </w:rPr>
          <w:t xml:space="preserve"> knowledge about </w:t>
        </w:r>
      </w:ins>
      <w:ins w:id="120" w:author="detbenton1991@gmail.com" w:date="2025-06-14T14:07:00Z" w16du:dateUtc="2025-06-14T19:07:00Z">
        <w:r w:rsidR="005E4A7C">
          <w:rPr>
            <w:rFonts w:ascii="Times New Roman" w:hAnsi="Times New Roman" w:cs="Times New Roman"/>
          </w:rPr>
          <w:t xml:space="preserve">how the various objects and entities in the world behave and act. </w:t>
        </w:r>
      </w:ins>
      <w:ins w:id="121" w:author="detbenton1991@gmail.com" w:date="2025-06-14T14:08:00Z" w16du:dateUtc="2025-06-14T19:08:00Z">
        <w:r w:rsidR="005E4A7C">
          <w:rPr>
            <w:rFonts w:ascii="Times New Roman" w:hAnsi="Times New Roman" w:cs="Times New Roman"/>
          </w:rPr>
          <w:t>For example, some argue that infants</w:t>
        </w:r>
      </w:ins>
      <w:ins w:id="122" w:author="detbenton1991@gmail.com" w:date="2025-06-14T14:09:00Z" w16du:dateUtc="2025-06-14T19:09:00Z">
        <w:r w:rsidR="005E4A7C">
          <w:rPr>
            <w:rFonts w:ascii="Times New Roman" w:hAnsi="Times New Roman" w:cs="Times New Roman"/>
          </w:rPr>
          <w:t xml:space="preserve">’ knowledge about how animate entities </w:t>
        </w:r>
      </w:ins>
      <w:ins w:id="123" w:author="detbenton1991@gmail.com" w:date="2025-06-14T14:10:00Z" w16du:dateUtc="2025-06-14T19:10:00Z">
        <w:r w:rsidR="005E4A7C">
          <w:rPr>
            <w:rFonts w:ascii="Times New Roman" w:hAnsi="Times New Roman" w:cs="Times New Roman"/>
          </w:rPr>
          <w:t xml:space="preserve">act is subserved by a </w:t>
        </w:r>
      </w:ins>
      <w:ins w:id="124" w:author="detbenton1991@gmail.com" w:date="2025-06-14T14:53:00Z" w16du:dateUtc="2025-06-14T19:53:00Z">
        <w:r w:rsidR="005D2269">
          <w:rPr>
            <w:rFonts w:ascii="Times New Roman" w:hAnsi="Times New Roman" w:cs="Times New Roman"/>
            <w:i/>
            <w:iCs/>
          </w:rPr>
          <w:t>core knowledge system</w:t>
        </w:r>
      </w:ins>
      <w:ins w:id="125" w:author="detbenton1991@gmail.com" w:date="2025-06-14T14:10:00Z" w16du:dateUtc="2025-06-14T19:10:00Z">
        <w:r w:rsidR="005E4A7C">
          <w:rPr>
            <w:rFonts w:ascii="Times New Roman" w:hAnsi="Times New Roman" w:cs="Times New Roman"/>
          </w:rPr>
          <w:t xml:space="preserve"> for agents</w:t>
        </w:r>
      </w:ins>
      <w:ins w:id="126" w:author="detbenton1991@gmail.com" w:date="2025-06-14T14:13:00Z" w16du:dateUtc="2025-06-14T19:13:00Z">
        <w:r w:rsidR="005E4A7C">
          <w:rPr>
            <w:rFonts w:ascii="Times New Roman" w:hAnsi="Times New Roman" w:cs="Times New Roman"/>
          </w:rPr>
          <w:t>, whereas their</w:t>
        </w:r>
      </w:ins>
      <w:ins w:id="127" w:author="detbenton1991@gmail.com" w:date="2025-06-14T14:10:00Z" w16du:dateUtc="2025-06-14T19:10:00Z">
        <w:r w:rsidR="005E4A7C">
          <w:rPr>
            <w:rFonts w:ascii="Times New Roman" w:hAnsi="Times New Roman" w:cs="Times New Roman"/>
          </w:rPr>
          <w:t xml:space="preserve"> knowledge about</w:t>
        </w:r>
      </w:ins>
      <w:ins w:id="128" w:author="detbenton1991@gmail.com" w:date="2025-06-14T14:09:00Z" w16du:dateUtc="2025-06-14T19:09:00Z">
        <w:r w:rsidR="005E4A7C">
          <w:rPr>
            <w:rFonts w:ascii="Times New Roman" w:hAnsi="Times New Roman" w:cs="Times New Roman"/>
          </w:rPr>
          <w:t xml:space="preserve"> inanimate objects act is </w:t>
        </w:r>
      </w:ins>
      <w:ins w:id="129" w:author="detbenton1991@gmail.com" w:date="2025-06-14T14:10:00Z" w16du:dateUtc="2025-06-14T19:10:00Z">
        <w:r w:rsidR="005E4A7C">
          <w:rPr>
            <w:rFonts w:ascii="Times New Roman" w:hAnsi="Times New Roman" w:cs="Times New Roman"/>
          </w:rPr>
          <w:t>supported by a core system for objects</w:t>
        </w:r>
      </w:ins>
      <w:ins w:id="130" w:author="detbenton1991@gmail.com" w:date="2025-06-14T14:44:00Z" w16du:dateUtc="2025-06-14T19:44:00Z">
        <w:r w:rsidR="006F1D6A">
          <w:rPr>
            <w:rFonts w:ascii="Times New Roman" w:hAnsi="Times New Roman" w:cs="Times New Roman"/>
          </w:rPr>
          <w:t xml:space="preserve"> (e.g., </w:t>
        </w:r>
      </w:ins>
      <w:ins w:id="131" w:author="detbenton1991@gmail.com" w:date="2025-06-14T14:45:00Z" w16du:dateUtc="2025-06-14T19:45:00Z">
        <w:r w:rsidR="006F1D6A">
          <w:rPr>
            <w:rFonts w:ascii="Times New Roman" w:hAnsi="Times New Roman" w:cs="Times New Roman"/>
          </w:rPr>
          <w:t xml:space="preserve">Carey, 2009; </w:t>
        </w:r>
      </w:ins>
      <w:proofErr w:type="spellStart"/>
      <w:ins w:id="132" w:author="detbenton1991@gmail.com" w:date="2025-06-14T14:44:00Z" w16du:dateUtc="2025-06-14T19:44:00Z">
        <w:r w:rsidR="006F1D6A">
          <w:rPr>
            <w:rFonts w:ascii="Times New Roman" w:hAnsi="Times New Roman" w:cs="Times New Roman"/>
          </w:rPr>
          <w:t>Spelke</w:t>
        </w:r>
      </w:ins>
      <w:proofErr w:type="spellEnd"/>
      <w:ins w:id="133" w:author="detbenton1991@gmail.com" w:date="2025-06-14T14:45:00Z" w16du:dateUtc="2025-06-14T19:45:00Z">
        <w:r w:rsidR="006F1D6A">
          <w:rPr>
            <w:rFonts w:ascii="Times New Roman" w:hAnsi="Times New Roman" w:cs="Times New Roman"/>
          </w:rPr>
          <w:t>, 2022)</w:t>
        </w:r>
      </w:ins>
      <w:ins w:id="134" w:author="detbenton1991@gmail.com" w:date="2025-06-14T14:10:00Z" w16du:dateUtc="2025-06-14T19:10:00Z">
        <w:r w:rsidR="005E4A7C">
          <w:rPr>
            <w:rFonts w:ascii="Times New Roman" w:hAnsi="Times New Roman" w:cs="Times New Roman"/>
          </w:rPr>
          <w:t xml:space="preserve">. </w:t>
        </w:r>
      </w:ins>
      <w:ins w:id="135" w:author="detbenton1991@gmail.com" w:date="2025-06-14T14:09:00Z" w16du:dateUtc="2025-06-14T19:09:00Z">
        <w:r w:rsidR="005E4A7C">
          <w:rPr>
            <w:rFonts w:ascii="Times New Roman" w:hAnsi="Times New Roman" w:cs="Times New Roman"/>
          </w:rPr>
          <w:t xml:space="preserve"> </w:t>
        </w:r>
      </w:ins>
      <w:ins w:id="136" w:author="detbenton1991@gmail.com" w:date="2025-06-14T14:13:00Z" w16du:dateUtc="2025-06-14T19:13:00Z">
        <w:r w:rsidR="005E4A7C">
          <w:rPr>
            <w:rFonts w:ascii="Times New Roman" w:hAnsi="Times New Roman" w:cs="Times New Roman"/>
          </w:rPr>
          <w:t xml:space="preserve">The core system for agents enables infants to know that </w:t>
        </w:r>
      </w:ins>
      <w:ins w:id="137" w:author="Benton, Deon" w:date="2025-06-13T15:20:00Z" w16du:dateUtc="2025-06-13T20:20:00Z">
        <w:r w:rsidR="00342333">
          <w:rPr>
            <w:rFonts w:ascii="Times New Roman" w:eastAsia="Times New Roman" w:hAnsi="Times New Roman" w:cs="Times New Roman"/>
          </w:rPr>
          <w:t xml:space="preserve">agents are goal-directed, self-propelled, can move on </w:t>
        </w:r>
      </w:ins>
      <w:ins w:id="138" w:author="Benton, Deon" w:date="2025-06-13T15:25:00Z" w16du:dateUtc="2025-06-13T20:25:00Z">
        <w:r w:rsidR="004107DA">
          <w:rPr>
            <w:rFonts w:ascii="Times New Roman" w:eastAsia="Times New Roman" w:hAnsi="Times New Roman" w:cs="Times New Roman"/>
          </w:rPr>
          <w:t>irregular</w:t>
        </w:r>
      </w:ins>
      <w:ins w:id="139" w:author="Benton, Deon" w:date="2025-06-13T15:20:00Z" w16du:dateUtc="2025-06-13T20:20:00Z">
        <w:r w:rsidR="00342333">
          <w:rPr>
            <w:rFonts w:ascii="Times New Roman" w:eastAsia="Times New Roman" w:hAnsi="Times New Roman" w:cs="Times New Roman"/>
          </w:rPr>
          <w:t xml:space="preserve"> trajectories, and can cause</w:t>
        </w:r>
      </w:ins>
      <w:ins w:id="140" w:author="Benton, Deon" w:date="2025-06-13T15:25:00Z" w16du:dateUtc="2025-06-13T20:25:00Z">
        <w:r w:rsidR="004107DA">
          <w:rPr>
            <w:rFonts w:ascii="Times New Roman" w:eastAsia="Times New Roman" w:hAnsi="Times New Roman" w:cs="Times New Roman"/>
          </w:rPr>
          <w:t xml:space="preserve"> other agents to act at a distance.</w:t>
        </w:r>
      </w:ins>
      <w:ins w:id="141"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ins>
    </w:p>
    <w:p w14:paraId="697C4062" w14:textId="2E23C4F2" w:rsidR="005D2269" w:rsidRDefault="00037D11" w:rsidP="00524642">
      <w:pPr>
        <w:spacing w:line="480" w:lineRule="auto"/>
        <w:contextualSpacing/>
        <w:rPr>
          <w:ins w:id="142" w:author="detbenton1991@gmail.com" w:date="2025-06-14T15:33:00Z" w16du:dateUtc="2025-06-14T20:33:00Z"/>
          <w:rFonts w:ascii="Times New Roman" w:eastAsia="Times New Roman" w:hAnsi="Times New Roman" w:cs="Times New Roman"/>
        </w:rPr>
      </w:pPr>
      <w:ins w:id="143" w:author="Benton, Deon" w:date="2025-06-13T15:35:00Z" w16du:dateUtc="2025-06-13T20:35:00Z">
        <w:r>
          <w:rPr>
            <w:rFonts w:ascii="Times New Roman" w:eastAsia="Times New Roman" w:hAnsi="Times New Roman" w:cs="Times New Roman"/>
          </w:rPr>
          <w:tab/>
        </w:r>
      </w:ins>
      <w:ins w:id="144" w:author="Benton, Deon" w:date="2025-06-13T16:22:00Z" w16du:dateUtc="2025-06-13T21:22:00Z">
        <w:r w:rsidR="00CA5B4A">
          <w:rPr>
            <w:rFonts w:ascii="Times New Roman" w:eastAsia="Times New Roman" w:hAnsi="Times New Roman" w:cs="Times New Roman"/>
          </w:rPr>
          <w:t>Conceptually s</w:t>
        </w:r>
      </w:ins>
      <w:ins w:id="145" w:author="Benton, Deon" w:date="2025-06-13T15:49:00Z" w16du:dateUtc="2025-06-13T20:49:00Z">
        <w:r w:rsidR="00E70DB2">
          <w:rPr>
            <w:rFonts w:ascii="Times New Roman" w:eastAsia="Times New Roman" w:hAnsi="Times New Roman" w:cs="Times New Roman"/>
          </w:rPr>
          <w:t>imilar proposals have been put forward by</w:t>
        </w:r>
      </w:ins>
      <w:ins w:id="146" w:author="Benton, Deon" w:date="2025-06-23T20:51:00Z" w16du:dateUtc="2025-06-24T01:51:00Z">
        <w:r w:rsidR="00F57151">
          <w:rPr>
            <w:rFonts w:ascii="Times New Roman" w:eastAsia="Times New Roman" w:hAnsi="Times New Roman" w:cs="Times New Roman"/>
          </w:rPr>
          <w:t xml:space="preserve"> other theorists.</w:t>
        </w:r>
      </w:ins>
      <w:ins w:id="147" w:author="Benton, Deon" w:date="2025-06-13T15:36:00Z" w16du:dateUtc="2025-06-13T20:36:00Z">
        <w:r w:rsidR="006F1777">
          <w:rPr>
            <w:rFonts w:ascii="Times New Roman" w:eastAsia="Times New Roman" w:hAnsi="Times New Roman" w:cs="Times New Roman"/>
          </w:rPr>
          <w:t xml:space="preserve"> </w:t>
        </w:r>
      </w:ins>
      <w:ins w:id="148" w:author="Benton, Deon" w:date="2025-06-13T16:22:00Z" w16du:dateUtc="2025-06-13T21:22:00Z">
        <w:r w:rsidR="00CA5B4A">
          <w:rPr>
            <w:rFonts w:ascii="Times New Roman" w:eastAsia="Times New Roman" w:hAnsi="Times New Roman" w:cs="Times New Roman"/>
          </w:rPr>
          <w:t>For example, Leslie (1995)</w:t>
        </w:r>
      </w:ins>
      <w:ins w:id="149" w:author="detbenton1991@gmail.com" w:date="2025-06-14T14:46:00Z" w16du:dateUtc="2025-06-14T19:46:00Z">
        <w:r w:rsidR="005D2269">
          <w:rPr>
            <w:rFonts w:ascii="Times New Roman" w:eastAsia="Times New Roman" w:hAnsi="Times New Roman" w:cs="Times New Roman"/>
          </w:rPr>
          <w:t xml:space="preserve"> argued </w:t>
        </w:r>
        <w:del w:id="150" w:author="Benton, Deon" w:date="2025-06-20T11:52:00Z" w16du:dateUtc="2025-06-20T16:52:00Z">
          <w:r w:rsidR="005D2269" w:rsidDel="00FE0AF8">
            <w:rPr>
              <w:rFonts w:ascii="Times New Roman" w:eastAsia="Times New Roman" w:hAnsi="Times New Roman" w:cs="Times New Roman"/>
            </w:rPr>
            <w:delText>that</w:delText>
          </w:r>
        </w:del>
      </w:ins>
      <w:ins w:id="151" w:author="Benton, Deon" w:date="2025-06-20T11:52:00Z" w16du:dateUtc="2025-06-20T16:52:00Z">
        <w:r w:rsidR="00FE0AF8">
          <w:rPr>
            <w:rFonts w:ascii="Times New Roman" w:eastAsia="Times New Roman" w:hAnsi="Times New Roman" w:cs="Times New Roman"/>
          </w:rPr>
          <w:t>infants’ knowledge</w:t>
        </w:r>
      </w:ins>
      <w:ins w:id="152" w:author="detbenton1991@gmail.com" w:date="2025-06-14T14:46:00Z" w16du:dateUtc="2025-06-14T19:46:00Z">
        <w:r w:rsidR="005D2269">
          <w:rPr>
            <w:rFonts w:ascii="Times New Roman" w:eastAsia="Times New Roman" w:hAnsi="Times New Roman" w:cs="Times New Roman"/>
          </w:rPr>
          <w:t xml:space="preserve"> about agents and objects</w:t>
        </w:r>
      </w:ins>
      <w:ins w:id="153" w:author="Benton, Deon" w:date="2025-06-16T13:59:00Z" w16du:dateUtc="2025-06-16T18:59:00Z">
        <w:r w:rsidR="002103B3">
          <w:rPr>
            <w:rFonts w:ascii="Times New Roman" w:eastAsia="Times New Roman" w:hAnsi="Times New Roman" w:cs="Times New Roman"/>
          </w:rPr>
          <w:t xml:space="preserve"> </w:t>
        </w:r>
      </w:ins>
      <w:ins w:id="154" w:author="Benton, Deon" w:date="2025-06-13T15:42:00Z" w16du:dateUtc="2025-06-13T20:42:00Z">
        <w:r w:rsidR="008A348B">
          <w:rPr>
            <w:rFonts w:ascii="Times New Roman" w:eastAsia="Times New Roman" w:hAnsi="Times New Roman" w:cs="Times New Roman"/>
          </w:rPr>
          <w:t xml:space="preserve">is supported by </w:t>
        </w:r>
      </w:ins>
      <w:ins w:id="155" w:author="Benton, Deon" w:date="2025-06-13T15:44:00Z" w16du:dateUtc="2025-06-13T20:44:00Z">
        <w:r w:rsidR="00B31B44">
          <w:rPr>
            <w:rFonts w:ascii="Times New Roman" w:eastAsia="Times New Roman" w:hAnsi="Times New Roman" w:cs="Times New Roman"/>
          </w:rPr>
          <w:t>a</w:t>
        </w:r>
      </w:ins>
      <w:ins w:id="156"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ins>
      <w:ins w:id="157" w:author="Benton, Deon" w:date="2025-06-13T15:44:00Z" w16du:dateUtc="2025-06-13T20:44:00Z">
        <w:r w:rsidR="00B31B44">
          <w:rPr>
            <w:rFonts w:ascii="Times New Roman" w:eastAsia="Times New Roman" w:hAnsi="Times New Roman" w:cs="Times New Roman"/>
          </w:rPr>
          <w:t xml:space="preserve"> and a</w:t>
        </w:r>
      </w:ins>
      <w:ins w:id="158"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59"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60" w:author="Benton, Deon" w:date="2025-06-13T15:44:00Z" w16du:dateUtc="2025-06-13T20:44:00Z">
        <w:r w:rsidR="00B31B44">
          <w:rPr>
            <w:rFonts w:ascii="Times New Roman" w:eastAsia="Times New Roman" w:hAnsi="Times New Roman" w:cs="Times New Roman"/>
          </w:rPr>
          <w:t>module. The</w:t>
        </w:r>
      </w:ins>
      <w:ins w:id="161" w:author="Benton, Deon" w:date="2025-06-16T14:00:00Z" w16du:dateUtc="2025-06-16T19:00:00Z">
        <w:r w:rsidR="002103B3">
          <w:rPr>
            <w:rFonts w:ascii="Times New Roman" w:eastAsia="Times New Roman" w:hAnsi="Times New Roman" w:cs="Times New Roman"/>
          </w:rPr>
          <w:t>se modules</w:t>
        </w:r>
      </w:ins>
      <w:ins w:id="162" w:author="Benton, Deon" w:date="2025-06-20T11:52:00Z" w16du:dateUtc="2025-06-20T16:52:00Z">
        <w:r w:rsidR="00FE0AF8">
          <w:rPr>
            <w:rFonts w:ascii="Times New Roman" w:eastAsia="Times New Roman" w:hAnsi="Times New Roman" w:cs="Times New Roman"/>
          </w:rPr>
          <w:t xml:space="preserve"> enable</w:t>
        </w:r>
      </w:ins>
      <w:ins w:id="163" w:author="Benton, Deon" w:date="2025-06-16T14:00:00Z" w16du:dateUtc="2025-06-16T19:00:00Z">
        <w:r w:rsidR="002103B3">
          <w:rPr>
            <w:rFonts w:ascii="Times New Roman" w:eastAsia="Times New Roman" w:hAnsi="Times New Roman" w:cs="Times New Roman"/>
          </w:rPr>
          <w:t xml:space="preserve"> infants to know that</w:t>
        </w:r>
      </w:ins>
      <w:ins w:id="164" w:author="Benton, Deon" w:date="2025-06-13T15:44:00Z" w16du:dateUtc="2025-06-13T20:44:00Z">
        <w:r w:rsidR="00B31B44">
          <w:rPr>
            <w:rFonts w:ascii="Times New Roman" w:eastAsia="Times New Roman" w:hAnsi="Times New Roman" w:cs="Times New Roman"/>
          </w:rPr>
          <w:t xml:space="preserve"> </w:t>
        </w:r>
      </w:ins>
      <w:ins w:id="165" w:author="detbenton1991@gmail.com" w:date="2025-06-14T14:48:00Z" w16du:dateUtc="2025-06-14T19:48:00Z">
        <w:r w:rsidR="005D2269">
          <w:rPr>
            <w:rFonts w:ascii="Times New Roman" w:eastAsia="Times New Roman" w:hAnsi="Times New Roman" w:cs="Times New Roman"/>
          </w:rPr>
          <w:t xml:space="preserve">animate entities, but not inanimate objects, </w:t>
        </w:r>
      </w:ins>
      <w:ins w:id="166" w:author="Benton, Deon" w:date="2025-06-16T14:00:00Z" w16du:dateUtc="2025-06-16T19:00:00Z">
        <w:r w:rsidR="00795359">
          <w:rPr>
            <w:rFonts w:ascii="Times New Roman" w:eastAsia="Times New Roman" w:hAnsi="Times New Roman" w:cs="Times New Roman"/>
          </w:rPr>
          <w:t>act in accordance with</w:t>
        </w:r>
      </w:ins>
      <w:ins w:id="167" w:author="Benton, Deon" w:date="2025-06-20T11:53:00Z" w16du:dateUtc="2025-06-20T16:53:00Z">
        <w:r w:rsidR="00FE0AF8">
          <w:rPr>
            <w:rFonts w:ascii="Times New Roman" w:eastAsia="Times New Roman" w:hAnsi="Times New Roman" w:cs="Times New Roman"/>
          </w:rPr>
          <w:t xml:space="preserve"> their</w:t>
        </w:r>
      </w:ins>
      <w:ins w:id="168" w:author="Benton, Deon" w:date="2025-06-16T14:00:00Z" w16du:dateUtc="2025-06-16T19:00:00Z">
        <w:r w:rsidR="00795359">
          <w:rPr>
            <w:rFonts w:ascii="Times New Roman" w:eastAsia="Times New Roman" w:hAnsi="Times New Roman" w:cs="Times New Roman"/>
          </w:rPr>
          <w:t xml:space="preserve"> beliefs, desires and goals </w:t>
        </w:r>
      </w:ins>
      <w:ins w:id="169" w:author="Benton, Deon" w:date="2025-06-16T14:01:00Z" w16du:dateUtc="2025-06-16T19:01:00Z">
        <w:r w:rsidR="00795359">
          <w:rPr>
            <w:rFonts w:ascii="Times New Roman" w:eastAsia="Times New Roman" w:hAnsi="Times New Roman" w:cs="Times New Roman"/>
          </w:rPr>
          <w:t xml:space="preserve">and </w:t>
        </w:r>
      </w:ins>
      <w:ins w:id="170" w:author="detbenton1991@gmail.com" w:date="2025-06-14T14:48:00Z" w16du:dateUtc="2025-06-14T19:48:00Z">
        <w:r w:rsidR="005D2269">
          <w:rPr>
            <w:rFonts w:ascii="Times New Roman" w:eastAsia="Times New Roman" w:hAnsi="Times New Roman" w:cs="Times New Roman"/>
          </w:rPr>
          <w:t xml:space="preserve">can move in </w:t>
        </w:r>
        <w:r w:rsidR="005D2269">
          <w:rPr>
            <w:rFonts w:ascii="Times New Roman" w:eastAsia="Times New Roman" w:hAnsi="Times New Roman" w:cs="Times New Roman"/>
          </w:rPr>
          <w:lastRenderedPageBreak/>
          <w:t>the absence of external contact from other agents or objects because</w:t>
        </w:r>
      </w:ins>
      <w:ins w:id="171"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72" w:author="detbenton1991@gmail.com" w:date="2025-06-14T14:52:00Z" w16du:dateUtc="2025-06-14T19:52:00Z">
        <w:r w:rsidR="005D2269">
          <w:rPr>
            <w:rFonts w:ascii="Times New Roman" w:eastAsia="Times New Roman" w:hAnsi="Times New Roman" w:cs="Times New Roman"/>
          </w:rPr>
          <w:t>Similarly, Gelman (1990) argued that</w:t>
        </w:r>
      </w:ins>
      <w:ins w:id="173" w:author="Benton, Deon" w:date="2025-06-16T14:02:00Z" w16du:dateUtc="2025-06-16T19:02:00Z">
        <w:r w:rsidR="00795359">
          <w:rPr>
            <w:rFonts w:ascii="Times New Roman" w:eastAsia="Times New Roman" w:hAnsi="Times New Roman" w:cs="Times New Roman"/>
          </w:rPr>
          <w:t xml:space="preserve"> infants’ knowledge about objects and agents is subserved by</w:t>
        </w:r>
      </w:ins>
      <w:ins w:id="174" w:author="detbenton1991@gmail.com" w:date="2025-06-14T14:52:00Z" w16du:dateUtc="2025-06-14T19:52:00Z">
        <w:r w:rsidR="005D2269">
          <w:rPr>
            <w:rFonts w:ascii="Times New Roman" w:eastAsia="Times New Roman" w:hAnsi="Times New Roman" w:cs="Times New Roman"/>
          </w:rPr>
          <w:t xml:space="preserve"> </w:t>
        </w:r>
      </w:ins>
      <w:ins w:id="175"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76"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w:t>
        </w:r>
      </w:ins>
      <w:ins w:id="177" w:author="detbenton1991@gmail.com" w:date="2025-06-14T15:29:00Z" w16du:dateUtc="2025-06-14T20:29:00Z">
        <w:r w:rsidR="00953B34" w:rsidRPr="00953B34">
          <w:rPr>
            <w:rFonts w:ascii="Times New Roman" w:eastAsia="Times New Roman" w:hAnsi="Times New Roman" w:cs="Times New Roman"/>
          </w:rPr>
          <w:t>The</w:t>
        </w:r>
      </w:ins>
      <w:ins w:id="178" w:author="Benton, Deon" w:date="2025-06-16T14:03:00Z" w16du:dateUtc="2025-06-16T19:03:00Z">
        <w:r w:rsidR="00A87E09">
          <w:rPr>
            <w:rFonts w:ascii="Times New Roman" w:eastAsia="Times New Roman" w:hAnsi="Times New Roman" w:cs="Times New Roman"/>
          </w:rPr>
          <w:t xml:space="preserve"> function of these</w:t>
        </w:r>
      </w:ins>
      <w:ins w:id="179" w:author="detbenton1991@gmail.com" w:date="2025-06-14T15:29:00Z" w16du:dateUtc="2025-06-14T20:29:00Z">
        <w:r w:rsidR="00953B34" w:rsidRPr="00953B34">
          <w:rPr>
            <w:rFonts w:ascii="Times New Roman" w:eastAsia="Times New Roman" w:hAnsi="Times New Roman" w:cs="Times New Roman"/>
          </w:rPr>
          <w:t xml:space="preserve"> principles</w:t>
        </w:r>
      </w:ins>
      <w:ins w:id="180" w:author="Benton, Deon" w:date="2025-06-16T14:03:00Z" w16du:dateUtc="2025-06-16T19:03:00Z">
        <w:r w:rsidR="00A87E09">
          <w:rPr>
            <w:rFonts w:ascii="Times New Roman" w:eastAsia="Times New Roman" w:hAnsi="Times New Roman" w:cs="Times New Roman"/>
          </w:rPr>
          <w:t xml:space="preserve"> is</w:t>
        </w:r>
      </w:ins>
      <w:ins w:id="181" w:author="detbenton1991@gmail.com" w:date="2025-06-14T15:29:00Z" w16du:dateUtc="2025-06-14T20:29:00Z">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82" w:author="detbenton1991@gmail.com" w:date="2025-06-14T15:30:00Z" w16du:dateUtc="2025-06-14T20:30:00Z">
        <w:r w:rsidR="009100A7">
          <w:rPr>
            <w:rFonts w:ascii="Times New Roman" w:eastAsia="Times New Roman" w:hAnsi="Times New Roman" w:cs="Times New Roman"/>
          </w:rPr>
          <w:t>ded to allow the object to move.</w:t>
        </w:r>
      </w:ins>
      <w:ins w:id="183" w:author="detbenton1991@gmail.com" w:date="2025-06-14T15:29:00Z" w16du:dateUtc="2025-06-14T20:29:00Z">
        <w:r w:rsidR="00953B34" w:rsidRPr="00953B34">
          <w:rPr>
            <w:rFonts w:ascii="Times New Roman" w:eastAsia="Times New Roman" w:hAnsi="Times New Roman" w:cs="Times New Roman"/>
          </w:rPr>
          <w:t xml:space="preserve"> </w:t>
        </w:r>
      </w:ins>
    </w:p>
    <w:p w14:paraId="68C4497A" w14:textId="0AA1C607" w:rsidR="005917B9" w:rsidRDefault="009100A7" w:rsidP="005917B9">
      <w:pPr>
        <w:spacing w:line="480" w:lineRule="auto"/>
        <w:contextualSpacing/>
        <w:rPr>
          <w:ins w:id="184" w:author="Benton, Deon" w:date="2025-06-16T14:25:00Z" w16du:dateUtc="2025-06-16T19:25:00Z"/>
          <w:rFonts w:ascii="Times New Roman" w:hAnsi="Times New Roman" w:cs="Times New Roman"/>
        </w:rPr>
      </w:pPr>
      <w:ins w:id="185"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86" w:author="detbenton1991@gmail.com" w:date="2025-06-14T15:34:00Z" w16du:dateUtc="2025-06-14T20:34:00Z">
        <w:r w:rsidR="00903601">
          <w:rPr>
            <w:rFonts w:ascii="Times New Roman" w:eastAsia="Times New Roman" w:hAnsi="Times New Roman" w:cs="Times New Roman"/>
          </w:rPr>
          <w:t xml:space="preserve">specific </w:t>
        </w:r>
      </w:ins>
      <w:ins w:id="187" w:author="detbenton1991@gmail.com" w:date="2025-06-14T15:33:00Z" w16du:dateUtc="2025-06-14T20:33:00Z">
        <w:r>
          <w:rPr>
            <w:rFonts w:ascii="Times New Roman" w:eastAsia="Times New Roman" w:hAnsi="Times New Roman" w:cs="Times New Roman"/>
          </w:rPr>
          <w:t xml:space="preserve">proposals have been </w:t>
        </w:r>
        <w:del w:id="188" w:author="Benton, Deon" w:date="2025-06-23T20:51:00Z" w16du:dateUtc="2025-06-24T01:51:00Z">
          <w:r w:rsidDel="00F57151">
            <w:rPr>
              <w:rFonts w:ascii="Times New Roman" w:eastAsia="Times New Roman" w:hAnsi="Times New Roman" w:cs="Times New Roman"/>
            </w:rPr>
            <w:delText xml:space="preserve">put forward </w:delText>
          </w:r>
        </w:del>
      </w:ins>
      <w:ins w:id="189" w:author="Benton, Deon" w:date="2025-06-23T20:51:00Z" w16du:dateUtc="2025-06-24T01:51:00Z">
        <w:r w:rsidR="00F57151">
          <w:rPr>
            <w:rFonts w:ascii="Times New Roman" w:eastAsia="Times New Roman" w:hAnsi="Times New Roman" w:cs="Times New Roman"/>
          </w:rPr>
          <w:t xml:space="preserve">developed </w:t>
        </w:r>
      </w:ins>
      <w:ins w:id="190"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ins w:id="191" w:author="Benton, Deon" w:date="2025-06-16T14:06:00Z" w16du:dateUtc="2025-06-16T19:06:00Z">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ins>
      <w:ins w:id="192" w:author="Benton, Deon" w:date="2025-06-16T14:08:00Z" w16du:dateUtc="2025-06-16T19:08:00Z">
        <w:r w:rsidR="005917B9" w:rsidRPr="00996380">
          <w:rPr>
            <w:rFonts w:ascii="Times New Roman" w:hAnsi="Times New Roman" w:cs="Times New Roman"/>
          </w:rPr>
          <w:t>Thus, the reason infants in the</w:t>
        </w:r>
      </w:ins>
      <w:ins w:id="193" w:author="Benton, Deon" w:date="2025-06-16T14:18:00Z" w16du:dateUtc="2025-06-16T19:18:00Z">
        <w:r w:rsidR="006A02DB">
          <w:rPr>
            <w:rFonts w:ascii="Times New Roman" w:hAnsi="Times New Roman" w:cs="Times New Roman"/>
          </w:rPr>
          <w:t xml:space="preserve"> Experimental conditions of the studies</w:t>
        </w:r>
      </w:ins>
      <w:ins w:id="194" w:author="Benton, Deon" w:date="2025-06-16T14:08:00Z" w16du:dateUtc="2025-06-16T19:08:00Z">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ins>
      <w:ins w:id="195" w:author="Benton, Deon" w:date="2025-06-16T14:19:00Z" w16du:dateUtc="2025-06-16T19:19:00Z">
        <w:r w:rsidR="00EE29D6" w:rsidRPr="00EE29D6">
          <w:rPr>
            <w:rFonts w:ascii="Times New Roman" w:hAnsi="Times New Roman" w:cs="Times New Roman"/>
          </w:rPr>
          <w:t>In contrast, the reason infants looked equally</w:t>
        </w:r>
      </w:ins>
      <w:ins w:id="196" w:author="Benton, Deon" w:date="2025-06-16T14:20:00Z" w16du:dateUtc="2025-06-16T19:20:00Z">
        <w:r w:rsidR="00EE29D6">
          <w:rPr>
            <w:rFonts w:ascii="Times New Roman" w:hAnsi="Times New Roman" w:cs="Times New Roman"/>
          </w:rPr>
          <w:t xml:space="preserve"> long</w:t>
        </w:r>
      </w:ins>
      <w:ins w:id="197" w:author="Benton, Deon" w:date="2025-06-16T14:19:00Z" w16du:dateUtc="2025-06-16T19:19:00Z">
        <w:r w:rsidR="00EE29D6" w:rsidRPr="00EE29D6">
          <w:rPr>
            <w:rFonts w:ascii="Times New Roman" w:hAnsi="Times New Roman" w:cs="Times New Roman"/>
          </w:rPr>
          <w:t xml:space="preserve"> at the curved and straight paths is that they had not formed an efficiency-based expectation during habituation, </w:t>
        </w:r>
      </w:ins>
      <w:ins w:id="198" w:author="Benton, Deon" w:date="2025-06-16T14:20:00Z" w16du:dateUtc="2025-06-16T19:20:00Z">
        <w:r w:rsidR="00EE29D6">
          <w:rPr>
            <w:rFonts w:ascii="Times New Roman" w:hAnsi="Times New Roman" w:cs="Times New Roman"/>
          </w:rPr>
          <w:t>given that</w:t>
        </w:r>
      </w:ins>
      <w:ins w:id="199" w:author="Benton, Deon" w:date="2025-06-16T14:19:00Z" w16du:dateUtc="2025-06-16T19:19:00Z">
        <w:r w:rsidR="00EE29D6" w:rsidRPr="00EE29D6">
          <w:rPr>
            <w:rFonts w:ascii="Times New Roman" w:hAnsi="Times New Roman" w:cs="Times New Roman"/>
          </w:rPr>
          <w:t xml:space="preserve"> the agent’s </w:t>
        </w:r>
      </w:ins>
      <w:ins w:id="200" w:author="Benton, Deon" w:date="2025-06-16T14:20:00Z" w16du:dateUtc="2025-06-16T19:20:00Z">
        <w:r w:rsidR="00EE29D6">
          <w:rPr>
            <w:rFonts w:ascii="Times New Roman" w:hAnsi="Times New Roman" w:cs="Times New Roman"/>
          </w:rPr>
          <w:lastRenderedPageBreak/>
          <w:t>actions during habituation</w:t>
        </w:r>
      </w:ins>
      <w:ins w:id="201" w:author="Benton, Deon" w:date="2025-06-16T14:19:00Z" w16du:dateUtc="2025-06-16T19:19:00Z">
        <w:r w:rsidR="00EE29D6" w:rsidRPr="00EE29D6">
          <w:rPr>
            <w:rFonts w:ascii="Times New Roman" w:hAnsi="Times New Roman" w:cs="Times New Roman"/>
          </w:rPr>
          <w:t xml:space="preserve"> were not rational given the environmental constraints</w:t>
        </w:r>
      </w:ins>
      <w:ins w:id="202" w:author="Benton, Deon" w:date="2025-06-16T14:17:00Z" w16du:dateUtc="2025-06-16T19:17:00Z">
        <w:r w:rsidR="006A02DB">
          <w:rPr>
            <w:rFonts w:ascii="Times New Roman" w:hAnsi="Times New Roman" w:cs="Times New Roman"/>
          </w:rPr>
          <w:t xml:space="preserve"> </w:t>
        </w:r>
      </w:ins>
      <w:ins w:id="203" w:author="Benton, Deon" w:date="2025-06-16T14:08:00Z" w16du:dateUtc="2025-06-16T19:08:00Z">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ins>
    </w:p>
    <w:p w14:paraId="350B4F24" w14:textId="2991A7E7" w:rsidR="00F06FB8" w:rsidRPr="00F06FB8" w:rsidRDefault="00221A84" w:rsidP="00F06FB8">
      <w:pPr>
        <w:spacing w:line="480" w:lineRule="auto"/>
        <w:contextualSpacing/>
        <w:rPr>
          <w:ins w:id="204" w:author="Benton, Deon" w:date="2025-06-16T21:48:00Z" w16du:dateUtc="2025-06-17T02:48:00Z"/>
          <w:rFonts w:ascii="Times New Roman" w:hAnsi="Times New Roman" w:cs="Times New Roman"/>
        </w:rPr>
      </w:pPr>
      <w:ins w:id="205" w:author="Benton, Deon" w:date="2025-06-16T14:25:00Z" w16du:dateUtc="2025-06-16T19:25:00Z">
        <w:r>
          <w:rPr>
            <w:rFonts w:ascii="Times New Roman" w:hAnsi="Times New Roman" w:cs="Times New Roman"/>
          </w:rPr>
          <w:tab/>
        </w:r>
      </w:ins>
      <w:ins w:id="206" w:author="Benton, Deon" w:date="2025-06-16T20:06:00Z" w16du:dateUtc="2025-06-17T01:06:00Z">
        <w:r w:rsidR="004878F3">
          <w:rPr>
            <w:rFonts w:ascii="Times New Roman" w:hAnsi="Times New Roman" w:cs="Times New Roman"/>
          </w:rPr>
          <w:t xml:space="preserve">An account that is related to the </w:t>
        </w:r>
      </w:ins>
      <w:ins w:id="207" w:author="Benton, Deon" w:date="2025-06-16T20:07:00Z" w16du:dateUtc="2025-06-17T01:07:00Z">
        <w:r w:rsidR="003962FC">
          <w:rPr>
            <w:rFonts w:ascii="Times New Roman" w:hAnsi="Times New Roman" w:cs="Times New Roman"/>
          </w:rPr>
          <w:t>teleological</w:t>
        </w:r>
      </w:ins>
      <w:ins w:id="208" w:author="Benton, Deon" w:date="2025-06-16T20:06:00Z" w16du:dateUtc="2025-06-17T01:06:00Z">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naïve utility calculus</w:t>
        </w:r>
      </w:ins>
      <w:ins w:id="209" w:author="Benton, Deon" w:date="2025-06-16T20:07:00Z" w16du:dateUtc="2025-06-17T01:07:00Z">
        <w:r w:rsidR="004878F3">
          <w:rPr>
            <w:rFonts w:ascii="Times New Roman" w:hAnsi="Times New Roman" w:cs="Times New Roman"/>
            <w:i/>
            <w:iCs/>
          </w:rPr>
          <w:t xml:space="preserve"> </w:t>
        </w:r>
        <w:r w:rsidR="004878F3">
          <w:rPr>
            <w:rFonts w:ascii="Times New Roman" w:hAnsi="Times New Roman" w:cs="Times New Roman"/>
          </w:rPr>
          <w:t>(</w:t>
        </w:r>
      </w:ins>
      <w:ins w:id="210" w:author="Benton, Deon" w:date="2025-06-16T20:08:00Z" w16du:dateUtc="2025-06-17T01:08:00Z">
        <w:r w:rsidR="006849FB">
          <w:rPr>
            <w:rFonts w:ascii="Times New Roman" w:hAnsi="Times New Roman" w:cs="Times New Roman"/>
          </w:rPr>
          <w:t xml:space="preserve">e.g., </w:t>
        </w:r>
      </w:ins>
      <w:ins w:id="211" w:author="Benton, Deon" w:date="2025-06-16T20:07:00Z" w16du:dateUtc="2025-06-17T01:07:00Z">
        <w:r w:rsidR="004878F3">
          <w:rPr>
            <w:rFonts w:ascii="Times New Roman" w:hAnsi="Times New Roman" w:cs="Times New Roman"/>
          </w:rPr>
          <w:t>Jara-Ettinger et al., 2016; Jara-Ettinger et al., 2020)</w:t>
        </w:r>
      </w:ins>
      <w:ins w:id="212" w:author="Benton, Deon" w:date="2025-06-16T20:06:00Z" w16du:dateUtc="2025-06-17T01:06:00Z">
        <w:r w:rsidR="004878F3">
          <w:rPr>
            <w:rFonts w:ascii="Times New Roman" w:hAnsi="Times New Roman" w:cs="Times New Roman"/>
            <w:i/>
            <w:iCs/>
          </w:rPr>
          <w:t xml:space="preserve">. </w:t>
        </w:r>
        <w:r w:rsidR="004878F3">
          <w:rPr>
            <w:rFonts w:ascii="Times New Roman" w:hAnsi="Times New Roman" w:cs="Times New Roman"/>
          </w:rPr>
          <w:t xml:space="preserve">This </w:t>
        </w:r>
      </w:ins>
      <w:ins w:id="213" w:author="Benton, Deon" w:date="2025-06-23T15:37:00Z" w16du:dateUtc="2025-06-23T20:37:00Z">
        <w:r w:rsidR="0050384B">
          <w:rPr>
            <w:rFonts w:ascii="Times New Roman" w:hAnsi="Times New Roman" w:cs="Times New Roman"/>
          </w:rPr>
          <w:t>proposal concerns</w:t>
        </w:r>
      </w:ins>
      <w:ins w:id="214" w:author="Benton, Deon" w:date="2025-06-16T14:25:00Z" w16du:dateUtc="2025-06-16T19:25:00Z">
        <w:r>
          <w:rPr>
            <w:rFonts w:ascii="Times New Roman" w:hAnsi="Times New Roman" w:cs="Times New Roman"/>
          </w:rPr>
          <w:t xml:space="preserve"> how agents choose actions and how observers process</w:t>
        </w:r>
      </w:ins>
      <w:ins w:id="215" w:author="Benton, Deon" w:date="2025-06-16T20:07:00Z" w16du:dateUtc="2025-06-17T01:07:00Z">
        <w:r w:rsidR="003962FC">
          <w:rPr>
            <w:rFonts w:ascii="Times New Roman" w:hAnsi="Times New Roman" w:cs="Times New Roman"/>
          </w:rPr>
          <w:t xml:space="preserve"> those</w:t>
        </w:r>
      </w:ins>
      <w:ins w:id="216" w:author="Benton, Deon" w:date="2025-06-16T14:25:00Z" w16du:dateUtc="2025-06-16T19:25:00Z">
        <w:r>
          <w:rPr>
            <w:rFonts w:ascii="Times New Roman" w:hAnsi="Times New Roman" w:cs="Times New Roman"/>
          </w:rPr>
          <w:t xml:space="preserve"> actions</w:t>
        </w:r>
      </w:ins>
      <w:ins w:id="217" w:author="Benton, Deon" w:date="2025-06-16T20:07:00Z" w16du:dateUtc="2025-06-17T01:07:00Z">
        <w:r w:rsidR="004878F3">
          <w:rPr>
            <w:rFonts w:ascii="Times New Roman" w:hAnsi="Times New Roman" w:cs="Times New Roman"/>
          </w:rPr>
          <w:t>.</w:t>
        </w:r>
      </w:ins>
      <w:ins w:id="218" w:author="Benton, Deon" w:date="2025-06-16T14:31:00Z" w16du:dateUtc="2025-06-16T19:31:00Z">
        <w:r w:rsidR="00A579AD">
          <w:rPr>
            <w:rFonts w:ascii="Times New Roman" w:hAnsi="Times New Roman" w:cs="Times New Roman"/>
          </w:rPr>
          <w:t xml:space="preserve"> </w:t>
        </w:r>
      </w:ins>
      <w:ins w:id="219" w:author="Benton, Deon" w:date="2025-06-16T14:25:00Z" w16du:dateUtc="2025-06-16T19:25:00Z">
        <w:r>
          <w:rPr>
            <w:rFonts w:ascii="Times New Roman" w:hAnsi="Times New Roman" w:cs="Times New Roman"/>
          </w:rPr>
          <w:t xml:space="preserve">On the agent side, </w:t>
        </w:r>
      </w:ins>
      <w:ins w:id="220" w:author="Benton, Deon" w:date="2025-06-16T14:31:00Z" w16du:dateUtc="2025-06-16T19:31:00Z">
        <w:r w:rsidR="00C90914">
          <w:rPr>
            <w:rFonts w:ascii="Times New Roman" w:hAnsi="Times New Roman" w:cs="Times New Roman"/>
          </w:rPr>
          <w:t xml:space="preserve">actors </w:t>
        </w:r>
      </w:ins>
      <w:ins w:id="221" w:author="Benton, Deon" w:date="2025-06-16T20:45:00Z" w16du:dateUtc="2025-06-17T01:45:00Z">
        <w:r w:rsidR="00FD6C4C">
          <w:rPr>
            <w:rFonts w:ascii="Times New Roman" w:hAnsi="Times New Roman" w:cs="Times New Roman"/>
          </w:rPr>
          <w:t>evaluate possible plan</w:t>
        </w:r>
      </w:ins>
      <w:ins w:id="222" w:author="Benton, Deon" w:date="2025-06-16T20:50:00Z" w16du:dateUtc="2025-06-17T01:50:00Z">
        <w:r w:rsidR="00FD6C4C">
          <w:rPr>
            <w:rFonts w:ascii="Times New Roman" w:hAnsi="Times New Roman" w:cs="Times New Roman"/>
          </w:rPr>
          <w:t>s</w:t>
        </w:r>
      </w:ins>
      <w:ins w:id="223" w:author="Benton, Deon" w:date="2025-06-16T20:52:00Z" w16du:dateUtc="2025-06-17T01:52:00Z">
        <w:r w:rsidR="00FD6C4C">
          <w:rPr>
            <w:rFonts w:ascii="Times New Roman" w:hAnsi="Times New Roman" w:cs="Times New Roman"/>
          </w:rPr>
          <w:t>—that is,</w:t>
        </w:r>
      </w:ins>
      <w:ins w:id="224" w:author="Benton, Deon" w:date="2025-06-16T20:44:00Z" w16du:dateUtc="2025-06-17T01:44:00Z">
        <w:r w:rsidR="00FD6C4C">
          <w:rPr>
            <w:rFonts w:ascii="Times New Roman" w:hAnsi="Times New Roman" w:cs="Times New Roman"/>
          </w:rPr>
          <w:t xml:space="preserve"> </w:t>
        </w:r>
      </w:ins>
      <w:ins w:id="225" w:author="Benton, Deon" w:date="2025-06-16T20:50:00Z" w16du:dateUtc="2025-06-17T01:50:00Z">
        <w:r w:rsidR="00FD6C4C">
          <w:rPr>
            <w:rFonts w:ascii="Times New Roman" w:hAnsi="Times New Roman" w:cs="Times New Roman"/>
          </w:rPr>
          <w:t>sequences</w:t>
        </w:r>
      </w:ins>
      <w:ins w:id="226" w:author="Benton, Deon" w:date="2025-06-16T20:44:00Z" w16du:dateUtc="2025-06-17T01:44:00Z">
        <w:r w:rsidR="00FD6C4C">
          <w:rPr>
            <w:rFonts w:ascii="Times New Roman" w:hAnsi="Times New Roman" w:cs="Times New Roman"/>
          </w:rPr>
          <w:t xml:space="preserve"> of actions that lead to a goal</w:t>
        </w:r>
      </w:ins>
      <w:ins w:id="227" w:author="Benton, Deon" w:date="2025-06-16T20:52:00Z" w16du:dateUtc="2025-06-17T01:52:00Z">
        <w:r w:rsidR="00FD6C4C">
          <w:rPr>
            <w:rFonts w:ascii="Times New Roman" w:hAnsi="Times New Roman" w:cs="Times New Roman"/>
          </w:rPr>
          <w:t>—and select the plan</w:t>
        </w:r>
      </w:ins>
      <w:ins w:id="228" w:author="Benton, Deon" w:date="2025-06-16T20:51:00Z" w16du:dateUtc="2025-06-17T01:51:00Z">
        <w:r w:rsidR="00FD6C4C">
          <w:rPr>
            <w:rFonts w:ascii="Times New Roman" w:hAnsi="Times New Roman" w:cs="Times New Roman"/>
          </w:rPr>
          <w:t xml:space="preserve"> that </w:t>
        </w:r>
      </w:ins>
      <w:ins w:id="229" w:author="Benton, Deon" w:date="2025-06-16T20:45:00Z" w16du:dateUtc="2025-06-17T01:45:00Z">
        <w:r w:rsidR="00FD6C4C">
          <w:rPr>
            <w:rFonts w:ascii="Times New Roman" w:hAnsi="Times New Roman" w:cs="Times New Roman"/>
          </w:rPr>
          <w:t xml:space="preserve">maximizes expected subjective </w:t>
        </w:r>
      </w:ins>
      <w:ins w:id="230" w:author="Benton, Deon" w:date="2025-06-16T20:46:00Z" w16du:dateUtc="2025-06-17T01:46:00Z">
        <w:r w:rsidR="00FD6C4C">
          <w:rPr>
            <w:rFonts w:ascii="Times New Roman" w:hAnsi="Times New Roman" w:cs="Times New Roman"/>
          </w:rPr>
          <w:t>utilities</w:t>
        </w:r>
      </w:ins>
      <w:ins w:id="231" w:author="Benton, Deon" w:date="2025-06-16T20:52:00Z" w16du:dateUtc="2025-06-17T01:52:00Z">
        <w:r w:rsidR="00FD6C4C">
          <w:rPr>
            <w:rFonts w:ascii="Times New Roman" w:hAnsi="Times New Roman" w:cs="Times New Roman"/>
          </w:rPr>
          <w:t xml:space="preserve">. A subjective utility is the </w:t>
        </w:r>
      </w:ins>
      <w:ins w:id="232" w:author="Benton, Deon" w:date="2025-06-16T20:49:00Z" w16du:dateUtc="2025-06-17T01:49:00Z">
        <w:r w:rsidR="00FD6C4C">
          <w:rPr>
            <w:rFonts w:ascii="Times New Roman" w:hAnsi="Times New Roman" w:cs="Times New Roman"/>
          </w:rPr>
          <w:t>difference between the rewards that result from an outcome and the cost of executing the plan</w:t>
        </w:r>
      </w:ins>
      <w:ins w:id="233" w:author="Benton, Deon" w:date="2025-06-16T20:45:00Z" w16du:dateUtc="2025-06-17T01:45:00Z">
        <w:r w:rsidR="00FD6C4C">
          <w:rPr>
            <w:rFonts w:ascii="Times New Roman" w:hAnsi="Times New Roman" w:cs="Times New Roman"/>
          </w:rPr>
          <w:t>.</w:t>
        </w:r>
      </w:ins>
      <w:ins w:id="234" w:author="Benton, Deon" w:date="2025-06-16T21:21:00Z" w16du:dateUtc="2025-06-17T02:21:00Z">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ins>
      <w:ins w:id="235" w:author="Benton, Deon" w:date="2025-06-16T20:53:00Z" w16du:dateUtc="2025-06-17T01:53:00Z">
        <w:r w:rsidR="00FD6C4C">
          <w:rPr>
            <w:rFonts w:ascii="Times New Roman" w:hAnsi="Times New Roman" w:cs="Times New Roman"/>
          </w:rPr>
          <w:t xml:space="preserve"> </w:t>
        </w:r>
      </w:ins>
      <w:ins w:id="236" w:author="Benton, Deon" w:date="2025-06-16T21:22:00Z" w16du:dateUtc="2025-06-17T02:22:00Z">
        <w:r w:rsidR="0036596B">
          <w:rPr>
            <w:rFonts w:ascii="Times New Roman" w:hAnsi="Times New Roman" w:cs="Times New Roman"/>
          </w:rPr>
          <w:t>These utilities are considered</w:t>
        </w:r>
      </w:ins>
      <w:ins w:id="237" w:author="Benton, Deon" w:date="2025-06-16T20:55:00Z" w16du:dateUtc="2025-06-17T01:55:00Z">
        <w:r w:rsidR="00F81813">
          <w:rPr>
            <w:rFonts w:ascii="Times New Roman" w:hAnsi="Times New Roman" w:cs="Times New Roman"/>
          </w:rPr>
          <w:t xml:space="preserve"> “subjective”</w:t>
        </w:r>
      </w:ins>
      <w:ins w:id="238" w:author="Benton, Deon" w:date="2025-06-16T21:10:00Z" w16du:dateUtc="2025-06-17T02:10:00Z">
        <w:r w:rsidR="00930D6E">
          <w:rPr>
            <w:rFonts w:ascii="Times New Roman" w:hAnsi="Times New Roman" w:cs="Times New Roman"/>
          </w:rPr>
          <w:t xml:space="preserve"> because the perceived rewards of an outcome and the perceived costs of</w:t>
        </w:r>
      </w:ins>
      <w:ins w:id="239" w:author="Benton, Deon" w:date="2025-06-16T21:11:00Z" w16du:dateUtc="2025-06-17T02:11:00Z">
        <w:r w:rsidR="00930D6E">
          <w:rPr>
            <w:rFonts w:ascii="Times New Roman" w:hAnsi="Times New Roman" w:cs="Times New Roman"/>
          </w:rPr>
          <w:t xml:space="preserve"> a plan may differ across agents. </w:t>
        </w:r>
      </w:ins>
      <w:ins w:id="240" w:author="Benton, Deon" w:date="2025-06-16T20:55:00Z" w16du:dateUtc="2025-06-17T01:55:00Z">
        <w:r w:rsidR="001F4EC9">
          <w:rPr>
            <w:rFonts w:ascii="Times New Roman" w:hAnsi="Times New Roman" w:cs="Times New Roman"/>
          </w:rPr>
          <w:t>On the observe</w:t>
        </w:r>
      </w:ins>
      <w:ins w:id="241" w:author="Benton, Deon" w:date="2025-06-16T20:56:00Z" w16du:dateUtc="2025-06-17T01:56:00Z">
        <w:r w:rsidR="001F4EC9">
          <w:rPr>
            <w:rFonts w:ascii="Times New Roman" w:hAnsi="Times New Roman" w:cs="Times New Roman"/>
          </w:rPr>
          <w:t xml:space="preserve">r side, </w:t>
        </w:r>
      </w:ins>
      <w:ins w:id="242" w:author="Benton, Deon" w:date="2025-06-16T21:12:00Z" w16du:dateUtc="2025-06-17T02:12:00Z">
        <w:r w:rsidR="00930D6E">
          <w:rPr>
            <w:rFonts w:ascii="Times New Roman" w:hAnsi="Times New Roman" w:cs="Times New Roman"/>
          </w:rPr>
          <w:t>observers</w:t>
        </w:r>
      </w:ins>
      <w:ins w:id="243" w:author="Benton, Deon" w:date="2025-06-16T14:25:00Z" w16du:dateUtc="2025-06-16T19:25:00Z">
        <w:r>
          <w:rPr>
            <w:rFonts w:ascii="Times New Roman" w:hAnsi="Times New Roman" w:cs="Times New Roman"/>
          </w:rPr>
          <w:t xml:space="preserve"> must infer</w:t>
        </w:r>
      </w:ins>
      <w:ins w:id="244" w:author="Benton, Deon" w:date="2025-06-16T20:54:00Z" w16du:dateUtc="2025-06-17T01:54:00Z">
        <w:r w:rsidR="00FD6C4C">
          <w:rPr>
            <w:rFonts w:ascii="Times New Roman" w:hAnsi="Times New Roman" w:cs="Times New Roman"/>
          </w:rPr>
          <w:t xml:space="preserve"> </w:t>
        </w:r>
      </w:ins>
      <w:ins w:id="245" w:author="Benton, Deon" w:date="2025-06-16T21:11:00Z" w16du:dateUtc="2025-06-17T02:11:00Z">
        <w:r w:rsidR="00930D6E">
          <w:rPr>
            <w:rFonts w:ascii="Times New Roman" w:hAnsi="Times New Roman" w:cs="Times New Roman"/>
          </w:rPr>
          <w:t>rewards and costs that drove an agent’s behavior</w:t>
        </w:r>
      </w:ins>
      <w:ins w:id="246" w:author="Benton, Deon" w:date="2025-06-16T20:56:00Z" w16du:dateUtc="2025-06-17T01:56:00Z">
        <w:r w:rsidR="001F4EC9">
          <w:rPr>
            <w:rFonts w:ascii="Times New Roman" w:hAnsi="Times New Roman" w:cs="Times New Roman"/>
          </w:rPr>
          <w:t xml:space="preserve"> from the</w:t>
        </w:r>
      </w:ins>
      <w:ins w:id="247" w:author="Benton, Deon" w:date="2025-06-16T20:54:00Z" w16du:dateUtc="2025-06-17T01:54:00Z">
        <w:r w:rsidR="00F81813">
          <w:rPr>
            <w:rFonts w:ascii="Times New Roman" w:hAnsi="Times New Roman" w:cs="Times New Roman"/>
          </w:rPr>
          <w:t xml:space="preserve"> </w:t>
        </w:r>
      </w:ins>
      <w:ins w:id="248" w:author="Benton, Deon" w:date="2025-06-16T21:11:00Z" w16du:dateUtc="2025-06-17T02:11:00Z">
        <w:r w:rsidR="00930D6E">
          <w:rPr>
            <w:rFonts w:ascii="Times New Roman" w:hAnsi="Times New Roman" w:cs="Times New Roman"/>
          </w:rPr>
          <w:t>from the behavior itself</w:t>
        </w:r>
      </w:ins>
      <w:ins w:id="249" w:author="Benton, Deon" w:date="2025-06-16T14:25:00Z" w16du:dateUtc="2025-06-16T19:25:00Z">
        <w:r>
          <w:rPr>
            <w:rFonts w:ascii="Times New Roman" w:hAnsi="Times New Roman" w:cs="Times New Roman"/>
          </w:rPr>
          <w:t>.</w:t>
        </w:r>
      </w:ins>
      <w:ins w:id="250" w:author="Benton, Deon" w:date="2025-06-16T21:12:00Z" w16du:dateUtc="2025-06-17T02:12:00Z">
        <w:r w:rsidR="00930D6E">
          <w:rPr>
            <w:rFonts w:ascii="Times New Roman" w:hAnsi="Times New Roman" w:cs="Times New Roman"/>
          </w:rPr>
          <w:t xml:space="preserve"> The way obse</w:t>
        </w:r>
      </w:ins>
      <w:ins w:id="251" w:author="Benton, Deon" w:date="2025-06-16T21:13:00Z" w16du:dateUtc="2025-06-17T02:13:00Z">
        <w:r w:rsidR="00930D6E">
          <w:rPr>
            <w:rFonts w:ascii="Times New Roman" w:hAnsi="Times New Roman" w:cs="Times New Roman"/>
          </w:rPr>
          <w:t>rvers</w:t>
        </w:r>
      </w:ins>
      <w:ins w:id="252" w:author="Benton, Deon" w:date="2025-06-16T14:25:00Z" w16du:dateUtc="2025-06-16T19:25:00Z">
        <w:r>
          <w:rPr>
            <w:rFonts w:ascii="Times New Roman" w:hAnsi="Times New Roman" w:cs="Times New Roman"/>
          </w:rPr>
          <w:t xml:space="preserve"> solve this computational problem </w:t>
        </w:r>
      </w:ins>
      <w:ins w:id="253" w:author="Benton, Deon" w:date="2025-06-16T21:13:00Z" w16du:dateUtc="2025-06-17T02:13:00Z">
        <w:r w:rsidR="00930D6E">
          <w:rPr>
            <w:rFonts w:ascii="Times New Roman" w:hAnsi="Times New Roman" w:cs="Times New Roman"/>
          </w:rPr>
          <w:t xml:space="preserve">is </w:t>
        </w:r>
      </w:ins>
      <w:ins w:id="254" w:author="Benton, Deon" w:date="2025-06-16T14:25:00Z" w16du:dateUtc="2025-06-16T19:25:00Z">
        <w:r>
          <w:rPr>
            <w:rFonts w:ascii="Times New Roman" w:hAnsi="Times New Roman" w:cs="Times New Roman"/>
          </w:rPr>
          <w:t xml:space="preserve">via Bayesian inference. In other words, learners can estimate the probability of </w:t>
        </w:r>
      </w:ins>
      <w:ins w:id="255" w:author="Benton, Deon" w:date="2025-06-16T21:13:00Z" w16du:dateUtc="2025-06-17T02:13:00Z">
        <w:r w:rsidR="00930D6E">
          <w:rPr>
            <w:rFonts w:ascii="Times New Roman" w:hAnsi="Times New Roman" w:cs="Times New Roman"/>
          </w:rPr>
          <w:t>the reward of an outcome and the cost of executing a plan to achieve that outcome</w:t>
        </w:r>
      </w:ins>
      <w:ins w:id="256" w:author="Benton, Deon" w:date="2025-06-16T14:25:00Z" w16du:dateUtc="2025-06-16T19:25:00Z">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ins>
      <w:ins w:id="257" w:author="Benton, Deon" w:date="2025-06-16T21:14:00Z" w16du:dateUtc="2025-06-17T02:14:00Z">
        <w:r w:rsidR="00930D6E">
          <w:rPr>
            <w:rFonts w:ascii="Times New Roman" w:hAnsi="Times New Roman" w:cs="Times New Roman"/>
          </w:rPr>
          <w:t xml:space="preserve"> computing the product of two terms.</w:t>
        </w:r>
      </w:ins>
      <w:ins w:id="258" w:author="Benton, Deon" w:date="2025-06-16T14:25:00Z" w16du:dateUtc="2025-06-16T19:25:00Z">
        <w:r>
          <w:rPr>
            <w:rFonts w:ascii="Times New Roman" w:hAnsi="Times New Roman" w:cs="Times New Roman"/>
          </w:rPr>
          <w:t xml:space="preserve"> </w:t>
        </w:r>
      </w:ins>
      <w:ins w:id="259" w:author="Benton, Deon" w:date="2025-06-16T21:14:00Z" w16du:dateUtc="2025-06-17T02:14:00Z">
        <w:r w:rsidR="00930D6E">
          <w:rPr>
            <w:rFonts w:ascii="Times New Roman" w:hAnsi="Times New Roman" w:cs="Times New Roman"/>
          </w:rPr>
          <w:t>One is the</w:t>
        </w:r>
      </w:ins>
      <w:ins w:id="260" w:author="Benton, Deon" w:date="2025-06-16T14:25:00Z" w16du:dateUtc="2025-06-16T19:25:00Z">
        <w:r>
          <w:rPr>
            <w:rFonts w:ascii="Times New Roman" w:hAnsi="Times New Roman" w:cs="Times New Roman"/>
          </w:rPr>
          <w:t xml:space="preserve"> likelihood of </w:t>
        </w:r>
      </w:ins>
      <w:ins w:id="261" w:author="Benton, Deon" w:date="2025-06-16T21:14:00Z" w16du:dateUtc="2025-06-17T02:14:00Z">
        <w:r w:rsidR="00930D6E">
          <w:rPr>
            <w:rFonts w:ascii="Times New Roman" w:hAnsi="Times New Roman" w:cs="Times New Roman"/>
          </w:rPr>
          <w:t>an action</w:t>
        </w:r>
      </w:ins>
      <w:ins w:id="262" w:author="Benton, Deon" w:date="2025-06-16T14:25:00Z" w16du:dateUtc="2025-06-16T19:25:00Z">
        <w:r>
          <w:rPr>
            <w:rFonts w:ascii="Times New Roman" w:hAnsi="Times New Roman" w:cs="Times New Roman"/>
          </w:rPr>
          <w:t xml:space="preserve"> given </w:t>
        </w:r>
      </w:ins>
      <w:ins w:id="263" w:author="Benton, Deon" w:date="2025-06-16T21:15:00Z" w16du:dateUtc="2025-06-17T02:15:00Z">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xml:space="preserve">). The other is </w:t>
        </w:r>
      </w:ins>
      <w:ins w:id="264" w:author="Benton, Deon" w:date="2025-06-16T21:16:00Z" w16du:dateUtc="2025-06-17T02:16:00Z">
        <w:r w:rsidR="00930D6E">
          <w:rPr>
            <w:rFonts w:ascii="Times New Roman" w:hAnsi="Times New Roman" w:cs="Times New Roman"/>
          </w:rPr>
          <w:t>the likelihood of the</w:t>
        </w:r>
      </w:ins>
      <w:ins w:id="265" w:author="Benton, Deon" w:date="2025-06-16T14:25:00Z" w16du:dateUtc="2025-06-16T19:25:00Z">
        <w:r>
          <w:rPr>
            <w:rFonts w:ascii="Times New Roman" w:hAnsi="Times New Roman" w:cs="Times New Roman"/>
          </w:rPr>
          <w:t xml:space="preserve"> </w:t>
        </w:r>
      </w:ins>
      <w:ins w:id="266" w:author="Benton, Deon" w:date="2025-06-16T21:16:00Z" w16du:dateUtc="2025-06-17T02:16:00Z">
        <w:r w:rsidR="00930D6E">
          <w:rPr>
            <w:rFonts w:ascii="Times New Roman" w:hAnsi="Times New Roman" w:cs="Times New Roman"/>
          </w:rPr>
          <w:t>reward and cost by itself</w:t>
        </w:r>
      </w:ins>
      <w:ins w:id="267" w:author="Benton, Deon" w:date="2025-06-16T14:25:00Z" w16du:dateUtc="2025-06-16T19:25:00Z">
        <w:r>
          <w:rPr>
            <w:rFonts w:ascii="Times New Roman" w:hAnsi="Times New Roman" w:cs="Times New Roman"/>
          </w:rPr>
          <w:t>—</w:t>
        </w:r>
      </w:ins>
      <w:ins w:id="268" w:author="Benton, Deon" w:date="2025-06-19T12:06:00Z" w16du:dateUtc="2025-06-19T17:06:00Z">
        <w:r w:rsidR="001E700D">
          <w:rPr>
            <w:rFonts w:ascii="Times New Roman" w:hAnsi="Times New Roman" w:cs="Times New Roman"/>
          </w:rPr>
          <w:t xml:space="preserve">that is, </w:t>
        </w:r>
      </w:ins>
      <w:ins w:id="269" w:author="Benton, Deon" w:date="2025-06-16T14:25:00Z" w16du:dateUtc="2025-06-16T19:25:00Z">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ins>
      <w:ins w:id="270" w:author="Benton, Deon" w:date="2025-06-16T21:22:00Z" w16du:dateUtc="2025-06-17T02:22:00Z">
        <w:r w:rsidR="00A57EC9">
          <w:rPr>
            <w:rFonts w:ascii="Times New Roman" w:hAnsi="Times New Roman" w:cs="Times New Roman"/>
          </w:rPr>
          <w:t xml:space="preserve"> </w:t>
        </w:r>
      </w:ins>
      <w:ins w:id="271" w:author="Benton, Deon" w:date="2025-06-16T14:42:00Z" w16du:dateUtc="2025-06-16T19:42:00Z">
        <w:r w:rsidR="009D0868">
          <w:rPr>
            <w:rFonts w:ascii="Times New Roman" w:hAnsi="Times New Roman" w:cs="Times New Roman"/>
          </w:rPr>
          <w:tab/>
        </w:r>
      </w:ins>
    </w:p>
    <w:p w14:paraId="0D27293B" w14:textId="77777777" w:rsidR="00A44FE1" w:rsidRDefault="00F06FB8" w:rsidP="00F06FB8">
      <w:pPr>
        <w:spacing w:line="480" w:lineRule="auto"/>
        <w:ind w:firstLine="720"/>
        <w:contextualSpacing/>
        <w:rPr>
          <w:ins w:id="272" w:author="Benton, Deon" w:date="2025-06-23T13:36:00Z" w16du:dateUtc="2025-06-23T18:36:00Z"/>
          <w:rFonts w:ascii="Times New Roman" w:hAnsi="Times New Roman" w:cs="Times New Roman"/>
        </w:rPr>
      </w:pPr>
      <w:ins w:id="273" w:author="Benton, Deon" w:date="2025-06-16T21:48:00Z" w16du:dateUtc="2025-06-17T02:48:00Z">
        <w:r w:rsidRPr="00F06FB8">
          <w:rPr>
            <w:rFonts w:ascii="Times New Roman" w:hAnsi="Times New Roman" w:cs="Times New Roman"/>
          </w:rPr>
          <w:lastRenderedPageBreak/>
          <w:t>This account can also explain infants’ looking behavior in studies like Gergely et al. (1995). Consider the Experimental condition, for example. In that condition</w:t>
        </w:r>
      </w:ins>
      <w:ins w:id="274" w:author="Benton, Deon" w:date="2025-06-16T21:49:00Z" w16du:dateUtc="2025-06-17T02:49:00Z">
        <w:r>
          <w:rPr>
            <w:rFonts w:ascii="Times New Roman" w:hAnsi="Times New Roman" w:cs="Times New Roman"/>
          </w:rPr>
          <w:t>,</w:t>
        </w:r>
      </w:ins>
      <w:ins w:id="275" w:author="Benton, Deon" w:date="2025-06-16T21:48:00Z" w16du:dateUtc="2025-06-17T02:48:00Z">
        <w:r w:rsidRPr="00F06FB8">
          <w:rPr>
            <w:rFonts w:ascii="Times New Roman" w:hAnsi="Times New Roman" w:cs="Times New Roman"/>
          </w:rPr>
          <w:t xml:space="preserve"> the agent engages in </w:t>
        </w:r>
      </w:ins>
      <w:ins w:id="276" w:author="Benton, Deon" w:date="2025-06-16T21:49:00Z" w16du:dateUtc="2025-06-17T02:49:00Z">
        <w:r w:rsidR="00717CF4">
          <w:rPr>
            <w:rFonts w:ascii="Times New Roman" w:hAnsi="Times New Roman" w:cs="Times New Roman"/>
          </w:rPr>
          <w:t xml:space="preserve">a </w:t>
        </w:r>
      </w:ins>
      <w:ins w:id="277" w:author="Benton, Deon" w:date="2025-06-16T21:48:00Z" w16du:dateUtc="2025-06-17T02:48:00Z">
        <w:r w:rsidRPr="00F06FB8">
          <w:rPr>
            <w:rFonts w:ascii="Times New Roman" w:hAnsi="Times New Roman" w:cs="Times New Roman"/>
          </w:rPr>
          <w:t>costly action</w:t>
        </w:r>
      </w:ins>
      <w:ins w:id="278" w:author="Benton, Deon" w:date="2025-06-16T21:49:00Z" w16du:dateUtc="2025-06-17T02:49:00Z">
        <w:r w:rsidR="00717CF4">
          <w:rPr>
            <w:rFonts w:ascii="Times New Roman" w:hAnsi="Times New Roman" w:cs="Times New Roman"/>
          </w:rPr>
          <w:t xml:space="preserve"> </w:t>
        </w:r>
      </w:ins>
      <w:ins w:id="279" w:author="Benton, Deon" w:date="2025-06-16T21:48:00Z" w16du:dateUtc="2025-06-17T02:48:00Z">
        <w:r w:rsidRPr="00F06FB8">
          <w:rPr>
            <w:rFonts w:ascii="Times New Roman" w:hAnsi="Times New Roman" w:cs="Times New Roman"/>
          </w:rPr>
          <w:t>to reach a goal</w:t>
        </w:r>
      </w:ins>
      <w:ins w:id="280" w:author="Benton, Deon" w:date="2025-06-16T21:49:00Z" w16du:dateUtc="2025-06-17T02:49:00Z">
        <w:r w:rsidR="00717CF4">
          <w:rPr>
            <w:rFonts w:ascii="Times New Roman" w:hAnsi="Times New Roman" w:cs="Times New Roman"/>
          </w:rPr>
          <w:t xml:space="preserve"> (i.e., jumping over a barrier)</w:t>
        </w:r>
      </w:ins>
      <w:ins w:id="281" w:author="Benton, Deon" w:date="2025-06-16T21:48:00Z" w16du:dateUtc="2025-06-17T02:48:00Z">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ins>
      <w:ins w:id="282" w:author="Benton, Deon" w:date="2025-06-19T12:44:00Z" w16du:dateUtc="2025-06-19T17:44:00Z">
        <w:r w:rsidR="008F3601">
          <w:rPr>
            <w:rFonts w:ascii="Times New Roman" w:hAnsi="Times New Roman" w:cs="Times New Roman"/>
          </w:rPr>
          <w:t xml:space="preserve"> over the barrier</w:t>
        </w:r>
      </w:ins>
      <w:ins w:id="283" w:author="Benton, Deon" w:date="2025-06-16T21:48:00Z" w16du:dateUtc="2025-06-17T02:48:00Z">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rewards </w:t>
        </w:r>
      </w:ins>
      <w:ins w:id="284" w:author="Benton, Deon" w:date="2025-06-19T12:07:00Z" w16du:dateUtc="2025-06-19T17:07:00Z">
        <w:r w:rsidR="00EA0325" w:rsidRPr="00F06FB8">
          <w:rPr>
            <w:rFonts w:ascii="Times New Roman" w:hAnsi="Times New Roman" w:cs="Times New Roman"/>
          </w:rPr>
          <w:t>despite</w:t>
        </w:r>
      </w:ins>
      <w:ins w:id="285" w:author="Benton, Deon" w:date="2025-06-16T21:48:00Z" w16du:dateUtc="2025-06-17T02:48:00Z">
        <w:r w:rsidRPr="00F06FB8">
          <w:rPr>
            <w:rFonts w:ascii="Times New Roman" w:hAnsi="Times New Roman" w:cs="Times New Roman"/>
          </w:rPr>
          <w:t xml:space="preserve"> one being more costly (the jumping path) than the other (the straight path)</w:t>
        </w:r>
      </w:ins>
      <w:ins w:id="286" w:author="Benton, Deon" w:date="2025-06-19T12:45:00Z" w16du:dateUtc="2025-06-19T17:45:00Z">
        <w:r w:rsidR="00EB45DF">
          <w:rPr>
            <w:rFonts w:ascii="Times New Roman" w:hAnsi="Times New Roman" w:cs="Times New Roman"/>
          </w:rPr>
          <w:t xml:space="preserve"> implies that </w:t>
        </w:r>
      </w:ins>
      <w:ins w:id="287" w:author="Benton, Deon" w:date="2025-06-16T21:48:00Z" w16du:dateUtc="2025-06-17T02:48:00Z">
        <w:r w:rsidRPr="00F06FB8">
          <w:rPr>
            <w:rFonts w:ascii="Times New Roman" w:hAnsi="Times New Roman" w:cs="Times New Roman"/>
          </w:rPr>
          <w:t xml:space="preserve">the straight path </w:t>
        </w:r>
      </w:ins>
      <w:ins w:id="288" w:author="Benton, Deon" w:date="2025-06-19T12:45:00Z" w16du:dateUtc="2025-06-19T17:45:00Z">
        <w:r w:rsidR="00EB45DF">
          <w:rPr>
            <w:rFonts w:ascii="Times New Roman" w:hAnsi="Times New Roman" w:cs="Times New Roman"/>
          </w:rPr>
          <w:t>has</w:t>
        </w:r>
      </w:ins>
      <w:ins w:id="289" w:author="Benton, Deon" w:date="2025-06-16T21:48:00Z" w16du:dateUtc="2025-06-17T02:48:00Z">
        <w:r w:rsidRPr="00F06FB8">
          <w:rPr>
            <w:rFonts w:ascii="Times New Roman" w:hAnsi="Times New Roman" w:cs="Times New Roman"/>
          </w:rPr>
          <w:t xml:space="preserve"> greater utility; that is, </w:t>
        </w:r>
      </w:ins>
      <w:ins w:id="290" w:author="Benton, Deon" w:date="2025-06-19T12:46:00Z" w16du:dateUtc="2025-06-19T17:46:00Z">
        <w:r w:rsidR="00755587">
          <w:rPr>
            <w:rFonts w:ascii="Times New Roman" w:hAnsi="Times New Roman" w:cs="Times New Roman"/>
          </w:rPr>
          <w:t xml:space="preserve">the </w:t>
        </w:r>
      </w:ins>
      <w:ins w:id="291" w:author="Benton, Deon" w:date="2025-06-16T21:48:00Z" w16du:dateUtc="2025-06-17T02:48:00Z">
        <w:r w:rsidRPr="00F06FB8">
          <w:rPr>
            <w:rFonts w:ascii="Times New Roman" w:hAnsi="Times New Roman" w:cs="Times New Roman"/>
          </w:rPr>
          <w:t>difference between the reward and the cost</w:t>
        </w:r>
      </w:ins>
      <w:ins w:id="292" w:author="Benton, Deon" w:date="2025-06-19T12:45:00Z" w16du:dateUtc="2025-06-19T17:45:00Z">
        <w:r w:rsidR="00755587">
          <w:rPr>
            <w:rFonts w:ascii="Times New Roman" w:hAnsi="Times New Roman" w:cs="Times New Roman"/>
          </w:rPr>
          <w:t xml:space="preserve"> is larger for the straight</w:t>
        </w:r>
      </w:ins>
      <w:ins w:id="293" w:author="Benton, Deon" w:date="2025-06-19T12:46:00Z" w16du:dateUtc="2025-06-19T17:46:00Z">
        <w:r w:rsidR="00755587">
          <w:rPr>
            <w:rFonts w:ascii="Times New Roman" w:hAnsi="Times New Roman" w:cs="Times New Roman"/>
          </w:rPr>
          <w:t xml:space="preserve"> path than</w:t>
        </w:r>
      </w:ins>
      <w:ins w:id="294" w:author="Benton, Deon" w:date="2025-06-19T12:45:00Z" w16du:dateUtc="2025-06-19T17:45:00Z">
        <w:r w:rsidR="00755587">
          <w:rPr>
            <w:rFonts w:ascii="Times New Roman" w:hAnsi="Times New Roman" w:cs="Times New Roman"/>
          </w:rPr>
          <w:t xml:space="preserve"> the curved path</w:t>
        </w:r>
      </w:ins>
      <w:ins w:id="295" w:author="Benton, Deon" w:date="2025-06-16T21:48:00Z" w16du:dateUtc="2025-06-17T02:48:00Z">
        <w:r w:rsidRPr="00F06FB8">
          <w:rPr>
            <w:rFonts w:ascii="Times New Roman" w:hAnsi="Times New Roman" w:cs="Times New Roman"/>
          </w:rPr>
          <w:t xml:space="preserve"> and thus should be the plan that is chosen.  A corollary of this is that infants will look longer at the jumping path test event than at the </w:t>
        </w:r>
      </w:ins>
      <w:ins w:id="296" w:author="Benton, Deon" w:date="2025-06-19T12:07:00Z" w16du:dateUtc="2025-06-19T17:07:00Z">
        <w:r w:rsidR="00EA0325" w:rsidRPr="00F06FB8">
          <w:rPr>
            <w:rFonts w:ascii="Times New Roman" w:hAnsi="Times New Roman" w:cs="Times New Roman"/>
          </w:rPr>
          <w:t>straight</w:t>
        </w:r>
      </w:ins>
      <w:ins w:id="297" w:author="Benton, Deon" w:date="2025-06-16T21:48:00Z" w16du:dateUtc="2025-06-17T02:48:00Z">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ins>
      <w:ins w:id="298" w:author="Benton, Deon" w:date="2025-06-19T12:46:00Z" w16du:dateUtc="2025-06-19T17:46:00Z">
        <w:r w:rsidR="008557E5">
          <w:rPr>
            <w:rFonts w:ascii="Times New Roman" w:hAnsi="Times New Roman" w:cs="Times New Roman"/>
          </w:rPr>
          <w:t>,</w:t>
        </w:r>
      </w:ins>
      <w:ins w:id="299" w:author="Benton, Deon" w:date="2025-06-16T21:48:00Z" w16du:dateUtc="2025-06-17T02:48:00Z">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ins>
    </w:p>
    <w:p w14:paraId="0D732D48" w14:textId="7E7564C4" w:rsidR="00201A31" w:rsidRDefault="005F79DF" w:rsidP="00F06FB8">
      <w:pPr>
        <w:spacing w:line="480" w:lineRule="auto"/>
        <w:ind w:firstLine="720"/>
        <w:contextualSpacing/>
        <w:rPr>
          <w:ins w:id="300" w:author="Benton, Deon" w:date="2025-06-13T13:38:00Z" w16du:dateUtc="2025-06-13T18:38:00Z"/>
          <w:rFonts w:ascii="Times New Roman" w:hAnsi="Times New Roman" w:cs="Times New Roman"/>
        </w:rPr>
      </w:pPr>
      <w:ins w:id="301" w:author="Benton, Deon" w:date="2025-06-23T13:33:00Z" w16du:dateUtc="2025-06-23T18:33:00Z">
        <w:r>
          <w:rPr>
            <w:rFonts w:ascii="Times New Roman" w:hAnsi="Times New Roman" w:cs="Times New Roman"/>
          </w:rPr>
          <w:t xml:space="preserve">Although each of </w:t>
        </w:r>
      </w:ins>
      <w:ins w:id="302" w:author="Benton, Deon" w:date="2025-06-23T13:36:00Z" w16du:dateUtc="2025-06-23T18:36:00Z">
        <w:r w:rsidR="00A44FE1">
          <w:rPr>
            <w:rFonts w:ascii="Times New Roman" w:hAnsi="Times New Roman" w:cs="Times New Roman"/>
          </w:rPr>
          <w:t>the perspectives presented in this section differ in their specifics</w:t>
        </w:r>
      </w:ins>
      <w:ins w:id="303" w:author="Benton, Deon" w:date="2025-06-23T13:33:00Z" w16du:dateUtc="2025-06-23T18:33:00Z">
        <w:r>
          <w:rPr>
            <w:rFonts w:ascii="Times New Roman" w:hAnsi="Times New Roman" w:cs="Times New Roman"/>
          </w:rPr>
          <w:t xml:space="preserve">, </w:t>
        </w:r>
      </w:ins>
      <w:ins w:id="304" w:author="Benton, Deon" w:date="2025-06-23T13:36:00Z" w16du:dateUtc="2025-06-23T18:36:00Z">
        <w:r w:rsidR="00A44FE1">
          <w:rPr>
            <w:rFonts w:ascii="Times New Roman" w:hAnsi="Times New Roman" w:cs="Times New Roman"/>
          </w:rPr>
          <w:t>what is common among them is the notion</w:t>
        </w:r>
      </w:ins>
      <w:ins w:id="305" w:author="Benton, Deon" w:date="2025-06-23T13:33:00Z" w16du:dateUtc="2025-06-23T18:33:00Z">
        <w:r>
          <w:rPr>
            <w:rFonts w:ascii="Times New Roman" w:hAnsi="Times New Roman" w:cs="Times New Roman"/>
          </w:rPr>
          <w:t xml:space="preserve"> that</w:t>
        </w:r>
      </w:ins>
      <w:ins w:id="306" w:author="Benton, Deon" w:date="2025-06-23T13:34:00Z" w16du:dateUtc="2025-06-23T18:34:00Z">
        <w:r>
          <w:rPr>
            <w:rFonts w:ascii="Times New Roman" w:hAnsi="Times New Roman" w:cs="Times New Roman"/>
          </w:rPr>
          <w:t xml:space="preserve"> infants possess </w:t>
        </w:r>
      </w:ins>
      <w:ins w:id="307" w:author="Benton, Deon" w:date="2025-06-23T13:36:00Z" w16du:dateUtc="2025-06-23T18:36:00Z">
        <w:r w:rsidR="00A44FE1">
          <w:rPr>
            <w:rFonts w:ascii="Times New Roman" w:hAnsi="Times New Roman" w:cs="Times New Roman"/>
          </w:rPr>
          <w:t xml:space="preserve">abstract, </w:t>
        </w:r>
      </w:ins>
      <w:ins w:id="308" w:author="Benton, Deon" w:date="2025-06-23T20:52:00Z" w16du:dateUtc="2025-06-24T01:52:00Z">
        <w:r w:rsidR="00F57151">
          <w:rPr>
            <w:rFonts w:ascii="Times New Roman" w:hAnsi="Times New Roman" w:cs="Times New Roman"/>
          </w:rPr>
          <w:t>conceptually rich</w:t>
        </w:r>
      </w:ins>
      <w:ins w:id="309" w:author="Benton, Deon" w:date="2025-06-23T13:34:00Z" w16du:dateUtc="2025-06-23T18:34:00Z">
        <w:r>
          <w:rPr>
            <w:rFonts w:ascii="Times New Roman" w:hAnsi="Times New Roman" w:cs="Times New Roman"/>
          </w:rPr>
          <w:t xml:space="preserve"> knowledge about how agents and objects act and behave</w:t>
        </w:r>
      </w:ins>
      <w:ins w:id="310" w:author="Benton, Deon" w:date="2025-06-23T13:37:00Z" w16du:dateUtc="2025-06-23T18:37:00Z">
        <w:r w:rsidR="00A44FE1">
          <w:rPr>
            <w:rFonts w:ascii="Times New Roman" w:hAnsi="Times New Roman" w:cs="Times New Roman"/>
          </w:rPr>
          <w:t xml:space="preserve"> in the world, and that this knowledge</w:t>
        </w:r>
      </w:ins>
      <w:ins w:id="311" w:author="Benton, Deon" w:date="2025-06-23T13:34:00Z" w16du:dateUtc="2025-06-23T18:34:00Z">
        <w:r>
          <w:rPr>
            <w:rFonts w:ascii="Times New Roman" w:hAnsi="Times New Roman" w:cs="Times New Roman"/>
          </w:rPr>
          <w:t xml:space="preserve"> is supported by domain-specifi</w:t>
        </w:r>
      </w:ins>
      <w:ins w:id="312" w:author="Benton, Deon" w:date="2025-06-23T13:35:00Z" w16du:dateUtc="2025-06-23T18:35:00Z">
        <w:r>
          <w:rPr>
            <w:rFonts w:ascii="Times New Roman" w:hAnsi="Times New Roman" w:cs="Times New Roman"/>
          </w:rPr>
          <w:t xml:space="preserve">c, specialized processes that are </w:t>
        </w:r>
      </w:ins>
      <w:ins w:id="313" w:author="Benton, Deon" w:date="2025-06-23T13:37:00Z" w16du:dateUtc="2025-06-23T18:37:00Z">
        <w:r w:rsidR="00A44FE1">
          <w:rPr>
            <w:rFonts w:ascii="Times New Roman" w:hAnsi="Times New Roman" w:cs="Times New Roman"/>
          </w:rPr>
          <w:t>operational and present from birth or shortly after</w:t>
        </w:r>
      </w:ins>
      <w:ins w:id="314" w:author="Benton, Deon" w:date="2025-06-23T13:35:00Z" w16du:dateUtc="2025-06-23T18:35:00Z">
        <w:r>
          <w:rPr>
            <w:rFonts w:ascii="Times New Roman" w:hAnsi="Times New Roman" w:cs="Times New Roman"/>
          </w:rPr>
          <w:t xml:space="preserve">. </w:t>
        </w:r>
      </w:ins>
    </w:p>
    <w:p w14:paraId="7CF77D4B" w14:textId="77777777" w:rsidR="00445430" w:rsidRDefault="00445430" w:rsidP="00524642">
      <w:pPr>
        <w:spacing w:line="480" w:lineRule="auto"/>
        <w:contextualSpacing/>
        <w:rPr>
          <w:ins w:id="315" w:author="Benton, Deon" w:date="2025-06-13T13:38:00Z" w16du:dateUtc="2025-06-13T18:38:00Z"/>
          <w:rFonts w:ascii="Times New Roman" w:hAnsi="Times New Roman" w:cs="Times New Roman"/>
        </w:rPr>
      </w:pPr>
    </w:p>
    <w:p w14:paraId="33B422D5" w14:textId="7011DC63" w:rsidR="001A2641" w:rsidRDefault="001A2641" w:rsidP="001A2641">
      <w:pPr>
        <w:spacing w:line="480" w:lineRule="auto"/>
        <w:contextualSpacing/>
        <w:rPr>
          <w:ins w:id="316" w:author="Benton, Deon" w:date="2025-06-23T13:38:00Z" w16du:dateUtc="2025-06-23T18:38:00Z"/>
          <w:rFonts w:ascii="Times New Roman" w:hAnsi="Times New Roman" w:cs="Times New Roman"/>
          <w:b/>
          <w:bCs/>
        </w:rPr>
      </w:pPr>
      <w:ins w:id="317" w:author="Benton, Deon" w:date="2025-06-23T13:38:00Z" w16du:dateUtc="2025-06-23T18:38:00Z">
        <w:r>
          <w:rPr>
            <w:rFonts w:ascii="Times New Roman" w:hAnsi="Times New Roman" w:cs="Times New Roman"/>
            <w:b/>
            <w:bCs/>
          </w:rPr>
          <w:lastRenderedPageBreak/>
          <w:t>Lean proposals for the origins of infant action understanding</w:t>
        </w:r>
      </w:ins>
    </w:p>
    <w:p w14:paraId="0CC7FD1B" w14:textId="36372CF2" w:rsidR="007C71AF" w:rsidRDefault="00C70432" w:rsidP="003065D0">
      <w:pPr>
        <w:spacing w:line="480" w:lineRule="auto"/>
        <w:ind w:firstLine="720"/>
        <w:contextualSpacing/>
        <w:rPr>
          <w:ins w:id="318" w:author="Benton, Deon" w:date="2025-06-17T15:43:00Z" w16du:dateUtc="2025-06-17T20:43:00Z"/>
          <w:rFonts w:ascii="Times New Roman" w:hAnsi="Times New Roman" w:cs="Times New Roman"/>
        </w:rPr>
      </w:pPr>
      <w:ins w:id="319" w:author="Benton, Deon" w:date="2025-06-24T23:00:00Z" w16du:dateUtc="2025-06-25T04:00:00Z">
        <w:r>
          <w:rPr>
            <w:rFonts w:ascii="Times New Roman" w:hAnsi="Times New Roman" w:cs="Times New Roman"/>
          </w:rPr>
          <w:t>The seco</w:t>
        </w:r>
      </w:ins>
      <w:ins w:id="320" w:author="Benton, Deon" w:date="2025-06-24T23:01:00Z" w16du:dateUtc="2025-06-25T04:01:00Z">
        <w:r>
          <w:rPr>
            <w:rFonts w:ascii="Times New Roman" w:hAnsi="Times New Roman" w:cs="Times New Roman"/>
          </w:rPr>
          <w:t>nd class is “lean” proposals</w:t>
        </w:r>
      </w:ins>
      <w:ins w:id="321" w:author="Benton, Deon" w:date="2025-06-17T15:44:00Z" w16du:dateUtc="2025-06-17T20:44:00Z">
        <w:r w:rsidR="007C71AF">
          <w:rPr>
            <w:rFonts w:ascii="Times New Roman" w:hAnsi="Times New Roman" w:cs="Times New Roman"/>
          </w:rPr>
          <w:t xml:space="preserve"> (e.g., Cohen et al., 2002; Colunga &amp; Smith, 2005; Oakes &amp; Cohen, 2003; </w:t>
        </w:r>
      </w:ins>
      <w:ins w:id="322" w:author="Benton, Deon" w:date="2025-06-17T15:48:00Z" w16du:dateUtc="2025-06-17T20:48:00Z">
        <w:r w:rsidR="005F2703">
          <w:rPr>
            <w:rFonts w:ascii="Times New Roman" w:hAnsi="Times New Roman" w:cs="Times New Roman"/>
          </w:rPr>
          <w:t xml:space="preserve">Jones &amp; Smith, 1993; </w:t>
        </w:r>
      </w:ins>
      <w:ins w:id="323" w:author="Benton, Deon" w:date="2025-06-17T15:44:00Z" w16du:dateUtc="2025-06-17T20:44:00Z">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ins>
      <w:ins w:id="324" w:author="Benton, Deon" w:date="2025-06-17T15:48:00Z" w16du:dateUtc="2025-06-17T20:48:00Z">
        <w:r w:rsidR="005F2703">
          <w:rPr>
            <w:rFonts w:ascii="Times New Roman" w:hAnsi="Times New Roman" w:cs="Times New Roman"/>
          </w:rPr>
          <w:t>; Sloutsky, 2010</w:t>
        </w:r>
      </w:ins>
      <w:ins w:id="325" w:author="Benton, Deon" w:date="2025-06-17T15:44:00Z" w16du:dateUtc="2025-06-17T20:44:00Z">
        <w:r w:rsidR="007C71AF">
          <w:rPr>
            <w:rFonts w:ascii="Times New Roman" w:hAnsi="Times New Roman" w:cs="Times New Roman"/>
          </w:rPr>
          <w:t>)</w:t>
        </w:r>
      </w:ins>
      <w:ins w:id="326" w:author="Benton, Deon" w:date="2025-06-13T11:57:00Z" w16du:dateUtc="2025-06-13T16:57:00Z">
        <w:r w:rsidR="00E326A7">
          <w:rPr>
            <w:rFonts w:ascii="Times New Roman" w:hAnsi="Times New Roman" w:cs="Times New Roman"/>
          </w:rPr>
          <w:t xml:space="preserve">. </w:t>
        </w:r>
      </w:ins>
      <w:ins w:id="327" w:author="Benton, Deon" w:date="2025-06-24T23:02:00Z" w16du:dateUtc="2025-06-25T04:02:00Z">
        <w:r>
          <w:rPr>
            <w:rFonts w:ascii="Times New Roman" w:hAnsi="Times New Roman" w:cs="Times New Roman"/>
          </w:rPr>
          <w:t>The</w:t>
        </w:r>
      </w:ins>
      <w:ins w:id="328" w:author="detbenton1991@gmail.com" w:date="2025-06-14T14:24:00Z" w16du:dateUtc="2025-06-14T19:24:00Z">
        <w:del w:id="329" w:author="Benton, Deon" w:date="2025-06-24T23:02:00Z" w16du:dateUtc="2025-06-25T04:02:00Z">
          <w:r w:rsidR="00364A1A" w:rsidDel="00C70432">
            <w:rPr>
              <w:rFonts w:ascii="Times New Roman" w:hAnsi="Times New Roman" w:cs="Times New Roman"/>
            </w:rPr>
            <w:delText>The</w:delText>
          </w:r>
        </w:del>
        <w:r w:rsidR="00364A1A">
          <w:rPr>
            <w:rFonts w:ascii="Times New Roman" w:hAnsi="Times New Roman" w:cs="Times New Roman"/>
          </w:rPr>
          <w:t xml:space="preserve"> crux of these proposals</w:t>
        </w:r>
      </w:ins>
      <w:ins w:id="330" w:author="Benton, Deon" w:date="2025-06-23T20:54:00Z" w16du:dateUtc="2025-06-24T01:54:00Z">
        <w:r w:rsidR="00300FD4">
          <w:rPr>
            <w:rFonts w:ascii="Times New Roman" w:hAnsi="Times New Roman" w:cs="Times New Roman"/>
          </w:rPr>
          <w:t xml:space="preserve"> </w:t>
        </w:r>
      </w:ins>
      <w:ins w:id="331" w:author="detbenton1991@gmail.com" w:date="2025-06-14T14:24:00Z" w16du:dateUtc="2025-06-14T19:24:00Z">
        <w:del w:id="332" w:author="Benton, Deon" w:date="2025-06-20T11:55:00Z" w16du:dateUtc="2025-06-20T16:55:00Z">
          <w:r w:rsidR="00364A1A" w:rsidDel="00E44B06">
            <w:rPr>
              <w:rFonts w:ascii="Times New Roman" w:hAnsi="Times New Roman" w:cs="Times New Roman"/>
            </w:rPr>
            <w:delText xml:space="preserve"> </w:delText>
          </w:r>
        </w:del>
        <w:r w:rsidR="00364A1A">
          <w:rPr>
            <w:rFonts w:ascii="Times New Roman" w:hAnsi="Times New Roman" w:cs="Times New Roman"/>
          </w:rPr>
          <w:t>is that</w:t>
        </w:r>
      </w:ins>
      <w:ins w:id="333" w:author="detbenton1991@gmail.com" w:date="2025-06-14T14:25:00Z" w16du:dateUtc="2025-06-14T19:25:00Z">
        <w:r w:rsidR="00E718C8">
          <w:rPr>
            <w:rFonts w:ascii="Times New Roman" w:hAnsi="Times New Roman" w:cs="Times New Roman"/>
          </w:rPr>
          <w:t xml:space="preserve"> infants’ behavior </w:t>
        </w:r>
      </w:ins>
      <w:ins w:id="334" w:author="Benton, Deon" w:date="2025-06-17T17:05:00Z" w16du:dateUtc="2025-06-17T22:05:00Z">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ins>
      <w:ins w:id="335" w:author="detbenton1991@gmail.com" w:date="2025-06-14T14:25:00Z" w16du:dateUtc="2025-06-14T19:25:00Z">
        <w:r w:rsidR="00E718C8">
          <w:rPr>
            <w:rFonts w:ascii="Times New Roman" w:hAnsi="Times New Roman" w:cs="Times New Roman"/>
          </w:rPr>
          <w:t xml:space="preserve">—of which </w:t>
        </w:r>
      </w:ins>
      <w:ins w:id="336" w:author="detbenton1991@gmail.com" w:date="2025-06-14T14:26:00Z" w16du:dateUtc="2025-06-14T19:26:00Z">
        <w:r w:rsidR="00E718C8">
          <w:rPr>
            <w:rFonts w:ascii="Times New Roman" w:hAnsi="Times New Roman" w:cs="Times New Roman"/>
          </w:rPr>
          <w:t xml:space="preserve">the study by Gergely et al. (1995) is </w:t>
        </w:r>
      </w:ins>
      <w:ins w:id="337" w:author="Benton, Deon" w:date="2025-06-17T13:48:00Z" w16du:dateUtc="2025-06-17T18:48:00Z">
        <w:r w:rsidR="0004411F">
          <w:rPr>
            <w:rFonts w:ascii="Times New Roman" w:hAnsi="Times New Roman" w:cs="Times New Roman"/>
          </w:rPr>
          <w:t>a</w:t>
        </w:r>
      </w:ins>
      <w:ins w:id="338" w:author="detbenton1991@gmail.com" w:date="2025-06-14T14:26:00Z" w16du:dateUtc="2025-06-14T19:26:00Z">
        <w:r w:rsidR="00E718C8">
          <w:rPr>
            <w:rFonts w:ascii="Times New Roman" w:hAnsi="Times New Roman" w:cs="Times New Roman"/>
          </w:rPr>
          <w:t xml:space="preserve"> special case</w:t>
        </w:r>
      </w:ins>
      <w:ins w:id="339" w:author="detbenton1991@gmail.com" w:date="2025-06-14T14:27:00Z" w16du:dateUtc="2025-06-14T19:27:00Z">
        <w:r w:rsidR="008D2955">
          <w:rPr>
            <w:rFonts w:ascii="Times New Roman" w:hAnsi="Times New Roman" w:cs="Times New Roman"/>
          </w:rPr>
          <w:t xml:space="preserve">—do not reflect specialized processes </w:t>
        </w:r>
      </w:ins>
      <w:ins w:id="340" w:author="Benton, Deon" w:date="2025-06-17T13:37:00Z" w16du:dateUtc="2025-06-17T18:37:00Z">
        <w:r w:rsidR="00F8321F">
          <w:rPr>
            <w:rFonts w:ascii="Times New Roman" w:hAnsi="Times New Roman" w:cs="Times New Roman"/>
          </w:rPr>
          <w:t xml:space="preserve">for reasoning about </w:t>
        </w:r>
      </w:ins>
      <w:ins w:id="341" w:author="Benton, Deon" w:date="2025-06-17T16:22:00Z" w16du:dateUtc="2025-06-17T21:22:00Z">
        <w:r w:rsidR="005E73B5">
          <w:rPr>
            <w:rFonts w:ascii="Times New Roman" w:hAnsi="Times New Roman" w:cs="Times New Roman"/>
          </w:rPr>
          <w:t xml:space="preserve">agent and object </w:t>
        </w:r>
      </w:ins>
      <w:ins w:id="342" w:author="Benton, Deon" w:date="2025-06-17T13:37:00Z" w16du:dateUtc="2025-06-17T18:37:00Z">
        <w:r w:rsidR="00F8321F">
          <w:rPr>
            <w:rFonts w:ascii="Times New Roman" w:hAnsi="Times New Roman" w:cs="Times New Roman"/>
          </w:rPr>
          <w:t>action</w:t>
        </w:r>
      </w:ins>
      <w:ins w:id="343" w:author="Benton, Deon" w:date="2025-06-17T13:44:00Z" w16du:dateUtc="2025-06-17T18:44:00Z">
        <w:r w:rsidR="00B30C25">
          <w:rPr>
            <w:rFonts w:ascii="Times New Roman" w:hAnsi="Times New Roman" w:cs="Times New Roman"/>
          </w:rPr>
          <w:t>. Instead, infants’ behavior in these studies</w:t>
        </w:r>
      </w:ins>
      <w:ins w:id="344" w:author="Benton, Deon" w:date="2025-06-17T14:05:00Z" w16du:dateUtc="2025-06-17T19:05:00Z">
        <w:r w:rsidR="00951796">
          <w:rPr>
            <w:rFonts w:ascii="Times New Roman" w:hAnsi="Times New Roman" w:cs="Times New Roman"/>
          </w:rPr>
          <w:t xml:space="preserve"> can</w:t>
        </w:r>
      </w:ins>
      <w:ins w:id="345" w:author="Benton, Deon" w:date="2025-06-17T13:37:00Z" w16du:dateUtc="2025-06-17T18:37:00Z">
        <w:r w:rsidR="00F8321F">
          <w:rPr>
            <w:rFonts w:ascii="Times New Roman" w:hAnsi="Times New Roman" w:cs="Times New Roman"/>
          </w:rPr>
          <w:t xml:space="preserve"> </w:t>
        </w:r>
      </w:ins>
      <w:ins w:id="346" w:author="Benton, Deon" w:date="2025-06-17T13:56:00Z" w16du:dateUtc="2025-06-17T18:56:00Z">
        <w:r w:rsidR="00647216">
          <w:rPr>
            <w:rFonts w:ascii="Times New Roman" w:hAnsi="Times New Roman" w:cs="Times New Roman"/>
          </w:rPr>
          <w:t>be explained by the</w:t>
        </w:r>
      </w:ins>
      <w:ins w:id="347" w:author="detbenton1991@gmail.com" w:date="2025-06-14T14:28:00Z" w16du:dateUtc="2025-06-14T19:28:00Z">
        <w:r w:rsidR="008D2955">
          <w:rPr>
            <w:rFonts w:ascii="Times New Roman" w:hAnsi="Times New Roman" w:cs="Times New Roman"/>
          </w:rPr>
          <w:t xml:space="preserve"> operation of domain-general learning mechanisms</w:t>
        </w:r>
      </w:ins>
      <w:ins w:id="348" w:author="Benton, Deon" w:date="2025-06-17T14:10:00Z" w16du:dateUtc="2025-06-17T19:10:00Z">
        <w:r w:rsidR="000F7626">
          <w:rPr>
            <w:rFonts w:ascii="Times New Roman" w:hAnsi="Times New Roman" w:cs="Times New Roman"/>
          </w:rPr>
          <w:t xml:space="preserve"> </w:t>
        </w:r>
      </w:ins>
      <w:ins w:id="349" w:author="Benton, Deon" w:date="2025-06-17T14:25:00Z" w16du:dateUtc="2025-06-17T19:25:00Z">
        <w:r w:rsidR="00FC7624">
          <w:rPr>
            <w:rFonts w:ascii="Times New Roman" w:hAnsi="Times New Roman" w:cs="Times New Roman"/>
          </w:rPr>
          <w:t xml:space="preserve">(e.g., associative learning, habituation, conditioning, pattern learning, statistical learning, etc.) </w:t>
        </w:r>
      </w:ins>
      <w:ins w:id="350" w:author="detbenton1991@gmail.com" w:date="2025-06-14T14:28:00Z" w16du:dateUtc="2025-06-14T19:28:00Z">
        <w:r w:rsidR="008D2955">
          <w:rPr>
            <w:rFonts w:ascii="Times New Roman" w:hAnsi="Times New Roman" w:cs="Times New Roman"/>
          </w:rPr>
          <w:t>that operate over low-level, surface-based perceptual features and information.</w:t>
        </w:r>
      </w:ins>
      <w:ins w:id="351" w:author="Benton, Deon" w:date="2025-06-17T15:56:00Z" w16du:dateUtc="2025-06-17T20:56:00Z">
        <w:r w:rsidR="004D4762">
          <w:rPr>
            <w:rFonts w:ascii="Times New Roman" w:hAnsi="Times New Roman" w:cs="Times New Roman"/>
          </w:rPr>
          <w:t xml:space="preserve"> Domain-general mechanisms are </w:t>
        </w:r>
      </w:ins>
      <w:ins w:id="352" w:author="Benton, Deon" w:date="2025-06-17T16:18:00Z" w16du:dateUtc="2025-06-17T21:18:00Z">
        <w:r w:rsidR="008505CC">
          <w:rPr>
            <w:rFonts w:ascii="Times New Roman" w:hAnsi="Times New Roman" w:cs="Times New Roman"/>
          </w:rPr>
          <w:t>sometimes considered “all purpose” because they</w:t>
        </w:r>
      </w:ins>
      <w:ins w:id="353" w:author="Benton, Deon" w:date="2025-06-17T15:56:00Z" w16du:dateUtc="2025-06-17T20:56:00Z">
        <w:r w:rsidR="004D4762">
          <w:rPr>
            <w:rFonts w:ascii="Times New Roman" w:hAnsi="Times New Roman" w:cs="Times New Roman"/>
          </w:rPr>
          <w:t xml:space="preserve"> </w:t>
        </w:r>
      </w:ins>
      <w:ins w:id="354" w:author="Benton, Deon" w:date="2025-06-17T16:17:00Z" w16du:dateUtc="2025-06-17T21:17:00Z">
        <w:r w:rsidR="008505CC">
          <w:rPr>
            <w:rFonts w:ascii="Times New Roman" w:hAnsi="Times New Roman" w:cs="Times New Roman"/>
          </w:rPr>
          <w:t xml:space="preserve">operate on </w:t>
        </w:r>
      </w:ins>
      <w:ins w:id="355" w:author="Benton, Deon" w:date="2025-06-23T20:44:00Z" w16du:dateUtc="2025-06-24T01:44:00Z">
        <w:r w:rsidR="00F63756">
          <w:rPr>
            <w:rFonts w:ascii="Times New Roman" w:hAnsi="Times New Roman" w:cs="Times New Roman"/>
          </w:rPr>
          <w:t>many kinds of</w:t>
        </w:r>
      </w:ins>
      <w:ins w:id="356" w:author="Benton, Deon" w:date="2025-06-17T15:56:00Z" w16du:dateUtc="2025-06-17T20:56:00Z">
        <w:r w:rsidR="00000FDA">
          <w:rPr>
            <w:rFonts w:ascii="Times New Roman" w:hAnsi="Times New Roman" w:cs="Times New Roman"/>
          </w:rPr>
          <w:t xml:space="preserve"> input and support learning across a wide range of domains.</w:t>
        </w:r>
      </w:ins>
      <w:ins w:id="357" w:author="detbenton1991@gmail.com" w:date="2025-06-14T14:28:00Z" w16du:dateUtc="2025-06-14T19:28:00Z">
        <w:r w:rsidR="008D2955">
          <w:rPr>
            <w:rFonts w:ascii="Times New Roman" w:hAnsi="Times New Roman" w:cs="Times New Roman"/>
          </w:rPr>
          <w:t xml:space="preserve"> </w:t>
        </w:r>
      </w:ins>
      <w:ins w:id="358" w:author="Benton, Deon" w:date="2025-06-17T16:24:00Z" w16du:dateUtc="2025-06-17T21:24:00Z">
        <w:r w:rsidR="00883325">
          <w:rPr>
            <w:rFonts w:ascii="Times New Roman" w:hAnsi="Times New Roman" w:cs="Times New Roman"/>
          </w:rPr>
          <w:t>Crucially, although the theories that constitute this class of perspectives differ in their</w:t>
        </w:r>
      </w:ins>
      <w:ins w:id="359" w:author="Benton, Deon" w:date="2025-06-17T16:25:00Z" w16du:dateUtc="2025-06-17T21:25:00Z">
        <w:r w:rsidR="00883325">
          <w:rPr>
            <w:rFonts w:ascii="Times New Roman" w:hAnsi="Times New Roman" w:cs="Times New Roman"/>
          </w:rPr>
          <w:t xml:space="preserve"> specifics, each places considerable importance on the surface properties of objects and each emphasizes the notion that </w:t>
        </w:r>
      </w:ins>
      <w:ins w:id="360" w:author="Benton, Deon" w:date="2025-06-17T16:35:00Z" w16du:dateUtc="2025-06-17T21:35:00Z">
        <w:r w:rsidR="007346F5">
          <w:rPr>
            <w:rFonts w:ascii="Times New Roman" w:hAnsi="Times New Roman" w:cs="Times New Roman"/>
          </w:rPr>
          <w:t>infants’</w:t>
        </w:r>
      </w:ins>
      <w:ins w:id="361" w:author="Benton, Deon" w:date="2025-06-17T16:25:00Z" w16du:dateUtc="2025-06-17T21:25:00Z">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w:t>
        </w:r>
      </w:ins>
      <w:ins w:id="362" w:author="Benton, Deon" w:date="2025-06-17T16:26:00Z" w16du:dateUtc="2025-06-17T21:26:00Z">
        <w:r w:rsidR="00883325">
          <w:rPr>
            <w:rFonts w:ascii="Times New Roman" w:hAnsi="Times New Roman" w:cs="Times New Roman"/>
          </w:rPr>
          <w:t>mates</w:t>
        </w:r>
        <w:proofErr w:type="spellEnd"/>
        <w:r w:rsidR="00883325">
          <w:rPr>
            <w:rFonts w:ascii="Times New Roman" w:hAnsi="Times New Roman" w:cs="Times New Roman"/>
          </w:rPr>
          <w:t xml:space="preserve"> are formed much more slowly than the available data may suggest.</w:t>
        </w:r>
        <w:r w:rsidR="003065D0">
          <w:rPr>
            <w:rFonts w:ascii="Times New Roman" w:hAnsi="Times New Roman" w:cs="Times New Roman"/>
          </w:rPr>
          <w:t xml:space="preserve"> </w:t>
        </w:r>
      </w:ins>
      <w:ins w:id="363" w:author="Benton, Deon" w:date="2025-06-17T16:36:00Z" w16du:dateUtc="2025-06-17T21:36:00Z">
        <w:r w:rsidR="007346F5">
          <w:rPr>
            <w:rFonts w:ascii="Times New Roman" w:hAnsi="Times New Roman" w:cs="Times New Roman"/>
          </w:rPr>
          <w:t>An implication of this account</w:t>
        </w:r>
      </w:ins>
      <w:ins w:id="364" w:author="Benton, Deon" w:date="2025-06-17T16:26:00Z" w16du:dateUtc="2025-06-17T21:26:00Z">
        <w:r w:rsidR="003065D0">
          <w:rPr>
            <w:rFonts w:ascii="Times New Roman" w:hAnsi="Times New Roman" w:cs="Times New Roman"/>
          </w:rPr>
          <w:t xml:space="preserve"> is</w:t>
        </w:r>
      </w:ins>
      <w:ins w:id="365" w:author="Benton, Deon" w:date="2025-06-17T16:38:00Z" w16du:dateUtc="2025-06-17T21:38:00Z">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 or </w:t>
        </w:r>
      </w:ins>
      <w:ins w:id="366" w:author="Benton, Deon" w:date="2025-06-23T20:57:00Z" w16du:dateUtc="2025-06-24T01:57:00Z">
        <w:r w:rsidR="00300FD4">
          <w:rPr>
            <w:rFonts w:ascii="Times New Roman" w:hAnsi="Times New Roman" w:cs="Times New Roman"/>
          </w:rPr>
          <w:t>conceptually rich knowledge</w:t>
        </w:r>
      </w:ins>
      <w:ins w:id="367" w:author="Benton, Deon" w:date="2025-06-17T16:38:00Z" w16du:dateUtc="2025-06-17T21:38:00Z">
        <w:r w:rsidR="00243F2E">
          <w:rPr>
            <w:rFonts w:ascii="Times New Roman" w:hAnsi="Times New Roman" w:cs="Times New Roman"/>
          </w:rPr>
          <w:t>; inst</w:t>
        </w:r>
      </w:ins>
      <w:ins w:id="368" w:author="Benton, Deon" w:date="2025-06-17T16:39:00Z" w16du:dateUtc="2025-06-17T21:39:00Z">
        <w:r w:rsidR="00243F2E">
          <w:rPr>
            <w:rFonts w:ascii="Times New Roman" w:hAnsi="Times New Roman" w:cs="Times New Roman"/>
          </w:rPr>
          <w:t>ead, such</w:t>
        </w:r>
      </w:ins>
      <w:ins w:id="369" w:author="Benton, Deon" w:date="2025-06-17T16:26:00Z" w16du:dateUtc="2025-06-17T21:26:00Z">
        <w:r w:rsidR="003065D0">
          <w:rPr>
            <w:rFonts w:ascii="Times New Roman" w:hAnsi="Times New Roman" w:cs="Times New Roman"/>
          </w:rPr>
          <w:t xml:space="preserve"> </w:t>
        </w:r>
      </w:ins>
      <w:ins w:id="370" w:author="Benton, Deon" w:date="2025-06-17T16:39:00Z" w16du:dateUtc="2025-06-17T21:39:00Z">
        <w:r w:rsidR="00243F2E">
          <w:rPr>
            <w:rFonts w:ascii="Times New Roman" w:hAnsi="Times New Roman" w:cs="Times New Roman"/>
          </w:rPr>
          <w:t>abilities and knowledge</w:t>
        </w:r>
      </w:ins>
      <w:ins w:id="371" w:author="Benton, Deon" w:date="2025-06-17T16:27:00Z" w16du:dateUtc="2025-06-17T21:27:00Z">
        <w:r w:rsidR="003065D0">
          <w:rPr>
            <w:rFonts w:ascii="Times New Roman" w:hAnsi="Times New Roman" w:cs="Times New Roman"/>
          </w:rPr>
          <w:t xml:space="preserve"> emerge</w:t>
        </w:r>
      </w:ins>
      <w:ins w:id="372" w:author="Benton, Deon" w:date="2025-06-17T16:19:00Z" w16du:dateUtc="2025-06-17T21:19:00Z">
        <w:r w:rsidR="002D687C">
          <w:rPr>
            <w:rFonts w:ascii="Times New Roman" w:hAnsi="Times New Roman" w:cs="Times New Roman"/>
          </w:rPr>
          <w:t xml:space="preserve"> </w:t>
        </w:r>
      </w:ins>
      <w:ins w:id="373" w:author="Benton, Deon" w:date="2025-06-23T20:57:00Z" w16du:dateUtc="2025-06-24T01:57:00Z">
        <w:r w:rsidR="00300FD4">
          <w:rPr>
            <w:rFonts w:ascii="Times New Roman" w:hAnsi="Times New Roman" w:cs="Times New Roman"/>
          </w:rPr>
          <w:t>gradually over time</w:t>
        </w:r>
      </w:ins>
      <w:ins w:id="374" w:author="Benton, Deon" w:date="2025-06-17T16:39:00Z" w16du:dateUtc="2025-06-17T21:39:00Z">
        <w:r w:rsidR="00243F2E">
          <w:rPr>
            <w:rFonts w:ascii="Times New Roman" w:hAnsi="Times New Roman" w:cs="Times New Roman"/>
          </w:rPr>
          <w:t xml:space="preserve"> </w:t>
        </w:r>
      </w:ins>
      <w:ins w:id="375" w:author="Benton, Deon" w:date="2025-06-17T16:19:00Z" w16du:dateUtc="2025-06-17T21:19:00Z">
        <w:r w:rsidR="002D687C">
          <w:rPr>
            <w:rFonts w:ascii="Times New Roman" w:hAnsi="Times New Roman" w:cs="Times New Roman"/>
          </w:rPr>
          <w:t>through</w:t>
        </w:r>
      </w:ins>
      <w:ins w:id="376" w:author="Benton, Deon" w:date="2025-06-17T14:19:00Z" w16du:dateUtc="2025-06-17T19:19:00Z">
        <w:r w:rsidR="006304C3">
          <w:rPr>
            <w:rFonts w:ascii="Times New Roman" w:hAnsi="Times New Roman" w:cs="Times New Roman"/>
          </w:rPr>
          <w:t xml:space="preserve"> </w:t>
        </w:r>
      </w:ins>
      <w:ins w:id="377" w:author="Benton, Deon" w:date="2025-06-17T16:19:00Z" w16du:dateUtc="2025-06-17T21:19:00Z">
        <w:r w:rsidR="002D687C">
          <w:rPr>
            <w:rFonts w:ascii="Times New Roman" w:hAnsi="Times New Roman" w:cs="Times New Roman"/>
          </w:rPr>
          <w:t>a</w:t>
        </w:r>
      </w:ins>
      <w:ins w:id="378" w:author="Benton, Deon" w:date="2025-06-17T16:28:00Z" w16du:dateUtc="2025-06-17T21:28:00Z">
        <w:r w:rsidR="00014150">
          <w:rPr>
            <w:rFonts w:ascii="Times New Roman" w:hAnsi="Times New Roman" w:cs="Times New Roman"/>
          </w:rPr>
          <w:t xml:space="preserve"> slow, </w:t>
        </w:r>
      </w:ins>
      <w:ins w:id="379" w:author="Benton, Deon" w:date="2025-06-17T16:19:00Z" w16du:dateUtc="2025-06-17T21:19:00Z">
        <w:r w:rsidR="002D687C">
          <w:rPr>
            <w:rFonts w:ascii="Times New Roman" w:hAnsi="Times New Roman" w:cs="Times New Roman"/>
          </w:rPr>
          <w:t>effortful</w:t>
        </w:r>
      </w:ins>
      <w:ins w:id="380" w:author="Benton, Deon" w:date="2025-06-17T16:28:00Z" w16du:dateUtc="2025-06-17T21:28:00Z">
        <w:r w:rsidR="00014150">
          <w:rPr>
            <w:rFonts w:ascii="Times New Roman" w:hAnsi="Times New Roman" w:cs="Times New Roman"/>
          </w:rPr>
          <w:t xml:space="preserve">, </w:t>
        </w:r>
      </w:ins>
      <w:ins w:id="381" w:author="Benton, Deon" w:date="2025-06-17T16:19:00Z" w16du:dateUtc="2025-06-17T21:19:00Z">
        <w:r w:rsidR="002D687C">
          <w:rPr>
            <w:rFonts w:ascii="Times New Roman" w:hAnsi="Times New Roman" w:cs="Times New Roman"/>
          </w:rPr>
          <w:t>and</w:t>
        </w:r>
      </w:ins>
      <w:ins w:id="382" w:author="Benton, Deon" w:date="2025-06-17T14:11:00Z" w16du:dateUtc="2025-06-17T19:11:00Z">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ins>
      <w:ins w:id="383" w:author="Benton, Deon" w:date="2025-06-17T15:53:00Z" w16du:dateUtc="2025-06-17T20:53:00Z">
        <w:r w:rsidR="00B85B22">
          <w:rPr>
            <w:rFonts w:ascii="Times New Roman" w:hAnsi="Times New Roman" w:cs="Times New Roman"/>
          </w:rPr>
          <w:t xml:space="preserve"> </w:t>
        </w:r>
      </w:ins>
    </w:p>
    <w:p w14:paraId="6B8754DF" w14:textId="5F03CE0D" w:rsidR="00524642" w:rsidRDefault="008D72C9" w:rsidP="00FF7075">
      <w:pPr>
        <w:spacing w:line="480" w:lineRule="auto"/>
        <w:ind w:firstLine="720"/>
        <w:contextualSpacing/>
        <w:rPr>
          <w:ins w:id="384" w:author="Benton, Deon" w:date="2025-06-19T12:32:00Z" w16du:dateUtc="2025-06-19T17:32:00Z"/>
          <w:rFonts w:ascii="Times New Roman" w:hAnsi="Times New Roman" w:cs="Times New Roman"/>
        </w:rPr>
      </w:pPr>
      <w:ins w:id="385" w:author="Benton, Deon" w:date="2025-06-17T16:43:00Z" w16du:dateUtc="2025-06-17T21:43:00Z">
        <w:r>
          <w:rPr>
            <w:rFonts w:ascii="Times New Roman" w:hAnsi="Times New Roman" w:cs="Times New Roman"/>
          </w:rPr>
          <w:t xml:space="preserve">To </w:t>
        </w:r>
      </w:ins>
      <w:ins w:id="386" w:author="Benton, Deon" w:date="2025-06-17T16:47:00Z" w16du:dateUtc="2025-06-17T21:47:00Z">
        <w:r w:rsidR="00144CDB">
          <w:rPr>
            <w:rFonts w:ascii="Times New Roman" w:hAnsi="Times New Roman" w:cs="Times New Roman"/>
          </w:rPr>
          <w:t xml:space="preserve">see how lean accounts explain </w:t>
        </w:r>
      </w:ins>
      <w:ins w:id="387" w:author="Benton, Deon" w:date="2025-06-17T16:43:00Z" w16du:dateUtc="2025-06-17T21:43:00Z">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w:t>
        </w:r>
      </w:ins>
      <w:ins w:id="388" w:author="Benton, Deon" w:date="2025-06-17T16:44:00Z" w16du:dateUtc="2025-06-17T21:44:00Z">
        <w:r>
          <w:rPr>
            <w:rFonts w:ascii="Times New Roman" w:hAnsi="Times New Roman" w:cs="Times New Roman"/>
          </w:rPr>
          <w:t xml:space="preserve">, </w:t>
        </w:r>
      </w:ins>
      <w:ins w:id="389" w:author="Benton, Deon" w:date="2025-06-17T16:45:00Z" w16du:dateUtc="2025-06-17T21:45:00Z">
        <w:r>
          <w:rPr>
            <w:rFonts w:ascii="Times New Roman" w:hAnsi="Times New Roman" w:cs="Times New Roman"/>
          </w:rPr>
          <w:t xml:space="preserve">it can </w:t>
        </w:r>
      </w:ins>
      <w:ins w:id="390" w:author="Benton, Deon" w:date="2025-06-17T16:48:00Z" w16du:dateUtc="2025-06-17T21:48:00Z">
        <w:r w:rsidR="00144CDB">
          <w:rPr>
            <w:rFonts w:ascii="Times New Roman" w:hAnsi="Times New Roman" w:cs="Times New Roman"/>
          </w:rPr>
          <w:t>hel</w:t>
        </w:r>
      </w:ins>
      <w:ins w:id="391" w:author="Benton, Deon" w:date="2025-06-17T17:01:00Z" w16du:dateUtc="2025-06-17T22:01:00Z">
        <w:r w:rsidR="00AD00AF">
          <w:rPr>
            <w:rFonts w:ascii="Times New Roman" w:hAnsi="Times New Roman" w:cs="Times New Roman"/>
          </w:rPr>
          <w:t>p</w:t>
        </w:r>
      </w:ins>
      <w:ins w:id="392" w:author="Benton, Deon" w:date="2025-06-17T16:48:00Z" w16du:dateUtc="2025-06-17T21:48:00Z">
        <w:r w:rsidR="00144CDB">
          <w:rPr>
            <w:rFonts w:ascii="Times New Roman" w:hAnsi="Times New Roman" w:cs="Times New Roman"/>
          </w:rPr>
          <w:t xml:space="preserve"> to consider </w:t>
        </w:r>
      </w:ins>
      <w:ins w:id="393" w:author="Benton, Deon" w:date="2025-06-19T13:12:00Z" w16du:dateUtc="2025-06-19T18:12:00Z">
        <w:r w:rsidR="00ED015A">
          <w:rPr>
            <w:rFonts w:ascii="Times New Roman" w:hAnsi="Times New Roman" w:cs="Times New Roman"/>
          </w:rPr>
          <w:t>how lean accounts have been used to explain specific finds</w:t>
        </w:r>
      </w:ins>
      <w:ins w:id="394" w:author="Benton, Deon" w:date="2025-06-17T16:48:00Z" w16du:dateUtc="2025-06-17T21:48:00Z">
        <w:r w:rsidR="00144CDB">
          <w:rPr>
            <w:rFonts w:ascii="Times New Roman" w:hAnsi="Times New Roman" w:cs="Times New Roman"/>
          </w:rPr>
          <w:t>.</w:t>
        </w:r>
      </w:ins>
      <w:ins w:id="395" w:author="Benton, Deon" w:date="2025-06-19T13:12:00Z" w16du:dateUtc="2025-06-19T18:12:00Z">
        <w:r w:rsidR="00ED015A">
          <w:rPr>
            <w:rFonts w:ascii="Times New Roman" w:hAnsi="Times New Roman" w:cs="Times New Roman"/>
          </w:rPr>
          <w:t xml:space="preserve"> To that end, c</w:t>
        </w:r>
      </w:ins>
      <w:ins w:id="396" w:author="Benton, Deon" w:date="2025-06-17T16:48:00Z" w16du:dateUtc="2025-06-17T21:48:00Z">
        <w:r w:rsidR="00144CDB">
          <w:rPr>
            <w:rFonts w:ascii="Times New Roman" w:hAnsi="Times New Roman" w:cs="Times New Roman"/>
          </w:rPr>
          <w:t>onsider</w:t>
        </w:r>
      </w:ins>
      <w:ins w:id="397" w:author="Benton, Deon" w:date="2025-06-17T16:45:00Z" w16du:dateUtc="2025-06-17T21:45:00Z">
        <w:r w:rsidR="005A421A">
          <w:rPr>
            <w:rFonts w:ascii="Times New Roman" w:hAnsi="Times New Roman" w:cs="Times New Roman"/>
          </w:rPr>
          <w:t xml:space="preserve"> the </w:t>
        </w:r>
      </w:ins>
      <w:ins w:id="398" w:author="Benton, Deon" w:date="2025-06-17T16:29:00Z" w16du:dateUtc="2025-06-17T21:29:00Z">
        <w:r w:rsidR="00643A05">
          <w:rPr>
            <w:rFonts w:ascii="Times New Roman" w:hAnsi="Times New Roman" w:cs="Times New Roman"/>
          </w:rPr>
          <w:t xml:space="preserve">finding that infants ostensibly </w:t>
        </w:r>
      </w:ins>
      <w:ins w:id="399" w:author="detbenton1991@gmail.com" w:date="2025-06-17T19:22:00Z" w16du:dateUtc="2025-06-18T00:22:00Z">
        <w:r w:rsidR="00B6764A">
          <w:rPr>
            <w:rFonts w:ascii="Times New Roman" w:hAnsi="Times New Roman" w:cs="Times New Roman"/>
          </w:rPr>
          <w:t>possess a theory of mind and understand that people can have beliefs that are inconsistent with reality (i.e., false beliefs)</w:t>
        </w:r>
      </w:ins>
      <w:ins w:id="400" w:author="Benton, Deon" w:date="2025-06-17T16:30:00Z" w16du:dateUtc="2025-06-17T21:30:00Z">
        <w:r w:rsidR="00643A05">
          <w:rPr>
            <w:rFonts w:ascii="Times New Roman" w:hAnsi="Times New Roman" w:cs="Times New Roman"/>
          </w:rPr>
          <w:t>.</w:t>
        </w:r>
      </w:ins>
      <w:ins w:id="401" w:author="Benton, Deon" w:date="2025-06-17T17:11:00Z" w16du:dateUtc="2025-06-17T22:11:00Z">
        <w:r w:rsidR="00190AA0">
          <w:rPr>
            <w:rFonts w:ascii="Times New Roman" w:hAnsi="Times New Roman" w:cs="Times New Roman"/>
          </w:rPr>
          <w:t xml:space="preserve"> In </w:t>
        </w:r>
      </w:ins>
      <w:ins w:id="402" w:author="Benton, Deon" w:date="2025-06-19T12:12:00Z" w16du:dateUtc="2025-06-19T17:12:00Z">
        <w:r w:rsidR="00590B37">
          <w:rPr>
            <w:rFonts w:ascii="Times New Roman" w:hAnsi="Times New Roman" w:cs="Times New Roman"/>
          </w:rPr>
          <w:t>one of the first studies on this topic in infants</w:t>
        </w:r>
      </w:ins>
      <w:ins w:id="403" w:author="Benton, Deon" w:date="2025-06-17T17:11:00Z" w16du:dateUtc="2025-06-17T22:11:00Z">
        <w:r w:rsidR="00190AA0">
          <w:rPr>
            <w:rFonts w:ascii="Times New Roman" w:hAnsi="Times New Roman" w:cs="Times New Roman"/>
          </w:rPr>
          <w:t>, Onishi and Baillargeon (2005)</w:t>
        </w:r>
      </w:ins>
      <w:ins w:id="404" w:author="Benton, Deon" w:date="2025-06-17T16:30:00Z" w16du:dateUtc="2025-06-17T21:30:00Z">
        <w:r w:rsidR="00643A05">
          <w:rPr>
            <w:rFonts w:ascii="Times New Roman" w:hAnsi="Times New Roman" w:cs="Times New Roman"/>
          </w:rPr>
          <w:t xml:space="preserve"> </w:t>
        </w:r>
      </w:ins>
      <w:ins w:id="405" w:author="detbenton1991@gmail.com" w:date="2025-06-17T19:30:00Z" w16du:dateUtc="2025-06-18T00:30:00Z">
        <w:r w:rsidR="00BE628D">
          <w:rPr>
            <w:rFonts w:ascii="Times New Roman" w:hAnsi="Times New Roman" w:cs="Times New Roman"/>
          </w:rPr>
          <w:t xml:space="preserve">showed infants a stage that showed a toy watermelon </w:t>
        </w:r>
        <w:r w:rsidR="00BE628D">
          <w:rPr>
            <w:rFonts w:ascii="Times New Roman" w:hAnsi="Times New Roman" w:cs="Times New Roman"/>
          </w:rPr>
          <w:lastRenderedPageBreak/>
          <w:t xml:space="preserve">slice that was positioned between a </w:t>
        </w:r>
      </w:ins>
      <w:ins w:id="406" w:author="detbenton1991@gmail.com" w:date="2025-06-17T19:31:00Z" w16du:dateUtc="2025-06-18T00:31:00Z">
        <w:r w:rsidR="00BE628D">
          <w:rPr>
            <w:rFonts w:ascii="Times New Roman" w:hAnsi="Times New Roman" w:cs="Times New Roman"/>
          </w:rPr>
          <w:t xml:space="preserve">yellow box and a green box. </w:t>
        </w:r>
      </w:ins>
      <w:ins w:id="407" w:author="detbenton1991@gmail.com" w:date="2025-06-17T19:32:00Z" w16du:dateUtc="2025-06-18T00:32:00Z">
        <w:r w:rsidR="00BE628D">
          <w:rPr>
            <w:rFonts w:ascii="Times New Roman" w:hAnsi="Times New Roman" w:cs="Times New Roman"/>
          </w:rPr>
          <w:t>A previously unseen actor then</w:t>
        </w:r>
      </w:ins>
      <w:ins w:id="408" w:author="detbenton1991@gmail.com" w:date="2025-06-17T21:49:00Z" w16du:dateUtc="2025-06-18T02:49:00Z">
        <w:r w:rsidR="005F51C0">
          <w:rPr>
            <w:rFonts w:ascii="Times New Roman" w:hAnsi="Times New Roman" w:cs="Times New Roman"/>
          </w:rPr>
          <w:t xml:space="preserve"> </w:t>
        </w:r>
      </w:ins>
      <w:ins w:id="409" w:author="detbenton1991@gmail.com" w:date="2025-06-17T21:53:00Z" w16du:dateUtc="2025-06-18T02:53:00Z">
        <w:r w:rsidR="005F51C0">
          <w:rPr>
            <w:rFonts w:ascii="Times New Roman" w:hAnsi="Times New Roman" w:cs="Times New Roman"/>
          </w:rPr>
          <w:t>emerged</w:t>
        </w:r>
      </w:ins>
      <w:ins w:id="410" w:author="detbenton1991@gmail.com" w:date="2025-06-17T21:49:00Z" w16du:dateUtc="2025-06-18T02:49:00Z">
        <w:r w:rsidR="005F51C0">
          <w:rPr>
            <w:rFonts w:ascii="Times New Roman" w:hAnsi="Times New Roman" w:cs="Times New Roman"/>
          </w:rPr>
          <w:t xml:space="preserve"> from behind a wall,</w:t>
        </w:r>
      </w:ins>
      <w:ins w:id="411" w:author="detbenton1991@gmail.com" w:date="2025-06-17T21:53:00Z" w16du:dateUtc="2025-06-18T02:53:00Z">
        <w:r w:rsidR="005F51C0">
          <w:rPr>
            <w:rFonts w:ascii="Times New Roman" w:hAnsi="Times New Roman" w:cs="Times New Roman"/>
          </w:rPr>
          <w:t xml:space="preserve"> </w:t>
        </w:r>
      </w:ins>
      <w:ins w:id="412" w:author="detbenton1991@gmail.com" w:date="2025-06-17T21:54:00Z" w16du:dateUtc="2025-06-18T02:54:00Z">
        <w:r w:rsidR="005F51C0">
          <w:rPr>
            <w:rFonts w:ascii="Times New Roman" w:hAnsi="Times New Roman" w:cs="Times New Roman"/>
          </w:rPr>
          <w:t>picked up the</w:t>
        </w:r>
      </w:ins>
      <w:ins w:id="413" w:author="detbenton1991@gmail.com" w:date="2025-06-17T19:32:00Z" w16du:dateUtc="2025-06-18T00:32:00Z">
        <w:r w:rsidR="00BE628D">
          <w:rPr>
            <w:rFonts w:ascii="Times New Roman" w:hAnsi="Times New Roman" w:cs="Times New Roman"/>
          </w:rPr>
          <w:t xml:space="preserve"> watermelon slice</w:t>
        </w:r>
      </w:ins>
      <w:ins w:id="414" w:author="detbenton1991@gmail.com" w:date="2025-06-17T21:54:00Z" w16du:dateUtc="2025-06-18T02:54:00Z">
        <w:r w:rsidR="005F51C0">
          <w:rPr>
            <w:rFonts w:ascii="Times New Roman" w:hAnsi="Times New Roman" w:cs="Times New Roman"/>
          </w:rPr>
          <w:t>, and placed it</w:t>
        </w:r>
      </w:ins>
      <w:ins w:id="415" w:author="detbenton1991@gmail.com" w:date="2025-06-17T19:32:00Z" w16du:dateUtc="2025-06-18T00:32:00Z">
        <w:r w:rsidR="00BE628D">
          <w:rPr>
            <w:rFonts w:ascii="Times New Roman" w:hAnsi="Times New Roman" w:cs="Times New Roman"/>
          </w:rPr>
          <w:t xml:space="preserve"> into one of the boxes (e.g., the </w:t>
        </w:r>
      </w:ins>
      <w:ins w:id="416" w:author="detbenton1991@gmail.com" w:date="2025-06-17T19:36:00Z" w16du:dateUtc="2025-06-18T00:36:00Z">
        <w:r w:rsidR="00BE628D">
          <w:rPr>
            <w:rFonts w:ascii="Times New Roman" w:hAnsi="Times New Roman" w:cs="Times New Roman"/>
          </w:rPr>
          <w:t>green</w:t>
        </w:r>
      </w:ins>
      <w:ins w:id="417" w:author="detbenton1991@gmail.com" w:date="2025-06-17T19:32:00Z" w16du:dateUtc="2025-06-18T00:32:00Z">
        <w:r w:rsidR="00BE628D">
          <w:rPr>
            <w:rFonts w:ascii="Times New Roman" w:hAnsi="Times New Roman" w:cs="Times New Roman"/>
          </w:rPr>
          <w:t xml:space="preserve"> box).</w:t>
        </w:r>
      </w:ins>
      <w:ins w:id="418" w:author="detbenton1991@gmail.com" w:date="2025-06-17T19:30:00Z" w16du:dateUtc="2025-06-18T00:30:00Z">
        <w:r w:rsidR="00BE628D">
          <w:rPr>
            <w:rFonts w:ascii="Times New Roman" w:hAnsi="Times New Roman" w:cs="Times New Roman"/>
          </w:rPr>
          <w:t xml:space="preserve"> </w:t>
        </w:r>
      </w:ins>
      <w:ins w:id="419" w:author="detbenton1991@gmail.com" w:date="2025-06-17T19:37:00Z" w16du:dateUtc="2025-06-18T00:37:00Z">
        <w:r w:rsidR="00C34E71">
          <w:rPr>
            <w:rFonts w:ascii="Times New Roman" w:hAnsi="Times New Roman" w:cs="Times New Roman"/>
          </w:rPr>
          <w:t>The actor</w:t>
        </w:r>
      </w:ins>
      <w:ins w:id="420" w:author="detbenton1991@gmail.com" w:date="2025-06-17T19:38:00Z" w16du:dateUtc="2025-06-18T00:38:00Z">
        <w:r w:rsidR="00C34E71">
          <w:rPr>
            <w:rFonts w:ascii="Times New Roman" w:hAnsi="Times New Roman" w:cs="Times New Roman"/>
          </w:rPr>
          <w:t xml:space="preserve">’s visual access to the </w:t>
        </w:r>
      </w:ins>
      <w:ins w:id="421" w:author="detbenton1991@gmail.com" w:date="2025-06-17T19:39:00Z" w16du:dateUtc="2025-06-18T00:39:00Z">
        <w:r w:rsidR="00EE5680">
          <w:rPr>
            <w:rFonts w:ascii="Times New Roman" w:hAnsi="Times New Roman" w:cs="Times New Roman"/>
          </w:rPr>
          <w:t xml:space="preserve">contents on the stage was then removed for several seconds, after which the actor returned and reached into the green box (as if to retrieve the toy). </w:t>
        </w:r>
      </w:ins>
      <w:ins w:id="422" w:author="detbenton1991@gmail.com" w:date="2025-06-17T19:41:00Z" w16du:dateUtc="2025-06-18T00:41:00Z">
        <w:r w:rsidR="00EE5680">
          <w:rPr>
            <w:rFonts w:ascii="Times New Roman" w:hAnsi="Times New Roman" w:cs="Times New Roman"/>
          </w:rPr>
          <w:t xml:space="preserve">These trials established that the actor desired the toy. </w:t>
        </w:r>
      </w:ins>
      <w:ins w:id="423" w:author="detbenton1991@gmail.com" w:date="2025-06-17T22:00:00Z" w16du:dateUtc="2025-06-18T03:00:00Z">
        <w:r w:rsidR="00EE2414">
          <w:rPr>
            <w:rFonts w:ascii="Times New Roman" w:hAnsi="Times New Roman" w:cs="Times New Roman"/>
          </w:rPr>
          <w:t>The experimenter then manipulated whether the actor held a true or false belief. In the true-belief condition, the actor watched as the toy was moved from the green box to the yellow bo</w:t>
        </w:r>
      </w:ins>
      <w:ins w:id="424" w:author="detbenton1991@gmail.com" w:date="2025-06-17T22:01:00Z" w16du:dateUtc="2025-06-18T03:01:00Z">
        <w:r w:rsidR="00EE2414">
          <w:rPr>
            <w:rFonts w:ascii="Times New Roman" w:hAnsi="Times New Roman" w:cs="Times New Roman"/>
          </w:rPr>
          <w:t xml:space="preserve">x. </w:t>
        </w:r>
      </w:ins>
      <w:ins w:id="425" w:author="Benton, Deon" w:date="2025-06-19T12:08:00Z" w16du:dateUtc="2025-06-19T17:08:00Z">
        <w:r w:rsidR="00EA0325">
          <w:rPr>
            <w:rFonts w:ascii="Times New Roman" w:hAnsi="Times New Roman" w:cs="Times New Roman"/>
          </w:rPr>
          <w:t xml:space="preserve">In the false-belief condition, the actor again watched the toy </w:t>
        </w:r>
      </w:ins>
      <w:ins w:id="426" w:author="Benton, Deon" w:date="2025-06-19T12:10:00Z" w16du:dateUtc="2025-06-19T17:10:00Z">
        <w:r w:rsidR="00590B37">
          <w:rPr>
            <w:rFonts w:ascii="Times New Roman" w:hAnsi="Times New Roman" w:cs="Times New Roman"/>
          </w:rPr>
          <w:t>move from the g</w:t>
        </w:r>
      </w:ins>
      <w:ins w:id="427" w:author="Benton, Deon" w:date="2025-06-19T12:11:00Z" w16du:dateUtc="2025-06-19T17:11:00Z">
        <w:r w:rsidR="00590B37">
          <w:rPr>
            <w:rFonts w:ascii="Times New Roman" w:hAnsi="Times New Roman" w:cs="Times New Roman"/>
          </w:rPr>
          <w:t>reen box to the yellow box.</w:t>
        </w:r>
      </w:ins>
      <w:ins w:id="428" w:author="Benton, Deon" w:date="2025-06-19T12:23:00Z" w16du:dateUtc="2025-06-19T17:23:00Z">
        <w:r w:rsidR="006524E0">
          <w:rPr>
            <w:rFonts w:ascii="Times New Roman" w:hAnsi="Times New Roman" w:cs="Times New Roman"/>
          </w:rPr>
          <w:t xml:space="preserve"> The actor then moved from view behind the back wall, at which</w:t>
        </w:r>
      </w:ins>
      <w:ins w:id="429" w:author="Benton, Deon" w:date="2025-06-19T12:32:00Z" w16du:dateUtc="2025-06-19T17:32:00Z">
        <w:r w:rsidR="007B697A">
          <w:rPr>
            <w:rFonts w:ascii="Times New Roman" w:hAnsi="Times New Roman" w:cs="Times New Roman"/>
          </w:rPr>
          <w:t xml:space="preserve"> point</w:t>
        </w:r>
      </w:ins>
      <w:ins w:id="430" w:author="Benton, Deon" w:date="2025-06-19T12:23:00Z" w16du:dateUtc="2025-06-19T17:23:00Z">
        <w:r w:rsidR="006524E0">
          <w:rPr>
            <w:rFonts w:ascii="Times New Roman" w:hAnsi="Times New Roman" w:cs="Times New Roman"/>
          </w:rPr>
          <w:t xml:space="preserve"> </w:t>
        </w:r>
      </w:ins>
      <w:ins w:id="431" w:author="Benton, Deon" w:date="2025-06-19T12:14:00Z" w16du:dateUtc="2025-06-19T17:14:00Z">
        <w:r w:rsidR="007409C9">
          <w:rPr>
            <w:rFonts w:ascii="Times New Roman" w:hAnsi="Times New Roman" w:cs="Times New Roman"/>
          </w:rPr>
          <w:t>the toy was moved back to the green box.</w:t>
        </w:r>
      </w:ins>
      <w:ins w:id="432" w:author="Benton, Deon" w:date="2025-06-19T12:23:00Z" w16du:dateUtc="2025-06-19T17:23:00Z">
        <w:r w:rsidR="006524E0">
          <w:rPr>
            <w:rFonts w:ascii="Times New Roman" w:hAnsi="Times New Roman" w:cs="Times New Roman"/>
          </w:rPr>
          <w:t xml:space="preserve"> Thus, the actor held a false belief that the toy was in the ye</w:t>
        </w:r>
      </w:ins>
      <w:ins w:id="433" w:author="Benton, Deon" w:date="2025-06-19T12:24:00Z" w16du:dateUtc="2025-06-19T17:24:00Z">
        <w:r w:rsidR="006524E0">
          <w:rPr>
            <w:rFonts w:ascii="Times New Roman" w:hAnsi="Times New Roman" w:cs="Times New Roman"/>
          </w:rPr>
          <w:t>llow box.</w:t>
        </w:r>
      </w:ins>
      <w:ins w:id="434" w:author="Benton, Deon" w:date="2025-06-19T12:14:00Z" w16du:dateUtc="2025-06-19T17:14:00Z">
        <w:r w:rsidR="007409C9">
          <w:rPr>
            <w:rFonts w:ascii="Times New Roman" w:hAnsi="Times New Roman" w:cs="Times New Roman"/>
          </w:rPr>
          <w:t xml:space="preserve"> </w:t>
        </w:r>
      </w:ins>
      <w:ins w:id="435" w:author="Benton, Deon" w:date="2025-06-19T12:24:00Z" w16du:dateUtc="2025-06-19T17:24:00Z">
        <w:r w:rsidR="00C41F7A">
          <w:rPr>
            <w:rFonts w:ascii="Times New Roman" w:hAnsi="Times New Roman" w:cs="Times New Roman"/>
          </w:rPr>
          <w:t>The authors found that infants looked longer when the actor reached in the green</w:t>
        </w:r>
      </w:ins>
      <w:ins w:id="436" w:author="Benton, Deon" w:date="2025-06-19T12:25:00Z" w16du:dateUtc="2025-06-19T17:25:00Z">
        <w:r w:rsidR="00C41F7A">
          <w:rPr>
            <w:rFonts w:ascii="Times New Roman" w:hAnsi="Times New Roman" w:cs="Times New Roman"/>
          </w:rPr>
          <w:t xml:space="preserve"> box than when</w:t>
        </w:r>
      </w:ins>
      <w:ins w:id="437" w:author="Benton, Deon" w:date="2025-06-19T12:42:00Z" w16du:dateUtc="2025-06-19T17:42:00Z">
        <w:r w:rsidR="005B2900">
          <w:rPr>
            <w:rFonts w:ascii="Times New Roman" w:hAnsi="Times New Roman" w:cs="Times New Roman"/>
          </w:rPr>
          <w:t xml:space="preserve"> it</w:t>
        </w:r>
      </w:ins>
      <w:ins w:id="438" w:author="Benton, Deon" w:date="2025-06-19T12:26:00Z" w16du:dateUtc="2025-06-19T17:26:00Z">
        <w:r w:rsidR="00C41F7A">
          <w:rPr>
            <w:rFonts w:ascii="Times New Roman" w:hAnsi="Times New Roman" w:cs="Times New Roman"/>
          </w:rPr>
          <w:t xml:space="preserve"> reached in the yellow box if </w:t>
        </w:r>
      </w:ins>
      <w:ins w:id="439" w:author="Benton, Deon" w:date="2025-06-19T12:42:00Z" w16du:dateUtc="2025-06-19T17:42:00Z">
        <w:r w:rsidR="008F3601">
          <w:rPr>
            <w:rFonts w:ascii="Times New Roman" w:hAnsi="Times New Roman" w:cs="Times New Roman"/>
          </w:rPr>
          <w:t>it</w:t>
        </w:r>
      </w:ins>
      <w:ins w:id="440" w:author="Benton, Deon" w:date="2025-06-19T12:26:00Z" w16du:dateUtc="2025-06-19T17:26:00Z">
        <w:r w:rsidR="00C41F7A">
          <w:rPr>
            <w:rFonts w:ascii="Times New Roman" w:hAnsi="Times New Roman" w:cs="Times New Roman"/>
          </w:rPr>
          <w:t xml:space="preserve"> held a </w:t>
        </w:r>
      </w:ins>
      <w:ins w:id="441" w:author="Benton, Deon" w:date="2025-06-19T12:27:00Z" w16du:dateUtc="2025-06-19T17:27:00Z">
        <w:r w:rsidR="005D109D">
          <w:rPr>
            <w:rFonts w:ascii="Times New Roman" w:hAnsi="Times New Roman" w:cs="Times New Roman"/>
          </w:rPr>
          <w:t>true</w:t>
        </w:r>
      </w:ins>
      <w:ins w:id="442" w:author="Benton, Deon" w:date="2025-06-19T12:26:00Z" w16du:dateUtc="2025-06-19T17:26:00Z">
        <w:r w:rsidR="00C41F7A">
          <w:rPr>
            <w:rFonts w:ascii="Times New Roman" w:hAnsi="Times New Roman" w:cs="Times New Roman"/>
          </w:rPr>
          <w:t xml:space="preserve"> belief about the toy’s location. </w:t>
        </w:r>
      </w:ins>
      <w:ins w:id="443" w:author="Benton, Deon" w:date="2025-06-19T12:29:00Z" w16du:dateUtc="2025-06-19T17:29:00Z">
        <w:r w:rsidR="00523624">
          <w:rPr>
            <w:rFonts w:ascii="Times New Roman" w:hAnsi="Times New Roman" w:cs="Times New Roman"/>
          </w:rPr>
          <w:t>Infants showed this same pattern of looking when the actor held a false belief. Onishi and Baillargeon (2005) interpreted these results to mean that infant</w:t>
        </w:r>
      </w:ins>
      <w:ins w:id="444" w:author="Benton, Deon" w:date="2025-06-19T12:34:00Z" w16du:dateUtc="2025-06-19T17:34:00Z">
        <w:r w:rsidR="00752CFE">
          <w:rPr>
            <w:rFonts w:ascii="Times New Roman" w:hAnsi="Times New Roman" w:cs="Times New Roman"/>
          </w:rPr>
          <w:t>s</w:t>
        </w:r>
      </w:ins>
      <w:ins w:id="445" w:author="Benton, Deon" w:date="2025-06-19T12:29:00Z" w16du:dateUtc="2025-06-19T17:29:00Z">
        <w:r w:rsidR="00523624">
          <w:rPr>
            <w:rFonts w:ascii="Times New Roman" w:hAnsi="Times New Roman" w:cs="Times New Roman"/>
          </w:rPr>
          <w:t xml:space="preserve"> understand</w:t>
        </w:r>
      </w:ins>
      <w:ins w:id="446" w:author="Benton, Deon" w:date="2025-06-19T12:33:00Z" w16du:dateUtc="2025-06-19T17:33:00Z">
        <w:r w:rsidR="006F5BF5">
          <w:rPr>
            <w:rFonts w:ascii="Times New Roman" w:hAnsi="Times New Roman" w:cs="Times New Roman"/>
          </w:rPr>
          <w:t xml:space="preserve"> that</w:t>
        </w:r>
      </w:ins>
      <w:ins w:id="447" w:author="Benton, Deon" w:date="2025-06-19T12:29:00Z" w16du:dateUtc="2025-06-19T17:29:00Z">
        <w:r w:rsidR="00523624">
          <w:rPr>
            <w:rFonts w:ascii="Times New Roman" w:hAnsi="Times New Roman" w:cs="Times New Roman"/>
          </w:rPr>
          <w:t xml:space="preserve"> </w:t>
        </w:r>
      </w:ins>
      <w:ins w:id="448" w:author="Benton, Deon" w:date="2025-06-19T12:30:00Z" w16du:dateUtc="2025-06-19T17:30:00Z">
        <w:r w:rsidR="00523624">
          <w:rPr>
            <w:rFonts w:ascii="Times New Roman" w:hAnsi="Times New Roman" w:cs="Times New Roman"/>
          </w:rPr>
          <w:t xml:space="preserve">people act in accordance with their beliefs and that they may possess </w:t>
        </w:r>
        <w:r w:rsidR="007B697A">
          <w:rPr>
            <w:rFonts w:ascii="Times New Roman" w:hAnsi="Times New Roman" w:cs="Times New Roman"/>
          </w:rPr>
          <w:t xml:space="preserve">beliefs that are inconsistent with reality. </w:t>
        </w:r>
      </w:ins>
    </w:p>
    <w:p w14:paraId="32DF7329" w14:textId="4EA70407" w:rsidR="007B697A" w:rsidRDefault="003868F5" w:rsidP="00FF7075">
      <w:pPr>
        <w:spacing w:line="480" w:lineRule="auto"/>
        <w:ind w:firstLine="720"/>
        <w:contextualSpacing/>
        <w:rPr>
          <w:ins w:id="449" w:author="detbenton1991@gmail.com" w:date="2025-06-19T17:48:00Z" w16du:dateUtc="2025-06-19T22:48:00Z"/>
          <w:rFonts w:ascii="Times New Roman" w:hAnsi="Times New Roman" w:cs="Times New Roman"/>
        </w:rPr>
      </w:pPr>
      <w:ins w:id="450" w:author="Benton, Deon" w:date="2025-06-19T12:52:00Z" w16du:dateUtc="2025-06-19T17:52:00Z">
        <w:r>
          <w:rPr>
            <w:rFonts w:ascii="Times New Roman" w:hAnsi="Times New Roman" w:cs="Times New Roman"/>
          </w:rPr>
          <w:t>Perner and Ruffman (2005)</w:t>
        </w:r>
      </w:ins>
      <w:ins w:id="451" w:author="Benton, Deon" w:date="2025-06-19T13:06:00Z" w16du:dateUtc="2025-06-19T18:06:00Z">
        <w:r w:rsidR="0092101F">
          <w:rPr>
            <w:rFonts w:ascii="Times New Roman" w:hAnsi="Times New Roman" w:cs="Times New Roman"/>
          </w:rPr>
          <w:t xml:space="preserve"> challenged this interpretation by arguing</w:t>
        </w:r>
      </w:ins>
      <w:ins w:id="452" w:author="Benton, Deon" w:date="2025-06-19T12:48:00Z" w16du:dateUtc="2025-06-19T17:48:00Z">
        <w:r w:rsidR="001A36CD">
          <w:rPr>
            <w:rFonts w:ascii="Times New Roman" w:hAnsi="Times New Roman" w:cs="Times New Roman"/>
          </w:rPr>
          <w:t xml:space="preserve"> that infants’ responses to the test events may be based on learned associations</w:t>
        </w:r>
      </w:ins>
      <w:ins w:id="453" w:author="Benton, Deon" w:date="2025-06-19T12:49:00Z" w16du:dateUtc="2025-06-19T17:49:00Z">
        <w:r w:rsidR="00CB049D">
          <w:rPr>
            <w:rFonts w:ascii="Times New Roman" w:hAnsi="Times New Roman" w:cs="Times New Roman"/>
          </w:rPr>
          <w:t xml:space="preserve"> rather than </w:t>
        </w:r>
      </w:ins>
      <w:ins w:id="454" w:author="Benton, Deon" w:date="2025-06-19T13:07:00Z" w16du:dateUtc="2025-06-19T18:07:00Z">
        <w:r w:rsidR="0092101F">
          <w:rPr>
            <w:rFonts w:ascii="Times New Roman" w:hAnsi="Times New Roman" w:cs="Times New Roman"/>
          </w:rPr>
          <w:t>an understanding of others’ mental states</w:t>
        </w:r>
      </w:ins>
      <w:ins w:id="455" w:author="Benton, Deon" w:date="2025-06-19T12:48:00Z" w16du:dateUtc="2025-06-19T17:48:00Z">
        <w:r w:rsidR="001A36CD">
          <w:rPr>
            <w:rFonts w:ascii="Times New Roman" w:hAnsi="Times New Roman" w:cs="Times New Roman"/>
          </w:rPr>
          <w:t xml:space="preserve">. </w:t>
        </w:r>
      </w:ins>
      <w:ins w:id="456" w:author="Benton, Deon" w:date="2025-06-19T12:53:00Z" w16du:dateUtc="2025-06-19T17:53:00Z">
        <w:r>
          <w:rPr>
            <w:rFonts w:ascii="Times New Roman" w:hAnsi="Times New Roman" w:cs="Times New Roman"/>
          </w:rPr>
          <w:t>These authors specifically argued</w:t>
        </w:r>
      </w:ins>
      <w:ins w:id="457" w:author="Benton, Deon" w:date="2025-06-19T12:48:00Z" w16du:dateUtc="2025-06-19T17:48:00Z">
        <w:r w:rsidR="001A36CD">
          <w:rPr>
            <w:rFonts w:ascii="Times New Roman" w:hAnsi="Times New Roman" w:cs="Times New Roman"/>
          </w:rPr>
          <w:t xml:space="preserve"> that</w:t>
        </w:r>
      </w:ins>
      <w:ins w:id="458" w:author="Benton, Deon" w:date="2025-06-19T12:50:00Z" w16du:dateUtc="2025-06-19T17:50:00Z">
        <w:r w:rsidR="0024322C">
          <w:rPr>
            <w:rFonts w:ascii="Times New Roman" w:hAnsi="Times New Roman" w:cs="Times New Roman"/>
          </w:rPr>
          <w:t xml:space="preserve"> infants’ looking behaviors during the test events </w:t>
        </w:r>
      </w:ins>
      <w:ins w:id="459" w:author="Benton, Deon" w:date="2025-06-19T13:02:00Z" w16du:dateUtc="2025-06-19T18:02:00Z">
        <w:r w:rsidR="007C077F">
          <w:rPr>
            <w:rFonts w:ascii="Times New Roman" w:hAnsi="Times New Roman" w:cs="Times New Roman"/>
          </w:rPr>
          <w:t xml:space="preserve">in Onishi and Baillargeon (2005) </w:t>
        </w:r>
      </w:ins>
      <w:ins w:id="460" w:author="Benton, Deon" w:date="2025-06-19T12:53:00Z" w16du:dateUtc="2025-06-19T17:53:00Z">
        <w:r>
          <w:rPr>
            <w:rFonts w:ascii="Times New Roman" w:hAnsi="Times New Roman" w:cs="Times New Roman"/>
          </w:rPr>
          <w:t>reflected</w:t>
        </w:r>
      </w:ins>
      <w:ins w:id="461" w:author="Benton, Deon" w:date="2025-06-19T12:50:00Z" w16du:dateUtc="2025-06-19T17:50:00Z">
        <w:r w:rsidR="0024322C">
          <w:rPr>
            <w:rFonts w:ascii="Times New Roman" w:hAnsi="Times New Roman" w:cs="Times New Roman"/>
          </w:rPr>
          <w:t xml:space="preserve"> </w:t>
        </w:r>
      </w:ins>
      <w:ins w:id="462" w:author="Benton, Deon" w:date="2025-06-19T12:51:00Z" w16du:dateUtc="2025-06-19T17:51:00Z">
        <w:r>
          <w:rPr>
            <w:rFonts w:ascii="Times New Roman" w:hAnsi="Times New Roman" w:cs="Times New Roman"/>
          </w:rPr>
          <w:t>tripartite</w:t>
        </w:r>
      </w:ins>
      <w:ins w:id="463" w:author="Benton, Deon" w:date="2025-06-19T12:50:00Z" w16du:dateUtc="2025-06-19T17:50:00Z">
        <w:r w:rsidR="0024322C">
          <w:rPr>
            <w:rFonts w:ascii="Times New Roman" w:hAnsi="Times New Roman" w:cs="Times New Roman"/>
          </w:rPr>
          <w:t xml:space="preserve"> associations that </w:t>
        </w:r>
      </w:ins>
      <w:ins w:id="464" w:author="Benton, Deon" w:date="2025-06-19T13:02:00Z" w16du:dateUtc="2025-06-19T18:02:00Z">
        <w:r w:rsidR="009B27AA">
          <w:rPr>
            <w:rFonts w:ascii="Times New Roman" w:hAnsi="Times New Roman" w:cs="Times New Roman"/>
          </w:rPr>
          <w:t xml:space="preserve">were </w:t>
        </w:r>
      </w:ins>
      <w:ins w:id="465" w:author="Benton, Deon" w:date="2025-06-20T10:41:00Z" w16du:dateUtc="2025-06-20T15:41:00Z">
        <w:r w:rsidR="0034473E">
          <w:rPr>
            <w:rFonts w:ascii="Times New Roman" w:hAnsi="Times New Roman" w:cs="Times New Roman"/>
          </w:rPr>
          <w:t>forme</w:t>
        </w:r>
      </w:ins>
      <w:ins w:id="466" w:author="Benton, Deon" w:date="2025-06-19T13:02:00Z" w16du:dateUtc="2025-06-19T18:02:00Z">
        <w:r w:rsidR="009B27AA">
          <w:rPr>
            <w:rFonts w:ascii="Times New Roman" w:hAnsi="Times New Roman" w:cs="Times New Roman"/>
          </w:rPr>
          <w:t>d</w:t>
        </w:r>
      </w:ins>
      <w:ins w:id="467" w:author="Benton, Deon" w:date="2025-06-19T12:50:00Z" w16du:dateUtc="2025-06-19T17:50:00Z">
        <w:r w:rsidR="0024322C">
          <w:rPr>
            <w:rFonts w:ascii="Times New Roman" w:hAnsi="Times New Roman" w:cs="Times New Roman"/>
          </w:rPr>
          <w:t xml:space="preserve"> during the familiarization and belief-induction phases. </w:t>
        </w:r>
      </w:ins>
      <w:ins w:id="468" w:author="Benton, Deon" w:date="2025-06-19T12:53:00Z" w16du:dateUtc="2025-06-19T17:53:00Z">
        <w:r w:rsidR="008C3083">
          <w:rPr>
            <w:rFonts w:ascii="Times New Roman" w:hAnsi="Times New Roman" w:cs="Times New Roman"/>
          </w:rPr>
          <w:t xml:space="preserve">For instance, </w:t>
        </w:r>
      </w:ins>
      <w:ins w:id="469" w:author="Benton, Deon" w:date="2025-06-19T13:04:00Z" w16du:dateUtc="2025-06-19T18:04:00Z">
        <w:r w:rsidR="005E1E69">
          <w:rPr>
            <w:rFonts w:ascii="Times New Roman" w:hAnsi="Times New Roman" w:cs="Times New Roman"/>
          </w:rPr>
          <w:t xml:space="preserve">seeing the toy </w:t>
        </w:r>
      </w:ins>
      <w:ins w:id="470" w:author="Benton, Deon" w:date="2025-06-20T10:41:00Z" w16du:dateUtc="2025-06-20T15:41:00Z">
        <w:r w:rsidR="00310B37">
          <w:rPr>
            <w:rFonts w:ascii="Times New Roman" w:hAnsi="Times New Roman" w:cs="Times New Roman"/>
          </w:rPr>
          <w:t>move from the green box to the</w:t>
        </w:r>
      </w:ins>
      <w:ins w:id="471" w:author="Benton, Deon" w:date="2025-06-19T13:05:00Z" w16du:dateUtc="2025-06-19T18:05:00Z">
        <w:r w:rsidR="005E1E69">
          <w:rPr>
            <w:rFonts w:ascii="Times New Roman" w:hAnsi="Times New Roman" w:cs="Times New Roman"/>
          </w:rPr>
          <w:t xml:space="preserve"> yellow box</w:t>
        </w:r>
      </w:ins>
      <w:ins w:id="472" w:author="Benton, Deon" w:date="2025-06-19T12:54:00Z" w16du:dateUtc="2025-06-19T17:54:00Z">
        <w:r w:rsidR="008C3083">
          <w:rPr>
            <w:rFonts w:ascii="Times New Roman" w:hAnsi="Times New Roman" w:cs="Times New Roman"/>
          </w:rPr>
          <w:t xml:space="preserve"> in the presence of the actor in both </w:t>
        </w:r>
      </w:ins>
      <w:ins w:id="473" w:author="Benton, Deon" w:date="2025-06-19T12:56:00Z" w16du:dateUtc="2025-06-19T17:56:00Z">
        <w:r w:rsidR="00847C7B">
          <w:rPr>
            <w:rFonts w:ascii="Times New Roman" w:hAnsi="Times New Roman" w:cs="Times New Roman"/>
          </w:rPr>
          <w:t xml:space="preserve">belief </w:t>
        </w:r>
      </w:ins>
      <w:ins w:id="474" w:author="Benton, Deon" w:date="2025-06-19T12:55:00Z" w16du:dateUtc="2025-06-19T17:55:00Z">
        <w:r w:rsidR="008C3083">
          <w:rPr>
            <w:rFonts w:ascii="Times New Roman" w:hAnsi="Times New Roman" w:cs="Times New Roman"/>
          </w:rPr>
          <w:t>conditions</w:t>
        </w:r>
        <w:r w:rsidR="00847C7B">
          <w:rPr>
            <w:rFonts w:ascii="Times New Roman" w:hAnsi="Times New Roman" w:cs="Times New Roman"/>
          </w:rPr>
          <w:t xml:space="preserve"> could have </w:t>
        </w:r>
      </w:ins>
      <w:ins w:id="475" w:author="Benton, Deon" w:date="2025-06-20T10:42:00Z" w16du:dateUtc="2025-06-20T15:42:00Z">
        <w:r w:rsidR="00310B37">
          <w:rPr>
            <w:rFonts w:ascii="Times New Roman" w:hAnsi="Times New Roman" w:cs="Times New Roman"/>
          </w:rPr>
          <w:t>led infants to form a</w:t>
        </w:r>
      </w:ins>
      <w:ins w:id="476" w:author="Benton, Deon" w:date="2025-06-19T13:05:00Z" w16du:dateUtc="2025-06-19T18:05:00Z">
        <w:r w:rsidR="005E1E69">
          <w:rPr>
            <w:rFonts w:ascii="Times New Roman" w:hAnsi="Times New Roman" w:cs="Times New Roman"/>
          </w:rPr>
          <w:t xml:space="preserve"> simple actor-toy-yellow-box association. </w:t>
        </w:r>
      </w:ins>
      <w:ins w:id="477" w:author="Benton, Deon" w:date="2025-06-19T12:57:00Z" w16du:dateUtc="2025-06-19T17:57:00Z">
        <w:r w:rsidR="00847C7B">
          <w:rPr>
            <w:rFonts w:ascii="Times New Roman" w:hAnsi="Times New Roman" w:cs="Times New Roman"/>
          </w:rPr>
          <w:t xml:space="preserve">A consequence of such an association is that events that are consistent with </w:t>
        </w:r>
      </w:ins>
      <w:ins w:id="478" w:author="Benton, Deon" w:date="2025-06-19T12:58:00Z" w16du:dateUtc="2025-06-19T17:58:00Z">
        <w:r w:rsidR="00847C7B">
          <w:rPr>
            <w:rFonts w:ascii="Times New Roman" w:hAnsi="Times New Roman" w:cs="Times New Roman"/>
          </w:rPr>
          <w:t>it</w:t>
        </w:r>
      </w:ins>
      <w:ins w:id="479" w:author="Benton, Deon" w:date="2025-06-19T12:57:00Z" w16du:dateUtc="2025-06-19T17:57:00Z">
        <w:r w:rsidR="00847C7B">
          <w:rPr>
            <w:rFonts w:ascii="Times New Roman" w:hAnsi="Times New Roman" w:cs="Times New Roman"/>
          </w:rPr>
          <w:t xml:space="preserve">—such as the test event in which the actor </w:t>
        </w:r>
        <w:r w:rsidR="00847C7B">
          <w:rPr>
            <w:rFonts w:ascii="Times New Roman" w:hAnsi="Times New Roman" w:cs="Times New Roman"/>
          </w:rPr>
          <w:lastRenderedPageBreak/>
          <w:t>retrieves the toy from the yellow box—</w:t>
        </w:r>
      </w:ins>
      <w:ins w:id="480" w:author="Benton, Deon" w:date="2025-06-19T12:59:00Z" w16du:dateUtc="2025-06-19T17:59:00Z">
        <w:r w:rsidR="000F1A90">
          <w:rPr>
            <w:rFonts w:ascii="Times New Roman" w:hAnsi="Times New Roman" w:cs="Times New Roman"/>
          </w:rPr>
          <w:t>should lead to</w:t>
        </w:r>
      </w:ins>
      <w:ins w:id="481" w:author="Benton, Deon" w:date="2025-06-19T13:06:00Z" w16du:dateUtc="2025-06-19T18:06:00Z">
        <w:r w:rsidR="005E1E69">
          <w:rPr>
            <w:rFonts w:ascii="Times New Roman" w:hAnsi="Times New Roman" w:cs="Times New Roman"/>
          </w:rPr>
          <w:t xml:space="preserve"> little (or</w:t>
        </w:r>
      </w:ins>
      <w:ins w:id="482" w:author="Benton, Deon" w:date="2025-06-19T12:59:00Z" w16du:dateUtc="2025-06-19T17:59:00Z">
        <w:r w:rsidR="000F1A90">
          <w:rPr>
            <w:rFonts w:ascii="Times New Roman" w:hAnsi="Times New Roman" w:cs="Times New Roman"/>
          </w:rPr>
          <w:t xml:space="preserve"> no</w:t>
        </w:r>
      </w:ins>
      <w:ins w:id="483" w:author="Benton, Deon" w:date="2025-06-19T13:06:00Z" w16du:dateUtc="2025-06-19T18:06:00Z">
        <w:r w:rsidR="005E1E69">
          <w:rPr>
            <w:rFonts w:ascii="Times New Roman" w:hAnsi="Times New Roman" w:cs="Times New Roman"/>
          </w:rPr>
          <w:t>)</w:t>
        </w:r>
      </w:ins>
      <w:ins w:id="484" w:author="Benton, Deon" w:date="2025-06-19T12:59:00Z" w16du:dateUtc="2025-06-19T17:59:00Z">
        <w:r w:rsidR="000F1A90">
          <w:rPr>
            <w:rFonts w:ascii="Times New Roman" w:hAnsi="Times New Roman" w:cs="Times New Roman"/>
          </w:rPr>
          <w:t xml:space="preserve"> increase in looking</w:t>
        </w:r>
      </w:ins>
      <w:ins w:id="485" w:author="Benton, Deon" w:date="2025-06-19T12:58:00Z" w16du:dateUtc="2025-06-19T17:58:00Z">
        <w:r w:rsidR="000F1A90">
          <w:rPr>
            <w:rFonts w:ascii="Times New Roman" w:hAnsi="Times New Roman" w:cs="Times New Roman"/>
          </w:rPr>
          <w:t xml:space="preserve">, whereas events that are inconsistent with the established association—such as the test events in which the actor retrieves the toy from the green box—should </w:t>
        </w:r>
      </w:ins>
      <w:ins w:id="486" w:author="Benton, Deon" w:date="2025-06-19T12:59:00Z" w16du:dateUtc="2025-06-19T17:59:00Z">
        <w:r w:rsidR="000F1A90">
          <w:rPr>
            <w:rFonts w:ascii="Times New Roman" w:hAnsi="Times New Roman" w:cs="Times New Roman"/>
          </w:rPr>
          <w:t>lead to an increase in looking</w:t>
        </w:r>
      </w:ins>
      <w:ins w:id="487" w:author="Benton, Deon" w:date="2025-06-19T12:57:00Z" w16du:dateUtc="2025-06-19T17:57:00Z">
        <w:r w:rsidR="00847C7B">
          <w:rPr>
            <w:rFonts w:ascii="Times New Roman" w:hAnsi="Times New Roman" w:cs="Times New Roman"/>
          </w:rPr>
          <w:t>.</w:t>
        </w:r>
      </w:ins>
      <w:ins w:id="488" w:author="Benton, Deon" w:date="2025-06-19T12:59:00Z" w16du:dateUtc="2025-06-19T17:59:00Z">
        <w:r w:rsidR="000F1A90">
          <w:rPr>
            <w:rFonts w:ascii="Times New Roman" w:hAnsi="Times New Roman" w:cs="Times New Roman"/>
          </w:rPr>
          <w:t xml:space="preserve"> Critically, infants’ look</w:t>
        </w:r>
      </w:ins>
      <w:ins w:id="489" w:author="Benton, Deon" w:date="2025-06-19T13:00:00Z" w16du:dateUtc="2025-06-19T18:00:00Z">
        <w:r w:rsidR="000F1A90">
          <w:rPr>
            <w:rFonts w:ascii="Times New Roman" w:hAnsi="Times New Roman" w:cs="Times New Roman"/>
          </w:rPr>
          <w:t>ing behaviors in Onishi and Baillargeon’s study</w:t>
        </w:r>
        <w:r w:rsidR="00A80248">
          <w:rPr>
            <w:rFonts w:ascii="Times New Roman" w:hAnsi="Times New Roman" w:cs="Times New Roman"/>
          </w:rPr>
          <w:t xml:space="preserve"> can be explained by</w:t>
        </w:r>
      </w:ins>
      <w:ins w:id="490" w:author="Benton, Deon" w:date="2025-06-20T10:43:00Z" w16du:dateUtc="2025-06-20T15:43:00Z">
        <w:r w:rsidR="00780197">
          <w:rPr>
            <w:rFonts w:ascii="Times New Roman" w:hAnsi="Times New Roman" w:cs="Times New Roman"/>
          </w:rPr>
          <w:t xml:space="preserve"> simple associative learning </w:t>
        </w:r>
      </w:ins>
      <w:ins w:id="491" w:author="Benton, Deon" w:date="2025-06-19T13:00:00Z" w16du:dateUtc="2025-06-19T18:00:00Z">
        <w:r w:rsidR="00A80248">
          <w:rPr>
            <w:rFonts w:ascii="Times New Roman" w:hAnsi="Times New Roman" w:cs="Times New Roman"/>
          </w:rPr>
          <w:t xml:space="preserve">without </w:t>
        </w:r>
      </w:ins>
      <w:ins w:id="492" w:author="detbenton1991@gmail.com" w:date="2025-06-19T18:18:00Z" w16du:dateUtc="2025-06-19T23:18:00Z">
        <w:r w:rsidR="00450CC0">
          <w:rPr>
            <w:rFonts w:ascii="Times New Roman" w:hAnsi="Times New Roman" w:cs="Times New Roman"/>
          </w:rPr>
          <w:t>recourse to an early emerging</w:t>
        </w:r>
      </w:ins>
      <w:ins w:id="493" w:author="Benton, Deon" w:date="2025-06-19T13:00:00Z" w16du:dateUtc="2025-06-19T18:00:00Z">
        <w:r w:rsidR="00A80248">
          <w:rPr>
            <w:rFonts w:ascii="Times New Roman" w:hAnsi="Times New Roman" w:cs="Times New Roman"/>
          </w:rPr>
          <w:t xml:space="preserve"> understanding of others’ mental states.</w:t>
        </w:r>
      </w:ins>
    </w:p>
    <w:p w14:paraId="55972335" w14:textId="322F796D" w:rsidR="00145AD8" w:rsidDel="0015363E" w:rsidRDefault="006E1791" w:rsidP="005565CD">
      <w:pPr>
        <w:spacing w:line="480" w:lineRule="auto"/>
        <w:ind w:firstLine="720"/>
        <w:contextualSpacing/>
        <w:rPr>
          <w:del w:id="494" w:author="Benton, Deon" w:date="2025-06-23T12:54:00Z" w16du:dateUtc="2025-06-23T17:54:00Z"/>
          <w:rFonts w:ascii="Times New Roman" w:hAnsi="Times New Roman" w:cs="Times New Roman"/>
        </w:rPr>
      </w:pPr>
      <w:ins w:id="495" w:author="detbenton1991@gmail.com" w:date="2025-06-19T17:48:00Z" w16du:dateUtc="2025-06-19T22:48:00Z">
        <w:r>
          <w:rPr>
            <w:rFonts w:ascii="Times New Roman" w:hAnsi="Times New Roman" w:cs="Times New Roman"/>
          </w:rPr>
          <w:t>Similar</w:t>
        </w:r>
      </w:ins>
      <w:ins w:id="496" w:author="detbenton1991@gmail.com" w:date="2025-06-19T17:49:00Z" w16du:dateUtc="2025-06-19T22:49:00Z">
        <w:r>
          <w:rPr>
            <w:rFonts w:ascii="Times New Roman" w:hAnsi="Times New Roman" w:cs="Times New Roman"/>
          </w:rPr>
          <w:t xml:space="preserve"> lean</w:t>
        </w:r>
      </w:ins>
      <w:ins w:id="497" w:author="detbenton1991@gmail.com" w:date="2025-06-19T17:48:00Z" w16du:dateUtc="2025-06-19T22:48:00Z">
        <w:r>
          <w:rPr>
            <w:rFonts w:ascii="Times New Roman" w:hAnsi="Times New Roman" w:cs="Times New Roman"/>
          </w:rPr>
          <w:t xml:space="preserve"> proposals have been </w:t>
        </w:r>
      </w:ins>
      <w:ins w:id="498" w:author="Benton, Deon" w:date="2025-06-20T10:33:00Z" w16du:dateUtc="2025-06-20T15:33:00Z">
        <w:r w:rsidR="0095540A">
          <w:rPr>
            <w:rFonts w:ascii="Times New Roman" w:hAnsi="Times New Roman" w:cs="Times New Roman"/>
          </w:rPr>
          <w:t>applied</w:t>
        </w:r>
      </w:ins>
      <w:ins w:id="499" w:author="detbenton1991@gmail.com" w:date="2025-06-19T17:48:00Z" w16du:dateUtc="2025-06-19T22:48:00Z">
        <w:r>
          <w:rPr>
            <w:rFonts w:ascii="Times New Roman" w:hAnsi="Times New Roman" w:cs="Times New Roman"/>
          </w:rPr>
          <w:t xml:space="preserve"> to explain </w:t>
        </w:r>
      </w:ins>
      <w:ins w:id="500" w:author="detbenton1991@gmail.com" w:date="2025-06-19T17:51:00Z" w16du:dateUtc="2025-06-19T22:51:00Z">
        <w:r>
          <w:rPr>
            <w:rFonts w:ascii="Times New Roman" w:hAnsi="Times New Roman" w:cs="Times New Roman"/>
          </w:rPr>
          <w:t xml:space="preserve">infants’ looking behaviors in </w:t>
        </w:r>
      </w:ins>
      <w:proofErr w:type="spellStart"/>
      <w:ins w:id="501" w:author="detbenton1991@gmail.com" w:date="2025-06-19T17:52:00Z" w16du:dateUtc="2025-06-19T22:52:00Z">
        <w:r>
          <w:rPr>
            <w:rFonts w:ascii="Times New Roman" w:hAnsi="Times New Roman" w:cs="Times New Roman"/>
          </w:rPr>
          <w:t>VoE</w:t>
        </w:r>
        <w:proofErr w:type="spellEnd"/>
        <w:r>
          <w:rPr>
            <w:rFonts w:ascii="Times New Roman" w:hAnsi="Times New Roman" w:cs="Times New Roman"/>
          </w:rPr>
          <w:t xml:space="preserve"> </w:t>
        </w:r>
      </w:ins>
      <w:ins w:id="502" w:author="detbenton1991@gmail.com" w:date="2025-06-19T17:51:00Z" w16du:dateUtc="2025-06-19T22:51:00Z">
        <w:r>
          <w:rPr>
            <w:rFonts w:ascii="Times New Roman" w:hAnsi="Times New Roman" w:cs="Times New Roman"/>
          </w:rPr>
          <w:t xml:space="preserve">studies that </w:t>
        </w:r>
      </w:ins>
      <w:ins w:id="503" w:author="detbenton1991@gmail.com" w:date="2025-06-19T17:52:00Z" w16du:dateUtc="2025-06-19T22:52:00Z">
        <w:r>
          <w:rPr>
            <w:rFonts w:ascii="Times New Roman" w:hAnsi="Times New Roman" w:cs="Times New Roman"/>
          </w:rPr>
          <w:t>test</w:t>
        </w:r>
      </w:ins>
      <w:ins w:id="504" w:author="detbenton1991@gmail.com" w:date="2025-06-19T17:55:00Z" w16du:dateUtc="2025-06-19T22:55:00Z">
        <w:r>
          <w:rPr>
            <w:rFonts w:ascii="Times New Roman" w:hAnsi="Times New Roman" w:cs="Times New Roman"/>
          </w:rPr>
          <w:t xml:space="preserve"> </w:t>
        </w:r>
      </w:ins>
      <w:ins w:id="505" w:author="detbenton1991@gmail.com" w:date="2025-06-19T17:52:00Z" w16du:dateUtc="2025-06-19T22:52:00Z">
        <w:r>
          <w:rPr>
            <w:rFonts w:ascii="Times New Roman" w:hAnsi="Times New Roman" w:cs="Times New Roman"/>
          </w:rPr>
          <w:t xml:space="preserve">for </w:t>
        </w:r>
      </w:ins>
      <w:ins w:id="506" w:author="detbenton1991@gmail.com" w:date="2025-06-19T17:55:00Z" w16du:dateUtc="2025-06-19T22:55:00Z">
        <w:r>
          <w:rPr>
            <w:rFonts w:ascii="Times New Roman" w:hAnsi="Times New Roman" w:cs="Times New Roman"/>
          </w:rPr>
          <w:t>t</w:t>
        </w:r>
      </w:ins>
      <w:ins w:id="507" w:author="Benton, Deon" w:date="2025-06-23T20:58:00Z" w16du:dateUtc="2025-06-24T01:58:00Z">
        <w:r w:rsidR="00300FD4">
          <w:rPr>
            <w:rFonts w:ascii="Times New Roman" w:hAnsi="Times New Roman" w:cs="Times New Roman"/>
          </w:rPr>
          <w:t>other early emerging,</w:t>
        </w:r>
      </w:ins>
      <w:ins w:id="508" w:author="detbenton1991@gmail.com" w:date="2025-06-19T17:52:00Z" w16du:dateUtc="2025-06-19T22:52:00Z">
        <w:r>
          <w:rPr>
            <w:rFonts w:ascii="Times New Roman" w:hAnsi="Times New Roman" w:cs="Times New Roman"/>
          </w:rPr>
          <w:t xml:space="preserve"> </w:t>
        </w:r>
      </w:ins>
      <w:ins w:id="509" w:author="detbenton1991@gmail.com" w:date="2025-06-19T17:55:00Z" w16du:dateUtc="2025-06-19T22:55:00Z">
        <w:r>
          <w:rPr>
            <w:rFonts w:ascii="Times New Roman" w:hAnsi="Times New Roman" w:cs="Times New Roman"/>
          </w:rPr>
          <w:t xml:space="preserve">cognitively sophisticated </w:t>
        </w:r>
      </w:ins>
      <w:ins w:id="510" w:author="detbenton1991@gmail.com" w:date="2025-06-19T17:52:00Z" w16du:dateUtc="2025-06-19T22:52:00Z">
        <w:r>
          <w:rPr>
            <w:rFonts w:ascii="Times New Roman" w:hAnsi="Times New Roman" w:cs="Times New Roman"/>
          </w:rPr>
          <w:t>capacities</w:t>
        </w:r>
      </w:ins>
      <w:ins w:id="511" w:author="Benton, Deon" w:date="2025-06-23T12:13:00Z" w16du:dateUtc="2025-06-23T17:13:00Z">
        <w:r w:rsidR="0068586F">
          <w:rPr>
            <w:rFonts w:ascii="Times New Roman" w:hAnsi="Times New Roman" w:cs="Times New Roman"/>
          </w:rPr>
          <w:t>. For example, it has been suggested that infan</w:t>
        </w:r>
      </w:ins>
      <w:ins w:id="512" w:author="Benton, Deon" w:date="2025-06-23T12:14:00Z" w16du:dateUtc="2025-06-23T17:14:00Z">
        <w:r w:rsidR="0068586F">
          <w:rPr>
            <w:rFonts w:ascii="Times New Roman" w:hAnsi="Times New Roman" w:cs="Times New Roman"/>
          </w:rPr>
          <w:t>ts possess innately a domain-specific “accumulator” mechanism that enables them</w:t>
        </w:r>
      </w:ins>
      <w:ins w:id="513" w:author="detbenton1991@gmail.com" w:date="2025-06-19T17:53:00Z" w16du:dateUtc="2025-06-19T22:53:00Z">
        <w:r>
          <w:rPr>
            <w:rFonts w:ascii="Times New Roman" w:hAnsi="Times New Roman" w:cs="Times New Roman"/>
          </w:rPr>
          <w:t xml:space="preserve"> </w:t>
        </w:r>
      </w:ins>
      <w:ins w:id="514" w:author="Benton, Deon" w:date="2025-06-23T12:15:00Z" w16du:dateUtc="2025-06-23T17:15:00Z">
        <w:r w:rsidR="0068586F">
          <w:rPr>
            <w:rFonts w:ascii="Times New Roman" w:hAnsi="Times New Roman" w:cs="Times New Roman"/>
          </w:rPr>
          <w:t xml:space="preserve">precisely </w:t>
        </w:r>
      </w:ins>
      <w:ins w:id="515" w:author="detbenton1991@gmail.com" w:date="2025-06-19T17:53:00Z" w16du:dateUtc="2025-06-19T22:53:00Z">
        <w:r>
          <w:rPr>
            <w:rFonts w:ascii="Times New Roman" w:hAnsi="Times New Roman" w:cs="Times New Roman"/>
          </w:rPr>
          <w:t>to add small and large numbers</w:t>
        </w:r>
      </w:ins>
      <w:ins w:id="516" w:author="detbenton1991@gmail.com" w:date="2025-06-19T17:54:00Z" w16du:dateUtc="2025-06-19T22:54:00Z">
        <w:r>
          <w:rPr>
            <w:rFonts w:ascii="Times New Roman" w:hAnsi="Times New Roman" w:cs="Times New Roman"/>
          </w:rPr>
          <w:t xml:space="preserve"> (McCrink &amp; Wynn, 2004; Wynn, 1992</w:t>
        </w:r>
      </w:ins>
      <w:ins w:id="517" w:author="Benton, Deon" w:date="2025-06-23T12:29:00Z" w16du:dateUtc="2025-06-23T17:29:00Z">
        <w:r w:rsidR="00010A55">
          <w:rPr>
            <w:rFonts w:ascii="Times New Roman" w:hAnsi="Times New Roman" w:cs="Times New Roman"/>
          </w:rPr>
          <w:t>, 1995</w:t>
        </w:r>
      </w:ins>
      <w:ins w:id="518" w:author="detbenton1991@gmail.com" w:date="2025-06-19T17:54:00Z" w16du:dateUtc="2025-06-19T22:54:00Z">
        <w:r>
          <w:rPr>
            <w:rFonts w:ascii="Times New Roman" w:hAnsi="Times New Roman" w:cs="Times New Roman"/>
          </w:rPr>
          <w:t>).</w:t>
        </w:r>
      </w:ins>
      <w:ins w:id="519" w:author="detbenton1991@gmail.com" w:date="2025-06-19T17:55:00Z" w16du:dateUtc="2025-06-19T22:55:00Z">
        <w:r>
          <w:rPr>
            <w:rFonts w:ascii="Times New Roman" w:hAnsi="Times New Roman" w:cs="Times New Roman"/>
          </w:rPr>
          <w:t xml:space="preserve"> However,</w:t>
        </w:r>
      </w:ins>
      <w:ins w:id="520" w:author="Benton, Deon" w:date="2025-06-23T12:15:00Z" w16du:dateUtc="2025-06-23T17:15:00Z">
        <w:r w:rsidR="0068586F">
          <w:rPr>
            <w:rFonts w:ascii="Times New Roman" w:hAnsi="Times New Roman" w:cs="Times New Roman"/>
          </w:rPr>
          <w:t xml:space="preserve"> this conclusion </w:t>
        </w:r>
      </w:ins>
      <w:ins w:id="521" w:author="Benton, Deon" w:date="2025-06-24T13:28:00Z" w16du:dateUtc="2025-06-24T18:28:00Z">
        <w:r w:rsidR="0006493F">
          <w:rPr>
            <w:rFonts w:ascii="Times New Roman" w:hAnsi="Times New Roman" w:cs="Times New Roman"/>
          </w:rPr>
          <w:t>has been contested</w:t>
        </w:r>
      </w:ins>
      <w:ins w:id="522" w:author="Benton, Deon" w:date="2025-06-24T23:03:00Z" w16du:dateUtc="2025-06-25T04:03:00Z">
        <w:r w:rsidR="00F01DCF">
          <w:rPr>
            <w:rFonts w:ascii="Times New Roman" w:hAnsi="Times New Roman" w:cs="Times New Roman"/>
          </w:rPr>
          <w:t xml:space="preserve">; </w:t>
        </w:r>
      </w:ins>
      <w:ins w:id="523" w:author="Benton, Deon" w:date="2025-06-23T12:16:00Z" w16du:dateUtc="2025-06-23T17:16:00Z">
        <w:r w:rsidR="00DE2096">
          <w:rPr>
            <w:rFonts w:ascii="Times New Roman" w:hAnsi="Times New Roman" w:cs="Times New Roman"/>
          </w:rPr>
          <w:t>some argue that</w:t>
        </w:r>
      </w:ins>
      <w:ins w:id="524" w:author="detbenton1991@gmail.com" w:date="2025-06-19T17:55:00Z" w16du:dateUtc="2025-06-19T22:55:00Z">
        <w:r>
          <w:rPr>
            <w:rFonts w:ascii="Times New Roman" w:hAnsi="Times New Roman" w:cs="Times New Roman"/>
          </w:rPr>
          <w:t xml:space="preserve"> </w:t>
        </w:r>
      </w:ins>
      <w:ins w:id="525" w:author="detbenton1991@gmail.com" w:date="2025-06-19T18:07:00Z" w16du:dateUtc="2025-06-19T23:07:00Z">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ins>
      <w:ins w:id="526" w:author="Benton, Deon" w:date="2025-06-23T12:16:00Z" w16du:dateUtc="2025-06-23T17:16:00Z">
        <w:r w:rsidR="00DE2096">
          <w:rPr>
            <w:rFonts w:ascii="Times New Roman" w:hAnsi="Times New Roman" w:cs="Times New Roman"/>
          </w:rPr>
          <w:t xml:space="preserve">imprecise quantity </w:t>
        </w:r>
      </w:ins>
      <w:ins w:id="527" w:author="Benton, Deon" w:date="2025-06-23T12:29:00Z" w16du:dateUtc="2025-06-23T17:29:00Z">
        <w:r w:rsidR="00435E2A">
          <w:rPr>
            <w:rFonts w:ascii="Times New Roman" w:hAnsi="Times New Roman" w:cs="Times New Roman"/>
          </w:rPr>
          <w:t xml:space="preserve">or amount </w:t>
        </w:r>
      </w:ins>
      <w:ins w:id="528" w:author="Benton, Deon" w:date="2025-06-23T12:16:00Z" w16du:dateUtc="2025-06-23T17:16:00Z">
        <w:r w:rsidR="00DE2096">
          <w:rPr>
            <w:rFonts w:ascii="Times New Roman" w:hAnsi="Times New Roman" w:cs="Times New Roman"/>
          </w:rPr>
          <w:t>estimation</w:t>
        </w:r>
      </w:ins>
      <w:ins w:id="529" w:author="detbenton1991@gmail.com" w:date="2025-06-19T18:07:00Z" w16du:dateUtc="2025-06-19T23:07:00Z">
        <w:r w:rsidR="00145AD8" w:rsidRPr="00145AD8">
          <w:rPr>
            <w:rFonts w:ascii="Times New Roman" w:hAnsi="Times New Roman" w:cs="Times New Roman"/>
          </w:rPr>
          <w:t xml:space="preserve"> rather than exact numerical reasoning</w:t>
        </w:r>
      </w:ins>
      <w:ins w:id="530" w:author="detbenton1991@gmail.com" w:date="2025-06-19T18:10:00Z" w16du:dateUtc="2025-06-19T23:10:00Z">
        <w:r w:rsidR="00504680">
          <w:rPr>
            <w:rFonts w:ascii="Times New Roman" w:hAnsi="Times New Roman" w:cs="Times New Roman"/>
          </w:rPr>
          <w:t xml:space="preserve"> (e.g., Cohen &amp; Marks, 2002).</w:t>
        </w:r>
      </w:ins>
      <w:ins w:id="531" w:author="detbenton1991@gmail.com" w:date="2025-06-19T18:08:00Z" w16du:dateUtc="2025-06-19T23:08:00Z">
        <w:r w:rsidR="00807108">
          <w:rPr>
            <w:rFonts w:ascii="Times New Roman" w:hAnsi="Times New Roman" w:cs="Times New Roman"/>
          </w:rPr>
          <w:t xml:space="preserve"> </w:t>
        </w:r>
      </w:ins>
      <w:ins w:id="532" w:author="Benton, Deon" w:date="2025-06-23T12:30:00Z" w16du:dateUtc="2025-06-23T17:30:00Z">
        <w:r w:rsidR="007E68F5">
          <w:rPr>
            <w:rFonts w:ascii="Times New Roman" w:hAnsi="Times New Roman" w:cs="Times New Roman"/>
          </w:rPr>
          <w:t>In other words, inf</w:t>
        </w:r>
      </w:ins>
      <w:ins w:id="533" w:author="Benton, Deon" w:date="2025-06-23T12:31:00Z" w16du:dateUtc="2025-06-23T17:31:00Z">
        <w:r w:rsidR="007E68F5">
          <w:rPr>
            <w:rFonts w:ascii="Times New Roman" w:hAnsi="Times New Roman" w:cs="Times New Roman"/>
          </w:rPr>
          <w:t>ants may simply expect addition to result in more stuff</w:t>
        </w:r>
      </w:ins>
      <w:ins w:id="534" w:author="Benton, Deon" w:date="2025-06-23T12:17:00Z" w16du:dateUtc="2025-06-23T17:17:00Z">
        <w:r w:rsidR="00DE2096">
          <w:rPr>
            <w:rFonts w:ascii="Times New Roman" w:hAnsi="Times New Roman" w:cs="Times New Roman"/>
          </w:rPr>
          <w:t xml:space="preserve"> </w:t>
        </w:r>
      </w:ins>
      <w:ins w:id="535" w:author="detbenton1991@gmail.com" w:date="2025-06-19T18:09:00Z" w16du:dateUtc="2025-06-19T23:09:00Z">
        <w:r w:rsidR="00807108">
          <w:rPr>
            <w:rFonts w:ascii="Times New Roman" w:hAnsi="Times New Roman" w:cs="Times New Roman"/>
          </w:rPr>
          <w:t xml:space="preserve">and </w:t>
        </w:r>
      </w:ins>
      <w:ins w:id="536" w:author="Benton, Deon" w:date="2025-06-23T12:31:00Z" w16du:dateUtc="2025-06-23T17:31:00Z">
        <w:r w:rsidR="007E68F5">
          <w:rPr>
            <w:rFonts w:ascii="Times New Roman" w:hAnsi="Times New Roman" w:cs="Times New Roman"/>
          </w:rPr>
          <w:t>subtraction to</w:t>
        </w:r>
      </w:ins>
      <w:ins w:id="537" w:author="Benton, Deon" w:date="2025-06-23T21:26:00Z" w16du:dateUtc="2025-06-24T02:26:00Z">
        <w:r w:rsidR="005E350A">
          <w:rPr>
            <w:rFonts w:ascii="Times New Roman" w:hAnsi="Times New Roman" w:cs="Times New Roman"/>
          </w:rPr>
          <w:t xml:space="preserve"> result in</w:t>
        </w:r>
      </w:ins>
      <w:ins w:id="538" w:author="Benton, Deon" w:date="2025-06-23T12:31:00Z" w16du:dateUtc="2025-06-23T17:31:00Z">
        <w:r w:rsidR="007E68F5">
          <w:rPr>
            <w:rFonts w:ascii="Times New Roman" w:hAnsi="Times New Roman" w:cs="Times New Roman"/>
          </w:rPr>
          <w:t xml:space="preserve"> less stuff</w:t>
        </w:r>
      </w:ins>
      <w:ins w:id="539" w:author="detbenton1991@gmail.com" w:date="2025-06-19T18:09:00Z" w16du:dateUtc="2025-06-19T23:09:00Z">
        <w:r w:rsidR="00807108">
          <w:rPr>
            <w:rFonts w:ascii="Times New Roman" w:hAnsi="Times New Roman" w:cs="Times New Roman"/>
          </w:rPr>
          <w:t xml:space="preserve">, even if the precise quantities that are shown are incongruous with the correct outcome. </w:t>
        </w:r>
      </w:ins>
      <w:ins w:id="540" w:author="Benton, Deon" w:date="2025-06-23T12:31:00Z" w16du:dateUtc="2025-06-23T17:31:00Z">
        <w:r w:rsidR="007E68F5">
          <w:rPr>
            <w:rFonts w:ascii="Times New Roman" w:hAnsi="Times New Roman" w:cs="Times New Roman"/>
          </w:rPr>
          <w:t>Similarly</w:t>
        </w:r>
      </w:ins>
      <w:ins w:id="541" w:author="Benton, Deon" w:date="2025-06-23T12:17:00Z" w16du:dateUtc="2025-06-23T17:17:00Z">
        <w:r w:rsidR="00DE2096">
          <w:rPr>
            <w:rFonts w:ascii="Times New Roman" w:hAnsi="Times New Roman" w:cs="Times New Roman"/>
          </w:rPr>
          <w:t>, some argue that infa</w:t>
        </w:r>
      </w:ins>
      <w:ins w:id="542" w:author="Benton, Deon" w:date="2025-06-23T12:18:00Z" w16du:dateUtc="2025-06-23T17:18:00Z">
        <w:r w:rsidR="00DE2096">
          <w:rPr>
            <w:rFonts w:ascii="Times New Roman" w:hAnsi="Times New Roman" w:cs="Times New Roman"/>
          </w:rPr>
          <w:t xml:space="preserve">nts </w:t>
        </w:r>
        <w:r w:rsidR="00CC7469">
          <w:rPr>
            <w:rFonts w:ascii="Times New Roman" w:hAnsi="Times New Roman" w:cs="Times New Roman"/>
          </w:rPr>
          <w:t>possess an “innate moral core”</w:t>
        </w:r>
      </w:ins>
      <w:ins w:id="543" w:author="Benton, Deon" w:date="2025-06-23T12:19:00Z" w16du:dateUtc="2025-06-23T17:19:00Z">
        <w:r w:rsidR="00CC7469">
          <w:rPr>
            <w:rFonts w:ascii="Times New Roman" w:hAnsi="Times New Roman" w:cs="Times New Roman"/>
          </w:rPr>
          <w:t xml:space="preserve"> that, among other things, enables them to distinguish between prosocial and antisocial agents (</w:t>
        </w:r>
      </w:ins>
      <w:ins w:id="544" w:author="Benton, Deon" w:date="2025-06-23T13:25:00Z" w16du:dateUtc="2025-06-23T18:25:00Z">
        <w:r w:rsidR="007E5E6D">
          <w:rPr>
            <w:rFonts w:ascii="Times New Roman" w:hAnsi="Times New Roman" w:cs="Times New Roman"/>
          </w:rPr>
          <w:t xml:space="preserve">e.g., </w:t>
        </w:r>
      </w:ins>
      <w:ins w:id="545" w:author="Benton, Deon" w:date="2025-06-23T12:20:00Z" w16du:dateUtc="2025-06-23T17:20:00Z">
        <w:r w:rsidR="004E5457">
          <w:rPr>
            <w:rFonts w:ascii="Times New Roman" w:hAnsi="Times New Roman" w:cs="Times New Roman"/>
          </w:rPr>
          <w:t xml:space="preserve">Hamlin, 2013a; </w:t>
        </w:r>
      </w:ins>
      <w:ins w:id="546" w:author="Benton, Deon" w:date="2025-06-23T12:21:00Z" w16du:dateUtc="2025-06-23T17:21:00Z">
        <w:r w:rsidR="004E5457">
          <w:rPr>
            <w:rFonts w:ascii="Times New Roman" w:hAnsi="Times New Roman" w:cs="Times New Roman"/>
          </w:rPr>
          <w:t>Hamlin &amp; Wynn, 2011; cf., Lucca et al., 2025</w:t>
        </w:r>
      </w:ins>
      <w:ins w:id="547" w:author="Benton, Deon" w:date="2025-06-23T12:22:00Z" w16du:dateUtc="2025-06-23T17:22:00Z">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ins>
      <w:ins w:id="548" w:author="Benton, Deon" w:date="2025-06-23T12:21:00Z" w16du:dateUtc="2025-06-23T17:21:00Z">
        <w:r w:rsidR="004E5457">
          <w:rPr>
            <w:rFonts w:ascii="Times New Roman" w:hAnsi="Times New Roman" w:cs="Times New Roman"/>
          </w:rPr>
          <w:t>)</w:t>
        </w:r>
      </w:ins>
      <w:ins w:id="549" w:author="Benton, Deon" w:date="2025-06-23T12:22:00Z" w16du:dateUtc="2025-06-23T17:22:00Z">
        <w:r w:rsidR="004E6BFF">
          <w:rPr>
            <w:rFonts w:ascii="Times New Roman" w:hAnsi="Times New Roman" w:cs="Times New Roman"/>
          </w:rPr>
          <w:t>.</w:t>
        </w:r>
      </w:ins>
      <w:ins w:id="550" w:author="Benton, Deon" w:date="2025-06-23T12:24:00Z" w16du:dateUtc="2025-06-23T17:24:00Z">
        <w:r w:rsidR="005565CD">
          <w:rPr>
            <w:rFonts w:ascii="Times New Roman" w:hAnsi="Times New Roman" w:cs="Times New Roman"/>
          </w:rPr>
          <w:t xml:space="preserve"> For instance, </w:t>
        </w:r>
      </w:ins>
      <w:ins w:id="551" w:author="Benton, Deon" w:date="2025-06-23T12:38:00Z" w16du:dateUtc="2025-06-23T17:38:00Z">
        <w:r w:rsidR="000C3BCB">
          <w:rPr>
            <w:rFonts w:ascii="Times New Roman" w:hAnsi="Times New Roman" w:cs="Times New Roman"/>
          </w:rPr>
          <w:t xml:space="preserve">in a classic study, </w:t>
        </w:r>
      </w:ins>
      <w:ins w:id="552" w:author="Benton, Deon" w:date="2025-06-23T12:24:00Z" w16du:dateUtc="2025-06-23T17:24:00Z">
        <w:r w:rsidR="005565CD">
          <w:rPr>
            <w:rFonts w:ascii="Times New Roman" w:hAnsi="Times New Roman" w:cs="Times New Roman"/>
          </w:rPr>
          <w:t>Ham</w:t>
        </w:r>
      </w:ins>
      <w:ins w:id="553" w:author="Benton, Deon" w:date="2025-06-23T12:25:00Z" w16du:dateUtc="2025-06-23T17:25:00Z">
        <w:r w:rsidR="005565CD">
          <w:rPr>
            <w:rFonts w:ascii="Times New Roman" w:hAnsi="Times New Roman" w:cs="Times New Roman"/>
          </w:rPr>
          <w:t xml:space="preserve">lin et al. (2007) showed that 6- and 10-month-old infants </w:t>
        </w:r>
        <w:r w:rsidR="00296228">
          <w:rPr>
            <w:rFonts w:ascii="Times New Roman" w:hAnsi="Times New Roman" w:cs="Times New Roman"/>
          </w:rPr>
          <w:t xml:space="preserve">preferred a Helping character that helped a protagonist reach the top of a hill over a Hindering character that </w:t>
        </w:r>
      </w:ins>
      <w:ins w:id="554" w:author="Benton, Deon" w:date="2025-06-23T12:26:00Z" w16du:dateUtc="2025-06-23T17:26:00Z">
        <w:r w:rsidR="00296228">
          <w:rPr>
            <w:rFonts w:ascii="Times New Roman" w:hAnsi="Times New Roman" w:cs="Times New Roman"/>
          </w:rPr>
          <w:t xml:space="preserve">prevented the protagonist for reaching the top of the hill. As with arguments against an inborn number ability, </w:t>
        </w:r>
      </w:ins>
      <w:ins w:id="555" w:author="Benton, Deon" w:date="2025-06-23T12:27:00Z" w16du:dateUtc="2025-06-23T17:27:00Z">
        <w:r w:rsidR="00296228">
          <w:rPr>
            <w:rFonts w:ascii="Times New Roman" w:hAnsi="Times New Roman" w:cs="Times New Roman"/>
          </w:rPr>
          <w:t>it has been argued that</w:t>
        </w:r>
      </w:ins>
      <w:ins w:id="556" w:author="Benton, Deon" w:date="2025-06-23T12:22:00Z" w16du:dateUtc="2025-06-23T17:22:00Z">
        <w:r w:rsidR="004E6BFF">
          <w:rPr>
            <w:rFonts w:ascii="Times New Roman" w:hAnsi="Times New Roman" w:cs="Times New Roman"/>
          </w:rPr>
          <w:t xml:space="preserve"> these data </w:t>
        </w:r>
      </w:ins>
      <w:ins w:id="557" w:author="Benton, Deon" w:date="2025-06-23T12:23:00Z" w16du:dateUtc="2025-06-23T17:23:00Z">
        <w:r w:rsidR="005565CD">
          <w:rPr>
            <w:rFonts w:ascii="Times New Roman" w:hAnsi="Times New Roman" w:cs="Times New Roman"/>
          </w:rPr>
          <w:t xml:space="preserve">may instead reflect the operation of simple associative processes </w:t>
        </w:r>
      </w:ins>
      <w:ins w:id="558" w:author="detbenton1991@gmail.com" w:date="2025-06-19T18:33:00Z" w16du:dateUtc="2025-06-19T23:33:00Z">
        <w:r w:rsidR="00A610B2" w:rsidRPr="00A610B2">
          <w:rPr>
            <w:rFonts w:ascii="Times New Roman" w:hAnsi="Times New Roman" w:cs="Times New Roman"/>
          </w:rPr>
          <w:t xml:space="preserve">(e.g., Scarf et al., 2012), </w:t>
        </w:r>
      </w:ins>
      <w:ins w:id="559" w:author="Benton, Deon" w:date="2025-06-23T12:23:00Z" w16du:dateUtc="2025-06-23T17:23:00Z">
        <w:r w:rsidR="005565CD">
          <w:rPr>
            <w:rFonts w:ascii="Times New Roman" w:hAnsi="Times New Roman" w:cs="Times New Roman"/>
          </w:rPr>
          <w:t>a</w:t>
        </w:r>
      </w:ins>
      <w:ins w:id="560" w:author="detbenton1991@gmail.com" w:date="2025-06-19T18:33:00Z" w16du:dateUtc="2025-06-19T23:33:00Z">
        <w:r w:rsidR="00A610B2" w:rsidRPr="00A610B2">
          <w:rPr>
            <w:rFonts w:ascii="Times New Roman" w:hAnsi="Times New Roman" w:cs="Times New Roman"/>
          </w:rPr>
          <w:t xml:space="preserve"> preference for </w:t>
        </w:r>
      </w:ins>
      <w:ins w:id="561" w:author="Benton, Deon" w:date="2025-06-23T12:24:00Z" w16du:dateUtc="2025-06-23T17:24:00Z">
        <w:r w:rsidR="005565CD">
          <w:rPr>
            <w:rFonts w:ascii="Times New Roman" w:hAnsi="Times New Roman" w:cs="Times New Roman"/>
          </w:rPr>
          <w:t>imitative</w:t>
        </w:r>
      </w:ins>
      <w:ins w:id="562" w:author="Benton, Deon" w:date="2025-06-24T10:51:00Z" w16du:dateUtc="2025-06-24T15:51:00Z">
        <w:r w:rsidR="00423577">
          <w:rPr>
            <w:rFonts w:ascii="Times New Roman" w:hAnsi="Times New Roman" w:cs="Times New Roman"/>
          </w:rPr>
          <w:t xml:space="preserve"> agents</w:t>
        </w:r>
      </w:ins>
      <w:ins w:id="563" w:author="Benton, Deon" w:date="2025-06-23T12:24:00Z" w16du:dateUtc="2025-06-23T17:24:00Z">
        <w:r w:rsidR="005565CD">
          <w:rPr>
            <w:rFonts w:ascii="Times New Roman" w:hAnsi="Times New Roman" w:cs="Times New Roman"/>
          </w:rPr>
          <w:t xml:space="preserve"> </w:t>
        </w:r>
      </w:ins>
      <w:ins w:id="564" w:author="detbenton1991@gmail.com" w:date="2025-06-19T18:33:00Z" w16du:dateUtc="2025-06-19T23:33:00Z">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ins>
      <w:ins w:id="565" w:author="Benton, Deon" w:date="2025-06-23T12:24:00Z" w16du:dateUtc="2025-06-23T17:24:00Z">
        <w:r w:rsidR="005565CD">
          <w:rPr>
            <w:rFonts w:ascii="Times New Roman" w:hAnsi="Times New Roman" w:cs="Times New Roman"/>
          </w:rPr>
          <w:t xml:space="preserve">or </w:t>
        </w:r>
      </w:ins>
      <w:ins w:id="566" w:author="Benton, Deon" w:date="2025-06-24T10:51:00Z" w16du:dateUtc="2025-06-24T15:51:00Z">
        <w:r w:rsidR="0020340C">
          <w:rPr>
            <w:rFonts w:ascii="Times New Roman" w:hAnsi="Times New Roman" w:cs="Times New Roman"/>
          </w:rPr>
          <w:t>some</w:t>
        </w:r>
      </w:ins>
      <w:ins w:id="567" w:author="Benton, Deon" w:date="2025-06-23T12:24:00Z" w16du:dateUtc="2025-06-23T17:24:00Z">
        <w:r w:rsidR="005565CD">
          <w:rPr>
            <w:rFonts w:ascii="Times New Roman" w:hAnsi="Times New Roman" w:cs="Times New Roman"/>
          </w:rPr>
          <w:t xml:space="preserve"> combination of both</w:t>
        </w:r>
      </w:ins>
      <w:ins w:id="568" w:author="detbenton1991@gmail.com" w:date="2025-06-19T18:33:00Z" w16du:dateUtc="2025-06-19T23:33:00Z">
        <w:r w:rsidR="00A610B2">
          <w:rPr>
            <w:rFonts w:ascii="Times New Roman" w:hAnsi="Times New Roman" w:cs="Times New Roman"/>
          </w:rPr>
          <w:t xml:space="preserve"> (e.g., Benton &amp; Lapan, 2022)</w:t>
        </w:r>
        <w:r w:rsidR="00A610B2" w:rsidRPr="00A610B2">
          <w:rPr>
            <w:rFonts w:ascii="Times New Roman" w:hAnsi="Times New Roman" w:cs="Times New Roman"/>
          </w:rPr>
          <w:t>.</w:t>
        </w:r>
      </w:ins>
      <w:ins w:id="569" w:author="detbenton1991@gmail.com" w:date="2025-06-19T18:34:00Z" w16du:dateUtc="2025-06-19T23:34:00Z">
        <w:r w:rsidR="00A610B2">
          <w:rPr>
            <w:rFonts w:ascii="Times New Roman" w:hAnsi="Times New Roman" w:cs="Times New Roman"/>
          </w:rPr>
          <w:t xml:space="preserve"> </w:t>
        </w:r>
      </w:ins>
      <w:ins w:id="570" w:author="detbenton1991@gmail.com" w:date="2025-06-19T18:25:00Z" w16du:dateUtc="2025-06-19T23:25:00Z">
        <w:r w:rsidR="00450CC0">
          <w:rPr>
            <w:rFonts w:ascii="Times New Roman" w:hAnsi="Times New Roman" w:cs="Times New Roman"/>
          </w:rPr>
          <w:t xml:space="preserve">Scarf et al. </w:t>
        </w:r>
      </w:ins>
      <w:ins w:id="571" w:author="Benton, Deon" w:date="2025-06-23T12:31:00Z" w16du:dateUtc="2025-06-23T17:31:00Z">
        <w:r w:rsidR="007E68F5">
          <w:rPr>
            <w:rFonts w:ascii="Times New Roman" w:hAnsi="Times New Roman" w:cs="Times New Roman"/>
          </w:rPr>
          <w:t xml:space="preserve">Finally, </w:t>
        </w:r>
      </w:ins>
      <w:ins w:id="572" w:author="Benton, Deon" w:date="2025-06-23T12:32:00Z" w16du:dateUtc="2025-06-23T17:32:00Z">
        <w:r w:rsidR="00DE2FF0">
          <w:rPr>
            <w:rFonts w:ascii="Times New Roman" w:hAnsi="Times New Roman" w:cs="Times New Roman"/>
          </w:rPr>
          <w:t xml:space="preserve">it has been claimed that infants as young as 5 months of age, if </w:t>
        </w:r>
        <w:r w:rsidR="00DE2FF0">
          <w:rPr>
            <w:rFonts w:ascii="Times New Roman" w:hAnsi="Times New Roman" w:cs="Times New Roman"/>
          </w:rPr>
          <w:lastRenderedPageBreak/>
          <w:t>not earlier</w:t>
        </w:r>
      </w:ins>
      <w:ins w:id="573" w:author="Benton, Deon" w:date="2025-06-23T12:34:00Z" w16du:dateUtc="2025-06-23T17:34:00Z">
        <w:r w:rsidR="00C10B39">
          <w:rPr>
            <w:rFonts w:ascii="Times New Roman" w:hAnsi="Times New Roman" w:cs="Times New Roman"/>
          </w:rPr>
          <w:t xml:space="preserve">, </w:t>
        </w:r>
      </w:ins>
      <w:ins w:id="574" w:author="Benton, Deon" w:date="2025-06-24T10:51:00Z" w16du:dateUtc="2025-06-24T15:51:00Z">
        <w:r w:rsidR="00166E78">
          <w:rPr>
            <w:rFonts w:ascii="Times New Roman" w:hAnsi="Times New Roman" w:cs="Times New Roman"/>
          </w:rPr>
          <w:t xml:space="preserve">understand that </w:t>
        </w:r>
      </w:ins>
      <w:ins w:id="575" w:author="Benton, Deon" w:date="2025-06-23T12:34:00Z" w16du:dateUtc="2025-06-23T17:34:00Z">
        <w:r w:rsidR="00C10B39">
          <w:rPr>
            <w:rFonts w:ascii="Times New Roman" w:hAnsi="Times New Roman" w:cs="Times New Roman"/>
          </w:rPr>
          <w:t>objects continue to exist when hidden</w:t>
        </w:r>
      </w:ins>
      <w:ins w:id="576" w:author="Benton, Deon" w:date="2025-06-23T12:32:00Z" w16du:dateUtc="2025-06-23T17:32:00Z">
        <w:r w:rsidR="00DE2FF0">
          <w:rPr>
            <w:rFonts w:ascii="Times New Roman" w:hAnsi="Times New Roman" w:cs="Times New Roman"/>
          </w:rPr>
          <w:t xml:space="preserve"> based</w:t>
        </w:r>
      </w:ins>
      <w:ins w:id="577" w:author="Benton, Deon" w:date="2025-06-23T12:35:00Z" w16du:dateUtc="2025-06-23T17:35:00Z">
        <w:r w:rsidR="00C10B39">
          <w:rPr>
            <w:rFonts w:ascii="Times New Roman" w:hAnsi="Times New Roman" w:cs="Times New Roman"/>
          </w:rPr>
          <w:t xml:space="preserve"> in part</w:t>
        </w:r>
      </w:ins>
      <w:ins w:id="578" w:author="Benton, Deon" w:date="2025-06-23T12:32:00Z" w16du:dateUtc="2025-06-23T17:32:00Z">
        <w:r w:rsidR="00DE2FF0">
          <w:rPr>
            <w:rFonts w:ascii="Times New Roman" w:hAnsi="Times New Roman" w:cs="Times New Roman"/>
          </w:rPr>
          <w:t xml:space="preserve"> on the finding that they </w:t>
        </w:r>
      </w:ins>
      <w:ins w:id="579" w:author="Benton, Deon" w:date="2025-06-23T12:53:00Z" w16du:dateUtc="2025-06-23T17:53:00Z">
        <w:r w:rsidR="00713513">
          <w:rPr>
            <w:rFonts w:ascii="Times New Roman" w:hAnsi="Times New Roman" w:cs="Times New Roman"/>
          </w:rPr>
          <w:t>show increased looking</w:t>
        </w:r>
      </w:ins>
      <w:ins w:id="580" w:author="Benton, Deon" w:date="2025-06-23T12:32:00Z" w16du:dateUtc="2025-06-23T17:32:00Z">
        <w:r w:rsidR="00DE2FF0">
          <w:rPr>
            <w:rFonts w:ascii="Times New Roman" w:hAnsi="Times New Roman" w:cs="Times New Roman"/>
          </w:rPr>
          <w:t xml:space="preserve"> </w:t>
        </w:r>
      </w:ins>
      <w:ins w:id="581" w:author="Benton, Deon" w:date="2025-06-23T12:33:00Z" w16du:dateUtc="2025-06-23T17:33:00Z">
        <w:r w:rsidR="00DE2FF0">
          <w:rPr>
            <w:rFonts w:ascii="Times New Roman" w:hAnsi="Times New Roman" w:cs="Times New Roman"/>
          </w:rPr>
          <w:t>when</w:t>
        </w:r>
      </w:ins>
      <w:ins w:id="582" w:author="Benton, Deon" w:date="2025-06-23T12:52:00Z" w16du:dateUtc="2025-06-23T17:52:00Z">
        <w:r w:rsidR="00713513">
          <w:rPr>
            <w:rFonts w:ascii="Times New Roman" w:hAnsi="Times New Roman" w:cs="Times New Roman"/>
          </w:rPr>
          <w:t xml:space="preserve"> </w:t>
        </w:r>
      </w:ins>
      <w:ins w:id="583" w:author="Benton, Deon" w:date="2025-06-24T10:51:00Z" w16du:dateUtc="2025-06-24T15:51:00Z">
        <w:r w:rsidR="009B6780">
          <w:rPr>
            <w:rFonts w:ascii="Times New Roman" w:hAnsi="Times New Roman" w:cs="Times New Roman"/>
          </w:rPr>
          <w:t>a screen ostensibly rotates through a box</w:t>
        </w:r>
      </w:ins>
      <w:ins w:id="584" w:author="Benton, Deon" w:date="2025-06-23T13:08:00Z" w16du:dateUtc="2025-06-23T18:08:00Z">
        <w:r w:rsidR="00C65284">
          <w:rPr>
            <w:rFonts w:ascii="Times New Roman" w:hAnsi="Times New Roman" w:cs="Times New Roman"/>
          </w:rPr>
          <w:t xml:space="preserve"> </w:t>
        </w:r>
      </w:ins>
      <w:ins w:id="585" w:author="Benton, Deon" w:date="2025-06-23T13:28:00Z" w16du:dateUtc="2025-06-23T18:28:00Z">
        <w:r w:rsidR="008B1779">
          <w:rPr>
            <w:rFonts w:ascii="Times New Roman" w:hAnsi="Times New Roman" w:cs="Times New Roman"/>
          </w:rPr>
          <w:t>(impossible event)</w:t>
        </w:r>
      </w:ins>
      <w:ins w:id="586" w:author="Benton, Deon" w:date="2025-06-23T13:08:00Z" w16du:dateUtc="2025-06-23T18:08:00Z">
        <w:r w:rsidR="00C65284">
          <w:rPr>
            <w:rFonts w:ascii="Times New Roman" w:hAnsi="Times New Roman" w:cs="Times New Roman"/>
          </w:rPr>
          <w:t xml:space="preserve"> than when it </w:t>
        </w:r>
      </w:ins>
      <w:ins w:id="587" w:author="Benton, Deon" w:date="2025-06-24T10:52:00Z" w16du:dateUtc="2025-06-24T15:52:00Z">
        <w:r w:rsidR="009B6780">
          <w:rPr>
            <w:rFonts w:ascii="Times New Roman" w:hAnsi="Times New Roman" w:cs="Times New Roman"/>
          </w:rPr>
          <w:t>stops rotating once its reached the box</w:t>
        </w:r>
      </w:ins>
      <w:ins w:id="588" w:author="Benton, Deon" w:date="2025-06-23T12:53:00Z" w16du:dateUtc="2025-06-23T17:53:00Z">
        <w:r w:rsidR="00713513">
          <w:rPr>
            <w:rFonts w:ascii="Times New Roman" w:hAnsi="Times New Roman" w:cs="Times New Roman"/>
          </w:rPr>
          <w:t xml:space="preserve"> (</w:t>
        </w:r>
      </w:ins>
      <w:ins w:id="589" w:author="Benton, Deon" w:date="2025-06-23T13:28:00Z" w16du:dateUtc="2025-06-23T18:28:00Z">
        <w:r w:rsidR="008B1779">
          <w:rPr>
            <w:rFonts w:ascii="Times New Roman" w:hAnsi="Times New Roman" w:cs="Times New Roman"/>
          </w:rPr>
          <w:t xml:space="preserve">possible event; </w:t>
        </w:r>
      </w:ins>
      <w:ins w:id="590" w:author="Benton, Deon" w:date="2025-06-23T12:53:00Z" w16du:dateUtc="2025-06-23T17:53:00Z">
        <w:r w:rsidR="00713513">
          <w:rPr>
            <w:rFonts w:ascii="Times New Roman" w:hAnsi="Times New Roman" w:cs="Times New Roman"/>
          </w:rPr>
          <w:t>e.g.,</w:t>
        </w:r>
      </w:ins>
      <w:ins w:id="591" w:author="Benton, Deon" w:date="2025-06-23T12:55:00Z" w16du:dateUtc="2025-06-23T17:55:00Z">
        <w:r w:rsidR="009313B8">
          <w:rPr>
            <w:rFonts w:ascii="Times New Roman" w:hAnsi="Times New Roman" w:cs="Times New Roman"/>
          </w:rPr>
          <w:t xml:space="preserve"> </w:t>
        </w:r>
      </w:ins>
      <w:ins w:id="592" w:author="Benton, Deon" w:date="2025-06-23T12:53:00Z" w16du:dateUtc="2025-06-23T17:53:00Z">
        <w:r w:rsidR="00713513">
          <w:rPr>
            <w:rFonts w:ascii="Times New Roman" w:hAnsi="Times New Roman" w:cs="Times New Roman"/>
          </w:rPr>
          <w:t>Baillargeon et al., 1985; Baillargeon, 1987</w:t>
        </w:r>
      </w:ins>
      <w:ins w:id="593" w:author="Benton, Deon" w:date="2025-06-23T13:08:00Z" w16du:dateUtc="2025-06-23T18:08:00Z">
        <w:r w:rsidR="00C65284">
          <w:rPr>
            <w:rFonts w:ascii="Times New Roman" w:hAnsi="Times New Roman" w:cs="Times New Roman"/>
          </w:rPr>
          <w:t>; for concep</w:t>
        </w:r>
      </w:ins>
      <w:ins w:id="594" w:author="Benton, Deon" w:date="2025-06-23T13:09:00Z" w16du:dateUtc="2025-06-23T18:09:00Z">
        <w:r w:rsidR="00C65284">
          <w:rPr>
            <w:rFonts w:ascii="Times New Roman" w:hAnsi="Times New Roman" w:cs="Times New Roman"/>
          </w:rPr>
          <w:t>tually similar findings, see Baillargeon, 1986; Baillargeon &amp; DeVos, 1991</w:t>
        </w:r>
      </w:ins>
      <w:ins w:id="595" w:author="Benton, Deon" w:date="2025-06-23T12:53:00Z" w16du:dateUtc="2025-06-23T17:53:00Z">
        <w:r w:rsidR="00713513">
          <w:rPr>
            <w:rFonts w:ascii="Times New Roman" w:hAnsi="Times New Roman" w:cs="Times New Roman"/>
          </w:rPr>
          <w:t>)</w:t>
        </w:r>
      </w:ins>
      <w:ins w:id="596" w:author="Benton, Deon" w:date="2025-06-23T12:33:00Z" w16du:dateUtc="2025-06-23T17:33:00Z">
        <w:r w:rsidR="00DE2FF0">
          <w:rPr>
            <w:rFonts w:ascii="Times New Roman" w:hAnsi="Times New Roman" w:cs="Times New Roman"/>
          </w:rPr>
          <w:t xml:space="preserve">. </w:t>
        </w:r>
      </w:ins>
      <w:ins w:id="597" w:author="Benton, Deon" w:date="2025-06-24T10:53:00Z" w16du:dateUtc="2025-06-24T15:53:00Z">
        <w:r w:rsidR="00FF041C">
          <w:rPr>
            <w:rFonts w:ascii="Times New Roman" w:hAnsi="Times New Roman" w:cs="Times New Roman"/>
          </w:rPr>
          <w:t>This conclusion has not b</w:t>
        </w:r>
      </w:ins>
      <w:ins w:id="598" w:author="Benton, Deon" w:date="2025-06-24T10:54:00Z" w16du:dateUtc="2025-06-24T15:54:00Z">
        <w:r w:rsidR="00FF041C">
          <w:rPr>
            <w:rFonts w:ascii="Times New Roman" w:hAnsi="Times New Roman" w:cs="Times New Roman"/>
          </w:rPr>
          <w:t>e</w:t>
        </w:r>
      </w:ins>
      <w:ins w:id="599" w:author="Benton, Deon" w:date="2025-06-24T10:53:00Z" w16du:dateUtc="2025-06-24T15:53:00Z">
        <w:r w:rsidR="00FF041C">
          <w:rPr>
            <w:rFonts w:ascii="Times New Roman" w:hAnsi="Times New Roman" w:cs="Times New Roman"/>
          </w:rPr>
          <w:t>e</w:t>
        </w:r>
      </w:ins>
      <w:ins w:id="600" w:author="Benton, Deon" w:date="2025-06-24T10:54:00Z" w16du:dateUtc="2025-06-24T15:54:00Z">
        <w:r w:rsidR="00FF041C">
          <w:rPr>
            <w:rFonts w:ascii="Times New Roman" w:hAnsi="Times New Roman" w:cs="Times New Roman"/>
          </w:rPr>
          <w:t>n</w:t>
        </w:r>
      </w:ins>
      <w:ins w:id="601" w:author="Benton, Deon" w:date="2025-06-24T10:53:00Z" w16du:dateUtc="2025-06-24T15:53:00Z">
        <w:r w:rsidR="00FF041C">
          <w:rPr>
            <w:rFonts w:ascii="Times New Roman" w:hAnsi="Times New Roman" w:cs="Times New Roman"/>
          </w:rPr>
          <w:t xml:space="preserve"> universally accepted</w:t>
        </w:r>
      </w:ins>
      <w:ins w:id="602" w:author="Benton, Deon" w:date="2025-06-24T10:54:00Z" w16du:dateUtc="2025-06-24T15:54:00Z">
        <w:r w:rsidR="008B5C7C">
          <w:rPr>
            <w:rFonts w:ascii="Times New Roman" w:hAnsi="Times New Roman" w:cs="Times New Roman"/>
          </w:rPr>
          <w:t>. For example,</w:t>
        </w:r>
      </w:ins>
      <w:ins w:id="603" w:author="Benton, Deon" w:date="2025-06-23T13:07:00Z" w16du:dateUtc="2025-06-23T18:07:00Z">
        <w:r w:rsidR="00C65284">
          <w:rPr>
            <w:rFonts w:ascii="Times New Roman" w:hAnsi="Times New Roman" w:cs="Times New Roman"/>
          </w:rPr>
          <w:t xml:space="preserve"> </w:t>
        </w:r>
      </w:ins>
      <w:proofErr w:type="spellStart"/>
      <w:ins w:id="604" w:author="Benton, Deon" w:date="2025-06-23T13:02:00Z" w16du:dateUtc="2025-06-23T18:02:00Z">
        <w:r w:rsidR="00D409AB">
          <w:rPr>
            <w:rFonts w:ascii="Times New Roman" w:hAnsi="Times New Roman" w:cs="Times New Roman"/>
          </w:rPr>
          <w:t>Bogartz</w:t>
        </w:r>
        <w:proofErr w:type="spellEnd"/>
        <w:r w:rsidR="00D409AB">
          <w:rPr>
            <w:rFonts w:ascii="Times New Roman" w:hAnsi="Times New Roman" w:cs="Times New Roman"/>
          </w:rPr>
          <w:t xml:space="preserve"> et al. (</w:t>
        </w:r>
      </w:ins>
      <w:ins w:id="605" w:author="Benton, Deon" w:date="2025-06-24T10:54:00Z" w16du:dateUtc="2025-06-24T15:54:00Z">
        <w:r w:rsidR="008B5C7C">
          <w:rPr>
            <w:rFonts w:ascii="Times New Roman" w:hAnsi="Times New Roman" w:cs="Times New Roman"/>
          </w:rPr>
          <w:t>2000</w:t>
        </w:r>
      </w:ins>
      <w:ins w:id="606" w:author="Benton, Deon" w:date="2025-06-23T13:02:00Z" w16du:dateUtc="2025-06-23T18:02:00Z">
        <w:r w:rsidR="00D409AB">
          <w:rPr>
            <w:rFonts w:ascii="Times New Roman" w:hAnsi="Times New Roman" w:cs="Times New Roman"/>
          </w:rPr>
          <w:t>)</w:t>
        </w:r>
      </w:ins>
      <w:ins w:id="607" w:author="Benton, Deon" w:date="2025-06-24T10:54:00Z" w16du:dateUtc="2025-06-24T15:54:00Z">
        <w:r w:rsidR="008B5C7C">
          <w:rPr>
            <w:rFonts w:ascii="Times New Roman" w:hAnsi="Times New Roman" w:cs="Times New Roman"/>
          </w:rPr>
          <w:t xml:space="preserve"> </w:t>
        </w:r>
      </w:ins>
      <w:ins w:id="608" w:author="Benton, Deon" w:date="2025-06-23T13:04:00Z" w16du:dateUtc="2025-06-23T18:04:00Z">
        <w:r w:rsidR="0063270F">
          <w:rPr>
            <w:rFonts w:ascii="Times New Roman" w:hAnsi="Times New Roman" w:cs="Times New Roman"/>
          </w:rPr>
          <w:t>argued and showed</w:t>
        </w:r>
      </w:ins>
      <w:ins w:id="609" w:author="Benton, Deon" w:date="2025-06-23T13:05:00Z" w16du:dateUtc="2025-06-23T18:05:00Z">
        <w:r w:rsidR="00F15087">
          <w:rPr>
            <w:rFonts w:ascii="Times New Roman" w:hAnsi="Times New Roman" w:cs="Times New Roman"/>
          </w:rPr>
          <w:t xml:space="preserve"> through </w:t>
        </w:r>
      </w:ins>
      <w:ins w:id="610" w:author="Benton, Deon" w:date="2025-06-23T13:14:00Z" w16du:dateUtc="2025-06-23T18:14:00Z">
        <w:r w:rsidR="00AF3CD1">
          <w:rPr>
            <w:rFonts w:ascii="Times New Roman" w:hAnsi="Times New Roman" w:cs="Times New Roman"/>
          </w:rPr>
          <w:t xml:space="preserve">rigorous experimentation </w:t>
        </w:r>
      </w:ins>
      <w:ins w:id="611" w:author="Benton, Deon" w:date="2025-06-23T13:04:00Z" w16du:dateUtc="2025-06-23T18:04:00Z">
        <w:r w:rsidR="0063270F">
          <w:rPr>
            <w:rFonts w:ascii="Times New Roman" w:hAnsi="Times New Roman" w:cs="Times New Roman"/>
          </w:rPr>
          <w:t>that infants</w:t>
        </w:r>
      </w:ins>
      <w:ins w:id="612" w:author="Benton, Deon" w:date="2025-06-23T13:14:00Z" w16du:dateUtc="2025-06-23T18:14:00Z">
        <w:r w:rsidR="00AF3CD1">
          <w:rPr>
            <w:rFonts w:ascii="Times New Roman" w:hAnsi="Times New Roman" w:cs="Times New Roman"/>
          </w:rPr>
          <w:t>’ responses</w:t>
        </w:r>
      </w:ins>
      <w:ins w:id="613" w:author="Benton, Deon" w:date="2025-06-24T10:55:00Z" w16du:dateUtc="2025-06-24T15:55:00Z">
        <w:r w:rsidR="008B5C7C">
          <w:rPr>
            <w:rFonts w:ascii="Times New Roman" w:hAnsi="Times New Roman" w:cs="Times New Roman"/>
          </w:rPr>
          <w:t xml:space="preserve"> to the two test events</w:t>
        </w:r>
      </w:ins>
      <w:ins w:id="614" w:author="Benton, Deon" w:date="2025-06-23T13:14:00Z" w16du:dateUtc="2025-06-23T18:14:00Z">
        <w:r w:rsidR="00AF3CD1">
          <w:rPr>
            <w:rFonts w:ascii="Times New Roman" w:hAnsi="Times New Roman" w:cs="Times New Roman"/>
          </w:rPr>
          <w:t xml:space="preserve"> can be explained by well</w:t>
        </w:r>
      </w:ins>
      <w:ins w:id="615" w:author="Benton, Deon" w:date="2025-06-23T13:15:00Z" w16du:dateUtc="2025-06-23T18:15:00Z">
        <w:r w:rsidR="00AF3CD1">
          <w:rPr>
            <w:rFonts w:ascii="Times New Roman" w:hAnsi="Times New Roman" w:cs="Times New Roman"/>
          </w:rPr>
          <w:t>-documented familiarity and novelty preferences</w:t>
        </w:r>
      </w:ins>
      <w:ins w:id="616" w:author="Benton, Deon" w:date="2025-06-24T10:55:00Z" w16du:dateUtc="2025-06-24T15:55:00Z">
        <w:r w:rsidR="006A6F1E">
          <w:rPr>
            <w:rFonts w:ascii="Times New Roman" w:hAnsi="Times New Roman" w:cs="Times New Roman"/>
          </w:rPr>
          <w:t xml:space="preserve"> (e.g., Hunter &amp; Ames, 1988; Hunter et al., 1982)</w:t>
        </w:r>
      </w:ins>
      <w:ins w:id="617" w:author="Benton, Deon" w:date="2025-06-23T13:15:00Z" w16du:dateUtc="2025-06-23T18:15:00Z">
        <w:r w:rsidR="00AF3CD1">
          <w:rPr>
            <w:rFonts w:ascii="Times New Roman" w:hAnsi="Times New Roman" w:cs="Times New Roman"/>
          </w:rPr>
          <w:t xml:space="preserve">. </w:t>
        </w:r>
      </w:ins>
      <w:ins w:id="618" w:author="Benton, Deon" w:date="2025-06-23T13:21:00Z" w16du:dateUtc="2025-06-23T18:21:00Z">
        <w:r w:rsidR="0085367D">
          <w:rPr>
            <w:rFonts w:ascii="Times New Roman" w:hAnsi="Times New Roman" w:cs="Times New Roman"/>
          </w:rPr>
          <w:t xml:space="preserve">For example, </w:t>
        </w:r>
      </w:ins>
      <w:ins w:id="619" w:author="Benton, Deon" w:date="2025-06-24T10:56:00Z" w16du:dateUtc="2025-06-24T15:56:00Z">
        <w:r w:rsidR="00A86B1C">
          <w:rPr>
            <w:rFonts w:ascii="Times New Roman" w:hAnsi="Times New Roman" w:cs="Times New Roman"/>
          </w:rPr>
          <w:t>infants who were not given</w:t>
        </w:r>
      </w:ins>
      <w:ins w:id="620" w:author="Benton, Deon" w:date="2025-06-23T13:30:00Z" w16du:dateUtc="2025-06-23T18:30:00Z">
        <w:r w:rsidR="002911E8">
          <w:rPr>
            <w:rFonts w:ascii="Times New Roman" w:hAnsi="Times New Roman" w:cs="Times New Roman"/>
          </w:rPr>
          <w:t xml:space="preserve"> enough time to</w:t>
        </w:r>
      </w:ins>
      <w:ins w:id="621" w:author="Benton, Deon" w:date="2025-06-23T13:27:00Z" w16du:dateUtc="2025-06-23T18:27:00Z">
        <w:r w:rsidR="008B1779">
          <w:rPr>
            <w:rFonts w:ascii="Times New Roman" w:hAnsi="Times New Roman" w:cs="Times New Roman"/>
          </w:rPr>
          <w:t xml:space="preserve"> process </w:t>
        </w:r>
      </w:ins>
      <w:ins w:id="622" w:author="Benton, Deon" w:date="2025-06-24T10:53:00Z" w16du:dateUtc="2025-06-24T15:53:00Z">
        <w:r w:rsidR="00FF041C">
          <w:rPr>
            <w:rFonts w:ascii="Times New Roman" w:hAnsi="Times New Roman" w:cs="Times New Roman"/>
          </w:rPr>
          <w:t>a familiarization event in which the screen rotates 180</w:t>
        </w:r>
      </w:ins>
      <w:ins w:id="623" w:author="Benton, Deon" w:date="2025-06-24T10:54:00Z" w16du:dateUtc="2025-06-24T15:54:00Z">
        <w:r w:rsidR="00FF041C">
          <w:rPr>
            <w:rFonts w:ascii="Times New Roman" w:hAnsi="Times New Roman" w:cs="Times New Roman"/>
          </w:rPr>
          <w:t>°</w:t>
        </w:r>
      </w:ins>
      <w:ins w:id="624" w:author="Benton, Deon" w:date="2025-06-24T10:53:00Z" w16du:dateUtc="2025-06-24T15:53:00Z">
        <w:r w:rsidR="00FF041C">
          <w:rPr>
            <w:rFonts w:ascii="Times New Roman" w:hAnsi="Times New Roman" w:cs="Times New Roman"/>
          </w:rPr>
          <w:t xml:space="preserve"> in the absence of a box</w:t>
        </w:r>
      </w:ins>
      <w:ins w:id="625" w:author="Benton, Deon" w:date="2025-06-23T13:22:00Z" w16du:dateUtc="2025-06-23T18:22:00Z">
        <w:r w:rsidR="0085367D">
          <w:rPr>
            <w:rFonts w:ascii="Times New Roman" w:hAnsi="Times New Roman" w:cs="Times New Roman"/>
          </w:rPr>
          <w:t xml:space="preserve"> </w:t>
        </w:r>
      </w:ins>
      <w:ins w:id="626" w:author="Benton, Deon" w:date="2025-06-23T13:31:00Z" w16du:dateUtc="2025-06-23T18:31:00Z">
        <w:r w:rsidR="002911E8">
          <w:rPr>
            <w:rFonts w:ascii="Times New Roman" w:hAnsi="Times New Roman" w:cs="Times New Roman"/>
          </w:rPr>
          <w:t>looked</w:t>
        </w:r>
      </w:ins>
      <w:ins w:id="627" w:author="Benton, Deon" w:date="2025-06-23T13:22:00Z" w16du:dateUtc="2025-06-23T18:22:00Z">
        <w:r w:rsidR="0085367D">
          <w:rPr>
            <w:rFonts w:ascii="Times New Roman" w:hAnsi="Times New Roman" w:cs="Times New Roman"/>
          </w:rPr>
          <w:t xml:space="preserve"> longer at the perceptually more familiar but physically impossible </w:t>
        </w:r>
      </w:ins>
      <w:ins w:id="628" w:author="Benton, Deon" w:date="2025-06-23T13:28:00Z" w16du:dateUtc="2025-06-23T18:28:00Z">
        <w:r w:rsidR="008B1779">
          <w:rPr>
            <w:rFonts w:ascii="Times New Roman" w:hAnsi="Times New Roman" w:cs="Times New Roman"/>
          </w:rPr>
          <w:t xml:space="preserve">test </w:t>
        </w:r>
      </w:ins>
      <w:ins w:id="629" w:author="Benton, Deon" w:date="2025-06-23T13:22:00Z" w16du:dateUtc="2025-06-23T18:22:00Z">
        <w:r w:rsidR="0085367D">
          <w:rPr>
            <w:rFonts w:ascii="Times New Roman" w:hAnsi="Times New Roman" w:cs="Times New Roman"/>
          </w:rPr>
          <w:t xml:space="preserve">event than at the perceptually more novel but physically possible event. </w:t>
        </w:r>
      </w:ins>
      <w:ins w:id="630" w:author="Benton, Deon" w:date="2025-06-24T10:57:00Z" w16du:dateUtc="2025-06-24T15:57:00Z">
        <w:r w:rsidR="00A86B1C">
          <w:rPr>
            <w:rFonts w:ascii="Times New Roman" w:hAnsi="Times New Roman" w:cs="Times New Roman"/>
          </w:rPr>
          <w:t>In contrast, infants who were</w:t>
        </w:r>
      </w:ins>
      <w:ins w:id="631" w:author="Benton, Deon" w:date="2025-06-24T10:56:00Z" w16du:dateUtc="2025-06-24T15:56:00Z">
        <w:r w:rsidR="00A86B1C">
          <w:rPr>
            <w:rFonts w:ascii="Times New Roman" w:hAnsi="Times New Roman" w:cs="Times New Roman"/>
          </w:rPr>
          <w:t xml:space="preserve"> given</w:t>
        </w:r>
      </w:ins>
      <w:ins w:id="632" w:author="Benton, Deon" w:date="2025-06-23T13:30:00Z" w16du:dateUtc="2025-06-23T18:30:00Z">
        <w:r w:rsidR="002911E8">
          <w:rPr>
            <w:rFonts w:ascii="Times New Roman" w:hAnsi="Times New Roman" w:cs="Times New Roman"/>
          </w:rPr>
          <w:t xml:space="preserve"> sufficient </w:t>
        </w:r>
      </w:ins>
      <w:ins w:id="633" w:author="Benton, Deon" w:date="2025-06-24T10:56:00Z" w16du:dateUtc="2025-06-24T15:56:00Z">
        <w:r w:rsidR="00A86B1C">
          <w:rPr>
            <w:rFonts w:ascii="Times New Roman" w:hAnsi="Times New Roman" w:cs="Times New Roman"/>
          </w:rPr>
          <w:t>time to process the familiarization sequence</w:t>
        </w:r>
      </w:ins>
      <w:ins w:id="634" w:author="Benton, Deon" w:date="2025-06-24T10:57:00Z" w16du:dateUtc="2025-06-24T15:57:00Z">
        <w:r w:rsidR="00A86B1C">
          <w:rPr>
            <w:rFonts w:ascii="Times New Roman" w:hAnsi="Times New Roman" w:cs="Times New Roman"/>
          </w:rPr>
          <w:t xml:space="preserve"> showed</w:t>
        </w:r>
      </w:ins>
      <w:ins w:id="635" w:author="Benton, Deon" w:date="2025-06-23T13:31:00Z" w16du:dateUtc="2025-06-23T18:31:00Z">
        <w:r w:rsidR="002911E8">
          <w:rPr>
            <w:rFonts w:ascii="Times New Roman" w:hAnsi="Times New Roman" w:cs="Times New Roman"/>
          </w:rPr>
          <w:t xml:space="preserve"> increased looking to the perceptually novel test event only</w:t>
        </w:r>
      </w:ins>
      <w:ins w:id="636" w:author="Benton, Deon" w:date="2025-06-23T13:42:00Z" w16du:dateUtc="2025-06-23T18:42:00Z">
        <w:r w:rsidR="00D72664">
          <w:rPr>
            <w:rFonts w:ascii="Times New Roman" w:hAnsi="Times New Roman" w:cs="Times New Roman"/>
          </w:rPr>
          <w:t xml:space="preserve">. </w:t>
        </w:r>
      </w:ins>
    </w:p>
    <w:p w14:paraId="17399478" w14:textId="70298061" w:rsidR="0015363E" w:rsidRDefault="00D72664" w:rsidP="004979E4">
      <w:pPr>
        <w:spacing w:line="480" w:lineRule="auto"/>
        <w:ind w:firstLine="720"/>
        <w:contextualSpacing/>
        <w:rPr>
          <w:ins w:id="637" w:author="Benton, Deon" w:date="2025-06-23T13:35:00Z" w16du:dateUtc="2025-06-23T18:35:00Z"/>
          <w:rFonts w:ascii="Times New Roman" w:hAnsi="Times New Roman" w:cs="Times New Roman"/>
        </w:rPr>
      </w:pPr>
      <w:ins w:id="638" w:author="Benton, Deon" w:date="2025-06-23T13:43:00Z" w16du:dateUtc="2025-06-23T18:43:00Z">
        <w:r>
          <w:rPr>
            <w:rFonts w:ascii="Times New Roman" w:hAnsi="Times New Roman" w:cs="Times New Roman"/>
          </w:rPr>
          <w:t xml:space="preserve">Although it is also true that lean accounts differ in their particulars, </w:t>
        </w:r>
      </w:ins>
      <w:ins w:id="639" w:author="Benton, Deon" w:date="2025-06-23T14:17:00Z" w16du:dateUtc="2025-06-23T19:17:00Z">
        <w:r w:rsidR="00A113DB">
          <w:rPr>
            <w:rFonts w:ascii="Times New Roman" w:hAnsi="Times New Roman" w:cs="Times New Roman"/>
          </w:rPr>
          <w:t>they share a commitment to</w:t>
        </w:r>
        <w:r w:rsidR="005A7C4E">
          <w:rPr>
            <w:rFonts w:ascii="Times New Roman" w:hAnsi="Times New Roman" w:cs="Times New Roman"/>
          </w:rPr>
          <w:t xml:space="preserve"> </w:t>
        </w:r>
      </w:ins>
      <w:ins w:id="640" w:author="Benton, Deon" w:date="2025-06-23T20:19:00Z" w16du:dateUtc="2025-06-24T01:19:00Z">
        <w:r w:rsidR="00895308">
          <w:rPr>
            <w:rFonts w:ascii="Times New Roman" w:hAnsi="Times New Roman" w:cs="Times New Roman"/>
          </w:rPr>
          <w:t>the idea</w:t>
        </w:r>
      </w:ins>
      <w:ins w:id="641" w:author="Benton, Deon" w:date="2025-06-23T14:17:00Z" w16du:dateUtc="2025-06-23T19:17:00Z">
        <w:r w:rsidR="005A7C4E">
          <w:rPr>
            <w:rFonts w:ascii="Times New Roman" w:hAnsi="Times New Roman" w:cs="Times New Roman"/>
          </w:rPr>
          <w:t xml:space="preserve"> that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can be explained without recourse to conceptually rich</w:t>
        </w:r>
      </w:ins>
      <w:ins w:id="642" w:author="Benton, Deon" w:date="2025-06-23T14:48:00Z" w16du:dateUtc="2025-06-23T19:48:00Z">
        <w:r w:rsidR="00B164E9">
          <w:rPr>
            <w:rFonts w:ascii="Times New Roman" w:hAnsi="Times New Roman" w:cs="Times New Roman"/>
          </w:rPr>
          <w:t>, innate</w:t>
        </w:r>
      </w:ins>
      <w:ins w:id="643" w:author="Benton, Deon" w:date="2025-06-23T14:17:00Z" w16du:dateUtc="2025-06-23T19:17:00Z">
        <w:r w:rsidR="005A7C4E">
          <w:rPr>
            <w:rFonts w:ascii="Times New Roman" w:hAnsi="Times New Roman" w:cs="Times New Roman"/>
          </w:rPr>
          <w:t xml:space="preserve"> knowledge that is supported by domain-specific mechanisms. </w:t>
        </w:r>
      </w:ins>
      <w:ins w:id="644" w:author="Benton, Deon" w:date="2025-06-23T14:18:00Z" w16du:dateUtc="2025-06-23T19:18:00Z">
        <w:r w:rsidR="005A7C4E">
          <w:rPr>
            <w:rFonts w:ascii="Times New Roman" w:hAnsi="Times New Roman" w:cs="Times New Roman"/>
          </w:rPr>
          <w:t xml:space="preserve">Instead, these accounts </w:t>
        </w:r>
      </w:ins>
      <w:ins w:id="645" w:author="Benton, Deon" w:date="2025-06-23T14:19:00Z" w16du:dateUtc="2025-06-23T19:19:00Z">
        <w:del w:id="646" w:author="detbenton1991@gmail.com" w:date="2025-07-03T18:54:00Z" w16du:dateUtc="2025-07-03T23:54:00Z">
          <w:r w:rsidR="00CF6D13" w:rsidDel="005853DF">
            <w:rPr>
              <w:rFonts w:ascii="Times New Roman" w:hAnsi="Times New Roman" w:cs="Times New Roman"/>
            </w:rPr>
            <w:delText>argue that infants’ responses in VoE studies can be explained by</w:delText>
          </w:r>
        </w:del>
      </w:ins>
      <w:ins w:id="647" w:author="Benton, Deon" w:date="2025-06-23T14:18:00Z" w16du:dateUtc="2025-06-23T19:18:00Z">
        <w:del w:id="648" w:author="detbenton1991@gmail.com" w:date="2025-07-03T18:54:00Z" w16du:dateUtc="2025-07-03T23:54:00Z">
          <w:r w:rsidR="005A7C4E" w:rsidDel="005853DF">
            <w:rPr>
              <w:rFonts w:ascii="Times New Roman" w:hAnsi="Times New Roman" w:cs="Times New Roman"/>
            </w:rPr>
            <w:delText xml:space="preserve"> </w:delText>
          </w:r>
        </w:del>
      </w:ins>
      <w:ins w:id="649" w:author="detbenton1991@gmail.com" w:date="2025-07-03T18:54:00Z" w16du:dateUtc="2025-07-03T23:54:00Z">
        <w:r w:rsidR="005853DF">
          <w:rPr>
            <w:rFonts w:ascii="Times New Roman" w:hAnsi="Times New Roman" w:cs="Times New Roman"/>
          </w:rPr>
          <w:t xml:space="preserve">maintain </w:t>
        </w:r>
        <w:r w:rsidR="00237147">
          <w:rPr>
            <w:rFonts w:ascii="Times New Roman" w:hAnsi="Times New Roman" w:cs="Times New Roman"/>
          </w:rPr>
          <w:t xml:space="preserve">that </w:t>
        </w:r>
      </w:ins>
      <w:ins w:id="650" w:author="Benton, Deon" w:date="2025-06-23T14:18:00Z" w16du:dateUtc="2025-06-23T19:18:00Z">
        <w:r w:rsidR="005A7C4E">
          <w:rPr>
            <w:rFonts w:ascii="Times New Roman" w:hAnsi="Times New Roman" w:cs="Times New Roman"/>
          </w:rPr>
          <w:t xml:space="preserve">domain-general learning mechanisms—such as habituation, statistical learning, </w:t>
        </w:r>
      </w:ins>
      <w:ins w:id="651" w:author="Benton, Deon" w:date="2025-06-23T14:19:00Z" w16du:dateUtc="2025-06-23T19:19:00Z">
        <w:r w:rsidR="005A7C4E">
          <w:rPr>
            <w:rFonts w:ascii="Times New Roman" w:hAnsi="Times New Roman" w:cs="Times New Roman"/>
          </w:rPr>
          <w:t>associative learning, and conditioning, among others—</w:t>
        </w:r>
      </w:ins>
      <w:ins w:id="652" w:author="Benton, Deon" w:date="2025-06-23T14:20:00Z" w16du:dateUtc="2025-06-23T19:20:00Z">
        <w:r w:rsidR="00CF6D13">
          <w:rPr>
            <w:rFonts w:ascii="Times New Roman" w:hAnsi="Times New Roman" w:cs="Times New Roman"/>
          </w:rPr>
          <w:t>that operate on</w:t>
        </w:r>
      </w:ins>
      <w:ins w:id="653" w:author="Benton, Deon" w:date="2025-06-23T14:49:00Z" w16du:dateUtc="2025-06-23T19:49:00Z">
        <w:r w:rsidR="00B164E9">
          <w:rPr>
            <w:rFonts w:ascii="Times New Roman" w:hAnsi="Times New Roman" w:cs="Times New Roman"/>
          </w:rPr>
          <w:t xml:space="preserve"> low-level, surface-based features</w:t>
        </w:r>
      </w:ins>
      <w:ins w:id="654" w:author="detbenton1991@gmail.com" w:date="2025-07-03T18:54:00Z" w16du:dateUtc="2025-07-03T23:54:00Z">
        <w:r w:rsidR="005853DF">
          <w:rPr>
            <w:rFonts w:ascii="Times New Roman" w:hAnsi="Times New Roman" w:cs="Times New Roman"/>
          </w:rPr>
          <w:t xml:space="preserve"> can capture infants’ responses in </w:t>
        </w:r>
        <w:proofErr w:type="spellStart"/>
        <w:r w:rsidR="005853DF">
          <w:rPr>
            <w:rFonts w:ascii="Times New Roman" w:hAnsi="Times New Roman" w:cs="Times New Roman"/>
          </w:rPr>
          <w:t>VoE</w:t>
        </w:r>
        <w:proofErr w:type="spellEnd"/>
        <w:r w:rsidR="005853DF">
          <w:rPr>
            <w:rFonts w:ascii="Times New Roman" w:hAnsi="Times New Roman" w:cs="Times New Roman"/>
          </w:rPr>
          <w:t xml:space="preserve"> studies</w:t>
        </w:r>
      </w:ins>
      <w:ins w:id="655" w:author="Benton, Deon" w:date="2025-06-23T14:49:00Z" w16du:dateUtc="2025-06-23T19:49:00Z">
        <w:r w:rsidR="00B164E9">
          <w:rPr>
            <w:rFonts w:ascii="Times New Roman" w:hAnsi="Times New Roman" w:cs="Times New Roman"/>
          </w:rPr>
          <w:t>.</w:t>
        </w:r>
      </w:ins>
      <w:ins w:id="656" w:author="Benton, Deon" w:date="2025-06-23T15:10:00Z" w16du:dateUtc="2025-06-23T20:10:00Z">
        <w:r w:rsidR="00575943">
          <w:rPr>
            <w:rFonts w:ascii="Times New Roman" w:hAnsi="Times New Roman" w:cs="Times New Roman"/>
          </w:rPr>
          <w:t xml:space="preserve"> </w:t>
        </w:r>
      </w:ins>
      <w:ins w:id="657" w:author="Benton, Deon" w:date="2025-06-23T15:25:00Z" w16du:dateUtc="2025-06-23T20:25:00Z">
        <w:r w:rsidR="00FC1A1E">
          <w:rPr>
            <w:rFonts w:ascii="Times New Roman" w:hAnsi="Times New Roman" w:cs="Times New Roman"/>
          </w:rPr>
          <w:t>In other words</w:t>
        </w:r>
      </w:ins>
      <w:ins w:id="658" w:author="Benton, Deon" w:date="2025-06-23T15:10:00Z" w16du:dateUtc="2025-06-23T20:10:00Z">
        <w:r w:rsidR="00575943">
          <w:rPr>
            <w:rFonts w:ascii="Times New Roman" w:hAnsi="Times New Roman" w:cs="Times New Roman"/>
          </w:rPr>
          <w:t xml:space="preserve">, infants’ looking responses may reflect factors such as the strength of stimulus encoding, </w:t>
        </w:r>
      </w:ins>
      <w:ins w:id="659" w:author="Benton, Deon" w:date="2025-06-23T15:11:00Z" w16du:dateUtc="2025-06-23T20:11:00Z">
        <w:r w:rsidR="00575943">
          <w:rPr>
            <w:rFonts w:ascii="Times New Roman" w:hAnsi="Times New Roman" w:cs="Times New Roman"/>
          </w:rPr>
          <w:t>perceptual novelty or familiarity, and simple preferences rather than inferences about numerical computations, sociomoral evaluation, or object permanence</w:t>
        </w:r>
      </w:ins>
      <w:ins w:id="660" w:author="Benton, Deon" w:date="2025-06-23T15:12:00Z" w16du:dateUtc="2025-06-23T20:12:00Z">
        <w:r w:rsidR="00575943">
          <w:rPr>
            <w:rFonts w:ascii="Times New Roman" w:hAnsi="Times New Roman" w:cs="Times New Roman"/>
          </w:rPr>
          <w:t>.</w:t>
        </w:r>
      </w:ins>
      <w:ins w:id="661" w:author="Benton, Deon" w:date="2025-06-23T15:13:00Z" w16du:dateUtc="2025-06-23T20:13:00Z">
        <w:r w:rsidR="004E5558">
          <w:rPr>
            <w:rFonts w:ascii="Times New Roman" w:hAnsi="Times New Roman" w:cs="Times New Roman"/>
          </w:rPr>
          <w:t xml:space="preserve"> </w:t>
        </w:r>
      </w:ins>
      <w:ins w:id="662" w:author="Benton, Deon" w:date="2025-06-23T15:31:00Z" w16du:dateUtc="2025-06-23T20:31:00Z">
        <w:r w:rsidR="003579F0">
          <w:rPr>
            <w:rFonts w:ascii="Times New Roman" w:hAnsi="Times New Roman" w:cs="Times New Roman"/>
          </w:rPr>
          <w:t>This</w:t>
        </w:r>
      </w:ins>
      <w:ins w:id="663" w:author="Benton, Deon" w:date="2025-06-23T15:26:00Z" w16du:dateUtc="2025-06-23T20:26:00Z">
        <w:r w:rsidR="00FC1A1E">
          <w:rPr>
            <w:rFonts w:ascii="Times New Roman" w:hAnsi="Times New Roman" w:cs="Times New Roman"/>
          </w:rPr>
          <w:t xml:space="preserve"> more sophisticated knowledge </w:t>
        </w:r>
        <w:r w:rsidR="00FC1A1E">
          <w:rPr>
            <w:rFonts w:ascii="Times New Roman" w:hAnsi="Times New Roman" w:cs="Times New Roman"/>
          </w:rPr>
          <w:lastRenderedPageBreak/>
          <w:t>is though</w:t>
        </w:r>
      </w:ins>
      <w:ins w:id="664" w:author="Benton, Deon" w:date="2025-06-23T15:28:00Z" w16du:dateUtc="2025-06-23T20:28:00Z">
        <w:r w:rsidR="002A693A">
          <w:rPr>
            <w:rFonts w:ascii="Times New Roman" w:hAnsi="Times New Roman" w:cs="Times New Roman"/>
          </w:rPr>
          <w:t>t</w:t>
        </w:r>
      </w:ins>
      <w:ins w:id="665" w:author="Benton, Deon" w:date="2025-06-23T15:26:00Z" w16du:dateUtc="2025-06-23T20:26:00Z">
        <w:r w:rsidR="00FC1A1E">
          <w:rPr>
            <w:rFonts w:ascii="Times New Roman" w:hAnsi="Times New Roman" w:cs="Times New Roman"/>
          </w:rPr>
          <w:t xml:space="preserve"> to emerge</w:t>
        </w:r>
      </w:ins>
      <w:ins w:id="666" w:author="Benton, Deon" w:date="2025-06-23T15:27:00Z" w16du:dateUtc="2025-06-23T20:27:00Z">
        <w:r w:rsidR="002A693A">
          <w:rPr>
            <w:rFonts w:ascii="Times New Roman" w:hAnsi="Times New Roman" w:cs="Times New Roman"/>
          </w:rPr>
          <w:t xml:space="preserve"> gradually </w:t>
        </w:r>
      </w:ins>
      <w:ins w:id="667" w:author="Benton, Deon" w:date="2025-06-23T15:28:00Z" w16du:dateUtc="2025-06-23T20:28:00Z">
        <w:r w:rsidR="002A693A">
          <w:rPr>
            <w:rFonts w:ascii="Times New Roman" w:hAnsi="Times New Roman" w:cs="Times New Roman"/>
          </w:rPr>
          <w:t xml:space="preserve">via the same learning </w:t>
        </w:r>
      </w:ins>
      <w:ins w:id="668" w:author="Benton, Deon" w:date="2025-06-23T15:29:00Z" w16du:dateUtc="2025-06-23T20:29:00Z">
        <w:r w:rsidR="002A693A">
          <w:rPr>
            <w:rFonts w:ascii="Times New Roman" w:hAnsi="Times New Roman" w:cs="Times New Roman"/>
          </w:rPr>
          <w:t>mechanisms</w:t>
        </w:r>
        <w:r w:rsidR="004979E4">
          <w:rPr>
            <w:rFonts w:ascii="Times New Roman" w:hAnsi="Times New Roman" w:cs="Times New Roman"/>
          </w:rPr>
          <w:t xml:space="preserve"> believed to</w:t>
        </w:r>
      </w:ins>
      <w:ins w:id="669" w:author="Benton, Deon" w:date="2025-06-23T20:24:00Z" w16du:dateUtc="2025-06-24T01:24:00Z">
        <w:r w:rsidR="00F17246">
          <w:rPr>
            <w:rFonts w:ascii="Times New Roman" w:hAnsi="Times New Roman" w:cs="Times New Roman"/>
          </w:rPr>
          <w:t xml:space="preserve"> subserve</w:t>
        </w:r>
      </w:ins>
      <w:ins w:id="670" w:author="Benton, Deon" w:date="2025-06-23T15:29:00Z" w16du:dateUtc="2025-06-23T20:29:00Z">
        <w:r w:rsidR="004979E4">
          <w:rPr>
            <w:rFonts w:ascii="Times New Roman" w:hAnsi="Times New Roman" w:cs="Times New Roman"/>
          </w:rPr>
          <w:t xml:space="preserve"> infants’ responses in </w:t>
        </w:r>
        <w:proofErr w:type="spellStart"/>
        <w:r w:rsidR="004979E4">
          <w:rPr>
            <w:rFonts w:ascii="Times New Roman" w:hAnsi="Times New Roman" w:cs="Times New Roman"/>
          </w:rPr>
          <w:t>VoE</w:t>
        </w:r>
        <w:proofErr w:type="spellEnd"/>
        <w:r w:rsidR="004979E4">
          <w:rPr>
            <w:rFonts w:ascii="Times New Roman" w:hAnsi="Times New Roman" w:cs="Times New Roman"/>
          </w:rPr>
          <w:t xml:space="preserve"> studies.</w:t>
        </w:r>
      </w:ins>
      <w:ins w:id="671" w:author="Benton, Deon" w:date="2025-06-23T15:18:00Z" w16du:dateUtc="2025-06-23T20:18:00Z">
        <w:r w:rsidR="00115675">
          <w:rPr>
            <w:rFonts w:ascii="Times New Roman" w:hAnsi="Times New Roman" w:cs="Times New Roman"/>
          </w:rPr>
          <w:t xml:space="preserve"> </w:t>
        </w:r>
      </w:ins>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77777777" w:rsidR="001A2641" w:rsidRPr="00445430" w:rsidRDefault="001A2641" w:rsidP="001A2641">
      <w:pPr>
        <w:spacing w:line="480" w:lineRule="auto"/>
        <w:contextualSpacing/>
        <w:rPr>
          <w:ins w:id="672" w:author="Benton, Deon" w:date="2025-06-23T13:38:00Z" w16du:dateUtc="2025-06-23T18:38:00Z"/>
          <w:rFonts w:ascii="Times New Roman" w:hAnsi="Times New Roman" w:cs="Times New Roman"/>
          <w:b/>
          <w:bCs/>
        </w:rPr>
      </w:pPr>
      <w:ins w:id="673" w:author="Benton, Deon" w:date="2025-06-23T13:38:00Z" w16du:dateUtc="2025-06-23T18:38:00Z">
        <w:r>
          <w:rPr>
            <w:rFonts w:ascii="Times New Roman" w:hAnsi="Times New Roman" w:cs="Times New Roman"/>
            <w:b/>
            <w:bCs/>
          </w:rPr>
          <w:t xml:space="preserve">A lean proposal for the origins of infant action understanding </w:t>
        </w:r>
      </w:ins>
    </w:p>
    <w:p w14:paraId="69D56AA6" w14:textId="11FF3117" w:rsidR="00EF4B25" w:rsidRDefault="00DE18F0" w:rsidP="00D027B5">
      <w:pPr>
        <w:spacing w:line="480" w:lineRule="auto"/>
        <w:contextualSpacing/>
        <w:rPr>
          <w:ins w:id="674" w:author="Benton, Deon" w:date="2025-06-25T13:18:00Z" w16du:dateUtc="2025-06-25T18:18:00Z"/>
          <w:rFonts w:ascii="Times New Roman" w:hAnsi="Times New Roman" w:cs="Times New Roman"/>
        </w:rPr>
      </w:pPr>
      <w:ins w:id="675" w:author="Benton, Deon" w:date="2025-06-24T12:03:00Z" w16du:dateUtc="2025-06-24T17:03:00Z">
        <w:r>
          <w:rPr>
            <w:rFonts w:ascii="Times New Roman" w:hAnsi="Times New Roman" w:cs="Times New Roman"/>
          </w:rPr>
          <w:tab/>
          <w:t>As the discussion to this point has shown, there have been many attempts to explain infants’ looking behavior</w:t>
        </w:r>
      </w:ins>
      <w:ins w:id="676" w:author="Benton, Deon" w:date="2025-06-24T12:04:00Z" w16du:dateUtc="2025-06-24T17:04:00Z">
        <w:r>
          <w:rPr>
            <w:rFonts w:ascii="Times New Roman" w:hAnsi="Times New Roman" w:cs="Times New Roman"/>
          </w:rPr>
          <w:t xml:space="preserve">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infants’ action understanding</w:t>
        </w:r>
      </w:ins>
      <w:ins w:id="677" w:author="detbenton1991@gmail.com" w:date="2025-07-03T18:56:00Z" w16du:dateUtc="2025-07-03T23:56:00Z">
        <w:r w:rsidR="00E7463E">
          <w:rPr>
            <w:rFonts w:ascii="Times New Roman" w:hAnsi="Times New Roman" w:cs="Times New Roman"/>
          </w:rPr>
          <w:t xml:space="preserve"> and processing in particular</w:t>
        </w:r>
      </w:ins>
      <w:ins w:id="678" w:author="Benton, Deon" w:date="2025-06-24T12:04:00Z" w16du:dateUtc="2025-06-24T17:04:00Z">
        <w:r>
          <w:rPr>
            <w:rFonts w:ascii="Times New Roman" w:hAnsi="Times New Roman" w:cs="Times New Roman"/>
          </w:rPr>
          <w:t xml:space="preserve"> from the same perspective remain relatively scarce</w:t>
        </w:r>
      </w:ins>
      <w:ins w:id="679" w:author="Benton, Deon" w:date="2025-06-24T13:30:00Z" w16du:dateUtc="2025-06-24T18:30:00Z">
        <w:r w:rsidR="000C6B58">
          <w:rPr>
            <w:rFonts w:ascii="Times New Roman" w:hAnsi="Times New Roman" w:cs="Times New Roman"/>
          </w:rPr>
          <w:t>.</w:t>
        </w:r>
      </w:ins>
      <w:ins w:id="680" w:author="Benton, Deon" w:date="2025-06-24T13:18:00Z" w16du:dateUtc="2025-06-24T18:18:00Z">
        <w:r w:rsidR="00C03B2C">
          <w:rPr>
            <w:rFonts w:ascii="Times New Roman" w:hAnsi="Times New Roman" w:cs="Times New Roman"/>
          </w:rPr>
          <w:t xml:space="preserve"> </w:t>
        </w:r>
      </w:ins>
      <w:ins w:id="681" w:author="Benton, Deon" w:date="2025-06-24T14:41:00Z" w16du:dateUtc="2025-06-24T19:41:00Z">
        <w:r w:rsidR="00673D12">
          <w:rPr>
            <w:rFonts w:ascii="Times New Roman" w:hAnsi="Times New Roman" w:cs="Times New Roman"/>
          </w:rPr>
          <w:t>A</w:t>
        </w:r>
      </w:ins>
      <w:ins w:id="682" w:author="Benton, Deon" w:date="2025-06-23T21:57:00Z" w16du:dateUtc="2025-06-24T02:57:00Z">
        <w:r w:rsidR="000329CC">
          <w:rPr>
            <w:rFonts w:ascii="Times New Roman" w:hAnsi="Times New Roman" w:cs="Times New Roman"/>
          </w:rPr>
          <w:t xml:space="preserve"> </w:t>
        </w:r>
      </w:ins>
      <w:ins w:id="683" w:author="Benton, Deon" w:date="2025-06-24T13:30:00Z" w16du:dateUtc="2025-06-24T18:30:00Z">
        <w:r w:rsidR="000C6B58">
          <w:rPr>
            <w:rFonts w:ascii="Times New Roman" w:hAnsi="Times New Roman" w:cs="Times New Roman"/>
          </w:rPr>
          <w:t>notab</w:t>
        </w:r>
      </w:ins>
      <w:ins w:id="684" w:author="Benton, Deon" w:date="2025-06-24T13:31:00Z" w16du:dateUtc="2025-06-24T18:31:00Z">
        <w:r w:rsidR="000C6B58">
          <w:rPr>
            <w:rFonts w:ascii="Times New Roman" w:hAnsi="Times New Roman" w:cs="Times New Roman"/>
          </w:rPr>
          <w:t>le exception to this is a</w:t>
        </w:r>
      </w:ins>
      <w:ins w:id="685" w:author="detbenton1991@gmail.com" w:date="2025-07-03T18:56:00Z" w16du:dateUtc="2025-07-03T23:56:00Z">
        <w:r w:rsidR="00E7463E">
          <w:rPr>
            <w:rFonts w:ascii="Times New Roman" w:hAnsi="Times New Roman" w:cs="Times New Roman"/>
          </w:rPr>
          <w:t xml:space="preserve"> computational investigation</w:t>
        </w:r>
      </w:ins>
      <w:ins w:id="686" w:author="Benton, Deon" w:date="2025-06-24T13:31:00Z" w16du:dateUtc="2025-06-24T18:31:00Z">
        <w:del w:id="687" w:author="detbenton1991@gmail.com" w:date="2025-07-03T18:56:00Z" w16du:dateUtc="2025-07-03T23:56:00Z">
          <w:r w:rsidR="000C6B58" w:rsidDel="00E7463E">
            <w:rPr>
              <w:rFonts w:ascii="Times New Roman" w:hAnsi="Times New Roman" w:cs="Times New Roman"/>
            </w:rPr>
            <w:delText xml:space="preserve"> study</w:delText>
          </w:r>
        </w:del>
        <w:r w:rsidR="000C6B58">
          <w:rPr>
            <w:rFonts w:ascii="Times New Roman" w:hAnsi="Times New Roman" w:cs="Times New Roman"/>
          </w:rPr>
          <w:t xml:space="preserve"> </w:t>
        </w:r>
      </w:ins>
      <w:ins w:id="688" w:author="Benton, Deon" w:date="2025-06-23T21:12:00Z" w16du:dateUtc="2025-06-24T02:12:00Z">
        <w:r w:rsidR="00EC7604">
          <w:rPr>
            <w:rFonts w:ascii="Times New Roman" w:hAnsi="Times New Roman" w:cs="Times New Roman"/>
          </w:rPr>
          <w:t>by Overwalle (2010)</w:t>
        </w:r>
      </w:ins>
      <w:ins w:id="689" w:author="Benton, Deon" w:date="2025-06-24T14:25:00Z" w16du:dateUtc="2025-06-24T19:25:00Z">
        <w:r w:rsidR="00B81767">
          <w:rPr>
            <w:rFonts w:ascii="Times New Roman" w:hAnsi="Times New Roman" w:cs="Times New Roman"/>
          </w:rPr>
          <w:t>.</w:t>
        </w:r>
      </w:ins>
      <w:ins w:id="690" w:author="Benton, Deon" w:date="2025-06-24T14:41:00Z" w16du:dateUtc="2025-06-24T19:41:00Z">
        <w:r w:rsidR="00673D12">
          <w:rPr>
            <w:rFonts w:ascii="Times New Roman" w:hAnsi="Times New Roman" w:cs="Times New Roman"/>
          </w:rPr>
          <w:t xml:space="preserve"> </w:t>
        </w:r>
      </w:ins>
      <w:ins w:id="691" w:author="Benton, Deon" w:date="2025-06-24T22:46:00Z" w16du:dateUtc="2025-06-25T03:46:00Z">
        <w:r w:rsidR="00861E76">
          <w:rPr>
            <w:rFonts w:ascii="Times New Roman" w:hAnsi="Times New Roman" w:cs="Times New Roman"/>
          </w:rPr>
          <w:t xml:space="preserve">One of the goals of this study was to explain infants’ looking behaviors in Gergely et al. (1995). Overwalle (2010) argued that infants learn about what makes an action efficient (or inefficient) based on prior experience either observing or engaging in those actions; </w:t>
        </w:r>
      </w:ins>
      <w:ins w:id="692" w:author="Benton, Deon" w:date="2025-06-24T22:47:00Z" w16du:dateUtc="2025-06-25T03:47:00Z">
        <w:r w:rsidR="00861E76">
          <w:rPr>
            <w:rFonts w:ascii="Times New Roman" w:hAnsi="Times New Roman" w:cs="Times New Roman"/>
          </w:rPr>
          <w:t>a priori notions of efficiency based on a teleological stance are not necessary</w:t>
        </w:r>
      </w:ins>
      <w:ins w:id="693" w:author="Benton, Deon" w:date="2025-06-24T22:46:00Z" w16du:dateUtc="2025-06-25T03:46:00Z">
        <w:r w:rsidR="00861E76">
          <w:rPr>
            <w:rFonts w:ascii="Times New Roman" w:hAnsi="Times New Roman" w:cs="Times New Roman"/>
          </w:rPr>
          <w:t xml:space="preserve">. Thus, infants might learn to see jumping as the most efficient action to perform in the presence of a wall if, each time an agent jumps, a wall is present. In contrast, they might learn to see straight motion paths as most efficient if agents engage in this action whenever an obstacle is absent.  </w:t>
        </w:r>
      </w:ins>
      <w:ins w:id="694" w:author="Benton, Deon" w:date="2025-06-24T22:47:00Z" w16du:dateUtc="2025-06-25T03:47:00Z">
        <w:r w:rsidR="00861E76">
          <w:rPr>
            <w:rFonts w:ascii="Times New Roman" w:hAnsi="Times New Roman" w:cs="Times New Roman"/>
          </w:rPr>
          <w:t xml:space="preserve">Overwalle (2010) </w:t>
        </w:r>
      </w:ins>
      <w:ins w:id="695" w:author="Benton, Deon" w:date="2025-06-24T22:51:00Z" w16du:dateUtc="2025-06-25T03:51:00Z">
        <w:r w:rsidR="00811804">
          <w:rPr>
            <w:rFonts w:ascii="Times New Roman" w:hAnsi="Times New Roman" w:cs="Times New Roman"/>
          </w:rPr>
          <w:t>implemented this idea in a</w:t>
        </w:r>
      </w:ins>
      <w:ins w:id="696" w:author="Benton, Deon" w:date="2025-06-24T22:43:00Z" w16du:dateUtc="2025-06-25T03:43:00Z">
        <w:r w:rsidR="00861E76">
          <w:rPr>
            <w:rFonts w:ascii="Times New Roman" w:hAnsi="Times New Roman" w:cs="Times New Roman"/>
          </w:rPr>
          <w:t xml:space="preserve"> </w:t>
        </w:r>
      </w:ins>
      <w:ins w:id="697" w:author="Benton, Deon" w:date="2025-06-24T22:51:00Z" w16du:dateUtc="2025-06-25T03:51:00Z">
        <w:r w:rsidR="00861E76">
          <w:rPr>
            <w:rFonts w:ascii="Times New Roman" w:hAnsi="Times New Roman" w:cs="Times New Roman"/>
          </w:rPr>
          <w:t>recurrent connectionist model</w:t>
        </w:r>
      </w:ins>
      <w:ins w:id="698" w:author="Benton, Deon" w:date="2025-06-24T22:45:00Z" w16du:dateUtc="2025-06-25T03:45:00Z">
        <w:r w:rsidR="00861E76">
          <w:rPr>
            <w:rFonts w:ascii="Times New Roman" w:hAnsi="Times New Roman" w:cs="Times New Roman"/>
          </w:rPr>
          <w:t xml:space="preserve"> </w:t>
        </w:r>
      </w:ins>
      <w:ins w:id="699" w:author="Benton, Deon" w:date="2025-06-24T22:51:00Z" w16du:dateUtc="2025-06-25T03:51:00Z">
        <w:r w:rsidR="00811804">
          <w:rPr>
            <w:rFonts w:ascii="Times New Roman" w:hAnsi="Times New Roman" w:cs="Times New Roman"/>
          </w:rPr>
          <w:t xml:space="preserve">and showed that </w:t>
        </w:r>
      </w:ins>
      <w:ins w:id="700" w:author="Benton, Deon" w:date="2025-06-24T22:54:00Z" w16du:dateUtc="2025-06-25T03:54:00Z">
        <w:r w:rsidR="00D027B5">
          <w:rPr>
            <w:rFonts w:ascii="Times New Roman" w:hAnsi="Times New Roman" w:cs="Times New Roman"/>
          </w:rPr>
          <w:t>it could explain</w:t>
        </w:r>
      </w:ins>
      <w:ins w:id="701" w:author="Benton, Deon" w:date="2025-06-24T22:51:00Z" w16du:dateUtc="2025-06-25T03:51:00Z">
        <w:r w:rsidR="00811804">
          <w:rPr>
            <w:rFonts w:ascii="Times New Roman" w:hAnsi="Times New Roman" w:cs="Times New Roman"/>
          </w:rPr>
          <w:t xml:space="preserve"> </w:t>
        </w:r>
      </w:ins>
      <w:ins w:id="702" w:author="Benton, Deon" w:date="2025-06-24T22:45:00Z" w16du:dateUtc="2025-06-25T03:45:00Z">
        <w:r w:rsidR="00861E76">
          <w:rPr>
            <w:rFonts w:ascii="Times New Roman" w:hAnsi="Times New Roman" w:cs="Times New Roman"/>
          </w:rPr>
          <w:t>i</w:t>
        </w:r>
      </w:ins>
      <w:ins w:id="703" w:author="Benton, Deon" w:date="2025-06-24T22:46:00Z" w16du:dateUtc="2025-06-25T03:46:00Z">
        <w:r w:rsidR="00861E76">
          <w:rPr>
            <w:rFonts w:ascii="Times New Roman" w:hAnsi="Times New Roman" w:cs="Times New Roman"/>
          </w:rPr>
          <w:t>nfants’ looking responses across the Experimental and Control conditions</w:t>
        </w:r>
      </w:ins>
      <w:ins w:id="704" w:author="Benton, Deon" w:date="2025-06-24T22:54:00Z" w16du:dateUtc="2025-06-25T03:54:00Z">
        <w:r w:rsidR="00D027B5">
          <w:rPr>
            <w:rFonts w:ascii="Times New Roman" w:hAnsi="Times New Roman" w:cs="Times New Roman"/>
          </w:rPr>
          <w:t xml:space="preserve"> in Gergely et al. (199</w:t>
        </w:r>
      </w:ins>
      <w:ins w:id="705" w:author="Benton, Deon" w:date="2025-06-24T22:55:00Z" w16du:dateUtc="2025-06-25T03:55:00Z">
        <w:r w:rsidR="00D027B5">
          <w:rPr>
            <w:rFonts w:ascii="Times New Roman" w:hAnsi="Times New Roman" w:cs="Times New Roman"/>
          </w:rPr>
          <w:t>5). Overwalle (2010) interpreted this finding to mean that</w:t>
        </w:r>
      </w:ins>
      <w:ins w:id="706" w:author="Benton, Deon" w:date="2025-06-25T11:45:00Z" w16du:dateUtc="2025-06-25T16:45:00Z">
        <w:r w:rsidR="00BC3402">
          <w:rPr>
            <w:rFonts w:ascii="Times New Roman" w:hAnsi="Times New Roman" w:cs="Times New Roman"/>
          </w:rPr>
          <w:t xml:space="preserve"> knowledge about what makes an action efficient can be learned from</w:t>
        </w:r>
      </w:ins>
      <w:ins w:id="707" w:author="Benton, Deon" w:date="2025-06-25T11:46:00Z" w16du:dateUtc="2025-06-25T16:46:00Z">
        <w:r w:rsidR="00BC3402">
          <w:rPr>
            <w:rFonts w:ascii="Times New Roman" w:hAnsi="Times New Roman" w:cs="Times New Roman"/>
          </w:rPr>
          <w:t xml:space="preserve"> experience observing objects move in relation to external constraints and obstacles;</w:t>
        </w:r>
      </w:ins>
      <w:ins w:id="708" w:author="Benton, Deon" w:date="2025-06-24T22:55:00Z" w16du:dateUtc="2025-06-25T03:55:00Z">
        <w:r w:rsidR="00D027B5">
          <w:rPr>
            <w:rFonts w:ascii="Times New Roman" w:hAnsi="Times New Roman" w:cs="Times New Roman"/>
          </w:rPr>
          <w:t xml:space="preserve"> a priori notions of efficiency</w:t>
        </w:r>
      </w:ins>
      <w:ins w:id="709" w:author="Benton, Deon" w:date="2025-06-25T11:47:00Z" w16du:dateUtc="2025-06-25T16:47:00Z">
        <w:r w:rsidR="006624D1">
          <w:rPr>
            <w:rFonts w:ascii="Times New Roman" w:hAnsi="Times New Roman" w:cs="Times New Roman"/>
          </w:rPr>
          <w:t xml:space="preserve"> based on a teleological stance</w:t>
        </w:r>
      </w:ins>
      <w:ins w:id="710" w:author="Benton, Deon" w:date="2025-06-24T22:55:00Z" w16du:dateUtc="2025-06-25T03:55:00Z">
        <w:r w:rsidR="00D027B5">
          <w:rPr>
            <w:rFonts w:ascii="Times New Roman" w:hAnsi="Times New Roman" w:cs="Times New Roman"/>
          </w:rPr>
          <w:t xml:space="preserve"> </w:t>
        </w:r>
      </w:ins>
      <w:ins w:id="711" w:author="Benton, Deon" w:date="2025-06-25T11:46:00Z" w16du:dateUtc="2025-06-25T16:46:00Z">
        <w:r w:rsidR="00BC3402">
          <w:rPr>
            <w:rFonts w:ascii="Times New Roman" w:hAnsi="Times New Roman" w:cs="Times New Roman"/>
          </w:rPr>
          <w:t>are not</w:t>
        </w:r>
      </w:ins>
      <w:ins w:id="712" w:author="Benton, Deon" w:date="2025-06-24T22:55:00Z" w16du:dateUtc="2025-06-25T03:55:00Z">
        <w:r w:rsidR="00D027B5">
          <w:rPr>
            <w:rFonts w:ascii="Times New Roman" w:hAnsi="Times New Roman" w:cs="Times New Roman"/>
          </w:rPr>
          <w:t xml:space="preserve"> necessary to account for infants’ responses</w:t>
        </w:r>
      </w:ins>
      <w:ins w:id="713" w:author="Benton, Deon" w:date="2025-06-25T11:44:00Z" w16du:dateUtc="2025-06-25T16:44:00Z">
        <w:r w:rsidR="00BC3402">
          <w:rPr>
            <w:rFonts w:ascii="Times New Roman" w:hAnsi="Times New Roman" w:cs="Times New Roman"/>
          </w:rPr>
          <w:t xml:space="preserve"> in Gergely et al. (1995)</w:t>
        </w:r>
      </w:ins>
      <w:ins w:id="714" w:author="Benton, Deon" w:date="2025-06-24T22:56:00Z" w16du:dateUtc="2025-06-25T03:56:00Z">
        <w:r w:rsidR="00D027B5">
          <w:rPr>
            <w:rFonts w:ascii="Times New Roman" w:hAnsi="Times New Roman" w:cs="Times New Roman"/>
          </w:rPr>
          <w:t>.</w:t>
        </w:r>
      </w:ins>
    </w:p>
    <w:p w14:paraId="32536664" w14:textId="0E5AC9BB" w:rsidR="003E6A28" w:rsidRPr="00600BB7" w:rsidRDefault="00DA57F6" w:rsidP="00600BB7">
      <w:pPr>
        <w:spacing w:line="480" w:lineRule="auto"/>
        <w:ind w:firstLine="720"/>
        <w:contextualSpacing/>
        <w:rPr>
          <w:ins w:id="715" w:author="Benton, Deon" w:date="2025-06-26T11:30:00Z" w16du:dateUtc="2025-06-26T16:30:00Z"/>
          <w:rFonts w:ascii="Times New Roman" w:eastAsia="Times New Roman" w:hAnsi="Times New Roman" w:cs="Times New Roman"/>
        </w:rPr>
      </w:pPr>
      <w:ins w:id="716" w:author="Benton, Deon" w:date="2025-06-25T13:14:00Z" w16du:dateUtc="2025-06-25T18:14:00Z">
        <w:r>
          <w:rPr>
            <w:rFonts w:ascii="Times New Roman" w:hAnsi="Times New Roman" w:cs="Times New Roman"/>
          </w:rPr>
          <w:t>Although Overwalle</w:t>
        </w:r>
      </w:ins>
      <w:ins w:id="717" w:author="Benton, Deon" w:date="2025-06-25T13:15:00Z" w16du:dateUtc="2025-06-25T18:15:00Z">
        <w:r>
          <w:rPr>
            <w:rFonts w:ascii="Times New Roman" w:hAnsi="Times New Roman" w:cs="Times New Roman"/>
          </w:rPr>
          <w:t>’s</w:t>
        </w:r>
      </w:ins>
      <w:ins w:id="718" w:author="Benton, Deon" w:date="2025-06-25T13:14:00Z" w16du:dateUtc="2025-06-25T18:14:00Z">
        <w:r>
          <w:rPr>
            <w:rFonts w:ascii="Times New Roman" w:hAnsi="Times New Roman" w:cs="Times New Roman"/>
          </w:rPr>
          <w:t xml:space="preserve"> (2010) model </w:t>
        </w:r>
      </w:ins>
      <w:ins w:id="719" w:author="Benton, Deon" w:date="2025-06-26T11:27:00Z" w16du:dateUtc="2025-06-26T16:27:00Z">
        <w:r w:rsidR="000B60E2">
          <w:rPr>
            <w:rFonts w:ascii="Times New Roman" w:hAnsi="Times New Roman" w:cs="Times New Roman"/>
          </w:rPr>
          <w:t>results suggest putatively that</w:t>
        </w:r>
      </w:ins>
      <w:ins w:id="720" w:author="Benton, Deon" w:date="2025-06-25T13:15:00Z" w16du:dateUtc="2025-06-25T18:15:00Z">
        <w:r>
          <w:rPr>
            <w:rFonts w:ascii="Times New Roman" w:hAnsi="Times New Roman" w:cs="Times New Roman"/>
          </w:rPr>
          <w:t xml:space="preserve"> action</w:t>
        </w:r>
      </w:ins>
      <w:ins w:id="721" w:author="Benton, Deon" w:date="2025-06-25T13:14:00Z" w16du:dateUtc="2025-06-25T18:14:00Z">
        <w:r>
          <w:rPr>
            <w:rFonts w:ascii="Times New Roman" w:hAnsi="Times New Roman" w:cs="Times New Roman"/>
          </w:rPr>
          <w:t xml:space="preserve"> efficiency can be learned, </w:t>
        </w:r>
      </w:ins>
      <w:ins w:id="722" w:author="Benton, Deon" w:date="2025-06-25T13:21:00Z" w16du:dateUtc="2025-06-25T18:21:00Z">
        <w:r w:rsidR="008E542C">
          <w:rPr>
            <w:rFonts w:ascii="Times New Roman" w:hAnsi="Times New Roman" w:cs="Times New Roman"/>
          </w:rPr>
          <w:t xml:space="preserve">caution should be exercised before accepting </w:t>
        </w:r>
      </w:ins>
      <w:ins w:id="723" w:author="Benton, Deon" w:date="2025-06-26T11:27:00Z" w16du:dateUtc="2025-06-26T16:27:00Z">
        <w:r w:rsidR="000B60E2">
          <w:rPr>
            <w:rFonts w:ascii="Times New Roman" w:hAnsi="Times New Roman" w:cs="Times New Roman"/>
          </w:rPr>
          <w:t>this conclusion for</w:t>
        </w:r>
      </w:ins>
      <w:ins w:id="724" w:author="Benton, Deon" w:date="2025-06-25T13:58:00Z" w16du:dateUtc="2025-06-25T18:58:00Z">
        <w:r w:rsidR="00B474F5">
          <w:rPr>
            <w:rFonts w:ascii="Times New Roman" w:hAnsi="Times New Roman" w:cs="Times New Roman"/>
          </w:rPr>
          <w:t xml:space="preserve"> at least three </w:t>
        </w:r>
        <w:r w:rsidR="00B474F5">
          <w:rPr>
            <w:rFonts w:ascii="Times New Roman" w:hAnsi="Times New Roman" w:cs="Times New Roman"/>
          </w:rPr>
          <w:lastRenderedPageBreak/>
          <w:t>reasons</w:t>
        </w:r>
      </w:ins>
      <w:ins w:id="725" w:author="Benton, Deon" w:date="2025-06-24T14:50:00Z" w16du:dateUtc="2025-06-24T19:50:00Z">
        <w:r w:rsidR="00DC3C33">
          <w:rPr>
            <w:rFonts w:ascii="Times New Roman" w:hAnsi="Times New Roman" w:cs="Times New Roman"/>
          </w:rPr>
          <w:t>.</w:t>
        </w:r>
      </w:ins>
      <w:ins w:id="726" w:author="Benton, Deon" w:date="2025-06-25T13:58:00Z" w16du:dateUtc="2025-06-25T18:58:00Z">
        <w:r w:rsidR="00B474F5">
          <w:rPr>
            <w:rFonts w:ascii="Times New Roman" w:hAnsi="Times New Roman" w:cs="Times New Roman"/>
          </w:rPr>
          <w:t xml:space="preserve"> </w:t>
        </w:r>
      </w:ins>
      <w:ins w:id="727" w:author="Benton, Deon" w:date="2025-06-25T20:29:00Z" w16du:dateUtc="2025-06-26T01:29:00Z">
        <w:r w:rsidR="00BC7B45">
          <w:rPr>
            <w:rFonts w:ascii="Times New Roman" w:hAnsi="Times New Roman" w:cs="Times New Roman"/>
          </w:rPr>
          <w:t>The first is that</w:t>
        </w:r>
      </w:ins>
      <w:ins w:id="728" w:author="Benton, Deon" w:date="2025-06-24T14:50:00Z" w16du:dateUtc="2025-06-24T19:50:00Z">
        <w:r w:rsidR="00DC3C33">
          <w:rPr>
            <w:rFonts w:ascii="Times New Roman" w:hAnsi="Times New Roman" w:cs="Times New Roman"/>
          </w:rPr>
          <w:t xml:space="preserve"> </w:t>
        </w:r>
      </w:ins>
      <w:ins w:id="729" w:author="Benton, Deon" w:date="2025-06-26T11:28:00Z" w16du:dateUtc="2025-06-26T16:28:00Z">
        <w:r w:rsidR="006D4C64">
          <w:rPr>
            <w:rFonts w:ascii="Times New Roman" w:hAnsi="Times New Roman" w:cs="Times New Roman"/>
          </w:rPr>
          <w:t>because the model did not possess one (or more) hidden layers</w:t>
        </w:r>
      </w:ins>
      <w:ins w:id="730" w:author="Benton, Deon" w:date="2025-06-26T11:29:00Z" w16du:dateUtc="2025-06-26T16:29:00Z">
        <w:r w:rsidR="009539FA">
          <w:rPr>
            <w:rFonts w:ascii="Times New Roman" w:hAnsi="Times New Roman" w:cs="Times New Roman"/>
          </w:rPr>
          <w:t>,</w:t>
        </w:r>
      </w:ins>
      <w:ins w:id="731" w:author="Benton, Deon" w:date="2025-06-26T11:28:00Z" w16du:dateUtc="2025-06-26T16:28:00Z">
        <w:r w:rsidR="006D4C64">
          <w:rPr>
            <w:rFonts w:ascii="Times New Roman" w:hAnsi="Times New Roman" w:cs="Times New Roman"/>
          </w:rPr>
          <w:t xml:space="preserve"> it could not develop internal representations</w:t>
        </w:r>
      </w:ins>
      <w:ins w:id="732" w:author="Benton, Deon" w:date="2025-06-24T14:50:00Z" w16du:dateUtc="2025-06-24T19:50:00Z">
        <w:r w:rsidR="00DC3C33">
          <w:rPr>
            <w:rFonts w:ascii="Times New Roman" w:hAnsi="Times New Roman" w:cs="Times New Roman"/>
          </w:rPr>
          <w:t xml:space="preserve">. </w:t>
        </w:r>
      </w:ins>
      <w:ins w:id="733" w:author="Benton, Deon" w:date="2025-06-26T11:29:00Z" w16du:dateUtc="2025-06-26T16:29:00Z">
        <w:r w:rsidR="009539FA">
          <w:rPr>
            <w:rFonts w:ascii="Times New Roman" w:hAnsi="Times New Roman" w:cs="Times New Roman"/>
          </w:rPr>
          <w:t xml:space="preserve">This inability to develop internal representations is problematic because it meant that </w:t>
        </w:r>
      </w:ins>
      <w:ins w:id="734" w:author="Benton, Deon" w:date="2025-06-24T14:37:00Z" w16du:dateUtc="2025-06-24T19:37:00Z">
        <w:r w:rsidR="00052DF8">
          <w:rPr>
            <w:rFonts w:ascii="Times New Roman" w:eastAsia="Times New Roman" w:hAnsi="Times New Roman" w:cs="Times New Roman"/>
          </w:rPr>
          <w:t>the model could</w:t>
        </w:r>
      </w:ins>
      <w:ins w:id="735" w:author="Benton, Deon" w:date="2025-06-24T14:36:00Z" w16du:dateUtc="2025-06-24T19:36:00Z">
        <w:r w:rsidR="00052DF8">
          <w:rPr>
            <w:rFonts w:ascii="Times New Roman" w:eastAsia="Times New Roman" w:hAnsi="Times New Roman" w:cs="Times New Roman"/>
          </w:rPr>
          <w:t xml:space="preserve"> not make use of any prior, “real-world” experience</w:t>
        </w:r>
      </w:ins>
      <w:ins w:id="736" w:author="Benton, Deon" w:date="2025-06-24T14:37:00Z" w16du:dateUtc="2025-06-24T19:37:00Z">
        <w:r w:rsidR="00052DF8">
          <w:rPr>
            <w:rFonts w:ascii="Times New Roman" w:eastAsia="Times New Roman" w:hAnsi="Times New Roman" w:cs="Times New Roman"/>
          </w:rPr>
          <w:t xml:space="preserve">. </w:t>
        </w:r>
      </w:ins>
      <w:ins w:id="737" w:author="Benton, Deon" w:date="2025-06-25T13:24:00Z" w16du:dateUtc="2025-06-25T18:24:00Z">
        <w:r w:rsidR="00E17676">
          <w:rPr>
            <w:rFonts w:ascii="Times New Roman" w:eastAsia="Times New Roman" w:hAnsi="Times New Roman" w:cs="Times New Roman"/>
          </w:rPr>
          <w:t xml:space="preserve">Yet, infants </w:t>
        </w:r>
      </w:ins>
      <w:ins w:id="738" w:author="Benton, Deon" w:date="2025-06-25T15:45:00Z" w16du:dateUtc="2025-06-25T20:45:00Z">
        <w:r w:rsidR="009A5197">
          <w:rPr>
            <w:rFonts w:ascii="Times New Roman" w:eastAsia="Times New Roman" w:hAnsi="Times New Roman" w:cs="Times New Roman"/>
          </w:rPr>
          <w:t>probably do</w:t>
        </w:r>
      </w:ins>
      <w:ins w:id="739" w:author="Benton, Deon" w:date="2025-06-25T13:24:00Z" w16du:dateUtc="2025-06-25T18:24:00Z">
        <w:r w:rsidR="00E17676">
          <w:rPr>
            <w:rFonts w:ascii="Times New Roman" w:eastAsia="Times New Roman" w:hAnsi="Times New Roman" w:cs="Times New Roman"/>
          </w:rPr>
          <w:t xml:space="preserve"> enter studies like that by Gergely et al. (1995) with substantial experience processing others’ actions</w:t>
        </w:r>
      </w:ins>
      <w:ins w:id="740" w:author="Benton, Deon" w:date="2025-06-26T11:31:00Z" w16du:dateUtc="2025-06-26T16:31:00Z">
        <w:r w:rsidR="003E6A28">
          <w:rPr>
            <w:rFonts w:ascii="Times New Roman" w:eastAsia="Times New Roman" w:hAnsi="Times New Roman" w:cs="Times New Roman"/>
          </w:rPr>
          <w:t xml:space="preserve">, </w:t>
        </w:r>
      </w:ins>
      <w:ins w:id="741" w:author="Benton, Deon" w:date="2025-06-26T11:34:00Z" w16du:dateUtc="2025-06-26T16:34:00Z">
        <w:r w:rsidR="009A355D">
          <w:rPr>
            <w:rFonts w:ascii="Times New Roman" w:eastAsia="Times New Roman" w:hAnsi="Times New Roman" w:cs="Times New Roman"/>
          </w:rPr>
          <w:t>and this experience</w:t>
        </w:r>
      </w:ins>
      <w:ins w:id="742" w:author="Benton, Deon" w:date="2025-06-26T11:31:00Z" w16du:dateUtc="2025-06-26T16:31:00Z">
        <w:r w:rsidR="003E6A28">
          <w:rPr>
            <w:rFonts w:ascii="Times New Roman" w:eastAsia="Times New Roman" w:hAnsi="Times New Roman" w:cs="Times New Roman"/>
          </w:rPr>
          <w:t xml:space="preserve"> may</w:t>
        </w:r>
      </w:ins>
      <w:ins w:id="743" w:author="Benton, Deon" w:date="2025-06-26T11:34:00Z" w16du:dateUtc="2025-06-26T16:34:00Z">
        <w:r w:rsidR="009A355D">
          <w:rPr>
            <w:rFonts w:ascii="Times New Roman" w:eastAsia="Times New Roman" w:hAnsi="Times New Roman" w:cs="Times New Roman"/>
          </w:rPr>
          <w:t xml:space="preserve"> </w:t>
        </w:r>
      </w:ins>
      <w:ins w:id="744" w:author="Benton, Deon" w:date="2025-06-26T11:39:00Z" w16du:dateUtc="2025-06-26T16:39:00Z">
        <w:r w:rsidR="00503A87">
          <w:rPr>
            <w:rFonts w:ascii="Times New Roman" w:eastAsia="Times New Roman" w:hAnsi="Times New Roman" w:cs="Times New Roman"/>
          </w:rPr>
          <w:t>bear directly on how</w:t>
        </w:r>
      </w:ins>
      <w:ins w:id="745" w:author="Benton, Deon" w:date="2025-06-25T20:31:00Z" w16du:dateUtc="2025-06-26T01:31:00Z">
        <w:r w:rsidR="00BC7B45">
          <w:rPr>
            <w:rFonts w:ascii="Times New Roman" w:eastAsia="Times New Roman" w:hAnsi="Times New Roman" w:cs="Times New Roman"/>
          </w:rPr>
          <w:t xml:space="preserve"> infants process</w:t>
        </w:r>
      </w:ins>
      <w:ins w:id="746" w:author="Benton, Deon" w:date="2025-06-25T15:46:00Z" w16du:dateUtc="2025-06-25T20:46:00Z">
        <w:r w:rsidR="009A5197">
          <w:rPr>
            <w:rFonts w:ascii="Times New Roman" w:eastAsia="Times New Roman" w:hAnsi="Times New Roman" w:cs="Times New Roman"/>
          </w:rPr>
          <w:t xml:space="preserve"> </w:t>
        </w:r>
      </w:ins>
      <w:ins w:id="747" w:author="Benton, Deon" w:date="2025-06-25T20:33:00Z" w16du:dateUtc="2025-06-26T01:33:00Z">
        <w:r w:rsidR="00AC0C13">
          <w:rPr>
            <w:rFonts w:ascii="Times New Roman" w:eastAsia="Times New Roman" w:hAnsi="Times New Roman" w:cs="Times New Roman"/>
          </w:rPr>
          <w:t>the habituation</w:t>
        </w:r>
      </w:ins>
      <w:ins w:id="748" w:author="Benton, Deon" w:date="2025-06-25T15:46:00Z" w16du:dateUtc="2025-06-25T20:46:00Z">
        <w:r w:rsidR="009A5197">
          <w:rPr>
            <w:rFonts w:ascii="Times New Roman" w:eastAsia="Times New Roman" w:hAnsi="Times New Roman" w:cs="Times New Roman"/>
          </w:rPr>
          <w:t xml:space="preserve"> and test events</w:t>
        </w:r>
      </w:ins>
      <w:ins w:id="749" w:author="Benton, Deon" w:date="2025-06-25T13:24:00Z" w16du:dateUtc="2025-06-25T18:24:00Z">
        <w:r w:rsidR="00E17676">
          <w:rPr>
            <w:rFonts w:ascii="Times New Roman" w:eastAsia="Times New Roman" w:hAnsi="Times New Roman" w:cs="Times New Roman"/>
          </w:rPr>
          <w:t>.</w:t>
        </w:r>
      </w:ins>
      <w:ins w:id="750" w:author="Benton, Deon" w:date="2025-06-26T11:30:00Z" w16du:dateUtc="2025-06-26T16:30:00Z">
        <w:r w:rsidR="0077236B">
          <w:rPr>
            <w:rFonts w:ascii="Times New Roman" w:eastAsia="Times New Roman" w:hAnsi="Times New Roman" w:cs="Times New Roman"/>
          </w:rPr>
          <w:t xml:space="preserve"> Thus, to the extent</w:t>
        </w:r>
      </w:ins>
      <w:ins w:id="751" w:author="Benton, Deon" w:date="2025-06-26T11:40:00Z" w16du:dateUtc="2025-06-26T16:40:00Z">
        <w:r w:rsidR="00503A87">
          <w:rPr>
            <w:rFonts w:ascii="Times New Roman" w:eastAsia="Times New Roman" w:hAnsi="Times New Roman" w:cs="Times New Roman"/>
          </w:rPr>
          <w:t xml:space="preserve"> Overwalle </w:t>
        </w:r>
      </w:ins>
      <w:ins w:id="752" w:author="Benton, Deon" w:date="2025-06-26T11:42:00Z" w16du:dateUtc="2025-06-26T16:42:00Z">
        <w:r w:rsidR="00955AA2">
          <w:rPr>
            <w:rFonts w:ascii="Times New Roman" w:eastAsia="Times New Roman" w:hAnsi="Times New Roman" w:cs="Times New Roman"/>
          </w:rPr>
          <w:t xml:space="preserve">(2010) </w:t>
        </w:r>
      </w:ins>
      <w:ins w:id="753" w:author="Benton, Deon" w:date="2025-06-26T11:40:00Z" w16du:dateUtc="2025-06-26T16:40:00Z">
        <w:r w:rsidR="00503A87">
          <w:rPr>
            <w:rFonts w:ascii="Times New Roman" w:eastAsia="Times New Roman" w:hAnsi="Times New Roman" w:cs="Times New Roman"/>
          </w:rPr>
          <w:t xml:space="preserve">is correct </w:t>
        </w:r>
      </w:ins>
      <w:ins w:id="754" w:author="Benton, Deon" w:date="2025-06-26T11:43:00Z" w16du:dateUtc="2025-06-26T16:43:00Z">
        <w:r w:rsidR="00955AA2">
          <w:rPr>
            <w:rFonts w:ascii="Times New Roman" w:eastAsia="Times New Roman" w:hAnsi="Times New Roman" w:cs="Times New Roman"/>
          </w:rPr>
          <w:t>that infants learn about efficiency by processing the movement trajectories of different objects in the real world, then it is imperative to show that such experience is sufficient to capture infants’ looking behaviors</w:t>
        </w:r>
      </w:ins>
      <w:ins w:id="755" w:author="Benton, Deon" w:date="2025-06-26T11:44:00Z" w16du:dateUtc="2025-06-26T16:44:00Z">
        <w:r w:rsidR="00955AA2">
          <w:rPr>
            <w:rFonts w:ascii="Times New Roman" w:eastAsia="Times New Roman" w:hAnsi="Times New Roman" w:cs="Times New Roman"/>
          </w:rPr>
          <w:t xml:space="preserve"> in Gergely et al. (1995)</w:t>
        </w:r>
      </w:ins>
      <w:ins w:id="756" w:author="Benton, Deon" w:date="2025-06-26T11:45:00Z" w16du:dateUtc="2025-06-26T16:45:00Z">
        <w:r w:rsidR="0074445A">
          <w:rPr>
            <w:rFonts w:ascii="Times New Roman" w:eastAsia="Times New Roman" w:hAnsi="Times New Roman" w:cs="Times New Roman"/>
          </w:rPr>
          <w:t>.</w:t>
        </w:r>
      </w:ins>
    </w:p>
    <w:p w14:paraId="5614AB4C" w14:textId="75A81292" w:rsidR="0077236B" w:rsidRDefault="00052DF8" w:rsidP="0097127C">
      <w:pPr>
        <w:spacing w:line="480" w:lineRule="auto"/>
        <w:ind w:firstLine="720"/>
        <w:contextualSpacing/>
        <w:rPr>
          <w:ins w:id="757" w:author="Benton, Deon" w:date="2025-06-26T11:56:00Z" w16du:dateUtc="2025-06-26T16:56:00Z"/>
          <w:rFonts w:ascii="Times New Roman" w:eastAsia="Times New Roman" w:hAnsi="Times New Roman" w:cs="Times New Roman"/>
        </w:rPr>
      </w:pPr>
      <w:ins w:id="758" w:author="Benton, Deon" w:date="2025-06-24T14:37:00Z" w16du:dateUtc="2025-06-24T19:37:00Z">
        <w:r>
          <w:rPr>
            <w:rFonts w:ascii="Times New Roman" w:eastAsia="Times New Roman" w:hAnsi="Times New Roman" w:cs="Times New Roman"/>
          </w:rPr>
          <w:t xml:space="preserve">A second limitation </w:t>
        </w:r>
      </w:ins>
      <w:ins w:id="759" w:author="Benton, Deon" w:date="2025-06-24T14:38:00Z" w16du:dateUtc="2025-06-24T19:38:00Z">
        <w:r w:rsidR="000D3BCD">
          <w:rPr>
            <w:rFonts w:ascii="Times New Roman" w:eastAsia="Times New Roman" w:hAnsi="Times New Roman" w:cs="Times New Roman"/>
          </w:rPr>
          <w:t>concerns how</w:t>
        </w:r>
      </w:ins>
      <w:ins w:id="760" w:author="Benton, Deon" w:date="2025-06-25T20:32:00Z" w16du:dateUtc="2025-06-26T01:32:00Z">
        <w:r w:rsidR="00862286">
          <w:rPr>
            <w:rFonts w:ascii="Times New Roman" w:eastAsia="Times New Roman" w:hAnsi="Times New Roman" w:cs="Times New Roman"/>
          </w:rPr>
          <w:t xml:space="preserve"> Overwalle (2010) simulated the</w:t>
        </w:r>
      </w:ins>
      <w:ins w:id="761" w:author="Benton, Deon" w:date="2025-06-24T14:38:00Z" w16du:dateUtc="2025-06-24T19:38:00Z">
        <w:r w:rsidR="000D3BCD">
          <w:rPr>
            <w:rFonts w:ascii="Times New Roman" w:eastAsia="Times New Roman" w:hAnsi="Times New Roman" w:cs="Times New Roman"/>
          </w:rPr>
          <w:t xml:space="preserve"> Experimental and Control conditions </w:t>
        </w:r>
      </w:ins>
      <w:ins w:id="762" w:author="Benton, Deon" w:date="2025-06-25T20:32:00Z" w16du:dateUtc="2025-06-26T01:32:00Z">
        <w:r w:rsidR="00862286">
          <w:rPr>
            <w:rFonts w:ascii="Times New Roman" w:eastAsia="Times New Roman" w:hAnsi="Times New Roman" w:cs="Times New Roman"/>
          </w:rPr>
          <w:t>in Gergely et al. (1995)</w:t>
        </w:r>
      </w:ins>
      <w:ins w:id="763" w:author="Benton, Deon" w:date="2025-06-24T14:38:00Z" w16du:dateUtc="2025-06-24T19:38:00Z">
        <w:r w:rsidR="000D3BCD">
          <w:rPr>
            <w:rFonts w:ascii="Times New Roman" w:eastAsia="Times New Roman" w:hAnsi="Times New Roman" w:cs="Times New Roman"/>
          </w:rPr>
          <w:t xml:space="preserve">. </w:t>
        </w:r>
      </w:ins>
      <w:ins w:id="764" w:author="Benton, Deon" w:date="2025-06-25T13:32:00Z" w16du:dateUtc="2025-06-25T18:32:00Z">
        <w:r w:rsidR="006D000D">
          <w:rPr>
            <w:rFonts w:ascii="Times New Roman" w:eastAsia="Times New Roman" w:hAnsi="Times New Roman" w:cs="Times New Roman"/>
          </w:rPr>
          <w:t>It</w:t>
        </w:r>
      </w:ins>
      <w:ins w:id="765" w:author="Benton, Deon" w:date="2025-06-25T13:30:00Z" w16du:dateUtc="2025-06-25T18:30:00Z">
        <w:r w:rsidR="00710E81">
          <w:rPr>
            <w:rFonts w:ascii="Times New Roman" w:eastAsia="Times New Roman" w:hAnsi="Times New Roman" w:cs="Times New Roman"/>
          </w:rPr>
          <w:t xml:space="preserve"> will be recalled that </w:t>
        </w:r>
      </w:ins>
      <w:ins w:id="766" w:author="Benton, Deon" w:date="2025-06-26T13:45:00Z" w16du:dateUtc="2025-06-26T18:45:00Z">
        <w:r w:rsidR="007E3290">
          <w:rPr>
            <w:rFonts w:ascii="Times New Roman" w:eastAsia="Times New Roman" w:hAnsi="Times New Roman" w:cs="Times New Roman"/>
          </w:rPr>
          <w:t>the</w:t>
        </w:r>
      </w:ins>
      <w:ins w:id="767" w:author="Benton, Deon" w:date="2025-06-26T13:46:00Z" w16du:dateUtc="2025-06-26T18:46:00Z">
        <w:r w:rsidR="007E3290">
          <w:rPr>
            <w:rFonts w:ascii="Times New Roman" w:eastAsia="Times New Roman" w:hAnsi="Times New Roman" w:cs="Times New Roman"/>
          </w:rPr>
          <w:t xml:space="preserve"> habituation events shown to </w:t>
        </w:r>
      </w:ins>
      <w:ins w:id="768" w:author="Benton, Deon" w:date="2025-06-25T20:40:00Z" w16du:dateUtc="2025-06-26T01:40:00Z">
        <w:r w:rsidR="00FC5D4F">
          <w:rPr>
            <w:rFonts w:ascii="Times New Roman" w:eastAsia="Times New Roman" w:hAnsi="Times New Roman" w:cs="Times New Roman"/>
          </w:rPr>
          <w:t xml:space="preserve">infants in the Experimental and Control conditions </w:t>
        </w:r>
      </w:ins>
      <w:ins w:id="769" w:author="Benton, Deon" w:date="2025-06-25T20:41:00Z" w16du:dateUtc="2025-06-26T01:41:00Z">
        <w:r w:rsidR="00FC5D4F">
          <w:rPr>
            <w:rFonts w:ascii="Times New Roman" w:eastAsia="Times New Roman" w:hAnsi="Times New Roman" w:cs="Times New Roman"/>
          </w:rPr>
          <w:t xml:space="preserve">included a </w:t>
        </w:r>
      </w:ins>
      <w:ins w:id="770" w:author="Benton, Deon" w:date="2025-06-26T13:47:00Z" w16du:dateUtc="2025-06-26T18:47:00Z">
        <w:r w:rsidR="007E3290">
          <w:rPr>
            <w:rFonts w:ascii="Times New Roman" w:eastAsia="Times New Roman" w:hAnsi="Times New Roman" w:cs="Times New Roman"/>
          </w:rPr>
          <w:t>small wall</w:t>
        </w:r>
      </w:ins>
      <w:ins w:id="771" w:author="Benton, Deon" w:date="2025-06-25T20:41:00Z" w16du:dateUtc="2025-06-26T01:41:00Z">
        <w:r w:rsidR="00FC5D4F">
          <w:rPr>
            <w:rFonts w:ascii="Times New Roman" w:eastAsia="Times New Roman" w:hAnsi="Times New Roman" w:cs="Times New Roman"/>
          </w:rPr>
          <w:t>; the difference between the habituation events shown to infants in these two conditions was whether the first circle jumped over the wall (Experimental condition) or beside it (Control condition)</w:t>
        </w:r>
      </w:ins>
      <w:ins w:id="772" w:author="Benton, Deon" w:date="2025-06-24T14:52:00Z" w16du:dateUtc="2025-06-24T19:52:00Z">
        <w:r w:rsidR="001950BB">
          <w:rPr>
            <w:rFonts w:ascii="Times New Roman" w:eastAsia="Times New Roman" w:hAnsi="Times New Roman" w:cs="Times New Roman"/>
          </w:rPr>
          <w:t>.</w:t>
        </w:r>
      </w:ins>
      <w:ins w:id="773" w:author="Benton, Deon" w:date="2025-06-25T20:44:00Z" w16du:dateUtc="2025-06-26T01:44:00Z">
        <w:r w:rsidR="00562E90">
          <w:rPr>
            <w:rFonts w:ascii="Times New Roman" w:eastAsia="Times New Roman" w:hAnsi="Times New Roman" w:cs="Times New Roman"/>
          </w:rPr>
          <w:t xml:space="preserve"> </w:t>
        </w:r>
      </w:ins>
      <w:ins w:id="774" w:author="Benton, Deon" w:date="2025-06-25T20:45:00Z" w16du:dateUtc="2025-06-26T01:45:00Z">
        <w:r w:rsidR="00562E90">
          <w:rPr>
            <w:rFonts w:ascii="Times New Roman" w:eastAsia="Times New Roman" w:hAnsi="Times New Roman" w:cs="Times New Roman"/>
          </w:rPr>
          <w:t>In contrast,</w:t>
        </w:r>
      </w:ins>
      <w:ins w:id="775" w:author="Benton, Deon" w:date="2025-06-25T20:44:00Z" w16du:dateUtc="2025-06-26T01:44:00Z">
        <w:r w:rsidR="00562E90">
          <w:rPr>
            <w:rFonts w:ascii="Times New Roman" w:eastAsia="Times New Roman" w:hAnsi="Times New Roman" w:cs="Times New Roman"/>
          </w:rPr>
          <w:t xml:space="preserve"> such a wall was not included</w:t>
        </w:r>
      </w:ins>
      <w:ins w:id="776" w:author="Benton, Deon" w:date="2025-06-25T20:45:00Z" w16du:dateUtc="2025-06-26T01:45:00Z">
        <w:r w:rsidR="00562E90">
          <w:rPr>
            <w:rFonts w:ascii="Times New Roman" w:eastAsia="Times New Roman" w:hAnsi="Times New Roman" w:cs="Times New Roman"/>
          </w:rPr>
          <w:t xml:space="preserve"> in</w:t>
        </w:r>
      </w:ins>
      <w:ins w:id="777" w:author="Benton, Deon" w:date="2025-06-25T20:44:00Z" w16du:dateUtc="2025-06-26T01:44:00Z">
        <w:r w:rsidR="00562E90">
          <w:rPr>
            <w:rFonts w:ascii="Times New Roman" w:eastAsia="Times New Roman" w:hAnsi="Times New Roman" w:cs="Times New Roman"/>
          </w:rPr>
          <w:t xml:space="preserve"> Overwalle simulation of the habituation event in the Control condition</w:t>
        </w:r>
      </w:ins>
      <w:ins w:id="778" w:author="Benton, Deon" w:date="2025-06-25T20:45:00Z" w16du:dateUtc="2025-06-26T01:45:00Z">
        <w:r w:rsidR="00562E90">
          <w:rPr>
            <w:rFonts w:ascii="Times New Roman" w:eastAsia="Times New Roman" w:hAnsi="Times New Roman" w:cs="Times New Roman"/>
          </w:rPr>
          <w:t>; it only appeared in the Experimental condition.</w:t>
        </w:r>
      </w:ins>
      <w:ins w:id="779" w:author="Benton, Deon" w:date="2025-06-24T14:52:00Z" w16du:dateUtc="2025-06-24T19:52:00Z">
        <w:r w:rsidR="001950BB">
          <w:rPr>
            <w:rFonts w:ascii="Times New Roman" w:eastAsia="Times New Roman" w:hAnsi="Times New Roman" w:cs="Times New Roman"/>
          </w:rPr>
          <w:t xml:space="preserve"> </w:t>
        </w:r>
      </w:ins>
      <w:ins w:id="780" w:author="Benton, Deon" w:date="2025-06-25T13:30:00Z" w16du:dateUtc="2025-06-25T18:30:00Z">
        <w:r w:rsidR="00457BC7">
          <w:rPr>
            <w:rFonts w:ascii="Times New Roman" w:eastAsia="Times New Roman" w:hAnsi="Times New Roman" w:cs="Times New Roman"/>
          </w:rPr>
          <w:t xml:space="preserve">Thus, </w:t>
        </w:r>
      </w:ins>
      <w:ins w:id="781" w:author="Benton, Deon" w:date="2025-06-26T13:48:00Z" w16du:dateUtc="2025-06-26T18:48:00Z">
        <w:r w:rsidR="007749D6">
          <w:rPr>
            <w:rFonts w:ascii="Times New Roman" w:eastAsia="Times New Roman" w:hAnsi="Times New Roman" w:cs="Times New Roman"/>
          </w:rPr>
          <w:t>the model’s success may simply reflect a failure accurately to simulate the Control condition rather than evidence it learned what makes actions efficient.</w:t>
        </w:r>
      </w:ins>
    </w:p>
    <w:p w14:paraId="66061142" w14:textId="2878B95F" w:rsidR="00A73232" w:rsidRDefault="00A73232" w:rsidP="00A73232">
      <w:pPr>
        <w:spacing w:line="480" w:lineRule="auto"/>
        <w:ind w:firstLine="720"/>
        <w:contextualSpacing/>
        <w:rPr>
          <w:ins w:id="782" w:author="Benton, Deon" w:date="2025-06-26T13:56:00Z" w16du:dateUtc="2025-06-26T18:56:00Z"/>
          <w:rFonts w:ascii="Times New Roman" w:eastAsia="Times New Roman" w:hAnsi="Times New Roman" w:cs="Times New Roman"/>
        </w:rPr>
      </w:pPr>
      <w:ins w:id="783" w:author="Benton, Deon" w:date="2025-06-26T11:56:00Z" w16du:dateUtc="2025-06-26T16:56:00Z">
        <w:r>
          <w:rPr>
            <w:rFonts w:ascii="Times New Roman" w:eastAsia="Times New Roman" w:hAnsi="Times New Roman" w:cs="Times New Roman"/>
          </w:rPr>
          <w:t xml:space="preserve">A final limitation </w:t>
        </w:r>
      </w:ins>
      <w:ins w:id="784" w:author="Benton, Deon" w:date="2025-06-26T13:49:00Z" w16du:dateUtc="2025-06-26T18:49:00Z">
        <w:r w:rsidR="00E21FFA">
          <w:rPr>
            <w:rFonts w:ascii="Times New Roman" w:eastAsia="Times New Roman" w:hAnsi="Times New Roman" w:cs="Times New Roman"/>
          </w:rPr>
          <w:t xml:space="preserve">relates to the fact that </w:t>
        </w:r>
      </w:ins>
      <w:ins w:id="785" w:author="Benton, Deon" w:date="2025-06-26T11:56:00Z" w16du:dateUtc="2025-06-26T16:56:00Z">
        <w:r>
          <w:rPr>
            <w:rFonts w:ascii="Times New Roman" w:eastAsia="Times New Roman" w:hAnsi="Times New Roman" w:cs="Times New Roman"/>
          </w:rPr>
          <w:t>Overwalle (2010) only modeled the original Gergely et al.’s (2010) study</w:t>
        </w:r>
      </w:ins>
      <w:ins w:id="786" w:author="Benton, Deon" w:date="2025-06-26T13:50:00Z" w16du:dateUtc="2025-06-26T18:50:00Z">
        <w:r w:rsidR="00E606FC">
          <w:rPr>
            <w:rFonts w:ascii="Times New Roman" w:eastAsia="Times New Roman" w:hAnsi="Times New Roman" w:cs="Times New Roman"/>
          </w:rPr>
          <w:t>. This means that it remains unknown whether the same model can account for findings from several follow-up studies</w:t>
        </w:r>
      </w:ins>
      <w:ins w:id="787" w:author="Benton, Deon" w:date="2025-06-26T13:51:00Z" w16du:dateUtc="2025-06-26T18:51:00Z">
        <w:r w:rsidR="0020291A">
          <w:rPr>
            <w:rFonts w:ascii="Times New Roman" w:eastAsia="Times New Roman" w:hAnsi="Times New Roman" w:cs="Times New Roman"/>
          </w:rPr>
          <w:t xml:space="preserve">—based on the original designed used in Gergely et al. (1995)—that were designed to </w:t>
        </w:r>
      </w:ins>
      <w:ins w:id="788" w:author="Benton, Deon" w:date="2025-06-26T13:52:00Z" w16du:dateUtc="2025-06-26T18:52:00Z">
        <w:r w:rsidR="0020291A">
          <w:rPr>
            <w:rFonts w:ascii="Times New Roman" w:eastAsia="Times New Roman" w:hAnsi="Times New Roman" w:cs="Times New Roman"/>
          </w:rPr>
          <w:t xml:space="preserve">assess the scope (and thereby, the limits) of infants’ action understanding. </w:t>
        </w:r>
      </w:ins>
      <w:ins w:id="789" w:author="Benton, Deon" w:date="2025-06-26T13:55:00Z" w16du:dateUtc="2025-06-26T18:55:00Z">
        <w:r w:rsidR="00ED3290">
          <w:rPr>
            <w:rFonts w:ascii="Times New Roman" w:eastAsia="Times New Roman" w:hAnsi="Times New Roman" w:cs="Times New Roman"/>
          </w:rPr>
          <w:t>In the absence of such a demonstration</w:t>
        </w:r>
      </w:ins>
      <w:ins w:id="790" w:author="Benton, Deon" w:date="2025-06-26T13:53:00Z" w16du:dateUtc="2025-06-26T18:53:00Z">
        <w:r w:rsidR="00D37BBE">
          <w:rPr>
            <w:rFonts w:ascii="Times New Roman" w:eastAsia="Times New Roman" w:hAnsi="Times New Roman" w:cs="Times New Roman"/>
          </w:rPr>
          <w:t xml:space="preserve">, it </w:t>
        </w:r>
      </w:ins>
      <w:ins w:id="791" w:author="Benton, Deon" w:date="2025-06-26T13:55:00Z" w16du:dateUtc="2025-06-26T18:55:00Z">
        <w:r w:rsidR="00ED3290">
          <w:rPr>
            <w:rFonts w:ascii="Times New Roman" w:eastAsia="Times New Roman" w:hAnsi="Times New Roman" w:cs="Times New Roman"/>
          </w:rPr>
          <w:t>is difficult to know</w:t>
        </w:r>
      </w:ins>
      <w:ins w:id="792" w:author="Benton, Deon" w:date="2025-06-26T13:54:00Z" w16du:dateUtc="2025-06-26T18:54:00Z">
        <w:r w:rsidR="00D37BBE">
          <w:rPr>
            <w:rFonts w:ascii="Times New Roman" w:eastAsia="Times New Roman" w:hAnsi="Times New Roman" w:cs="Times New Roman"/>
          </w:rPr>
          <w:t xml:space="preserve"> whether the </w:t>
        </w:r>
      </w:ins>
      <w:ins w:id="793" w:author="Benton, Deon" w:date="2025-06-26T13:57:00Z" w16du:dateUtc="2025-06-26T18:57:00Z">
        <w:r w:rsidR="00612353">
          <w:rPr>
            <w:rFonts w:ascii="Times New Roman" w:eastAsia="Times New Roman" w:hAnsi="Times New Roman" w:cs="Times New Roman"/>
          </w:rPr>
          <w:lastRenderedPageBreak/>
          <w:t xml:space="preserve">lean </w:t>
        </w:r>
      </w:ins>
      <w:ins w:id="794" w:author="Benton, Deon" w:date="2025-06-26T13:55:00Z" w16du:dateUtc="2025-06-26T18:55:00Z">
        <w:r w:rsidR="00E34EED">
          <w:rPr>
            <w:rFonts w:ascii="Times New Roman" w:eastAsia="Times New Roman" w:hAnsi="Times New Roman" w:cs="Times New Roman"/>
          </w:rPr>
          <w:t xml:space="preserve">mechanisms instantiated in Overwalle’s (2010) </w:t>
        </w:r>
      </w:ins>
      <w:ins w:id="795" w:author="Benton, Deon" w:date="2025-06-26T13:54:00Z" w16du:dateUtc="2025-06-26T18:54:00Z">
        <w:r w:rsidR="00D37BBE">
          <w:rPr>
            <w:rFonts w:ascii="Times New Roman" w:eastAsia="Times New Roman" w:hAnsi="Times New Roman" w:cs="Times New Roman"/>
          </w:rPr>
          <w:t xml:space="preserve">model </w:t>
        </w:r>
      </w:ins>
      <w:ins w:id="796" w:author="Benton, Deon" w:date="2025-06-26T13:55:00Z" w16du:dateUtc="2025-06-26T18:55:00Z">
        <w:r w:rsidR="00E34EED">
          <w:rPr>
            <w:rFonts w:ascii="Times New Roman" w:eastAsia="Times New Roman" w:hAnsi="Times New Roman" w:cs="Times New Roman"/>
          </w:rPr>
          <w:t>were</w:t>
        </w:r>
      </w:ins>
      <w:ins w:id="797" w:author="Benton, Deon" w:date="2025-06-26T13:54:00Z" w16du:dateUtc="2025-06-26T18:54:00Z">
        <w:r w:rsidR="00D37BBE">
          <w:rPr>
            <w:rFonts w:ascii="Times New Roman" w:eastAsia="Times New Roman" w:hAnsi="Times New Roman" w:cs="Times New Roman"/>
          </w:rPr>
          <w:t xml:space="preserve"> sufficient to explain how infants learn about the efficiency of others’ actions.</w:t>
        </w:r>
      </w:ins>
    </w:p>
    <w:p w14:paraId="59A5325D" w14:textId="3A2A42A0" w:rsidR="00524642" w:rsidRDefault="007649FC" w:rsidP="007E1A4C">
      <w:pPr>
        <w:spacing w:line="480" w:lineRule="auto"/>
        <w:ind w:firstLine="720"/>
        <w:contextualSpacing/>
        <w:rPr>
          <w:rFonts w:ascii="Times New Roman" w:hAnsi="Times New Roman" w:cs="Times New Roman"/>
        </w:rPr>
      </w:pPr>
      <w:ins w:id="798" w:author="Benton, Deon" w:date="2025-06-26T13:59:00Z" w16du:dateUtc="2025-06-26T18:59:00Z">
        <w:r>
          <w:rPr>
            <w:rFonts w:ascii="Times New Roman" w:eastAsia="Times New Roman" w:hAnsi="Times New Roman" w:cs="Times New Roman"/>
          </w:rPr>
          <w:t>These limitations mak</w:t>
        </w:r>
      </w:ins>
      <w:ins w:id="799" w:author="Benton, Deon" w:date="2025-06-26T14:00:00Z" w16du:dateUtc="2025-06-26T19:00:00Z">
        <w:r>
          <w:rPr>
            <w:rFonts w:ascii="Times New Roman" w:eastAsia="Times New Roman" w:hAnsi="Times New Roman" w:cs="Times New Roman"/>
          </w:rPr>
          <w:t>e it difficult to assess whether the results reported by Gergely et al. (1995) and in several follow-up studies can be explained from a lean perspective.</w:t>
        </w:r>
      </w:ins>
      <w:del w:id="800" w:author="Benton, Deon" w:date="2025-06-25T20:55:00Z" w16du:dateUtc="2025-06-26T01:55:00Z">
        <w:r w:rsidR="00F17246" w:rsidDel="005E03D9">
          <w:rPr>
            <w:rFonts w:ascii="Times New Roman" w:hAnsi="Times New Roman" w:cs="Times New Roman"/>
          </w:rPr>
          <w:delText xml:space="preserve"> </w:delText>
        </w:r>
      </w:del>
      <w:ins w:id="801" w:author="Benton, Deon" w:date="2025-06-26T14:02:00Z" w16du:dateUtc="2025-06-26T19:02:00Z">
        <w:r w:rsidR="005F76C3">
          <w:rPr>
            <w:rFonts w:ascii="Times New Roman" w:hAnsi="Times New Roman" w:cs="Times New Roman"/>
          </w:rPr>
          <w:t xml:space="preserve"> </w:t>
        </w:r>
      </w:ins>
      <w:r w:rsidR="00524642">
        <w:rPr>
          <w:rFonts w:ascii="Times New Roman" w:hAnsi="Times New Roman" w:cs="Times New Roman"/>
        </w:rPr>
        <w:t xml:space="preserve">Based on these limitations, the goals of this paper were twofold. The first was to present an alternative </w:t>
      </w:r>
      <w:ins w:id="802" w:author="Benton, Deon" w:date="2025-06-26T14:10:00Z" w16du:dateUtc="2025-06-26T19:10:00Z">
        <w:r w:rsidR="00CE165F">
          <w:rPr>
            <w:rFonts w:ascii="Times New Roman" w:hAnsi="Times New Roman" w:cs="Times New Roman"/>
          </w:rPr>
          <w:t xml:space="preserve">lean </w:t>
        </w:r>
      </w:ins>
      <w:r w:rsidR="00524642">
        <w:rPr>
          <w:rFonts w:ascii="Times New Roman" w:hAnsi="Times New Roman" w:cs="Times New Roman"/>
        </w:rPr>
        <w:t>account of infant action understanding</w:t>
      </w:r>
      <w:ins w:id="803" w:author="Benton, Deon" w:date="2025-06-26T14:10:00Z" w16du:dateUtc="2025-06-26T19:10:00Z">
        <w:r w:rsidR="00CE165F">
          <w:rPr>
            <w:rFonts w:ascii="Times New Roman" w:hAnsi="Times New Roman" w:cs="Times New Roman"/>
          </w:rPr>
          <w:t xml:space="preserve"> that can explain several of the key findings in the literature based on the original Gergely et al. (199</w:t>
        </w:r>
      </w:ins>
      <w:ins w:id="804" w:author="Benton, Deon" w:date="2025-06-26T14:11:00Z" w16du:dateUtc="2025-06-26T19:11:00Z">
        <w:r w:rsidR="00CE165F">
          <w:rPr>
            <w:rFonts w:ascii="Times New Roman" w:hAnsi="Times New Roman" w:cs="Times New Roman"/>
          </w:rPr>
          <w:t xml:space="preserve">5) paradigm. </w:t>
        </w:r>
      </w:ins>
      <w:ins w:id="805" w:author="Benton, Deon" w:date="2025-06-26T14:10:00Z" w16du:dateUtc="2025-06-26T19:10:00Z">
        <w:r w:rsidR="00CE165F">
          <w:rPr>
            <w:rFonts w:ascii="Times New Roman" w:hAnsi="Times New Roman" w:cs="Times New Roman"/>
          </w:rPr>
          <w:t xml:space="preserve"> </w:t>
        </w:r>
      </w:ins>
      <w:ins w:id="806" w:author="Benton, Deon" w:date="2025-06-26T14:11:00Z" w16du:dateUtc="2025-06-26T19:11:00Z">
        <w:r w:rsidR="00CE165F">
          <w:rPr>
            <w:rFonts w:ascii="Times New Roman" w:hAnsi="Times New Roman" w:cs="Times New Roman"/>
          </w:rPr>
          <w:t>It should be noted that although the focus here is on infant action understanding, the account offered here and the findings from the simulations reported below may reflect</w:t>
        </w:r>
      </w:ins>
      <w:ins w:id="807" w:author="Benton, Deon" w:date="2025-06-26T14:12:00Z" w16du:dateUtc="2025-06-26T19:12:00Z">
        <w:r w:rsidR="00CE165F">
          <w:rPr>
            <w:rFonts w:ascii="Times New Roman" w:hAnsi="Times New Roman" w:cs="Times New Roman"/>
          </w:rPr>
          <w:t xml:space="preserve"> the ability of domain-general learning mechanisms to account for infants’ behavior in </w:t>
        </w:r>
        <w:proofErr w:type="spellStart"/>
        <w:r w:rsidR="00B72E2D">
          <w:rPr>
            <w:rFonts w:ascii="Times New Roman" w:hAnsi="Times New Roman" w:cs="Times New Roman"/>
          </w:rPr>
          <w:t>VoE</w:t>
        </w:r>
        <w:proofErr w:type="spellEnd"/>
        <w:r w:rsidR="00B72E2D">
          <w:rPr>
            <w:rFonts w:ascii="Times New Roman" w:hAnsi="Times New Roman" w:cs="Times New Roman"/>
          </w:rPr>
          <w:t xml:space="preserve"> studies. My central argument is that infants’ perfor</w:t>
        </w:r>
      </w:ins>
      <w:ins w:id="808" w:author="Benton, Deon" w:date="2025-06-26T14:13:00Z" w16du:dateUtc="2025-06-26T19:13:00Z">
        <w:r w:rsidR="00B72E2D">
          <w:rPr>
            <w:rFonts w:ascii="Times New Roman" w:hAnsi="Times New Roman" w:cs="Times New Roman"/>
          </w:rPr>
          <w:t xml:space="preserve">mance in action understanding studies that employ the </w:t>
        </w:r>
        <w:proofErr w:type="spellStart"/>
        <w:r w:rsidR="00B72E2D">
          <w:rPr>
            <w:rFonts w:ascii="Times New Roman" w:hAnsi="Times New Roman" w:cs="Times New Roman"/>
          </w:rPr>
          <w:t>VoE</w:t>
        </w:r>
        <w:proofErr w:type="spellEnd"/>
        <w:r w:rsidR="00B72E2D">
          <w:rPr>
            <w:rFonts w:ascii="Times New Roman" w:hAnsi="Times New Roman" w:cs="Times New Roman"/>
          </w:rPr>
          <w:t xml:space="preserve"> design</w:t>
        </w:r>
      </w:ins>
      <w:ins w:id="809" w:author="Benton, Deon" w:date="2025-06-26T14:15:00Z" w16du:dateUtc="2025-06-26T19:15:00Z">
        <w:r w:rsidR="00841801">
          <w:rPr>
            <w:rFonts w:ascii="Times New Roman" w:hAnsi="Times New Roman" w:cs="Times New Roman"/>
          </w:rPr>
          <w:t xml:space="preserve"> can be explained by </w:t>
        </w:r>
      </w:ins>
      <w:ins w:id="810" w:author="Benton, Deon" w:date="2025-06-26T14:16:00Z" w16du:dateUtc="2025-06-26T19:16:00Z">
        <w:r w:rsidR="00841801">
          <w:rPr>
            <w:rFonts w:ascii="Times New Roman" w:hAnsi="Times New Roman" w:cs="Times New Roman"/>
          </w:rPr>
          <w:t xml:space="preserve">real-world, </w:t>
        </w:r>
      </w:ins>
      <w:ins w:id="811" w:author="Benton, Deon" w:date="2025-06-26T15:06:00Z" w16du:dateUtc="2025-06-26T20:06:00Z">
        <w:r w:rsidR="00A31C2C">
          <w:rPr>
            <w:rFonts w:ascii="Times New Roman" w:hAnsi="Times New Roman" w:cs="Times New Roman"/>
          </w:rPr>
          <w:t>third person</w:t>
        </w:r>
      </w:ins>
      <w:ins w:id="812" w:author="Benton, Deon" w:date="2025-06-26T14:15:00Z" w16du:dateUtc="2025-06-26T19:15:00Z">
        <w:r w:rsidR="00841801">
          <w:rPr>
            <w:rFonts w:ascii="Times New Roman" w:hAnsi="Times New Roman" w:cs="Times New Roman"/>
          </w:rPr>
          <w:t xml:space="preserve"> experience</w:t>
        </w:r>
      </w:ins>
      <w:ins w:id="813" w:author="Benton, Deon" w:date="2025-06-26T14:16:00Z" w16du:dateUtc="2025-06-26T19:16:00Z">
        <w:r w:rsidR="00841801">
          <w:rPr>
            <w:rFonts w:ascii="Times New Roman" w:hAnsi="Times New Roman" w:cs="Times New Roman"/>
          </w:rPr>
          <w:t xml:space="preserve"> processing others’ action as well as by</w:t>
        </w:r>
        <w:r w:rsidR="00834486">
          <w:rPr>
            <w:rFonts w:ascii="Times New Roman" w:hAnsi="Times New Roman" w:cs="Times New Roman"/>
          </w:rPr>
          <w:t xml:space="preserve"> associative learning</w:t>
        </w:r>
      </w:ins>
      <w:ins w:id="814" w:author="Benton, Deon" w:date="2025-06-26T14:15:00Z" w16du:dateUtc="2025-06-26T19:15:00Z">
        <w:r w:rsidR="00841801">
          <w:rPr>
            <w:rFonts w:ascii="Times New Roman" w:hAnsi="Times New Roman" w:cs="Times New Roman"/>
          </w:rPr>
          <w:t xml:space="preserve"> </w:t>
        </w:r>
      </w:ins>
      <w:del w:id="815" w:author="Benton, Deon" w:date="2025-06-26T14:11:00Z" w16du:dateUtc="2025-06-26T19:11:00Z">
        <w:r w:rsidR="00524642" w:rsidDel="00CE165F">
          <w:rPr>
            <w:rFonts w:ascii="Times New Roman" w:hAnsi="Times New Roman" w:cs="Times New Roman"/>
          </w:rPr>
          <w:delText xml:space="preserve">. </w:delText>
        </w:r>
      </w:del>
      <w:ins w:id="816" w:author="Benton, Deon" w:date="2025-06-26T14:14:00Z" w16du:dateUtc="2025-06-26T19:14:00Z">
        <w:r w:rsidR="00841801">
          <w:rPr>
            <w:rFonts w:ascii="Times New Roman" w:hAnsi="Times New Roman" w:cs="Times New Roman"/>
          </w:rPr>
          <w:t xml:space="preserve"> </w:t>
        </w:r>
      </w:ins>
      <w:ins w:id="817" w:author="Benton, Deon" w:date="2025-06-26T14:16:00Z" w16du:dateUtc="2025-06-26T19:16:00Z">
        <w:r w:rsidR="00834486">
          <w:rPr>
            <w:rFonts w:ascii="Times New Roman" w:hAnsi="Times New Roman" w:cs="Times New Roman"/>
          </w:rPr>
          <w:t xml:space="preserve">In particular, </w:t>
        </w:r>
      </w:ins>
      <w:ins w:id="818" w:author="Benton, Deon" w:date="2025-06-26T14:17:00Z" w16du:dateUtc="2025-06-26T19:17:00Z">
        <w:r w:rsidR="00834486">
          <w:rPr>
            <w:rFonts w:ascii="Times New Roman" w:hAnsi="Times New Roman" w:cs="Times New Roman"/>
          </w:rPr>
          <w:t>my argument</w:t>
        </w:r>
      </w:ins>
      <w:r w:rsidR="00524642">
        <w:rPr>
          <w:rFonts w:ascii="Times New Roman" w:hAnsi="Times New Roman" w:cs="Times New Roman"/>
        </w:rPr>
        <w:t xml:space="preserve"> is that i</w:t>
      </w:r>
      <w:r w:rsidR="00524642" w:rsidRPr="007D7F06">
        <w:rPr>
          <w:rFonts w:ascii="Times New Roman" w:hAnsi="Times New Roman" w:cs="Times New Roman"/>
        </w:rPr>
        <w:t xml:space="preserve">nfants’ online behavior </w:t>
      </w:r>
      <w:ins w:id="819" w:author="Benton, Deon" w:date="2025-06-26T15:06:00Z" w16du:dateUtc="2025-06-26T20:06:00Z">
        <w:r w:rsidR="00A31C2C">
          <w:rPr>
            <w:rFonts w:ascii="Times New Roman" w:hAnsi="Times New Roman" w:cs="Times New Roman"/>
          </w:rPr>
          <w:t xml:space="preserve">in studies </w:t>
        </w:r>
      </w:ins>
      <w:ins w:id="820" w:author="Benton, Deon" w:date="2025-06-26T15:12:00Z" w16du:dateUtc="2025-06-26T20:12:00Z">
        <w:r w:rsidR="006E4D46">
          <w:rPr>
            <w:rFonts w:ascii="Times New Roman" w:hAnsi="Times New Roman" w:cs="Times New Roman"/>
          </w:rPr>
          <w:t>reflects sensitivity to the low-level kinematic properties of motion—such as whether an action follows a linear or curved motion path</w:t>
        </w:r>
      </w:ins>
      <w:ins w:id="821" w:author="Benton, Deon" w:date="2025-06-26T15:13:00Z" w16du:dateUtc="2025-06-26T20:13:00Z">
        <w:r w:rsidR="006E4D46">
          <w:rPr>
            <w:rFonts w:ascii="Times New Roman" w:hAnsi="Times New Roman" w:cs="Times New Roman"/>
          </w:rPr>
          <w:t xml:space="preserve">—and to online associative learning. In my view, infants’ behavior neither reflects an innate notion or efficiency nor does it reflect a learned notion of efficiency. </w:t>
        </w:r>
      </w:ins>
      <w:ins w:id="822" w:author="Benton, Deon" w:date="2025-06-26T15:16:00Z" w16du:dateUtc="2025-06-26T20:16:00Z">
        <w:r w:rsidR="00CA6A68">
          <w:rPr>
            <w:rFonts w:ascii="Times New Roman" w:hAnsi="Times New Roman" w:cs="Times New Roman"/>
          </w:rPr>
          <w:t xml:space="preserve">Instead, infants’ responses are shaped by extensive experience observing movement in the real world together with an associative learning </w:t>
        </w:r>
      </w:ins>
      <w:ins w:id="823" w:author="Benton, Deon" w:date="2025-06-26T15:17:00Z" w16du:dateUtc="2025-06-26T20:17:00Z">
        <w:r w:rsidR="00CA6A68">
          <w:rPr>
            <w:rFonts w:ascii="Times New Roman" w:hAnsi="Times New Roman" w:cs="Times New Roman"/>
          </w:rPr>
          <w:t xml:space="preserve">mechanism that operates over low-level, surface-based kinematic features. </w:t>
        </w:r>
      </w:ins>
      <w:del w:id="824" w:author="Benton, Deon" w:date="2025-06-26T15:14:00Z" w16du:dateUtc="2025-06-26T20:14:00Z">
        <w:r w:rsidR="00524642" w:rsidDel="007E1A4C">
          <w:rPr>
            <w:rFonts w:ascii="Times New Roman" w:hAnsi="Times New Roman" w:cs="Times New Roman"/>
          </w:rPr>
          <w:delText xml:space="preserve"> </w:delText>
        </w:r>
      </w:del>
      <w:del w:id="825" w:author="Benton, Deon" w:date="2025-06-26T15:07:00Z" w16du:dateUtc="2025-06-26T20:07:00Z">
        <w:r w:rsidR="00524642" w:rsidRPr="007D7F06" w:rsidDel="00A31C2C">
          <w:rPr>
            <w:rFonts w:ascii="Times New Roman" w:hAnsi="Times New Roman" w:cs="Times New Roman"/>
          </w:rPr>
          <w:delText>reflects</w:delText>
        </w:r>
        <w:r w:rsidR="00524642" w:rsidDel="00A31C2C">
          <w:rPr>
            <w:rFonts w:ascii="Times New Roman" w:hAnsi="Times New Roman" w:cs="Times New Roman"/>
          </w:rPr>
          <w:delText xml:space="preserve"> prior, </w:delText>
        </w:r>
      </w:del>
      <w:del w:id="826" w:author="Benton, Deon" w:date="2025-06-26T15:14:00Z" w16du:dateUtc="2025-06-26T20:14:00Z">
        <w:r w:rsidR="00524642" w:rsidDel="007E1A4C">
          <w:rPr>
            <w:rFonts w:ascii="Times New Roman" w:hAnsi="Times New Roman" w:cs="Times New Roman"/>
          </w:rPr>
          <w:delText xml:space="preserve">real-world experience with linear and curved motion and online associative learning. </w:delText>
        </w:r>
      </w:del>
      <w:r w:rsidR="00524642">
        <w:rPr>
          <w:rFonts w:ascii="Times New Roman" w:hAnsi="Times New Roman" w:cs="Times New Roman"/>
        </w:rPr>
        <w:t>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This may be because w</w:t>
      </w:r>
      <w:r w:rsidR="00524642" w:rsidRPr="00E85228">
        <w:rPr>
          <w:rFonts w:ascii="Times New Roman" w:hAnsi="Times New Roman" w:cs="Times New Roman"/>
        </w:rPr>
        <w:t xml:space="preserve">hen </w:t>
      </w:r>
      <w:r w:rsidR="00524642" w:rsidRPr="00E85228">
        <w:rPr>
          <w:rFonts w:ascii="Times New Roman" w:hAnsi="Times New Roman" w:cs="Times New Roman"/>
        </w:rPr>
        <w:lastRenderedPageBreak/>
        <w:t xml:space="preserve">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apex of the curved motion and the barrier occupy the same region of the screen</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the case in the control condition of action understanding studies, </w:t>
      </w:r>
      <w:r w:rsidR="00524642" w:rsidRPr="00E85228">
        <w:rPr>
          <w:rFonts w:ascii="Times New Roman" w:hAnsi="Times New Roman" w:cs="Times New Roman"/>
        </w:rPr>
        <w:t>more effort is required to form this link.</w:t>
      </w:r>
      <w:r w:rsidR="00524642">
        <w:rPr>
          <w:rFonts w:ascii="Times New Roman" w:hAnsi="Times New Roman" w:cs="Times New Roman"/>
        </w:rPr>
        <w:t xml:space="preserve"> </w:t>
      </w:r>
      <w:r w:rsidR="00524642" w:rsidRPr="00273FB5">
        <w:rPr>
          <w:rFonts w:ascii="Times New Roman" w:hAnsi="Times New Roman" w:cs="Times New Roman"/>
        </w:rPr>
        <w:t xml:space="preserve">This may be because infants must first </w:t>
      </w:r>
      <w:r w:rsidR="00524642">
        <w:rPr>
          <w:rFonts w:ascii="Times New Roman" w:hAnsi="Times New Roman" w:cs="Times New Roman"/>
        </w:rPr>
        <w:t>attend to</w:t>
      </w:r>
      <w:r w:rsidR="00524642" w:rsidRPr="00273FB5">
        <w:rPr>
          <w:rFonts w:ascii="Times New Roman" w:hAnsi="Times New Roman" w:cs="Times New Roman"/>
        </w:rPr>
        <w:t xml:space="preserve"> the jumping action</w:t>
      </w:r>
      <w:r w:rsidR="00524642">
        <w:rPr>
          <w:rFonts w:ascii="Times New Roman" w:hAnsi="Times New Roman" w:cs="Times New Roman"/>
        </w:rPr>
        <w:t xml:space="preserve"> in the middle of the screen</w:t>
      </w:r>
      <w:r w:rsidR="00524642" w:rsidRPr="00273FB5">
        <w:rPr>
          <w:rFonts w:ascii="Times New Roman" w:hAnsi="Times New Roman" w:cs="Times New Roman"/>
        </w:rPr>
        <w:t xml:space="preserve"> before </w:t>
      </w:r>
      <w:del w:id="827" w:author="Benton, Deon" w:date="2025-06-26T14:18:00Z" w16du:dateUtc="2025-06-26T19:18:00Z">
        <w:r w:rsidR="00524642" w:rsidRPr="00273FB5" w:rsidDel="009E4B8A">
          <w:rPr>
            <w:rFonts w:ascii="Times New Roman" w:hAnsi="Times New Roman" w:cs="Times New Roman"/>
          </w:rPr>
          <w:delText>shifting their gaze</w:delText>
        </w:r>
      </w:del>
      <w:ins w:id="828" w:author="Benton, Deon" w:date="2025-06-26T14:18:00Z" w16du:dateUtc="2025-06-26T19:18:00Z">
        <w:r w:rsidR="009E4B8A">
          <w:rPr>
            <w:rFonts w:ascii="Times New Roman" w:hAnsi="Times New Roman" w:cs="Times New Roman"/>
          </w:rPr>
          <w:t>making a saccade</w:t>
        </w:r>
      </w:ins>
      <w:r w:rsidR="00524642" w:rsidRPr="00273FB5">
        <w:rPr>
          <w:rFonts w:ascii="Times New Roman" w:hAnsi="Times New Roman" w:cs="Times New Roman"/>
        </w:rPr>
        <w:t xml:space="preserve"> to the barrier</w:t>
      </w:r>
      <w:r w:rsidR="00524642">
        <w:rPr>
          <w:rFonts w:ascii="Times New Roman" w:hAnsi="Times New Roman" w:cs="Times New Roman"/>
        </w:rPr>
        <w:t xml:space="preserve"> </w:t>
      </w:r>
      <w:del w:id="829" w:author="Benton, Deon" w:date="2025-06-26T14:18:00Z" w16du:dateUtc="2025-06-26T19:18:00Z">
        <w:r w:rsidR="00524642" w:rsidDel="009E4B8A">
          <w:rPr>
            <w:rFonts w:ascii="Times New Roman" w:hAnsi="Times New Roman" w:cs="Times New Roman"/>
          </w:rPr>
          <w:delText>off to the side</w:delText>
        </w:r>
      </w:del>
      <w:ins w:id="830" w:author="Benton, Deon" w:date="2025-06-26T14:18:00Z" w16du:dateUtc="2025-06-26T19:18:00Z">
        <w:r w:rsidR="009E4B8A">
          <w:rPr>
            <w:rFonts w:ascii="Times New Roman" w:hAnsi="Times New Roman" w:cs="Times New Roman"/>
          </w:rPr>
          <w:t>located to the side</w:t>
        </w:r>
      </w:ins>
      <w:r w:rsidR="00524642">
        <w:rPr>
          <w:rFonts w:ascii="Times New Roman" w:hAnsi="Times New Roman" w:cs="Times New Roman"/>
        </w:rPr>
        <w:t>. A consequence of this is that the</w:t>
      </w:r>
      <w:r w:rsidR="00524642" w:rsidRPr="00E85228">
        <w:rPr>
          <w:rFonts w:ascii="Times New Roman" w:hAnsi="Times New Roman" w:cs="Times New Roman"/>
        </w:rPr>
        <w:t xml:space="preserve"> barrier becomes less salient in this arrangement, </w:t>
      </w:r>
      <w:del w:id="831" w:author="Benton, Deon" w:date="2025-06-26T14:49:00Z" w16du:dateUtc="2025-06-26T19:49:00Z">
        <w:r w:rsidR="00524642" w:rsidDel="00E54CCA">
          <w:rPr>
            <w:rFonts w:ascii="Times New Roman" w:hAnsi="Times New Roman" w:cs="Times New Roman"/>
          </w:rPr>
          <w:delText>thereby leading to</w:delText>
        </w:r>
      </w:del>
      <w:ins w:id="832" w:author="Benton, Deon" w:date="2025-06-26T14:49:00Z" w16du:dateUtc="2025-06-26T19:49:00Z">
        <w:r w:rsidR="00E54CCA">
          <w:rPr>
            <w:rFonts w:ascii="Times New Roman" w:hAnsi="Times New Roman" w:cs="Times New Roman"/>
          </w:rPr>
          <w:t>and this may lead to</w:t>
        </w:r>
      </w:ins>
      <w:r w:rsidR="00524642">
        <w:rPr>
          <w:rFonts w:ascii="Times New Roman" w:hAnsi="Times New Roman" w:cs="Times New Roman"/>
        </w:rPr>
        <w:t xml:space="preserve"> a weaker association between the curved motion and barrier. </w:t>
      </w:r>
      <w:r w:rsidR="00524642" w:rsidRPr="00B46EF7">
        <w:rPr>
          <w:rFonts w:ascii="Times New Roman" w:hAnsi="Times New Roman" w:cs="Times New Roman"/>
        </w:rPr>
        <w:t>This could potentially explain why</w:t>
      </w:r>
      <w:r w:rsidR="00524642">
        <w:rPr>
          <w:rFonts w:ascii="Times New Roman" w:hAnsi="Times New Roman" w:cs="Times New Roman"/>
        </w:rPr>
        <w:t xml:space="preserve"> in action understanding </w:t>
      </w:r>
      <w:proofErr w:type="spellStart"/>
      <w:ins w:id="833" w:author="Benton, Deon" w:date="2025-06-26T14:50:00Z" w16du:dateUtc="2025-06-26T19:50:00Z">
        <w:r w:rsidR="00E54CCA">
          <w:rPr>
            <w:rFonts w:ascii="Times New Roman" w:hAnsi="Times New Roman" w:cs="Times New Roman"/>
          </w:rPr>
          <w:t>VoE</w:t>
        </w:r>
        <w:proofErr w:type="spellEnd"/>
        <w:r w:rsidR="00E54CCA">
          <w:rPr>
            <w:rFonts w:ascii="Times New Roman" w:hAnsi="Times New Roman" w:cs="Times New Roman"/>
          </w:rPr>
          <w:t xml:space="preserve"> </w:t>
        </w:r>
      </w:ins>
      <w:r w:rsidR="00524642">
        <w:rPr>
          <w:rFonts w:ascii="Times New Roman" w:hAnsi="Times New Roman" w:cs="Times New Roman"/>
        </w:rPr>
        <w:t>studies</w:t>
      </w:r>
      <w:ins w:id="834" w:author="Benton, Deon" w:date="2025-06-26T14:50:00Z" w16du:dateUtc="2025-06-26T19:50:00Z">
        <w:r w:rsidR="00E54CCA">
          <w:rPr>
            <w:rFonts w:ascii="Times New Roman" w:hAnsi="Times New Roman" w:cs="Times New Roman"/>
          </w:rPr>
          <w:t xml:space="preserve"> like that by Gergely et al. (1995),</w:t>
        </w:r>
      </w:ins>
      <w:r w:rsidR="00524642" w:rsidRPr="00B46EF7">
        <w:rPr>
          <w:rFonts w:ascii="Times New Roman" w:hAnsi="Times New Roman" w:cs="Times New Roman"/>
        </w:rPr>
        <w:t xml:space="preserve"> infants in the experimental conditions, but not those in the control conditions, look longer at inefficient than efficient actions</w:t>
      </w:r>
      <w:r w:rsidR="00524642">
        <w:rPr>
          <w:rFonts w:ascii="Times New Roman" w:hAnsi="Times New Roman" w:cs="Times New Roman"/>
        </w:rPr>
        <w:t>:</w:t>
      </w:r>
      <w:r w:rsidR="00524642" w:rsidRPr="00B46EF7">
        <w:rPr>
          <w:rFonts w:ascii="Times New Roman" w:hAnsi="Times New Roman" w:cs="Times New Roman"/>
        </w:rPr>
        <w:t xml:space="preserve"> </w:t>
      </w:r>
      <w:r w:rsidR="00524642">
        <w:rPr>
          <w:rFonts w:ascii="Times New Roman" w:hAnsi="Times New Roman" w:cs="Times New Roman"/>
        </w:rPr>
        <w:t>When shown</w:t>
      </w:r>
      <w:r w:rsidR="00524642" w:rsidRPr="00B46EF7">
        <w:rPr>
          <w:rFonts w:ascii="Times New Roman" w:hAnsi="Times New Roman" w:cs="Times New Roman"/>
        </w:rPr>
        <w:t xml:space="preserve"> barrierless curved motion and straight motion, only infants in the experimental conditions should look longer at the curved </w:t>
      </w:r>
      <w:r w:rsidR="00524642">
        <w:rPr>
          <w:rFonts w:ascii="Times New Roman" w:hAnsi="Times New Roman" w:cs="Times New Roman"/>
        </w:rPr>
        <w:t>than straight motion;</w:t>
      </w:r>
      <w:r w:rsidR="00524642" w:rsidRPr="00B46EF7">
        <w:rPr>
          <w:rFonts w:ascii="Times New Roman" w:hAnsi="Times New Roman" w:cs="Times New Roman"/>
        </w:rPr>
        <w:t xml:space="preserve"> </w:t>
      </w:r>
      <w:r w:rsidR="00524642">
        <w:rPr>
          <w:rFonts w:ascii="Times New Roman" w:hAnsi="Times New Roman" w:cs="Times New Roman"/>
        </w:rPr>
        <w:t>the former</w:t>
      </w:r>
      <w:r w:rsidR="00524642" w:rsidRPr="00B46EF7">
        <w:rPr>
          <w:rFonts w:ascii="Times New Roman" w:hAnsi="Times New Roman" w:cs="Times New Roman"/>
        </w:rPr>
        <w:t xml:space="preserve"> triggers an expectation for a barrier, based on an established link between </w:t>
      </w:r>
      <w:r w:rsidR="00524642">
        <w:rPr>
          <w:rFonts w:ascii="Times New Roman" w:hAnsi="Times New Roman" w:cs="Times New Roman"/>
        </w:rPr>
        <w:t>them</w:t>
      </w:r>
      <w:r w:rsidR="00524642" w:rsidRPr="00B46EF7">
        <w:rPr>
          <w:rFonts w:ascii="Times New Roman" w:hAnsi="Times New Roman" w:cs="Times New Roman"/>
        </w:rPr>
        <w:t xml:space="preserve">, </w:t>
      </w:r>
      <w:r w:rsidR="00524642">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61DBD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see Singh et al., 2025 for a gentle introduction).</w:t>
      </w:r>
      <w:ins w:id="835" w:author="Benton, Deon" w:date="2025-06-26T14:19:00Z" w16du:dateUtc="2025-06-26T19:19:00Z">
        <w:r w:rsidR="007E43F8">
          <w:rPr>
            <w:rFonts w:ascii="Times New Roman" w:eastAsia="Times New Roman" w:hAnsi="Times New Roman" w:cs="Times New Roman"/>
          </w:rPr>
          <w:t xml:space="preserve"> Crucially,</w:t>
        </w:r>
      </w:ins>
      <w:del w:id="836" w:author="Benton, Deon" w:date="2025-06-26T14:19:00Z" w16du:dateUtc="2025-06-26T19:19:00Z">
        <w:r w:rsidDel="007E43F8">
          <w:rPr>
            <w:rFonts w:ascii="Times New Roman" w:eastAsia="Times New Roman" w:hAnsi="Times New Roman" w:cs="Times New Roman"/>
          </w:rPr>
          <w:delText xml:space="preserve"> T</w:delText>
        </w:r>
      </w:del>
      <w:ins w:id="837" w:author="Benton, Deon" w:date="2025-06-26T14:19:00Z" w16du:dateUtc="2025-06-26T19:19:00Z">
        <w:r w:rsidR="007E43F8">
          <w:rPr>
            <w:rFonts w:ascii="Times New Roman" w:eastAsia="Times New Roman" w:hAnsi="Times New Roman" w:cs="Times New Roman"/>
          </w:rPr>
          <w:t xml:space="preserve"> t</w:t>
        </w:r>
      </w:ins>
      <w:r>
        <w:rPr>
          <w:rFonts w:ascii="Times New Roman" w:eastAsia="Times New Roman" w:hAnsi="Times New Roman" w:cs="Times New Roman"/>
        </w:rPr>
        <w:t>he model was not developed to simulate any one</w:t>
      </w:r>
      <w:ins w:id="838" w:author="Benton, Deon" w:date="2025-06-26T14:20:00Z" w16du:dateUtc="2025-06-26T19:20:00Z">
        <w:r w:rsidR="007E43F8">
          <w:rPr>
            <w:rFonts w:ascii="Times New Roman" w:eastAsia="Times New Roman" w:hAnsi="Times New Roman" w:cs="Times New Roman"/>
          </w:rPr>
          <w:t xml:space="preserve"> </w:t>
        </w:r>
        <w:proofErr w:type="spellStart"/>
        <w:r w:rsidR="007E43F8">
          <w:rPr>
            <w:rFonts w:ascii="Times New Roman" w:eastAsia="Times New Roman" w:hAnsi="Times New Roman" w:cs="Times New Roman"/>
          </w:rPr>
          <w:t>VoE</w:t>
        </w:r>
      </w:ins>
      <w:proofErr w:type="spellEnd"/>
      <w:r>
        <w:rPr>
          <w:rFonts w:ascii="Times New Roman" w:eastAsia="Times New Roman" w:hAnsi="Times New Roman" w:cs="Times New Roman"/>
        </w:rPr>
        <w:t xml:space="preserve"> study</w:t>
      </w:r>
      <w:ins w:id="839" w:author="Benton, Deon" w:date="2025-06-26T14:20:00Z" w16du:dateUtc="2025-06-26T19:20:00Z">
        <w:r w:rsidR="007E43F8">
          <w:rPr>
            <w:rFonts w:ascii="Times New Roman" w:eastAsia="Times New Roman" w:hAnsi="Times New Roman" w:cs="Times New Roman"/>
          </w:rPr>
          <w:t xml:space="preserve"> on infants’ action understanding. Instead, the goal was</w:t>
        </w:r>
      </w:ins>
      <w:r>
        <w:rPr>
          <w:rFonts w:ascii="Times New Roman" w:eastAsia="Times New Roman" w:hAnsi="Times New Roman" w:cs="Times New Roman"/>
        </w:rPr>
        <w:t xml:space="preserve"> </w:t>
      </w:r>
      <w:ins w:id="840" w:author="Benton, Deon" w:date="2025-06-26T14:25:00Z" w16du:dateUtc="2025-06-26T19:25:00Z">
        <w:r w:rsidR="009406C0">
          <w:rPr>
            <w:rFonts w:ascii="Times New Roman" w:eastAsia="Times New Roman" w:hAnsi="Times New Roman" w:cs="Times New Roman"/>
          </w:rPr>
          <w:t xml:space="preserve">to </w:t>
        </w:r>
      </w:ins>
      <w:ins w:id="841" w:author="Benton, Deon" w:date="2025-06-26T14:20:00Z" w16du:dateUtc="2025-06-26T19:20:00Z">
        <w:r w:rsidR="007E43F8">
          <w:rPr>
            <w:rFonts w:ascii="Times New Roman" w:eastAsia="Times New Roman" w:hAnsi="Times New Roman" w:cs="Times New Roman"/>
          </w:rPr>
          <w:t>capture a</w:t>
        </w:r>
      </w:ins>
      <w:ins w:id="842" w:author="detbenton1991@gmail.com" w:date="2025-07-03T18:58:00Z" w16du:dateUtc="2025-07-03T23:58:00Z">
        <w:r w:rsidR="001C6311">
          <w:rPr>
            <w:rFonts w:ascii="Times New Roman" w:eastAsia="Times New Roman" w:hAnsi="Times New Roman" w:cs="Times New Roman"/>
          </w:rPr>
          <w:t xml:space="preserve"> broad</w:t>
        </w:r>
      </w:ins>
      <w:ins w:id="843" w:author="Benton, Deon" w:date="2025-06-26T14:20:00Z" w16du:dateUtc="2025-06-26T19:20:00Z">
        <w:r w:rsidR="007E43F8">
          <w:rPr>
            <w:rFonts w:ascii="Times New Roman" w:eastAsia="Times New Roman" w:hAnsi="Times New Roman" w:cs="Times New Roman"/>
          </w:rPr>
          <w:t xml:space="preserve"> set of</w:t>
        </w:r>
      </w:ins>
      <w:r>
        <w:rPr>
          <w:rFonts w:ascii="Times New Roman" w:eastAsia="Times New Roman" w:hAnsi="Times New Roman" w:cs="Times New Roman"/>
        </w:rPr>
        <w:t xml:space="preserve"> findings that</w:t>
      </w:r>
      <w:ins w:id="844" w:author="detbenton1991@gmail.com" w:date="2025-07-03T18:57:00Z" w16du:dateUtc="2025-07-03T23:57:00Z">
        <w:r w:rsidR="007D403D">
          <w:rPr>
            <w:rFonts w:ascii="Times New Roman" w:eastAsia="Times New Roman" w:hAnsi="Times New Roman" w:cs="Times New Roman"/>
          </w:rPr>
          <w:t>,</w:t>
        </w:r>
      </w:ins>
      <w:ins w:id="845" w:author="Benton, Deon" w:date="2025-06-26T14:21:00Z" w16du:dateUtc="2025-06-26T19:21:00Z">
        <w:r w:rsidR="007E43F8">
          <w:rPr>
            <w:rFonts w:ascii="Times New Roman" w:eastAsia="Times New Roman" w:hAnsi="Times New Roman" w:cs="Times New Roman"/>
          </w:rPr>
          <w:t xml:space="preserve"> </w:t>
        </w:r>
      </w:ins>
      <w:ins w:id="846" w:author="Benton, Deon" w:date="2025-06-26T14:25:00Z" w16du:dateUtc="2025-06-26T19:25:00Z">
        <w:r w:rsidR="009406C0">
          <w:rPr>
            <w:rFonts w:ascii="Times New Roman" w:eastAsia="Times New Roman" w:hAnsi="Times New Roman" w:cs="Times New Roman"/>
          </w:rPr>
          <w:t>to this point</w:t>
        </w:r>
      </w:ins>
      <w:ins w:id="847" w:author="detbenton1991@gmail.com" w:date="2025-07-03T18:57:00Z" w16du:dateUtc="2025-07-03T23:57:00Z">
        <w:r w:rsidR="007D403D">
          <w:rPr>
            <w:rFonts w:ascii="Times New Roman" w:eastAsia="Times New Roman" w:hAnsi="Times New Roman" w:cs="Times New Roman"/>
          </w:rPr>
          <w:t>,</w:t>
        </w:r>
      </w:ins>
      <w:r>
        <w:rPr>
          <w:rFonts w:ascii="Times New Roman" w:eastAsia="Times New Roman" w:hAnsi="Times New Roman" w:cs="Times New Roman"/>
        </w:rPr>
        <w:t xml:space="preserve"> have been taken as evidence of </w:t>
      </w:r>
      <w:del w:id="848" w:author="Benton, Deon" w:date="2025-06-26T14:26:00Z" w16du:dateUtc="2025-06-26T19:26:00Z">
        <w:r w:rsidDel="00A53913">
          <w:rPr>
            <w:rFonts w:ascii="Times New Roman" w:eastAsia="Times New Roman" w:hAnsi="Times New Roman" w:cs="Times New Roman"/>
          </w:rPr>
          <w:delText>either a NUC or a teleological stance</w:delText>
        </w:r>
      </w:del>
      <w:ins w:id="849" w:author="Benton, Deon" w:date="2025-06-26T14:26:00Z" w16du:dateUtc="2025-06-26T19:26:00Z">
        <w:r w:rsidR="00A53913">
          <w:rPr>
            <w:rFonts w:ascii="Times New Roman" w:eastAsia="Times New Roman" w:hAnsi="Times New Roman" w:cs="Times New Roman"/>
          </w:rPr>
          <w:t xml:space="preserve">conceptually rich </w:t>
        </w:r>
        <w:r w:rsidR="00A53913">
          <w:rPr>
            <w:rFonts w:ascii="Times New Roman" w:eastAsia="Times New Roman" w:hAnsi="Times New Roman" w:cs="Times New Roman"/>
          </w:rPr>
          <w:lastRenderedPageBreak/>
          <w:t>knowledge and specialized processes</w:t>
        </w:r>
      </w:ins>
      <w:ins w:id="850" w:author="detbenton1991@gmail.com" w:date="2025-07-03T18:58:00Z" w16du:dateUtc="2025-07-03T23:58:00Z">
        <w:r w:rsidR="001C6311">
          <w:rPr>
            <w:rFonts w:ascii="Times New Roman" w:eastAsia="Times New Roman" w:hAnsi="Times New Roman" w:cs="Times New Roman"/>
          </w:rPr>
          <w:t xml:space="preserve">. By simulating a broad set of findings rather than </w:t>
        </w:r>
      </w:ins>
      <w:ins w:id="851" w:author="detbenton1991@gmail.com" w:date="2025-07-03T18:59:00Z" w16du:dateUtc="2025-07-03T23:59:00Z">
        <w:r w:rsidR="00D664FA">
          <w:rPr>
            <w:rFonts w:ascii="Times New Roman" w:eastAsia="Times New Roman" w:hAnsi="Times New Roman" w:cs="Times New Roman"/>
          </w:rPr>
          <w:t>one or two specific findings</w:t>
        </w:r>
      </w:ins>
      <w:ins w:id="852" w:author="detbenton1991@gmail.com" w:date="2025-07-03T18:58:00Z" w16du:dateUtc="2025-07-03T23:58:00Z">
        <w:r w:rsidR="001C6311">
          <w:rPr>
            <w:rFonts w:ascii="Times New Roman" w:eastAsia="Times New Roman" w:hAnsi="Times New Roman" w:cs="Times New Roman"/>
          </w:rPr>
          <w:t xml:space="preserve">, as was the case in Overwalle (2010), it was possible to demonstrate the explanatory breadth of the current account </w:t>
        </w:r>
      </w:ins>
      <w:ins w:id="853" w:author="detbenton1991@gmail.com" w:date="2025-07-03T18:59:00Z" w16du:dateUtc="2025-07-03T23:59:00Z">
        <w:r w:rsidR="001C6311">
          <w:rPr>
            <w:rFonts w:ascii="Times New Roman" w:eastAsia="Times New Roman" w:hAnsi="Times New Roman" w:cs="Times New Roman"/>
          </w:rPr>
          <w:t>in particular</w:t>
        </w:r>
      </w:ins>
      <w:ins w:id="854" w:author="detbenton1991@gmail.com" w:date="2025-07-03T19:00:00Z" w16du:dateUtc="2025-07-04T00:00:00Z">
        <w:r w:rsidR="00E4463E">
          <w:rPr>
            <w:rFonts w:ascii="Times New Roman" w:eastAsia="Times New Roman" w:hAnsi="Times New Roman" w:cs="Times New Roman"/>
          </w:rPr>
          <w:t xml:space="preserve"> </w:t>
        </w:r>
      </w:ins>
      <w:ins w:id="855" w:author="detbenton1991@gmail.com" w:date="2025-07-03T18:59:00Z" w16du:dateUtc="2025-07-03T23:59:00Z">
        <w:r w:rsidR="001C6311">
          <w:rPr>
            <w:rFonts w:ascii="Times New Roman" w:eastAsia="Times New Roman" w:hAnsi="Times New Roman" w:cs="Times New Roman"/>
          </w:rPr>
          <w:t>and the sufficiency of lean accounts</w:t>
        </w:r>
      </w:ins>
      <w:ins w:id="856" w:author="detbenton1991@gmail.com" w:date="2025-07-03T19:00:00Z" w16du:dateUtc="2025-07-04T00:00:00Z">
        <w:r w:rsidR="00E4463E">
          <w:rPr>
            <w:rFonts w:ascii="Times New Roman" w:eastAsia="Times New Roman" w:hAnsi="Times New Roman" w:cs="Times New Roman"/>
          </w:rPr>
          <w:t xml:space="preserve"> </w:t>
        </w:r>
      </w:ins>
      <w:ins w:id="857" w:author="detbenton1991@gmail.com" w:date="2025-07-03T18:59:00Z" w16du:dateUtc="2025-07-03T23:59:00Z">
        <w:r w:rsidR="001C6311">
          <w:rPr>
            <w:rFonts w:ascii="Times New Roman" w:eastAsia="Times New Roman" w:hAnsi="Times New Roman" w:cs="Times New Roman"/>
          </w:rPr>
          <w:t>in general</w:t>
        </w:r>
      </w:ins>
      <w:r>
        <w:rPr>
          <w:rFonts w:ascii="Times New Roman" w:eastAsia="Times New Roman" w:hAnsi="Times New Roman" w:cs="Times New Roman"/>
        </w:rPr>
        <w:t xml:space="preserv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infer external constraints from an agent’s actions and goals as well as an agent’s goal from its actions and external constraints (e.g., </w:t>
      </w:r>
      <w:proofErr w:type="spellStart"/>
      <w:r>
        <w:rPr>
          <w:rFonts w:ascii="Times New Roman" w:hAnsi="Times New Roman" w:cs="Times New Roman"/>
        </w:rPr>
        <w:t>Csibra</w:t>
      </w:r>
      <w:proofErr w:type="spellEnd"/>
      <w:r>
        <w:rPr>
          <w:rFonts w:ascii="Times New Roman" w:hAnsi="Times New Roman" w:cs="Times New Roman"/>
        </w:rPr>
        <w:t xml:space="preserve">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represent efficiency continuously (e.g., Liu &amp; </w:t>
      </w:r>
      <w:proofErr w:type="spellStart"/>
      <w:r>
        <w:rPr>
          <w:rFonts w:ascii="Times New Roman" w:hAnsi="Times New Roman" w:cs="Times New Roman"/>
        </w:rPr>
        <w:t>Spelke</w:t>
      </w:r>
      <w:proofErr w:type="spellEnd"/>
      <w:r>
        <w:rPr>
          <w:rFonts w:ascii="Times New Roman" w:hAnsi="Times New Roman" w:cs="Times New Roman"/>
        </w:rPr>
        <w:t>, 2017).</w:t>
      </w:r>
    </w:p>
    <w:p w14:paraId="25BF1E8D" w14:textId="1F34996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w:t>
      </w:r>
      <w:ins w:id="858" w:author="detbenton1991@gmail.com" w:date="2025-07-03T19:47:00Z" w16du:dateUtc="2025-07-04T00:47:00Z">
        <w:r w:rsidR="002807A7">
          <w:rPr>
            <w:rFonts w:ascii="Times New Roman" w:hAnsi="Times New Roman" w:cs="Times New Roman"/>
          </w:rPr>
          <w:t xml:space="preserve"> </w:t>
        </w:r>
        <w:proofErr w:type="spellStart"/>
        <w:r w:rsidR="002807A7">
          <w:rPr>
            <w:rFonts w:ascii="Times New Roman" w:hAnsi="Times New Roman" w:cs="Times New Roman"/>
          </w:rPr>
          <w:t>VoE</w:t>
        </w:r>
      </w:ins>
      <w:proofErr w:type="spellEnd"/>
      <w:r>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1D27A29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w:t>
      </w:r>
      <w:r>
        <w:rPr>
          <w:rFonts w:ascii="Times New Roman" w:hAnsi="Times New Roman" w:cs="Times New Roman"/>
        </w:rPr>
        <w:lastRenderedPageBreak/>
        <w:t xml:space="preserve">participation in a specific simulation. I then present four simulations, each corresponding to a key empirical finding. Given that the focus here was to show that a model that implements the current perspective can capture data from studies that use the Gergely paradigm, each of the studies that illustrate one of the previous findings will be modeled only at the most general level.  This means that study specific details deemed nonessential were omitted. </w:t>
      </w:r>
      <w:ins w:id="859" w:author="Benton, Deon" w:date="2025-06-26T14:39:00Z" w16du:dateUtc="2025-06-26T19:39:00Z">
        <w:r w:rsidR="00691D93">
          <w:rPr>
            <w:rFonts w:ascii="Times New Roman" w:eastAsia="Times New Roman" w:hAnsi="Times New Roman" w:cs="Times New Roman"/>
          </w:rPr>
          <w:t xml:space="preserve">It is worth reiterating that although I have chosen to focus on </w:t>
        </w:r>
      </w:ins>
      <w:ins w:id="860" w:author="Benton, Deon" w:date="2025-06-26T14:40:00Z" w16du:dateUtc="2025-06-26T19:40:00Z">
        <w:r w:rsidR="00691D93">
          <w:rPr>
            <w:rFonts w:ascii="Times New Roman" w:eastAsia="Times New Roman" w:hAnsi="Times New Roman" w:cs="Times New Roman"/>
          </w:rPr>
          <w:t>key</w:t>
        </w:r>
        <w:r w:rsidR="00FA0DA0">
          <w:rPr>
            <w:rFonts w:ascii="Times New Roman" w:eastAsia="Times New Roman" w:hAnsi="Times New Roman" w:cs="Times New Roman"/>
          </w:rPr>
          <w:t xml:space="preserve"> findings from </w:t>
        </w:r>
        <w:proofErr w:type="spellStart"/>
        <w:r w:rsidR="00FA0DA0">
          <w:rPr>
            <w:rFonts w:ascii="Times New Roman" w:eastAsia="Times New Roman" w:hAnsi="Times New Roman" w:cs="Times New Roman"/>
          </w:rPr>
          <w:t>VoE</w:t>
        </w:r>
        <w:proofErr w:type="spellEnd"/>
        <w:r w:rsidR="00FA0DA0">
          <w:rPr>
            <w:rFonts w:ascii="Times New Roman" w:eastAsia="Times New Roman" w:hAnsi="Times New Roman" w:cs="Times New Roman"/>
          </w:rPr>
          <w:t xml:space="preserve"> studies on infant action understanding</w:t>
        </w:r>
      </w:ins>
      <w:ins w:id="861" w:author="Benton, Deon" w:date="2025-06-26T14:39:00Z" w16du:dateUtc="2025-06-26T19:39:00Z">
        <w:r w:rsidR="00691D93">
          <w:rPr>
            <w:rFonts w:ascii="Times New Roman" w:eastAsia="Times New Roman" w:hAnsi="Times New Roman" w:cs="Times New Roman"/>
          </w:rPr>
          <w:t xml:space="preserve">, I see </w:t>
        </w:r>
      </w:ins>
      <w:ins w:id="862" w:author="Benton, Deon" w:date="2025-06-26T14:40:00Z" w16du:dateUtc="2025-06-26T19:40:00Z">
        <w:r w:rsidR="000475E7">
          <w:rPr>
            <w:rFonts w:ascii="Times New Roman" w:eastAsia="Times New Roman" w:hAnsi="Times New Roman" w:cs="Times New Roman"/>
          </w:rPr>
          <w:t>these simulations—and the</w:t>
        </w:r>
      </w:ins>
      <w:ins w:id="863" w:author="Benton, Deon" w:date="2025-06-26T14:42:00Z" w16du:dateUtc="2025-06-26T19:42:00Z">
        <w:r w:rsidR="00582C9C">
          <w:rPr>
            <w:rFonts w:ascii="Times New Roman" w:eastAsia="Times New Roman" w:hAnsi="Times New Roman" w:cs="Times New Roman"/>
          </w:rPr>
          <w:t xml:space="preserve"> theoretical</w:t>
        </w:r>
      </w:ins>
      <w:ins w:id="864" w:author="Benton, Deon" w:date="2025-06-26T14:40:00Z" w16du:dateUtc="2025-06-26T19:40:00Z">
        <w:r w:rsidR="000475E7">
          <w:rPr>
            <w:rFonts w:ascii="Times New Roman" w:eastAsia="Times New Roman" w:hAnsi="Times New Roman" w:cs="Times New Roman"/>
          </w:rPr>
          <w:t xml:space="preserve"> argument they</w:t>
        </w:r>
      </w:ins>
      <w:ins w:id="865" w:author="Benton, Deon" w:date="2025-06-26T14:42:00Z" w16du:dateUtc="2025-06-26T19:42:00Z">
        <w:r w:rsidR="00582C9C">
          <w:rPr>
            <w:rFonts w:ascii="Times New Roman" w:eastAsia="Times New Roman" w:hAnsi="Times New Roman" w:cs="Times New Roman"/>
          </w:rPr>
          <w:t xml:space="preserve"> implement—</w:t>
        </w:r>
      </w:ins>
      <w:ins w:id="866" w:author="Benton, Deon" w:date="2025-06-26T14:43:00Z" w16du:dateUtc="2025-06-26T19:43:00Z">
        <w:r w:rsidR="00582C9C">
          <w:rPr>
            <w:rFonts w:ascii="Times New Roman" w:eastAsia="Times New Roman" w:hAnsi="Times New Roman" w:cs="Times New Roman"/>
          </w:rPr>
          <w:t>contribute to</w:t>
        </w:r>
      </w:ins>
      <w:ins w:id="867" w:author="Benton, Deon" w:date="2025-06-26T14:41:00Z" w16du:dateUtc="2025-06-26T19:41:00Z">
        <w:r w:rsidR="000475E7">
          <w:rPr>
            <w:rFonts w:ascii="Times New Roman" w:eastAsia="Times New Roman" w:hAnsi="Times New Roman" w:cs="Times New Roman"/>
          </w:rPr>
          <w:t xml:space="preserve"> a much broader literature that demonstrates that domain-general mechanisms</w:t>
        </w:r>
      </w:ins>
      <w:ins w:id="868" w:author="Benton, Deon" w:date="2025-06-26T14:39:00Z" w16du:dateUtc="2025-06-26T19:39:00Z">
        <w:r w:rsidR="00691D93">
          <w:rPr>
            <w:rFonts w:ascii="Times New Roman" w:eastAsia="Times New Roman" w:hAnsi="Times New Roman" w:cs="Times New Roman"/>
          </w:rPr>
          <w:t xml:space="preserve"> may </w:t>
        </w:r>
      </w:ins>
      <w:ins w:id="869" w:author="Benton, Deon" w:date="2025-06-26T14:43:00Z" w16du:dateUtc="2025-06-26T19:43:00Z">
        <w:r w:rsidR="00582C9C">
          <w:rPr>
            <w:rFonts w:ascii="Times New Roman" w:eastAsia="Times New Roman" w:hAnsi="Times New Roman" w:cs="Times New Roman"/>
          </w:rPr>
          <w:t xml:space="preserve">suffice to explain infants’ seemingly sophisticated behaviors in </w:t>
        </w:r>
        <w:proofErr w:type="spellStart"/>
        <w:r w:rsidR="00582C9C">
          <w:rPr>
            <w:rFonts w:ascii="Times New Roman" w:eastAsia="Times New Roman" w:hAnsi="Times New Roman" w:cs="Times New Roman"/>
          </w:rPr>
          <w:t>VoE</w:t>
        </w:r>
        <w:proofErr w:type="spellEnd"/>
        <w:r w:rsidR="00582C9C">
          <w:rPr>
            <w:rFonts w:ascii="Times New Roman" w:eastAsia="Times New Roman" w:hAnsi="Times New Roman" w:cs="Times New Roman"/>
          </w:rPr>
          <w:t xml:space="preserve"> tasks</w:t>
        </w:r>
        <w:r w:rsidR="005948EA">
          <w:rPr>
            <w:rFonts w:ascii="Times New Roman" w:eastAsia="Times New Roman" w:hAnsi="Times New Roman" w:cs="Times New Roman"/>
          </w:rPr>
          <w:t>; rich knowledge or specialized processes may neither be necessary nor sufficient to account for these behaviors.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098C9E1A"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ins w:id="870" w:author="Benton, Deon" w:date="2025-06-26T14:56:00Z" w16du:dateUtc="2025-06-26T19:56:00Z">
        <w:r w:rsidR="006805C3">
          <w:rPr>
            <w:rFonts w:ascii="Times New Roman" w:hAnsi="Times New Roman" w:cs="Times New Roman"/>
          </w:rPr>
          <w:t xml:space="preserve"> curren</w:t>
        </w:r>
      </w:ins>
      <w:ins w:id="871" w:author="Benton, Deon" w:date="2025-06-26T14:57:00Z" w16du:dateUtc="2025-06-26T19:57:00Z">
        <w:r w:rsidR="006805C3">
          <w:rPr>
            <w:rFonts w:ascii="Times New Roman" w:hAnsi="Times New Roman" w:cs="Times New Roman"/>
          </w:rPr>
          <w:t>t series of simulations used</w:t>
        </w:r>
      </w:ins>
      <w:r>
        <w:rPr>
          <w:rFonts w:ascii="Times New Roman" w:hAnsi="Times New Roman" w:cs="Times New Roman"/>
        </w:rPr>
        <w:t xml:space="preserve"> a three-layer, feedforward, autoencoder network (e.g., Mareschal et al., 2000). Networks were trained with backpropagation in cross-entropy error (e.g., Rumelhart et al., 1986). The hidden units used a RELU activation function; the output units used a sigmoid activation function. The network’s task was 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ins w:id="872" w:author="Benton, Deon" w:date="2025-06-26T14:57:00Z" w16du:dateUtc="2025-06-26T19:57:00Z">
        <w:r w:rsidR="006805C3">
          <w:rPr>
            <w:rFonts w:ascii="Times New Roman" w:hAnsi="Times New Roman" w:cs="Times New Roman"/>
          </w:rPr>
          <w:t xml:space="preserve"> then</w:t>
        </w:r>
      </w:ins>
      <w:r w:rsidRPr="006E3582">
        <w:rPr>
          <w:rFonts w:ascii="Times New Roman" w:hAnsi="Times New Roman" w:cs="Times New Roman"/>
        </w:rPr>
        <w:t xml:space="preserve"> reconstruct it at the output layer</w:t>
      </w:r>
      <w:r>
        <w:rPr>
          <w:rFonts w:ascii="Times New Roman" w:hAnsi="Times New Roman" w:cs="Times New Roman"/>
        </w:rPr>
        <w:t>.</w:t>
      </w:r>
    </w:p>
    <w:p w14:paraId="3DFA6843" w14:textId="6C92003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 9 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Note that values of </w:t>
      </w:r>
      <w:ins w:id="873" w:author="Benton, Deon" w:date="2025-06-27T11:22:00Z" w16du:dateUtc="2025-06-27T16:22:00Z">
        <w:r w:rsidR="00C80AC6">
          <w:rPr>
            <w:rFonts w:ascii="Times New Roman" w:hAnsi="Times New Roman" w:cs="Times New Roman"/>
          </w:rPr>
          <w:t>units that are unspecified in the text</w:t>
        </w:r>
      </w:ins>
      <w:r>
        <w:rPr>
          <w:rFonts w:ascii="Times New Roman" w:hAnsi="Times New Roman" w:cs="Times New Roman"/>
        </w:rPr>
        <w:t xml:space="preserve"> are </w:t>
      </w:r>
      <w:r>
        <w:rPr>
          <w:rFonts w:ascii="Times New Roman" w:hAnsi="Times New Roman" w:cs="Times New Roman"/>
        </w:rPr>
        <w:lastRenderedPageBreak/>
        <w:t>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ins w:id="874" w:author="Benton, Deon" w:date="2025-06-27T11:16:00Z" w16du:dateUtc="2025-06-27T16:16:00Z">
        <w:r w:rsidR="008B5493">
          <w:rPr>
            <w:rFonts w:ascii="Times New Roman" w:hAnsi="Times New Roman" w:cs="Times New Roman"/>
          </w:rPr>
          <w:t xml:space="preserve">; </w:t>
        </w:r>
      </w:ins>
      <w:r>
        <w:rPr>
          <w:rFonts w:ascii="Times New Roman" w:hAnsi="Times New Roman" w:cs="Times New Roman"/>
        </w:rPr>
        <w:t xml:space="preserve">Hinton, 1984). The hidden layer consisted of 50 units. </w:t>
      </w:r>
    </w:p>
    <w:p w14:paraId="4A7E9B3F" w14:textId="77777777" w:rsidR="00524642" w:rsidRDefault="00524642" w:rsidP="00524642">
      <w:pPr>
        <w:spacing w:line="480" w:lineRule="auto"/>
        <w:contextualSpacing/>
        <w:rPr>
          <w:rFonts w:ascii="Times New Roman" w:hAnsi="Times New Roman" w:cs="Times New Roman"/>
        </w:rPr>
      </w:pP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2E6C75DC">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left side </w:t>
      </w:r>
      <w:r>
        <w:rPr>
          <w:rFonts w:ascii="Times New Roman" w:hAnsi="Times New Roman" w:cs="Times New Roman"/>
        </w:rPr>
        <w:lastRenderedPageBreak/>
        <w:t xml:space="preserve">(hence, Object Left); the other group was located on the network’s right side (hence, Object Right). A single unit was used to represent a given object. Eighty objects were used for training; the remaining two were used for testing. Units that coded for objects present in a scene were turned “on”; that is, their values were set to 1. </w:t>
      </w:r>
    </w:p>
    <w:p w14:paraId="7BCA20B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The next group of input and output units was a two-unit Motion Type group. The first unit in this group was the Straight Motion unit, whereas the second unit was the Curved Motion unit. Motion was represented statically rather than dynamically (i.e., as it unfolds over time) to simplify the interpretation of the model’s behavior (I return to this issue in the General Discussion). </w:t>
      </w:r>
    </w:p>
    <w:p w14:paraId="14567CA1" w14:textId="77777777" w:rsidR="00524642" w:rsidRDefault="00524642" w:rsidP="00524642">
      <w:pPr>
        <w:spacing w:line="480" w:lineRule="auto"/>
        <w:ind w:firstLine="720"/>
        <w:contextualSpacing/>
        <w:rPr>
          <w:ins w:id="875" w:author="Benton, Deon" w:date="2025-06-27T11:23:00Z" w16du:dateUtc="2025-06-27T16:23:00Z"/>
          <w:rFonts w:ascii="Times New Roman" w:hAnsi="Times New Roman" w:cs="Times New Roman"/>
        </w:rPr>
      </w:pPr>
      <w:r>
        <w:rPr>
          <w:rFonts w:ascii="Times New Roman" w:hAnsi="Times New Roman" w:cs="Times New Roman"/>
        </w:rPr>
        <w:t xml:space="preserve">The remaining four input and output groups were a five-unit Barrier Height group, a five-unit Jump Height group, a three-unit Barrier Location group,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 In the simulations reported below, jump heights mostly aligned with barrier heights (though see Simulation 3). In terms of the Barrier Location group, the first unit corresponded to the Barrier </w:t>
      </w:r>
      <w:r>
        <w:rPr>
          <w:rFonts w:ascii="Times New Roman" w:hAnsi="Times New Roman" w:cs="Times New Roman"/>
        </w:rPr>
        <w:lastRenderedPageBreak/>
        <w:t>Missing unit, whereas the remaining two units corresponded, respectively, to Barrier Middle and Barrier Side units.  Finally, the single unit in the Contiguous group coded whether two objects came to rest next to one another following a reaching or jumping event.</w:t>
      </w:r>
    </w:p>
    <w:p w14:paraId="545FE4B1" w14:textId="4BC48EEB" w:rsidR="00C80AC6" w:rsidRDefault="00C80AC6" w:rsidP="00524642">
      <w:pPr>
        <w:spacing w:line="480" w:lineRule="auto"/>
        <w:ind w:firstLine="720"/>
        <w:contextualSpacing/>
        <w:rPr>
          <w:rFonts w:ascii="Times New Roman" w:hAnsi="Times New Roman" w:cs="Times New Roman"/>
        </w:rPr>
      </w:pPr>
      <w:ins w:id="876" w:author="Benton, Deon" w:date="2025-06-27T11:23:00Z" w16du:dateUtc="2025-06-27T16:23:00Z">
        <w:r>
          <w:rPr>
            <w:rFonts w:ascii="Times New Roman" w:hAnsi="Times New Roman" w:cs="Times New Roman"/>
          </w:rPr>
          <w:t xml:space="preserve">Although I use semantically rich terms to describe the features in the model, </w:t>
        </w:r>
      </w:ins>
      <w:ins w:id="877" w:author="Benton, Deon" w:date="2025-06-27T11:41:00Z" w16du:dateUtc="2025-06-27T16:41:00Z">
        <w:r w:rsidR="001A55CE">
          <w:rPr>
            <w:rFonts w:ascii="Times New Roman" w:hAnsi="Times New Roman" w:cs="Times New Roman"/>
          </w:rPr>
          <w:t>this is not meant to suggest that</w:t>
        </w:r>
      </w:ins>
      <w:ins w:id="878" w:author="Benton, Deon" w:date="2025-06-27T11:23:00Z" w16du:dateUtc="2025-06-27T16:23:00Z">
        <w:r>
          <w:rPr>
            <w:rFonts w:ascii="Times New Roman" w:hAnsi="Times New Roman" w:cs="Times New Roman"/>
          </w:rPr>
          <w:t xml:space="preserve"> </w:t>
        </w:r>
      </w:ins>
      <w:ins w:id="879" w:author="Benton, Deon" w:date="2025-06-27T11:41:00Z" w16du:dateUtc="2025-06-27T16:41:00Z">
        <w:r w:rsidR="001A55CE">
          <w:rPr>
            <w:rFonts w:ascii="Times New Roman" w:hAnsi="Times New Roman" w:cs="Times New Roman"/>
          </w:rPr>
          <w:t xml:space="preserve">infants </w:t>
        </w:r>
      </w:ins>
      <w:ins w:id="880" w:author="Benton, Deon" w:date="2025-06-27T11:24:00Z" w16du:dateUtc="2025-06-27T16:24:00Z">
        <w:r>
          <w:rPr>
            <w:rFonts w:ascii="Times New Roman" w:hAnsi="Times New Roman" w:cs="Times New Roman"/>
          </w:rPr>
          <w:t xml:space="preserve">represent these features in a conceptually or semantically </w:t>
        </w:r>
      </w:ins>
      <w:ins w:id="881" w:author="Benton, Deon" w:date="2025-06-27T11:25:00Z" w16du:dateUtc="2025-06-27T16:25:00Z">
        <w:r w:rsidR="006A1D61">
          <w:rPr>
            <w:rFonts w:ascii="Times New Roman" w:hAnsi="Times New Roman" w:cs="Times New Roman"/>
          </w:rPr>
          <w:t>meaningful</w:t>
        </w:r>
      </w:ins>
      <w:ins w:id="882" w:author="Benton, Deon" w:date="2025-06-27T11:42:00Z" w16du:dateUtc="2025-06-27T16:42:00Z">
        <w:r w:rsidR="001A55CE">
          <w:rPr>
            <w:rFonts w:ascii="Times New Roman" w:hAnsi="Times New Roman" w:cs="Times New Roman"/>
          </w:rPr>
          <w:t xml:space="preserve"> way</w:t>
        </w:r>
      </w:ins>
      <w:ins w:id="883" w:author="Benton, Deon" w:date="2025-06-27T11:24:00Z" w16du:dateUtc="2025-06-27T16:24:00Z">
        <w:r>
          <w:rPr>
            <w:rFonts w:ascii="Times New Roman" w:hAnsi="Times New Roman" w:cs="Times New Roman"/>
          </w:rPr>
          <w:t>.</w:t>
        </w:r>
        <w:r w:rsidR="006A1D61">
          <w:rPr>
            <w:rFonts w:ascii="Times New Roman" w:hAnsi="Times New Roman" w:cs="Times New Roman"/>
          </w:rPr>
          <w:t xml:space="preserve"> </w:t>
        </w:r>
      </w:ins>
      <w:ins w:id="884" w:author="Benton, Deon" w:date="2025-06-27T11:42:00Z" w16du:dateUtc="2025-06-27T16:42:00Z">
        <w:r w:rsidR="001A55CE">
          <w:rPr>
            <w:rFonts w:ascii="Times New Roman" w:hAnsi="Times New Roman" w:cs="Times New Roman"/>
          </w:rPr>
          <w:t>These terms are used solely to help</w:t>
        </w:r>
      </w:ins>
      <w:ins w:id="885" w:author="Benton, Deon" w:date="2025-06-27T11:24:00Z" w16du:dateUtc="2025-06-27T16:24:00Z">
        <w:r w:rsidR="006A1D61">
          <w:rPr>
            <w:rFonts w:ascii="Times New Roman" w:hAnsi="Times New Roman" w:cs="Times New Roman"/>
          </w:rPr>
          <w:t xml:space="preserve"> </w:t>
        </w:r>
      </w:ins>
      <w:ins w:id="886" w:author="Benton, Deon" w:date="2025-06-27T11:42:00Z" w16du:dateUtc="2025-06-27T16:42:00Z">
        <w:r w:rsidR="001A55CE">
          <w:rPr>
            <w:rFonts w:ascii="Times New Roman" w:hAnsi="Times New Roman" w:cs="Times New Roman"/>
          </w:rPr>
          <w:t>readers understand the model’s structure</w:t>
        </w:r>
      </w:ins>
      <w:ins w:id="887" w:author="Benton, Deon" w:date="2025-06-27T11:26:00Z" w16du:dateUtc="2025-06-27T16:26:00Z">
        <w:r w:rsidR="00DD3FDE">
          <w:rPr>
            <w:rFonts w:ascii="Times New Roman" w:hAnsi="Times New Roman" w:cs="Times New Roman"/>
          </w:rPr>
          <w:t>.</w:t>
        </w:r>
      </w:ins>
      <w:ins w:id="888" w:author="Benton, Deon" w:date="2025-06-27T11:27:00Z" w16du:dateUtc="2025-06-27T16:27:00Z">
        <w:r w:rsidR="00DD3FDE">
          <w:rPr>
            <w:rFonts w:ascii="Times New Roman" w:hAnsi="Times New Roman" w:cs="Times New Roman"/>
          </w:rPr>
          <w:t xml:space="preserve"> As </w:t>
        </w:r>
        <w:del w:id="889" w:author="detbenton1991@gmail.com" w:date="2025-07-04T12:24:00Z" w16du:dateUtc="2025-07-04T17:24:00Z">
          <w:r w:rsidR="00DD3FDE" w:rsidDel="00475A8D">
            <w:rPr>
              <w:rFonts w:ascii="Times New Roman" w:hAnsi="Times New Roman" w:cs="Times New Roman"/>
            </w:rPr>
            <w:delText xml:space="preserve">I assume is </w:delText>
          </w:r>
        </w:del>
      </w:ins>
      <w:ins w:id="890" w:author="Benton, Deon" w:date="2025-06-27T11:42:00Z" w16du:dateUtc="2025-06-27T16:42:00Z">
        <w:del w:id="891" w:author="detbenton1991@gmail.com" w:date="2025-07-04T12:24:00Z" w16du:dateUtc="2025-07-04T17:24:00Z">
          <w:r w:rsidR="001A55CE" w:rsidDel="00475A8D">
            <w:rPr>
              <w:rFonts w:ascii="Times New Roman" w:hAnsi="Times New Roman" w:cs="Times New Roman"/>
            </w:rPr>
            <w:delText>true for</w:delText>
          </w:r>
        </w:del>
      </w:ins>
      <w:ins w:id="892" w:author="Benton, Deon" w:date="2025-06-27T11:27:00Z" w16du:dateUtc="2025-06-27T16:27:00Z">
        <w:del w:id="893" w:author="detbenton1991@gmail.com" w:date="2025-07-04T12:24:00Z" w16du:dateUtc="2025-07-04T17:24:00Z">
          <w:r w:rsidR="00DD3FDE" w:rsidDel="00475A8D">
            <w:rPr>
              <w:rFonts w:ascii="Times New Roman" w:hAnsi="Times New Roman" w:cs="Times New Roman"/>
            </w:rPr>
            <w:delText xml:space="preserve"> infants</w:delText>
          </w:r>
        </w:del>
      </w:ins>
      <w:ins w:id="894" w:author="detbenton1991@gmail.com" w:date="2025-07-04T12:24:00Z" w16du:dateUtc="2025-07-04T17:24:00Z">
        <w:r w:rsidR="00475A8D">
          <w:rPr>
            <w:rFonts w:ascii="Times New Roman" w:hAnsi="Times New Roman" w:cs="Times New Roman"/>
          </w:rPr>
          <w:t>is assumed to be true</w:t>
        </w:r>
      </w:ins>
      <w:ins w:id="895" w:author="Benton, Deon" w:date="2025-06-27T11:27:00Z" w16du:dateUtc="2025-06-27T16:27:00Z">
        <w:r w:rsidR="00DD3FDE">
          <w:rPr>
            <w:rFonts w:ascii="Times New Roman" w:hAnsi="Times New Roman" w:cs="Times New Roman"/>
          </w:rPr>
          <w:t xml:space="preserve">, the </w:t>
        </w:r>
      </w:ins>
      <w:ins w:id="896" w:author="detbenton1991@gmail.com" w:date="2025-06-28T12:30:00Z" w16du:dateUtc="2025-06-28T17:30:00Z">
        <w:r w:rsidR="00CE7E5C">
          <w:rPr>
            <w:rFonts w:ascii="Times New Roman" w:hAnsi="Times New Roman" w:cs="Times New Roman"/>
          </w:rPr>
          <w:t>present models</w:t>
        </w:r>
      </w:ins>
      <w:ins w:id="897" w:author="Benton, Deon" w:date="2025-06-27T11:27:00Z" w16du:dateUtc="2025-06-27T16:27:00Z">
        <w:r w:rsidR="00DD3FDE">
          <w:rPr>
            <w:rFonts w:ascii="Times New Roman" w:hAnsi="Times New Roman" w:cs="Times New Roman"/>
          </w:rPr>
          <w:t xml:space="preserve"> process these features as low-level perceptual properties </w:t>
        </w:r>
        <w:del w:id="898" w:author="detbenton1991@gmail.com" w:date="2025-07-04T12:24:00Z" w16du:dateUtc="2025-07-04T17:24:00Z">
          <w:r w:rsidR="00DD3FDE" w:rsidDel="00226AC2">
            <w:rPr>
              <w:rFonts w:ascii="Times New Roman" w:hAnsi="Times New Roman" w:cs="Times New Roman"/>
            </w:rPr>
            <w:delText>without recourse to their</w:delText>
          </w:r>
        </w:del>
      </w:ins>
      <w:ins w:id="899" w:author="detbenton1991@gmail.com" w:date="2025-07-04T12:24:00Z" w16du:dateUtc="2025-07-04T17:24:00Z">
        <w:r w:rsidR="00226AC2">
          <w:rPr>
            <w:rFonts w:ascii="Times New Roman" w:hAnsi="Times New Roman" w:cs="Times New Roman"/>
          </w:rPr>
          <w:t>rather than in terms of their</w:t>
        </w:r>
      </w:ins>
      <w:ins w:id="900" w:author="Benton, Deon" w:date="2025-06-27T11:27:00Z" w16du:dateUtc="2025-06-27T16:27:00Z">
        <w:r w:rsidR="00DD3FDE">
          <w:rPr>
            <w:rFonts w:ascii="Times New Roman" w:hAnsi="Times New Roman" w:cs="Times New Roman"/>
          </w:rPr>
          <w:t xml:space="preserve"> conceptual meaning</w:t>
        </w:r>
      </w:ins>
      <w:ins w:id="901" w:author="detbenton1991@gmail.com" w:date="2025-07-04T12:25:00Z" w16du:dateUtc="2025-07-04T17:25:00Z">
        <w:r w:rsidR="003D011B">
          <w:rPr>
            <w:rFonts w:ascii="Times New Roman" w:hAnsi="Times New Roman" w:cs="Times New Roman"/>
          </w:rPr>
          <w:t xml:space="preserve"> (as defined by the modeler)</w:t>
        </w:r>
      </w:ins>
      <w:ins w:id="902" w:author="Benton, Deon" w:date="2025-06-27T11:27:00Z" w16du:dateUtc="2025-06-27T16:27:00Z">
        <w:r w:rsidR="00DD3FDE">
          <w:rPr>
            <w:rFonts w:ascii="Times New Roman" w:hAnsi="Times New Roman" w:cs="Times New Roman"/>
          </w:rPr>
          <w:t>.</w:t>
        </w:r>
      </w:ins>
      <w:ins w:id="903" w:author="Benton, Deon" w:date="2025-06-27T11:28:00Z" w16du:dateUtc="2025-06-27T16:28:00Z">
        <w:r w:rsidR="007C07E0">
          <w:rPr>
            <w:rFonts w:ascii="Times New Roman" w:hAnsi="Times New Roman" w:cs="Times New Roman"/>
          </w:rPr>
          <w:t xml:space="preserve"> N</w:t>
        </w:r>
      </w:ins>
      <w:ins w:id="904" w:author="Benton, Deon" w:date="2025-06-27T11:29:00Z" w16du:dateUtc="2025-06-27T16:29:00Z">
        <w:r w:rsidR="007C07E0">
          <w:rPr>
            <w:rFonts w:ascii="Times New Roman" w:hAnsi="Times New Roman" w:cs="Times New Roman"/>
          </w:rPr>
          <w:t>onetheless, a potential objection is t</w:t>
        </w:r>
      </w:ins>
      <w:ins w:id="905" w:author="Benton, Deon" w:date="2025-06-27T11:30:00Z" w16du:dateUtc="2025-06-27T16:30:00Z">
        <w:r w:rsidR="007C07E0">
          <w:rPr>
            <w:rFonts w:ascii="Times New Roman" w:hAnsi="Times New Roman" w:cs="Times New Roman"/>
          </w:rPr>
          <w:t>hat</w:t>
        </w:r>
      </w:ins>
      <w:ins w:id="906" w:author="Benton, Deon" w:date="2025-06-27T11:29:00Z" w16du:dateUtc="2025-06-27T16:29:00Z">
        <w:r w:rsidR="007C07E0">
          <w:rPr>
            <w:rFonts w:ascii="Times New Roman" w:hAnsi="Times New Roman" w:cs="Times New Roman"/>
          </w:rPr>
          <w:t xml:space="preserve"> </w:t>
        </w:r>
      </w:ins>
      <w:ins w:id="907" w:author="Benton, Deon" w:date="2025-06-27T11:30:00Z" w16du:dateUtc="2025-06-27T16:30:00Z">
        <w:r w:rsidR="007C07E0">
          <w:rPr>
            <w:rFonts w:ascii="Times New Roman" w:hAnsi="Times New Roman" w:cs="Times New Roman"/>
          </w:rPr>
          <w:t xml:space="preserve">because the features that the model </w:t>
        </w:r>
      </w:ins>
      <w:ins w:id="908" w:author="Benton, Deon" w:date="2025-06-27T11:42:00Z" w16du:dateUtc="2025-06-27T16:42:00Z">
        <w:r w:rsidR="001A55CE">
          <w:rPr>
            <w:rFonts w:ascii="Times New Roman" w:hAnsi="Times New Roman" w:cs="Times New Roman"/>
          </w:rPr>
          <w:t>pr</w:t>
        </w:r>
      </w:ins>
      <w:ins w:id="909" w:author="Benton, Deon" w:date="2025-06-27T11:43:00Z" w16du:dateUtc="2025-06-27T16:43:00Z">
        <w:r w:rsidR="001A55CE">
          <w:rPr>
            <w:rFonts w:ascii="Times New Roman" w:hAnsi="Times New Roman" w:cs="Times New Roman"/>
          </w:rPr>
          <w:t>ocesses</w:t>
        </w:r>
      </w:ins>
      <w:ins w:id="910" w:author="Benton, Deon" w:date="2025-06-27T11:30:00Z" w16du:dateUtc="2025-06-27T16:30:00Z">
        <w:r w:rsidR="007C07E0">
          <w:rPr>
            <w:rFonts w:ascii="Times New Roman" w:hAnsi="Times New Roman" w:cs="Times New Roman"/>
          </w:rPr>
          <w:t xml:space="preserve"> </w:t>
        </w:r>
      </w:ins>
      <w:ins w:id="911" w:author="detbenton1991@gmail.com" w:date="2025-06-28T12:31:00Z" w16du:dateUtc="2025-06-28T17:31:00Z">
        <w:r w:rsidR="00CE5DD4">
          <w:rPr>
            <w:rFonts w:ascii="Times New Roman" w:hAnsi="Times New Roman" w:cs="Times New Roman"/>
          </w:rPr>
          <w:t>are</w:t>
        </w:r>
      </w:ins>
      <w:ins w:id="912" w:author="Benton, Deon" w:date="2025-06-27T11:30:00Z" w16du:dateUtc="2025-06-27T16:30:00Z">
        <w:r w:rsidR="007C07E0">
          <w:rPr>
            <w:rFonts w:ascii="Times New Roman" w:hAnsi="Times New Roman" w:cs="Times New Roman"/>
          </w:rPr>
          <w:t xml:space="preserve"> stipulated in the input</w:t>
        </w:r>
      </w:ins>
      <w:ins w:id="913" w:author="Benton, Deon" w:date="2025-06-27T11:29:00Z" w16du:dateUtc="2025-06-27T16:29:00Z">
        <w:r w:rsidR="007C07E0">
          <w:rPr>
            <w:rFonts w:ascii="Times New Roman" w:hAnsi="Times New Roman" w:cs="Times New Roman"/>
          </w:rPr>
          <w:t xml:space="preserve">, the learning task </w:t>
        </w:r>
      </w:ins>
      <w:ins w:id="914" w:author="Benton, Deon" w:date="2025-06-27T11:43:00Z" w16du:dateUtc="2025-06-27T16:43:00Z">
        <w:r w:rsidR="001A55CE">
          <w:rPr>
            <w:rFonts w:ascii="Times New Roman" w:hAnsi="Times New Roman" w:cs="Times New Roman"/>
          </w:rPr>
          <w:t>differs in important ways from the one that infants face in the real world</w:t>
        </w:r>
      </w:ins>
      <w:ins w:id="915" w:author="Benton, Deon" w:date="2025-06-27T11:29:00Z" w16du:dateUtc="2025-06-27T16:29:00Z">
        <w:r w:rsidR="007C07E0">
          <w:rPr>
            <w:rFonts w:ascii="Times New Roman" w:hAnsi="Times New Roman" w:cs="Times New Roman"/>
          </w:rPr>
          <w:t>.</w:t>
        </w:r>
      </w:ins>
      <w:ins w:id="916" w:author="Benton, Deon" w:date="2025-06-27T11:30:00Z" w16du:dateUtc="2025-06-27T16:30:00Z">
        <w:r w:rsidR="007C07E0">
          <w:rPr>
            <w:rFonts w:ascii="Times New Roman" w:hAnsi="Times New Roman" w:cs="Times New Roman"/>
          </w:rPr>
          <w:t xml:space="preserve"> </w:t>
        </w:r>
      </w:ins>
      <w:ins w:id="917" w:author="Benton, Deon" w:date="2025-06-27T11:43:00Z" w16du:dateUtc="2025-06-27T16:43:00Z">
        <w:r w:rsidR="00716327">
          <w:rPr>
            <w:rFonts w:ascii="Times New Roman" w:hAnsi="Times New Roman" w:cs="Times New Roman"/>
          </w:rPr>
          <w:t>Specifically</w:t>
        </w:r>
      </w:ins>
      <w:ins w:id="918" w:author="Benton, Deon" w:date="2025-06-27T11:30:00Z" w16du:dateUtc="2025-06-27T16:30:00Z">
        <w:r w:rsidR="007C07E0">
          <w:rPr>
            <w:rFonts w:ascii="Times New Roman" w:hAnsi="Times New Roman" w:cs="Times New Roman"/>
          </w:rPr>
          <w:t>, by</w:t>
        </w:r>
      </w:ins>
      <w:ins w:id="919" w:author="Benton, Deon" w:date="2025-06-27T11:31:00Z" w16du:dateUtc="2025-06-27T16:31:00Z">
        <w:r w:rsidR="00954129">
          <w:rPr>
            <w:rFonts w:ascii="Times New Roman" w:hAnsi="Times New Roman" w:cs="Times New Roman"/>
          </w:rPr>
          <w:t xml:space="preserve"> </w:t>
        </w:r>
      </w:ins>
      <w:ins w:id="920" w:author="Benton, Deon" w:date="2025-06-27T11:43:00Z" w16du:dateUtc="2025-06-27T16:43:00Z">
        <w:r w:rsidR="00716327">
          <w:rPr>
            <w:rFonts w:ascii="Times New Roman" w:hAnsi="Times New Roman" w:cs="Times New Roman"/>
          </w:rPr>
          <w:t>deciding</w:t>
        </w:r>
      </w:ins>
      <w:ins w:id="921" w:author="Benton, Deon" w:date="2025-06-27T11:31:00Z" w16du:dateUtc="2025-06-27T16:31:00Z">
        <w:r w:rsidR="00954129">
          <w:rPr>
            <w:rFonts w:ascii="Times New Roman" w:hAnsi="Times New Roman" w:cs="Times New Roman"/>
          </w:rPr>
          <w:t xml:space="preserve"> which features to implement, </w:t>
        </w:r>
      </w:ins>
      <w:ins w:id="922" w:author="Benton, Deon" w:date="2025-06-27T11:43:00Z" w16du:dateUtc="2025-06-27T16:43:00Z">
        <w:r w:rsidR="00716327">
          <w:rPr>
            <w:rFonts w:ascii="Times New Roman" w:hAnsi="Times New Roman" w:cs="Times New Roman"/>
          </w:rPr>
          <w:t>the aspects of the input that the model attends to</w:t>
        </w:r>
      </w:ins>
      <w:ins w:id="923" w:author="Benton, Deon" w:date="2025-06-27T11:44:00Z" w16du:dateUtc="2025-06-27T16:44:00Z">
        <w:r w:rsidR="00716327">
          <w:rPr>
            <w:rFonts w:ascii="Times New Roman" w:hAnsi="Times New Roman" w:cs="Times New Roman"/>
          </w:rPr>
          <w:t xml:space="preserve"> </w:t>
        </w:r>
      </w:ins>
      <w:ins w:id="924" w:author="detbenton1991@gmail.com" w:date="2025-06-28T12:34:00Z" w16du:dateUtc="2025-06-28T17:34:00Z">
        <w:r w:rsidR="00DE5412">
          <w:rPr>
            <w:rFonts w:ascii="Times New Roman" w:hAnsi="Times New Roman" w:cs="Times New Roman"/>
          </w:rPr>
          <w:t>have</w:t>
        </w:r>
      </w:ins>
      <w:ins w:id="925" w:author="Benton, Deon" w:date="2025-06-27T11:44:00Z" w16du:dateUtc="2025-06-27T16:44:00Z">
        <w:r w:rsidR="00716327">
          <w:rPr>
            <w:rFonts w:ascii="Times New Roman" w:hAnsi="Times New Roman" w:cs="Times New Roman"/>
          </w:rPr>
          <w:t xml:space="preserve"> been prespecified</w:t>
        </w:r>
      </w:ins>
      <w:ins w:id="926" w:author="Benton, Deon" w:date="2025-06-27T11:31:00Z" w16du:dateUtc="2025-06-27T16:31:00Z">
        <w:r w:rsidR="00954129">
          <w:rPr>
            <w:rFonts w:ascii="Times New Roman" w:hAnsi="Times New Roman" w:cs="Times New Roman"/>
          </w:rPr>
          <w:t xml:space="preserve">. There are two responses to this potential criticism. First, it has been shown </w:t>
        </w:r>
      </w:ins>
      <w:ins w:id="927" w:author="Benton, Deon" w:date="2025-06-27T11:44:00Z" w16du:dateUtc="2025-06-27T16:44:00Z">
        <w:r w:rsidR="00716327">
          <w:rPr>
            <w:rFonts w:ascii="Times New Roman" w:hAnsi="Times New Roman" w:cs="Times New Roman"/>
          </w:rPr>
          <w:t>that when some</w:t>
        </w:r>
      </w:ins>
      <w:ins w:id="928" w:author="Benton, Deon" w:date="2025-06-27T11:32:00Z" w16du:dateUtc="2025-06-27T16:32:00Z">
        <w:r w:rsidR="00954129">
          <w:rPr>
            <w:rFonts w:ascii="Times New Roman" w:hAnsi="Times New Roman" w:cs="Times New Roman"/>
          </w:rPr>
          <w:t xml:space="preserve"> features are made more salient than others</w:t>
        </w:r>
      </w:ins>
      <w:ins w:id="929" w:author="Benton, Deon" w:date="2025-06-27T11:44:00Z" w16du:dateUtc="2025-06-27T16:44:00Z">
        <w:r w:rsidR="00716327">
          <w:rPr>
            <w:rFonts w:ascii="Times New Roman" w:hAnsi="Times New Roman" w:cs="Times New Roman"/>
          </w:rPr>
          <w:t>—a</w:t>
        </w:r>
      </w:ins>
      <w:ins w:id="930" w:author="Benton, Deon" w:date="2025-06-27T11:32:00Z" w16du:dateUtc="2025-06-27T16:32:00Z">
        <w:r w:rsidR="00954129">
          <w:rPr>
            <w:rFonts w:ascii="Times New Roman" w:hAnsi="Times New Roman" w:cs="Times New Roman"/>
          </w:rPr>
          <w:t>s is the case here</w:t>
        </w:r>
      </w:ins>
      <w:ins w:id="931" w:author="Benton, Deon" w:date="2025-06-27T11:45:00Z" w16du:dateUtc="2025-06-27T16:45:00Z">
        <w:r w:rsidR="00716327">
          <w:rPr>
            <w:rFonts w:ascii="Times New Roman" w:hAnsi="Times New Roman" w:cs="Times New Roman"/>
          </w:rPr>
          <w:t>—</w:t>
        </w:r>
      </w:ins>
      <w:ins w:id="932" w:author="Benton, Deon" w:date="2025-06-27T11:32:00Z" w16du:dateUtc="2025-06-27T16:32:00Z">
        <w:r w:rsidR="00954129">
          <w:rPr>
            <w:rFonts w:ascii="Times New Roman" w:hAnsi="Times New Roman" w:cs="Times New Roman"/>
          </w:rPr>
          <w:t xml:space="preserve">models </w:t>
        </w:r>
      </w:ins>
      <w:ins w:id="933" w:author="Benton, Deon" w:date="2025-06-27T11:45:00Z" w16du:dateUtc="2025-06-27T16:45:00Z">
        <w:r w:rsidR="00716327">
          <w:rPr>
            <w:rFonts w:ascii="Times New Roman" w:hAnsi="Times New Roman" w:cs="Times New Roman"/>
          </w:rPr>
          <w:t xml:space="preserve">like that used here </w:t>
        </w:r>
      </w:ins>
      <w:ins w:id="934" w:author="Benton, Deon" w:date="2025-06-27T11:32:00Z" w16du:dateUtc="2025-06-27T16:32:00Z">
        <w:r w:rsidR="00954129">
          <w:rPr>
            <w:rFonts w:ascii="Times New Roman" w:hAnsi="Times New Roman" w:cs="Times New Roman"/>
          </w:rPr>
          <w:t>can discover autonomously which features to focus on, and this is true even if the features are perfectly correlated</w:t>
        </w:r>
      </w:ins>
      <w:ins w:id="935" w:author="Benton, Deon" w:date="2025-06-27T11:34:00Z" w16du:dateUtc="2025-06-27T16:34:00Z">
        <w:r w:rsidR="00183524">
          <w:rPr>
            <w:rFonts w:ascii="Times New Roman" w:hAnsi="Times New Roman" w:cs="Times New Roman"/>
          </w:rPr>
          <w:t xml:space="preserve"> (e.g., Benton, 2024; </w:t>
        </w:r>
        <w:proofErr w:type="spellStart"/>
        <w:r w:rsidR="00183524">
          <w:rPr>
            <w:rFonts w:ascii="Times New Roman" w:hAnsi="Times New Roman" w:cs="Times New Roman"/>
          </w:rPr>
          <w:t>Rakison</w:t>
        </w:r>
        <w:proofErr w:type="spellEnd"/>
        <w:r w:rsidR="00183524">
          <w:rPr>
            <w:rFonts w:ascii="Times New Roman" w:hAnsi="Times New Roman" w:cs="Times New Roman"/>
          </w:rPr>
          <w:t xml:space="preserve"> &amp; </w:t>
        </w:r>
        <w:proofErr w:type="spellStart"/>
        <w:r w:rsidR="00183524">
          <w:rPr>
            <w:rFonts w:ascii="Times New Roman" w:hAnsi="Times New Roman" w:cs="Times New Roman"/>
          </w:rPr>
          <w:t>Lupyan</w:t>
        </w:r>
        <w:proofErr w:type="spellEnd"/>
        <w:r w:rsidR="00183524">
          <w:rPr>
            <w:rFonts w:ascii="Times New Roman" w:hAnsi="Times New Roman" w:cs="Times New Roman"/>
          </w:rPr>
          <w:t>, 2008; Singh et al., 2025)</w:t>
        </w:r>
      </w:ins>
      <w:ins w:id="936" w:author="Benton, Deon" w:date="2025-06-27T11:32:00Z" w16du:dateUtc="2025-06-27T16:32:00Z">
        <w:r w:rsidR="00954129">
          <w:rPr>
            <w:rFonts w:ascii="Times New Roman" w:hAnsi="Times New Roman" w:cs="Times New Roman"/>
          </w:rPr>
          <w:t xml:space="preserve">. </w:t>
        </w:r>
        <w:r w:rsidR="002428C0">
          <w:rPr>
            <w:rFonts w:ascii="Times New Roman" w:hAnsi="Times New Roman" w:cs="Times New Roman"/>
          </w:rPr>
          <w:t xml:space="preserve">Second, the features </w:t>
        </w:r>
      </w:ins>
      <w:ins w:id="937" w:author="Benton, Deon" w:date="2025-06-27T11:45:00Z" w16du:dateUtc="2025-06-27T16:45:00Z">
        <w:r w:rsidR="00716327">
          <w:rPr>
            <w:rFonts w:ascii="Times New Roman" w:hAnsi="Times New Roman" w:cs="Times New Roman"/>
          </w:rPr>
          <w:t>chosen</w:t>
        </w:r>
        <w:r w:rsidR="008A28D4">
          <w:rPr>
            <w:rFonts w:ascii="Times New Roman" w:hAnsi="Times New Roman" w:cs="Times New Roman"/>
          </w:rPr>
          <w:t xml:space="preserve"> for the model to process</w:t>
        </w:r>
      </w:ins>
      <w:ins w:id="938" w:author="Benton, Deon" w:date="2025-06-27T11:32:00Z" w16du:dateUtc="2025-06-27T16:32:00Z">
        <w:r w:rsidR="002428C0">
          <w:rPr>
            <w:rFonts w:ascii="Times New Roman" w:hAnsi="Times New Roman" w:cs="Times New Roman"/>
          </w:rPr>
          <w:t xml:space="preserve"> are exact</w:t>
        </w:r>
      </w:ins>
      <w:ins w:id="939" w:author="Benton, Deon" w:date="2025-06-27T11:33:00Z" w16du:dateUtc="2025-06-27T16:33:00Z">
        <w:r w:rsidR="002428C0">
          <w:rPr>
            <w:rFonts w:ascii="Times New Roman" w:hAnsi="Times New Roman" w:cs="Times New Roman"/>
          </w:rPr>
          <w:t xml:space="preserve">ly </w:t>
        </w:r>
      </w:ins>
      <w:ins w:id="940" w:author="Benton, Deon" w:date="2025-06-27T11:39:00Z" w16du:dateUtc="2025-06-27T16:39:00Z">
        <w:r w:rsidR="00426CE7">
          <w:rPr>
            <w:rFonts w:ascii="Times New Roman" w:hAnsi="Times New Roman" w:cs="Times New Roman"/>
          </w:rPr>
          <w:t>those</w:t>
        </w:r>
      </w:ins>
      <w:ins w:id="941" w:author="Benton, Deon" w:date="2025-06-27T11:33:00Z" w16du:dateUtc="2025-06-27T16:33:00Z">
        <w:r w:rsidR="00183524">
          <w:rPr>
            <w:rFonts w:ascii="Times New Roman" w:hAnsi="Times New Roman" w:cs="Times New Roman"/>
          </w:rPr>
          <w:t xml:space="preserve"> that infants attend to in the real world. For instance, </w:t>
        </w:r>
      </w:ins>
      <w:ins w:id="942" w:author="Benton, Deon" w:date="2025-06-27T11:39:00Z" w16du:dateUtc="2025-06-27T16:39:00Z">
        <w:r w:rsidR="00426CE7">
          <w:rPr>
            <w:rFonts w:ascii="Times New Roman" w:hAnsi="Times New Roman" w:cs="Times New Roman"/>
          </w:rPr>
          <w:t>research shows that</w:t>
        </w:r>
      </w:ins>
      <w:ins w:id="943" w:author="Benton, Deon" w:date="2025-06-27T11:33:00Z" w16du:dateUtc="2025-06-27T16:33:00Z">
        <w:r w:rsidR="00183524">
          <w:rPr>
            <w:rFonts w:ascii="Times New Roman" w:hAnsi="Times New Roman" w:cs="Times New Roman"/>
          </w:rPr>
          <w:t xml:space="preserve"> from </w:t>
        </w:r>
      </w:ins>
      <w:ins w:id="944" w:author="Benton, Deon" w:date="2025-06-27T11:35:00Z" w16du:dateUtc="2025-06-27T16:35:00Z">
        <w:r w:rsidR="00837114">
          <w:rPr>
            <w:rFonts w:ascii="Times New Roman" w:hAnsi="Times New Roman" w:cs="Times New Roman"/>
          </w:rPr>
          <w:t>birth or shortly thereafter</w:t>
        </w:r>
      </w:ins>
      <w:ins w:id="945" w:author="Benton, Deon" w:date="2025-06-27T11:39:00Z" w16du:dateUtc="2025-06-27T16:39:00Z">
        <w:r w:rsidR="00426CE7">
          <w:rPr>
            <w:rFonts w:ascii="Times New Roman" w:hAnsi="Times New Roman" w:cs="Times New Roman"/>
          </w:rPr>
          <w:t xml:space="preserve"> that infants preferentially</w:t>
        </w:r>
      </w:ins>
      <w:ins w:id="946" w:author="Benton, Deon" w:date="2025-06-27T11:33:00Z" w16du:dateUtc="2025-06-27T16:33:00Z">
        <w:r w:rsidR="00183524">
          <w:rPr>
            <w:rFonts w:ascii="Times New Roman" w:hAnsi="Times New Roman" w:cs="Times New Roman"/>
          </w:rPr>
          <w:t xml:space="preserve"> attend to movement over nonmovement</w:t>
        </w:r>
      </w:ins>
      <w:ins w:id="947" w:author="Benton, Deon" w:date="2025-06-27T11:35:00Z" w16du:dateUtc="2025-06-27T16:35:00Z">
        <w:r w:rsidR="00837114">
          <w:rPr>
            <w:rFonts w:ascii="Times New Roman" w:hAnsi="Times New Roman" w:cs="Times New Roman"/>
          </w:rPr>
          <w:t xml:space="preserve"> (</w:t>
        </w:r>
        <w:r w:rsidR="00F27E3C">
          <w:rPr>
            <w:rFonts w:ascii="Times New Roman" w:hAnsi="Times New Roman" w:cs="Times New Roman"/>
          </w:rPr>
          <w:t>e.g.,</w:t>
        </w:r>
        <w:r w:rsidR="00837114">
          <w:rPr>
            <w:rFonts w:ascii="Times New Roman" w:hAnsi="Times New Roman" w:cs="Times New Roman"/>
          </w:rPr>
          <w:t xml:space="preserve"> Slater, 1989)</w:t>
        </w:r>
      </w:ins>
      <w:ins w:id="948" w:author="Benton, Deon" w:date="2025-06-27T11:33:00Z" w16du:dateUtc="2025-06-27T16:33:00Z">
        <w:r w:rsidR="00183524">
          <w:rPr>
            <w:rFonts w:ascii="Times New Roman" w:hAnsi="Times New Roman" w:cs="Times New Roman"/>
          </w:rPr>
          <w:t xml:space="preserve">. </w:t>
        </w:r>
      </w:ins>
      <w:ins w:id="949" w:author="Benton, Deon" w:date="2025-06-27T11:40:00Z" w16du:dateUtc="2025-06-27T16:40:00Z">
        <w:r w:rsidR="00426CE7">
          <w:rPr>
            <w:rFonts w:ascii="Times New Roman" w:hAnsi="Times New Roman" w:cs="Times New Roman"/>
          </w:rPr>
          <w:t xml:space="preserve">Thus, including features like motion </w:t>
        </w:r>
      </w:ins>
      <w:ins w:id="950" w:author="Benton, Deon" w:date="2025-06-27T11:46:00Z" w16du:dateUtc="2025-06-27T16:46:00Z">
        <w:r w:rsidR="007A4C33">
          <w:rPr>
            <w:rFonts w:ascii="Times New Roman" w:hAnsi="Times New Roman" w:cs="Times New Roman"/>
          </w:rPr>
          <w:t>may better reflect</w:t>
        </w:r>
      </w:ins>
      <w:ins w:id="951" w:author="Benton, Deon" w:date="2025-06-27T11:40:00Z" w16du:dateUtc="2025-06-27T16:40:00Z">
        <w:r w:rsidR="00426CE7">
          <w:rPr>
            <w:rFonts w:ascii="Times New Roman" w:hAnsi="Times New Roman" w:cs="Times New Roman"/>
          </w:rPr>
          <w:t xml:space="preserve"> infants’ perceptual biases than including features like color or texture.</w:t>
        </w:r>
      </w:ins>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33638235"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habituation.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 and that barriers become more salient when curved motion occurs over them than when it occurs </w:t>
      </w:r>
      <w:r>
        <w:rPr>
          <w:rFonts w:ascii="Times New Roman" w:hAnsi="Times New Roman" w:cs="Times New Roman"/>
        </w:rPr>
        <w:t>besides</w:t>
      </w:r>
      <w:r w:rsidRPr="005917AA">
        <w:rPr>
          <w:rFonts w:ascii="Times New Roman" w:hAnsi="Times New Roman" w:cs="Times New Roman"/>
        </w:rPr>
        <w:t xml:space="preserve"> them.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 xml:space="preserve">Specifically, </w:t>
      </w:r>
      <w:r w:rsidRPr="005917AA">
        <w:rPr>
          <w:rFonts w:ascii="Times New Roman" w:hAnsi="Times New Roman" w:cs="Times New Roman"/>
        </w:rPr>
        <w:lastRenderedPageBreak/>
        <w:t>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p>
    <w:p w14:paraId="7BB3849B" w14:textId="6CA424A7" w:rsidR="00524642" w:rsidRPr="00AE207C"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250 epochs. The learning rate for the non-Jump Height and non-Barrier Height connections was 0.1. Crucially, the nature of this pretraining experience was identical for all networks, regardless of simulation. </w:t>
      </w:r>
      <w:ins w:id="952" w:author="detbenton1991@gmail.com" w:date="2025-06-27T18:22:00Z" w16du:dateUtc="2025-06-27T23:22:00Z">
        <w:r w:rsidR="00457D74">
          <w:rPr>
            <w:rFonts w:ascii="Times New Roman" w:hAnsi="Times New Roman" w:cs="Times New Roman"/>
          </w:rPr>
          <w:t>Additionally</w:t>
        </w:r>
      </w:ins>
      <w:r>
        <w:rPr>
          <w:rFonts w:ascii="Times New Roman" w:hAnsi="Times New Roman" w:cs="Times New Roman"/>
        </w:rPr>
        <w:t xml:space="preserve">, with the exception of Simulation 3, the habituation phase lasted 10 epochs in all other simulations. The dependent measure used in the simulations reported below was cross-entropy error (Hinton, 1989). Greater error corresponds to longer looking. Using error as a proxy for infant looking is typical in simulation studies (e.g.,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w:t>
      </w:r>
      <w:ins w:id="953" w:author="detbenton1991@gmail.com" w:date="2025-06-27T18:38:00Z" w16du:dateUtc="2025-06-27T23:38:00Z">
        <w:r w:rsidR="00E71E95">
          <w:rPr>
            <w:rFonts w:ascii="Times New Roman" w:hAnsi="Times New Roman" w:cs="Times New Roman"/>
          </w:rPr>
          <w:t xml:space="preserve">To understand why this is the case—that is, </w:t>
        </w:r>
      </w:ins>
      <w:ins w:id="954" w:author="detbenton1991@gmail.com" w:date="2025-06-28T11:26:00Z" w16du:dateUtc="2025-06-28T16:26:00Z">
        <w:r w:rsidR="002531AE">
          <w:rPr>
            <w:rFonts w:ascii="Times New Roman" w:hAnsi="Times New Roman" w:cs="Times New Roman"/>
          </w:rPr>
          <w:t>why it is appropriate to conceptualize</w:t>
        </w:r>
      </w:ins>
      <w:ins w:id="955" w:author="detbenton1991@gmail.com" w:date="2025-07-04T12:26:00Z" w16du:dateUtc="2025-07-04T17:26:00Z">
        <w:r w:rsidR="00CB51A3">
          <w:rPr>
            <w:rFonts w:ascii="Times New Roman" w:hAnsi="Times New Roman" w:cs="Times New Roman"/>
          </w:rPr>
          <w:t xml:space="preserve"> network</w:t>
        </w:r>
      </w:ins>
      <w:ins w:id="956" w:author="detbenton1991@gmail.com" w:date="2025-06-28T11:26:00Z" w16du:dateUtc="2025-06-28T16:26:00Z">
        <w:r w:rsidR="002531AE">
          <w:rPr>
            <w:rFonts w:ascii="Times New Roman" w:hAnsi="Times New Roman" w:cs="Times New Roman"/>
          </w:rPr>
          <w:t xml:space="preserve"> error as being positively related to infant loo</w:t>
        </w:r>
      </w:ins>
      <w:ins w:id="957" w:author="detbenton1991@gmail.com" w:date="2025-06-27T18:38:00Z" w16du:dateUtc="2025-06-27T23:38:00Z">
        <w:r w:rsidR="00E71E95">
          <w:rPr>
            <w:rFonts w:ascii="Times New Roman" w:hAnsi="Times New Roman" w:cs="Times New Roman"/>
          </w:rPr>
          <w:t xml:space="preserve">king time—it is </w:t>
        </w:r>
      </w:ins>
      <w:ins w:id="958" w:author="detbenton1991@gmail.com" w:date="2025-06-27T18:41:00Z" w16du:dateUtc="2025-06-27T23:41:00Z">
        <w:r w:rsidR="00E71E95">
          <w:rPr>
            <w:rFonts w:ascii="Times New Roman" w:hAnsi="Times New Roman" w:cs="Times New Roman"/>
          </w:rPr>
          <w:t xml:space="preserve">important to consider </w:t>
        </w:r>
      </w:ins>
      <w:ins w:id="959" w:author="detbenton1991@gmail.com" w:date="2025-06-27T18:42:00Z" w16du:dateUtc="2025-06-27T23:42:00Z">
        <w:r w:rsidR="00E71E95">
          <w:rPr>
            <w:rFonts w:ascii="Times New Roman" w:hAnsi="Times New Roman" w:cs="Times New Roman"/>
          </w:rPr>
          <w:t xml:space="preserve">the relation </w:t>
        </w:r>
      </w:ins>
      <w:ins w:id="960" w:author="detbenton1991@gmail.com" w:date="2025-06-28T11:27:00Z" w16du:dateUtc="2025-06-28T16:27:00Z">
        <w:r w:rsidR="0002365D">
          <w:rPr>
            <w:rFonts w:ascii="Times New Roman" w:hAnsi="Times New Roman" w:cs="Times New Roman"/>
          </w:rPr>
          <w:t>between infant habituation</w:t>
        </w:r>
      </w:ins>
      <w:ins w:id="961" w:author="detbenton1991@gmail.com" w:date="2025-06-27T18:44:00Z" w16du:dateUtc="2025-06-27T23:44:00Z">
        <w:r w:rsidR="00E71E95">
          <w:rPr>
            <w:rFonts w:ascii="Times New Roman" w:hAnsi="Times New Roman" w:cs="Times New Roman"/>
          </w:rPr>
          <w:t xml:space="preserve"> and learning in standard autoencoder neural networks.</w:t>
        </w:r>
      </w:ins>
      <w:ins w:id="962" w:author="detbenton1991@gmail.com" w:date="2025-06-27T18:43:00Z" w16du:dateUtc="2025-06-27T23:43:00Z">
        <w:r w:rsidR="00E71E95">
          <w:rPr>
            <w:rFonts w:ascii="Times New Roman" w:hAnsi="Times New Roman" w:cs="Times New Roman"/>
          </w:rPr>
          <w:t xml:space="preserve"> </w:t>
        </w:r>
      </w:ins>
      <w:ins w:id="963" w:author="detbenton1991@gmail.com" w:date="2025-07-04T12:27:00Z" w16du:dateUtc="2025-07-04T17:27:00Z">
        <w:r w:rsidR="00CB51A3">
          <w:rPr>
            <w:rFonts w:ascii="Times New Roman" w:hAnsi="Times New Roman" w:cs="Times New Roman"/>
          </w:rPr>
          <w:t xml:space="preserve"> </w:t>
        </w:r>
      </w:ins>
      <w:ins w:id="964" w:author="detbenton1991@gmail.com" w:date="2025-06-28T11:27:00Z" w16du:dateUtc="2025-06-28T16:27:00Z">
        <w:r w:rsidR="003E737D">
          <w:rPr>
            <w:rFonts w:ascii="Times New Roman" w:hAnsi="Times New Roman" w:cs="Times New Roman"/>
          </w:rPr>
          <w:t>According to one influential model (</w:t>
        </w:r>
      </w:ins>
      <w:ins w:id="965" w:author="detbenton1991@gmail.com" w:date="2025-06-28T11:43:00Z" w16du:dateUtc="2025-06-28T16:43:00Z">
        <w:r w:rsidR="007D16EA">
          <w:rPr>
            <w:rFonts w:ascii="Times New Roman" w:hAnsi="Times New Roman" w:cs="Times New Roman"/>
          </w:rPr>
          <w:t xml:space="preserve">Sokolov, </w:t>
        </w:r>
      </w:ins>
      <w:ins w:id="966" w:author="detbenton1991@gmail.com" w:date="2025-06-28T11:27:00Z" w16du:dateUtc="2025-06-28T16:27:00Z">
        <w:r w:rsidR="003E737D">
          <w:rPr>
            <w:rFonts w:ascii="Times New Roman" w:hAnsi="Times New Roman" w:cs="Times New Roman"/>
          </w:rPr>
          <w:t xml:space="preserve">1963), </w:t>
        </w:r>
      </w:ins>
      <w:ins w:id="967" w:author="detbenton1991@gmail.com" w:date="2025-06-28T11:28:00Z" w16du:dateUtc="2025-06-28T16:28:00Z">
        <w:r w:rsidR="008A22C6">
          <w:rPr>
            <w:rFonts w:ascii="Times New Roman" w:hAnsi="Times New Roman" w:cs="Times New Roman"/>
          </w:rPr>
          <w:t xml:space="preserve">habituation is a </w:t>
        </w:r>
      </w:ins>
      <w:ins w:id="968" w:author="detbenton1991@gmail.com" w:date="2025-06-28T11:29:00Z" w16du:dateUtc="2025-06-28T16:29:00Z">
        <w:r w:rsidR="008A22C6">
          <w:rPr>
            <w:rFonts w:ascii="Times New Roman" w:hAnsi="Times New Roman" w:cs="Times New Roman"/>
          </w:rPr>
          <w:t>process</w:t>
        </w:r>
      </w:ins>
      <w:ins w:id="969" w:author="detbenton1991@gmail.com" w:date="2025-06-28T11:34:00Z" w16du:dateUtc="2025-06-28T16:34:00Z">
        <w:r w:rsidR="00C26EA0">
          <w:rPr>
            <w:rFonts w:ascii="Times New Roman" w:hAnsi="Times New Roman" w:cs="Times New Roman"/>
          </w:rPr>
          <w:t xml:space="preserve"> in which learners</w:t>
        </w:r>
      </w:ins>
      <w:ins w:id="970" w:author="detbenton1991@gmail.com" w:date="2025-06-28T11:43:00Z" w16du:dateUtc="2025-06-28T16:43:00Z">
        <w:r w:rsidR="009D0459">
          <w:rPr>
            <w:rFonts w:ascii="Times New Roman" w:hAnsi="Times New Roman" w:cs="Times New Roman"/>
          </w:rPr>
          <w:t xml:space="preserve"> gradually adjust their internal representation of an external stimulus until </w:t>
        </w:r>
      </w:ins>
      <w:ins w:id="971" w:author="detbenton1991@gmail.com" w:date="2025-06-28T12:02:00Z" w16du:dateUtc="2025-06-28T17:02:00Z">
        <w:r w:rsidR="004743FE">
          <w:rPr>
            <w:rFonts w:ascii="Times New Roman" w:hAnsi="Times New Roman" w:cs="Times New Roman"/>
          </w:rPr>
          <w:t xml:space="preserve">it </w:t>
        </w:r>
      </w:ins>
      <w:ins w:id="972" w:author="detbenton1991@gmail.com" w:date="2025-06-28T11:44:00Z" w16du:dateUtc="2025-06-28T16:44:00Z">
        <w:r w:rsidR="009D0459">
          <w:rPr>
            <w:rFonts w:ascii="Times New Roman" w:hAnsi="Times New Roman" w:cs="Times New Roman"/>
          </w:rPr>
          <w:t xml:space="preserve">matches the external stimulus in some way. Crucially, while there is </w:t>
        </w:r>
        <w:r w:rsidR="009D0459">
          <w:rPr>
            <w:rFonts w:ascii="Times New Roman" w:hAnsi="Times New Roman" w:cs="Times New Roman"/>
          </w:rPr>
          <w:lastRenderedPageBreak/>
          <w:t>a discrepancy between the internal representation</w:t>
        </w:r>
      </w:ins>
      <w:ins w:id="973" w:author="detbenton1991@gmail.com" w:date="2025-07-04T12:28:00Z" w16du:dateUtc="2025-07-04T17:28:00Z">
        <w:r w:rsidR="0054510C">
          <w:rPr>
            <w:rFonts w:ascii="Times New Roman" w:hAnsi="Times New Roman" w:cs="Times New Roman"/>
          </w:rPr>
          <w:t xml:space="preserve"> of the external stimulus</w:t>
        </w:r>
      </w:ins>
      <w:ins w:id="974" w:author="detbenton1991@gmail.com" w:date="2025-06-28T11:44:00Z" w16du:dateUtc="2025-06-28T16:44:00Z">
        <w:r w:rsidR="009D0459">
          <w:rPr>
            <w:rFonts w:ascii="Times New Roman" w:hAnsi="Times New Roman" w:cs="Times New Roman"/>
          </w:rPr>
          <w:t xml:space="preserve"> and the external</w:t>
        </w:r>
      </w:ins>
      <w:ins w:id="975" w:author="detbenton1991@gmail.com" w:date="2025-06-28T11:45:00Z" w16du:dateUtc="2025-06-28T16:45:00Z">
        <w:r w:rsidR="009D0459">
          <w:rPr>
            <w:rFonts w:ascii="Times New Roman" w:hAnsi="Times New Roman" w:cs="Times New Roman"/>
          </w:rPr>
          <w:t xml:space="preserve"> stimulus</w:t>
        </w:r>
      </w:ins>
      <w:ins w:id="976" w:author="detbenton1991@gmail.com" w:date="2025-07-04T12:28:00Z" w16du:dateUtc="2025-07-04T17:28:00Z">
        <w:r w:rsidR="0054510C">
          <w:rPr>
            <w:rFonts w:ascii="Times New Roman" w:hAnsi="Times New Roman" w:cs="Times New Roman"/>
          </w:rPr>
          <w:t xml:space="preserve"> itself</w:t>
        </w:r>
      </w:ins>
      <w:ins w:id="977" w:author="detbenton1991@gmail.com" w:date="2025-06-28T11:45:00Z" w16du:dateUtc="2025-06-28T16:45:00Z">
        <w:r w:rsidR="009D0459">
          <w:rPr>
            <w:rFonts w:ascii="Times New Roman" w:hAnsi="Times New Roman" w:cs="Times New Roman"/>
          </w:rPr>
          <w:t xml:space="preserve">, learners will continue </w:t>
        </w:r>
      </w:ins>
      <w:ins w:id="978" w:author="detbenton1991@gmail.com" w:date="2025-06-28T12:32:00Z" w16du:dateUtc="2025-06-28T17:32:00Z">
        <w:r w:rsidR="003C36B5">
          <w:rPr>
            <w:rFonts w:ascii="Times New Roman" w:hAnsi="Times New Roman" w:cs="Times New Roman"/>
          </w:rPr>
          <w:t>visually to</w:t>
        </w:r>
      </w:ins>
      <w:ins w:id="979" w:author="detbenton1991@gmail.com" w:date="2025-06-28T11:45:00Z" w16du:dateUtc="2025-06-28T16:45:00Z">
        <w:r w:rsidR="009D0459">
          <w:rPr>
            <w:rFonts w:ascii="Times New Roman" w:hAnsi="Times New Roman" w:cs="Times New Roman"/>
          </w:rPr>
          <w:t xml:space="preserve"> fixate the external stimulus. </w:t>
        </w:r>
      </w:ins>
      <w:ins w:id="980" w:author="detbenton1991@gmail.com" w:date="2025-07-04T12:28:00Z" w16du:dateUtc="2025-07-04T17:28:00Z">
        <w:r w:rsidR="00E32B52">
          <w:rPr>
            <w:rFonts w:ascii="Times New Roman" w:hAnsi="Times New Roman" w:cs="Times New Roman"/>
          </w:rPr>
          <w:t xml:space="preserve">Only when this discrepancy is resolved do learners disengage from the external stimulus </w:t>
        </w:r>
      </w:ins>
      <w:ins w:id="981" w:author="detbenton1991@gmail.com" w:date="2025-06-28T12:33:00Z" w16du:dateUtc="2025-06-28T17:33:00Z">
        <w:r w:rsidR="003C36B5">
          <w:rPr>
            <w:rFonts w:ascii="Times New Roman" w:hAnsi="Times New Roman" w:cs="Times New Roman"/>
          </w:rPr>
          <w:t>and turn their attention elsewhere</w:t>
        </w:r>
      </w:ins>
      <w:ins w:id="982" w:author="detbenton1991@gmail.com" w:date="2025-06-28T11:45:00Z" w16du:dateUtc="2025-06-28T16:45:00Z">
        <w:r w:rsidR="009D0459">
          <w:rPr>
            <w:rFonts w:ascii="Times New Roman" w:hAnsi="Times New Roman" w:cs="Times New Roman"/>
          </w:rPr>
          <w:t xml:space="preserve">. </w:t>
        </w:r>
      </w:ins>
      <w:ins w:id="983" w:author="detbenton1991@gmail.com" w:date="2025-06-28T11:29:00Z" w16du:dateUtc="2025-06-28T16:29:00Z">
        <w:r w:rsidR="00C26EA0">
          <w:rPr>
            <w:rFonts w:ascii="Times New Roman" w:hAnsi="Times New Roman" w:cs="Times New Roman"/>
          </w:rPr>
          <w:t>In a similar vein,</w:t>
        </w:r>
      </w:ins>
      <w:ins w:id="984" w:author="detbenton1991@gmail.com" w:date="2025-06-28T12:02:00Z" w16du:dateUtc="2025-06-28T17:02:00Z">
        <w:r w:rsidR="00863608">
          <w:rPr>
            <w:rFonts w:ascii="Times New Roman" w:hAnsi="Times New Roman" w:cs="Times New Roman"/>
          </w:rPr>
          <w:t xml:space="preserve"> autoencoder neural networks learn to reproduce</w:t>
        </w:r>
      </w:ins>
      <w:ins w:id="985" w:author="detbenton1991@gmail.com" w:date="2025-06-28T12:14:00Z" w16du:dateUtc="2025-06-28T17:14:00Z">
        <w:r w:rsidR="00F00019">
          <w:rPr>
            <w:rFonts w:ascii="Times New Roman" w:hAnsi="Times New Roman" w:cs="Times New Roman"/>
          </w:rPr>
          <w:t xml:space="preserve"> at the output layer</w:t>
        </w:r>
      </w:ins>
      <w:ins w:id="986" w:author="detbenton1991@gmail.com" w:date="2025-06-28T12:02:00Z" w16du:dateUtc="2025-06-28T17:02:00Z">
        <w:r w:rsidR="00863608">
          <w:rPr>
            <w:rFonts w:ascii="Times New Roman" w:hAnsi="Times New Roman" w:cs="Times New Roman"/>
          </w:rPr>
          <w:t xml:space="preserve"> in</w:t>
        </w:r>
      </w:ins>
      <w:ins w:id="987" w:author="detbenton1991@gmail.com" w:date="2025-06-28T12:03:00Z" w16du:dateUtc="2025-06-28T17:03:00Z">
        <w:r w:rsidR="00863608">
          <w:rPr>
            <w:rFonts w:ascii="Times New Roman" w:hAnsi="Times New Roman" w:cs="Times New Roman"/>
          </w:rPr>
          <w:t>put</w:t>
        </w:r>
      </w:ins>
      <w:ins w:id="988" w:author="detbenton1991@gmail.com" w:date="2025-07-04T12:29:00Z" w16du:dateUtc="2025-07-04T17:29:00Z">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ins>
      <w:ins w:id="989" w:author="detbenton1991@gmail.com" w:date="2025-06-28T12:03:00Z" w16du:dateUtc="2025-06-28T17:03:00Z">
        <w:r w:rsidR="00863608">
          <w:rPr>
            <w:rFonts w:ascii="Times New Roman" w:hAnsi="Times New Roman" w:cs="Times New Roman"/>
          </w:rPr>
          <w:t xml:space="preserve"> to the model</w:t>
        </w:r>
      </w:ins>
      <w:ins w:id="990" w:author="detbenton1991@gmail.com" w:date="2025-06-28T12:14:00Z" w16du:dateUtc="2025-06-28T17:14:00Z">
        <w:r w:rsidR="002A0405">
          <w:rPr>
            <w:rFonts w:ascii="Times New Roman" w:hAnsi="Times New Roman" w:cs="Times New Roman"/>
          </w:rPr>
          <w:t xml:space="preserve">. These networks do this </w:t>
        </w:r>
      </w:ins>
      <w:ins w:id="991" w:author="detbenton1991@gmail.com" w:date="2025-06-28T12:03:00Z" w16du:dateUtc="2025-06-28T17:03:00Z">
        <w:r w:rsidR="00863608">
          <w:rPr>
            <w:rFonts w:ascii="Times New Roman" w:hAnsi="Times New Roman" w:cs="Times New Roman"/>
          </w:rPr>
          <w:t xml:space="preserve">by gradually adjusting their </w:t>
        </w:r>
      </w:ins>
      <w:ins w:id="992" w:author="detbenton1991@gmail.com" w:date="2025-07-04T12:29:00Z" w16du:dateUtc="2025-07-04T17:29:00Z">
        <w:r w:rsidR="00E10136">
          <w:rPr>
            <w:rFonts w:ascii="Times New Roman" w:hAnsi="Times New Roman" w:cs="Times New Roman"/>
          </w:rPr>
          <w:t>hidden</w:t>
        </w:r>
      </w:ins>
      <w:ins w:id="993" w:author="detbenton1991@gmail.com" w:date="2025-06-28T12:03:00Z" w16du:dateUtc="2025-06-28T17:03:00Z">
        <w:r w:rsidR="00863608">
          <w:rPr>
            <w:rFonts w:ascii="Times New Roman" w:hAnsi="Times New Roman" w:cs="Times New Roman"/>
          </w:rPr>
          <w:t xml:space="preserve"> representations </w:t>
        </w:r>
      </w:ins>
      <w:ins w:id="994" w:author="detbenton1991@gmail.com" w:date="2025-07-04T12:29:00Z" w16du:dateUtc="2025-07-04T17:29:00Z">
        <w:r w:rsidR="00E10136">
          <w:rPr>
            <w:rFonts w:ascii="Times New Roman" w:hAnsi="Times New Roman" w:cs="Times New Roman"/>
          </w:rPr>
          <w:t xml:space="preserve">(akin to the </w:t>
        </w:r>
      </w:ins>
      <w:ins w:id="995" w:author="detbenton1991@gmail.com" w:date="2025-07-04T12:30:00Z" w16du:dateUtc="2025-07-04T17:30:00Z">
        <w:r w:rsidR="00E10136">
          <w:rPr>
            <w:rFonts w:ascii="Times New Roman" w:hAnsi="Times New Roman" w:cs="Times New Roman"/>
          </w:rPr>
          <w:t xml:space="preserve">model’s internal representation) </w:t>
        </w:r>
      </w:ins>
      <w:ins w:id="996" w:author="detbenton1991@gmail.com" w:date="2025-06-28T12:03:00Z" w16du:dateUtc="2025-06-28T17:03:00Z">
        <w:r w:rsidR="00863608">
          <w:rPr>
            <w:rFonts w:ascii="Times New Roman" w:hAnsi="Times New Roman" w:cs="Times New Roman"/>
          </w:rPr>
          <w:t>until those representations are sufficient to reproduce that input at the output.</w:t>
        </w:r>
      </w:ins>
      <w:ins w:id="997" w:author="detbenton1991@gmail.com" w:date="2025-06-28T11:29:00Z" w16du:dateUtc="2025-06-28T16:29:00Z">
        <w:r w:rsidR="00C26EA0">
          <w:rPr>
            <w:rFonts w:ascii="Times New Roman" w:hAnsi="Times New Roman" w:cs="Times New Roman"/>
          </w:rPr>
          <w:t xml:space="preserve"> </w:t>
        </w:r>
      </w:ins>
      <w:ins w:id="998" w:author="detbenton1991@gmail.com" w:date="2025-06-28T12:08:00Z" w16du:dateUtc="2025-06-28T17:08:00Z">
        <w:r w:rsidR="00863608">
          <w:rPr>
            <w:rFonts w:ascii="Times New Roman" w:hAnsi="Times New Roman" w:cs="Times New Roman"/>
          </w:rPr>
          <w:t>As was true for infant</w:t>
        </w:r>
      </w:ins>
      <w:ins w:id="999" w:author="detbenton1991@gmail.com" w:date="2025-06-28T12:09:00Z" w16du:dateUtc="2025-06-28T17:09:00Z">
        <w:r w:rsidR="00863608">
          <w:rPr>
            <w:rFonts w:ascii="Times New Roman" w:hAnsi="Times New Roman" w:cs="Times New Roman"/>
          </w:rPr>
          <w:t xml:space="preserve"> habituation</w:t>
        </w:r>
      </w:ins>
      <w:ins w:id="1000" w:author="detbenton1991@gmail.com" w:date="2025-06-28T11:46:00Z" w16du:dateUtc="2025-06-28T16:46:00Z">
        <w:r w:rsidR="00FD7FD0">
          <w:rPr>
            <w:rFonts w:ascii="Times New Roman" w:hAnsi="Times New Roman" w:cs="Times New Roman"/>
          </w:rPr>
          <w:t xml:space="preserve">, </w:t>
        </w:r>
      </w:ins>
      <w:ins w:id="1001" w:author="detbenton1991@gmail.com" w:date="2025-06-28T12:04:00Z" w16du:dateUtc="2025-06-28T17:04:00Z">
        <w:r w:rsidR="00863608">
          <w:rPr>
            <w:rFonts w:ascii="Times New Roman" w:hAnsi="Times New Roman" w:cs="Times New Roman"/>
          </w:rPr>
          <w:t xml:space="preserve">network </w:t>
        </w:r>
      </w:ins>
      <w:ins w:id="1002" w:author="detbenton1991@gmail.com" w:date="2025-06-28T11:46:00Z" w16du:dateUtc="2025-06-28T16:46:00Z">
        <w:r w:rsidR="00FD7FD0">
          <w:rPr>
            <w:rFonts w:ascii="Times New Roman" w:hAnsi="Times New Roman" w:cs="Times New Roman"/>
          </w:rPr>
          <w:t>error will remain high</w:t>
        </w:r>
      </w:ins>
      <w:ins w:id="1003" w:author="detbenton1991@gmail.com" w:date="2025-07-04T12:30:00Z" w16du:dateUtc="2025-07-04T17:30:00Z">
        <w:r w:rsidR="00E10136">
          <w:rPr>
            <w:rFonts w:ascii="Times New Roman" w:hAnsi="Times New Roman" w:cs="Times New Roman"/>
          </w:rPr>
          <w:t xml:space="preserve"> (akin to the network continuing to fixate the external stimulus)</w:t>
        </w:r>
      </w:ins>
      <w:ins w:id="1004" w:author="detbenton1991@gmail.com" w:date="2025-06-28T11:46:00Z" w16du:dateUtc="2025-06-28T16:46:00Z">
        <w:r w:rsidR="00FD7FD0">
          <w:rPr>
            <w:rFonts w:ascii="Times New Roman" w:hAnsi="Times New Roman" w:cs="Times New Roman"/>
          </w:rPr>
          <w:t xml:space="preserve"> until the discrepancy between the model’s representation of the external stimulus at the hidden layer matches the external stimulus </w:t>
        </w:r>
      </w:ins>
      <w:ins w:id="1005" w:author="detbenton1991@gmail.com" w:date="2025-06-28T12:10:00Z" w16du:dateUtc="2025-06-28T17:10:00Z">
        <w:r w:rsidR="008324D1">
          <w:rPr>
            <w:rFonts w:ascii="Times New Roman" w:hAnsi="Times New Roman" w:cs="Times New Roman"/>
          </w:rPr>
          <w:t>in some way</w:t>
        </w:r>
      </w:ins>
      <w:ins w:id="1006" w:author="detbenton1991@gmail.com" w:date="2025-06-28T11:46:00Z" w16du:dateUtc="2025-06-28T16:46:00Z">
        <w:r w:rsidR="00FD7FD0">
          <w:rPr>
            <w:rFonts w:ascii="Times New Roman" w:hAnsi="Times New Roman" w:cs="Times New Roman"/>
          </w:rPr>
          <w:t>.</w:t>
        </w:r>
      </w:ins>
      <w:ins w:id="1007" w:author="detbenton1991@gmail.com" w:date="2025-07-04T12:30:00Z" w16du:dateUtc="2025-07-04T17:30:00Z">
        <w:r w:rsidR="004C7140">
          <w:rPr>
            <w:rFonts w:ascii="Times New Roman" w:hAnsi="Times New Roman" w:cs="Times New Roman"/>
          </w:rPr>
          <w:t xml:space="preserve"> </w:t>
        </w:r>
      </w:ins>
      <w:ins w:id="1008" w:author="detbenton1991@gmail.com" w:date="2025-07-04T12:31:00Z" w16du:dateUtc="2025-07-04T17:31:00Z">
        <w:r w:rsidR="0026456F">
          <w:rPr>
            <w:rFonts w:ascii="Times New Roman" w:hAnsi="Times New Roman" w:cs="Times New Roman"/>
          </w:rPr>
          <w:t>Only at this point is</w:t>
        </w:r>
      </w:ins>
      <w:ins w:id="1009" w:author="detbenton1991@gmail.com" w:date="2025-07-04T12:30:00Z" w16du:dateUtc="2025-07-04T17:30:00Z">
        <w:r w:rsidR="004C7140">
          <w:rPr>
            <w:rFonts w:ascii="Times New Roman" w:hAnsi="Times New Roman" w:cs="Times New Roman"/>
          </w:rPr>
          <w:t xml:space="preserve"> the network ready to proces</w:t>
        </w:r>
      </w:ins>
      <w:ins w:id="1010" w:author="detbenton1991@gmail.com" w:date="2025-07-04T12:31:00Z" w16du:dateUtc="2025-07-04T17:31:00Z">
        <w:r w:rsidR="004C7140">
          <w:rPr>
            <w:rFonts w:ascii="Times New Roman" w:hAnsi="Times New Roman" w:cs="Times New Roman"/>
          </w:rPr>
          <w:t>s (i.e., fixate) a new external stimulus.</w:t>
        </w:r>
      </w:ins>
      <w:ins w:id="1011" w:author="detbenton1991@gmail.com" w:date="2025-06-28T12:10:00Z" w16du:dateUtc="2025-06-28T17:10:00Z">
        <w:r w:rsidR="007F7477">
          <w:rPr>
            <w:rFonts w:ascii="Times New Roman" w:hAnsi="Times New Roman" w:cs="Times New Roman"/>
          </w:rPr>
          <w:t xml:space="preserve"> </w:t>
        </w:r>
      </w:ins>
      <w:ins w:id="1012" w:author="detbenton1991@gmail.com" w:date="2025-07-04T12:31:00Z" w16du:dateUtc="2025-07-04T17:31:00Z">
        <w:r w:rsidR="00A56514">
          <w:rPr>
            <w:rFonts w:ascii="Times New Roman" w:hAnsi="Times New Roman" w:cs="Times New Roman"/>
          </w:rPr>
          <w:t>These details notwithstanding,</w:t>
        </w:r>
      </w:ins>
      <w:ins w:id="1013" w:author="detbenton1991@gmail.com" w:date="2025-06-27T18:40:00Z" w16du:dateUtc="2025-06-27T23:40:00Z">
        <w:r w:rsidR="00E71E95">
          <w:rPr>
            <w:rFonts w:ascii="Times New Roman" w:hAnsi="Times New Roman" w:cs="Times New Roman"/>
          </w:rPr>
          <w:t xml:space="preserve"> </w:t>
        </w:r>
      </w:ins>
      <w:del w:id="1014" w:author="detbenton1991@gmail.com" w:date="2025-07-04T12:31:00Z" w16du:dateUtc="2025-07-04T17:31:00Z">
        <w:r w:rsidDel="00A56514">
          <w:rPr>
            <w:rFonts w:ascii="Times New Roman" w:hAnsi="Times New Roman" w:cs="Times New Roman"/>
          </w:rPr>
          <w:delText>A</w:delText>
        </w:r>
      </w:del>
      <w:ins w:id="1015" w:author="detbenton1991@gmail.com" w:date="2025-07-04T12:31:00Z" w16du:dateUtc="2025-07-04T17:31:00Z">
        <w:r w:rsidR="00A56514">
          <w:rPr>
            <w:rFonts w:ascii="Times New Roman" w:hAnsi="Times New Roman" w:cs="Times New Roman"/>
          </w:rPr>
          <w:t>a</w:t>
        </w:r>
      </w:ins>
      <w:r>
        <w:rPr>
          <w:rFonts w:ascii="Times New Roman" w:hAnsi="Times New Roman" w:cs="Times New Roman"/>
        </w:rPr>
        <w:t xml:space="preserve">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98BAA69"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However, infants attended equally to both events if, during habituation, the barrier was located alongside rather than beneath the jump or reach. Simulation 1 tested whether the current model (and thereby, the current</w:t>
      </w:r>
      <w:ins w:id="1016" w:author="detbenton1991@gmail.com" w:date="2025-07-04T12:34:00Z" w16du:dateUtc="2025-07-04T17:34:00Z">
        <w:r w:rsidR="00A568AB">
          <w:rPr>
            <w:rFonts w:ascii="Times New Roman" w:hAnsi="Times New Roman" w:cs="Times New Roman"/>
          </w:rPr>
          <w:t xml:space="preserve"> theoretical</w:t>
        </w:r>
      </w:ins>
      <w:r>
        <w:rPr>
          <w:rFonts w:ascii="Times New Roman" w:hAnsi="Times New Roman" w:cs="Times New Roman"/>
        </w:rPr>
        <w:t xml:space="preserve"> proposal) could account for this finding. </w:t>
      </w:r>
    </w:p>
    <w:p w14:paraId="1687A257" w14:textId="6A350695" w:rsidR="00524642" w:rsidDel="00A649C6" w:rsidRDefault="00524642" w:rsidP="00524642">
      <w:pPr>
        <w:tabs>
          <w:tab w:val="left" w:pos="720"/>
          <w:tab w:val="left" w:pos="1440"/>
          <w:tab w:val="left" w:pos="2160"/>
          <w:tab w:val="left" w:pos="2880"/>
          <w:tab w:val="left" w:pos="3600"/>
          <w:tab w:val="center" w:pos="4680"/>
        </w:tabs>
        <w:spacing w:line="480" w:lineRule="auto"/>
        <w:contextualSpacing/>
        <w:rPr>
          <w:del w:id="1017" w:author="detbenton1991@gmail.com" w:date="2025-07-04T12:38:00Z" w16du:dateUtc="2025-07-04T17:38:00Z"/>
          <w:rFonts w:ascii="Times New Roman" w:hAnsi="Times New Roman" w:cs="Times New Roman"/>
        </w:rPr>
      </w:pPr>
      <w:r>
        <w:rPr>
          <w:rFonts w:ascii="Times New Roman" w:hAnsi="Times New Roman" w:cs="Times New Roman"/>
        </w:rPr>
        <w:lastRenderedPageBreak/>
        <w:tab/>
        <w:t xml:space="preserve">Networks were assigned either to the Experimental condition (N = 20) or to the Control condition (N = 20). The habituation event in the Experimental condition mirrored the Curved Path pretraining events with two key exceptions. First, novel objects with animate features were used. Second, the third unit rather than the first unit from habituation was turned on in the Barrier Height and Jump Height groups. </w:t>
      </w:r>
      <w:del w:id="1018" w:author="detbenton1991@gmail.com" w:date="2025-07-04T12:37:00Z" w16du:dateUtc="2025-07-04T17:37:00Z">
        <w:r w:rsidDel="00DB7A24">
          <w:rPr>
            <w:rFonts w:ascii="Times New Roman" w:hAnsi="Times New Roman" w:cs="Times New Roman"/>
          </w:rPr>
          <w:delText>This ensured</w:delText>
        </w:r>
      </w:del>
      <w:ins w:id="1019" w:author="detbenton1991@gmail.com" w:date="2025-07-04T12:37:00Z" w16du:dateUtc="2025-07-04T17:37:00Z">
        <w:r w:rsidR="00DB7A24">
          <w:rPr>
            <w:rFonts w:ascii="Times New Roman" w:hAnsi="Times New Roman" w:cs="Times New Roman"/>
          </w:rPr>
          <w:t>These differences ensured</w:t>
        </w:r>
      </w:ins>
      <w:r>
        <w:rPr>
          <w:rFonts w:ascii="Times New Roman" w:hAnsi="Times New Roman" w:cs="Times New Roman"/>
        </w:rPr>
        <w:t xml:space="preserve"> that network’s processing during habituation was not influenced by prior experience with </w:t>
      </w:r>
      <w:ins w:id="1020" w:author="detbenton1991@gmail.com" w:date="2025-07-04T12:37:00Z" w16du:dateUtc="2025-07-04T17:37:00Z">
        <w:r w:rsidR="00DB7A24">
          <w:rPr>
            <w:rFonts w:ascii="Times New Roman" w:hAnsi="Times New Roman" w:cs="Times New Roman"/>
          </w:rPr>
          <w:t xml:space="preserve">either </w:t>
        </w:r>
      </w:ins>
      <w:r>
        <w:rPr>
          <w:rFonts w:ascii="Times New Roman" w:hAnsi="Times New Roman" w:cs="Times New Roman"/>
        </w:rPr>
        <w:t>the pretraining barrier height</w:t>
      </w:r>
      <w:ins w:id="1021" w:author="detbenton1991@gmail.com" w:date="2025-07-04T12:37:00Z" w16du:dateUtc="2025-07-04T17:37:00Z">
        <w:r w:rsidR="00DB7A24">
          <w:rPr>
            <w:rFonts w:ascii="Times New Roman" w:hAnsi="Times New Roman" w:cs="Times New Roman"/>
          </w:rPr>
          <w:t xml:space="preserve"> or specific objects or entities</w:t>
        </w:r>
      </w:ins>
      <w:r>
        <w:rPr>
          <w:rFonts w:ascii="Times New Roman" w:hAnsi="Times New Roman" w:cs="Times New Roman"/>
        </w:rPr>
        <w:t xml:space="preserve">. Networks were then shown a straight path event (Efficient test event) and curved path event (Inefficient test event). Both events were shown without the barrier and used the same objects from habituation. </w:t>
      </w:r>
    </w:p>
    <w:p w14:paraId="6C6B9701" w14:textId="77777777" w:rsidR="00524642" w:rsidDel="00A649C6" w:rsidRDefault="00524642" w:rsidP="00524642">
      <w:pPr>
        <w:tabs>
          <w:tab w:val="left" w:pos="720"/>
          <w:tab w:val="left" w:pos="1440"/>
          <w:tab w:val="left" w:pos="2160"/>
          <w:tab w:val="left" w:pos="2880"/>
          <w:tab w:val="left" w:pos="3600"/>
          <w:tab w:val="center" w:pos="4680"/>
        </w:tabs>
        <w:spacing w:line="480" w:lineRule="auto"/>
        <w:contextualSpacing/>
        <w:rPr>
          <w:del w:id="1022" w:author="detbenton1991@gmail.com" w:date="2025-07-04T12:38:00Z" w16du:dateUtc="2025-07-04T17:38:00Z"/>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17E23A13">
                <wp:simplePos x="0" y="0"/>
                <wp:positionH relativeFrom="margin">
                  <wp:posOffset>0</wp:posOffset>
                </wp:positionH>
                <wp:positionV relativeFrom="paragraph">
                  <wp:posOffset>396240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673A0561" w14:textId="77777777" w:rsidR="00524642" w:rsidRDefault="00524642" w:rsidP="00524642">
                            <w:pPr>
                              <w:keepNext/>
                            </w:pPr>
                            <w:r>
                              <w:rPr>
                                <w:noProof/>
                              </w:rPr>
                              <w:drawing>
                                <wp:inline distT="0" distB="0" distL="0" distR="0" wp14:anchorId="4A3C79FB" wp14:editId="1ECC73B9">
                                  <wp:extent cx="5872348" cy="3864486"/>
                                  <wp:effectExtent l="0" t="0" r="0" b="3175"/>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31562" cy="3969262"/>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2pt;width:509.1pt;height:378.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" stroked="f">
                <v:textbox>
                  <w:txbxContent>
                    <w:p w14:paraId="673A0561" w14:textId="77777777" w:rsidR="00524642" w:rsidRDefault="00524642" w:rsidP="00524642">
                      <w:pPr>
                        <w:keepNext/>
                      </w:pPr>
                      <w:r>
                        <w:rPr>
                          <w:noProof/>
                        </w:rPr>
                        <w:drawing>
                          <wp:inline distT="0" distB="0" distL="0" distR="0" wp14:anchorId="4A3C79FB" wp14:editId="1ECC73B9">
                            <wp:extent cx="5872348" cy="3864486"/>
                            <wp:effectExtent l="0" t="0" r="0" b="3175"/>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31562" cy="3969262"/>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183D438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Mean “looking time” (i.e., cross-entropy error) to the two test trials for networks assigned to the two conditions is shown above in Figure 2.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 which was qualified by a significant interaction between Condition and Trial Type, </w:t>
      </w:r>
      <w:r>
        <w:rPr>
          <w:rFonts w:ascii="Times New Roman" w:eastAsia="Times New Roman" w:hAnsi="Times New Roman" w:cs="Times New Roman"/>
          <w:i/>
          <w:iCs/>
        </w:rPr>
        <w:t>F</w:t>
      </w:r>
      <w:r>
        <w:rPr>
          <w:rFonts w:ascii="Times New Roman" w:eastAsia="Times New Roman" w:hAnsi="Times New Roman" w:cs="Times New Roman"/>
        </w:rPr>
        <w:t xml:space="preserve">(1, 385) = 765.18, </w:t>
      </w:r>
      <w:r>
        <w:rPr>
          <w:rFonts w:ascii="Times New Roman" w:eastAsia="Times New Roman" w:hAnsi="Times New Roman" w:cs="Times New Roman"/>
          <w:i/>
          <w:iCs/>
        </w:rPr>
        <w:t xml:space="preserve">p </w:t>
      </w:r>
      <w:r>
        <w:rPr>
          <w:rFonts w:ascii="Times New Roman" w:eastAsia="Times New Roman" w:hAnsi="Times New Roman" w:cs="Times New Roman"/>
        </w:rPr>
        <w:t>&lt; .0001. Follow-up paired t-tests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13.69, </w:t>
      </w:r>
      <w:r>
        <w:rPr>
          <w:rFonts w:ascii="Times New Roman" w:eastAsia="Times New Roman" w:hAnsi="Times New Roman" w:cs="Times New Roman"/>
          <w:i/>
          <w:iCs/>
        </w:rPr>
        <w:t xml:space="preserve">SD </w:t>
      </w:r>
      <w:r>
        <w:rPr>
          <w:rFonts w:ascii="Times New Roman" w:eastAsia="Times New Roman" w:hAnsi="Times New Roman" w:cs="Times New Roman"/>
        </w:rPr>
        <w:t>= 0.86)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10.77,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1.14), </w:t>
      </w:r>
      <w:r>
        <w:rPr>
          <w:rFonts w:ascii="Times New Roman" w:eastAsia="Times New Roman" w:hAnsi="Times New Roman" w:cs="Times New Roman"/>
          <w:i/>
          <w:iCs/>
        </w:rPr>
        <w:t>t</w:t>
      </w:r>
      <w:r>
        <w:rPr>
          <w:rFonts w:ascii="Times New Roman" w:eastAsia="Times New Roman" w:hAnsi="Times New Roman" w:cs="Times New Roman"/>
        </w:rPr>
        <w:t xml:space="preserve">(99) = 33.50, </w:t>
      </w:r>
      <w:r>
        <w:rPr>
          <w:rFonts w:ascii="Times New Roman" w:eastAsia="Times New Roman" w:hAnsi="Times New Roman" w:cs="Times New Roman"/>
          <w:i/>
          <w:iCs/>
        </w:rPr>
        <w:t xml:space="preserve">p </w:t>
      </w:r>
      <w:r>
        <w:rPr>
          <w:rFonts w:ascii="Times New Roman" w:eastAsia="Times New Roman" w:hAnsi="Times New Roman" w:cs="Times New Roman"/>
        </w:rPr>
        <w:t>&lt; .0001. Although networks in the Control condition also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12.60,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12.29,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1.28), </w:t>
      </w:r>
      <w:r>
        <w:rPr>
          <w:rFonts w:ascii="Times New Roman" w:eastAsia="Times New Roman" w:hAnsi="Times New Roman" w:cs="Times New Roman"/>
          <w:i/>
          <w:iCs/>
        </w:rPr>
        <w:t>t</w:t>
      </w:r>
      <w:r>
        <w:rPr>
          <w:rFonts w:ascii="Times New Roman" w:eastAsia="Times New Roman" w:hAnsi="Times New Roman" w:cs="Times New Roman"/>
        </w:rPr>
        <w:t xml:space="preserve">(99) = 3.35, </w:t>
      </w:r>
      <w:r>
        <w:rPr>
          <w:rFonts w:ascii="Times New Roman" w:eastAsia="Times New Roman" w:hAnsi="Times New Roman" w:cs="Times New Roman"/>
          <w:i/>
          <w:iCs/>
        </w:rPr>
        <w:t xml:space="preserve">p </w:t>
      </w:r>
      <w:r>
        <w:rPr>
          <w:rFonts w:ascii="Times New Roman" w:eastAsia="Times New Roman" w:hAnsi="Times New Roman" w:cs="Times New Roman"/>
        </w:rPr>
        <w:t>&lt; .01, the difference in looking to these two test events was greater for networks in the Experimental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2.92 </w:t>
      </w:r>
      <w:r>
        <w:rPr>
          <w:rFonts w:ascii="Times New Roman" w:eastAsia="Times New Roman" w:hAnsi="Times New Roman" w:cs="Times New Roman"/>
          <w:i/>
          <w:iCs/>
        </w:rPr>
        <w:t xml:space="preserve">SD </w:t>
      </w:r>
      <w:r>
        <w:rPr>
          <w:rFonts w:ascii="Times New Roman" w:eastAsia="Times New Roman" w:hAnsi="Times New Roman" w:cs="Times New Roman"/>
        </w:rPr>
        <w:t>= 0.87) than networks in the Control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0.92), </w:t>
      </w:r>
      <w:r>
        <w:rPr>
          <w:rFonts w:ascii="Times New Roman" w:eastAsia="Times New Roman" w:hAnsi="Times New Roman" w:cs="Times New Roman"/>
          <w:i/>
          <w:iCs/>
        </w:rPr>
        <w:t>t</w:t>
      </w:r>
      <w:r>
        <w:rPr>
          <w:rFonts w:ascii="Times New Roman" w:eastAsia="Times New Roman" w:hAnsi="Times New Roman" w:cs="Times New Roman"/>
        </w:rPr>
        <w:t xml:space="preserve">(197.37) = 20.57, </w:t>
      </w:r>
      <w:r>
        <w:rPr>
          <w:rFonts w:ascii="Times New Roman" w:eastAsia="Times New Roman" w:hAnsi="Times New Roman" w:cs="Times New Roman"/>
          <w:i/>
          <w:iCs/>
        </w:rPr>
        <w:t>p</w:t>
      </w:r>
      <w:r>
        <w:rPr>
          <w:rFonts w:ascii="Times New Roman" w:eastAsia="Times New Roman" w:hAnsi="Times New Roman" w:cs="Times New Roman"/>
        </w:rPr>
        <w:t xml:space="preserve"> &lt; .0001.</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605E87D8"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Simulation 1 showed that networks, like infants, only looked longer at</w:t>
      </w:r>
      <w:ins w:id="1023" w:author="detbenton1991@gmail.com" w:date="2025-07-04T12:40:00Z" w16du:dateUtc="2025-07-04T17:40:00Z">
        <w:r w:rsidR="00A649C6">
          <w:rPr>
            <w:rFonts w:ascii="Times New Roman" w:eastAsia="Times New Roman" w:hAnsi="Times New Roman" w:cs="Times New Roman"/>
          </w:rPr>
          <w:t xml:space="preserve"> (i.e., produced greater error to)</w:t>
        </w:r>
      </w:ins>
      <w:r>
        <w:rPr>
          <w:rFonts w:ascii="Times New Roman" w:eastAsia="Times New Roman" w:hAnsi="Times New Roman" w:cs="Times New Roman"/>
        </w:rPr>
        <w:t xml:space="preserve"> the Inefficient test event than at the Efficient test event if the barrier was beneath rather than beside the curved motion during habituation. This result supports the contention that associative learning </w:t>
      </w:r>
      <w:del w:id="1024" w:author="detbenton1991@gmail.com" w:date="2025-07-04T12:43:00Z" w16du:dateUtc="2025-07-04T17:43:00Z">
        <w:r w:rsidDel="003A3BF0">
          <w:rPr>
            <w:rFonts w:ascii="Times New Roman" w:eastAsia="Times New Roman" w:hAnsi="Times New Roman" w:cs="Times New Roman"/>
          </w:rPr>
          <w:delText xml:space="preserve">is </w:delText>
        </w:r>
      </w:del>
      <w:ins w:id="1025" w:author="detbenton1991@gmail.com" w:date="2025-07-04T12:43:00Z" w16du:dateUtc="2025-07-04T17:43:00Z">
        <w:r w:rsidR="003A3BF0">
          <w:rPr>
            <w:rFonts w:ascii="Times New Roman" w:eastAsia="Times New Roman" w:hAnsi="Times New Roman" w:cs="Times New Roman"/>
          </w:rPr>
          <w:t>may be</w:t>
        </w:r>
        <w:r w:rsidR="003A3BF0">
          <w:rPr>
            <w:rFonts w:ascii="Times New Roman" w:eastAsia="Times New Roman" w:hAnsi="Times New Roman" w:cs="Times New Roman"/>
          </w:rPr>
          <w:t xml:space="preserve"> </w:t>
        </w:r>
      </w:ins>
      <w:r>
        <w:rPr>
          <w:rFonts w:ascii="Times New Roman" w:eastAsia="Times New Roman" w:hAnsi="Times New Roman" w:cs="Times New Roman"/>
        </w:rPr>
        <w:t xml:space="preserve">sufficient to explain infants’ looking behaviors in some of the studies that employed the Gergely paradigm. However, this result alone is insufficient to show the explanatory breadth of the current account. Simulation 2 was the first step in this direction. This simulation tested whether the current results depended on the presence of animacy features. </w:t>
      </w:r>
      <w:ins w:id="1026" w:author="detbenton1991@gmail.com" w:date="2025-07-04T12:44:00Z" w16du:dateUtc="2025-07-04T17:44:00Z">
        <w:r w:rsidR="006019F3">
          <w:rPr>
            <w:rFonts w:ascii="Times New Roman" w:eastAsia="Times New Roman" w:hAnsi="Times New Roman" w:cs="Times New Roman"/>
          </w:rPr>
          <w:t>It will be recalled that previous work showed that infants’</w:t>
        </w:r>
      </w:ins>
      <w:ins w:id="1027" w:author="detbenton1991@gmail.com" w:date="2025-07-04T12:46:00Z" w16du:dateUtc="2025-07-04T17:46:00Z">
        <w:r w:rsidR="0057194A">
          <w:rPr>
            <w:rFonts w:ascii="Times New Roman" w:eastAsia="Times New Roman" w:hAnsi="Times New Roman" w:cs="Times New Roman"/>
          </w:rPr>
          <w:t xml:space="preserve"> looking behaviors do not depend on whether </w:t>
        </w:r>
      </w:ins>
      <w:ins w:id="1028" w:author="detbenton1991@gmail.com" w:date="2025-07-04T12:44:00Z" w16du:dateUtc="2025-07-04T17:44:00Z">
        <w:r w:rsidR="006019F3">
          <w:rPr>
            <w:rFonts w:ascii="Times New Roman" w:eastAsia="Times New Roman" w:hAnsi="Times New Roman" w:cs="Times New Roman"/>
          </w:rPr>
          <w:t xml:space="preserve"> </w:t>
        </w:r>
      </w:ins>
      <w:ins w:id="1029" w:author="detbenton1991@gmail.com" w:date="2025-07-04T12:46:00Z" w16du:dateUtc="2025-07-04T17:46:00Z">
        <w:r w:rsidR="0057194A">
          <w:rPr>
            <w:rFonts w:ascii="Times New Roman" w:eastAsia="Times New Roman" w:hAnsi="Times New Roman" w:cs="Times New Roman"/>
          </w:rPr>
          <w:t>objects possessed animate features</w:t>
        </w:r>
      </w:ins>
      <w:ins w:id="1030" w:author="detbenton1991@gmail.com" w:date="2025-07-04T12:44:00Z" w16du:dateUtc="2025-07-04T17:44:00Z">
        <w:r w:rsidR="006019F3">
          <w:rPr>
            <w:rFonts w:ascii="Times New Roman" w:eastAsia="Times New Roman" w:hAnsi="Times New Roman" w:cs="Times New Roman"/>
          </w:rPr>
          <w:t xml:space="preserve"> (e.g., </w:t>
        </w:r>
        <w:proofErr w:type="spellStart"/>
        <w:r w:rsidR="006019F3">
          <w:rPr>
            <w:rFonts w:ascii="Times New Roman" w:eastAsia="Times New Roman" w:hAnsi="Times New Roman" w:cs="Times New Roman"/>
          </w:rPr>
          <w:t>Csi</w:t>
        </w:r>
      </w:ins>
      <w:ins w:id="1031" w:author="detbenton1991@gmail.com" w:date="2025-07-04T12:45:00Z" w16du:dateUtc="2025-07-04T17:45:00Z">
        <w:r w:rsidR="006019F3">
          <w:rPr>
            <w:rFonts w:ascii="Times New Roman" w:eastAsia="Times New Roman" w:hAnsi="Times New Roman" w:cs="Times New Roman"/>
          </w:rPr>
          <w:t>bra</w:t>
        </w:r>
        <w:proofErr w:type="spellEnd"/>
        <w:r w:rsidR="006019F3">
          <w:rPr>
            <w:rFonts w:ascii="Times New Roman" w:eastAsia="Times New Roman" w:hAnsi="Times New Roman" w:cs="Times New Roman"/>
          </w:rPr>
          <w:t xml:space="preserve"> et al., 1999).</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2942CCA4" w:rsidR="00524642"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how much of the network’s behavior in Simulation 1 depended on whether the object’s</w:t>
      </w:r>
      <w:ins w:id="1032" w:author="detbenton1991@gmail.com" w:date="2025-07-04T12:46:00Z" w16du:dateUtc="2025-07-04T17:46:00Z">
        <w:r w:rsidR="0057194A">
          <w:rPr>
            <w:rFonts w:ascii="Times New Roman" w:eastAsia="Times New Roman" w:hAnsi="Times New Roman" w:cs="Times New Roman"/>
          </w:rPr>
          <w:t xml:space="preserve"> involved in the habituation and test events</w:t>
        </w:r>
      </w:ins>
      <w:r>
        <w:rPr>
          <w:rFonts w:ascii="Times New Roman" w:eastAsia="Times New Roman" w:hAnsi="Times New Roman" w:cs="Times New Roman"/>
        </w:rPr>
        <w:t xml:space="preserve"> possessed animate 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 xml:space="preserve">Figure 3 </w:t>
      </w:r>
      <w:r>
        <w:rPr>
          <w:rFonts w:ascii="Times New Roman" w:hAnsi="Times New Roman" w:cs="Times New Roman"/>
        </w:rPr>
        <w:lastRenderedPageBreak/>
        <w:t xml:space="preserve">depicts networks’ mean looking times to the Efficient and Inefficient test events for the Experimental and Control conditions.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with network treated as a random effect. This analysis revealed a significant main effect of Trial Type, which was qualified by a significant interaction between both variables, </w:t>
      </w:r>
      <w:r>
        <w:rPr>
          <w:rFonts w:ascii="Times New Roman" w:eastAsia="Times New Roman" w:hAnsi="Times New Roman" w:cs="Times New Roman"/>
          <w:i/>
          <w:iCs/>
        </w:rPr>
        <w:t>F</w:t>
      </w:r>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w:t>
      </w:r>
      <w:r w:rsidR="00944950">
        <w:rPr>
          <w:rFonts w:ascii="Times New Roman" w:eastAsia="Times New Roman" w:hAnsi="Times New Roman" w:cs="Times New Roman"/>
        </w:rPr>
        <w:t xml:space="preserve"> </w:t>
      </w:r>
      <w:r>
        <w:rPr>
          <w:rFonts w:ascii="Times New Roman" w:eastAsia="Times New Roman" w:hAnsi="Times New Roman" w:cs="Times New Roman"/>
        </w:rPr>
        <w:t>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r>
        <w:rPr>
          <w:rFonts w:ascii="Times New Roman" w:eastAsia="Times New Roman" w:hAnsi="Times New Roman" w:cs="Times New Roman"/>
          <w:i/>
          <w:iCs/>
        </w:rPr>
        <w:t>t</w:t>
      </w:r>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equally long at both test events, </w:t>
      </w:r>
      <w:r>
        <w:rPr>
          <w:rFonts w:ascii="Times New Roman" w:eastAsia="Times New Roman" w:hAnsi="Times New Roman" w:cs="Times New Roman"/>
          <w:i/>
          <w:iCs/>
        </w:rPr>
        <w:t>t</w:t>
      </w:r>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A549A9E" wp14:editId="7ABC7962">
                <wp:simplePos x="0" y="0"/>
                <wp:positionH relativeFrom="margin">
                  <wp:posOffset>-19050</wp:posOffset>
                </wp:positionH>
                <wp:positionV relativeFrom="paragraph">
                  <wp:posOffset>395605</wp:posOffset>
                </wp:positionV>
                <wp:extent cx="6867525" cy="4209415"/>
                <wp:effectExtent l="0" t="0" r="9525" b="63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4209415"/>
                        </a:xfrm>
                        <a:prstGeom prst="rect">
                          <a:avLst/>
                        </a:prstGeom>
                        <a:solidFill>
                          <a:srgbClr val="FFFFFF"/>
                        </a:solidFill>
                        <a:ln w="9525">
                          <a:noFill/>
                          <a:miter lim="800000"/>
                          <a:headEnd/>
                          <a:tailEnd/>
                        </a:ln>
                      </wps:spPr>
                      <wps:txbx>
                        <w:txbxContent>
                          <w:p w14:paraId="027C08F3" w14:textId="77777777" w:rsidR="00944950" w:rsidRDefault="00944950" w:rsidP="00944950">
                            <w:pPr>
                              <w:keepNext/>
                            </w:pPr>
                            <w:r>
                              <w:rPr>
                                <w:noProof/>
                              </w:rPr>
                              <w:drawing>
                                <wp:inline distT="0" distB="0" distL="0" distR="0" wp14:anchorId="7F068E3B" wp14:editId="398B6851">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6B6FFFC2" w14:textId="77777777"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1.5pt;margin-top:31.15pt;width:540.75pt;height:331.4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" stroked="f">
                <v:textbox>
                  <w:txbxContent>
                    <w:p w14:paraId="027C08F3" w14:textId="77777777" w:rsidR="00944950" w:rsidRDefault="00944950" w:rsidP="00944950">
                      <w:pPr>
                        <w:keepNext/>
                      </w:pPr>
                      <w:r>
                        <w:rPr>
                          <w:noProof/>
                        </w:rPr>
                        <w:drawing>
                          <wp:inline distT="0" distB="0" distL="0" distR="0" wp14:anchorId="7F068E3B" wp14:editId="398B6851">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6B6FFFC2" w14:textId="77777777"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42B39922" w14:textId="77777777" w:rsidR="00944950" w:rsidRDefault="00944950" w:rsidP="00944950"/>
                  </w:txbxContent>
                </v:textbox>
                <w10:wrap type="square" anchorx="margin"/>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777777"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085B2D9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its actions and external constraints. Data that bear directly on this question come</w:t>
      </w:r>
      <w:del w:id="1033" w:author="detbenton1991@gmail.com" w:date="2025-06-27T18:27:00Z" w16du:dateUtc="2025-06-27T23:27:00Z">
        <w:r w:rsidDel="00720720">
          <w:rPr>
            <w:rFonts w:ascii="Times New Roman" w:hAnsi="Times New Roman" w:cs="Times New Roman"/>
          </w:rPr>
          <w:delText>s</w:delText>
        </w:r>
      </w:del>
      <w:r>
        <w:rPr>
          <w:rFonts w:ascii="Times New Roman" w:hAnsi="Times New Roman" w:cs="Times New Roman"/>
        </w:rPr>
        <w:t xml:space="preserv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 xml:space="preserve">direction in which the small circle was last seen. Crucially, because the larger circle never reached the small circle, its goal—namely, to catch the small circle—had to be inferred. Infants were then shown two test events—the gap between the two barriers was now wide enough for </w:t>
      </w:r>
      <w:r>
        <w:rPr>
          <w:rFonts w:ascii="Times New Roman" w:hAnsi="Times New Roman" w:cs="Times New Roman"/>
        </w:rPr>
        <w:lastRenderedPageBreak/>
        <w:t xml:space="preserve">both circles to pass through. In the 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2CF18A25"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parabolic 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494D8A6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lastRenderedPageBreak/>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AD1B6AB">
                                  <wp:extent cx="6021325" cy="2179122"/>
                                  <wp:effectExtent l="0" t="0" r="0"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65329" cy="2195047"/>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AD1B6AB">
                            <wp:extent cx="6021325" cy="2179122"/>
                            <wp:effectExtent l="0" t="0" r="0"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65329" cy="2195047"/>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2FE5A6ED"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del w:id="1034" w:author="detbenton1991@gmail.com" w:date="2025-07-03T20:43:00Z" w16du:dateUtc="2025-07-04T01:43:00Z">
        <w:r w:rsidRPr="00EC33BD" w:rsidDel="00B05A5B">
          <w:rPr>
            <w:rFonts w:ascii="Times New Roman" w:eastAsia="Times New Roman" w:hAnsi="Times New Roman" w:cs="Times New Roman"/>
          </w:rPr>
          <w:delText xml:space="preserve">two </w:delText>
        </w:r>
      </w:del>
      <w:ins w:id="1035" w:author="detbenton1991@gmail.com" w:date="2025-07-03T20:43:00Z" w16du:dateUtc="2025-07-04T01:43:00Z">
        <w:r w:rsidR="00B05A5B" w:rsidRPr="00EC33BD">
          <w:rPr>
            <w:rFonts w:ascii="Times New Roman" w:eastAsia="Times New Roman" w:hAnsi="Times New Roman" w:cs="Times New Roman"/>
          </w:rPr>
          <w:t>t</w:t>
        </w:r>
        <w:r w:rsidR="00B05A5B">
          <w:rPr>
            <w:rFonts w:ascii="Times New Roman" w:eastAsia="Times New Roman" w:hAnsi="Times New Roman" w:cs="Times New Roman"/>
          </w:rPr>
          <w:t>hree</w:t>
        </w:r>
        <w:r w:rsidR="00B05A5B" w:rsidRPr="00EC33BD">
          <w:rPr>
            <w:rFonts w:ascii="Times New Roman" w:eastAsia="Times New Roman" w:hAnsi="Times New Roman" w:cs="Times New Roman"/>
          </w:rPr>
          <w:t xml:space="preserve"> </w:t>
        </w:r>
      </w:ins>
      <w:r w:rsidRPr="00EC33BD">
        <w:rPr>
          <w:rFonts w:ascii="Times New Roman" w:eastAsia="Times New Roman" w:hAnsi="Times New Roman" w:cs="Times New Roman"/>
        </w:rPr>
        <w:t xml:space="preserve">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ins w:id="1036" w:author="detbenton1991@gmail.com" w:date="2025-07-03T20:43:00Z" w16du:dateUtc="2025-07-04T01:43:00Z"/>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3C07CBAD" w14:textId="29BDC188" w:rsidR="00B05A5B" w:rsidRDefault="00B05A5B" w:rsidP="00524642">
      <w:pPr>
        <w:spacing w:line="480" w:lineRule="auto"/>
        <w:ind w:firstLine="720"/>
        <w:contextualSpacing/>
        <w:rPr>
          <w:rFonts w:ascii="Times New Roman" w:eastAsia="Times New Roman" w:hAnsi="Times New Roman" w:cs="Times New Roman"/>
        </w:rPr>
      </w:pPr>
      <w:ins w:id="1037" w:author="detbenton1991@gmail.com" w:date="2025-07-03T20:43:00Z" w16du:dateUtc="2025-07-04T01:43:00Z">
        <w:r>
          <w:rPr>
            <w:rFonts w:ascii="Times New Roman" w:eastAsia="Times New Roman" w:hAnsi="Times New Roman" w:cs="Times New Roman"/>
          </w:rPr>
          <w:t>A third and related limitation is</w:t>
        </w:r>
        <w:r w:rsidRPr="00B05A5B">
          <w:rPr>
            <w:rFonts w:ascii="Times New Roman" w:eastAsia="Times New Roman" w:hAnsi="Times New Roman" w:cs="Times New Roman"/>
          </w:rPr>
          <w:t xml:space="preserve"> that because the current simulations focused on studies that employed the Gergely paradigm, it remains to be seen whether the current model (and the theory it implements) can explain findings from other studies on infant action understanding. Although it is true that the current simulations may have little to say about these other studies because they were designed to capture a broad set of findings from studies that used the Gergely paradigm, this limitation may be more apparent than real. This is because if those studies can be recast within the Gergely paradigm, it is possible that the same model could account for infants’ behavior in those studies as well. This would suggest that</w:t>
        </w:r>
      </w:ins>
      <w:ins w:id="1038" w:author="detbenton1991@gmail.com" w:date="2025-07-03T20:44:00Z" w16du:dateUtc="2025-07-04T01:44:00Z">
        <w:r>
          <w:rPr>
            <w:rFonts w:ascii="Times New Roman" w:eastAsia="Times New Roman" w:hAnsi="Times New Roman" w:cs="Times New Roman"/>
          </w:rPr>
          <w:t xml:space="preserve"> the explanatory breadth of the</w:t>
        </w:r>
      </w:ins>
      <w:ins w:id="1039" w:author="detbenton1991@gmail.com" w:date="2025-07-03T20:43:00Z" w16du:dateUtc="2025-07-04T01:43:00Z">
        <w:r w:rsidRPr="00B05A5B">
          <w:rPr>
            <w:rFonts w:ascii="Times New Roman" w:eastAsia="Times New Roman" w:hAnsi="Times New Roman" w:cs="Times New Roman"/>
          </w:rPr>
          <w:t xml:space="preserve"> current extends beyond the specific paradigm for which it was originally developed. Simulation 3 took a step in this direction by reframing the 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ins>
      <w:ins w:id="1040" w:author="detbenton1991@gmail.com" w:date="2025-07-03T20:45:00Z" w16du:dateUtc="2025-07-04T01:45:00Z">
        <w:r>
          <w:rPr>
            <w:rFonts w:ascii="Times New Roman" w:eastAsia="Times New Roman" w:hAnsi="Times New Roman" w:cs="Times New Roman"/>
          </w:rPr>
          <w:t>—</w:t>
        </w:r>
      </w:ins>
      <w:ins w:id="1041" w:author="detbenton1991@gmail.com" w:date="2025-07-03T20:43:00Z" w16du:dateUtc="2025-07-04T01:43:00Z">
        <w:r w:rsidRPr="00B05A5B">
          <w:rPr>
            <w:rFonts w:ascii="Times New Roman" w:eastAsia="Times New Roman" w:hAnsi="Times New Roman" w:cs="Times New Roman"/>
          </w:rPr>
          <w:t>which did not use the Gergely paradigm</w:t>
        </w:r>
      </w:ins>
      <w:ins w:id="1042" w:author="detbenton1991@gmail.com" w:date="2025-07-03T20:45:00Z" w16du:dateUtc="2025-07-04T01:45:00Z">
        <w:r>
          <w:rPr>
            <w:rFonts w:ascii="Times New Roman" w:eastAsia="Times New Roman" w:hAnsi="Times New Roman" w:cs="Times New Roman"/>
          </w:rPr>
          <w:t>—</w:t>
        </w:r>
      </w:ins>
      <w:ins w:id="1043" w:author="detbenton1991@gmail.com" w:date="2025-07-03T20:43:00Z" w16du:dateUtc="2025-07-04T01:43:00Z">
        <w:r w:rsidRPr="00B05A5B">
          <w:rPr>
            <w:rFonts w:ascii="Times New Roman" w:eastAsia="Times New Roman" w:hAnsi="Times New Roman" w:cs="Times New Roman"/>
          </w:rPr>
          <w:t xml:space="preserve">in terms of that framework and showing that the model could </w:t>
        </w:r>
        <w:r w:rsidRPr="00B05A5B">
          <w:rPr>
            <w:rFonts w:ascii="Times New Roman" w:eastAsia="Times New Roman" w:hAnsi="Times New Roman" w:cs="Times New Roman"/>
          </w:rPr>
          <w:lastRenderedPageBreak/>
          <w:t>capture infants' responses in this condition.</w:t>
        </w:r>
      </w:ins>
      <w:ins w:id="1044" w:author="detbenton1991@gmail.com" w:date="2025-07-03T20:45:00Z" w16du:dateUtc="2025-07-04T01:45:00Z">
        <w:r>
          <w:rPr>
            <w:rFonts w:ascii="Times New Roman" w:eastAsia="Times New Roman" w:hAnsi="Times New Roman" w:cs="Times New Roman"/>
          </w:rPr>
          <w:t xml:space="preserve"> Future modeling work that builds on the current set of simulations could </w:t>
        </w:r>
      </w:ins>
      <w:ins w:id="1045" w:author="detbenton1991@gmail.com" w:date="2025-07-03T20:46:00Z" w16du:dateUtc="2025-07-04T01:46:00Z">
        <w:r>
          <w:rPr>
            <w:rFonts w:ascii="Times New Roman" w:eastAsia="Times New Roman" w:hAnsi="Times New Roman" w:cs="Times New Roman"/>
          </w:rPr>
          <w:t xml:space="preserve">similarly recast other studies on infant action understanding </w:t>
        </w:r>
      </w:ins>
      <w:ins w:id="1046" w:author="detbenton1991@gmail.com" w:date="2025-07-03T20:47:00Z" w16du:dateUtc="2025-07-04T01:47:00Z">
        <w:r>
          <w:rPr>
            <w:rFonts w:ascii="Times New Roman" w:eastAsia="Times New Roman" w:hAnsi="Times New Roman" w:cs="Times New Roman"/>
          </w:rPr>
          <w:t xml:space="preserve">in terms of the Gergely paradigm to determine whether the current model can explain an even wider range of findings. </w:t>
        </w:r>
      </w:ins>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Hunnius</w:t>
      </w:r>
      <w:proofErr w:type="spellEnd"/>
      <w:r w:rsidRPr="00871FE7">
        <w:rPr>
          <w:rFonts w:ascii="Times New Roman" w:eastAsia="Times New Roman" w:hAnsi="Times New Roman" w:cs="Times New Roman"/>
        </w:rPr>
        <w:t xml:space="preserve">,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Kamewari</w:t>
      </w:r>
      <w:proofErr w:type="spellEnd"/>
      <w:r w:rsidRPr="00871FE7">
        <w:rPr>
          <w:rFonts w:ascii="Times New Roman" w:eastAsia="Times New Roman" w:hAnsi="Times New Roman" w:cs="Times New Roman"/>
        </w:rPr>
        <w:t>,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lastRenderedPageBreak/>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01C62" w14:textId="77777777" w:rsidR="00395866" w:rsidRDefault="00395866" w:rsidP="00391C7E">
      <w:pPr>
        <w:spacing w:after="0" w:line="240" w:lineRule="auto"/>
      </w:pPr>
      <w:r>
        <w:separator/>
      </w:r>
    </w:p>
  </w:endnote>
  <w:endnote w:type="continuationSeparator" w:id="0">
    <w:p w14:paraId="7F60A2C5" w14:textId="77777777" w:rsidR="00395866" w:rsidRDefault="00395866"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2AE12" w14:textId="77777777" w:rsidR="00395866" w:rsidRDefault="00395866" w:rsidP="00391C7E">
      <w:pPr>
        <w:spacing w:after="0" w:line="240" w:lineRule="auto"/>
      </w:pPr>
      <w:r>
        <w:separator/>
      </w:r>
    </w:p>
  </w:footnote>
  <w:footnote w:type="continuationSeparator" w:id="0">
    <w:p w14:paraId="39925FB8" w14:textId="77777777" w:rsidR="00395866" w:rsidRDefault="00395866"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707B"/>
    <w:rsid w:val="00007559"/>
    <w:rsid w:val="00007F8F"/>
    <w:rsid w:val="00010A55"/>
    <w:rsid w:val="0001298D"/>
    <w:rsid w:val="00012E70"/>
    <w:rsid w:val="0001385A"/>
    <w:rsid w:val="00014150"/>
    <w:rsid w:val="00015DDE"/>
    <w:rsid w:val="00017D72"/>
    <w:rsid w:val="00017DBA"/>
    <w:rsid w:val="00020CAF"/>
    <w:rsid w:val="0002114F"/>
    <w:rsid w:val="000213EE"/>
    <w:rsid w:val="00021531"/>
    <w:rsid w:val="00022327"/>
    <w:rsid w:val="00022546"/>
    <w:rsid w:val="0002365D"/>
    <w:rsid w:val="00023A54"/>
    <w:rsid w:val="00023DB7"/>
    <w:rsid w:val="00023E47"/>
    <w:rsid w:val="000241BE"/>
    <w:rsid w:val="0002497E"/>
    <w:rsid w:val="00024F3E"/>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E80"/>
    <w:rsid w:val="000362C5"/>
    <w:rsid w:val="000363E9"/>
    <w:rsid w:val="00036806"/>
    <w:rsid w:val="000375C0"/>
    <w:rsid w:val="00037D11"/>
    <w:rsid w:val="00040656"/>
    <w:rsid w:val="0004069B"/>
    <w:rsid w:val="000412D9"/>
    <w:rsid w:val="0004140C"/>
    <w:rsid w:val="000420ED"/>
    <w:rsid w:val="000428C9"/>
    <w:rsid w:val="0004301F"/>
    <w:rsid w:val="00044011"/>
    <w:rsid w:val="0004411F"/>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658D"/>
    <w:rsid w:val="00061FA1"/>
    <w:rsid w:val="00062194"/>
    <w:rsid w:val="00062B4C"/>
    <w:rsid w:val="00063A7C"/>
    <w:rsid w:val="00063FD5"/>
    <w:rsid w:val="0006493F"/>
    <w:rsid w:val="0006578D"/>
    <w:rsid w:val="000678F1"/>
    <w:rsid w:val="0007013C"/>
    <w:rsid w:val="000705E6"/>
    <w:rsid w:val="00070F6C"/>
    <w:rsid w:val="00071A55"/>
    <w:rsid w:val="00071F26"/>
    <w:rsid w:val="0007371A"/>
    <w:rsid w:val="000742D7"/>
    <w:rsid w:val="00075C51"/>
    <w:rsid w:val="000767FC"/>
    <w:rsid w:val="000771B9"/>
    <w:rsid w:val="00080943"/>
    <w:rsid w:val="00081085"/>
    <w:rsid w:val="000829B9"/>
    <w:rsid w:val="000832B4"/>
    <w:rsid w:val="000835DD"/>
    <w:rsid w:val="00083D9B"/>
    <w:rsid w:val="000849D1"/>
    <w:rsid w:val="000858E1"/>
    <w:rsid w:val="000875D2"/>
    <w:rsid w:val="00091A8C"/>
    <w:rsid w:val="0009200D"/>
    <w:rsid w:val="00092D1A"/>
    <w:rsid w:val="00093BE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04"/>
    <w:rsid w:val="000A7017"/>
    <w:rsid w:val="000A715B"/>
    <w:rsid w:val="000A7DBF"/>
    <w:rsid w:val="000B0656"/>
    <w:rsid w:val="000B09DB"/>
    <w:rsid w:val="000B1763"/>
    <w:rsid w:val="000B1C1A"/>
    <w:rsid w:val="000B2757"/>
    <w:rsid w:val="000B279A"/>
    <w:rsid w:val="000B3D55"/>
    <w:rsid w:val="000B4399"/>
    <w:rsid w:val="000B4ECF"/>
    <w:rsid w:val="000B60E2"/>
    <w:rsid w:val="000B6458"/>
    <w:rsid w:val="000B7DDA"/>
    <w:rsid w:val="000C0869"/>
    <w:rsid w:val="000C3BCB"/>
    <w:rsid w:val="000C5A1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F18"/>
    <w:rsid w:val="000F158C"/>
    <w:rsid w:val="000F1A90"/>
    <w:rsid w:val="000F43CD"/>
    <w:rsid w:val="000F4505"/>
    <w:rsid w:val="000F4507"/>
    <w:rsid w:val="000F4814"/>
    <w:rsid w:val="000F5BC5"/>
    <w:rsid w:val="000F65EB"/>
    <w:rsid w:val="000F6EAD"/>
    <w:rsid w:val="000F7626"/>
    <w:rsid w:val="000F7CAC"/>
    <w:rsid w:val="0010035E"/>
    <w:rsid w:val="00100DFB"/>
    <w:rsid w:val="00100FC9"/>
    <w:rsid w:val="00101D73"/>
    <w:rsid w:val="00101D77"/>
    <w:rsid w:val="00102C53"/>
    <w:rsid w:val="00104354"/>
    <w:rsid w:val="00104484"/>
    <w:rsid w:val="00104696"/>
    <w:rsid w:val="00106100"/>
    <w:rsid w:val="00106257"/>
    <w:rsid w:val="00106D77"/>
    <w:rsid w:val="0010728E"/>
    <w:rsid w:val="0011041C"/>
    <w:rsid w:val="00112ABC"/>
    <w:rsid w:val="00114F18"/>
    <w:rsid w:val="00115051"/>
    <w:rsid w:val="00115675"/>
    <w:rsid w:val="00115972"/>
    <w:rsid w:val="00117198"/>
    <w:rsid w:val="001178B1"/>
    <w:rsid w:val="00117AE9"/>
    <w:rsid w:val="001202EE"/>
    <w:rsid w:val="00120625"/>
    <w:rsid w:val="00120B8F"/>
    <w:rsid w:val="00120F6F"/>
    <w:rsid w:val="00121E0F"/>
    <w:rsid w:val="00122750"/>
    <w:rsid w:val="0012541B"/>
    <w:rsid w:val="001269C7"/>
    <w:rsid w:val="00126A22"/>
    <w:rsid w:val="00126B81"/>
    <w:rsid w:val="00126FCB"/>
    <w:rsid w:val="001276E5"/>
    <w:rsid w:val="00127B08"/>
    <w:rsid w:val="00127C68"/>
    <w:rsid w:val="0013112B"/>
    <w:rsid w:val="00131EFD"/>
    <w:rsid w:val="0013468D"/>
    <w:rsid w:val="00134CB3"/>
    <w:rsid w:val="00136065"/>
    <w:rsid w:val="00140E0D"/>
    <w:rsid w:val="001414E8"/>
    <w:rsid w:val="0014179B"/>
    <w:rsid w:val="001443CC"/>
    <w:rsid w:val="001445E1"/>
    <w:rsid w:val="00144CDB"/>
    <w:rsid w:val="00145AD8"/>
    <w:rsid w:val="00146207"/>
    <w:rsid w:val="00146CE2"/>
    <w:rsid w:val="0015277B"/>
    <w:rsid w:val="0015363E"/>
    <w:rsid w:val="001537B7"/>
    <w:rsid w:val="001558F7"/>
    <w:rsid w:val="00156A94"/>
    <w:rsid w:val="00157975"/>
    <w:rsid w:val="001614AB"/>
    <w:rsid w:val="0016283A"/>
    <w:rsid w:val="00163799"/>
    <w:rsid w:val="0016470F"/>
    <w:rsid w:val="001647C9"/>
    <w:rsid w:val="001654E4"/>
    <w:rsid w:val="00166E78"/>
    <w:rsid w:val="001673BB"/>
    <w:rsid w:val="0016771A"/>
    <w:rsid w:val="00167C72"/>
    <w:rsid w:val="001719A1"/>
    <w:rsid w:val="001736EE"/>
    <w:rsid w:val="00175501"/>
    <w:rsid w:val="0017668E"/>
    <w:rsid w:val="00181761"/>
    <w:rsid w:val="0018182D"/>
    <w:rsid w:val="001823A3"/>
    <w:rsid w:val="00183524"/>
    <w:rsid w:val="00183E63"/>
    <w:rsid w:val="00186357"/>
    <w:rsid w:val="001863D5"/>
    <w:rsid w:val="001864B7"/>
    <w:rsid w:val="00190AA0"/>
    <w:rsid w:val="00192937"/>
    <w:rsid w:val="001938E6"/>
    <w:rsid w:val="0019465C"/>
    <w:rsid w:val="001950BB"/>
    <w:rsid w:val="00195B5F"/>
    <w:rsid w:val="00196664"/>
    <w:rsid w:val="00196750"/>
    <w:rsid w:val="001971A6"/>
    <w:rsid w:val="001A00F6"/>
    <w:rsid w:val="001A0B2E"/>
    <w:rsid w:val="001A16E9"/>
    <w:rsid w:val="001A2641"/>
    <w:rsid w:val="001A319B"/>
    <w:rsid w:val="001A36CD"/>
    <w:rsid w:val="001A4239"/>
    <w:rsid w:val="001A49A7"/>
    <w:rsid w:val="001A55CE"/>
    <w:rsid w:val="001A7B4F"/>
    <w:rsid w:val="001A7F1C"/>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02B6"/>
    <w:rsid w:val="001E15BC"/>
    <w:rsid w:val="001E2FFC"/>
    <w:rsid w:val="001E5197"/>
    <w:rsid w:val="001E68C5"/>
    <w:rsid w:val="001E700D"/>
    <w:rsid w:val="001E71FB"/>
    <w:rsid w:val="001F0E24"/>
    <w:rsid w:val="001F0FC2"/>
    <w:rsid w:val="001F12BD"/>
    <w:rsid w:val="001F1CA8"/>
    <w:rsid w:val="001F2099"/>
    <w:rsid w:val="001F213A"/>
    <w:rsid w:val="001F25E8"/>
    <w:rsid w:val="001F36C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1A84"/>
    <w:rsid w:val="002235F4"/>
    <w:rsid w:val="00223D51"/>
    <w:rsid w:val="0022410E"/>
    <w:rsid w:val="002241DE"/>
    <w:rsid w:val="00225EAA"/>
    <w:rsid w:val="002268D7"/>
    <w:rsid w:val="00226AC2"/>
    <w:rsid w:val="002279A3"/>
    <w:rsid w:val="00230700"/>
    <w:rsid w:val="00230A9A"/>
    <w:rsid w:val="00230D82"/>
    <w:rsid w:val="002327B3"/>
    <w:rsid w:val="00233AAE"/>
    <w:rsid w:val="00233BDD"/>
    <w:rsid w:val="00233DE0"/>
    <w:rsid w:val="002341FE"/>
    <w:rsid w:val="00235E21"/>
    <w:rsid w:val="002361BE"/>
    <w:rsid w:val="00236819"/>
    <w:rsid w:val="00237147"/>
    <w:rsid w:val="002375BF"/>
    <w:rsid w:val="0023784B"/>
    <w:rsid w:val="00241F9B"/>
    <w:rsid w:val="0024216C"/>
    <w:rsid w:val="002428C0"/>
    <w:rsid w:val="00242C4E"/>
    <w:rsid w:val="0024322C"/>
    <w:rsid w:val="00243D6F"/>
    <w:rsid w:val="00243F2E"/>
    <w:rsid w:val="00243F44"/>
    <w:rsid w:val="00244733"/>
    <w:rsid w:val="00245521"/>
    <w:rsid w:val="002456DD"/>
    <w:rsid w:val="0024591C"/>
    <w:rsid w:val="00245994"/>
    <w:rsid w:val="00246178"/>
    <w:rsid w:val="00246567"/>
    <w:rsid w:val="00246BFD"/>
    <w:rsid w:val="00251F38"/>
    <w:rsid w:val="002531AE"/>
    <w:rsid w:val="0025617C"/>
    <w:rsid w:val="002575FD"/>
    <w:rsid w:val="002576EE"/>
    <w:rsid w:val="00261659"/>
    <w:rsid w:val="00261D7B"/>
    <w:rsid w:val="0026456F"/>
    <w:rsid w:val="0026634B"/>
    <w:rsid w:val="00266FBB"/>
    <w:rsid w:val="0026781C"/>
    <w:rsid w:val="0027198F"/>
    <w:rsid w:val="0027220C"/>
    <w:rsid w:val="00273FB5"/>
    <w:rsid w:val="00280367"/>
    <w:rsid w:val="002807A7"/>
    <w:rsid w:val="00282505"/>
    <w:rsid w:val="00282D77"/>
    <w:rsid w:val="00285F58"/>
    <w:rsid w:val="00286C99"/>
    <w:rsid w:val="00286E20"/>
    <w:rsid w:val="002875F4"/>
    <w:rsid w:val="0029016F"/>
    <w:rsid w:val="002907E3"/>
    <w:rsid w:val="00290A11"/>
    <w:rsid w:val="00290B5C"/>
    <w:rsid w:val="002911E8"/>
    <w:rsid w:val="002916CF"/>
    <w:rsid w:val="002921E1"/>
    <w:rsid w:val="0029249D"/>
    <w:rsid w:val="0029288D"/>
    <w:rsid w:val="002936C1"/>
    <w:rsid w:val="00295316"/>
    <w:rsid w:val="00295C36"/>
    <w:rsid w:val="00296228"/>
    <w:rsid w:val="00296443"/>
    <w:rsid w:val="00297E73"/>
    <w:rsid w:val="002A0405"/>
    <w:rsid w:val="002A117A"/>
    <w:rsid w:val="002A20CD"/>
    <w:rsid w:val="002A2538"/>
    <w:rsid w:val="002A306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2CB"/>
    <w:rsid w:val="002B1745"/>
    <w:rsid w:val="002B338A"/>
    <w:rsid w:val="002B3A31"/>
    <w:rsid w:val="002B3C35"/>
    <w:rsid w:val="002B3E4E"/>
    <w:rsid w:val="002B6D19"/>
    <w:rsid w:val="002B739D"/>
    <w:rsid w:val="002B752F"/>
    <w:rsid w:val="002B7E6E"/>
    <w:rsid w:val="002C1978"/>
    <w:rsid w:val="002C2FA4"/>
    <w:rsid w:val="002C38E4"/>
    <w:rsid w:val="002C3A0E"/>
    <w:rsid w:val="002C3D2A"/>
    <w:rsid w:val="002C3FF9"/>
    <w:rsid w:val="002C4837"/>
    <w:rsid w:val="002C50CE"/>
    <w:rsid w:val="002C7767"/>
    <w:rsid w:val="002D0BEE"/>
    <w:rsid w:val="002D0F50"/>
    <w:rsid w:val="002D2BA1"/>
    <w:rsid w:val="002D3A1B"/>
    <w:rsid w:val="002D4413"/>
    <w:rsid w:val="002D55C6"/>
    <w:rsid w:val="002D687C"/>
    <w:rsid w:val="002D7708"/>
    <w:rsid w:val="002E0363"/>
    <w:rsid w:val="002E0FE1"/>
    <w:rsid w:val="002E13C5"/>
    <w:rsid w:val="002E23C4"/>
    <w:rsid w:val="002E3F09"/>
    <w:rsid w:val="002E6730"/>
    <w:rsid w:val="002E6DC4"/>
    <w:rsid w:val="002E776B"/>
    <w:rsid w:val="002E7906"/>
    <w:rsid w:val="002E7B21"/>
    <w:rsid w:val="002F0216"/>
    <w:rsid w:val="002F0729"/>
    <w:rsid w:val="002F12FF"/>
    <w:rsid w:val="002F136A"/>
    <w:rsid w:val="002F3FF3"/>
    <w:rsid w:val="002F4940"/>
    <w:rsid w:val="00300FD4"/>
    <w:rsid w:val="003020DD"/>
    <w:rsid w:val="003058A8"/>
    <w:rsid w:val="003065D0"/>
    <w:rsid w:val="00306C1A"/>
    <w:rsid w:val="00307939"/>
    <w:rsid w:val="00310140"/>
    <w:rsid w:val="00310B37"/>
    <w:rsid w:val="00311337"/>
    <w:rsid w:val="00313295"/>
    <w:rsid w:val="0031334A"/>
    <w:rsid w:val="0031496D"/>
    <w:rsid w:val="003154EC"/>
    <w:rsid w:val="00315AA6"/>
    <w:rsid w:val="00315BAF"/>
    <w:rsid w:val="00316871"/>
    <w:rsid w:val="00316FCF"/>
    <w:rsid w:val="00320BF1"/>
    <w:rsid w:val="00320E67"/>
    <w:rsid w:val="003218F1"/>
    <w:rsid w:val="00322DE6"/>
    <w:rsid w:val="0032327D"/>
    <w:rsid w:val="0032420B"/>
    <w:rsid w:val="00324C6A"/>
    <w:rsid w:val="00326DF7"/>
    <w:rsid w:val="00327070"/>
    <w:rsid w:val="00327258"/>
    <w:rsid w:val="003314EC"/>
    <w:rsid w:val="0033184B"/>
    <w:rsid w:val="00331AF7"/>
    <w:rsid w:val="00332406"/>
    <w:rsid w:val="00333DF3"/>
    <w:rsid w:val="00334952"/>
    <w:rsid w:val="00334F3E"/>
    <w:rsid w:val="00335DE1"/>
    <w:rsid w:val="00335F59"/>
    <w:rsid w:val="003400D2"/>
    <w:rsid w:val="00340595"/>
    <w:rsid w:val="00341C38"/>
    <w:rsid w:val="00341D26"/>
    <w:rsid w:val="00342333"/>
    <w:rsid w:val="00342C1C"/>
    <w:rsid w:val="0034456C"/>
    <w:rsid w:val="0034465C"/>
    <w:rsid w:val="0034473E"/>
    <w:rsid w:val="00344886"/>
    <w:rsid w:val="003455EB"/>
    <w:rsid w:val="00345A2E"/>
    <w:rsid w:val="00346D92"/>
    <w:rsid w:val="00350670"/>
    <w:rsid w:val="00350C5C"/>
    <w:rsid w:val="0035106A"/>
    <w:rsid w:val="0035138D"/>
    <w:rsid w:val="00351EF3"/>
    <w:rsid w:val="003528D6"/>
    <w:rsid w:val="00353A69"/>
    <w:rsid w:val="00354104"/>
    <w:rsid w:val="003554CF"/>
    <w:rsid w:val="00355614"/>
    <w:rsid w:val="003579F0"/>
    <w:rsid w:val="00363803"/>
    <w:rsid w:val="00364A1A"/>
    <w:rsid w:val="00364CAF"/>
    <w:rsid w:val="003654F0"/>
    <w:rsid w:val="0036596B"/>
    <w:rsid w:val="00365D77"/>
    <w:rsid w:val="0036601C"/>
    <w:rsid w:val="00366532"/>
    <w:rsid w:val="00370A4B"/>
    <w:rsid w:val="0037167D"/>
    <w:rsid w:val="00372084"/>
    <w:rsid w:val="0037276C"/>
    <w:rsid w:val="0037334F"/>
    <w:rsid w:val="00374C03"/>
    <w:rsid w:val="003754B0"/>
    <w:rsid w:val="00376019"/>
    <w:rsid w:val="003764BE"/>
    <w:rsid w:val="003770CF"/>
    <w:rsid w:val="00377F56"/>
    <w:rsid w:val="003805C0"/>
    <w:rsid w:val="003810AD"/>
    <w:rsid w:val="00381806"/>
    <w:rsid w:val="003818B5"/>
    <w:rsid w:val="003819AD"/>
    <w:rsid w:val="00382CD4"/>
    <w:rsid w:val="00382E21"/>
    <w:rsid w:val="0038350E"/>
    <w:rsid w:val="00383A1C"/>
    <w:rsid w:val="00385014"/>
    <w:rsid w:val="00385A62"/>
    <w:rsid w:val="003860C6"/>
    <w:rsid w:val="003868F5"/>
    <w:rsid w:val="00387DEB"/>
    <w:rsid w:val="0039195C"/>
    <w:rsid w:val="00391C7E"/>
    <w:rsid w:val="00391CD2"/>
    <w:rsid w:val="00395866"/>
    <w:rsid w:val="00396028"/>
    <w:rsid w:val="003962FC"/>
    <w:rsid w:val="00397D00"/>
    <w:rsid w:val="00397D27"/>
    <w:rsid w:val="003A0BCB"/>
    <w:rsid w:val="003A2701"/>
    <w:rsid w:val="003A291F"/>
    <w:rsid w:val="003A3BF0"/>
    <w:rsid w:val="003A4D94"/>
    <w:rsid w:val="003A5B59"/>
    <w:rsid w:val="003A5E67"/>
    <w:rsid w:val="003B27D8"/>
    <w:rsid w:val="003B2898"/>
    <w:rsid w:val="003B3EDF"/>
    <w:rsid w:val="003B6400"/>
    <w:rsid w:val="003B6799"/>
    <w:rsid w:val="003B6AAD"/>
    <w:rsid w:val="003B7BD9"/>
    <w:rsid w:val="003C0D57"/>
    <w:rsid w:val="003C1C65"/>
    <w:rsid w:val="003C215A"/>
    <w:rsid w:val="003C2930"/>
    <w:rsid w:val="003C36B5"/>
    <w:rsid w:val="003C3F81"/>
    <w:rsid w:val="003C6B4E"/>
    <w:rsid w:val="003C6F0B"/>
    <w:rsid w:val="003D011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3CE"/>
    <w:rsid w:val="003E6487"/>
    <w:rsid w:val="003E6A28"/>
    <w:rsid w:val="003E6E9E"/>
    <w:rsid w:val="003E7264"/>
    <w:rsid w:val="003E737D"/>
    <w:rsid w:val="003E7461"/>
    <w:rsid w:val="003E76B1"/>
    <w:rsid w:val="003E7DFA"/>
    <w:rsid w:val="003F1B19"/>
    <w:rsid w:val="003F1D39"/>
    <w:rsid w:val="003F258E"/>
    <w:rsid w:val="003F4BFA"/>
    <w:rsid w:val="003F6D4C"/>
    <w:rsid w:val="004008F3"/>
    <w:rsid w:val="00400A8A"/>
    <w:rsid w:val="00403BB8"/>
    <w:rsid w:val="00404147"/>
    <w:rsid w:val="00404AC4"/>
    <w:rsid w:val="00404B49"/>
    <w:rsid w:val="00405547"/>
    <w:rsid w:val="00405C88"/>
    <w:rsid w:val="00406F1E"/>
    <w:rsid w:val="0040758C"/>
    <w:rsid w:val="004107DA"/>
    <w:rsid w:val="004119A0"/>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1948"/>
    <w:rsid w:val="004323AB"/>
    <w:rsid w:val="00432733"/>
    <w:rsid w:val="00433FAF"/>
    <w:rsid w:val="00435E2A"/>
    <w:rsid w:val="004369C7"/>
    <w:rsid w:val="004373BA"/>
    <w:rsid w:val="004378E5"/>
    <w:rsid w:val="00437BF2"/>
    <w:rsid w:val="00437E08"/>
    <w:rsid w:val="0044000D"/>
    <w:rsid w:val="00441421"/>
    <w:rsid w:val="004416FA"/>
    <w:rsid w:val="004419FC"/>
    <w:rsid w:val="00442667"/>
    <w:rsid w:val="00442816"/>
    <w:rsid w:val="00442EA0"/>
    <w:rsid w:val="00444DAC"/>
    <w:rsid w:val="00445430"/>
    <w:rsid w:val="004454B4"/>
    <w:rsid w:val="00446614"/>
    <w:rsid w:val="00450CC0"/>
    <w:rsid w:val="00451AFF"/>
    <w:rsid w:val="00451C83"/>
    <w:rsid w:val="00452025"/>
    <w:rsid w:val="0045203F"/>
    <w:rsid w:val="00452848"/>
    <w:rsid w:val="00452B7E"/>
    <w:rsid w:val="004537FC"/>
    <w:rsid w:val="00455692"/>
    <w:rsid w:val="00455A5B"/>
    <w:rsid w:val="00456B28"/>
    <w:rsid w:val="00456E1C"/>
    <w:rsid w:val="00457BC7"/>
    <w:rsid w:val="00457D74"/>
    <w:rsid w:val="00461154"/>
    <w:rsid w:val="00461A8D"/>
    <w:rsid w:val="0046222C"/>
    <w:rsid w:val="00462878"/>
    <w:rsid w:val="00464028"/>
    <w:rsid w:val="0046412A"/>
    <w:rsid w:val="0046453A"/>
    <w:rsid w:val="00464C90"/>
    <w:rsid w:val="004650A1"/>
    <w:rsid w:val="0046648B"/>
    <w:rsid w:val="00466BE0"/>
    <w:rsid w:val="00467261"/>
    <w:rsid w:val="00467B27"/>
    <w:rsid w:val="0047043E"/>
    <w:rsid w:val="00470612"/>
    <w:rsid w:val="0047178C"/>
    <w:rsid w:val="004717DE"/>
    <w:rsid w:val="004720BB"/>
    <w:rsid w:val="00472702"/>
    <w:rsid w:val="00473039"/>
    <w:rsid w:val="004731A0"/>
    <w:rsid w:val="004741FA"/>
    <w:rsid w:val="004743FE"/>
    <w:rsid w:val="00475524"/>
    <w:rsid w:val="00475880"/>
    <w:rsid w:val="00475A8D"/>
    <w:rsid w:val="004800B5"/>
    <w:rsid w:val="00480783"/>
    <w:rsid w:val="004809DA"/>
    <w:rsid w:val="00480E70"/>
    <w:rsid w:val="004815FC"/>
    <w:rsid w:val="00482AA0"/>
    <w:rsid w:val="00482BE5"/>
    <w:rsid w:val="00483082"/>
    <w:rsid w:val="00483DF0"/>
    <w:rsid w:val="004846D9"/>
    <w:rsid w:val="00485058"/>
    <w:rsid w:val="004856B9"/>
    <w:rsid w:val="0048659B"/>
    <w:rsid w:val="00486861"/>
    <w:rsid w:val="00486EC4"/>
    <w:rsid w:val="004878F3"/>
    <w:rsid w:val="004906F2"/>
    <w:rsid w:val="0049073F"/>
    <w:rsid w:val="004910CA"/>
    <w:rsid w:val="00491E6D"/>
    <w:rsid w:val="00491F3E"/>
    <w:rsid w:val="0049319B"/>
    <w:rsid w:val="00493A31"/>
    <w:rsid w:val="00493D23"/>
    <w:rsid w:val="00494550"/>
    <w:rsid w:val="004979E4"/>
    <w:rsid w:val="00497F11"/>
    <w:rsid w:val="004A045E"/>
    <w:rsid w:val="004A07A5"/>
    <w:rsid w:val="004A0BA0"/>
    <w:rsid w:val="004A274B"/>
    <w:rsid w:val="004A3C37"/>
    <w:rsid w:val="004A587D"/>
    <w:rsid w:val="004A5D51"/>
    <w:rsid w:val="004A5EA5"/>
    <w:rsid w:val="004A6E29"/>
    <w:rsid w:val="004A7C3D"/>
    <w:rsid w:val="004B03EF"/>
    <w:rsid w:val="004B16EB"/>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140"/>
    <w:rsid w:val="004C795D"/>
    <w:rsid w:val="004C7C59"/>
    <w:rsid w:val="004C7F46"/>
    <w:rsid w:val="004D151D"/>
    <w:rsid w:val="004D2C27"/>
    <w:rsid w:val="004D32F5"/>
    <w:rsid w:val="004D4762"/>
    <w:rsid w:val="004D527A"/>
    <w:rsid w:val="004D5AD0"/>
    <w:rsid w:val="004D6DCF"/>
    <w:rsid w:val="004D6F40"/>
    <w:rsid w:val="004E0094"/>
    <w:rsid w:val="004E0FC1"/>
    <w:rsid w:val="004E1192"/>
    <w:rsid w:val="004E20B8"/>
    <w:rsid w:val="004E3677"/>
    <w:rsid w:val="004E3CE1"/>
    <w:rsid w:val="004E413A"/>
    <w:rsid w:val="004E438D"/>
    <w:rsid w:val="004E5234"/>
    <w:rsid w:val="004E5457"/>
    <w:rsid w:val="004E5558"/>
    <w:rsid w:val="004E5DB2"/>
    <w:rsid w:val="004E6BFF"/>
    <w:rsid w:val="004E6DB2"/>
    <w:rsid w:val="004F044E"/>
    <w:rsid w:val="004F15D3"/>
    <w:rsid w:val="004F2B4A"/>
    <w:rsid w:val="004F32E8"/>
    <w:rsid w:val="004F5A03"/>
    <w:rsid w:val="004F6BF0"/>
    <w:rsid w:val="005033CE"/>
    <w:rsid w:val="00503726"/>
    <w:rsid w:val="0050384B"/>
    <w:rsid w:val="00503A87"/>
    <w:rsid w:val="00504680"/>
    <w:rsid w:val="0050569B"/>
    <w:rsid w:val="00506300"/>
    <w:rsid w:val="00506630"/>
    <w:rsid w:val="00506D12"/>
    <w:rsid w:val="005072F7"/>
    <w:rsid w:val="005076A1"/>
    <w:rsid w:val="00510561"/>
    <w:rsid w:val="00511EFF"/>
    <w:rsid w:val="0051293E"/>
    <w:rsid w:val="00512CFD"/>
    <w:rsid w:val="00513C73"/>
    <w:rsid w:val="00514921"/>
    <w:rsid w:val="00516E10"/>
    <w:rsid w:val="00517F8E"/>
    <w:rsid w:val="005216B0"/>
    <w:rsid w:val="00522843"/>
    <w:rsid w:val="00522BE1"/>
    <w:rsid w:val="00523624"/>
    <w:rsid w:val="00524642"/>
    <w:rsid w:val="0052470C"/>
    <w:rsid w:val="00524DCD"/>
    <w:rsid w:val="00525589"/>
    <w:rsid w:val="00527B4D"/>
    <w:rsid w:val="00530FCA"/>
    <w:rsid w:val="00532A6B"/>
    <w:rsid w:val="0053378E"/>
    <w:rsid w:val="00533F44"/>
    <w:rsid w:val="00534AB2"/>
    <w:rsid w:val="00537EE9"/>
    <w:rsid w:val="0054379B"/>
    <w:rsid w:val="0054398E"/>
    <w:rsid w:val="005439CC"/>
    <w:rsid w:val="00543A42"/>
    <w:rsid w:val="0054474F"/>
    <w:rsid w:val="00544B2D"/>
    <w:rsid w:val="00544F7F"/>
    <w:rsid w:val="0054510C"/>
    <w:rsid w:val="00545875"/>
    <w:rsid w:val="00545E1D"/>
    <w:rsid w:val="00546966"/>
    <w:rsid w:val="005509E0"/>
    <w:rsid w:val="005510C2"/>
    <w:rsid w:val="00552D36"/>
    <w:rsid w:val="00553AD7"/>
    <w:rsid w:val="00556548"/>
    <w:rsid w:val="005565CD"/>
    <w:rsid w:val="00556BD0"/>
    <w:rsid w:val="00557181"/>
    <w:rsid w:val="0055722D"/>
    <w:rsid w:val="00560C8D"/>
    <w:rsid w:val="00560F91"/>
    <w:rsid w:val="005617FB"/>
    <w:rsid w:val="00562E90"/>
    <w:rsid w:val="00562F6A"/>
    <w:rsid w:val="0056303B"/>
    <w:rsid w:val="00563A21"/>
    <w:rsid w:val="0056464D"/>
    <w:rsid w:val="00564DC2"/>
    <w:rsid w:val="00564DEC"/>
    <w:rsid w:val="00565F54"/>
    <w:rsid w:val="00566307"/>
    <w:rsid w:val="00566653"/>
    <w:rsid w:val="00566EE9"/>
    <w:rsid w:val="00567071"/>
    <w:rsid w:val="005679C7"/>
    <w:rsid w:val="00570032"/>
    <w:rsid w:val="00571081"/>
    <w:rsid w:val="005715BA"/>
    <w:rsid w:val="0057194A"/>
    <w:rsid w:val="00572D50"/>
    <w:rsid w:val="00575813"/>
    <w:rsid w:val="00575943"/>
    <w:rsid w:val="00577556"/>
    <w:rsid w:val="00580F17"/>
    <w:rsid w:val="00582C9C"/>
    <w:rsid w:val="00584DD2"/>
    <w:rsid w:val="005853DF"/>
    <w:rsid w:val="00586957"/>
    <w:rsid w:val="0058743A"/>
    <w:rsid w:val="005879DA"/>
    <w:rsid w:val="00590B37"/>
    <w:rsid w:val="00591021"/>
    <w:rsid w:val="005916D7"/>
    <w:rsid w:val="005917AA"/>
    <w:rsid w:val="005917B9"/>
    <w:rsid w:val="005948EA"/>
    <w:rsid w:val="005963CC"/>
    <w:rsid w:val="005A05D9"/>
    <w:rsid w:val="005A0644"/>
    <w:rsid w:val="005A0A14"/>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ABE"/>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03D9"/>
    <w:rsid w:val="005E1B9A"/>
    <w:rsid w:val="005E1E69"/>
    <w:rsid w:val="005E28F2"/>
    <w:rsid w:val="005E350A"/>
    <w:rsid w:val="005E4A7C"/>
    <w:rsid w:val="005E4F02"/>
    <w:rsid w:val="005E6ED1"/>
    <w:rsid w:val="005E73B5"/>
    <w:rsid w:val="005E73C1"/>
    <w:rsid w:val="005F04C2"/>
    <w:rsid w:val="005F1C3C"/>
    <w:rsid w:val="005F223F"/>
    <w:rsid w:val="005F2703"/>
    <w:rsid w:val="005F2D51"/>
    <w:rsid w:val="005F408A"/>
    <w:rsid w:val="005F424B"/>
    <w:rsid w:val="005F51C0"/>
    <w:rsid w:val="005F6689"/>
    <w:rsid w:val="005F673E"/>
    <w:rsid w:val="005F76C3"/>
    <w:rsid w:val="005F79DF"/>
    <w:rsid w:val="00600BB7"/>
    <w:rsid w:val="006019F3"/>
    <w:rsid w:val="00601A7D"/>
    <w:rsid w:val="00601EDE"/>
    <w:rsid w:val="00602BA1"/>
    <w:rsid w:val="00602CDD"/>
    <w:rsid w:val="0060305E"/>
    <w:rsid w:val="0060428E"/>
    <w:rsid w:val="00604DD2"/>
    <w:rsid w:val="00605D33"/>
    <w:rsid w:val="00607FF6"/>
    <w:rsid w:val="00610A20"/>
    <w:rsid w:val="00611CCC"/>
    <w:rsid w:val="00612353"/>
    <w:rsid w:val="00613257"/>
    <w:rsid w:val="0061426F"/>
    <w:rsid w:val="006151A4"/>
    <w:rsid w:val="00615345"/>
    <w:rsid w:val="006159FC"/>
    <w:rsid w:val="00616350"/>
    <w:rsid w:val="00620593"/>
    <w:rsid w:val="00620AAD"/>
    <w:rsid w:val="00621102"/>
    <w:rsid w:val="0062328E"/>
    <w:rsid w:val="00624B0D"/>
    <w:rsid w:val="006261D9"/>
    <w:rsid w:val="006304C3"/>
    <w:rsid w:val="006315A5"/>
    <w:rsid w:val="00631863"/>
    <w:rsid w:val="00631B2C"/>
    <w:rsid w:val="0063270F"/>
    <w:rsid w:val="00633138"/>
    <w:rsid w:val="00634225"/>
    <w:rsid w:val="00634697"/>
    <w:rsid w:val="006346A4"/>
    <w:rsid w:val="00636DAC"/>
    <w:rsid w:val="006377CD"/>
    <w:rsid w:val="006401FB"/>
    <w:rsid w:val="0064223D"/>
    <w:rsid w:val="00642A68"/>
    <w:rsid w:val="00642D50"/>
    <w:rsid w:val="00643439"/>
    <w:rsid w:val="006438E6"/>
    <w:rsid w:val="00643A05"/>
    <w:rsid w:val="00645281"/>
    <w:rsid w:val="0064675D"/>
    <w:rsid w:val="00646CBB"/>
    <w:rsid w:val="00647041"/>
    <w:rsid w:val="00647216"/>
    <w:rsid w:val="00650786"/>
    <w:rsid w:val="00652135"/>
    <w:rsid w:val="0065220D"/>
    <w:rsid w:val="00652419"/>
    <w:rsid w:val="006524E0"/>
    <w:rsid w:val="00652AD4"/>
    <w:rsid w:val="00652E3F"/>
    <w:rsid w:val="006537E7"/>
    <w:rsid w:val="00654585"/>
    <w:rsid w:val="00654A0D"/>
    <w:rsid w:val="0065508E"/>
    <w:rsid w:val="0065588C"/>
    <w:rsid w:val="00655B06"/>
    <w:rsid w:val="00655DFA"/>
    <w:rsid w:val="00655F46"/>
    <w:rsid w:val="006578DB"/>
    <w:rsid w:val="00657E09"/>
    <w:rsid w:val="00660231"/>
    <w:rsid w:val="006624D1"/>
    <w:rsid w:val="00662A1E"/>
    <w:rsid w:val="00665BA2"/>
    <w:rsid w:val="00666E29"/>
    <w:rsid w:val="006670BE"/>
    <w:rsid w:val="00667311"/>
    <w:rsid w:val="00670905"/>
    <w:rsid w:val="006710F2"/>
    <w:rsid w:val="006729CD"/>
    <w:rsid w:val="00672C8A"/>
    <w:rsid w:val="00672F7D"/>
    <w:rsid w:val="00673D12"/>
    <w:rsid w:val="0067470E"/>
    <w:rsid w:val="0067525E"/>
    <w:rsid w:val="00676474"/>
    <w:rsid w:val="00677910"/>
    <w:rsid w:val="00677A99"/>
    <w:rsid w:val="006805C3"/>
    <w:rsid w:val="00680E02"/>
    <w:rsid w:val="00680EB7"/>
    <w:rsid w:val="0068133A"/>
    <w:rsid w:val="00681944"/>
    <w:rsid w:val="00682824"/>
    <w:rsid w:val="0068299E"/>
    <w:rsid w:val="0068337B"/>
    <w:rsid w:val="00684751"/>
    <w:rsid w:val="006849FB"/>
    <w:rsid w:val="00684B6C"/>
    <w:rsid w:val="0068586F"/>
    <w:rsid w:val="006866B6"/>
    <w:rsid w:val="00686A3F"/>
    <w:rsid w:val="00687073"/>
    <w:rsid w:val="0069126B"/>
    <w:rsid w:val="00691467"/>
    <w:rsid w:val="00691D93"/>
    <w:rsid w:val="00692E63"/>
    <w:rsid w:val="00693870"/>
    <w:rsid w:val="0069554C"/>
    <w:rsid w:val="006959B0"/>
    <w:rsid w:val="00696C04"/>
    <w:rsid w:val="006A0061"/>
    <w:rsid w:val="006A02DB"/>
    <w:rsid w:val="006A10F7"/>
    <w:rsid w:val="006A14C5"/>
    <w:rsid w:val="006A15E1"/>
    <w:rsid w:val="006A1D61"/>
    <w:rsid w:val="006A1D8C"/>
    <w:rsid w:val="006A2238"/>
    <w:rsid w:val="006A3BB6"/>
    <w:rsid w:val="006A419C"/>
    <w:rsid w:val="006A4E8A"/>
    <w:rsid w:val="006A6F1E"/>
    <w:rsid w:val="006A72E8"/>
    <w:rsid w:val="006A7FEB"/>
    <w:rsid w:val="006B0561"/>
    <w:rsid w:val="006B0C96"/>
    <w:rsid w:val="006B18F7"/>
    <w:rsid w:val="006B599B"/>
    <w:rsid w:val="006B666F"/>
    <w:rsid w:val="006B7002"/>
    <w:rsid w:val="006C012B"/>
    <w:rsid w:val="006C0589"/>
    <w:rsid w:val="006C277B"/>
    <w:rsid w:val="006C3037"/>
    <w:rsid w:val="006C3F33"/>
    <w:rsid w:val="006C4F53"/>
    <w:rsid w:val="006C6ADB"/>
    <w:rsid w:val="006D000D"/>
    <w:rsid w:val="006D007E"/>
    <w:rsid w:val="006D17D2"/>
    <w:rsid w:val="006D3768"/>
    <w:rsid w:val="006D4C64"/>
    <w:rsid w:val="006D51A8"/>
    <w:rsid w:val="006D54BC"/>
    <w:rsid w:val="006D6448"/>
    <w:rsid w:val="006D7406"/>
    <w:rsid w:val="006D7DD0"/>
    <w:rsid w:val="006E0957"/>
    <w:rsid w:val="006E1791"/>
    <w:rsid w:val="006E1BBA"/>
    <w:rsid w:val="006E2794"/>
    <w:rsid w:val="006E3582"/>
    <w:rsid w:val="006E4352"/>
    <w:rsid w:val="006E4A39"/>
    <w:rsid w:val="006E4D46"/>
    <w:rsid w:val="006E59CB"/>
    <w:rsid w:val="006E59D3"/>
    <w:rsid w:val="006E6C79"/>
    <w:rsid w:val="006F0798"/>
    <w:rsid w:val="006F1777"/>
    <w:rsid w:val="006F1D6A"/>
    <w:rsid w:val="006F1EAF"/>
    <w:rsid w:val="006F25E6"/>
    <w:rsid w:val="006F2FB7"/>
    <w:rsid w:val="006F30B6"/>
    <w:rsid w:val="006F31B8"/>
    <w:rsid w:val="006F3300"/>
    <w:rsid w:val="006F345C"/>
    <w:rsid w:val="006F5BF5"/>
    <w:rsid w:val="006F67D4"/>
    <w:rsid w:val="006F77E7"/>
    <w:rsid w:val="006F7A51"/>
    <w:rsid w:val="00702669"/>
    <w:rsid w:val="00704050"/>
    <w:rsid w:val="00704837"/>
    <w:rsid w:val="007059C9"/>
    <w:rsid w:val="00707469"/>
    <w:rsid w:val="0070789A"/>
    <w:rsid w:val="00710E81"/>
    <w:rsid w:val="00711837"/>
    <w:rsid w:val="00713513"/>
    <w:rsid w:val="00714074"/>
    <w:rsid w:val="00715713"/>
    <w:rsid w:val="00715AB2"/>
    <w:rsid w:val="00716327"/>
    <w:rsid w:val="007166EB"/>
    <w:rsid w:val="00716C50"/>
    <w:rsid w:val="00717CF4"/>
    <w:rsid w:val="00720720"/>
    <w:rsid w:val="007208DB"/>
    <w:rsid w:val="00721075"/>
    <w:rsid w:val="0072275E"/>
    <w:rsid w:val="0072329E"/>
    <w:rsid w:val="00725B8D"/>
    <w:rsid w:val="0072658E"/>
    <w:rsid w:val="00727508"/>
    <w:rsid w:val="00731ADA"/>
    <w:rsid w:val="00733452"/>
    <w:rsid w:val="0073348D"/>
    <w:rsid w:val="0073360D"/>
    <w:rsid w:val="007336E4"/>
    <w:rsid w:val="00734053"/>
    <w:rsid w:val="007346F5"/>
    <w:rsid w:val="007350B5"/>
    <w:rsid w:val="00737142"/>
    <w:rsid w:val="007409C9"/>
    <w:rsid w:val="007409EB"/>
    <w:rsid w:val="00740B6F"/>
    <w:rsid w:val="00740E1E"/>
    <w:rsid w:val="00741612"/>
    <w:rsid w:val="007418DF"/>
    <w:rsid w:val="007424A2"/>
    <w:rsid w:val="007425C4"/>
    <w:rsid w:val="00743467"/>
    <w:rsid w:val="007441A8"/>
    <w:rsid w:val="0074445A"/>
    <w:rsid w:val="0074478E"/>
    <w:rsid w:val="0074588B"/>
    <w:rsid w:val="0074612B"/>
    <w:rsid w:val="00746FC8"/>
    <w:rsid w:val="00751B32"/>
    <w:rsid w:val="00752CFE"/>
    <w:rsid w:val="0075366D"/>
    <w:rsid w:val="00753AB2"/>
    <w:rsid w:val="00754213"/>
    <w:rsid w:val="00755587"/>
    <w:rsid w:val="00756B1E"/>
    <w:rsid w:val="007574C9"/>
    <w:rsid w:val="00757781"/>
    <w:rsid w:val="0075794E"/>
    <w:rsid w:val="00757D6A"/>
    <w:rsid w:val="00760389"/>
    <w:rsid w:val="00762AB4"/>
    <w:rsid w:val="007649FC"/>
    <w:rsid w:val="0076508A"/>
    <w:rsid w:val="0076716D"/>
    <w:rsid w:val="00770678"/>
    <w:rsid w:val="00770DE0"/>
    <w:rsid w:val="0077113B"/>
    <w:rsid w:val="0077236B"/>
    <w:rsid w:val="00772B3F"/>
    <w:rsid w:val="007738D4"/>
    <w:rsid w:val="00773A8C"/>
    <w:rsid w:val="00774252"/>
    <w:rsid w:val="007749D6"/>
    <w:rsid w:val="00775603"/>
    <w:rsid w:val="0077624C"/>
    <w:rsid w:val="00780197"/>
    <w:rsid w:val="007806FD"/>
    <w:rsid w:val="0078079B"/>
    <w:rsid w:val="00780B0E"/>
    <w:rsid w:val="00780B62"/>
    <w:rsid w:val="007811D2"/>
    <w:rsid w:val="0078424D"/>
    <w:rsid w:val="0078570D"/>
    <w:rsid w:val="00790E1C"/>
    <w:rsid w:val="00791C06"/>
    <w:rsid w:val="00791DBB"/>
    <w:rsid w:val="00793930"/>
    <w:rsid w:val="00793BEE"/>
    <w:rsid w:val="00793E6A"/>
    <w:rsid w:val="00793FEB"/>
    <w:rsid w:val="00795359"/>
    <w:rsid w:val="007978A2"/>
    <w:rsid w:val="007A07DB"/>
    <w:rsid w:val="007A11F9"/>
    <w:rsid w:val="007A157E"/>
    <w:rsid w:val="007A28C6"/>
    <w:rsid w:val="007A4606"/>
    <w:rsid w:val="007A46E1"/>
    <w:rsid w:val="007A4942"/>
    <w:rsid w:val="007A4C33"/>
    <w:rsid w:val="007A5C67"/>
    <w:rsid w:val="007A7037"/>
    <w:rsid w:val="007B2167"/>
    <w:rsid w:val="007B5240"/>
    <w:rsid w:val="007B5FC1"/>
    <w:rsid w:val="007B697A"/>
    <w:rsid w:val="007B795A"/>
    <w:rsid w:val="007B79E3"/>
    <w:rsid w:val="007C077F"/>
    <w:rsid w:val="007C07E0"/>
    <w:rsid w:val="007C0C38"/>
    <w:rsid w:val="007C2988"/>
    <w:rsid w:val="007C313A"/>
    <w:rsid w:val="007C344B"/>
    <w:rsid w:val="007C3635"/>
    <w:rsid w:val="007C36AD"/>
    <w:rsid w:val="007C37A3"/>
    <w:rsid w:val="007C42A4"/>
    <w:rsid w:val="007C4465"/>
    <w:rsid w:val="007C689F"/>
    <w:rsid w:val="007C71AF"/>
    <w:rsid w:val="007C7310"/>
    <w:rsid w:val="007C7EAC"/>
    <w:rsid w:val="007D16EA"/>
    <w:rsid w:val="007D1E9D"/>
    <w:rsid w:val="007D285B"/>
    <w:rsid w:val="007D3D94"/>
    <w:rsid w:val="007D403D"/>
    <w:rsid w:val="007D4B1A"/>
    <w:rsid w:val="007D4C49"/>
    <w:rsid w:val="007D5256"/>
    <w:rsid w:val="007D682B"/>
    <w:rsid w:val="007D6BA2"/>
    <w:rsid w:val="007D6C53"/>
    <w:rsid w:val="007D7314"/>
    <w:rsid w:val="007D7544"/>
    <w:rsid w:val="007D7753"/>
    <w:rsid w:val="007D7F06"/>
    <w:rsid w:val="007E1A4C"/>
    <w:rsid w:val="007E3120"/>
    <w:rsid w:val="007E3290"/>
    <w:rsid w:val="007E43F8"/>
    <w:rsid w:val="007E599D"/>
    <w:rsid w:val="007E5E6D"/>
    <w:rsid w:val="007E68F5"/>
    <w:rsid w:val="007E6B7B"/>
    <w:rsid w:val="007E6C2C"/>
    <w:rsid w:val="007E6F85"/>
    <w:rsid w:val="007E7BF4"/>
    <w:rsid w:val="007F0053"/>
    <w:rsid w:val="007F20F3"/>
    <w:rsid w:val="007F27FF"/>
    <w:rsid w:val="007F309C"/>
    <w:rsid w:val="007F35EA"/>
    <w:rsid w:val="007F66CE"/>
    <w:rsid w:val="007F7477"/>
    <w:rsid w:val="007F7CDF"/>
    <w:rsid w:val="00801363"/>
    <w:rsid w:val="00803276"/>
    <w:rsid w:val="00804C29"/>
    <w:rsid w:val="008055AC"/>
    <w:rsid w:val="0080566C"/>
    <w:rsid w:val="00807108"/>
    <w:rsid w:val="0080748F"/>
    <w:rsid w:val="00810B00"/>
    <w:rsid w:val="008113AA"/>
    <w:rsid w:val="008116FC"/>
    <w:rsid w:val="00811804"/>
    <w:rsid w:val="00811BF5"/>
    <w:rsid w:val="00811FFC"/>
    <w:rsid w:val="008123BA"/>
    <w:rsid w:val="00813B8A"/>
    <w:rsid w:val="00814524"/>
    <w:rsid w:val="008149A6"/>
    <w:rsid w:val="008157D0"/>
    <w:rsid w:val="00815E16"/>
    <w:rsid w:val="0081607E"/>
    <w:rsid w:val="00816A7D"/>
    <w:rsid w:val="00816AE3"/>
    <w:rsid w:val="00816E14"/>
    <w:rsid w:val="0081725A"/>
    <w:rsid w:val="00820218"/>
    <w:rsid w:val="00821320"/>
    <w:rsid w:val="00824650"/>
    <w:rsid w:val="0082609A"/>
    <w:rsid w:val="00826106"/>
    <w:rsid w:val="008308C9"/>
    <w:rsid w:val="008317A2"/>
    <w:rsid w:val="008324D1"/>
    <w:rsid w:val="008331D8"/>
    <w:rsid w:val="008343F0"/>
    <w:rsid w:val="00834486"/>
    <w:rsid w:val="0083496E"/>
    <w:rsid w:val="008353F2"/>
    <w:rsid w:val="00837114"/>
    <w:rsid w:val="0084040E"/>
    <w:rsid w:val="00840FE5"/>
    <w:rsid w:val="008414EA"/>
    <w:rsid w:val="00841801"/>
    <w:rsid w:val="00842627"/>
    <w:rsid w:val="00843D21"/>
    <w:rsid w:val="008446E8"/>
    <w:rsid w:val="0084584F"/>
    <w:rsid w:val="00845DA8"/>
    <w:rsid w:val="00846A79"/>
    <w:rsid w:val="00846E02"/>
    <w:rsid w:val="00847C7B"/>
    <w:rsid w:val="008505CC"/>
    <w:rsid w:val="008512A3"/>
    <w:rsid w:val="00851B40"/>
    <w:rsid w:val="008523EA"/>
    <w:rsid w:val="0085367D"/>
    <w:rsid w:val="008557E5"/>
    <w:rsid w:val="00855D4E"/>
    <w:rsid w:val="00856DF2"/>
    <w:rsid w:val="00856EC5"/>
    <w:rsid w:val="008605C8"/>
    <w:rsid w:val="00861588"/>
    <w:rsid w:val="008615A9"/>
    <w:rsid w:val="00861708"/>
    <w:rsid w:val="00861E76"/>
    <w:rsid w:val="00862286"/>
    <w:rsid w:val="008629CE"/>
    <w:rsid w:val="00862BAC"/>
    <w:rsid w:val="00863608"/>
    <w:rsid w:val="00863C6D"/>
    <w:rsid w:val="008646CA"/>
    <w:rsid w:val="0086760B"/>
    <w:rsid w:val="00867CF7"/>
    <w:rsid w:val="00870188"/>
    <w:rsid w:val="008708A3"/>
    <w:rsid w:val="00870B40"/>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3325"/>
    <w:rsid w:val="00884672"/>
    <w:rsid w:val="0088536E"/>
    <w:rsid w:val="00885BA2"/>
    <w:rsid w:val="0089177D"/>
    <w:rsid w:val="0089178E"/>
    <w:rsid w:val="00892559"/>
    <w:rsid w:val="00892940"/>
    <w:rsid w:val="00892DA6"/>
    <w:rsid w:val="00894104"/>
    <w:rsid w:val="00894149"/>
    <w:rsid w:val="00895308"/>
    <w:rsid w:val="008958E9"/>
    <w:rsid w:val="00896D74"/>
    <w:rsid w:val="008A014D"/>
    <w:rsid w:val="008A1C8D"/>
    <w:rsid w:val="008A1EC2"/>
    <w:rsid w:val="008A22C6"/>
    <w:rsid w:val="008A28D4"/>
    <w:rsid w:val="008A2FA7"/>
    <w:rsid w:val="008A348B"/>
    <w:rsid w:val="008A446F"/>
    <w:rsid w:val="008A5F06"/>
    <w:rsid w:val="008A734F"/>
    <w:rsid w:val="008B0DC3"/>
    <w:rsid w:val="008B1779"/>
    <w:rsid w:val="008B1C5C"/>
    <w:rsid w:val="008B2BDD"/>
    <w:rsid w:val="008B33D2"/>
    <w:rsid w:val="008B4CFF"/>
    <w:rsid w:val="008B5493"/>
    <w:rsid w:val="008B5C7C"/>
    <w:rsid w:val="008C27AE"/>
    <w:rsid w:val="008C3083"/>
    <w:rsid w:val="008C38EB"/>
    <w:rsid w:val="008C4764"/>
    <w:rsid w:val="008C5DB0"/>
    <w:rsid w:val="008C67D6"/>
    <w:rsid w:val="008C75A3"/>
    <w:rsid w:val="008C7D82"/>
    <w:rsid w:val="008D040E"/>
    <w:rsid w:val="008D14E2"/>
    <w:rsid w:val="008D2955"/>
    <w:rsid w:val="008D351D"/>
    <w:rsid w:val="008D46EC"/>
    <w:rsid w:val="008D72C9"/>
    <w:rsid w:val="008E0039"/>
    <w:rsid w:val="008E037F"/>
    <w:rsid w:val="008E0F75"/>
    <w:rsid w:val="008E36C2"/>
    <w:rsid w:val="008E3D5D"/>
    <w:rsid w:val="008E542C"/>
    <w:rsid w:val="008E5DB6"/>
    <w:rsid w:val="008E6FE0"/>
    <w:rsid w:val="008F011B"/>
    <w:rsid w:val="008F0951"/>
    <w:rsid w:val="008F1789"/>
    <w:rsid w:val="008F19CE"/>
    <w:rsid w:val="008F2162"/>
    <w:rsid w:val="008F3601"/>
    <w:rsid w:val="008F453A"/>
    <w:rsid w:val="008F6768"/>
    <w:rsid w:val="0090007C"/>
    <w:rsid w:val="00900B1A"/>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196C"/>
    <w:rsid w:val="009135CF"/>
    <w:rsid w:val="009139C0"/>
    <w:rsid w:val="00914A32"/>
    <w:rsid w:val="00914A3A"/>
    <w:rsid w:val="009163C4"/>
    <w:rsid w:val="0091671E"/>
    <w:rsid w:val="009170D2"/>
    <w:rsid w:val="00920D2C"/>
    <w:rsid w:val="0092101F"/>
    <w:rsid w:val="009242D3"/>
    <w:rsid w:val="0092661E"/>
    <w:rsid w:val="00926A43"/>
    <w:rsid w:val="00926B08"/>
    <w:rsid w:val="00926D5F"/>
    <w:rsid w:val="009309A1"/>
    <w:rsid w:val="00930D6E"/>
    <w:rsid w:val="0093112D"/>
    <w:rsid w:val="009313B8"/>
    <w:rsid w:val="009338D6"/>
    <w:rsid w:val="00935537"/>
    <w:rsid w:val="00935891"/>
    <w:rsid w:val="00935DE9"/>
    <w:rsid w:val="00936A30"/>
    <w:rsid w:val="00936B29"/>
    <w:rsid w:val="009372D8"/>
    <w:rsid w:val="0093767D"/>
    <w:rsid w:val="00940028"/>
    <w:rsid w:val="009406C0"/>
    <w:rsid w:val="0094211D"/>
    <w:rsid w:val="00942861"/>
    <w:rsid w:val="00944070"/>
    <w:rsid w:val="00944188"/>
    <w:rsid w:val="00944226"/>
    <w:rsid w:val="009442FC"/>
    <w:rsid w:val="00944950"/>
    <w:rsid w:val="00945CE8"/>
    <w:rsid w:val="00946FC1"/>
    <w:rsid w:val="00950D30"/>
    <w:rsid w:val="00951796"/>
    <w:rsid w:val="00951952"/>
    <w:rsid w:val="00951BCB"/>
    <w:rsid w:val="00951C55"/>
    <w:rsid w:val="009526B1"/>
    <w:rsid w:val="009526C3"/>
    <w:rsid w:val="009539FA"/>
    <w:rsid w:val="00953B34"/>
    <w:rsid w:val="00954129"/>
    <w:rsid w:val="0095540A"/>
    <w:rsid w:val="009557D6"/>
    <w:rsid w:val="00955AA2"/>
    <w:rsid w:val="00955F89"/>
    <w:rsid w:val="00956913"/>
    <w:rsid w:val="0096055E"/>
    <w:rsid w:val="009608CD"/>
    <w:rsid w:val="00961B2B"/>
    <w:rsid w:val="00962119"/>
    <w:rsid w:val="00962626"/>
    <w:rsid w:val="00963623"/>
    <w:rsid w:val="00963AF0"/>
    <w:rsid w:val="00964347"/>
    <w:rsid w:val="00964D23"/>
    <w:rsid w:val="009650C0"/>
    <w:rsid w:val="00966715"/>
    <w:rsid w:val="00967403"/>
    <w:rsid w:val="00967683"/>
    <w:rsid w:val="00970A55"/>
    <w:rsid w:val="0097127C"/>
    <w:rsid w:val="00971A00"/>
    <w:rsid w:val="0097290B"/>
    <w:rsid w:val="0097588A"/>
    <w:rsid w:val="009761A8"/>
    <w:rsid w:val="00977197"/>
    <w:rsid w:val="00977D06"/>
    <w:rsid w:val="00977EC4"/>
    <w:rsid w:val="00982472"/>
    <w:rsid w:val="009841DE"/>
    <w:rsid w:val="00984BDE"/>
    <w:rsid w:val="00985654"/>
    <w:rsid w:val="009856BE"/>
    <w:rsid w:val="00985A75"/>
    <w:rsid w:val="00986B93"/>
    <w:rsid w:val="00987489"/>
    <w:rsid w:val="00987A3A"/>
    <w:rsid w:val="009907B4"/>
    <w:rsid w:val="00992848"/>
    <w:rsid w:val="00993375"/>
    <w:rsid w:val="009943CD"/>
    <w:rsid w:val="009952B7"/>
    <w:rsid w:val="00995683"/>
    <w:rsid w:val="00996380"/>
    <w:rsid w:val="009975B0"/>
    <w:rsid w:val="009A00F6"/>
    <w:rsid w:val="009A0315"/>
    <w:rsid w:val="009A1510"/>
    <w:rsid w:val="009A1C9A"/>
    <w:rsid w:val="009A3008"/>
    <w:rsid w:val="009A355D"/>
    <w:rsid w:val="009A474B"/>
    <w:rsid w:val="009A5197"/>
    <w:rsid w:val="009A56F5"/>
    <w:rsid w:val="009A5D9D"/>
    <w:rsid w:val="009A609C"/>
    <w:rsid w:val="009A630B"/>
    <w:rsid w:val="009A70D1"/>
    <w:rsid w:val="009A76EF"/>
    <w:rsid w:val="009A7B28"/>
    <w:rsid w:val="009B27AA"/>
    <w:rsid w:val="009B3D3F"/>
    <w:rsid w:val="009B49B7"/>
    <w:rsid w:val="009B50DC"/>
    <w:rsid w:val="009B6780"/>
    <w:rsid w:val="009B6BE9"/>
    <w:rsid w:val="009B7C29"/>
    <w:rsid w:val="009B7CD2"/>
    <w:rsid w:val="009C3EF9"/>
    <w:rsid w:val="009C4A63"/>
    <w:rsid w:val="009C4B66"/>
    <w:rsid w:val="009C6E3C"/>
    <w:rsid w:val="009C73A9"/>
    <w:rsid w:val="009C7755"/>
    <w:rsid w:val="009D0459"/>
    <w:rsid w:val="009D0868"/>
    <w:rsid w:val="009D14FD"/>
    <w:rsid w:val="009D1C06"/>
    <w:rsid w:val="009D31C5"/>
    <w:rsid w:val="009D4EC0"/>
    <w:rsid w:val="009D70F9"/>
    <w:rsid w:val="009D7E96"/>
    <w:rsid w:val="009E09CA"/>
    <w:rsid w:val="009E193F"/>
    <w:rsid w:val="009E3705"/>
    <w:rsid w:val="009E3864"/>
    <w:rsid w:val="009E3BB5"/>
    <w:rsid w:val="009E3F46"/>
    <w:rsid w:val="009E4B8A"/>
    <w:rsid w:val="009E613A"/>
    <w:rsid w:val="009E666D"/>
    <w:rsid w:val="009E6BA2"/>
    <w:rsid w:val="009E72E9"/>
    <w:rsid w:val="009E770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59B7"/>
    <w:rsid w:val="00A00BDA"/>
    <w:rsid w:val="00A037F0"/>
    <w:rsid w:val="00A073F1"/>
    <w:rsid w:val="00A076A4"/>
    <w:rsid w:val="00A07FB7"/>
    <w:rsid w:val="00A113DB"/>
    <w:rsid w:val="00A11D7E"/>
    <w:rsid w:val="00A13194"/>
    <w:rsid w:val="00A131A1"/>
    <w:rsid w:val="00A13E84"/>
    <w:rsid w:val="00A145F9"/>
    <w:rsid w:val="00A178AE"/>
    <w:rsid w:val="00A20504"/>
    <w:rsid w:val="00A20DC8"/>
    <w:rsid w:val="00A22499"/>
    <w:rsid w:val="00A2336B"/>
    <w:rsid w:val="00A23D9B"/>
    <w:rsid w:val="00A24716"/>
    <w:rsid w:val="00A24724"/>
    <w:rsid w:val="00A27B5E"/>
    <w:rsid w:val="00A30FB2"/>
    <w:rsid w:val="00A31C2C"/>
    <w:rsid w:val="00A34693"/>
    <w:rsid w:val="00A35226"/>
    <w:rsid w:val="00A3639E"/>
    <w:rsid w:val="00A3716A"/>
    <w:rsid w:val="00A4013A"/>
    <w:rsid w:val="00A404F2"/>
    <w:rsid w:val="00A42E15"/>
    <w:rsid w:val="00A44142"/>
    <w:rsid w:val="00A44FE1"/>
    <w:rsid w:val="00A46D12"/>
    <w:rsid w:val="00A4710E"/>
    <w:rsid w:val="00A529D2"/>
    <w:rsid w:val="00A53913"/>
    <w:rsid w:val="00A54F8B"/>
    <w:rsid w:val="00A552F9"/>
    <w:rsid w:val="00A55725"/>
    <w:rsid w:val="00A56514"/>
    <w:rsid w:val="00A5680C"/>
    <w:rsid w:val="00A568AB"/>
    <w:rsid w:val="00A56F86"/>
    <w:rsid w:val="00A579AD"/>
    <w:rsid w:val="00A57EC9"/>
    <w:rsid w:val="00A6063D"/>
    <w:rsid w:val="00A610B2"/>
    <w:rsid w:val="00A62FC9"/>
    <w:rsid w:val="00A63352"/>
    <w:rsid w:val="00A649C6"/>
    <w:rsid w:val="00A66922"/>
    <w:rsid w:val="00A66C83"/>
    <w:rsid w:val="00A67D28"/>
    <w:rsid w:val="00A67E7E"/>
    <w:rsid w:val="00A70F21"/>
    <w:rsid w:val="00A71A33"/>
    <w:rsid w:val="00A71CE7"/>
    <w:rsid w:val="00A71DFF"/>
    <w:rsid w:val="00A72621"/>
    <w:rsid w:val="00A73232"/>
    <w:rsid w:val="00A74BC2"/>
    <w:rsid w:val="00A753F4"/>
    <w:rsid w:val="00A776DA"/>
    <w:rsid w:val="00A80248"/>
    <w:rsid w:val="00A80C79"/>
    <w:rsid w:val="00A81A34"/>
    <w:rsid w:val="00A81B31"/>
    <w:rsid w:val="00A81FE5"/>
    <w:rsid w:val="00A8238A"/>
    <w:rsid w:val="00A85BF1"/>
    <w:rsid w:val="00A86B1C"/>
    <w:rsid w:val="00A87063"/>
    <w:rsid w:val="00A87E09"/>
    <w:rsid w:val="00A90082"/>
    <w:rsid w:val="00A9049C"/>
    <w:rsid w:val="00A9112B"/>
    <w:rsid w:val="00A9183C"/>
    <w:rsid w:val="00A94823"/>
    <w:rsid w:val="00A94B96"/>
    <w:rsid w:val="00A955F5"/>
    <w:rsid w:val="00A977FC"/>
    <w:rsid w:val="00AA020C"/>
    <w:rsid w:val="00AA04E9"/>
    <w:rsid w:val="00AA0C2B"/>
    <w:rsid w:val="00AA4767"/>
    <w:rsid w:val="00AA4801"/>
    <w:rsid w:val="00AA4E3E"/>
    <w:rsid w:val="00AA6282"/>
    <w:rsid w:val="00AB00F5"/>
    <w:rsid w:val="00AB2AC1"/>
    <w:rsid w:val="00AB3878"/>
    <w:rsid w:val="00AB3BD9"/>
    <w:rsid w:val="00AB4808"/>
    <w:rsid w:val="00AB528D"/>
    <w:rsid w:val="00AB5296"/>
    <w:rsid w:val="00AB6869"/>
    <w:rsid w:val="00AC07E5"/>
    <w:rsid w:val="00AC0A7F"/>
    <w:rsid w:val="00AC0C13"/>
    <w:rsid w:val="00AC1279"/>
    <w:rsid w:val="00AC2DF9"/>
    <w:rsid w:val="00AC2F10"/>
    <w:rsid w:val="00AC3525"/>
    <w:rsid w:val="00AC3D23"/>
    <w:rsid w:val="00AC7F40"/>
    <w:rsid w:val="00AD00AF"/>
    <w:rsid w:val="00AD1099"/>
    <w:rsid w:val="00AD1A5E"/>
    <w:rsid w:val="00AD23C4"/>
    <w:rsid w:val="00AD393F"/>
    <w:rsid w:val="00AD48DF"/>
    <w:rsid w:val="00AD5570"/>
    <w:rsid w:val="00AD56A0"/>
    <w:rsid w:val="00AD6584"/>
    <w:rsid w:val="00AD6A30"/>
    <w:rsid w:val="00AD7E2A"/>
    <w:rsid w:val="00AE090A"/>
    <w:rsid w:val="00AE18BB"/>
    <w:rsid w:val="00AE207C"/>
    <w:rsid w:val="00AE350A"/>
    <w:rsid w:val="00AE3882"/>
    <w:rsid w:val="00AE5308"/>
    <w:rsid w:val="00AE5ADC"/>
    <w:rsid w:val="00AE5C3C"/>
    <w:rsid w:val="00AE5E69"/>
    <w:rsid w:val="00AF0534"/>
    <w:rsid w:val="00AF15E4"/>
    <w:rsid w:val="00AF3BF6"/>
    <w:rsid w:val="00AF3CD1"/>
    <w:rsid w:val="00AF4B3A"/>
    <w:rsid w:val="00AF554A"/>
    <w:rsid w:val="00AF6150"/>
    <w:rsid w:val="00AF7951"/>
    <w:rsid w:val="00B00645"/>
    <w:rsid w:val="00B00FC9"/>
    <w:rsid w:val="00B0260D"/>
    <w:rsid w:val="00B0365B"/>
    <w:rsid w:val="00B03EA0"/>
    <w:rsid w:val="00B05A5B"/>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546"/>
    <w:rsid w:val="00B37BBF"/>
    <w:rsid w:val="00B37EAA"/>
    <w:rsid w:val="00B40634"/>
    <w:rsid w:val="00B40710"/>
    <w:rsid w:val="00B41E23"/>
    <w:rsid w:val="00B42B37"/>
    <w:rsid w:val="00B43BF1"/>
    <w:rsid w:val="00B46EF7"/>
    <w:rsid w:val="00B474F5"/>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6F2A"/>
    <w:rsid w:val="00B67082"/>
    <w:rsid w:val="00B67083"/>
    <w:rsid w:val="00B6764A"/>
    <w:rsid w:val="00B7144B"/>
    <w:rsid w:val="00B72E2D"/>
    <w:rsid w:val="00B73E84"/>
    <w:rsid w:val="00B758D5"/>
    <w:rsid w:val="00B768A2"/>
    <w:rsid w:val="00B76E9F"/>
    <w:rsid w:val="00B77102"/>
    <w:rsid w:val="00B778CC"/>
    <w:rsid w:val="00B77B44"/>
    <w:rsid w:val="00B80004"/>
    <w:rsid w:val="00B8047D"/>
    <w:rsid w:val="00B80D24"/>
    <w:rsid w:val="00B81767"/>
    <w:rsid w:val="00B832CB"/>
    <w:rsid w:val="00B8453C"/>
    <w:rsid w:val="00B84810"/>
    <w:rsid w:val="00B85B22"/>
    <w:rsid w:val="00B87F57"/>
    <w:rsid w:val="00B90810"/>
    <w:rsid w:val="00B9118A"/>
    <w:rsid w:val="00B94A3A"/>
    <w:rsid w:val="00B95538"/>
    <w:rsid w:val="00B976AB"/>
    <w:rsid w:val="00BA0E3A"/>
    <w:rsid w:val="00BA0E9D"/>
    <w:rsid w:val="00BA0F18"/>
    <w:rsid w:val="00BA2326"/>
    <w:rsid w:val="00BA2929"/>
    <w:rsid w:val="00BA29AD"/>
    <w:rsid w:val="00BA3203"/>
    <w:rsid w:val="00BA342A"/>
    <w:rsid w:val="00BA3735"/>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3402"/>
    <w:rsid w:val="00BC65BD"/>
    <w:rsid w:val="00BC7B45"/>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8DB"/>
    <w:rsid w:val="00C035F6"/>
    <w:rsid w:val="00C03637"/>
    <w:rsid w:val="00C03B2C"/>
    <w:rsid w:val="00C04B8E"/>
    <w:rsid w:val="00C05467"/>
    <w:rsid w:val="00C0571E"/>
    <w:rsid w:val="00C06055"/>
    <w:rsid w:val="00C073D6"/>
    <w:rsid w:val="00C10B39"/>
    <w:rsid w:val="00C11584"/>
    <w:rsid w:val="00C11B44"/>
    <w:rsid w:val="00C11F4C"/>
    <w:rsid w:val="00C12E2C"/>
    <w:rsid w:val="00C13A31"/>
    <w:rsid w:val="00C1548D"/>
    <w:rsid w:val="00C200EC"/>
    <w:rsid w:val="00C20523"/>
    <w:rsid w:val="00C21033"/>
    <w:rsid w:val="00C22466"/>
    <w:rsid w:val="00C23172"/>
    <w:rsid w:val="00C23DD3"/>
    <w:rsid w:val="00C245E4"/>
    <w:rsid w:val="00C24ECF"/>
    <w:rsid w:val="00C2551E"/>
    <w:rsid w:val="00C2566D"/>
    <w:rsid w:val="00C26EA0"/>
    <w:rsid w:val="00C307E8"/>
    <w:rsid w:val="00C30B04"/>
    <w:rsid w:val="00C31D52"/>
    <w:rsid w:val="00C32CC5"/>
    <w:rsid w:val="00C32D6D"/>
    <w:rsid w:val="00C3314B"/>
    <w:rsid w:val="00C3386F"/>
    <w:rsid w:val="00C33B89"/>
    <w:rsid w:val="00C33C0A"/>
    <w:rsid w:val="00C33EA5"/>
    <w:rsid w:val="00C340B6"/>
    <w:rsid w:val="00C34E71"/>
    <w:rsid w:val="00C35BBA"/>
    <w:rsid w:val="00C365BB"/>
    <w:rsid w:val="00C37792"/>
    <w:rsid w:val="00C4025F"/>
    <w:rsid w:val="00C41654"/>
    <w:rsid w:val="00C41F7A"/>
    <w:rsid w:val="00C4274D"/>
    <w:rsid w:val="00C43F56"/>
    <w:rsid w:val="00C442F3"/>
    <w:rsid w:val="00C450BA"/>
    <w:rsid w:val="00C4616F"/>
    <w:rsid w:val="00C4667A"/>
    <w:rsid w:val="00C46B1C"/>
    <w:rsid w:val="00C50832"/>
    <w:rsid w:val="00C51F90"/>
    <w:rsid w:val="00C521F0"/>
    <w:rsid w:val="00C52DD9"/>
    <w:rsid w:val="00C530DC"/>
    <w:rsid w:val="00C5385B"/>
    <w:rsid w:val="00C54E7C"/>
    <w:rsid w:val="00C56F1B"/>
    <w:rsid w:val="00C57CAD"/>
    <w:rsid w:val="00C61018"/>
    <w:rsid w:val="00C63A84"/>
    <w:rsid w:val="00C64FB6"/>
    <w:rsid w:val="00C65284"/>
    <w:rsid w:val="00C65941"/>
    <w:rsid w:val="00C65B37"/>
    <w:rsid w:val="00C66CAA"/>
    <w:rsid w:val="00C66E1A"/>
    <w:rsid w:val="00C66E74"/>
    <w:rsid w:val="00C678D5"/>
    <w:rsid w:val="00C67AB0"/>
    <w:rsid w:val="00C70432"/>
    <w:rsid w:val="00C70736"/>
    <w:rsid w:val="00C72415"/>
    <w:rsid w:val="00C734A3"/>
    <w:rsid w:val="00C7381B"/>
    <w:rsid w:val="00C7438A"/>
    <w:rsid w:val="00C75B7F"/>
    <w:rsid w:val="00C772A6"/>
    <w:rsid w:val="00C809C4"/>
    <w:rsid w:val="00C80AC6"/>
    <w:rsid w:val="00C81684"/>
    <w:rsid w:val="00C82BE6"/>
    <w:rsid w:val="00C839AB"/>
    <w:rsid w:val="00C84E5C"/>
    <w:rsid w:val="00C84FA5"/>
    <w:rsid w:val="00C870C2"/>
    <w:rsid w:val="00C87A6B"/>
    <w:rsid w:val="00C90914"/>
    <w:rsid w:val="00C929D0"/>
    <w:rsid w:val="00C92A33"/>
    <w:rsid w:val="00C92ABD"/>
    <w:rsid w:val="00C9336C"/>
    <w:rsid w:val="00C95114"/>
    <w:rsid w:val="00C96EB0"/>
    <w:rsid w:val="00C97E4A"/>
    <w:rsid w:val="00CA13AD"/>
    <w:rsid w:val="00CA146B"/>
    <w:rsid w:val="00CA1A99"/>
    <w:rsid w:val="00CA1BFC"/>
    <w:rsid w:val="00CA1D02"/>
    <w:rsid w:val="00CA2FFA"/>
    <w:rsid w:val="00CA5297"/>
    <w:rsid w:val="00CA5B4A"/>
    <w:rsid w:val="00CA684E"/>
    <w:rsid w:val="00CA6A68"/>
    <w:rsid w:val="00CA711C"/>
    <w:rsid w:val="00CA7522"/>
    <w:rsid w:val="00CB049D"/>
    <w:rsid w:val="00CB1F41"/>
    <w:rsid w:val="00CB29AC"/>
    <w:rsid w:val="00CB4189"/>
    <w:rsid w:val="00CB4683"/>
    <w:rsid w:val="00CB4940"/>
    <w:rsid w:val="00CB4E79"/>
    <w:rsid w:val="00CB51A3"/>
    <w:rsid w:val="00CB5688"/>
    <w:rsid w:val="00CC17E5"/>
    <w:rsid w:val="00CC1A56"/>
    <w:rsid w:val="00CC231A"/>
    <w:rsid w:val="00CC2F41"/>
    <w:rsid w:val="00CC3F59"/>
    <w:rsid w:val="00CC53AD"/>
    <w:rsid w:val="00CC62A2"/>
    <w:rsid w:val="00CC7164"/>
    <w:rsid w:val="00CC7469"/>
    <w:rsid w:val="00CD0161"/>
    <w:rsid w:val="00CD062E"/>
    <w:rsid w:val="00CD1446"/>
    <w:rsid w:val="00CD2FA0"/>
    <w:rsid w:val="00CD3619"/>
    <w:rsid w:val="00CD40A3"/>
    <w:rsid w:val="00CD4829"/>
    <w:rsid w:val="00CD51FC"/>
    <w:rsid w:val="00CD7918"/>
    <w:rsid w:val="00CE09FB"/>
    <w:rsid w:val="00CE165F"/>
    <w:rsid w:val="00CE33E0"/>
    <w:rsid w:val="00CE3D02"/>
    <w:rsid w:val="00CE47FC"/>
    <w:rsid w:val="00CE5A7B"/>
    <w:rsid w:val="00CE5D3E"/>
    <w:rsid w:val="00CE5DD4"/>
    <w:rsid w:val="00CE7981"/>
    <w:rsid w:val="00CE7E5C"/>
    <w:rsid w:val="00CF07AA"/>
    <w:rsid w:val="00CF07BC"/>
    <w:rsid w:val="00CF1DBF"/>
    <w:rsid w:val="00CF2128"/>
    <w:rsid w:val="00CF6D13"/>
    <w:rsid w:val="00CF6F6A"/>
    <w:rsid w:val="00CF7576"/>
    <w:rsid w:val="00CF769D"/>
    <w:rsid w:val="00CF7892"/>
    <w:rsid w:val="00D027B5"/>
    <w:rsid w:val="00D02CB7"/>
    <w:rsid w:val="00D02F1A"/>
    <w:rsid w:val="00D03381"/>
    <w:rsid w:val="00D05B9F"/>
    <w:rsid w:val="00D0709C"/>
    <w:rsid w:val="00D07834"/>
    <w:rsid w:val="00D108B4"/>
    <w:rsid w:val="00D123BB"/>
    <w:rsid w:val="00D1264D"/>
    <w:rsid w:val="00D12D42"/>
    <w:rsid w:val="00D15380"/>
    <w:rsid w:val="00D1615E"/>
    <w:rsid w:val="00D168E6"/>
    <w:rsid w:val="00D16A84"/>
    <w:rsid w:val="00D17F2C"/>
    <w:rsid w:val="00D204CB"/>
    <w:rsid w:val="00D20604"/>
    <w:rsid w:val="00D20AEB"/>
    <w:rsid w:val="00D226EB"/>
    <w:rsid w:val="00D24830"/>
    <w:rsid w:val="00D25482"/>
    <w:rsid w:val="00D25C7E"/>
    <w:rsid w:val="00D25DBF"/>
    <w:rsid w:val="00D26E56"/>
    <w:rsid w:val="00D27BF8"/>
    <w:rsid w:val="00D30D47"/>
    <w:rsid w:val="00D339D0"/>
    <w:rsid w:val="00D34A44"/>
    <w:rsid w:val="00D35C7A"/>
    <w:rsid w:val="00D37BBE"/>
    <w:rsid w:val="00D37BE2"/>
    <w:rsid w:val="00D401E8"/>
    <w:rsid w:val="00D4032F"/>
    <w:rsid w:val="00D4098D"/>
    <w:rsid w:val="00D409AB"/>
    <w:rsid w:val="00D42F21"/>
    <w:rsid w:val="00D447B4"/>
    <w:rsid w:val="00D45F4C"/>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64FA"/>
    <w:rsid w:val="00D67101"/>
    <w:rsid w:val="00D707A6"/>
    <w:rsid w:val="00D72584"/>
    <w:rsid w:val="00D72664"/>
    <w:rsid w:val="00D73348"/>
    <w:rsid w:val="00D73477"/>
    <w:rsid w:val="00D749BD"/>
    <w:rsid w:val="00D74BE6"/>
    <w:rsid w:val="00D7656F"/>
    <w:rsid w:val="00D76C7B"/>
    <w:rsid w:val="00D772CF"/>
    <w:rsid w:val="00D80943"/>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740E"/>
    <w:rsid w:val="00DA0B7C"/>
    <w:rsid w:val="00DA1F8A"/>
    <w:rsid w:val="00DA232F"/>
    <w:rsid w:val="00DA286F"/>
    <w:rsid w:val="00DA4520"/>
    <w:rsid w:val="00DA5522"/>
    <w:rsid w:val="00DA5568"/>
    <w:rsid w:val="00DA57F6"/>
    <w:rsid w:val="00DA7FA8"/>
    <w:rsid w:val="00DB020F"/>
    <w:rsid w:val="00DB0878"/>
    <w:rsid w:val="00DB0B34"/>
    <w:rsid w:val="00DB0E07"/>
    <w:rsid w:val="00DB0EB2"/>
    <w:rsid w:val="00DB2407"/>
    <w:rsid w:val="00DB3A30"/>
    <w:rsid w:val="00DB5FFD"/>
    <w:rsid w:val="00DB7A24"/>
    <w:rsid w:val="00DC2CEA"/>
    <w:rsid w:val="00DC3C33"/>
    <w:rsid w:val="00DC50DC"/>
    <w:rsid w:val="00DC5A18"/>
    <w:rsid w:val="00DC604A"/>
    <w:rsid w:val="00DC7210"/>
    <w:rsid w:val="00DC7422"/>
    <w:rsid w:val="00DD0491"/>
    <w:rsid w:val="00DD04E1"/>
    <w:rsid w:val="00DD1BAF"/>
    <w:rsid w:val="00DD213A"/>
    <w:rsid w:val="00DD3FDE"/>
    <w:rsid w:val="00DD4A33"/>
    <w:rsid w:val="00DD75E0"/>
    <w:rsid w:val="00DE04F1"/>
    <w:rsid w:val="00DE0CC6"/>
    <w:rsid w:val="00DE18F0"/>
    <w:rsid w:val="00DE1A35"/>
    <w:rsid w:val="00DE2096"/>
    <w:rsid w:val="00DE2FF0"/>
    <w:rsid w:val="00DE359F"/>
    <w:rsid w:val="00DE38E7"/>
    <w:rsid w:val="00DE4309"/>
    <w:rsid w:val="00DE5412"/>
    <w:rsid w:val="00DE6A2C"/>
    <w:rsid w:val="00DF095F"/>
    <w:rsid w:val="00DF0EC3"/>
    <w:rsid w:val="00DF0EE5"/>
    <w:rsid w:val="00DF18B8"/>
    <w:rsid w:val="00DF2286"/>
    <w:rsid w:val="00DF4952"/>
    <w:rsid w:val="00DF4BEE"/>
    <w:rsid w:val="00E016FD"/>
    <w:rsid w:val="00E024EB"/>
    <w:rsid w:val="00E030EC"/>
    <w:rsid w:val="00E03CC8"/>
    <w:rsid w:val="00E0430E"/>
    <w:rsid w:val="00E06D25"/>
    <w:rsid w:val="00E073F9"/>
    <w:rsid w:val="00E10101"/>
    <w:rsid w:val="00E10136"/>
    <w:rsid w:val="00E11144"/>
    <w:rsid w:val="00E1396C"/>
    <w:rsid w:val="00E14B3B"/>
    <w:rsid w:val="00E164AF"/>
    <w:rsid w:val="00E1679A"/>
    <w:rsid w:val="00E1685A"/>
    <w:rsid w:val="00E17676"/>
    <w:rsid w:val="00E20BAF"/>
    <w:rsid w:val="00E20D06"/>
    <w:rsid w:val="00E214C8"/>
    <w:rsid w:val="00E21AE5"/>
    <w:rsid w:val="00E21FFA"/>
    <w:rsid w:val="00E22F89"/>
    <w:rsid w:val="00E240D0"/>
    <w:rsid w:val="00E25014"/>
    <w:rsid w:val="00E26167"/>
    <w:rsid w:val="00E26300"/>
    <w:rsid w:val="00E27F9E"/>
    <w:rsid w:val="00E3097B"/>
    <w:rsid w:val="00E316C0"/>
    <w:rsid w:val="00E326A7"/>
    <w:rsid w:val="00E32921"/>
    <w:rsid w:val="00E32B52"/>
    <w:rsid w:val="00E343BF"/>
    <w:rsid w:val="00E34EED"/>
    <w:rsid w:val="00E350B1"/>
    <w:rsid w:val="00E36030"/>
    <w:rsid w:val="00E40300"/>
    <w:rsid w:val="00E409AC"/>
    <w:rsid w:val="00E41327"/>
    <w:rsid w:val="00E43D65"/>
    <w:rsid w:val="00E43F96"/>
    <w:rsid w:val="00E4402B"/>
    <w:rsid w:val="00E4463E"/>
    <w:rsid w:val="00E44B06"/>
    <w:rsid w:val="00E45204"/>
    <w:rsid w:val="00E47072"/>
    <w:rsid w:val="00E50066"/>
    <w:rsid w:val="00E51229"/>
    <w:rsid w:val="00E52B9F"/>
    <w:rsid w:val="00E537A4"/>
    <w:rsid w:val="00E53D02"/>
    <w:rsid w:val="00E543BC"/>
    <w:rsid w:val="00E54CCA"/>
    <w:rsid w:val="00E554DB"/>
    <w:rsid w:val="00E5730A"/>
    <w:rsid w:val="00E576CA"/>
    <w:rsid w:val="00E60464"/>
    <w:rsid w:val="00E606FC"/>
    <w:rsid w:val="00E63115"/>
    <w:rsid w:val="00E632B3"/>
    <w:rsid w:val="00E63BF1"/>
    <w:rsid w:val="00E63F31"/>
    <w:rsid w:val="00E6500A"/>
    <w:rsid w:val="00E66F57"/>
    <w:rsid w:val="00E67BCC"/>
    <w:rsid w:val="00E67C60"/>
    <w:rsid w:val="00E70DB2"/>
    <w:rsid w:val="00E718C8"/>
    <w:rsid w:val="00E71E95"/>
    <w:rsid w:val="00E72417"/>
    <w:rsid w:val="00E72866"/>
    <w:rsid w:val="00E72ACE"/>
    <w:rsid w:val="00E732BC"/>
    <w:rsid w:val="00E740ED"/>
    <w:rsid w:val="00E7463E"/>
    <w:rsid w:val="00E75A21"/>
    <w:rsid w:val="00E7705F"/>
    <w:rsid w:val="00E77F4F"/>
    <w:rsid w:val="00E824EF"/>
    <w:rsid w:val="00E82734"/>
    <w:rsid w:val="00E82DD2"/>
    <w:rsid w:val="00E8323B"/>
    <w:rsid w:val="00E833DD"/>
    <w:rsid w:val="00E836E9"/>
    <w:rsid w:val="00E83F16"/>
    <w:rsid w:val="00E863FA"/>
    <w:rsid w:val="00E86C0A"/>
    <w:rsid w:val="00E908AA"/>
    <w:rsid w:val="00E9139F"/>
    <w:rsid w:val="00E91CF8"/>
    <w:rsid w:val="00E920F1"/>
    <w:rsid w:val="00E92E75"/>
    <w:rsid w:val="00E93A9B"/>
    <w:rsid w:val="00E9583B"/>
    <w:rsid w:val="00E95CFB"/>
    <w:rsid w:val="00E96994"/>
    <w:rsid w:val="00E97BFE"/>
    <w:rsid w:val="00E97F98"/>
    <w:rsid w:val="00EA0325"/>
    <w:rsid w:val="00EA2657"/>
    <w:rsid w:val="00EA4C6F"/>
    <w:rsid w:val="00EB061F"/>
    <w:rsid w:val="00EB239C"/>
    <w:rsid w:val="00EB2A66"/>
    <w:rsid w:val="00EB38EC"/>
    <w:rsid w:val="00EB4313"/>
    <w:rsid w:val="00EB45DF"/>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C7604"/>
    <w:rsid w:val="00EC7BB8"/>
    <w:rsid w:val="00ED015A"/>
    <w:rsid w:val="00ED0548"/>
    <w:rsid w:val="00ED183C"/>
    <w:rsid w:val="00ED2947"/>
    <w:rsid w:val="00ED3290"/>
    <w:rsid w:val="00ED3E36"/>
    <w:rsid w:val="00ED5EFE"/>
    <w:rsid w:val="00ED6246"/>
    <w:rsid w:val="00ED65B9"/>
    <w:rsid w:val="00ED6C4D"/>
    <w:rsid w:val="00ED70CB"/>
    <w:rsid w:val="00ED78AD"/>
    <w:rsid w:val="00EE0F9F"/>
    <w:rsid w:val="00EE1B56"/>
    <w:rsid w:val="00EE2414"/>
    <w:rsid w:val="00EE29D6"/>
    <w:rsid w:val="00EE32F4"/>
    <w:rsid w:val="00EE46D0"/>
    <w:rsid w:val="00EE5680"/>
    <w:rsid w:val="00EE6228"/>
    <w:rsid w:val="00EE631C"/>
    <w:rsid w:val="00EE6FBF"/>
    <w:rsid w:val="00EF188C"/>
    <w:rsid w:val="00EF1920"/>
    <w:rsid w:val="00EF252C"/>
    <w:rsid w:val="00EF4342"/>
    <w:rsid w:val="00EF4B25"/>
    <w:rsid w:val="00EF5636"/>
    <w:rsid w:val="00EF571D"/>
    <w:rsid w:val="00F00019"/>
    <w:rsid w:val="00F0039B"/>
    <w:rsid w:val="00F00DBF"/>
    <w:rsid w:val="00F00F20"/>
    <w:rsid w:val="00F014E5"/>
    <w:rsid w:val="00F01DCF"/>
    <w:rsid w:val="00F02B1D"/>
    <w:rsid w:val="00F047E0"/>
    <w:rsid w:val="00F0619D"/>
    <w:rsid w:val="00F06E39"/>
    <w:rsid w:val="00F06FB8"/>
    <w:rsid w:val="00F10AA6"/>
    <w:rsid w:val="00F14D46"/>
    <w:rsid w:val="00F15087"/>
    <w:rsid w:val="00F15A81"/>
    <w:rsid w:val="00F15BC5"/>
    <w:rsid w:val="00F17246"/>
    <w:rsid w:val="00F178F2"/>
    <w:rsid w:val="00F204C6"/>
    <w:rsid w:val="00F228E6"/>
    <w:rsid w:val="00F229BE"/>
    <w:rsid w:val="00F2356C"/>
    <w:rsid w:val="00F23EE3"/>
    <w:rsid w:val="00F268BB"/>
    <w:rsid w:val="00F26DCE"/>
    <w:rsid w:val="00F2763C"/>
    <w:rsid w:val="00F2783C"/>
    <w:rsid w:val="00F27A77"/>
    <w:rsid w:val="00F27C99"/>
    <w:rsid w:val="00F27E3C"/>
    <w:rsid w:val="00F3141E"/>
    <w:rsid w:val="00F31A93"/>
    <w:rsid w:val="00F32D9F"/>
    <w:rsid w:val="00F35422"/>
    <w:rsid w:val="00F35D63"/>
    <w:rsid w:val="00F36B19"/>
    <w:rsid w:val="00F37618"/>
    <w:rsid w:val="00F37ACB"/>
    <w:rsid w:val="00F41036"/>
    <w:rsid w:val="00F420C7"/>
    <w:rsid w:val="00F44557"/>
    <w:rsid w:val="00F445AA"/>
    <w:rsid w:val="00F44A9B"/>
    <w:rsid w:val="00F44E67"/>
    <w:rsid w:val="00F46E2D"/>
    <w:rsid w:val="00F50D46"/>
    <w:rsid w:val="00F51002"/>
    <w:rsid w:val="00F542C3"/>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7055"/>
    <w:rsid w:val="00F70F76"/>
    <w:rsid w:val="00F71A9E"/>
    <w:rsid w:val="00F73F26"/>
    <w:rsid w:val="00F749B5"/>
    <w:rsid w:val="00F74BB7"/>
    <w:rsid w:val="00F77428"/>
    <w:rsid w:val="00F80189"/>
    <w:rsid w:val="00F81813"/>
    <w:rsid w:val="00F81C2F"/>
    <w:rsid w:val="00F82AFD"/>
    <w:rsid w:val="00F82F57"/>
    <w:rsid w:val="00F8321F"/>
    <w:rsid w:val="00F833D4"/>
    <w:rsid w:val="00F8342C"/>
    <w:rsid w:val="00F85290"/>
    <w:rsid w:val="00F85D14"/>
    <w:rsid w:val="00F85E06"/>
    <w:rsid w:val="00F861A3"/>
    <w:rsid w:val="00F911F3"/>
    <w:rsid w:val="00F936AC"/>
    <w:rsid w:val="00F93971"/>
    <w:rsid w:val="00F961C4"/>
    <w:rsid w:val="00F9799A"/>
    <w:rsid w:val="00FA08CD"/>
    <w:rsid w:val="00FA0AFC"/>
    <w:rsid w:val="00FA0DA0"/>
    <w:rsid w:val="00FA1A74"/>
    <w:rsid w:val="00FA1E65"/>
    <w:rsid w:val="00FA264D"/>
    <w:rsid w:val="00FA4415"/>
    <w:rsid w:val="00FA4CDC"/>
    <w:rsid w:val="00FA5D6C"/>
    <w:rsid w:val="00FA6246"/>
    <w:rsid w:val="00FA782C"/>
    <w:rsid w:val="00FA7D63"/>
    <w:rsid w:val="00FB07D4"/>
    <w:rsid w:val="00FC031C"/>
    <w:rsid w:val="00FC1A1E"/>
    <w:rsid w:val="00FC1B2A"/>
    <w:rsid w:val="00FC1B56"/>
    <w:rsid w:val="00FC3B3E"/>
    <w:rsid w:val="00FC4ACD"/>
    <w:rsid w:val="00FC5D4F"/>
    <w:rsid w:val="00FC659B"/>
    <w:rsid w:val="00FC7624"/>
    <w:rsid w:val="00FC7A58"/>
    <w:rsid w:val="00FD0140"/>
    <w:rsid w:val="00FD110A"/>
    <w:rsid w:val="00FD197B"/>
    <w:rsid w:val="00FD1C40"/>
    <w:rsid w:val="00FD20BE"/>
    <w:rsid w:val="00FD37AB"/>
    <w:rsid w:val="00FD3991"/>
    <w:rsid w:val="00FD3AB9"/>
    <w:rsid w:val="00FD3DFD"/>
    <w:rsid w:val="00FD44DE"/>
    <w:rsid w:val="00FD56A1"/>
    <w:rsid w:val="00FD56B9"/>
    <w:rsid w:val="00FD6C4C"/>
    <w:rsid w:val="00FD7E2B"/>
    <w:rsid w:val="00FD7FD0"/>
    <w:rsid w:val="00FE088A"/>
    <w:rsid w:val="00FE0AF8"/>
    <w:rsid w:val="00FE0F26"/>
    <w:rsid w:val="00FE1823"/>
    <w:rsid w:val="00FE26BD"/>
    <w:rsid w:val="00FE2B0E"/>
    <w:rsid w:val="00FE2BF9"/>
    <w:rsid w:val="00FE354E"/>
    <w:rsid w:val="00FE4588"/>
    <w:rsid w:val="00FE55EE"/>
    <w:rsid w:val="00FE6071"/>
    <w:rsid w:val="00FE7133"/>
    <w:rsid w:val="00FE7308"/>
    <w:rsid w:val="00FF041C"/>
    <w:rsid w:val="00FF0A6F"/>
    <w:rsid w:val="00FF0E4F"/>
    <w:rsid w:val="00FF28B1"/>
    <w:rsid w:val="00FF543A"/>
    <w:rsid w:val="00FF585D"/>
    <w:rsid w:val="00FF5F71"/>
    <w:rsid w:val="00FF7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49</Pages>
  <Words>12568</Words>
  <Characters>71639</Characters>
  <Application>Microsoft Office Word</Application>
  <DocSecurity>0</DocSecurity>
  <Lines>596</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21</cp:revision>
  <dcterms:created xsi:type="dcterms:W3CDTF">2025-07-04T17:24:00Z</dcterms:created>
  <dcterms:modified xsi:type="dcterms:W3CDTF">2025-07-04T17:50:00Z</dcterms:modified>
</cp:coreProperties>
</file>