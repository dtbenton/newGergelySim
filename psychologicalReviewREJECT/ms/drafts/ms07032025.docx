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VoE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VoE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s in VoE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by Overwalle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4" w:author="Benton, Deon" w:date="2025-06-24T22:47:00Z" w16du:dateUtc="2025-06-25T03:47:00Z">
        <w:r w:rsidR="00861E76">
          <w:rPr>
            <w:rFonts w:ascii="Times New Roman" w:hAnsi="Times New Roman" w:cs="Times New Roman"/>
          </w:rPr>
          <w:t xml:space="preserve">Overwalle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5). Overwalle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Although Overwalle</w:t>
        </w:r>
      </w:ins>
      <w:ins w:id="717" w:author="Benton, Deon" w:date="2025-06-25T13:15:00Z" w16du:dateUtc="2025-06-25T18:15:00Z">
        <w:r>
          <w:rPr>
            <w:rFonts w:ascii="Times New Roman" w:hAnsi="Times New Roman" w:cs="Times New Roman"/>
          </w:rPr>
          <w:t>’s</w:t>
        </w:r>
      </w:ins>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Overwalle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Overwalle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ins w:id="785" w:author="Benton, Deon" w:date="2025-06-26T11:56:00Z" w16du:dateUtc="2025-06-26T16:56:00Z">
        <w:r>
          <w:rPr>
            <w:rFonts w:ascii="Times New Roman" w:eastAsia="Times New Roman" w:hAnsi="Times New Roman" w:cs="Times New Roman"/>
          </w:rPr>
          <w:t>Overwalle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Overwalle’s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808" w:author="Benton, Deon" w:date="2025-06-26T14:13:00Z" w16du:dateUtc="2025-06-26T19:13:00Z">
        <w:r w:rsidR="00B72E2D">
          <w:rPr>
            <w:rFonts w:ascii="Times New Roman" w:hAnsi="Times New Roman" w:cs="Times New Roman"/>
          </w:rPr>
          <w:t>mance in action understanding studies that employ the VoE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33"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Overwalle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VoE</w:t>
        </w:r>
      </w:ins>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098C9E1A"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2"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p>
    <w:p w14:paraId="3DFA6843" w14:textId="6C92003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w:t>
      </w:r>
      <w:ins w:id="873"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w:t>
      </w:r>
      <w:r>
        <w:rPr>
          <w:rFonts w:ascii="Times New Roman" w:hAnsi="Times New Roman" w:cs="Times New Roman"/>
        </w:rPr>
        <w:lastRenderedPageBreak/>
        <w:t>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74"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w:t>
      </w:r>
      <w:r>
        <w:rPr>
          <w:rFonts w:ascii="Times New Roman" w:hAnsi="Times New Roman" w:cs="Times New Roman"/>
        </w:rPr>
        <w:lastRenderedPageBreak/>
        <w:t xml:space="preserve">(hence,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ins w:id="875" w:author="Benton, Deon" w:date="2025-06-27T11:23:00Z" w16du:dateUtc="2025-06-27T16:23:00Z"/>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w:t>
      </w:r>
      <w:r>
        <w:rPr>
          <w:rFonts w:ascii="Times New Roman" w:hAnsi="Times New Roman" w:cs="Times New Roman"/>
        </w:rPr>
        <w:lastRenderedPageBreak/>
        <w:t>Missing unit, whereas the remaining two units corresponded, respectively, to Barrier Middle and Barrier Side units.  Finally, the single unit in the Contiguous group coded whether two objects came to rest next to one another following a reaching or jumping event.</w:t>
      </w:r>
    </w:p>
    <w:p w14:paraId="545FE4B1" w14:textId="37C18707" w:rsidR="00C80AC6" w:rsidRDefault="00C80AC6" w:rsidP="00524642">
      <w:pPr>
        <w:spacing w:line="480" w:lineRule="auto"/>
        <w:ind w:firstLine="720"/>
        <w:contextualSpacing/>
        <w:rPr>
          <w:rFonts w:ascii="Times New Roman" w:hAnsi="Times New Roman" w:cs="Times New Roman"/>
        </w:rPr>
      </w:pPr>
      <w:ins w:id="876" w:author="Benton, Deon" w:date="2025-06-27T11:23:00Z" w16du:dateUtc="2025-06-27T16:23:00Z">
        <w:r>
          <w:rPr>
            <w:rFonts w:ascii="Times New Roman" w:hAnsi="Times New Roman" w:cs="Times New Roman"/>
          </w:rPr>
          <w:t xml:space="preserve">Although I use semantically rich terms to describe the features in the model, </w:t>
        </w:r>
      </w:ins>
      <w:ins w:id="877" w:author="Benton, Deon" w:date="2025-06-27T11:41:00Z" w16du:dateUtc="2025-06-27T16:41:00Z">
        <w:r w:rsidR="001A55CE">
          <w:rPr>
            <w:rFonts w:ascii="Times New Roman" w:hAnsi="Times New Roman" w:cs="Times New Roman"/>
          </w:rPr>
          <w:t>this is not meant to suggest that</w:t>
        </w:r>
      </w:ins>
      <w:ins w:id="878" w:author="Benton, Deon" w:date="2025-06-27T11:23:00Z" w16du:dateUtc="2025-06-27T16:23:00Z">
        <w:r>
          <w:rPr>
            <w:rFonts w:ascii="Times New Roman" w:hAnsi="Times New Roman" w:cs="Times New Roman"/>
          </w:rPr>
          <w:t xml:space="preserve"> </w:t>
        </w:r>
      </w:ins>
      <w:ins w:id="879" w:author="Benton, Deon" w:date="2025-06-27T11:41:00Z" w16du:dateUtc="2025-06-27T16:41:00Z">
        <w:r w:rsidR="001A55CE">
          <w:rPr>
            <w:rFonts w:ascii="Times New Roman" w:hAnsi="Times New Roman" w:cs="Times New Roman"/>
          </w:rPr>
          <w:t xml:space="preserve">infants </w:t>
        </w:r>
      </w:ins>
      <w:ins w:id="880" w:author="Benton, Deon" w:date="2025-06-27T11:24:00Z" w16du:dateUtc="2025-06-27T16:24:00Z">
        <w:r>
          <w:rPr>
            <w:rFonts w:ascii="Times New Roman" w:hAnsi="Times New Roman" w:cs="Times New Roman"/>
          </w:rPr>
          <w:t xml:space="preserve">represent these features in a conceptually or semantically </w:t>
        </w:r>
      </w:ins>
      <w:ins w:id="881" w:author="Benton, Deon" w:date="2025-06-27T11:25:00Z" w16du:dateUtc="2025-06-27T16:25:00Z">
        <w:r w:rsidR="006A1D61">
          <w:rPr>
            <w:rFonts w:ascii="Times New Roman" w:hAnsi="Times New Roman" w:cs="Times New Roman"/>
          </w:rPr>
          <w:t>meaningful</w:t>
        </w:r>
      </w:ins>
      <w:ins w:id="882" w:author="Benton, Deon" w:date="2025-06-27T11:42:00Z" w16du:dateUtc="2025-06-27T16:42:00Z">
        <w:r w:rsidR="001A55CE">
          <w:rPr>
            <w:rFonts w:ascii="Times New Roman" w:hAnsi="Times New Roman" w:cs="Times New Roman"/>
          </w:rPr>
          <w:t xml:space="preserve"> way</w:t>
        </w:r>
      </w:ins>
      <w:ins w:id="883"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884" w:author="Benton, Deon" w:date="2025-06-27T11:42:00Z" w16du:dateUtc="2025-06-27T16:42:00Z">
        <w:r w:rsidR="001A55CE">
          <w:rPr>
            <w:rFonts w:ascii="Times New Roman" w:hAnsi="Times New Roman" w:cs="Times New Roman"/>
          </w:rPr>
          <w:t>These terms are used solely to help</w:t>
        </w:r>
      </w:ins>
      <w:ins w:id="885" w:author="Benton, Deon" w:date="2025-06-27T11:24:00Z" w16du:dateUtc="2025-06-27T16:24:00Z">
        <w:r w:rsidR="006A1D61">
          <w:rPr>
            <w:rFonts w:ascii="Times New Roman" w:hAnsi="Times New Roman" w:cs="Times New Roman"/>
          </w:rPr>
          <w:t xml:space="preserve"> </w:t>
        </w:r>
      </w:ins>
      <w:ins w:id="886" w:author="Benton, Deon" w:date="2025-06-27T11:42:00Z" w16du:dateUtc="2025-06-27T16:42:00Z">
        <w:r w:rsidR="001A55CE">
          <w:rPr>
            <w:rFonts w:ascii="Times New Roman" w:hAnsi="Times New Roman" w:cs="Times New Roman"/>
          </w:rPr>
          <w:t>readers understand the model’s structure</w:t>
        </w:r>
      </w:ins>
      <w:ins w:id="887" w:author="Benton, Deon" w:date="2025-06-27T11:26:00Z" w16du:dateUtc="2025-06-27T16:26:00Z">
        <w:r w:rsidR="00DD3FDE">
          <w:rPr>
            <w:rFonts w:ascii="Times New Roman" w:hAnsi="Times New Roman" w:cs="Times New Roman"/>
          </w:rPr>
          <w:t>.</w:t>
        </w:r>
      </w:ins>
      <w:ins w:id="888" w:author="Benton, Deon" w:date="2025-06-27T11:27:00Z" w16du:dateUtc="2025-06-27T16:27:00Z">
        <w:r w:rsidR="00DD3FDE">
          <w:rPr>
            <w:rFonts w:ascii="Times New Roman" w:hAnsi="Times New Roman" w:cs="Times New Roman"/>
          </w:rPr>
          <w:t xml:space="preserve"> As I assume is </w:t>
        </w:r>
      </w:ins>
      <w:ins w:id="889" w:author="Benton, Deon" w:date="2025-06-27T11:42:00Z" w16du:dateUtc="2025-06-27T16:42:00Z">
        <w:r w:rsidR="001A55CE">
          <w:rPr>
            <w:rFonts w:ascii="Times New Roman" w:hAnsi="Times New Roman" w:cs="Times New Roman"/>
          </w:rPr>
          <w:t>true for</w:t>
        </w:r>
      </w:ins>
      <w:ins w:id="890" w:author="Benton, Deon" w:date="2025-06-27T11:27:00Z" w16du:dateUtc="2025-06-27T16:27:00Z">
        <w:r w:rsidR="00DD3FDE">
          <w:rPr>
            <w:rFonts w:ascii="Times New Roman" w:hAnsi="Times New Roman" w:cs="Times New Roman"/>
          </w:rPr>
          <w:t xml:space="preserve"> infants, the </w:t>
        </w:r>
      </w:ins>
      <w:ins w:id="891" w:author="detbenton1991@gmail.com" w:date="2025-06-28T12:30:00Z" w16du:dateUtc="2025-06-28T17:30:00Z">
        <w:r w:rsidR="00CE7E5C">
          <w:rPr>
            <w:rFonts w:ascii="Times New Roman" w:hAnsi="Times New Roman" w:cs="Times New Roman"/>
          </w:rPr>
          <w:t>present models</w:t>
        </w:r>
      </w:ins>
      <w:ins w:id="892" w:author="Benton, Deon" w:date="2025-06-27T11:27:00Z" w16du:dateUtc="2025-06-27T16:27:00Z">
        <w:r w:rsidR="00DD3FDE">
          <w:rPr>
            <w:rFonts w:ascii="Times New Roman" w:hAnsi="Times New Roman" w:cs="Times New Roman"/>
          </w:rPr>
          <w:t xml:space="preserve"> process these features as low-level perceptual properties without recourse to their conceptual meaning.</w:t>
        </w:r>
      </w:ins>
      <w:ins w:id="893" w:author="Benton, Deon" w:date="2025-06-27T11:28:00Z" w16du:dateUtc="2025-06-27T16:28:00Z">
        <w:r w:rsidR="007C07E0">
          <w:rPr>
            <w:rFonts w:ascii="Times New Roman" w:hAnsi="Times New Roman" w:cs="Times New Roman"/>
          </w:rPr>
          <w:t xml:space="preserve"> N</w:t>
        </w:r>
      </w:ins>
      <w:ins w:id="894" w:author="Benton, Deon" w:date="2025-06-27T11:29:00Z" w16du:dateUtc="2025-06-27T16:29:00Z">
        <w:r w:rsidR="007C07E0">
          <w:rPr>
            <w:rFonts w:ascii="Times New Roman" w:hAnsi="Times New Roman" w:cs="Times New Roman"/>
          </w:rPr>
          <w:t>onetheless, a potential objection is t</w:t>
        </w:r>
      </w:ins>
      <w:ins w:id="895" w:author="Benton, Deon" w:date="2025-06-27T11:30:00Z" w16du:dateUtc="2025-06-27T16:30:00Z">
        <w:r w:rsidR="007C07E0">
          <w:rPr>
            <w:rFonts w:ascii="Times New Roman" w:hAnsi="Times New Roman" w:cs="Times New Roman"/>
          </w:rPr>
          <w:t>hat</w:t>
        </w:r>
      </w:ins>
      <w:ins w:id="896" w:author="Benton, Deon" w:date="2025-06-27T11:29:00Z" w16du:dateUtc="2025-06-27T16:29:00Z">
        <w:r w:rsidR="007C07E0">
          <w:rPr>
            <w:rFonts w:ascii="Times New Roman" w:hAnsi="Times New Roman" w:cs="Times New Roman"/>
          </w:rPr>
          <w:t xml:space="preserve"> </w:t>
        </w:r>
      </w:ins>
      <w:ins w:id="897" w:author="Benton, Deon" w:date="2025-06-27T11:30:00Z" w16du:dateUtc="2025-06-27T16:30:00Z">
        <w:r w:rsidR="007C07E0">
          <w:rPr>
            <w:rFonts w:ascii="Times New Roman" w:hAnsi="Times New Roman" w:cs="Times New Roman"/>
          </w:rPr>
          <w:t xml:space="preserve">because the features that the model </w:t>
        </w:r>
      </w:ins>
      <w:ins w:id="898" w:author="Benton, Deon" w:date="2025-06-27T11:42:00Z" w16du:dateUtc="2025-06-27T16:42:00Z">
        <w:r w:rsidR="001A55CE">
          <w:rPr>
            <w:rFonts w:ascii="Times New Roman" w:hAnsi="Times New Roman" w:cs="Times New Roman"/>
          </w:rPr>
          <w:t>pr</w:t>
        </w:r>
      </w:ins>
      <w:ins w:id="899" w:author="Benton, Deon" w:date="2025-06-27T11:43:00Z" w16du:dateUtc="2025-06-27T16:43:00Z">
        <w:r w:rsidR="001A55CE">
          <w:rPr>
            <w:rFonts w:ascii="Times New Roman" w:hAnsi="Times New Roman" w:cs="Times New Roman"/>
          </w:rPr>
          <w:t>ocesses</w:t>
        </w:r>
      </w:ins>
      <w:ins w:id="900" w:author="Benton, Deon" w:date="2025-06-27T11:30:00Z" w16du:dateUtc="2025-06-27T16:30:00Z">
        <w:r w:rsidR="007C07E0">
          <w:rPr>
            <w:rFonts w:ascii="Times New Roman" w:hAnsi="Times New Roman" w:cs="Times New Roman"/>
          </w:rPr>
          <w:t xml:space="preserve"> </w:t>
        </w:r>
      </w:ins>
      <w:ins w:id="901" w:author="detbenton1991@gmail.com" w:date="2025-06-28T12:31:00Z" w16du:dateUtc="2025-06-28T17:31:00Z">
        <w:r w:rsidR="00CE5DD4">
          <w:rPr>
            <w:rFonts w:ascii="Times New Roman" w:hAnsi="Times New Roman" w:cs="Times New Roman"/>
          </w:rPr>
          <w:t>are</w:t>
        </w:r>
      </w:ins>
      <w:ins w:id="902" w:author="Benton, Deon" w:date="2025-06-27T11:30:00Z" w16du:dateUtc="2025-06-27T16:30:00Z">
        <w:r w:rsidR="007C07E0">
          <w:rPr>
            <w:rFonts w:ascii="Times New Roman" w:hAnsi="Times New Roman" w:cs="Times New Roman"/>
          </w:rPr>
          <w:t xml:space="preserve"> stipulated in the input</w:t>
        </w:r>
      </w:ins>
      <w:ins w:id="903" w:author="Benton, Deon" w:date="2025-06-27T11:29:00Z" w16du:dateUtc="2025-06-27T16:29:00Z">
        <w:r w:rsidR="007C07E0">
          <w:rPr>
            <w:rFonts w:ascii="Times New Roman" w:hAnsi="Times New Roman" w:cs="Times New Roman"/>
          </w:rPr>
          <w:t xml:space="preserve">, the learning task </w:t>
        </w:r>
      </w:ins>
      <w:ins w:id="904" w:author="Benton, Deon" w:date="2025-06-27T11:43:00Z" w16du:dateUtc="2025-06-27T16:43:00Z">
        <w:r w:rsidR="001A55CE">
          <w:rPr>
            <w:rFonts w:ascii="Times New Roman" w:hAnsi="Times New Roman" w:cs="Times New Roman"/>
          </w:rPr>
          <w:t>differs in important ways from the one that infants face in the real world</w:t>
        </w:r>
      </w:ins>
      <w:ins w:id="905" w:author="Benton, Deon" w:date="2025-06-27T11:29:00Z" w16du:dateUtc="2025-06-27T16:29:00Z">
        <w:r w:rsidR="007C07E0">
          <w:rPr>
            <w:rFonts w:ascii="Times New Roman" w:hAnsi="Times New Roman" w:cs="Times New Roman"/>
          </w:rPr>
          <w:t>.</w:t>
        </w:r>
      </w:ins>
      <w:ins w:id="906" w:author="Benton, Deon" w:date="2025-06-27T11:30:00Z" w16du:dateUtc="2025-06-27T16:30:00Z">
        <w:r w:rsidR="007C07E0">
          <w:rPr>
            <w:rFonts w:ascii="Times New Roman" w:hAnsi="Times New Roman" w:cs="Times New Roman"/>
          </w:rPr>
          <w:t xml:space="preserve"> </w:t>
        </w:r>
      </w:ins>
      <w:ins w:id="907" w:author="Benton, Deon" w:date="2025-06-27T11:43:00Z" w16du:dateUtc="2025-06-27T16:43:00Z">
        <w:r w:rsidR="00716327">
          <w:rPr>
            <w:rFonts w:ascii="Times New Roman" w:hAnsi="Times New Roman" w:cs="Times New Roman"/>
          </w:rPr>
          <w:t>Specifically</w:t>
        </w:r>
      </w:ins>
      <w:ins w:id="908" w:author="Benton, Deon" w:date="2025-06-27T11:30:00Z" w16du:dateUtc="2025-06-27T16:30:00Z">
        <w:r w:rsidR="007C07E0">
          <w:rPr>
            <w:rFonts w:ascii="Times New Roman" w:hAnsi="Times New Roman" w:cs="Times New Roman"/>
          </w:rPr>
          <w:t>, by</w:t>
        </w:r>
      </w:ins>
      <w:ins w:id="909" w:author="Benton, Deon" w:date="2025-06-27T11:31:00Z" w16du:dateUtc="2025-06-27T16:31:00Z">
        <w:r w:rsidR="00954129">
          <w:rPr>
            <w:rFonts w:ascii="Times New Roman" w:hAnsi="Times New Roman" w:cs="Times New Roman"/>
          </w:rPr>
          <w:t xml:space="preserve"> </w:t>
        </w:r>
      </w:ins>
      <w:ins w:id="910" w:author="Benton, Deon" w:date="2025-06-27T11:43:00Z" w16du:dateUtc="2025-06-27T16:43:00Z">
        <w:r w:rsidR="00716327">
          <w:rPr>
            <w:rFonts w:ascii="Times New Roman" w:hAnsi="Times New Roman" w:cs="Times New Roman"/>
          </w:rPr>
          <w:t>deciding</w:t>
        </w:r>
      </w:ins>
      <w:ins w:id="911" w:author="Benton, Deon" w:date="2025-06-27T11:31:00Z" w16du:dateUtc="2025-06-27T16:31:00Z">
        <w:r w:rsidR="00954129">
          <w:rPr>
            <w:rFonts w:ascii="Times New Roman" w:hAnsi="Times New Roman" w:cs="Times New Roman"/>
          </w:rPr>
          <w:t xml:space="preserve"> which features to implement, </w:t>
        </w:r>
      </w:ins>
      <w:ins w:id="912" w:author="Benton, Deon" w:date="2025-06-27T11:43:00Z" w16du:dateUtc="2025-06-27T16:43:00Z">
        <w:r w:rsidR="00716327">
          <w:rPr>
            <w:rFonts w:ascii="Times New Roman" w:hAnsi="Times New Roman" w:cs="Times New Roman"/>
          </w:rPr>
          <w:t>the aspects of the input that the model attends to</w:t>
        </w:r>
      </w:ins>
      <w:ins w:id="913" w:author="Benton, Deon" w:date="2025-06-27T11:44:00Z" w16du:dateUtc="2025-06-27T16:44:00Z">
        <w:r w:rsidR="00716327">
          <w:rPr>
            <w:rFonts w:ascii="Times New Roman" w:hAnsi="Times New Roman" w:cs="Times New Roman"/>
          </w:rPr>
          <w:t xml:space="preserve"> </w:t>
        </w:r>
      </w:ins>
      <w:ins w:id="914" w:author="detbenton1991@gmail.com" w:date="2025-06-28T12:34:00Z" w16du:dateUtc="2025-06-28T17:34:00Z">
        <w:r w:rsidR="00DE5412">
          <w:rPr>
            <w:rFonts w:ascii="Times New Roman" w:hAnsi="Times New Roman" w:cs="Times New Roman"/>
          </w:rPr>
          <w:t>have</w:t>
        </w:r>
      </w:ins>
      <w:ins w:id="915" w:author="Benton, Deon" w:date="2025-06-27T11:44:00Z" w16du:dateUtc="2025-06-27T16:44:00Z">
        <w:r w:rsidR="00716327">
          <w:rPr>
            <w:rFonts w:ascii="Times New Roman" w:hAnsi="Times New Roman" w:cs="Times New Roman"/>
          </w:rPr>
          <w:t xml:space="preserve"> been prespecified</w:t>
        </w:r>
      </w:ins>
      <w:ins w:id="916"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917" w:author="Benton, Deon" w:date="2025-06-27T11:44:00Z" w16du:dateUtc="2025-06-27T16:44:00Z">
        <w:r w:rsidR="00716327">
          <w:rPr>
            <w:rFonts w:ascii="Times New Roman" w:hAnsi="Times New Roman" w:cs="Times New Roman"/>
          </w:rPr>
          <w:t>that when some</w:t>
        </w:r>
      </w:ins>
      <w:ins w:id="918" w:author="Benton, Deon" w:date="2025-06-27T11:32:00Z" w16du:dateUtc="2025-06-27T16:32:00Z">
        <w:r w:rsidR="00954129">
          <w:rPr>
            <w:rFonts w:ascii="Times New Roman" w:hAnsi="Times New Roman" w:cs="Times New Roman"/>
          </w:rPr>
          <w:t xml:space="preserve"> features are made more salient than others</w:t>
        </w:r>
      </w:ins>
      <w:ins w:id="919" w:author="Benton, Deon" w:date="2025-06-27T11:44:00Z" w16du:dateUtc="2025-06-27T16:44:00Z">
        <w:r w:rsidR="00716327">
          <w:rPr>
            <w:rFonts w:ascii="Times New Roman" w:hAnsi="Times New Roman" w:cs="Times New Roman"/>
          </w:rPr>
          <w:t>—a</w:t>
        </w:r>
      </w:ins>
      <w:ins w:id="920" w:author="Benton, Deon" w:date="2025-06-27T11:32:00Z" w16du:dateUtc="2025-06-27T16:32:00Z">
        <w:r w:rsidR="00954129">
          <w:rPr>
            <w:rFonts w:ascii="Times New Roman" w:hAnsi="Times New Roman" w:cs="Times New Roman"/>
          </w:rPr>
          <w:t>s is the case here</w:t>
        </w:r>
      </w:ins>
      <w:ins w:id="921" w:author="Benton, Deon" w:date="2025-06-27T11:45:00Z" w16du:dateUtc="2025-06-27T16:45:00Z">
        <w:r w:rsidR="00716327">
          <w:rPr>
            <w:rFonts w:ascii="Times New Roman" w:hAnsi="Times New Roman" w:cs="Times New Roman"/>
          </w:rPr>
          <w:t>—</w:t>
        </w:r>
      </w:ins>
      <w:ins w:id="922" w:author="Benton, Deon" w:date="2025-06-27T11:32:00Z" w16du:dateUtc="2025-06-27T16:32:00Z">
        <w:r w:rsidR="00954129">
          <w:rPr>
            <w:rFonts w:ascii="Times New Roman" w:hAnsi="Times New Roman" w:cs="Times New Roman"/>
          </w:rPr>
          <w:t xml:space="preserve">models </w:t>
        </w:r>
      </w:ins>
      <w:ins w:id="923" w:author="Benton, Deon" w:date="2025-06-27T11:45:00Z" w16du:dateUtc="2025-06-27T16:45:00Z">
        <w:r w:rsidR="00716327">
          <w:rPr>
            <w:rFonts w:ascii="Times New Roman" w:hAnsi="Times New Roman" w:cs="Times New Roman"/>
          </w:rPr>
          <w:t xml:space="preserve">like that used here </w:t>
        </w:r>
      </w:ins>
      <w:ins w:id="924" w:author="Benton, Deon" w:date="2025-06-27T11:32:00Z" w16du:dateUtc="2025-06-27T16:32:00Z">
        <w:r w:rsidR="00954129">
          <w:rPr>
            <w:rFonts w:ascii="Times New Roman" w:hAnsi="Times New Roman" w:cs="Times New Roman"/>
          </w:rPr>
          <w:t>can discover autonomously which features to focus on, and this is true even if the features are perfectly correlated</w:t>
        </w:r>
      </w:ins>
      <w:ins w:id="925" w:author="Benton, Deon" w:date="2025-06-27T11:34:00Z" w16du:dateUtc="2025-06-27T16:34:00Z">
        <w:r w:rsidR="00183524">
          <w:rPr>
            <w:rFonts w:ascii="Times New Roman" w:hAnsi="Times New Roman" w:cs="Times New Roman"/>
          </w:rPr>
          <w:t xml:space="preserve"> (e.g., Benton, 2024; Rakison &amp; Lupyan, 2008; Singh et al., 2025)</w:t>
        </w:r>
      </w:ins>
      <w:ins w:id="926"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the features </w:t>
        </w:r>
      </w:ins>
      <w:ins w:id="927" w:author="Benton, Deon" w:date="2025-06-27T11:45:00Z" w16du:dateUtc="2025-06-27T16:45:00Z">
        <w:r w:rsidR="00716327">
          <w:rPr>
            <w:rFonts w:ascii="Times New Roman" w:hAnsi="Times New Roman" w:cs="Times New Roman"/>
          </w:rPr>
          <w:t>chosen</w:t>
        </w:r>
        <w:r w:rsidR="008A28D4">
          <w:rPr>
            <w:rFonts w:ascii="Times New Roman" w:hAnsi="Times New Roman" w:cs="Times New Roman"/>
          </w:rPr>
          <w:t xml:space="preserve"> for the model to process</w:t>
        </w:r>
      </w:ins>
      <w:ins w:id="928" w:author="Benton, Deon" w:date="2025-06-27T11:32:00Z" w16du:dateUtc="2025-06-27T16:32:00Z">
        <w:r w:rsidR="002428C0">
          <w:rPr>
            <w:rFonts w:ascii="Times New Roman" w:hAnsi="Times New Roman" w:cs="Times New Roman"/>
          </w:rPr>
          <w:t xml:space="preserve"> are exact</w:t>
        </w:r>
      </w:ins>
      <w:ins w:id="929" w:author="Benton, Deon" w:date="2025-06-27T11:33:00Z" w16du:dateUtc="2025-06-27T16:33:00Z">
        <w:r w:rsidR="002428C0">
          <w:rPr>
            <w:rFonts w:ascii="Times New Roman" w:hAnsi="Times New Roman" w:cs="Times New Roman"/>
          </w:rPr>
          <w:t xml:space="preserve">ly </w:t>
        </w:r>
      </w:ins>
      <w:ins w:id="930" w:author="Benton, Deon" w:date="2025-06-27T11:39:00Z" w16du:dateUtc="2025-06-27T16:39:00Z">
        <w:r w:rsidR="00426CE7">
          <w:rPr>
            <w:rFonts w:ascii="Times New Roman" w:hAnsi="Times New Roman" w:cs="Times New Roman"/>
          </w:rPr>
          <w:t>those</w:t>
        </w:r>
      </w:ins>
      <w:ins w:id="931" w:author="Benton, Deon" w:date="2025-06-27T11:33:00Z" w16du:dateUtc="2025-06-27T16:33:00Z">
        <w:r w:rsidR="00183524">
          <w:rPr>
            <w:rFonts w:ascii="Times New Roman" w:hAnsi="Times New Roman" w:cs="Times New Roman"/>
          </w:rPr>
          <w:t xml:space="preserve"> that infants attend to in the real world. For instance, </w:t>
        </w:r>
      </w:ins>
      <w:ins w:id="932" w:author="Benton, Deon" w:date="2025-06-27T11:39:00Z" w16du:dateUtc="2025-06-27T16:39:00Z">
        <w:r w:rsidR="00426CE7">
          <w:rPr>
            <w:rFonts w:ascii="Times New Roman" w:hAnsi="Times New Roman" w:cs="Times New Roman"/>
          </w:rPr>
          <w:t>research shows that</w:t>
        </w:r>
      </w:ins>
      <w:ins w:id="933" w:author="Benton, Deon" w:date="2025-06-27T11:33:00Z" w16du:dateUtc="2025-06-27T16:33:00Z">
        <w:r w:rsidR="00183524">
          <w:rPr>
            <w:rFonts w:ascii="Times New Roman" w:hAnsi="Times New Roman" w:cs="Times New Roman"/>
          </w:rPr>
          <w:t xml:space="preserve"> from </w:t>
        </w:r>
      </w:ins>
      <w:ins w:id="934" w:author="Benton, Deon" w:date="2025-06-27T11:35:00Z" w16du:dateUtc="2025-06-27T16:35:00Z">
        <w:r w:rsidR="00837114">
          <w:rPr>
            <w:rFonts w:ascii="Times New Roman" w:hAnsi="Times New Roman" w:cs="Times New Roman"/>
          </w:rPr>
          <w:t>birth or shortly thereafter</w:t>
        </w:r>
      </w:ins>
      <w:ins w:id="935" w:author="Benton, Deon" w:date="2025-06-27T11:39:00Z" w16du:dateUtc="2025-06-27T16:39:00Z">
        <w:r w:rsidR="00426CE7">
          <w:rPr>
            <w:rFonts w:ascii="Times New Roman" w:hAnsi="Times New Roman" w:cs="Times New Roman"/>
          </w:rPr>
          <w:t xml:space="preserve"> that infants preferentially</w:t>
        </w:r>
      </w:ins>
      <w:ins w:id="936" w:author="Benton, Deon" w:date="2025-06-27T11:33:00Z" w16du:dateUtc="2025-06-27T16:33:00Z">
        <w:r w:rsidR="00183524">
          <w:rPr>
            <w:rFonts w:ascii="Times New Roman" w:hAnsi="Times New Roman" w:cs="Times New Roman"/>
          </w:rPr>
          <w:t xml:space="preserve"> attend to movement over nonmovement</w:t>
        </w:r>
      </w:ins>
      <w:ins w:id="937" w:author="Benton, Deon" w:date="2025-06-27T11:35:00Z" w16du:dateUtc="2025-06-27T16:35:00Z">
        <w:r w:rsidR="00837114">
          <w:rPr>
            <w:rFonts w:ascii="Times New Roman" w:hAnsi="Times New Roman" w:cs="Times New Roman"/>
          </w:rPr>
          <w:t xml:space="preserve"> (</w:t>
        </w:r>
        <w:r w:rsidR="00F27E3C">
          <w:rPr>
            <w:rFonts w:ascii="Times New Roman" w:hAnsi="Times New Roman" w:cs="Times New Roman"/>
          </w:rPr>
          <w:t>e.g.,</w:t>
        </w:r>
        <w:r w:rsidR="00837114">
          <w:rPr>
            <w:rFonts w:ascii="Times New Roman" w:hAnsi="Times New Roman" w:cs="Times New Roman"/>
          </w:rPr>
          <w:t xml:space="preserve"> Slater, 1989)</w:t>
        </w:r>
      </w:ins>
      <w:ins w:id="938" w:author="Benton, Deon" w:date="2025-06-27T11:33:00Z" w16du:dateUtc="2025-06-27T16:33:00Z">
        <w:r w:rsidR="00183524">
          <w:rPr>
            <w:rFonts w:ascii="Times New Roman" w:hAnsi="Times New Roman" w:cs="Times New Roman"/>
          </w:rPr>
          <w:t xml:space="preserve">. </w:t>
        </w:r>
      </w:ins>
      <w:ins w:id="939" w:author="Benton, Deon" w:date="2025-06-27T11:40:00Z" w16du:dateUtc="2025-06-27T16:40:00Z">
        <w:r w:rsidR="00426CE7">
          <w:rPr>
            <w:rFonts w:ascii="Times New Roman" w:hAnsi="Times New Roman" w:cs="Times New Roman"/>
          </w:rPr>
          <w:t xml:space="preserve">Thus, including features like motion </w:t>
        </w:r>
      </w:ins>
      <w:ins w:id="940" w:author="Benton, Deon" w:date="2025-06-27T11:46:00Z" w16du:dateUtc="2025-06-27T16:46:00Z">
        <w:r w:rsidR="007A4C33">
          <w:rPr>
            <w:rFonts w:ascii="Times New Roman" w:hAnsi="Times New Roman" w:cs="Times New Roman"/>
          </w:rPr>
          <w:t>may better reflect</w:t>
        </w:r>
      </w:ins>
      <w:ins w:id="941" w:author="Benton, Deon" w:date="2025-06-27T11:40:00Z" w16du:dateUtc="2025-06-27T16:40:00Z">
        <w:r w:rsidR="00426CE7">
          <w:rPr>
            <w:rFonts w:ascii="Times New Roman" w:hAnsi="Times New Roman" w:cs="Times New Roman"/>
          </w:rPr>
          <w:t xml:space="preserve"> infants’ perceptual biases than including features like color or texture.</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363823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58B42CEB"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w:t>
      </w:r>
      <w:ins w:id="942"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w:t>
      </w:r>
      <w:ins w:id="943" w:author="detbenton1991@gmail.com" w:date="2025-06-27T18:38:00Z" w16du:dateUtc="2025-06-27T23:38:00Z">
        <w:r w:rsidR="00E71E95">
          <w:rPr>
            <w:rFonts w:ascii="Times New Roman" w:hAnsi="Times New Roman" w:cs="Times New Roman"/>
          </w:rPr>
          <w:t xml:space="preserve">To understand why this is the case—that is, </w:t>
        </w:r>
      </w:ins>
      <w:ins w:id="944" w:author="detbenton1991@gmail.com" w:date="2025-06-28T11:26:00Z" w16du:dateUtc="2025-06-28T16:26:00Z">
        <w:r w:rsidR="002531AE">
          <w:rPr>
            <w:rFonts w:ascii="Times New Roman" w:hAnsi="Times New Roman" w:cs="Times New Roman"/>
          </w:rPr>
          <w:t>why it is appropriate to conceptualize error as being positively related to infant loo</w:t>
        </w:r>
      </w:ins>
      <w:ins w:id="945" w:author="detbenton1991@gmail.com" w:date="2025-06-27T18:38:00Z" w16du:dateUtc="2025-06-27T23:38:00Z">
        <w:r w:rsidR="00E71E95">
          <w:rPr>
            <w:rFonts w:ascii="Times New Roman" w:hAnsi="Times New Roman" w:cs="Times New Roman"/>
          </w:rPr>
          <w:t xml:space="preserve">king time—it is </w:t>
        </w:r>
      </w:ins>
      <w:ins w:id="946" w:author="detbenton1991@gmail.com" w:date="2025-06-27T18:41:00Z" w16du:dateUtc="2025-06-27T23:41:00Z">
        <w:r w:rsidR="00E71E95">
          <w:rPr>
            <w:rFonts w:ascii="Times New Roman" w:hAnsi="Times New Roman" w:cs="Times New Roman"/>
          </w:rPr>
          <w:t xml:space="preserve">important to consider </w:t>
        </w:r>
      </w:ins>
      <w:ins w:id="947" w:author="detbenton1991@gmail.com" w:date="2025-06-27T18:42:00Z" w16du:dateUtc="2025-06-27T23:42:00Z">
        <w:r w:rsidR="00E71E95">
          <w:rPr>
            <w:rFonts w:ascii="Times New Roman" w:hAnsi="Times New Roman" w:cs="Times New Roman"/>
          </w:rPr>
          <w:t xml:space="preserve">the relation </w:t>
        </w:r>
      </w:ins>
      <w:ins w:id="948" w:author="detbenton1991@gmail.com" w:date="2025-06-28T11:27:00Z" w16du:dateUtc="2025-06-28T16:27:00Z">
        <w:r w:rsidR="0002365D">
          <w:rPr>
            <w:rFonts w:ascii="Times New Roman" w:hAnsi="Times New Roman" w:cs="Times New Roman"/>
          </w:rPr>
          <w:t>between infant habituation</w:t>
        </w:r>
      </w:ins>
      <w:ins w:id="949" w:author="detbenton1991@gmail.com" w:date="2025-06-27T18:44:00Z" w16du:dateUtc="2025-06-27T23:44:00Z">
        <w:r w:rsidR="00E71E95">
          <w:rPr>
            <w:rFonts w:ascii="Times New Roman" w:hAnsi="Times New Roman" w:cs="Times New Roman"/>
          </w:rPr>
          <w:t xml:space="preserve"> and learning in standard autoencoder neural networks.</w:t>
        </w:r>
      </w:ins>
      <w:ins w:id="950" w:author="detbenton1991@gmail.com" w:date="2025-06-27T18:43:00Z" w16du:dateUtc="2025-06-27T23:43:00Z">
        <w:r w:rsidR="00E71E95">
          <w:rPr>
            <w:rFonts w:ascii="Times New Roman" w:hAnsi="Times New Roman" w:cs="Times New Roman"/>
          </w:rPr>
          <w:t xml:space="preserve"> </w:t>
        </w:r>
      </w:ins>
      <w:ins w:id="951" w:author="detbenton1991@gmail.com" w:date="2025-06-27T18:38:00Z" w16du:dateUtc="2025-06-27T23:38:00Z">
        <w:r w:rsidR="00E71E95">
          <w:rPr>
            <w:rFonts w:ascii="Times New Roman" w:hAnsi="Times New Roman" w:cs="Times New Roman"/>
          </w:rPr>
          <w:t xml:space="preserve">briefly to </w:t>
        </w:r>
      </w:ins>
      <w:ins w:id="952" w:author="detbenton1991@gmail.com" w:date="2025-06-27T18:39:00Z" w16du:dateUtc="2025-06-27T23:39:00Z">
        <w:r w:rsidR="00E71E95">
          <w:rPr>
            <w:rFonts w:ascii="Times New Roman" w:hAnsi="Times New Roman" w:cs="Times New Roman"/>
          </w:rPr>
          <w:t>consider how autoencoders work</w:t>
        </w:r>
      </w:ins>
      <w:ins w:id="953" w:author="detbenton1991@gmail.com" w:date="2025-06-28T12:32:00Z" w16du:dateUtc="2025-06-28T17:32:00Z">
        <w:r w:rsidR="001E02B6">
          <w:rPr>
            <w:rFonts w:ascii="Times New Roman" w:hAnsi="Times New Roman" w:cs="Times New Roman"/>
          </w:rPr>
          <w:t xml:space="preserve"> (e.g., Mareschal et al., 2000)</w:t>
        </w:r>
      </w:ins>
      <w:ins w:id="954" w:author="detbenton1991@gmail.com" w:date="2025-06-27T18:39:00Z" w16du:dateUtc="2025-06-27T23:39:00Z">
        <w:r w:rsidR="00E71E95">
          <w:rPr>
            <w:rFonts w:ascii="Times New Roman" w:hAnsi="Times New Roman" w:cs="Times New Roman"/>
          </w:rPr>
          <w:t>.</w:t>
        </w:r>
      </w:ins>
      <w:ins w:id="955" w:author="detbenton1991@gmail.com" w:date="2025-06-28T11:27:00Z" w16du:dateUtc="2025-06-28T16:27:00Z">
        <w:r w:rsidR="003E737D">
          <w:rPr>
            <w:rFonts w:ascii="Times New Roman" w:hAnsi="Times New Roman" w:cs="Times New Roman"/>
          </w:rPr>
          <w:t xml:space="preserve"> According to one influential model (</w:t>
        </w:r>
      </w:ins>
      <w:ins w:id="956" w:author="detbenton1991@gmail.com" w:date="2025-06-28T11:43:00Z" w16du:dateUtc="2025-06-28T16:43:00Z">
        <w:r w:rsidR="007D16EA">
          <w:rPr>
            <w:rFonts w:ascii="Times New Roman" w:hAnsi="Times New Roman" w:cs="Times New Roman"/>
          </w:rPr>
          <w:t xml:space="preserve">Sokolov, </w:t>
        </w:r>
      </w:ins>
      <w:ins w:id="957" w:author="detbenton1991@gmail.com" w:date="2025-06-28T11:27:00Z" w16du:dateUtc="2025-06-28T16:27:00Z">
        <w:r w:rsidR="003E737D">
          <w:rPr>
            <w:rFonts w:ascii="Times New Roman" w:hAnsi="Times New Roman" w:cs="Times New Roman"/>
          </w:rPr>
          <w:t xml:space="preserve">1963), </w:t>
        </w:r>
      </w:ins>
      <w:ins w:id="958" w:author="detbenton1991@gmail.com" w:date="2025-06-28T11:28:00Z" w16du:dateUtc="2025-06-28T16:28:00Z">
        <w:r w:rsidR="008A22C6">
          <w:rPr>
            <w:rFonts w:ascii="Times New Roman" w:hAnsi="Times New Roman" w:cs="Times New Roman"/>
          </w:rPr>
          <w:t xml:space="preserve">habituation is a </w:t>
        </w:r>
      </w:ins>
      <w:ins w:id="959" w:author="detbenton1991@gmail.com" w:date="2025-06-28T11:29:00Z" w16du:dateUtc="2025-06-28T16:29:00Z">
        <w:r w:rsidR="008A22C6">
          <w:rPr>
            <w:rFonts w:ascii="Times New Roman" w:hAnsi="Times New Roman" w:cs="Times New Roman"/>
          </w:rPr>
          <w:t>process</w:t>
        </w:r>
      </w:ins>
      <w:ins w:id="960" w:author="detbenton1991@gmail.com" w:date="2025-06-28T11:34:00Z" w16du:dateUtc="2025-06-28T16:34:00Z">
        <w:r w:rsidR="00C26EA0">
          <w:rPr>
            <w:rFonts w:ascii="Times New Roman" w:hAnsi="Times New Roman" w:cs="Times New Roman"/>
          </w:rPr>
          <w:t xml:space="preserve"> in which learners</w:t>
        </w:r>
      </w:ins>
      <w:ins w:id="961" w:author="detbenton1991@gmail.com" w:date="2025-06-28T11:43:00Z" w16du:dateUtc="2025-06-28T16:43:00Z">
        <w:r w:rsidR="009D0459">
          <w:rPr>
            <w:rFonts w:ascii="Times New Roman" w:hAnsi="Times New Roman" w:cs="Times New Roman"/>
          </w:rPr>
          <w:t xml:space="preserve"> gradually adjust their internal representation of an external stimulus </w:t>
        </w:r>
        <w:r w:rsidR="009D0459">
          <w:rPr>
            <w:rFonts w:ascii="Times New Roman" w:hAnsi="Times New Roman" w:cs="Times New Roman"/>
          </w:rPr>
          <w:lastRenderedPageBreak/>
          <w:t xml:space="preserve">until </w:t>
        </w:r>
      </w:ins>
      <w:ins w:id="962" w:author="detbenton1991@gmail.com" w:date="2025-06-28T12:02:00Z" w16du:dateUtc="2025-06-28T17:02:00Z">
        <w:r w:rsidR="004743FE">
          <w:rPr>
            <w:rFonts w:ascii="Times New Roman" w:hAnsi="Times New Roman" w:cs="Times New Roman"/>
          </w:rPr>
          <w:t xml:space="preserve">it </w:t>
        </w:r>
      </w:ins>
      <w:ins w:id="963"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 and the external</w:t>
        </w:r>
      </w:ins>
      <w:ins w:id="964" w:author="detbenton1991@gmail.com" w:date="2025-06-28T11:45:00Z" w16du:dateUtc="2025-06-28T16:45:00Z">
        <w:r w:rsidR="009D0459">
          <w:rPr>
            <w:rFonts w:ascii="Times New Roman" w:hAnsi="Times New Roman" w:cs="Times New Roman"/>
          </w:rPr>
          <w:t xml:space="preserve"> stimulus, learners will continue </w:t>
        </w:r>
      </w:ins>
      <w:ins w:id="965" w:author="detbenton1991@gmail.com" w:date="2025-06-28T12:32:00Z" w16du:dateUtc="2025-06-28T17:32:00Z">
        <w:r w:rsidR="003C36B5">
          <w:rPr>
            <w:rFonts w:ascii="Times New Roman" w:hAnsi="Times New Roman" w:cs="Times New Roman"/>
          </w:rPr>
          <w:t>visually to</w:t>
        </w:r>
      </w:ins>
      <w:ins w:id="966" w:author="detbenton1991@gmail.com" w:date="2025-06-28T11:45:00Z" w16du:dateUtc="2025-06-28T16:45:00Z">
        <w:r w:rsidR="009D0459">
          <w:rPr>
            <w:rFonts w:ascii="Times New Roman" w:hAnsi="Times New Roman" w:cs="Times New Roman"/>
          </w:rPr>
          <w:t xml:space="preserve"> fixate the external stimulus. At the point that</w:t>
        </w:r>
      </w:ins>
      <w:ins w:id="967" w:author="detbenton1991@gmail.com" w:date="2025-06-28T12:33:00Z" w16du:dateUtc="2025-06-28T17:33:00Z">
        <w:r w:rsidR="00FE55EE">
          <w:rPr>
            <w:rFonts w:ascii="Times New Roman" w:hAnsi="Times New Roman" w:cs="Times New Roman"/>
          </w:rPr>
          <w:t xml:space="preserve"> the</w:t>
        </w:r>
      </w:ins>
      <w:ins w:id="968" w:author="detbenton1991@gmail.com" w:date="2025-06-28T11:45:00Z" w16du:dateUtc="2025-06-28T16:45:00Z">
        <w:r w:rsidR="009D0459">
          <w:rPr>
            <w:rFonts w:ascii="Times New Roman" w:hAnsi="Times New Roman" w:cs="Times New Roman"/>
          </w:rPr>
          <w:t xml:space="preserve"> </w:t>
        </w:r>
      </w:ins>
      <w:ins w:id="969" w:author="detbenton1991@gmail.com" w:date="2025-06-28T12:33:00Z" w16du:dateUtc="2025-06-28T17:33:00Z">
        <w:r w:rsidR="00FE55EE">
          <w:rPr>
            <w:rFonts w:ascii="Times New Roman" w:hAnsi="Times New Roman" w:cs="Times New Roman"/>
          </w:rPr>
          <w:t>discrepancy</w:t>
        </w:r>
      </w:ins>
      <w:ins w:id="970" w:author="detbenton1991@gmail.com" w:date="2025-06-28T11:45:00Z" w16du:dateUtc="2025-06-28T16:45:00Z">
        <w:r w:rsidR="009D0459">
          <w:rPr>
            <w:rFonts w:ascii="Times New Roman" w:hAnsi="Times New Roman" w:cs="Times New Roman"/>
          </w:rPr>
          <w:t xml:space="preserve"> is resolved, however, learners will </w:t>
        </w:r>
      </w:ins>
      <w:ins w:id="971" w:author="detbenton1991@gmail.com" w:date="2025-06-28T12:33:00Z" w16du:dateUtc="2025-06-28T17:33:00Z">
        <w:r w:rsidR="003C36B5">
          <w:rPr>
            <w:rFonts w:ascii="Times New Roman" w:hAnsi="Times New Roman" w:cs="Times New Roman"/>
          </w:rPr>
          <w:t>disengage from the external stimulus and turn their attention elsewhere</w:t>
        </w:r>
      </w:ins>
      <w:ins w:id="972" w:author="detbenton1991@gmail.com" w:date="2025-06-28T11:45:00Z" w16du:dateUtc="2025-06-28T16:45:00Z">
        <w:r w:rsidR="009D0459">
          <w:rPr>
            <w:rFonts w:ascii="Times New Roman" w:hAnsi="Times New Roman" w:cs="Times New Roman"/>
          </w:rPr>
          <w:t xml:space="preserve">. </w:t>
        </w:r>
      </w:ins>
      <w:ins w:id="973" w:author="detbenton1991@gmail.com" w:date="2025-06-28T11:29:00Z" w16du:dateUtc="2025-06-28T16:29:00Z">
        <w:r w:rsidR="00C26EA0">
          <w:rPr>
            <w:rFonts w:ascii="Times New Roman" w:hAnsi="Times New Roman" w:cs="Times New Roman"/>
          </w:rPr>
          <w:t>In a similar vein,</w:t>
        </w:r>
      </w:ins>
      <w:ins w:id="974" w:author="detbenton1991@gmail.com" w:date="2025-06-28T12:02:00Z" w16du:dateUtc="2025-06-28T17:02:00Z">
        <w:r w:rsidR="00863608">
          <w:rPr>
            <w:rFonts w:ascii="Times New Roman" w:hAnsi="Times New Roman" w:cs="Times New Roman"/>
          </w:rPr>
          <w:t xml:space="preserve"> autoencoder neural networks learn to reproduce</w:t>
        </w:r>
      </w:ins>
      <w:ins w:id="975" w:author="detbenton1991@gmail.com" w:date="2025-06-28T12:14:00Z" w16du:dateUtc="2025-06-28T17:14:00Z">
        <w:r w:rsidR="00F00019">
          <w:rPr>
            <w:rFonts w:ascii="Times New Roman" w:hAnsi="Times New Roman" w:cs="Times New Roman"/>
          </w:rPr>
          <w:t xml:space="preserve"> at the output layer</w:t>
        </w:r>
      </w:ins>
      <w:ins w:id="976" w:author="detbenton1991@gmail.com" w:date="2025-06-28T12:02:00Z" w16du:dateUtc="2025-06-28T17:02:00Z">
        <w:r w:rsidR="00863608">
          <w:rPr>
            <w:rFonts w:ascii="Times New Roman" w:hAnsi="Times New Roman" w:cs="Times New Roman"/>
          </w:rPr>
          <w:t xml:space="preserve"> in</w:t>
        </w:r>
      </w:ins>
      <w:ins w:id="977" w:author="detbenton1991@gmail.com" w:date="2025-06-28T12:03:00Z" w16du:dateUtc="2025-06-28T17:03:00Z">
        <w:r w:rsidR="00863608">
          <w:rPr>
            <w:rFonts w:ascii="Times New Roman" w:hAnsi="Times New Roman" w:cs="Times New Roman"/>
          </w:rPr>
          <w:t>put to the model</w:t>
        </w:r>
      </w:ins>
      <w:ins w:id="978" w:author="detbenton1991@gmail.com" w:date="2025-06-28T12:14:00Z" w16du:dateUtc="2025-06-28T17:14:00Z">
        <w:r w:rsidR="002A0405">
          <w:rPr>
            <w:rFonts w:ascii="Times New Roman" w:hAnsi="Times New Roman" w:cs="Times New Roman"/>
          </w:rPr>
          <w:t xml:space="preserve">. These networks do this </w:t>
        </w:r>
      </w:ins>
      <w:ins w:id="979" w:author="detbenton1991@gmail.com" w:date="2025-06-28T12:03:00Z" w16du:dateUtc="2025-06-28T17:03:00Z">
        <w:r w:rsidR="00863608">
          <w:rPr>
            <w:rFonts w:ascii="Times New Roman" w:hAnsi="Times New Roman" w:cs="Times New Roman"/>
          </w:rPr>
          <w:t>by gradually adjusting their internal (hidden) representations until those representations are sufficient to reproduce that input at the output.</w:t>
        </w:r>
      </w:ins>
      <w:ins w:id="980" w:author="detbenton1991@gmail.com" w:date="2025-06-28T11:29:00Z" w16du:dateUtc="2025-06-28T16:29:00Z">
        <w:r w:rsidR="00C26EA0">
          <w:rPr>
            <w:rFonts w:ascii="Times New Roman" w:hAnsi="Times New Roman" w:cs="Times New Roman"/>
          </w:rPr>
          <w:t xml:space="preserve"> </w:t>
        </w:r>
      </w:ins>
      <w:ins w:id="981" w:author="detbenton1991@gmail.com" w:date="2025-06-28T12:08:00Z" w16du:dateUtc="2025-06-28T17:08:00Z">
        <w:r w:rsidR="00863608">
          <w:rPr>
            <w:rFonts w:ascii="Times New Roman" w:hAnsi="Times New Roman" w:cs="Times New Roman"/>
          </w:rPr>
          <w:t>As was true for infant</w:t>
        </w:r>
      </w:ins>
      <w:ins w:id="982" w:author="detbenton1991@gmail.com" w:date="2025-06-28T12:09:00Z" w16du:dateUtc="2025-06-28T17:09:00Z">
        <w:r w:rsidR="00863608">
          <w:rPr>
            <w:rFonts w:ascii="Times New Roman" w:hAnsi="Times New Roman" w:cs="Times New Roman"/>
          </w:rPr>
          <w:t xml:space="preserve"> habituation</w:t>
        </w:r>
      </w:ins>
      <w:ins w:id="983" w:author="detbenton1991@gmail.com" w:date="2025-06-28T11:46:00Z" w16du:dateUtc="2025-06-28T16:46:00Z">
        <w:r w:rsidR="00FD7FD0">
          <w:rPr>
            <w:rFonts w:ascii="Times New Roman" w:hAnsi="Times New Roman" w:cs="Times New Roman"/>
          </w:rPr>
          <w:t xml:space="preserve">, </w:t>
        </w:r>
      </w:ins>
      <w:ins w:id="984" w:author="detbenton1991@gmail.com" w:date="2025-06-28T12:04:00Z" w16du:dateUtc="2025-06-28T17:04:00Z">
        <w:r w:rsidR="00863608">
          <w:rPr>
            <w:rFonts w:ascii="Times New Roman" w:hAnsi="Times New Roman" w:cs="Times New Roman"/>
          </w:rPr>
          <w:t xml:space="preserve">network </w:t>
        </w:r>
      </w:ins>
      <w:ins w:id="985" w:author="detbenton1991@gmail.com" w:date="2025-06-28T11:46:00Z" w16du:dateUtc="2025-06-28T16:46:00Z">
        <w:r w:rsidR="00FD7FD0">
          <w:rPr>
            <w:rFonts w:ascii="Times New Roman" w:hAnsi="Times New Roman" w:cs="Times New Roman"/>
          </w:rPr>
          <w:t xml:space="preserve">error </w:t>
        </w:r>
      </w:ins>
      <w:ins w:id="986" w:author="detbenton1991@gmail.com" w:date="2025-06-28T12:09:00Z" w16du:dateUtc="2025-06-28T17:09:00Z">
        <w:r w:rsidR="008324D1">
          <w:rPr>
            <w:rFonts w:ascii="Times New Roman" w:hAnsi="Times New Roman" w:cs="Times New Roman"/>
          </w:rPr>
          <w:t>(akin</w:t>
        </w:r>
      </w:ins>
      <w:ins w:id="987" w:author="detbenton1991@gmail.com" w:date="2025-06-28T12:10:00Z" w16du:dateUtc="2025-06-28T17:10:00Z">
        <w:r w:rsidR="008324D1">
          <w:rPr>
            <w:rFonts w:ascii="Times New Roman" w:hAnsi="Times New Roman" w:cs="Times New Roman"/>
          </w:rPr>
          <w:t xml:space="preserve"> to infant looking times) </w:t>
        </w:r>
      </w:ins>
      <w:ins w:id="988" w:author="detbenton1991@gmail.com" w:date="2025-06-28T11:46:00Z" w16du:dateUtc="2025-06-28T16:46:00Z">
        <w:r w:rsidR="00FD7FD0">
          <w:rPr>
            <w:rFonts w:ascii="Times New Roman" w:hAnsi="Times New Roman" w:cs="Times New Roman"/>
          </w:rPr>
          <w:t xml:space="preserve">will remain high until the discrepancy between the model’s representation of the external stimulus at the hidden layer matches the external stimulus </w:t>
        </w:r>
      </w:ins>
      <w:ins w:id="989" w:author="detbenton1991@gmail.com" w:date="2025-06-28T12:10:00Z" w16du:dateUtc="2025-06-28T17:10:00Z">
        <w:r w:rsidR="008324D1">
          <w:rPr>
            <w:rFonts w:ascii="Times New Roman" w:hAnsi="Times New Roman" w:cs="Times New Roman"/>
          </w:rPr>
          <w:t>in some way</w:t>
        </w:r>
      </w:ins>
      <w:ins w:id="990" w:author="detbenton1991@gmail.com" w:date="2025-06-28T11:46:00Z" w16du:dateUtc="2025-06-28T16:46:00Z">
        <w:r w:rsidR="00FD7FD0">
          <w:rPr>
            <w:rFonts w:ascii="Times New Roman" w:hAnsi="Times New Roman" w:cs="Times New Roman"/>
          </w:rPr>
          <w:t>.</w:t>
        </w:r>
      </w:ins>
      <w:ins w:id="991" w:author="detbenton1991@gmail.com" w:date="2025-06-28T12:10:00Z" w16du:dateUtc="2025-06-28T17:10:00Z">
        <w:r w:rsidR="007F7477">
          <w:rPr>
            <w:rFonts w:ascii="Times New Roman" w:hAnsi="Times New Roman" w:cs="Times New Roman"/>
          </w:rPr>
          <w:t xml:space="preserve"> </w:t>
        </w:r>
      </w:ins>
      <w:ins w:id="992" w:author="detbenton1991@gmail.com" w:date="2025-06-27T18:40:00Z" w16du:dateUtc="2025-06-27T23:40:00Z">
        <w:r w:rsidR="00E71E95">
          <w:rPr>
            <w:rFonts w:ascii="Times New Roman" w:hAnsi="Times New Roman" w:cs="Times New Roman"/>
          </w:rPr>
          <w:t xml:space="preserve"> </w:t>
        </w:r>
      </w:ins>
      <w:r>
        <w:rPr>
          <w:rFonts w:ascii="Times New Roman" w:hAnsi="Times New Roman" w:cs="Times New Roman"/>
        </w:rPr>
        <w:t xml:space="preserve">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w:t>
      </w:r>
      <w:r>
        <w:rPr>
          <w:rFonts w:ascii="Times New Roman" w:hAnsi="Times New Roman" w:cs="Times New Roman"/>
        </w:rPr>
        <w:lastRenderedPageBreak/>
        <w:t xml:space="preserve">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w:t>
      </w:r>
      <w:r>
        <w:rPr>
          <w:rFonts w:ascii="Times New Roman" w:eastAsia="Times New Roman" w:hAnsi="Times New Roman" w:cs="Times New Roman"/>
        </w:rPr>
        <w:lastRenderedPageBreak/>
        <w:t xml:space="preserve">(Experimental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w:t>
      </w:r>
      <w:r>
        <w:rPr>
          <w:rFonts w:ascii="Times New Roman" w:eastAsia="Times New Roman" w:hAnsi="Times New Roman" w:cs="Times New Roman"/>
        </w:rPr>
        <w:lastRenderedPageBreak/>
        <w:t xml:space="preserve">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w:t>
      </w:r>
      <w:del w:id="993"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w:t>
      </w:r>
      <w:r>
        <w:rPr>
          <w:rFonts w:ascii="Times New Roman" w:hAnsi="Times New Roman" w:cs="Times New Roman"/>
        </w:rPr>
        <w:lastRenderedPageBreak/>
        <w:t xml:space="preserve">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w:t>
      </w:r>
      <w:r>
        <w:rPr>
          <w:rFonts w:ascii="Times New Roman" w:hAnsi="Times New Roman" w:cs="Times New Roman"/>
        </w:rPr>
        <w:lastRenderedPageBreak/>
        <w:t xml:space="preserve">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w:t>
      </w:r>
      <w:r w:rsidRPr="004C0C81">
        <w:rPr>
          <w:rFonts w:ascii="Times New Roman" w:hAnsi="Times New Roman" w:cs="Times New Roman"/>
        </w:rPr>
        <w:lastRenderedPageBreak/>
        <w:t>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994" w:author="detbenton1991@gmail.com" w:date="2025-07-03T20:43:00Z" w16du:dateUtc="2025-07-04T01:43:00Z">
        <w:r w:rsidRPr="00EC33BD" w:rsidDel="00B05A5B">
          <w:rPr>
            <w:rFonts w:ascii="Times New Roman" w:eastAsia="Times New Roman" w:hAnsi="Times New Roman" w:cs="Times New Roman"/>
          </w:rPr>
          <w:delText xml:space="preserve">two </w:delText>
        </w:r>
      </w:del>
      <w:ins w:id="995"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996"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997"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998" w:author="detbenton1991@gmail.com" w:date="2025-07-03T20:44:00Z" w16du:dateUtc="2025-07-04T01:44:00Z">
        <w:r>
          <w:rPr>
            <w:rFonts w:ascii="Times New Roman" w:eastAsia="Times New Roman" w:hAnsi="Times New Roman" w:cs="Times New Roman"/>
          </w:rPr>
          <w:t xml:space="preserve"> the explanatory breadth of the</w:t>
        </w:r>
      </w:ins>
      <w:ins w:id="999"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Csibra et al. (2003)</w:t>
        </w:r>
      </w:ins>
      <w:ins w:id="1000" w:author="detbenton1991@gmail.com" w:date="2025-07-03T20:45:00Z" w16du:dateUtc="2025-07-04T01:45:00Z">
        <w:r>
          <w:rPr>
            <w:rFonts w:ascii="Times New Roman" w:eastAsia="Times New Roman" w:hAnsi="Times New Roman" w:cs="Times New Roman"/>
          </w:rPr>
          <w:t>—</w:t>
        </w:r>
      </w:ins>
      <w:ins w:id="1001" w:author="detbenton1991@gmail.com" w:date="2025-07-03T20:43:00Z" w16du:dateUtc="2025-07-04T01:43:00Z">
        <w:r w:rsidRPr="00B05A5B">
          <w:rPr>
            <w:rFonts w:ascii="Times New Roman" w:eastAsia="Times New Roman" w:hAnsi="Times New Roman" w:cs="Times New Roman"/>
          </w:rPr>
          <w:t>which did not use the Gergely paradigm</w:t>
        </w:r>
      </w:ins>
      <w:ins w:id="1002" w:author="detbenton1991@gmail.com" w:date="2025-07-03T20:45:00Z" w16du:dateUtc="2025-07-04T01:45:00Z">
        <w:r>
          <w:rPr>
            <w:rFonts w:ascii="Times New Roman" w:eastAsia="Times New Roman" w:hAnsi="Times New Roman" w:cs="Times New Roman"/>
          </w:rPr>
          <w:t>—</w:t>
        </w:r>
      </w:ins>
      <w:ins w:id="1003"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004"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005"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006"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F9A8" w14:textId="77777777" w:rsidR="00E92E75" w:rsidRDefault="00E92E75" w:rsidP="00391C7E">
      <w:pPr>
        <w:spacing w:after="0" w:line="240" w:lineRule="auto"/>
      </w:pPr>
      <w:r>
        <w:separator/>
      </w:r>
    </w:p>
  </w:endnote>
  <w:endnote w:type="continuationSeparator" w:id="0">
    <w:p w14:paraId="77236E44" w14:textId="77777777" w:rsidR="00E92E75" w:rsidRDefault="00E92E7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5CF7" w14:textId="77777777" w:rsidR="00E92E75" w:rsidRDefault="00E92E75" w:rsidP="00391C7E">
      <w:pPr>
        <w:spacing w:after="0" w:line="240" w:lineRule="auto"/>
      </w:pPr>
      <w:r>
        <w:separator/>
      </w:r>
    </w:p>
  </w:footnote>
  <w:footnote w:type="continuationSeparator" w:id="0">
    <w:p w14:paraId="12F5D66C" w14:textId="77777777" w:rsidR="00E92E75" w:rsidRDefault="00E92E75"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0E2"/>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1EFD"/>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31AE"/>
    <w:rsid w:val="0025617C"/>
    <w:rsid w:val="002575FD"/>
    <w:rsid w:val="002576EE"/>
    <w:rsid w:val="00261659"/>
    <w:rsid w:val="00261D7B"/>
    <w:rsid w:val="0026634B"/>
    <w:rsid w:val="00266FBB"/>
    <w:rsid w:val="0026781C"/>
    <w:rsid w:val="0027198F"/>
    <w:rsid w:val="0027220C"/>
    <w:rsid w:val="00273FB5"/>
    <w:rsid w:val="00280367"/>
    <w:rsid w:val="002807A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50CE"/>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CE7"/>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77556"/>
    <w:rsid w:val="00580F17"/>
    <w:rsid w:val="00582C9C"/>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A7D"/>
    <w:rsid w:val="00601EDE"/>
    <w:rsid w:val="00602BA1"/>
    <w:rsid w:val="00602CDD"/>
    <w:rsid w:val="0060305E"/>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C04"/>
    <w:rsid w:val="006A0061"/>
    <w:rsid w:val="006A02DB"/>
    <w:rsid w:val="006A10F7"/>
    <w:rsid w:val="006A14C5"/>
    <w:rsid w:val="006A15E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720"/>
    <w:rsid w:val="007208DB"/>
    <w:rsid w:val="00721075"/>
    <w:rsid w:val="0072275E"/>
    <w:rsid w:val="0072329E"/>
    <w:rsid w:val="00725B8D"/>
    <w:rsid w:val="0072658E"/>
    <w:rsid w:val="00727508"/>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3276"/>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24D1"/>
    <w:rsid w:val="008331D8"/>
    <w:rsid w:val="008343F0"/>
    <w:rsid w:val="00834486"/>
    <w:rsid w:val="0083496E"/>
    <w:rsid w:val="008353F2"/>
    <w:rsid w:val="00837114"/>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127C"/>
    <w:rsid w:val="00971A00"/>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529D2"/>
    <w:rsid w:val="00A53913"/>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684E"/>
    <w:rsid w:val="00CA6A68"/>
    <w:rsid w:val="00CA711C"/>
    <w:rsid w:val="00CA7522"/>
    <w:rsid w:val="00CB049D"/>
    <w:rsid w:val="00CB1F41"/>
    <w:rsid w:val="00CB29AC"/>
    <w:rsid w:val="00CB4189"/>
    <w:rsid w:val="00CB4683"/>
    <w:rsid w:val="00CB4940"/>
    <w:rsid w:val="00CB4E79"/>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1F8A"/>
    <w:rsid w:val="00DA232F"/>
    <w:rsid w:val="00DA286F"/>
    <w:rsid w:val="00DA5522"/>
    <w:rsid w:val="00DA5568"/>
    <w:rsid w:val="00DA57F6"/>
    <w:rsid w:val="00DA7FA8"/>
    <w:rsid w:val="00DB020F"/>
    <w:rsid w:val="00DB0878"/>
    <w:rsid w:val="00DB0B34"/>
    <w:rsid w:val="00DB0E07"/>
    <w:rsid w:val="00DB0EB2"/>
    <w:rsid w:val="00DB2407"/>
    <w:rsid w:val="00DB3A30"/>
    <w:rsid w:val="00DB5FFD"/>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5412"/>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6A7"/>
    <w:rsid w:val="00E32921"/>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63E"/>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49</Pages>
  <Words>12481</Words>
  <Characters>71148</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10</cp:revision>
  <dcterms:created xsi:type="dcterms:W3CDTF">2025-07-03T23:54:00Z</dcterms:created>
  <dcterms:modified xsi:type="dcterms:W3CDTF">2025-07-04T01:48:00Z</dcterms:modified>
</cp:coreProperties>
</file>