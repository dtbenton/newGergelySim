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Quinn &amp; Eimas, 1997; Rakison &amp; Lupyan,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in VoE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inani</w:t>
        </w:r>
      </w:ins>
      <w:ins w:id="362"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infants’ looking behaviors in VoE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ins w:id="501" w:author="detbenton1991@gmail.com" w:date="2025-06-19T17:52:00Z" w16du:dateUtc="2025-06-19T22:52:00Z">
        <w:r>
          <w:rPr>
            <w:rFonts w:ascii="Times New Roman" w:hAnsi="Times New Roman" w:cs="Times New Roman"/>
          </w:rPr>
          <w:t xml:space="preserve">VoE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Schlingloff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ins w:id="604" w:author="Benton, Deon" w:date="2025-06-23T13:02:00Z" w16du:dateUtc="2025-06-23T18:02:00Z">
        <w:r w:rsidR="00D409AB">
          <w:rPr>
            <w:rFonts w:ascii="Times New Roman" w:hAnsi="Times New Roman" w:cs="Times New Roman"/>
          </w:rPr>
          <w:t>Bogartz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VoE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VoE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11FF3117" w:rsidR="00EF4B25" w:rsidRDefault="00DE18F0" w:rsidP="00D027B5">
      <w:pPr>
        <w:spacing w:line="480" w:lineRule="auto"/>
        <w:contextualSpacing/>
        <w:rPr>
          <w:ins w:id="674" w:author="Benton, Deon" w:date="2025-06-25T13:18:00Z" w16du:dateUtc="2025-06-25T18:18:00Z"/>
          <w:rFonts w:ascii="Times New Roman" w:hAnsi="Times New Roman" w:cs="Times New Roman"/>
        </w:rPr>
      </w:pPr>
      <w:ins w:id="675"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6" w:author="Benton, Deon" w:date="2025-06-24T12:04:00Z" w16du:dateUtc="2025-06-24T17:04:00Z">
        <w:r>
          <w:rPr>
            <w:rFonts w:ascii="Times New Roman" w:hAnsi="Times New Roman" w:cs="Times New Roman"/>
          </w:rPr>
          <w:t>s in VoE studies from a lean perspective. However, efforts to explain infants’ action understanding</w:t>
        </w:r>
      </w:ins>
      <w:ins w:id="677" w:author="detbenton1991@gmail.com" w:date="2025-07-03T18:56:00Z" w16du:dateUtc="2025-07-03T23:56:00Z">
        <w:r w:rsidR="00E7463E">
          <w:rPr>
            <w:rFonts w:ascii="Times New Roman" w:hAnsi="Times New Roman" w:cs="Times New Roman"/>
          </w:rPr>
          <w:t xml:space="preserve"> and processing in particular</w:t>
        </w:r>
      </w:ins>
      <w:ins w:id="678" w:author="Benton, Deon" w:date="2025-06-24T12:04:00Z" w16du:dateUtc="2025-06-24T17:04:00Z">
        <w:r>
          <w:rPr>
            <w:rFonts w:ascii="Times New Roman" w:hAnsi="Times New Roman" w:cs="Times New Roman"/>
          </w:rPr>
          <w:t xml:space="preserve"> from the same perspective remain relatively scarce</w:t>
        </w:r>
      </w:ins>
      <w:ins w:id="679" w:author="Benton, Deon" w:date="2025-06-24T13:30:00Z" w16du:dateUtc="2025-06-24T18:30:00Z">
        <w:r w:rsidR="000C6B58">
          <w:rPr>
            <w:rFonts w:ascii="Times New Roman" w:hAnsi="Times New Roman" w:cs="Times New Roman"/>
          </w:rPr>
          <w:t>.</w:t>
        </w:r>
      </w:ins>
      <w:ins w:id="680" w:author="Benton, Deon" w:date="2025-06-24T13:18:00Z" w16du:dateUtc="2025-06-24T18:18:00Z">
        <w:r w:rsidR="00C03B2C">
          <w:rPr>
            <w:rFonts w:ascii="Times New Roman" w:hAnsi="Times New Roman" w:cs="Times New Roman"/>
          </w:rPr>
          <w:t xml:space="preserve"> </w:t>
        </w:r>
      </w:ins>
      <w:ins w:id="681" w:author="Benton, Deon" w:date="2025-06-24T14:41:00Z" w16du:dateUtc="2025-06-24T19:41:00Z">
        <w:r w:rsidR="00673D12">
          <w:rPr>
            <w:rFonts w:ascii="Times New Roman" w:hAnsi="Times New Roman" w:cs="Times New Roman"/>
          </w:rPr>
          <w:t>A</w:t>
        </w:r>
      </w:ins>
      <w:ins w:id="682" w:author="Benton, Deon" w:date="2025-06-23T21:57:00Z" w16du:dateUtc="2025-06-24T02:57:00Z">
        <w:r w:rsidR="000329CC">
          <w:rPr>
            <w:rFonts w:ascii="Times New Roman" w:hAnsi="Times New Roman" w:cs="Times New Roman"/>
          </w:rPr>
          <w:t xml:space="preserve"> </w:t>
        </w:r>
      </w:ins>
      <w:ins w:id="683" w:author="Benton, Deon" w:date="2025-06-24T13:30:00Z" w16du:dateUtc="2025-06-24T18:30:00Z">
        <w:r w:rsidR="000C6B58">
          <w:rPr>
            <w:rFonts w:ascii="Times New Roman" w:hAnsi="Times New Roman" w:cs="Times New Roman"/>
          </w:rPr>
          <w:t>notab</w:t>
        </w:r>
      </w:ins>
      <w:ins w:id="684" w:author="Benton, Deon" w:date="2025-06-24T13:31:00Z" w16du:dateUtc="2025-06-24T18:31:00Z">
        <w:r w:rsidR="000C6B58">
          <w:rPr>
            <w:rFonts w:ascii="Times New Roman" w:hAnsi="Times New Roman" w:cs="Times New Roman"/>
          </w:rPr>
          <w:t>le exception to this is a</w:t>
        </w:r>
      </w:ins>
      <w:ins w:id="685" w:author="detbenton1991@gmail.com" w:date="2025-07-03T18:56:00Z" w16du:dateUtc="2025-07-03T23:56:00Z">
        <w:r w:rsidR="00E7463E">
          <w:rPr>
            <w:rFonts w:ascii="Times New Roman" w:hAnsi="Times New Roman" w:cs="Times New Roman"/>
          </w:rPr>
          <w:t xml:space="preserve"> computational investigation</w:t>
        </w:r>
      </w:ins>
      <w:ins w:id="686" w:author="Benton, Deon" w:date="2025-06-24T13:31:00Z" w16du:dateUtc="2025-06-24T18:31:00Z">
        <w:del w:id="687"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88" w:author="Benton, Deon" w:date="2025-06-23T21:12:00Z" w16du:dateUtc="2025-06-24T02:12:00Z">
        <w:r w:rsidR="00EC7604">
          <w:rPr>
            <w:rFonts w:ascii="Times New Roman" w:hAnsi="Times New Roman" w:cs="Times New Roman"/>
          </w:rPr>
          <w:t>by Overwalle (2010)</w:t>
        </w:r>
      </w:ins>
      <w:ins w:id="689" w:author="Benton, Deon" w:date="2025-06-24T14:25:00Z" w16du:dateUtc="2025-06-24T19:25:00Z">
        <w:r w:rsidR="00B81767">
          <w:rPr>
            <w:rFonts w:ascii="Times New Roman" w:hAnsi="Times New Roman" w:cs="Times New Roman"/>
          </w:rPr>
          <w:t>.</w:t>
        </w:r>
      </w:ins>
      <w:ins w:id="690" w:author="Benton, Deon" w:date="2025-06-24T14:41:00Z" w16du:dateUtc="2025-06-24T19:41:00Z">
        <w:r w:rsidR="00673D12">
          <w:rPr>
            <w:rFonts w:ascii="Times New Roman" w:hAnsi="Times New Roman" w:cs="Times New Roman"/>
          </w:rPr>
          <w:t xml:space="preserve"> </w:t>
        </w:r>
      </w:ins>
      <w:ins w:id="691"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2" w:author="Benton, Deon" w:date="2025-06-24T22:47:00Z" w16du:dateUtc="2025-06-25T03:47:00Z">
        <w:r w:rsidR="00861E76">
          <w:rPr>
            <w:rFonts w:ascii="Times New Roman" w:hAnsi="Times New Roman" w:cs="Times New Roman"/>
          </w:rPr>
          <w:t>a priori notions of efficiency based on a teleological stance are not necessary</w:t>
        </w:r>
      </w:ins>
      <w:ins w:id="693"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4" w:author="Benton, Deon" w:date="2025-06-24T22:47:00Z" w16du:dateUtc="2025-06-25T03:47:00Z">
        <w:r w:rsidR="00861E76">
          <w:rPr>
            <w:rFonts w:ascii="Times New Roman" w:hAnsi="Times New Roman" w:cs="Times New Roman"/>
          </w:rPr>
          <w:t xml:space="preserve">Overwalle (2010) </w:t>
        </w:r>
      </w:ins>
      <w:ins w:id="695" w:author="Benton, Deon" w:date="2025-06-24T22:51:00Z" w16du:dateUtc="2025-06-25T03:51:00Z">
        <w:r w:rsidR="00811804">
          <w:rPr>
            <w:rFonts w:ascii="Times New Roman" w:hAnsi="Times New Roman" w:cs="Times New Roman"/>
          </w:rPr>
          <w:t>implemented this idea in a</w:t>
        </w:r>
      </w:ins>
      <w:ins w:id="696" w:author="Benton, Deon" w:date="2025-06-24T22:43:00Z" w16du:dateUtc="2025-06-25T03:43:00Z">
        <w:r w:rsidR="00861E76">
          <w:rPr>
            <w:rFonts w:ascii="Times New Roman" w:hAnsi="Times New Roman" w:cs="Times New Roman"/>
          </w:rPr>
          <w:t xml:space="preserve"> </w:t>
        </w:r>
      </w:ins>
      <w:ins w:id="697" w:author="Benton, Deon" w:date="2025-06-24T22:51:00Z" w16du:dateUtc="2025-06-25T03:51:00Z">
        <w:r w:rsidR="00861E76">
          <w:rPr>
            <w:rFonts w:ascii="Times New Roman" w:hAnsi="Times New Roman" w:cs="Times New Roman"/>
          </w:rPr>
          <w:t>recurrent connectionist model</w:t>
        </w:r>
      </w:ins>
      <w:ins w:id="698" w:author="Benton, Deon" w:date="2025-06-24T22:45:00Z" w16du:dateUtc="2025-06-25T03:45:00Z">
        <w:r w:rsidR="00861E76">
          <w:rPr>
            <w:rFonts w:ascii="Times New Roman" w:hAnsi="Times New Roman" w:cs="Times New Roman"/>
          </w:rPr>
          <w:t xml:space="preserve"> </w:t>
        </w:r>
      </w:ins>
      <w:ins w:id="699" w:author="Benton, Deon" w:date="2025-06-24T22:51:00Z" w16du:dateUtc="2025-06-25T03:51:00Z">
        <w:r w:rsidR="00811804">
          <w:rPr>
            <w:rFonts w:ascii="Times New Roman" w:hAnsi="Times New Roman" w:cs="Times New Roman"/>
          </w:rPr>
          <w:t xml:space="preserve">and showed that </w:t>
        </w:r>
      </w:ins>
      <w:ins w:id="700" w:author="Benton, Deon" w:date="2025-06-24T22:54:00Z" w16du:dateUtc="2025-06-25T03:54:00Z">
        <w:r w:rsidR="00D027B5">
          <w:rPr>
            <w:rFonts w:ascii="Times New Roman" w:hAnsi="Times New Roman" w:cs="Times New Roman"/>
          </w:rPr>
          <w:t>it could explain</w:t>
        </w:r>
      </w:ins>
      <w:ins w:id="701" w:author="Benton, Deon" w:date="2025-06-24T22:51:00Z" w16du:dateUtc="2025-06-25T03:51:00Z">
        <w:r w:rsidR="00811804">
          <w:rPr>
            <w:rFonts w:ascii="Times New Roman" w:hAnsi="Times New Roman" w:cs="Times New Roman"/>
          </w:rPr>
          <w:t xml:space="preserve"> </w:t>
        </w:r>
      </w:ins>
      <w:ins w:id="702" w:author="Benton, Deon" w:date="2025-06-24T22:45:00Z" w16du:dateUtc="2025-06-25T03:45:00Z">
        <w:r w:rsidR="00861E76">
          <w:rPr>
            <w:rFonts w:ascii="Times New Roman" w:hAnsi="Times New Roman" w:cs="Times New Roman"/>
          </w:rPr>
          <w:t>i</w:t>
        </w:r>
      </w:ins>
      <w:ins w:id="703" w:author="Benton, Deon" w:date="2025-06-24T22:46:00Z" w16du:dateUtc="2025-06-25T03:46:00Z">
        <w:r w:rsidR="00861E76">
          <w:rPr>
            <w:rFonts w:ascii="Times New Roman" w:hAnsi="Times New Roman" w:cs="Times New Roman"/>
          </w:rPr>
          <w:t>nfants’ looking responses across the Experimental and Control conditions</w:t>
        </w:r>
      </w:ins>
      <w:ins w:id="704" w:author="Benton, Deon" w:date="2025-06-24T22:54:00Z" w16du:dateUtc="2025-06-25T03:54:00Z">
        <w:r w:rsidR="00D027B5">
          <w:rPr>
            <w:rFonts w:ascii="Times New Roman" w:hAnsi="Times New Roman" w:cs="Times New Roman"/>
          </w:rPr>
          <w:t xml:space="preserve"> in Gergely et al. (199</w:t>
        </w:r>
      </w:ins>
      <w:ins w:id="705" w:author="Benton, Deon" w:date="2025-06-24T22:55:00Z" w16du:dateUtc="2025-06-25T03:55:00Z">
        <w:r w:rsidR="00D027B5">
          <w:rPr>
            <w:rFonts w:ascii="Times New Roman" w:hAnsi="Times New Roman" w:cs="Times New Roman"/>
          </w:rPr>
          <w:t>5). Overwalle (2010) interpreted this finding to mean that</w:t>
        </w:r>
      </w:ins>
      <w:ins w:id="706" w:author="Benton, Deon" w:date="2025-06-25T11:45:00Z" w16du:dateUtc="2025-06-25T16:45:00Z">
        <w:r w:rsidR="00BC3402">
          <w:rPr>
            <w:rFonts w:ascii="Times New Roman" w:hAnsi="Times New Roman" w:cs="Times New Roman"/>
          </w:rPr>
          <w:t xml:space="preserve"> knowledge about what makes an action efficient can be learned from</w:t>
        </w:r>
      </w:ins>
      <w:ins w:id="707"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08" w:author="Benton, Deon" w:date="2025-06-24T22:55:00Z" w16du:dateUtc="2025-06-25T03:55:00Z">
        <w:r w:rsidR="00D027B5">
          <w:rPr>
            <w:rFonts w:ascii="Times New Roman" w:hAnsi="Times New Roman" w:cs="Times New Roman"/>
          </w:rPr>
          <w:t xml:space="preserve"> a priori notions of efficiency</w:t>
        </w:r>
      </w:ins>
      <w:ins w:id="709" w:author="Benton, Deon" w:date="2025-06-25T11:47:00Z" w16du:dateUtc="2025-06-25T16:47:00Z">
        <w:r w:rsidR="006624D1">
          <w:rPr>
            <w:rFonts w:ascii="Times New Roman" w:hAnsi="Times New Roman" w:cs="Times New Roman"/>
          </w:rPr>
          <w:t xml:space="preserve"> based on a teleological stance</w:t>
        </w:r>
      </w:ins>
      <w:ins w:id="710" w:author="Benton, Deon" w:date="2025-06-24T22:55:00Z" w16du:dateUtc="2025-06-25T03:55:00Z">
        <w:r w:rsidR="00D027B5">
          <w:rPr>
            <w:rFonts w:ascii="Times New Roman" w:hAnsi="Times New Roman" w:cs="Times New Roman"/>
          </w:rPr>
          <w:t xml:space="preserve"> </w:t>
        </w:r>
      </w:ins>
      <w:ins w:id="711" w:author="Benton, Deon" w:date="2025-06-25T11:46:00Z" w16du:dateUtc="2025-06-25T16:46:00Z">
        <w:r w:rsidR="00BC3402">
          <w:rPr>
            <w:rFonts w:ascii="Times New Roman" w:hAnsi="Times New Roman" w:cs="Times New Roman"/>
          </w:rPr>
          <w:t>are not</w:t>
        </w:r>
      </w:ins>
      <w:ins w:id="712" w:author="Benton, Deon" w:date="2025-06-24T22:55:00Z" w16du:dateUtc="2025-06-25T03:55:00Z">
        <w:r w:rsidR="00D027B5">
          <w:rPr>
            <w:rFonts w:ascii="Times New Roman" w:hAnsi="Times New Roman" w:cs="Times New Roman"/>
          </w:rPr>
          <w:t xml:space="preserve"> necessary to account for infants’ responses</w:t>
        </w:r>
      </w:ins>
      <w:ins w:id="713" w:author="Benton, Deon" w:date="2025-06-25T11:44:00Z" w16du:dateUtc="2025-06-25T16:44:00Z">
        <w:r w:rsidR="00BC3402">
          <w:rPr>
            <w:rFonts w:ascii="Times New Roman" w:hAnsi="Times New Roman" w:cs="Times New Roman"/>
          </w:rPr>
          <w:t xml:space="preserve"> in Gergely et al. (1995)</w:t>
        </w:r>
      </w:ins>
      <w:ins w:id="714"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5" w:author="Benton, Deon" w:date="2025-06-26T11:30:00Z" w16du:dateUtc="2025-06-26T16:30:00Z"/>
          <w:rFonts w:ascii="Times New Roman" w:eastAsia="Times New Roman" w:hAnsi="Times New Roman" w:cs="Times New Roman"/>
        </w:rPr>
      </w:pPr>
      <w:ins w:id="716" w:author="Benton, Deon" w:date="2025-06-25T13:14:00Z" w16du:dateUtc="2025-06-25T18:14:00Z">
        <w:r>
          <w:rPr>
            <w:rFonts w:ascii="Times New Roman" w:hAnsi="Times New Roman" w:cs="Times New Roman"/>
          </w:rPr>
          <w:t>Although Overwalle</w:t>
        </w:r>
      </w:ins>
      <w:ins w:id="717" w:author="Benton, Deon" w:date="2025-06-25T13:15:00Z" w16du:dateUtc="2025-06-25T18:15:00Z">
        <w:r>
          <w:rPr>
            <w:rFonts w:ascii="Times New Roman" w:hAnsi="Times New Roman" w:cs="Times New Roman"/>
          </w:rPr>
          <w:t>’s</w:t>
        </w:r>
      </w:ins>
      <w:ins w:id="718" w:author="Benton, Deon" w:date="2025-06-25T13:14:00Z" w16du:dateUtc="2025-06-25T18:14:00Z">
        <w:r>
          <w:rPr>
            <w:rFonts w:ascii="Times New Roman" w:hAnsi="Times New Roman" w:cs="Times New Roman"/>
          </w:rPr>
          <w:t xml:space="preserve"> (2010) model </w:t>
        </w:r>
      </w:ins>
      <w:ins w:id="719" w:author="Benton, Deon" w:date="2025-06-26T11:27:00Z" w16du:dateUtc="2025-06-26T16:27:00Z">
        <w:r w:rsidR="000B60E2">
          <w:rPr>
            <w:rFonts w:ascii="Times New Roman" w:hAnsi="Times New Roman" w:cs="Times New Roman"/>
          </w:rPr>
          <w:t>results suggest putatively that</w:t>
        </w:r>
      </w:ins>
      <w:ins w:id="720" w:author="Benton, Deon" w:date="2025-06-25T13:15:00Z" w16du:dateUtc="2025-06-25T18:15:00Z">
        <w:r>
          <w:rPr>
            <w:rFonts w:ascii="Times New Roman" w:hAnsi="Times New Roman" w:cs="Times New Roman"/>
          </w:rPr>
          <w:t xml:space="preserve"> action</w:t>
        </w:r>
      </w:ins>
      <w:ins w:id="721" w:author="Benton, Deon" w:date="2025-06-25T13:14:00Z" w16du:dateUtc="2025-06-25T18:14:00Z">
        <w:r>
          <w:rPr>
            <w:rFonts w:ascii="Times New Roman" w:hAnsi="Times New Roman" w:cs="Times New Roman"/>
          </w:rPr>
          <w:t xml:space="preserve"> efficiency can be learned, </w:t>
        </w:r>
      </w:ins>
      <w:ins w:id="722" w:author="Benton, Deon" w:date="2025-06-25T13:21:00Z" w16du:dateUtc="2025-06-25T18:21:00Z">
        <w:r w:rsidR="008E542C">
          <w:rPr>
            <w:rFonts w:ascii="Times New Roman" w:hAnsi="Times New Roman" w:cs="Times New Roman"/>
          </w:rPr>
          <w:t xml:space="preserve">caution should be exercised before accepting </w:t>
        </w:r>
      </w:ins>
      <w:ins w:id="723" w:author="Benton, Deon" w:date="2025-06-26T11:27:00Z" w16du:dateUtc="2025-06-26T16:27:00Z">
        <w:r w:rsidR="000B60E2">
          <w:rPr>
            <w:rFonts w:ascii="Times New Roman" w:hAnsi="Times New Roman" w:cs="Times New Roman"/>
          </w:rPr>
          <w:t>this conclusion for</w:t>
        </w:r>
      </w:ins>
      <w:ins w:id="724"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5" w:author="Benton, Deon" w:date="2025-06-24T14:50:00Z" w16du:dateUtc="2025-06-24T19:50:00Z">
        <w:r w:rsidR="00DC3C33">
          <w:rPr>
            <w:rFonts w:ascii="Times New Roman" w:hAnsi="Times New Roman" w:cs="Times New Roman"/>
          </w:rPr>
          <w:t>.</w:t>
        </w:r>
      </w:ins>
      <w:ins w:id="726" w:author="Benton, Deon" w:date="2025-06-25T13:58:00Z" w16du:dateUtc="2025-06-25T18:58:00Z">
        <w:r w:rsidR="00B474F5">
          <w:rPr>
            <w:rFonts w:ascii="Times New Roman" w:hAnsi="Times New Roman" w:cs="Times New Roman"/>
          </w:rPr>
          <w:t xml:space="preserve"> </w:t>
        </w:r>
      </w:ins>
      <w:ins w:id="727" w:author="Benton, Deon" w:date="2025-06-25T20:29:00Z" w16du:dateUtc="2025-06-26T01:29:00Z">
        <w:r w:rsidR="00BC7B45">
          <w:rPr>
            <w:rFonts w:ascii="Times New Roman" w:hAnsi="Times New Roman" w:cs="Times New Roman"/>
          </w:rPr>
          <w:t>The first is that</w:t>
        </w:r>
      </w:ins>
      <w:ins w:id="728" w:author="Benton, Deon" w:date="2025-06-24T14:50:00Z" w16du:dateUtc="2025-06-24T19:50:00Z">
        <w:r w:rsidR="00DC3C33">
          <w:rPr>
            <w:rFonts w:ascii="Times New Roman" w:hAnsi="Times New Roman" w:cs="Times New Roman"/>
          </w:rPr>
          <w:t xml:space="preserve"> </w:t>
        </w:r>
      </w:ins>
      <w:ins w:id="729" w:author="Benton, Deon" w:date="2025-06-26T11:28:00Z" w16du:dateUtc="2025-06-26T16:28:00Z">
        <w:r w:rsidR="006D4C64">
          <w:rPr>
            <w:rFonts w:ascii="Times New Roman" w:hAnsi="Times New Roman" w:cs="Times New Roman"/>
          </w:rPr>
          <w:t>because the model did not possess one (or more) hidden layers</w:t>
        </w:r>
      </w:ins>
      <w:ins w:id="730" w:author="Benton, Deon" w:date="2025-06-26T11:29:00Z" w16du:dateUtc="2025-06-26T16:29:00Z">
        <w:r w:rsidR="009539FA">
          <w:rPr>
            <w:rFonts w:ascii="Times New Roman" w:hAnsi="Times New Roman" w:cs="Times New Roman"/>
          </w:rPr>
          <w:t>,</w:t>
        </w:r>
      </w:ins>
      <w:ins w:id="731" w:author="Benton, Deon" w:date="2025-06-26T11:28:00Z" w16du:dateUtc="2025-06-26T16:28:00Z">
        <w:r w:rsidR="006D4C64">
          <w:rPr>
            <w:rFonts w:ascii="Times New Roman" w:hAnsi="Times New Roman" w:cs="Times New Roman"/>
          </w:rPr>
          <w:t xml:space="preserve"> it could not develop internal representations</w:t>
        </w:r>
      </w:ins>
      <w:ins w:id="732" w:author="Benton, Deon" w:date="2025-06-24T14:50:00Z" w16du:dateUtc="2025-06-24T19:50:00Z">
        <w:r w:rsidR="00DC3C33">
          <w:rPr>
            <w:rFonts w:ascii="Times New Roman" w:hAnsi="Times New Roman" w:cs="Times New Roman"/>
          </w:rPr>
          <w:t xml:space="preserve">. </w:t>
        </w:r>
      </w:ins>
      <w:ins w:id="733"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4" w:author="Benton, Deon" w:date="2025-06-24T14:37:00Z" w16du:dateUtc="2025-06-24T19:37:00Z">
        <w:r w:rsidR="00052DF8">
          <w:rPr>
            <w:rFonts w:ascii="Times New Roman" w:eastAsia="Times New Roman" w:hAnsi="Times New Roman" w:cs="Times New Roman"/>
          </w:rPr>
          <w:t>the model could</w:t>
        </w:r>
      </w:ins>
      <w:ins w:id="735"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6" w:author="Benton, Deon" w:date="2025-06-24T14:37:00Z" w16du:dateUtc="2025-06-24T19:37:00Z">
        <w:r w:rsidR="00052DF8">
          <w:rPr>
            <w:rFonts w:ascii="Times New Roman" w:eastAsia="Times New Roman" w:hAnsi="Times New Roman" w:cs="Times New Roman"/>
          </w:rPr>
          <w:t xml:space="preserve">. </w:t>
        </w:r>
      </w:ins>
      <w:ins w:id="737" w:author="Benton, Deon" w:date="2025-06-25T13:24:00Z" w16du:dateUtc="2025-06-25T18:24:00Z">
        <w:r w:rsidR="00E17676">
          <w:rPr>
            <w:rFonts w:ascii="Times New Roman" w:eastAsia="Times New Roman" w:hAnsi="Times New Roman" w:cs="Times New Roman"/>
          </w:rPr>
          <w:t xml:space="preserve">Yet, infants </w:t>
        </w:r>
      </w:ins>
      <w:ins w:id="738" w:author="Benton, Deon" w:date="2025-06-25T15:45:00Z" w16du:dateUtc="2025-06-25T20:45:00Z">
        <w:r w:rsidR="009A5197">
          <w:rPr>
            <w:rFonts w:ascii="Times New Roman" w:eastAsia="Times New Roman" w:hAnsi="Times New Roman" w:cs="Times New Roman"/>
          </w:rPr>
          <w:t>probably do</w:t>
        </w:r>
      </w:ins>
      <w:ins w:id="739"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0" w:author="Benton, Deon" w:date="2025-06-26T11:31:00Z" w16du:dateUtc="2025-06-26T16:31:00Z">
        <w:r w:rsidR="003E6A28">
          <w:rPr>
            <w:rFonts w:ascii="Times New Roman" w:eastAsia="Times New Roman" w:hAnsi="Times New Roman" w:cs="Times New Roman"/>
          </w:rPr>
          <w:t xml:space="preserve">, </w:t>
        </w:r>
      </w:ins>
      <w:ins w:id="741" w:author="Benton, Deon" w:date="2025-06-26T11:34:00Z" w16du:dateUtc="2025-06-26T16:34:00Z">
        <w:r w:rsidR="009A355D">
          <w:rPr>
            <w:rFonts w:ascii="Times New Roman" w:eastAsia="Times New Roman" w:hAnsi="Times New Roman" w:cs="Times New Roman"/>
          </w:rPr>
          <w:t>and this experience</w:t>
        </w:r>
      </w:ins>
      <w:ins w:id="742" w:author="Benton, Deon" w:date="2025-06-26T11:31:00Z" w16du:dateUtc="2025-06-26T16:31:00Z">
        <w:r w:rsidR="003E6A28">
          <w:rPr>
            <w:rFonts w:ascii="Times New Roman" w:eastAsia="Times New Roman" w:hAnsi="Times New Roman" w:cs="Times New Roman"/>
          </w:rPr>
          <w:t xml:space="preserve"> may</w:t>
        </w:r>
      </w:ins>
      <w:ins w:id="743" w:author="Benton, Deon" w:date="2025-06-26T11:34:00Z" w16du:dateUtc="2025-06-26T16:34:00Z">
        <w:r w:rsidR="009A355D">
          <w:rPr>
            <w:rFonts w:ascii="Times New Roman" w:eastAsia="Times New Roman" w:hAnsi="Times New Roman" w:cs="Times New Roman"/>
          </w:rPr>
          <w:t xml:space="preserve"> </w:t>
        </w:r>
      </w:ins>
      <w:ins w:id="744" w:author="Benton, Deon" w:date="2025-06-26T11:39:00Z" w16du:dateUtc="2025-06-26T16:39:00Z">
        <w:r w:rsidR="00503A87">
          <w:rPr>
            <w:rFonts w:ascii="Times New Roman" w:eastAsia="Times New Roman" w:hAnsi="Times New Roman" w:cs="Times New Roman"/>
          </w:rPr>
          <w:t>bear directly on how</w:t>
        </w:r>
      </w:ins>
      <w:ins w:id="745" w:author="Benton, Deon" w:date="2025-06-25T20:31:00Z" w16du:dateUtc="2025-06-26T01:31:00Z">
        <w:r w:rsidR="00BC7B45">
          <w:rPr>
            <w:rFonts w:ascii="Times New Roman" w:eastAsia="Times New Roman" w:hAnsi="Times New Roman" w:cs="Times New Roman"/>
          </w:rPr>
          <w:t xml:space="preserve"> infants process</w:t>
        </w:r>
      </w:ins>
      <w:ins w:id="746" w:author="Benton, Deon" w:date="2025-06-25T15:46:00Z" w16du:dateUtc="2025-06-25T20:46:00Z">
        <w:r w:rsidR="009A5197">
          <w:rPr>
            <w:rFonts w:ascii="Times New Roman" w:eastAsia="Times New Roman" w:hAnsi="Times New Roman" w:cs="Times New Roman"/>
          </w:rPr>
          <w:t xml:space="preserve"> </w:t>
        </w:r>
      </w:ins>
      <w:ins w:id="747" w:author="Benton, Deon" w:date="2025-06-25T20:33:00Z" w16du:dateUtc="2025-06-26T01:33:00Z">
        <w:r w:rsidR="00AC0C13">
          <w:rPr>
            <w:rFonts w:ascii="Times New Roman" w:eastAsia="Times New Roman" w:hAnsi="Times New Roman" w:cs="Times New Roman"/>
          </w:rPr>
          <w:t>the habituation</w:t>
        </w:r>
      </w:ins>
      <w:ins w:id="748" w:author="Benton, Deon" w:date="2025-06-25T15:46:00Z" w16du:dateUtc="2025-06-25T20:46:00Z">
        <w:r w:rsidR="009A5197">
          <w:rPr>
            <w:rFonts w:ascii="Times New Roman" w:eastAsia="Times New Roman" w:hAnsi="Times New Roman" w:cs="Times New Roman"/>
          </w:rPr>
          <w:t xml:space="preserve"> and test events</w:t>
        </w:r>
      </w:ins>
      <w:ins w:id="749" w:author="Benton, Deon" w:date="2025-06-25T13:24:00Z" w16du:dateUtc="2025-06-25T18:24:00Z">
        <w:r w:rsidR="00E17676">
          <w:rPr>
            <w:rFonts w:ascii="Times New Roman" w:eastAsia="Times New Roman" w:hAnsi="Times New Roman" w:cs="Times New Roman"/>
          </w:rPr>
          <w:t>.</w:t>
        </w:r>
      </w:ins>
      <w:ins w:id="750" w:author="Benton, Deon" w:date="2025-06-26T11:30:00Z" w16du:dateUtc="2025-06-26T16:30:00Z">
        <w:r w:rsidR="0077236B">
          <w:rPr>
            <w:rFonts w:ascii="Times New Roman" w:eastAsia="Times New Roman" w:hAnsi="Times New Roman" w:cs="Times New Roman"/>
          </w:rPr>
          <w:t xml:space="preserve"> Thus, to the extent</w:t>
        </w:r>
      </w:ins>
      <w:ins w:id="751" w:author="Benton, Deon" w:date="2025-06-26T11:40:00Z" w16du:dateUtc="2025-06-26T16:40:00Z">
        <w:r w:rsidR="00503A87">
          <w:rPr>
            <w:rFonts w:ascii="Times New Roman" w:eastAsia="Times New Roman" w:hAnsi="Times New Roman" w:cs="Times New Roman"/>
          </w:rPr>
          <w:t xml:space="preserve"> Overwalle </w:t>
        </w:r>
      </w:ins>
      <w:ins w:id="752" w:author="Benton, Deon" w:date="2025-06-26T11:42:00Z" w16du:dateUtc="2025-06-26T16:42:00Z">
        <w:r w:rsidR="00955AA2">
          <w:rPr>
            <w:rFonts w:ascii="Times New Roman" w:eastAsia="Times New Roman" w:hAnsi="Times New Roman" w:cs="Times New Roman"/>
          </w:rPr>
          <w:t xml:space="preserve">(2010) </w:t>
        </w:r>
      </w:ins>
      <w:ins w:id="753" w:author="Benton, Deon" w:date="2025-06-26T11:40:00Z" w16du:dateUtc="2025-06-26T16:40:00Z">
        <w:r w:rsidR="00503A87">
          <w:rPr>
            <w:rFonts w:ascii="Times New Roman" w:eastAsia="Times New Roman" w:hAnsi="Times New Roman" w:cs="Times New Roman"/>
          </w:rPr>
          <w:t xml:space="preserve">is correct </w:t>
        </w:r>
      </w:ins>
      <w:ins w:id="754"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5" w:author="Benton, Deon" w:date="2025-06-26T11:44:00Z" w16du:dateUtc="2025-06-26T16:44:00Z">
        <w:r w:rsidR="00955AA2">
          <w:rPr>
            <w:rFonts w:ascii="Times New Roman" w:eastAsia="Times New Roman" w:hAnsi="Times New Roman" w:cs="Times New Roman"/>
          </w:rPr>
          <w:t xml:space="preserve"> in Gergely et al. (1995)</w:t>
        </w:r>
      </w:ins>
      <w:ins w:id="756"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7" w:author="Benton, Deon" w:date="2025-06-26T11:56:00Z" w16du:dateUtc="2025-06-26T16:56:00Z"/>
          <w:rFonts w:ascii="Times New Roman" w:eastAsia="Times New Roman" w:hAnsi="Times New Roman" w:cs="Times New Roman"/>
        </w:rPr>
      </w:pPr>
      <w:ins w:id="758" w:author="Benton, Deon" w:date="2025-06-24T14:37:00Z" w16du:dateUtc="2025-06-24T19:37:00Z">
        <w:r>
          <w:rPr>
            <w:rFonts w:ascii="Times New Roman" w:eastAsia="Times New Roman" w:hAnsi="Times New Roman" w:cs="Times New Roman"/>
          </w:rPr>
          <w:t xml:space="preserve">A second limitation </w:t>
        </w:r>
      </w:ins>
      <w:ins w:id="759" w:author="Benton, Deon" w:date="2025-06-24T14:38:00Z" w16du:dateUtc="2025-06-24T19:38:00Z">
        <w:r w:rsidR="000D3BCD">
          <w:rPr>
            <w:rFonts w:ascii="Times New Roman" w:eastAsia="Times New Roman" w:hAnsi="Times New Roman" w:cs="Times New Roman"/>
          </w:rPr>
          <w:t>concerns how</w:t>
        </w:r>
      </w:ins>
      <w:ins w:id="760" w:author="Benton, Deon" w:date="2025-06-25T20:32:00Z" w16du:dateUtc="2025-06-26T01:32:00Z">
        <w:r w:rsidR="00862286">
          <w:rPr>
            <w:rFonts w:ascii="Times New Roman" w:eastAsia="Times New Roman" w:hAnsi="Times New Roman" w:cs="Times New Roman"/>
          </w:rPr>
          <w:t xml:space="preserve"> Overwalle (2010) simulated the</w:t>
        </w:r>
      </w:ins>
      <w:ins w:id="761" w:author="Benton, Deon" w:date="2025-06-24T14:38:00Z" w16du:dateUtc="2025-06-24T19:38:00Z">
        <w:r w:rsidR="000D3BCD">
          <w:rPr>
            <w:rFonts w:ascii="Times New Roman" w:eastAsia="Times New Roman" w:hAnsi="Times New Roman" w:cs="Times New Roman"/>
          </w:rPr>
          <w:t xml:space="preserve"> Experimental and Control conditions </w:t>
        </w:r>
      </w:ins>
      <w:ins w:id="762" w:author="Benton, Deon" w:date="2025-06-25T20:32:00Z" w16du:dateUtc="2025-06-26T01:32:00Z">
        <w:r w:rsidR="00862286">
          <w:rPr>
            <w:rFonts w:ascii="Times New Roman" w:eastAsia="Times New Roman" w:hAnsi="Times New Roman" w:cs="Times New Roman"/>
          </w:rPr>
          <w:t>in Gergely et al. (1995)</w:t>
        </w:r>
      </w:ins>
      <w:ins w:id="763" w:author="Benton, Deon" w:date="2025-06-24T14:38:00Z" w16du:dateUtc="2025-06-24T19:38:00Z">
        <w:r w:rsidR="000D3BCD">
          <w:rPr>
            <w:rFonts w:ascii="Times New Roman" w:eastAsia="Times New Roman" w:hAnsi="Times New Roman" w:cs="Times New Roman"/>
          </w:rPr>
          <w:t xml:space="preserve">. </w:t>
        </w:r>
      </w:ins>
      <w:ins w:id="764" w:author="Benton, Deon" w:date="2025-06-25T13:32:00Z" w16du:dateUtc="2025-06-25T18:32:00Z">
        <w:r w:rsidR="006D000D">
          <w:rPr>
            <w:rFonts w:ascii="Times New Roman" w:eastAsia="Times New Roman" w:hAnsi="Times New Roman" w:cs="Times New Roman"/>
          </w:rPr>
          <w:t>It</w:t>
        </w:r>
      </w:ins>
      <w:ins w:id="765" w:author="Benton, Deon" w:date="2025-06-25T13:30:00Z" w16du:dateUtc="2025-06-25T18:30:00Z">
        <w:r w:rsidR="00710E81">
          <w:rPr>
            <w:rFonts w:ascii="Times New Roman" w:eastAsia="Times New Roman" w:hAnsi="Times New Roman" w:cs="Times New Roman"/>
          </w:rPr>
          <w:t xml:space="preserve"> will be recalled that </w:t>
        </w:r>
      </w:ins>
      <w:ins w:id="766" w:author="Benton, Deon" w:date="2025-06-26T13:45:00Z" w16du:dateUtc="2025-06-26T18:45:00Z">
        <w:r w:rsidR="007E3290">
          <w:rPr>
            <w:rFonts w:ascii="Times New Roman" w:eastAsia="Times New Roman" w:hAnsi="Times New Roman" w:cs="Times New Roman"/>
          </w:rPr>
          <w:t>the</w:t>
        </w:r>
      </w:ins>
      <w:ins w:id="767" w:author="Benton, Deon" w:date="2025-06-26T13:46:00Z" w16du:dateUtc="2025-06-26T18:46:00Z">
        <w:r w:rsidR="007E3290">
          <w:rPr>
            <w:rFonts w:ascii="Times New Roman" w:eastAsia="Times New Roman" w:hAnsi="Times New Roman" w:cs="Times New Roman"/>
          </w:rPr>
          <w:t xml:space="preserve"> habituation events shown to </w:t>
        </w:r>
      </w:ins>
      <w:ins w:id="768"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69" w:author="Benton, Deon" w:date="2025-06-25T20:41:00Z" w16du:dateUtc="2025-06-26T01:41:00Z">
        <w:r w:rsidR="00FC5D4F">
          <w:rPr>
            <w:rFonts w:ascii="Times New Roman" w:eastAsia="Times New Roman" w:hAnsi="Times New Roman" w:cs="Times New Roman"/>
          </w:rPr>
          <w:t xml:space="preserve">included a </w:t>
        </w:r>
      </w:ins>
      <w:ins w:id="770" w:author="Benton, Deon" w:date="2025-06-26T13:47:00Z" w16du:dateUtc="2025-06-26T18:47:00Z">
        <w:r w:rsidR="007E3290">
          <w:rPr>
            <w:rFonts w:ascii="Times New Roman" w:eastAsia="Times New Roman" w:hAnsi="Times New Roman" w:cs="Times New Roman"/>
          </w:rPr>
          <w:t>small wall</w:t>
        </w:r>
      </w:ins>
      <w:ins w:id="771"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2" w:author="Benton, Deon" w:date="2025-06-24T14:52:00Z" w16du:dateUtc="2025-06-24T19:52:00Z">
        <w:r w:rsidR="001950BB">
          <w:rPr>
            <w:rFonts w:ascii="Times New Roman" w:eastAsia="Times New Roman" w:hAnsi="Times New Roman" w:cs="Times New Roman"/>
          </w:rPr>
          <w:t>.</w:t>
        </w:r>
      </w:ins>
      <w:ins w:id="773" w:author="Benton, Deon" w:date="2025-06-25T20:44:00Z" w16du:dateUtc="2025-06-26T01:44:00Z">
        <w:r w:rsidR="00562E90">
          <w:rPr>
            <w:rFonts w:ascii="Times New Roman" w:eastAsia="Times New Roman" w:hAnsi="Times New Roman" w:cs="Times New Roman"/>
          </w:rPr>
          <w:t xml:space="preserve"> </w:t>
        </w:r>
      </w:ins>
      <w:ins w:id="774" w:author="Benton, Deon" w:date="2025-06-25T20:45:00Z" w16du:dateUtc="2025-06-26T01:45:00Z">
        <w:r w:rsidR="00562E90">
          <w:rPr>
            <w:rFonts w:ascii="Times New Roman" w:eastAsia="Times New Roman" w:hAnsi="Times New Roman" w:cs="Times New Roman"/>
          </w:rPr>
          <w:t>In contrast,</w:t>
        </w:r>
      </w:ins>
      <w:ins w:id="775" w:author="Benton, Deon" w:date="2025-06-25T20:44:00Z" w16du:dateUtc="2025-06-26T01:44:00Z">
        <w:r w:rsidR="00562E90">
          <w:rPr>
            <w:rFonts w:ascii="Times New Roman" w:eastAsia="Times New Roman" w:hAnsi="Times New Roman" w:cs="Times New Roman"/>
          </w:rPr>
          <w:t xml:space="preserve"> such a wall was not included</w:t>
        </w:r>
      </w:ins>
      <w:ins w:id="776" w:author="Benton, Deon" w:date="2025-06-25T20:45:00Z" w16du:dateUtc="2025-06-26T01:45:00Z">
        <w:r w:rsidR="00562E90">
          <w:rPr>
            <w:rFonts w:ascii="Times New Roman" w:eastAsia="Times New Roman" w:hAnsi="Times New Roman" w:cs="Times New Roman"/>
          </w:rPr>
          <w:t xml:space="preserve"> in</w:t>
        </w:r>
      </w:ins>
      <w:ins w:id="777"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78" w:author="Benton, Deon" w:date="2025-06-25T20:45:00Z" w16du:dateUtc="2025-06-26T01:45:00Z">
        <w:r w:rsidR="00562E90">
          <w:rPr>
            <w:rFonts w:ascii="Times New Roman" w:eastAsia="Times New Roman" w:hAnsi="Times New Roman" w:cs="Times New Roman"/>
          </w:rPr>
          <w:t>; it only appeared in the Experimental condition.</w:t>
        </w:r>
      </w:ins>
      <w:ins w:id="779" w:author="Benton, Deon" w:date="2025-06-24T14:52:00Z" w16du:dateUtc="2025-06-24T19:52:00Z">
        <w:r w:rsidR="001950BB">
          <w:rPr>
            <w:rFonts w:ascii="Times New Roman" w:eastAsia="Times New Roman" w:hAnsi="Times New Roman" w:cs="Times New Roman"/>
          </w:rPr>
          <w:t xml:space="preserve"> </w:t>
        </w:r>
      </w:ins>
      <w:ins w:id="780" w:author="Benton, Deon" w:date="2025-06-25T13:30:00Z" w16du:dateUtc="2025-06-25T18:30:00Z">
        <w:r w:rsidR="00457BC7">
          <w:rPr>
            <w:rFonts w:ascii="Times New Roman" w:eastAsia="Times New Roman" w:hAnsi="Times New Roman" w:cs="Times New Roman"/>
          </w:rPr>
          <w:t xml:space="preserve">Thus, </w:t>
        </w:r>
      </w:ins>
      <w:ins w:id="781"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2" w:author="Benton, Deon" w:date="2025-06-26T13:56:00Z" w16du:dateUtc="2025-06-26T18:56:00Z"/>
          <w:rFonts w:ascii="Times New Roman" w:eastAsia="Times New Roman" w:hAnsi="Times New Roman" w:cs="Times New Roman"/>
        </w:rPr>
      </w:pPr>
      <w:ins w:id="783" w:author="Benton, Deon" w:date="2025-06-26T11:56:00Z" w16du:dateUtc="2025-06-26T16:56:00Z">
        <w:r>
          <w:rPr>
            <w:rFonts w:ascii="Times New Roman" w:eastAsia="Times New Roman" w:hAnsi="Times New Roman" w:cs="Times New Roman"/>
          </w:rPr>
          <w:t xml:space="preserve">A final limitation </w:t>
        </w:r>
      </w:ins>
      <w:ins w:id="784" w:author="Benton, Deon" w:date="2025-06-26T13:49:00Z" w16du:dateUtc="2025-06-26T18:49:00Z">
        <w:r w:rsidR="00E21FFA">
          <w:rPr>
            <w:rFonts w:ascii="Times New Roman" w:eastAsia="Times New Roman" w:hAnsi="Times New Roman" w:cs="Times New Roman"/>
          </w:rPr>
          <w:t xml:space="preserve">relates to the fact that </w:t>
        </w:r>
      </w:ins>
      <w:ins w:id="785" w:author="Benton, Deon" w:date="2025-06-26T11:56:00Z" w16du:dateUtc="2025-06-26T16:56:00Z">
        <w:r>
          <w:rPr>
            <w:rFonts w:ascii="Times New Roman" w:eastAsia="Times New Roman" w:hAnsi="Times New Roman" w:cs="Times New Roman"/>
          </w:rPr>
          <w:t>Overwalle (2010) only modeled the original Gergely et al.’s (2010) study</w:t>
        </w:r>
      </w:ins>
      <w:ins w:id="786"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7"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88"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89" w:author="Benton, Deon" w:date="2025-06-26T13:55:00Z" w16du:dateUtc="2025-06-26T18:55:00Z">
        <w:r w:rsidR="00ED3290">
          <w:rPr>
            <w:rFonts w:ascii="Times New Roman" w:eastAsia="Times New Roman" w:hAnsi="Times New Roman" w:cs="Times New Roman"/>
          </w:rPr>
          <w:t>In the absence of such a demonstration</w:t>
        </w:r>
      </w:ins>
      <w:ins w:id="790" w:author="Benton, Deon" w:date="2025-06-26T13:53:00Z" w16du:dateUtc="2025-06-26T18:53:00Z">
        <w:r w:rsidR="00D37BBE">
          <w:rPr>
            <w:rFonts w:ascii="Times New Roman" w:eastAsia="Times New Roman" w:hAnsi="Times New Roman" w:cs="Times New Roman"/>
          </w:rPr>
          <w:t xml:space="preserve">, it </w:t>
        </w:r>
      </w:ins>
      <w:ins w:id="791" w:author="Benton, Deon" w:date="2025-06-26T13:55:00Z" w16du:dateUtc="2025-06-26T18:55:00Z">
        <w:r w:rsidR="00ED3290">
          <w:rPr>
            <w:rFonts w:ascii="Times New Roman" w:eastAsia="Times New Roman" w:hAnsi="Times New Roman" w:cs="Times New Roman"/>
          </w:rPr>
          <w:t>is difficult to know</w:t>
        </w:r>
      </w:ins>
      <w:ins w:id="792" w:author="Benton, Deon" w:date="2025-06-26T13:54:00Z" w16du:dateUtc="2025-06-26T18:54:00Z">
        <w:r w:rsidR="00D37BBE">
          <w:rPr>
            <w:rFonts w:ascii="Times New Roman" w:eastAsia="Times New Roman" w:hAnsi="Times New Roman" w:cs="Times New Roman"/>
          </w:rPr>
          <w:t xml:space="preserve"> whether the </w:t>
        </w:r>
      </w:ins>
      <w:ins w:id="793" w:author="Benton, Deon" w:date="2025-06-26T13:57:00Z" w16du:dateUtc="2025-06-26T18:57:00Z">
        <w:r w:rsidR="00612353">
          <w:rPr>
            <w:rFonts w:ascii="Times New Roman" w:eastAsia="Times New Roman" w:hAnsi="Times New Roman" w:cs="Times New Roman"/>
          </w:rPr>
          <w:lastRenderedPageBreak/>
          <w:t xml:space="preserve">lean </w:t>
        </w:r>
      </w:ins>
      <w:ins w:id="794" w:author="Benton, Deon" w:date="2025-06-26T13:55:00Z" w16du:dateUtc="2025-06-26T18:55:00Z">
        <w:r w:rsidR="00E34EED">
          <w:rPr>
            <w:rFonts w:ascii="Times New Roman" w:eastAsia="Times New Roman" w:hAnsi="Times New Roman" w:cs="Times New Roman"/>
          </w:rPr>
          <w:t xml:space="preserve">mechanisms instantiated in Overwalle’s (2010) </w:t>
        </w:r>
      </w:ins>
      <w:ins w:id="795" w:author="Benton, Deon" w:date="2025-06-26T13:54:00Z" w16du:dateUtc="2025-06-26T18:54:00Z">
        <w:r w:rsidR="00D37BBE">
          <w:rPr>
            <w:rFonts w:ascii="Times New Roman" w:eastAsia="Times New Roman" w:hAnsi="Times New Roman" w:cs="Times New Roman"/>
          </w:rPr>
          <w:t xml:space="preserve">model </w:t>
        </w:r>
      </w:ins>
      <w:ins w:id="796" w:author="Benton, Deon" w:date="2025-06-26T13:55:00Z" w16du:dateUtc="2025-06-26T18:55:00Z">
        <w:r w:rsidR="00E34EED">
          <w:rPr>
            <w:rFonts w:ascii="Times New Roman" w:eastAsia="Times New Roman" w:hAnsi="Times New Roman" w:cs="Times New Roman"/>
          </w:rPr>
          <w:t>were</w:t>
        </w:r>
      </w:ins>
      <w:ins w:id="797"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98" w:author="Benton, Deon" w:date="2025-06-26T13:59:00Z" w16du:dateUtc="2025-06-26T18:59:00Z">
        <w:r>
          <w:rPr>
            <w:rFonts w:ascii="Times New Roman" w:eastAsia="Times New Roman" w:hAnsi="Times New Roman" w:cs="Times New Roman"/>
          </w:rPr>
          <w:t>These limitations mak</w:t>
        </w:r>
      </w:ins>
      <w:ins w:id="799"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0" w:author="Benton, Deon" w:date="2025-06-25T20:55:00Z" w16du:dateUtc="2025-06-26T01:55:00Z">
        <w:r w:rsidR="00F17246" w:rsidDel="005E03D9">
          <w:rPr>
            <w:rFonts w:ascii="Times New Roman" w:hAnsi="Times New Roman" w:cs="Times New Roman"/>
          </w:rPr>
          <w:delText xml:space="preserve"> </w:delText>
        </w:r>
      </w:del>
      <w:ins w:id="801"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2"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3"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4" w:author="Benton, Deon" w:date="2025-06-26T14:11:00Z" w16du:dateUtc="2025-06-26T19:11:00Z">
        <w:r w:rsidR="00CE165F">
          <w:rPr>
            <w:rFonts w:ascii="Times New Roman" w:hAnsi="Times New Roman" w:cs="Times New Roman"/>
          </w:rPr>
          <w:t xml:space="preserve">5) paradigm. </w:t>
        </w:r>
      </w:ins>
      <w:ins w:id="805" w:author="Benton, Deon" w:date="2025-06-26T14:10:00Z" w16du:dateUtc="2025-06-26T19:10:00Z">
        <w:r w:rsidR="00CE165F">
          <w:rPr>
            <w:rFonts w:ascii="Times New Roman" w:hAnsi="Times New Roman" w:cs="Times New Roman"/>
          </w:rPr>
          <w:t xml:space="preserve"> </w:t>
        </w:r>
      </w:ins>
      <w:ins w:id="806"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7"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r w:rsidR="00B72E2D">
          <w:rPr>
            <w:rFonts w:ascii="Times New Roman" w:hAnsi="Times New Roman" w:cs="Times New Roman"/>
          </w:rPr>
          <w:t>VoE studies. My central argument is that infants’ perfor</w:t>
        </w:r>
      </w:ins>
      <w:ins w:id="808" w:author="Benton, Deon" w:date="2025-06-26T14:13:00Z" w16du:dateUtc="2025-06-26T19:13:00Z">
        <w:r w:rsidR="00B72E2D">
          <w:rPr>
            <w:rFonts w:ascii="Times New Roman" w:hAnsi="Times New Roman" w:cs="Times New Roman"/>
          </w:rPr>
          <w:t>mance in action understanding studies that employ the VoE design</w:t>
        </w:r>
      </w:ins>
      <w:ins w:id="809" w:author="Benton, Deon" w:date="2025-06-26T14:15:00Z" w16du:dateUtc="2025-06-26T19:15:00Z">
        <w:r w:rsidR="00841801">
          <w:rPr>
            <w:rFonts w:ascii="Times New Roman" w:hAnsi="Times New Roman" w:cs="Times New Roman"/>
          </w:rPr>
          <w:t xml:space="preserve"> can be explained by </w:t>
        </w:r>
      </w:ins>
      <w:ins w:id="810" w:author="Benton, Deon" w:date="2025-06-26T14:16:00Z" w16du:dateUtc="2025-06-26T19:16:00Z">
        <w:r w:rsidR="00841801">
          <w:rPr>
            <w:rFonts w:ascii="Times New Roman" w:hAnsi="Times New Roman" w:cs="Times New Roman"/>
          </w:rPr>
          <w:t xml:space="preserve">real-world, </w:t>
        </w:r>
      </w:ins>
      <w:ins w:id="811" w:author="Benton, Deon" w:date="2025-06-26T15:06:00Z" w16du:dateUtc="2025-06-26T20:06:00Z">
        <w:r w:rsidR="00A31C2C">
          <w:rPr>
            <w:rFonts w:ascii="Times New Roman" w:hAnsi="Times New Roman" w:cs="Times New Roman"/>
          </w:rPr>
          <w:t>third person</w:t>
        </w:r>
      </w:ins>
      <w:ins w:id="812" w:author="Benton, Deon" w:date="2025-06-26T14:15:00Z" w16du:dateUtc="2025-06-26T19:15:00Z">
        <w:r w:rsidR="00841801">
          <w:rPr>
            <w:rFonts w:ascii="Times New Roman" w:hAnsi="Times New Roman" w:cs="Times New Roman"/>
          </w:rPr>
          <w:t xml:space="preserve"> experience</w:t>
        </w:r>
      </w:ins>
      <w:ins w:id="813"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4" w:author="Benton, Deon" w:date="2025-06-26T14:15:00Z" w16du:dateUtc="2025-06-26T19:15:00Z">
        <w:r w:rsidR="00841801">
          <w:rPr>
            <w:rFonts w:ascii="Times New Roman" w:hAnsi="Times New Roman" w:cs="Times New Roman"/>
          </w:rPr>
          <w:t xml:space="preserve"> </w:t>
        </w:r>
      </w:ins>
      <w:del w:id="815" w:author="Benton, Deon" w:date="2025-06-26T14:11:00Z" w16du:dateUtc="2025-06-26T19:11:00Z">
        <w:r w:rsidR="00524642" w:rsidDel="00CE165F">
          <w:rPr>
            <w:rFonts w:ascii="Times New Roman" w:hAnsi="Times New Roman" w:cs="Times New Roman"/>
          </w:rPr>
          <w:delText xml:space="preserve">. </w:delText>
        </w:r>
      </w:del>
      <w:ins w:id="816" w:author="Benton, Deon" w:date="2025-06-26T14:14:00Z" w16du:dateUtc="2025-06-26T19:14:00Z">
        <w:r w:rsidR="00841801">
          <w:rPr>
            <w:rFonts w:ascii="Times New Roman" w:hAnsi="Times New Roman" w:cs="Times New Roman"/>
          </w:rPr>
          <w:t xml:space="preserve"> </w:t>
        </w:r>
      </w:ins>
      <w:ins w:id="817" w:author="Benton, Deon" w:date="2025-06-26T14:16:00Z" w16du:dateUtc="2025-06-26T19:16:00Z">
        <w:r w:rsidR="00834486">
          <w:rPr>
            <w:rFonts w:ascii="Times New Roman" w:hAnsi="Times New Roman" w:cs="Times New Roman"/>
          </w:rPr>
          <w:t xml:space="preserve">In particular, </w:t>
        </w:r>
      </w:ins>
      <w:ins w:id="818"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19" w:author="Benton, Deon" w:date="2025-06-26T15:06:00Z" w16du:dateUtc="2025-06-26T20:06:00Z">
        <w:r w:rsidR="00A31C2C">
          <w:rPr>
            <w:rFonts w:ascii="Times New Roman" w:hAnsi="Times New Roman" w:cs="Times New Roman"/>
          </w:rPr>
          <w:t xml:space="preserve">in studies </w:t>
        </w:r>
      </w:ins>
      <w:ins w:id="820"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1"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2"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3" w:author="Benton, Deon" w:date="2025-06-26T15:17:00Z" w16du:dateUtc="2025-06-26T20:17:00Z">
        <w:r w:rsidR="00CA6A68">
          <w:rPr>
            <w:rFonts w:ascii="Times New Roman" w:hAnsi="Times New Roman" w:cs="Times New Roman"/>
          </w:rPr>
          <w:t xml:space="preserve">mechanism that operates over low-level, surface-based kinematic features. </w:t>
        </w:r>
      </w:ins>
      <w:del w:id="824" w:author="Benton, Deon" w:date="2025-06-26T15:14:00Z" w16du:dateUtc="2025-06-26T20:14:00Z">
        <w:r w:rsidR="00524642" w:rsidDel="007E1A4C">
          <w:rPr>
            <w:rFonts w:ascii="Times New Roman" w:hAnsi="Times New Roman" w:cs="Times New Roman"/>
          </w:rPr>
          <w:delText xml:space="preserve"> </w:delText>
        </w:r>
      </w:del>
      <w:del w:id="825"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26"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27" w:author="Benton, Deon" w:date="2025-06-26T14:18:00Z" w16du:dateUtc="2025-06-26T19:18:00Z">
        <w:r w:rsidR="00524642" w:rsidRPr="00273FB5" w:rsidDel="009E4B8A">
          <w:rPr>
            <w:rFonts w:ascii="Times New Roman" w:hAnsi="Times New Roman" w:cs="Times New Roman"/>
          </w:rPr>
          <w:delText>shifting their gaze</w:delText>
        </w:r>
      </w:del>
      <w:ins w:id="828"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29" w:author="Benton, Deon" w:date="2025-06-26T14:18:00Z" w16du:dateUtc="2025-06-26T19:18:00Z">
        <w:r w:rsidR="00524642" w:rsidDel="009E4B8A">
          <w:rPr>
            <w:rFonts w:ascii="Times New Roman" w:hAnsi="Times New Roman" w:cs="Times New Roman"/>
          </w:rPr>
          <w:delText>off to the side</w:delText>
        </w:r>
      </w:del>
      <w:ins w:id="830"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31" w:author="Benton, Deon" w:date="2025-06-26T14:49:00Z" w16du:dateUtc="2025-06-26T19:49:00Z">
        <w:r w:rsidR="00524642" w:rsidDel="00E54CCA">
          <w:rPr>
            <w:rFonts w:ascii="Times New Roman" w:hAnsi="Times New Roman" w:cs="Times New Roman"/>
          </w:rPr>
          <w:delText>thereby leading to</w:delText>
        </w:r>
      </w:del>
      <w:ins w:id="832"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ins w:id="833" w:author="Benton, Deon" w:date="2025-06-26T14:50:00Z" w16du:dateUtc="2025-06-26T19:50:00Z">
        <w:r w:rsidR="00E54CCA">
          <w:rPr>
            <w:rFonts w:ascii="Times New Roman" w:hAnsi="Times New Roman" w:cs="Times New Roman"/>
          </w:rPr>
          <w:t xml:space="preserve">VoE </w:t>
        </w:r>
      </w:ins>
      <w:r w:rsidR="00524642">
        <w:rPr>
          <w:rFonts w:ascii="Times New Roman" w:hAnsi="Times New Roman" w:cs="Times New Roman"/>
        </w:rPr>
        <w:t>studies</w:t>
      </w:r>
      <w:ins w:id="834"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61DBD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5" w:author="Benton, Deon" w:date="2025-06-26T14:19:00Z" w16du:dateUtc="2025-06-26T19:19:00Z">
        <w:r w:rsidR="007E43F8">
          <w:rPr>
            <w:rFonts w:ascii="Times New Roman" w:eastAsia="Times New Roman" w:hAnsi="Times New Roman" w:cs="Times New Roman"/>
          </w:rPr>
          <w:t xml:space="preserve"> Crucially,</w:t>
        </w:r>
      </w:ins>
      <w:del w:id="836" w:author="Benton, Deon" w:date="2025-06-26T14:19:00Z" w16du:dateUtc="2025-06-26T19:19:00Z">
        <w:r w:rsidDel="007E43F8">
          <w:rPr>
            <w:rFonts w:ascii="Times New Roman" w:eastAsia="Times New Roman" w:hAnsi="Times New Roman" w:cs="Times New Roman"/>
          </w:rPr>
          <w:delText xml:space="preserve"> T</w:delText>
        </w:r>
      </w:del>
      <w:ins w:id="837"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38" w:author="Benton, Deon" w:date="2025-06-26T14:20:00Z" w16du:dateUtc="2025-06-26T19:20:00Z">
        <w:r w:rsidR="007E43F8">
          <w:rPr>
            <w:rFonts w:ascii="Times New Roman" w:eastAsia="Times New Roman" w:hAnsi="Times New Roman" w:cs="Times New Roman"/>
          </w:rPr>
          <w:t xml:space="preserve"> VoE</w:t>
        </w:r>
      </w:ins>
      <w:r>
        <w:rPr>
          <w:rFonts w:ascii="Times New Roman" w:eastAsia="Times New Roman" w:hAnsi="Times New Roman" w:cs="Times New Roman"/>
        </w:rPr>
        <w:t xml:space="preserve"> study</w:t>
      </w:r>
      <w:ins w:id="839"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40" w:author="Benton, Deon" w:date="2025-06-26T14:25:00Z" w16du:dateUtc="2025-06-26T19:25:00Z">
        <w:r w:rsidR="009406C0">
          <w:rPr>
            <w:rFonts w:ascii="Times New Roman" w:eastAsia="Times New Roman" w:hAnsi="Times New Roman" w:cs="Times New Roman"/>
          </w:rPr>
          <w:t xml:space="preserve">to </w:t>
        </w:r>
      </w:ins>
      <w:ins w:id="841" w:author="Benton, Deon" w:date="2025-06-26T14:20:00Z" w16du:dateUtc="2025-06-26T19:20:00Z">
        <w:r w:rsidR="007E43F8">
          <w:rPr>
            <w:rFonts w:ascii="Times New Roman" w:eastAsia="Times New Roman" w:hAnsi="Times New Roman" w:cs="Times New Roman"/>
          </w:rPr>
          <w:t>capture a</w:t>
        </w:r>
      </w:ins>
      <w:ins w:id="842" w:author="detbenton1991@gmail.com" w:date="2025-07-03T18:58:00Z" w16du:dateUtc="2025-07-03T23:58:00Z">
        <w:r w:rsidR="001C6311">
          <w:rPr>
            <w:rFonts w:ascii="Times New Roman" w:eastAsia="Times New Roman" w:hAnsi="Times New Roman" w:cs="Times New Roman"/>
          </w:rPr>
          <w:t xml:space="preserve"> broad</w:t>
        </w:r>
      </w:ins>
      <w:ins w:id="843"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44" w:author="detbenton1991@gmail.com" w:date="2025-07-03T18:57:00Z" w16du:dateUtc="2025-07-03T23:57:00Z">
        <w:r w:rsidR="007D403D">
          <w:rPr>
            <w:rFonts w:ascii="Times New Roman" w:eastAsia="Times New Roman" w:hAnsi="Times New Roman" w:cs="Times New Roman"/>
          </w:rPr>
          <w:t>,</w:t>
        </w:r>
      </w:ins>
      <w:ins w:id="845" w:author="Benton, Deon" w:date="2025-06-26T14:21:00Z" w16du:dateUtc="2025-06-26T19:21:00Z">
        <w:r w:rsidR="007E43F8">
          <w:rPr>
            <w:rFonts w:ascii="Times New Roman" w:eastAsia="Times New Roman" w:hAnsi="Times New Roman" w:cs="Times New Roman"/>
          </w:rPr>
          <w:t xml:space="preserve"> </w:t>
        </w:r>
      </w:ins>
      <w:ins w:id="846" w:author="Benton, Deon" w:date="2025-06-26T14:25:00Z" w16du:dateUtc="2025-06-26T19:25:00Z">
        <w:r w:rsidR="009406C0">
          <w:rPr>
            <w:rFonts w:ascii="Times New Roman" w:eastAsia="Times New Roman" w:hAnsi="Times New Roman" w:cs="Times New Roman"/>
          </w:rPr>
          <w:t>to this point</w:t>
        </w:r>
      </w:ins>
      <w:ins w:id="847"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del w:id="848" w:author="Benton, Deon" w:date="2025-06-26T14:26:00Z" w16du:dateUtc="2025-06-26T19:26:00Z">
        <w:r w:rsidDel="00A53913">
          <w:rPr>
            <w:rFonts w:ascii="Times New Roman" w:eastAsia="Times New Roman" w:hAnsi="Times New Roman" w:cs="Times New Roman"/>
          </w:rPr>
          <w:delText>either a NUC or a teleological stance</w:delText>
        </w:r>
      </w:del>
      <w:ins w:id="849" w:author="Benton, Deon" w:date="2025-06-26T14:26:00Z" w16du:dateUtc="2025-06-26T19:26:00Z">
        <w:r w:rsidR="00A53913">
          <w:rPr>
            <w:rFonts w:ascii="Times New Roman" w:eastAsia="Times New Roman" w:hAnsi="Times New Roman" w:cs="Times New Roman"/>
          </w:rPr>
          <w:t xml:space="preserve">conceptually rich </w:t>
        </w:r>
        <w:r w:rsidR="00A53913">
          <w:rPr>
            <w:rFonts w:ascii="Times New Roman" w:eastAsia="Times New Roman" w:hAnsi="Times New Roman" w:cs="Times New Roman"/>
          </w:rPr>
          <w:lastRenderedPageBreak/>
          <w:t>knowledge and specialized processes</w:t>
        </w:r>
      </w:ins>
      <w:ins w:id="850"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51" w:author="detbenton1991@gmail.com" w:date="2025-07-03T18:59:00Z" w16du:dateUtc="2025-07-03T23:59:00Z">
        <w:r w:rsidR="00D664FA">
          <w:rPr>
            <w:rFonts w:ascii="Times New Roman" w:eastAsia="Times New Roman" w:hAnsi="Times New Roman" w:cs="Times New Roman"/>
          </w:rPr>
          <w:t>one or two specific findings</w:t>
        </w:r>
      </w:ins>
      <w:ins w:id="852" w:author="detbenton1991@gmail.com" w:date="2025-07-03T18:58:00Z" w16du:dateUtc="2025-07-03T23:58:00Z">
        <w:r w:rsidR="001C6311">
          <w:rPr>
            <w:rFonts w:ascii="Times New Roman" w:eastAsia="Times New Roman" w:hAnsi="Times New Roman" w:cs="Times New Roman"/>
          </w:rPr>
          <w:t xml:space="preserve">, as was the case in Overwalle (2010), it was possible to demonstrate the explanatory breadth of the current account </w:t>
        </w:r>
      </w:ins>
      <w:ins w:id="853" w:author="detbenton1991@gmail.com" w:date="2025-07-03T18:59:00Z" w16du:dateUtc="2025-07-03T23:59:00Z">
        <w:r w:rsidR="001C6311">
          <w:rPr>
            <w:rFonts w:ascii="Times New Roman" w:eastAsia="Times New Roman" w:hAnsi="Times New Roman" w:cs="Times New Roman"/>
          </w:rPr>
          <w:t>in particular</w:t>
        </w:r>
      </w:ins>
      <w:ins w:id="854" w:author="detbenton1991@gmail.com" w:date="2025-07-03T19:00:00Z" w16du:dateUtc="2025-07-04T00:00:00Z">
        <w:r w:rsidR="00E4463E">
          <w:rPr>
            <w:rFonts w:ascii="Times New Roman" w:eastAsia="Times New Roman" w:hAnsi="Times New Roman" w:cs="Times New Roman"/>
          </w:rPr>
          <w:t xml:space="preserve"> </w:t>
        </w:r>
      </w:ins>
      <w:ins w:id="855" w:author="detbenton1991@gmail.com" w:date="2025-07-03T18:59:00Z" w16du:dateUtc="2025-07-03T23:59:00Z">
        <w:r w:rsidR="001C6311">
          <w:rPr>
            <w:rFonts w:ascii="Times New Roman" w:eastAsia="Times New Roman" w:hAnsi="Times New Roman" w:cs="Times New Roman"/>
          </w:rPr>
          <w:t>and the sufficiency of lean accounts</w:t>
        </w:r>
      </w:ins>
      <w:ins w:id="856" w:author="detbenton1991@gmail.com" w:date="2025-07-03T19:00:00Z" w16du:dateUtc="2025-07-04T00:00:00Z">
        <w:r w:rsidR="00E4463E">
          <w:rPr>
            <w:rFonts w:ascii="Times New Roman" w:eastAsia="Times New Roman" w:hAnsi="Times New Roman" w:cs="Times New Roman"/>
          </w:rPr>
          <w:t xml:space="preserve"> </w:t>
        </w:r>
      </w:ins>
      <w:ins w:id="857"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8" w:author="detbenton1991@gmail.com" w:date="2025-07-03T19:47:00Z" w16du:dateUtc="2025-07-04T00:47:00Z">
        <w:r w:rsidR="002807A7">
          <w:rPr>
            <w:rFonts w:ascii="Times New Roman" w:hAnsi="Times New Roman" w:cs="Times New Roman"/>
          </w:rPr>
          <w:t xml:space="preserve"> VoE</w:t>
        </w:r>
      </w:ins>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w:t>
      </w:r>
      <w:r>
        <w:rPr>
          <w:rFonts w:ascii="Times New Roman" w:hAnsi="Times New Roman" w:cs="Times New Roman"/>
        </w:rPr>
        <w:lastRenderedPageBreak/>
        <w:t xml:space="preserve">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9"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60"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VoE studies on infant action understanding</w:t>
        </w:r>
      </w:ins>
      <w:ins w:id="861" w:author="Benton, Deon" w:date="2025-06-26T14:39:00Z" w16du:dateUtc="2025-06-26T19:39:00Z">
        <w:r w:rsidR="00691D93">
          <w:rPr>
            <w:rFonts w:ascii="Times New Roman" w:eastAsia="Times New Roman" w:hAnsi="Times New Roman" w:cs="Times New Roman"/>
          </w:rPr>
          <w:t xml:space="preserve">, I see </w:t>
        </w:r>
      </w:ins>
      <w:ins w:id="862" w:author="Benton, Deon" w:date="2025-06-26T14:40:00Z" w16du:dateUtc="2025-06-26T19:40:00Z">
        <w:r w:rsidR="000475E7">
          <w:rPr>
            <w:rFonts w:ascii="Times New Roman" w:eastAsia="Times New Roman" w:hAnsi="Times New Roman" w:cs="Times New Roman"/>
          </w:rPr>
          <w:t>these simulations—and the</w:t>
        </w:r>
      </w:ins>
      <w:ins w:id="863" w:author="Benton, Deon" w:date="2025-06-26T14:42:00Z" w16du:dateUtc="2025-06-26T19:42:00Z">
        <w:r w:rsidR="00582C9C">
          <w:rPr>
            <w:rFonts w:ascii="Times New Roman" w:eastAsia="Times New Roman" w:hAnsi="Times New Roman" w:cs="Times New Roman"/>
          </w:rPr>
          <w:t xml:space="preserve"> theoretical</w:t>
        </w:r>
      </w:ins>
      <w:ins w:id="864" w:author="Benton, Deon" w:date="2025-06-26T14:40:00Z" w16du:dateUtc="2025-06-26T19:40:00Z">
        <w:r w:rsidR="000475E7">
          <w:rPr>
            <w:rFonts w:ascii="Times New Roman" w:eastAsia="Times New Roman" w:hAnsi="Times New Roman" w:cs="Times New Roman"/>
          </w:rPr>
          <w:t xml:space="preserve"> argument they</w:t>
        </w:r>
      </w:ins>
      <w:ins w:id="865" w:author="Benton, Deon" w:date="2025-06-26T14:42:00Z" w16du:dateUtc="2025-06-26T19:42:00Z">
        <w:r w:rsidR="00582C9C">
          <w:rPr>
            <w:rFonts w:ascii="Times New Roman" w:eastAsia="Times New Roman" w:hAnsi="Times New Roman" w:cs="Times New Roman"/>
          </w:rPr>
          <w:t xml:space="preserve"> implement—</w:t>
        </w:r>
      </w:ins>
      <w:ins w:id="866" w:author="Benton, Deon" w:date="2025-06-26T14:43:00Z" w16du:dateUtc="2025-06-26T19:43:00Z">
        <w:r w:rsidR="00582C9C">
          <w:rPr>
            <w:rFonts w:ascii="Times New Roman" w:eastAsia="Times New Roman" w:hAnsi="Times New Roman" w:cs="Times New Roman"/>
          </w:rPr>
          <w:t>contribute to</w:t>
        </w:r>
      </w:ins>
      <w:ins w:id="867"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8" w:author="Benton, Deon" w:date="2025-06-26T14:39:00Z" w16du:dateUtc="2025-06-26T19:39:00Z">
        <w:r w:rsidR="00691D93">
          <w:rPr>
            <w:rFonts w:ascii="Times New Roman" w:eastAsia="Times New Roman" w:hAnsi="Times New Roman" w:cs="Times New Roman"/>
          </w:rPr>
          <w:t xml:space="preserve"> may </w:t>
        </w:r>
      </w:ins>
      <w:ins w:id="869" w:author="Benton, Deon" w:date="2025-06-26T14:43:00Z" w16du:dateUtc="2025-06-26T19:43:00Z">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70" w:author="Benton, Deon" w:date="2025-06-26T14:56:00Z" w16du:dateUtc="2025-06-26T19:56:00Z">
        <w:r w:rsidR="006805C3">
          <w:rPr>
            <w:rFonts w:ascii="Times New Roman" w:hAnsi="Times New Roman" w:cs="Times New Roman"/>
          </w:rPr>
          <w:t xml:space="preserve"> curren</w:t>
        </w:r>
      </w:ins>
      <w:ins w:id="871"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w:t>
      </w:r>
      <w:ins w:id="872" w:author="Benton, Deon" w:date="2025-07-09T16:07:00Z" w16du:dateUtc="2025-07-09T21:07:00Z">
        <w:r w:rsidR="00672000">
          <w:rPr>
            <w:rFonts w:ascii="Times New Roman" w:hAnsi="Times New Roman" w:cs="Times New Roman"/>
          </w:rPr>
          <w:t>autoassociative, autoregressive artificial neural network model</w:t>
        </w:r>
      </w:ins>
      <w:r>
        <w:rPr>
          <w:rFonts w:ascii="Times New Roman" w:hAnsi="Times New Roman" w:cs="Times New Roman"/>
        </w:rPr>
        <w:t xml:space="preserve"> (e.g., Mareschal et al., 2000). Networks were trained with backpropagation in cross-entropy error (e.g., Rumelhart et al., 1986). The hidden units used a RELU activation function</w:t>
      </w:r>
      <w:ins w:id="873" w:author="Benton, Deon" w:date="2025-07-09T16:07:00Z" w16du:dateUtc="2025-07-09T21:07:00Z">
        <w:r w:rsidR="00672000">
          <w:rPr>
            <w:rFonts w:ascii="Times New Roman" w:hAnsi="Times New Roman" w:cs="Times New Roman"/>
          </w:rPr>
          <w:t xml:space="preserve"> to prevent </w:t>
        </w:r>
      </w:ins>
      <w:ins w:id="874" w:author="Benton, Deon" w:date="2025-07-09T16:08:00Z" w16du:dateUtc="2025-07-09T21:08:00Z">
        <w:r w:rsidR="0073183C">
          <w:rPr>
            <w:rFonts w:ascii="Times New Roman" w:hAnsi="Times New Roman" w:cs="Times New Roman"/>
          </w:rPr>
          <w:t>the computed gradients from vanishing across time steps</w:t>
        </w:r>
      </w:ins>
      <w:r>
        <w:rPr>
          <w:rFonts w:ascii="Times New Roman" w:hAnsi="Times New Roman" w:cs="Times New Roman"/>
        </w:rPr>
        <w:t>; the output units used a sigmoid activation function. The</w:t>
      </w:r>
      <w:ins w:id="875" w:author="Benton, Deon" w:date="2025-07-09T16:08:00Z" w16du:dateUtc="2025-07-09T21:08:00Z">
        <w:r w:rsidR="0073183C">
          <w:rPr>
            <w:rFonts w:ascii="Times New Roman" w:hAnsi="Times New Roman" w:cs="Times New Roman"/>
          </w:rPr>
          <w:t xml:space="preserve"> goal of the autoassociative part of the network was </w:t>
        </w:r>
      </w:ins>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76"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ins w:id="877" w:author="Benton, Deon" w:date="2025-07-09T16:08:00Z" w16du:dateUtc="2025-07-09T21:08:00Z">
        <w:r w:rsidR="0073183C">
          <w:rPr>
            <w:rFonts w:ascii="Times New Roman" w:hAnsi="Times New Roman" w:cs="Times New Roman"/>
          </w:rPr>
          <w:t xml:space="preserve"> The</w:t>
        </w:r>
      </w:ins>
      <w:ins w:id="878" w:author="Benton, Deon" w:date="2025-07-09T16:09:00Z" w16du:dateUtc="2025-07-09T21:09:00Z">
        <w:r w:rsidR="0073183C">
          <w:rPr>
            <w:rFonts w:ascii="Times New Roman" w:hAnsi="Times New Roman" w:cs="Times New Roman"/>
          </w:rPr>
          <w:t xml:space="preserve"> goal of the autoregressive part of the network (described in more detail below) was to predict a given object’s position at the next time step.</w:t>
        </w:r>
      </w:ins>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ins w:id="879" w:author="Benton, Deon" w:date="2025-07-09T16:11:00Z" w16du:dateUtc="2025-07-09T21:11:00Z">
        <w:r w:rsidR="009F7697">
          <w:rPr>
            <w:rFonts w:ascii="Times New Roman" w:hAnsi="Times New Roman" w:cs="Times New Roman"/>
          </w:rPr>
          <w:t xml:space="preserve">11 </w:t>
        </w:r>
      </w:ins>
      <w:r>
        <w:rPr>
          <w:rFonts w:ascii="Times New Roman" w:hAnsi="Times New Roman" w:cs="Times New Roman"/>
        </w:rPr>
        <w:t xml:space="preserve">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ins w:id="880" w:author="Benton, Deon" w:date="2025-07-09T16:12:00Z" w16du:dateUtc="2025-07-09T21:12:00Z">
        <w:r w:rsidR="00603B06">
          <w:rPr>
            <w:rFonts w:ascii="Times New Roman" w:hAnsi="Times New Roman" w:cs="Times New Roman"/>
          </w:rPr>
          <w:t>It is worth noting that the</w:t>
        </w:r>
      </w:ins>
      <w:r>
        <w:rPr>
          <w:rFonts w:ascii="Times New Roman" w:hAnsi="Times New Roman" w:cs="Times New Roman"/>
        </w:rPr>
        <w:t xml:space="preserve"> values of </w:t>
      </w:r>
      <w:ins w:id="881"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82"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w:t>
      </w:r>
      <w:ins w:id="883" w:author="detbenton1991@gmail.com" w:date="2025-07-09T20:05:00Z" w16du:dateUtc="2025-07-10T01:05:00Z">
        <w:r w:rsidR="00803555">
          <w:rPr>
            <w:rFonts w:ascii="Times New Roman" w:hAnsi="Times New Roman" w:cs="Times New Roman"/>
          </w:rPr>
          <w:t>“</w:t>
        </w:r>
      </w:ins>
      <w:r>
        <w:rPr>
          <w:rFonts w:ascii="Times New Roman" w:hAnsi="Times New Roman" w:cs="Times New Roman"/>
        </w:rPr>
        <w:t>left side</w:t>
      </w:r>
      <w:ins w:id="884"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Left); the other group was located on the network’s </w:t>
      </w:r>
      <w:ins w:id="885" w:author="detbenton1991@gmail.com" w:date="2025-07-09T20:05:00Z" w16du:dateUtc="2025-07-10T01:05:00Z">
        <w:r w:rsidR="00803555">
          <w:rPr>
            <w:rFonts w:ascii="Times New Roman" w:hAnsi="Times New Roman" w:cs="Times New Roman"/>
          </w:rPr>
          <w:t>“</w:t>
        </w:r>
      </w:ins>
      <w:r>
        <w:rPr>
          <w:rFonts w:ascii="Times New Roman" w:hAnsi="Times New Roman" w:cs="Times New Roman"/>
        </w:rPr>
        <w:t>right side</w:t>
      </w:r>
      <w:ins w:id="886"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ins w:id="887" w:author="detbenton1991@gmail.com" w:date="2025-07-09T20:11:00Z" w16du:dateUtc="2025-07-10T01:11:00Z"/>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2C7B6C3A" w14:textId="584F3B3B" w:rsidR="00AF1530" w:rsidRDefault="00524642" w:rsidP="00524642">
      <w:pPr>
        <w:spacing w:line="480" w:lineRule="auto"/>
        <w:ind w:firstLine="720"/>
        <w:contextualSpacing/>
        <w:rPr>
          <w:ins w:id="888" w:author="detbenton1991@gmail.com" w:date="2025-07-09T20:39:00Z" w16du:dateUtc="2025-07-10T01:39:00Z"/>
          <w:rFonts w:ascii="Times New Roman" w:eastAsia="Times New Roman" w:hAnsi="Times New Roman" w:cs="Times New Roman"/>
        </w:rPr>
      </w:pPr>
      <w:r>
        <w:rPr>
          <w:rFonts w:ascii="Times New Roman" w:hAnsi="Times New Roman" w:cs="Times New Roman"/>
        </w:rPr>
        <w:t xml:space="preserve">The next group of input and output units was a </w:t>
      </w:r>
      <w:del w:id="889" w:author="detbenton1991@gmail.com" w:date="2025-07-09T20:12:00Z" w16du:dateUtc="2025-07-10T01:12:00Z">
        <w:r w:rsidDel="006969EB">
          <w:rPr>
            <w:rFonts w:ascii="Times New Roman" w:hAnsi="Times New Roman" w:cs="Times New Roman"/>
          </w:rPr>
          <w:delText>two-unit Motion Type</w:delText>
        </w:r>
      </w:del>
      <w:ins w:id="890" w:author="detbenton1991@gmail.com" w:date="2025-07-09T20:12:00Z" w16du:dateUtc="2025-07-10T01:12:00Z">
        <w:r w:rsidR="006969EB">
          <w:rPr>
            <w:rFonts w:ascii="Times New Roman" w:hAnsi="Times New Roman" w:cs="Times New Roman"/>
          </w:rPr>
          <w:t>six-unit Motion</w:t>
        </w:r>
      </w:ins>
      <w:r>
        <w:rPr>
          <w:rFonts w:ascii="Times New Roman" w:hAnsi="Times New Roman" w:cs="Times New Roman"/>
        </w:rPr>
        <w:t xml:space="preserve"> group. </w:t>
      </w:r>
      <w:ins w:id="891" w:author="detbenton1991@gmail.com" w:date="2025-07-09T20:14:00Z" w16du:dateUtc="2025-07-10T01:14:00Z">
        <w:r w:rsidR="006A1861">
          <w:rPr>
            <w:rFonts w:ascii="Times New Roman" w:eastAsia="Times New Roman" w:hAnsi="Times New Roman" w:cs="Times New Roman"/>
          </w:rPr>
          <w:t xml:space="preserve">Although </w:t>
        </w:r>
      </w:ins>
      <w:ins w:id="892" w:author="detbenton1991@gmail.com" w:date="2025-07-09T20:15:00Z" w16du:dateUtc="2025-07-10T01:15:00Z">
        <w:r w:rsidR="006A1861">
          <w:rPr>
            <w:rFonts w:ascii="Times New Roman" w:eastAsia="Times New Roman" w:hAnsi="Times New Roman" w:cs="Times New Roman"/>
          </w:rPr>
          <w:t>the network could “see” at any point in time two agents or objects</w:t>
        </w:r>
      </w:ins>
      <w:ins w:id="893" w:author="detbenton1991@gmail.com" w:date="2025-07-09T20:14:00Z" w16du:dateUtc="2025-07-10T01:14:00Z">
        <w:r w:rsidR="006A1861" w:rsidRPr="007208F2">
          <w:rPr>
            <w:rFonts w:ascii="Times New Roman" w:eastAsia="Times New Roman" w:hAnsi="Times New Roman" w:cs="Times New Roman"/>
          </w:rPr>
          <w:t>, a single motion path</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ins>
      <w:ins w:id="894" w:author="detbenton1991@gmail.com" w:date="2025-07-09T20:16:00Z" w16du:dateUtc="2025-07-10T01:16:00Z">
        <w:r w:rsidR="006A1861">
          <w:rPr>
            <w:rFonts w:ascii="Times New Roman" w:eastAsia="Times New Roman" w:hAnsi="Times New Roman" w:cs="Times New Roman"/>
          </w:rPr>
          <w:t xml:space="preserve"> </w:t>
        </w:r>
      </w:ins>
      <w:ins w:id="895" w:author="detbenton1991@gmail.com" w:date="2025-07-09T20:38:00Z" w16du:dateUtc="2025-07-10T01:38:00Z">
        <w:r w:rsidR="00AF1530">
          <w:rPr>
            <w:rFonts w:ascii="Times New Roman" w:eastAsia="Times New Roman" w:hAnsi="Times New Roman" w:cs="Times New Roman"/>
          </w:rPr>
          <w:t>O</w:t>
        </w:r>
      </w:ins>
      <w:ins w:id="896" w:author="detbenton1991@gmail.com" w:date="2025-07-09T20:14:00Z" w16du:dateUtc="2025-07-10T01:14:00Z">
        <w:r w:rsidR="006A1861" w:rsidRPr="007208F2">
          <w:rPr>
            <w:rFonts w:ascii="Times New Roman" w:eastAsia="Times New Roman" w:hAnsi="Times New Roman" w:cs="Times New Roman"/>
          </w:rPr>
          <w:t>n each timestep</w:t>
        </w:r>
      </w:ins>
      <w:ins w:id="897" w:author="detbenton1991@gmail.com" w:date="2025-07-09T20:38:00Z" w16du:dateUtc="2025-07-10T01:38:00Z">
        <w:r w:rsidR="00AF1530">
          <w:rPr>
            <w:rFonts w:ascii="Times New Roman" w:eastAsia="Times New Roman" w:hAnsi="Times New Roman" w:cs="Times New Roman"/>
          </w:rPr>
          <w:t>,</w:t>
        </w:r>
      </w:ins>
      <w:ins w:id="898" w:author="detbenton1991@gmail.com" w:date="2025-07-09T20:14:00Z" w16du:dateUtc="2025-07-10T01:14:00Z">
        <w:r w:rsidR="006A1861" w:rsidRPr="007208F2">
          <w:rPr>
            <w:rFonts w:ascii="Times New Roman" w:eastAsia="Times New Roman" w:hAnsi="Times New Roman" w:cs="Times New Roman"/>
          </w:rPr>
          <w:t xml:space="preserve"> a single bit in the motion layer was active according to the current position of the first or second object. </w:t>
        </w:r>
      </w:ins>
      <w:ins w:id="899" w:author="detbenton1991@gmail.com" w:date="2025-07-09T20:39:00Z" w16du:dateUtc="2025-07-10T01:39:00Z">
        <w:r w:rsidR="00AF1530">
          <w:rPr>
            <w:rFonts w:ascii="Times New Roman" w:eastAsia="Times New Roman" w:hAnsi="Times New Roman" w:cs="Times New Roman"/>
          </w:rPr>
          <w:t>In particular, at</w:t>
        </w:r>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3,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unit (from the left) was turned on, but this </w:t>
        </w:r>
        <w:r w:rsidR="00AF1530">
          <w:rPr>
            <w:rFonts w:ascii="Times New Roman" w:eastAsia="Times New Roman" w:hAnsi="Times New Roman" w:cs="Times New Roman"/>
          </w:rPr>
          <w:lastRenderedPageBreak/>
          <w:t>time the network had to predict that the second object would begin to move by turning on the 6</w:t>
        </w:r>
        <w:r w:rsidR="00AF1530" w:rsidRPr="007927F8">
          <w:rPr>
            <w:rFonts w:ascii="Times New Roman" w:eastAsia="Times New Roman" w:hAnsi="Times New Roman" w:cs="Times New Roman"/>
            <w:vertAlign w:val="superscript"/>
          </w:rPr>
          <w:t>th</w:t>
        </w:r>
        <w:r w:rsidR="00AF1530">
          <w:rPr>
            <w:rFonts w:ascii="Times New Roman" w:eastAsia="Times New Roman" w:hAnsi="Times New Roman" w:cs="Times New Roman"/>
          </w:rPr>
          <w:t xml:space="preserve"> unit in the corresponding motion output group. That there was no intermediate movement between the 3</w:t>
        </w:r>
        <w:r w:rsidR="00AF1530" w:rsidRPr="007927F8">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and 6</w:t>
        </w:r>
        <w:r w:rsidR="00AF1530" w:rsidRPr="007927F8">
          <w:rPr>
            <w:rFonts w:ascii="Times New Roman" w:eastAsia="Times New Roman" w:hAnsi="Times New Roman" w:cs="Times New Roman"/>
            <w:vertAlign w:val="superscript"/>
          </w:rPr>
          <w:t>th</w:t>
        </w:r>
        <w:r w:rsidR="00AF1530">
          <w:rPr>
            <w:rFonts w:ascii="Times New Roman" w:eastAsia="Times New Roman" w:hAnsi="Times New Roman" w:cs="Times New Roman"/>
          </w:rPr>
          <w:t xml:space="preserve"> units simulated a situation in which a second object begins to move in the absence of contact from a first object. At time </w:t>
        </w:r>
        <w:r w:rsidR="00AF1530" w:rsidRPr="002222BE">
          <w:rPr>
            <w:rFonts w:ascii="Times New Roman" w:eastAsia="Times New Roman" w:hAnsi="Times New Roman" w:cs="Times New Roman"/>
            <w:i/>
            <w:iCs/>
          </w:rPr>
          <w:t>t</w:t>
        </w:r>
        <w:r w:rsidR="00AF1530" w:rsidRPr="007832B1">
          <w:rPr>
            <w:rFonts w:ascii="Times New Roman" w:eastAsia="Times New Roman" w:hAnsi="Times New Roman" w:cs="Times New Roman"/>
            <w:i/>
            <w:iCs/>
          </w:rPr>
          <w:t xml:space="preserve"> </w:t>
        </w:r>
        <w:r w:rsidR="00AF1530">
          <w:rPr>
            <w:rFonts w:ascii="Times New Roman" w:eastAsia="Times New Roman" w:hAnsi="Times New Roman" w:cs="Times New Roman"/>
          </w:rPr>
          <w:t>= 4, the activation of the 6</w:t>
        </w:r>
        <w:r w:rsidR="00AF1530" w:rsidRPr="007927F8">
          <w:rPr>
            <w:rFonts w:ascii="Times New Roman" w:eastAsia="Times New Roman" w:hAnsi="Times New Roman" w:cs="Times New Roman"/>
            <w:vertAlign w:val="superscript"/>
          </w:rPr>
          <w:t>th</w:t>
        </w:r>
        <w:r w:rsidR="00AF1530">
          <w:rPr>
            <w:rFonts w:ascii="Times New Roman" w:eastAsia="Times New Roman" w:hAnsi="Times New Roman" w:cs="Times New Roman"/>
          </w:rPr>
          <w:t xml:space="preserve"> input unit in the motion group was set to 1, and the network had to predict that the second object would continue moving by turning on the 7</w:t>
        </w:r>
        <w:r w:rsidR="00AF1530" w:rsidRPr="007832B1">
          <w:rPr>
            <w:rFonts w:ascii="Times New Roman" w:eastAsia="Times New Roman" w:hAnsi="Times New Roman" w:cs="Times New Roman"/>
            <w:vertAlign w:val="superscript"/>
          </w:rPr>
          <w:t>th</w:t>
        </w:r>
        <w:r w:rsidR="00AF1530">
          <w:rPr>
            <w:rFonts w:ascii="Times New Roman" w:eastAsia="Times New Roman" w:hAnsi="Times New Roman" w:cs="Times New Roman"/>
          </w:rPr>
          <w:t xml:space="preserve"> unit in the motion group at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5, the activation value of the 7</w:t>
        </w:r>
        <w:r w:rsidR="00AF1530" w:rsidRPr="0078114A">
          <w:rPr>
            <w:rFonts w:ascii="Times New Roman" w:eastAsia="Times New Roman" w:hAnsi="Times New Roman" w:cs="Times New Roman"/>
            <w:vertAlign w:val="superscript"/>
          </w:rPr>
          <w:t>th</w:t>
        </w:r>
        <w:r w:rsidR="00AF1530">
          <w:rPr>
            <w:rFonts w:ascii="Times New Roman" w:eastAsia="Times New Roman" w:hAnsi="Times New Roman" w:cs="Times New Roman"/>
          </w:rPr>
          <w:t xml:space="preserve"> motion input unit was set to 1, and the network had to activate the 8</w:t>
        </w:r>
        <w:r w:rsidR="00AF1530" w:rsidRPr="0078114A">
          <w:rPr>
            <w:rFonts w:ascii="Times New Roman" w:eastAsia="Times New Roman" w:hAnsi="Times New Roman" w:cs="Times New Roman"/>
            <w:vertAlign w:val="superscript"/>
          </w:rPr>
          <w:t>th</w:t>
        </w:r>
        <w:r w:rsidR="00AF1530">
          <w:rPr>
            <w:rFonts w:ascii="Times New Roman" w:eastAsia="Times New Roman" w:hAnsi="Times New Roman" w:cs="Times New Roman"/>
          </w:rPr>
          <w:t xml:space="preserve"> output unit in the motion output group.</w:t>
        </w:r>
      </w:ins>
    </w:p>
    <w:p w14:paraId="48663C3D" w14:textId="77777777" w:rsidR="00AF1530" w:rsidRDefault="00AF1530" w:rsidP="00524642">
      <w:pPr>
        <w:spacing w:line="480" w:lineRule="auto"/>
        <w:ind w:firstLine="720"/>
        <w:contextualSpacing/>
        <w:rPr>
          <w:ins w:id="900" w:author="detbenton1991@gmail.com" w:date="2025-07-09T20:39:00Z" w16du:dateUtc="2025-07-10T01:39:00Z"/>
          <w:rFonts w:ascii="Times New Roman" w:eastAsia="Times New Roman" w:hAnsi="Times New Roman" w:cs="Times New Roman"/>
        </w:rPr>
      </w:pPr>
    </w:p>
    <w:p w14:paraId="7BCA20BA" w14:textId="3F587F3F" w:rsidR="00524642" w:rsidRDefault="006A1861" w:rsidP="00524642">
      <w:pPr>
        <w:spacing w:line="480" w:lineRule="auto"/>
        <w:ind w:firstLine="720"/>
        <w:contextualSpacing/>
        <w:rPr>
          <w:rFonts w:ascii="Times New Roman" w:hAnsi="Times New Roman" w:cs="Times New Roman"/>
        </w:rPr>
      </w:pPr>
      <w:ins w:id="901" w:author="detbenton1991@gmail.com" w:date="2025-07-09T20:14:00Z" w16du:dateUtc="2025-07-10T01:14:00Z">
        <w:r w:rsidRPr="007208F2">
          <w:rPr>
            <w:rFonts w:ascii="Times New Roman" w:eastAsia="Times New Roman" w:hAnsi="Times New Roman" w:cs="Times New Roman"/>
          </w:rPr>
          <w:t>The networks’ task was to predict the</w:t>
        </w:r>
        <w:r>
          <w:rPr>
            <w:rFonts w:ascii="Times New Roman" w:eastAsia="Times New Roman" w:hAnsi="Times New Roman" w:cs="Times New Roman"/>
          </w:rPr>
          <w:t xml:space="preserve"> location of a given object (represented by a single unit) at the next timestep</w:t>
        </w:r>
        <w:r w:rsidRPr="007208F2">
          <w:rPr>
            <w:rFonts w:ascii="Times New Roman" w:eastAsia="Times New Roman" w:hAnsi="Times New Roman" w:cs="Times New Roman"/>
          </w:rPr>
          <w:t>.</w:t>
        </w:r>
      </w:ins>
      <w:ins w:id="902" w:author="detbenton1991@gmail.com" w:date="2025-07-09T20:36:00Z" w16du:dateUtc="2025-07-10T01:36:00Z">
        <w:r w:rsidR="00AF1530">
          <w:rPr>
            <w:rFonts w:ascii="Times New Roman" w:eastAsia="Times New Roman" w:hAnsi="Times New Roman" w:cs="Times New Roman"/>
          </w:rPr>
          <w:t xml:space="preserve"> Although th</w:t>
        </w:r>
      </w:ins>
      <w:ins w:id="903" w:author="detbenton1991@gmail.com" w:date="2025-07-09T20:39:00Z" w16du:dateUtc="2025-07-10T01:39:00Z">
        <w:r w:rsidR="00837F81">
          <w:rPr>
            <w:rFonts w:ascii="Times New Roman" w:eastAsia="Times New Roman" w:hAnsi="Times New Roman" w:cs="Times New Roman"/>
          </w:rPr>
          <w:t xml:space="preserve">is </w:t>
        </w:r>
      </w:ins>
      <w:ins w:id="904" w:author="detbenton1991@gmail.com" w:date="2025-07-09T20:36:00Z" w16du:dateUtc="2025-07-10T01:36:00Z">
        <w:r w:rsidR="00AF1530">
          <w:rPr>
            <w:rFonts w:ascii="Times New Roman" w:eastAsia="Times New Roman" w:hAnsi="Times New Roman" w:cs="Times New Roman"/>
          </w:rPr>
          <w:t>motion path resembled a straight-line motion path,</w:t>
        </w:r>
      </w:ins>
      <w:ins w:id="905" w:author="detbenton1991@gmail.com" w:date="2025-07-09T20:39:00Z" w16du:dateUtc="2025-07-10T01:39:00Z">
        <w:r w:rsidR="00837F81">
          <w:rPr>
            <w:rFonts w:ascii="Times New Roman" w:eastAsia="Times New Roman" w:hAnsi="Times New Roman" w:cs="Times New Roman"/>
          </w:rPr>
          <w:t xml:space="preserve"> a separate group of input and output units captured the type or nature of </w:t>
        </w:r>
      </w:ins>
      <w:ins w:id="906" w:author="detbenton1991@gmail.com" w:date="2025-07-09T20:40:00Z" w16du:dateUtc="2025-07-10T01:40:00Z">
        <w:r w:rsidR="00837F81">
          <w:rPr>
            <w:rFonts w:ascii="Times New Roman" w:eastAsia="Times New Roman" w:hAnsi="Times New Roman" w:cs="Times New Roman"/>
          </w:rPr>
          <w:t>the movement of the object on the left. Thus, the motion group represented the simple fact that the left object or entity moved. It was critical to simulate movement given that infants were habituated to dynamic events in which one of the objects mov</w:t>
        </w:r>
      </w:ins>
      <w:ins w:id="907" w:author="detbenton1991@gmail.com" w:date="2025-07-09T20:41:00Z" w16du:dateUtc="2025-07-10T01:41:00Z">
        <w:r w:rsidR="00837F81">
          <w:rPr>
            <w:rFonts w:ascii="Times New Roman" w:eastAsia="Times New Roman" w:hAnsi="Times New Roman" w:cs="Times New Roman"/>
          </w:rPr>
          <w:t>ed toward</w:t>
        </w:r>
        <w:r w:rsidR="0026223F">
          <w:rPr>
            <w:rFonts w:ascii="Times New Roman" w:eastAsia="Times New Roman" w:hAnsi="Times New Roman" w:cs="Times New Roman"/>
          </w:rPr>
          <w:t>s another object.</w:t>
        </w:r>
      </w:ins>
      <w:ins w:id="908" w:author="detbenton1991@gmail.com" w:date="2025-07-09T20:36:00Z" w16du:dateUtc="2025-07-10T01:36:00Z">
        <w:r w:rsidR="00AF1530">
          <w:rPr>
            <w:rFonts w:ascii="Times New Roman" w:eastAsia="Times New Roman" w:hAnsi="Times New Roman" w:cs="Times New Roman"/>
          </w:rPr>
          <w:t xml:space="preserve"> </w:t>
        </w:r>
      </w:ins>
      <w:ins w:id="909" w:author="detbenton1991@gmail.com" w:date="2025-07-09T20:37:00Z" w16du:dateUtc="2025-07-10T01:37:00Z">
        <w:r w:rsidR="00AF1530">
          <w:rPr>
            <w:rFonts w:ascii="Times New Roman" w:eastAsia="Times New Roman" w:hAnsi="Times New Roman" w:cs="Times New Roman"/>
          </w:rPr>
          <w:t>it is better to think of this group as capturing whether an object moved instead of the type or nature of that movement.</w:t>
        </w:r>
      </w:ins>
      <w:ins w:id="910" w:author="detbenton1991@gmail.com" w:date="2025-07-09T20:14:00Z" w16du:dateUtc="2025-07-10T01:14:00Z">
        <w:r w:rsidRPr="007208F2">
          <w:rPr>
            <w:rFonts w:ascii="Times New Roman" w:eastAsia="Times New Roman" w:hAnsi="Times New Roman" w:cs="Times New Roman"/>
          </w:rPr>
          <w:t xml:space="preserve">  </w:t>
        </w:r>
      </w:ins>
      <w:ins w:id="911" w:author="detbenton1991@gmail.com" w:date="2025-07-09T20:37:00Z" w16du:dateUtc="2025-07-10T01:37:00Z">
        <w:r w:rsidR="00AF1530">
          <w:rPr>
            <w:rFonts w:ascii="Times New Roman" w:eastAsia="Times New Roman" w:hAnsi="Times New Roman" w:cs="Times New Roman"/>
          </w:rPr>
          <w:t>A separate group of input and output units captured this aspect of movement.</w:t>
        </w:r>
        <w:r w:rsidR="00AF1530">
          <w:rPr>
            <w:rFonts w:ascii="Times New Roman" w:eastAsia="Times New Roman" w:hAnsi="Times New Roman" w:cs="Times New Roman"/>
          </w:rPr>
          <w:t xml:space="preserve"> </w:t>
        </w:r>
      </w:ins>
      <w:r w:rsidR="00524642">
        <w:rPr>
          <w:rFonts w:ascii="Times New Roman" w:hAnsi="Times New Roman" w:cs="Times New Roman"/>
        </w:rPr>
        <w:t xml:space="preserve">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ins w:id="912" w:author="Benton, Deon" w:date="2025-06-27T11:23:00Z" w16du:dateUtc="2025-06-27T16:23:00Z"/>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w:t>
      </w:r>
      <w:r>
        <w:rPr>
          <w:rFonts w:ascii="Times New Roman" w:hAnsi="Times New Roman" w:cs="Times New Roman"/>
        </w:rPr>
        <w:lastRenderedPageBreak/>
        <w:t>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5FE4B1" w14:textId="4BC48EEB" w:rsidR="00C80AC6" w:rsidRDefault="00C80AC6" w:rsidP="00524642">
      <w:pPr>
        <w:spacing w:line="480" w:lineRule="auto"/>
        <w:ind w:firstLine="720"/>
        <w:contextualSpacing/>
        <w:rPr>
          <w:rFonts w:ascii="Times New Roman" w:hAnsi="Times New Roman" w:cs="Times New Roman"/>
        </w:rPr>
      </w:pPr>
      <w:ins w:id="913" w:author="Benton, Deon" w:date="2025-06-27T11:23:00Z" w16du:dateUtc="2025-06-27T16:23:00Z">
        <w:r>
          <w:rPr>
            <w:rFonts w:ascii="Times New Roman" w:hAnsi="Times New Roman" w:cs="Times New Roman"/>
          </w:rPr>
          <w:t xml:space="preserve">Although I use semantically rich terms to describe the features in the model, </w:t>
        </w:r>
      </w:ins>
      <w:ins w:id="914" w:author="Benton, Deon" w:date="2025-06-27T11:41:00Z" w16du:dateUtc="2025-06-27T16:41:00Z">
        <w:r w:rsidR="001A55CE">
          <w:rPr>
            <w:rFonts w:ascii="Times New Roman" w:hAnsi="Times New Roman" w:cs="Times New Roman"/>
          </w:rPr>
          <w:t>this is not meant to suggest that</w:t>
        </w:r>
      </w:ins>
      <w:ins w:id="915" w:author="Benton, Deon" w:date="2025-06-27T11:23:00Z" w16du:dateUtc="2025-06-27T16:23:00Z">
        <w:r>
          <w:rPr>
            <w:rFonts w:ascii="Times New Roman" w:hAnsi="Times New Roman" w:cs="Times New Roman"/>
          </w:rPr>
          <w:t xml:space="preserve"> </w:t>
        </w:r>
      </w:ins>
      <w:ins w:id="916" w:author="Benton, Deon" w:date="2025-06-27T11:41:00Z" w16du:dateUtc="2025-06-27T16:41:00Z">
        <w:r w:rsidR="001A55CE">
          <w:rPr>
            <w:rFonts w:ascii="Times New Roman" w:hAnsi="Times New Roman" w:cs="Times New Roman"/>
          </w:rPr>
          <w:t xml:space="preserve">infants </w:t>
        </w:r>
      </w:ins>
      <w:ins w:id="917" w:author="Benton, Deon" w:date="2025-06-27T11:24:00Z" w16du:dateUtc="2025-06-27T16:24:00Z">
        <w:r>
          <w:rPr>
            <w:rFonts w:ascii="Times New Roman" w:hAnsi="Times New Roman" w:cs="Times New Roman"/>
          </w:rPr>
          <w:t xml:space="preserve">represent these features in a conceptually or semantically </w:t>
        </w:r>
      </w:ins>
      <w:ins w:id="918" w:author="Benton, Deon" w:date="2025-06-27T11:25:00Z" w16du:dateUtc="2025-06-27T16:25:00Z">
        <w:r w:rsidR="006A1D61">
          <w:rPr>
            <w:rFonts w:ascii="Times New Roman" w:hAnsi="Times New Roman" w:cs="Times New Roman"/>
          </w:rPr>
          <w:t>meaningful</w:t>
        </w:r>
      </w:ins>
      <w:ins w:id="919" w:author="Benton, Deon" w:date="2025-06-27T11:42:00Z" w16du:dateUtc="2025-06-27T16:42:00Z">
        <w:r w:rsidR="001A55CE">
          <w:rPr>
            <w:rFonts w:ascii="Times New Roman" w:hAnsi="Times New Roman" w:cs="Times New Roman"/>
          </w:rPr>
          <w:t xml:space="preserve"> way</w:t>
        </w:r>
      </w:ins>
      <w:ins w:id="920"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921" w:author="Benton, Deon" w:date="2025-06-27T11:42:00Z" w16du:dateUtc="2025-06-27T16:42:00Z">
        <w:r w:rsidR="001A55CE">
          <w:rPr>
            <w:rFonts w:ascii="Times New Roman" w:hAnsi="Times New Roman" w:cs="Times New Roman"/>
          </w:rPr>
          <w:t>These terms are used solely to help</w:t>
        </w:r>
      </w:ins>
      <w:ins w:id="922" w:author="Benton, Deon" w:date="2025-06-27T11:24:00Z" w16du:dateUtc="2025-06-27T16:24:00Z">
        <w:r w:rsidR="006A1D61">
          <w:rPr>
            <w:rFonts w:ascii="Times New Roman" w:hAnsi="Times New Roman" w:cs="Times New Roman"/>
          </w:rPr>
          <w:t xml:space="preserve"> </w:t>
        </w:r>
      </w:ins>
      <w:ins w:id="923" w:author="Benton, Deon" w:date="2025-06-27T11:42:00Z" w16du:dateUtc="2025-06-27T16:42:00Z">
        <w:r w:rsidR="001A55CE">
          <w:rPr>
            <w:rFonts w:ascii="Times New Roman" w:hAnsi="Times New Roman" w:cs="Times New Roman"/>
          </w:rPr>
          <w:t>readers understand the model’s structure</w:t>
        </w:r>
      </w:ins>
      <w:ins w:id="924" w:author="Benton, Deon" w:date="2025-06-27T11:26:00Z" w16du:dateUtc="2025-06-27T16:26:00Z">
        <w:r w:rsidR="00DD3FDE">
          <w:rPr>
            <w:rFonts w:ascii="Times New Roman" w:hAnsi="Times New Roman" w:cs="Times New Roman"/>
          </w:rPr>
          <w:t>.</w:t>
        </w:r>
      </w:ins>
      <w:ins w:id="925" w:author="Benton, Deon" w:date="2025-06-27T11:27:00Z" w16du:dateUtc="2025-06-27T16:27:00Z">
        <w:r w:rsidR="00DD3FDE">
          <w:rPr>
            <w:rFonts w:ascii="Times New Roman" w:hAnsi="Times New Roman" w:cs="Times New Roman"/>
          </w:rPr>
          <w:t xml:space="preserve"> As </w:t>
        </w:r>
        <w:del w:id="926" w:author="detbenton1991@gmail.com" w:date="2025-07-04T12:24:00Z" w16du:dateUtc="2025-07-04T17:24:00Z">
          <w:r w:rsidR="00DD3FDE" w:rsidDel="00475A8D">
            <w:rPr>
              <w:rFonts w:ascii="Times New Roman" w:hAnsi="Times New Roman" w:cs="Times New Roman"/>
            </w:rPr>
            <w:delText xml:space="preserve">I assume is </w:delText>
          </w:r>
        </w:del>
      </w:ins>
      <w:ins w:id="927" w:author="Benton, Deon" w:date="2025-06-27T11:42:00Z" w16du:dateUtc="2025-06-27T16:42:00Z">
        <w:del w:id="928" w:author="detbenton1991@gmail.com" w:date="2025-07-04T12:24:00Z" w16du:dateUtc="2025-07-04T17:24:00Z">
          <w:r w:rsidR="001A55CE" w:rsidDel="00475A8D">
            <w:rPr>
              <w:rFonts w:ascii="Times New Roman" w:hAnsi="Times New Roman" w:cs="Times New Roman"/>
            </w:rPr>
            <w:delText>true for</w:delText>
          </w:r>
        </w:del>
      </w:ins>
      <w:ins w:id="929" w:author="Benton, Deon" w:date="2025-06-27T11:27:00Z" w16du:dateUtc="2025-06-27T16:27:00Z">
        <w:del w:id="930" w:author="detbenton1991@gmail.com" w:date="2025-07-04T12:24:00Z" w16du:dateUtc="2025-07-04T17:24:00Z">
          <w:r w:rsidR="00DD3FDE" w:rsidDel="00475A8D">
            <w:rPr>
              <w:rFonts w:ascii="Times New Roman" w:hAnsi="Times New Roman" w:cs="Times New Roman"/>
            </w:rPr>
            <w:delText xml:space="preserve"> infants</w:delText>
          </w:r>
        </w:del>
      </w:ins>
      <w:ins w:id="931" w:author="detbenton1991@gmail.com" w:date="2025-07-04T12:24:00Z" w16du:dateUtc="2025-07-04T17:24:00Z">
        <w:r w:rsidR="00475A8D">
          <w:rPr>
            <w:rFonts w:ascii="Times New Roman" w:hAnsi="Times New Roman" w:cs="Times New Roman"/>
          </w:rPr>
          <w:t>is assumed to be true</w:t>
        </w:r>
      </w:ins>
      <w:ins w:id="932" w:author="Benton, Deon" w:date="2025-06-27T11:27:00Z" w16du:dateUtc="2025-06-27T16:27:00Z">
        <w:r w:rsidR="00DD3FDE">
          <w:rPr>
            <w:rFonts w:ascii="Times New Roman" w:hAnsi="Times New Roman" w:cs="Times New Roman"/>
          </w:rPr>
          <w:t xml:space="preserve">, the </w:t>
        </w:r>
      </w:ins>
      <w:ins w:id="933" w:author="detbenton1991@gmail.com" w:date="2025-06-28T12:30:00Z" w16du:dateUtc="2025-06-28T17:30:00Z">
        <w:r w:rsidR="00CE7E5C">
          <w:rPr>
            <w:rFonts w:ascii="Times New Roman" w:hAnsi="Times New Roman" w:cs="Times New Roman"/>
          </w:rPr>
          <w:t>present models</w:t>
        </w:r>
      </w:ins>
      <w:ins w:id="934" w:author="Benton, Deon" w:date="2025-06-27T11:27:00Z" w16du:dateUtc="2025-06-27T16:27:00Z">
        <w:r w:rsidR="00DD3FDE">
          <w:rPr>
            <w:rFonts w:ascii="Times New Roman" w:hAnsi="Times New Roman" w:cs="Times New Roman"/>
          </w:rPr>
          <w:t xml:space="preserve"> process these features as low-level perceptual properties </w:t>
        </w:r>
        <w:del w:id="935" w:author="detbenton1991@gmail.com" w:date="2025-07-04T12:24:00Z" w16du:dateUtc="2025-07-04T17:24:00Z">
          <w:r w:rsidR="00DD3FDE" w:rsidDel="00226AC2">
            <w:rPr>
              <w:rFonts w:ascii="Times New Roman" w:hAnsi="Times New Roman" w:cs="Times New Roman"/>
            </w:rPr>
            <w:delText>without recourse to their</w:delText>
          </w:r>
        </w:del>
      </w:ins>
      <w:ins w:id="936" w:author="detbenton1991@gmail.com" w:date="2025-07-04T12:24:00Z" w16du:dateUtc="2025-07-04T17:24:00Z">
        <w:r w:rsidR="00226AC2">
          <w:rPr>
            <w:rFonts w:ascii="Times New Roman" w:hAnsi="Times New Roman" w:cs="Times New Roman"/>
          </w:rPr>
          <w:t>rather than in terms of their</w:t>
        </w:r>
      </w:ins>
      <w:ins w:id="937" w:author="Benton, Deon" w:date="2025-06-27T11:27:00Z" w16du:dateUtc="2025-06-27T16:27:00Z">
        <w:r w:rsidR="00DD3FDE">
          <w:rPr>
            <w:rFonts w:ascii="Times New Roman" w:hAnsi="Times New Roman" w:cs="Times New Roman"/>
          </w:rPr>
          <w:t xml:space="preserve"> conceptual meaning</w:t>
        </w:r>
      </w:ins>
      <w:ins w:id="938" w:author="detbenton1991@gmail.com" w:date="2025-07-04T12:25:00Z" w16du:dateUtc="2025-07-04T17:25:00Z">
        <w:r w:rsidR="003D011B">
          <w:rPr>
            <w:rFonts w:ascii="Times New Roman" w:hAnsi="Times New Roman" w:cs="Times New Roman"/>
          </w:rPr>
          <w:t xml:space="preserve"> (as defined by the modeler)</w:t>
        </w:r>
      </w:ins>
      <w:ins w:id="939" w:author="Benton, Deon" w:date="2025-06-27T11:27:00Z" w16du:dateUtc="2025-06-27T16:27:00Z">
        <w:r w:rsidR="00DD3FDE">
          <w:rPr>
            <w:rFonts w:ascii="Times New Roman" w:hAnsi="Times New Roman" w:cs="Times New Roman"/>
          </w:rPr>
          <w:t>.</w:t>
        </w:r>
      </w:ins>
      <w:ins w:id="940" w:author="Benton, Deon" w:date="2025-06-27T11:28:00Z" w16du:dateUtc="2025-06-27T16:28:00Z">
        <w:r w:rsidR="007C07E0">
          <w:rPr>
            <w:rFonts w:ascii="Times New Roman" w:hAnsi="Times New Roman" w:cs="Times New Roman"/>
          </w:rPr>
          <w:t xml:space="preserve"> N</w:t>
        </w:r>
      </w:ins>
      <w:ins w:id="941" w:author="Benton, Deon" w:date="2025-06-27T11:29:00Z" w16du:dateUtc="2025-06-27T16:29:00Z">
        <w:r w:rsidR="007C07E0">
          <w:rPr>
            <w:rFonts w:ascii="Times New Roman" w:hAnsi="Times New Roman" w:cs="Times New Roman"/>
          </w:rPr>
          <w:t>onetheless, a potential objection is t</w:t>
        </w:r>
      </w:ins>
      <w:ins w:id="942" w:author="Benton, Deon" w:date="2025-06-27T11:30:00Z" w16du:dateUtc="2025-06-27T16:30:00Z">
        <w:r w:rsidR="007C07E0">
          <w:rPr>
            <w:rFonts w:ascii="Times New Roman" w:hAnsi="Times New Roman" w:cs="Times New Roman"/>
          </w:rPr>
          <w:t>hat</w:t>
        </w:r>
      </w:ins>
      <w:ins w:id="943" w:author="Benton, Deon" w:date="2025-06-27T11:29:00Z" w16du:dateUtc="2025-06-27T16:29:00Z">
        <w:r w:rsidR="007C07E0">
          <w:rPr>
            <w:rFonts w:ascii="Times New Roman" w:hAnsi="Times New Roman" w:cs="Times New Roman"/>
          </w:rPr>
          <w:t xml:space="preserve"> </w:t>
        </w:r>
      </w:ins>
      <w:ins w:id="944" w:author="Benton, Deon" w:date="2025-06-27T11:30:00Z" w16du:dateUtc="2025-06-27T16:30:00Z">
        <w:r w:rsidR="007C07E0">
          <w:rPr>
            <w:rFonts w:ascii="Times New Roman" w:hAnsi="Times New Roman" w:cs="Times New Roman"/>
          </w:rPr>
          <w:t xml:space="preserve">because the features that the model </w:t>
        </w:r>
      </w:ins>
      <w:ins w:id="945" w:author="Benton, Deon" w:date="2025-06-27T11:42:00Z" w16du:dateUtc="2025-06-27T16:42:00Z">
        <w:r w:rsidR="001A55CE">
          <w:rPr>
            <w:rFonts w:ascii="Times New Roman" w:hAnsi="Times New Roman" w:cs="Times New Roman"/>
          </w:rPr>
          <w:t>pr</w:t>
        </w:r>
      </w:ins>
      <w:ins w:id="946" w:author="Benton, Deon" w:date="2025-06-27T11:43:00Z" w16du:dateUtc="2025-06-27T16:43:00Z">
        <w:r w:rsidR="001A55CE">
          <w:rPr>
            <w:rFonts w:ascii="Times New Roman" w:hAnsi="Times New Roman" w:cs="Times New Roman"/>
          </w:rPr>
          <w:t>ocesses</w:t>
        </w:r>
      </w:ins>
      <w:ins w:id="947" w:author="Benton, Deon" w:date="2025-06-27T11:30:00Z" w16du:dateUtc="2025-06-27T16:30:00Z">
        <w:r w:rsidR="007C07E0">
          <w:rPr>
            <w:rFonts w:ascii="Times New Roman" w:hAnsi="Times New Roman" w:cs="Times New Roman"/>
          </w:rPr>
          <w:t xml:space="preserve"> </w:t>
        </w:r>
      </w:ins>
      <w:ins w:id="948" w:author="detbenton1991@gmail.com" w:date="2025-06-28T12:31:00Z" w16du:dateUtc="2025-06-28T17:31:00Z">
        <w:r w:rsidR="00CE5DD4">
          <w:rPr>
            <w:rFonts w:ascii="Times New Roman" w:hAnsi="Times New Roman" w:cs="Times New Roman"/>
          </w:rPr>
          <w:t>are</w:t>
        </w:r>
      </w:ins>
      <w:ins w:id="949" w:author="Benton, Deon" w:date="2025-06-27T11:30:00Z" w16du:dateUtc="2025-06-27T16:30:00Z">
        <w:r w:rsidR="007C07E0">
          <w:rPr>
            <w:rFonts w:ascii="Times New Roman" w:hAnsi="Times New Roman" w:cs="Times New Roman"/>
          </w:rPr>
          <w:t xml:space="preserve"> stipulated in the input</w:t>
        </w:r>
      </w:ins>
      <w:ins w:id="950" w:author="Benton, Deon" w:date="2025-06-27T11:29:00Z" w16du:dateUtc="2025-06-27T16:29:00Z">
        <w:r w:rsidR="007C07E0">
          <w:rPr>
            <w:rFonts w:ascii="Times New Roman" w:hAnsi="Times New Roman" w:cs="Times New Roman"/>
          </w:rPr>
          <w:t xml:space="preserve">, the learning task </w:t>
        </w:r>
      </w:ins>
      <w:ins w:id="951" w:author="Benton, Deon" w:date="2025-06-27T11:43:00Z" w16du:dateUtc="2025-06-27T16:43:00Z">
        <w:r w:rsidR="001A55CE">
          <w:rPr>
            <w:rFonts w:ascii="Times New Roman" w:hAnsi="Times New Roman" w:cs="Times New Roman"/>
          </w:rPr>
          <w:t>differs in important ways from the one that infants face in the real world</w:t>
        </w:r>
      </w:ins>
      <w:ins w:id="952" w:author="Benton, Deon" w:date="2025-06-27T11:29:00Z" w16du:dateUtc="2025-06-27T16:29:00Z">
        <w:r w:rsidR="007C07E0">
          <w:rPr>
            <w:rFonts w:ascii="Times New Roman" w:hAnsi="Times New Roman" w:cs="Times New Roman"/>
          </w:rPr>
          <w:t>.</w:t>
        </w:r>
      </w:ins>
      <w:ins w:id="953" w:author="Benton, Deon" w:date="2025-06-27T11:30:00Z" w16du:dateUtc="2025-06-27T16:30:00Z">
        <w:r w:rsidR="007C07E0">
          <w:rPr>
            <w:rFonts w:ascii="Times New Roman" w:hAnsi="Times New Roman" w:cs="Times New Roman"/>
          </w:rPr>
          <w:t xml:space="preserve"> </w:t>
        </w:r>
      </w:ins>
      <w:ins w:id="954" w:author="Benton, Deon" w:date="2025-06-27T11:43:00Z" w16du:dateUtc="2025-06-27T16:43:00Z">
        <w:r w:rsidR="00716327">
          <w:rPr>
            <w:rFonts w:ascii="Times New Roman" w:hAnsi="Times New Roman" w:cs="Times New Roman"/>
          </w:rPr>
          <w:t>Specifically</w:t>
        </w:r>
      </w:ins>
      <w:ins w:id="955" w:author="Benton, Deon" w:date="2025-06-27T11:30:00Z" w16du:dateUtc="2025-06-27T16:30:00Z">
        <w:r w:rsidR="007C07E0">
          <w:rPr>
            <w:rFonts w:ascii="Times New Roman" w:hAnsi="Times New Roman" w:cs="Times New Roman"/>
          </w:rPr>
          <w:t>, by</w:t>
        </w:r>
      </w:ins>
      <w:ins w:id="956" w:author="Benton, Deon" w:date="2025-06-27T11:31:00Z" w16du:dateUtc="2025-06-27T16:31:00Z">
        <w:r w:rsidR="00954129">
          <w:rPr>
            <w:rFonts w:ascii="Times New Roman" w:hAnsi="Times New Roman" w:cs="Times New Roman"/>
          </w:rPr>
          <w:t xml:space="preserve"> </w:t>
        </w:r>
      </w:ins>
      <w:ins w:id="957" w:author="Benton, Deon" w:date="2025-06-27T11:43:00Z" w16du:dateUtc="2025-06-27T16:43:00Z">
        <w:r w:rsidR="00716327">
          <w:rPr>
            <w:rFonts w:ascii="Times New Roman" w:hAnsi="Times New Roman" w:cs="Times New Roman"/>
          </w:rPr>
          <w:t>deciding</w:t>
        </w:r>
      </w:ins>
      <w:ins w:id="958" w:author="Benton, Deon" w:date="2025-06-27T11:31:00Z" w16du:dateUtc="2025-06-27T16:31:00Z">
        <w:r w:rsidR="00954129">
          <w:rPr>
            <w:rFonts w:ascii="Times New Roman" w:hAnsi="Times New Roman" w:cs="Times New Roman"/>
          </w:rPr>
          <w:t xml:space="preserve"> which features to implement, </w:t>
        </w:r>
      </w:ins>
      <w:ins w:id="959" w:author="Benton, Deon" w:date="2025-06-27T11:43:00Z" w16du:dateUtc="2025-06-27T16:43:00Z">
        <w:r w:rsidR="00716327">
          <w:rPr>
            <w:rFonts w:ascii="Times New Roman" w:hAnsi="Times New Roman" w:cs="Times New Roman"/>
          </w:rPr>
          <w:t>the aspects of the input that the model attends to</w:t>
        </w:r>
      </w:ins>
      <w:ins w:id="960" w:author="Benton, Deon" w:date="2025-06-27T11:44:00Z" w16du:dateUtc="2025-06-27T16:44:00Z">
        <w:r w:rsidR="00716327">
          <w:rPr>
            <w:rFonts w:ascii="Times New Roman" w:hAnsi="Times New Roman" w:cs="Times New Roman"/>
          </w:rPr>
          <w:t xml:space="preserve"> </w:t>
        </w:r>
      </w:ins>
      <w:ins w:id="961" w:author="detbenton1991@gmail.com" w:date="2025-06-28T12:34:00Z" w16du:dateUtc="2025-06-28T17:34:00Z">
        <w:r w:rsidR="00DE5412">
          <w:rPr>
            <w:rFonts w:ascii="Times New Roman" w:hAnsi="Times New Roman" w:cs="Times New Roman"/>
          </w:rPr>
          <w:t>have</w:t>
        </w:r>
      </w:ins>
      <w:ins w:id="962" w:author="Benton, Deon" w:date="2025-06-27T11:44:00Z" w16du:dateUtc="2025-06-27T16:44:00Z">
        <w:r w:rsidR="00716327">
          <w:rPr>
            <w:rFonts w:ascii="Times New Roman" w:hAnsi="Times New Roman" w:cs="Times New Roman"/>
          </w:rPr>
          <w:t xml:space="preserve"> been prespecified</w:t>
        </w:r>
      </w:ins>
      <w:ins w:id="963"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964" w:author="Benton, Deon" w:date="2025-06-27T11:44:00Z" w16du:dateUtc="2025-06-27T16:44:00Z">
        <w:r w:rsidR="00716327">
          <w:rPr>
            <w:rFonts w:ascii="Times New Roman" w:hAnsi="Times New Roman" w:cs="Times New Roman"/>
          </w:rPr>
          <w:t>that when some</w:t>
        </w:r>
      </w:ins>
      <w:ins w:id="965" w:author="Benton, Deon" w:date="2025-06-27T11:32:00Z" w16du:dateUtc="2025-06-27T16:32:00Z">
        <w:r w:rsidR="00954129">
          <w:rPr>
            <w:rFonts w:ascii="Times New Roman" w:hAnsi="Times New Roman" w:cs="Times New Roman"/>
          </w:rPr>
          <w:t xml:space="preserve"> features are made more salient than others</w:t>
        </w:r>
      </w:ins>
      <w:ins w:id="966" w:author="Benton, Deon" w:date="2025-06-27T11:44:00Z" w16du:dateUtc="2025-06-27T16:44:00Z">
        <w:r w:rsidR="00716327">
          <w:rPr>
            <w:rFonts w:ascii="Times New Roman" w:hAnsi="Times New Roman" w:cs="Times New Roman"/>
          </w:rPr>
          <w:t>—a</w:t>
        </w:r>
      </w:ins>
      <w:ins w:id="967" w:author="Benton, Deon" w:date="2025-06-27T11:32:00Z" w16du:dateUtc="2025-06-27T16:32:00Z">
        <w:r w:rsidR="00954129">
          <w:rPr>
            <w:rFonts w:ascii="Times New Roman" w:hAnsi="Times New Roman" w:cs="Times New Roman"/>
          </w:rPr>
          <w:t>s is the case here</w:t>
        </w:r>
      </w:ins>
      <w:ins w:id="968" w:author="Benton, Deon" w:date="2025-06-27T11:45:00Z" w16du:dateUtc="2025-06-27T16:45:00Z">
        <w:r w:rsidR="00716327">
          <w:rPr>
            <w:rFonts w:ascii="Times New Roman" w:hAnsi="Times New Roman" w:cs="Times New Roman"/>
          </w:rPr>
          <w:t>—</w:t>
        </w:r>
      </w:ins>
      <w:ins w:id="969" w:author="Benton, Deon" w:date="2025-06-27T11:32:00Z" w16du:dateUtc="2025-06-27T16:32:00Z">
        <w:r w:rsidR="00954129">
          <w:rPr>
            <w:rFonts w:ascii="Times New Roman" w:hAnsi="Times New Roman" w:cs="Times New Roman"/>
          </w:rPr>
          <w:t xml:space="preserve">models </w:t>
        </w:r>
      </w:ins>
      <w:ins w:id="970" w:author="Benton, Deon" w:date="2025-06-27T11:45:00Z" w16du:dateUtc="2025-06-27T16:45:00Z">
        <w:r w:rsidR="00716327">
          <w:rPr>
            <w:rFonts w:ascii="Times New Roman" w:hAnsi="Times New Roman" w:cs="Times New Roman"/>
          </w:rPr>
          <w:t xml:space="preserve">like that used here </w:t>
        </w:r>
      </w:ins>
      <w:ins w:id="971" w:author="Benton, Deon" w:date="2025-06-27T11:32:00Z" w16du:dateUtc="2025-06-27T16:32:00Z">
        <w:r w:rsidR="00954129">
          <w:rPr>
            <w:rFonts w:ascii="Times New Roman" w:hAnsi="Times New Roman" w:cs="Times New Roman"/>
          </w:rPr>
          <w:t>can discover autonomously which features to focus on, and this is true even if the features are perfectly correlated</w:t>
        </w:r>
      </w:ins>
      <w:ins w:id="972" w:author="Benton, Deon" w:date="2025-06-27T11:34:00Z" w16du:dateUtc="2025-06-27T16:34:00Z">
        <w:r w:rsidR="00183524">
          <w:rPr>
            <w:rFonts w:ascii="Times New Roman" w:hAnsi="Times New Roman" w:cs="Times New Roman"/>
          </w:rPr>
          <w:t xml:space="preserve"> (e.g., Benton, 2024; Rakison &amp; Lupyan, 2008; Singh et al., 2025)</w:t>
        </w:r>
      </w:ins>
      <w:ins w:id="973"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the features </w:t>
        </w:r>
      </w:ins>
      <w:ins w:id="974" w:author="Benton, Deon" w:date="2025-06-27T11:45:00Z" w16du:dateUtc="2025-06-27T16:45:00Z">
        <w:r w:rsidR="00716327">
          <w:rPr>
            <w:rFonts w:ascii="Times New Roman" w:hAnsi="Times New Roman" w:cs="Times New Roman"/>
          </w:rPr>
          <w:t>chosen</w:t>
        </w:r>
        <w:r w:rsidR="008A28D4">
          <w:rPr>
            <w:rFonts w:ascii="Times New Roman" w:hAnsi="Times New Roman" w:cs="Times New Roman"/>
          </w:rPr>
          <w:t xml:space="preserve"> for the model to process</w:t>
        </w:r>
      </w:ins>
      <w:ins w:id="975" w:author="Benton, Deon" w:date="2025-06-27T11:32:00Z" w16du:dateUtc="2025-06-27T16:32:00Z">
        <w:r w:rsidR="002428C0">
          <w:rPr>
            <w:rFonts w:ascii="Times New Roman" w:hAnsi="Times New Roman" w:cs="Times New Roman"/>
          </w:rPr>
          <w:t xml:space="preserve"> are exact</w:t>
        </w:r>
      </w:ins>
      <w:ins w:id="976" w:author="Benton, Deon" w:date="2025-06-27T11:33:00Z" w16du:dateUtc="2025-06-27T16:33:00Z">
        <w:r w:rsidR="002428C0">
          <w:rPr>
            <w:rFonts w:ascii="Times New Roman" w:hAnsi="Times New Roman" w:cs="Times New Roman"/>
          </w:rPr>
          <w:t xml:space="preserve">ly </w:t>
        </w:r>
      </w:ins>
      <w:ins w:id="977" w:author="Benton, Deon" w:date="2025-06-27T11:39:00Z" w16du:dateUtc="2025-06-27T16:39:00Z">
        <w:r w:rsidR="00426CE7">
          <w:rPr>
            <w:rFonts w:ascii="Times New Roman" w:hAnsi="Times New Roman" w:cs="Times New Roman"/>
          </w:rPr>
          <w:t>those</w:t>
        </w:r>
      </w:ins>
      <w:ins w:id="978" w:author="Benton, Deon" w:date="2025-06-27T11:33:00Z" w16du:dateUtc="2025-06-27T16:33:00Z">
        <w:r w:rsidR="00183524">
          <w:rPr>
            <w:rFonts w:ascii="Times New Roman" w:hAnsi="Times New Roman" w:cs="Times New Roman"/>
          </w:rPr>
          <w:t xml:space="preserve"> that infants attend to in the real world. </w:t>
        </w:r>
        <w:r w:rsidR="00183524">
          <w:rPr>
            <w:rFonts w:ascii="Times New Roman" w:hAnsi="Times New Roman" w:cs="Times New Roman"/>
          </w:rPr>
          <w:lastRenderedPageBreak/>
          <w:t xml:space="preserve">For instance, </w:t>
        </w:r>
      </w:ins>
      <w:ins w:id="979" w:author="Benton, Deon" w:date="2025-06-27T11:39:00Z" w16du:dateUtc="2025-06-27T16:39:00Z">
        <w:r w:rsidR="00426CE7">
          <w:rPr>
            <w:rFonts w:ascii="Times New Roman" w:hAnsi="Times New Roman" w:cs="Times New Roman"/>
          </w:rPr>
          <w:t>research shows that</w:t>
        </w:r>
      </w:ins>
      <w:ins w:id="980" w:author="Benton, Deon" w:date="2025-06-27T11:33:00Z" w16du:dateUtc="2025-06-27T16:33:00Z">
        <w:r w:rsidR="00183524">
          <w:rPr>
            <w:rFonts w:ascii="Times New Roman" w:hAnsi="Times New Roman" w:cs="Times New Roman"/>
          </w:rPr>
          <w:t xml:space="preserve"> from </w:t>
        </w:r>
      </w:ins>
      <w:ins w:id="981" w:author="Benton, Deon" w:date="2025-06-27T11:35:00Z" w16du:dateUtc="2025-06-27T16:35:00Z">
        <w:r w:rsidR="00837114">
          <w:rPr>
            <w:rFonts w:ascii="Times New Roman" w:hAnsi="Times New Roman" w:cs="Times New Roman"/>
          </w:rPr>
          <w:t>birth or shortly thereafter</w:t>
        </w:r>
      </w:ins>
      <w:ins w:id="982" w:author="Benton, Deon" w:date="2025-06-27T11:39:00Z" w16du:dateUtc="2025-06-27T16:39:00Z">
        <w:r w:rsidR="00426CE7">
          <w:rPr>
            <w:rFonts w:ascii="Times New Roman" w:hAnsi="Times New Roman" w:cs="Times New Roman"/>
          </w:rPr>
          <w:t xml:space="preserve"> that infants preferentially</w:t>
        </w:r>
      </w:ins>
      <w:ins w:id="983" w:author="Benton, Deon" w:date="2025-06-27T11:33:00Z" w16du:dateUtc="2025-06-27T16:33:00Z">
        <w:r w:rsidR="00183524">
          <w:rPr>
            <w:rFonts w:ascii="Times New Roman" w:hAnsi="Times New Roman" w:cs="Times New Roman"/>
          </w:rPr>
          <w:t xml:space="preserve"> attend to movement over nonmovement</w:t>
        </w:r>
      </w:ins>
      <w:ins w:id="984" w:author="Benton, Deon" w:date="2025-06-27T11:35:00Z" w16du:dateUtc="2025-06-27T16:35:00Z">
        <w:r w:rsidR="00837114">
          <w:rPr>
            <w:rFonts w:ascii="Times New Roman" w:hAnsi="Times New Roman" w:cs="Times New Roman"/>
          </w:rPr>
          <w:t xml:space="preserve"> (</w:t>
        </w:r>
        <w:r w:rsidR="00F27E3C">
          <w:rPr>
            <w:rFonts w:ascii="Times New Roman" w:hAnsi="Times New Roman" w:cs="Times New Roman"/>
          </w:rPr>
          <w:t>e.g.,</w:t>
        </w:r>
        <w:r w:rsidR="00837114">
          <w:rPr>
            <w:rFonts w:ascii="Times New Roman" w:hAnsi="Times New Roman" w:cs="Times New Roman"/>
          </w:rPr>
          <w:t xml:space="preserve"> Slater, 1989)</w:t>
        </w:r>
      </w:ins>
      <w:ins w:id="985" w:author="Benton, Deon" w:date="2025-06-27T11:33:00Z" w16du:dateUtc="2025-06-27T16:33:00Z">
        <w:r w:rsidR="00183524">
          <w:rPr>
            <w:rFonts w:ascii="Times New Roman" w:hAnsi="Times New Roman" w:cs="Times New Roman"/>
          </w:rPr>
          <w:t xml:space="preserve">. </w:t>
        </w:r>
      </w:ins>
      <w:ins w:id="986" w:author="Benton, Deon" w:date="2025-06-27T11:40:00Z" w16du:dateUtc="2025-06-27T16:40:00Z">
        <w:r w:rsidR="00426CE7">
          <w:rPr>
            <w:rFonts w:ascii="Times New Roman" w:hAnsi="Times New Roman" w:cs="Times New Roman"/>
          </w:rPr>
          <w:t xml:space="preserve">Thus, including features like motion </w:t>
        </w:r>
      </w:ins>
      <w:ins w:id="987" w:author="Benton, Deon" w:date="2025-06-27T11:46:00Z" w16du:dateUtc="2025-06-27T16:46:00Z">
        <w:r w:rsidR="007A4C33">
          <w:rPr>
            <w:rFonts w:ascii="Times New Roman" w:hAnsi="Times New Roman" w:cs="Times New Roman"/>
          </w:rPr>
          <w:t>may better reflect</w:t>
        </w:r>
      </w:ins>
      <w:ins w:id="988" w:author="Benton, Deon" w:date="2025-06-27T11:40:00Z" w16du:dateUtc="2025-06-27T16:40:00Z">
        <w:r w:rsidR="00426CE7">
          <w:rPr>
            <w:rFonts w:ascii="Times New Roman" w:hAnsi="Times New Roman" w:cs="Times New Roman"/>
          </w:rPr>
          <w:t xml:space="preserve"> infants’ perceptual biases than including features like color or texture.</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363823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t>
      </w:r>
      <w:r>
        <w:rPr>
          <w:rFonts w:ascii="Times New Roman" w:hAnsi="Times New Roman" w:cs="Times New Roman"/>
        </w:rPr>
        <w:lastRenderedPageBreak/>
        <w:t>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6CA424A7"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w:t>
      </w:r>
      <w:ins w:id="989"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Rakison &amp; Lupyan, 2008). </w:t>
      </w:r>
      <w:ins w:id="990" w:author="detbenton1991@gmail.com" w:date="2025-06-27T18:38:00Z" w16du:dateUtc="2025-06-27T23:38:00Z">
        <w:r w:rsidR="00E71E95">
          <w:rPr>
            <w:rFonts w:ascii="Times New Roman" w:hAnsi="Times New Roman" w:cs="Times New Roman"/>
          </w:rPr>
          <w:t xml:space="preserve">To understand why this is the </w:t>
        </w:r>
        <w:r w:rsidR="00E71E95">
          <w:rPr>
            <w:rFonts w:ascii="Times New Roman" w:hAnsi="Times New Roman" w:cs="Times New Roman"/>
          </w:rPr>
          <w:lastRenderedPageBreak/>
          <w:t xml:space="preserve">case—that is, </w:t>
        </w:r>
      </w:ins>
      <w:ins w:id="991" w:author="detbenton1991@gmail.com" w:date="2025-06-28T11:26:00Z" w16du:dateUtc="2025-06-28T16:26:00Z">
        <w:r w:rsidR="002531AE">
          <w:rPr>
            <w:rFonts w:ascii="Times New Roman" w:hAnsi="Times New Roman" w:cs="Times New Roman"/>
          </w:rPr>
          <w:t>why it is appropriate to conceptualize</w:t>
        </w:r>
      </w:ins>
      <w:ins w:id="992" w:author="detbenton1991@gmail.com" w:date="2025-07-04T12:26:00Z" w16du:dateUtc="2025-07-04T17:26:00Z">
        <w:r w:rsidR="00CB51A3">
          <w:rPr>
            <w:rFonts w:ascii="Times New Roman" w:hAnsi="Times New Roman" w:cs="Times New Roman"/>
          </w:rPr>
          <w:t xml:space="preserve"> network</w:t>
        </w:r>
      </w:ins>
      <w:ins w:id="993" w:author="detbenton1991@gmail.com" w:date="2025-06-28T11:26:00Z" w16du:dateUtc="2025-06-28T16:26:00Z">
        <w:r w:rsidR="002531AE">
          <w:rPr>
            <w:rFonts w:ascii="Times New Roman" w:hAnsi="Times New Roman" w:cs="Times New Roman"/>
          </w:rPr>
          <w:t xml:space="preserve"> error as being positively related to infant loo</w:t>
        </w:r>
      </w:ins>
      <w:ins w:id="994" w:author="detbenton1991@gmail.com" w:date="2025-06-27T18:38:00Z" w16du:dateUtc="2025-06-27T23:38:00Z">
        <w:r w:rsidR="00E71E95">
          <w:rPr>
            <w:rFonts w:ascii="Times New Roman" w:hAnsi="Times New Roman" w:cs="Times New Roman"/>
          </w:rPr>
          <w:t xml:space="preserve">king time—it is </w:t>
        </w:r>
      </w:ins>
      <w:ins w:id="995" w:author="detbenton1991@gmail.com" w:date="2025-06-27T18:41:00Z" w16du:dateUtc="2025-06-27T23:41:00Z">
        <w:r w:rsidR="00E71E95">
          <w:rPr>
            <w:rFonts w:ascii="Times New Roman" w:hAnsi="Times New Roman" w:cs="Times New Roman"/>
          </w:rPr>
          <w:t xml:space="preserve">important to consider </w:t>
        </w:r>
      </w:ins>
      <w:ins w:id="996" w:author="detbenton1991@gmail.com" w:date="2025-06-27T18:42:00Z" w16du:dateUtc="2025-06-27T23:42:00Z">
        <w:r w:rsidR="00E71E95">
          <w:rPr>
            <w:rFonts w:ascii="Times New Roman" w:hAnsi="Times New Roman" w:cs="Times New Roman"/>
          </w:rPr>
          <w:t xml:space="preserve">the relation </w:t>
        </w:r>
      </w:ins>
      <w:ins w:id="997" w:author="detbenton1991@gmail.com" w:date="2025-06-28T11:27:00Z" w16du:dateUtc="2025-06-28T16:27:00Z">
        <w:r w:rsidR="0002365D">
          <w:rPr>
            <w:rFonts w:ascii="Times New Roman" w:hAnsi="Times New Roman" w:cs="Times New Roman"/>
          </w:rPr>
          <w:t>between infant habituation</w:t>
        </w:r>
      </w:ins>
      <w:ins w:id="998" w:author="detbenton1991@gmail.com" w:date="2025-06-27T18:44:00Z" w16du:dateUtc="2025-06-27T23:44:00Z">
        <w:r w:rsidR="00E71E95">
          <w:rPr>
            <w:rFonts w:ascii="Times New Roman" w:hAnsi="Times New Roman" w:cs="Times New Roman"/>
          </w:rPr>
          <w:t xml:space="preserve"> and learning in standard autoencoder neural networks.</w:t>
        </w:r>
      </w:ins>
      <w:ins w:id="999" w:author="detbenton1991@gmail.com" w:date="2025-06-27T18:43:00Z" w16du:dateUtc="2025-06-27T23:43:00Z">
        <w:r w:rsidR="00E71E95">
          <w:rPr>
            <w:rFonts w:ascii="Times New Roman" w:hAnsi="Times New Roman" w:cs="Times New Roman"/>
          </w:rPr>
          <w:t xml:space="preserve"> </w:t>
        </w:r>
      </w:ins>
      <w:ins w:id="1000" w:author="detbenton1991@gmail.com" w:date="2025-07-04T12:27:00Z" w16du:dateUtc="2025-07-04T17:27:00Z">
        <w:r w:rsidR="00CB51A3">
          <w:rPr>
            <w:rFonts w:ascii="Times New Roman" w:hAnsi="Times New Roman" w:cs="Times New Roman"/>
          </w:rPr>
          <w:t xml:space="preserve"> </w:t>
        </w:r>
      </w:ins>
      <w:ins w:id="1001" w:author="detbenton1991@gmail.com" w:date="2025-06-28T11:27:00Z" w16du:dateUtc="2025-06-28T16:27:00Z">
        <w:r w:rsidR="003E737D">
          <w:rPr>
            <w:rFonts w:ascii="Times New Roman" w:hAnsi="Times New Roman" w:cs="Times New Roman"/>
          </w:rPr>
          <w:t>According to one influential model (</w:t>
        </w:r>
      </w:ins>
      <w:ins w:id="1002" w:author="detbenton1991@gmail.com" w:date="2025-06-28T11:43:00Z" w16du:dateUtc="2025-06-28T16:43:00Z">
        <w:r w:rsidR="007D16EA">
          <w:rPr>
            <w:rFonts w:ascii="Times New Roman" w:hAnsi="Times New Roman" w:cs="Times New Roman"/>
          </w:rPr>
          <w:t xml:space="preserve">Sokolov, </w:t>
        </w:r>
      </w:ins>
      <w:ins w:id="1003" w:author="detbenton1991@gmail.com" w:date="2025-06-28T11:27:00Z" w16du:dateUtc="2025-06-28T16:27:00Z">
        <w:r w:rsidR="003E737D">
          <w:rPr>
            <w:rFonts w:ascii="Times New Roman" w:hAnsi="Times New Roman" w:cs="Times New Roman"/>
          </w:rPr>
          <w:t xml:space="preserve">1963), </w:t>
        </w:r>
      </w:ins>
      <w:ins w:id="1004" w:author="detbenton1991@gmail.com" w:date="2025-06-28T11:28:00Z" w16du:dateUtc="2025-06-28T16:28:00Z">
        <w:r w:rsidR="008A22C6">
          <w:rPr>
            <w:rFonts w:ascii="Times New Roman" w:hAnsi="Times New Roman" w:cs="Times New Roman"/>
          </w:rPr>
          <w:t xml:space="preserve">habituation is a </w:t>
        </w:r>
      </w:ins>
      <w:ins w:id="1005" w:author="detbenton1991@gmail.com" w:date="2025-06-28T11:29:00Z" w16du:dateUtc="2025-06-28T16:29:00Z">
        <w:r w:rsidR="008A22C6">
          <w:rPr>
            <w:rFonts w:ascii="Times New Roman" w:hAnsi="Times New Roman" w:cs="Times New Roman"/>
          </w:rPr>
          <w:t>process</w:t>
        </w:r>
      </w:ins>
      <w:ins w:id="1006" w:author="detbenton1991@gmail.com" w:date="2025-06-28T11:34:00Z" w16du:dateUtc="2025-06-28T16:34:00Z">
        <w:r w:rsidR="00C26EA0">
          <w:rPr>
            <w:rFonts w:ascii="Times New Roman" w:hAnsi="Times New Roman" w:cs="Times New Roman"/>
          </w:rPr>
          <w:t xml:space="preserve"> in which learners</w:t>
        </w:r>
      </w:ins>
      <w:ins w:id="1007" w:author="detbenton1991@gmail.com" w:date="2025-06-28T11:43:00Z" w16du:dateUtc="2025-06-28T16:43:00Z">
        <w:r w:rsidR="009D0459">
          <w:rPr>
            <w:rFonts w:ascii="Times New Roman" w:hAnsi="Times New Roman" w:cs="Times New Roman"/>
          </w:rPr>
          <w:t xml:space="preserve"> gradually adjust their internal representation of an external stimulus until </w:t>
        </w:r>
      </w:ins>
      <w:ins w:id="1008" w:author="detbenton1991@gmail.com" w:date="2025-06-28T12:02:00Z" w16du:dateUtc="2025-06-28T17:02:00Z">
        <w:r w:rsidR="004743FE">
          <w:rPr>
            <w:rFonts w:ascii="Times New Roman" w:hAnsi="Times New Roman" w:cs="Times New Roman"/>
          </w:rPr>
          <w:t xml:space="preserve">it </w:t>
        </w:r>
      </w:ins>
      <w:ins w:id="1009"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w:t>
        </w:r>
      </w:ins>
      <w:ins w:id="1010" w:author="detbenton1991@gmail.com" w:date="2025-07-04T12:28:00Z" w16du:dateUtc="2025-07-04T17:28:00Z">
        <w:r w:rsidR="0054510C">
          <w:rPr>
            <w:rFonts w:ascii="Times New Roman" w:hAnsi="Times New Roman" w:cs="Times New Roman"/>
          </w:rPr>
          <w:t xml:space="preserve"> of the external stimulus</w:t>
        </w:r>
      </w:ins>
      <w:ins w:id="1011" w:author="detbenton1991@gmail.com" w:date="2025-06-28T11:44:00Z" w16du:dateUtc="2025-06-28T16:44:00Z">
        <w:r w:rsidR="009D0459">
          <w:rPr>
            <w:rFonts w:ascii="Times New Roman" w:hAnsi="Times New Roman" w:cs="Times New Roman"/>
          </w:rPr>
          <w:t xml:space="preserve"> and the external</w:t>
        </w:r>
      </w:ins>
      <w:ins w:id="1012" w:author="detbenton1991@gmail.com" w:date="2025-06-28T11:45:00Z" w16du:dateUtc="2025-06-28T16:45:00Z">
        <w:r w:rsidR="009D0459">
          <w:rPr>
            <w:rFonts w:ascii="Times New Roman" w:hAnsi="Times New Roman" w:cs="Times New Roman"/>
          </w:rPr>
          <w:t xml:space="preserve"> stimulus</w:t>
        </w:r>
      </w:ins>
      <w:ins w:id="1013" w:author="detbenton1991@gmail.com" w:date="2025-07-04T12:28:00Z" w16du:dateUtc="2025-07-04T17:28:00Z">
        <w:r w:rsidR="0054510C">
          <w:rPr>
            <w:rFonts w:ascii="Times New Roman" w:hAnsi="Times New Roman" w:cs="Times New Roman"/>
          </w:rPr>
          <w:t xml:space="preserve"> itself</w:t>
        </w:r>
      </w:ins>
      <w:ins w:id="1014" w:author="detbenton1991@gmail.com" w:date="2025-06-28T11:45:00Z" w16du:dateUtc="2025-06-28T16:45:00Z">
        <w:r w:rsidR="009D0459">
          <w:rPr>
            <w:rFonts w:ascii="Times New Roman" w:hAnsi="Times New Roman" w:cs="Times New Roman"/>
          </w:rPr>
          <w:t xml:space="preserve">, learners will continue </w:t>
        </w:r>
      </w:ins>
      <w:ins w:id="1015" w:author="detbenton1991@gmail.com" w:date="2025-06-28T12:32:00Z" w16du:dateUtc="2025-06-28T17:32:00Z">
        <w:r w:rsidR="003C36B5">
          <w:rPr>
            <w:rFonts w:ascii="Times New Roman" w:hAnsi="Times New Roman" w:cs="Times New Roman"/>
          </w:rPr>
          <w:t>visually to</w:t>
        </w:r>
      </w:ins>
      <w:ins w:id="1016" w:author="detbenton1991@gmail.com" w:date="2025-06-28T11:45:00Z" w16du:dateUtc="2025-06-28T16:45:00Z">
        <w:r w:rsidR="009D0459">
          <w:rPr>
            <w:rFonts w:ascii="Times New Roman" w:hAnsi="Times New Roman" w:cs="Times New Roman"/>
          </w:rPr>
          <w:t xml:space="preserve"> fixate the external stimulus. </w:t>
        </w:r>
      </w:ins>
      <w:ins w:id="1017"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1018" w:author="detbenton1991@gmail.com" w:date="2025-06-28T12:33:00Z" w16du:dateUtc="2025-06-28T17:33:00Z">
        <w:r w:rsidR="003C36B5">
          <w:rPr>
            <w:rFonts w:ascii="Times New Roman" w:hAnsi="Times New Roman" w:cs="Times New Roman"/>
          </w:rPr>
          <w:t>and turn their attention elsewhere</w:t>
        </w:r>
      </w:ins>
      <w:ins w:id="1019" w:author="detbenton1991@gmail.com" w:date="2025-06-28T11:45:00Z" w16du:dateUtc="2025-06-28T16:45:00Z">
        <w:r w:rsidR="009D0459">
          <w:rPr>
            <w:rFonts w:ascii="Times New Roman" w:hAnsi="Times New Roman" w:cs="Times New Roman"/>
          </w:rPr>
          <w:t xml:space="preserve">. </w:t>
        </w:r>
      </w:ins>
      <w:ins w:id="1020" w:author="detbenton1991@gmail.com" w:date="2025-06-28T11:29:00Z" w16du:dateUtc="2025-06-28T16:29:00Z">
        <w:r w:rsidR="00C26EA0">
          <w:rPr>
            <w:rFonts w:ascii="Times New Roman" w:hAnsi="Times New Roman" w:cs="Times New Roman"/>
          </w:rPr>
          <w:t>In a similar vein,</w:t>
        </w:r>
      </w:ins>
      <w:ins w:id="1021" w:author="detbenton1991@gmail.com" w:date="2025-06-28T12:02:00Z" w16du:dateUtc="2025-06-28T17:02:00Z">
        <w:r w:rsidR="00863608">
          <w:rPr>
            <w:rFonts w:ascii="Times New Roman" w:hAnsi="Times New Roman" w:cs="Times New Roman"/>
          </w:rPr>
          <w:t xml:space="preserve"> autoencoder neural networks learn to reproduce</w:t>
        </w:r>
      </w:ins>
      <w:ins w:id="1022" w:author="detbenton1991@gmail.com" w:date="2025-06-28T12:14:00Z" w16du:dateUtc="2025-06-28T17:14:00Z">
        <w:r w:rsidR="00F00019">
          <w:rPr>
            <w:rFonts w:ascii="Times New Roman" w:hAnsi="Times New Roman" w:cs="Times New Roman"/>
          </w:rPr>
          <w:t xml:space="preserve"> at the output layer</w:t>
        </w:r>
      </w:ins>
      <w:ins w:id="1023" w:author="detbenton1991@gmail.com" w:date="2025-06-28T12:02:00Z" w16du:dateUtc="2025-06-28T17:02:00Z">
        <w:r w:rsidR="00863608">
          <w:rPr>
            <w:rFonts w:ascii="Times New Roman" w:hAnsi="Times New Roman" w:cs="Times New Roman"/>
          </w:rPr>
          <w:t xml:space="preserve"> in</w:t>
        </w:r>
      </w:ins>
      <w:ins w:id="1024" w:author="detbenton1991@gmail.com" w:date="2025-06-28T12:03:00Z" w16du:dateUtc="2025-06-28T17:03:00Z">
        <w:r w:rsidR="00863608">
          <w:rPr>
            <w:rFonts w:ascii="Times New Roman" w:hAnsi="Times New Roman" w:cs="Times New Roman"/>
          </w:rPr>
          <w:t>put</w:t>
        </w:r>
      </w:ins>
      <w:ins w:id="1025"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1026" w:author="detbenton1991@gmail.com" w:date="2025-06-28T12:03:00Z" w16du:dateUtc="2025-06-28T17:03:00Z">
        <w:r w:rsidR="00863608">
          <w:rPr>
            <w:rFonts w:ascii="Times New Roman" w:hAnsi="Times New Roman" w:cs="Times New Roman"/>
          </w:rPr>
          <w:t xml:space="preserve"> to the model</w:t>
        </w:r>
      </w:ins>
      <w:ins w:id="1027" w:author="detbenton1991@gmail.com" w:date="2025-06-28T12:14:00Z" w16du:dateUtc="2025-06-28T17:14:00Z">
        <w:r w:rsidR="002A0405">
          <w:rPr>
            <w:rFonts w:ascii="Times New Roman" w:hAnsi="Times New Roman" w:cs="Times New Roman"/>
          </w:rPr>
          <w:t xml:space="preserve">. These networks do this </w:t>
        </w:r>
      </w:ins>
      <w:ins w:id="1028" w:author="detbenton1991@gmail.com" w:date="2025-06-28T12:03:00Z" w16du:dateUtc="2025-06-28T17:03:00Z">
        <w:r w:rsidR="00863608">
          <w:rPr>
            <w:rFonts w:ascii="Times New Roman" w:hAnsi="Times New Roman" w:cs="Times New Roman"/>
          </w:rPr>
          <w:t xml:space="preserve">by gradually adjusting their </w:t>
        </w:r>
      </w:ins>
      <w:ins w:id="1029" w:author="detbenton1991@gmail.com" w:date="2025-07-04T12:29:00Z" w16du:dateUtc="2025-07-04T17:29:00Z">
        <w:r w:rsidR="00E10136">
          <w:rPr>
            <w:rFonts w:ascii="Times New Roman" w:hAnsi="Times New Roman" w:cs="Times New Roman"/>
          </w:rPr>
          <w:t>hidden</w:t>
        </w:r>
      </w:ins>
      <w:ins w:id="1030" w:author="detbenton1991@gmail.com" w:date="2025-06-28T12:03:00Z" w16du:dateUtc="2025-06-28T17:03:00Z">
        <w:r w:rsidR="00863608">
          <w:rPr>
            <w:rFonts w:ascii="Times New Roman" w:hAnsi="Times New Roman" w:cs="Times New Roman"/>
          </w:rPr>
          <w:t xml:space="preserve"> representations </w:t>
        </w:r>
      </w:ins>
      <w:ins w:id="1031" w:author="detbenton1991@gmail.com" w:date="2025-07-04T12:29:00Z" w16du:dateUtc="2025-07-04T17:29:00Z">
        <w:r w:rsidR="00E10136">
          <w:rPr>
            <w:rFonts w:ascii="Times New Roman" w:hAnsi="Times New Roman" w:cs="Times New Roman"/>
          </w:rPr>
          <w:t xml:space="preserve">(akin to the </w:t>
        </w:r>
      </w:ins>
      <w:ins w:id="1032" w:author="detbenton1991@gmail.com" w:date="2025-07-04T12:30:00Z" w16du:dateUtc="2025-07-04T17:30:00Z">
        <w:r w:rsidR="00E10136">
          <w:rPr>
            <w:rFonts w:ascii="Times New Roman" w:hAnsi="Times New Roman" w:cs="Times New Roman"/>
          </w:rPr>
          <w:t xml:space="preserve">model’s internal representation) </w:t>
        </w:r>
      </w:ins>
      <w:ins w:id="1033"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1034" w:author="detbenton1991@gmail.com" w:date="2025-06-28T11:29:00Z" w16du:dateUtc="2025-06-28T16:29:00Z">
        <w:r w:rsidR="00C26EA0">
          <w:rPr>
            <w:rFonts w:ascii="Times New Roman" w:hAnsi="Times New Roman" w:cs="Times New Roman"/>
          </w:rPr>
          <w:t xml:space="preserve"> </w:t>
        </w:r>
      </w:ins>
      <w:ins w:id="1035" w:author="detbenton1991@gmail.com" w:date="2025-06-28T12:08:00Z" w16du:dateUtc="2025-06-28T17:08:00Z">
        <w:r w:rsidR="00863608">
          <w:rPr>
            <w:rFonts w:ascii="Times New Roman" w:hAnsi="Times New Roman" w:cs="Times New Roman"/>
          </w:rPr>
          <w:t>As was true for infant</w:t>
        </w:r>
      </w:ins>
      <w:ins w:id="1036" w:author="detbenton1991@gmail.com" w:date="2025-06-28T12:09:00Z" w16du:dateUtc="2025-06-28T17:09:00Z">
        <w:r w:rsidR="00863608">
          <w:rPr>
            <w:rFonts w:ascii="Times New Roman" w:hAnsi="Times New Roman" w:cs="Times New Roman"/>
          </w:rPr>
          <w:t xml:space="preserve"> habituation</w:t>
        </w:r>
      </w:ins>
      <w:ins w:id="1037" w:author="detbenton1991@gmail.com" w:date="2025-06-28T11:46:00Z" w16du:dateUtc="2025-06-28T16:46:00Z">
        <w:r w:rsidR="00FD7FD0">
          <w:rPr>
            <w:rFonts w:ascii="Times New Roman" w:hAnsi="Times New Roman" w:cs="Times New Roman"/>
          </w:rPr>
          <w:t xml:space="preserve">, </w:t>
        </w:r>
      </w:ins>
      <w:ins w:id="1038" w:author="detbenton1991@gmail.com" w:date="2025-06-28T12:04:00Z" w16du:dateUtc="2025-06-28T17:04:00Z">
        <w:r w:rsidR="00863608">
          <w:rPr>
            <w:rFonts w:ascii="Times New Roman" w:hAnsi="Times New Roman" w:cs="Times New Roman"/>
          </w:rPr>
          <w:t xml:space="preserve">network </w:t>
        </w:r>
      </w:ins>
      <w:ins w:id="1039" w:author="detbenton1991@gmail.com" w:date="2025-06-28T11:46:00Z" w16du:dateUtc="2025-06-28T16:46:00Z">
        <w:r w:rsidR="00FD7FD0">
          <w:rPr>
            <w:rFonts w:ascii="Times New Roman" w:hAnsi="Times New Roman" w:cs="Times New Roman"/>
          </w:rPr>
          <w:t>error will remain high</w:t>
        </w:r>
      </w:ins>
      <w:ins w:id="1040"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041" w:author="detbenton1991@gmail.com" w:date="2025-06-28T11:46:00Z" w16du:dateUtc="2025-06-28T16:46:00Z">
        <w:r w:rsidR="00FD7FD0">
          <w:rPr>
            <w:rFonts w:ascii="Times New Roman" w:hAnsi="Times New Roman" w:cs="Times New Roman"/>
          </w:rPr>
          <w:t xml:space="preserve"> until the discrepancy between the model’s representation of the external stimulus at the hidden layer matches the external stimulus </w:t>
        </w:r>
      </w:ins>
      <w:ins w:id="1042" w:author="detbenton1991@gmail.com" w:date="2025-06-28T12:10:00Z" w16du:dateUtc="2025-06-28T17:10:00Z">
        <w:r w:rsidR="008324D1">
          <w:rPr>
            <w:rFonts w:ascii="Times New Roman" w:hAnsi="Times New Roman" w:cs="Times New Roman"/>
          </w:rPr>
          <w:t>in some way</w:t>
        </w:r>
      </w:ins>
      <w:ins w:id="1043" w:author="detbenton1991@gmail.com" w:date="2025-06-28T11:46:00Z" w16du:dateUtc="2025-06-28T16:46:00Z">
        <w:r w:rsidR="00FD7FD0">
          <w:rPr>
            <w:rFonts w:ascii="Times New Roman" w:hAnsi="Times New Roman" w:cs="Times New Roman"/>
          </w:rPr>
          <w:t>.</w:t>
        </w:r>
      </w:ins>
      <w:ins w:id="1044" w:author="detbenton1991@gmail.com" w:date="2025-07-04T12:30:00Z" w16du:dateUtc="2025-07-04T17:30:00Z">
        <w:r w:rsidR="004C7140">
          <w:rPr>
            <w:rFonts w:ascii="Times New Roman" w:hAnsi="Times New Roman" w:cs="Times New Roman"/>
          </w:rPr>
          <w:t xml:space="preserve"> </w:t>
        </w:r>
      </w:ins>
      <w:ins w:id="1045" w:author="detbenton1991@gmail.com" w:date="2025-07-04T12:31:00Z" w16du:dateUtc="2025-07-04T17:31:00Z">
        <w:r w:rsidR="0026456F">
          <w:rPr>
            <w:rFonts w:ascii="Times New Roman" w:hAnsi="Times New Roman" w:cs="Times New Roman"/>
          </w:rPr>
          <w:t>Only at this point is</w:t>
        </w:r>
      </w:ins>
      <w:ins w:id="1046" w:author="detbenton1991@gmail.com" w:date="2025-07-04T12:30:00Z" w16du:dateUtc="2025-07-04T17:30:00Z">
        <w:r w:rsidR="004C7140">
          <w:rPr>
            <w:rFonts w:ascii="Times New Roman" w:hAnsi="Times New Roman" w:cs="Times New Roman"/>
          </w:rPr>
          <w:t xml:space="preserve"> the network ready to proces</w:t>
        </w:r>
      </w:ins>
      <w:ins w:id="1047" w:author="detbenton1991@gmail.com" w:date="2025-07-04T12:31:00Z" w16du:dateUtc="2025-07-04T17:31:00Z">
        <w:r w:rsidR="004C7140">
          <w:rPr>
            <w:rFonts w:ascii="Times New Roman" w:hAnsi="Times New Roman" w:cs="Times New Roman"/>
          </w:rPr>
          <w:t>s (i.e., fixate) a new external stimulus.</w:t>
        </w:r>
      </w:ins>
      <w:ins w:id="1048" w:author="detbenton1991@gmail.com" w:date="2025-06-28T12:10:00Z" w16du:dateUtc="2025-06-28T17:10:00Z">
        <w:r w:rsidR="007F7477">
          <w:rPr>
            <w:rFonts w:ascii="Times New Roman" w:hAnsi="Times New Roman" w:cs="Times New Roman"/>
          </w:rPr>
          <w:t xml:space="preserve"> </w:t>
        </w:r>
      </w:ins>
      <w:ins w:id="1049" w:author="detbenton1991@gmail.com" w:date="2025-07-04T12:31:00Z" w16du:dateUtc="2025-07-04T17:31:00Z">
        <w:r w:rsidR="00A56514">
          <w:rPr>
            <w:rFonts w:ascii="Times New Roman" w:hAnsi="Times New Roman" w:cs="Times New Roman"/>
          </w:rPr>
          <w:t>These details notwithstanding,</w:t>
        </w:r>
      </w:ins>
      <w:ins w:id="1050" w:author="detbenton1991@gmail.com" w:date="2025-06-27T18:40:00Z" w16du:dateUtc="2025-06-27T23:40:00Z">
        <w:r w:rsidR="00E71E95">
          <w:rPr>
            <w:rFonts w:ascii="Times New Roman" w:hAnsi="Times New Roman" w:cs="Times New Roman"/>
          </w:rPr>
          <w:t xml:space="preserve"> </w:t>
        </w:r>
      </w:ins>
      <w:del w:id="1051" w:author="detbenton1991@gmail.com" w:date="2025-07-04T12:31:00Z" w16du:dateUtc="2025-07-04T17:31:00Z">
        <w:r w:rsidDel="00A56514">
          <w:rPr>
            <w:rFonts w:ascii="Times New Roman" w:hAnsi="Times New Roman" w:cs="Times New Roman"/>
          </w:rPr>
          <w:delText>A</w:delText>
        </w:r>
      </w:del>
      <w:ins w:id="1052"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an efficient one after habituating to an event where an animate-like object either jumped or reached over a </w:t>
      </w:r>
      <w:r w:rsidRPr="004A274B">
        <w:rPr>
          <w:rFonts w:ascii="Times New Roman" w:hAnsi="Times New Roman" w:cs="Times New Roman"/>
        </w:rPr>
        <w:lastRenderedPageBreak/>
        <w:t>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ins w:id="1053"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6A350695"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054" w:author="detbenton1991@gmail.com" w:date="2025-07-04T12:38:00Z" w16du:dateUtc="2025-07-04T17:38:00Z"/>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w:t>
      </w:r>
      <w:del w:id="1055" w:author="detbenton1991@gmail.com" w:date="2025-07-04T12:37:00Z" w16du:dateUtc="2025-07-04T17:37:00Z">
        <w:r w:rsidDel="00DB7A24">
          <w:rPr>
            <w:rFonts w:ascii="Times New Roman" w:hAnsi="Times New Roman" w:cs="Times New Roman"/>
          </w:rPr>
          <w:delText>This ensured</w:delText>
        </w:r>
      </w:del>
      <w:ins w:id="1056"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network’s processing during habituation was not influenced by prior experience with </w:t>
      </w:r>
      <w:ins w:id="1057"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058"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xml:space="preserve">. Networks were then shown a straight path event (Efficient test event) and curved path event (Inefficient test event). Both events were shown without the barrier and used the same objects from habituation. </w:t>
      </w:r>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059"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1ECC73B9">
                                  <wp:extent cx="5872348" cy="3864486"/>
                                  <wp:effectExtent l="0" t="0" r="0" b="3175"/>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1562" cy="3969262"/>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1ECC73B9">
                            <wp:extent cx="5872348" cy="3864486"/>
                            <wp:effectExtent l="0" t="0" r="0" b="3175"/>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1562" cy="3969262"/>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605E87D8"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Simulation 1 showed that networks, like infants, only looked longer at</w:t>
      </w:r>
      <w:ins w:id="1060"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 This result supports the contention that associative learning </w:t>
      </w:r>
      <w:del w:id="1061" w:author="detbenton1991@gmail.com" w:date="2025-07-04T12:43:00Z" w16du:dateUtc="2025-07-04T17:43:00Z">
        <w:r w:rsidDel="003A3BF0">
          <w:rPr>
            <w:rFonts w:ascii="Times New Roman" w:eastAsia="Times New Roman" w:hAnsi="Times New Roman" w:cs="Times New Roman"/>
          </w:rPr>
          <w:delText xml:space="preserve">is </w:delText>
        </w:r>
      </w:del>
      <w:ins w:id="1062" w:author="detbenton1991@gmail.com" w:date="2025-07-04T12:43:00Z" w16du:dateUtc="2025-07-04T17:43:00Z">
        <w:r w:rsidR="003A3BF0">
          <w:rPr>
            <w:rFonts w:ascii="Times New Roman" w:eastAsia="Times New Roman" w:hAnsi="Times New Roman" w:cs="Times New Roman"/>
          </w:rPr>
          <w:t xml:space="preserve">may be </w:t>
        </w:r>
      </w:ins>
      <w:r>
        <w:rPr>
          <w:rFonts w:ascii="Times New Roman" w:eastAsia="Times New Roman" w:hAnsi="Times New Roman" w:cs="Times New Roman"/>
        </w:rPr>
        <w:t xml:space="preserve">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ins w:id="1063" w:author="detbenton1991@gmail.com" w:date="2025-07-04T12:44:00Z" w16du:dateUtc="2025-07-04T17:44:00Z">
        <w:r w:rsidR="006019F3">
          <w:rPr>
            <w:rFonts w:ascii="Times New Roman" w:eastAsia="Times New Roman" w:hAnsi="Times New Roman" w:cs="Times New Roman"/>
          </w:rPr>
          <w:t>It will be recalled that previous work showed that infants’</w:t>
        </w:r>
      </w:ins>
      <w:ins w:id="1064" w:author="detbenton1991@gmail.com" w:date="2025-07-04T12:46:00Z" w16du:dateUtc="2025-07-04T17:46:00Z">
        <w:r w:rsidR="0057194A">
          <w:rPr>
            <w:rFonts w:ascii="Times New Roman" w:eastAsia="Times New Roman" w:hAnsi="Times New Roman" w:cs="Times New Roman"/>
          </w:rPr>
          <w:t xml:space="preserve"> looking behaviors do not depend on whether </w:t>
        </w:r>
      </w:ins>
      <w:ins w:id="1065" w:author="detbenton1991@gmail.com" w:date="2025-07-04T12:44:00Z" w16du:dateUtc="2025-07-04T17:44:00Z">
        <w:r w:rsidR="006019F3">
          <w:rPr>
            <w:rFonts w:ascii="Times New Roman" w:eastAsia="Times New Roman" w:hAnsi="Times New Roman" w:cs="Times New Roman"/>
          </w:rPr>
          <w:t xml:space="preserve"> </w:t>
        </w:r>
      </w:ins>
      <w:ins w:id="1066" w:author="detbenton1991@gmail.com" w:date="2025-07-04T12:46:00Z" w16du:dateUtc="2025-07-04T17:46:00Z">
        <w:r w:rsidR="0057194A">
          <w:rPr>
            <w:rFonts w:ascii="Times New Roman" w:eastAsia="Times New Roman" w:hAnsi="Times New Roman" w:cs="Times New Roman"/>
          </w:rPr>
          <w:t>objects possessed animate features</w:t>
        </w:r>
      </w:ins>
      <w:ins w:id="1067" w:author="detbenton1991@gmail.com" w:date="2025-07-04T12:44:00Z" w16du:dateUtc="2025-07-04T17:44:00Z">
        <w:r w:rsidR="006019F3">
          <w:rPr>
            <w:rFonts w:ascii="Times New Roman" w:eastAsia="Times New Roman" w:hAnsi="Times New Roman" w:cs="Times New Roman"/>
          </w:rPr>
          <w:t xml:space="preserve"> (e.g., Csi</w:t>
        </w:r>
      </w:ins>
      <w:ins w:id="1068" w:author="detbenton1991@gmail.com" w:date="2025-07-04T12:45:00Z" w16du:dateUtc="2025-07-04T17:45:00Z">
        <w:r w:rsidR="006019F3">
          <w:rPr>
            <w:rFonts w:ascii="Times New Roman" w:eastAsia="Times New Roman" w:hAnsi="Times New Roman" w:cs="Times New Roman"/>
          </w:rPr>
          <w:t>bra et al., 1999).</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2942CCA4" w:rsidR="00524642"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loosely based on that by Csibra et al. (1999) and tested how much of the network’s behavior in Simulation 1 depended on whether the object’s</w:t>
      </w:r>
      <w:ins w:id="1069"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w:t>
      </w:r>
      <w:r>
        <w:rPr>
          <w:rFonts w:ascii="Times New Roman" w:hAnsi="Times New Roman" w:cs="Times New Roman"/>
        </w:rPr>
        <w:lastRenderedPageBreak/>
        <w:t xml:space="preserve">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w:t>
      </w:r>
      <w:r w:rsidR="00944950">
        <w:rPr>
          <w:rFonts w:ascii="Times New Roman" w:eastAsia="Times New Roman" w:hAnsi="Times New Roman" w:cs="Times New Roman"/>
        </w:rPr>
        <w:t xml:space="preserve"> </w:t>
      </w:r>
      <w:r>
        <w:rPr>
          <w:rFonts w:ascii="Times New Roman" w:eastAsia="Times New Roman" w:hAnsi="Times New Roman" w:cs="Times New Roman"/>
        </w:rPr>
        <w:t>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7ABC7962">
                <wp:simplePos x="0" y="0"/>
                <wp:positionH relativeFrom="margin">
                  <wp:posOffset>-19050</wp:posOffset>
                </wp:positionH>
                <wp:positionV relativeFrom="paragraph">
                  <wp:posOffset>395605</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027C08F3" w14:textId="77777777" w:rsidR="00944950" w:rsidRDefault="00944950" w:rsidP="00944950">
                            <w:pPr>
                              <w:keepNext/>
                            </w:pPr>
                            <w:r>
                              <w:rPr>
                                <w:noProof/>
                              </w:rPr>
                              <w:drawing>
                                <wp:inline distT="0" distB="0" distL="0" distR="0" wp14:anchorId="7F068E3B" wp14:editId="398B6851">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6B6FFFC2" w14:textId="77777777"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1.5pt;margin-top:31.15pt;width:540.75pt;height:331.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" stroked="f">
                <v:textbox>
                  <w:txbxContent>
                    <w:p w14:paraId="027C08F3" w14:textId="77777777" w:rsidR="00944950" w:rsidRDefault="00944950" w:rsidP="00944950">
                      <w:pPr>
                        <w:keepNext/>
                      </w:pPr>
                      <w:r>
                        <w:rPr>
                          <w:noProof/>
                        </w:rPr>
                        <w:drawing>
                          <wp:inline distT="0" distB="0" distL="0" distR="0" wp14:anchorId="7F068E3B" wp14:editId="398B6851">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6B6FFFC2" w14:textId="77777777"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42B39922" w14:textId="77777777" w:rsidR="00944950" w:rsidRDefault="00944950" w:rsidP="00944950"/>
                  </w:txbxContent>
                </v:textbox>
                <w10:wrap type="square" anchorx="margin"/>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w:t>
      </w:r>
      <w:del w:id="1070"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w:t>
      </w:r>
      <w:r>
        <w:rPr>
          <w:rFonts w:ascii="Times New Roman" w:hAnsi="Times New Roman" w:cs="Times New Roman"/>
        </w:rPr>
        <w:lastRenderedPageBreak/>
        <w:t>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071" w:author="detbenton1991@gmail.com" w:date="2025-07-03T20:43:00Z" w16du:dateUtc="2025-07-04T01:43:00Z">
        <w:r w:rsidRPr="00EC33BD" w:rsidDel="00B05A5B">
          <w:rPr>
            <w:rFonts w:ascii="Times New Roman" w:eastAsia="Times New Roman" w:hAnsi="Times New Roman" w:cs="Times New Roman"/>
          </w:rPr>
          <w:delText xml:space="preserve">two </w:delText>
        </w:r>
      </w:del>
      <w:ins w:id="1072"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073"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074"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1075" w:author="detbenton1991@gmail.com" w:date="2025-07-03T20:44:00Z" w16du:dateUtc="2025-07-04T01:44:00Z">
        <w:r>
          <w:rPr>
            <w:rFonts w:ascii="Times New Roman" w:eastAsia="Times New Roman" w:hAnsi="Times New Roman" w:cs="Times New Roman"/>
          </w:rPr>
          <w:t xml:space="preserve"> the explanatory breadth of the</w:t>
        </w:r>
      </w:ins>
      <w:ins w:id="1076"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Csibra et al. (2003)</w:t>
        </w:r>
      </w:ins>
      <w:ins w:id="1077" w:author="detbenton1991@gmail.com" w:date="2025-07-03T20:45:00Z" w16du:dateUtc="2025-07-04T01:45:00Z">
        <w:r>
          <w:rPr>
            <w:rFonts w:ascii="Times New Roman" w:eastAsia="Times New Roman" w:hAnsi="Times New Roman" w:cs="Times New Roman"/>
          </w:rPr>
          <w:t>—</w:t>
        </w:r>
      </w:ins>
      <w:ins w:id="1078" w:author="detbenton1991@gmail.com" w:date="2025-07-03T20:43:00Z" w16du:dateUtc="2025-07-04T01:43:00Z">
        <w:r w:rsidRPr="00B05A5B">
          <w:rPr>
            <w:rFonts w:ascii="Times New Roman" w:eastAsia="Times New Roman" w:hAnsi="Times New Roman" w:cs="Times New Roman"/>
          </w:rPr>
          <w:t>which did not use the Gergely paradigm</w:t>
        </w:r>
      </w:ins>
      <w:ins w:id="1079" w:author="detbenton1991@gmail.com" w:date="2025-07-03T20:45:00Z" w16du:dateUtc="2025-07-04T01:45:00Z">
        <w:r>
          <w:rPr>
            <w:rFonts w:ascii="Times New Roman" w:eastAsia="Times New Roman" w:hAnsi="Times New Roman" w:cs="Times New Roman"/>
          </w:rPr>
          <w:t>—</w:t>
        </w:r>
      </w:ins>
      <w:ins w:id="1080" w:author="detbenton1991@gmail.com" w:date="2025-07-03T20:43:00Z" w16du:dateUtc="2025-07-04T01:43:00Z">
        <w:r w:rsidRPr="00B05A5B">
          <w:rPr>
            <w:rFonts w:ascii="Times New Roman" w:eastAsia="Times New Roman" w:hAnsi="Times New Roman" w:cs="Times New Roman"/>
          </w:rPr>
          <w:t xml:space="preserve">in terms of that framework and showing that the model could </w:t>
        </w:r>
        <w:r w:rsidRPr="00B05A5B">
          <w:rPr>
            <w:rFonts w:ascii="Times New Roman" w:eastAsia="Times New Roman" w:hAnsi="Times New Roman" w:cs="Times New Roman"/>
          </w:rPr>
          <w:lastRenderedPageBreak/>
          <w:t>capture infants' responses in this condition.</w:t>
        </w:r>
      </w:ins>
      <w:ins w:id="1081"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082"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083"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BC88" w14:textId="77777777" w:rsidR="00D97578" w:rsidRDefault="00D97578" w:rsidP="00391C7E">
      <w:pPr>
        <w:spacing w:after="0" w:line="240" w:lineRule="auto"/>
      </w:pPr>
      <w:r>
        <w:separator/>
      </w:r>
    </w:p>
  </w:endnote>
  <w:endnote w:type="continuationSeparator" w:id="0">
    <w:p w14:paraId="17D90E73" w14:textId="77777777" w:rsidR="00D97578" w:rsidRDefault="00D9757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46FE" w14:textId="77777777" w:rsidR="00D97578" w:rsidRDefault="00D97578" w:rsidP="00391C7E">
      <w:pPr>
        <w:spacing w:after="0" w:line="240" w:lineRule="auto"/>
      </w:pPr>
      <w:r>
        <w:separator/>
      </w:r>
    </w:p>
  </w:footnote>
  <w:footnote w:type="continuationSeparator" w:id="0">
    <w:p w14:paraId="31C1B662" w14:textId="77777777" w:rsidR="00D97578" w:rsidRDefault="00D97578"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0E2"/>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1EFD"/>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31AE"/>
    <w:rsid w:val="0025617C"/>
    <w:rsid w:val="002575FD"/>
    <w:rsid w:val="002576EE"/>
    <w:rsid w:val="00261659"/>
    <w:rsid w:val="00261D7B"/>
    <w:rsid w:val="0026223F"/>
    <w:rsid w:val="0026456F"/>
    <w:rsid w:val="0026634B"/>
    <w:rsid w:val="00266FBB"/>
    <w:rsid w:val="0026781C"/>
    <w:rsid w:val="0027198F"/>
    <w:rsid w:val="0027220C"/>
    <w:rsid w:val="00273FB5"/>
    <w:rsid w:val="00280367"/>
    <w:rsid w:val="002807A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6D19"/>
    <w:rsid w:val="002B739D"/>
    <w:rsid w:val="002B752F"/>
    <w:rsid w:val="002B7E6E"/>
    <w:rsid w:val="002C068B"/>
    <w:rsid w:val="002C1978"/>
    <w:rsid w:val="002C2FA4"/>
    <w:rsid w:val="002C38E4"/>
    <w:rsid w:val="002C3A0E"/>
    <w:rsid w:val="002C3D2A"/>
    <w:rsid w:val="002C3FF9"/>
    <w:rsid w:val="002C4837"/>
    <w:rsid w:val="002C50CE"/>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361"/>
    <w:rsid w:val="003868F5"/>
    <w:rsid w:val="00387DEB"/>
    <w:rsid w:val="0039195C"/>
    <w:rsid w:val="00391C7E"/>
    <w:rsid w:val="00391CD2"/>
    <w:rsid w:val="00395866"/>
    <w:rsid w:val="00396028"/>
    <w:rsid w:val="003962FC"/>
    <w:rsid w:val="00397D00"/>
    <w:rsid w:val="00397D27"/>
    <w:rsid w:val="003A0BCB"/>
    <w:rsid w:val="003A2701"/>
    <w:rsid w:val="003A291F"/>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5524"/>
    <w:rsid w:val="00475880"/>
    <w:rsid w:val="00475A8D"/>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10C"/>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5813"/>
    <w:rsid w:val="00575943"/>
    <w:rsid w:val="00577556"/>
    <w:rsid w:val="00580F17"/>
    <w:rsid w:val="00582C9C"/>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9F3"/>
    <w:rsid w:val="00601A7D"/>
    <w:rsid w:val="00601EDE"/>
    <w:rsid w:val="00602BA1"/>
    <w:rsid w:val="00602CDD"/>
    <w:rsid w:val="0060305E"/>
    <w:rsid w:val="00603B06"/>
    <w:rsid w:val="0060428E"/>
    <w:rsid w:val="00604DD2"/>
    <w:rsid w:val="00605D33"/>
    <w:rsid w:val="00607FF6"/>
    <w:rsid w:val="00610A20"/>
    <w:rsid w:val="00611CCC"/>
    <w:rsid w:val="00612353"/>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000"/>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6EB"/>
    <w:rsid w:val="00716C50"/>
    <w:rsid w:val="00717CF4"/>
    <w:rsid w:val="00720720"/>
    <w:rsid w:val="007208DB"/>
    <w:rsid w:val="00721075"/>
    <w:rsid w:val="0072275E"/>
    <w:rsid w:val="0072329E"/>
    <w:rsid w:val="00725B8D"/>
    <w:rsid w:val="0072658E"/>
    <w:rsid w:val="00727508"/>
    <w:rsid w:val="0073183C"/>
    <w:rsid w:val="00731ADA"/>
    <w:rsid w:val="00733452"/>
    <w:rsid w:val="0073348D"/>
    <w:rsid w:val="0073360D"/>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38D4"/>
    <w:rsid w:val="00773A8C"/>
    <w:rsid w:val="00774252"/>
    <w:rsid w:val="007749D6"/>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3276"/>
    <w:rsid w:val="00803555"/>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24D1"/>
    <w:rsid w:val="008331D8"/>
    <w:rsid w:val="008343F0"/>
    <w:rsid w:val="00834486"/>
    <w:rsid w:val="0083496E"/>
    <w:rsid w:val="008353F2"/>
    <w:rsid w:val="00837114"/>
    <w:rsid w:val="00837F81"/>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446F"/>
    <w:rsid w:val="008A5F06"/>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67683"/>
    <w:rsid w:val="00970A55"/>
    <w:rsid w:val="0097127C"/>
    <w:rsid w:val="00971A00"/>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9F7697"/>
    <w:rsid w:val="00A00BDA"/>
    <w:rsid w:val="00A03432"/>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F86"/>
    <w:rsid w:val="00A579AD"/>
    <w:rsid w:val="00A57EC9"/>
    <w:rsid w:val="00A6063D"/>
    <w:rsid w:val="00A610B2"/>
    <w:rsid w:val="00A62FC9"/>
    <w:rsid w:val="00A63352"/>
    <w:rsid w:val="00A649C6"/>
    <w:rsid w:val="00A66922"/>
    <w:rsid w:val="00A66C83"/>
    <w:rsid w:val="00A67D28"/>
    <w:rsid w:val="00A67E7E"/>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30"/>
    <w:rsid w:val="00AF15E4"/>
    <w:rsid w:val="00AF3BF6"/>
    <w:rsid w:val="00AF3CD1"/>
    <w:rsid w:val="00AF4B3A"/>
    <w:rsid w:val="00AF554A"/>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BFC"/>
    <w:rsid w:val="00CA1D02"/>
    <w:rsid w:val="00CA2FFA"/>
    <w:rsid w:val="00CA5297"/>
    <w:rsid w:val="00CA5B4A"/>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97578"/>
    <w:rsid w:val="00DA0B7C"/>
    <w:rsid w:val="00DA1F8A"/>
    <w:rsid w:val="00DA232F"/>
    <w:rsid w:val="00DA286F"/>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5412"/>
    <w:rsid w:val="00DE5FE7"/>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63E"/>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133"/>
    <w:rsid w:val="00FE7308"/>
    <w:rsid w:val="00FF041C"/>
    <w:rsid w:val="00FF0A6F"/>
    <w:rsid w:val="00FF0E4F"/>
    <w:rsid w:val="00FF28B1"/>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50</Pages>
  <Words>12964</Words>
  <Characters>73897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12</cp:revision>
  <dcterms:created xsi:type="dcterms:W3CDTF">2025-07-09T21:03:00Z</dcterms:created>
  <dcterms:modified xsi:type="dcterms:W3CDTF">2025-07-10T01:41:00Z</dcterms:modified>
</cp:coreProperties>
</file>