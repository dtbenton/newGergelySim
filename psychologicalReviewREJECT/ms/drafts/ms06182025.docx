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4048D44D"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These proposals can be thought roughly to fall into t</w:t>
        </w:r>
      </w:ins>
      <w:ins w:id="97" w:author="Benton, Deon" w:date="2025-06-13T15:30:00Z" w16du:dateUtc="2025-06-13T20:30:00Z">
        <w:r w:rsidR="00926D5F">
          <w:rPr>
            <w:rFonts w:ascii="Times New Roman" w:hAnsi="Times New Roman" w:cs="Times New Roman"/>
          </w:rPr>
          <w:t>hree</w:t>
        </w:r>
      </w:ins>
      <w:ins w:id="98" w:author="Benton, Deon" w:date="2025-06-13T11:56:00Z" w16du:dateUtc="2025-06-13T16:56:00Z">
        <w:r w:rsidR="00E326A7">
          <w:rPr>
            <w:rFonts w:ascii="Times New Roman" w:hAnsi="Times New Roman" w:cs="Times New Roman"/>
          </w:rPr>
          <w:t xml:space="preserve"> </w:t>
        </w:r>
      </w:ins>
      <w:ins w:id="99" w:author="Benton, Deon" w:date="2025-06-13T13:33:00Z" w16du:dateUtc="2025-06-13T18:33:00Z">
        <w:r w:rsidR="00AA04E9">
          <w:rPr>
            <w:rFonts w:ascii="Times New Roman" w:hAnsi="Times New Roman" w:cs="Times New Roman"/>
          </w:rPr>
          <w:t>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The first class are the</w:t>
        </w:r>
      </w:ins>
      <w:ins w:id="102" w:author="Benton, Deon" w:date="2025-06-13T11:56:00Z" w16du:dateUtc="2025-06-13T16:56:00Z">
        <w:r w:rsidR="00E326A7">
          <w:rPr>
            <w:rFonts w:ascii="Times New Roman" w:hAnsi="Times New Roman" w:cs="Times New Roman"/>
          </w:rPr>
          <w:t xml:space="preserve"> </w:t>
        </w:r>
      </w:ins>
      <w:ins w:id="103" w:author="Benton, Deon" w:date="2025-06-13T11:57:00Z" w16du:dateUtc="2025-06-13T16:57:00Z">
        <w:r w:rsidR="00E326A7">
          <w:rPr>
            <w:rFonts w:ascii="Times New Roman" w:hAnsi="Times New Roman" w:cs="Times New Roman"/>
          </w:rPr>
          <w:t>“</w:t>
        </w:r>
      </w:ins>
      <w:ins w:id="104" w:author="Benton, Deon" w:date="2025-06-13T11:56:00Z" w16du:dateUtc="2025-06-13T16:56:00Z">
        <w:r w:rsidR="00E326A7">
          <w:rPr>
            <w:rFonts w:ascii="Times New Roman" w:hAnsi="Times New Roman" w:cs="Times New Roman"/>
          </w:rPr>
          <w:t>rich</w:t>
        </w:r>
      </w:ins>
      <w:ins w:id="105" w:author="Benton, Deon" w:date="2025-06-13T11:57:00Z" w16du:dateUtc="2025-06-13T16:57:00Z">
        <w:r w:rsidR="00E326A7">
          <w:rPr>
            <w:rFonts w:ascii="Times New Roman" w:hAnsi="Times New Roman" w:cs="Times New Roman"/>
          </w:rPr>
          <w:t>”</w:t>
        </w:r>
      </w:ins>
      <w:ins w:id="106" w:author="Benton, Deon" w:date="2025-06-13T11:56:00Z" w16du:dateUtc="2025-06-13T16:56:00Z">
        <w:r w:rsidR="00E326A7">
          <w:rPr>
            <w:rFonts w:ascii="Times New Roman" w:hAnsi="Times New Roman" w:cs="Times New Roman"/>
          </w:rPr>
          <w:t xml:space="preserve"> proposals for the origins of infant action understa</w:t>
        </w:r>
      </w:ins>
      <w:ins w:id="107" w:author="Benton, Deon" w:date="2025-06-13T11:57:00Z" w16du:dateUtc="2025-06-13T16:57:00Z">
        <w:r w:rsidR="00E326A7">
          <w:rPr>
            <w:rFonts w:ascii="Times New Roman" w:hAnsi="Times New Roman" w:cs="Times New Roman"/>
          </w:rPr>
          <w:t xml:space="preserve">nding. </w:t>
        </w:r>
      </w:ins>
      <w:ins w:id="108" w:author="detbenton1991@gmail.com" w:date="2025-06-14T14:05:00Z" w16du:dateUtc="2025-06-14T19:05:00Z">
        <w:r w:rsidR="005E4A7C">
          <w:rPr>
            <w:rFonts w:ascii="Times New Roman" w:hAnsi="Times New Roman" w:cs="Times New Roman"/>
          </w:rPr>
          <w:t>Proponents of the first class of</w:t>
        </w:r>
      </w:ins>
      <w:ins w:id="109"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110"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111" w:author="detbenton1991@gmail.com" w:date="2025-06-14T14:13:00Z" w16du:dateUtc="2025-06-14T19:13:00Z">
        <w:r w:rsidR="005E4A7C">
          <w:rPr>
            <w:rFonts w:ascii="Times New Roman" w:hAnsi="Times New Roman" w:cs="Times New Roman"/>
          </w:rPr>
          <w:t>this</w:t>
        </w:r>
      </w:ins>
      <w:ins w:id="112" w:author="detbenton1991@gmail.com" w:date="2025-06-14T14:07:00Z" w16du:dateUtc="2025-06-14T19:07:00Z">
        <w:r w:rsidR="005E4A7C">
          <w:rPr>
            <w:rFonts w:ascii="Times New Roman" w:hAnsi="Times New Roman" w:cs="Times New Roman"/>
          </w:rPr>
          <w:t xml:space="preserve"> knowledge is thought to be underpinned by domain-specific </w:t>
        </w:r>
      </w:ins>
      <w:ins w:id="113"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114" w:author="detbenton1991@gmail.com" w:date="2025-06-14T14:09:00Z" w16du:dateUtc="2025-06-14T19:09:00Z">
        <w:r w:rsidR="005E4A7C">
          <w:rPr>
            <w:rFonts w:ascii="Times New Roman" w:hAnsi="Times New Roman" w:cs="Times New Roman"/>
          </w:rPr>
          <w:t xml:space="preserve">’ knowledge about how animate entities </w:t>
        </w:r>
      </w:ins>
      <w:ins w:id="115" w:author="detbenton1991@gmail.com" w:date="2025-06-14T14:10:00Z" w16du:dateUtc="2025-06-14T19:10:00Z">
        <w:r w:rsidR="005E4A7C">
          <w:rPr>
            <w:rFonts w:ascii="Times New Roman" w:hAnsi="Times New Roman" w:cs="Times New Roman"/>
          </w:rPr>
          <w:t xml:space="preserve">act is subserved by a </w:t>
        </w:r>
      </w:ins>
      <w:ins w:id="116" w:author="detbenton1991@gmail.com" w:date="2025-06-14T14:53:00Z" w16du:dateUtc="2025-06-14T19:53:00Z">
        <w:r w:rsidR="005D2269">
          <w:rPr>
            <w:rFonts w:ascii="Times New Roman" w:hAnsi="Times New Roman" w:cs="Times New Roman"/>
            <w:i/>
            <w:iCs/>
          </w:rPr>
          <w:t>core knowledge system</w:t>
        </w:r>
      </w:ins>
      <w:ins w:id="117" w:author="detbenton1991@gmail.com" w:date="2025-06-14T14:10:00Z" w16du:dateUtc="2025-06-14T19:10:00Z">
        <w:r w:rsidR="005E4A7C">
          <w:rPr>
            <w:rFonts w:ascii="Times New Roman" w:hAnsi="Times New Roman" w:cs="Times New Roman"/>
          </w:rPr>
          <w:t xml:space="preserve"> for agents</w:t>
        </w:r>
      </w:ins>
      <w:ins w:id="118" w:author="detbenton1991@gmail.com" w:date="2025-06-14T14:13:00Z" w16du:dateUtc="2025-06-14T19:13:00Z">
        <w:r w:rsidR="005E4A7C">
          <w:rPr>
            <w:rFonts w:ascii="Times New Roman" w:hAnsi="Times New Roman" w:cs="Times New Roman"/>
          </w:rPr>
          <w:t>, whereas their</w:t>
        </w:r>
      </w:ins>
      <w:ins w:id="119" w:author="detbenton1991@gmail.com" w:date="2025-06-14T14:10:00Z" w16du:dateUtc="2025-06-14T19:10:00Z">
        <w:r w:rsidR="005E4A7C">
          <w:rPr>
            <w:rFonts w:ascii="Times New Roman" w:hAnsi="Times New Roman" w:cs="Times New Roman"/>
          </w:rPr>
          <w:t xml:space="preserve"> knowledge about</w:t>
        </w:r>
      </w:ins>
      <w:ins w:id="120" w:author="detbenton1991@gmail.com" w:date="2025-06-14T14:09:00Z" w16du:dateUtc="2025-06-14T19:09:00Z">
        <w:r w:rsidR="005E4A7C">
          <w:rPr>
            <w:rFonts w:ascii="Times New Roman" w:hAnsi="Times New Roman" w:cs="Times New Roman"/>
          </w:rPr>
          <w:t xml:space="preserve"> inanimate objects act is </w:t>
        </w:r>
      </w:ins>
      <w:ins w:id="121" w:author="detbenton1991@gmail.com" w:date="2025-06-14T14:10:00Z" w16du:dateUtc="2025-06-14T19:10:00Z">
        <w:r w:rsidR="005E4A7C">
          <w:rPr>
            <w:rFonts w:ascii="Times New Roman" w:hAnsi="Times New Roman" w:cs="Times New Roman"/>
          </w:rPr>
          <w:t>supported by a core system for objects</w:t>
        </w:r>
      </w:ins>
      <w:ins w:id="122" w:author="detbenton1991@gmail.com" w:date="2025-06-14T14:44:00Z" w16du:dateUtc="2025-06-14T19:44:00Z">
        <w:r w:rsidR="006F1D6A">
          <w:rPr>
            <w:rFonts w:ascii="Times New Roman" w:hAnsi="Times New Roman" w:cs="Times New Roman"/>
          </w:rPr>
          <w:t xml:space="preserve"> (e.g., </w:t>
        </w:r>
      </w:ins>
      <w:ins w:id="123" w:author="detbenton1991@gmail.com" w:date="2025-06-14T14:45:00Z" w16du:dateUtc="2025-06-14T19:45:00Z">
        <w:r w:rsidR="006F1D6A">
          <w:rPr>
            <w:rFonts w:ascii="Times New Roman" w:hAnsi="Times New Roman" w:cs="Times New Roman"/>
          </w:rPr>
          <w:t xml:space="preserve">Carey, 2009; </w:t>
        </w:r>
      </w:ins>
      <w:ins w:id="124" w:author="detbenton1991@gmail.com" w:date="2025-06-14T14:44:00Z" w16du:dateUtc="2025-06-14T19:44:00Z">
        <w:r w:rsidR="006F1D6A">
          <w:rPr>
            <w:rFonts w:ascii="Times New Roman" w:hAnsi="Times New Roman" w:cs="Times New Roman"/>
          </w:rPr>
          <w:t>Spelke</w:t>
        </w:r>
      </w:ins>
      <w:ins w:id="125" w:author="detbenton1991@gmail.com" w:date="2025-06-14T14:45:00Z" w16du:dateUtc="2025-06-14T19:45:00Z">
        <w:r w:rsidR="006F1D6A">
          <w:rPr>
            <w:rFonts w:ascii="Times New Roman" w:hAnsi="Times New Roman" w:cs="Times New Roman"/>
          </w:rPr>
          <w:t>, 2022)</w:t>
        </w:r>
      </w:ins>
      <w:ins w:id="126" w:author="detbenton1991@gmail.com" w:date="2025-06-14T14:10:00Z" w16du:dateUtc="2025-06-14T19:10:00Z">
        <w:r w:rsidR="005E4A7C">
          <w:rPr>
            <w:rFonts w:ascii="Times New Roman" w:hAnsi="Times New Roman" w:cs="Times New Roman"/>
          </w:rPr>
          <w:t xml:space="preserve">. </w:t>
        </w:r>
      </w:ins>
      <w:ins w:id="127" w:author="detbenton1991@gmail.com" w:date="2025-06-14T14:09:00Z" w16du:dateUtc="2025-06-14T19:09:00Z">
        <w:r w:rsidR="005E4A7C">
          <w:rPr>
            <w:rFonts w:ascii="Times New Roman" w:hAnsi="Times New Roman" w:cs="Times New Roman"/>
          </w:rPr>
          <w:t xml:space="preserve"> </w:t>
        </w:r>
      </w:ins>
      <w:ins w:id="128" w:author="detbenton1991@gmail.com" w:date="2025-06-14T14:13:00Z" w16du:dateUtc="2025-06-14T19:13:00Z">
        <w:r w:rsidR="005E4A7C">
          <w:rPr>
            <w:rFonts w:ascii="Times New Roman" w:hAnsi="Times New Roman" w:cs="Times New Roman"/>
          </w:rPr>
          <w:t xml:space="preserve">The core system for agents enables infants to know that </w:t>
        </w:r>
      </w:ins>
      <w:ins w:id="129"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0" w:author="Benton, Deon" w:date="2025-06-13T15:25:00Z" w16du:dateUtc="2025-06-13T20:25:00Z">
        <w:r w:rsidR="004107DA">
          <w:rPr>
            <w:rFonts w:ascii="Times New Roman" w:eastAsia="Times New Roman" w:hAnsi="Times New Roman" w:cs="Times New Roman"/>
          </w:rPr>
          <w:t>irregular</w:t>
        </w:r>
      </w:ins>
      <w:ins w:id="131" w:author="Benton, Deon" w:date="2025-06-13T15:20:00Z" w16du:dateUtc="2025-06-13T20:20:00Z">
        <w:r w:rsidR="00342333">
          <w:rPr>
            <w:rFonts w:ascii="Times New Roman" w:eastAsia="Times New Roman" w:hAnsi="Times New Roman" w:cs="Times New Roman"/>
          </w:rPr>
          <w:t xml:space="preserve"> trajectories, and can cause</w:t>
        </w:r>
      </w:ins>
      <w:ins w:id="132" w:author="Benton, Deon" w:date="2025-06-13T15:25:00Z" w16du:dateUtc="2025-06-13T20:25:00Z">
        <w:r w:rsidR="004107DA">
          <w:rPr>
            <w:rFonts w:ascii="Times New Roman" w:eastAsia="Times New Roman" w:hAnsi="Times New Roman" w:cs="Times New Roman"/>
          </w:rPr>
          <w:t xml:space="preserve"> other agents to act at a distance.</w:t>
        </w:r>
      </w:ins>
      <w:ins w:id="133"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7631F944" w:rsidR="005D2269" w:rsidRDefault="00037D11" w:rsidP="00524642">
      <w:pPr>
        <w:spacing w:line="480" w:lineRule="auto"/>
        <w:contextualSpacing/>
        <w:rPr>
          <w:ins w:id="134" w:author="detbenton1991@gmail.com" w:date="2025-06-14T15:33:00Z" w16du:dateUtc="2025-06-14T20:33:00Z"/>
          <w:rFonts w:ascii="Times New Roman" w:eastAsia="Times New Roman" w:hAnsi="Times New Roman" w:cs="Times New Roman"/>
        </w:rPr>
      </w:pPr>
      <w:ins w:id="135" w:author="Benton, Deon" w:date="2025-06-13T15:35:00Z" w16du:dateUtc="2025-06-13T20:35:00Z">
        <w:r>
          <w:rPr>
            <w:rFonts w:ascii="Times New Roman" w:eastAsia="Times New Roman" w:hAnsi="Times New Roman" w:cs="Times New Roman"/>
          </w:rPr>
          <w:tab/>
        </w:r>
      </w:ins>
      <w:ins w:id="136" w:author="Benton, Deon" w:date="2025-06-13T16:22:00Z" w16du:dateUtc="2025-06-13T21:22:00Z">
        <w:r w:rsidR="00CA5B4A">
          <w:rPr>
            <w:rFonts w:ascii="Times New Roman" w:eastAsia="Times New Roman" w:hAnsi="Times New Roman" w:cs="Times New Roman"/>
          </w:rPr>
          <w:t>Conceptually s</w:t>
        </w:r>
      </w:ins>
      <w:ins w:id="137" w:author="Benton, Deon" w:date="2025-06-13T15:49:00Z" w16du:dateUtc="2025-06-13T20:49:00Z">
        <w:r w:rsidR="00E70DB2">
          <w:rPr>
            <w:rFonts w:ascii="Times New Roman" w:eastAsia="Times New Roman" w:hAnsi="Times New Roman" w:cs="Times New Roman"/>
          </w:rPr>
          <w:t>imilar proposals have been put forward by</w:t>
        </w:r>
      </w:ins>
      <w:ins w:id="138" w:author="Benton, Deon" w:date="2025-06-13T15:36:00Z" w16du:dateUtc="2025-06-13T20:36:00Z">
        <w:r w:rsidR="006F1777">
          <w:rPr>
            <w:rFonts w:ascii="Times New Roman" w:eastAsia="Times New Roman" w:hAnsi="Times New Roman" w:cs="Times New Roman"/>
          </w:rPr>
          <w:t xml:space="preserve"> Leslie (1995)</w:t>
        </w:r>
      </w:ins>
      <w:ins w:id="139" w:author="Benton, Deon" w:date="2025-06-13T15:50:00Z" w16du:dateUtc="2025-06-13T20:50:00Z">
        <w:r w:rsidR="00B77B44">
          <w:rPr>
            <w:rFonts w:ascii="Times New Roman" w:eastAsia="Times New Roman" w:hAnsi="Times New Roman" w:cs="Times New Roman"/>
          </w:rPr>
          <w:t xml:space="preserve"> and Gelman (1990)</w:t>
        </w:r>
      </w:ins>
      <w:ins w:id="140" w:author="Benton, Deon" w:date="2025-06-13T15:36:00Z" w16du:dateUtc="2025-06-13T20:36:00Z">
        <w:r w:rsidR="006F1777">
          <w:rPr>
            <w:rFonts w:ascii="Times New Roman" w:eastAsia="Times New Roman" w:hAnsi="Times New Roman" w:cs="Times New Roman"/>
          </w:rPr>
          <w:t xml:space="preserve">. </w:t>
        </w:r>
      </w:ins>
      <w:ins w:id="141" w:author="Benton, Deon" w:date="2025-06-13T16:22:00Z" w16du:dateUtc="2025-06-13T21:22:00Z">
        <w:r w:rsidR="00CA5B4A">
          <w:rPr>
            <w:rFonts w:ascii="Times New Roman" w:eastAsia="Times New Roman" w:hAnsi="Times New Roman" w:cs="Times New Roman"/>
          </w:rPr>
          <w:t>For example, Leslie (1995)</w:t>
        </w:r>
      </w:ins>
      <w:ins w:id="142" w:author="detbenton1991@gmail.com" w:date="2025-06-14T14:46:00Z" w16du:dateUtc="2025-06-14T19:46:00Z">
        <w:r w:rsidR="005D2269">
          <w:rPr>
            <w:rFonts w:ascii="Times New Roman" w:eastAsia="Times New Roman" w:hAnsi="Times New Roman" w:cs="Times New Roman"/>
          </w:rPr>
          <w:t xml:space="preserve"> argued that about agents and objects</w:t>
        </w:r>
      </w:ins>
      <w:ins w:id="143" w:author="Benton, Deon" w:date="2025-06-16T13:59:00Z" w16du:dateUtc="2025-06-16T18:59:00Z">
        <w:r w:rsidR="002103B3">
          <w:rPr>
            <w:rFonts w:ascii="Times New Roman" w:eastAsia="Times New Roman" w:hAnsi="Times New Roman" w:cs="Times New Roman"/>
          </w:rPr>
          <w:t xml:space="preserve"> </w:t>
        </w:r>
      </w:ins>
      <w:ins w:id="144" w:author="Benton, Deon" w:date="2025-06-13T15:42:00Z" w16du:dateUtc="2025-06-13T20:42:00Z">
        <w:r w:rsidR="008A348B">
          <w:rPr>
            <w:rFonts w:ascii="Times New Roman" w:eastAsia="Times New Roman" w:hAnsi="Times New Roman" w:cs="Times New Roman"/>
          </w:rPr>
          <w:t xml:space="preserve">is supported by </w:t>
        </w:r>
      </w:ins>
      <w:ins w:id="145" w:author="Benton, Deon" w:date="2025-06-13T15:44:00Z" w16du:dateUtc="2025-06-13T20:44:00Z">
        <w:r w:rsidR="00B31B44">
          <w:rPr>
            <w:rFonts w:ascii="Times New Roman" w:eastAsia="Times New Roman" w:hAnsi="Times New Roman" w:cs="Times New Roman"/>
          </w:rPr>
          <w:t>a</w:t>
        </w:r>
      </w:ins>
      <w:ins w:id="14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w:t>
        </w:r>
        <w:r w:rsidR="008A348B">
          <w:rPr>
            <w:rFonts w:ascii="Times New Roman" w:eastAsia="Times New Roman" w:hAnsi="Times New Roman" w:cs="Times New Roman"/>
            <w:i/>
            <w:iCs/>
          </w:rPr>
          <w:lastRenderedPageBreak/>
          <w:t>of body</w:t>
        </w:r>
      </w:ins>
      <w:ins w:id="147" w:author="Benton, Deon" w:date="2025-06-13T15:44:00Z" w16du:dateUtc="2025-06-13T20:44:00Z">
        <w:r w:rsidR="00B31B44">
          <w:rPr>
            <w:rFonts w:ascii="Times New Roman" w:eastAsia="Times New Roman" w:hAnsi="Times New Roman" w:cs="Times New Roman"/>
          </w:rPr>
          <w:t xml:space="preserve"> and a</w:t>
        </w:r>
      </w:ins>
      <w:ins w:id="14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4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50" w:author="Benton, Deon" w:date="2025-06-13T15:44:00Z" w16du:dateUtc="2025-06-13T20:44:00Z">
        <w:r w:rsidR="00B31B44">
          <w:rPr>
            <w:rFonts w:ascii="Times New Roman" w:eastAsia="Times New Roman" w:hAnsi="Times New Roman" w:cs="Times New Roman"/>
          </w:rPr>
          <w:t>module. The</w:t>
        </w:r>
      </w:ins>
      <w:ins w:id="151" w:author="Benton, Deon" w:date="2025-06-16T14:00:00Z" w16du:dateUtc="2025-06-16T19:00:00Z">
        <w:r w:rsidR="002103B3">
          <w:rPr>
            <w:rFonts w:ascii="Times New Roman" w:eastAsia="Times New Roman" w:hAnsi="Times New Roman" w:cs="Times New Roman"/>
          </w:rPr>
          <w:t>se modules infants to know that</w:t>
        </w:r>
      </w:ins>
      <w:ins w:id="152" w:author="Benton, Deon" w:date="2025-06-13T15:44:00Z" w16du:dateUtc="2025-06-13T20:44:00Z">
        <w:r w:rsidR="00B31B44">
          <w:rPr>
            <w:rFonts w:ascii="Times New Roman" w:eastAsia="Times New Roman" w:hAnsi="Times New Roman" w:cs="Times New Roman"/>
          </w:rPr>
          <w:t xml:space="preserve"> </w:t>
        </w:r>
      </w:ins>
      <w:ins w:id="153"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54" w:author="Benton, Deon" w:date="2025-06-16T14:00:00Z" w16du:dateUtc="2025-06-16T19:00:00Z">
        <w:r w:rsidR="00795359">
          <w:rPr>
            <w:rFonts w:ascii="Times New Roman" w:eastAsia="Times New Roman" w:hAnsi="Times New Roman" w:cs="Times New Roman"/>
          </w:rPr>
          <w:t xml:space="preserve">act in accordance with beliefs, desires and goals </w:t>
        </w:r>
      </w:ins>
      <w:ins w:id="155" w:author="Benton, Deon" w:date="2025-06-16T14:01:00Z" w16du:dateUtc="2025-06-16T19:01:00Z">
        <w:r w:rsidR="00795359">
          <w:rPr>
            <w:rFonts w:ascii="Times New Roman" w:eastAsia="Times New Roman" w:hAnsi="Times New Roman" w:cs="Times New Roman"/>
          </w:rPr>
          <w:t xml:space="preserve">and </w:t>
        </w:r>
      </w:ins>
      <w:ins w:id="156" w:author="detbenton1991@gmail.com" w:date="2025-06-14T14:48:00Z" w16du:dateUtc="2025-06-14T19:48:00Z">
        <w:r w:rsidR="005D2269">
          <w:rPr>
            <w:rFonts w:ascii="Times New Roman" w:eastAsia="Times New Roman" w:hAnsi="Times New Roman" w:cs="Times New Roman"/>
          </w:rPr>
          <w:t>can move in the absence of external contact from other agents or objects because</w:t>
        </w:r>
      </w:ins>
      <w:ins w:id="157"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58" w:author="detbenton1991@gmail.com" w:date="2025-06-14T14:52:00Z" w16du:dateUtc="2025-06-14T19:52:00Z">
        <w:r w:rsidR="005D2269">
          <w:rPr>
            <w:rFonts w:ascii="Times New Roman" w:eastAsia="Times New Roman" w:hAnsi="Times New Roman" w:cs="Times New Roman"/>
          </w:rPr>
          <w:t>Similarly, Gelman (1990) argued that</w:t>
        </w:r>
      </w:ins>
      <w:ins w:id="159"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60" w:author="detbenton1991@gmail.com" w:date="2025-06-14T14:52:00Z" w16du:dateUtc="2025-06-14T19:52:00Z">
        <w:r w:rsidR="005D2269">
          <w:rPr>
            <w:rFonts w:ascii="Times New Roman" w:eastAsia="Times New Roman" w:hAnsi="Times New Roman" w:cs="Times New Roman"/>
          </w:rPr>
          <w:t xml:space="preserve"> </w:t>
        </w:r>
      </w:ins>
      <w:ins w:id="161"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62"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63" w:author="detbenton1991@gmail.com" w:date="2025-06-14T15:29:00Z" w16du:dateUtc="2025-06-14T20:29:00Z">
        <w:r w:rsidR="00953B34" w:rsidRPr="00953B34">
          <w:rPr>
            <w:rFonts w:ascii="Times New Roman" w:eastAsia="Times New Roman" w:hAnsi="Times New Roman" w:cs="Times New Roman"/>
          </w:rPr>
          <w:t>The</w:t>
        </w:r>
      </w:ins>
      <w:ins w:id="164" w:author="Benton, Deon" w:date="2025-06-16T14:03:00Z" w16du:dateUtc="2025-06-16T19:03:00Z">
        <w:r w:rsidR="00A87E09">
          <w:rPr>
            <w:rFonts w:ascii="Times New Roman" w:eastAsia="Times New Roman" w:hAnsi="Times New Roman" w:cs="Times New Roman"/>
          </w:rPr>
          <w:t xml:space="preserve"> function of these</w:t>
        </w:r>
      </w:ins>
      <w:ins w:id="165" w:author="detbenton1991@gmail.com" w:date="2025-06-14T15:29:00Z" w16du:dateUtc="2025-06-14T20:29:00Z">
        <w:r w:rsidR="00953B34" w:rsidRPr="00953B34">
          <w:rPr>
            <w:rFonts w:ascii="Times New Roman" w:eastAsia="Times New Roman" w:hAnsi="Times New Roman" w:cs="Times New Roman"/>
          </w:rPr>
          <w:t xml:space="preserve"> principles</w:t>
        </w:r>
      </w:ins>
      <w:ins w:id="166" w:author="Benton, Deon" w:date="2025-06-16T14:03:00Z" w16du:dateUtc="2025-06-16T19:03:00Z">
        <w:r w:rsidR="00A87E09">
          <w:rPr>
            <w:rFonts w:ascii="Times New Roman" w:eastAsia="Times New Roman" w:hAnsi="Times New Roman" w:cs="Times New Roman"/>
          </w:rPr>
          <w:t xml:space="preserve"> is</w:t>
        </w:r>
      </w:ins>
      <w:ins w:id="167"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68" w:author="detbenton1991@gmail.com" w:date="2025-06-14T15:30:00Z" w16du:dateUtc="2025-06-14T20:30:00Z">
        <w:r w:rsidR="009100A7">
          <w:rPr>
            <w:rFonts w:ascii="Times New Roman" w:eastAsia="Times New Roman" w:hAnsi="Times New Roman" w:cs="Times New Roman"/>
          </w:rPr>
          <w:t>ded to allow the object to move.</w:t>
        </w:r>
      </w:ins>
      <w:ins w:id="169"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4689A2E5" w:rsidR="005917B9" w:rsidRDefault="009100A7" w:rsidP="005917B9">
      <w:pPr>
        <w:spacing w:line="480" w:lineRule="auto"/>
        <w:contextualSpacing/>
        <w:rPr>
          <w:ins w:id="170" w:author="Benton, Deon" w:date="2025-06-16T14:25:00Z" w16du:dateUtc="2025-06-16T19:25:00Z"/>
          <w:rFonts w:ascii="Times New Roman" w:hAnsi="Times New Roman" w:cs="Times New Roman"/>
        </w:rPr>
      </w:pPr>
      <w:ins w:id="171"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72" w:author="detbenton1991@gmail.com" w:date="2025-06-14T15:34:00Z" w16du:dateUtc="2025-06-14T20:34:00Z">
        <w:r w:rsidR="00903601">
          <w:rPr>
            <w:rFonts w:ascii="Times New Roman" w:eastAsia="Times New Roman" w:hAnsi="Times New Roman" w:cs="Times New Roman"/>
          </w:rPr>
          <w:t xml:space="preserve">specific </w:t>
        </w:r>
      </w:ins>
      <w:ins w:id="173" w:author="detbenton1991@gmail.com" w:date="2025-06-14T15:33:00Z" w16du:dateUtc="2025-06-14T20:33:00Z">
        <w:r>
          <w:rPr>
            <w:rFonts w:ascii="Times New Roman" w:eastAsia="Times New Roman" w:hAnsi="Times New Roman" w:cs="Times New Roman"/>
          </w:rPr>
          <w:t xml:space="preserve">proposals have been put forward </w:t>
        </w:r>
      </w:ins>
      <w:ins w:id="174"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75"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76" w:author="Benton, Deon" w:date="2025-06-16T14:08:00Z" w16du:dateUtc="2025-06-16T19:08:00Z">
        <w:r w:rsidR="005917B9" w:rsidRPr="00996380">
          <w:rPr>
            <w:rFonts w:ascii="Times New Roman" w:hAnsi="Times New Roman" w:cs="Times New Roman"/>
          </w:rPr>
          <w:t>Thus, the reason infants in the</w:t>
        </w:r>
      </w:ins>
      <w:ins w:id="177" w:author="Benton, Deon" w:date="2025-06-16T14:18:00Z" w16du:dateUtc="2025-06-16T19:18:00Z">
        <w:r w:rsidR="006A02DB">
          <w:rPr>
            <w:rFonts w:ascii="Times New Roman" w:hAnsi="Times New Roman" w:cs="Times New Roman"/>
          </w:rPr>
          <w:t xml:space="preserve"> Experimental conditions of the studies</w:t>
        </w:r>
      </w:ins>
      <w:ins w:id="178"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79" w:author="Benton, Deon" w:date="2025-06-16T14:19:00Z" w16du:dateUtc="2025-06-16T19:19:00Z">
        <w:r w:rsidR="00EE29D6" w:rsidRPr="00EE29D6">
          <w:rPr>
            <w:rFonts w:ascii="Times New Roman" w:hAnsi="Times New Roman" w:cs="Times New Roman"/>
          </w:rPr>
          <w:t xml:space="preserve">In contrast, </w:t>
        </w:r>
        <w:r w:rsidR="00EE29D6" w:rsidRPr="00EE29D6">
          <w:rPr>
            <w:rFonts w:ascii="Times New Roman" w:hAnsi="Times New Roman" w:cs="Times New Roman"/>
          </w:rPr>
          <w:lastRenderedPageBreak/>
          <w:t>the reason infants looked equally</w:t>
        </w:r>
      </w:ins>
      <w:ins w:id="180" w:author="Benton, Deon" w:date="2025-06-16T14:20:00Z" w16du:dateUtc="2025-06-16T19:20:00Z">
        <w:r w:rsidR="00EE29D6">
          <w:rPr>
            <w:rFonts w:ascii="Times New Roman" w:hAnsi="Times New Roman" w:cs="Times New Roman"/>
          </w:rPr>
          <w:t xml:space="preserve"> long</w:t>
        </w:r>
      </w:ins>
      <w:ins w:id="181"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82" w:author="Benton, Deon" w:date="2025-06-16T14:20:00Z" w16du:dateUtc="2025-06-16T19:20:00Z">
        <w:r w:rsidR="00EE29D6">
          <w:rPr>
            <w:rFonts w:ascii="Times New Roman" w:hAnsi="Times New Roman" w:cs="Times New Roman"/>
          </w:rPr>
          <w:t>given that</w:t>
        </w:r>
      </w:ins>
      <w:ins w:id="183" w:author="Benton, Deon" w:date="2025-06-16T14:19:00Z" w16du:dateUtc="2025-06-16T19:19:00Z">
        <w:r w:rsidR="00EE29D6" w:rsidRPr="00EE29D6">
          <w:rPr>
            <w:rFonts w:ascii="Times New Roman" w:hAnsi="Times New Roman" w:cs="Times New Roman"/>
          </w:rPr>
          <w:t xml:space="preserve"> the agent’s </w:t>
        </w:r>
      </w:ins>
      <w:ins w:id="184" w:author="Benton, Deon" w:date="2025-06-16T14:20:00Z" w16du:dateUtc="2025-06-16T19:20:00Z">
        <w:r w:rsidR="00EE29D6">
          <w:rPr>
            <w:rFonts w:ascii="Times New Roman" w:hAnsi="Times New Roman" w:cs="Times New Roman"/>
          </w:rPr>
          <w:t>actions during habituation</w:t>
        </w:r>
      </w:ins>
      <w:ins w:id="185" w:author="Benton, Deon" w:date="2025-06-16T14:19:00Z" w16du:dateUtc="2025-06-16T19:19:00Z">
        <w:r w:rsidR="00EE29D6" w:rsidRPr="00EE29D6">
          <w:rPr>
            <w:rFonts w:ascii="Times New Roman" w:hAnsi="Times New Roman" w:cs="Times New Roman"/>
          </w:rPr>
          <w:t xml:space="preserve"> were not rational given the environmental constraints</w:t>
        </w:r>
      </w:ins>
      <w:ins w:id="186" w:author="Benton, Deon" w:date="2025-06-16T14:17:00Z" w16du:dateUtc="2025-06-16T19:17:00Z">
        <w:r w:rsidR="006A02DB">
          <w:rPr>
            <w:rFonts w:ascii="Times New Roman" w:hAnsi="Times New Roman" w:cs="Times New Roman"/>
          </w:rPr>
          <w:t xml:space="preserve"> </w:t>
        </w:r>
      </w:ins>
      <w:ins w:id="187"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731AB4DA" w:rsidR="00F06FB8" w:rsidRPr="00F06FB8" w:rsidRDefault="00221A84" w:rsidP="00F06FB8">
      <w:pPr>
        <w:spacing w:line="480" w:lineRule="auto"/>
        <w:contextualSpacing/>
        <w:rPr>
          <w:ins w:id="188" w:author="Benton, Deon" w:date="2025-06-16T21:48:00Z" w16du:dateUtc="2025-06-17T02:48:00Z"/>
          <w:rFonts w:ascii="Times New Roman" w:hAnsi="Times New Roman" w:cs="Times New Roman"/>
        </w:rPr>
      </w:pPr>
      <w:ins w:id="189" w:author="Benton, Deon" w:date="2025-06-16T14:25:00Z" w16du:dateUtc="2025-06-16T19:25:00Z">
        <w:r>
          <w:rPr>
            <w:rFonts w:ascii="Times New Roman" w:hAnsi="Times New Roman" w:cs="Times New Roman"/>
          </w:rPr>
          <w:tab/>
        </w:r>
      </w:ins>
      <w:ins w:id="190" w:author="Benton, Deon" w:date="2025-06-16T20:06:00Z" w16du:dateUtc="2025-06-17T01:06:00Z">
        <w:r w:rsidR="004878F3">
          <w:rPr>
            <w:rFonts w:ascii="Times New Roman" w:hAnsi="Times New Roman" w:cs="Times New Roman"/>
          </w:rPr>
          <w:t xml:space="preserve">An account that is related to the </w:t>
        </w:r>
      </w:ins>
      <w:ins w:id="191" w:author="Benton, Deon" w:date="2025-06-16T20:07:00Z" w16du:dateUtc="2025-06-17T01:07:00Z">
        <w:r w:rsidR="003962FC">
          <w:rPr>
            <w:rFonts w:ascii="Times New Roman" w:hAnsi="Times New Roman" w:cs="Times New Roman"/>
          </w:rPr>
          <w:t>teleological</w:t>
        </w:r>
      </w:ins>
      <w:ins w:id="192"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193"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194" w:author="Benton, Deon" w:date="2025-06-16T20:08:00Z" w16du:dateUtc="2025-06-17T01:08:00Z">
        <w:r w:rsidR="006849FB">
          <w:rPr>
            <w:rFonts w:ascii="Times New Roman" w:hAnsi="Times New Roman" w:cs="Times New Roman"/>
          </w:rPr>
          <w:t xml:space="preserve">e.g., </w:t>
        </w:r>
      </w:ins>
      <w:ins w:id="195" w:author="Benton, Deon" w:date="2025-06-16T20:07:00Z" w16du:dateUtc="2025-06-17T01:07:00Z">
        <w:r w:rsidR="004878F3">
          <w:rPr>
            <w:rFonts w:ascii="Times New Roman" w:hAnsi="Times New Roman" w:cs="Times New Roman"/>
          </w:rPr>
          <w:t>Jara-Ettinger et al., 2016; Jara-Ettinger et al., 2020)</w:t>
        </w:r>
      </w:ins>
      <w:ins w:id="196"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is a </w:t>
        </w:r>
      </w:ins>
      <w:ins w:id="197" w:author="Benton, Deon" w:date="2025-06-16T14:25:00Z" w16du:dateUtc="2025-06-16T19:25:00Z">
        <w:r>
          <w:rPr>
            <w:rFonts w:ascii="Times New Roman" w:hAnsi="Times New Roman" w:cs="Times New Roman"/>
          </w:rPr>
          <w:t>theoretical proposal about how agents choose actions and how observers process</w:t>
        </w:r>
      </w:ins>
      <w:ins w:id="198" w:author="Benton, Deon" w:date="2025-06-16T20:07:00Z" w16du:dateUtc="2025-06-17T01:07:00Z">
        <w:r w:rsidR="003962FC">
          <w:rPr>
            <w:rFonts w:ascii="Times New Roman" w:hAnsi="Times New Roman" w:cs="Times New Roman"/>
          </w:rPr>
          <w:t xml:space="preserve"> those</w:t>
        </w:r>
      </w:ins>
      <w:ins w:id="199" w:author="Benton, Deon" w:date="2025-06-16T14:25:00Z" w16du:dateUtc="2025-06-16T19:25:00Z">
        <w:r>
          <w:rPr>
            <w:rFonts w:ascii="Times New Roman" w:hAnsi="Times New Roman" w:cs="Times New Roman"/>
          </w:rPr>
          <w:t xml:space="preserve"> actions</w:t>
        </w:r>
      </w:ins>
      <w:ins w:id="200" w:author="Benton, Deon" w:date="2025-06-16T20:07:00Z" w16du:dateUtc="2025-06-17T01:07:00Z">
        <w:r w:rsidR="004878F3">
          <w:rPr>
            <w:rFonts w:ascii="Times New Roman" w:hAnsi="Times New Roman" w:cs="Times New Roman"/>
          </w:rPr>
          <w:t>.</w:t>
        </w:r>
      </w:ins>
      <w:ins w:id="201" w:author="Benton, Deon" w:date="2025-06-16T14:31:00Z" w16du:dateUtc="2025-06-16T19:31:00Z">
        <w:r w:rsidR="00A579AD">
          <w:rPr>
            <w:rFonts w:ascii="Times New Roman" w:hAnsi="Times New Roman" w:cs="Times New Roman"/>
          </w:rPr>
          <w:t xml:space="preserve"> </w:t>
        </w:r>
      </w:ins>
      <w:ins w:id="202" w:author="Benton, Deon" w:date="2025-06-16T14:25:00Z" w16du:dateUtc="2025-06-16T19:25:00Z">
        <w:r>
          <w:rPr>
            <w:rFonts w:ascii="Times New Roman" w:hAnsi="Times New Roman" w:cs="Times New Roman"/>
          </w:rPr>
          <w:t xml:space="preserve">On the agent side, </w:t>
        </w:r>
      </w:ins>
      <w:ins w:id="203" w:author="Benton, Deon" w:date="2025-06-16T14:31:00Z" w16du:dateUtc="2025-06-16T19:31:00Z">
        <w:r w:rsidR="00C90914">
          <w:rPr>
            <w:rFonts w:ascii="Times New Roman" w:hAnsi="Times New Roman" w:cs="Times New Roman"/>
          </w:rPr>
          <w:t xml:space="preserve">actors </w:t>
        </w:r>
      </w:ins>
      <w:ins w:id="204" w:author="Benton, Deon" w:date="2025-06-16T20:45:00Z" w16du:dateUtc="2025-06-17T01:45:00Z">
        <w:r w:rsidR="00FD6C4C">
          <w:rPr>
            <w:rFonts w:ascii="Times New Roman" w:hAnsi="Times New Roman" w:cs="Times New Roman"/>
          </w:rPr>
          <w:t>evaluate possible plan</w:t>
        </w:r>
      </w:ins>
      <w:ins w:id="205" w:author="Benton, Deon" w:date="2025-06-16T20:50:00Z" w16du:dateUtc="2025-06-17T01:50:00Z">
        <w:r w:rsidR="00FD6C4C">
          <w:rPr>
            <w:rFonts w:ascii="Times New Roman" w:hAnsi="Times New Roman" w:cs="Times New Roman"/>
          </w:rPr>
          <w:t>s</w:t>
        </w:r>
      </w:ins>
      <w:ins w:id="206" w:author="Benton, Deon" w:date="2025-06-16T20:52:00Z" w16du:dateUtc="2025-06-17T01:52:00Z">
        <w:r w:rsidR="00FD6C4C">
          <w:rPr>
            <w:rFonts w:ascii="Times New Roman" w:hAnsi="Times New Roman" w:cs="Times New Roman"/>
          </w:rPr>
          <w:t>—that is,</w:t>
        </w:r>
      </w:ins>
      <w:ins w:id="207" w:author="Benton, Deon" w:date="2025-06-16T20:44:00Z" w16du:dateUtc="2025-06-17T01:44:00Z">
        <w:r w:rsidR="00FD6C4C">
          <w:rPr>
            <w:rFonts w:ascii="Times New Roman" w:hAnsi="Times New Roman" w:cs="Times New Roman"/>
          </w:rPr>
          <w:t xml:space="preserve"> </w:t>
        </w:r>
      </w:ins>
      <w:ins w:id="208" w:author="Benton, Deon" w:date="2025-06-16T20:50:00Z" w16du:dateUtc="2025-06-17T01:50:00Z">
        <w:r w:rsidR="00FD6C4C">
          <w:rPr>
            <w:rFonts w:ascii="Times New Roman" w:hAnsi="Times New Roman" w:cs="Times New Roman"/>
          </w:rPr>
          <w:t>sequences</w:t>
        </w:r>
      </w:ins>
      <w:ins w:id="209" w:author="Benton, Deon" w:date="2025-06-16T20:44:00Z" w16du:dateUtc="2025-06-17T01:44:00Z">
        <w:r w:rsidR="00FD6C4C">
          <w:rPr>
            <w:rFonts w:ascii="Times New Roman" w:hAnsi="Times New Roman" w:cs="Times New Roman"/>
          </w:rPr>
          <w:t xml:space="preserve"> of actions that lead to a goal</w:t>
        </w:r>
      </w:ins>
      <w:ins w:id="210" w:author="Benton, Deon" w:date="2025-06-16T20:52:00Z" w16du:dateUtc="2025-06-17T01:52:00Z">
        <w:r w:rsidR="00FD6C4C">
          <w:rPr>
            <w:rFonts w:ascii="Times New Roman" w:hAnsi="Times New Roman" w:cs="Times New Roman"/>
          </w:rPr>
          <w:t>—and select the plan</w:t>
        </w:r>
      </w:ins>
      <w:ins w:id="211" w:author="Benton, Deon" w:date="2025-06-16T20:51:00Z" w16du:dateUtc="2025-06-17T01:51:00Z">
        <w:r w:rsidR="00FD6C4C">
          <w:rPr>
            <w:rFonts w:ascii="Times New Roman" w:hAnsi="Times New Roman" w:cs="Times New Roman"/>
          </w:rPr>
          <w:t xml:space="preserve"> that </w:t>
        </w:r>
      </w:ins>
      <w:ins w:id="212" w:author="Benton, Deon" w:date="2025-06-16T20:45:00Z" w16du:dateUtc="2025-06-17T01:45:00Z">
        <w:r w:rsidR="00FD6C4C">
          <w:rPr>
            <w:rFonts w:ascii="Times New Roman" w:hAnsi="Times New Roman" w:cs="Times New Roman"/>
          </w:rPr>
          <w:t xml:space="preserve">maximizes expected subjective </w:t>
        </w:r>
      </w:ins>
      <w:ins w:id="213" w:author="Benton, Deon" w:date="2025-06-16T20:46:00Z" w16du:dateUtc="2025-06-17T01:46:00Z">
        <w:r w:rsidR="00FD6C4C">
          <w:rPr>
            <w:rFonts w:ascii="Times New Roman" w:hAnsi="Times New Roman" w:cs="Times New Roman"/>
          </w:rPr>
          <w:t>utilities</w:t>
        </w:r>
      </w:ins>
      <w:ins w:id="214" w:author="Benton, Deon" w:date="2025-06-16T20:52:00Z" w16du:dateUtc="2025-06-17T01:52:00Z">
        <w:r w:rsidR="00FD6C4C">
          <w:rPr>
            <w:rFonts w:ascii="Times New Roman" w:hAnsi="Times New Roman" w:cs="Times New Roman"/>
          </w:rPr>
          <w:t xml:space="preserve">. A subjective utility is the </w:t>
        </w:r>
      </w:ins>
      <w:ins w:id="215"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16" w:author="Benton, Deon" w:date="2025-06-16T20:45:00Z" w16du:dateUtc="2025-06-17T01:45:00Z">
        <w:r w:rsidR="00FD6C4C">
          <w:rPr>
            <w:rFonts w:ascii="Times New Roman" w:hAnsi="Times New Roman" w:cs="Times New Roman"/>
          </w:rPr>
          <w:t>.</w:t>
        </w:r>
      </w:ins>
      <w:ins w:id="217"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18" w:author="Benton, Deon" w:date="2025-06-16T20:53:00Z" w16du:dateUtc="2025-06-17T01:53:00Z">
        <w:r w:rsidR="00FD6C4C">
          <w:rPr>
            <w:rFonts w:ascii="Times New Roman" w:hAnsi="Times New Roman" w:cs="Times New Roman"/>
          </w:rPr>
          <w:t xml:space="preserve"> </w:t>
        </w:r>
      </w:ins>
      <w:ins w:id="219" w:author="Benton, Deon" w:date="2025-06-16T21:22:00Z" w16du:dateUtc="2025-06-17T02:22:00Z">
        <w:r w:rsidR="0036596B">
          <w:rPr>
            <w:rFonts w:ascii="Times New Roman" w:hAnsi="Times New Roman" w:cs="Times New Roman"/>
          </w:rPr>
          <w:t>These utilities are considered</w:t>
        </w:r>
      </w:ins>
      <w:ins w:id="220" w:author="Benton, Deon" w:date="2025-06-16T20:55:00Z" w16du:dateUtc="2025-06-17T01:55:00Z">
        <w:r w:rsidR="00F81813">
          <w:rPr>
            <w:rFonts w:ascii="Times New Roman" w:hAnsi="Times New Roman" w:cs="Times New Roman"/>
          </w:rPr>
          <w:t xml:space="preserve"> “subjective”</w:t>
        </w:r>
      </w:ins>
      <w:ins w:id="221"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22" w:author="Benton, Deon" w:date="2025-06-16T21:11:00Z" w16du:dateUtc="2025-06-17T02:11:00Z">
        <w:r w:rsidR="00930D6E">
          <w:rPr>
            <w:rFonts w:ascii="Times New Roman" w:hAnsi="Times New Roman" w:cs="Times New Roman"/>
          </w:rPr>
          <w:t xml:space="preserve"> a plan may differ across agents. </w:t>
        </w:r>
      </w:ins>
      <w:ins w:id="223" w:author="Benton, Deon" w:date="2025-06-16T20:55:00Z" w16du:dateUtc="2025-06-17T01:55:00Z">
        <w:r w:rsidR="001F4EC9">
          <w:rPr>
            <w:rFonts w:ascii="Times New Roman" w:hAnsi="Times New Roman" w:cs="Times New Roman"/>
          </w:rPr>
          <w:t>On the observe</w:t>
        </w:r>
      </w:ins>
      <w:ins w:id="224" w:author="Benton, Deon" w:date="2025-06-16T20:56:00Z" w16du:dateUtc="2025-06-17T01:56:00Z">
        <w:r w:rsidR="001F4EC9">
          <w:rPr>
            <w:rFonts w:ascii="Times New Roman" w:hAnsi="Times New Roman" w:cs="Times New Roman"/>
          </w:rPr>
          <w:t xml:space="preserve">r side, </w:t>
        </w:r>
      </w:ins>
      <w:ins w:id="225" w:author="Benton, Deon" w:date="2025-06-16T21:12:00Z" w16du:dateUtc="2025-06-17T02:12:00Z">
        <w:r w:rsidR="00930D6E">
          <w:rPr>
            <w:rFonts w:ascii="Times New Roman" w:hAnsi="Times New Roman" w:cs="Times New Roman"/>
          </w:rPr>
          <w:t>observers</w:t>
        </w:r>
      </w:ins>
      <w:ins w:id="226" w:author="Benton, Deon" w:date="2025-06-16T14:25:00Z" w16du:dateUtc="2025-06-16T19:25:00Z">
        <w:r>
          <w:rPr>
            <w:rFonts w:ascii="Times New Roman" w:hAnsi="Times New Roman" w:cs="Times New Roman"/>
          </w:rPr>
          <w:t xml:space="preserve"> must infer</w:t>
        </w:r>
      </w:ins>
      <w:ins w:id="227" w:author="Benton, Deon" w:date="2025-06-16T20:54:00Z" w16du:dateUtc="2025-06-17T01:54:00Z">
        <w:r w:rsidR="00FD6C4C">
          <w:rPr>
            <w:rFonts w:ascii="Times New Roman" w:hAnsi="Times New Roman" w:cs="Times New Roman"/>
          </w:rPr>
          <w:t xml:space="preserve"> </w:t>
        </w:r>
      </w:ins>
      <w:ins w:id="228" w:author="Benton, Deon" w:date="2025-06-16T21:11:00Z" w16du:dateUtc="2025-06-17T02:11:00Z">
        <w:r w:rsidR="00930D6E">
          <w:rPr>
            <w:rFonts w:ascii="Times New Roman" w:hAnsi="Times New Roman" w:cs="Times New Roman"/>
          </w:rPr>
          <w:t>rewards and costs that drove an agent’s behavior</w:t>
        </w:r>
      </w:ins>
      <w:ins w:id="229" w:author="Benton, Deon" w:date="2025-06-16T20:56:00Z" w16du:dateUtc="2025-06-17T01:56:00Z">
        <w:r w:rsidR="001F4EC9">
          <w:rPr>
            <w:rFonts w:ascii="Times New Roman" w:hAnsi="Times New Roman" w:cs="Times New Roman"/>
          </w:rPr>
          <w:t xml:space="preserve"> from the</w:t>
        </w:r>
      </w:ins>
      <w:ins w:id="230" w:author="Benton, Deon" w:date="2025-06-16T20:54:00Z" w16du:dateUtc="2025-06-17T01:54:00Z">
        <w:r w:rsidR="00F81813">
          <w:rPr>
            <w:rFonts w:ascii="Times New Roman" w:hAnsi="Times New Roman" w:cs="Times New Roman"/>
          </w:rPr>
          <w:t xml:space="preserve"> </w:t>
        </w:r>
      </w:ins>
      <w:ins w:id="231" w:author="Benton, Deon" w:date="2025-06-16T21:11:00Z" w16du:dateUtc="2025-06-17T02:11:00Z">
        <w:r w:rsidR="00930D6E">
          <w:rPr>
            <w:rFonts w:ascii="Times New Roman" w:hAnsi="Times New Roman" w:cs="Times New Roman"/>
          </w:rPr>
          <w:t>from the behavior itself</w:t>
        </w:r>
      </w:ins>
      <w:ins w:id="232" w:author="Benton, Deon" w:date="2025-06-16T14:25:00Z" w16du:dateUtc="2025-06-16T19:25:00Z">
        <w:r>
          <w:rPr>
            <w:rFonts w:ascii="Times New Roman" w:hAnsi="Times New Roman" w:cs="Times New Roman"/>
          </w:rPr>
          <w:t>.</w:t>
        </w:r>
      </w:ins>
      <w:ins w:id="233" w:author="Benton, Deon" w:date="2025-06-16T21:12:00Z" w16du:dateUtc="2025-06-17T02:12:00Z">
        <w:r w:rsidR="00930D6E">
          <w:rPr>
            <w:rFonts w:ascii="Times New Roman" w:hAnsi="Times New Roman" w:cs="Times New Roman"/>
          </w:rPr>
          <w:t xml:space="preserve"> The way obse</w:t>
        </w:r>
      </w:ins>
      <w:ins w:id="234" w:author="Benton, Deon" w:date="2025-06-16T21:13:00Z" w16du:dateUtc="2025-06-17T02:13:00Z">
        <w:r w:rsidR="00930D6E">
          <w:rPr>
            <w:rFonts w:ascii="Times New Roman" w:hAnsi="Times New Roman" w:cs="Times New Roman"/>
          </w:rPr>
          <w:t>rvers</w:t>
        </w:r>
      </w:ins>
      <w:ins w:id="235" w:author="Benton, Deon" w:date="2025-06-16T14:25:00Z" w16du:dateUtc="2025-06-16T19:25:00Z">
        <w:r>
          <w:rPr>
            <w:rFonts w:ascii="Times New Roman" w:hAnsi="Times New Roman" w:cs="Times New Roman"/>
          </w:rPr>
          <w:t xml:space="preserve"> solve this computational problem </w:t>
        </w:r>
      </w:ins>
      <w:ins w:id="236" w:author="Benton, Deon" w:date="2025-06-16T21:13:00Z" w16du:dateUtc="2025-06-17T02:13:00Z">
        <w:r w:rsidR="00930D6E">
          <w:rPr>
            <w:rFonts w:ascii="Times New Roman" w:hAnsi="Times New Roman" w:cs="Times New Roman"/>
          </w:rPr>
          <w:t xml:space="preserve">is </w:t>
        </w:r>
      </w:ins>
      <w:ins w:id="237" w:author="Benton, Deon" w:date="2025-06-16T14:25:00Z" w16du:dateUtc="2025-06-16T19:25:00Z">
        <w:r>
          <w:rPr>
            <w:rFonts w:ascii="Times New Roman" w:hAnsi="Times New Roman" w:cs="Times New Roman"/>
          </w:rPr>
          <w:t xml:space="preserve">via Bayesian inference. In other words, learners can estimate the probability of </w:t>
        </w:r>
      </w:ins>
      <w:ins w:id="238" w:author="Benton, Deon" w:date="2025-06-16T21:13:00Z" w16du:dateUtc="2025-06-17T02:13:00Z">
        <w:r w:rsidR="00930D6E">
          <w:rPr>
            <w:rFonts w:ascii="Times New Roman" w:hAnsi="Times New Roman" w:cs="Times New Roman"/>
          </w:rPr>
          <w:t>the reward of an outcome and the cost of executing a plan to achieve that outcome</w:t>
        </w:r>
      </w:ins>
      <w:ins w:id="239"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40" w:author="Benton, Deon" w:date="2025-06-16T21:14:00Z" w16du:dateUtc="2025-06-17T02:14:00Z">
        <w:r w:rsidR="00930D6E">
          <w:rPr>
            <w:rFonts w:ascii="Times New Roman" w:hAnsi="Times New Roman" w:cs="Times New Roman"/>
          </w:rPr>
          <w:t xml:space="preserve"> computing the product of two terms.</w:t>
        </w:r>
      </w:ins>
      <w:ins w:id="241" w:author="Benton, Deon" w:date="2025-06-16T14:25:00Z" w16du:dateUtc="2025-06-16T19:25:00Z">
        <w:r>
          <w:rPr>
            <w:rFonts w:ascii="Times New Roman" w:hAnsi="Times New Roman" w:cs="Times New Roman"/>
          </w:rPr>
          <w:t xml:space="preserve"> </w:t>
        </w:r>
      </w:ins>
      <w:ins w:id="242" w:author="Benton, Deon" w:date="2025-06-16T21:14:00Z" w16du:dateUtc="2025-06-17T02:14:00Z">
        <w:r w:rsidR="00930D6E">
          <w:rPr>
            <w:rFonts w:ascii="Times New Roman" w:hAnsi="Times New Roman" w:cs="Times New Roman"/>
          </w:rPr>
          <w:t>One is the</w:t>
        </w:r>
      </w:ins>
      <w:ins w:id="243" w:author="Benton, Deon" w:date="2025-06-16T14:25:00Z" w16du:dateUtc="2025-06-16T19:25:00Z">
        <w:r>
          <w:rPr>
            <w:rFonts w:ascii="Times New Roman" w:hAnsi="Times New Roman" w:cs="Times New Roman"/>
          </w:rPr>
          <w:t xml:space="preserve"> likelihood of </w:t>
        </w:r>
      </w:ins>
      <w:ins w:id="244" w:author="Benton, Deon" w:date="2025-06-16T21:14:00Z" w16du:dateUtc="2025-06-17T02:14:00Z">
        <w:r w:rsidR="00930D6E">
          <w:rPr>
            <w:rFonts w:ascii="Times New Roman" w:hAnsi="Times New Roman" w:cs="Times New Roman"/>
          </w:rPr>
          <w:t>an action</w:t>
        </w:r>
      </w:ins>
      <w:ins w:id="245" w:author="Benton, Deon" w:date="2025-06-16T14:25:00Z" w16du:dateUtc="2025-06-16T19:25:00Z">
        <w:r>
          <w:rPr>
            <w:rFonts w:ascii="Times New Roman" w:hAnsi="Times New Roman" w:cs="Times New Roman"/>
          </w:rPr>
          <w:t xml:space="preserve"> given </w:t>
        </w:r>
      </w:ins>
      <w:ins w:id="246" w:author="Benton, Deon" w:date="2025-06-16T21:15:00Z" w16du:dateUtc="2025-06-17T02:15:00Z">
        <w:r w:rsidR="00930D6E">
          <w:rPr>
            <w:rFonts w:ascii="Times New Roman" w:hAnsi="Times New Roman" w:cs="Times New Roman"/>
          </w:rPr>
          <w:t xml:space="preserve">a reward and </w:t>
        </w:r>
        <w:r w:rsidR="00930D6E">
          <w:rPr>
            <w:rFonts w:ascii="Times New Roman" w:hAnsi="Times New Roman" w:cs="Times New Roman"/>
          </w:rPr>
          <w:lastRenderedPageBreak/>
          <w:t xml:space="preserve">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47" w:author="Benton, Deon" w:date="2025-06-16T21:16:00Z" w16du:dateUtc="2025-06-17T02:16:00Z">
        <w:r w:rsidR="00930D6E">
          <w:rPr>
            <w:rFonts w:ascii="Times New Roman" w:hAnsi="Times New Roman" w:cs="Times New Roman"/>
          </w:rPr>
          <w:t>the likelihood of the</w:t>
        </w:r>
      </w:ins>
      <w:ins w:id="248" w:author="Benton, Deon" w:date="2025-06-16T14:25:00Z" w16du:dateUtc="2025-06-16T19:25:00Z">
        <w:r>
          <w:rPr>
            <w:rFonts w:ascii="Times New Roman" w:hAnsi="Times New Roman" w:cs="Times New Roman"/>
          </w:rPr>
          <w:t xml:space="preserve"> </w:t>
        </w:r>
      </w:ins>
      <w:ins w:id="249" w:author="Benton, Deon" w:date="2025-06-16T21:16:00Z" w16du:dateUtc="2025-06-17T02:16:00Z">
        <w:r w:rsidR="00930D6E">
          <w:rPr>
            <w:rFonts w:ascii="Times New Roman" w:hAnsi="Times New Roman" w:cs="Times New Roman"/>
          </w:rPr>
          <w:t>reward and cost by itself</w:t>
        </w:r>
      </w:ins>
      <w:ins w:id="250" w:author="Benton, Deon" w:date="2025-06-16T14:25:00Z" w16du:dateUtc="2025-06-16T19:25:00Z">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51" w:author="Benton, Deon" w:date="2025-06-16T21:22:00Z" w16du:dateUtc="2025-06-17T02:22:00Z">
        <w:r w:rsidR="00A57EC9">
          <w:rPr>
            <w:rFonts w:ascii="Times New Roman" w:hAnsi="Times New Roman" w:cs="Times New Roman"/>
          </w:rPr>
          <w:t xml:space="preserve"> </w:t>
        </w:r>
      </w:ins>
      <w:ins w:id="252" w:author="Benton, Deon" w:date="2025-06-16T14:42:00Z" w16du:dateUtc="2025-06-16T19:42:00Z">
        <w:r w:rsidR="009D0868">
          <w:rPr>
            <w:rFonts w:ascii="Times New Roman" w:hAnsi="Times New Roman" w:cs="Times New Roman"/>
          </w:rPr>
          <w:tab/>
        </w:r>
      </w:ins>
    </w:p>
    <w:p w14:paraId="0D732D48" w14:textId="03D33483" w:rsidR="00201A31" w:rsidRDefault="00F06FB8" w:rsidP="00F06FB8">
      <w:pPr>
        <w:spacing w:line="480" w:lineRule="auto"/>
        <w:ind w:firstLine="720"/>
        <w:contextualSpacing/>
        <w:rPr>
          <w:ins w:id="253" w:author="Benton, Deon" w:date="2025-06-13T13:38:00Z" w16du:dateUtc="2025-06-13T18:38:00Z"/>
          <w:rFonts w:ascii="Times New Roman" w:hAnsi="Times New Roman" w:cs="Times New Roman"/>
        </w:rPr>
      </w:pPr>
      <w:ins w:id="254" w:author="Benton, Deon" w:date="2025-06-16T21:48:00Z" w16du:dateUtc="2025-06-17T02:48:00Z">
        <w:r w:rsidRPr="00F06FB8">
          <w:rPr>
            <w:rFonts w:ascii="Times New Roman" w:hAnsi="Times New Roman" w:cs="Times New Roman"/>
          </w:rPr>
          <w:t>This account can also explain infants’ looking behavior in studies like Gergely et al. (1995). Consider the Experimental condition, for example. In that condition</w:t>
        </w:r>
      </w:ins>
      <w:ins w:id="255" w:author="Benton, Deon" w:date="2025-06-16T21:49:00Z" w16du:dateUtc="2025-06-17T02:49:00Z">
        <w:r>
          <w:rPr>
            <w:rFonts w:ascii="Times New Roman" w:hAnsi="Times New Roman" w:cs="Times New Roman"/>
          </w:rPr>
          <w:t>,</w:t>
        </w:r>
      </w:ins>
      <w:ins w:id="256" w:author="Benton, Deon" w:date="2025-06-16T21:48:00Z" w16du:dateUtc="2025-06-17T02:48:00Z">
        <w:r w:rsidRPr="00F06FB8">
          <w:rPr>
            <w:rFonts w:ascii="Times New Roman" w:hAnsi="Times New Roman" w:cs="Times New Roman"/>
          </w:rPr>
          <w:t xml:space="preserve"> the agent engages in </w:t>
        </w:r>
      </w:ins>
      <w:ins w:id="257" w:author="Benton, Deon" w:date="2025-06-16T21:49:00Z" w16du:dateUtc="2025-06-17T02:49:00Z">
        <w:r w:rsidR="00717CF4">
          <w:rPr>
            <w:rFonts w:ascii="Times New Roman" w:hAnsi="Times New Roman" w:cs="Times New Roman"/>
          </w:rPr>
          <w:t xml:space="preserve">a </w:t>
        </w:r>
      </w:ins>
      <w:ins w:id="258" w:author="Benton, Deon" w:date="2025-06-16T21:48:00Z" w16du:dateUtc="2025-06-17T02:48:00Z">
        <w:r w:rsidRPr="00F06FB8">
          <w:rPr>
            <w:rFonts w:ascii="Times New Roman" w:hAnsi="Times New Roman" w:cs="Times New Roman"/>
          </w:rPr>
          <w:t>costly action</w:t>
        </w:r>
      </w:ins>
      <w:ins w:id="259" w:author="Benton, Deon" w:date="2025-06-16T21:49:00Z" w16du:dateUtc="2025-06-17T02:49:00Z">
        <w:r w:rsidR="00717CF4">
          <w:rPr>
            <w:rFonts w:ascii="Times New Roman" w:hAnsi="Times New Roman" w:cs="Times New Roman"/>
          </w:rPr>
          <w:t xml:space="preserve"> </w:t>
        </w:r>
      </w:ins>
      <w:ins w:id="260" w:author="Benton, Deon" w:date="2025-06-16T21:48:00Z" w16du:dateUtc="2025-06-17T02:48:00Z">
        <w:r w:rsidRPr="00F06FB8">
          <w:rPr>
            <w:rFonts w:ascii="Times New Roman" w:hAnsi="Times New Roman" w:cs="Times New Roman"/>
          </w:rPr>
          <w:t>to reach a goal</w:t>
        </w:r>
      </w:ins>
      <w:ins w:id="261" w:author="Benton, Deon" w:date="2025-06-16T21:49:00Z" w16du:dateUtc="2025-06-17T02:49:00Z">
        <w:r w:rsidR="00717CF4">
          <w:rPr>
            <w:rFonts w:ascii="Times New Roman" w:hAnsi="Times New Roman" w:cs="Times New Roman"/>
          </w:rPr>
          <w:t xml:space="preserve"> (i.e., jumping over a barrier)</w:t>
        </w:r>
      </w:ins>
      <w:ins w:id="262"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 However, this same action no longer makes sense once the barrier is removed: The agent could have taken a path that was shorter, more efficient, and less effortful. The fact that both paths lead to the same size rewards despiste one being more costly (the jumping path) than the other (the straight path), the straight path results in a greater utility; that is, it leads to a bigger difference between the reward and the cost and thus should be the plan that is chosen.  A corollary of this is that infants will look longer at the jumping path test event than at the straigth path test event because their expectation for efficient, utility-maximizing behavior is violated in the former but not in the latter. In contrast, in the control condition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7CF77D4B" w14:textId="77777777" w:rsidR="00445430" w:rsidRDefault="00445430" w:rsidP="00524642">
      <w:pPr>
        <w:spacing w:line="480" w:lineRule="auto"/>
        <w:contextualSpacing/>
        <w:rPr>
          <w:ins w:id="263"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264" w:author="Benton, Deon" w:date="2025-06-13T13:38:00Z" w16du:dateUtc="2025-06-13T18:38:00Z"/>
          <w:rFonts w:ascii="Times New Roman" w:hAnsi="Times New Roman" w:cs="Times New Roman"/>
          <w:b/>
          <w:bCs/>
        </w:rPr>
      </w:pPr>
      <w:ins w:id="265" w:author="Benton, Deon" w:date="2025-06-13T13:38:00Z" w16du:dateUtc="2025-06-13T18:38:00Z">
        <w:r>
          <w:rPr>
            <w:rFonts w:ascii="Times New Roman" w:hAnsi="Times New Roman" w:cs="Times New Roman"/>
            <w:b/>
            <w:bCs/>
          </w:rPr>
          <w:t xml:space="preserve">Lean proposals for the origins of infant action understanding </w:t>
        </w:r>
      </w:ins>
    </w:p>
    <w:p w14:paraId="0CC7FD1B" w14:textId="549B307C" w:rsidR="007C71AF" w:rsidRDefault="00071A55" w:rsidP="003065D0">
      <w:pPr>
        <w:spacing w:line="480" w:lineRule="auto"/>
        <w:ind w:firstLine="720"/>
        <w:contextualSpacing/>
        <w:rPr>
          <w:ins w:id="266" w:author="Benton, Deon" w:date="2025-06-17T15:43:00Z" w16du:dateUtc="2025-06-17T20:43:00Z"/>
          <w:rFonts w:ascii="Times New Roman" w:hAnsi="Times New Roman" w:cs="Times New Roman"/>
        </w:rPr>
      </w:pPr>
      <w:ins w:id="267" w:author="Benton, Deon" w:date="2025-06-13T13:35:00Z" w16du:dateUtc="2025-06-13T18:35:00Z">
        <w:r>
          <w:rPr>
            <w:rFonts w:ascii="Times New Roman" w:hAnsi="Times New Roman" w:cs="Times New Roman"/>
          </w:rPr>
          <w:t>The second class are the</w:t>
        </w:r>
      </w:ins>
      <w:ins w:id="268" w:author="Benton, Deon" w:date="2025-06-13T11:57:00Z" w16du:dateUtc="2025-06-13T16:57:00Z">
        <w:r w:rsidR="00E326A7">
          <w:rPr>
            <w:rFonts w:ascii="Times New Roman" w:hAnsi="Times New Roman" w:cs="Times New Roman"/>
          </w:rPr>
          <w:t xml:space="preserve"> “lean” proposals for the origins of such understanding</w:t>
        </w:r>
      </w:ins>
      <w:ins w:id="269" w:author="Benton, Deon" w:date="2025-06-17T15:44:00Z" w16du:dateUtc="2025-06-17T20:44:00Z">
        <w:r w:rsidR="007C71AF">
          <w:rPr>
            <w:rFonts w:ascii="Times New Roman" w:hAnsi="Times New Roman" w:cs="Times New Roman"/>
          </w:rPr>
          <w:t xml:space="preserve"> (e.g., Cohen et al., 2002; Colunga &amp; Smith, 2005; Oakes &amp; Cohen, 2003; </w:t>
        </w:r>
      </w:ins>
      <w:ins w:id="270" w:author="Benton, Deon" w:date="2025-06-17T15:48:00Z" w16du:dateUtc="2025-06-17T20:48:00Z">
        <w:r w:rsidR="005F2703">
          <w:rPr>
            <w:rFonts w:ascii="Times New Roman" w:hAnsi="Times New Roman" w:cs="Times New Roman"/>
          </w:rPr>
          <w:t xml:space="preserve">Jones &amp; Smith, 1993; </w:t>
        </w:r>
      </w:ins>
      <w:ins w:id="271" w:author="Benton, Deon" w:date="2025-06-17T15:44:00Z" w16du:dateUtc="2025-06-17T20:44:00Z">
        <w:r w:rsidR="007C71AF">
          <w:rPr>
            <w:rFonts w:ascii="Times New Roman" w:hAnsi="Times New Roman" w:cs="Times New Roman"/>
          </w:rPr>
          <w:t xml:space="preserve">Quinn </w:t>
        </w:r>
        <w:r w:rsidR="007C71AF">
          <w:rPr>
            <w:rFonts w:ascii="Times New Roman" w:hAnsi="Times New Roman" w:cs="Times New Roman"/>
          </w:rPr>
          <w:lastRenderedPageBreak/>
          <w:t>&amp; Eimas, 1997; Rakison &amp; Lupyan, 2008</w:t>
        </w:r>
      </w:ins>
      <w:ins w:id="272" w:author="Benton, Deon" w:date="2025-06-17T15:48:00Z" w16du:dateUtc="2025-06-17T20:48:00Z">
        <w:r w:rsidR="005F2703">
          <w:rPr>
            <w:rFonts w:ascii="Times New Roman" w:hAnsi="Times New Roman" w:cs="Times New Roman"/>
          </w:rPr>
          <w:t>; Sloutsky, 2010</w:t>
        </w:r>
      </w:ins>
      <w:ins w:id="273" w:author="Benton, Deon" w:date="2025-06-17T15:44:00Z" w16du:dateUtc="2025-06-17T20:44:00Z">
        <w:r w:rsidR="007C71AF">
          <w:rPr>
            <w:rFonts w:ascii="Times New Roman" w:hAnsi="Times New Roman" w:cs="Times New Roman"/>
          </w:rPr>
          <w:t>)</w:t>
        </w:r>
      </w:ins>
      <w:ins w:id="274" w:author="Benton, Deon" w:date="2025-06-13T11:57:00Z" w16du:dateUtc="2025-06-13T16:57:00Z">
        <w:r w:rsidR="00E326A7">
          <w:rPr>
            <w:rFonts w:ascii="Times New Roman" w:hAnsi="Times New Roman" w:cs="Times New Roman"/>
          </w:rPr>
          <w:t xml:space="preserve">. </w:t>
        </w:r>
      </w:ins>
      <w:ins w:id="275" w:author="detbenton1991@gmail.com" w:date="2025-06-14T14:24:00Z" w16du:dateUtc="2025-06-14T19:24:00Z">
        <w:r w:rsidR="00364A1A">
          <w:rPr>
            <w:rFonts w:ascii="Times New Roman" w:hAnsi="Times New Roman" w:cs="Times New Roman"/>
          </w:rPr>
          <w:t>The crux of these proposals is that</w:t>
        </w:r>
      </w:ins>
      <w:ins w:id="276" w:author="detbenton1991@gmail.com" w:date="2025-06-14T14:25:00Z" w16du:dateUtc="2025-06-14T19:25:00Z">
        <w:r w:rsidR="00E718C8">
          <w:rPr>
            <w:rFonts w:ascii="Times New Roman" w:hAnsi="Times New Roman" w:cs="Times New Roman"/>
          </w:rPr>
          <w:t xml:space="preserve"> infants’ behavior </w:t>
        </w:r>
      </w:ins>
      <w:ins w:id="277" w:author="Benton, Deon" w:date="2025-06-17T17:05:00Z" w16du:dateUtc="2025-06-17T22:05:00Z">
        <w:r w:rsidR="00FF7075">
          <w:rPr>
            <w:rFonts w:ascii="Times New Roman" w:hAnsi="Times New Roman" w:cs="Times New Roman"/>
          </w:rPr>
          <w:t>in VoE studies</w:t>
        </w:r>
      </w:ins>
      <w:ins w:id="278" w:author="detbenton1991@gmail.com" w:date="2025-06-14T14:25:00Z" w16du:dateUtc="2025-06-14T19:25:00Z">
        <w:r w:rsidR="00E718C8">
          <w:rPr>
            <w:rFonts w:ascii="Times New Roman" w:hAnsi="Times New Roman" w:cs="Times New Roman"/>
          </w:rPr>
          <w:t xml:space="preserve">—of which </w:t>
        </w:r>
      </w:ins>
      <w:ins w:id="279" w:author="detbenton1991@gmail.com" w:date="2025-06-14T14:26:00Z" w16du:dateUtc="2025-06-14T19:26:00Z">
        <w:r w:rsidR="00E718C8">
          <w:rPr>
            <w:rFonts w:ascii="Times New Roman" w:hAnsi="Times New Roman" w:cs="Times New Roman"/>
          </w:rPr>
          <w:t xml:space="preserve">the study by Gergely et al. (1995) is </w:t>
        </w:r>
      </w:ins>
      <w:ins w:id="280" w:author="Benton, Deon" w:date="2025-06-17T13:48:00Z" w16du:dateUtc="2025-06-17T18:48:00Z">
        <w:r w:rsidR="0004411F">
          <w:rPr>
            <w:rFonts w:ascii="Times New Roman" w:hAnsi="Times New Roman" w:cs="Times New Roman"/>
          </w:rPr>
          <w:t>a</w:t>
        </w:r>
      </w:ins>
      <w:ins w:id="281" w:author="detbenton1991@gmail.com" w:date="2025-06-14T14:26:00Z" w16du:dateUtc="2025-06-14T19:26:00Z">
        <w:r w:rsidR="00E718C8">
          <w:rPr>
            <w:rFonts w:ascii="Times New Roman" w:hAnsi="Times New Roman" w:cs="Times New Roman"/>
          </w:rPr>
          <w:t xml:space="preserve"> special case</w:t>
        </w:r>
      </w:ins>
      <w:ins w:id="282" w:author="detbenton1991@gmail.com" w:date="2025-06-14T14:27:00Z" w16du:dateUtc="2025-06-14T19:27:00Z">
        <w:r w:rsidR="008D2955">
          <w:rPr>
            <w:rFonts w:ascii="Times New Roman" w:hAnsi="Times New Roman" w:cs="Times New Roman"/>
          </w:rPr>
          <w:t xml:space="preserve">—do not reflect specialized processes </w:t>
        </w:r>
      </w:ins>
      <w:ins w:id="283" w:author="Benton, Deon" w:date="2025-06-17T13:37:00Z" w16du:dateUtc="2025-06-17T18:37:00Z">
        <w:r w:rsidR="00F8321F">
          <w:rPr>
            <w:rFonts w:ascii="Times New Roman" w:hAnsi="Times New Roman" w:cs="Times New Roman"/>
          </w:rPr>
          <w:t xml:space="preserve">for reasoning about </w:t>
        </w:r>
      </w:ins>
      <w:ins w:id="284" w:author="Benton, Deon" w:date="2025-06-17T16:22:00Z" w16du:dateUtc="2025-06-17T21:22:00Z">
        <w:r w:rsidR="005E73B5">
          <w:rPr>
            <w:rFonts w:ascii="Times New Roman" w:hAnsi="Times New Roman" w:cs="Times New Roman"/>
          </w:rPr>
          <w:t xml:space="preserve">agent and object </w:t>
        </w:r>
      </w:ins>
      <w:ins w:id="285" w:author="Benton, Deon" w:date="2025-06-17T13:37:00Z" w16du:dateUtc="2025-06-17T18:37:00Z">
        <w:r w:rsidR="00F8321F">
          <w:rPr>
            <w:rFonts w:ascii="Times New Roman" w:hAnsi="Times New Roman" w:cs="Times New Roman"/>
          </w:rPr>
          <w:t>action</w:t>
        </w:r>
      </w:ins>
      <w:ins w:id="286" w:author="Benton, Deon" w:date="2025-06-17T13:44:00Z" w16du:dateUtc="2025-06-17T18:44:00Z">
        <w:r w:rsidR="00B30C25">
          <w:rPr>
            <w:rFonts w:ascii="Times New Roman" w:hAnsi="Times New Roman" w:cs="Times New Roman"/>
          </w:rPr>
          <w:t>. Instead, infants’ behavior in these studies</w:t>
        </w:r>
      </w:ins>
      <w:ins w:id="287" w:author="Benton, Deon" w:date="2025-06-17T14:05:00Z" w16du:dateUtc="2025-06-17T19:05:00Z">
        <w:r w:rsidR="00951796">
          <w:rPr>
            <w:rFonts w:ascii="Times New Roman" w:hAnsi="Times New Roman" w:cs="Times New Roman"/>
          </w:rPr>
          <w:t xml:space="preserve"> can</w:t>
        </w:r>
      </w:ins>
      <w:ins w:id="288" w:author="Benton, Deon" w:date="2025-06-17T13:37:00Z" w16du:dateUtc="2025-06-17T18:37:00Z">
        <w:r w:rsidR="00F8321F">
          <w:rPr>
            <w:rFonts w:ascii="Times New Roman" w:hAnsi="Times New Roman" w:cs="Times New Roman"/>
          </w:rPr>
          <w:t xml:space="preserve"> </w:t>
        </w:r>
      </w:ins>
      <w:ins w:id="289" w:author="Benton, Deon" w:date="2025-06-17T13:56:00Z" w16du:dateUtc="2025-06-17T18:56:00Z">
        <w:r w:rsidR="00647216">
          <w:rPr>
            <w:rFonts w:ascii="Times New Roman" w:hAnsi="Times New Roman" w:cs="Times New Roman"/>
          </w:rPr>
          <w:t>be explained by the</w:t>
        </w:r>
      </w:ins>
      <w:ins w:id="290" w:author="detbenton1991@gmail.com" w:date="2025-06-14T14:28:00Z" w16du:dateUtc="2025-06-14T19:28:00Z">
        <w:r w:rsidR="008D2955">
          <w:rPr>
            <w:rFonts w:ascii="Times New Roman" w:hAnsi="Times New Roman" w:cs="Times New Roman"/>
          </w:rPr>
          <w:t xml:space="preserve"> operation of domain-general learning mechanisms</w:t>
        </w:r>
      </w:ins>
      <w:ins w:id="291" w:author="Benton, Deon" w:date="2025-06-17T14:10:00Z" w16du:dateUtc="2025-06-17T19:10:00Z">
        <w:r w:rsidR="000F7626">
          <w:rPr>
            <w:rFonts w:ascii="Times New Roman" w:hAnsi="Times New Roman" w:cs="Times New Roman"/>
          </w:rPr>
          <w:t xml:space="preserve"> </w:t>
        </w:r>
      </w:ins>
      <w:ins w:id="292"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293" w:author="detbenton1991@gmail.com" w:date="2025-06-14T14:28:00Z" w16du:dateUtc="2025-06-14T19:28:00Z">
        <w:r w:rsidR="008D2955">
          <w:rPr>
            <w:rFonts w:ascii="Times New Roman" w:hAnsi="Times New Roman" w:cs="Times New Roman"/>
          </w:rPr>
          <w:t>that operate over low-level, surface-based perceptual features and information.</w:t>
        </w:r>
      </w:ins>
      <w:ins w:id="294" w:author="Benton, Deon" w:date="2025-06-17T15:56:00Z" w16du:dateUtc="2025-06-17T20:56:00Z">
        <w:r w:rsidR="004D4762">
          <w:rPr>
            <w:rFonts w:ascii="Times New Roman" w:hAnsi="Times New Roman" w:cs="Times New Roman"/>
          </w:rPr>
          <w:t xml:space="preserve"> Domain-general mechanisms are </w:t>
        </w:r>
      </w:ins>
      <w:ins w:id="295" w:author="Benton, Deon" w:date="2025-06-17T16:18:00Z" w16du:dateUtc="2025-06-17T21:18:00Z">
        <w:r w:rsidR="008505CC">
          <w:rPr>
            <w:rFonts w:ascii="Times New Roman" w:hAnsi="Times New Roman" w:cs="Times New Roman"/>
          </w:rPr>
          <w:t xml:space="preserve">sometimes considered “all purpose” </w:t>
        </w:r>
      </w:ins>
      <w:ins w:id="296" w:author="Benton, Deon" w:date="2025-06-17T15:56:00Z" w16du:dateUtc="2025-06-17T20:56:00Z">
        <w:r w:rsidR="004D4762">
          <w:rPr>
            <w:rFonts w:ascii="Times New Roman" w:hAnsi="Times New Roman" w:cs="Times New Roman"/>
          </w:rPr>
          <w:t xml:space="preserve">processes </w:t>
        </w:r>
      </w:ins>
      <w:ins w:id="297" w:author="Benton, Deon" w:date="2025-06-17T16:18:00Z" w16du:dateUtc="2025-06-17T21:18:00Z">
        <w:r w:rsidR="008505CC">
          <w:rPr>
            <w:rFonts w:ascii="Times New Roman" w:hAnsi="Times New Roman" w:cs="Times New Roman"/>
          </w:rPr>
          <w:t>because they</w:t>
        </w:r>
      </w:ins>
      <w:ins w:id="298" w:author="Benton, Deon" w:date="2025-06-17T15:56:00Z" w16du:dateUtc="2025-06-17T20:56:00Z">
        <w:r w:rsidR="004D4762">
          <w:rPr>
            <w:rFonts w:ascii="Times New Roman" w:hAnsi="Times New Roman" w:cs="Times New Roman"/>
          </w:rPr>
          <w:t xml:space="preserve"> </w:t>
        </w:r>
      </w:ins>
      <w:ins w:id="299" w:author="Benton, Deon" w:date="2025-06-17T16:17:00Z" w16du:dateUtc="2025-06-17T21:17:00Z">
        <w:r w:rsidR="008505CC">
          <w:rPr>
            <w:rFonts w:ascii="Times New Roman" w:hAnsi="Times New Roman" w:cs="Times New Roman"/>
          </w:rPr>
          <w:t>operate on many</w:t>
        </w:r>
      </w:ins>
      <w:ins w:id="300" w:author="Benton, Deon" w:date="2025-06-17T15:56:00Z" w16du:dateUtc="2025-06-17T20:56:00Z">
        <w:r w:rsidR="00000FDA">
          <w:rPr>
            <w:rFonts w:ascii="Times New Roman" w:hAnsi="Times New Roman" w:cs="Times New Roman"/>
          </w:rPr>
          <w:t xml:space="preserve"> different kinds of input and support learning across a wide range of domains.</w:t>
        </w:r>
      </w:ins>
      <w:ins w:id="301" w:author="detbenton1991@gmail.com" w:date="2025-06-14T14:28:00Z" w16du:dateUtc="2025-06-14T19:28:00Z">
        <w:r w:rsidR="008D2955">
          <w:rPr>
            <w:rFonts w:ascii="Times New Roman" w:hAnsi="Times New Roman" w:cs="Times New Roman"/>
          </w:rPr>
          <w:t xml:space="preserve"> </w:t>
        </w:r>
      </w:ins>
      <w:ins w:id="302"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03"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04" w:author="Benton, Deon" w:date="2025-06-17T16:35:00Z" w16du:dateUtc="2025-06-17T21:35:00Z">
        <w:r w:rsidR="007346F5">
          <w:rPr>
            <w:rFonts w:ascii="Times New Roman" w:hAnsi="Times New Roman" w:cs="Times New Roman"/>
          </w:rPr>
          <w:t>infants’</w:t>
        </w:r>
      </w:ins>
      <w:ins w:id="305" w:author="Benton, Deon" w:date="2025-06-17T16:25:00Z" w16du:dateUtc="2025-06-17T21:25:00Z">
        <w:r w:rsidR="00883325">
          <w:rPr>
            <w:rFonts w:ascii="Times New Roman" w:hAnsi="Times New Roman" w:cs="Times New Roman"/>
          </w:rPr>
          <w:t xml:space="preserve"> concepts for animates and inani</w:t>
        </w:r>
      </w:ins>
      <w:ins w:id="306"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07" w:author="Benton, Deon" w:date="2025-06-17T16:36:00Z" w16du:dateUtc="2025-06-17T21:36:00Z">
        <w:r w:rsidR="007346F5">
          <w:rPr>
            <w:rFonts w:ascii="Times New Roman" w:hAnsi="Times New Roman" w:cs="Times New Roman"/>
          </w:rPr>
          <w:t>An implication of this account</w:t>
        </w:r>
      </w:ins>
      <w:ins w:id="308" w:author="Benton, Deon" w:date="2025-06-17T16:26:00Z" w16du:dateUtc="2025-06-17T21:26:00Z">
        <w:r w:rsidR="003065D0">
          <w:rPr>
            <w:rFonts w:ascii="Times New Roman" w:hAnsi="Times New Roman" w:cs="Times New Roman"/>
          </w:rPr>
          <w:t xml:space="preserve"> is</w:t>
        </w:r>
      </w:ins>
      <w:ins w:id="309"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content-rich knowledge; inst</w:t>
        </w:r>
      </w:ins>
      <w:ins w:id="310" w:author="Benton, Deon" w:date="2025-06-17T16:39:00Z" w16du:dateUtc="2025-06-17T21:39:00Z">
        <w:r w:rsidR="00243F2E">
          <w:rPr>
            <w:rFonts w:ascii="Times New Roman" w:hAnsi="Times New Roman" w:cs="Times New Roman"/>
          </w:rPr>
          <w:t>ead, such</w:t>
        </w:r>
      </w:ins>
      <w:ins w:id="311" w:author="Benton, Deon" w:date="2025-06-17T16:26:00Z" w16du:dateUtc="2025-06-17T21:26:00Z">
        <w:r w:rsidR="003065D0">
          <w:rPr>
            <w:rFonts w:ascii="Times New Roman" w:hAnsi="Times New Roman" w:cs="Times New Roman"/>
          </w:rPr>
          <w:t xml:space="preserve"> </w:t>
        </w:r>
      </w:ins>
      <w:ins w:id="312" w:author="Benton, Deon" w:date="2025-06-17T16:39:00Z" w16du:dateUtc="2025-06-17T21:39:00Z">
        <w:r w:rsidR="00243F2E">
          <w:rPr>
            <w:rFonts w:ascii="Times New Roman" w:hAnsi="Times New Roman" w:cs="Times New Roman"/>
          </w:rPr>
          <w:t>abilities and knowledge</w:t>
        </w:r>
      </w:ins>
      <w:ins w:id="313" w:author="Benton, Deon" w:date="2025-06-17T16:27:00Z" w16du:dateUtc="2025-06-17T21:27:00Z">
        <w:r w:rsidR="003065D0">
          <w:rPr>
            <w:rFonts w:ascii="Times New Roman" w:hAnsi="Times New Roman" w:cs="Times New Roman"/>
          </w:rPr>
          <w:t xml:space="preserve"> emerge</w:t>
        </w:r>
      </w:ins>
      <w:ins w:id="314" w:author="Benton, Deon" w:date="2025-06-17T16:19:00Z" w16du:dateUtc="2025-06-17T21:19:00Z">
        <w:r w:rsidR="002D687C">
          <w:rPr>
            <w:rFonts w:ascii="Times New Roman" w:hAnsi="Times New Roman" w:cs="Times New Roman"/>
          </w:rPr>
          <w:t xml:space="preserve"> </w:t>
        </w:r>
      </w:ins>
      <w:ins w:id="315" w:author="Benton, Deon" w:date="2025-06-17T16:39:00Z" w16du:dateUtc="2025-06-17T21:39:00Z">
        <w:r w:rsidR="00243F2E">
          <w:rPr>
            <w:rFonts w:ascii="Times New Roman" w:hAnsi="Times New Roman" w:cs="Times New Roman"/>
          </w:rPr>
          <w:t>later</w:t>
        </w:r>
      </w:ins>
      <w:ins w:id="316" w:author="Benton, Deon" w:date="2025-06-17T17:19:00Z" w16du:dateUtc="2025-06-17T22:19:00Z">
        <w:r w:rsidR="00C46B1C">
          <w:rPr>
            <w:rFonts w:ascii="Times New Roman" w:hAnsi="Times New Roman" w:cs="Times New Roman"/>
          </w:rPr>
          <w:t xml:space="preserve"> in development</w:t>
        </w:r>
      </w:ins>
      <w:ins w:id="317" w:author="Benton, Deon" w:date="2025-06-17T16:39:00Z" w16du:dateUtc="2025-06-17T21:39:00Z">
        <w:r w:rsidR="00243F2E">
          <w:rPr>
            <w:rFonts w:ascii="Times New Roman" w:hAnsi="Times New Roman" w:cs="Times New Roman"/>
          </w:rPr>
          <w:t xml:space="preserve"> </w:t>
        </w:r>
      </w:ins>
      <w:ins w:id="318" w:author="Benton, Deon" w:date="2025-06-17T16:19:00Z" w16du:dateUtc="2025-06-17T21:19:00Z">
        <w:r w:rsidR="002D687C">
          <w:rPr>
            <w:rFonts w:ascii="Times New Roman" w:hAnsi="Times New Roman" w:cs="Times New Roman"/>
          </w:rPr>
          <w:t>through</w:t>
        </w:r>
      </w:ins>
      <w:ins w:id="319" w:author="Benton, Deon" w:date="2025-06-17T14:19:00Z" w16du:dateUtc="2025-06-17T19:19:00Z">
        <w:r w:rsidR="006304C3">
          <w:rPr>
            <w:rFonts w:ascii="Times New Roman" w:hAnsi="Times New Roman" w:cs="Times New Roman"/>
          </w:rPr>
          <w:t xml:space="preserve"> </w:t>
        </w:r>
      </w:ins>
      <w:ins w:id="320" w:author="Benton, Deon" w:date="2025-06-17T16:19:00Z" w16du:dateUtc="2025-06-17T21:19:00Z">
        <w:r w:rsidR="002D687C">
          <w:rPr>
            <w:rFonts w:ascii="Times New Roman" w:hAnsi="Times New Roman" w:cs="Times New Roman"/>
          </w:rPr>
          <w:t>a</w:t>
        </w:r>
      </w:ins>
      <w:ins w:id="321" w:author="Benton, Deon" w:date="2025-06-17T16:28:00Z" w16du:dateUtc="2025-06-17T21:28:00Z">
        <w:r w:rsidR="00014150">
          <w:rPr>
            <w:rFonts w:ascii="Times New Roman" w:hAnsi="Times New Roman" w:cs="Times New Roman"/>
          </w:rPr>
          <w:t xml:space="preserve"> slow, </w:t>
        </w:r>
      </w:ins>
      <w:ins w:id="322" w:author="Benton, Deon" w:date="2025-06-17T16:19:00Z" w16du:dateUtc="2025-06-17T21:19:00Z">
        <w:r w:rsidR="002D687C">
          <w:rPr>
            <w:rFonts w:ascii="Times New Roman" w:hAnsi="Times New Roman" w:cs="Times New Roman"/>
          </w:rPr>
          <w:t>effortful</w:t>
        </w:r>
      </w:ins>
      <w:ins w:id="323" w:author="Benton, Deon" w:date="2025-06-17T16:28:00Z" w16du:dateUtc="2025-06-17T21:28:00Z">
        <w:r w:rsidR="00014150">
          <w:rPr>
            <w:rFonts w:ascii="Times New Roman" w:hAnsi="Times New Roman" w:cs="Times New Roman"/>
          </w:rPr>
          <w:t xml:space="preserve">, </w:t>
        </w:r>
      </w:ins>
      <w:ins w:id="324" w:author="Benton, Deon" w:date="2025-06-17T16:19:00Z" w16du:dateUtc="2025-06-17T21:19:00Z">
        <w:r w:rsidR="002D687C">
          <w:rPr>
            <w:rFonts w:ascii="Times New Roman" w:hAnsi="Times New Roman" w:cs="Times New Roman"/>
          </w:rPr>
          <w:t>and</w:t>
        </w:r>
      </w:ins>
      <w:ins w:id="325"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26" w:author="Benton, Deon" w:date="2025-06-17T15:53:00Z" w16du:dateUtc="2025-06-17T20:53:00Z">
        <w:r w:rsidR="00B85B22">
          <w:rPr>
            <w:rFonts w:ascii="Times New Roman" w:hAnsi="Times New Roman" w:cs="Times New Roman"/>
          </w:rPr>
          <w:t xml:space="preserve"> </w:t>
        </w:r>
      </w:ins>
    </w:p>
    <w:p w14:paraId="6B8754DF" w14:textId="2F44C598" w:rsidR="00524642" w:rsidRPr="00BD28B3" w:rsidRDefault="008D72C9" w:rsidP="00FF7075">
      <w:pPr>
        <w:spacing w:line="480" w:lineRule="auto"/>
        <w:ind w:firstLine="720"/>
        <w:contextualSpacing/>
        <w:rPr>
          <w:rFonts w:ascii="Times New Roman" w:hAnsi="Times New Roman" w:cs="Times New Roman"/>
        </w:rPr>
      </w:pPr>
      <w:ins w:id="327" w:author="Benton, Deon" w:date="2025-06-17T16:43:00Z" w16du:dateUtc="2025-06-17T21:43:00Z">
        <w:r>
          <w:rPr>
            <w:rFonts w:ascii="Times New Roman" w:hAnsi="Times New Roman" w:cs="Times New Roman"/>
          </w:rPr>
          <w:t xml:space="preserve">To </w:t>
        </w:r>
      </w:ins>
      <w:ins w:id="328" w:author="Benton, Deon" w:date="2025-06-17T16:47:00Z" w16du:dateUtc="2025-06-17T21:47:00Z">
        <w:r w:rsidR="00144CDB">
          <w:rPr>
            <w:rFonts w:ascii="Times New Roman" w:hAnsi="Times New Roman" w:cs="Times New Roman"/>
          </w:rPr>
          <w:t xml:space="preserve">see how lean accounts explain </w:t>
        </w:r>
      </w:ins>
      <w:ins w:id="329" w:author="Benton, Deon" w:date="2025-06-17T16:43:00Z" w16du:dateUtc="2025-06-17T21:43:00Z">
        <w:r>
          <w:rPr>
            <w:rFonts w:ascii="Times New Roman" w:hAnsi="Times New Roman" w:cs="Times New Roman"/>
          </w:rPr>
          <w:t>infants’ looking behaviors in VoE studies</w:t>
        </w:r>
      </w:ins>
      <w:ins w:id="330" w:author="Benton, Deon" w:date="2025-06-17T16:44:00Z" w16du:dateUtc="2025-06-17T21:44:00Z">
        <w:r>
          <w:rPr>
            <w:rFonts w:ascii="Times New Roman" w:hAnsi="Times New Roman" w:cs="Times New Roman"/>
          </w:rPr>
          <w:t xml:space="preserve">, </w:t>
        </w:r>
      </w:ins>
      <w:ins w:id="331" w:author="Benton, Deon" w:date="2025-06-17T16:45:00Z" w16du:dateUtc="2025-06-17T21:45:00Z">
        <w:r>
          <w:rPr>
            <w:rFonts w:ascii="Times New Roman" w:hAnsi="Times New Roman" w:cs="Times New Roman"/>
          </w:rPr>
          <w:t xml:space="preserve">it can </w:t>
        </w:r>
      </w:ins>
      <w:ins w:id="332" w:author="Benton, Deon" w:date="2025-06-17T16:48:00Z" w16du:dateUtc="2025-06-17T21:48:00Z">
        <w:r w:rsidR="00144CDB">
          <w:rPr>
            <w:rFonts w:ascii="Times New Roman" w:hAnsi="Times New Roman" w:cs="Times New Roman"/>
          </w:rPr>
          <w:t>hel</w:t>
        </w:r>
      </w:ins>
      <w:ins w:id="333" w:author="Benton, Deon" w:date="2025-06-17T17:01:00Z" w16du:dateUtc="2025-06-17T22:01:00Z">
        <w:r w:rsidR="00AD00AF">
          <w:rPr>
            <w:rFonts w:ascii="Times New Roman" w:hAnsi="Times New Roman" w:cs="Times New Roman"/>
          </w:rPr>
          <w:t>p</w:t>
        </w:r>
      </w:ins>
      <w:ins w:id="334" w:author="Benton, Deon" w:date="2025-06-17T16:48:00Z" w16du:dateUtc="2025-06-17T21:48:00Z">
        <w:r w:rsidR="00144CDB">
          <w:rPr>
            <w:rFonts w:ascii="Times New Roman" w:hAnsi="Times New Roman" w:cs="Times New Roman"/>
          </w:rPr>
          <w:t xml:space="preserve"> to consider specific examples. Consider</w:t>
        </w:r>
      </w:ins>
      <w:ins w:id="335" w:author="Benton, Deon" w:date="2025-06-17T16:45:00Z" w16du:dateUtc="2025-06-17T21:45:00Z">
        <w:r w:rsidR="005A421A">
          <w:rPr>
            <w:rFonts w:ascii="Times New Roman" w:hAnsi="Times New Roman" w:cs="Times New Roman"/>
          </w:rPr>
          <w:t xml:space="preserve"> the </w:t>
        </w:r>
      </w:ins>
      <w:ins w:id="336" w:author="Benton, Deon" w:date="2025-06-17T16:29:00Z" w16du:dateUtc="2025-06-17T21:29:00Z">
        <w:r w:rsidR="00643A05">
          <w:rPr>
            <w:rFonts w:ascii="Times New Roman" w:hAnsi="Times New Roman" w:cs="Times New Roman"/>
          </w:rPr>
          <w:t xml:space="preserve">finding that infants ostensibly </w:t>
        </w:r>
      </w:ins>
      <w:ins w:id="337"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338" w:author="Benton, Deon" w:date="2025-06-17T16:30:00Z" w16du:dateUtc="2025-06-17T21:30:00Z">
        <w:r w:rsidR="00643A05">
          <w:rPr>
            <w:rFonts w:ascii="Times New Roman" w:hAnsi="Times New Roman" w:cs="Times New Roman"/>
          </w:rPr>
          <w:t>.</w:t>
        </w:r>
      </w:ins>
      <w:ins w:id="339" w:author="Benton, Deon" w:date="2025-06-17T17:11:00Z" w16du:dateUtc="2025-06-17T22:11:00Z">
        <w:r w:rsidR="00190AA0">
          <w:rPr>
            <w:rFonts w:ascii="Times New Roman" w:hAnsi="Times New Roman" w:cs="Times New Roman"/>
          </w:rPr>
          <w:t xml:space="preserve"> In </w:t>
        </w:r>
      </w:ins>
      <w:ins w:id="340" w:author="detbenton1991@gmail.com" w:date="2025-06-17T19:36:00Z" w16du:dateUtc="2025-06-18T00:36:00Z">
        <w:r w:rsidR="00BE628D">
          <w:rPr>
            <w:rFonts w:ascii="Times New Roman" w:hAnsi="Times New Roman" w:cs="Times New Roman"/>
          </w:rPr>
          <w:t>a</w:t>
        </w:r>
      </w:ins>
      <w:ins w:id="341" w:author="Benton, Deon" w:date="2025-06-17T17:11:00Z" w16du:dateUtc="2025-06-17T22:11:00Z">
        <w:r w:rsidR="00190AA0">
          <w:rPr>
            <w:rFonts w:ascii="Times New Roman" w:hAnsi="Times New Roman" w:cs="Times New Roman"/>
          </w:rPr>
          <w:t xml:space="preserve"> classic study, Onishi and Baillargeon (2005)</w:t>
        </w:r>
      </w:ins>
      <w:ins w:id="342" w:author="Benton, Deon" w:date="2025-06-17T16:30:00Z" w16du:dateUtc="2025-06-17T21:30:00Z">
        <w:r w:rsidR="00643A05">
          <w:rPr>
            <w:rFonts w:ascii="Times New Roman" w:hAnsi="Times New Roman" w:cs="Times New Roman"/>
          </w:rPr>
          <w:t xml:space="preserve"> </w:t>
        </w:r>
      </w:ins>
      <w:ins w:id="343" w:author="detbenton1991@gmail.com" w:date="2025-06-17T19:30:00Z" w16du:dateUtc="2025-06-18T00:30:00Z">
        <w:r w:rsidR="00BE628D">
          <w:rPr>
            <w:rFonts w:ascii="Times New Roman" w:hAnsi="Times New Roman" w:cs="Times New Roman"/>
          </w:rPr>
          <w:t xml:space="preserve">showed infants a stage that showed a toy watermelon slice that was positioned between a </w:t>
        </w:r>
      </w:ins>
      <w:ins w:id="344" w:author="detbenton1991@gmail.com" w:date="2025-06-17T19:31:00Z" w16du:dateUtc="2025-06-18T00:31:00Z">
        <w:r w:rsidR="00BE628D">
          <w:rPr>
            <w:rFonts w:ascii="Times New Roman" w:hAnsi="Times New Roman" w:cs="Times New Roman"/>
          </w:rPr>
          <w:t xml:space="preserve">yellow box and a green box. </w:t>
        </w:r>
      </w:ins>
      <w:ins w:id="345" w:author="detbenton1991@gmail.com" w:date="2025-06-17T19:32:00Z" w16du:dateUtc="2025-06-18T00:32:00Z">
        <w:r w:rsidR="00BE628D">
          <w:rPr>
            <w:rFonts w:ascii="Times New Roman" w:hAnsi="Times New Roman" w:cs="Times New Roman"/>
          </w:rPr>
          <w:t>A previously unseen actor then</w:t>
        </w:r>
      </w:ins>
      <w:ins w:id="346" w:author="detbenton1991@gmail.com" w:date="2025-06-17T21:49:00Z" w16du:dateUtc="2025-06-18T02:49:00Z">
        <w:r w:rsidR="005F51C0">
          <w:rPr>
            <w:rFonts w:ascii="Times New Roman" w:hAnsi="Times New Roman" w:cs="Times New Roman"/>
          </w:rPr>
          <w:t xml:space="preserve"> </w:t>
        </w:r>
      </w:ins>
      <w:ins w:id="347" w:author="detbenton1991@gmail.com" w:date="2025-06-17T21:53:00Z" w16du:dateUtc="2025-06-18T02:53:00Z">
        <w:r w:rsidR="005F51C0">
          <w:rPr>
            <w:rFonts w:ascii="Times New Roman" w:hAnsi="Times New Roman" w:cs="Times New Roman"/>
          </w:rPr>
          <w:t>emerged</w:t>
        </w:r>
      </w:ins>
      <w:ins w:id="348" w:author="detbenton1991@gmail.com" w:date="2025-06-17T21:49:00Z" w16du:dateUtc="2025-06-18T02:49:00Z">
        <w:r w:rsidR="005F51C0">
          <w:rPr>
            <w:rFonts w:ascii="Times New Roman" w:hAnsi="Times New Roman" w:cs="Times New Roman"/>
          </w:rPr>
          <w:t xml:space="preserve"> from behind a wall,</w:t>
        </w:r>
      </w:ins>
      <w:ins w:id="349" w:author="detbenton1991@gmail.com" w:date="2025-06-17T21:53:00Z" w16du:dateUtc="2025-06-18T02:53:00Z">
        <w:r w:rsidR="005F51C0">
          <w:rPr>
            <w:rFonts w:ascii="Times New Roman" w:hAnsi="Times New Roman" w:cs="Times New Roman"/>
          </w:rPr>
          <w:t xml:space="preserve"> </w:t>
        </w:r>
      </w:ins>
      <w:ins w:id="350" w:author="detbenton1991@gmail.com" w:date="2025-06-17T21:54:00Z" w16du:dateUtc="2025-06-18T02:54:00Z">
        <w:r w:rsidR="005F51C0">
          <w:rPr>
            <w:rFonts w:ascii="Times New Roman" w:hAnsi="Times New Roman" w:cs="Times New Roman"/>
          </w:rPr>
          <w:t>picked up the</w:t>
        </w:r>
      </w:ins>
      <w:ins w:id="351" w:author="detbenton1991@gmail.com" w:date="2025-06-17T19:32:00Z" w16du:dateUtc="2025-06-18T00:32:00Z">
        <w:r w:rsidR="00BE628D">
          <w:rPr>
            <w:rFonts w:ascii="Times New Roman" w:hAnsi="Times New Roman" w:cs="Times New Roman"/>
          </w:rPr>
          <w:t xml:space="preserve"> watermelon slice</w:t>
        </w:r>
      </w:ins>
      <w:ins w:id="352" w:author="detbenton1991@gmail.com" w:date="2025-06-17T21:54:00Z" w16du:dateUtc="2025-06-18T02:54:00Z">
        <w:r w:rsidR="005F51C0">
          <w:rPr>
            <w:rFonts w:ascii="Times New Roman" w:hAnsi="Times New Roman" w:cs="Times New Roman"/>
          </w:rPr>
          <w:t>, and placed it</w:t>
        </w:r>
      </w:ins>
      <w:ins w:id="353" w:author="detbenton1991@gmail.com" w:date="2025-06-17T19:32:00Z" w16du:dateUtc="2025-06-18T00:32:00Z">
        <w:r w:rsidR="00BE628D">
          <w:rPr>
            <w:rFonts w:ascii="Times New Roman" w:hAnsi="Times New Roman" w:cs="Times New Roman"/>
          </w:rPr>
          <w:t xml:space="preserve"> into one of the boxes (e.g., the </w:t>
        </w:r>
      </w:ins>
      <w:ins w:id="354" w:author="detbenton1991@gmail.com" w:date="2025-06-17T19:36:00Z" w16du:dateUtc="2025-06-18T00:36:00Z">
        <w:r w:rsidR="00BE628D">
          <w:rPr>
            <w:rFonts w:ascii="Times New Roman" w:hAnsi="Times New Roman" w:cs="Times New Roman"/>
          </w:rPr>
          <w:t>green</w:t>
        </w:r>
      </w:ins>
      <w:ins w:id="355" w:author="detbenton1991@gmail.com" w:date="2025-06-17T19:32:00Z" w16du:dateUtc="2025-06-18T00:32:00Z">
        <w:r w:rsidR="00BE628D">
          <w:rPr>
            <w:rFonts w:ascii="Times New Roman" w:hAnsi="Times New Roman" w:cs="Times New Roman"/>
          </w:rPr>
          <w:t xml:space="preserve"> box).</w:t>
        </w:r>
      </w:ins>
      <w:ins w:id="356" w:author="detbenton1991@gmail.com" w:date="2025-06-17T19:30:00Z" w16du:dateUtc="2025-06-18T00:30:00Z">
        <w:r w:rsidR="00BE628D">
          <w:rPr>
            <w:rFonts w:ascii="Times New Roman" w:hAnsi="Times New Roman" w:cs="Times New Roman"/>
          </w:rPr>
          <w:t xml:space="preserve"> </w:t>
        </w:r>
      </w:ins>
      <w:ins w:id="357" w:author="detbenton1991@gmail.com" w:date="2025-06-17T19:37:00Z" w16du:dateUtc="2025-06-18T00:37:00Z">
        <w:r w:rsidR="00C34E71">
          <w:rPr>
            <w:rFonts w:ascii="Times New Roman" w:hAnsi="Times New Roman" w:cs="Times New Roman"/>
          </w:rPr>
          <w:t>The actor</w:t>
        </w:r>
      </w:ins>
      <w:ins w:id="358" w:author="detbenton1991@gmail.com" w:date="2025-06-17T19:38:00Z" w16du:dateUtc="2025-06-18T00:38:00Z">
        <w:r w:rsidR="00C34E71">
          <w:rPr>
            <w:rFonts w:ascii="Times New Roman" w:hAnsi="Times New Roman" w:cs="Times New Roman"/>
          </w:rPr>
          <w:t xml:space="preserve">’s visual access to the </w:t>
        </w:r>
      </w:ins>
      <w:ins w:id="359"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w:t>
        </w:r>
        <w:r w:rsidR="00EE5680">
          <w:rPr>
            <w:rFonts w:ascii="Times New Roman" w:hAnsi="Times New Roman" w:cs="Times New Roman"/>
          </w:rPr>
          <w:lastRenderedPageBreak/>
          <w:t xml:space="preserve">to retrieve the toy). </w:t>
        </w:r>
      </w:ins>
      <w:ins w:id="360" w:author="detbenton1991@gmail.com" w:date="2025-06-17T19:41:00Z" w16du:dateUtc="2025-06-18T00:41:00Z">
        <w:r w:rsidR="00EE5680">
          <w:rPr>
            <w:rFonts w:ascii="Times New Roman" w:hAnsi="Times New Roman" w:cs="Times New Roman"/>
          </w:rPr>
          <w:t xml:space="preserve">These trials established that the actor desired the toy. </w:t>
        </w:r>
      </w:ins>
      <w:ins w:id="361"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362" w:author="detbenton1991@gmail.com" w:date="2025-06-17T22:01:00Z" w16du:dateUtc="2025-06-18T03:01:00Z">
        <w:r w:rsidR="00EE2414">
          <w:rPr>
            <w:rFonts w:ascii="Times New Roman" w:hAnsi="Times New Roman" w:cs="Times New Roman"/>
          </w:rPr>
          <w:t xml:space="preserve">x.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48525F8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363" w:author="Benton, Deon" w:date="2025-06-17T14:27:00Z" w16du:dateUtc="2025-06-17T19:27:00Z">
        <w:r w:rsidR="000A7004">
          <w:rPr>
            <w:rFonts w:ascii="Times New Roman" w:hAnsi="Times New Roman" w:cs="Times New Roman"/>
          </w:rPr>
          <w:t>The proposal that is offered here bui</w:t>
        </w:r>
      </w:ins>
      <w:ins w:id="364" w:author="Benton, Deon" w:date="2025-06-17T14:28:00Z" w16du:dateUtc="2025-06-17T19:28:00Z">
        <w:r w:rsidR="000A7004">
          <w:rPr>
            <w:rFonts w:ascii="Times New Roman" w:hAnsi="Times New Roman" w:cs="Times New Roman"/>
          </w:rPr>
          <w:t>lds on the lean perspective.</w:t>
        </w:r>
      </w:ins>
      <w:r>
        <w:rPr>
          <w:rFonts w:ascii="Times New Roman" w:hAnsi="Times New Roman" w:cs="Times New Roman"/>
        </w:rPr>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lastRenderedPageBreak/>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rationale for focusing on findings from these studies is that few paradigms have been used more </w:t>
      </w:r>
      <w:r>
        <w:rPr>
          <w:rFonts w:ascii="Times New Roman" w:hAnsi="Times New Roman" w:cs="Times New Roman"/>
        </w:rPr>
        <w:lastRenderedPageBreak/>
        <w:t>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model consisted of three layers (Figure 1). The input and output layers each contained 9 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w:t>
      </w:r>
      <w:r>
        <w:rPr>
          <w:rFonts w:ascii="Times New Roman" w:hAnsi="Times New Roman" w:cs="Times New Roman"/>
        </w:rPr>
        <w:lastRenderedPageBreak/>
        <w:t>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either curved or linear motion paths, half of the objects within each type of event possessed </w:t>
      </w:r>
      <w:r>
        <w:rPr>
          <w:rFonts w:ascii="Times New Roman" w:hAnsi="Times New Roman" w:cs="Times New Roman"/>
        </w:rPr>
        <w:lastRenderedPageBreak/>
        <w:t>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w:t>
      </w:r>
      <w:r>
        <w:rPr>
          <w:rFonts w:ascii="Times New Roman" w:hAnsi="Times New Roman" w:cs="Times New Roman"/>
        </w:rPr>
        <w:lastRenderedPageBreak/>
        <w:t xml:space="preserve">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4E2D" w14:textId="77777777" w:rsidR="00391CD2" w:rsidRDefault="00391CD2" w:rsidP="00391C7E">
      <w:pPr>
        <w:spacing w:after="0" w:line="240" w:lineRule="auto"/>
      </w:pPr>
      <w:r>
        <w:separator/>
      </w:r>
    </w:p>
  </w:endnote>
  <w:endnote w:type="continuationSeparator" w:id="0">
    <w:p w14:paraId="5BC22955" w14:textId="77777777" w:rsidR="00391CD2" w:rsidRDefault="00391CD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8FD89" w14:textId="77777777" w:rsidR="00391CD2" w:rsidRDefault="00391CD2" w:rsidP="00391C7E">
      <w:pPr>
        <w:spacing w:after="0" w:line="240" w:lineRule="auto"/>
      </w:pPr>
      <w:r>
        <w:separator/>
      </w:r>
    </w:p>
  </w:footnote>
  <w:footnote w:type="continuationSeparator" w:id="0">
    <w:p w14:paraId="4ED96A54" w14:textId="77777777" w:rsidR="00391CD2" w:rsidRDefault="00391CD2"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BFB"/>
    <w:rsid w:val="000021C8"/>
    <w:rsid w:val="000030F0"/>
    <w:rsid w:val="00003878"/>
    <w:rsid w:val="00003BC2"/>
    <w:rsid w:val="0000482E"/>
    <w:rsid w:val="00005701"/>
    <w:rsid w:val="0000707B"/>
    <w:rsid w:val="00007559"/>
    <w:rsid w:val="00007F8F"/>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AF9"/>
    <w:rsid w:val="00031D3F"/>
    <w:rsid w:val="000323A9"/>
    <w:rsid w:val="000323C8"/>
    <w:rsid w:val="00032E80"/>
    <w:rsid w:val="000362C5"/>
    <w:rsid w:val="000363E9"/>
    <w:rsid w:val="00036806"/>
    <w:rsid w:val="000375C0"/>
    <w:rsid w:val="00037D11"/>
    <w:rsid w:val="00040656"/>
    <w:rsid w:val="0004069B"/>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43CD"/>
    <w:rsid w:val="000F4505"/>
    <w:rsid w:val="000F4507"/>
    <w:rsid w:val="000F4814"/>
    <w:rsid w:val="000F5BC5"/>
    <w:rsid w:val="000F65EB"/>
    <w:rsid w:val="000F6EAD"/>
    <w:rsid w:val="000F7626"/>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4CDB"/>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0AA0"/>
    <w:rsid w:val="00192937"/>
    <w:rsid w:val="001938E6"/>
    <w:rsid w:val="0019465C"/>
    <w:rsid w:val="00195B5F"/>
    <w:rsid w:val="00196664"/>
    <w:rsid w:val="00196750"/>
    <w:rsid w:val="001971A6"/>
    <w:rsid w:val="001A00F6"/>
    <w:rsid w:val="001A0B2E"/>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D6F"/>
    <w:rsid w:val="00243F2E"/>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16CF"/>
    <w:rsid w:val="002921E1"/>
    <w:rsid w:val="0029249D"/>
    <w:rsid w:val="0029288D"/>
    <w:rsid w:val="002936C1"/>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20DD"/>
    <w:rsid w:val="003058A8"/>
    <w:rsid w:val="003065D0"/>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96B"/>
    <w:rsid w:val="00365D77"/>
    <w:rsid w:val="0036601C"/>
    <w:rsid w:val="00366532"/>
    <w:rsid w:val="00370A4B"/>
    <w:rsid w:val="0037167D"/>
    <w:rsid w:val="00372084"/>
    <w:rsid w:val="0037276C"/>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7DEB"/>
    <w:rsid w:val="0039195C"/>
    <w:rsid w:val="00391C7E"/>
    <w:rsid w:val="00391CD2"/>
    <w:rsid w:val="003962FC"/>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878F3"/>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6D7"/>
    <w:rsid w:val="005917AA"/>
    <w:rsid w:val="005917B9"/>
    <w:rsid w:val="005963CC"/>
    <w:rsid w:val="005A05D9"/>
    <w:rsid w:val="005A0644"/>
    <w:rsid w:val="005A0A14"/>
    <w:rsid w:val="005A22DD"/>
    <w:rsid w:val="005A26E5"/>
    <w:rsid w:val="005A2B3D"/>
    <w:rsid w:val="005A2FE6"/>
    <w:rsid w:val="005A421A"/>
    <w:rsid w:val="005A446F"/>
    <w:rsid w:val="005A4760"/>
    <w:rsid w:val="005A660C"/>
    <w:rsid w:val="005A703B"/>
    <w:rsid w:val="005A72CB"/>
    <w:rsid w:val="005A7F7F"/>
    <w:rsid w:val="005B26B8"/>
    <w:rsid w:val="005B3ABC"/>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28F2"/>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04C3"/>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CB"/>
    <w:rsid w:val="006E59D3"/>
    <w:rsid w:val="006E6C79"/>
    <w:rsid w:val="006F1777"/>
    <w:rsid w:val="006F1D6A"/>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46F5"/>
    <w:rsid w:val="007350B5"/>
    <w:rsid w:val="00737142"/>
    <w:rsid w:val="007409EB"/>
    <w:rsid w:val="00740B6F"/>
    <w:rsid w:val="00741612"/>
    <w:rsid w:val="007418DF"/>
    <w:rsid w:val="007424A2"/>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05CC"/>
    <w:rsid w:val="008512A3"/>
    <w:rsid w:val="00851B40"/>
    <w:rsid w:val="008523EA"/>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27AE"/>
    <w:rsid w:val="008C38EB"/>
    <w:rsid w:val="008C4764"/>
    <w:rsid w:val="008C5DB0"/>
    <w:rsid w:val="008C67D6"/>
    <w:rsid w:val="008C75A3"/>
    <w:rsid w:val="008C7D82"/>
    <w:rsid w:val="008D040E"/>
    <w:rsid w:val="008D14E2"/>
    <w:rsid w:val="008D2955"/>
    <w:rsid w:val="008D351D"/>
    <w:rsid w:val="008D46EC"/>
    <w:rsid w:val="008D72C9"/>
    <w:rsid w:val="008E0039"/>
    <w:rsid w:val="008E0F75"/>
    <w:rsid w:val="008E36C2"/>
    <w:rsid w:val="008E3D5D"/>
    <w:rsid w:val="008E5DB6"/>
    <w:rsid w:val="008E6FE0"/>
    <w:rsid w:val="008F011B"/>
    <w:rsid w:val="008F0951"/>
    <w:rsid w:val="008F1789"/>
    <w:rsid w:val="008F19CE"/>
    <w:rsid w:val="008F2162"/>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42D3"/>
    <w:rsid w:val="00926A43"/>
    <w:rsid w:val="00926B08"/>
    <w:rsid w:val="00926D5F"/>
    <w:rsid w:val="00930D6E"/>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297"/>
    <w:rsid w:val="009F1E9A"/>
    <w:rsid w:val="009F2530"/>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579AD"/>
    <w:rsid w:val="00A57EC9"/>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E69"/>
    <w:rsid w:val="00AF0534"/>
    <w:rsid w:val="00AF15E4"/>
    <w:rsid w:val="00AF3BF6"/>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B44"/>
    <w:rsid w:val="00B80004"/>
    <w:rsid w:val="00B8047D"/>
    <w:rsid w:val="00B80D24"/>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E71"/>
    <w:rsid w:val="00C35BBA"/>
    <w:rsid w:val="00C365BB"/>
    <w:rsid w:val="00C37792"/>
    <w:rsid w:val="00C4025F"/>
    <w:rsid w:val="00C41654"/>
    <w:rsid w:val="00C4274D"/>
    <w:rsid w:val="00C43F56"/>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0914"/>
    <w:rsid w:val="00C929D0"/>
    <w:rsid w:val="00C92A33"/>
    <w:rsid w:val="00C92ABD"/>
    <w:rsid w:val="00C9336C"/>
    <w:rsid w:val="00C95114"/>
    <w:rsid w:val="00C96EB0"/>
    <w:rsid w:val="00C97E4A"/>
    <w:rsid w:val="00CA146B"/>
    <w:rsid w:val="00CA1A99"/>
    <w:rsid w:val="00CA1D02"/>
    <w:rsid w:val="00CA2FFA"/>
    <w:rsid w:val="00CA5297"/>
    <w:rsid w:val="00CA5B4A"/>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A81"/>
    <w:rsid w:val="00F15BC5"/>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37ACB"/>
    <w:rsid w:val="00F41036"/>
    <w:rsid w:val="00F420C7"/>
    <w:rsid w:val="00F44557"/>
    <w:rsid w:val="00F445AA"/>
    <w:rsid w:val="00F44E67"/>
    <w:rsid w:val="00F46E2D"/>
    <w:rsid w:val="00F50D46"/>
    <w:rsid w:val="00F51002"/>
    <w:rsid w:val="00F542C3"/>
    <w:rsid w:val="00F547AB"/>
    <w:rsid w:val="00F54E74"/>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813"/>
    <w:rsid w:val="00F81C2F"/>
    <w:rsid w:val="00F82AFD"/>
    <w:rsid w:val="00F82F57"/>
    <w:rsid w:val="00F8321F"/>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44DE"/>
    <w:rsid w:val="00FD56A1"/>
    <w:rsid w:val="00FD56B9"/>
    <w:rsid w:val="00FD6C4C"/>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10011</Words>
  <Characters>57064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2025-06-18T16:42:00Z</dcterms:created>
  <dcterms:modified xsi:type="dcterms:W3CDTF">2025-06-18T16:42:00Z</dcterms:modified>
</cp:coreProperties>
</file>