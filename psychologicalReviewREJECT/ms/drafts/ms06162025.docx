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4048D44D"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These proposals can be thought roughly to fall into t</w:t>
        </w:r>
      </w:ins>
      <w:ins w:id="97" w:author="Benton, Deon" w:date="2025-06-13T15:30:00Z" w16du:dateUtc="2025-06-13T20:30:00Z">
        <w:r w:rsidR="00926D5F">
          <w:rPr>
            <w:rFonts w:ascii="Times New Roman" w:hAnsi="Times New Roman" w:cs="Times New Roman"/>
          </w:rPr>
          <w:t>hree</w:t>
        </w:r>
      </w:ins>
      <w:ins w:id="98" w:author="Benton, Deon" w:date="2025-06-13T11:56:00Z" w16du:dateUtc="2025-06-13T16:56:00Z">
        <w:r w:rsidR="00E326A7">
          <w:rPr>
            <w:rFonts w:ascii="Times New Roman" w:hAnsi="Times New Roman" w:cs="Times New Roman"/>
          </w:rPr>
          <w:t xml:space="preserve"> </w:t>
        </w:r>
      </w:ins>
      <w:ins w:id="99" w:author="Benton, Deon" w:date="2025-06-13T13:33:00Z" w16du:dateUtc="2025-06-13T18:33:00Z">
        <w:r w:rsidR="00AA04E9">
          <w:rPr>
            <w:rFonts w:ascii="Times New Roman" w:hAnsi="Times New Roman" w:cs="Times New Roman"/>
          </w:rPr>
          <w:t>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The first class are the</w:t>
        </w:r>
      </w:ins>
      <w:ins w:id="102" w:author="Benton, Deon" w:date="2025-06-13T11:56:00Z" w16du:dateUtc="2025-06-13T16:56:00Z">
        <w:r w:rsidR="00E326A7">
          <w:rPr>
            <w:rFonts w:ascii="Times New Roman" w:hAnsi="Times New Roman" w:cs="Times New Roman"/>
          </w:rPr>
          <w:t xml:space="preserve"> </w:t>
        </w:r>
      </w:ins>
      <w:ins w:id="103" w:author="Benton, Deon" w:date="2025-06-13T11:57:00Z" w16du:dateUtc="2025-06-13T16:57:00Z">
        <w:r w:rsidR="00E326A7">
          <w:rPr>
            <w:rFonts w:ascii="Times New Roman" w:hAnsi="Times New Roman" w:cs="Times New Roman"/>
          </w:rPr>
          <w:t>“</w:t>
        </w:r>
      </w:ins>
      <w:ins w:id="104" w:author="Benton, Deon" w:date="2025-06-13T11:56:00Z" w16du:dateUtc="2025-06-13T16:56:00Z">
        <w:r w:rsidR="00E326A7">
          <w:rPr>
            <w:rFonts w:ascii="Times New Roman" w:hAnsi="Times New Roman" w:cs="Times New Roman"/>
          </w:rPr>
          <w:t>rich</w:t>
        </w:r>
      </w:ins>
      <w:ins w:id="105" w:author="Benton, Deon" w:date="2025-06-13T11:57:00Z" w16du:dateUtc="2025-06-13T16:57:00Z">
        <w:r w:rsidR="00E326A7">
          <w:rPr>
            <w:rFonts w:ascii="Times New Roman" w:hAnsi="Times New Roman" w:cs="Times New Roman"/>
          </w:rPr>
          <w:t>”</w:t>
        </w:r>
      </w:ins>
      <w:ins w:id="106" w:author="Benton, Deon" w:date="2025-06-13T11:56:00Z" w16du:dateUtc="2025-06-13T16:56:00Z">
        <w:r w:rsidR="00E326A7">
          <w:rPr>
            <w:rFonts w:ascii="Times New Roman" w:hAnsi="Times New Roman" w:cs="Times New Roman"/>
          </w:rPr>
          <w:t xml:space="preserve"> proposals for the origins of infant action understa</w:t>
        </w:r>
      </w:ins>
      <w:ins w:id="107" w:author="Benton, Deon" w:date="2025-06-13T11:57:00Z" w16du:dateUtc="2025-06-13T16:57:00Z">
        <w:r w:rsidR="00E326A7">
          <w:rPr>
            <w:rFonts w:ascii="Times New Roman" w:hAnsi="Times New Roman" w:cs="Times New Roman"/>
          </w:rPr>
          <w:t xml:space="preserve">nding. </w:t>
        </w:r>
      </w:ins>
      <w:ins w:id="108" w:author="detbenton1991@gmail.com" w:date="2025-06-14T14:05:00Z" w16du:dateUtc="2025-06-14T19:05:00Z">
        <w:r w:rsidR="005E4A7C">
          <w:rPr>
            <w:rFonts w:ascii="Times New Roman" w:hAnsi="Times New Roman" w:cs="Times New Roman"/>
          </w:rPr>
          <w:t>Proponents of the first class of</w:t>
        </w:r>
      </w:ins>
      <w:ins w:id="109" w:author="detbenton1991@gmail.com" w:date="2025-06-14T14:06:00Z" w16du:dateUtc="2025-06-14T19:06:00Z">
        <w:r w:rsidR="005E4A7C">
          <w:rPr>
            <w:rFonts w:ascii="Times New Roman" w:hAnsi="Times New Roman" w:cs="Times New Roman"/>
          </w:rPr>
          <w:t xml:space="preserve"> accounts argue that infants possess from birth or shortly thereafter adult-like, content-rich knowledge about </w:t>
        </w:r>
      </w:ins>
      <w:ins w:id="110" w:author="detbenton1991@gmail.com" w:date="2025-06-14T14:07:00Z" w16du:dateUtc="2025-06-14T19:07:00Z">
        <w:r w:rsidR="005E4A7C">
          <w:rPr>
            <w:rFonts w:ascii="Times New Roman" w:hAnsi="Times New Roman" w:cs="Times New Roman"/>
          </w:rPr>
          <w:t xml:space="preserve">how the various objects and entities in the world behave and act. A key feature of this perspective is that </w:t>
        </w:r>
      </w:ins>
      <w:ins w:id="111" w:author="detbenton1991@gmail.com" w:date="2025-06-14T14:13:00Z" w16du:dateUtc="2025-06-14T19:13:00Z">
        <w:r w:rsidR="005E4A7C">
          <w:rPr>
            <w:rFonts w:ascii="Times New Roman" w:hAnsi="Times New Roman" w:cs="Times New Roman"/>
          </w:rPr>
          <w:t>this</w:t>
        </w:r>
      </w:ins>
      <w:ins w:id="112" w:author="detbenton1991@gmail.com" w:date="2025-06-14T14:07:00Z" w16du:dateUtc="2025-06-14T19:07:00Z">
        <w:r w:rsidR="005E4A7C">
          <w:rPr>
            <w:rFonts w:ascii="Times New Roman" w:hAnsi="Times New Roman" w:cs="Times New Roman"/>
          </w:rPr>
          <w:t xml:space="preserve"> knowledge is thought to be underpinned by domain-specific </w:t>
        </w:r>
      </w:ins>
      <w:ins w:id="113" w:author="detbenton1991@gmail.com" w:date="2025-06-14T14:08:00Z" w16du:dateUtc="2025-06-14T19:08:00Z">
        <w:r w:rsidR="005E4A7C">
          <w:rPr>
            <w:rFonts w:ascii="Times New Roman" w:hAnsi="Times New Roman" w:cs="Times New Roman"/>
          </w:rPr>
          <w:t>mechanisms or processes that are triggered by particular kinds of inputs and that support learning in only a single domain. For example, some argue that infants</w:t>
        </w:r>
      </w:ins>
      <w:ins w:id="114" w:author="detbenton1991@gmail.com" w:date="2025-06-14T14:09:00Z" w16du:dateUtc="2025-06-14T19:09:00Z">
        <w:r w:rsidR="005E4A7C">
          <w:rPr>
            <w:rFonts w:ascii="Times New Roman" w:hAnsi="Times New Roman" w:cs="Times New Roman"/>
          </w:rPr>
          <w:t xml:space="preserve">’ knowledge about how animate entities </w:t>
        </w:r>
      </w:ins>
      <w:ins w:id="115" w:author="detbenton1991@gmail.com" w:date="2025-06-14T14:10:00Z" w16du:dateUtc="2025-06-14T19:10:00Z">
        <w:r w:rsidR="005E4A7C">
          <w:rPr>
            <w:rFonts w:ascii="Times New Roman" w:hAnsi="Times New Roman" w:cs="Times New Roman"/>
          </w:rPr>
          <w:t xml:space="preserve">act is subserved by a </w:t>
        </w:r>
      </w:ins>
      <w:ins w:id="116" w:author="detbenton1991@gmail.com" w:date="2025-06-14T14:53:00Z" w16du:dateUtc="2025-06-14T19:53:00Z">
        <w:r w:rsidR="005D2269">
          <w:rPr>
            <w:rFonts w:ascii="Times New Roman" w:hAnsi="Times New Roman" w:cs="Times New Roman"/>
            <w:i/>
            <w:iCs/>
          </w:rPr>
          <w:t>core knowledge system</w:t>
        </w:r>
      </w:ins>
      <w:ins w:id="117" w:author="detbenton1991@gmail.com" w:date="2025-06-14T14:10:00Z" w16du:dateUtc="2025-06-14T19:10:00Z">
        <w:r w:rsidR="005E4A7C">
          <w:rPr>
            <w:rFonts w:ascii="Times New Roman" w:hAnsi="Times New Roman" w:cs="Times New Roman"/>
          </w:rPr>
          <w:t xml:space="preserve"> for agents</w:t>
        </w:r>
      </w:ins>
      <w:ins w:id="118" w:author="detbenton1991@gmail.com" w:date="2025-06-14T14:13:00Z" w16du:dateUtc="2025-06-14T19:13:00Z">
        <w:r w:rsidR="005E4A7C">
          <w:rPr>
            <w:rFonts w:ascii="Times New Roman" w:hAnsi="Times New Roman" w:cs="Times New Roman"/>
          </w:rPr>
          <w:t>, whereas their</w:t>
        </w:r>
      </w:ins>
      <w:ins w:id="119" w:author="detbenton1991@gmail.com" w:date="2025-06-14T14:10:00Z" w16du:dateUtc="2025-06-14T19:10:00Z">
        <w:r w:rsidR="005E4A7C">
          <w:rPr>
            <w:rFonts w:ascii="Times New Roman" w:hAnsi="Times New Roman" w:cs="Times New Roman"/>
          </w:rPr>
          <w:t xml:space="preserve"> knowledge about</w:t>
        </w:r>
      </w:ins>
      <w:ins w:id="120" w:author="detbenton1991@gmail.com" w:date="2025-06-14T14:09:00Z" w16du:dateUtc="2025-06-14T19:09:00Z">
        <w:r w:rsidR="005E4A7C">
          <w:rPr>
            <w:rFonts w:ascii="Times New Roman" w:hAnsi="Times New Roman" w:cs="Times New Roman"/>
          </w:rPr>
          <w:t xml:space="preserve"> inanimate objects act is </w:t>
        </w:r>
      </w:ins>
      <w:ins w:id="121" w:author="detbenton1991@gmail.com" w:date="2025-06-14T14:10:00Z" w16du:dateUtc="2025-06-14T19:10:00Z">
        <w:r w:rsidR="005E4A7C">
          <w:rPr>
            <w:rFonts w:ascii="Times New Roman" w:hAnsi="Times New Roman" w:cs="Times New Roman"/>
          </w:rPr>
          <w:t>supported by a core system for objects</w:t>
        </w:r>
      </w:ins>
      <w:ins w:id="122" w:author="detbenton1991@gmail.com" w:date="2025-06-14T14:44:00Z" w16du:dateUtc="2025-06-14T19:44:00Z">
        <w:r w:rsidR="006F1D6A">
          <w:rPr>
            <w:rFonts w:ascii="Times New Roman" w:hAnsi="Times New Roman" w:cs="Times New Roman"/>
          </w:rPr>
          <w:t xml:space="preserve"> (e.g., </w:t>
        </w:r>
      </w:ins>
      <w:ins w:id="123" w:author="detbenton1991@gmail.com" w:date="2025-06-14T14:45:00Z" w16du:dateUtc="2025-06-14T19:45:00Z">
        <w:r w:rsidR="006F1D6A">
          <w:rPr>
            <w:rFonts w:ascii="Times New Roman" w:hAnsi="Times New Roman" w:cs="Times New Roman"/>
          </w:rPr>
          <w:t xml:space="preserve">Carey, 2009; </w:t>
        </w:r>
      </w:ins>
      <w:ins w:id="124" w:author="detbenton1991@gmail.com" w:date="2025-06-14T14:44:00Z" w16du:dateUtc="2025-06-14T19:44:00Z">
        <w:r w:rsidR="006F1D6A">
          <w:rPr>
            <w:rFonts w:ascii="Times New Roman" w:hAnsi="Times New Roman" w:cs="Times New Roman"/>
          </w:rPr>
          <w:t>Spelke</w:t>
        </w:r>
      </w:ins>
      <w:ins w:id="125" w:author="detbenton1991@gmail.com" w:date="2025-06-14T14:45:00Z" w16du:dateUtc="2025-06-14T19:45:00Z">
        <w:r w:rsidR="006F1D6A">
          <w:rPr>
            <w:rFonts w:ascii="Times New Roman" w:hAnsi="Times New Roman" w:cs="Times New Roman"/>
          </w:rPr>
          <w:t>, 2022)</w:t>
        </w:r>
      </w:ins>
      <w:ins w:id="126" w:author="detbenton1991@gmail.com" w:date="2025-06-14T14:10:00Z" w16du:dateUtc="2025-06-14T19:10:00Z">
        <w:r w:rsidR="005E4A7C">
          <w:rPr>
            <w:rFonts w:ascii="Times New Roman" w:hAnsi="Times New Roman" w:cs="Times New Roman"/>
          </w:rPr>
          <w:t xml:space="preserve">. </w:t>
        </w:r>
      </w:ins>
      <w:ins w:id="127" w:author="detbenton1991@gmail.com" w:date="2025-06-14T14:09:00Z" w16du:dateUtc="2025-06-14T19:09:00Z">
        <w:r w:rsidR="005E4A7C">
          <w:rPr>
            <w:rFonts w:ascii="Times New Roman" w:hAnsi="Times New Roman" w:cs="Times New Roman"/>
          </w:rPr>
          <w:t xml:space="preserve"> </w:t>
        </w:r>
      </w:ins>
      <w:ins w:id="128" w:author="detbenton1991@gmail.com" w:date="2025-06-14T14:13:00Z" w16du:dateUtc="2025-06-14T19:13:00Z">
        <w:r w:rsidR="005E4A7C">
          <w:rPr>
            <w:rFonts w:ascii="Times New Roman" w:hAnsi="Times New Roman" w:cs="Times New Roman"/>
          </w:rPr>
          <w:t xml:space="preserve">The core system for agents enables infants to know that </w:t>
        </w:r>
      </w:ins>
      <w:ins w:id="129"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0" w:author="Benton, Deon" w:date="2025-06-13T15:25:00Z" w16du:dateUtc="2025-06-13T20:25:00Z">
        <w:r w:rsidR="004107DA">
          <w:rPr>
            <w:rFonts w:ascii="Times New Roman" w:eastAsia="Times New Roman" w:hAnsi="Times New Roman" w:cs="Times New Roman"/>
          </w:rPr>
          <w:t>irregular</w:t>
        </w:r>
      </w:ins>
      <w:ins w:id="131" w:author="Benton, Deon" w:date="2025-06-13T15:20:00Z" w16du:dateUtc="2025-06-13T20:20:00Z">
        <w:r w:rsidR="00342333">
          <w:rPr>
            <w:rFonts w:ascii="Times New Roman" w:eastAsia="Times New Roman" w:hAnsi="Times New Roman" w:cs="Times New Roman"/>
          </w:rPr>
          <w:t xml:space="preserve"> trajectories, and can cause</w:t>
        </w:r>
      </w:ins>
      <w:ins w:id="132" w:author="Benton, Deon" w:date="2025-06-13T15:25:00Z" w16du:dateUtc="2025-06-13T20:25:00Z">
        <w:r w:rsidR="004107DA">
          <w:rPr>
            <w:rFonts w:ascii="Times New Roman" w:eastAsia="Times New Roman" w:hAnsi="Times New Roman" w:cs="Times New Roman"/>
          </w:rPr>
          <w:t xml:space="preserve"> other agents to act at a distance.</w:t>
        </w:r>
      </w:ins>
      <w:ins w:id="133"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7631F944" w:rsidR="005D2269" w:rsidRDefault="00037D11" w:rsidP="00524642">
      <w:pPr>
        <w:spacing w:line="480" w:lineRule="auto"/>
        <w:contextualSpacing/>
        <w:rPr>
          <w:ins w:id="134" w:author="detbenton1991@gmail.com" w:date="2025-06-14T15:33:00Z" w16du:dateUtc="2025-06-14T20:33:00Z"/>
          <w:rFonts w:ascii="Times New Roman" w:eastAsia="Times New Roman" w:hAnsi="Times New Roman" w:cs="Times New Roman"/>
        </w:rPr>
      </w:pPr>
      <w:ins w:id="135" w:author="Benton, Deon" w:date="2025-06-13T15:35:00Z" w16du:dateUtc="2025-06-13T20:35:00Z">
        <w:r>
          <w:rPr>
            <w:rFonts w:ascii="Times New Roman" w:eastAsia="Times New Roman" w:hAnsi="Times New Roman" w:cs="Times New Roman"/>
          </w:rPr>
          <w:tab/>
        </w:r>
      </w:ins>
      <w:ins w:id="136" w:author="Benton, Deon" w:date="2025-06-13T16:22:00Z" w16du:dateUtc="2025-06-13T21:22:00Z">
        <w:r w:rsidR="00CA5B4A">
          <w:rPr>
            <w:rFonts w:ascii="Times New Roman" w:eastAsia="Times New Roman" w:hAnsi="Times New Roman" w:cs="Times New Roman"/>
          </w:rPr>
          <w:t>Conceptually s</w:t>
        </w:r>
      </w:ins>
      <w:ins w:id="137" w:author="Benton, Deon" w:date="2025-06-13T15:49:00Z" w16du:dateUtc="2025-06-13T20:49:00Z">
        <w:r w:rsidR="00E70DB2">
          <w:rPr>
            <w:rFonts w:ascii="Times New Roman" w:eastAsia="Times New Roman" w:hAnsi="Times New Roman" w:cs="Times New Roman"/>
          </w:rPr>
          <w:t>imilar proposals have been put forward by</w:t>
        </w:r>
      </w:ins>
      <w:ins w:id="138" w:author="Benton, Deon" w:date="2025-06-13T15:36:00Z" w16du:dateUtc="2025-06-13T20:36:00Z">
        <w:r w:rsidR="006F1777">
          <w:rPr>
            <w:rFonts w:ascii="Times New Roman" w:eastAsia="Times New Roman" w:hAnsi="Times New Roman" w:cs="Times New Roman"/>
          </w:rPr>
          <w:t xml:space="preserve"> Leslie (1995)</w:t>
        </w:r>
      </w:ins>
      <w:ins w:id="139" w:author="Benton, Deon" w:date="2025-06-13T15:50:00Z" w16du:dateUtc="2025-06-13T20:50:00Z">
        <w:r w:rsidR="00B77B44">
          <w:rPr>
            <w:rFonts w:ascii="Times New Roman" w:eastAsia="Times New Roman" w:hAnsi="Times New Roman" w:cs="Times New Roman"/>
          </w:rPr>
          <w:t xml:space="preserve"> and Gelman (1990)</w:t>
        </w:r>
      </w:ins>
      <w:ins w:id="140" w:author="Benton, Deon" w:date="2025-06-13T15:36:00Z" w16du:dateUtc="2025-06-13T20:36:00Z">
        <w:r w:rsidR="006F1777">
          <w:rPr>
            <w:rFonts w:ascii="Times New Roman" w:eastAsia="Times New Roman" w:hAnsi="Times New Roman" w:cs="Times New Roman"/>
          </w:rPr>
          <w:t xml:space="preserve">. </w:t>
        </w:r>
      </w:ins>
      <w:ins w:id="141" w:author="Benton, Deon" w:date="2025-06-13T16:22:00Z" w16du:dateUtc="2025-06-13T21:22:00Z">
        <w:r w:rsidR="00CA5B4A">
          <w:rPr>
            <w:rFonts w:ascii="Times New Roman" w:eastAsia="Times New Roman" w:hAnsi="Times New Roman" w:cs="Times New Roman"/>
          </w:rPr>
          <w:t>For example, Leslie (1995)</w:t>
        </w:r>
      </w:ins>
      <w:ins w:id="142" w:author="detbenton1991@gmail.com" w:date="2025-06-14T14:46:00Z" w16du:dateUtc="2025-06-14T19:46:00Z">
        <w:r w:rsidR="005D2269">
          <w:rPr>
            <w:rFonts w:ascii="Times New Roman" w:eastAsia="Times New Roman" w:hAnsi="Times New Roman" w:cs="Times New Roman"/>
          </w:rPr>
          <w:t xml:space="preserve"> argued that about agents and objects</w:t>
        </w:r>
      </w:ins>
      <w:ins w:id="143" w:author="Benton, Deon" w:date="2025-06-16T13:59:00Z" w16du:dateUtc="2025-06-16T18:59:00Z">
        <w:r w:rsidR="002103B3">
          <w:rPr>
            <w:rFonts w:ascii="Times New Roman" w:eastAsia="Times New Roman" w:hAnsi="Times New Roman" w:cs="Times New Roman"/>
          </w:rPr>
          <w:t xml:space="preserve"> </w:t>
        </w:r>
      </w:ins>
      <w:ins w:id="144" w:author="Benton, Deon" w:date="2025-06-13T15:42:00Z" w16du:dateUtc="2025-06-13T20:42:00Z">
        <w:r w:rsidR="008A348B">
          <w:rPr>
            <w:rFonts w:ascii="Times New Roman" w:eastAsia="Times New Roman" w:hAnsi="Times New Roman" w:cs="Times New Roman"/>
          </w:rPr>
          <w:t xml:space="preserve">is supported by </w:t>
        </w:r>
      </w:ins>
      <w:ins w:id="145" w:author="Benton, Deon" w:date="2025-06-13T15:44:00Z" w16du:dateUtc="2025-06-13T20:44:00Z">
        <w:r w:rsidR="00B31B44">
          <w:rPr>
            <w:rFonts w:ascii="Times New Roman" w:eastAsia="Times New Roman" w:hAnsi="Times New Roman" w:cs="Times New Roman"/>
          </w:rPr>
          <w:t>a</w:t>
        </w:r>
      </w:ins>
      <w:ins w:id="14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w:t>
        </w:r>
        <w:r w:rsidR="008A348B">
          <w:rPr>
            <w:rFonts w:ascii="Times New Roman" w:eastAsia="Times New Roman" w:hAnsi="Times New Roman" w:cs="Times New Roman"/>
            <w:i/>
            <w:iCs/>
          </w:rPr>
          <w:lastRenderedPageBreak/>
          <w:t>of body</w:t>
        </w:r>
      </w:ins>
      <w:ins w:id="147" w:author="Benton, Deon" w:date="2025-06-13T15:44:00Z" w16du:dateUtc="2025-06-13T20:44:00Z">
        <w:r w:rsidR="00B31B44">
          <w:rPr>
            <w:rFonts w:ascii="Times New Roman" w:eastAsia="Times New Roman" w:hAnsi="Times New Roman" w:cs="Times New Roman"/>
          </w:rPr>
          <w:t xml:space="preserve"> and a</w:t>
        </w:r>
      </w:ins>
      <w:ins w:id="14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4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50" w:author="Benton, Deon" w:date="2025-06-13T15:44:00Z" w16du:dateUtc="2025-06-13T20:44:00Z">
        <w:r w:rsidR="00B31B44">
          <w:rPr>
            <w:rFonts w:ascii="Times New Roman" w:eastAsia="Times New Roman" w:hAnsi="Times New Roman" w:cs="Times New Roman"/>
          </w:rPr>
          <w:t>module. The</w:t>
        </w:r>
      </w:ins>
      <w:ins w:id="151" w:author="Benton, Deon" w:date="2025-06-16T14:00:00Z" w16du:dateUtc="2025-06-16T19:00:00Z">
        <w:r w:rsidR="002103B3">
          <w:rPr>
            <w:rFonts w:ascii="Times New Roman" w:eastAsia="Times New Roman" w:hAnsi="Times New Roman" w:cs="Times New Roman"/>
          </w:rPr>
          <w:t>se modules infants to know that</w:t>
        </w:r>
      </w:ins>
      <w:ins w:id="152" w:author="Benton, Deon" w:date="2025-06-13T15:44:00Z" w16du:dateUtc="2025-06-13T20:44:00Z">
        <w:r w:rsidR="00B31B44">
          <w:rPr>
            <w:rFonts w:ascii="Times New Roman" w:eastAsia="Times New Roman" w:hAnsi="Times New Roman" w:cs="Times New Roman"/>
          </w:rPr>
          <w:t xml:space="preserve"> </w:t>
        </w:r>
      </w:ins>
      <w:ins w:id="153"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54" w:author="Benton, Deon" w:date="2025-06-16T14:00:00Z" w16du:dateUtc="2025-06-16T19:00:00Z">
        <w:r w:rsidR="00795359">
          <w:rPr>
            <w:rFonts w:ascii="Times New Roman" w:eastAsia="Times New Roman" w:hAnsi="Times New Roman" w:cs="Times New Roman"/>
          </w:rPr>
          <w:t xml:space="preserve">act in accordance with beliefs, desires and goals </w:t>
        </w:r>
      </w:ins>
      <w:ins w:id="155" w:author="Benton, Deon" w:date="2025-06-16T14:01:00Z" w16du:dateUtc="2025-06-16T19:01:00Z">
        <w:r w:rsidR="00795359">
          <w:rPr>
            <w:rFonts w:ascii="Times New Roman" w:eastAsia="Times New Roman" w:hAnsi="Times New Roman" w:cs="Times New Roman"/>
          </w:rPr>
          <w:t xml:space="preserve">and </w:t>
        </w:r>
      </w:ins>
      <w:ins w:id="156" w:author="detbenton1991@gmail.com" w:date="2025-06-14T14:48:00Z" w16du:dateUtc="2025-06-14T19:48:00Z">
        <w:r w:rsidR="005D2269">
          <w:rPr>
            <w:rFonts w:ascii="Times New Roman" w:eastAsia="Times New Roman" w:hAnsi="Times New Roman" w:cs="Times New Roman"/>
          </w:rPr>
          <w:t>can move in the absence of external contact from other agents or objects because</w:t>
        </w:r>
      </w:ins>
      <w:ins w:id="157"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58" w:author="detbenton1991@gmail.com" w:date="2025-06-14T14:52:00Z" w16du:dateUtc="2025-06-14T19:52:00Z">
        <w:r w:rsidR="005D2269">
          <w:rPr>
            <w:rFonts w:ascii="Times New Roman" w:eastAsia="Times New Roman" w:hAnsi="Times New Roman" w:cs="Times New Roman"/>
          </w:rPr>
          <w:t>Similarly, Gelman (1990) argued that</w:t>
        </w:r>
      </w:ins>
      <w:ins w:id="159"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60" w:author="detbenton1991@gmail.com" w:date="2025-06-14T14:52:00Z" w16du:dateUtc="2025-06-14T19:52:00Z">
        <w:r w:rsidR="005D2269">
          <w:rPr>
            <w:rFonts w:ascii="Times New Roman" w:eastAsia="Times New Roman" w:hAnsi="Times New Roman" w:cs="Times New Roman"/>
          </w:rPr>
          <w:t xml:space="preserve"> </w:t>
        </w:r>
      </w:ins>
      <w:ins w:id="161"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62"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63" w:author="detbenton1991@gmail.com" w:date="2025-06-14T15:29:00Z" w16du:dateUtc="2025-06-14T20:29:00Z">
        <w:r w:rsidR="00953B34" w:rsidRPr="00953B34">
          <w:rPr>
            <w:rFonts w:ascii="Times New Roman" w:eastAsia="Times New Roman" w:hAnsi="Times New Roman" w:cs="Times New Roman"/>
          </w:rPr>
          <w:t>The</w:t>
        </w:r>
      </w:ins>
      <w:ins w:id="164" w:author="Benton, Deon" w:date="2025-06-16T14:03:00Z" w16du:dateUtc="2025-06-16T19:03:00Z">
        <w:r w:rsidR="00A87E09">
          <w:rPr>
            <w:rFonts w:ascii="Times New Roman" w:eastAsia="Times New Roman" w:hAnsi="Times New Roman" w:cs="Times New Roman"/>
          </w:rPr>
          <w:t xml:space="preserve"> function of these</w:t>
        </w:r>
      </w:ins>
      <w:ins w:id="165" w:author="detbenton1991@gmail.com" w:date="2025-06-14T15:29:00Z" w16du:dateUtc="2025-06-14T20:29:00Z">
        <w:r w:rsidR="00953B34" w:rsidRPr="00953B34">
          <w:rPr>
            <w:rFonts w:ascii="Times New Roman" w:eastAsia="Times New Roman" w:hAnsi="Times New Roman" w:cs="Times New Roman"/>
          </w:rPr>
          <w:t xml:space="preserve"> principles</w:t>
        </w:r>
      </w:ins>
      <w:ins w:id="166" w:author="Benton, Deon" w:date="2025-06-16T14:03:00Z" w16du:dateUtc="2025-06-16T19:03:00Z">
        <w:r w:rsidR="00A87E09">
          <w:rPr>
            <w:rFonts w:ascii="Times New Roman" w:eastAsia="Times New Roman" w:hAnsi="Times New Roman" w:cs="Times New Roman"/>
          </w:rPr>
          <w:t xml:space="preserve"> is</w:t>
        </w:r>
      </w:ins>
      <w:ins w:id="167"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68" w:author="detbenton1991@gmail.com" w:date="2025-06-14T15:30:00Z" w16du:dateUtc="2025-06-14T20:30:00Z">
        <w:r w:rsidR="009100A7">
          <w:rPr>
            <w:rFonts w:ascii="Times New Roman" w:eastAsia="Times New Roman" w:hAnsi="Times New Roman" w:cs="Times New Roman"/>
          </w:rPr>
          <w:t>ded to allow the object to move.</w:t>
        </w:r>
      </w:ins>
      <w:ins w:id="169"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4689A2E5" w:rsidR="005917B9" w:rsidRDefault="009100A7" w:rsidP="005917B9">
      <w:pPr>
        <w:spacing w:line="480" w:lineRule="auto"/>
        <w:contextualSpacing/>
        <w:rPr>
          <w:ins w:id="170" w:author="Benton, Deon" w:date="2025-06-16T14:25:00Z" w16du:dateUtc="2025-06-16T19:25:00Z"/>
          <w:rFonts w:ascii="Times New Roman" w:hAnsi="Times New Roman" w:cs="Times New Roman"/>
        </w:rPr>
      </w:pPr>
      <w:ins w:id="171"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72" w:author="detbenton1991@gmail.com" w:date="2025-06-14T15:34:00Z" w16du:dateUtc="2025-06-14T20:34:00Z">
        <w:r w:rsidR="00903601">
          <w:rPr>
            <w:rFonts w:ascii="Times New Roman" w:eastAsia="Times New Roman" w:hAnsi="Times New Roman" w:cs="Times New Roman"/>
          </w:rPr>
          <w:t xml:space="preserve">specific </w:t>
        </w:r>
      </w:ins>
      <w:ins w:id="173" w:author="detbenton1991@gmail.com" w:date="2025-06-14T15:33:00Z" w16du:dateUtc="2025-06-14T20:33:00Z">
        <w:r>
          <w:rPr>
            <w:rFonts w:ascii="Times New Roman" w:eastAsia="Times New Roman" w:hAnsi="Times New Roman" w:cs="Times New Roman"/>
          </w:rPr>
          <w:t xml:space="preserve">proposals have been put forward </w:t>
        </w:r>
      </w:ins>
      <w:ins w:id="174"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75"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76" w:author="Benton, Deon" w:date="2025-06-16T14:08:00Z" w16du:dateUtc="2025-06-16T19:08:00Z">
        <w:r w:rsidR="005917B9" w:rsidRPr="00996380">
          <w:rPr>
            <w:rFonts w:ascii="Times New Roman" w:hAnsi="Times New Roman" w:cs="Times New Roman"/>
          </w:rPr>
          <w:t>Thus, the reason infants in the</w:t>
        </w:r>
      </w:ins>
      <w:ins w:id="177" w:author="Benton, Deon" w:date="2025-06-16T14:18:00Z" w16du:dateUtc="2025-06-16T19:18:00Z">
        <w:r w:rsidR="006A02DB">
          <w:rPr>
            <w:rFonts w:ascii="Times New Roman" w:hAnsi="Times New Roman" w:cs="Times New Roman"/>
          </w:rPr>
          <w:t xml:space="preserve"> Experimental conditions of the studies</w:t>
        </w:r>
      </w:ins>
      <w:ins w:id="178"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79" w:author="Benton, Deon" w:date="2025-06-16T14:19:00Z" w16du:dateUtc="2025-06-16T19:19:00Z">
        <w:r w:rsidR="00EE29D6" w:rsidRPr="00EE29D6">
          <w:rPr>
            <w:rFonts w:ascii="Times New Roman" w:hAnsi="Times New Roman" w:cs="Times New Roman"/>
          </w:rPr>
          <w:t xml:space="preserve">In contrast, </w:t>
        </w:r>
        <w:r w:rsidR="00EE29D6" w:rsidRPr="00EE29D6">
          <w:rPr>
            <w:rFonts w:ascii="Times New Roman" w:hAnsi="Times New Roman" w:cs="Times New Roman"/>
          </w:rPr>
          <w:lastRenderedPageBreak/>
          <w:t>the reason infants looked equally</w:t>
        </w:r>
      </w:ins>
      <w:ins w:id="180" w:author="Benton, Deon" w:date="2025-06-16T14:20:00Z" w16du:dateUtc="2025-06-16T19:20:00Z">
        <w:r w:rsidR="00EE29D6">
          <w:rPr>
            <w:rFonts w:ascii="Times New Roman" w:hAnsi="Times New Roman" w:cs="Times New Roman"/>
          </w:rPr>
          <w:t xml:space="preserve"> long</w:t>
        </w:r>
      </w:ins>
      <w:ins w:id="181"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82" w:author="Benton, Deon" w:date="2025-06-16T14:20:00Z" w16du:dateUtc="2025-06-16T19:20:00Z">
        <w:r w:rsidR="00EE29D6">
          <w:rPr>
            <w:rFonts w:ascii="Times New Roman" w:hAnsi="Times New Roman" w:cs="Times New Roman"/>
          </w:rPr>
          <w:t>given that</w:t>
        </w:r>
      </w:ins>
      <w:ins w:id="183" w:author="Benton, Deon" w:date="2025-06-16T14:19:00Z" w16du:dateUtc="2025-06-16T19:19:00Z">
        <w:r w:rsidR="00EE29D6" w:rsidRPr="00EE29D6">
          <w:rPr>
            <w:rFonts w:ascii="Times New Roman" w:hAnsi="Times New Roman" w:cs="Times New Roman"/>
          </w:rPr>
          <w:t xml:space="preserve"> the agent’s </w:t>
        </w:r>
      </w:ins>
      <w:ins w:id="184" w:author="Benton, Deon" w:date="2025-06-16T14:20:00Z" w16du:dateUtc="2025-06-16T19:20:00Z">
        <w:r w:rsidR="00EE29D6">
          <w:rPr>
            <w:rFonts w:ascii="Times New Roman" w:hAnsi="Times New Roman" w:cs="Times New Roman"/>
          </w:rPr>
          <w:t>actions during habituation</w:t>
        </w:r>
      </w:ins>
      <w:ins w:id="185" w:author="Benton, Deon" w:date="2025-06-16T14:19:00Z" w16du:dateUtc="2025-06-16T19:19:00Z">
        <w:r w:rsidR="00EE29D6" w:rsidRPr="00EE29D6">
          <w:rPr>
            <w:rFonts w:ascii="Times New Roman" w:hAnsi="Times New Roman" w:cs="Times New Roman"/>
          </w:rPr>
          <w:t xml:space="preserve"> were not rational given the environmental constraints</w:t>
        </w:r>
      </w:ins>
      <w:ins w:id="186" w:author="Benton, Deon" w:date="2025-06-16T14:17:00Z" w16du:dateUtc="2025-06-16T19:17:00Z">
        <w:r w:rsidR="006A02DB">
          <w:rPr>
            <w:rFonts w:ascii="Times New Roman" w:hAnsi="Times New Roman" w:cs="Times New Roman"/>
          </w:rPr>
          <w:t xml:space="preserve"> </w:t>
        </w:r>
      </w:ins>
      <w:ins w:id="187"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731AB4DA" w:rsidR="00F06FB8" w:rsidRPr="00F06FB8" w:rsidRDefault="00221A84" w:rsidP="00F06FB8">
      <w:pPr>
        <w:spacing w:line="480" w:lineRule="auto"/>
        <w:contextualSpacing/>
        <w:rPr>
          <w:ins w:id="188" w:author="Benton, Deon" w:date="2025-06-16T21:48:00Z" w16du:dateUtc="2025-06-17T02:48:00Z"/>
          <w:rFonts w:ascii="Times New Roman" w:hAnsi="Times New Roman" w:cs="Times New Roman"/>
        </w:rPr>
      </w:pPr>
      <w:ins w:id="189" w:author="Benton, Deon" w:date="2025-06-16T14:25:00Z" w16du:dateUtc="2025-06-16T19:25:00Z">
        <w:r>
          <w:rPr>
            <w:rFonts w:ascii="Times New Roman" w:hAnsi="Times New Roman" w:cs="Times New Roman"/>
          </w:rPr>
          <w:tab/>
        </w:r>
      </w:ins>
      <w:ins w:id="190" w:author="Benton, Deon" w:date="2025-06-16T20:06:00Z" w16du:dateUtc="2025-06-17T01:06:00Z">
        <w:r w:rsidR="004878F3">
          <w:rPr>
            <w:rFonts w:ascii="Times New Roman" w:hAnsi="Times New Roman" w:cs="Times New Roman"/>
          </w:rPr>
          <w:t xml:space="preserve">An account that is related to the </w:t>
        </w:r>
      </w:ins>
      <w:ins w:id="191" w:author="Benton, Deon" w:date="2025-06-16T20:07:00Z" w16du:dateUtc="2025-06-17T01:07:00Z">
        <w:r w:rsidR="003962FC">
          <w:rPr>
            <w:rFonts w:ascii="Times New Roman" w:hAnsi="Times New Roman" w:cs="Times New Roman"/>
          </w:rPr>
          <w:t>teleological</w:t>
        </w:r>
      </w:ins>
      <w:ins w:id="192"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193"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194" w:author="Benton, Deon" w:date="2025-06-16T20:08:00Z" w16du:dateUtc="2025-06-17T01:08:00Z">
        <w:r w:rsidR="006849FB">
          <w:rPr>
            <w:rFonts w:ascii="Times New Roman" w:hAnsi="Times New Roman" w:cs="Times New Roman"/>
          </w:rPr>
          <w:t xml:space="preserve">e.g., </w:t>
        </w:r>
      </w:ins>
      <w:ins w:id="195" w:author="Benton, Deon" w:date="2025-06-16T20:07:00Z" w16du:dateUtc="2025-06-17T01:07:00Z">
        <w:r w:rsidR="004878F3">
          <w:rPr>
            <w:rFonts w:ascii="Times New Roman" w:hAnsi="Times New Roman" w:cs="Times New Roman"/>
          </w:rPr>
          <w:t>Jara-Ettinger et al., 2016; Jara-Ettinger et al., 2020)</w:t>
        </w:r>
      </w:ins>
      <w:ins w:id="196"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is a </w:t>
        </w:r>
      </w:ins>
      <w:ins w:id="197" w:author="Benton, Deon" w:date="2025-06-16T14:25:00Z" w16du:dateUtc="2025-06-16T19:25:00Z">
        <w:r>
          <w:rPr>
            <w:rFonts w:ascii="Times New Roman" w:hAnsi="Times New Roman" w:cs="Times New Roman"/>
          </w:rPr>
          <w:t>theoretical proposal about how agents choose actions and how observers process</w:t>
        </w:r>
      </w:ins>
      <w:ins w:id="198" w:author="Benton, Deon" w:date="2025-06-16T20:07:00Z" w16du:dateUtc="2025-06-17T01:07:00Z">
        <w:r w:rsidR="003962FC">
          <w:rPr>
            <w:rFonts w:ascii="Times New Roman" w:hAnsi="Times New Roman" w:cs="Times New Roman"/>
          </w:rPr>
          <w:t xml:space="preserve"> those</w:t>
        </w:r>
      </w:ins>
      <w:ins w:id="199" w:author="Benton, Deon" w:date="2025-06-16T14:25:00Z" w16du:dateUtc="2025-06-16T19:25:00Z">
        <w:r>
          <w:rPr>
            <w:rFonts w:ascii="Times New Roman" w:hAnsi="Times New Roman" w:cs="Times New Roman"/>
          </w:rPr>
          <w:t xml:space="preserve"> actions</w:t>
        </w:r>
      </w:ins>
      <w:ins w:id="200" w:author="Benton, Deon" w:date="2025-06-16T20:07:00Z" w16du:dateUtc="2025-06-17T01:07:00Z">
        <w:r w:rsidR="004878F3">
          <w:rPr>
            <w:rFonts w:ascii="Times New Roman" w:hAnsi="Times New Roman" w:cs="Times New Roman"/>
          </w:rPr>
          <w:t>.</w:t>
        </w:r>
      </w:ins>
      <w:ins w:id="201" w:author="Benton, Deon" w:date="2025-06-16T14:31:00Z" w16du:dateUtc="2025-06-16T19:31:00Z">
        <w:r w:rsidR="00A579AD">
          <w:rPr>
            <w:rFonts w:ascii="Times New Roman" w:hAnsi="Times New Roman" w:cs="Times New Roman"/>
          </w:rPr>
          <w:t xml:space="preserve"> </w:t>
        </w:r>
      </w:ins>
      <w:ins w:id="202" w:author="Benton, Deon" w:date="2025-06-16T14:25:00Z" w16du:dateUtc="2025-06-16T19:25:00Z">
        <w:r>
          <w:rPr>
            <w:rFonts w:ascii="Times New Roman" w:hAnsi="Times New Roman" w:cs="Times New Roman"/>
          </w:rPr>
          <w:t xml:space="preserve">On the agent side, </w:t>
        </w:r>
      </w:ins>
      <w:ins w:id="203" w:author="Benton, Deon" w:date="2025-06-16T14:31:00Z" w16du:dateUtc="2025-06-16T19:31:00Z">
        <w:r w:rsidR="00C90914">
          <w:rPr>
            <w:rFonts w:ascii="Times New Roman" w:hAnsi="Times New Roman" w:cs="Times New Roman"/>
          </w:rPr>
          <w:t xml:space="preserve">actors </w:t>
        </w:r>
      </w:ins>
      <w:ins w:id="204" w:author="Benton, Deon" w:date="2025-06-16T20:45:00Z" w16du:dateUtc="2025-06-17T01:45:00Z">
        <w:r w:rsidR="00FD6C4C">
          <w:rPr>
            <w:rFonts w:ascii="Times New Roman" w:hAnsi="Times New Roman" w:cs="Times New Roman"/>
          </w:rPr>
          <w:t>evaluate possible plan</w:t>
        </w:r>
      </w:ins>
      <w:ins w:id="205" w:author="Benton, Deon" w:date="2025-06-16T20:50:00Z" w16du:dateUtc="2025-06-17T01:50:00Z">
        <w:r w:rsidR="00FD6C4C">
          <w:rPr>
            <w:rFonts w:ascii="Times New Roman" w:hAnsi="Times New Roman" w:cs="Times New Roman"/>
          </w:rPr>
          <w:t>s</w:t>
        </w:r>
      </w:ins>
      <w:ins w:id="206" w:author="Benton, Deon" w:date="2025-06-16T20:52:00Z" w16du:dateUtc="2025-06-17T01:52:00Z">
        <w:r w:rsidR="00FD6C4C">
          <w:rPr>
            <w:rFonts w:ascii="Times New Roman" w:hAnsi="Times New Roman" w:cs="Times New Roman"/>
          </w:rPr>
          <w:t>—that is,</w:t>
        </w:r>
      </w:ins>
      <w:ins w:id="207" w:author="Benton, Deon" w:date="2025-06-16T20:44:00Z" w16du:dateUtc="2025-06-17T01:44:00Z">
        <w:r w:rsidR="00FD6C4C">
          <w:rPr>
            <w:rFonts w:ascii="Times New Roman" w:hAnsi="Times New Roman" w:cs="Times New Roman"/>
          </w:rPr>
          <w:t xml:space="preserve"> </w:t>
        </w:r>
      </w:ins>
      <w:ins w:id="208" w:author="Benton, Deon" w:date="2025-06-16T20:50:00Z" w16du:dateUtc="2025-06-17T01:50:00Z">
        <w:r w:rsidR="00FD6C4C">
          <w:rPr>
            <w:rFonts w:ascii="Times New Roman" w:hAnsi="Times New Roman" w:cs="Times New Roman"/>
          </w:rPr>
          <w:t>sequences</w:t>
        </w:r>
      </w:ins>
      <w:ins w:id="209" w:author="Benton, Deon" w:date="2025-06-16T20:44:00Z" w16du:dateUtc="2025-06-17T01:44:00Z">
        <w:r w:rsidR="00FD6C4C">
          <w:rPr>
            <w:rFonts w:ascii="Times New Roman" w:hAnsi="Times New Roman" w:cs="Times New Roman"/>
          </w:rPr>
          <w:t xml:space="preserve"> of actions that lead to a goal</w:t>
        </w:r>
      </w:ins>
      <w:ins w:id="210" w:author="Benton, Deon" w:date="2025-06-16T20:52:00Z" w16du:dateUtc="2025-06-17T01:52:00Z">
        <w:r w:rsidR="00FD6C4C">
          <w:rPr>
            <w:rFonts w:ascii="Times New Roman" w:hAnsi="Times New Roman" w:cs="Times New Roman"/>
          </w:rPr>
          <w:t>—and select the plan</w:t>
        </w:r>
      </w:ins>
      <w:ins w:id="211" w:author="Benton, Deon" w:date="2025-06-16T20:51:00Z" w16du:dateUtc="2025-06-17T01:51:00Z">
        <w:r w:rsidR="00FD6C4C">
          <w:rPr>
            <w:rFonts w:ascii="Times New Roman" w:hAnsi="Times New Roman" w:cs="Times New Roman"/>
          </w:rPr>
          <w:t xml:space="preserve"> that </w:t>
        </w:r>
      </w:ins>
      <w:ins w:id="212" w:author="Benton, Deon" w:date="2025-06-16T20:45:00Z" w16du:dateUtc="2025-06-17T01:45:00Z">
        <w:r w:rsidR="00FD6C4C">
          <w:rPr>
            <w:rFonts w:ascii="Times New Roman" w:hAnsi="Times New Roman" w:cs="Times New Roman"/>
          </w:rPr>
          <w:t xml:space="preserve">maximizes expected subjective </w:t>
        </w:r>
      </w:ins>
      <w:ins w:id="213" w:author="Benton, Deon" w:date="2025-06-16T20:46:00Z" w16du:dateUtc="2025-06-17T01:46:00Z">
        <w:r w:rsidR="00FD6C4C">
          <w:rPr>
            <w:rFonts w:ascii="Times New Roman" w:hAnsi="Times New Roman" w:cs="Times New Roman"/>
          </w:rPr>
          <w:t>utilities</w:t>
        </w:r>
      </w:ins>
      <w:ins w:id="214" w:author="Benton, Deon" w:date="2025-06-16T20:52:00Z" w16du:dateUtc="2025-06-17T01:52:00Z">
        <w:r w:rsidR="00FD6C4C">
          <w:rPr>
            <w:rFonts w:ascii="Times New Roman" w:hAnsi="Times New Roman" w:cs="Times New Roman"/>
          </w:rPr>
          <w:t xml:space="preserve">. A subjective utility is the </w:t>
        </w:r>
      </w:ins>
      <w:ins w:id="215"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16" w:author="Benton, Deon" w:date="2025-06-16T20:45:00Z" w16du:dateUtc="2025-06-17T01:45:00Z">
        <w:r w:rsidR="00FD6C4C">
          <w:rPr>
            <w:rFonts w:ascii="Times New Roman" w:hAnsi="Times New Roman" w:cs="Times New Roman"/>
          </w:rPr>
          <w:t>.</w:t>
        </w:r>
      </w:ins>
      <w:ins w:id="217"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 xml:space="preserve">Crucially, because making this difference as large as possible depends on minimizing </w:t>
        </w:r>
        <w:r w:rsidR="0036596B" w:rsidRPr="0036596B">
          <w:rPr>
            <w:rFonts w:ascii="Times New Roman" w:hAnsi="Times New Roman" w:cs="Times New Roman"/>
          </w:rPr>
          <w:t>unnecessary</w:t>
        </w:r>
        <w:r w:rsidR="0036596B" w:rsidRPr="0036596B">
          <w:rPr>
            <w:rFonts w:ascii="Times New Roman" w:hAnsi="Times New Roman" w:cs="Times New Roman"/>
          </w:rPr>
          <w:t xml:space="preserve"> costs, agents are expected to carry out plans that are as efficient as possible, given the constraints of the environment.</w:t>
        </w:r>
      </w:ins>
      <w:ins w:id="218" w:author="Benton, Deon" w:date="2025-06-16T20:53:00Z" w16du:dateUtc="2025-06-17T01:53:00Z">
        <w:r w:rsidR="00FD6C4C">
          <w:rPr>
            <w:rFonts w:ascii="Times New Roman" w:hAnsi="Times New Roman" w:cs="Times New Roman"/>
          </w:rPr>
          <w:t xml:space="preserve"> </w:t>
        </w:r>
      </w:ins>
      <w:ins w:id="219" w:author="Benton, Deon" w:date="2025-06-16T21:22:00Z" w16du:dateUtc="2025-06-17T02:22:00Z">
        <w:r w:rsidR="0036596B">
          <w:rPr>
            <w:rFonts w:ascii="Times New Roman" w:hAnsi="Times New Roman" w:cs="Times New Roman"/>
          </w:rPr>
          <w:t>These utilities are considered</w:t>
        </w:r>
      </w:ins>
      <w:ins w:id="220" w:author="Benton, Deon" w:date="2025-06-16T20:55:00Z" w16du:dateUtc="2025-06-17T01:55:00Z">
        <w:r w:rsidR="00F81813">
          <w:rPr>
            <w:rFonts w:ascii="Times New Roman" w:hAnsi="Times New Roman" w:cs="Times New Roman"/>
          </w:rPr>
          <w:t xml:space="preserve"> “subjective”</w:t>
        </w:r>
      </w:ins>
      <w:ins w:id="221"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22" w:author="Benton, Deon" w:date="2025-06-16T21:11:00Z" w16du:dateUtc="2025-06-17T02:11:00Z">
        <w:r w:rsidR="00930D6E">
          <w:rPr>
            <w:rFonts w:ascii="Times New Roman" w:hAnsi="Times New Roman" w:cs="Times New Roman"/>
          </w:rPr>
          <w:t xml:space="preserve"> a plan may differ across agents. </w:t>
        </w:r>
      </w:ins>
      <w:ins w:id="223" w:author="Benton, Deon" w:date="2025-06-16T20:55:00Z" w16du:dateUtc="2025-06-17T01:55:00Z">
        <w:r w:rsidR="001F4EC9">
          <w:rPr>
            <w:rFonts w:ascii="Times New Roman" w:hAnsi="Times New Roman" w:cs="Times New Roman"/>
          </w:rPr>
          <w:t>On the observe</w:t>
        </w:r>
      </w:ins>
      <w:ins w:id="224" w:author="Benton, Deon" w:date="2025-06-16T20:56:00Z" w16du:dateUtc="2025-06-17T01:56:00Z">
        <w:r w:rsidR="001F4EC9">
          <w:rPr>
            <w:rFonts w:ascii="Times New Roman" w:hAnsi="Times New Roman" w:cs="Times New Roman"/>
          </w:rPr>
          <w:t xml:space="preserve">r side, </w:t>
        </w:r>
      </w:ins>
      <w:ins w:id="225" w:author="Benton, Deon" w:date="2025-06-16T21:12:00Z" w16du:dateUtc="2025-06-17T02:12:00Z">
        <w:r w:rsidR="00930D6E">
          <w:rPr>
            <w:rFonts w:ascii="Times New Roman" w:hAnsi="Times New Roman" w:cs="Times New Roman"/>
          </w:rPr>
          <w:t>observers</w:t>
        </w:r>
      </w:ins>
      <w:ins w:id="226" w:author="Benton, Deon" w:date="2025-06-16T14:25:00Z" w16du:dateUtc="2025-06-16T19:25:00Z">
        <w:r>
          <w:rPr>
            <w:rFonts w:ascii="Times New Roman" w:hAnsi="Times New Roman" w:cs="Times New Roman"/>
          </w:rPr>
          <w:t xml:space="preserve"> must infer</w:t>
        </w:r>
      </w:ins>
      <w:ins w:id="227" w:author="Benton, Deon" w:date="2025-06-16T20:54:00Z" w16du:dateUtc="2025-06-17T01:54:00Z">
        <w:r w:rsidR="00FD6C4C">
          <w:rPr>
            <w:rFonts w:ascii="Times New Roman" w:hAnsi="Times New Roman" w:cs="Times New Roman"/>
          </w:rPr>
          <w:t xml:space="preserve"> </w:t>
        </w:r>
      </w:ins>
      <w:ins w:id="228" w:author="Benton, Deon" w:date="2025-06-16T21:11:00Z" w16du:dateUtc="2025-06-17T02:11:00Z">
        <w:r w:rsidR="00930D6E">
          <w:rPr>
            <w:rFonts w:ascii="Times New Roman" w:hAnsi="Times New Roman" w:cs="Times New Roman"/>
          </w:rPr>
          <w:t>rewards and costs that drove an agent’s behavior</w:t>
        </w:r>
      </w:ins>
      <w:ins w:id="229" w:author="Benton, Deon" w:date="2025-06-16T20:56:00Z" w16du:dateUtc="2025-06-17T01:56:00Z">
        <w:r w:rsidR="001F4EC9">
          <w:rPr>
            <w:rFonts w:ascii="Times New Roman" w:hAnsi="Times New Roman" w:cs="Times New Roman"/>
          </w:rPr>
          <w:t xml:space="preserve"> from the</w:t>
        </w:r>
      </w:ins>
      <w:ins w:id="230" w:author="Benton, Deon" w:date="2025-06-16T20:54:00Z" w16du:dateUtc="2025-06-17T01:54:00Z">
        <w:r w:rsidR="00F81813">
          <w:rPr>
            <w:rFonts w:ascii="Times New Roman" w:hAnsi="Times New Roman" w:cs="Times New Roman"/>
          </w:rPr>
          <w:t xml:space="preserve"> </w:t>
        </w:r>
      </w:ins>
      <w:ins w:id="231" w:author="Benton, Deon" w:date="2025-06-16T21:11:00Z" w16du:dateUtc="2025-06-17T02:11:00Z">
        <w:r w:rsidR="00930D6E">
          <w:rPr>
            <w:rFonts w:ascii="Times New Roman" w:hAnsi="Times New Roman" w:cs="Times New Roman"/>
          </w:rPr>
          <w:t>from the behavior itself</w:t>
        </w:r>
      </w:ins>
      <w:ins w:id="232" w:author="Benton, Deon" w:date="2025-06-16T14:25:00Z" w16du:dateUtc="2025-06-16T19:25:00Z">
        <w:r>
          <w:rPr>
            <w:rFonts w:ascii="Times New Roman" w:hAnsi="Times New Roman" w:cs="Times New Roman"/>
          </w:rPr>
          <w:t>.</w:t>
        </w:r>
      </w:ins>
      <w:ins w:id="233" w:author="Benton, Deon" w:date="2025-06-16T21:12:00Z" w16du:dateUtc="2025-06-17T02:12:00Z">
        <w:r w:rsidR="00930D6E">
          <w:rPr>
            <w:rFonts w:ascii="Times New Roman" w:hAnsi="Times New Roman" w:cs="Times New Roman"/>
          </w:rPr>
          <w:t xml:space="preserve"> The way obse</w:t>
        </w:r>
      </w:ins>
      <w:ins w:id="234" w:author="Benton, Deon" w:date="2025-06-16T21:13:00Z" w16du:dateUtc="2025-06-17T02:13:00Z">
        <w:r w:rsidR="00930D6E">
          <w:rPr>
            <w:rFonts w:ascii="Times New Roman" w:hAnsi="Times New Roman" w:cs="Times New Roman"/>
          </w:rPr>
          <w:t>rvers</w:t>
        </w:r>
      </w:ins>
      <w:ins w:id="235" w:author="Benton, Deon" w:date="2025-06-16T14:25:00Z" w16du:dateUtc="2025-06-16T19:25:00Z">
        <w:r>
          <w:rPr>
            <w:rFonts w:ascii="Times New Roman" w:hAnsi="Times New Roman" w:cs="Times New Roman"/>
          </w:rPr>
          <w:t xml:space="preserve"> solve this computational problem </w:t>
        </w:r>
      </w:ins>
      <w:ins w:id="236" w:author="Benton, Deon" w:date="2025-06-16T21:13:00Z" w16du:dateUtc="2025-06-17T02:13:00Z">
        <w:r w:rsidR="00930D6E">
          <w:rPr>
            <w:rFonts w:ascii="Times New Roman" w:hAnsi="Times New Roman" w:cs="Times New Roman"/>
          </w:rPr>
          <w:t xml:space="preserve">is </w:t>
        </w:r>
      </w:ins>
      <w:ins w:id="237" w:author="Benton, Deon" w:date="2025-06-16T14:25:00Z" w16du:dateUtc="2025-06-16T19:25:00Z">
        <w:r>
          <w:rPr>
            <w:rFonts w:ascii="Times New Roman" w:hAnsi="Times New Roman" w:cs="Times New Roman"/>
          </w:rPr>
          <w:t xml:space="preserve">via Bayesian inference. In other words, learners can estimate the probability of </w:t>
        </w:r>
      </w:ins>
      <w:ins w:id="238" w:author="Benton, Deon" w:date="2025-06-16T21:13:00Z" w16du:dateUtc="2025-06-17T02:13:00Z">
        <w:r w:rsidR="00930D6E">
          <w:rPr>
            <w:rFonts w:ascii="Times New Roman" w:hAnsi="Times New Roman" w:cs="Times New Roman"/>
          </w:rPr>
          <w:t>the reward of an outcome and the cost of executing a plan to achieve that outcome</w:t>
        </w:r>
      </w:ins>
      <w:ins w:id="239"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40" w:author="Benton, Deon" w:date="2025-06-16T21:14:00Z" w16du:dateUtc="2025-06-17T02:14:00Z">
        <w:r w:rsidR="00930D6E">
          <w:rPr>
            <w:rFonts w:ascii="Times New Roman" w:hAnsi="Times New Roman" w:cs="Times New Roman"/>
          </w:rPr>
          <w:t xml:space="preserve"> computing the product of two terms.</w:t>
        </w:r>
      </w:ins>
      <w:ins w:id="241" w:author="Benton, Deon" w:date="2025-06-16T14:25:00Z" w16du:dateUtc="2025-06-16T19:25:00Z">
        <w:r>
          <w:rPr>
            <w:rFonts w:ascii="Times New Roman" w:hAnsi="Times New Roman" w:cs="Times New Roman"/>
          </w:rPr>
          <w:t xml:space="preserve"> </w:t>
        </w:r>
      </w:ins>
      <w:ins w:id="242" w:author="Benton, Deon" w:date="2025-06-16T21:14:00Z" w16du:dateUtc="2025-06-17T02:14:00Z">
        <w:r w:rsidR="00930D6E">
          <w:rPr>
            <w:rFonts w:ascii="Times New Roman" w:hAnsi="Times New Roman" w:cs="Times New Roman"/>
          </w:rPr>
          <w:t>One is the</w:t>
        </w:r>
      </w:ins>
      <w:ins w:id="243" w:author="Benton, Deon" w:date="2025-06-16T14:25:00Z" w16du:dateUtc="2025-06-16T19:25:00Z">
        <w:r>
          <w:rPr>
            <w:rFonts w:ascii="Times New Roman" w:hAnsi="Times New Roman" w:cs="Times New Roman"/>
          </w:rPr>
          <w:t xml:space="preserve"> likelihood of </w:t>
        </w:r>
      </w:ins>
      <w:ins w:id="244" w:author="Benton, Deon" w:date="2025-06-16T21:14:00Z" w16du:dateUtc="2025-06-17T02:14:00Z">
        <w:r w:rsidR="00930D6E">
          <w:rPr>
            <w:rFonts w:ascii="Times New Roman" w:hAnsi="Times New Roman" w:cs="Times New Roman"/>
          </w:rPr>
          <w:t>an action</w:t>
        </w:r>
      </w:ins>
      <w:ins w:id="245" w:author="Benton, Deon" w:date="2025-06-16T14:25:00Z" w16du:dateUtc="2025-06-16T19:25:00Z">
        <w:r>
          <w:rPr>
            <w:rFonts w:ascii="Times New Roman" w:hAnsi="Times New Roman" w:cs="Times New Roman"/>
          </w:rPr>
          <w:t xml:space="preserve"> given </w:t>
        </w:r>
      </w:ins>
      <w:ins w:id="246" w:author="Benton, Deon" w:date="2025-06-16T21:15:00Z" w16du:dateUtc="2025-06-17T02:15:00Z">
        <w:r w:rsidR="00930D6E">
          <w:rPr>
            <w:rFonts w:ascii="Times New Roman" w:hAnsi="Times New Roman" w:cs="Times New Roman"/>
          </w:rPr>
          <w:t xml:space="preserve">a reward and </w:t>
        </w:r>
        <w:r w:rsidR="00930D6E">
          <w:rPr>
            <w:rFonts w:ascii="Times New Roman" w:hAnsi="Times New Roman" w:cs="Times New Roman"/>
          </w:rPr>
          <w:lastRenderedPageBreak/>
          <w:t xml:space="preserve">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w:t>
        </w:r>
        <w:r w:rsidR="00930D6E">
          <w:rPr>
            <w:rFonts w:ascii="Times New Roman" w:hAnsi="Times New Roman" w:cs="Times New Roman"/>
          </w:rPr>
          <w:t xml:space="preserve">. The other is </w:t>
        </w:r>
      </w:ins>
      <w:ins w:id="247" w:author="Benton, Deon" w:date="2025-06-16T21:16:00Z" w16du:dateUtc="2025-06-17T02:16:00Z">
        <w:r w:rsidR="00930D6E">
          <w:rPr>
            <w:rFonts w:ascii="Times New Roman" w:hAnsi="Times New Roman" w:cs="Times New Roman"/>
          </w:rPr>
          <w:t>the likelihood of the</w:t>
        </w:r>
      </w:ins>
      <w:ins w:id="248" w:author="Benton, Deon" w:date="2025-06-16T14:25:00Z" w16du:dateUtc="2025-06-16T19:25:00Z">
        <w:r>
          <w:rPr>
            <w:rFonts w:ascii="Times New Roman" w:hAnsi="Times New Roman" w:cs="Times New Roman"/>
          </w:rPr>
          <w:t xml:space="preserve"> </w:t>
        </w:r>
      </w:ins>
      <w:ins w:id="249" w:author="Benton, Deon" w:date="2025-06-16T21:16:00Z" w16du:dateUtc="2025-06-17T02:16:00Z">
        <w:r w:rsidR="00930D6E">
          <w:rPr>
            <w:rFonts w:ascii="Times New Roman" w:hAnsi="Times New Roman" w:cs="Times New Roman"/>
          </w:rPr>
          <w:t>reward and cost by itself</w:t>
        </w:r>
      </w:ins>
      <w:ins w:id="250" w:author="Benton, Deon" w:date="2025-06-16T14:25:00Z" w16du:dateUtc="2025-06-16T19:25:00Z">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51" w:author="Benton, Deon" w:date="2025-06-16T21:22:00Z" w16du:dateUtc="2025-06-17T02:22:00Z">
        <w:r w:rsidR="00A57EC9">
          <w:rPr>
            <w:rFonts w:ascii="Times New Roman" w:hAnsi="Times New Roman" w:cs="Times New Roman"/>
          </w:rPr>
          <w:t xml:space="preserve"> </w:t>
        </w:r>
      </w:ins>
      <w:ins w:id="252" w:author="Benton, Deon" w:date="2025-06-16T14:42:00Z" w16du:dateUtc="2025-06-16T19:42:00Z">
        <w:r w:rsidR="009D0868">
          <w:rPr>
            <w:rFonts w:ascii="Times New Roman" w:hAnsi="Times New Roman" w:cs="Times New Roman"/>
          </w:rPr>
          <w:tab/>
        </w:r>
      </w:ins>
    </w:p>
    <w:p w14:paraId="0D732D48" w14:textId="03D33483" w:rsidR="00201A31" w:rsidRDefault="00F06FB8" w:rsidP="00F06FB8">
      <w:pPr>
        <w:spacing w:line="480" w:lineRule="auto"/>
        <w:ind w:firstLine="720"/>
        <w:contextualSpacing/>
        <w:rPr>
          <w:ins w:id="253" w:author="Benton, Deon" w:date="2025-06-13T13:38:00Z" w16du:dateUtc="2025-06-13T18:38:00Z"/>
          <w:rFonts w:ascii="Times New Roman" w:hAnsi="Times New Roman" w:cs="Times New Roman"/>
        </w:rPr>
      </w:pPr>
      <w:ins w:id="254" w:author="Benton, Deon" w:date="2025-06-16T21:48:00Z" w16du:dateUtc="2025-06-17T02:48:00Z">
        <w:r w:rsidRPr="00F06FB8">
          <w:rPr>
            <w:rFonts w:ascii="Times New Roman" w:hAnsi="Times New Roman" w:cs="Times New Roman"/>
          </w:rPr>
          <w:t>This account can also explain infants’ looking behavior in studies like Gergely et al. (1995). Consider the Experimental condition, for example. In that condition</w:t>
        </w:r>
      </w:ins>
      <w:ins w:id="255" w:author="Benton, Deon" w:date="2025-06-16T21:49:00Z" w16du:dateUtc="2025-06-17T02:49:00Z">
        <w:r>
          <w:rPr>
            <w:rFonts w:ascii="Times New Roman" w:hAnsi="Times New Roman" w:cs="Times New Roman"/>
          </w:rPr>
          <w:t>,</w:t>
        </w:r>
      </w:ins>
      <w:ins w:id="256" w:author="Benton, Deon" w:date="2025-06-16T21:48:00Z" w16du:dateUtc="2025-06-17T02:48:00Z">
        <w:r w:rsidRPr="00F06FB8">
          <w:rPr>
            <w:rFonts w:ascii="Times New Roman" w:hAnsi="Times New Roman" w:cs="Times New Roman"/>
          </w:rPr>
          <w:t xml:space="preserve"> the agent engages in </w:t>
        </w:r>
      </w:ins>
      <w:ins w:id="257" w:author="Benton, Deon" w:date="2025-06-16T21:49:00Z" w16du:dateUtc="2025-06-17T02:49:00Z">
        <w:r w:rsidR="00717CF4">
          <w:rPr>
            <w:rFonts w:ascii="Times New Roman" w:hAnsi="Times New Roman" w:cs="Times New Roman"/>
          </w:rPr>
          <w:t xml:space="preserve">a </w:t>
        </w:r>
      </w:ins>
      <w:ins w:id="258" w:author="Benton, Deon" w:date="2025-06-16T21:48:00Z" w16du:dateUtc="2025-06-17T02:48:00Z">
        <w:r w:rsidRPr="00F06FB8">
          <w:rPr>
            <w:rFonts w:ascii="Times New Roman" w:hAnsi="Times New Roman" w:cs="Times New Roman"/>
          </w:rPr>
          <w:t>costly action</w:t>
        </w:r>
      </w:ins>
      <w:ins w:id="259" w:author="Benton, Deon" w:date="2025-06-16T21:49:00Z" w16du:dateUtc="2025-06-17T02:49:00Z">
        <w:r w:rsidR="00717CF4">
          <w:rPr>
            <w:rFonts w:ascii="Times New Roman" w:hAnsi="Times New Roman" w:cs="Times New Roman"/>
          </w:rPr>
          <w:t xml:space="preserve"> </w:t>
        </w:r>
      </w:ins>
      <w:ins w:id="260" w:author="Benton, Deon" w:date="2025-06-16T21:48:00Z" w16du:dateUtc="2025-06-17T02:48:00Z">
        <w:r w:rsidRPr="00F06FB8">
          <w:rPr>
            <w:rFonts w:ascii="Times New Roman" w:hAnsi="Times New Roman" w:cs="Times New Roman"/>
          </w:rPr>
          <w:t>to reach a goal</w:t>
        </w:r>
      </w:ins>
      <w:ins w:id="261" w:author="Benton, Deon" w:date="2025-06-16T21:49:00Z" w16du:dateUtc="2025-06-17T02:49:00Z">
        <w:r w:rsidR="00717CF4">
          <w:rPr>
            <w:rFonts w:ascii="Times New Roman" w:hAnsi="Times New Roman" w:cs="Times New Roman"/>
          </w:rPr>
          <w:t xml:space="preserve"> (i.e., jumping over a barrier)</w:t>
        </w:r>
      </w:ins>
      <w:ins w:id="262"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 However, this same action no longer makes sense once the barrier is removed: The agent could have taken a path that was shorter, more efficient, and less effortful. The fact that both paths lead to the same size rewards despiste one being more costly (the jumping path) than the other (the straight path), the straight path results in a greater utility; that is, it leads to a bigger difference between the reward and the cost and thus should be the plan that is chosen.  A corollary of this is that infants will look longer at the jumping path test event than at the straigth path test event because their expectation for efficient, utility-maximizing behavior is violated in the former but not in the latter. In contrast, in the control condition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7CF77D4B" w14:textId="77777777" w:rsidR="00445430" w:rsidRDefault="00445430" w:rsidP="00524642">
      <w:pPr>
        <w:spacing w:line="480" w:lineRule="auto"/>
        <w:contextualSpacing/>
        <w:rPr>
          <w:ins w:id="263"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264" w:author="Benton, Deon" w:date="2025-06-13T13:38:00Z" w16du:dateUtc="2025-06-13T18:38:00Z"/>
          <w:rFonts w:ascii="Times New Roman" w:hAnsi="Times New Roman" w:cs="Times New Roman"/>
          <w:b/>
          <w:bCs/>
        </w:rPr>
      </w:pPr>
      <w:ins w:id="265" w:author="Benton, Deon" w:date="2025-06-13T13:38:00Z" w16du:dateUtc="2025-06-13T18:38:00Z">
        <w:r>
          <w:rPr>
            <w:rFonts w:ascii="Times New Roman" w:hAnsi="Times New Roman" w:cs="Times New Roman"/>
            <w:b/>
            <w:bCs/>
          </w:rPr>
          <w:t xml:space="preserve">Lean proposals for the origins of infant action understanding </w:t>
        </w:r>
      </w:ins>
    </w:p>
    <w:p w14:paraId="753774C3" w14:textId="185C89C0" w:rsidR="00524642" w:rsidRDefault="00071A55" w:rsidP="00524642">
      <w:pPr>
        <w:spacing w:line="480" w:lineRule="auto"/>
        <w:contextualSpacing/>
        <w:rPr>
          <w:rFonts w:ascii="Times New Roman" w:hAnsi="Times New Roman" w:cs="Times New Roman"/>
        </w:rPr>
      </w:pPr>
      <w:ins w:id="266" w:author="Benton, Deon" w:date="2025-06-13T13:35:00Z" w16du:dateUtc="2025-06-13T18:35:00Z">
        <w:r>
          <w:rPr>
            <w:rFonts w:ascii="Times New Roman" w:hAnsi="Times New Roman" w:cs="Times New Roman"/>
          </w:rPr>
          <w:t>The second class are the</w:t>
        </w:r>
      </w:ins>
      <w:ins w:id="267" w:author="Benton, Deon" w:date="2025-06-13T11:57:00Z" w16du:dateUtc="2025-06-13T16:57:00Z">
        <w:r w:rsidR="00E326A7">
          <w:rPr>
            <w:rFonts w:ascii="Times New Roman" w:hAnsi="Times New Roman" w:cs="Times New Roman"/>
          </w:rPr>
          <w:t xml:space="preserve"> “lean” proposals for the origins of such understanding. </w:t>
        </w:r>
      </w:ins>
      <w:ins w:id="268" w:author="detbenton1991@gmail.com" w:date="2025-06-14T14:24:00Z" w16du:dateUtc="2025-06-14T19:24:00Z">
        <w:r w:rsidR="00364A1A">
          <w:rPr>
            <w:rFonts w:ascii="Times New Roman" w:hAnsi="Times New Roman" w:cs="Times New Roman"/>
          </w:rPr>
          <w:t>The crux of these proposals is that</w:t>
        </w:r>
      </w:ins>
      <w:ins w:id="269" w:author="detbenton1991@gmail.com" w:date="2025-06-14T14:25:00Z" w16du:dateUtc="2025-06-14T19:25:00Z">
        <w:r w:rsidR="00E718C8">
          <w:rPr>
            <w:rFonts w:ascii="Times New Roman" w:hAnsi="Times New Roman" w:cs="Times New Roman"/>
          </w:rPr>
          <w:t xml:space="preserve"> infants’ behavior in studies that employ the VoE paradigm—of which the </w:t>
        </w:r>
        <w:r w:rsidR="00E718C8">
          <w:rPr>
            <w:rFonts w:ascii="Times New Roman" w:hAnsi="Times New Roman" w:cs="Times New Roman"/>
          </w:rPr>
          <w:lastRenderedPageBreak/>
          <w:t>met</w:t>
        </w:r>
      </w:ins>
      <w:ins w:id="270" w:author="detbenton1991@gmail.com" w:date="2025-06-14T14:26:00Z" w16du:dateUtc="2025-06-14T19:26:00Z">
        <w:r w:rsidR="00E718C8">
          <w:rPr>
            <w:rFonts w:ascii="Times New Roman" w:hAnsi="Times New Roman" w:cs="Times New Roman"/>
          </w:rPr>
          <w:t>hod used in the study by Gergely et al. (1995) is one special case</w:t>
        </w:r>
      </w:ins>
      <w:ins w:id="271" w:author="detbenton1991@gmail.com" w:date="2025-06-14T14:27:00Z" w16du:dateUtc="2025-06-14T19:27:00Z">
        <w:r w:rsidR="008D2955">
          <w:rPr>
            <w:rFonts w:ascii="Times New Roman" w:hAnsi="Times New Roman" w:cs="Times New Roman"/>
          </w:rPr>
          <w:t>—do not reflect specialized processes or content-ric</w:t>
        </w:r>
      </w:ins>
      <w:ins w:id="272" w:author="detbenton1991@gmail.com" w:date="2025-06-14T14:28:00Z" w16du:dateUtc="2025-06-14T19:28:00Z">
        <w:r w:rsidR="008D2955">
          <w:rPr>
            <w:rFonts w:ascii="Times New Roman" w:hAnsi="Times New Roman" w:cs="Times New Roman"/>
          </w:rPr>
          <w:t xml:space="preserve">h knowledge but rather the operation of domain-general learning mechanisms that operate over low-level, surface-based perceptual features and information. </w:t>
        </w:r>
      </w:ins>
      <w:ins w:id="273" w:author="detbenton1991@gmail.com" w:date="2025-06-14T14:24:00Z" w16du:dateUtc="2025-06-14T19:24:00Z">
        <w:r w:rsidR="002050FA">
          <w:rPr>
            <w:rFonts w:ascii="Times New Roman" w:hAnsi="Times New Roman" w:cs="Times New Roman"/>
          </w:rPr>
          <w:t>the mechanism through which infants learn about the actions of entities and objects is no different than the way they lear</w:t>
        </w:r>
      </w:ins>
      <w:ins w:id="274" w:author="detbenton1991@gmail.com" w:date="2025-06-14T14:25:00Z" w16du:dateUtc="2025-06-14T19:25:00Z">
        <w:r w:rsidR="002050FA">
          <w:rPr>
            <w:rFonts w:ascii="Times New Roman" w:hAnsi="Times New Roman" w:cs="Times New Roman"/>
          </w:rPr>
          <w:t xml:space="preserve">n about other aspects of the world. </w:t>
        </w:r>
        <w:r w:rsidR="00E718C8">
          <w:rPr>
            <w:rFonts w:ascii="Times New Roman" w:hAnsi="Times New Roman" w:cs="Times New Roman"/>
          </w:rPr>
          <w:t xml:space="preserve">The basic idea here is that </w:t>
        </w:r>
      </w:ins>
      <w:r w:rsidR="00524642">
        <w:rPr>
          <w:rFonts w:ascii="Times New Roman" w:hAnsi="Times New Roman" w:cs="Times New Roman"/>
        </w:rPr>
        <w:t xml:space="preserve">Here, I consider just two. One is the </w:t>
      </w:r>
      <w:r w:rsidR="00524642">
        <w:rPr>
          <w:rFonts w:ascii="Times New Roman" w:hAnsi="Times New Roman" w:cs="Times New Roman"/>
          <w:i/>
          <w:iCs/>
        </w:rPr>
        <w:t xml:space="preserve">teleological stance </w:t>
      </w:r>
      <w:r w:rsidR="00524642">
        <w:rPr>
          <w:rFonts w:ascii="Times New Roman" w:hAnsi="Times New Roman" w:cs="Times New Roman"/>
        </w:rPr>
        <w:t xml:space="preserve">(Csibra &amp; Gergely, 1998; </w:t>
      </w:r>
      <w:r w:rsidR="00524642" w:rsidRPr="004E68A3">
        <w:rPr>
          <w:rFonts w:ascii="Times New Roman" w:hAnsi="Times New Roman" w:cs="Times New Roman"/>
        </w:rPr>
        <w:t>Gergely &amp; Csibra, 2003</w:t>
      </w:r>
      <w:r w:rsidR="00524642">
        <w:rPr>
          <w:rFonts w:ascii="Times New Roman" w:hAnsi="Times New Roman" w:cs="Times New Roman"/>
        </w:rPr>
        <w:t>).</w:t>
      </w:r>
      <w:r w:rsidR="00524642">
        <w:rPr>
          <w:rFonts w:ascii="Times New Roman" w:hAnsi="Times New Roman" w:cs="Times New Roman"/>
          <w:i/>
          <w:iCs/>
        </w:rPr>
        <w:t xml:space="preserve"> </w:t>
      </w:r>
      <w:r w:rsidR="00524642">
        <w:rPr>
          <w:rFonts w:ascii="Times New Roman" w:hAnsi="Times New Roman" w:cs="Times New Roman"/>
        </w:rPr>
        <w:t>Proponents of this account maintain</w:t>
      </w:r>
      <w:r w:rsidR="00524642" w:rsidRPr="00996380">
        <w:rPr>
          <w:rFonts w:ascii="Times New Roman" w:hAnsi="Times New Roman" w:cs="Times New Roman"/>
        </w:rPr>
        <w:t xml:space="preserve"> that if a behavior satisfies the "rationality principle" such that </w:t>
      </w:r>
      <w:r w:rsidR="00524642">
        <w:rPr>
          <w:rFonts w:ascii="Times New Roman" w:hAnsi="Times New Roman" w:cs="Times New Roman"/>
        </w:rPr>
        <w:t>it</w:t>
      </w:r>
      <w:r w:rsidR="00524642"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24642">
        <w:rPr>
          <w:rFonts w:ascii="Times New Roman" w:hAnsi="Times New Roman" w:cs="Times New Roman"/>
        </w:rPr>
        <w:t xml:space="preserve">a set of </w:t>
      </w:r>
      <w:r w:rsidR="00524642" w:rsidRPr="00996380">
        <w:rPr>
          <w:rFonts w:ascii="Times New Roman" w:hAnsi="Times New Roman" w:cs="Times New Roman"/>
        </w:rPr>
        <w:t>"constraints</w:t>
      </w:r>
      <w:r w:rsidR="00524642">
        <w:rPr>
          <w:rFonts w:ascii="Times New Roman" w:hAnsi="Times New Roman" w:cs="Times New Roman"/>
        </w:rPr>
        <w:t>”</w:t>
      </w:r>
      <w:r w:rsidR="00524642" w:rsidRPr="00996380">
        <w:rPr>
          <w:rFonts w:ascii="Times New Roman" w:hAnsi="Times New Roman" w:cs="Times New Roman"/>
        </w:rPr>
        <w:t xml:space="preserve">. </w:t>
      </w:r>
      <w:r w:rsidR="00524642">
        <w:rPr>
          <w:rFonts w:ascii="Times New Roman" w:hAnsi="Times New Roman" w:cs="Times New Roman"/>
        </w:rPr>
        <w:t>In other words</w:t>
      </w:r>
      <w:r w:rsidR="00524642" w:rsidRPr="00996380">
        <w:rPr>
          <w:rFonts w:ascii="Times New Roman" w:hAnsi="Times New Roman" w:cs="Times New Roman"/>
        </w:rPr>
        <w:t xml:space="preserve">, </w:t>
      </w:r>
      <w:r w:rsidR="00524642">
        <w:rPr>
          <w:rFonts w:ascii="Times New Roman" w:hAnsi="Times New Roman" w:cs="Times New Roman"/>
        </w:rPr>
        <w:t>an agent’s actions are seen as goal-directed only if they are the</w:t>
      </w:r>
      <w:r w:rsidR="00524642" w:rsidRPr="00996380">
        <w:rPr>
          <w:rFonts w:ascii="Times New Roman" w:hAnsi="Times New Roman" w:cs="Times New Roman"/>
        </w:rPr>
        <w:t xml:space="preserve"> most efficient </w:t>
      </w:r>
      <w:r w:rsidR="00524642">
        <w:rPr>
          <w:rFonts w:ascii="Times New Roman" w:hAnsi="Times New Roman" w:cs="Times New Roman"/>
        </w:rPr>
        <w:t xml:space="preserve">actions </w:t>
      </w:r>
      <w:r w:rsidR="00524642" w:rsidRPr="00996380">
        <w:rPr>
          <w:rFonts w:ascii="Times New Roman" w:hAnsi="Times New Roman" w:cs="Times New Roman"/>
        </w:rPr>
        <w:t>given the environmental constraints.</w:t>
      </w:r>
      <w:r w:rsidR="00524642" w:rsidRPr="00996380">
        <w:rPr>
          <w:rFonts w:ascii="Times New Roman" w:hAnsi="Times New Roman" w:cs="Times New Roman"/>
          <w:i/>
          <w:iCs/>
        </w:rPr>
        <w:t xml:space="preserve"> </w:t>
      </w:r>
      <w:r w:rsidR="00524642">
        <w:rPr>
          <w:rFonts w:ascii="Times New Roman" w:hAnsi="Times New Roman" w:cs="Times New Roman"/>
        </w:rPr>
        <w:t xml:space="preserve">A somewhat related account is the </w:t>
      </w:r>
      <w:r w:rsidR="00524642" w:rsidRPr="00061FA1">
        <w:rPr>
          <w:rFonts w:ascii="Times New Roman" w:hAnsi="Times New Roman" w:cs="Times New Roman"/>
          <w:i/>
          <w:iCs/>
        </w:rPr>
        <w:t>naïve utility calculus</w:t>
      </w:r>
      <w:r w:rsidR="00524642">
        <w:rPr>
          <w:rFonts w:ascii="Times New Roman" w:hAnsi="Times New Roman" w:cs="Times New Roman"/>
          <w:i/>
          <w:iCs/>
        </w:rPr>
        <w:t xml:space="preserve"> </w:t>
      </w:r>
      <w:r w:rsidR="00524642">
        <w:rPr>
          <w:rFonts w:ascii="Times New Roman" w:hAnsi="Times New Roman" w:cs="Times New Roman"/>
        </w:rPr>
        <w:t xml:space="preserve">(NUC; Jara-Ettinger et al., 2016; Jara-Ettinger et al., 2020). This is a theoretical proposal about how agents choose actions and how observers process those actions. On the agent side, actors are said to choose actions with the largest “utility functions”; that is, agents undertake actions that maximize rewards and minimize costs. On the observer side, because the rewards and costs that drive an agent’s actions are unobservable, observers must infer costs and rewards based on observed actions. NUC proposes that learners use Bayesian inference to determine the best action given costs and rewards. </w:t>
      </w:r>
    </w:p>
    <w:p w14:paraId="6B8754DF" w14:textId="77777777" w:rsidR="00524642" w:rsidRPr="00BD28B3"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Although both perspectives can account for various aspects of infant understanding and have intuitive appeal, each has its own weakness. For example, a limitation of the teleological stance is that it does not specify a mechanism through which behavior, a physical context, and an end state are transformed, respectively, into a means, a constraint, and a goal. Another weakness </w:t>
      </w:r>
      <w:r>
        <w:rPr>
          <w:rFonts w:ascii="Times New Roman" w:hAnsi="Times New Roman" w:cs="Times New Roman"/>
        </w:rPr>
        <w:lastRenderedPageBreak/>
        <w:t xml:space="preserve">is that it assumes a preexisting notion of efficiency; no mechanism is offered for how such a concept might emerge in the first place. This limitation is also shared by NUC. Specifically, because NUC assumes a priori notions of cost and rewards, it remains unresolved what the developmental origins are of these concepts.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lastRenderedPageBreak/>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rationale for focusing on findings from these studies is that few paradigms have been used more </w:t>
      </w:r>
      <w:r>
        <w:rPr>
          <w:rFonts w:ascii="Times New Roman" w:hAnsi="Times New Roman" w:cs="Times New Roman"/>
        </w:rPr>
        <w:lastRenderedPageBreak/>
        <w:t>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model consisted of three layers (Figure 1). The input and output layers each contained 9 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w:t>
      </w:r>
      <w:r>
        <w:rPr>
          <w:rFonts w:ascii="Times New Roman" w:hAnsi="Times New Roman" w:cs="Times New Roman"/>
        </w:rPr>
        <w:lastRenderedPageBreak/>
        <w:t>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either curved or linear motion paths, half of the objects within each type of event possessed </w:t>
      </w:r>
      <w:r>
        <w:rPr>
          <w:rFonts w:ascii="Times New Roman" w:hAnsi="Times New Roman" w:cs="Times New Roman"/>
        </w:rPr>
        <w:lastRenderedPageBreak/>
        <w:t>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w:t>
      </w:r>
      <w:r>
        <w:rPr>
          <w:rFonts w:ascii="Times New Roman" w:hAnsi="Times New Roman" w:cs="Times New Roman"/>
        </w:rPr>
        <w:lastRenderedPageBreak/>
        <w:t xml:space="preserve">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AEA6" w14:textId="77777777" w:rsidR="004717DE" w:rsidRDefault="004717DE" w:rsidP="00391C7E">
      <w:pPr>
        <w:spacing w:after="0" w:line="240" w:lineRule="auto"/>
      </w:pPr>
      <w:r>
        <w:separator/>
      </w:r>
    </w:p>
  </w:endnote>
  <w:endnote w:type="continuationSeparator" w:id="0">
    <w:p w14:paraId="0A6779AA" w14:textId="77777777" w:rsidR="004717DE" w:rsidRDefault="004717D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091E" w14:textId="77777777" w:rsidR="004717DE" w:rsidRDefault="004717DE" w:rsidP="00391C7E">
      <w:pPr>
        <w:spacing w:after="0" w:line="240" w:lineRule="auto"/>
      </w:pPr>
      <w:r>
        <w:separator/>
      </w:r>
    </w:p>
  </w:footnote>
  <w:footnote w:type="continuationSeparator" w:id="0">
    <w:p w14:paraId="2425A075" w14:textId="77777777" w:rsidR="004717DE" w:rsidRDefault="004717DE"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3BC2"/>
    <w:rsid w:val="0000482E"/>
    <w:rsid w:val="00005701"/>
    <w:rsid w:val="0000707B"/>
    <w:rsid w:val="00007559"/>
    <w:rsid w:val="00007F8F"/>
    <w:rsid w:val="0001298D"/>
    <w:rsid w:val="00012E70"/>
    <w:rsid w:val="0001385A"/>
    <w:rsid w:val="00015DDE"/>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D3F"/>
    <w:rsid w:val="000323A9"/>
    <w:rsid w:val="000323C8"/>
    <w:rsid w:val="00032E80"/>
    <w:rsid w:val="000362C5"/>
    <w:rsid w:val="000363E9"/>
    <w:rsid w:val="00036806"/>
    <w:rsid w:val="000375C0"/>
    <w:rsid w:val="00037D11"/>
    <w:rsid w:val="00040656"/>
    <w:rsid w:val="0004069B"/>
    <w:rsid w:val="0004140C"/>
    <w:rsid w:val="000420ED"/>
    <w:rsid w:val="000428C9"/>
    <w:rsid w:val="0004301F"/>
    <w:rsid w:val="00044011"/>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A5"/>
    <w:rsid w:val="000E6636"/>
    <w:rsid w:val="000E7279"/>
    <w:rsid w:val="000E7F18"/>
    <w:rsid w:val="000F158C"/>
    <w:rsid w:val="000F43CD"/>
    <w:rsid w:val="000F4505"/>
    <w:rsid w:val="000F4507"/>
    <w:rsid w:val="000F4814"/>
    <w:rsid w:val="000F5BC5"/>
    <w:rsid w:val="000F65EB"/>
    <w:rsid w:val="000F6EAD"/>
    <w:rsid w:val="000F7CAC"/>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B81"/>
    <w:rsid w:val="00126FCB"/>
    <w:rsid w:val="001276E5"/>
    <w:rsid w:val="00127B08"/>
    <w:rsid w:val="00127C68"/>
    <w:rsid w:val="0013112B"/>
    <w:rsid w:val="0013468D"/>
    <w:rsid w:val="00134CB3"/>
    <w:rsid w:val="00136065"/>
    <w:rsid w:val="00140E0D"/>
    <w:rsid w:val="0014179B"/>
    <w:rsid w:val="001443CC"/>
    <w:rsid w:val="001445E1"/>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2937"/>
    <w:rsid w:val="001938E6"/>
    <w:rsid w:val="0019465C"/>
    <w:rsid w:val="00195B5F"/>
    <w:rsid w:val="00196664"/>
    <w:rsid w:val="00196750"/>
    <w:rsid w:val="001971A6"/>
    <w:rsid w:val="001A00F6"/>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75BF"/>
    <w:rsid w:val="0023784B"/>
    <w:rsid w:val="00241F9B"/>
    <w:rsid w:val="0024216C"/>
    <w:rsid w:val="00242C4E"/>
    <w:rsid w:val="00243D6F"/>
    <w:rsid w:val="00243F44"/>
    <w:rsid w:val="00244733"/>
    <w:rsid w:val="00245521"/>
    <w:rsid w:val="002456DD"/>
    <w:rsid w:val="0024591C"/>
    <w:rsid w:val="00245994"/>
    <w:rsid w:val="00246178"/>
    <w:rsid w:val="00246567"/>
    <w:rsid w:val="00246BFD"/>
    <w:rsid w:val="00251F38"/>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B5C"/>
    <w:rsid w:val="002921E1"/>
    <w:rsid w:val="0029249D"/>
    <w:rsid w:val="0029288D"/>
    <w:rsid w:val="002936C1"/>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20DD"/>
    <w:rsid w:val="003058A8"/>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A1A"/>
    <w:rsid w:val="00364CAF"/>
    <w:rsid w:val="003654F0"/>
    <w:rsid w:val="0036596B"/>
    <w:rsid w:val="00365D77"/>
    <w:rsid w:val="0036601C"/>
    <w:rsid w:val="00366532"/>
    <w:rsid w:val="0037167D"/>
    <w:rsid w:val="00372084"/>
    <w:rsid w:val="0037276C"/>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7DEB"/>
    <w:rsid w:val="0039195C"/>
    <w:rsid w:val="00391C7E"/>
    <w:rsid w:val="003962FC"/>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878F3"/>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4F6BF0"/>
    <w:rsid w:val="005033CE"/>
    <w:rsid w:val="00503726"/>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4642"/>
    <w:rsid w:val="0052470C"/>
    <w:rsid w:val="00524DCD"/>
    <w:rsid w:val="00525589"/>
    <w:rsid w:val="00527B4D"/>
    <w:rsid w:val="00530FCA"/>
    <w:rsid w:val="00532A6B"/>
    <w:rsid w:val="0053378E"/>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17B9"/>
    <w:rsid w:val="005963CC"/>
    <w:rsid w:val="005A05D9"/>
    <w:rsid w:val="005A0644"/>
    <w:rsid w:val="005A0A14"/>
    <w:rsid w:val="005A22DD"/>
    <w:rsid w:val="005A26E5"/>
    <w:rsid w:val="005A2B3D"/>
    <w:rsid w:val="005A2FE6"/>
    <w:rsid w:val="005A446F"/>
    <w:rsid w:val="005A4760"/>
    <w:rsid w:val="005A660C"/>
    <w:rsid w:val="005A703B"/>
    <w:rsid w:val="005A72CB"/>
    <w:rsid w:val="005A7F7F"/>
    <w:rsid w:val="005B26B8"/>
    <w:rsid w:val="005B3ABC"/>
    <w:rsid w:val="005B571A"/>
    <w:rsid w:val="005B614B"/>
    <w:rsid w:val="005B624E"/>
    <w:rsid w:val="005B670E"/>
    <w:rsid w:val="005B6758"/>
    <w:rsid w:val="005C1ABE"/>
    <w:rsid w:val="005C5320"/>
    <w:rsid w:val="005C5375"/>
    <w:rsid w:val="005C7C83"/>
    <w:rsid w:val="005C7F84"/>
    <w:rsid w:val="005D0320"/>
    <w:rsid w:val="005D07DE"/>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28F2"/>
    <w:rsid w:val="005E4A7C"/>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5281"/>
    <w:rsid w:val="0064675D"/>
    <w:rsid w:val="00646CBB"/>
    <w:rsid w:val="00647041"/>
    <w:rsid w:val="00650786"/>
    <w:rsid w:val="00652135"/>
    <w:rsid w:val="00652419"/>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33A"/>
    <w:rsid w:val="00681944"/>
    <w:rsid w:val="0068299E"/>
    <w:rsid w:val="0068337B"/>
    <w:rsid w:val="00684751"/>
    <w:rsid w:val="006849FB"/>
    <w:rsid w:val="006866B6"/>
    <w:rsid w:val="00686A3F"/>
    <w:rsid w:val="00687073"/>
    <w:rsid w:val="0069126B"/>
    <w:rsid w:val="00692E63"/>
    <w:rsid w:val="00693870"/>
    <w:rsid w:val="0069554C"/>
    <w:rsid w:val="006959B0"/>
    <w:rsid w:val="00696C04"/>
    <w:rsid w:val="006A0061"/>
    <w:rsid w:val="006A02DB"/>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CB"/>
    <w:rsid w:val="006E59D3"/>
    <w:rsid w:val="006F1777"/>
    <w:rsid w:val="006F1D6A"/>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E4"/>
    <w:rsid w:val="00734053"/>
    <w:rsid w:val="007350B5"/>
    <w:rsid w:val="00737142"/>
    <w:rsid w:val="007409EB"/>
    <w:rsid w:val="00740B6F"/>
    <w:rsid w:val="00741612"/>
    <w:rsid w:val="007418DF"/>
    <w:rsid w:val="007424A2"/>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95359"/>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12A3"/>
    <w:rsid w:val="00851B40"/>
    <w:rsid w:val="008523EA"/>
    <w:rsid w:val="00855D4E"/>
    <w:rsid w:val="00856DF2"/>
    <w:rsid w:val="00856EC5"/>
    <w:rsid w:val="008605C8"/>
    <w:rsid w:val="00861588"/>
    <w:rsid w:val="008615A9"/>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27AE"/>
    <w:rsid w:val="008C38EB"/>
    <w:rsid w:val="008C4764"/>
    <w:rsid w:val="008C5DB0"/>
    <w:rsid w:val="008C67D6"/>
    <w:rsid w:val="008C75A3"/>
    <w:rsid w:val="008C7D82"/>
    <w:rsid w:val="008D040E"/>
    <w:rsid w:val="008D14E2"/>
    <w:rsid w:val="008D2955"/>
    <w:rsid w:val="008D351D"/>
    <w:rsid w:val="008D46EC"/>
    <w:rsid w:val="008E0F75"/>
    <w:rsid w:val="008E36C2"/>
    <w:rsid w:val="008E3D5D"/>
    <w:rsid w:val="008E5DB6"/>
    <w:rsid w:val="008E6FE0"/>
    <w:rsid w:val="008F011B"/>
    <w:rsid w:val="008F0951"/>
    <w:rsid w:val="008F1789"/>
    <w:rsid w:val="008F19CE"/>
    <w:rsid w:val="008F2162"/>
    <w:rsid w:val="008F453A"/>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35CF"/>
    <w:rsid w:val="009139C0"/>
    <w:rsid w:val="00914A32"/>
    <w:rsid w:val="00914A3A"/>
    <w:rsid w:val="009163C4"/>
    <w:rsid w:val="0091671E"/>
    <w:rsid w:val="009170D2"/>
    <w:rsid w:val="00920D2C"/>
    <w:rsid w:val="009242D3"/>
    <w:rsid w:val="00926A43"/>
    <w:rsid w:val="00926B08"/>
    <w:rsid w:val="00926D5F"/>
    <w:rsid w:val="00930D6E"/>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952"/>
    <w:rsid w:val="00951BCB"/>
    <w:rsid w:val="00951C55"/>
    <w:rsid w:val="009526B1"/>
    <w:rsid w:val="009526C3"/>
    <w:rsid w:val="00953B34"/>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0D1"/>
    <w:rsid w:val="009A76EF"/>
    <w:rsid w:val="009A7B28"/>
    <w:rsid w:val="009B49B7"/>
    <w:rsid w:val="009B50DC"/>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3705"/>
    <w:rsid w:val="009E3BB5"/>
    <w:rsid w:val="009E3F46"/>
    <w:rsid w:val="009E613A"/>
    <w:rsid w:val="009E666D"/>
    <w:rsid w:val="009E6BA2"/>
    <w:rsid w:val="009E72E9"/>
    <w:rsid w:val="009E7700"/>
    <w:rsid w:val="009F066E"/>
    <w:rsid w:val="009F0A97"/>
    <w:rsid w:val="009F102B"/>
    <w:rsid w:val="009F1297"/>
    <w:rsid w:val="009F1E9A"/>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579AD"/>
    <w:rsid w:val="00A57EC9"/>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3BF6"/>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16C0"/>
    <w:rsid w:val="00B31B44"/>
    <w:rsid w:val="00B32AC3"/>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7144B"/>
    <w:rsid w:val="00B73E84"/>
    <w:rsid w:val="00B768A2"/>
    <w:rsid w:val="00B76E9F"/>
    <w:rsid w:val="00B77102"/>
    <w:rsid w:val="00B77B44"/>
    <w:rsid w:val="00B80004"/>
    <w:rsid w:val="00B8047D"/>
    <w:rsid w:val="00B80D24"/>
    <w:rsid w:val="00B832CB"/>
    <w:rsid w:val="00B8453C"/>
    <w:rsid w:val="00B84810"/>
    <w:rsid w:val="00B87F57"/>
    <w:rsid w:val="00B90810"/>
    <w:rsid w:val="00B9118A"/>
    <w:rsid w:val="00B95538"/>
    <w:rsid w:val="00B976AB"/>
    <w:rsid w:val="00BA0E3A"/>
    <w:rsid w:val="00BA0E9D"/>
    <w:rsid w:val="00BA0F18"/>
    <w:rsid w:val="00BA2326"/>
    <w:rsid w:val="00BA2929"/>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5BBA"/>
    <w:rsid w:val="00C365BB"/>
    <w:rsid w:val="00C37792"/>
    <w:rsid w:val="00C4025F"/>
    <w:rsid w:val="00C41654"/>
    <w:rsid w:val="00C4274D"/>
    <w:rsid w:val="00C43F56"/>
    <w:rsid w:val="00C450BA"/>
    <w:rsid w:val="00C4616F"/>
    <w:rsid w:val="00C4667A"/>
    <w:rsid w:val="00C50832"/>
    <w:rsid w:val="00C51F90"/>
    <w:rsid w:val="00C521F0"/>
    <w:rsid w:val="00C52DD9"/>
    <w:rsid w:val="00C530DC"/>
    <w:rsid w:val="00C5385B"/>
    <w:rsid w:val="00C54E7C"/>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0914"/>
    <w:rsid w:val="00C929D0"/>
    <w:rsid w:val="00C92A33"/>
    <w:rsid w:val="00C92ABD"/>
    <w:rsid w:val="00C9336C"/>
    <w:rsid w:val="00C95114"/>
    <w:rsid w:val="00C96EB0"/>
    <w:rsid w:val="00C97E4A"/>
    <w:rsid w:val="00CA146B"/>
    <w:rsid w:val="00CA1A99"/>
    <w:rsid w:val="00CA1D02"/>
    <w:rsid w:val="00CA5297"/>
    <w:rsid w:val="00CA5B4A"/>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07"/>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40D0"/>
    <w:rsid w:val="00E25014"/>
    <w:rsid w:val="00E26167"/>
    <w:rsid w:val="00E27F9E"/>
    <w:rsid w:val="00E3097B"/>
    <w:rsid w:val="00E316C0"/>
    <w:rsid w:val="00E326A7"/>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A4C6F"/>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29D6"/>
    <w:rsid w:val="00EE32F4"/>
    <w:rsid w:val="00EE46D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06FB8"/>
    <w:rsid w:val="00F10AA6"/>
    <w:rsid w:val="00F14D46"/>
    <w:rsid w:val="00F15A81"/>
    <w:rsid w:val="00F15BC5"/>
    <w:rsid w:val="00F178F2"/>
    <w:rsid w:val="00F204C6"/>
    <w:rsid w:val="00F228E6"/>
    <w:rsid w:val="00F229BE"/>
    <w:rsid w:val="00F2356C"/>
    <w:rsid w:val="00F23EE3"/>
    <w:rsid w:val="00F268BB"/>
    <w:rsid w:val="00F26DCE"/>
    <w:rsid w:val="00F2763C"/>
    <w:rsid w:val="00F2783C"/>
    <w:rsid w:val="00F27A77"/>
    <w:rsid w:val="00F27C99"/>
    <w:rsid w:val="00F3141E"/>
    <w:rsid w:val="00F32D9F"/>
    <w:rsid w:val="00F35422"/>
    <w:rsid w:val="00F35D63"/>
    <w:rsid w:val="00F36B19"/>
    <w:rsid w:val="00F37618"/>
    <w:rsid w:val="00F41036"/>
    <w:rsid w:val="00F420C7"/>
    <w:rsid w:val="00F44557"/>
    <w:rsid w:val="00F445AA"/>
    <w:rsid w:val="00F44E67"/>
    <w:rsid w:val="00F46E2D"/>
    <w:rsid w:val="00F50D46"/>
    <w:rsid w:val="00F51002"/>
    <w:rsid w:val="00F542C3"/>
    <w:rsid w:val="00F547AB"/>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813"/>
    <w:rsid w:val="00F81C2F"/>
    <w:rsid w:val="00F82AFD"/>
    <w:rsid w:val="00F82F57"/>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A58"/>
    <w:rsid w:val="00FD0140"/>
    <w:rsid w:val="00FD110A"/>
    <w:rsid w:val="00FD197B"/>
    <w:rsid w:val="00FD1C40"/>
    <w:rsid w:val="00FD20BE"/>
    <w:rsid w:val="00FD37AB"/>
    <w:rsid w:val="00FD3991"/>
    <w:rsid w:val="00FD3AB9"/>
    <w:rsid w:val="00FD44DE"/>
    <w:rsid w:val="00FD56A1"/>
    <w:rsid w:val="00FD56B9"/>
    <w:rsid w:val="00FD6C4C"/>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40</Pages>
  <Words>10002</Words>
  <Characters>57013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29</cp:revision>
  <dcterms:created xsi:type="dcterms:W3CDTF">2025-06-16T16:57:00Z</dcterms:created>
  <dcterms:modified xsi:type="dcterms:W3CDTF">2025-06-17T02:49:00Z</dcterms:modified>
</cp:coreProperties>
</file>