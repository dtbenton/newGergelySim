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(Csibra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(VoE)</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Kim &amp; S</w:t>
        </w:r>
      </w:ins>
      <w:ins w:id="42" w:author="Benton, Deon" w:date="2025-06-16T12:56:00Z" w16du:dateUtc="2025-06-16T17:56:00Z">
        <w:r w:rsidR="00C54E7C">
          <w:rPr>
            <w:rFonts w:ascii="Times New Roman" w:hAnsi="Times New Roman" w:cs="Times New Roman"/>
          </w:rPr>
          <w:t>pelke, 1992;</w:t>
        </w:r>
      </w:ins>
      <w:ins w:id="43" w:author="Benton, Deon" w:date="2025-06-16T12:37:00Z" w16du:dateUtc="2025-06-16T17:37:00Z">
        <w:r w:rsidR="0068133A">
          <w:rPr>
            <w:rFonts w:ascii="Times New Roman" w:hAnsi="Times New Roman" w:cs="Times New Roman"/>
          </w:rPr>
          <w:t xml:space="preserve"> Spelke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Kellman &amp; Spelke,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Kotovsky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Muentener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Two of the first studies to use the 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 xml:space="preserve">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Csibra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4048D44D"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These proposals can be thought roughly to fall into t</w:t>
        </w:r>
      </w:ins>
      <w:ins w:id="97" w:author="Benton, Deon" w:date="2025-06-13T15:30:00Z" w16du:dateUtc="2025-06-13T20:30:00Z">
        <w:r w:rsidR="00926D5F">
          <w:rPr>
            <w:rFonts w:ascii="Times New Roman" w:hAnsi="Times New Roman" w:cs="Times New Roman"/>
          </w:rPr>
          <w:t>hree</w:t>
        </w:r>
      </w:ins>
      <w:ins w:id="98" w:author="Benton, Deon" w:date="2025-06-13T11:56:00Z" w16du:dateUtc="2025-06-13T16:56:00Z">
        <w:r w:rsidR="00E326A7">
          <w:rPr>
            <w:rFonts w:ascii="Times New Roman" w:hAnsi="Times New Roman" w:cs="Times New Roman"/>
          </w:rPr>
          <w:t xml:space="preserve"> </w:t>
        </w:r>
      </w:ins>
      <w:ins w:id="99" w:author="Benton, Deon" w:date="2025-06-13T13:33:00Z" w16du:dateUtc="2025-06-13T18:33:00Z">
        <w:r w:rsidR="00AA04E9">
          <w:rPr>
            <w:rFonts w:ascii="Times New Roman" w:hAnsi="Times New Roman" w:cs="Times New Roman"/>
          </w:rPr>
          <w:t>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The first class are the</w:t>
        </w:r>
      </w:ins>
      <w:ins w:id="102" w:author="Benton, Deon" w:date="2025-06-13T11:56:00Z" w16du:dateUtc="2025-06-13T16:56:00Z">
        <w:r w:rsidR="00E326A7">
          <w:rPr>
            <w:rFonts w:ascii="Times New Roman" w:hAnsi="Times New Roman" w:cs="Times New Roman"/>
          </w:rPr>
          <w:t xml:space="preserve"> </w:t>
        </w:r>
      </w:ins>
      <w:ins w:id="103" w:author="Benton, Deon" w:date="2025-06-13T11:57:00Z" w16du:dateUtc="2025-06-13T16:57:00Z">
        <w:r w:rsidR="00E326A7">
          <w:rPr>
            <w:rFonts w:ascii="Times New Roman" w:hAnsi="Times New Roman" w:cs="Times New Roman"/>
          </w:rPr>
          <w:t>“</w:t>
        </w:r>
      </w:ins>
      <w:ins w:id="104" w:author="Benton, Deon" w:date="2025-06-13T11:56:00Z" w16du:dateUtc="2025-06-13T16:56:00Z">
        <w:r w:rsidR="00E326A7">
          <w:rPr>
            <w:rFonts w:ascii="Times New Roman" w:hAnsi="Times New Roman" w:cs="Times New Roman"/>
          </w:rPr>
          <w:t>rich</w:t>
        </w:r>
      </w:ins>
      <w:ins w:id="105" w:author="Benton, Deon" w:date="2025-06-13T11:57:00Z" w16du:dateUtc="2025-06-13T16:57:00Z">
        <w:r w:rsidR="00E326A7">
          <w:rPr>
            <w:rFonts w:ascii="Times New Roman" w:hAnsi="Times New Roman" w:cs="Times New Roman"/>
          </w:rPr>
          <w:t>”</w:t>
        </w:r>
      </w:ins>
      <w:ins w:id="106" w:author="Benton, Deon" w:date="2025-06-13T11:56:00Z" w16du:dateUtc="2025-06-13T16:56:00Z">
        <w:r w:rsidR="00E326A7">
          <w:rPr>
            <w:rFonts w:ascii="Times New Roman" w:hAnsi="Times New Roman" w:cs="Times New Roman"/>
          </w:rPr>
          <w:t xml:space="preserve"> proposals for the origins of infant action understa</w:t>
        </w:r>
      </w:ins>
      <w:ins w:id="107" w:author="Benton, Deon" w:date="2025-06-13T11:57:00Z" w16du:dateUtc="2025-06-13T16:57:00Z">
        <w:r w:rsidR="00E326A7">
          <w:rPr>
            <w:rFonts w:ascii="Times New Roman" w:hAnsi="Times New Roman" w:cs="Times New Roman"/>
          </w:rPr>
          <w:t xml:space="preserve">nding. </w:t>
        </w:r>
      </w:ins>
      <w:ins w:id="108" w:author="detbenton1991@gmail.com" w:date="2025-06-14T14:05:00Z" w16du:dateUtc="2025-06-14T19:05:00Z">
        <w:r w:rsidR="005E4A7C">
          <w:rPr>
            <w:rFonts w:ascii="Times New Roman" w:hAnsi="Times New Roman" w:cs="Times New Roman"/>
          </w:rPr>
          <w:t>Proponents of the first class of</w:t>
        </w:r>
      </w:ins>
      <w:ins w:id="109" w:author="detbenton1991@gmail.com" w:date="2025-06-14T14:06:00Z" w16du:dateUtc="2025-06-14T19:06:00Z">
        <w:r w:rsidR="005E4A7C">
          <w:rPr>
            <w:rFonts w:ascii="Times New Roman" w:hAnsi="Times New Roman" w:cs="Times New Roman"/>
          </w:rPr>
          <w:t xml:space="preserve"> accounts argue that infants possess from birth or shortly thereafter adult-like, content-rich knowledge about </w:t>
        </w:r>
      </w:ins>
      <w:ins w:id="110" w:author="detbenton1991@gmail.com" w:date="2025-06-14T14:07:00Z" w16du:dateUtc="2025-06-14T19:07:00Z">
        <w:r w:rsidR="005E4A7C">
          <w:rPr>
            <w:rFonts w:ascii="Times New Roman" w:hAnsi="Times New Roman" w:cs="Times New Roman"/>
          </w:rPr>
          <w:t xml:space="preserve">how the various objects and entities in the world behave and act. A key feature of this perspective is that </w:t>
        </w:r>
      </w:ins>
      <w:ins w:id="111" w:author="detbenton1991@gmail.com" w:date="2025-06-14T14:13:00Z" w16du:dateUtc="2025-06-14T19:13:00Z">
        <w:r w:rsidR="005E4A7C">
          <w:rPr>
            <w:rFonts w:ascii="Times New Roman" w:hAnsi="Times New Roman" w:cs="Times New Roman"/>
          </w:rPr>
          <w:t>this</w:t>
        </w:r>
      </w:ins>
      <w:ins w:id="112" w:author="detbenton1991@gmail.com" w:date="2025-06-14T14:07:00Z" w16du:dateUtc="2025-06-14T19:07:00Z">
        <w:r w:rsidR="005E4A7C">
          <w:rPr>
            <w:rFonts w:ascii="Times New Roman" w:hAnsi="Times New Roman" w:cs="Times New Roman"/>
          </w:rPr>
          <w:t xml:space="preserve"> knowledge is thought to be underpinned by domain-specific </w:t>
        </w:r>
      </w:ins>
      <w:ins w:id="113" w:author="detbenton1991@gmail.com" w:date="2025-06-14T14:08:00Z" w16du:dateUtc="2025-06-14T19:08:00Z">
        <w:r w:rsidR="005E4A7C">
          <w:rPr>
            <w:rFonts w:ascii="Times New Roman" w:hAnsi="Times New Roman" w:cs="Times New Roman"/>
          </w:rPr>
          <w:t>mechanisms or processes that are triggered by particular kinds of inputs and that support learning in only a single domain. For example, some argue that infants</w:t>
        </w:r>
      </w:ins>
      <w:ins w:id="114" w:author="detbenton1991@gmail.com" w:date="2025-06-14T14:09:00Z" w16du:dateUtc="2025-06-14T19:09:00Z">
        <w:r w:rsidR="005E4A7C">
          <w:rPr>
            <w:rFonts w:ascii="Times New Roman" w:hAnsi="Times New Roman" w:cs="Times New Roman"/>
          </w:rPr>
          <w:t xml:space="preserve">’ knowledge about how animate entities </w:t>
        </w:r>
      </w:ins>
      <w:ins w:id="115" w:author="detbenton1991@gmail.com" w:date="2025-06-14T14:10:00Z" w16du:dateUtc="2025-06-14T19:10:00Z">
        <w:r w:rsidR="005E4A7C">
          <w:rPr>
            <w:rFonts w:ascii="Times New Roman" w:hAnsi="Times New Roman" w:cs="Times New Roman"/>
          </w:rPr>
          <w:t xml:space="preserve">act is subserved by a </w:t>
        </w:r>
      </w:ins>
      <w:ins w:id="116" w:author="detbenton1991@gmail.com" w:date="2025-06-14T14:53:00Z" w16du:dateUtc="2025-06-14T19:53:00Z">
        <w:r w:rsidR="005D2269">
          <w:rPr>
            <w:rFonts w:ascii="Times New Roman" w:hAnsi="Times New Roman" w:cs="Times New Roman"/>
            <w:i/>
            <w:iCs/>
          </w:rPr>
          <w:t>core knowledge system</w:t>
        </w:r>
      </w:ins>
      <w:ins w:id="117" w:author="detbenton1991@gmail.com" w:date="2025-06-14T14:10:00Z" w16du:dateUtc="2025-06-14T19:10:00Z">
        <w:r w:rsidR="005E4A7C">
          <w:rPr>
            <w:rFonts w:ascii="Times New Roman" w:hAnsi="Times New Roman" w:cs="Times New Roman"/>
          </w:rPr>
          <w:t xml:space="preserve"> for agents</w:t>
        </w:r>
      </w:ins>
      <w:ins w:id="118" w:author="detbenton1991@gmail.com" w:date="2025-06-14T14:13:00Z" w16du:dateUtc="2025-06-14T19:13:00Z">
        <w:r w:rsidR="005E4A7C">
          <w:rPr>
            <w:rFonts w:ascii="Times New Roman" w:hAnsi="Times New Roman" w:cs="Times New Roman"/>
          </w:rPr>
          <w:t>, whereas their</w:t>
        </w:r>
      </w:ins>
      <w:ins w:id="119" w:author="detbenton1991@gmail.com" w:date="2025-06-14T14:10:00Z" w16du:dateUtc="2025-06-14T19:10:00Z">
        <w:r w:rsidR="005E4A7C">
          <w:rPr>
            <w:rFonts w:ascii="Times New Roman" w:hAnsi="Times New Roman" w:cs="Times New Roman"/>
          </w:rPr>
          <w:t xml:space="preserve"> knowledge about</w:t>
        </w:r>
      </w:ins>
      <w:ins w:id="120" w:author="detbenton1991@gmail.com" w:date="2025-06-14T14:09:00Z" w16du:dateUtc="2025-06-14T19:09:00Z">
        <w:r w:rsidR="005E4A7C">
          <w:rPr>
            <w:rFonts w:ascii="Times New Roman" w:hAnsi="Times New Roman" w:cs="Times New Roman"/>
          </w:rPr>
          <w:t xml:space="preserve"> inanimate objects act is </w:t>
        </w:r>
      </w:ins>
      <w:ins w:id="121" w:author="detbenton1991@gmail.com" w:date="2025-06-14T14:10:00Z" w16du:dateUtc="2025-06-14T19:10:00Z">
        <w:r w:rsidR="005E4A7C">
          <w:rPr>
            <w:rFonts w:ascii="Times New Roman" w:hAnsi="Times New Roman" w:cs="Times New Roman"/>
          </w:rPr>
          <w:t>supported by a core system for objects</w:t>
        </w:r>
      </w:ins>
      <w:ins w:id="122" w:author="detbenton1991@gmail.com" w:date="2025-06-14T14:44:00Z" w16du:dateUtc="2025-06-14T19:44:00Z">
        <w:r w:rsidR="006F1D6A">
          <w:rPr>
            <w:rFonts w:ascii="Times New Roman" w:hAnsi="Times New Roman" w:cs="Times New Roman"/>
          </w:rPr>
          <w:t xml:space="preserve"> (e.g., </w:t>
        </w:r>
      </w:ins>
      <w:ins w:id="123" w:author="detbenton1991@gmail.com" w:date="2025-06-14T14:45:00Z" w16du:dateUtc="2025-06-14T19:45:00Z">
        <w:r w:rsidR="006F1D6A">
          <w:rPr>
            <w:rFonts w:ascii="Times New Roman" w:hAnsi="Times New Roman" w:cs="Times New Roman"/>
          </w:rPr>
          <w:t xml:space="preserve">Carey, 2009; </w:t>
        </w:r>
      </w:ins>
      <w:ins w:id="124" w:author="detbenton1991@gmail.com" w:date="2025-06-14T14:44:00Z" w16du:dateUtc="2025-06-14T19:44:00Z">
        <w:r w:rsidR="006F1D6A">
          <w:rPr>
            <w:rFonts w:ascii="Times New Roman" w:hAnsi="Times New Roman" w:cs="Times New Roman"/>
          </w:rPr>
          <w:t>Spelke</w:t>
        </w:r>
      </w:ins>
      <w:ins w:id="125" w:author="detbenton1991@gmail.com" w:date="2025-06-14T14:45:00Z" w16du:dateUtc="2025-06-14T19:45:00Z">
        <w:r w:rsidR="006F1D6A">
          <w:rPr>
            <w:rFonts w:ascii="Times New Roman" w:hAnsi="Times New Roman" w:cs="Times New Roman"/>
          </w:rPr>
          <w:t>, 2022)</w:t>
        </w:r>
      </w:ins>
      <w:ins w:id="126" w:author="detbenton1991@gmail.com" w:date="2025-06-14T14:10:00Z" w16du:dateUtc="2025-06-14T19:10:00Z">
        <w:r w:rsidR="005E4A7C">
          <w:rPr>
            <w:rFonts w:ascii="Times New Roman" w:hAnsi="Times New Roman" w:cs="Times New Roman"/>
          </w:rPr>
          <w:t xml:space="preserve">. </w:t>
        </w:r>
      </w:ins>
      <w:ins w:id="127" w:author="detbenton1991@gmail.com" w:date="2025-06-14T14:09:00Z" w16du:dateUtc="2025-06-14T19:09:00Z">
        <w:r w:rsidR="005E4A7C">
          <w:rPr>
            <w:rFonts w:ascii="Times New Roman" w:hAnsi="Times New Roman" w:cs="Times New Roman"/>
          </w:rPr>
          <w:t xml:space="preserve"> </w:t>
        </w:r>
      </w:ins>
      <w:ins w:id="128" w:author="detbenton1991@gmail.com" w:date="2025-06-14T14:13:00Z" w16du:dateUtc="2025-06-14T19:13:00Z">
        <w:r w:rsidR="005E4A7C">
          <w:rPr>
            <w:rFonts w:ascii="Times New Roman" w:hAnsi="Times New Roman" w:cs="Times New Roman"/>
          </w:rPr>
          <w:t xml:space="preserve">The core system for agents enables infants to know that </w:t>
        </w:r>
      </w:ins>
      <w:ins w:id="129"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0" w:author="Benton, Deon" w:date="2025-06-13T15:25:00Z" w16du:dateUtc="2025-06-13T20:25:00Z">
        <w:r w:rsidR="004107DA">
          <w:rPr>
            <w:rFonts w:ascii="Times New Roman" w:eastAsia="Times New Roman" w:hAnsi="Times New Roman" w:cs="Times New Roman"/>
          </w:rPr>
          <w:t>irregular</w:t>
        </w:r>
      </w:ins>
      <w:ins w:id="131" w:author="Benton, Deon" w:date="2025-06-13T15:20:00Z" w16du:dateUtc="2025-06-13T20:20:00Z">
        <w:r w:rsidR="00342333">
          <w:rPr>
            <w:rFonts w:ascii="Times New Roman" w:eastAsia="Times New Roman" w:hAnsi="Times New Roman" w:cs="Times New Roman"/>
          </w:rPr>
          <w:t xml:space="preserve"> trajectories, and can cause</w:t>
        </w:r>
      </w:ins>
      <w:ins w:id="132" w:author="Benton, Deon" w:date="2025-06-13T15:25:00Z" w16du:dateUtc="2025-06-13T20:25:00Z">
        <w:r w:rsidR="004107DA">
          <w:rPr>
            <w:rFonts w:ascii="Times New Roman" w:eastAsia="Times New Roman" w:hAnsi="Times New Roman" w:cs="Times New Roman"/>
          </w:rPr>
          <w:t xml:space="preserve"> other agents to act at a distance.</w:t>
        </w:r>
      </w:ins>
      <w:ins w:id="133"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7631F944" w:rsidR="005D2269" w:rsidRDefault="00037D11" w:rsidP="00524642">
      <w:pPr>
        <w:spacing w:line="480" w:lineRule="auto"/>
        <w:contextualSpacing/>
        <w:rPr>
          <w:ins w:id="134" w:author="detbenton1991@gmail.com" w:date="2025-06-14T15:33:00Z" w16du:dateUtc="2025-06-14T20:33:00Z"/>
          <w:rFonts w:ascii="Times New Roman" w:eastAsia="Times New Roman" w:hAnsi="Times New Roman" w:cs="Times New Roman"/>
        </w:rPr>
      </w:pPr>
      <w:ins w:id="135" w:author="Benton, Deon" w:date="2025-06-13T15:35:00Z" w16du:dateUtc="2025-06-13T20:35:00Z">
        <w:r>
          <w:rPr>
            <w:rFonts w:ascii="Times New Roman" w:eastAsia="Times New Roman" w:hAnsi="Times New Roman" w:cs="Times New Roman"/>
          </w:rPr>
          <w:tab/>
        </w:r>
      </w:ins>
      <w:ins w:id="136" w:author="Benton, Deon" w:date="2025-06-13T16:22:00Z" w16du:dateUtc="2025-06-13T21:22:00Z">
        <w:r w:rsidR="00CA5B4A">
          <w:rPr>
            <w:rFonts w:ascii="Times New Roman" w:eastAsia="Times New Roman" w:hAnsi="Times New Roman" w:cs="Times New Roman"/>
          </w:rPr>
          <w:t>Conceptually s</w:t>
        </w:r>
      </w:ins>
      <w:ins w:id="137" w:author="Benton, Deon" w:date="2025-06-13T15:49:00Z" w16du:dateUtc="2025-06-13T20:49:00Z">
        <w:r w:rsidR="00E70DB2">
          <w:rPr>
            <w:rFonts w:ascii="Times New Roman" w:eastAsia="Times New Roman" w:hAnsi="Times New Roman" w:cs="Times New Roman"/>
          </w:rPr>
          <w:t>imilar proposals have been put forward by</w:t>
        </w:r>
      </w:ins>
      <w:ins w:id="138" w:author="Benton, Deon" w:date="2025-06-13T15:36:00Z" w16du:dateUtc="2025-06-13T20:36:00Z">
        <w:r w:rsidR="006F1777">
          <w:rPr>
            <w:rFonts w:ascii="Times New Roman" w:eastAsia="Times New Roman" w:hAnsi="Times New Roman" w:cs="Times New Roman"/>
          </w:rPr>
          <w:t xml:space="preserve"> Leslie (1995)</w:t>
        </w:r>
      </w:ins>
      <w:ins w:id="139" w:author="Benton, Deon" w:date="2025-06-13T15:50:00Z" w16du:dateUtc="2025-06-13T20:50:00Z">
        <w:r w:rsidR="00B77B44">
          <w:rPr>
            <w:rFonts w:ascii="Times New Roman" w:eastAsia="Times New Roman" w:hAnsi="Times New Roman" w:cs="Times New Roman"/>
          </w:rPr>
          <w:t xml:space="preserve"> and Gelman (1990)</w:t>
        </w:r>
      </w:ins>
      <w:ins w:id="140" w:author="Benton, Deon" w:date="2025-06-13T15:36:00Z" w16du:dateUtc="2025-06-13T20:36:00Z">
        <w:r w:rsidR="006F1777">
          <w:rPr>
            <w:rFonts w:ascii="Times New Roman" w:eastAsia="Times New Roman" w:hAnsi="Times New Roman" w:cs="Times New Roman"/>
          </w:rPr>
          <w:t xml:space="preserve">. </w:t>
        </w:r>
      </w:ins>
      <w:ins w:id="141" w:author="Benton, Deon" w:date="2025-06-13T16:22:00Z" w16du:dateUtc="2025-06-13T21:22:00Z">
        <w:r w:rsidR="00CA5B4A">
          <w:rPr>
            <w:rFonts w:ascii="Times New Roman" w:eastAsia="Times New Roman" w:hAnsi="Times New Roman" w:cs="Times New Roman"/>
          </w:rPr>
          <w:t>For example, Leslie (1995)</w:t>
        </w:r>
      </w:ins>
      <w:ins w:id="142" w:author="detbenton1991@gmail.com" w:date="2025-06-14T14:46:00Z" w16du:dateUtc="2025-06-14T19:46:00Z">
        <w:r w:rsidR="005D2269">
          <w:rPr>
            <w:rFonts w:ascii="Times New Roman" w:eastAsia="Times New Roman" w:hAnsi="Times New Roman" w:cs="Times New Roman"/>
          </w:rPr>
          <w:t xml:space="preserve"> argued that about agents and objects</w:t>
        </w:r>
      </w:ins>
      <w:ins w:id="143" w:author="Benton, Deon" w:date="2025-06-16T13:59:00Z" w16du:dateUtc="2025-06-16T18:59:00Z">
        <w:r w:rsidR="002103B3">
          <w:rPr>
            <w:rFonts w:ascii="Times New Roman" w:eastAsia="Times New Roman" w:hAnsi="Times New Roman" w:cs="Times New Roman"/>
          </w:rPr>
          <w:t xml:space="preserve"> </w:t>
        </w:r>
      </w:ins>
      <w:ins w:id="144" w:author="Benton, Deon" w:date="2025-06-13T15:42:00Z" w16du:dateUtc="2025-06-13T20:42:00Z">
        <w:r w:rsidR="008A348B">
          <w:rPr>
            <w:rFonts w:ascii="Times New Roman" w:eastAsia="Times New Roman" w:hAnsi="Times New Roman" w:cs="Times New Roman"/>
          </w:rPr>
          <w:t xml:space="preserve">is supported by </w:t>
        </w:r>
      </w:ins>
      <w:ins w:id="145" w:author="Benton, Deon" w:date="2025-06-13T15:44:00Z" w16du:dateUtc="2025-06-13T20:44:00Z">
        <w:r w:rsidR="00B31B44">
          <w:rPr>
            <w:rFonts w:ascii="Times New Roman" w:eastAsia="Times New Roman" w:hAnsi="Times New Roman" w:cs="Times New Roman"/>
          </w:rPr>
          <w:t>a</w:t>
        </w:r>
      </w:ins>
      <w:ins w:id="14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w:t>
        </w:r>
        <w:r w:rsidR="008A348B">
          <w:rPr>
            <w:rFonts w:ascii="Times New Roman" w:eastAsia="Times New Roman" w:hAnsi="Times New Roman" w:cs="Times New Roman"/>
            <w:i/>
            <w:iCs/>
          </w:rPr>
          <w:lastRenderedPageBreak/>
          <w:t>of body</w:t>
        </w:r>
      </w:ins>
      <w:ins w:id="147" w:author="Benton, Deon" w:date="2025-06-13T15:44:00Z" w16du:dateUtc="2025-06-13T20:44:00Z">
        <w:r w:rsidR="00B31B44">
          <w:rPr>
            <w:rFonts w:ascii="Times New Roman" w:eastAsia="Times New Roman" w:hAnsi="Times New Roman" w:cs="Times New Roman"/>
          </w:rPr>
          <w:t xml:space="preserve"> and a</w:t>
        </w:r>
      </w:ins>
      <w:ins w:id="14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4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50" w:author="Benton, Deon" w:date="2025-06-13T15:44:00Z" w16du:dateUtc="2025-06-13T20:44:00Z">
        <w:r w:rsidR="00B31B44">
          <w:rPr>
            <w:rFonts w:ascii="Times New Roman" w:eastAsia="Times New Roman" w:hAnsi="Times New Roman" w:cs="Times New Roman"/>
          </w:rPr>
          <w:t>module. The</w:t>
        </w:r>
      </w:ins>
      <w:ins w:id="151" w:author="Benton, Deon" w:date="2025-06-16T14:00:00Z" w16du:dateUtc="2025-06-16T19:00:00Z">
        <w:r w:rsidR="002103B3">
          <w:rPr>
            <w:rFonts w:ascii="Times New Roman" w:eastAsia="Times New Roman" w:hAnsi="Times New Roman" w:cs="Times New Roman"/>
          </w:rPr>
          <w:t>se modules infants to know that</w:t>
        </w:r>
      </w:ins>
      <w:ins w:id="152" w:author="Benton, Deon" w:date="2025-06-13T15:44:00Z" w16du:dateUtc="2025-06-13T20:44:00Z">
        <w:r w:rsidR="00B31B44">
          <w:rPr>
            <w:rFonts w:ascii="Times New Roman" w:eastAsia="Times New Roman" w:hAnsi="Times New Roman" w:cs="Times New Roman"/>
          </w:rPr>
          <w:t xml:space="preserve"> </w:t>
        </w:r>
      </w:ins>
      <w:ins w:id="153"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54" w:author="Benton, Deon" w:date="2025-06-16T14:00:00Z" w16du:dateUtc="2025-06-16T19:00:00Z">
        <w:r w:rsidR="00795359">
          <w:rPr>
            <w:rFonts w:ascii="Times New Roman" w:eastAsia="Times New Roman" w:hAnsi="Times New Roman" w:cs="Times New Roman"/>
          </w:rPr>
          <w:t xml:space="preserve">act in accordance with beliefs, desires and goals </w:t>
        </w:r>
      </w:ins>
      <w:ins w:id="155" w:author="Benton, Deon" w:date="2025-06-16T14:01:00Z" w16du:dateUtc="2025-06-16T19:01:00Z">
        <w:r w:rsidR="00795359">
          <w:rPr>
            <w:rFonts w:ascii="Times New Roman" w:eastAsia="Times New Roman" w:hAnsi="Times New Roman" w:cs="Times New Roman"/>
          </w:rPr>
          <w:t xml:space="preserve">and </w:t>
        </w:r>
      </w:ins>
      <w:ins w:id="156" w:author="detbenton1991@gmail.com" w:date="2025-06-14T14:48:00Z" w16du:dateUtc="2025-06-14T19:48:00Z">
        <w:r w:rsidR="005D2269">
          <w:rPr>
            <w:rFonts w:ascii="Times New Roman" w:eastAsia="Times New Roman" w:hAnsi="Times New Roman" w:cs="Times New Roman"/>
          </w:rPr>
          <w:t>can move in the absence of external contact from other agents or objects because</w:t>
        </w:r>
      </w:ins>
      <w:ins w:id="157"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58" w:author="detbenton1991@gmail.com" w:date="2025-06-14T14:52:00Z" w16du:dateUtc="2025-06-14T19:52:00Z">
        <w:r w:rsidR="005D2269">
          <w:rPr>
            <w:rFonts w:ascii="Times New Roman" w:eastAsia="Times New Roman" w:hAnsi="Times New Roman" w:cs="Times New Roman"/>
          </w:rPr>
          <w:t>Similarly, Gelman (1990) argued that</w:t>
        </w:r>
      </w:ins>
      <w:ins w:id="159"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60" w:author="detbenton1991@gmail.com" w:date="2025-06-14T14:52:00Z" w16du:dateUtc="2025-06-14T19:52:00Z">
        <w:r w:rsidR="005D2269">
          <w:rPr>
            <w:rFonts w:ascii="Times New Roman" w:eastAsia="Times New Roman" w:hAnsi="Times New Roman" w:cs="Times New Roman"/>
          </w:rPr>
          <w:t xml:space="preserve"> </w:t>
        </w:r>
      </w:ins>
      <w:ins w:id="161"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62"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63" w:author="detbenton1991@gmail.com" w:date="2025-06-14T15:29:00Z" w16du:dateUtc="2025-06-14T20:29:00Z">
        <w:r w:rsidR="00953B34" w:rsidRPr="00953B34">
          <w:rPr>
            <w:rFonts w:ascii="Times New Roman" w:eastAsia="Times New Roman" w:hAnsi="Times New Roman" w:cs="Times New Roman"/>
          </w:rPr>
          <w:t>The</w:t>
        </w:r>
      </w:ins>
      <w:ins w:id="164" w:author="Benton, Deon" w:date="2025-06-16T14:03:00Z" w16du:dateUtc="2025-06-16T19:03:00Z">
        <w:r w:rsidR="00A87E09">
          <w:rPr>
            <w:rFonts w:ascii="Times New Roman" w:eastAsia="Times New Roman" w:hAnsi="Times New Roman" w:cs="Times New Roman"/>
          </w:rPr>
          <w:t xml:space="preserve"> function of these</w:t>
        </w:r>
      </w:ins>
      <w:ins w:id="165" w:author="detbenton1991@gmail.com" w:date="2025-06-14T15:29:00Z" w16du:dateUtc="2025-06-14T20:29:00Z">
        <w:r w:rsidR="00953B34" w:rsidRPr="00953B34">
          <w:rPr>
            <w:rFonts w:ascii="Times New Roman" w:eastAsia="Times New Roman" w:hAnsi="Times New Roman" w:cs="Times New Roman"/>
          </w:rPr>
          <w:t xml:space="preserve"> principles</w:t>
        </w:r>
      </w:ins>
      <w:ins w:id="166" w:author="Benton, Deon" w:date="2025-06-16T14:03:00Z" w16du:dateUtc="2025-06-16T19:03:00Z">
        <w:r w:rsidR="00A87E09">
          <w:rPr>
            <w:rFonts w:ascii="Times New Roman" w:eastAsia="Times New Roman" w:hAnsi="Times New Roman" w:cs="Times New Roman"/>
          </w:rPr>
          <w:t xml:space="preserve"> is</w:t>
        </w:r>
      </w:ins>
      <w:ins w:id="167"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68" w:author="detbenton1991@gmail.com" w:date="2025-06-14T15:30:00Z" w16du:dateUtc="2025-06-14T20:30:00Z">
        <w:r w:rsidR="009100A7">
          <w:rPr>
            <w:rFonts w:ascii="Times New Roman" w:eastAsia="Times New Roman" w:hAnsi="Times New Roman" w:cs="Times New Roman"/>
          </w:rPr>
          <w:t>ded to allow the object to move.</w:t>
        </w:r>
      </w:ins>
      <w:ins w:id="169"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4689A2E5" w:rsidR="005917B9" w:rsidRDefault="009100A7" w:rsidP="005917B9">
      <w:pPr>
        <w:spacing w:line="480" w:lineRule="auto"/>
        <w:contextualSpacing/>
        <w:rPr>
          <w:ins w:id="170" w:author="Benton, Deon" w:date="2025-06-16T14:25:00Z" w16du:dateUtc="2025-06-16T19:25:00Z"/>
          <w:rFonts w:ascii="Times New Roman" w:hAnsi="Times New Roman" w:cs="Times New Roman"/>
        </w:rPr>
      </w:pPr>
      <w:ins w:id="171"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72" w:author="detbenton1991@gmail.com" w:date="2025-06-14T15:34:00Z" w16du:dateUtc="2025-06-14T20:34:00Z">
        <w:r w:rsidR="00903601">
          <w:rPr>
            <w:rFonts w:ascii="Times New Roman" w:eastAsia="Times New Roman" w:hAnsi="Times New Roman" w:cs="Times New Roman"/>
          </w:rPr>
          <w:t xml:space="preserve">specific </w:t>
        </w:r>
      </w:ins>
      <w:ins w:id="173" w:author="detbenton1991@gmail.com" w:date="2025-06-14T15:33:00Z" w16du:dateUtc="2025-06-14T20:33:00Z">
        <w:r>
          <w:rPr>
            <w:rFonts w:ascii="Times New Roman" w:eastAsia="Times New Roman" w:hAnsi="Times New Roman" w:cs="Times New Roman"/>
          </w:rPr>
          <w:t xml:space="preserve">proposals have been put forward </w:t>
        </w:r>
      </w:ins>
      <w:ins w:id="174"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75"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76" w:author="Benton, Deon" w:date="2025-06-16T14:08:00Z" w16du:dateUtc="2025-06-16T19:08:00Z">
        <w:r w:rsidR="005917B9" w:rsidRPr="00996380">
          <w:rPr>
            <w:rFonts w:ascii="Times New Roman" w:hAnsi="Times New Roman" w:cs="Times New Roman"/>
          </w:rPr>
          <w:t>Thus, the reason infants in the</w:t>
        </w:r>
      </w:ins>
      <w:ins w:id="177" w:author="Benton, Deon" w:date="2025-06-16T14:18:00Z" w16du:dateUtc="2025-06-16T19:18:00Z">
        <w:r w:rsidR="006A02DB">
          <w:rPr>
            <w:rFonts w:ascii="Times New Roman" w:hAnsi="Times New Roman" w:cs="Times New Roman"/>
          </w:rPr>
          <w:t xml:space="preserve"> Experimental conditions of the studies</w:t>
        </w:r>
      </w:ins>
      <w:ins w:id="178"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79" w:author="Benton, Deon" w:date="2025-06-16T14:19:00Z" w16du:dateUtc="2025-06-16T19:19:00Z">
        <w:r w:rsidR="00EE29D6" w:rsidRPr="00EE29D6">
          <w:rPr>
            <w:rFonts w:ascii="Times New Roman" w:hAnsi="Times New Roman" w:cs="Times New Roman"/>
          </w:rPr>
          <w:t xml:space="preserve">In contrast, </w:t>
        </w:r>
        <w:r w:rsidR="00EE29D6" w:rsidRPr="00EE29D6">
          <w:rPr>
            <w:rFonts w:ascii="Times New Roman" w:hAnsi="Times New Roman" w:cs="Times New Roman"/>
          </w:rPr>
          <w:lastRenderedPageBreak/>
          <w:t>the reason infants looked equally</w:t>
        </w:r>
      </w:ins>
      <w:ins w:id="180" w:author="Benton, Deon" w:date="2025-06-16T14:20:00Z" w16du:dateUtc="2025-06-16T19:20:00Z">
        <w:r w:rsidR="00EE29D6">
          <w:rPr>
            <w:rFonts w:ascii="Times New Roman" w:hAnsi="Times New Roman" w:cs="Times New Roman"/>
          </w:rPr>
          <w:t xml:space="preserve"> long</w:t>
        </w:r>
      </w:ins>
      <w:ins w:id="181"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82" w:author="Benton, Deon" w:date="2025-06-16T14:20:00Z" w16du:dateUtc="2025-06-16T19:20:00Z">
        <w:r w:rsidR="00EE29D6">
          <w:rPr>
            <w:rFonts w:ascii="Times New Roman" w:hAnsi="Times New Roman" w:cs="Times New Roman"/>
          </w:rPr>
          <w:t>given that</w:t>
        </w:r>
      </w:ins>
      <w:ins w:id="183" w:author="Benton, Deon" w:date="2025-06-16T14:19:00Z" w16du:dateUtc="2025-06-16T19:19:00Z">
        <w:r w:rsidR="00EE29D6" w:rsidRPr="00EE29D6">
          <w:rPr>
            <w:rFonts w:ascii="Times New Roman" w:hAnsi="Times New Roman" w:cs="Times New Roman"/>
          </w:rPr>
          <w:t xml:space="preserve"> the agent’s </w:t>
        </w:r>
      </w:ins>
      <w:ins w:id="184" w:author="Benton, Deon" w:date="2025-06-16T14:20:00Z" w16du:dateUtc="2025-06-16T19:20:00Z">
        <w:r w:rsidR="00EE29D6">
          <w:rPr>
            <w:rFonts w:ascii="Times New Roman" w:hAnsi="Times New Roman" w:cs="Times New Roman"/>
          </w:rPr>
          <w:t>actions during habituation</w:t>
        </w:r>
      </w:ins>
      <w:ins w:id="185" w:author="Benton, Deon" w:date="2025-06-16T14:19:00Z" w16du:dateUtc="2025-06-16T19:19:00Z">
        <w:r w:rsidR="00EE29D6" w:rsidRPr="00EE29D6">
          <w:rPr>
            <w:rFonts w:ascii="Times New Roman" w:hAnsi="Times New Roman" w:cs="Times New Roman"/>
          </w:rPr>
          <w:t xml:space="preserve"> were not rational given the environmental constraints</w:t>
        </w:r>
      </w:ins>
      <w:ins w:id="186" w:author="Benton, Deon" w:date="2025-06-16T14:17:00Z" w16du:dateUtc="2025-06-16T19:17:00Z">
        <w:r w:rsidR="006A02DB">
          <w:rPr>
            <w:rFonts w:ascii="Times New Roman" w:hAnsi="Times New Roman" w:cs="Times New Roman"/>
          </w:rPr>
          <w:t xml:space="preserve"> </w:t>
        </w:r>
      </w:ins>
      <w:ins w:id="187"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731AB4DA" w:rsidR="00F06FB8" w:rsidRPr="00F06FB8" w:rsidRDefault="00221A84" w:rsidP="00F06FB8">
      <w:pPr>
        <w:spacing w:line="480" w:lineRule="auto"/>
        <w:contextualSpacing/>
        <w:rPr>
          <w:ins w:id="188" w:author="Benton, Deon" w:date="2025-06-16T21:48:00Z" w16du:dateUtc="2025-06-17T02:48:00Z"/>
          <w:rFonts w:ascii="Times New Roman" w:hAnsi="Times New Roman" w:cs="Times New Roman"/>
        </w:rPr>
      </w:pPr>
      <w:ins w:id="189" w:author="Benton, Deon" w:date="2025-06-16T14:25:00Z" w16du:dateUtc="2025-06-16T19:25:00Z">
        <w:r>
          <w:rPr>
            <w:rFonts w:ascii="Times New Roman" w:hAnsi="Times New Roman" w:cs="Times New Roman"/>
          </w:rPr>
          <w:tab/>
        </w:r>
      </w:ins>
      <w:ins w:id="190" w:author="Benton, Deon" w:date="2025-06-16T20:06:00Z" w16du:dateUtc="2025-06-17T01:06:00Z">
        <w:r w:rsidR="004878F3">
          <w:rPr>
            <w:rFonts w:ascii="Times New Roman" w:hAnsi="Times New Roman" w:cs="Times New Roman"/>
          </w:rPr>
          <w:t xml:space="preserve">An account that is related to the </w:t>
        </w:r>
      </w:ins>
      <w:ins w:id="191" w:author="Benton, Deon" w:date="2025-06-16T20:07:00Z" w16du:dateUtc="2025-06-17T01:07:00Z">
        <w:r w:rsidR="003962FC">
          <w:rPr>
            <w:rFonts w:ascii="Times New Roman" w:hAnsi="Times New Roman" w:cs="Times New Roman"/>
          </w:rPr>
          <w:t>teleological</w:t>
        </w:r>
      </w:ins>
      <w:ins w:id="192"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193"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194" w:author="Benton, Deon" w:date="2025-06-16T20:08:00Z" w16du:dateUtc="2025-06-17T01:08:00Z">
        <w:r w:rsidR="006849FB">
          <w:rPr>
            <w:rFonts w:ascii="Times New Roman" w:hAnsi="Times New Roman" w:cs="Times New Roman"/>
          </w:rPr>
          <w:t xml:space="preserve">e.g., </w:t>
        </w:r>
      </w:ins>
      <w:ins w:id="195" w:author="Benton, Deon" w:date="2025-06-16T20:07:00Z" w16du:dateUtc="2025-06-17T01:07:00Z">
        <w:r w:rsidR="004878F3">
          <w:rPr>
            <w:rFonts w:ascii="Times New Roman" w:hAnsi="Times New Roman" w:cs="Times New Roman"/>
          </w:rPr>
          <w:t>Jara-Ettinger et al., 2016; Jara-Ettinger et al., 2020)</w:t>
        </w:r>
      </w:ins>
      <w:ins w:id="196"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is a </w:t>
        </w:r>
      </w:ins>
      <w:ins w:id="197" w:author="Benton, Deon" w:date="2025-06-16T14:25:00Z" w16du:dateUtc="2025-06-16T19:25:00Z">
        <w:r>
          <w:rPr>
            <w:rFonts w:ascii="Times New Roman" w:hAnsi="Times New Roman" w:cs="Times New Roman"/>
          </w:rPr>
          <w:t>theoretical proposal about how agents choose actions and how observers process</w:t>
        </w:r>
      </w:ins>
      <w:ins w:id="198" w:author="Benton, Deon" w:date="2025-06-16T20:07:00Z" w16du:dateUtc="2025-06-17T01:07:00Z">
        <w:r w:rsidR="003962FC">
          <w:rPr>
            <w:rFonts w:ascii="Times New Roman" w:hAnsi="Times New Roman" w:cs="Times New Roman"/>
          </w:rPr>
          <w:t xml:space="preserve"> those</w:t>
        </w:r>
      </w:ins>
      <w:ins w:id="199" w:author="Benton, Deon" w:date="2025-06-16T14:25:00Z" w16du:dateUtc="2025-06-16T19:25:00Z">
        <w:r>
          <w:rPr>
            <w:rFonts w:ascii="Times New Roman" w:hAnsi="Times New Roman" w:cs="Times New Roman"/>
          </w:rPr>
          <w:t xml:space="preserve"> actions</w:t>
        </w:r>
      </w:ins>
      <w:ins w:id="200" w:author="Benton, Deon" w:date="2025-06-16T20:07:00Z" w16du:dateUtc="2025-06-17T01:07:00Z">
        <w:r w:rsidR="004878F3">
          <w:rPr>
            <w:rFonts w:ascii="Times New Roman" w:hAnsi="Times New Roman" w:cs="Times New Roman"/>
          </w:rPr>
          <w:t>.</w:t>
        </w:r>
      </w:ins>
      <w:ins w:id="201" w:author="Benton, Deon" w:date="2025-06-16T14:31:00Z" w16du:dateUtc="2025-06-16T19:31:00Z">
        <w:r w:rsidR="00A579AD">
          <w:rPr>
            <w:rFonts w:ascii="Times New Roman" w:hAnsi="Times New Roman" w:cs="Times New Roman"/>
          </w:rPr>
          <w:t xml:space="preserve"> </w:t>
        </w:r>
      </w:ins>
      <w:ins w:id="202" w:author="Benton, Deon" w:date="2025-06-16T14:25:00Z" w16du:dateUtc="2025-06-16T19:25:00Z">
        <w:r>
          <w:rPr>
            <w:rFonts w:ascii="Times New Roman" w:hAnsi="Times New Roman" w:cs="Times New Roman"/>
          </w:rPr>
          <w:t xml:space="preserve">On the agent side, </w:t>
        </w:r>
      </w:ins>
      <w:ins w:id="203" w:author="Benton, Deon" w:date="2025-06-16T14:31:00Z" w16du:dateUtc="2025-06-16T19:31:00Z">
        <w:r w:rsidR="00C90914">
          <w:rPr>
            <w:rFonts w:ascii="Times New Roman" w:hAnsi="Times New Roman" w:cs="Times New Roman"/>
          </w:rPr>
          <w:t xml:space="preserve">actors </w:t>
        </w:r>
      </w:ins>
      <w:ins w:id="204" w:author="Benton, Deon" w:date="2025-06-16T20:45:00Z" w16du:dateUtc="2025-06-17T01:45:00Z">
        <w:r w:rsidR="00FD6C4C">
          <w:rPr>
            <w:rFonts w:ascii="Times New Roman" w:hAnsi="Times New Roman" w:cs="Times New Roman"/>
          </w:rPr>
          <w:t>evaluate possible plan</w:t>
        </w:r>
      </w:ins>
      <w:ins w:id="205" w:author="Benton, Deon" w:date="2025-06-16T20:50:00Z" w16du:dateUtc="2025-06-17T01:50:00Z">
        <w:r w:rsidR="00FD6C4C">
          <w:rPr>
            <w:rFonts w:ascii="Times New Roman" w:hAnsi="Times New Roman" w:cs="Times New Roman"/>
          </w:rPr>
          <w:t>s</w:t>
        </w:r>
      </w:ins>
      <w:ins w:id="206" w:author="Benton, Deon" w:date="2025-06-16T20:52:00Z" w16du:dateUtc="2025-06-17T01:52:00Z">
        <w:r w:rsidR="00FD6C4C">
          <w:rPr>
            <w:rFonts w:ascii="Times New Roman" w:hAnsi="Times New Roman" w:cs="Times New Roman"/>
          </w:rPr>
          <w:t>—that is,</w:t>
        </w:r>
      </w:ins>
      <w:ins w:id="207" w:author="Benton, Deon" w:date="2025-06-16T20:44:00Z" w16du:dateUtc="2025-06-17T01:44:00Z">
        <w:r w:rsidR="00FD6C4C">
          <w:rPr>
            <w:rFonts w:ascii="Times New Roman" w:hAnsi="Times New Roman" w:cs="Times New Roman"/>
          </w:rPr>
          <w:t xml:space="preserve"> </w:t>
        </w:r>
      </w:ins>
      <w:ins w:id="208" w:author="Benton, Deon" w:date="2025-06-16T20:50:00Z" w16du:dateUtc="2025-06-17T01:50:00Z">
        <w:r w:rsidR="00FD6C4C">
          <w:rPr>
            <w:rFonts w:ascii="Times New Roman" w:hAnsi="Times New Roman" w:cs="Times New Roman"/>
          </w:rPr>
          <w:t>sequences</w:t>
        </w:r>
      </w:ins>
      <w:ins w:id="209" w:author="Benton, Deon" w:date="2025-06-16T20:44:00Z" w16du:dateUtc="2025-06-17T01:44:00Z">
        <w:r w:rsidR="00FD6C4C">
          <w:rPr>
            <w:rFonts w:ascii="Times New Roman" w:hAnsi="Times New Roman" w:cs="Times New Roman"/>
          </w:rPr>
          <w:t xml:space="preserve"> of actions that lead to a goal</w:t>
        </w:r>
      </w:ins>
      <w:ins w:id="210" w:author="Benton, Deon" w:date="2025-06-16T20:52:00Z" w16du:dateUtc="2025-06-17T01:52:00Z">
        <w:r w:rsidR="00FD6C4C">
          <w:rPr>
            <w:rFonts w:ascii="Times New Roman" w:hAnsi="Times New Roman" w:cs="Times New Roman"/>
          </w:rPr>
          <w:t>—and select the plan</w:t>
        </w:r>
      </w:ins>
      <w:ins w:id="211" w:author="Benton, Deon" w:date="2025-06-16T20:51:00Z" w16du:dateUtc="2025-06-17T01:51:00Z">
        <w:r w:rsidR="00FD6C4C">
          <w:rPr>
            <w:rFonts w:ascii="Times New Roman" w:hAnsi="Times New Roman" w:cs="Times New Roman"/>
          </w:rPr>
          <w:t xml:space="preserve"> that </w:t>
        </w:r>
      </w:ins>
      <w:ins w:id="212" w:author="Benton, Deon" w:date="2025-06-16T20:45:00Z" w16du:dateUtc="2025-06-17T01:45:00Z">
        <w:r w:rsidR="00FD6C4C">
          <w:rPr>
            <w:rFonts w:ascii="Times New Roman" w:hAnsi="Times New Roman" w:cs="Times New Roman"/>
          </w:rPr>
          <w:t xml:space="preserve">maximizes expected subjective </w:t>
        </w:r>
      </w:ins>
      <w:ins w:id="213" w:author="Benton, Deon" w:date="2025-06-16T20:46:00Z" w16du:dateUtc="2025-06-17T01:46:00Z">
        <w:r w:rsidR="00FD6C4C">
          <w:rPr>
            <w:rFonts w:ascii="Times New Roman" w:hAnsi="Times New Roman" w:cs="Times New Roman"/>
          </w:rPr>
          <w:t>utilities</w:t>
        </w:r>
      </w:ins>
      <w:ins w:id="214" w:author="Benton, Deon" w:date="2025-06-16T20:52:00Z" w16du:dateUtc="2025-06-17T01:52:00Z">
        <w:r w:rsidR="00FD6C4C">
          <w:rPr>
            <w:rFonts w:ascii="Times New Roman" w:hAnsi="Times New Roman" w:cs="Times New Roman"/>
          </w:rPr>
          <w:t xml:space="preserve">. A subjective utility is the </w:t>
        </w:r>
      </w:ins>
      <w:ins w:id="215"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16" w:author="Benton, Deon" w:date="2025-06-16T20:45:00Z" w16du:dateUtc="2025-06-17T01:45:00Z">
        <w:r w:rsidR="00FD6C4C">
          <w:rPr>
            <w:rFonts w:ascii="Times New Roman" w:hAnsi="Times New Roman" w:cs="Times New Roman"/>
          </w:rPr>
          <w:t>.</w:t>
        </w:r>
      </w:ins>
      <w:ins w:id="217"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18" w:author="Benton, Deon" w:date="2025-06-16T20:53:00Z" w16du:dateUtc="2025-06-17T01:53:00Z">
        <w:r w:rsidR="00FD6C4C">
          <w:rPr>
            <w:rFonts w:ascii="Times New Roman" w:hAnsi="Times New Roman" w:cs="Times New Roman"/>
          </w:rPr>
          <w:t xml:space="preserve"> </w:t>
        </w:r>
      </w:ins>
      <w:ins w:id="219" w:author="Benton, Deon" w:date="2025-06-16T21:22:00Z" w16du:dateUtc="2025-06-17T02:22:00Z">
        <w:r w:rsidR="0036596B">
          <w:rPr>
            <w:rFonts w:ascii="Times New Roman" w:hAnsi="Times New Roman" w:cs="Times New Roman"/>
          </w:rPr>
          <w:t>These utilities are considered</w:t>
        </w:r>
      </w:ins>
      <w:ins w:id="220" w:author="Benton, Deon" w:date="2025-06-16T20:55:00Z" w16du:dateUtc="2025-06-17T01:55:00Z">
        <w:r w:rsidR="00F81813">
          <w:rPr>
            <w:rFonts w:ascii="Times New Roman" w:hAnsi="Times New Roman" w:cs="Times New Roman"/>
          </w:rPr>
          <w:t xml:space="preserve"> “subjective”</w:t>
        </w:r>
      </w:ins>
      <w:ins w:id="221"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22" w:author="Benton, Deon" w:date="2025-06-16T21:11:00Z" w16du:dateUtc="2025-06-17T02:11:00Z">
        <w:r w:rsidR="00930D6E">
          <w:rPr>
            <w:rFonts w:ascii="Times New Roman" w:hAnsi="Times New Roman" w:cs="Times New Roman"/>
          </w:rPr>
          <w:t xml:space="preserve"> a plan may differ across agents. </w:t>
        </w:r>
      </w:ins>
      <w:ins w:id="223" w:author="Benton, Deon" w:date="2025-06-16T20:55:00Z" w16du:dateUtc="2025-06-17T01:55:00Z">
        <w:r w:rsidR="001F4EC9">
          <w:rPr>
            <w:rFonts w:ascii="Times New Roman" w:hAnsi="Times New Roman" w:cs="Times New Roman"/>
          </w:rPr>
          <w:t>On the observe</w:t>
        </w:r>
      </w:ins>
      <w:ins w:id="224" w:author="Benton, Deon" w:date="2025-06-16T20:56:00Z" w16du:dateUtc="2025-06-17T01:56:00Z">
        <w:r w:rsidR="001F4EC9">
          <w:rPr>
            <w:rFonts w:ascii="Times New Roman" w:hAnsi="Times New Roman" w:cs="Times New Roman"/>
          </w:rPr>
          <w:t xml:space="preserve">r side, </w:t>
        </w:r>
      </w:ins>
      <w:ins w:id="225" w:author="Benton, Deon" w:date="2025-06-16T21:12:00Z" w16du:dateUtc="2025-06-17T02:12:00Z">
        <w:r w:rsidR="00930D6E">
          <w:rPr>
            <w:rFonts w:ascii="Times New Roman" w:hAnsi="Times New Roman" w:cs="Times New Roman"/>
          </w:rPr>
          <w:t>observers</w:t>
        </w:r>
      </w:ins>
      <w:ins w:id="226" w:author="Benton, Deon" w:date="2025-06-16T14:25:00Z" w16du:dateUtc="2025-06-16T19:25:00Z">
        <w:r>
          <w:rPr>
            <w:rFonts w:ascii="Times New Roman" w:hAnsi="Times New Roman" w:cs="Times New Roman"/>
          </w:rPr>
          <w:t xml:space="preserve"> must infer</w:t>
        </w:r>
      </w:ins>
      <w:ins w:id="227" w:author="Benton, Deon" w:date="2025-06-16T20:54:00Z" w16du:dateUtc="2025-06-17T01:54:00Z">
        <w:r w:rsidR="00FD6C4C">
          <w:rPr>
            <w:rFonts w:ascii="Times New Roman" w:hAnsi="Times New Roman" w:cs="Times New Roman"/>
          </w:rPr>
          <w:t xml:space="preserve"> </w:t>
        </w:r>
      </w:ins>
      <w:ins w:id="228" w:author="Benton, Deon" w:date="2025-06-16T21:11:00Z" w16du:dateUtc="2025-06-17T02:11:00Z">
        <w:r w:rsidR="00930D6E">
          <w:rPr>
            <w:rFonts w:ascii="Times New Roman" w:hAnsi="Times New Roman" w:cs="Times New Roman"/>
          </w:rPr>
          <w:t>rewards and costs that drove an agent’s behavior</w:t>
        </w:r>
      </w:ins>
      <w:ins w:id="229" w:author="Benton, Deon" w:date="2025-06-16T20:56:00Z" w16du:dateUtc="2025-06-17T01:56:00Z">
        <w:r w:rsidR="001F4EC9">
          <w:rPr>
            <w:rFonts w:ascii="Times New Roman" w:hAnsi="Times New Roman" w:cs="Times New Roman"/>
          </w:rPr>
          <w:t xml:space="preserve"> from the</w:t>
        </w:r>
      </w:ins>
      <w:ins w:id="230" w:author="Benton, Deon" w:date="2025-06-16T20:54:00Z" w16du:dateUtc="2025-06-17T01:54:00Z">
        <w:r w:rsidR="00F81813">
          <w:rPr>
            <w:rFonts w:ascii="Times New Roman" w:hAnsi="Times New Roman" w:cs="Times New Roman"/>
          </w:rPr>
          <w:t xml:space="preserve"> </w:t>
        </w:r>
      </w:ins>
      <w:ins w:id="231" w:author="Benton, Deon" w:date="2025-06-16T21:11:00Z" w16du:dateUtc="2025-06-17T02:11:00Z">
        <w:r w:rsidR="00930D6E">
          <w:rPr>
            <w:rFonts w:ascii="Times New Roman" w:hAnsi="Times New Roman" w:cs="Times New Roman"/>
          </w:rPr>
          <w:t>from the behavior itself</w:t>
        </w:r>
      </w:ins>
      <w:ins w:id="232" w:author="Benton, Deon" w:date="2025-06-16T14:25:00Z" w16du:dateUtc="2025-06-16T19:25:00Z">
        <w:r>
          <w:rPr>
            <w:rFonts w:ascii="Times New Roman" w:hAnsi="Times New Roman" w:cs="Times New Roman"/>
          </w:rPr>
          <w:t>.</w:t>
        </w:r>
      </w:ins>
      <w:ins w:id="233" w:author="Benton, Deon" w:date="2025-06-16T21:12:00Z" w16du:dateUtc="2025-06-17T02:12:00Z">
        <w:r w:rsidR="00930D6E">
          <w:rPr>
            <w:rFonts w:ascii="Times New Roman" w:hAnsi="Times New Roman" w:cs="Times New Roman"/>
          </w:rPr>
          <w:t xml:space="preserve"> The way obse</w:t>
        </w:r>
      </w:ins>
      <w:ins w:id="234" w:author="Benton, Deon" w:date="2025-06-16T21:13:00Z" w16du:dateUtc="2025-06-17T02:13:00Z">
        <w:r w:rsidR="00930D6E">
          <w:rPr>
            <w:rFonts w:ascii="Times New Roman" w:hAnsi="Times New Roman" w:cs="Times New Roman"/>
          </w:rPr>
          <w:t>rvers</w:t>
        </w:r>
      </w:ins>
      <w:ins w:id="235" w:author="Benton, Deon" w:date="2025-06-16T14:25:00Z" w16du:dateUtc="2025-06-16T19:25:00Z">
        <w:r>
          <w:rPr>
            <w:rFonts w:ascii="Times New Roman" w:hAnsi="Times New Roman" w:cs="Times New Roman"/>
          </w:rPr>
          <w:t xml:space="preserve"> solve this computational problem </w:t>
        </w:r>
      </w:ins>
      <w:ins w:id="236" w:author="Benton, Deon" w:date="2025-06-16T21:13:00Z" w16du:dateUtc="2025-06-17T02:13:00Z">
        <w:r w:rsidR="00930D6E">
          <w:rPr>
            <w:rFonts w:ascii="Times New Roman" w:hAnsi="Times New Roman" w:cs="Times New Roman"/>
          </w:rPr>
          <w:t xml:space="preserve">is </w:t>
        </w:r>
      </w:ins>
      <w:ins w:id="237" w:author="Benton, Deon" w:date="2025-06-16T14:25:00Z" w16du:dateUtc="2025-06-16T19:25:00Z">
        <w:r>
          <w:rPr>
            <w:rFonts w:ascii="Times New Roman" w:hAnsi="Times New Roman" w:cs="Times New Roman"/>
          </w:rPr>
          <w:t xml:space="preserve">via Bayesian inference. In other words, learners can estimate the probability of </w:t>
        </w:r>
      </w:ins>
      <w:ins w:id="238" w:author="Benton, Deon" w:date="2025-06-16T21:13:00Z" w16du:dateUtc="2025-06-17T02:13:00Z">
        <w:r w:rsidR="00930D6E">
          <w:rPr>
            <w:rFonts w:ascii="Times New Roman" w:hAnsi="Times New Roman" w:cs="Times New Roman"/>
          </w:rPr>
          <w:t>the reward of an outcome and the cost of executing a plan to achieve that outcome</w:t>
        </w:r>
      </w:ins>
      <w:ins w:id="239" w:author="Benton, Deon" w:date="2025-06-16T14:25:00Z" w16du:dateUtc="2025-06-16T19:25:00Z">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ins>
      <w:ins w:id="240" w:author="Benton, Deon" w:date="2025-06-16T21:14:00Z" w16du:dateUtc="2025-06-17T02:14:00Z">
        <w:r w:rsidR="00930D6E">
          <w:rPr>
            <w:rFonts w:ascii="Times New Roman" w:hAnsi="Times New Roman" w:cs="Times New Roman"/>
          </w:rPr>
          <w:t xml:space="preserve"> computing the product of two terms.</w:t>
        </w:r>
      </w:ins>
      <w:ins w:id="241" w:author="Benton, Deon" w:date="2025-06-16T14:25:00Z" w16du:dateUtc="2025-06-16T19:25:00Z">
        <w:r>
          <w:rPr>
            <w:rFonts w:ascii="Times New Roman" w:hAnsi="Times New Roman" w:cs="Times New Roman"/>
          </w:rPr>
          <w:t xml:space="preserve"> </w:t>
        </w:r>
      </w:ins>
      <w:ins w:id="242" w:author="Benton, Deon" w:date="2025-06-16T21:14:00Z" w16du:dateUtc="2025-06-17T02:14:00Z">
        <w:r w:rsidR="00930D6E">
          <w:rPr>
            <w:rFonts w:ascii="Times New Roman" w:hAnsi="Times New Roman" w:cs="Times New Roman"/>
          </w:rPr>
          <w:t>One is the</w:t>
        </w:r>
      </w:ins>
      <w:ins w:id="243" w:author="Benton, Deon" w:date="2025-06-16T14:25:00Z" w16du:dateUtc="2025-06-16T19:25:00Z">
        <w:r>
          <w:rPr>
            <w:rFonts w:ascii="Times New Roman" w:hAnsi="Times New Roman" w:cs="Times New Roman"/>
          </w:rPr>
          <w:t xml:space="preserve"> likelihood of </w:t>
        </w:r>
      </w:ins>
      <w:ins w:id="244" w:author="Benton, Deon" w:date="2025-06-16T21:14:00Z" w16du:dateUtc="2025-06-17T02:14:00Z">
        <w:r w:rsidR="00930D6E">
          <w:rPr>
            <w:rFonts w:ascii="Times New Roman" w:hAnsi="Times New Roman" w:cs="Times New Roman"/>
          </w:rPr>
          <w:t>an action</w:t>
        </w:r>
      </w:ins>
      <w:ins w:id="245" w:author="Benton, Deon" w:date="2025-06-16T14:25:00Z" w16du:dateUtc="2025-06-16T19:25:00Z">
        <w:r>
          <w:rPr>
            <w:rFonts w:ascii="Times New Roman" w:hAnsi="Times New Roman" w:cs="Times New Roman"/>
          </w:rPr>
          <w:t xml:space="preserve"> given </w:t>
        </w:r>
      </w:ins>
      <w:ins w:id="246" w:author="Benton, Deon" w:date="2025-06-16T21:15:00Z" w16du:dateUtc="2025-06-17T02:15:00Z">
        <w:r w:rsidR="00930D6E">
          <w:rPr>
            <w:rFonts w:ascii="Times New Roman" w:hAnsi="Times New Roman" w:cs="Times New Roman"/>
          </w:rPr>
          <w:t xml:space="preserve">a reward and </w:t>
        </w:r>
        <w:r w:rsidR="00930D6E">
          <w:rPr>
            <w:rFonts w:ascii="Times New Roman" w:hAnsi="Times New Roman" w:cs="Times New Roman"/>
          </w:rPr>
          <w:lastRenderedPageBreak/>
          <w:t xml:space="preserve">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47" w:author="Benton, Deon" w:date="2025-06-16T21:16:00Z" w16du:dateUtc="2025-06-17T02:16:00Z">
        <w:r w:rsidR="00930D6E">
          <w:rPr>
            <w:rFonts w:ascii="Times New Roman" w:hAnsi="Times New Roman" w:cs="Times New Roman"/>
          </w:rPr>
          <w:t>the likelihood of the</w:t>
        </w:r>
      </w:ins>
      <w:ins w:id="248" w:author="Benton, Deon" w:date="2025-06-16T14:25:00Z" w16du:dateUtc="2025-06-16T19:25:00Z">
        <w:r>
          <w:rPr>
            <w:rFonts w:ascii="Times New Roman" w:hAnsi="Times New Roman" w:cs="Times New Roman"/>
          </w:rPr>
          <w:t xml:space="preserve"> </w:t>
        </w:r>
      </w:ins>
      <w:ins w:id="249" w:author="Benton, Deon" w:date="2025-06-16T21:16:00Z" w16du:dateUtc="2025-06-17T02:16:00Z">
        <w:r w:rsidR="00930D6E">
          <w:rPr>
            <w:rFonts w:ascii="Times New Roman" w:hAnsi="Times New Roman" w:cs="Times New Roman"/>
          </w:rPr>
          <w:t>reward and cost by itself</w:t>
        </w:r>
      </w:ins>
      <w:ins w:id="250" w:author="Benton, Deon" w:date="2025-06-16T14:25:00Z" w16du:dateUtc="2025-06-16T19:25:00Z">
        <w:r>
          <w:rPr>
            <w:rFonts w:ascii="Times New Roman" w:hAnsi="Times New Roman" w:cs="Times New Roman"/>
          </w:rPr>
          <w:t>—</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ins>
      <w:ins w:id="251" w:author="Benton, Deon" w:date="2025-06-16T21:22:00Z" w16du:dateUtc="2025-06-17T02:22:00Z">
        <w:r w:rsidR="00A57EC9">
          <w:rPr>
            <w:rFonts w:ascii="Times New Roman" w:hAnsi="Times New Roman" w:cs="Times New Roman"/>
          </w:rPr>
          <w:t xml:space="preserve"> </w:t>
        </w:r>
      </w:ins>
      <w:ins w:id="252" w:author="Benton, Deon" w:date="2025-06-16T14:42:00Z" w16du:dateUtc="2025-06-16T19:42:00Z">
        <w:r w:rsidR="009D0868">
          <w:rPr>
            <w:rFonts w:ascii="Times New Roman" w:hAnsi="Times New Roman" w:cs="Times New Roman"/>
          </w:rPr>
          <w:tab/>
        </w:r>
      </w:ins>
    </w:p>
    <w:p w14:paraId="0D732D48" w14:textId="03D33483" w:rsidR="00201A31" w:rsidRDefault="00F06FB8" w:rsidP="00F06FB8">
      <w:pPr>
        <w:spacing w:line="480" w:lineRule="auto"/>
        <w:ind w:firstLine="720"/>
        <w:contextualSpacing/>
        <w:rPr>
          <w:ins w:id="253" w:author="Benton, Deon" w:date="2025-06-13T13:38:00Z" w16du:dateUtc="2025-06-13T18:38:00Z"/>
          <w:rFonts w:ascii="Times New Roman" w:hAnsi="Times New Roman" w:cs="Times New Roman"/>
        </w:rPr>
      </w:pPr>
      <w:ins w:id="254" w:author="Benton, Deon" w:date="2025-06-16T21:48:00Z" w16du:dateUtc="2025-06-17T02:48:00Z">
        <w:r w:rsidRPr="00F06FB8">
          <w:rPr>
            <w:rFonts w:ascii="Times New Roman" w:hAnsi="Times New Roman" w:cs="Times New Roman"/>
          </w:rPr>
          <w:t>This account can also explain infants’ looking behavior in studies like Gergely et al. (1995). Consider the Experimental condition, for example. In that condition</w:t>
        </w:r>
      </w:ins>
      <w:ins w:id="255" w:author="Benton, Deon" w:date="2025-06-16T21:49:00Z" w16du:dateUtc="2025-06-17T02:49:00Z">
        <w:r>
          <w:rPr>
            <w:rFonts w:ascii="Times New Roman" w:hAnsi="Times New Roman" w:cs="Times New Roman"/>
          </w:rPr>
          <w:t>,</w:t>
        </w:r>
      </w:ins>
      <w:ins w:id="256" w:author="Benton, Deon" w:date="2025-06-16T21:48:00Z" w16du:dateUtc="2025-06-17T02:48:00Z">
        <w:r w:rsidRPr="00F06FB8">
          <w:rPr>
            <w:rFonts w:ascii="Times New Roman" w:hAnsi="Times New Roman" w:cs="Times New Roman"/>
          </w:rPr>
          <w:t xml:space="preserve"> the agent engages in </w:t>
        </w:r>
      </w:ins>
      <w:ins w:id="257" w:author="Benton, Deon" w:date="2025-06-16T21:49:00Z" w16du:dateUtc="2025-06-17T02:49:00Z">
        <w:r w:rsidR="00717CF4">
          <w:rPr>
            <w:rFonts w:ascii="Times New Roman" w:hAnsi="Times New Roman" w:cs="Times New Roman"/>
          </w:rPr>
          <w:t xml:space="preserve">a </w:t>
        </w:r>
      </w:ins>
      <w:ins w:id="258" w:author="Benton, Deon" w:date="2025-06-16T21:48:00Z" w16du:dateUtc="2025-06-17T02:48:00Z">
        <w:r w:rsidRPr="00F06FB8">
          <w:rPr>
            <w:rFonts w:ascii="Times New Roman" w:hAnsi="Times New Roman" w:cs="Times New Roman"/>
          </w:rPr>
          <w:t>costly action</w:t>
        </w:r>
      </w:ins>
      <w:ins w:id="259" w:author="Benton, Deon" w:date="2025-06-16T21:49:00Z" w16du:dateUtc="2025-06-17T02:49:00Z">
        <w:r w:rsidR="00717CF4">
          <w:rPr>
            <w:rFonts w:ascii="Times New Roman" w:hAnsi="Times New Roman" w:cs="Times New Roman"/>
          </w:rPr>
          <w:t xml:space="preserve"> </w:t>
        </w:r>
      </w:ins>
      <w:ins w:id="260" w:author="Benton, Deon" w:date="2025-06-16T21:48:00Z" w16du:dateUtc="2025-06-17T02:48:00Z">
        <w:r w:rsidRPr="00F06FB8">
          <w:rPr>
            <w:rFonts w:ascii="Times New Roman" w:hAnsi="Times New Roman" w:cs="Times New Roman"/>
          </w:rPr>
          <w:t>to reach a goal</w:t>
        </w:r>
      </w:ins>
      <w:ins w:id="261" w:author="Benton, Deon" w:date="2025-06-16T21:49:00Z" w16du:dateUtc="2025-06-17T02:49:00Z">
        <w:r w:rsidR="00717CF4">
          <w:rPr>
            <w:rFonts w:ascii="Times New Roman" w:hAnsi="Times New Roman" w:cs="Times New Roman"/>
          </w:rPr>
          <w:t xml:space="preserve"> (i.e., jumping over a barrier)</w:t>
        </w:r>
      </w:ins>
      <w:ins w:id="262"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 However, this same action no longer makes sense once the barrier is removed: The agent could have taken a path that was shorter, more efficient, and less effortful. The fact that both paths lead to the same size rewards despiste one being more costly (the jumping path) than the other (the straight path), the straight path results in a greater utility; that is, it leads to a bigger difference between the reward and the cost and thus should be the plan that is chosen.  A corollary of this is that infants will look longer at the jumping path test event than at the straigth path test event because their expectation for efficient, utility-maximizing behavior is violated in the former but not in the latter. In contrast, in the control condition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7CF77D4B" w14:textId="77777777" w:rsidR="00445430" w:rsidRDefault="00445430" w:rsidP="00524642">
      <w:pPr>
        <w:spacing w:line="480" w:lineRule="auto"/>
        <w:contextualSpacing/>
        <w:rPr>
          <w:ins w:id="263" w:author="Benton, Deon" w:date="2025-06-13T13:38:00Z" w16du:dateUtc="2025-06-13T18:38:00Z"/>
          <w:rFonts w:ascii="Times New Roman" w:hAnsi="Times New Roman" w:cs="Times New Roman"/>
        </w:rPr>
      </w:pPr>
    </w:p>
    <w:p w14:paraId="665B4C3E" w14:textId="0E72CB4D" w:rsidR="00445430" w:rsidRPr="00445430" w:rsidRDefault="00445430" w:rsidP="00524642">
      <w:pPr>
        <w:spacing w:line="480" w:lineRule="auto"/>
        <w:contextualSpacing/>
        <w:rPr>
          <w:ins w:id="264" w:author="Benton, Deon" w:date="2025-06-13T13:38:00Z" w16du:dateUtc="2025-06-13T18:38:00Z"/>
          <w:rFonts w:ascii="Times New Roman" w:hAnsi="Times New Roman" w:cs="Times New Roman"/>
          <w:b/>
          <w:bCs/>
        </w:rPr>
      </w:pPr>
      <w:ins w:id="265" w:author="Benton, Deon" w:date="2025-06-13T13:38:00Z" w16du:dateUtc="2025-06-13T18:38:00Z">
        <w:r>
          <w:rPr>
            <w:rFonts w:ascii="Times New Roman" w:hAnsi="Times New Roman" w:cs="Times New Roman"/>
            <w:b/>
            <w:bCs/>
          </w:rPr>
          <w:t xml:space="preserve">Lean proposals for the origins of infant action understanding </w:t>
        </w:r>
      </w:ins>
    </w:p>
    <w:p w14:paraId="0CC7FD1B" w14:textId="549B307C" w:rsidR="007C71AF" w:rsidRDefault="00071A55" w:rsidP="003065D0">
      <w:pPr>
        <w:spacing w:line="480" w:lineRule="auto"/>
        <w:ind w:firstLine="720"/>
        <w:contextualSpacing/>
        <w:rPr>
          <w:ins w:id="266" w:author="Benton, Deon" w:date="2025-06-17T15:43:00Z" w16du:dateUtc="2025-06-17T20:43:00Z"/>
          <w:rFonts w:ascii="Times New Roman" w:hAnsi="Times New Roman" w:cs="Times New Roman"/>
        </w:rPr>
      </w:pPr>
      <w:ins w:id="267" w:author="Benton, Deon" w:date="2025-06-13T13:35:00Z" w16du:dateUtc="2025-06-13T18:35:00Z">
        <w:r>
          <w:rPr>
            <w:rFonts w:ascii="Times New Roman" w:hAnsi="Times New Roman" w:cs="Times New Roman"/>
          </w:rPr>
          <w:t>The second class are the</w:t>
        </w:r>
      </w:ins>
      <w:ins w:id="268" w:author="Benton, Deon" w:date="2025-06-13T11:57:00Z" w16du:dateUtc="2025-06-13T16:57:00Z">
        <w:r w:rsidR="00E326A7">
          <w:rPr>
            <w:rFonts w:ascii="Times New Roman" w:hAnsi="Times New Roman" w:cs="Times New Roman"/>
          </w:rPr>
          <w:t xml:space="preserve"> “lean” proposals for the origins of such understanding</w:t>
        </w:r>
      </w:ins>
      <w:ins w:id="269" w:author="Benton, Deon" w:date="2025-06-17T15:44:00Z" w16du:dateUtc="2025-06-17T20:44:00Z">
        <w:r w:rsidR="007C71AF">
          <w:rPr>
            <w:rFonts w:ascii="Times New Roman" w:hAnsi="Times New Roman" w:cs="Times New Roman"/>
          </w:rPr>
          <w:t xml:space="preserve"> (e.g., Cohen et al., 2002; Colunga &amp; Smith, 2005; Oakes &amp; Cohen, 2003; </w:t>
        </w:r>
      </w:ins>
      <w:ins w:id="270" w:author="Benton, Deon" w:date="2025-06-17T15:48:00Z" w16du:dateUtc="2025-06-17T20:48:00Z">
        <w:r w:rsidR="005F2703">
          <w:rPr>
            <w:rFonts w:ascii="Times New Roman" w:hAnsi="Times New Roman" w:cs="Times New Roman"/>
          </w:rPr>
          <w:t xml:space="preserve">Jones &amp; Smith, 1993; </w:t>
        </w:r>
      </w:ins>
      <w:ins w:id="271" w:author="Benton, Deon" w:date="2025-06-17T15:44:00Z" w16du:dateUtc="2025-06-17T20:44:00Z">
        <w:r w:rsidR="007C71AF">
          <w:rPr>
            <w:rFonts w:ascii="Times New Roman" w:hAnsi="Times New Roman" w:cs="Times New Roman"/>
          </w:rPr>
          <w:t xml:space="preserve">Quinn </w:t>
        </w:r>
        <w:r w:rsidR="007C71AF">
          <w:rPr>
            <w:rFonts w:ascii="Times New Roman" w:hAnsi="Times New Roman" w:cs="Times New Roman"/>
          </w:rPr>
          <w:lastRenderedPageBreak/>
          <w:t>&amp; Eimas, 1997; Rakison &amp; Lupyan, 2008</w:t>
        </w:r>
      </w:ins>
      <w:ins w:id="272" w:author="Benton, Deon" w:date="2025-06-17T15:48:00Z" w16du:dateUtc="2025-06-17T20:48:00Z">
        <w:r w:rsidR="005F2703">
          <w:rPr>
            <w:rFonts w:ascii="Times New Roman" w:hAnsi="Times New Roman" w:cs="Times New Roman"/>
          </w:rPr>
          <w:t>; Sloutsky, 2010</w:t>
        </w:r>
      </w:ins>
      <w:ins w:id="273" w:author="Benton, Deon" w:date="2025-06-17T15:44:00Z" w16du:dateUtc="2025-06-17T20:44:00Z">
        <w:r w:rsidR="007C71AF">
          <w:rPr>
            <w:rFonts w:ascii="Times New Roman" w:hAnsi="Times New Roman" w:cs="Times New Roman"/>
          </w:rPr>
          <w:t>)</w:t>
        </w:r>
      </w:ins>
      <w:ins w:id="274" w:author="Benton, Deon" w:date="2025-06-13T11:57:00Z" w16du:dateUtc="2025-06-13T16:57:00Z">
        <w:r w:rsidR="00E326A7">
          <w:rPr>
            <w:rFonts w:ascii="Times New Roman" w:hAnsi="Times New Roman" w:cs="Times New Roman"/>
          </w:rPr>
          <w:t xml:space="preserve">. </w:t>
        </w:r>
      </w:ins>
      <w:ins w:id="275" w:author="detbenton1991@gmail.com" w:date="2025-06-14T14:24:00Z" w16du:dateUtc="2025-06-14T19:24:00Z">
        <w:r w:rsidR="00364A1A">
          <w:rPr>
            <w:rFonts w:ascii="Times New Roman" w:hAnsi="Times New Roman" w:cs="Times New Roman"/>
          </w:rPr>
          <w:t>The crux of these proposals is that</w:t>
        </w:r>
      </w:ins>
      <w:ins w:id="276" w:author="detbenton1991@gmail.com" w:date="2025-06-14T14:25:00Z" w16du:dateUtc="2025-06-14T19:25:00Z">
        <w:r w:rsidR="00E718C8">
          <w:rPr>
            <w:rFonts w:ascii="Times New Roman" w:hAnsi="Times New Roman" w:cs="Times New Roman"/>
          </w:rPr>
          <w:t xml:space="preserve"> infants’ behavior </w:t>
        </w:r>
      </w:ins>
      <w:ins w:id="277" w:author="Benton, Deon" w:date="2025-06-17T17:05:00Z" w16du:dateUtc="2025-06-17T22:05:00Z">
        <w:r w:rsidR="00FF7075">
          <w:rPr>
            <w:rFonts w:ascii="Times New Roman" w:hAnsi="Times New Roman" w:cs="Times New Roman"/>
          </w:rPr>
          <w:t>in VoE studies</w:t>
        </w:r>
      </w:ins>
      <w:ins w:id="278" w:author="detbenton1991@gmail.com" w:date="2025-06-14T14:25:00Z" w16du:dateUtc="2025-06-14T19:25:00Z">
        <w:r w:rsidR="00E718C8">
          <w:rPr>
            <w:rFonts w:ascii="Times New Roman" w:hAnsi="Times New Roman" w:cs="Times New Roman"/>
          </w:rPr>
          <w:t xml:space="preserve">—of which </w:t>
        </w:r>
      </w:ins>
      <w:ins w:id="279" w:author="detbenton1991@gmail.com" w:date="2025-06-14T14:26:00Z" w16du:dateUtc="2025-06-14T19:26:00Z">
        <w:r w:rsidR="00E718C8">
          <w:rPr>
            <w:rFonts w:ascii="Times New Roman" w:hAnsi="Times New Roman" w:cs="Times New Roman"/>
          </w:rPr>
          <w:t xml:space="preserve">the study by Gergely et al. (1995) is </w:t>
        </w:r>
      </w:ins>
      <w:ins w:id="280" w:author="Benton, Deon" w:date="2025-06-17T13:48:00Z" w16du:dateUtc="2025-06-17T18:48:00Z">
        <w:r w:rsidR="0004411F">
          <w:rPr>
            <w:rFonts w:ascii="Times New Roman" w:hAnsi="Times New Roman" w:cs="Times New Roman"/>
          </w:rPr>
          <w:t>a</w:t>
        </w:r>
      </w:ins>
      <w:ins w:id="281" w:author="detbenton1991@gmail.com" w:date="2025-06-14T14:26:00Z" w16du:dateUtc="2025-06-14T19:26:00Z">
        <w:r w:rsidR="00E718C8">
          <w:rPr>
            <w:rFonts w:ascii="Times New Roman" w:hAnsi="Times New Roman" w:cs="Times New Roman"/>
          </w:rPr>
          <w:t xml:space="preserve"> special case</w:t>
        </w:r>
      </w:ins>
      <w:ins w:id="282" w:author="detbenton1991@gmail.com" w:date="2025-06-14T14:27:00Z" w16du:dateUtc="2025-06-14T19:27:00Z">
        <w:r w:rsidR="008D2955">
          <w:rPr>
            <w:rFonts w:ascii="Times New Roman" w:hAnsi="Times New Roman" w:cs="Times New Roman"/>
          </w:rPr>
          <w:t xml:space="preserve">—do not reflect specialized processes </w:t>
        </w:r>
      </w:ins>
      <w:ins w:id="283" w:author="Benton, Deon" w:date="2025-06-17T13:37:00Z" w16du:dateUtc="2025-06-17T18:37:00Z">
        <w:r w:rsidR="00F8321F">
          <w:rPr>
            <w:rFonts w:ascii="Times New Roman" w:hAnsi="Times New Roman" w:cs="Times New Roman"/>
          </w:rPr>
          <w:t xml:space="preserve">for reasoning about </w:t>
        </w:r>
      </w:ins>
      <w:ins w:id="284" w:author="Benton, Deon" w:date="2025-06-17T16:22:00Z" w16du:dateUtc="2025-06-17T21:22:00Z">
        <w:r w:rsidR="005E73B5">
          <w:rPr>
            <w:rFonts w:ascii="Times New Roman" w:hAnsi="Times New Roman" w:cs="Times New Roman"/>
          </w:rPr>
          <w:t xml:space="preserve">agent and object </w:t>
        </w:r>
      </w:ins>
      <w:ins w:id="285" w:author="Benton, Deon" w:date="2025-06-17T13:37:00Z" w16du:dateUtc="2025-06-17T18:37:00Z">
        <w:r w:rsidR="00F8321F">
          <w:rPr>
            <w:rFonts w:ascii="Times New Roman" w:hAnsi="Times New Roman" w:cs="Times New Roman"/>
          </w:rPr>
          <w:t>action</w:t>
        </w:r>
      </w:ins>
      <w:ins w:id="286" w:author="Benton, Deon" w:date="2025-06-17T13:44:00Z" w16du:dateUtc="2025-06-17T18:44:00Z">
        <w:r w:rsidR="00B30C25">
          <w:rPr>
            <w:rFonts w:ascii="Times New Roman" w:hAnsi="Times New Roman" w:cs="Times New Roman"/>
          </w:rPr>
          <w:t>. Instead, infants’ behavior in these studies</w:t>
        </w:r>
      </w:ins>
      <w:ins w:id="287" w:author="Benton, Deon" w:date="2025-06-17T14:05:00Z" w16du:dateUtc="2025-06-17T19:05:00Z">
        <w:r w:rsidR="00951796">
          <w:rPr>
            <w:rFonts w:ascii="Times New Roman" w:hAnsi="Times New Roman" w:cs="Times New Roman"/>
          </w:rPr>
          <w:t xml:space="preserve"> can</w:t>
        </w:r>
      </w:ins>
      <w:ins w:id="288" w:author="Benton, Deon" w:date="2025-06-17T13:37:00Z" w16du:dateUtc="2025-06-17T18:37:00Z">
        <w:r w:rsidR="00F8321F">
          <w:rPr>
            <w:rFonts w:ascii="Times New Roman" w:hAnsi="Times New Roman" w:cs="Times New Roman"/>
          </w:rPr>
          <w:t xml:space="preserve"> </w:t>
        </w:r>
      </w:ins>
      <w:ins w:id="289" w:author="Benton, Deon" w:date="2025-06-17T13:56:00Z" w16du:dateUtc="2025-06-17T18:56:00Z">
        <w:r w:rsidR="00647216">
          <w:rPr>
            <w:rFonts w:ascii="Times New Roman" w:hAnsi="Times New Roman" w:cs="Times New Roman"/>
          </w:rPr>
          <w:t>be explained by the</w:t>
        </w:r>
      </w:ins>
      <w:ins w:id="290" w:author="detbenton1991@gmail.com" w:date="2025-06-14T14:28:00Z" w16du:dateUtc="2025-06-14T19:28:00Z">
        <w:r w:rsidR="008D2955">
          <w:rPr>
            <w:rFonts w:ascii="Times New Roman" w:hAnsi="Times New Roman" w:cs="Times New Roman"/>
          </w:rPr>
          <w:t xml:space="preserve"> operation of domain-general learning mechanisms</w:t>
        </w:r>
      </w:ins>
      <w:ins w:id="291" w:author="Benton, Deon" w:date="2025-06-17T14:10:00Z" w16du:dateUtc="2025-06-17T19:10:00Z">
        <w:r w:rsidR="000F7626">
          <w:rPr>
            <w:rFonts w:ascii="Times New Roman" w:hAnsi="Times New Roman" w:cs="Times New Roman"/>
          </w:rPr>
          <w:t xml:space="preserve"> </w:t>
        </w:r>
      </w:ins>
      <w:ins w:id="292"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293" w:author="detbenton1991@gmail.com" w:date="2025-06-14T14:28:00Z" w16du:dateUtc="2025-06-14T19:28:00Z">
        <w:r w:rsidR="008D2955">
          <w:rPr>
            <w:rFonts w:ascii="Times New Roman" w:hAnsi="Times New Roman" w:cs="Times New Roman"/>
          </w:rPr>
          <w:t>that operate over low-level, surface-based perceptual features and information.</w:t>
        </w:r>
      </w:ins>
      <w:ins w:id="294" w:author="Benton, Deon" w:date="2025-06-17T15:56:00Z" w16du:dateUtc="2025-06-17T20:56:00Z">
        <w:r w:rsidR="004D4762">
          <w:rPr>
            <w:rFonts w:ascii="Times New Roman" w:hAnsi="Times New Roman" w:cs="Times New Roman"/>
          </w:rPr>
          <w:t xml:space="preserve"> Domain-general mechanisms are </w:t>
        </w:r>
      </w:ins>
      <w:ins w:id="295" w:author="Benton, Deon" w:date="2025-06-17T16:18:00Z" w16du:dateUtc="2025-06-17T21:18:00Z">
        <w:r w:rsidR="008505CC">
          <w:rPr>
            <w:rFonts w:ascii="Times New Roman" w:hAnsi="Times New Roman" w:cs="Times New Roman"/>
          </w:rPr>
          <w:t xml:space="preserve">sometimes considered “all purpose” </w:t>
        </w:r>
      </w:ins>
      <w:ins w:id="296" w:author="Benton, Deon" w:date="2025-06-17T15:56:00Z" w16du:dateUtc="2025-06-17T20:56:00Z">
        <w:r w:rsidR="004D4762">
          <w:rPr>
            <w:rFonts w:ascii="Times New Roman" w:hAnsi="Times New Roman" w:cs="Times New Roman"/>
          </w:rPr>
          <w:t xml:space="preserve">processes </w:t>
        </w:r>
      </w:ins>
      <w:ins w:id="297" w:author="Benton, Deon" w:date="2025-06-17T16:18:00Z" w16du:dateUtc="2025-06-17T21:18:00Z">
        <w:r w:rsidR="008505CC">
          <w:rPr>
            <w:rFonts w:ascii="Times New Roman" w:hAnsi="Times New Roman" w:cs="Times New Roman"/>
          </w:rPr>
          <w:t>because they</w:t>
        </w:r>
      </w:ins>
      <w:ins w:id="298" w:author="Benton, Deon" w:date="2025-06-17T15:56:00Z" w16du:dateUtc="2025-06-17T20:56:00Z">
        <w:r w:rsidR="004D4762">
          <w:rPr>
            <w:rFonts w:ascii="Times New Roman" w:hAnsi="Times New Roman" w:cs="Times New Roman"/>
          </w:rPr>
          <w:t xml:space="preserve"> </w:t>
        </w:r>
      </w:ins>
      <w:ins w:id="299" w:author="Benton, Deon" w:date="2025-06-17T16:17:00Z" w16du:dateUtc="2025-06-17T21:17:00Z">
        <w:r w:rsidR="008505CC">
          <w:rPr>
            <w:rFonts w:ascii="Times New Roman" w:hAnsi="Times New Roman" w:cs="Times New Roman"/>
          </w:rPr>
          <w:t>operate on many</w:t>
        </w:r>
      </w:ins>
      <w:ins w:id="300" w:author="Benton, Deon" w:date="2025-06-17T15:56:00Z" w16du:dateUtc="2025-06-17T20:56:00Z">
        <w:r w:rsidR="00000FDA">
          <w:rPr>
            <w:rFonts w:ascii="Times New Roman" w:hAnsi="Times New Roman" w:cs="Times New Roman"/>
          </w:rPr>
          <w:t xml:space="preserve"> different kinds of input and support learning across a wide range of domains.</w:t>
        </w:r>
      </w:ins>
      <w:ins w:id="301" w:author="detbenton1991@gmail.com" w:date="2025-06-14T14:28:00Z" w16du:dateUtc="2025-06-14T19:28:00Z">
        <w:r w:rsidR="008D2955">
          <w:rPr>
            <w:rFonts w:ascii="Times New Roman" w:hAnsi="Times New Roman" w:cs="Times New Roman"/>
          </w:rPr>
          <w:t xml:space="preserve"> </w:t>
        </w:r>
      </w:ins>
      <w:ins w:id="302"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03"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04" w:author="Benton, Deon" w:date="2025-06-17T16:35:00Z" w16du:dateUtc="2025-06-17T21:35:00Z">
        <w:r w:rsidR="007346F5">
          <w:rPr>
            <w:rFonts w:ascii="Times New Roman" w:hAnsi="Times New Roman" w:cs="Times New Roman"/>
          </w:rPr>
          <w:t>infants’</w:t>
        </w:r>
      </w:ins>
      <w:ins w:id="305" w:author="Benton, Deon" w:date="2025-06-17T16:25:00Z" w16du:dateUtc="2025-06-17T21:25:00Z">
        <w:r w:rsidR="00883325">
          <w:rPr>
            <w:rFonts w:ascii="Times New Roman" w:hAnsi="Times New Roman" w:cs="Times New Roman"/>
          </w:rPr>
          <w:t xml:space="preserve"> concepts for animates and inani</w:t>
        </w:r>
      </w:ins>
      <w:ins w:id="306" w:author="Benton, Deon" w:date="2025-06-17T16:26:00Z" w16du:dateUtc="2025-06-17T21:26:00Z">
        <w:r w:rsidR="00883325">
          <w:rPr>
            <w:rFonts w:ascii="Times New Roman" w:hAnsi="Times New Roman" w:cs="Times New Roman"/>
          </w:rPr>
          <w:t>mates are formed much more slowly than the available data may suggest.</w:t>
        </w:r>
        <w:r w:rsidR="003065D0">
          <w:rPr>
            <w:rFonts w:ascii="Times New Roman" w:hAnsi="Times New Roman" w:cs="Times New Roman"/>
          </w:rPr>
          <w:t xml:space="preserve"> </w:t>
        </w:r>
      </w:ins>
      <w:ins w:id="307" w:author="Benton, Deon" w:date="2025-06-17T16:36:00Z" w16du:dateUtc="2025-06-17T21:36:00Z">
        <w:r w:rsidR="007346F5">
          <w:rPr>
            <w:rFonts w:ascii="Times New Roman" w:hAnsi="Times New Roman" w:cs="Times New Roman"/>
          </w:rPr>
          <w:t>An implication of this account</w:t>
        </w:r>
      </w:ins>
      <w:ins w:id="308" w:author="Benton, Deon" w:date="2025-06-17T16:26:00Z" w16du:dateUtc="2025-06-17T21:26:00Z">
        <w:r w:rsidR="003065D0">
          <w:rPr>
            <w:rFonts w:ascii="Times New Roman" w:hAnsi="Times New Roman" w:cs="Times New Roman"/>
          </w:rPr>
          <w:t xml:space="preserve"> is</w:t>
        </w:r>
      </w:ins>
      <w:ins w:id="309" w:author="Benton, Deon" w:date="2025-06-17T16:38:00Z" w16du:dateUtc="2025-06-17T21:38:00Z">
        <w:r w:rsidR="00243F2E">
          <w:rPr>
            <w:rFonts w:ascii="Times New Roman" w:hAnsi="Times New Roman" w:cs="Times New Roman"/>
          </w:rPr>
          <w:t xml:space="preserve"> that infants’ behaviors in VoE studies do not reflect, sophisticated adult-like abilities or content-rich knowledge; inst</w:t>
        </w:r>
      </w:ins>
      <w:ins w:id="310" w:author="Benton, Deon" w:date="2025-06-17T16:39:00Z" w16du:dateUtc="2025-06-17T21:39:00Z">
        <w:r w:rsidR="00243F2E">
          <w:rPr>
            <w:rFonts w:ascii="Times New Roman" w:hAnsi="Times New Roman" w:cs="Times New Roman"/>
          </w:rPr>
          <w:t>ead, such</w:t>
        </w:r>
      </w:ins>
      <w:ins w:id="311" w:author="Benton, Deon" w:date="2025-06-17T16:26:00Z" w16du:dateUtc="2025-06-17T21:26:00Z">
        <w:r w:rsidR="003065D0">
          <w:rPr>
            <w:rFonts w:ascii="Times New Roman" w:hAnsi="Times New Roman" w:cs="Times New Roman"/>
          </w:rPr>
          <w:t xml:space="preserve"> </w:t>
        </w:r>
      </w:ins>
      <w:ins w:id="312" w:author="Benton, Deon" w:date="2025-06-17T16:39:00Z" w16du:dateUtc="2025-06-17T21:39:00Z">
        <w:r w:rsidR="00243F2E">
          <w:rPr>
            <w:rFonts w:ascii="Times New Roman" w:hAnsi="Times New Roman" w:cs="Times New Roman"/>
          </w:rPr>
          <w:t>abilities and knowledge</w:t>
        </w:r>
      </w:ins>
      <w:ins w:id="313" w:author="Benton, Deon" w:date="2025-06-17T16:27:00Z" w16du:dateUtc="2025-06-17T21:27:00Z">
        <w:r w:rsidR="003065D0">
          <w:rPr>
            <w:rFonts w:ascii="Times New Roman" w:hAnsi="Times New Roman" w:cs="Times New Roman"/>
          </w:rPr>
          <w:t xml:space="preserve"> emerge</w:t>
        </w:r>
      </w:ins>
      <w:ins w:id="314" w:author="Benton, Deon" w:date="2025-06-17T16:19:00Z" w16du:dateUtc="2025-06-17T21:19:00Z">
        <w:r w:rsidR="002D687C">
          <w:rPr>
            <w:rFonts w:ascii="Times New Roman" w:hAnsi="Times New Roman" w:cs="Times New Roman"/>
          </w:rPr>
          <w:t xml:space="preserve"> </w:t>
        </w:r>
      </w:ins>
      <w:ins w:id="315" w:author="Benton, Deon" w:date="2025-06-17T16:39:00Z" w16du:dateUtc="2025-06-17T21:39:00Z">
        <w:r w:rsidR="00243F2E">
          <w:rPr>
            <w:rFonts w:ascii="Times New Roman" w:hAnsi="Times New Roman" w:cs="Times New Roman"/>
          </w:rPr>
          <w:t>later</w:t>
        </w:r>
      </w:ins>
      <w:ins w:id="316" w:author="Benton, Deon" w:date="2025-06-17T17:19:00Z" w16du:dateUtc="2025-06-17T22:19:00Z">
        <w:r w:rsidR="00C46B1C">
          <w:rPr>
            <w:rFonts w:ascii="Times New Roman" w:hAnsi="Times New Roman" w:cs="Times New Roman"/>
          </w:rPr>
          <w:t xml:space="preserve"> in development</w:t>
        </w:r>
      </w:ins>
      <w:ins w:id="317" w:author="Benton, Deon" w:date="2025-06-17T16:39:00Z" w16du:dateUtc="2025-06-17T21:39:00Z">
        <w:r w:rsidR="00243F2E">
          <w:rPr>
            <w:rFonts w:ascii="Times New Roman" w:hAnsi="Times New Roman" w:cs="Times New Roman"/>
          </w:rPr>
          <w:t xml:space="preserve"> </w:t>
        </w:r>
      </w:ins>
      <w:ins w:id="318" w:author="Benton, Deon" w:date="2025-06-17T16:19:00Z" w16du:dateUtc="2025-06-17T21:19:00Z">
        <w:r w:rsidR="002D687C">
          <w:rPr>
            <w:rFonts w:ascii="Times New Roman" w:hAnsi="Times New Roman" w:cs="Times New Roman"/>
          </w:rPr>
          <w:t>through</w:t>
        </w:r>
      </w:ins>
      <w:ins w:id="319" w:author="Benton, Deon" w:date="2025-06-17T14:19:00Z" w16du:dateUtc="2025-06-17T19:19:00Z">
        <w:r w:rsidR="006304C3">
          <w:rPr>
            <w:rFonts w:ascii="Times New Roman" w:hAnsi="Times New Roman" w:cs="Times New Roman"/>
          </w:rPr>
          <w:t xml:space="preserve"> </w:t>
        </w:r>
      </w:ins>
      <w:ins w:id="320" w:author="Benton, Deon" w:date="2025-06-17T16:19:00Z" w16du:dateUtc="2025-06-17T21:19:00Z">
        <w:r w:rsidR="002D687C">
          <w:rPr>
            <w:rFonts w:ascii="Times New Roman" w:hAnsi="Times New Roman" w:cs="Times New Roman"/>
          </w:rPr>
          <w:t>a</w:t>
        </w:r>
      </w:ins>
      <w:ins w:id="321" w:author="Benton, Deon" w:date="2025-06-17T16:28:00Z" w16du:dateUtc="2025-06-17T21:28:00Z">
        <w:r w:rsidR="00014150">
          <w:rPr>
            <w:rFonts w:ascii="Times New Roman" w:hAnsi="Times New Roman" w:cs="Times New Roman"/>
          </w:rPr>
          <w:t xml:space="preserve"> slow, </w:t>
        </w:r>
      </w:ins>
      <w:ins w:id="322" w:author="Benton, Deon" w:date="2025-06-17T16:19:00Z" w16du:dateUtc="2025-06-17T21:19:00Z">
        <w:r w:rsidR="002D687C">
          <w:rPr>
            <w:rFonts w:ascii="Times New Roman" w:hAnsi="Times New Roman" w:cs="Times New Roman"/>
          </w:rPr>
          <w:t>effortful</w:t>
        </w:r>
      </w:ins>
      <w:ins w:id="323" w:author="Benton, Deon" w:date="2025-06-17T16:28:00Z" w16du:dateUtc="2025-06-17T21:28:00Z">
        <w:r w:rsidR="00014150">
          <w:rPr>
            <w:rFonts w:ascii="Times New Roman" w:hAnsi="Times New Roman" w:cs="Times New Roman"/>
          </w:rPr>
          <w:t xml:space="preserve">, </w:t>
        </w:r>
      </w:ins>
      <w:ins w:id="324" w:author="Benton, Deon" w:date="2025-06-17T16:19:00Z" w16du:dateUtc="2025-06-17T21:19:00Z">
        <w:r w:rsidR="002D687C">
          <w:rPr>
            <w:rFonts w:ascii="Times New Roman" w:hAnsi="Times New Roman" w:cs="Times New Roman"/>
          </w:rPr>
          <w:t>and</w:t>
        </w:r>
      </w:ins>
      <w:ins w:id="325"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26" w:author="Benton, Deon" w:date="2025-06-17T15:53:00Z" w16du:dateUtc="2025-06-17T20:53:00Z">
        <w:r w:rsidR="00B85B22">
          <w:rPr>
            <w:rFonts w:ascii="Times New Roman" w:hAnsi="Times New Roman" w:cs="Times New Roman"/>
          </w:rPr>
          <w:t xml:space="preserve"> </w:t>
        </w:r>
      </w:ins>
    </w:p>
    <w:p w14:paraId="6B8754DF" w14:textId="2F44C598" w:rsidR="00524642" w:rsidRPr="00BD28B3" w:rsidRDefault="008D72C9" w:rsidP="00FF7075">
      <w:pPr>
        <w:spacing w:line="480" w:lineRule="auto"/>
        <w:ind w:firstLine="720"/>
        <w:contextualSpacing/>
        <w:rPr>
          <w:rFonts w:ascii="Times New Roman" w:hAnsi="Times New Roman" w:cs="Times New Roman"/>
        </w:rPr>
      </w:pPr>
      <w:ins w:id="327" w:author="Benton, Deon" w:date="2025-06-17T16:43:00Z" w16du:dateUtc="2025-06-17T21:43:00Z">
        <w:r>
          <w:rPr>
            <w:rFonts w:ascii="Times New Roman" w:hAnsi="Times New Roman" w:cs="Times New Roman"/>
          </w:rPr>
          <w:t xml:space="preserve">To </w:t>
        </w:r>
      </w:ins>
      <w:ins w:id="328" w:author="Benton, Deon" w:date="2025-06-17T16:47:00Z" w16du:dateUtc="2025-06-17T21:47:00Z">
        <w:r w:rsidR="00144CDB">
          <w:rPr>
            <w:rFonts w:ascii="Times New Roman" w:hAnsi="Times New Roman" w:cs="Times New Roman"/>
          </w:rPr>
          <w:t xml:space="preserve">see how lean accounts explain </w:t>
        </w:r>
      </w:ins>
      <w:ins w:id="329" w:author="Benton, Deon" w:date="2025-06-17T16:43:00Z" w16du:dateUtc="2025-06-17T21:43:00Z">
        <w:r>
          <w:rPr>
            <w:rFonts w:ascii="Times New Roman" w:hAnsi="Times New Roman" w:cs="Times New Roman"/>
          </w:rPr>
          <w:t>infants’ looking behaviors in VoE studies</w:t>
        </w:r>
      </w:ins>
      <w:ins w:id="330" w:author="Benton, Deon" w:date="2025-06-17T16:44:00Z" w16du:dateUtc="2025-06-17T21:44:00Z">
        <w:r>
          <w:rPr>
            <w:rFonts w:ascii="Times New Roman" w:hAnsi="Times New Roman" w:cs="Times New Roman"/>
          </w:rPr>
          <w:t xml:space="preserve">, </w:t>
        </w:r>
      </w:ins>
      <w:ins w:id="331" w:author="Benton, Deon" w:date="2025-06-17T16:45:00Z" w16du:dateUtc="2025-06-17T21:45:00Z">
        <w:r>
          <w:rPr>
            <w:rFonts w:ascii="Times New Roman" w:hAnsi="Times New Roman" w:cs="Times New Roman"/>
          </w:rPr>
          <w:t xml:space="preserve">it can </w:t>
        </w:r>
      </w:ins>
      <w:ins w:id="332" w:author="Benton, Deon" w:date="2025-06-17T16:48:00Z" w16du:dateUtc="2025-06-17T21:48:00Z">
        <w:r w:rsidR="00144CDB">
          <w:rPr>
            <w:rFonts w:ascii="Times New Roman" w:hAnsi="Times New Roman" w:cs="Times New Roman"/>
          </w:rPr>
          <w:t>hel</w:t>
        </w:r>
      </w:ins>
      <w:ins w:id="333" w:author="Benton, Deon" w:date="2025-06-17T17:01:00Z" w16du:dateUtc="2025-06-17T22:01:00Z">
        <w:r w:rsidR="00AD00AF">
          <w:rPr>
            <w:rFonts w:ascii="Times New Roman" w:hAnsi="Times New Roman" w:cs="Times New Roman"/>
          </w:rPr>
          <w:t>p</w:t>
        </w:r>
      </w:ins>
      <w:ins w:id="334" w:author="Benton, Deon" w:date="2025-06-17T16:48:00Z" w16du:dateUtc="2025-06-17T21:48:00Z">
        <w:r w:rsidR="00144CDB">
          <w:rPr>
            <w:rFonts w:ascii="Times New Roman" w:hAnsi="Times New Roman" w:cs="Times New Roman"/>
          </w:rPr>
          <w:t xml:space="preserve"> to consider specific examples. Consider</w:t>
        </w:r>
      </w:ins>
      <w:ins w:id="335" w:author="Benton, Deon" w:date="2025-06-17T16:45:00Z" w16du:dateUtc="2025-06-17T21:45:00Z">
        <w:r w:rsidR="005A421A">
          <w:rPr>
            <w:rFonts w:ascii="Times New Roman" w:hAnsi="Times New Roman" w:cs="Times New Roman"/>
          </w:rPr>
          <w:t xml:space="preserve"> the </w:t>
        </w:r>
      </w:ins>
      <w:ins w:id="336" w:author="Benton, Deon" w:date="2025-06-17T16:29:00Z" w16du:dateUtc="2025-06-17T21:29:00Z">
        <w:r w:rsidR="00643A05">
          <w:rPr>
            <w:rFonts w:ascii="Times New Roman" w:hAnsi="Times New Roman" w:cs="Times New Roman"/>
          </w:rPr>
          <w:t xml:space="preserve">finding that infants ostensibly </w:t>
        </w:r>
      </w:ins>
      <w:ins w:id="337"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338" w:author="Benton, Deon" w:date="2025-06-17T16:30:00Z" w16du:dateUtc="2025-06-17T21:30:00Z">
        <w:r w:rsidR="00643A05">
          <w:rPr>
            <w:rFonts w:ascii="Times New Roman" w:hAnsi="Times New Roman" w:cs="Times New Roman"/>
          </w:rPr>
          <w:t>.</w:t>
        </w:r>
      </w:ins>
      <w:ins w:id="339" w:author="Benton, Deon" w:date="2025-06-17T17:11:00Z" w16du:dateUtc="2025-06-17T22:11:00Z">
        <w:r w:rsidR="00190AA0">
          <w:rPr>
            <w:rFonts w:ascii="Times New Roman" w:hAnsi="Times New Roman" w:cs="Times New Roman"/>
          </w:rPr>
          <w:t xml:space="preserve"> In </w:t>
        </w:r>
      </w:ins>
      <w:ins w:id="340" w:author="detbenton1991@gmail.com" w:date="2025-06-17T19:36:00Z" w16du:dateUtc="2025-06-18T00:36:00Z">
        <w:r w:rsidR="00BE628D">
          <w:rPr>
            <w:rFonts w:ascii="Times New Roman" w:hAnsi="Times New Roman" w:cs="Times New Roman"/>
          </w:rPr>
          <w:t>a</w:t>
        </w:r>
      </w:ins>
      <w:ins w:id="341" w:author="Benton, Deon" w:date="2025-06-17T17:11:00Z" w16du:dateUtc="2025-06-17T22:11:00Z">
        <w:r w:rsidR="00190AA0">
          <w:rPr>
            <w:rFonts w:ascii="Times New Roman" w:hAnsi="Times New Roman" w:cs="Times New Roman"/>
          </w:rPr>
          <w:t xml:space="preserve"> classic study, Onishi and Baillargeon (2005)</w:t>
        </w:r>
      </w:ins>
      <w:ins w:id="342" w:author="Benton, Deon" w:date="2025-06-17T16:30:00Z" w16du:dateUtc="2025-06-17T21:30:00Z">
        <w:r w:rsidR="00643A05">
          <w:rPr>
            <w:rFonts w:ascii="Times New Roman" w:hAnsi="Times New Roman" w:cs="Times New Roman"/>
          </w:rPr>
          <w:t xml:space="preserve"> </w:t>
        </w:r>
      </w:ins>
      <w:ins w:id="343" w:author="detbenton1991@gmail.com" w:date="2025-06-17T19:30:00Z" w16du:dateUtc="2025-06-18T00:30:00Z">
        <w:r w:rsidR="00BE628D">
          <w:rPr>
            <w:rFonts w:ascii="Times New Roman" w:hAnsi="Times New Roman" w:cs="Times New Roman"/>
          </w:rPr>
          <w:t xml:space="preserve">showed infants a stage that showed a toy watermelon slice that was positioned between a </w:t>
        </w:r>
      </w:ins>
      <w:ins w:id="344" w:author="detbenton1991@gmail.com" w:date="2025-06-17T19:31:00Z" w16du:dateUtc="2025-06-18T00:31:00Z">
        <w:r w:rsidR="00BE628D">
          <w:rPr>
            <w:rFonts w:ascii="Times New Roman" w:hAnsi="Times New Roman" w:cs="Times New Roman"/>
          </w:rPr>
          <w:t xml:space="preserve">yellow box and a green box. </w:t>
        </w:r>
      </w:ins>
      <w:ins w:id="345" w:author="detbenton1991@gmail.com" w:date="2025-06-17T19:32:00Z" w16du:dateUtc="2025-06-18T00:32:00Z">
        <w:r w:rsidR="00BE628D">
          <w:rPr>
            <w:rFonts w:ascii="Times New Roman" w:hAnsi="Times New Roman" w:cs="Times New Roman"/>
          </w:rPr>
          <w:t>A previously unseen actor then</w:t>
        </w:r>
      </w:ins>
      <w:ins w:id="346" w:author="detbenton1991@gmail.com" w:date="2025-06-17T21:49:00Z" w16du:dateUtc="2025-06-18T02:49:00Z">
        <w:r w:rsidR="005F51C0">
          <w:rPr>
            <w:rFonts w:ascii="Times New Roman" w:hAnsi="Times New Roman" w:cs="Times New Roman"/>
          </w:rPr>
          <w:t xml:space="preserve"> </w:t>
        </w:r>
      </w:ins>
      <w:ins w:id="347" w:author="detbenton1991@gmail.com" w:date="2025-06-17T21:53:00Z" w16du:dateUtc="2025-06-18T02:53:00Z">
        <w:r w:rsidR="005F51C0">
          <w:rPr>
            <w:rFonts w:ascii="Times New Roman" w:hAnsi="Times New Roman" w:cs="Times New Roman"/>
          </w:rPr>
          <w:t>emerged</w:t>
        </w:r>
      </w:ins>
      <w:ins w:id="348" w:author="detbenton1991@gmail.com" w:date="2025-06-17T21:49:00Z" w16du:dateUtc="2025-06-18T02:49:00Z">
        <w:r w:rsidR="005F51C0">
          <w:rPr>
            <w:rFonts w:ascii="Times New Roman" w:hAnsi="Times New Roman" w:cs="Times New Roman"/>
          </w:rPr>
          <w:t xml:space="preserve"> from behind a wall,</w:t>
        </w:r>
      </w:ins>
      <w:ins w:id="349" w:author="detbenton1991@gmail.com" w:date="2025-06-17T21:53:00Z" w16du:dateUtc="2025-06-18T02:53:00Z">
        <w:r w:rsidR="005F51C0">
          <w:rPr>
            <w:rFonts w:ascii="Times New Roman" w:hAnsi="Times New Roman" w:cs="Times New Roman"/>
          </w:rPr>
          <w:t xml:space="preserve"> </w:t>
        </w:r>
      </w:ins>
      <w:ins w:id="350" w:author="detbenton1991@gmail.com" w:date="2025-06-17T21:54:00Z" w16du:dateUtc="2025-06-18T02:54:00Z">
        <w:r w:rsidR="005F51C0">
          <w:rPr>
            <w:rFonts w:ascii="Times New Roman" w:hAnsi="Times New Roman" w:cs="Times New Roman"/>
          </w:rPr>
          <w:t>picked up the</w:t>
        </w:r>
      </w:ins>
      <w:ins w:id="351" w:author="detbenton1991@gmail.com" w:date="2025-06-17T19:32:00Z" w16du:dateUtc="2025-06-18T00:32:00Z">
        <w:r w:rsidR="00BE628D">
          <w:rPr>
            <w:rFonts w:ascii="Times New Roman" w:hAnsi="Times New Roman" w:cs="Times New Roman"/>
          </w:rPr>
          <w:t xml:space="preserve"> watermelon slice</w:t>
        </w:r>
      </w:ins>
      <w:ins w:id="352" w:author="detbenton1991@gmail.com" w:date="2025-06-17T21:54:00Z" w16du:dateUtc="2025-06-18T02:54:00Z">
        <w:r w:rsidR="005F51C0">
          <w:rPr>
            <w:rFonts w:ascii="Times New Roman" w:hAnsi="Times New Roman" w:cs="Times New Roman"/>
          </w:rPr>
          <w:t>, and placed it</w:t>
        </w:r>
      </w:ins>
      <w:ins w:id="353" w:author="detbenton1991@gmail.com" w:date="2025-06-17T19:32:00Z" w16du:dateUtc="2025-06-18T00:32:00Z">
        <w:r w:rsidR="00BE628D">
          <w:rPr>
            <w:rFonts w:ascii="Times New Roman" w:hAnsi="Times New Roman" w:cs="Times New Roman"/>
          </w:rPr>
          <w:t xml:space="preserve"> into one of the boxes (e.g., the </w:t>
        </w:r>
      </w:ins>
      <w:ins w:id="354" w:author="detbenton1991@gmail.com" w:date="2025-06-17T19:36:00Z" w16du:dateUtc="2025-06-18T00:36:00Z">
        <w:r w:rsidR="00BE628D">
          <w:rPr>
            <w:rFonts w:ascii="Times New Roman" w:hAnsi="Times New Roman" w:cs="Times New Roman"/>
          </w:rPr>
          <w:t>green</w:t>
        </w:r>
      </w:ins>
      <w:ins w:id="355" w:author="detbenton1991@gmail.com" w:date="2025-06-17T19:32:00Z" w16du:dateUtc="2025-06-18T00:32:00Z">
        <w:r w:rsidR="00BE628D">
          <w:rPr>
            <w:rFonts w:ascii="Times New Roman" w:hAnsi="Times New Roman" w:cs="Times New Roman"/>
          </w:rPr>
          <w:t xml:space="preserve"> box).</w:t>
        </w:r>
      </w:ins>
      <w:ins w:id="356" w:author="detbenton1991@gmail.com" w:date="2025-06-17T19:30:00Z" w16du:dateUtc="2025-06-18T00:30:00Z">
        <w:r w:rsidR="00BE628D">
          <w:rPr>
            <w:rFonts w:ascii="Times New Roman" w:hAnsi="Times New Roman" w:cs="Times New Roman"/>
          </w:rPr>
          <w:t xml:space="preserve"> </w:t>
        </w:r>
      </w:ins>
      <w:ins w:id="357" w:author="detbenton1991@gmail.com" w:date="2025-06-17T19:37:00Z" w16du:dateUtc="2025-06-18T00:37:00Z">
        <w:r w:rsidR="00C34E71">
          <w:rPr>
            <w:rFonts w:ascii="Times New Roman" w:hAnsi="Times New Roman" w:cs="Times New Roman"/>
          </w:rPr>
          <w:t>The actor</w:t>
        </w:r>
      </w:ins>
      <w:ins w:id="358" w:author="detbenton1991@gmail.com" w:date="2025-06-17T19:38:00Z" w16du:dateUtc="2025-06-18T00:38:00Z">
        <w:r w:rsidR="00C34E71">
          <w:rPr>
            <w:rFonts w:ascii="Times New Roman" w:hAnsi="Times New Roman" w:cs="Times New Roman"/>
          </w:rPr>
          <w:t xml:space="preserve">’s visual access to the </w:t>
        </w:r>
      </w:ins>
      <w:ins w:id="359"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w:t>
        </w:r>
        <w:r w:rsidR="00EE5680">
          <w:rPr>
            <w:rFonts w:ascii="Times New Roman" w:hAnsi="Times New Roman" w:cs="Times New Roman"/>
          </w:rPr>
          <w:lastRenderedPageBreak/>
          <w:t xml:space="preserve">to retrieve the toy). </w:t>
        </w:r>
      </w:ins>
      <w:ins w:id="360" w:author="detbenton1991@gmail.com" w:date="2025-06-17T19:41:00Z" w16du:dateUtc="2025-06-18T00:41:00Z">
        <w:r w:rsidR="00EE5680">
          <w:rPr>
            <w:rFonts w:ascii="Times New Roman" w:hAnsi="Times New Roman" w:cs="Times New Roman"/>
          </w:rPr>
          <w:t xml:space="preserve">These trials established that the actor desired the toy. </w:t>
        </w:r>
      </w:ins>
      <w:ins w:id="361"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362" w:author="detbenton1991@gmail.com" w:date="2025-06-17T22:01:00Z" w16du:dateUtc="2025-06-18T03:01:00Z">
        <w:r w:rsidR="00EE2414">
          <w:rPr>
            <w:rFonts w:ascii="Times New Roman" w:hAnsi="Times New Roman" w:cs="Times New Roman"/>
          </w:rPr>
          <w:t xml:space="preserve">x.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610D633E"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Pr>
          <w:rFonts w:ascii="Times New Roman" w:hAnsi="Times New Roman" w:cs="Times New Roman"/>
        </w:rPr>
        <w:t xml:space="preserve"> </w:t>
      </w:r>
    </w:p>
    <w:p w14:paraId="59A5325D" w14:textId="48525F8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363" w:author="Benton, Deon" w:date="2025-06-17T14:27:00Z" w16du:dateUtc="2025-06-17T19:27:00Z">
        <w:r w:rsidR="000A7004">
          <w:rPr>
            <w:rFonts w:ascii="Times New Roman" w:hAnsi="Times New Roman" w:cs="Times New Roman"/>
          </w:rPr>
          <w:t>The proposal that is offered here bui</w:t>
        </w:r>
      </w:ins>
      <w:ins w:id="364" w:author="Benton, Deon" w:date="2025-06-17T14:28:00Z" w16du:dateUtc="2025-06-17T19:28:00Z">
        <w:r w:rsidR="000A7004">
          <w:rPr>
            <w:rFonts w:ascii="Times New Roman" w:hAnsi="Times New Roman" w:cs="Times New Roman"/>
          </w:rPr>
          <w:t>lds on the lean perspective.</w:t>
        </w:r>
      </w:ins>
      <w:r>
        <w:rPr>
          <w:rFonts w:ascii="Times New Roman" w:hAnsi="Times New Roman" w:cs="Times New Roman"/>
        </w:rPr>
        <w:t>Based on these limitations, the goals of this paper were twofold. The first was to present an alternative account of infant action understanding. I will argue that such behavior can be explained by associative learning alone. The basic idea is that i</w:t>
      </w:r>
      <w:r w:rsidRPr="007D7F06">
        <w:rPr>
          <w:rFonts w:ascii="Times New Roman" w:hAnsi="Times New Roman" w:cs="Times New Roman"/>
        </w:rPr>
        <w:t xml:space="preserve">nfants’ online behavior during </w:t>
      </w:r>
      <w:r>
        <w:rPr>
          <w:rFonts w:ascii="Times New Roman" w:hAnsi="Times New Roman" w:cs="Times New Roman"/>
        </w:rPr>
        <w:t xml:space="preserve">the test portion of action understanding experiments </w:t>
      </w:r>
      <w:r w:rsidRPr="007D7F06">
        <w:rPr>
          <w:rFonts w:ascii="Times New Roman" w:hAnsi="Times New Roman" w:cs="Times New Roman"/>
        </w:rPr>
        <w:t>reflects</w:t>
      </w:r>
      <w:r>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Pr="007D7F06">
        <w:rPr>
          <w:rFonts w:ascii="Times New Roman" w:hAnsi="Times New Roman" w:cs="Times New Roman"/>
        </w:rPr>
        <w:t xml:space="preserve"> when the trajectory occurs over rather than beside the barrier.  </w:t>
      </w:r>
      <w:r>
        <w:rPr>
          <w:rFonts w:ascii="Times New Roman" w:hAnsi="Times New Roman" w:cs="Times New Roman"/>
        </w:rPr>
        <w:t>This may be because w</w:t>
      </w:r>
      <w:r w:rsidRPr="00E85228">
        <w:rPr>
          <w:rFonts w:ascii="Times New Roman" w:hAnsi="Times New Roman" w:cs="Times New Roman"/>
        </w:rPr>
        <w:t xml:space="preserve">hen the jumping action occurs </w:t>
      </w:r>
      <w:r w:rsidRPr="006D48F4">
        <w:rPr>
          <w:rFonts w:ascii="Times New Roman" w:hAnsi="Times New Roman" w:cs="Times New Roman"/>
          <w:i/>
          <w:iCs/>
        </w:rPr>
        <w:t>over</w:t>
      </w:r>
      <w:r w:rsidRPr="00E85228">
        <w:rPr>
          <w:rFonts w:ascii="Times New Roman" w:hAnsi="Times New Roman" w:cs="Times New Roman"/>
        </w:rPr>
        <w:t xml:space="preserve"> the barrier, the apex of the curved motion and the barrier occupy the same region of the screen</w:t>
      </w:r>
      <w:r>
        <w:rPr>
          <w:rFonts w:ascii="Times New Roman" w:hAnsi="Times New Roman" w:cs="Times New Roman"/>
        </w:rPr>
        <w:t>. This may have two consequences. First, it makes the</w:t>
      </w:r>
      <w:r w:rsidRPr="00E85228">
        <w:rPr>
          <w:rFonts w:ascii="Times New Roman" w:hAnsi="Times New Roman" w:cs="Times New Roman"/>
        </w:rPr>
        <w:t xml:space="preserve"> barrier </w:t>
      </w:r>
      <w:r>
        <w:rPr>
          <w:rFonts w:ascii="Times New Roman" w:hAnsi="Times New Roman" w:cs="Times New Roman"/>
        </w:rPr>
        <w:t xml:space="preserve">visually </w:t>
      </w:r>
      <w:r w:rsidRPr="00E85228">
        <w:rPr>
          <w:rFonts w:ascii="Times New Roman" w:hAnsi="Times New Roman" w:cs="Times New Roman"/>
        </w:rPr>
        <w:t>more salient</w:t>
      </w:r>
      <w:r>
        <w:rPr>
          <w:rFonts w:ascii="Times New Roman" w:hAnsi="Times New Roman" w:cs="Times New Roman"/>
        </w:rPr>
        <w:t xml:space="preserve">. Second, this </w:t>
      </w:r>
      <w:r w:rsidRPr="00E85228">
        <w:rPr>
          <w:rFonts w:ascii="Times New Roman" w:hAnsi="Times New Roman" w:cs="Times New Roman"/>
        </w:rPr>
        <w:t>increased salience may enhance the likelihood t</w:t>
      </w:r>
      <w:r>
        <w:rPr>
          <w:rFonts w:ascii="Times New Roman" w:hAnsi="Times New Roman" w:cs="Times New Roman"/>
        </w:rPr>
        <w:t>hat an associative link is established</w:t>
      </w:r>
      <w:r w:rsidRPr="00E85228">
        <w:rPr>
          <w:rFonts w:ascii="Times New Roman" w:hAnsi="Times New Roman" w:cs="Times New Roman"/>
        </w:rPr>
        <w:t xml:space="preserve">. In contrast, when </w:t>
      </w:r>
      <w:r>
        <w:rPr>
          <w:rFonts w:ascii="Times New Roman" w:hAnsi="Times New Roman" w:cs="Times New Roman"/>
        </w:rPr>
        <w:t>the curved motion</w:t>
      </w:r>
      <w:r w:rsidRPr="00E85228">
        <w:rPr>
          <w:rFonts w:ascii="Times New Roman" w:hAnsi="Times New Roman" w:cs="Times New Roman"/>
        </w:rPr>
        <w:t xml:space="preserve"> occurs </w:t>
      </w:r>
      <w:r w:rsidRPr="006D48F4">
        <w:rPr>
          <w:rFonts w:ascii="Times New Roman" w:hAnsi="Times New Roman" w:cs="Times New Roman"/>
          <w:i/>
          <w:iCs/>
        </w:rPr>
        <w:t>beside</w:t>
      </w:r>
      <w:r w:rsidRPr="00E85228">
        <w:rPr>
          <w:rFonts w:ascii="Times New Roman" w:hAnsi="Times New Roman" w:cs="Times New Roman"/>
        </w:rPr>
        <w:t xml:space="preserve"> the barrier,</w:t>
      </w:r>
      <w:r>
        <w:rPr>
          <w:rFonts w:ascii="Times New Roman" w:hAnsi="Times New Roman" w:cs="Times New Roman"/>
        </w:rPr>
        <w:t xml:space="preserve"> as is the case in the control condition of action understanding studies, </w:t>
      </w:r>
      <w:r w:rsidRPr="00E85228">
        <w:rPr>
          <w:rFonts w:ascii="Times New Roman" w:hAnsi="Times New Roman" w:cs="Times New Roman"/>
        </w:rPr>
        <w:t>more effort is required to form this link.</w:t>
      </w:r>
      <w:r>
        <w:rPr>
          <w:rFonts w:ascii="Times New Roman" w:hAnsi="Times New Roman" w:cs="Times New Roman"/>
        </w:rPr>
        <w:t xml:space="preserve"> </w:t>
      </w:r>
      <w:r w:rsidRPr="00273FB5">
        <w:rPr>
          <w:rFonts w:ascii="Times New Roman" w:hAnsi="Times New Roman" w:cs="Times New Roman"/>
        </w:rPr>
        <w:t xml:space="preserve">This may be because infants must first </w:t>
      </w:r>
      <w:r>
        <w:rPr>
          <w:rFonts w:ascii="Times New Roman" w:hAnsi="Times New Roman" w:cs="Times New Roman"/>
        </w:rPr>
        <w:t>attend to</w:t>
      </w:r>
      <w:r w:rsidRPr="00273FB5">
        <w:rPr>
          <w:rFonts w:ascii="Times New Roman" w:hAnsi="Times New Roman" w:cs="Times New Roman"/>
        </w:rPr>
        <w:t xml:space="preserve"> the jumping action</w:t>
      </w:r>
      <w:r>
        <w:rPr>
          <w:rFonts w:ascii="Times New Roman" w:hAnsi="Times New Roman" w:cs="Times New Roman"/>
        </w:rPr>
        <w:t xml:space="preserve"> in the middle of the screen</w:t>
      </w:r>
      <w:r w:rsidRPr="00273FB5">
        <w:rPr>
          <w:rFonts w:ascii="Times New Roman" w:hAnsi="Times New Roman" w:cs="Times New Roman"/>
        </w:rPr>
        <w:t xml:space="preserve"> before shifting their gaze to the barrier</w:t>
      </w:r>
      <w:r>
        <w:rPr>
          <w:rFonts w:ascii="Times New Roman" w:hAnsi="Times New Roman" w:cs="Times New Roman"/>
        </w:rPr>
        <w:t xml:space="preserve"> off to the side. A consequence of this is that the</w:t>
      </w:r>
      <w:r w:rsidRPr="00E85228">
        <w:rPr>
          <w:rFonts w:ascii="Times New Roman" w:hAnsi="Times New Roman" w:cs="Times New Roman"/>
        </w:rPr>
        <w:t xml:space="preserve"> barrier becomes less salient in this arrangement, </w:t>
      </w:r>
      <w:r>
        <w:rPr>
          <w:rFonts w:ascii="Times New Roman" w:hAnsi="Times New Roman" w:cs="Times New Roman"/>
        </w:rPr>
        <w:t xml:space="preserve">thereby leading to a weaker association between the curved motion and barrier. </w:t>
      </w:r>
      <w:r w:rsidRPr="00B46EF7">
        <w:rPr>
          <w:rFonts w:ascii="Times New Roman" w:hAnsi="Times New Roman" w:cs="Times New Roman"/>
        </w:rPr>
        <w:lastRenderedPageBreak/>
        <w:t>This could potentially explain why</w:t>
      </w:r>
      <w:r>
        <w:rPr>
          <w:rFonts w:ascii="Times New Roman" w:hAnsi="Times New Roman" w:cs="Times New Roman"/>
        </w:rPr>
        <w:t xml:space="preserve"> in action understanding studies</w:t>
      </w:r>
      <w:r w:rsidRPr="00B46EF7">
        <w:rPr>
          <w:rFonts w:ascii="Times New Roman" w:hAnsi="Times New Roman" w:cs="Times New Roman"/>
        </w:rPr>
        <w:t xml:space="preserve"> infants in the experimental conditions, but not those in the control conditions, look longer at inefficient than efficient actions</w:t>
      </w:r>
      <w:r>
        <w:rPr>
          <w:rFonts w:ascii="Times New Roman" w:hAnsi="Times New Roman" w:cs="Times New Roman"/>
        </w:rPr>
        <w:t>:</w:t>
      </w:r>
      <w:r w:rsidRPr="00B46EF7">
        <w:rPr>
          <w:rFonts w:ascii="Times New Roman" w:hAnsi="Times New Roman" w:cs="Times New Roman"/>
        </w:rPr>
        <w:t xml:space="preserve"> </w:t>
      </w:r>
      <w:r>
        <w:rPr>
          <w:rFonts w:ascii="Times New Roman" w:hAnsi="Times New Roman" w:cs="Times New Roman"/>
        </w:rPr>
        <w:t>When shown</w:t>
      </w:r>
      <w:r w:rsidRPr="00B46EF7">
        <w:rPr>
          <w:rFonts w:ascii="Times New Roman" w:hAnsi="Times New Roman" w:cs="Times New Roman"/>
        </w:rPr>
        <w:t xml:space="preserve"> barrierless curved motion and straight motion, only infants in the experimental conditions should look longer at the curved </w:t>
      </w:r>
      <w:r>
        <w:rPr>
          <w:rFonts w:ascii="Times New Roman" w:hAnsi="Times New Roman" w:cs="Times New Roman"/>
        </w:rPr>
        <w:t>than straight motion;</w:t>
      </w:r>
      <w:r w:rsidRPr="00B46EF7">
        <w:rPr>
          <w:rFonts w:ascii="Times New Roman" w:hAnsi="Times New Roman" w:cs="Times New Roman"/>
        </w:rPr>
        <w:t xml:space="preserve"> </w:t>
      </w:r>
      <w:r>
        <w:rPr>
          <w:rFonts w:ascii="Times New Roman" w:hAnsi="Times New Roman" w:cs="Times New Roman"/>
        </w:rPr>
        <w:t>the former</w:t>
      </w:r>
      <w:r w:rsidRPr="00B46EF7">
        <w:rPr>
          <w:rFonts w:ascii="Times New Roman" w:hAnsi="Times New Roman" w:cs="Times New Roman"/>
        </w:rPr>
        <w:t xml:space="preserve"> triggers an expectation for a barrier, based on an established link between </w:t>
      </w:r>
      <w:r>
        <w:rPr>
          <w:rFonts w:ascii="Times New Roman" w:hAnsi="Times New Roman" w:cs="Times New Roman"/>
        </w:rPr>
        <w:t>them</w:t>
      </w:r>
      <w:r w:rsidRPr="00B46EF7">
        <w:rPr>
          <w:rFonts w:ascii="Times New Roman" w:hAnsi="Times New Roman" w:cs="Times New Roman"/>
        </w:rPr>
        <w:t xml:space="preserve">, </w:t>
      </w:r>
      <w:r>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the list above that all the findings derive from studies that used some version of the Gergely et al. (1995) method (henceforth, the Gergely paradigm). The rationale for focusing on findings from these studies is that few paradigms have been used more </w:t>
      </w:r>
      <w:r>
        <w:rPr>
          <w:rFonts w:ascii="Times New Roman" w:hAnsi="Times New Roman" w:cs="Times New Roman"/>
        </w:rPr>
        <w:lastRenderedPageBreak/>
        <w:t>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network architecture used in the current series of simulations was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3DFA6843"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model consisted of three layers (Figure 1). The input and output layers each contained 9 groups of units. The groups in the input and output layers were identical, and all </w:t>
      </w:r>
      <w:r>
        <w:rPr>
          <w:rFonts w:ascii="Times New Roman" w:hAnsi="Times New Roman" w:cs="Times New Roman"/>
        </w:rPr>
        <w:lastRenderedPageBreak/>
        <w:t>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w:t>
      </w:r>
      <w:r>
        <w:rPr>
          <w:rFonts w:ascii="Times New Roman" w:hAnsi="Times New Roman" w:cs="Times New Roman"/>
        </w:rPr>
        <w:lastRenderedPageBreak/>
        <w:t xml:space="preserve">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w:t>
      </w:r>
      <w:r>
        <w:rPr>
          <w:rFonts w:ascii="Times New Roman" w:hAnsi="Times New Roman" w:cs="Times New Roman"/>
        </w:rPr>
        <w:lastRenderedPageBreak/>
        <w:t>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or without animate features can follow either curved or linear motion paths, half of the objects within each type of event possessed </w:t>
      </w:r>
      <w:r>
        <w:rPr>
          <w:rFonts w:ascii="Times New Roman" w:hAnsi="Times New Roman" w:cs="Times New Roman"/>
        </w:rPr>
        <w:lastRenderedPageBreak/>
        <w:t>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with the exception of Simulation 3, the habituation phase lasted 10 epochs in all other simulations. The dependent measure used in the simulations reported below was cross-entropy error (Hinton, </w:t>
      </w:r>
      <w:r>
        <w:rPr>
          <w:rFonts w:ascii="Times New Roman" w:hAnsi="Times New Roman" w:cs="Times New Roman"/>
        </w:rPr>
        <w:lastRenderedPageBreak/>
        <w:t xml:space="preserve">1989). Greater error corresponds to longer looking. Using error as a proxy for infant looking is typical in simulation studies (e.g., Rakison &amp; Lupyan, 2008). 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comes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Spelke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D6663" w14:textId="77777777" w:rsidR="009F0354" w:rsidRDefault="009F0354" w:rsidP="00391C7E">
      <w:pPr>
        <w:spacing w:after="0" w:line="240" w:lineRule="auto"/>
      </w:pPr>
      <w:r>
        <w:separator/>
      </w:r>
    </w:p>
  </w:endnote>
  <w:endnote w:type="continuationSeparator" w:id="0">
    <w:p w14:paraId="1160D0EC" w14:textId="77777777" w:rsidR="009F0354" w:rsidRDefault="009F0354"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39674" w14:textId="77777777" w:rsidR="009F0354" w:rsidRDefault="009F0354" w:rsidP="00391C7E">
      <w:pPr>
        <w:spacing w:after="0" w:line="240" w:lineRule="auto"/>
      </w:pPr>
      <w:r>
        <w:separator/>
      </w:r>
    </w:p>
  </w:footnote>
  <w:footnote w:type="continuationSeparator" w:id="0">
    <w:p w14:paraId="3C4749FE" w14:textId="77777777" w:rsidR="009F0354" w:rsidRDefault="009F0354"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BFB"/>
    <w:rsid w:val="000021C8"/>
    <w:rsid w:val="000030F0"/>
    <w:rsid w:val="00003878"/>
    <w:rsid w:val="00003BC2"/>
    <w:rsid w:val="0000482E"/>
    <w:rsid w:val="00005701"/>
    <w:rsid w:val="0000707B"/>
    <w:rsid w:val="00007559"/>
    <w:rsid w:val="00007F8F"/>
    <w:rsid w:val="0001298D"/>
    <w:rsid w:val="00012E70"/>
    <w:rsid w:val="0001385A"/>
    <w:rsid w:val="00014150"/>
    <w:rsid w:val="00015DDE"/>
    <w:rsid w:val="00017D72"/>
    <w:rsid w:val="00017DBA"/>
    <w:rsid w:val="00020CAF"/>
    <w:rsid w:val="0002114F"/>
    <w:rsid w:val="000213EE"/>
    <w:rsid w:val="00021531"/>
    <w:rsid w:val="00022327"/>
    <w:rsid w:val="00022546"/>
    <w:rsid w:val="00023A54"/>
    <w:rsid w:val="00023DB7"/>
    <w:rsid w:val="00023E47"/>
    <w:rsid w:val="000241BE"/>
    <w:rsid w:val="00024F3E"/>
    <w:rsid w:val="00025D02"/>
    <w:rsid w:val="00026194"/>
    <w:rsid w:val="00026BFA"/>
    <w:rsid w:val="000271FF"/>
    <w:rsid w:val="00030981"/>
    <w:rsid w:val="00030BE5"/>
    <w:rsid w:val="00030E89"/>
    <w:rsid w:val="0003197D"/>
    <w:rsid w:val="00031AF9"/>
    <w:rsid w:val="00031D3F"/>
    <w:rsid w:val="000323A9"/>
    <w:rsid w:val="000323C8"/>
    <w:rsid w:val="00032E80"/>
    <w:rsid w:val="000362C5"/>
    <w:rsid w:val="000363E9"/>
    <w:rsid w:val="00036806"/>
    <w:rsid w:val="000375C0"/>
    <w:rsid w:val="00037D11"/>
    <w:rsid w:val="00040656"/>
    <w:rsid w:val="0004069B"/>
    <w:rsid w:val="0004140C"/>
    <w:rsid w:val="000420ED"/>
    <w:rsid w:val="000428C9"/>
    <w:rsid w:val="0004301F"/>
    <w:rsid w:val="00044011"/>
    <w:rsid w:val="0004411F"/>
    <w:rsid w:val="000467F5"/>
    <w:rsid w:val="00046880"/>
    <w:rsid w:val="0004750E"/>
    <w:rsid w:val="000476A1"/>
    <w:rsid w:val="00047ECC"/>
    <w:rsid w:val="00050739"/>
    <w:rsid w:val="0005092E"/>
    <w:rsid w:val="00050DB2"/>
    <w:rsid w:val="00051561"/>
    <w:rsid w:val="00052891"/>
    <w:rsid w:val="00052988"/>
    <w:rsid w:val="00052C35"/>
    <w:rsid w:val="00052E0C"/>
    <w:rsid w:val="0005322D"/>
    <w:rsid w:val="00053773"/>
    <w:rsid w:val="000537A9"/>
    <w:rsid w:val="00053B11"/>
    <w:rsid w:val="00054354"/>
    <w:rsid w:val="000543D8"/>
    <w:rsid w:val="000548CD"/>
    <w:rsid w:val="0005658D"/>
    <w:rsid w:val="00061FA1"/>
    <w:rsid w:val="00062B4C"/>
    <w:rsid w:val="00063A7C"/>
    <w:rsid w:val="00063FD5"/>
    <w:rsid w:val="0006578D"/>
    <w:rsid w:val="000678F1"/>
    <w:rsid w:val="0007013C"/>
    <w:rsid w:val="00071A55"/>
    <w:rsid w:val="00071F26"/>
    <w:rsid w:val="0007371A"/>
    <w:rsid w:val="000767FC"/>
    <w:rsid w:val="000771B9"/>
    <w:rsid w:val="00080943"/>
    <w:rsid w:val="000829B9"/>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DBF"/>
    <w:rsid w:val="000B0656"/>
    <w:rsid w:val="000B09DB"/>
    <w:rsid w:val="000B1C1A"/>
    <w:rsid w:val="000B2757"/>
    <w:rsid w:val="000B279A"/>
    <w:rsid w:val="000B3D55"/>
    <w:rsid w:val="000B4399"/>
    <w:rsid w:val="000B4ECF"/>
    <w:rsid w:val="000B7DDA"/>
    <w:rsid w:val="000C0869"/>
    <w:rsid w:val="000C5A1C"/>
    <w:rsid w:val="000C6870"/>
    <w:rsid w:val="000D148B"/>
    <w:rsid w:val="000D1EAC"/>
    <w:rsid w:val="000D22BE"/>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43CD"/>
    <w:rsid w:val="000F4505"/>
    <w:rsid w:val="000F4507"/>
    <w:rsid w:val="000F4814"/>
    <w:rsid w:val="000F5BC5"/>
    <w:rsid w:val="000F65EB"/>
    <w:rsid w:val="000F6EAD"/>
    <w:rsid w:val="000F7626"/>
    <w:rsid w:val="000F7CAC"/>
    <w:rsid w:val="0010035E"/>
    <w:rsid w:val="00100FC9"/>
    <w:rsid w:val="00101D73"/>
    <w:rsid w:val="00101D77"/>
    <w:rsid w:val="00102C53"/>
    <w:rsid w:val="00104354"/>
    <w:rsid w:val="00104696"/>
    <w:rsid w:val="00106100"/>
    <w:rsid w:val="00106257"/>
    <w:rsid w:val="00106D77"/>
    <w:rsid w:val="0010728E"/>
    <w:rsid w:val="0011041C"/>
    <w:rsid w:val="00112ABC"/>
    <w:rsid w:val="00114F18"/>
    <w:rsid w:val="00115972"/>
    <w:rsid w:val="00117198"/>
    <w:rsid w:val="001178B1"/>
    <w:rsid w:val="00117AE9"/>
    <w:rsid w:val="00120625"/>
    <w:rsid w:val="00120B8F"/>
    <w:rsid w:val="00120F6F"/>
    <w:rsid w:val="00121E0F"/>
    <w:rsid w:val="00122750"/>
    <w:rsid w:val="001269C7"/>
    <w:rsid w:val="00126A22"/>
    <w:rsid w:val="00126B81"/>
    <w:rsid w:val="00126FCB"/>
    <w:rsid w:val="001276E5"/>
    <w:rsid w:val="00127B08"/>
    <w:rsid w:val="00127C68"/>
    <w:rsid w:val="0013112B"/>
    <w:rsid w:val="0013468D"/>
    <w:rsid w:val="00134CB3"/>
    <w:rsid w:val="00136065"/>
    <w:rsid w:val="00140E0D"/>
    <w:rsid w:val="0014179B"/>
    <w:rsid w:val="001443CC"/>
    <w:rsid w:val="001445E1"/>
    <w:rsid w:val="00144CDB"/>
    <w:rsid w:val="00146207"/>
    <w:rsid w:val="00146CE2"/>
    <w:rsid w:val="0015277B"/>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23A3"/>
    <w:rsid w:val="00183E63"/>
    <w:rsid w:val="00186357"/>
    <w:rsid w:val="001863D5"/>
    <w:rsid w:val="001864B7"/>
    <w:rsid w:val="00190AA0"/>
    <w:rsid w:val="00192937"/>
    <w:rsid w:val="001938E6"/>
    <w:rsid w:val="0019465C"/>
    <w:rsid w:val="00195B5F"/>
    <w:rsid w:val="00196664"/>
    <w:rsid w:val="00196750"/>
    <w:rsid w:val="001971A6"/>
    <w:rsid w:val="001A00F6"/>
    <w:rsid w:val="001A0B2E"/>
    <w:rsid w:val="001A16E9"/>
    <w:rsid w:val="001A319B"/>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5197"/>
    <w:rsid w:val="001E68C5"/>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79A3"/>
    <w:rsid w:val="00230700"/>
    <w:rsid w:val="00230A9A"/>
    <w:rsid w:val="00230D82"/>
    <w:rsid w:val="002327B3"/>
    <w:rsid w:val="00233AAE"/>
    <w:rsid w:val="00233BDD"/>
    <w:rsid w:val="00233DE0"/>
    <w:rsid w:val="002341FE"/>
    <w:rsid w:val="00235E21"/>
    <w:rsid w:val="002361BE"/>
    <w:rsid w:val="002375BF"/>
    <w:rsid w:val="0023784B"/>
    <w:rsid w:val="00241F9B"/>
    <w:rsid w:val="0024216C"/>
    <w:rsid w:val="00242C4E"/>
    <w:rsid w:val="00243D6F"/>
    <w:rsid w:val="00243F2E"/>
    <w:rsid w:val="00243F44"/>
    <w:rsid w:val="00244733"/>
    <w:rsid w:val="00245521"/>
    <w:rsid w:val="002456DD"/>
    <w:rsid w:val="0024591C"/>
    <w:rsid w:val="00245994"/>
    <w:rsid w:val="00246178"/>
    <w:rsid w:val="00246567"/>
    <w:rsid w:val="00246BFD"/>
    <w:rsid w:val="00251F38"/>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875F4"/>
    <w:rsid w:val="0029016F"/>
    <w:rsid w:val="002907E3"/>
    <w:rsid w:val="00290B5C"/>
    <w:rsid w:val="002916CF"/>
    <w:rsid w:val="002921E1"/>
    <w:rsid w:val="0029249D"/>
    <w:rsid w:val="0029288D"/>
    <w:rsid w:val="002936C1"/>
    <w:rsid w:val="00295316"/>
    <w:rsid w:val="00295C36"/>
    <w:rsid w:val="00296443"/>
    <w:rsid w:val="00297E73"/>
    <w:rsid w:val="002A117A"/>
    <w:rsid w:val="002A2538"/>
    <w:rsid w:val="002A3067"/>
    <w:rsid w:val="002A37DF"/>
    <w:rsid w:val="002A3A1B"/>
    <w:rsid w:val="002A3C80"/>
    <w:rsid w:val="002A3D05"/>
    <w:rsid w:val="002A3D14"/>
    <w:rsid w:val="002A49D0"/>
    <w:rsid w:val="002A4DD0"/>
    <w:rsid w:val="002A557A"/>
    <w:rsid w:val="002A5A9C"/>
    <w:rsid w:val="002A72AC"/>
    <w:rsid w:val="002A758B"/>
    <w:rsid w:val="002A7C4E"/>
    <w:rsid w:val="002B039E"/>
    <w:rsid w:val="002B0AE2"/>
    <w:rsid w:val="002B0EE1"/>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20DD"/>
    <w:rsid w:val="003058A8"/>
    <w:rsid w:val="003065D0"/>
    <w:rsid w:val="00306C1A"/>
    <w:rsid w:val="00307939"/>
    <w:rsid w:val="00310140"/>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070"/>
    <w:rsid w:val="00327258"/>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886"/>
    <w:rsid w:val="003455EB"/>
    <w:rsid w:val="00345A2E"/>
    <w:rsid w:val="00346D92"/>
    <w:rsid w:val="00350670"/>
    <w:rsid w:val="00350C5C"/>
    <w:rsid w:val="0035106A"/>
    <w:rsid w:val="0035138D"/>
    <w:rsid w:val="00351EF3"/>
    <w:rsid w:val="003528D6"/>
    <w:rsid w:val="00353A69"/>
    <w:rsid w:val="00354104"/>
    <w:rsid w:val="00355614"/>
    <w:rsid w:val="00363803"/>
    <w:rsid w:val="00364A1A"/>
    <w:rsid w:val="00364CAF"/>
    <w:rsid w:val="003654F0"/>
    <w:rsid w:val="0036596B"/>
    <w:rsid w:val="00365D77"/>
    <w:rsid w:val="0036601C"/>
    <w:rsid w:val="00366532"/>
    <w:rsid w:val="00370A4B"/>
    <w:rsid w:val="0037167D"/>
    <w:rsid w:val="00372084"/>
    <w:rsid w:val="0037276C"/>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7DEB"/>
    <w:rsid w:val="0039195C"/>
    <w:rsid w:val="00391C7E"/>
    <w:rsid w:val="003962FC"/>
    <w:rsid w:val="00397D00"/>
    <w:rsid w:val="00397D27"/>
    <w:rsid w:val="003A0BCB"/>
    <w:rsid w:val="003A2701"/>
    <w:rsid w:val="003A291F"/>
    <w:rsid w:val="003A4D94"/>
    <w:rsid w:val="003A5B59"/>
    <w:rsid w:val="003A5E67"/>
    <w:rsid w:val="003B27D8"/>
    <w:rsid w:val="003B2898"/>
    <w:rsid w:val="003B6400"/>
    <w:rsid w:val="003B6799"/>
    <w:rsid w:val="003B6AAD"/>
    <w:rsid w:val="003B7BD9"/>
    <w:rsid w:val="003C0D57"/>
    <w:rsid w:val="003C1C65"/>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AE"/>
    <w:rsid w:val="00424FED"/>
    <w:rsid w:val="00425AC5"/>
    <w:rsid w:val="004271E8"/>
    <w:rsid w:val="004277B0"/>
    <w:rsid w:val="00431948"/>
    <w:rsid w:val="004323AB"/>
    <w:rsid w:val="00432733"/>
    <w:rsid w:val="00433FAF"/>
    <w:rsid w:val="004369C7"/>
    <w:rsid w:val="004373BA"/>
    <w:rsid w:val="004378E5"/>
    <w:rsid w:val="00437BF2"/>
    <w:rsid w:val="00437E08"/>
    <w:rsid w:val="0044000D"/>
    <w:rsid w:val="00441421"/>
    <w:rsid w:val="004416FA"/>
    <w:rsid w:val="004419FC"/>
    <w:rsid w:val="00442667"/>
    <w:rsid w:val="00442EA0"/>
    <w:rsid w:val="00444DAC"/>
    <w:rsid w:val="00445430"/>
    <w:rsid w:val="004454B4"/>
    <w:rsid w:val="00446614"/>
    <w:rsid w:val="00451AFF"/>
    <w:rsid w:val="00451C83"/>
    <w:rsid w:val="00452025"/>
    <w:rsid w:val="0045203F"/>
    <w:rsid w:val="00452848"/>
    <w:rsid w:val="00452B7E"/>
    <w:rsid w:val="004537FC"/>
    <w:rsid w:val="00455692"/>
    <w:rsid w:val="00455A5B"/>
    <w:rsid w:val="00456B28"/>
    <w:rsid w:val="00456E1C"/>
    <w:rsid w:val="00461154"/>
    <w:rsid w:val="00461A8D"/>
    <w:rsid w:val="0046222C"/>
    <w:rsid w:val="00462878"/>
    <w:rsid w:val="00464028"/>
    <w:rsid w:val="0046412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5524"/>
    <w:rsid w:val="00475880"/>
    <w:rsid w:val="004800B5"/>
    <w:rsid w:val="00480783"/>
    <w:rsid w:val="004809DA"/>
    <w:rsid w:val="00480E70"/>
    <w:rsid w:val="004815FC"/>
    <w:rsid w:val="00482BE5"/>
    <w:rsid w:val="00483082"/>
    <w:rsid w:val="00483DF0"/>
    <w:rsid w:val="004846D9"/>
    <w:rsid w:val="00485058"/>
    <w:rsid w:val="004856B9"/>
    <w:rsid w:val="0048659B"/>
    <w:rsid w:val="00486861"/>
    <w:rsid w:val="00486EC4"/>
    <w:rsid w:val="004878F3"/>
    <w:rsid w:val="004906F2"/>
    <w:rsid w:val="004910CA"/>
    <w:rsid w:val="00491E6D"/>
    <w:rsid w:val="00491F3E"/>
    <w:rsid w:val="0049319B"/>
    <w:rsid w:val="00493A31"/>
    <w:rsid w:val="00493D23"/>
    <w:rsid w:val="00494550"/>
    <w:rsid w:val="00497F11"/>
    <w:rsid w:val="004A07A5"/>
    <w:rsid w:val="004A0BA0"/>
    <w:rsid w:val="004A274B"/>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4762"/>
    <w:rsid w:val="004D527A"/>
    <w:rsid w:val="004D5AD0"/>
    <w:rsid w:val="004D6DCF"/>
    <w:rsid w:val="004D6F40"/>
    <w:rsid w:val="004E0094"/>
    <w:rsid w:val="004E1192"/>
    <w:rsid w:val="004E20B8"/>
    <w:rsid w:val="004E3677"/>
    <w:rsid w:val="004E3CE1"/>
    <w:rsid w:val="004E413A"/>
    <w:rsid w:val="004E5234"/>
    <w:rsid w:val="004E6DB2"/>
    <w:rsid w:val="004F044E"/>
    <w:rsid w:val="004F2B4A"/>
    <w:rsid w:val="004F32E8"/>
    <w:rsid w:val="004F5A03"/>
    <w:rsid w:val="004F6BF0"/>
    <w:rsid w:val="005033CE"/>
    <w:rsid w:val="00503726"/>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4642"/>
    <w:rsid w:val="0052470C"/>
    <w:rsid w:val="00524DCD"/>
    <w:rsid w:val="00525589"/>
    <w:rsid w:val="00527B4D"/>
    <w:rsid w:val="00530FCA"/>
    <w:rsid w:val="00532A6B"/>
    <w:rsid w:val="0053378E"/>
    <w:rsid w:val="00534AB2"/>
    <w:rsid w:val="00537EE9"/>
    <w:rsid w:val="0054379B"/>
    <w:rsid w:val="0054398E"/>
    <w:rsid w:val="005439CC"/>
    <w:rsid w:val="00543A42"/>
    <w:rsid w:val="0054474F"/>
    <w:rsid w:val="00544B2D"/>
    <w:rsid w:val="00544F7F"/>
    <w:rsid w:val="00545875"/>
    <w:rsid w:val="00545E1D"/>
    <w:rsid w:val="00546966"/>
    <w:rsid w:val="005509E0"/>
    <w:rsid w:val="005510C2"/>
    <w:rsid w:val="00552D36"/>
    <w:rsid w:val="00553AD7"/>
    <w:rsid w:val="00556548"/>
    <w:rsid w:val="00556BD0"/>
    <w:rsid w:val="00557181"/>
    <w:rsid w:val="0055722D"/>
    <w:rsid w:val="00560C8D"/>
    <w:rsid w:val="00560F91"/>
    <w:rsid w:val="005617FB"/>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1021"/>
    <w:rsid w:val="005916D7"/>
    <w:rsid w:val="005917AA"/>
    <w:rsid w:val="005917B9"/>
    <w:rsid w:val="005963CC"/>
    <w:rsid w:val="005A05D9"/>
    <w:rsid w:val="005A0644"/>
    <w:rsid w:val="005A0A14"/>
    <w:rsid w:val="005A22DD"/>
    <w:rsid w:val="005A26E5"/>
    <w:rsid w:val="005A2B3D"/>
    <w:rsid w:val="005A2FE6"/>
    <w:rsid w:val="005A421A"/>
    <w:rsid w:val="005A446F"/>
    <w:rsid w:val="005A4760"/>
    <w:rsid w:val="005A660C"/>
    <w:rsid w:val="005A703B"/>
    <w:rsid w:val="005A72CB"/>
    <w:rsid w:val="005A7F7F"/>
    <w:rsid w:val="005B26B8"/>
    <w:rsid w:val="005B3ABC"/>
    <w:rsid w:val="005B571A"/>
    <w:rsid w:val="005B614B"/>
    <w:rsid w:val="005B624E"/>
    <w:rsid w:val="005B670E"/>
    <w:rsid w:val="005B6758"/>
    <w:rsid w:val="005C1ABE"/>
    <w:rsid w:val="005C5320"/>
    <w:rsid w:val="005C5375"/>
    <w:rsid w:val="005C7C83"/>
    <w:rsid w:val="005C7F84"/>
    <w:rsid w:val="005D0320"/>
    <w:rsid w:val="005D07DE"/>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28F2"/>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AAD"/>
    <w:rsid w:val="00621102"/>
    <w:rsid w:val="0062328E"/>
    <w:rsid w:val="00624B0D"/>
    <w:rsid w:val="006261D9"/>
    <w:rsid w:val="006304C3"/>
    <w:rsid w:val="006315A5"/>
    <w:rsid w:val="00631B2C"/>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AD4"/>
    <w:rsid w:val="00652E3F"/>
    <w:rsid w:val="006537E7"/>
    <w:rsid w:val="00654585"/>
    <w:rsid w:val="00654A0D"/>
    <w:rsid w:val="0065508E"/>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33A"/>
    <w:rsid w:val="00681944"/>
    <w:rsid w:val="0068299E"/>
    <w:rsid w:val="0068337B"/>
    <w:rsid w:val="00684751"/>
    <w:rsid w:val="006849FB"/>
    <w:rsid w:val="006866B6"/>
    <w:rsid w:val="00686A3F"/>
    <w:rsid w:val="00687073"/>
    <w:rsid w:val="0069126B"/>
    <w:rsid w:val="00691467"/>
    <w:rsid w:val="00692E63"/>
    <w:rsid w:val="00693870"/>
    <w:rsid w:val="0069554C"/>
    <w:rsid w:val="006959B0"/>
    <w:rsid w:val="00696C04"/>
    <w:rsid w:val="006A0061"/>
    <w:rsid w:val="006A02DB"/>
    <w:rsid w:val="006A10F7"/>
    <w:rsid w:val="006A14C5"/>
    <w:rsid w:val="006A15E1"/>
    <w:rsid w:val="006A1D8C"/>
    <w:rsid w:val="006A3BB6"/>
    <w:rsid w:val="006A419C"/>
    <w:rsid w:val="006A4E8A"/>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BBA"/>
    <w:rsid w:val="006E2794"/>
    <w:rsid w:val="006E3582"/>
    <w:rsid w:val="006E4352"/>
    <w:rsid w:val="006E4A39"/>
    <w:rsid w:val="006E59CB"/>
    <w:rsid w:val="006E59D3"/>
    <w:rsid w:val="006E6C79"/>
    <w:rsid w:val="006F1777"/>
    <w:rsid w:val="006F1D6A"/>
    <w:rsid w:val="006F1EAF"/>
    <w:rsid w:val="006F25E6"/>
    <w:rsid w:val="006F2FB7"/>
    <w:rsid w:val="006F30B6"/>
    <w:rsid w:val="006F31B8"/>
    <w:rsid w:val="006F3300"/>
    <w:rsid w:val="006F345C"/>
    <w:rsid w:val="006F67D4"/>
    <w:rsid w:val="006F77E7"/>
    <w:rsid w:val="006F7A51"/>
    <w:rsid w:val="00702669"/>
    <w:rsid w:val="00704050"/>
    <w:rsid w:val="00704837"/>
    <w:rsid w:val="007059C9"/>
    <w:rsid w:val="00707469"/>
    <w:rsid w:val="0070789A"/>
    <w:rsid w:val="00711837"/>
    <w:rsid w:val="00714074"/>
    <w:rsid w:val="00715713"/>
    <w:rsid w:val="00715AB2"/>
    <w:rsid w:val="007166EB"/>
    <w:rsid w:val="00716C50"/>
    <w:rsid w:val="00717CF4"/>
    <w:rsid w:val="007208DB"/>
    <w:rsid w:val="00721075"/>
    <w:rsid w:val="0072275E"/>
    <w:rsid w:val="0072329E"/>
    <w:rsid w:val="00725B8D"/>
    <w:rsid w:val="0072658E"/>
    <w:rsid w:val="00727508"/>
    <w:rsid w:val="00731ADA"/>
    <w:rsid w:val="0073348D"/>
    <w:rsid w:val="007336E4"/>
    <w:rsid w:val="00734053"/>
    <w:rsid w:val="007346F5"/>
    <w:rsid w:val="007350B5"/>
    <w:rsid w:val="00737142"/>
    <w:rsid w:val="007409EB"/>
    <w:rsid w:val="00740B6F"/>
    <w:rsid w:val="00741612"/>
    <w:rsid w:val="007418DF"/>
    <w:rsid w:val="007424A2"/>
    <w:rsid w:val="007425C4"/>
    <w:rsid w:val="00743467"/>
    <w:rsid w:val="007441A8"/>
    <w:rsid w:val="0074478E"/>
    <w:rsid w:val="0074588B"/>
    <w:rsid w:val="0074612B"/>
    <w:rsid w:val="00746FC8"/>
    <w:rsid w:val="00751B32"/>
    <w:rsid w:val="0075366D"/>
    <w:rsid w:val="00753AB2"/>
    <w:rsid w:val="00754213"/>
    <w:rsid w:val="00756B1E"/>
    <w:rsid w:val="007574C9"/>
    <w:rsid w:val="00757781"/>
    <w:rsid w:val="0075794E"/>
    <w:rsid w:val="00757D6A"/>
    <w:rsid w:val="00762AB4"/>
    <w:rsid w:val="0076508A"/>
    <w:rsid w:val="0076716D"/>
    <w:rsid w:val="00770678"/>
    <w:rsid w:val="00770DE0"/>
    <w:rsid w:val="0077113B"/>
    <w:rsid w:val="00772B3F"/>
    <w:rsid w:val="007738D4"/>
    <w:rsid w:val="00773A8C"/>
    <w:rsid w:val="00774252"/>
    <w:rsid w:val="00775603"/>
    <w:rsid w:val="007806FD"/>
    <w:rsid w:val="0078079B"/>
    <w:rsid w:val="00780B0E"/>
    <w:rsid w:val="00780B62"/>
    <w:rsid w:val="007811D2"/>
    <w:rsid w:val="0078424D"/>
    <w:rsid w:val="0078570D"/>
    <w:rsid w:val="00790E1C"/>
    <w:rsid w:val="00791C06"/>
    <w:rsid w:val="00791DBB"/>
    <w:rsid w:val="00793930"/>
    <w:rsid w:val="00793BEE"/>
    <w:rsid w:val="00793E6A"/>
    <w:rsid w:val="00795359"/>
    <w:rsid w:val="007A07DB"/>
    <w:rsid w:val="007A11F9"/>
    <w:rsid w:val="007A157E"/>
    <w:rsid w:val="007A28C6"/>
    <w:rsid w:val="007A4606"/>
    <w:rsid w:val="007A46E1"/>
    <w:rsid w:val="007A4942"/>
    <w:rsid w:val="007A5C67"/>
    <w:rsid w:val="007A7037"/>
    <w:rsid w:val="007B5240"/>
    <w:rsid w:val="007B5FC1"/>
    <w:rsid w:val="007B795A"/>
    <w:rsid w:val="007B79E3"/>
    <w:rsid w:val="007C0C38"/>
    <w:rsid w:val="007C2988"/>
    <w:rsid w:val="007C313A"/>
    <w:rsid w:val="007C344B"/>
    <w:rsid w:val="007C3635"/>
    <w:rsid w:val="007C36AD"/>
    <w:rsid w:val="007C37A3"/>
    <w:rsid w:val="007C42A4"/>
    <w:rsid w:val="007C4465"/>
    <w:rsid w:val="007C689F"/>
    <w:rsid w:val="007C71AF"/>
    <w:rsid w:val="007C7310"/>
    <w:rsid w:val="007D1E9D"/>
    <w:rsid w:val="007D285B"/>
    <w:rsid w:val="007D3D94"/>
    <w:rsid w:val="007D4B1A"/>
    <w:rsid w:val="007D4C49"/>
    <w:rsid w:val="007D5256"/>
    <w:rsid w:val="007D682B"/>
    <w:rsid w:val="007D6BA2"/>
    <w:rsid w:val="007D6C53"/>
    <w:rsid w:val="007D7314"/>
    <w:rsid w:val="007D7544"/>
    <w:rsid w:val="007D7753"/>
    <w:rsid w:val="007D7F06"/>
    <w:rsid w:val="007E3120"/>
    <w:rsid w:val="007E599D"/>
    <w:rsid w:val="007E6B7B"/>
    <w:rsid w:val="007E6F85"/>
    <w:rsid w:val="007E7BF4"/>
    <w:rsid w:val="007F0053"/>
    <w:rsid w:val="007F20F3"/>
    <w:rsid w:val="007F27FF"/>
    <w:rsid w:val="007F309C"/>
    <w:rsid w:val="007F35EA"/>
    <w:rsid w:val="007F66CE"/>
    <w:rsid w:val="007F7CDF"/>
    <w:rsid w:val="00801363"/>
    <w:rsid w:val="00803276"/>
    <w:rsid w:val="00804C29"/>
    <w:rsid w:val="008055AC"/>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E02"/>
    <w:rsid w:val="008505CC"/>
    <w:rsid w:val="008512A3"/>
    <w:rsid w:val="00851B40"/>
    <w:rsid w:val="008523EA"/>
    <w:rsid w:val="00855D4E"/>
    <w:rsid w:val="00856DF2"/>
    <w:rsid w:val="00856EC5"/>
    <w:rsid w:val="008605C8"/>
    <w:rsid w:val="00861588"/>
    <w:rsid w:val="008615A9"/>
    <w:rsid w:val="00861708"/>
    <w:rsid w:val="008629CE"/>
    <w:rsid w:val="00862BAC"/>
    <w:rsid w:val="00863C6D"/>
    <w:rsid w:val="008646CA"/>
    <w:rsid w:val="0086760B"/>
    <w:rsid w:val="00867CF7"/>
    <w:rsid w:val="00870188"/>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8E9"/>
    <w:rsid w:val="00896D74"/>
    <w:rsid w:val="008A014D"/>
    <w:rsid w:val="008A1C8D"/>
    <w:rsid w:val="008A1EC2"/>
    <w:rsid w:val="008A2FA7"/>
    <w:rsid w:val="008A348B"/>
    <w:rsid w:val="008A446F"/>
    <w:rsid w:val="008A5F06"/>
    <w:rsid w:val="008A734F"/>
    <w:rsid w:val="008B0DC3"/>
    <w:rsid w:val="008B1C5C"/>
    <w:rsid w:val="008B2BDD"/>
    <w:rsid w:val="008B33D2"/>
    <w:rsid w:val="008B4CFF"/>
    <w:rsid w:val="008C27AE"/>
    <w:rsid w:val="008C38EB"/>
    <w:rsid w:val="008C4764"/>
    <w:rsid w:val="008C5DB0"/>
    <w:rsid w:val="008C67D6"/>
    <w:rsid w:val="008C75A3"/>
    <w:rsid w:val="008C7D82"/>
    <w:rsid w:val="008D040E"/>
    <w:rsid w:val="008D14E2"/>
    <w:rsid w:val="008D2955"/>
    <w:rsid w:val="008D351D"/>
    <w:rsid w:val="008D46EC"/>
    <w:rsid w:val="008D72C9"/>
    <w:rsid w:val="008E0039"/>
    <w:rsid w:val="008E0F75"/>
    <w:rsid w:val="008E36C2"/>
    <w:rsid w:val="008E3D5D"/>
    <w:rsid w:val="008E5DB6"/>
    <w:rsid w:val="008E6FE0"/>
    <w:rsid w:val="008F011B"/>
    <w:rsid w:val="008F0951"/>
    <w:rsid w:val="008F1789"/>
    <w:rsid w:val="008F19CE"/>
    <w:rsid w:val="008F2162"/>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42D3"/>
    <w:rsid w:val="00926A43"/>
    <w:rsid w:val="00926B08"/>
    <w:rsid w:val="00926D5F"/>
    <w:rsid w:val="00930D6E"/>
    <w:rsid w:val="0093112D"/>
    <w:rsid w:val="009338D6"/>
    <w:rsid w:val="00935537"/>
    <w:rsid w:val="00935891"/>
    <w:rsid w:val="00935DE9"/>
    <w:rsid w:val="00936A30"/>
    <w:rsid w:val="00936B29"/>
    <w:rsid w:val="009372D8"/>
    <w:rsid w:val="0093767D"/>
    <w:rsid w:val="00940028"/>
    <w:rsid w:val="00942861"/>
    <w:rsid w:val="00944070"/>
    <w:rsid w:val="00944188"/>
    <w:rsid w:val="00944226"/>
    <w:rsid w:val="009442FC"/>
    <w:rsid w:val="00945CE8"/>
    <w:rsid w:val="00946FC1"/>
    <w:rsid w:val="00950D30"/>
    <w:rsid w:val="00951796"/>
    <w:rsid w:val="00951952"/>
    <w:rsid w:val="00951BCB"/>
    <w:rsid w:val="00951C55"/>
    <w:rsid w:val="009526B1"/>
    <w:rsid w:val="009526C3"/>
    <w:rsid w:val="00953B34"/>
    <w:rsid w:val="009557D6"/>
    <w:rsid w:val="00955F89"/>
    <w:rsid w:val="00956913"/>
    <w:rsid w:val="0096055E"/>
    <w:rsid w:val="009608CD"/>
    <w:rsid w:val="00961B2B"/>
    <w:rsid w:val="00962119"/>
    <w:rsid w:val="00962626"/>
    <w:rsid w:val="00963623"/>
    <w:rsid w:val="00963AF0"/>
    <w:rsid w:val="00964347"/>
    <w:rsid w:val="00964D23"/>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3375"/>
    <w:rsid w:val="009943CD"/>
    <w:rsid w:val="009952B7"/>
    <w:rsid w:val="00995683"/>
    <w:rsid w:val="00996380"/>
    <w:rsid w:val="009A00F6"/>
    <w:rsid w:val="009A0315"/>
    <w:rsid w:val="009A1510"/>
    <w:rsid w:val="009A1C9A"/>
    <w:rsid w:val="009A474B"/>
    <w:rsid w:val="009A56F5"/>
    <w:rsid w:val="009A5D9D"/>
    <w:rsid w:val="009A609C"/>
    <w:rsid w:val="009A630B"/>
    <w:rsid w:val="009A70D1"/>
    <w:rsid w:val="009A76EF"/>
    <w:rsid w:val="009A7B28"/>
    <w:rsid w:val="009B49B7"/>
    <w:rsid w:val="009B50DC"/>
    <w:rsid w:val="009B7C29"/>
    <w:rsid w:val="009B7CD2"/>
    <w:rsid w:val="009C3EF9"/>
    <w:rsid w:val="009C4A63"/>
    <w:rsid w:val="009C4B66"/>
    <w:rsid w:val="009C6E3C"/>
    <w:rsid w:val="009C73A9"/>
    <w:rsid w:val="009C7755"/>
    <w:rsid w:val="009D0868"/>
    <w:rsid w:val="009D14FD"/>
    <w:rsid w:val="009D1C06"/>
    <w:rsid w:val="009D31C5"/>
    <w:rsid w:val="009D4EC0"/>
    <w:rsid w:val="009D70F9"/>
    <w:rsid w:val="009D7E96"/>
    <w:rsid w:val="009E09CA"/>
    <w:rsid w:val="009E193F"/>
    <w:rsid w:val="009E3705"/>
    <w:rsid w:val="009E3BB5"/>
    <w:rsid w:val="009E3F46"/>
    <w:rsid w:val="009E613A"/>
    <w:rsid w:val="009E666D"/>
    <w:rsid w:val="009E6BA2"/>
    <w:rsid w:val="009E72E9"/>
    <w:rsid w:val="009E7700"/>
    <w:rsid w:val="009F0354"/>
    <w:rsid w:val="009F066E"/>
    <w:rsid w:val="009F0A97"/>
    <w:rsid w:val="009F102B"/>
    <w:rsid w:val="009F1297"/>
    <w:rsid w:val="009F1E9A"/>
    <w:rsid w:val="009F2733"/>
    <w:rsid w:val="009F27E9"/>
    <w:rsid w:val="009F2F7F"/>
    <w:rsid w:val="009F3444"/>
    <w:rsid w:val="009F3527"/>
    <w:rsid w:val="009F3D8E"/>
    <w:rsid w:val="009F3DCF"/>
    <w:rsid w:val="009F41EB"/>
    <w:rsid w:val="009F59B7"/>
    <w:rsid w:val="00A00BDA"/>
    <w:rsid w:val="00A037F0"/>
    <w:rsid w:val="00A073F1"/>
    <w:rsid w:val="00A076A4"/>
    <w:rsid w:val="00A07FB7"/>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80C"/>
    <w:rsid w:val="00A56F86"/>
    <w:rsid w:val="00A579AD"/>
    <w:rsid w:val="00A57EC9"/>
    <w:rsid w:val="00A6063D"/>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1A34"/>
    <w:rsid w:val="00A81B31"/>
    <w:rsid w:val="00A81FE5"/>
    <w:rsid w:val="00A8238A"/>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2DF9"/>
    <w:rsid w:val="00AC2F10"/>
    <w:rsid w:val="00AC3525"/>
    <w:rsid w:val="00AC7F40"/>
    <w:rsid w:val="00AD00AF"/>
    <w:rsid w:val="00AD1099"/>
    <w:rsid w:val="00AD1A5E"/>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E69"/>
    <w:rsid w:val="00AF0534"/>
    <w:rsid w:val="00AF15E4"/>
    <w:rsid w:val="00AF3BF6"/>
    <w:rsid w:val="00AF4B3A"/>
    <w:rsid w:val="00AF554A"/>
    <w:rsid w:val="00AF6150"/>
    <w:rsid w:val="00AF7951"/>
    <w:rsid w:val="00B00FC9"/>
    <w:rsid w:val="00B0260D"/>
    <w:rsid w:val="00B0365B"/>
    <w:rsid w:val="00B03EA0"/>
    <w:rsid w:val="00B07A0C"/>
    <w:rsid w:val="00B105E4"/>
    <w:rsid w:val="00B10715"/>
    <w:rsid w:val="00B110C8"/>
    <w:rsid w:val="00B112D0"/>
    <w:rsid w:val="00B12272"/>
    <w:rsid w:val="00B12CDF"/>
    <w:rsid w:val="00B12D83"/>
    <w:rsid w:val="00B13025"/>
    <w:rsid w:val="00B13A99"/>
    <w:rsid w:val="00B142D5"/>
    <w:rsid w:val="00B143A6"/>
    <w:rsid w:val="00B158A5"/>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3E84"/>
    <w:rsid w:val="00B768A2"/>
    <w:rsid w:val="00B76E9F"/>
    <w:rsid w:val="00B77102"/>
    <w:rsid w:val="00B77B44"/>
    <w:rsid w:val="00B80004"/>
    <w:rsid w:val="00B8047D"/>
    <w:rsid w:val="00B80D24"/>
    <w:rsid w:val="00B832CB"/>
    <w:rsid w:val="00B8453C"/>
    <w:rsid w:val="00B84810"/>
    <w:rsid w:val="00B85B22"/>
    <w:rsid w:val="00B87F57"/>
    <w:rsid w:val="00B90810"/>
    <w:rsid w:val="00B9118A"/>
    <w:rsid w:val="00B95538"/>
    <w:rsid w:val="00B976AB"/>
    <w:rsid w:val="00BA0E3A"/>
    <w:rsid w:val="00BA0E9D"/>
    <w:rsid w:val="00BA0F18"/>
    <w:rsid w:val="00BA2326"/>
    <w:rsid w:val="00BA2929"/>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4B8E"/>
    <w:rsid w:val="00C05467"/>
    <w:rsid w:val="00C0571E"/>
    <w:rsid w:val="00C06055"/>
    <w:rsid w:val="00C073D6"/>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307E8"/>
    <w:rsid w:val="00C30B04"/>
    <w:rsid w:val="00C31D52"/>
    <w:rsid w:val="00C32CC5"/>
    <w:rsid w:val="00C32D6D"/>
    <w:rsid w:val="00C3314B"/>
    <w:rsid w:val="00C3386F"/>
    <w:rsid w:val="00C33B89"/>
    <w:rsid w:val="00C33C0A"/>
    <w:rsid w:val="00C33EA5"/>
    <w:rsid w:val="00C34E71"/>
    <w:rsid w:val="00C35BBA"/>
    <w:rsid w:val="00C365BB"/>
    <w:rsid w:val="00C37792"/>
    <w:rsid w:val="00C4025F"/>
    <w:rsid w:val="00C41654"/>
    <w:rsid w:val="00C4274D"/>
    <w:rsid w:val="00C43F56"/>
    <w:rsid w:val="00C450BA"/>
    <w:rsid w:val="00C4616F"/>
    <w:rsid w:val="00C4667A"/>
    <w:rsid w:val="00C46B1C"/>
    <w:rsid w:val="00C50832"/>
    <w:rsid w:val="00C51F90"/>
    <w:rsid w:val="00C521F0"/>
    <w:rsid w:val="00C52DD9"/>
    <w:rsid w:val="00C530DC"/>
    <w:rsid w:val="00C5385B"/>
    <w:rsid w:val="00C54E7C"/>
    <w:rsid w:val="00C56F1B"/>
    <w:rsid w:val="00C61018"/>
    <w:rsid w:val="00C63A84"/>
    <w:rsid w:val="00C64FB6"/>
    <w:rsid w:val="00C65941"/>
    <w:rsid w:val="00C65B37"/>
    <w:rsid w:val="00C66CAA"/>
    <w:rsid w:val="00C66E1A"/>
    <w:rsid w:val="00C66E74"/>
    <w:rsid w:val="00C678D5"/>
    <w:rsid w:val="00C67AB0"/>
    <w:rsid w:val="00C70736"/>
    <w:rsid w:val="00C72415"/>
    <w:rsid w:val="00C7381B"/>
    <w:rsid w:val="00C7438A"/>
    <w:rsid w:val="00C75B7F"/>
    <w:rsid w:val="00C772A6"/>
    <w:rsid w:val="00C809C4"/>
    <w:rsid w:val="00C81684"/>
    <w:rsid w:val="00C82BE6"/>
    <w:rsid w:val="00C839AB"/>
    <w:rsid w:val="00C84E5C"/>
    <w:rsid w:val="00C84FA5"/>
    <w:rsid w:val="00C87A6B"/>
    <w:rsid w:val="00C90914"/>
    <w:rsid w:val="00C929D0"/>
    <w:rsid w:val="00C92A33"/>
    <w:rsid w:val="00C92ABD"/>
    <w:rsid w:val="00C9336C"/>
    <w:rsid w:val="00C95114"/>
    <w:rsid w:val="00C96EB0"/>
    <w:rsid w:val="00C97E4A"/>
    <w:rsid w:val="00CA146B"/>
    <w:rsid w:val="00CA1A99"/>
    <w:rsid w:val="00CA1D02"/>
    <w:rsid w:val="00CA2FFA"/>
    <w:rsid w:val="00CA5297"/>
    <w:rsid w:val="00CA5B4A"/>
    <w:rsid w:val="00CA711C"/>
    <w:rsid w:val="00CA7522"/>
    <w:rsid w:val="00CB1F41"/>
    <w:rsid w:val="00CB29AC"/>
    <w:rsid w:val="00CB4189"/>
    <w:rsid w:val="00CB4683"/>
    <w:rsid w:val="00CB4940"/>
    <w:rsid w:val="00CB4E79"/>
    <w:rsid w:val="00CB5688"/>
    <w:rsid w:val="00CC17E5"/>
    <w:rsid w:val="00CC1A56"/>
    <w:rsid w:val="00CC2F41"/>
    <w:rsid w:val="00CC3F59"/>
    <w:rsid w:val="00CC53AD"/>
    <w:rsid w:val="00CC62A2"/>
    <w:rsid w:val="00CC7164"/>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1DBF"/>
    <w:rsid w:val="00CF2128"/>
    <w:rsid w:val="00CF6F6A"/>
    <w:rsid w:val="00CF7576"/>
    <w:rsid w:val="00CF769D"/>
    <w:rsid w:val="00CF7892"/>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482"/>
    <w:rsid w:val="00D25C7E"/>
    <w:rsid w:val="00D25DBF"/>
    <w:rsid w:val="00D27BF8"/>
    <w:rsid w:val="00D30D47"/>
    <w:rsid w:val="00D339D0"/>
    <w:rsid w:val="00D34A44"/>
    <w:rsid w:val="00D35C7A"/>
    <w:rsid w:val="00D37BE2"/>
    <w:rsid w:val="00D401E8"/>
    <w:rsid w:val="00D4032F"/>
    <w:rsid w:val="00D4098D"/>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3348"/>
    <w:rsid w:val="00D73477"/>
    <w:rsid w:val="00D749BD"/>
    <w:rsid w:val="00D7656F"/>
    <w:rsid w:val="00D76C7B"/>
    <w:rsid w:val="00D772CF"/>
    <w:rsid w:val="00D81444"/>
    <w:rsid w:val="00D85002"/>
    <w:rsid w:val="00D85633"/>
    <w:rsid w:val="00D866F7"/>
    <w:rsid w:val="00D8709E"/>
    <w:rsid w:val="00D87370"/>
    <w:rsid w:val="00D90E96"/>
    <w:rsid w:val="00D91346"/>
    <w:rsid w:val="00D914C7"/>
    <w:rsid w:val="00D92B12"/>
    <w:rsid w:val="00D940E8"/>
    <w:rsid w:val="00D9594F"/>
    <w:rsid w:val="00D95BD1"/>
    <w:rsid w:val="00D9740E"/>
    <w:rsid w:val="00DA232F"/>
    <w:rsid w:val="00DA286F"/>
    <w:rsid w:val="00DA7FA8"/>
    <w:rsid w:val="00DB020F"/>
    <w:rsid w:val="00DB0878"/>
    <w:rsid w:val="00DB0B34"/>
    <w:rsid w:val="00DB0E07"/>
    <w:rsid w:val="00DB0EB2"/>
    <w:rsid w:val="00DB2407"/>
    <w:rsid w:val="00DB3A30"/>
    <w:rsid w:val="00DB5FFD"/>
    <w:rsid w:val="00DC2CEA"/>
    <w:rsid w:val="00DC50DC"/>
    <w:rsid w:val="00DC604A"/>
    <w:rsid w:val="00DC7210"/>
    <w:rsid w:val="00DC7422"/>
    <w:rsid w:val="00DD0491"/>
    <w:rsid w:val="00DD04E1"/>
    <w:rsid w:val="00DD1BAF"/>
    <w:rsid w:val="00DD213A"/>
    <w:rsid w:val="00DD4A33"/>
    <w:rsid w:val="00DD75E0"/>
    <w:rsid w:val="00DE04F1"/>
    <w:rsid w:val="00DE0CC6"/>
    <w:rsid w:val="00DE1A35"/>
    <w:rsid w:val="00DE359F"/>
    <w:rsid w:val="00DE38E7"/>
    <w:rsid w:val="00DE6A2C"/>
    <w:rsid w:val="00DF095F"/>
    <w:rsid w:val="00DF0EC3"/>
    <w:rsid w:val="00DF0EE5"/>
    <w:rsid w:val="00DF18B8"/>
    <w:rsid w:val="00DF2286"/>
    <w:rsid w:val="00DF4952"/>
    <w:rsid w:val="00DF4BEE"/>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2F89"/>
    <w:rsid w:val="00E240D0"/>
    <w:rsid w:val="00E25014"/>
    <w:rsid w:val="00E26167"/>
    <w:rsid w:val="00E27F9E"/>
    <w:rsid w:val="00E3097B"/>
    <w:rsid w:val="00E316C0"/>
    <w:rsid w:val="00E326A7"/>
    <w:rsid w:val="00E32921"/>
    <w:rsid w:val="00E343BF"/>
    <w:rsid w:val="00E350B1"/>
    <w:rsid w:val="00E36030"/>
    <w:rsid w:val="00E40300"/>
    <w:rsid w:val="00E409AC"/>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0DB2"/>
    <w:rsid w:val="00E718C8"/>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2657"/>
    <w:rsid w:val="00EA4C6F"/>
    <w:rsid w:val="00EB061F"/>
    <w:rsid w:val="00EB239C"/>
    <w:rsid w:val="00EB2A66"/>
    <w:rsid w:val="00EB38EC"/>
    <w:rsid w:val="00EB4313"/>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D0548"/>
    <w:rsid w:val="00ED183C"/>
    <w:rsid w:val="00ED2947"/>
    <w:rsid w:val="00ED3E36"/>
    <w:rsid w:val="00ED5EFE"/>
    <w:rsid w:val="00ED65B9"/>
    <w:rsid w:val="00ED6C4D"/>
    <w:rsid w:val="00ED70CB"/>
    <w:rsid w:val="00ED78AD"/>
    <w:rsid w:val="00EE0F9F"/>
    <w:rsid w:val="00EE1B56"/>
    <w:rsid w:val="00EE2414"/>
    <w:rsid w:val="00EE29D6"/>
    <w:rsid w:val="00EE32F4"/>
    <w:rsid w:val="00EE46D0"/>
    <w:rsid w:val="00EE5680"/>
    <w:rsid w:val="00EE631C"/>
    <w:rsid w:val="00EE6FBF"/>
    <w:rsid w:val="00EF188C"/>
    <w:rsid w:val="00EF1920"/>
    <w:rsid w:val="00EF252C"/>
    <w:rsid w:val="00EF4342"/>
    <w:rsid w:val="00EF5636"/>
    <w:rsid w:val="00EF571D"/>
    <w:rsid w:val="00F0039B"/>
    <w:rsid w:val="00F00DBF"/>
    <w:rsid w:val="00F00F20"/>
    <w:rsid w:val="00F014E5"/>
    <w:rsid w:val="00F02B1D"/>
    <w:rsid w:val="00F047E0"/>
    <w:rsid w:val="00F0619D"/>
    <w:rsid w:val="00F06E39"/>
    <w:rsid w:val="00F06FB8"/>
    <w:rsid w:val="00F10AA6"/>
    <w:rsid w:val="00F14D46"/>
    <w:rsid w:val="00F15A81"/>
    <w:rsid w:val="00F15BC5"/>
    <w:rsid w:val="00F178F2"/>
    <w:rsid w:val="00F204C6"/>
    <w:rsid w:val="00F228E6"/>
    <w:rsid w:val="00F229BE"/>
    <w:rsid w:val="00F2356C"/>
    <w:rsid w:val="00F23EE3"/>
    <w:rsid w:val="00F268BB"/>
    <w:rsid w:val="00F26DCE"/>
    <w:rsid w:val="00F2763C"/>
    <w:rsid w:val="00F2783C"/>
    <w:rsid w:val="00F27A77"/>
    <w:rsid w:val="00F27C99"/>
    <w:rsid w:val="00F3141E"/>
    <w:rsid w:val="00F32D9F"/>
    <w:rsid w:val="00F35422"/>
    <w:rsid w:val="00F35D63"/>
    <w:rsid w:val="00F36B19"/>
    <w:rsid w:val="00F37618"/>
    <w:rsid w:val="00F37ACB"/>
    <w:rsid w:val="00F41036"/>
    <w:rsid w:val="00F420C7"/>
    <w:rsid w:val="00F44557"/>
    <w:rsid w:val="00F445AA"/>
    <w:rsid w:val="00F44E67"/>
    <w:rsid w:val="00F46E2D"/>
    <w:rsid w:val="00F50D46"/>
    <w:rsid w:val="00F51002"/>
    <w:rsid w:val="00F542C3"/>
    <w:rsid w:val="00F547AB"/>
    <w:rsid w:val="00F54E74"/>
    <w:rsid w:val="00F553A0"/>
    <w:rsid w:val="00F55F74"/>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1A9E"/>
    <w:rsid w:val="00F73F26"/>
    <w:rsid w:val="00F749B5"/>
    <w:rsid w:val="00F77428"/>
    <w:rsid w:val="00F80189"/>
    <w:rsid w:val="00F81813"/>
    <w:rsid w:val="00F81C2F"/>
    <w:rsid w:val="00F82AFD"/>
    <w:rsid w:val="00F82F57"/>
    <w:rsid w:val="00F8321F"/>
    <w:rsid w:val="00F8342C"/>
    <w:rsid w:val="00F85E06"/>
    <w:rsid w:val="00F861A3"/>
    <w:rsid w:val="00F911F3"/>
    <w:rsid w:val="00F936AC"/>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B2A"/>
    <w:rsid w:val="00FC1B56"/>
    <w:rsid w:val="00FC3B3E"/>
    <w:rsid w:val="00FC4ACD"/>
    <w:rsid w:val="00FC659B"/>
    <w:rsid w:val="00FC7624"/>
    <w:rsid w:val="00FC7A58"/>
    <w:rsid w:val="00FD0140"/>
    <w:rsid w:val="00FD110A"/>
    <w:rsid w:val="00FD197B"/>
    <w:rsid w:val="00FD1C40"/>
    <w:rsid w:val="00FD20BE"/>
    <w:rsid w:val="00FD37AB"/>
    <w:rsid w:val="00FD3991"/>
    <w:rsid w:val="00FD3AB9"/>
    <w:rsid w:val="00FD44DE"/>
    <w:rsid w:val="00FD56A1"/>
    <w:rsid w:val="00FD56B9"/>
    <w:rsid w:val="00FD6C4C"/>
    <w:rsid w:val="00FD7E2B"/>
    <w:rsid w:val="00FE088A"/>
    <w:rsid w:val="00FE0F26"/>
    <w:rsid w:val="00FE1823"/>
    <w:rsid w:val="00FE26BD"/>
    <w:rsid w:val="00FE2B0E"/>
    <w:rsid w:val="00FE2BF9"/>
    <w:rsid w:val="00FE354E"/>
    <w:rsid w:val="00FE4588"/>
    <w:rsid w:val="00FE6071"/>
    <w:rsid w:val="00FE7133"/>
    <w:rsid w:val="00FE7308"/>
    <w:rsid w:val="00FF0A6F"/>
    <w:rsid w:val="00FF0E4F"/>
    <w:rsid w:val="00FF28B1"/>
    <w:rsid w:val="00FF543A"/>
    <w:rsid w:val="00FF585D"/>
    <w:rsid w:val="00FF5F71"/>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40</Pages>
  <Words>10011</Words>
  <Characters>57064</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29</cp:revision>
  <dcterms:created xsi:type="dcterms:W3CDTF">2025-06-17T18:30:00Z</dcterms:created>
  <dcterms:modified xsi:type="dcterms:W3CDTF">2025-06-18T03:03:00Z</dcterms:modified>
</cp:coreProperties>
</file>