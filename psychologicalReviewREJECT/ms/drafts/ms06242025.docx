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w:t>
      </w:r>
      <w:proofErr w:type="gramStart"/>
      <w:r w:rsidRPr="00C308AA">
        <w:rPr>
          <w:rFonts w:ascii="Times New Roman" w:hAnsi="Times New Roman" w:cs="Times New Roman"/>
        </w:rPr>
        <w:t>upon</w:t>
      </w:r>
      <w:proofErr w:type="gramEnd"/>
      <w:r w:rsidRPr="00C308AA">
        <w:rPr>
          <w:rFonts w:ascii="Times New Roman" w:hAnsi="Times New Roman" w:cs="Times New Roman"/>
        </w:rPr>
        <w:t xml:space="preserve">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 xml:space="preserve">Kim &amp; </w:t>
        </w:r>
        <w:proofErr w:type="spellStart"/>
        <w:r w:rsidR="00C54E7C">
          <w:rPr>
            <w:rFonts w:ascii="Times New Roman" w:hAnsi="Times New Roman" w:cs="Times New Roman"/>
          </w:rPr>
          <w:t>S</w:t>
        </w:r>
      </w:ins>
      <w:ins w:id="42" w:author="Benton, Deon" w:date="2025-06-16T12:56:00Z" w16du:dateUtc="2025-06-16T17:56:00Z">
        <w:r w:rsidR="00C54E7C">
          <w:rPr>
            <w:rFonts w:ascii="Times New Roman" w:hAnsi="Times New Roman" w:cs="Times New Roman"/>
          </w:rPr>
          <w:t>pelke</w:t>
        </w:r>
        <w:proofErr w:type="spellEnd"/>
        <w:r w:rsidR="00C54E7C">
          <w:rPr>
            <w:rFonts w:ascii="Times New Roman" w:hAnsi="Times New Roman" w:cs="Times New Roman"/>
          </w:rPr>
          <w:t>, 1992;</w:t>
        </w:r>
      </w:ins>
      <w:ins w:id="43" w:author="Benton, Deon" w:date="2025-06-16T12:37:00Z" w16du:dateUtc="2025-06-16T17:37:00Z">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 xml:space="preserve">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proofErr w:type="gramStart"/>
      <w:ins w:id="74" w:author="Benton, Deon" w:date="2025-06-16T13:08:00Z" w16du:dateUtc="2025-06-16T18:08:00Z">
        <w:r w:rsidR="00015DDE">
          <w:rPr>
            <w:rFonts w:ascii="Times New Roman" w:hAnsi="Times New Roman" w:cs="Times New Roman"/>
          </w:rPr>
          <w:t>learning</w:t>
        </w:r>
        <w:proofErr w:type="gramEnd"/>
        <w:r w:rsidR="00015DDE">
          <w:rPr>
            <w:rFonts w:ascii="Times New Roman" w:hAnsi="Times New Roman" w:cs="Times New Roman"/>
          </w:rPr>
          <w:t xml:space="preserve">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proofErr w:type="gramStart"/>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w:t>
        </w:r>
        <w:proofErr w:type="gramEnd"/>
        <w:r w:rsidR="00DB0E07">
          <w:rPr>
            <w:rFonts w:ascii="Times New Roman" w:hAnsi="Times New Roman" w:cs="Times New Roman"/>
          </w:rPr>
          <w:t xml:space="preserve"> that</w:t>
        </w:r>
      </w:ins>
      <w:ins w:id="87" w:author="Benton, Deon" w:date="2025-06-13T13:55:00Z" w16du:dateUtc="2025-06-13T18:55:00Z">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 xml:space="preserve">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proofErr w:type="spellStart"/>
      <w:ins w:id="132" w:author="detbenton1991@gmail.com" w:date="2025-06-14T14:44:00Z" w16du:dateUtc="2025-06-14T19:44:00Z">
        <w:r w:rsidR="006F1D6A">
          <w:rPr>
            <w:rFonts w:ascii="Times New Roman" w:hAnsi="Times New Roman" w:cs="Times New Roman"/>
          </w:rPr>
          <w:t>Spelke</w:t>
        </w:r>
      </w:ins>
      <w:proofErr w:type="spellEnd"/>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w:t>
        </w:r>
        <w:proofErr w:type="gramStart"/>
        <w:r w:rsidR="00953B34" w:rsidRPr="00953B34">
          <w:rPr>
            <w:rFonts w:ascii="Times New Roman" w:eastAsia="Times New Roman" w:hAnsi="Times New Roman" w:cs="Times New Roman"/>
          </w:rPr>
          <w:t>toward</w:t>
        </w:r>
        <w:proofErr w:type="gramEnd"/>
        <w:r w:rsidR="00953B34" w:rsidRPr="00953B34">
          <w:rPr>
            <w:rFonts w:ascii="Times New Roman" w:eastAsia="Times New Roman" w:hAnsi="Times New Roman" w:cs="Times New Roman"/>
          </w:rPr>
          <w:t xml:space="preserve"> perceptual cues that distinguish agents from objects. For example, in the presence of an agent, children may focus on </w:t>
        </w:r>
        <w:proofErr w:type="gramStart"/>
        <w:r w:rsidR="00953B34" w:rsidRPr="00953B34">
          <w:rPr>
            <w:rFonts w:ascii="Times New Roman" w:eastAsia="Times New Roman" w:hAnsi="Times New Roman" w:cs="Times New Roman"/>
          </w:rPr>
          <w:t>its</w:t>
        </w:r>
        <w:proofErr w:type="gramEnd"/>
        <w:r w:rsidR="00953B34" w:rsidRPr="00953B34">
          <w:rPr>
            <w:rFonts w:ascii="Times New Roman" w:eastAsia="Times New Roman" w:hAnsi="Times New Roman" w:cs="Times New Roman"/>
          </w:rPr>
          <w:t xml:space="preserve">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 xml:space="preserve">evaluate possible </w:t>
        </w:r>
        <w:proofErr w:type="gramStart"/>
        <w:r w:rsidR="00FD6C4C">
          <w:rPr>
            <w:rFonts w:ascii="Times New Roman" w:hAnsi="Times New Roman" w:cs="Times New Roman"/>
          </w:rPr>
          <w:t>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w:t>
        </w:r>
        <w:proofErr w:type="gramEnd"/>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proofErr w:type="gramStart"/>
      <w:ins w:id="269" w:author="Benton, Deon" w:date="2025-06-16T14:25:00Z" w16du:dateUtc="2025-06-16T19:25:00Z">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proofErr w:type="gramStart"/>
      <w:ins w:id="317" w:author="Benton, Deon" w:date="2025-06-23T13:38:00Z" w16du:dateUtc="2025-06-23T18:38:00Z">
        <w:r>
          <w:rPr>
            <w:rFonts w:ascii="Times New Roman" w:hAnsi="Times New Roman" w:cs="Times New Roman"/>
            <w:b/>
            <w:bCs/>
          </w:rPr>
          <w:lastRenderedPageBreak/>
          <w:t>Lean</w:t>
        </w:r>
        <w:proofErr w:type="gramEnd"/>
        <w:r>
          <w:rPr>
            <w:rFonts w:ascii="Times New Roman" w:hAnsi="Times New Roman" w:cs="Times New Roman"/>
            <w:b/>
            <w:bCs/>
          </w:rPr>
          <w:t xml:space="preserve">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w:t>
        </w:r>
      </w:ins>
      <w:ins w:id="362" w:author="Benton, Deon" w:date="2025-06-17T16:26:00Z" w16du:dateUtc="2025-06-17T21:26:00Z">
        <w:r w:rsidR="00883325">
          <w:rPr>
            <w:rFonts w:ascii="Times New Roman" w:hAnsi="Times New Roman" w:cs="Times New Roman"/>
          </w:rPr>
          <w:t>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w:t>
        </w:r>
        <w:proofErr w:type="gramStart"/>
        <w:r w:rsidR="00243F2E">
          <w:rPr>
            <w:rFonts w:ascii="Times New Roman" w:hAnsi="Times New Roman" w:cs="Times New Roman"/>
          </w:rPr>
          <w:t>reflect,</w:t>
        </w:r>
        <w:proofErr w:type="gramEnd"/>
        <w:r w:rsidR="00243F2E">
          <w:rPr>
            <w:rFonts w:ascii="Times New Roman" w:hAnsi="Times New Roman" w:cs="Times New Roman"/>
          </w:rPr>
          <w:t xml:space="preserve">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proofErr w:type="spellStart"/>
      <w:ins w:id="501" w:author="detbenton1991@gmail.com" w:date="2025-06-19T17:52:00Z" w16du:dateUtc="2025-06-19T22:52:00Z">
        <w:r>
          <w:rPr>
            <w:rFonts w:ascii="Times New Roman" w:hAnsi="Times New Roman" w:cs="Times New Roman"/>
          </w:rPr>
          <w:t>VoE</w:t>
        </w:r>
        <w:proofErr w:type="spellEnd"/>
        <w:r>
          <w:rPr>
            <w:rFonts w:ascii="Times New Roman" w:hAnsi="Times New Roman" w:cs="Times New Roman"/>
          </w:rPr>
          <w:t xml:space="preserv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proofErr w:type="spellStart"/>
      <w:ins w:id="604" w:author="Benton, Deon" w:date="2025-06-23T13:02:00Z" w16du:dateUtc="2025-06-23T18:02:00Z">
        <w:r w:rsidR="00D409AB">
          <w:rPr>
            <w:rFonts w:ascii="Times New Roman" w:hAnsi="Times New Roman" w:cs="Times New Roman"/>
          </w:rPr>
          <w:t>Bogartz</w:t>
        </w:r>
        <w:proofErr w:type="spellEnd"/>
        <w:r w:rsidR="00D409AB">
          <w:rPr>
            <w:rFonts w:ascii="Times New Roman" w:hAnsi="Times New Roman" w:cs="Times New Roman"/>
          </w:rPr>
          <w:t xml:space="preserve">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13840C0D"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r w:rsidR="00CF6D13">
          <w:rPr>
            <w:rFonts w:ascii="Times New Roman" w:hAnsi="Times New Roman" w:cs="Times New Roman"/>
          </w:rPr>
          <w:t xml:space="preserve">argue that infants’ responses in </w:t>
        </w:r>
        <w:proofErr w:type="spellStart"/>
        <w:r w:rsidR="00CF6D13">
          <w:rPr>
            <w:rFonts w:ascii="Times New Roman" w:hAnsi="Times New Roman" w:cs="Times New Roman"/>
          </w:rPr>
          <w:t>VoE</w:t>
        </w:r>
        <w:proofErr w:type="spellEnd"/>
        <w:r w:rsidR="00CF6D13">
          <w:rPr>
            <w:rFonts w:ascii="Times New Roman" w:hAnsi="Times New Roman" w:cs="Times New Roman"/>
          </w:rPr>
          <w:t xml:space="preserve"> studies can be explained by</w:t>
        </w:r>
      </w:ins>
      <w:ins w:id="646" w:author="Benton, Deon" w:date="2025-06-23T14:18:00Z" w16du:dateUtc="2025-06-23T19:18:00Z">
        <w:r w:rsidR="005A7C4E">
          <w:rPr>
            <w:rFonts w:ascii="Times New Roman" w:hAnsi="Times New Roman" w:cs="Times New Roman"/>
          </w:rPr>
          <w:t xml:space="preserve"> domain-general learning mechanisms—such as habituation, statistical learning, </w:t>
        </w:r>
      </w:ins>
      <w:ins w:id="647" w:author="Benton, Deon" w:date="2025-06-23T14:19:00Z" w16du:dateUtc="2025-06-23T19:19:00Z">
        <w:r w:rsidR="005A7C4E">
          <w:rPr>
            <w:rFonts w:ascii="Times New Roman" w:hAnsi="Times New Roman" w:cs="Times New Roman"/>
          </w:rPr>
          <w:t>associative learning, and conditioning, among others—</w:t>
        </w:r>
      </w:ins>
      <w:ins w:id="648" w:author="Benton, Deon" w:date="2025-06-23T14:20:00Z" w16du:dateUtc="2025-06-23T19:20:00Z">
        <w:r w:rsidR="00CF6D13">
          <w:rPr>
            <w:rFonts w:ascii="Times New Roman" w:hAnsi="Times New Roman" w:cs="Times New Roman"/>
          </w:rPr>
          <w:t>that operate on</w:t>
        </w:r>
      </w:ins>
      <w:ins w:id="649" w:author="Benton, Deon" w:date="2025-06-23T14:49:00Z" w16du:dateUtc="2025-06-23T19:49:00Z">
        <w:r w:rsidR="00B164E9">
          <w:rPr>
            <w:rFonts w:ascii="Times New Roman" w:hAnsi="Times New Roman" w:cs="Times New Roman"/>
          </w:rPr>
          <w:t xml:space="preserve"> low-level, surface-based features.</w:t>
        </w:r>
      </w:ins>
      <w:ins w:id="650" w:author="Benton, Deon" w:date="2025-06-23T15:10:00Z" w16du:dateUtc="2025-06-23T20:10:00Z">
        <w:r w:rsidR="00575943">
          <w:rPr>
            <w:rFonts w:ascii="Times New Roman" w:hAnsi="Times New Roman" w:cs="Times New Roman"/>
          </w:rPr>
          <w:t xml:space="preserve"> </w:t>
        </w:r>
      </w:ins>
      <w:ins w:id="651" w:author="Benton, Deon" w:date="2025-06-23T15:25:00Z" w16du:dateUtc="2025-06-23T20:25:00Z">
        <w:r w:rsidR="00FC1A1E">
          <w:rPr>
            <w:rFonts w:ascii="Times New Roman" w:hAnsi="Times New Roman" w:cs="Times New Roman"/>
          </w:rPr>
          <w:t>In other words</w:t>
        </w:r>
      </w:ins>
      <w:ins w:id="652"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3"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54" w:author="Benton, Deon" w:date="2025-06-23T15:12:00Z" w16du:dateUtc="2025-06-23T20:12:00Z">
        <w:r w:rsidR="00575943">
          <w:rPr>
            <w:rFonts w:ascii="Times New Roman" w:hAnsi="Times New Roman" w:cs="Times New Roman"/>
          </w:rPr>
          <w:t>.</w:t>
        </w:r>
      </w:ins>
      <w:ins w:id="655" w:author="Benton, Deon" w:date="2025-06-23T15:13:00Z" w16du:dateUtc="2025-06-23T20:13:00Z">
        <w:r w:rsidR="004E5558">
          <w:rPr>
            <w:rFonts w:ascii="Times New Roman" w:hAnsi="Times New Roman" w:cs="Times New Roman"/>
          </w:rPr>
          <w:t xml:space="preserve"> </w:t>
        </w:r>
      </w:ins>
      <w:ins w:id="656" w:author="Benton, Deon" w:date="2025-06-23T15:31:00Z" w16du:dateUtc="2025-06-23T20:31:00Z">
        <w:r w:rsidR="003579F0">
          <w:rPr>
            <w:rFonts w:ascii="Times New Roman" w:hAnsi="Times New Roman" w:cs="Times New Roman"/>
          </w:rPr>
          <w:t>This</w:t>
        </w:r>
      </w:ins>
      <w:ins w:id="657" w:author="Benton, Deon" w:date="2025-06-23T15:26:00Z" w16du:dateUtc="2025-06-23T20:26:00Z">
        <w:r w:rsidR="00FC1A1E">
          <w:rPr>
            <w:rFonts w:ascii="Times New Roman" w:hAnsi="Times New Roman" w:cs="Times New Roman"/>
          </w:rPr>
          <w:t xml:space="preserve"> </w:t>
        </w:r>
        <w:r w:rsidR="00FC1A1E">
          <w:rPr>
            <w:rFonts w:ascii="Times New Roman" w:hAnsi="Times New Roman" w:cs="Times New Roman"/>
          </w:rPr>
          <w:lastRenderedPageBreak/>
          <w:t>more sophisticated knowledge is though</w:t>
        </w:r>
      </w:ins>
      <w:ins w:id="658" w:author="Benton, Deon" w:date="2025-06-23T15:28:00Z" w16du:dateUtc="2025-06-23T20:28:00Z">
        <w:r w:rsidR="002A693A">
          <w:rPr>
            <w:rFonts w:ascii="Times New Roman" w:hAnsi="Times New Roman" w:cs="Times New Roman"/>
          </w:rPr>
          <w:t>t</w:t>
        </w:r>
      </w:ins>
      <w:ins w:id="659" w:author="Benton, Deon" w:date="2025-06-23T15:26:00Z" w16du:dateUtc="2025-06-23T20:26:00Z">
        <w:r w:rsidR="00FC1A1E">
          <w:rPr>
            <w:rFonts w:ascii="Times New Roman" w:hAnsi="Times New Roman" w:cs="Times New Roman"/>
          </w:rPr>
          <w:t xml:space="preserve"> to emerge</w:t>
        </w:r>
      </w:ins>
      <w:ins w:id="660" w:author="Benton, Deon" w:date="2025-06-23T15:27:00Z" w16du:dateUtc="2025-06-23T20:27:00Z">
        <w:r w:rsidR="002A693A">
          <w:rPr>
            <w:rFonts w:ascii="Times New Roman" w:hAnsi="Times New Roman" w:cs="Times New Roman"/>
          </w:rPr>
          <w:t xml:space="preserve"> gradually </w:t>
        </w:r>
      </w:ins>
      <w:ins w:id="661" w:author="Benton, Deon" w:date="2025-06-23T15:28:00Z" w16du:dateUtc="2025-06-23T20:28:00Z">
        <w:r w:rsidR="002A693A">
          <w:rPr>
            <w:rFonts w:ascii="Times New Roman" w:hAnsi="Times New Roman" w:cs="Times New Roman"/>
          </w:rPr>
          <w:t xml:space="preserve">via the same learning </w:t>
        </w:r>
      </w:ins>
      <w:ins w:id="662"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3" w:author="Benton, Deon" w:date="2025-06-23T20:24:00Z" w16du:dateUtc="2025-06-24T01:24:00Z">
        <w:r w:rsidR="00F17246">
          <w:rPr>
            <w:rFonts w:ascii="Times New Roman" w:hAnsi="Times New Roman" w:cs="Times New Roman"/>
          </w:rPr>
          <w:t xml:space="preserve"> subserve</w:t>
        </w:r>
      </w:ins>
      <w:ins w:id="664" w:author="Benton, Deon" w:date="2025-06-23T15:29:00Z" w16du:dateUtc="2025-06-23T20:29:00Z">
        <w:r w:rsidR="004979E4">
          <w:rPr>
            <w:rFonts w:ascii="Times New Roman" w:hAnsi="Times New Roman" w:cs="Times New Roman"/>
          </w:rPr>
          <w:t xml:space="preserve"> infants’ responses in </w:t>
        </w:r>
        <w:proofErr w:type="spellStart"/>
        <w:r w:rsidR="004979E4">
          <w:rPr>
            <w:rFonts w:ascii="Times New Roman" w:hAnsi="Times New Roman" w:cs="Times New Roman"/>
          </w:rPr>
          <w:t>VoE</w:t>
        </w:r>
        <w:proofErr w:type="spellEnd"/>
        <w:r w:rsidR="004979E4">
          <w:rPr>
            <w:rFonts w:ascii="Times New Roman" w:hAnsi="Times New Roman" w:cs="Times New Roman"/>
          </w:rPr>
          <w:t xml:space="preserve"> studies.</w:t>
        </w:r>
      </w:ins>
      <w:ins w:id="665"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66" w:author="Benton, Deon" w:date="2025-06-23T13:38:00Z" w16du:dateUtc="2025-06-23T18:38:00Z"/>
          <w:rFonts w:ascii="Times New Roman" w:hAnsi="Times New Roman" w:cs="Times New Roman"/>
          <w:b/>
          <w:bCs/>
        </w:rPr>
      </w:pPr>
      <w:ins w:id="667" w:author="Benton, Deon" w:date="2025-06-23T13:38:00Z" w16du:dateUtc="2025-06-23T18:38:00Z">
        <w:r>
          <w:rPr>
            <w:rFonts w:ascii="Times New Roman" w:hAnsi="Times New Roman" w:cs="Times New Roman"/>
            <w:b/>
            <w:bCs/>
          </w:rPr>
          <w:t xml:space="preserve">A lean proposal for the origins of infant action understanding </w:t>
        </w:r>
      </w:ins>
    </w:p>
    <w:p w14:paraId="62EAB449" w14:textId="4FB5DFDC" w:rsidR="00052DF8" w:rsidRDefault="00DE18F0" w:rsidP="00D027B5">
      <w:pPr>
        <w:spacing w:line="480" w:lineRule="auto"/>
        <w:contextualSpacing/>
        <w:rPr>
          <w:ins w:id="668" w:author="Benton, Deon" w:date="2025-06-24T14:36:00Z" w16du:dateUtc="2025-06-24T19:36:00Z"/>
          <w:rFonts w:ascii="Times New Roman" w:hAnsi="Times New Roman" w:cs="Times New Roman"/>
        </w:rPr>
      </w:pPr>
      <w:ins w:id="669"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0" w:author="Benton, Deon" w:date="2025-06-24T12:04:00Z" w16du:dateUtc="2025-06-24T17:04:00Z">
        <w:r>
          <w:rPr>
            <w:rFonts w:ascii="Times New Roman" w:hAnsi="Times New Roman" w:cs="Times New Roman"/>
          </w:rPr>
          <w:t xml:space="preserve">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infants’ action understanding from the same perspective remain relatively scarce</w:t>
        </w:r>
      </w:ins>
      <w:ins w:id="671" w:author="Benton, Deon" w:date="2025-06-24T13:30:00Z" w16du:dateUtc="2025-06-24T18:30:00Z">
        <w:r w:rsidR="000C6B58">
          <w:rPr>
            <w:rFonts w:ascii="Times New Roman" w:hAnsi="Times New Roman" w:cs="Times New Roman"/>
          </w:rPr>
          <w:t>.</w:t>
        </w:r>
      </w:ins>
      <w:ins w:id="672" w:author="Benton, Deon" w:date="2025-06-24T13:18:00Z" w16du:dateUtc="2025-06-24T18:18:00Z">
        <w:r w:rsidR="00C03B2C">
          <w:rPr>
            <w:rFonts w:ascii="Times New Roman" w:hAnsi="Times New Roman" w:cs="Times New Roman"/>
          </w:rPr>
          <w:t xml:space="preserve"> </w:t>
        </w:r>
      </w:ins>
      <w:ins w:id="673" w:author="Benton, Deon" w:date="2025-06-24T14:41:00Z" w16du:dateUtc="2025-06-24T19:41:00Z">
        <w:r w:rsidR="00673D12">
          <w:rPr>
            <w:rFonts w:ascii="Times New Roman" w:hAnsi="Times New Roman" w:cs="Times New Roman"/>
          </w:rPr>
          <w:t>A</w:t>
        </w:r>
      </w:ins>
      <w:ins w:id="674" w:author="Benton, Deon" w:date="2025-06-23T21:57:00Z" w16du:dateUtc="2025-06-24T02:57:00Z">
        <w:r w:rsidR="000329CC">
          <w:rPr>
            <w:rFonts w:ascii="Times New Roman" w:hAnsi="Times New Roman" w:cs="Times New Roman"/>
          </w:rPr>
          <w:t xml:space="preserve"> </w:t>
        </w:r>
      </w:ins>
      <w:ins w:id="675" w:author="Benton, Deon" w:date="2025-06-24T13:30:00Z" w16du:dateUtc="2025-06-24T18:30:00Z">
        <w:r w:rsidR="000C6B58">
          <w:rPr>
            <w:rFonts w:ascii="Times New Roman" w:hAnsi="Times New Roman" w:cs="Times New Roman"/>
          </w:rPr>
          <w:t>notab</w:t>
        </w:r>
      </w:ins>
      <w:ins w:id="676" w:author="Benton, Deon" w:date="2025-06-24T13:31:00Z" w16du:dateUtc="2025-06-24T18:31:00Z">
        <w:r w:rsidR="000C6B58">
          <w:rPr>
            <w:rFonts w:ascii="Times New Roman" w:hAnsi="Times New Roman" w:cs="Times New Roman"/>
          </w:rPr>
          <w:t xml:space="preserve">le exception to this is a study </w:t>
        </w:r>
      </w:ins>
      <w:ins w:id="677" w:author="Benton, Deon" w:date="2025-06-23T21:12:00Z" w16du:dateUtc="2025-06-24T02:12:00Z">
        <w:r w:rsidR="00EC7604">
          <w:rPr>
            <w:rFonts w:ascii="Times New Roman" w:hAnsi="Times New Roman" w:cs="Times New Roman"/>
          </w:rPr>
          <w:t>by Overwalle (2010)</w:t>
        </w:r>
      </w:ins>
      <w:ins w:id="678" w:author="Benton, Deon" w:date="2025-06-24T14:25:00Z" w16du:dateUtc="2025-06-24T19:25:00Z">
        <w:r w:rsidR="00B81767">
          <w:rPr>
            <w:rFonts w:ascii="Times New Roman" w:hAnsi="Times New Roman" w:cs="Times New Roman"/>
          </w:rPr>
          <w:t>.</w:t>
        </w:r>
      </w:ins>
      <w:ins w:id="679" w:author="Benton, Deon" w:date="2025-06-24T14:41:00Z" w16du:dateUtc="2025-06-24T19:41:00Z">
        <w:r w:rsidR="00673D12">
          <w:rPr>
            <w:rFonts w:ascii="Times New Roman" w:hAnsi="Times New Roman" w:cs="Times New Roman"/>
          </w:rPr>
          <w:t xml:space="preserve"> </w:t>
        </w:r>
      </w:ins>
      <w:ins w:id="680"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81" w:author="Benton, Deon" w:date="2025-06-24T22:47:00Z" w16du:dateUtc="2025-06-25T03:47:00Z">
        <w:r w:rsidR="00861E76">
          <w:rPr>
            <w:rFonts w:ascii="Times New Roman" w:hAnsi="Times New Roman" w:cs="Times New Roman"/>
          </w:rPr>
          <w:t>a priori notions of efficiency based on a teleological stance are not necessary</w:t>
        </w:r>
      </w:ins>
      <w:ins w:id="682"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83" w:author="Benton, Deon" w:date="2025-06-24T22:47:00Z" w16du:dateUtc="2025-06-25T03:47:00Z">
        <w:r w:rsidR="00861E76">
          <w:rPr>
            <w:rFonts w:ascii="Times New Roman" w:hAnsi="Times New Roman" w:cs="Times New Roman"/>
          </w:rPr>
          <w:t xml:space="preserve">Overwalle (2010) </w:t>
        </w:r>
      </w:ins>
      <w:ins w:id="684" w:author="Benton, Deon" w:date="2025-06-24T22:51:00Z" w16du:dateUtc="2025-06-25T03:51:00Z">
        <w:r w:rsidR="00811804">
          <w:rPr>
            <w:rFonts w:ascii="Times New Roman" w:hAnsi="Times New Roman" w:cs="Times New Roman"/>
          </w:rPr>
          <w:t>implemented this idea in a</w:t>
        </w:r>
      </w:ins>
      <w:ins w:id="685" w:author="Benton, Deon" w:date="2025-06-24T22:43:00Z" w16du:dateUtc="2025-06-25T03:43:00Z">
        <w:r w:rsidR="00861E76">
          <w:rPr>
            <w:rFonts w:ascii="Times New Roman" w:hAnsi="Times New Roman" w:cs="Times New Roman"/>
          </w:rPr>
          <w:t xml:space="preserve"> </w:t>
        </w:r>
      </w:ins>
      <w:ins w:id="686" w:author="Benton, Deon" w:date="2025-06-24T22:51:00Z" w16du:dateUtc="2025-06-25T03:51:00Z">
        <w:r w:rsidR="00861E76">
          <w:rPr>
            <w:rFonts w:ascii="Times New Roman" w:hAnsi="Times New Roman" w:cs="Times New Roman"/>
          </w:rPr>
          <w:t>recurrent connectionist model</w:t>
        </w:r>
      </w:ins>
      <w:ins w:id="687" w:author="Benton, Deon" w:date="2025-06-24T22:45:00Z" w16du:dateUtc="2025-06-25T03:45:00Z">
        <w:r w:rsidR="00861E76">
          <w:rPr>
            <w:rFonts w:ascii="Times New Roman" w:hAnsi="Times New Roman" w:cs="Times New Roman"/>
          </w:rPr>
          <w:t xml:space="preserve"> </w:t>
        </w:r>
      </w:ins>
      <w:ins w:id="688" w:author="Benton, Deon" w:date="2025-06-24T22:51:00Z" w16du:dateUtc="2025-06-25T03:51:00Z">
        <w:r w:rsidR="00811804">
          <w:rPr>
            <w:rFonts w:ascii="Times New Roman" w:hAnsi="Times New Roman" w:cs="Times New Roman"/>
          </w:rPr>
          <w:t xml:space="preserve">and showed that </w:t>
        </w:r>
      </w:ins>
      <w:ins w:id="689" w:author="Benton, Deon" w:date="2025-06-24T22:54:00Z" w16du:dateUtc="2025-06-25T03:54:00Z">
        <w:r w:rsidR="00D027B5">
          <w:rPr>
            <w:rFonts w:ascii="Times New Roman" w:hAnsi="Times New Roman" w:cs="Times New Roman"/>
          </w:rPr>
          <w:t>it could explain</w:t>
        </w:r>
      </w:ins>
      <w:ins w:id="690" w:author="Benton, Deon" w:date="2025-06-24T22:51:00Z" w16du:dateUtc="2025-06-25T03:51:00Z">
        <w:r w:rsidR="00811804">
          <w:rPr>
            <w:rFonts w:ascii="Times New Roman" w:hAnsi="Times New Roman" w:cs="Times New Roman"/>
          </w:rPr>
          <w:t xml:space="preserve"> </w:t>
        </w:r>
      </w:ins>
      <w:ins w:id="691" w:author="Benton, Deon" w:date="2025-06-24T22:45:00Z" w16du:dateUtc="2025-06-25T03:45:00Z">
        <w:r w:rsidR="00861E76">
          <w:rPr>
            <w:rFonts w:ascii="Times New Roman" w:hAnsi="Times New Roman" w:cs="Times New Roman"/>
          </w:rPr>
          <w:t>i</w:t>
        </w:r>
      </w:ins>
      <w:ins w:id="692" w:author="Benton, Deon" w:date="2025-06-24T22:46:00Z" w16du:dateUtc="2025-06-25T03:46:00Z">
        <w:r w:rsidR="00861E76">
          <w:rPr>
            <w:rFonts w:ascii="Times New Roman" w:hAnsi="Times New Roman" w:cs="Times New Roman"/>
          </w:rPr>
          <w:t>nfants’ looking responses across the Experimental and Control conditions</w:t>
        </w:r>
      </w:ins>
      <w:ins w:id="693" w:author="Benton, Deon" w:date="2025-06-24T22:54:00Z" w16du:dateUtc="2025-06-25T03:54:00Z">
        <w:r w:rsidR="00D027B5">
          <w:rPr>
            <w:rFonts w:ascii="Times New Roman" w:hAnsi="Times New Roman" w:cs="Times New Roman"/>
          </w:rPr>
          <w:t xml:space="preserve"> in Gergely et al. (199</w:t>
        </w:r>
      </w:ins>
      <w:ins w:id="694" w:author="Benton, Deon" w:date="2025-06-24T22:55:00Z" w16du:dateUtc="2025-06-25T03:55:00Z">
        <w:r w:rsidR="00D027B5">
          <w:rPr>
            <w:rFonts w:ascii="Times New Roman" w:hAnsi="Times New Roman" w:cs="Times New Roman"/>
          </w:rPr>
          <w:t xml:space="preserve">5). Overwalle (2010) interpreted this finding to mean that </w:t>
        </w:r>
        <w:proofErr w:type="gramStart"/>
        <w:r w:rsidR="00D027B5">
          <w:rPr>
            <w:rFonts w:ascii="Times New Roman" w:hAnsi="Times New Roman" w:cs="Times New Roman"/>
          </w:rPr>
          <w:t>a priori</w:t>
        </w:r>
        <w:proofErr w:type="gramEnd"/>
        <w:r w:rsidR="00D027B5">
          <w:rPr>
            <w:rFonts w:ascii="Times New Roman" w:hAnsi="Times New Roman" w:cs="Times New Roman"/>
          </w:rPr>
          <w:t xml:space="preserve"> notions of efficiency were not necessary to account for infants’ responses</w:t>
        </w:r>
      </w:ins>
      <w:ins w:id="695" w:author="Benton, Deon" w:date="2025-06-24T22:56:00Z" w16du:dateUtc="2025-06-25T03:56:00Z">
        <w:r w:rsidR="00D027B5">
          <w:rPr>
            <w:rFonts w:ascii="Times New Roman" w:hAnsi="Times New Roman" w:cs="Times New Roman"/>
          </w:rPr>
          <w:t>. Instead, learning about how objects move in relation to different obstacles in a simulated environment was sufficient.</w:t>
        </w:r>
      </w:ins>
      <w:ins w:id="696" w:author="Benton, Deon" w:date="2025-06-24T22:55:00Z" w16du:dateUtc="2025-06-25T03:55:00Z">
        <w:r w:rsidR="00D027B5">
          <w:rPr>
            <w:rFonts w:ascii="Times New Roman" w:hAnsi="Times New Roman" w:cs="Times New Roman"/>
          </w:rPr>
          <w:t xml:space="preserve"> </w:t>
        </w:r>
      </w:ins>
      <w:ins w:id="697" w:author="Benton, Deon" w:date="2025-06-24T14:35:00Z" w16du:dateUtc="2025-06-24T19:35:00Z">
        <w:r w:rsidR="00052DF8">
          <w:rPr>
            <w:rFonts w:ascii="Times New Roman" w:hAnsi="Times New Roman" w:cs="Times New Roman"/>
          </w:rPr>
          <w:t>However,</w:t>
        </w:r>
      </w:ins>
      <w:ins w:id="698" w:author="Benton, Deon" w:date="2025-06-24T14:49:00Z" w16du:dateUtc="2025-06-24T19:49:00Z">
        <w:r w:rsidR="00DC3C33">
          <w:rPr>
            <w:rFonts w:ascii="Times New Roman" w:hAnsi="Times New Roman" w:cs="Times New Roman"/>
          </w:rPr>
          <w:t xml:space="preserve"> there are a few reasons to exercise caution </w:t>
        </w:r>
      </w:ins>
      <w:ins w:id="699" w:author="Benton, Deon" w:date="2025-06-24T14:50:00Z" w16du:dateUtc="2025-06-24T19:50:00Z">
        <w:r w:rsidR="00DC3C33">
          <w:rPr>
            <w:rFonts w:ascii="Times New Roman" w:hAnsi="Times New Roman" w:cs="Times New Roman"/>
          </w:rPr>
          <w:t xml:space="preserve">before accepting this conclusion. One is that the model did not develop internal representations. This is because the network did not have </w:t>
        </w:r>
        <w:proofErr w:type="gramStart"/>
        <w:r w:rsidR="00DC3C33">
          <w:rPr>
            <w:rFonts w:ascii="Times New Roman" w:hAnsi="Times New Roman" w:cs="Times New Roman"/>
          </w:rPr>
          <w:t>a one</w:t>
        </w:r>
        <w:proofErr w:type="gramEnd"/>
        <w:r w:rsidR="00DC3C33">
          <w:rPr>
            <w:rFonts w:ascii="Times New Roman" w:hAnsi="Times New Roman" w:cs="Times New Roman"/>
          </w:rPr>
          <w:t xml:space="preserve"> (or more) hidden layers.</w:t>
        </w:r>
      </w:ins>
      <w:ins w:id="700" w:author="Benton, Deon" w:date="2025-06-24T14:35:00Z" w16du:dateUtc="2025-06-24T19:35:00Z">
        <w:r w:rsidR="00052DF8">
          <w:rPr>
            <w:rFonts w:ascii="Times New Roman" w:hAnsi="Times New Roman" w:cs="Times New Roman"/>
          </w:rPr>
          <w:t xml:space="preserve"> </w:t>
        </w:r>
      </w:ins>
      <w:ins w:id="701" w:author="Benton, Deon" w:date="2025-06-24T14:36:00Z" w16du:dateUtc="2025-06-24T19:36:00Z">
        <w:r w:rsidR="00052DF8">
          <w:rPr>
            <w:rFonts w:ascii="Times New Roman" w:eastAsia="Times New Roman" w:hAnsi="Times New Roman" w:cs="Times New Roman"/>
          </w:rPr>
          <w:t>This</w:t>
        </w:r>
      </w:ins>
      <w:ins w:id="702" w:author="Benton, Deon" w:date="2025-06-24T14:37:00Z" w16du:dateUtc="2025-06-24T19:37:00Z">
        <w:r w:rsidR="00052DF8">
          <w:rPr>
            <w:rFonts w:ascii="Times New Roman" w:eastAsia="Times New Roman" w:hAnsi="Times New Roman" w:cs="Times New Roman"/>
          </w:rPr>
          <w:t xml:space="preserve"> is problematic because without </w:t>
        </w:r>
      </w:ins>
      <w:ins w:id="703" w:author="Benton, Deon" w:date="2025-06-24T14:50:00Z" w16du:dateUtc="2025-06-24T19:50:00Z">
        <w:r w:rsidR="00DC3C33">
          <w:rPr>
            <w:rFonts w:ascii="Times New Roman" w:eastAsia="Times New Roman" w:hAnsi="Times New Roman" w:cs="Times New Roman"/>
          </w:rPr>
          <w:t>such representations,</w:t>
        </w:r>
      </w:ins>
      <w:ins w:id="704" w:author="Benton, Deon" w:date="2025-06-24T14:37:00Z" w16du:dateUtc="2025-06-24T19:37:00Z">
        <w:r w:rsidR="00052DF8">
          <w:rPr>
            <w:rFonts w:ascii="Times New Roman" w:eastAsia="Times New Roman" w:hAnsi="Times New Roman" w:cs="Times New Roman"/>
          </w:rPr>
          <w:t xml:space="preserve"> the model could</w:t>
        </w:r>
      </w:ins>
      <w:ins w:id="705" w:author="Benton, Deon" w:date="2025-06-24T14:36:00Z" w16du:dateUtc="2025-06-24T19:36:00Z">
        <w:r w:rsidR="00052DF8">
          <w:rPr>
            <w:rFonts w:ascii="Times New Roman" w:eastAsia="Times New Roman" w:hAnsi="Times New Roman" w:cs="Times New Roman"/>
          </w:rPr>
          <w:t xml:space="preserve"> not make use of any prior, “real-world” experience with action events</w:t>
        </w:r>
      </w:ins>
      <w:ins w:id="706" w:author="Benton, Deon" w:date="2025-06-24T14:37:00Z" w16du:dateUtc="2025-06-24T19:37:00Z">
        <w:r w:rsidR="00052DF8">
          <w:rPr>
            <w:rFonts w:ascii="Times New Roman" w:eastAsia="Times New Roman" w:hAnsi="Times New Roman" w:cs="Times New Roman"/>
          </w:rPr>
          <w:t xml:space="preserve">. A second </w:t>
        </w:r>
        <w:r w:rsidR="00052DF8">
          <w:rPr>
            <w:rFonts w:ascii="Times New Roman" w:eastAsia="Times New Roman" w:hAnsi="Times New Roman" w:cs="Times New Roman"/>
          </w:rPr>
          <w:lastRenderedPageBreak/>
          <w:t xml:space="preserve">limitation of the model </w:t>
        </w:r>
      </w:ins>
      <w:ins w:id="707" w:author="Benton, Deon" w:date="2025-06-24T14:38:00Z" w16du:dateUtc="2025-06-24T19:38:00Z">
        <w:r w:rsidR="000D3BCD">
          <w:rPr>
            <w:rFonts w:ascii="Times New Roman" w:eastAsia="Times New Roman" w:hAnsi="Times New Roman" w:cs="Times New Roman"/>
          </w:rPr>
          <w:t xml:space="preserve">concerns how the Experimental and Control conditions were implemented. Recall that </w:t>
        </w:r>
      </w:ins>
      <w:ins w:id="708" w:author="Benton, Deon" w:date="2025-06-24T14:51:00Z" w16du:dateUtc="2025-06-24T19:51:00Z">
        <w:r w:rsidR="001950BB">
          <w:rPr>
            <w:rFonts w:ascii="Times New Roman" w:eastAsia="Times New Roman" w:hAnsi="Times New Roman" w:cs="Times New Roman"/>
          </w:rPr>
          <w:t xml:space="preserve">a wall was present during the </w:t>
        </w:r>
        <w:proofErr w:type="spellStart"/>
        <w:r w:rsidR="001950BB">
          <w:rPr>
            <w:rFonts w:ascii="Times New Roman" w:eastAsia="Times New Roman" w:hAnsi="Times New Roman" w:cs="Times New Roman"/>
          </w:rPr>
          <w:t>habiotuation</w:t>
        </w:r>
        <w:proofErr w:type="spellEnd"/>
        <w:r w:rsidR="001950BB">
          <w:rPr>
            <w:rFonts w:ascii="Times New Roman" w:eastAsia="Times New Roman" w:hAnsi="Times New Roman" w:cs="Times New Roman"/>
          </w:rPr>
          <w:t xml:space="preserve"> phase in both conditions—what distinguished the conditions was whether the first circle jumped</w:t>
        </w:r>
      </w:ins>
      <w:ins w:id="709" w:author="Benton, Deon" w:date="2025-06-24T14:52:00Z" w16du:dateUtc="2025-06-24T19:52:00Z">
        <w:r w:rsidR="001950BB">
          <w:rPr>
            <w:rFonts w:ascii="Times New Roman" w:eastAsia="Times New Roman" w:hAnsi="Times New Roman" w:cs="Times New Roman"/>
          </w:rPr>
          <w:t xml:space="preserve"> over the wall or beside it. No such wall was included in the Control condition in Overwalle (2010). This limits what can be concluded about infants’ looking performance in the Control conditio</w:t>
        </w:r>
      </w:ins>
      <w:ins w:id="710" w:author="Benton, Deon" w:date="2025-06-24T14:53:00Z" w16du:dateUtc="2025-06-24T19:53:00Z">
        <w:r w:rsidR="00A30FB2">
          <w:rPr>
            <w:rFonts w:ascii="Times New Roman" w:eastAsia="Times New Roman" w:hAnsi="Times New Roman" w:cs="Times New Roman"/>
          </w:rPr>
          <w:t xml:space="preserve">n from </w:t>
        </w:r>
      </w:ins>
      <w:ins w:id="711" w:author="Benton, Deon" w:date="2025-06-24T14:52:00Z" w16du:dateUtc="2025-06-24T19:52:00Z">
        <w:r w:rsidR="001950BB">
          <w:rPr>
            <w:rFonts w:ascii="Times New Roman" w:eastAsia="Times New Roman" w:hAnsi="Times New Roman" w:cs="Times New Roman"/>
          </w:rPr>
          <w:t xml:space="preserve">the model’s performance in the simulation of this condition. </w:t>
        </w:r>
      </w:ins>
      <w:ins w:id="712" w:author="Benton, Deon" w:date="2025-06-24T16:07:00Z" w16du:dateUtc="2025-06-24T21:07:00Z">
        <w:r w:rsidR="006F0798">
          <w:rPr>
            <w:rFonts w:ascii="Times New Roman" w:eastAsia="Times New Roman" w:hAnsi="Times New Roman" w:cs="Times New Roman"/>
          </w:rPr>
          <w:t>A third limitation is that it was not the case that models learned, perhaps during a pretraining (or “real world”) phase</w:t>
        </w:r>
      </w:ins>
      <w:ins w:id="713" w:author="Benton, Deon" w:date="2025-06-24T16:09:00Z" w16du:dateUtc="2025-06-24T21:09:00Z">
        <w:r w:rsidR="00684B6C">
          <w:rPr>
            <w:rFonts w:ascii="Times New Roman" w:eastAsia="Times New Roman" w:hAnsi="Times New Roman" w:cs="Times New Roman"/>
          </w:rPr>
          <w:t>,</w:t>
        </w:r>
      </w:ins>
      <w:ins w:id="714" w:author="Benton, Deon" w:date="2025-06-24T16:07:00Z" w16du:dateUtc="2025-06-24T21:07:00Z">
        <w:r w:rsidR="006F0798">
          <w:rPr>
            <w:rFonts w:ascii="Times New Roman" w:eastAsia="Times New Roman" w:hAnsi="Times New Roman" w:cs="Times New Roman"/>
          </w:rPr>
          <w:t xml:space="preserve"> that </w:t>
        </w:r>
      </w:ins>
      <w:ins w:id="715" w:author="Benton, Deon" w:date="2025-06-24T16:09:00Z" w16du:dateUtc="2025-06-24T21:09:00Z">
        <w:r w:rsidR="004B16EB">
          <w:rPr>
            <w:rFonts w:ascii="Times New Roman" w:eastAsia="Times New Roman" w:hAnsi="Times New Roman" w:cs="Times New Roman"/>
          </w:rPr>
          <w:t>agents are more likely to jump over obstacles when they are present but more likely to follow straight paths when such obstacles are absent</w:t>
        </w:r>
      </w:ins>
      <w:ins w:id="716" w:author="Benton, Deon" w:date="2025-06-24T16:08:00Z" w16du:dateUtc="2025-06-24T21:08:00Z">
        <w:r w:rsidR="006F0798">
          <w:rPr>
            <w:rFonts w:ascii="Times New Roman" w:eastAsia="Times New Roman" w:hAnsi="Times New Roman" w:cs="Times New Roman"/>
          </w:rPr>
          <w:t>.</w:t>
        </w:r>
        <w:r w:rsidR="00081085">
          <w:rPr>
            <w:rFonts w:ascii="Times New Roman" w:eastAsia="Times New Roman" w:hAnsi="Times New Roman" w:cs="Times New Roman"/>
          </w:rPr>
          <w:t xml:space="preserve"> Given that this was a central to his </w:t>
        </w:r>
      </w:ins>
      <w:ins w:id="717" w:author="Benton, Deon" w:date="2025-06-24T16:10:00Z" w16du:dateUtc="2025-06-24T21:10:00Z">
        <w:r w:rsidR="004B16EB">
          <w:rPr>
            <w:rFonts w:ascii="Times New Roman" w:eastAsia="Times New Roman" w:hAnsi="Times New Roman" w:cs="Times New Roman"/>
          </w:rPr>
          <w:t>account</w:t>
        </w:r>
      </w:ins>
      <w:ins w:id="718" w:author="Benton, Deon" w:date="2025-06-24T16:08:00Z" w16du:dateUtc="2025-06-24T21:08:00Z">
        <w:r w:rsidR="00081085">
          <w:rPr>
            <w:rFonts w:ascii="Times New Roman" w:eastAsia="Times New Roman" w:hAnsi="Times New Roman" w:cs="Times New Roman"/>
          </w:rPr>
          <w:t xml:space="preserve"> of how infants learn about efficient action, this</w:t>
        </w:r>
      </w:ins>
      <w:ins w:id="719" w:author="Benton, Deon" w:date="2025-06-24T16:10:00Z" w16du:dateUtc="2025-06-24T21:10:00Z">
        <w:r w:rsidR="00104484">
          <w:rPr>
            <w:rFonts w:ascii="Times New Roman" w:eastAsia="Times New Roman" w:hAnsi="Times New Roman" w:cs="Times New Roman"/>
          </w:rPr>
          <w:t xml:space="preserve"> seems like</w:t>
        </w:r>
      </w:ins>
      <w:ins w:id="720" w:author="Benton, Deon" w:date="2025-06-24T16:08:00Z" w16du:dateUtc="2025-06-24T21:08:00Z">
        <w:r w:rsidR="00081085">
          <w:rPr>
            <w:rFonts w:ascii="Times New Roman" w:eastAsia="Times New Roman" w:hAnsi="Times New Roman" w:cs="Times New Roman"/>
          </w:rPr>
          <w:t xml:space="preserve"> a shortcoming.</w:t>
        </w:r>
      </w:ins>
    </w:p>
    <w:p w14:paraId="203E4FBA" w14:textId="61134C07" w:rsidR="00052DF8" w:rsidRDefault="00052DF8" w:rsidP="003C215A">
      <w:pPr>
        <w:spacing w:line="480" w:lineRule="auto"/>
        <w:contextualSpacing/>
        <w:rPr>
          <w:ins w:id="721" w:author="Benton, Deon" w:date="2025-06-24T14:36:00Z" w16du:dateUtc="2025-06-24T19:36:00Z"/>
          <w:rFonts w:ascii="Times New Roman" w:hAnsi="Times New Roman" w:cs="Times New Roman"/>
        </w:rPr>
      </w:pPr>
    </w:p>
    <w:p w14:paraId="724C8781" w14:textId="77777777" w:rsidR="00052DF8" w:rsidRDefault="00052DF8" w:rsidP="003C215A">
      <w:pPr>
        <w:spacing w:line="480" w:lineRule="auto"/>
        <w:contextualSpacing/>
        <w:rPr>
          <w:ins w:id="722" w:author="Benton, Deon" w:date="2025-06-24T14:36:00Z" w16du:dateUtc="2025-06-24T19:36:00Z"/>
          <w:rFonts w:ascii="Times New Roman" w:hAnsi="Times New Roman" w:cs="Times New Roman"/>
        </w:rPr>
      </w:pPr>
    </w:p>
    <w:p w14:paraId="0885E0AB" w14:textId="1B42F20C" w:rsidR="00052DF8" w:rsidRDefault="00052DF8" w:rsidP="003C215A">
      <w:pPr>
        <w:spacing w:line="480" w:lineRule="auto"/>
        <w:contextualSpacing/>
        <w:rPr>
          <w:ins w:id="723" w:author="Benton, Deon" w:date="2025-06-24T14:36:00Z" w16du:dateUtc="2025-06-24T19:36:00Z"/>
          <w:rFonts w:ascii="Times New Roman" w:hAnsi="Times New Roman" w:cs="Times New Roman"/>
        </w:rPr>
      </w:pPr>
      <w:ins w:id="724" w:author="Benton, Deon" w:date="2025-06-24T14:36:00Z" w16du:dateUtc="2025-06-24T19:36:00Z">
        <w:r>
          <w:rPr>
            <w:rFonts w:ascii="Times New Roman" w:eastAsia="Times New Roman" w:hAnsi="Times New Roman" w:cs="Times New Roman"/>
          </w:rPr>
          <w:t>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w:t>
        </w:r>
      </w:ins>
    </w:p>
    <w:p w14:paraId="578E2E18" w14:textId="77777777" w:rsidR="00052DF8" w:rsidRDefault="00052DF8" w:rsidP="003C215A">
      <w:pPr>
        <w:spacing w:line="480" w:lineRule="auto"/>
        <w:contextualSpacing/>
        <w:rPr>
          <w:ins w:id="725" w:author="Benton, Deon" w:date="2025-06-24T14:36:00Z" w16du:dateUtc="2025-06-24T19:36:00Z"/>
          <w:rFonts w:ascii="Times New Roman" w:hAnsi="Times New Roman" w:cs="Times New Roman"/>
        </w:rPr>
      </w:pPr>
    </w:p>
    <w:p w14:paraId="66C5DF93" w14:textId="77777777" w:rsidR="00052DF8" w:rsidRDefault="00052DF8" w:rsidP="003C215A">
      <w:pPr>
        <w:spacing w:line="480" w:lineRule="auto"/>
        <w:contextualSpacing/>
        <w:rPr>
          <w:ins w:id="726" w:author="Benton, Deon" w:date="2025-06-24T14:36:00Z" w16du:dateUtc="2025-06-24T19:36:00Z"/>
          <w:rFonts w:ascii="Times New Roman" w:hAnsi="Times New Roman" w:cs="Times New Roman"/>
        </w:rPr>
      </w:pPr>
    </w:p>
    <w:p w14:paraId="29E5189C" w14:textId="0F9F211C" w:rsidR="00F63756" w:rsidRDefault="00B81767" w:rsidP="003C215A">
      <w:pPr>
        <w:spacing w:line="480" w:lineRule="auto"/>
        <w:contextualSpacing/>
        <w:rPr>
          <w:ins w:id="727" w:author="Benton, Deon" w:date="2025-06-23T20:45:00Z" w16du:dateUtc="2025-06-24T01:45:00Z"/>
          <w:rFonts w:ascii="Times New Roman" w:hAnsi="Times New Roman" w:cs="Times New Roman"/>
        </w:rPr>
      </w:pPr>
      <w:ins w:id="728" w:author="Benton, Deon" w:date="2025-06-24T14:26:00Z" w16du:dateUtc="2025-06-24T19:26:00Z">
        <w:r>
          <w:rPr>
            <w:rFonts w:ascii="Times New Roman" w:hAnsi="Times New Roman" w:cs="Times New Roman"/>
          </w:rPr>
          <w:lastRenderedPageBreak/>
          <w:t>The model was a</w:t>
        </w:r>
        <w:r w:rsidR="009309A1">
          <w:rPr>
            <w:rFonts w:ascii="Times New Roman" w:hAnsi="Times New Roman" w:cs="Times New Roman"/>
          </w:rPr>
          <w:t xml:space="preserve"> recurrent neural </w:t>
        </w:r>
        <w:proofErr w:type="gramStart"/>
        <w:r w:rsidR="009309A1">
          <w:rPr>
            <w:rFonts w:ascii="Times New Roman" w:hAnsi="Times New Roman" w:cs="Times New Roman"/>
          </w:rPr>
          <w:t>network—</w:t>
        </w:r>
        <w:proofErr w:type="gramEnd"/>
        <w:r w:rsidR="009309A1">
          <w:rPr>
            <w:rFonts w:ascii="Times New Roman" w:hAnsi="Times New Roman" w:cs="Times New Roman"/>
          </w:rPr>
          <w:t xml:space="preserve">that is, a model in which </w:t>
        </w:r>
      </w:ins>
      <w:ins w:id="729" w:author="Benton, Deon" w:date="2025-06-24T14:27:00Z" w16du:dateUtc="2025-06-24T19:27:00Z">
        <w:r w:rsidR="009309A1">
          <w:rPr>
            <w:rFonts w:ascii="Times New Roman" w:hAnsi="Times New Roman" w:cs="Times New Roman"/>
          </w:rPr>
          <w:t>nodes or units are connected bidirectionally—that consisted of an agent unit, a goal object unit, and a grid of units that corresponded to</w:t>
        </w:r>
      </w:ins>
      <w:ins w:id="730" w:author="Benton, Deon" w:date="2025-06-24T14:28:00Z" w16du:dateUtc="2025-06-24T19:28:00Z">
        <w:r w:rsidR="009309A1">
          <w:rPr>
            <w:rFonts w:ascii="Times New Roman" w:hAnsi="Times New Roman" w:cs="Times New Roman"/>
          </w:rPr>
          <w:t xml:space="preserve"> locations in space.</w:t>
        </w:r>
      </w:ins>
    </w:p>
    <w:p w14:paraId="25540AAF" w14:textId="77777777" w:rsidR="00F63756" w:rsidRDefault="00F63756" w:rsidP="00524642">
      <w:pPr>
        <w:spacing w:line="480" w:lineRule="auto"/>
        <w:contextualSpacing/>
        <w:rPr>
          <w:ins w:id="731" w:author="Benton, Deon" w:date="2025-06-23T20:45:00Z" w16du:dateUtc="2025-06-24T01:45:00Z"/>
          <w:rFonts w:ascii="Times New Roman" w:hAnsi="Times New Roman" w:cs="Times New Roman"/>
        </w:rPr>
      </w:pPr>
    </w:p>
    <w:p w14:paraId="1CDAF64E" w14:textId="77777777" w:rsidR="00AC3D23" w:rsidRDefault="00AC3D23" w:rsidP="00524642">
      <w:pPr>
        <w:spacing w:line="480" w:lineRule="auto"/>
        <w:contextualSpacing/>
        <w:rPr>
          <w:ins w:id="732" w:author="Benton, Deon" w:date="2025-06-23T20:32:00Z" w16du:dateUtc="2025-06-24T01:32:00Z"/>
          <w:rFonts w:ascii="Times New Roman" w:hAnsi="Times New Roman" w:cs="Times New Roman"/>
        </w:rPr>
      </w:pPr>
    </w:p>
    <w:p w14:paraId="59A5325D" w14:textId="5D2CDB03" w:rsidR="00524642" w:rsidRDefault="00F17246" w:rsidP="00524642">
      <w:pPr>
        <w:spacing w:line="480" w:lineRule="auto"/>
        <w:contextualSpacing/>
        <w:rPr>
          <w:rFonts w:ascii="Times New Roman" w:hAnsi="Times New Roman" w:cs="Times New Roman"/>
        </w:rPr>
      </w:pPr>
      <w:ins w:id="733" w:author="Benton, Deon" w:date="2025-06-23T20:21:00Z" w16du:dateUtc="2025-06-24T01:21:00Z">
        <w:r>
          <w:rPr>
            <w:rFonts w:ascii="Times New Roman" w:hAnsi="Times New Roman" w:cs="Times New Roman"/>
          </w:rPr>
          <w:t xml:space="preserve">Although both perspectives can presumably explain infants’ performance in </w:t>
        </w:r>
        <w:proofErr w:type="spellStart"/>
        <w:r>
          <w:rPr>
            <w:rFonts w:ascii="Times New Roman" w:hAnsi="Times New Roman" w:cs="Times New Roman"/>
          </w:rPr>
          <w:t>VoE</w:t>
        </w:r>
        <w:proofErr w:type="spellEnd"/>
        <w:r>
          <w:rPr>
            <w:rFonts w:ascii="Times New Roman" w:hAnsi="Times New Roman" w:cs="Times New Roman"/>
          </w:rPr>
          <w:t xml:space="preserve"> studies that</w:t>
        </w:r>
      </w:ins>
      <w:ins w:id="734" w:author="Benton, Deon" w:date="2025-06-23T20:22:00Z" w16du:dateUtc="2025-06-24T01:22:00Z">
        <w:r>
          <w:rPr>
            <w:rFonts w:ascii="Times New Roman" w:hAnsi="Times New Roman" w:cs="Times New Roman"/>
          </w:rPr>
          <w:t xml:space="preserve"> examine their action understanding (e.g., Gergely et al., 1995)</w:t>
        </w:r>
      </w:ins>
      <w:ins w:id="735" w:author="Benton, Deon" w:date="2025-06-23T20:23:00Z" w16du:dateUtc="2025-06-24T01:23:00Z">
        <w:r>
          <w:rPr>
            <w:rFonts w:ascii="Times New Roman" w:hAnsi="Times New Roman" w:cs="Times New Roman"/>
          </w:rPr>
          <w:t>,</w:t>
        </w:r>
      </w:ins>
      <w:ins w:id="736" w:author="Benton, Deon" w:date="2025-06-23T20:27:00Z" w16du:dateUtc="2025-06-24T01:27:00Z">
        <w:r>
          <w:rPr>
            <w:rFonts w:ascii="Times New Roman" w:hAnsi="Times New Roman" w:cs="Times New Roman"/>
          </w:rPr>
          <w:t xml:space="preserve"> as discussed above,</w:t>
        </w:r>
      </w:ins>
      <w:ins w:id="737" w:author="Benton, Deon" w:date="2025-06-23T20:23:00Z" w16du:dateUtc="2025-06-24T01:23:00Z">
        <w:r>
          <w:rPr>
            <w:rFonts w:ascii="Times New Roman" w:hAnsi="Times New Roman" w:cs="Times New Roman"/>
          </w:rPr>
          <w:t xml:space="preserve"> I will</w:t>
        </w:r>
      </w:ins>
      <w:r>
        <w:rPr>
          <w:rFonts w:ascii="Times New Roman" w:hAnsi="Times New Roman" w:cs="Times New Roman"/>
        </w:rPr>
        <w:t xml:space="preserve"> </w:t>
      </w:r>
      <w:proofErr w:type="gramStart"/>
      <w:ins w:id="738" w:author="Benton, Deon" w:date="2025-06-17T14:27:00Z" w16du:dateUtc="2025-06-17T19:27:00Z">
        <w:r w:rsidR="000A7004">
          <w:rPr>
            <w:rFonts w:ascii="Times New Roman" w:hAnsi="Times New Roman" w:cs="Times New Roman"/>
          </w:rPr>
          <w:t>The</w:t>
        </w:r>
        <w:proofErr w:type="gramEnd"/>
        <w:r w:rsidR="000A7004">
          <w:rPr>
            <w:rFonts w:ascii="Times New Roman" w:hAnsi="Times New Roman" w:cs="Times New Roman"/>
          </w:rPr>
          <w:t xml:space="preserve"> proposal that is offered here bui</w:t>
        </w:r>
      </w:ins>
      <w:ins w:id="739" w:author="Benton, Deon" w:date="2025-06-17T14:28:00Z" w16du:dateUtc="2025-06-17T19:28:00Z">
        <w:r w:rsidR="000A7004">
          <w:rPr>
            <w:rFonts w:ascii="Times New Roman" w:hAnsi="Times New Roman" w:cs="Times New Roman"/>
          </w:rPr>
          <w:t>lds on the lean perspective.</w:t>
        </w:r>
      </w:ins>
      <w:ins w:id="740" w:author="Benton, Deon" w:date="2025-06-23T20:30:00Z" w16du:dateUtc="2025-06-24T01:30:00Z">
        <w:r>
          <w:rPr>
            <w:rFonts w:ascii="Times New Roman" w:hAnsi="Times New Roman" w:cs="Times New Roman"/>
          </w:rPr>
          <w:t xml:space="preserve"> </w:t>
        </w:r>
      </w:ins>
      <w:r w:rsidR="00524642">
        <w:rPr>
          <w:rFonts w:ascii="Times New Roman" w:hAnsi="Times New Roman" w:cs="Times New Roman"/>
        </w:rPr>
        <w:t>Based on these limitations, the goals of this paper were twofold. The first was to present an alternative account of infant action understanding. I will argue that such behavior can be explained by associative learning alone. The basic idea is that i</w:t>
      </w:r>
      <w:r w:rsidR="00524642" w:rsidRPr="007D7F06">
        <w:rPr>
          <w:rFonts w:ascii="Times New Roman" w:hAnsi="Times New Roman" w:cs="Times New Roman"/>
        </w:rPr>
        <w:t xml:space="preserve">nfants’ online behavior during </w:t>
      </w:r>
      <w:r w:rsidR="00524642">
        <w:rPr>
          <w:rFonts w:ascii="Times New Roman" w:hAnsi="Times New Roman" w:cs="Times New Roman"/>
        </w:rPr>
        <w:t xml:space="preserve">the test portion of action understanding experiments </w:t>
      </w:r>
      <w:r w:rsidR="00524642" w:rsidRPr="007D7F06">
        <w:rPr>
          <w:rFonts w:ascii="Times New Roman" w:hAnsi="Times New Roman" w:cs="Times New Roman"/>
        </w:rPr>
        <w:t>reflects</w:t>
      </w:r>
      <w:r w:rsidR="00524642">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shifting their gaze to the barrier</w:t>
      </w:r>
      <w:r w:rsidR="00524642">
        <w:rPr>
          <w:rFonts w:ascii="Times New Roman" w:hAnsi="Times New Roman" w:cs="Times New Roman"/>
        </w:rPr>
        <w:t xml:space="preserve"> off to the side. A </w:t>
      </w:r>
      <w:r w:rsidR="00524642">
        <w:rPr>
          <w:rFonts w:ascii="Times New Roman" w:hAnsi="Times New Roman" w:cs="Times New Roman"/>
        </w:rPr>
        <w:lastRenderedPageBreak/>
        <w:t>consequence of this is that the</w:t>
      </w:r>
      <w:r w:rsidR="00524642" w:rsidRPr="00E85228">
        <w:rPr>
          <w:rFonts w:ascii="Times New Roman" w:hAnsi="Times New Roman" w:cs="Times New Roman"/>
        </w:rPr>
        <w:t xml:space="preserve"> barrier becomes less salient in this arrangement, </w:t>
      </w:r>
      <w:r w:rsidR="00524642">
        <w:rPr>
          <w:rFonts w:ascii="Times New Roman" w:hAnsi="Times New Roman" w:cs="Times New Roman"/>
        </w:rPr>
        <w:t xml:space="preserve">thereby leading to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studies</w:t>
      </w:r>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It should be clear from the list above that all the findings derive from studies that used some version of the Gergely et al. (1995)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in the current series of simulations was a three-layer, feedforward, autoencoder network (e.g., Mareschal et al., 2000). Networks were trained with backpropagation in cross-entropy error (e.g., Rumelhart et al., 1986). The hidden units used a </w:t>
      </w:r>
      <w:r>
        <w:rPr>
          <w:rFonts w:ascii="Times New Roman" w:hAnsi="Times New Roman" w:cs="Times New Roman"/>
        </w:rPr>
        <w:lastRenderedPageBreak/>
        <w:t>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w:t>
      </w:r>
      <w:proofErr w:type="gramStart"/>
      <w:r>
        <w:rPr>
          <w:rFonts w:ascii="Times New Roman" w:hAnsi="Times New Roman" w:cs="Times New Roman"/>
        </w:rPr>
        <w:t>similar to</w:t>
      </w:r>
      <w:proofErr w:type="gramEnd"/>
      <w:r>
        <w:rPr>
          <w:rFonts w:ascii="Times New Roman" w:hAnsi="Times New Roman" w:cs="Times New Roman"/>
        </w:rPr>
        <w:t xml:space="preserve">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 xml:space="preserve">Specifically, </w:t>
      </w:r>
      <w:r w:rsidRPr="005917AA">
        <w:rPr>
          <w:rFonts w:ascii="Times New Roman" w:hAnsi="Times New Roman" w:cs="Times New Roman"/>
        </w:rPr>
        <w:lastRenderedPageBreak/>
        <w:t>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t>
      </w:r>
      <w:proofErr w:type="gramStart"/>
      <w:r>
        <w:rPr>
          <w:rFonts w:ascii="Times New Roman" w:hAnsi="Times New Roman" w:cs="Times New Roman"/>
        </w:rPr>
        <w:t>with the exception of</w:t>
      </w:r>
      <w:proofErr w:type="gramEnd"/>
      <w:r>
        <w:rPr>
          <w:rFonts w:ascii="Times New Roman" w:hAnsi="Times New Roman" w:cs="Times New Roman"/>
        </w:rPr>
        <w:t xml:space="preserve"> Simulation 3, the habituation phase lasted 10 epochs in all other simulations. The dependent measure used in the simulations reported below was </w:t>
      </w:r>
      <w:proofErr w:type="gramStart"/>
      <w:r>
        <w:rPr>
          <w:rFonts w:ascii="Times New Roman" w:hAnsi="Times New Roman" w:cs="Times New Roman"/>
        </w:rPr>
        <w:t>cross</w:t>
      </w:r>
      <w:proofErr w:type="gramEnd"/>
      <w:r>
        <w:rPr>
          <w:rFonts w:ascii="Times New Roman" w:hAnsi="Times New Roman" w:cs="Times New Roman"/>
        </w:rPr>
        <w:t xml:space="preserve">-entropy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Follow-up paired t-tests indicated that networks in </w:t>
      </w:r>
      <w:proofErr w:type="gramStart"/>
      <w:r>
        <w:rPr>
          <w:rFonts w:ascii="Times New Roman" w:eastAsia="Times New Roman" w:hAnsi="Times New Roman" w:cs="Times New Roman"/>
        </w:rPr>
        <w:t>the Experimental</w:t>
      </w:r>
      <w:proofErr w:type="gramEnd"/>
      <w:r>
        <w:rPr>
          <w:rFonts w:ascii="Times New Roman" w:eastAsia="Times New Roman" w:hAnsi="Times New Roman" w:cs="Times New Roman"/>
        </w:rPr>
        <w:t xml:space="preserve">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comes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w:t>
      </w:r>
      <w:proofErr w:type="gramStart"/>
      <w:r>
        <w:rPr>
          <w:rFonts w:ascii="Times New Roman" w:hAnsi="Times New Roman" w:cs="Times New Roman"/>
        </w:rPr>
        <w:t>events—</w:t>
      </w:r>
      <w:proofErr w:type="gramEnd"/>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w:t>
      </w:r>
      <w:proofErr w:type="gramStart"/>
      <w:r w:rsidRPr="00D73477">
        <w:rPr>
          <w:rFonts w:ascii="Times New Roman" w:hAnsi="Times New Roman" w:cs="Times New Roman"/>
        </w:rPr>
        <w:t>In particular, it</w:t>
      </w:r>
      <w:proofErr w:type="gramEnd"/>
      <w:r w:rsidRPr="00D73477">
        <w:rPr>
          <w:rFonts w:ascii="Times New Roman" w:hAnsi="Times New Roman" w:cs="Times New Roman"/>
        </w:rPr>
        <w:t xml:space="preserve">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t>
      </w:r>
      <w:proofErr w:type="gramStart"/>
      <w:r>
        <w:rPr>
          <w:rFonts w:ascii="Times New Roman" w:hAnsi="Times New Roman" w:cs="Times New Roman"/>
        </w:rPr>
        <w:t>weights</w:t>
      </w:r>
      <w:proofErr w:type="gramEnd"/>
      <w:r>
        <w:rPr>
          <w:rFonts w:ascii="Times New Roman" w:hAnsi="Times New Roman" w:cs="Times New Roman"/>
        </w:rPr>
        <w:t xml:space="preserve">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 xml:space="preserve">Given that this is the correct response in both test events, </w:t>
      </w:r>
      <w:proofErr w:type="gramStart"/>
      <w:r>
        <w:rPr>
          <w:rFonts w:ascii="Times New Roman" w:hAnsi="Times New Roman" w:cs="Times New Roman"/>
        </w:rPr>
        <w:t>activation</w:t>
      </w:r>
      <w:proofErr w:type="gramEnd"/>
      <w:r>
        <w:rPr>
          <w:rFonts w:ascii="Times New Roman" w:hAnsi="Times New Roman" w:cs="Times New Roman"/>
        </w:rPr>
        <w:t xml:space="preserve">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w:t>
      </w:r>
      <w:proofErr w:type="gramStart"/>
      <w:r w:rsidRPr="00DE04F1">
        <w:rPr>
          <w:rFonts w:ascii="Times New Roman" w:eastAsia="Times New Roman" w:hAnsi="Times New Roman" w:cs="Times New Roman"/>
        </w:rPr>
        <w:t>foundational—</w:t>
      </w:r>
      <w:proofErr w:type="gramEnd"/>
      <w:r w:rsidRPr="00DE04F1">
        <w:rPr>
          <w:rFonts w:ascii="Times New Roman" w:eastAsia="Times New Roman" w:hAnsi="Times New Roman" w:cs="Times New Roman"/>
        </w:rPr>
        <w:t xml:space="preserve">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Jara-Ettinger, J., Schulz, L. E., &amp; Tenenbaum, J. B. (2020). The naive utility calculus </w:t>
      </w:r>
      <w:proofErr w:type="gramStart"/>
      <w:r w:rsidRPr="00871FE7">
        <w:rPr>
          <w:rFonts w:ascii="Times New Roman" w:eastAsia="Times New Roman" w:hAnsi="Times New Roman" w:cs="Times New Roman"/>
        </w:rPr>
        <w:t>as</w:t>
      </w:r>
      <w:proofErr w:type="gramEnd"/>
      <w:r w:rsidRPr="00871FE7">
        <w:rPr>
          <w:rFonts w:ascii="Times New Roman" w:eastAsia="Times New Roman" w:hAnsi="Times New Roman" w:cs="Times New Roman"/>
        </w:rPr>
        <w:t xml:space="preserve">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Leslie, A. M. (1995). A theory of </w:t>
      </w:r>
      <w:proofErr w:type="gramStart"/>
      <w:r w:rsidRPr="00871FE7">
        <w:rPr>
          <w:rFonts w:ascii="Times New Roman" w:eastAsia="Times New Roman" w:hAnsi="Times New Roman" w:cs="Times New Roman"/>
        </w:rPr>
        <w:t>agency</w:t>
      </w:r>
      <w:proofErr w:type="gramEnd"/>
      <w:r w:rsidRPr="00871FE7">
        <w:rPr>
          <w:rFonts w:ascii="Times New Roman" w:eastAsia="Times New Roman" w:hAnsi="Times New Roman" w:cs="Times New Roman"/>
        </w:rPr>
        <w:t>.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7ECA" w14:textId="77777777" w:rsidR="000A715B" w:rsidRDefault="000A715B" w:rsidP="00391C7E">
      <w:pPr>
        <w:spacing w:after="0" w:line="240" w:lineRule="auto"/>
      </w:pPr>
      <w:r>
        <w:separator/>
      </w:r>
    </w:p>
  </w:endnote>
  <w:endnote w:type="continuationSeparator" w:id="0">
    <w:p w14:paraId="599C4E0A" w14:textId="77777777" w:rsidR="000A715B" w:rsidRDefault="000A715B"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0F0F4" w14:textId="77777777" w:rsidR="000A715B" w:rsidRDefault="000A715B" w:rsidP="00391C7E">
      <w:pPr>
        <w:spacing w:after="0" w:line="240" w:lineRule="auto"/>
      </w:pPr>
      <w:r>
        <w:separator/>
      </w:r>
    </w:p>
  </w:footnote>
  <w:footnote w:type="continuationSeparator" w:id="0">
    <w:p w14:paraId="382A6B42" w14:textId="77777777" w:rsidR="000A715B" w:rsidRDefault="000A715B"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E70"/>
    <w:rsid w:val="0001385A"/>
    <w:rsid w:val="00014150"/>
    <w:rsid w:val="00015DDE"/>
    <w:rsid w:val="00017D72"/>
    <w:rsid w:val="00017DBA"/>
    <w:rsid w:val="00020CAF"/>
    <w:rsid w:val="0002114F"/>
    <w:rsid w:val="000213EE"/>
    <w:rsid w:val="00021531"/>
    <w:rsid w:val="00022327"/>
    <w:rsid w:val="00022546"/>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B4C"/>
    <w:rsid w:val="00063A7C"/>
    <w:rsid w:val="00063FD5"/>
    <w:rsid w:val="0006493F"/>
    <w:rsid w:val="0006578D"/>
    <w:rsid w:val="000678F1"/>
    <w:rsid w:val="0007013C"/>
    <w:rsid w:val="00070F6C"/>
    <w:rsid w:val="00071A55"/>
    <w:rsid w:val="00071F26"/>
    <w:rsid w:val="0007371A"/>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DBF"/>
    <w:rsid w:val="000B0656"/>
    <w:rsid w:val="000B09DB"/>
    <w:rsid w:val="000B1763"/>
    <w:rsid w:val="000B1C1A"/>
    <w:rsid w:val="000B2757"/>
    <w:rsid w:val="000B279A"/>
    <w:rsid w:val="000B3D55"/>
    <w:rsid w:val="000B4399"/>
    <w:rsid w:val="000B4ECF"/>
    <w:rsid w:val="000B6458"/>
    <w:rsid w:val="000B7DDA"/>
    <w:rsid w:val="000C0869"/>
    <w:rsid w:val="000C3BCB"/>
    <w:rsid w:val="000C5A1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468D"/>
    <w:rsid w:val="00134CB3"/>
    <w:rsid w:val="00136065"/>
    <w:rsid w:val="00140E0D"/>
    <w:rsid w:val="001414E8"/>
    <w:rsid w:val="0014179B"/>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E78"/>
    <w:rsid w:val="001673BB"/>
    <w:rsid w:val="0016771A"/>
    <w:rsid w:val="00167C72"/>
    <w:rsid w:val="001719A1"/>
    <w:rsid w:val="001736EE"/>
    <w:rsid w:val="00175501"/>
    <w:rsid w:val="0017668E"/>
    <w:rsid w:val="00181761"/>
    <w:rsid w:val="0018182D"/>
    <w:rsid w:val="001823A3"/>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5BF"/>
    <w:rsid w:val="0023784B"/>
    <w:rsid w:val="00241F9B"/>
    <w:rsid w:val="0024216C"/>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617C"/>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5316"/>
    <w:rsid w:val="00295C36"/>
    <w:rsid w:val="00296228"/>
    <w:rsid w:val="00296443"/>
    <w:rsid w:val="00297E73"/>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6028"/>
    <w:rsid w:val="003962FC"/>
    <w:rsid w:val="00397D00"/>
    <w:rsid w:val="00397D27"/>
    <w:rsid w:val="003A0BCB"/>
    <w:rsid w:val="003A2701"/>
    <w:rsid w:val="003A291F"/>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71E8"/>
    <w:rsid w:val="004277B0"/>
    <w:rsid w:val="00431948"/>
    <w:rsid w:val="004323AB"/>
    <w:rsid w:val="00432733"/>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5234"/>
    <w:rsid w:val="004E5457"/>
    <w:rsid w:val="004E5558"/>
    <w:rsid w:val="004E5DB2"/>
    <w:rsid w:val="004E6BFF"/>
    <w:rsid w:val="004E6DB2"/>
    <w:rsid w:val="004F044E"/>
    <w:rsid w:val="004F2B4A"/>
    <w:rsid w:val="004F32E8"/>
    <w:rsid w:val="004F5A03"/>
    <w:rsid w:val="004F6BF0"/>
    <w:rsid w:val="005033CE"/>
    <w:rsid w:val="00503726"/>
    <w:rsid w:val="0050384B"/>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75943"/>
    <w:rsid w:val="00580F17"/>
    <w:rsid w:val="00584DD2"/>
    <w:rsid w:val="00586957"/>
    <w:rsid w:val="0058743A"/>
    <w:rsid w:val="005879DA"/>
    <w:rsid w:val="00590B37"/>
    <w:rsid w:val="00591021"/>
    <w:rsid w:val="005916D7"/>
    <w:rsid w:val="005917AA"/>
    <w:rsid w:val="005917B9"/>
    <w:rsid w:val="005963CC"/>
    <w:rsid w:val="005A05D9"/>
    <w:rsid w:val="005A0644"/>
    <w:rsid w:val="005A0A14"/>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9DF"/>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593"/>
    <w:rsid w:val="00620AAD"/>
    <w:rsid w:val="00621102"/>
    <w:rsid w:val="0062328E"/>
    <w:rsid w:val="00624B0D"/>
    <w:rsid w:val="006261D9"/>
    <w:rsid w:val="006304C3"/>
    <w:rsid w:val="006315A5"/>
    <w:rsid w:val="00631863"/>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88C"/>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3D12"/>
    <w:rsid w:val="0067470E"/>
    <w:rsid w:val="0067525E"/>
    <w:rsid w:val="00676474"/>
    <w:rsid w:val="00677910"/>
    <w:rsid w:val="00677A99"/>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2E63"/>
    <w:rsid w:val="00693870"/>
    <w:rsid w:val="0069554C"/>
    <w:rsid w:val="006959B0"/>
    <w:rsid w:val="00696C04"/>
    <w:rsid w:val="006A0061"/>
    <w:rsid w:val="006A02DB"/>
    <w:rsid w:val="006A10F7"/>
    <w:rsid w:val="006A14C5"/>
    <w:rsid w:val="006A15E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791"/>
    <w:rsid w:val="006E1BBA"/>
    <w:rsid w:val="006E2794"/>
    <w:rsid w:val="006E3582"/>
    <w:rsid w:val="006E4352"/>
    <w:rsid w:val="006E4A39"/>
    <w:rsid w:val="006E59CB"/>
    <w:rsid w:val="006E59D3"/>
    <w:rsid w:val="006E6C79"/>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1837"/>
    <w:rsid w:val="00713513"/>
    <w:rsid w:val="00714074"/>
    <w:rsid w:val="00715713"/>
    <w:rsid w:val="00715AB2"/>
    <w:rsid w:val="007166EB"/>
    <w:rsid w:val="00716C50"/>
    <w:rsid w:val="00717CF4"/>
    <w:rsid w:val="007208DB"/>
    <w:rsid w:val="00721075"/>
    <w:rsid w:val="0072275E"/>
    <w:rsid w:val="0072329E"/>
    <w:rsid w:val="00725B8D"/>
    <w:rsid w:val="0072658E"/>
    <w:rsid w:val="00727508"/>
    <w:rsid w:val="00731ADA"/>
    <w:rsid w:val="0073348D"/>
    <w:rsid w:val="0073360D"/>
    <w:rsid w:val="007336E4"/>
    <w:rsid w:val="00734053"/>
    <w:rsid w:val="007346F5"/>
    <w:rsid w:val="007350B5"/>
    <w:rsid w:val="00737142"/>
    <w:rsid w:val="007409C9"/>
    <w:rsid w:val="007409EB"/>
    <w:rsid w:val="00740B6F"/>
    <w:rsid w:val="00741612"/>
    <w:rsid w:val="007418DF"/>
    <w:rsid w:val="007424A2"/>
    <w:rsid w:val="007425C4"/>
    <w:rsid w:val="00743467"/>
    <w:rsid w:val="007441A8"/>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508A"/>
    <w:rsid w:val="0076716D"/>
    <w:rsid w:val="00770678"/>
    <w:rsid w:val="00770DE0"/>
    <w:rsid w:val="0077113B"/>
    <w:rsid w:val="00772B3F"/>
    <w:rsid w:val="007738D4"/>
    <w:rsid w:val="00773A8C"/>
    <w:rsid w:val="00774252"/>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5C67"/>
    <w:rsid w:val="007A7037"/>
    <w:rsid w:val="007B5240"/>
    <w:rsid w:val="007B5FC1"/>
    <w:rsid w:val="007B697A"/>
    <w:rsid w:val="007B795A"/>
    <w:rsid w:val="007B79E3"/>
    <w:rsid w:val="007C077F"/>
    <w:rsid w:val="007C0C38"/>
    <w:rsid w:val="007C2988"/>
    <w:rsid w:val="007C313A"/>
    <w:rsid w:val="007C344B"/>
    <w:rsid w:val="007C3635"/>
    <w:rsid w:val="007C36AD"/>
    <w:rsid w:val="007C37A3"/>
    <w:rsid w:val="007C42A4"/>
    <w:rsid w:val="007C4465"/>
    <w:rsid w:val="007C689F"/>
    <w:rsid w:val="007C71A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5E6D"/>
    <w:rsid w:val="007E68F5"/>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1E76"/>
    <w:rsid w:val="008629CE"/>
    <w:rsid w:val="00862BAC"/>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FA7"/>
    <w:rsid w:val="008A348B"/>
    <w:rsid w:val="008A446F"/>
    <w:rsid w:val="008A5F06"/>
    <w:rsid w:val="008A734F"/>
    <w:rsid w:val="008B0DC3"/>
    <w:rsid w:val="008B1779"/>
    <w:rsid w:val="008B1C5C"/>
    <w:rsid w:val="008B2BDD"/>
    <w:rsid w:val="008B33D2"/>
    <w:rsid w:val="008B4CFF"/>
    <w:rsid w:val="008B5C7C"/>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37F"/>
    <w:rsid w:val="008E0F75"/>
    <w:rsid w:val="008E36C2"/>
    <w:rsid w:val="008E3D5D"/>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211D"/>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B34"/>
    <w:rsid w:val="0095540A"/>
    <w:rsid w:val="009557D6"/>
    <w:rsid w:val="00955F89"/>
    <w:rsid w:val="00956913"/>
    <w:rsid w:val="0096055E"/>
    <w:rsid w:val="009608CD"/>
    <w:rsid w:val="00961B2B"/>
    <w:rsid w:val="00962119"/>
    <w:rsid w:val="00962626"/>
    <w:rsid w:val="00963623"/>
    <w:rsid w:val="00963AF0"/>
    <w:rsid w:val="00964347"/>
    <w:rsid w:val="00964D23"/>
    <w:rsid w:val="009650C0"/>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2848"/>
    <w:rsid w:val="00993375"/>
    <w:rsid w:val="009943CD"/>
    <w:rsid w:val="009952B7"/>
    <w:rsid w:val="00995683"/>
    <w:rsid w:val="00996380"/>
    <w:rsid w:val="009975B0"/>
    <w:rsid w:val="009A00F6"/>
    <w:rsid w:val="009A0315"/>
    <w:rsid w:val="009A1510"/>
    <w:rsid w:val="009A1C9A"/>
    <w:rsid w:val="009A474B"/>
    <w:rsid w:val="009A56F5"/>
    <w:rsid w:val="009A5D9D"/>
    <w:rsid w:val="009A609C"/>
    <w:rsid w:val="009A630B"/>
    <w:rsid w:val="009A70D1"/>
    <w:rsid w:val="009A76EF"/>
    <w:rsid w:val="009A7B28"/>
    <w:rsid w:val="009B27AA"/>
    <w:rsid w:val="009B3D3F"/>
    <w:rsid w:val="009B49B7"/>
    <w:rsid w:val="009B50DC"/>
    <w:rsid w:val="009B6780"/>
    <w:rsid w:val="009B6BE9"/>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193F"/>
    <w:rsid w:val="009E3705"/>
    <w:rsid w:val="009E3BB5"/>
    <w:rsid w:val="009E3F46"/>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59B7"/>
    <w:rsid w:val="00A00BDA"/>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0FB2"/>
    <w:rsid w:val="00A34693"/>
    <w:rsid w:val="00A35226"/>
    <w:rsid w:val="00A3639E"/>
    <w:rsid w:val="00A3716A"/>
    <w:rsid w:val="00A4013A"/>
    <w:rsid w:val="00A404F2"/>
    <w:rsid w:val="00A42E15"/>
    <w:rsid w:val="00A44142"/>
    <w:rsid w:val="00A44FE1"/>
    <w:rsid w:val="00A46D12"/>
    <w:rsid w:val="00A4710E"/>
    <w:rsid w:val="00A529D2"/>
    <w:rsid w:val="00A54F8B"/>
    <w:rsid w:val="00A552F9"/>
    <w:rsid w:val="00A55725"/>
    <w:rsid w:val="00A5680C"/>
    <w:rsid w:val="00A56F86"/>
    <w:rsid w:val="00A579AD"/>
    <w:rsid w:val="00A57EC9"/>
    <w:rsid w:val="00A6063D"/>
    <w:rsid w:val="00A610B2"/>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0248"/>
    <w:rsid w:val="00A80C79"/>
    <w:rsid w:val="00A81A34"/>
    <w:rsid w:val="00A81B31"/>
    <w:rsid w:val="00A81FE5"/>
    <w:rsid w:val="00A8238A"/>
    <w:rsid w:val="00A85BF1"/>
    <w:rsid w:val="00A86B1C"/>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2DF9"/>
    <w:rsid w:val="00AC2F10"/>
    <w:rsid w:val="00AC3525"/>
    <w:rsid w:val="00AC3D23"/>
    <w:rsid w:val="00AC7F40"/>
    <w:rsid w:val="00AD00AF"/>
    <w:rsid w:val="00AD1099"/>
    <w:rsid w:val="00AD1A5E"/>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E4"/>
    <w:rsid w:val="00AF3BF6"/>
    <w:rsid w:val="00AF3CD1"/>
    <w:rsid w:val="00AF4B3A"/>
    <w:rsid w:val="00AF554A"/>
    <w:rsid w:val="00AF6150"/>
    <w:rsid w:val="00AF7951"/>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42D5"/>
    <w:rsid w:val="00B143A6"/>
    <w:rsid w:val="00B158A5"/>
    <w:rsid w:val="00B164E9"/>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3E84"/>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616F"/>
    <w:rsid w:val="00C4667A"/>
    <w:rsid w:val="00C46B1C"/>
    <w:rsid w:val="00C50832"/>
    <w:rsid w:val="00C51F90"/>
    <w:rsid w:val="00C521F0"/>
    <w:rsid w:val="00C52DD9"/>
    <w:rsid w:val="00C530DC"/>
    <w:rsid w:val="00C5385B"/>
    <w:rsid w:val="00C54E7C"/>
    <w:rsid w:val="00C56F1B"/>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381B"/>
    <w:rsid w:val="00C7438A"/>
    <w:rsid w:val="00C75B7F"/>
    <w:rsid w:val="00C772A6"/>
    <w:rsid w:val="00C809C4"/>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3AD"/>
    <w:rsid w:val="00CA146B"/>
    <w:rsid w:val="00CA1A99"/>
    <w:rsid w:val="00CA1D02"/>
    <w:rsid w:val="00CA2FFA"/>
    <w:rsid w:val="00CA5297"/>
    <w:rsid w:val="00CA5B4A"/>
    <w:rsid w:val="00CA684E"/>
    <w:rsid w:val="00CA711C"/>
    <w:rsid w:val="00CA7522"/>
    <w:rsid w:val="00CB049D"/>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07B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4CB"/>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A0B7C"/>
    <w:rsid w:val="00DA232F"/>
    <w:rsid w:val="00DA286F"/>
    <w:rsid w:val="00DA5568"/>
    <w:rsid w:val="00DA7FA8"/>
    <w:rsid w:val="00DB020F"/>
    <w:rsid w:val="00DB0878"/>
    <w:rsid w:val="00DB0B34"/>
    <w:rsid w:val="00DB0E07"/>
    <w:rsid w:val="00DB0EB2"/>
    <w:rsid w:val="00DB2407"/>
    <w:rsid w:val="00DB3A30"/>
    <w:rsid w:val="00DB5FFD"/>
    <w:rsid w:val="00DC2CEA"/>
    <w:rsid w:val="00DC3C33"/>
    <w:rsid w:val="00DC50DC"/>
    <w:rsid w:val="00DC5A18"/>
    <w:rsid w:val="00DC604A"/>
    <w:rsid w:val="00DC7210"/>
    <w:rsid w:val="00DC7422"/>
    <w:rsid w:val="00DD0491"/>
    <w:rsid w:val="00DD04E1"/>
    <w:rsid w:val="00DD1BAF"/>
    <w:rsid w:val="00DD213A"/>
    <w:rsid w:val="00DD4A33"/>
    <w:rsid w:val="00DD75E0"/>
    <w:rsid w:val="00DE04F1"/>
    <w:rsid w:val="00DE0CC6"/>
    <w:rsid w:val="00DE18F0"/>
    <w:rsid w:val="00DE1A35"/>
    <w:rsid w:val="00DE2096"/>
    <w:rsid w:val="00DE2FF0"/>
    <w:rsid w:val="00DE359F"/>
    <w:rsid w:val="00DE38E7"/>
    <w:rsid w:val="00DE4309"/>
    <w:rsid w:val="00DE6A2C"/>
    <w:rsid w:val="00DF095F"/>
    <w:rsid w:val="00DF0EC3"/>
    <w:rsid w:val="00DF0EE5"/>
    <w:rsid w:val="00DF18B8"/>
    <w:rsid w:val="00DF2286"/>
    <w:rsid w:val="00DF4952"/>
    <w:rsid w:val="00DF4BEE"/>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2F89"/>
    <w:rsid w:val="00E240D0"/>
    <w:rsid w:val="00E25014"/>
    <w:rsid w:val="00E26167"/>
    <w:rsid w:val="00E27F9E"/>
    <w:rsid w:val="00E3097B"/>
    <w:rsid w:val="00E316C0"/>
    <w:rsid w:val="00E326A7"/>
    <w:rsid w:val="00E32921"/>
    <w:rsid w:val="00E343BF"/>
    <w:rsid w:val="00E350B1"/>
    <w:rsid w:val="00E36030"/>
    <w:rsid w:val="00E40300"/>
    <w:rsid w:val="00E409AC"/>
    <w:rsid w:val="00E41327"/>
    <w:rsid w:val="00E43D65"/>
    <w:rsid w:val="00E43F96"/>
    <w:rsid w:val="00E4402B"/>
    <w:rsid w:val="00E44B06"/>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C7BB8"/>
    <w:rsid w:val="00ED015A"/>
    <w:rsid w:val="00ED0548"/>
    <w:rsid w:val="00ED183C"/>
    <w:rsid w:val="00ED2947"/>
    <w:rsid w:val="00ED3E36"/>
    <w:rsid w:val="00ED5EFE"/>
    <w:rsid w:val="00ED65B9"/>
    <w:rsid w:val="00ED6C4D"/>
    <w:rsid w:val="00ED70CB"/>
    <w:rsid w:val="00ED78AD"/>
    <w:rsid w:val="00EE0F9F"/>
    <w:rsid w:val="00EE1B56"/>
    <w:rsid w:val="00EE2414"/>
    <w:rsid w:val="00EE29D6"/>
    <w:rsid w:val="00EE32F4"/>
    <w:rsid w:val="00EE46D0"/>
    <w:rsid w:val="00EE5680"/>
    <w:rsid w:val="00EE6228"/>
    <w:rsid w:val="00EE631C"/>
    <w:rsid w:val="00EE6FBF"/>
    <w:rsid w:val="00EF188C"/>
    <w:rsid w:val="00EF1920"/>
    <w:rsid w:val="00EF252C"/>
    <w:rsid w:val="00EF4342"/>
    <w:rsid w:val="00EF5636"/>
    <w:rsid w:val="00EF571D"/>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80189"/>
    <w:rsid w:val="00F81813"/>
    <w:rsid w:val="00F81C2F"/>
    <w:rsid w:val="00F82AFD"/>
    <w:rsid w:val="00F82F57"/>
    <w:rsid w:val="00F8321F"/>
    <w:rsid w:val="00F833D4"/>
    <w:rsid w:val="00F8342C"/>
    <w:rsid w:val="00F85290"/>
    <w:rsid w:val="00F85E06"/>
    <w:rsid w:val="00F861A3"/>
    <w:rsid w:val="00F911F3"/>
    <w:rsid w:val="00F936AC"/>
    <w:rsid w:val="00F93971"/>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E088A"/>
    <w:rsid w:val="00FE0AF8"/>
    <w:rsid w:val="00FE0F26"/>
    <w:rsid w:val="00FE1823"/>
    <w:rsid w:val="00FE26BD"/>
    <w:rsid w:val="00FE2B0E"/>
    <w:rsid w:val="00FE2BF9"/>
    <w:rsid w:val="00FE354E"/>
    <w:rsid w:val="00FE4588"/>
    <w:rsid w:val="00FE6071"/>
    <w:rsid w:val="00FE7133"/>
    <w:rsid w:val="00FE7308"/>
    <w:rsid w:val="00FF041C"/>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46</Pages>
  <Words>11504</Words>
  <Characters>65576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33</cp:revision>
  <dcterms:created xsi:type="dcterms:W3CDTF">2025-06-24T15:47:00Z</dcterms:created>
  <dcterms:modified xsi:type="dcterms:W3CDTF">2025-06-25T04:03:00Z</dcterms:modified>
</cp:coreProperties>
</file>