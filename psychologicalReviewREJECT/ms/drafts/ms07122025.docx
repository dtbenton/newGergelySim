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564" w14:textId="77777777" w:rsidR="00877AEA" w:rsidRDefault="00877AEA" w:rsidP="00894104">
      <w:pPr>
        <w:spacing w:line="480" w:lineRule="auto"/>
        <w:contextualSpacing/>
        <w:jc w:val="center"/>
        <w:rPr>
          <w:rFonts w:ascii="Times New Roman" w:hAnsi="Times New Roman" w:cs="Times New Roman"/>
        </w:rPr>
      </w:pPr>
    </w:p>
    <w:p w14:paraId="7F7FB8E4" w14:textId="77777777" w:rsidR="00877AEA" w:rsidRDefault="00877AEA" w:rsidP="00877AEA">
      <w:pPr>
        <w:spacing w:after="0" w:line="480" w:lineRule="auto"/>
        <w:rPr>
          <w:rFonts w:ascii="Times New Roman" w:eastAsia="Times New Roman" w:hAnsi="Times New Roman" w:cs="Times New Roman"/>
          <w:b/>
        </w:rPr>
      </w:pPr>
    </w:p>
    <w:p w14:paraId="61E50E1E" w14:textId="77777777" w:rsidR="00877AEA" w:rsidRDefault="00877AEA" w:rsidP="00877AEA">
      <w:pPr>
        <w:spacing w:after="0" w:line="480" w:lineRule="auto"/>
        <w:jc w:val="center"/>
        <w:rPr>
          <w:rFonts w:ascii="Times New Roman" w:eastAsia="Times New Roman" w:hAnsi="Times New Roman" w:cs="Times New Roman"/>
          <w:b/>
        </w:rPr>
      </w:pPr>
    </w:p>
    <w:p w14:paraId="2B5B8884" w14:textId="77777777" w:rsidR="00877AEA" w:rsidRDefault="00877AEA" w:rsidP="00877AEA">
      <w:pPr>
        <w:spacing w:after="0" w:line="480" w:lineRule="auto"/>
        <w:jc w:val="center"/>
        <w:rPr>
          <w:rFonts w:ascii="Times New Roman" w:eastAsia="Times New Roman" w:hAnsi="Times New Roman" w:cs="Times New Roman"/>
          <w:b/>
        </w:rPr>
      </w:pPr>
    </w:p>
    <w:p w14:paraId="7190EDD7" w14:textId="77777777" w:rsidR="00877AEA" w:rsidRDefault="00877AEA" w:rsidP="00877AEA">
      <w:pPr>
        <w:rPr>
          <w:rFonts w:ascii="Times New Roman" w:hAnsi="Times New Roman" w:cs="Times New Roman"/>
        </w:rPr>
      </w:pPr>
    </w:p>
    <w:p w14:paraId="600152A8" w14:textId="77777777" w:rsidR="00877AEA" w:rsidRDefault="00877AEA" w:rsidP="00877AEA">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rPr>
        <w:t>Associative learning is sufficient to explain infants’ action understanding</w:t>
      </w:r>
      <w:r>
        <w:rPr>
          <w:rFonts w:ascii="Times New Roman" w:eastAsia="Times New Roman" w:hAnsi="Times New Roman" w:cs="Times New Roman"/>
          <w:b/>
        </w:rPr>
        <w:br/>
      </w:r>
      <w:r>
        <w:rPr>
          <w:rFonts w:ascii="Times New Roman" w:eastAsia="Times New Roman" w:hAnsi="Times New Roman" w:cs="Times New Roman"/>
        </w:rPr>
        <w:t>Deon T. Benton</w:t>
      </w:r>
      <w:r>
        <w:rPr>
          <w:rFonts w:ascii="Times New Roman" w:eastAsia="Times New Roman" w:hAnsi="Times New Roman" w:cs="Times New Roman"/>
        </w:rPr>
        <w:br/>
        <w:t>Vanderbilt University</w:t>
      </w:r>
    </w:p>
    <w:p w14:paraId="2DCCD31F" w14:textId="77777777" w:rsidR="00877AEA" w:rsidRDefault="00877AEA" w:rsidP="00877AEA">
      <w:pPr>
        <w:spacing w:after="0" w:line="480" w:lineRule="auto"/>
        <w:rPr>
          <w:rFonts w:ascii="Times New Roman" w:eastAsia="Times New Roman" w:hAnsi="Times New Roman" w:cs="Times New Roman"/>
        </w:rPr>
      </w:pPr>
    </w:p>
    <w:p w14:paraId="25CC08CE" w14:textId="77777777" w:rsidR="00877AEA" w:rsidRDefault="00877AEA" w:rsidP="00877AEA">
      <w:pPr>
        <w:spacing w:after="0" w:line="480" w:lineRule="auto"/>
        <w:rPr>
          <w:rFonts w:ascii="Times New Roman" w:eastAsia="Times New Roman" w:hAnsi="Times New Roman" w:cs="Times New Roman"/>
        </w:rPr>
      </w:pPr>
    </w:p>
    <w:p w14:paraId="1F7A97B0" w14:textId="77777777" w:rsidR="00877AEA" w:rsidRDefault="00877AEA" w:rsidP="00877AEA">
      <w:pPr>
        <w:spacing w:after="0" w:line="480" w:lineRule="auto"/>
        <w:rPr>
          <w:rFonts w:ascii="Times New Roman" w:eastAsia="Times New Roman" w:hAnsi="Times New Roman" w:cs="Times New Roman"/>
        </w:rPr>
      </w:pPr>
    </w:p>
    <w:p w14:paraId="3D19EE0A" w14:textId="77777777" w:rsidR="00877AEA" w:rsidRDefault="00877AEA" w:rsidP="00877AEA">
      <w:pPr>
        <w:spacing w:after="0" w:line="480" w:lineRule="auto"/>
        <w:rPr>
          <w:rFonts w:ascii="Times New Roman" w:eastAsia="Times New Roman" w:hAnsi="Times New Roman" w:cs="Times New Roman"/>
        </w:rPr>
      </w:pPr>
    </w:p>
    <w:p w14:paraId="26CDCAD4" w14:textId="77777777" w:rsidR="00877AEA" w:rsidRDefault="00877AEA" w:rsidP="00877AEA">
      <w:pPr>
        <w:spacing w:after="0" w:line="480" w:lineRule="auto"/>
        <w:rPr>
          <w:rFonts w:ascii="Times New Roman" w:eastAsia="Times New Roman" w:hAnsi="Times New Roman" w:cs="Times New Roman"/>
        </w:rPr>
      </w:pPr>
    </w:p>
    <w:p w14:paraId="3FEAEEA6" w14:textId="77777777" w:rsidR="00877AEA" w:rsidRDefault="00877AEA" w:rsidP="00877AEA">
      <w:pPr>
        <w:spacing w:after="0" w:line="480" w:lineRule="auto"/>
        <w:rPr>
          <w:rFonts w:ascii="Times New Roman" w:eastAsia="Times New Roman" w:hAnsi="Times New Roman" w:cs="Times New Roman"/>
        </w:rPr>
      </w:pPr>
    </w:p>
    <w:p w14:paraId="32D222A8" w14:textId="77777777" w:rsidR="00877AEA" w:rsidRDefault="00877AEA" w:rsidP="00877AEA">
      <w:pPr>
        <w:spacing w:after="0" w:line="480" w:lineRule="auto"/>
        <w:rPr>
          <w:rFonts w:ascii="Times New Roman" w:eastAsia="Times New Roman" w:hAnsi="Times New Roman" w:cs="Times New Roman"/>
        </w:rPr>
      </w:pPr>
    </w:p>
    <w:p w14:paraId="42886464" w14:textId="77777777" w:rsidR="00877AEA" w:rsidRDefault="00877AEA" w:rsidP="00877AEA">
      <w:pPr>
        <w:spacing w:after="0" w:line="480" w:lineRule="auto"/>
        <w:rPr>
          <w:rFonts w:ascii="Times New Roman" w:eastAsia="Times New Roman" w:hAnsi="Times New Roman" w:cs="Times New Roman"/>
        </w:rPr>
      </w:pPr>
    </w:p>
    <w:p w14:paraId="0580369C" w14:textId="77777777" w:rsidR="00877AEA" w:rsidRDefault="00877AEA" w:rsidP="00877AEA">
      <w:pPr>
        <w:spacing w:after="0" w:line="480" w:lineRule="auto"/>
        <w:rPr>
          <w:rFonts w:ascii="Times New Roman" w:eastAsia="Times New Roman" w:hAnsi="Times New Roman" w:cs="Times New Roman"/>
        </w:rPr>
      </w:pPr>
    </w:p>
    <w:p w14:paraId="22BBAFD4" w14:textId="77777777" w:rsidR="00877AEA" w:rsidRDefault="00877AEA" w:rsidP="00877AEA">
      <w:pPr>
        <w:spacing w:after="0" w:line="480" w:lineRule="auto"/>
        <w:rPr>
          <w:rFonts w:ascii="Times New Roman" w:eastAsia="Times New Roman" w:hAnsi="Times New Roman" w:cs="Times New Roman"/>
        </w:rPr>
      </w:pPr>
    </w:p>
    <w:p w14:paraId="1555117D" w14:textId="77777777" w:rsidR="00877AEA" w:rsidRDefault="00877AEA" w:rsidP="00877AEA">
      <w:pPr>
        <w:spacing w:after="0" w:line="480" w:lineRule="auto"/>
        <w:rPr>
          <w:rFonts w:ascii="Times New Roman" w:eastAsia="Times New Roman" w:hAnsi="Times New Roman" w:cs="Times New Roman"/>
        </w:rPr>
      </w:pPr>
    </w:p>
    <w:p w14:paraId="7B8CA819" w14:textId="77777777" w:rsidR="00877AEA" w:rsidRDefault="00877AEA" w:rsidP="00877AEA">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5E19B00E" w14:textId="77777777" w:rsidR="00877AEA" w:rsidRDefault="00877AEA" w:rsidP="00877AEA">
      <w:pPr>
        <w:rPr>
          <w:rFonts w:ascii="Times New Roman" w:hAnsi="Times New Roman" w:cs="Times New Roman"/>
        </w:rPr>
      </w:pPr>
    </w:p>
    <w:p w14:paraId="1A83F55C" w14:textId="77777777" w:rsidR="00877AEA" w:rsidRDefault="00877AEA" w:rsidP="00877AEA">
      <w:pPr>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upon reasonable request</w:t>
      </w:r>
      <w:r>
        <w:rPr>
          <w:rFonts w:ascii="Times New Roman" w:hAnsi="Times New Roman" w:cs="Times New Roman"/>
        </w:rPr>
        <w:t>.</w:t>
      </w:r>
    </w:p>
    <w:p w14:paraId="3D719641" w14:textId="365B5D04" w:rsidR="00877AEA" w:rsidRDefault="00877AEA">
      <w:pPr>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77777777"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such as the teleological stance or naïve utility calculus</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 xml:space="preserve">associative learning alone </w:t>
      </w:r>
      <w:r w:rsidRPr="00FE7133">
        <w:rPr>
          <w:rFonts w:ascii="Times New Roman" w:hAnsi="Times New Roman" w:cs="Times New Roman"/>
        </w:rPr>
        <w:t>can provide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40ED25F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a child will learn that it is </w:t>
      </w:r>
      <w:r>
        <w:rPr>
          <w:rFonts w:ascii="Times New Roman" w:hAnsi="Times New Roman" w:cs="Times New Roman"/>
        </w:rPr>
        <w:t>easier and more</w:t>
      </w:r>
      <w:r w:rsidRPr="00546966">
        <w:rPr>
          <w:rFonts w:ascii="Times New Roman" w:hAnsi="Times New Roman" w:cs="Times New Roman"/>
        </w:rPr>
        <w:t xml:space="preserve"> efficient to consume smaller bites of food than to attempt to fit </w:t>
      </w:r>
      <w:r>
        <w:rPr>
          <w:rFonts w:ascii="Times New Roman" w:hAnsi="Times New Roman" w:cs="Times New Roman"/>
        </w:rPr>
        <w:t>entire handfuls of food into their mouth</w:t>
      </w:r>
      <w:r w:rsidRPr="00546966">
        <w:rPr>
          <w:rFonts w:ascii="Times New Roman" w:hAnsi="Times New Roman" w:cs="Times New Roman"/>
        </w:rPr>
        <w:t>.</w:t>
      </w:r>
      <w:r>
        <w:rPr>
          <w:rFonts w:ascii="Times New Roman" w:hAnsi="Times New Roman" w:cs="Times New Roman"/>
        </w:rPr>
        <w:t xml:space="preserve"> </w:t>
      </w:r>
      <w:ins w:id="1" w:author="Benton, Deon" w:date="2025-06-13T11:39:00Z" w16du:dateUtc="2025-06-13T16:39:00Z">
        <w:r w:rsidR="00AA0C2B" w:rsidRPr="00223D51">
          <w:rPr>
            <w:rFonts w:ascii="Times New Roman" w:hAnsi="Times New Roman" w:cs="Times New Roman"/>
          </w:rPr>
          <w:t>Likewise, a child will learn that using stairs to reach the top of a slide is safer and more efficient than</w:t>
        </w:r>
        <w:r w:rsidR="00AA0C2B">
          <w:rPr>
            <w:rFonts w:ascii="Times New Roman" w:hAnsi="Times New Roman" w:cs="Times New Roman"/>
          </w:rPr>
          <w:t xml:space="preserve"> attempting clumsily to climb it from the bottom. Finally, a child will discover that opening the gate to their play area by grabbing and pulling its handle is physically less taxing, safer, and more efficient than attempting to clamber over the gate. </w:t>
        </w:r>
      </w:ins>
      <w:r>
        <w:rPr>
          <w:rFonts w:ascii="Times New Roman" w:hAnsi="Times New Roman" w:cs="Times New Roman"/>
        </w:rPr>
        <w:t xml:space="preserve">Although it may be relatively straightforward for a young learner to discover what makes some actions more efficient than others, </w:t>
      </w:r>
      <w:r w:rsidRPr="00EE6FBF">
        <w:rPr>
          <w:rFonts w:ascii="Times New Roman" w:hAnsi="Times New Roman" w:cs="Times New Roman"/>
        </w:rPr>
        <w:t xml:space="preserve">the </w:t>
      </w:r>
      <w:r>
        <w:rPr>
          <w:rFonts w:ascii="Times New Roman" w:hAnsi="Times New Roman" w:cs="Times New Roman"/>
        </w:rPr>
        <w:t>vast</w:t>
      </w:r>
      <w:r w:rsidRPr="00EE6FBF">
        <w:rPr>
          <w:rFonts w:ascii="Times New Roman" w:hAnsi="Times New Roman" w:cs="Times New Roman"/>
        </w:rPr>
        <w:t xml:space="preserve"> number of different s</w:t>
      </w:r>
      <w:r>
        <w:rPr>
          <w:rFonts w:ascii="Times New Roman" w:hAnsi="Times New Roman" w:cs="Times New Roman"/>
        </w:rPr>
        <w:t xml:space="preserve">ettings a child may find themselves in poses significant challenges in how infants acquire this knowledge broadly. </w:t>
      </w:r>
    </w:p>
    <w:p w14:paraId="496D7D57" w14:textId="0E2F1B7F" w:rsidR="007F20F3" w:rsidRDefault="00524642" w:rsidP="00524642">
      <w:pPr>
        <w:spacing w:line="480" w:lineRule="auto"/>
        <w:ind w:firstLine="720"/>
        <w:contextualSpacing/>
        <w:rPr>
          <w:ins w:id="2" w:author="Benton, Deon" w:date="2025-06-13T13:55:00Z" w16du:dateUtc="2025-06-13T18:55:00Z"/>
          <w:rFonts w:ascii="Times New Roman" w:hAnsi="Times New Roman" w:cs="Times New Roman"/>
        </w:rPr>
      </w:pPr>
      <w:r>
        <w:rPr>
          <w:rFonts w:ascii="Times New Roman" w:hAnsi="Times New Roman" w:cs="Times New Roman"/>
        </w:rPr>
        <w:t xml:space="preserve">Yet, despite its apparent difficulty, </w:t>
      </w:r>
      <w:ins w:id="3" w:author="Benton, Deon" w:date="2025-06-13T11:44:00Z" w16du:dateUtc="2025-06-13T16:44:00Z">
        <w:r w:rsidR="008E6FE0">
          <w:rPr>
            <w:rFonts w:ascii="Times New Roman" w:hAnsi="Times New Roman" w:cs="Times New Roman"/>
          </w:rPr>
          <w:t>recognizing that some actions are more efficient than others</w:t>
        </w:r>
      </w:ins>
      <w:del w:id="4" w:author="Benton, Deon" w:date="2025-06-13T11:49:00Z" w16du:dateUtc="2025-06-13T16:49:00Z">
        <w:r w:rsidDel="00885BA2">
          <w:rPr>
            <w:rFonts w:ascii="Times New Roman" w:hAnsi="Times New Roman" w:cs="Times New Roman"/>
          </w:rPr>
          <w:delText xml:space="preserve"> </w:delText>
        </w:r>
      </w:del>
      <w:ins w:id="5" w:author="Benton, Deon" w:date="2025-06-13T11:49:00Z" w16du:dateUtc="2025-06-13T16:49:00Z">
        <w:r w:rsidR="00885BA2">
          <w:rPr>
            <w:rFonts w:ascii="Times New Roman" w:hAnsi="Times New Roman" w:cs="Times New Roman"/>
          </w:rPr>
          <w:t xml:space="preserve"> </w:t>
        </w:r>
      </w:ins>
      <w:r>
        <w:rPr>
          <w:rFonts w:ascii="Times New Roman" w:hAnsi="Times New Roman" w:cs="Times New Roman"/>
        </w:rPr>
        <w:t>is</w:t>
      </w:r>
      <w:ins w:id="6" w:author="Benton, Deon" w:date="2025-06-13T11:49:00Z" w16du:dateUtc="2025-06-13T16:49:00Z">
        <w:r w:rsidR="00885BA2">
          <w:rPr>
            <w:rFonts w:ascii="Times New Roman" w:hAnsi="Times New Roman" w:cs="Times New Roman"/>
          </w:rPr>
          <w:t xml:space="preserve"> ostensibly</w:t>
        </w:r>
      </w:ins>
      <w:r>
        <w:rPr>
          <w:rFonts w:ascii="Times New Roman" w:hAnsi="Times New Roman" w:cs="Times New Roman"/>
        </w:rPr>
        <w:t xml:space="preserve"> in place in infancy (Csibra et al., 1999; Gergely et al., 1995).</w:t>
      </w:r>
      <w:ins w:id="7" w:author="Benton, Deon" w:date="2025-06-13T13:54:00Z" w16du:dateUtc="2025-06-13T18:54:00Z">
        <w:r w:rsidR="00D5365A">
          <w:rPr>
            <w:rFonts w:ascii="Times New Roman" w:hAnsi="Times New Roman" w:cs="Times New Roman"/>
          </w:rPr>
          <w:t xml:space="preserve"> Evidence that </w:t>
        </w:r>
      </w:ins>
      <w:ins w:id="8" w:author="Benton, Deon" w:date="2025-06-13T14:02:00Z" w16du:dateUtc="2025-06-13T19:02:00Z">
        <w:r w:rsidR="001F5299">
          <w:rPr>
            <w:rFonts w:ascii="Times New Roman" w:hAnsi="Times New Roman" w:cs="Times New Roman"/>
          </w:rPr>
          <w:t>the ability to interpret the efficiency of actions is present from early in development</w:t>
        </w:r>
      </w:ins>
      <w:ins w:id="9" w:author="Benton, Deon" w:date="2025-06-13T13:54:00Z" w16du:dateUtc="2025-06-13T18:54:00Z">
        <w:r w:rsidR="00D5365A">
          <w:rPr>
            <w:rFonts w:ascii="Times New Roman" w:hAnsi="Times New Roman" w:cs="Times New Roman"/>
          </w:rPr>
          <w:t xml:space="preserve"> come</w:t>
        </w:r>
      </w:ins>
      <w:ins w:id="10" w:author="Benton, Deon" w:date="2025-06-13T14:11:00Z" w16du:dateUtc="2025-06-13T19:11:00Z">
        <w:r w:rsidR="00940028">
          <w:rPr>
            <w:rFonts w:ascii="Times New Roman" w:hAnsi="Times New Roman" w:cs="Times New Roman"/>
          </w:rPr>
          <w:t>s</w:t>
        </w:r>
      </w:ins>
      <w:ins w:id="11" w:author="Benton, Deon" w:date="2025-06-13T13:54:00Z" w16du:dateUtc="2025-06-13T18:54:00Z">
        <w:r w:rsidR="00D5365A">
          <w:rPr>
            <w:rFonts w:ascii="Times New Roman" w:hAnsi="Times New Roman" w:cs="Times New Roman"/>
          </w:rPr>
          <w:t xml:space="preserve"> </w:t>
        </w:r>
        <w:r w:rsidR="007F20F3">
          <w:rPr>
            <w:rFonts w:ascii="Times New Roman" w:hAnsi="Times New Roman" w:cs="Times New Roman"/>
          </w:rPr>
          <w:t>from studies that have</w:t>
        </w:r>
      </w:ins>
      <w:ins w:id="12" w:author="Benton, Deon" w:date="2025-06-13T13:56:00Z" w16du:dateUtc="2025-06-13T18:56:00Z">
        <w:r w:rsidR="00961B2B">
          <w:rPr>
            <w:rFonts w:ascii="Times New Roman" w:hAnsi="Times New Roman" w:cs="Times New Roman"/>
          </w:rPr>
          <w:t xml:space="preserve"> used the </w:t>
        </w:r>
      </w:ins>
      <w:ins w:id="13" w:author="Benton, Deon" w:date="2025-06-13T13:58:00Z" w16du:dateUtc="2025-06-13T18:58:00Z">
        <w:r w:rsidR="00642D50">
          <w:rPr>
            <w:rFonts w:ascii="Times New Roman" w:hAnsi="Times New Roman" w:cs="Times New Roman"/>
          </w:rPr>
          <w:t>violation-of-expectation</w:t>
        </w:r>
      </w:ins>
      <w:ins w:id="14" w:author="Benton, Deon" w:date="2025-06-13T14:51:00Z" w16du:dateUtc="2025-06-13T19:51:00Z">
        <w:r w:rsidR="00737142">
          <w:rPr>
            <w:rFonts w:ascii="Times New Roman" w:hAnsi="Times New Roman" w:cs="Times New Roman"/>
          </w:rPr>
          <w:t xml:space="preserve"> (VoE)</w:t>
        </w:r>
      </w:ins>
      <w:ins w:id="15" w:author="Benton, Deon" w:date="2025-06-13T13:58:00Z" w16du:dateUtc="2025-06-13T18:58:00Z">
        <w:r w:rsidR="00642D50">
          <w:rPr>
            <w:rFonts w:ascii="Times New Roman" w:hAnsi="Times New Roman" w:cs="Times New Roman"/>
          </w:rPr>
          <w:t xml:space="preserve"> paradigm</w:t>
        </w:r>
      </w:ins>
      <w:ins w:id="16" w:author="Benton, Deon" w:date="2025-06-13T14:06:00Z" w16du:dateUtc="2025-06-13T19:06:00Z">
        <w:r w:rsidR="00243F44">
          <w:rPr>
            <w:rFonts w:ascii="Times New Roman" w:hAnsi="Times New Roman" w:cs="Times New Roman"/>
          </w:rPr>
          <w:t xml:space="preserve"> (e.g., Baillargeon</w:t>
        </w:r>
      </w:ins>
      <w:ins w:id="17" w:author="Benton, Deon" w:date="2025-06-13T14:08:00Z" w16du:dateUtc="2025-06-13T19:08:00Z">
        <w:r w:rsidR="00243F44">
          <w:rPr>
            <w:rFonts w:ascii="Times New Roman" w:hAnsi="Times New Roman" w:cs="Times New Roman"/>
          </w:rPr>
          <w:t xml:space="preserve"> et al., 1995).</w:t>
        </w:r>
      </w:ins>
      <w:ins w:id="18" w:author="Benton, Deon" w:date="2025-06-13T14:29:00Z" w16du:dateUtc="2025-06-13T19:29:00Z">
        <w:r w:rsidR="007424A2">
          <w:rPr>
            <w:rFonts w:ascii="Times New Roman" w:hAnsi="Times New Roman" w:cs="Times New Roman"/>
          </w:rPr>
          <w:t xml:space="preserve"> In studies that use this method, infants are habituated or familiarized to an event or set of events</w:t>
        </w:r>
      </w:ins>
      <w:ins w:id="19" w:author="Benton, Deon" w:date="2025-06-13T14:30:00Z" w16du:dateUtc="2025-06-13T19:30:00Z">
        <w:r w:rsidR="007424A2">
          <w:rPr>
            <w:rFonts w:ascii="Times New Roman" w:hAnsi="Times New Roman" w:cs="Times New Roman"/>
          </w:rPr>
          <w:t xml:space="preserve"> </w:t>
        </w:r>
      </w:ins>
      <w:ins w:id="20" w:author="Benton, Deon" w:date="2025-06-13T14:42:00Z" w16du:dateUtc="2025-06-13T19:42:00Z">
        <w:r w:rsidR="001863D5">
          <w:rPr>
            <w:rFonts w:ascii="Times New Roman" w:hAnsi="Times New Roman" w:cs="Times New Roman"/>
          </w:rPr>
          <w:t>designed</w:t>
        </w:r>
      </w:ins>
      <w:ins w:id="21" w:author="Benton, Deon" w:date="2025-06-13T14:30:00Z" w16du:dateUtc="2025-06-13T19:30:00Z">
        <w:r w:rsidR="007424A2">
          <w:rPr>
            <w:rFonts w:ascii="Times New Roman" w:hAnsi="Times New Roman" w:cs="Times New Roman"/>
          </w:rPr>
          <w:t xml:space="preserve"> to </w:t>
        </w:r>
      </w:ins>
      <w:ins w:id="22" w:author="Benton, Deon" w:date="2025-06-13T14:39:00Z" w16du:dateUtc="2025-06-13T19:39:00Z">
        <w:r w:rsidR="004F6BF0">
          <w:rPr>
            <w:rFonts w:ascii="Times New Roman" w:hAnsi="Times New Roman" w:cs="Times New Roman"/>
          </w:rPr>
          <w:t>establish an expectation about how objects or agents behave</w:t>
        </w:r>
      </w:ins>
      <w:ins w:id="23" w:author="Benton, Deon" w:date="2025-06-13T14:29:00Z" w16du:dateUtc="2025-06-13T19:29:00Z">
        <w:r w:rsidR="007424A2">
          <w:rPr>
            <w:rFonts w:ascii="Times New Roman" w:hAnsi="Times New Roman" w:cs="Times New Roman"/>
          </w:rPr>
          <w:t>.</w:t>
        </w:r>
      </w:ins>
      <w:ins w:id="24" w:author="Benton, Deon" w:date="2025-06-13T14:42:00Z" w16du:dateUtc="2025-06-13T19:42:00Z">
        <w:r w:rsidR="001863D5">
          <w:rPr>
            <w:rFonts w:ascii="Times New Roman" w:hAnsi="Times New Roman" w:cs="Times New Roman"/>
          </w:rPr>
          <w:t xml:space="preserve"> In a subsequent test phase</w:t>
        </w:r>
      </w:ins>
      <w:ins w:id="25" w:author="Benton, Deon" w:date="2025-06-13T14:42:00Z">
        <w:r w:rsidR="001863D5" w:rsidRPr="001863D5">
          <w:rPr>
            <w:rFonts w:ascii="Times New Roman" w:hAnsi="Times New Roman" w:cs="Times New Roman"/>
          </w:rPr>
          <w:t xml:space="preserve">, infants are shown events that either conform to or violate the expectations that an adult observer might </w:t>
        </w:r>
      </w:ins>
      <w:ins w:id="26" w:author="Benton, Deon" w:date="2025-06-13T14:43:00Z" w16du:dateUtc="2025-06-13T19:43:00Z">
        <w:r w:rsidR="001863D5">
          <w:rPr>
            <w:rFonts w:ascii="Times New Roman" w:hAnsi="Times New Roman" w:cs="Times New Roman"/>
          </w:rPr>
          <w:t>have formed during the initial phase</w:t>
        </w:r>
      </w:ins>
      <w:ins w:id="27" w:author="Benton, Deon" w:date="2025-06-13T14:44:00Z" w16du:dateUtc="2025-06-13T19:44:00Z">
        <w:r w:rsidR="00950D30">
          <w:rPr>
            <w:rFonts w:ascii="Times New Roman" w:hAnsi="Times New Roman" w:cs="Times New Roman"/>
          </w:rPr>
          <w:t xml:space="preserve"> (e.g., Stahl &amp; Kibbe, 2022)</w:t>
        </w:r>
      </w:ins>
      <w:ins w:id="28" w:author="Benton, Deon" w:date="2025-06-13T14:42:00Z">
        <w:r w:rsidR="001863D5" w:rsidRPr="001863D5">
          <w:rPr>
            <w:rFonts w:ascii="Times New Roman" w:hAnsi="Times New Roman" w:cs="Times New Roman"/>
          </w:rPr>
          <w:t>.</w:t>
        </w:r>
      </w:ins>
      <w:ins w:id="29" w:author="Benton, Deon" w:date="2025-06-13T14:39:00Z" w16du:dateUtc="2025-06-13T19:39:00Z">
        <w:r w:rsidR="004F6BF0">
          <w:rPr>
            <w:rFonts w:ascii="Times New Roman" w:hAnsi="Times New Roman" w:cs="Times New Roman"/>
          </w:rPr>
          <w:t xml:space="preserve"> </w:t>
        </w:r>
      </w:ins>
      <w:ins w:id="30" w:author="Benton, Deon" w:date="2025-06-16T12:19:00Z" w16du:dateUtc="2025-06-16T17:19:00Z">
        <w:r w:rsidR="00455692">
          <w:rPr>
            <w:rFonts w:ascii="Times New Roman" w:hAnsi="Times New Roman" w:cs="Times New Roman"/>
          </w:rPr>
          <w:t>A number of important insights abou</w:t>
        </w:r>
      </w:ins>
      <w:ins w:id="31" w:author="Benton, Deon" w:date="2025-06-16T12:20:00Z" w16du:dateUtc="2025-06-16T17:20:00Z">
        <w:r w:rsidR="00455692">
          <w:rPr>
            <w:rFonts w:ascii="Times New Roman" w:hAnsi="Times New Roman" w:cs="Times New Roman"/>
          </w:rPr>
          <w:t xml:space="preserve">t </w:t>
        </w:r>
      </w:ins>
      <w:ins w:id="32" w:author="Benton, Deon" w:date="2025-06-16T12:35:00Z" w16du:dateUtc="2025-06-16T17:35:00Z">
        <w:r w:rsidR="008615A9">
          <w:rPr>
            <w:rFonts w:ascii="Times New Roman" w:hAnsi="Times New Roman" w:cs="Times New Roman"/>
          </w:rPr>
          <w:t xml:space="preserve">infants’ early number </w:t>
        </w:r>
      </w:ins>
      <w:ins w:id="33" w:author="Benton, Deon" w:date="2025-06-16T12:38:00Z" w16du:dateUtc="2025-06-16T17:38:00Z">
        <w:r w:rsidR="0068133A">
          <w:rPr>
            <w:rFonts w:ascii="Times New Roman" w:hAnsi="Times New Roman" w:cs="Times New Roman"/>
          </w:rPr>
          <w:t>concepts</w:t>
        </w:r>
      </w:ins>
      <w:ins w:id="34" w:author="Benton, Deon" w:date="2025-06-16T12:35:00Z" w16du:dateUtc="2025-06-16T17:35:00Z">
        <w:r w:rsidR="008615A9">
          <w:rPr>
            <w:rFonts w:ascii="Times New Roman" w:hAnsi="Times New Roman" w:cs="Times New Roman"/>
          </w:rPr>
          <w:t xml:space="preserve"> (e.g. McCrink &amp; Wynn, </w:t>
        </w:r>
      </w:ins>
      <w:ins w:id="35" w:author="Benton, Deon" w:date="2025-06-16T12:36:00Z" w16du:dateUtc="2025-06-16T17:36:00Z">
        <w:r w:rsidR="008615A9">
          <w:rPr>
            <w:rFonts w:ascii="Times New Roman" w:hAnsi="Times New Roman" w:cs="Times New Roman"/>
          </w:rPr>
          <w:t>2004; Wynn, 1992)</w:t>
        </w:r>
        <w:r w:rsidR="005510C2">
          <w:rPr>
            <w:rFonts w:ascii="Times New Roman" w:hAnsi="Times New Roman" w:cs="Times New Roman"/>
          </w:rPr>
          <w:t>,</w:t>
        </w:r>
        <w:r w:rsidR="0068133A">
          <w:rPr>
            <w:rFonts w:ascii="Times New Roman" w:hAnsi="Times New Roman" w:cs="Times New Roman"/>
          </w:rPr>
          <w:t xml:space="preserve"> </w:t>
        </w:r>
      </w:ins>
      <w:ins w:id="36" w:author="Benton, Deon" w:date="2025-06-16T12:37:00Z" w16du:dateUtc="2025-06-16T17:37:00Z">
        <w:r w:rsidR="0068133A">
          <w:rPr>
            <w:rFonts w:ascii="Times New Roman" w:hAnsi="Times New Roman" w:cs="Times New Roman"/>
          </w:rPr>
          <w:t xml:space="preserve">physical </w:t>
        </w:r>
      </w:ins>
      <w:ins w:id="37" w:author="Benton, Deon" w:date="2025-06-16T12:38:00Z" w16du:dateUtc="2025-06-16T17:38:00Z">
        <w:r w:rsidR="0068133A">
          <w:rPr>
            <w:rFonts w:ascii="Times New Roman" w:hAnsi="Times New Roman" w:cs="Times New Roman"/>
          </w:rPr>
          <w:t>concepts</w:t>
        </w:r>
      </w:ins>
      <w:ins w:id="38" w:author="Benton, Deon" w:date="2025-06-16T12:37:00Z" w16du:dateUtc="2025-06-16T17:37:00Z">
        <w:r w:rsidR="0068133A">
          <w:rPr>
            <w:rFonts w:ascii="Times New Roman" w:hAnsi="Times New Roman" w:cs="Times New Roman"/>
          </w:rPr>
          <w:t xml:space="preserve"> (e.g.,</w:t>
        </w:r>
      </w:ins>
      <w:ins w:id="39" w:author="Benton, Deon" w:date="2025-06-16T12:55:00Z" w16du:dateUtc="2025-06-16T17:55:00Z">
        <w:r w:rsidR="00C54E7C">
          <w:rPr>
            <w:rFonts w:ascii="Times New Roman" w:hAnsi="Times New Roman" w:cs="Times New Roman"/>
          </w:rPr>
          <w:t xml:space="preserve"> </w:t>
        </w:r>
      </w:ins>
      <w:ins w:id="40" w:author="Benton, Deon" w:date="2025-06-16T13:11:00Z" w16du:dateUtc="2025-06-16T18:11:00Z">
        <w:r w:rsidR="002875F4">
          <w:rPr>
            <w:rFonts w:ascii="Times New Roman" w:hAnsi="Times New Roman" w:cs="Times New Roman"/>
          </w:rPr>
          <w:t xml:space="preserve">Baillargeon et al., 1992; </w:t>
        </w:r>
      </w:ins>
      <w:ins w:id="41" w:author="Benton, Deon" w:date="2025-06-16T12:55:00Z" w16du:dateUtc="2025-06-16T17:55:00Z">
        <w:r w:rsidR="00C54E7C">
          <w:rPr>
            <w:rFonts w:ascii="Times New Roman" w:hAnsi="Times New Roman" w:cs="Times New Roman"/>
          </w:rPr>
          <w:t>Kim &amp; S</w:t>
        </w:r>
      </w:ins>
      <w:ins w:id="42" w:author="Benton, Deon" w:date="2025-06-16T12:56:00Z" w16du:dateUtc="2025-06-16T17:56:00Z">
        <w:r w:rsidR="00C54E7C">
          <w:rPr>
            <w:rFonts w:ascii="Times New Roman" w:hAnsi="Times New Roman" w:cs="Times New Roman"/>
          </w:rPr>
          <w:t>pelke, 1992;</w:t>
        </w:r>
      </w:ins>
      <w:ins w:id="43" w:author="Benton, Deon" w:date="2025-06-16T12:37:00Z" w16du:dateUtc="2025-06-16T17:37:00Z">
        <w:r w:rsidR="0068133A">
          <w:rPr>
            <w:rFonts w:ascii="Times New Roman" w:hAnsi="Times New Roman" w:cs="Times New Roman"/>
          </w:rPr>
          <w:t xml:space="preserve"> Spelke et al., 1992), moral </w:t>
        </w:r>
      </w:ins>
      <w:ins w:id="44" w:author="Benton, Deon" w:date="2025-06-16T12:38:00Z" w16du:dateUtc="2025-06-16T17:38:00Z">
        <w:r w:rsidR="0068133A">
          <w:rPr>
            <w:rFonts w:ascii="Times New Roman" w:hAnsi="Times New Roman" w:cs="Times New Roman"/>
          </w:rPr>
          <w:t xml:space="preserve">concepts (e.g., </w:t>
        </w:r>
      </w:ins>
      <w:ins w:id="45" w:author="Benton, Deon" w:date="2025-06-16T12:48:00Z" w16du:dateUtc="2025-06-16T17:48:00Z">
        <w:r w:rsidR="00BA3735">
          <w:rPr>
            <w:rFonts w:ascii="Times New Roman" w:hAnsi="Times New Roman" w:cs="Times New Roman"/>
          </w:rPr>
          <w:t xml:space="preserve">Geraci &amp; Surian, </w:t>
        </w:r>
      </w:ins>
      <w:ins w:id="46" w:author="Benton, Deon" w:date="2025-06-16T12:49:00Z" w16du:dateUtc="2025-06-16T17:49:00Z">
        <w:r w:rsidR="00BA3735">
          <w:rPr>
            <w:rFonts w:ascii="Times New Roman" w:hAnsi="Times New Roman" w:cs="Times New Roman"/>
          </w:rPr>
          <w:t xml:space="preserve">2011; </w:t>
        </w:r>
      </w:ins>
      <w:ins w:id="47" w:author="Benton, Deon" w:date="2025-06-16T12:38:00Z" w16du:dateUtc="2025-06-16T17:38:00Z">
        <w:r w:rsidR="0068133A">
          <w:rPr>
            <w:rFonts w:ascii="Times New Roman" w:hAnsi="Times New Roman" w:cs="Times New Roman"/>
          </w:rPr>
          <w:t>Hamlin et al., 2007</w:t>
        </w:r>
      </w:ins>
      <w:ins w:id="48" w:author="Benton, Deon" w:date="2025-06-16T12:43:00Z" w16du:dateUtc="2025-06-16T17:43:00Z">
        <w:r w:rsidR="00F23EE3">
          <w:rPr>
            <w:rFonts w:ascii="Times New Roman" w:hAnsi="Times New Roman" w:cs="Times New Roman"/>
          </w:rPr>
          <w:t xml:space="preserve">; </w:t>
        </w:r>
      </w:ins>
      <w:ins w:id="49" w:author="Benton, Deon" w:date="2025-06-16T12:47:00Z" w16du:dateUtc="2025-06-16T17:47:00Z">
        <w:r w:rsidR="00C2551E">
          <w:rPr>
            <w:rFonts w:ascii="Times New Roman" w:hAnsi="Times New Roman" w:cs="Times New Roman"/>
          </w:rPr>
          <w:t>Schmidt</w:t>
        </w:r>
      </w:ins>
      <w:ins w:id="50" w:author="Benton, Deon" w:date="2025-06-16T12:48:00Z" w16du:dateUtc="2025-06-16T17:48:00Z">
        <w:r w:rsidR="00BA3735">
          <w:rPr>
            <w:rFonts w:ascii="Times New Roman" w:hAnsi="Times New Roman" w:cs="Times New Roman"/>
          </w:rPr>
          <w:t xml:space="preserve"> &amp; </w:t>
        </w:r>
        <w:r w:rsidR="00BA3735">
          <w:rPr>
            <w:rFonts w:ascii="Times New Roman" w:hAnsi="Times New Roman" w:cs="Times New Roman"/>
          </w:rPr>
          <w:lastRenderedPageBreak/>
          <w:t xml:space="preserve">Sommerville, 2011; </w:t>
        </w:r>
      </w:ins>
      <w:ins w:id="51" w:author="Benton, Deon" w:date="2025-06-16T12:43:00Z" w16du:dateUtc="2025-06-16T17:43:00Z">
        <w:r w:rsidR="00F23EE3">
          <w:rPr>
            <w:rFonts w:ascii="Times New Roman" w:hAnsi="Times New Roman" w:cs="Times New Roman"/>
          </w:rPr>
          <w:t>Woo et al., 2017</w:t>
        </w:r>
      </w:ins>
      <w:ins w:id="52" w:author="Benton, Deon" w:date="2025-06-16T12:39:00Z" w16du:dateUtc="2025-06-16T17:39:00Z">
        <w:r w:rsidR="002936C1">
          <w:rPr>
            <w:rFonts w:ascii="Times New Roman" w:hAnsi="Times New Roman" w:cs="Times New Roman"/>
          </w:rPr>
          <w:t>)</w:t>
        </w:r>
      </w:ins>
      <w:ins w:id="53" w:author="Benton, Deon" w:date="2025-06-16T12:40:00Z" w16du:dateUtc="2025-06-16T17:40:00Z">
        <w:r w:rsidR="002936C1">
          <w:rPr>
            <w:rFonts w:ascii="Times New Roman" w:hAnsi="Times New Roman" w:cs="Times New Roman"/>
          </w:rPr>
          <w:t>, object concepts (e.g.,</w:t>
        </w:r>
      </w:ins>
      <w:ins w:id="54" w:author="Benton, Deon" w:date="2025-06-16T12:42:00Z" w16du:dateUtc="2025-06-16T17:42:00Z">
        <w:r w:rsidR="00B23EFA">
          <w:rPr>
            <w:rFonts w:ascii="Times New Roman" w:hAnsi="Times New Roman" w:cs="Times New Roman"/>
          </w:rPr>
          <w:t xml:space="preserve"> Baillargeon, 1987;</w:t>
        </w:r>
      </w:ins>
      <w:ins w:id="55" w:author="Benton, Deon" w:date="2025-06-16T12:40:00Z" w16du:dateUtc="2025-06-16T17:40:00Z">
        <w:r w:rsidR="002936C1">
          <w:rPr>
            <w:rFonts w:ascii="Times New Roman" w:hAnsi="Times New Roman" w:cs="Times New Roman"/>
          </w:rPr>
          <w:t xml:space="preserve"> </w:t>
        </w:r>
      </w:ins>
      <w:ins w:id="56" w:author="Benton, Deon" w:date="2025-06-16T12:42:00Z" w16du:dateUtc="2025-06-16T17:42:00Z">
        <w:r w:rsidR="00B23EFA">
          <w:rPr>
            <w:rFonts w:ascii="Times New Roman" w:hAnsi="Times New Roman" w:cs="Times New Roman"/>
          </w:rPr>
          <w:t xml:space="preserve">Baillargeon et al., 1985; </w:t>
        </w:r>
      </w:ins>
      <w:ins w:id="57" w:author="Benton, Deon" w:date="2025-06-16T12:41:00Z" w16du:dateUtc="2025-06-16T17:41:00Z">
        <w:r w:rsidR="00B23EFA">
          <w:rPr>
            <w:rFonts w:ascii="Times New Roman" w:hAnsi="Times New Roman" w:cs="Times New Roman"/>
          </w:rPr>
          <w:t>Kellman &amp; Spelke, 1983</w:t>
        </w:r>
      </w:ins>
      <w:ins w:id="58" w:author="Benton, Deon" w:date="2025-06-16T12:50:00Z" w16du:dateUtc="2025-06-16T17:50:00Z">
        <w:r w:rsidR="00DF4BEE">
          <w:rPr>
            <w:rFonts w:ascii="Times New Roman" w:hAnsi="Times New Roman" w:cs="Times New Roman"/>
          </w:rPr>
          <w:t>; Needham &amp; Baillargeon, 1997</w:t>
        </w:r>
      </w:ins>
      <w:ins w:id="59" w:author="Benton, Deon" w:date="2025-06-16T12:41:00Z" w16du:dateUtc="2025-06-16T17:41:00Z">
        <w:r w:rsidR="00B23EFA">
          <w:rPr>
            <w:rFonts w:ascii="Times New Roman" w:hAnsi="Times New Roman" w:cs="Times New Roman"/>
          </w:rPr>
          <w:t>)</w:t>
        </w:r>
      </w:ins>
      <w:ins w:id="60" w:author="Benton, Deon" w:date="2025-06-16T12:45:00Z" w16du:dateUtc="2025-06-16T17:45:00Z">
        <w:r w:rsidR="00F23EE3">
          <w:rPr>
            <w:rFonts w:ascii="Times New Roman" w:hAnsi="Times New Roman" w:cs="Times New Roman"/>
          </w:rPr>
          <w:t xml:space="preserve">, </w:t>
        </w:r>
      </w:ins>
      <w:ins w:id="61" w:author="Benton, Deon" w:date="2025-06-16T12:56:00Z" w16du:dateUtc="2025-06-16T17:56:00Z">
        <w:r w:rsidR="002E6DC4">
          <w:rPr>
            <w:rFonts w:ascii="Times New Roman" w:hAnsi="Times New Roman" w:cs="Times New Roman"/>
          </w:rPr>
          <w:t xml:space="preserve">and </w:t>
        </w:r>
      </w:ins>
      <w:ins w:id="62" w:author="Benton, Deon" w:date="2025-06-16T12:45:00Z" w16du:dateUtc="2025-06-16T17:45:00Z">
        <w:r w:rsidR="00F23EE3">
          <w:rPr>
            <w:rFonts w:ascii="Times New Roman" w:hAnsi="Times New Roman" w:cs="Times New Roman"/>
          </w:rPr>
          <w:t>causal concepts</w:t>
        </w:r>
      </w:ins>
      <w:ins w:id="63" w:author="Benton, Deon" w:date="2025-06-16T12:46:00Z" w16du:dateUtc="2025-06-16T17:46:00Z">
        <w:r w:rsidR="00C2551E">
          <w:rPr>
            <w:rFonts w:ascii="Times New Roman" w:hAnsi="Times New Roman" w:cs="Times New Roman"/>
          </w:rPr>
          <w:t xml:space="preserve"> (e.g., Kotovsky &amp; Baillargeon, 1998</w:t>
        </w:r>
      </w:ins>
      <w:ins w:id="64" w:author="Benton, Deon" w:date="2025-06-16T12:51:00Z" w16du:dateUtc="2025-06-16T17:51:00Z">
        <w:r w:rsidR="00DF4BEE">
          <w:rPr>
            <w:rFonts w:ascii="Times New Roman" w:hAnsi="Times New Roman" w:cs="Times New Roman"/>
          </w:rPr>
          <w:t>; Le</w:t>
        </w:r>
      </w:ins>
      <w:ins w:id="65" w:author="Benton, Deon" w:date="2025-06-16T12:52:00Z" w16du:dateUtc="2025-06-16T17:52:00Z">
        <w:r w:rsidR="00DF4BEE">
          <w:rPr>
            <w:rFonts w:ascii="Times New Roman" w:hAnsi="Times New Roman" w:cs="Times New Roman"/>
          </w:rPr>
          <w:t>slie &amp; Keeble, 1987</w:t>
        </w:r>
        <w:r w:rsidR="00140E0D">
          <w:rPr>
            <w:rFonts w:ascii="Times New Roman" w:hAnsi="Times New Roman" w:cs="Times New Roman"/>
          </w:rPr>
          <w:t>; Muentener &amp; Carey, 2010</w:t>
        </w:r>
      </w:ins>
      <w:ins w:id="66" w:author="Benton, Deon" w:date="2025-06-16T12:46:00Z" w16du:dateUtc="2025-06-16T17:46:00Z">
        <w:r w:rsidR="00C2551E">
          <w:rPr>
            <w:rFonts w:ascii="Times New Roman" w:hAnsi="Times New Roman" w:cs="Times New Roman"/>
          </w:rPr>
          <w:t>)</w:t>
        </w:r>
      </w:ins>
      <w:ins w:id="67" w:author="Benton, Deon" w:date="2025-06-16T12:20:00Z" w16du:dateUtc="2025-06-16T17:20:00Z">
        <w:r w:rsidR="00455692">
          <w:rPr>
            <w:rFonts w:ascii="Times New Roman" w:hAnsi="Times New Roman" w:cs="Times New Roman"/>
          </w:rPr>
          <w:t>.</w:t>
        </w:r>
      </w:ins>
      <w:ins w:id="68" w:author="Benton, Deon" w:date="2025-06-16T12:28:00Z" w16du:dateUtc="2025-06-16T17:28:00Z">
        <w:r w:rsidR="00422A3C">
          <w:rPr>
            <w:rFonts w:ascii="Times New Roman" w:hAnsi="Times New Roman" w:cs="Times New Roman"/>
          </w:rPr>
          <w:t xml:space="preserve"> </w:t>
        </w:r>
      </w:ins>
      <w:ins w:id="69" w:author="Benton, Deon" w:date="2025-06-16T12:34:00Z" w16du:dateUtc="2025-06-16T17:34:00Z">
        <w:r w:rsidR="008615A9">
          <w:rPr>
            <w:rFonts w:ascii="Times New Roman" w:hAnsi="Times New Roman" w:cs="Times New Roman"/>
          </w:rPr>
          <w:t xml:space="preserve">The general </w:t>
        </w:r>
      </w:ins>
      <w:ins w:id="70" w:author="Benton, Deon" w:date="2025-06-16T12:56:00Z" w16du:dateUtc="2025-06-16T17:56:00Z">
        <w:r w:rsidR="008C27AE">
          <w:rPr>
            <w:rFonts w:ascii="Times New Roman" w:hAnsi="Times New Roman" w:cs="Times New Roman"/>
          </w:rPr>
          <w:t>takeaway</w:t>
        </w:r>
      </w:ins>
      <w:ins w:id="71" w:author="Benton, Deon" w:date="2025-06-16T12:34:00Z" w16du:dateUtc="2025-06-16T17:34:00Z">
        <w:r w:rsidR="008615A9">
          <w:rPr>
            <w:rFonts w:ascii="Times New Roman" w:hAnsi="Times New Roman" w:cs="Times New Roman"/>
          </w:rPr>
          <w:t xml:space="preserve"> from this research is that</w:t>
        </w:r>
      </w:ins>
      <w:ins w:id="72" w:author="Benton, Deon" w:date="2025-06-16T12:56:00Z" w16du:dateUtc="2025-06-16T17:56:00Z">
        <w:r w:rsidR="008C27AE">
          <w:rPr>
            <w:rFonts w:ascii="Times New Roman" w:hAnsi="Times New Roman" w:cs="Times New Roman"/>
          </w:rPr>
          <w:t xml:space="preserve"> inf</w:t>
        </w:r>
      </w:ins>
      <w:ins w:id="73" w:author="Benton, Deon" w:date="2025-06-16T12:57:00Z" w16du:dateUtc="2025-06-16T17:57:00Z">
        <w:r w:rsidR="008C27AE">
          <w:rPr>
            <w:rFonts w:ascii="Times New Roman" w:hAnsi="Times New Roman" w:cs="Times New Roman"/>
          </w:rPr>
          <w:t xml:space="preserve">ants possess sophisticated capacities that enable them to </w:t>
        </w:r>
      </w:ins>
      <w:ins w:id="74" w:author="Benton, Deon" w:date="2025-06-16T13:08:00Z" w16du:dateUtc="2025-06-16T18:08:00Z">
        <w:r w:rsidR="00015DDE">
          <w:rPr>
            <w:rFonts w:ascii="Times New Roman" w:hAnsi="Times New Roman" w:cs="Times New Roman"/>
          </w:rPr>
          <w:t>learning in each of these</w:t>
        </w:r>
      </w:ins>
      <w:ins w:id="75" w:author="Benton, Deon" w:date="2025-06-16T12:57:00Z" w16du:dateUtc="2025-06-16T17:57:00Z">
        <w:r w:rsidR="008C27AE">
          <w:rPr>
            <w:rFonts w:ascii="Times New Roman" w:hAnsi="Times New Roman" w:cs="Times New Roman"/>
          </w:rPr>
          <w:t xml:space="preserve"> domains</w:t>
        </w:r>
      </w:ins>
      <w:ins w:id="76" w:author="Benton, Deon" w:date="2025-06-16T12:34:00Z" w16du:dateUtc="2025-06-16T17:34:00Z">
        <w:r w:rsidR="008615A9">
          <w:rPr>
            <w:rFonts w:ascii="Times New Roman" w:hAnsi="Times New Roman" w:cs="Times New Roman"/>
          </w:rPr>
          <w:t xml:space="preserve"> </w:t>
        </w:r>
      </w:ins>
      <w:ins w:id="77" w:author="Benton, Deon" w:date="2025-06-16T12:57:00Z" w16du:dateUtc="2025-06-16T17:57:00Z">
        <w:r w:rsidR="008C27AE">
          <w:rPr>
            <w:rFonts w:ascii="Times New Roman" w:hAnsi="Times New Roman" w:cs="Times New Roman"/>
          </w:rPr>
          <w:t>from early in development</w:t>
        </w:r>
      </w:ins>
      <w:ins w:id="78" w:author="Benton, Deon" w:date="2025-06-16T12:35:00Z" w16du:dateUtc="2025-06-16T17:35:00Z">
        <w:r w:rsidR="008615A9">
          <w:rPr>
            <w:rFonts w:ascii="Times New Roman" w:hAnsi="Times New Roman" w:cs="Times New Roman"/>
          </w:rPr>
          <w:t>.</w:t>
        </w:r>
      </w:ins>
      <w:ins w:id="79" w:author="Benton, Deon" w:date="2025-06-16T12:30:00Z" w16du:dateUtc="2025-06-16T17:30:00Z">
        <w:r w:rsidR="00230D82">
          <w:rPr>
            <w:rFonts w:ascii="Times New Roman" w:hAnsi="Times New Roman" w:cs="Times New Roman"/>
          </w:rPr>
          <w:t xml:space="preserve"> </w:t>
        </w:r>
      </w:ins>
    </w:p>
    <w:p w14:paraId="57DF284E" w14:textId="20CE3096" w:rsidR="00524642" w:rsidRDefault="007F20F3" w:rsidP="00524642">
      <w:pPr>
        <w:spacing w:line="480" w:lineRule="auto"/>
        <w:ind w:firstLine="720"/>
        <w:contextualSpacing/>
        <w:rPr>
          <w:rFonts w:ascii="Times New Roman" w:hAnsi="Times New Roman" w:cs="Times New Roman"/>
        </w:rPr>
      </w:pPr>
      <w:ins w:id="80" w:author="Benton, Deon" w:date="2025-06-13T13:55:00Z" w16du:dateUtc="2025-06-13T18:55:00Z">
        <w:r>
          <w:rPr>
            <w:rFonts w:ascii="Times New Roman" w:hAnsi="Times New Roman" w:cs="Times New Roman"/>
          </w:rPr>
          <w:t>Two of the first studies to use the V</w:t>
        </w:r>
      </w:ins>
      <w:ins w:id="81" w:author="Benton, Deon" w:date="2025-06-13T15:00:00Z" w16du:dateUtc="2025-06-13T20:00:00Z">
        <w:r w:rsidR="00134CB3">
          <w:rPr>
            <w:rFonts w:ascii="Times New Roman" w:hAnsi="Times New Roman" w:cs="Times New Roman"/>
          </w:rPr>
          <w:t>o</w:t>
        </w:r>
      </w:ins>
      <w:ins w:id="82" w:author="Benton, Deon" w:date="2025-06-13T13:55:00Z" w16du:dateUtc="2025-06-13T18:55:00Z">
        <w:r>
          <w:rPr>
            <w:rFonts w:ascii="Times New Roman" w:hAnsi="Times New Roman" w:cs="Times New Roman"/>
          </w:rPr>
          <w:t xml:space="preserve">E method to </w:t>
        </w:r>
      </w:ins>
      <w:ins w:id="83" w:author="Benton, Deon" w:date="2025-06-13T15:00:00Z" w16du:dateUtc="2025-06-13T20:00:00Z">
        <w:r w:rsidR="00134CB3">
          <w:rPr>
            <w:rFonts w:ascii="Times New Roman" w:hAnsi="Times New Roman" w:cs="Times New Roman"/>
          </w:rPr>
          <w:t>assess</w:t>
        </w:r>
      </w:ins>
      <w:ins w:id="84" w:author="Benton, Deon" w:date="2025-06-13T13:55:00Z" w16du:dateUtc="2025-06-13T18:55:00Z">
        <w:r>
          <w:rPr>
            <w:rFonts w:ascii="Times New Roman" w:hAnsi="Times New Roman" w:cs="Times New Roman"/>
          </w:rPr>
          <w:t xml:space="preserve"> infant action understanding </w:t>
        </w:r>
      </w:ins>
      <w:ins w:id="85" w:author="Benton, Deon" w:date="2025-06-16T12:31:00Z" w16du:dateUtc="2025-06-16T17:31:00Z">
        <w:r w:rsidR="00230D82">
          <w:rPr>
            <w:rFonts w:ascii="Times New Roman" w:hAnsi="Times New Roman" w:cs="Times New Roman"/>
          </w:rPr>
          <w:t xml:space="preserve">in particular </w:t>
        </w:r>
      </w:ins>
      <w:ins w:id="86" w:author="Benton, Deon" w:date="2025-06-16T13:54:00Z" w16du:dateUtc="2025-06-16T18:54:00Z">
        <w:r w:rsidR="00DB0E07">
          <w:rPr>
            <w:rFonts w:ascii="Times New Roman" w:hAnsi="Times New Roman" w:cs="Times New Roman"/>
          </w:rPr>
          <w:t>was that</w:t>
        </w:r>
      </w:ins>
      <w:ins w:id="87" w:author="Benton, Deon" w:date="2025-06-13T13:55:00Z" w16du:dateUtc="2025-06-13T18:55:00Z">
        <w:r>
          <w:rPr>
            <w:rFonts w:ascii="Times New Roman" w:hAnsi="Times New Roman" w:cs="Times New Roman"/>
          </w:rPr>
          <w:t xml:space="preserve"> by Gergely et al. (1995) and Csibra et al. (1999).</w:t>
        </w:r>
      </w:ins>
      <w:r w:rsidR="00524642">
        <w:rPr>
          <w:rFonts w:ascii="Times New Roman" w:hAnsi="Times New Roman" w:cs="Times New Roman"/>
        </w:rPr>
        <w:t xml:space="preserve"> </w:t>
      </w:r>
      <w:del w:id="88" w:author="Benton, Deon" w:date="2025-06-13T15:07:00Z" w16du:dateUtc="2025-06-13T20:07:00Z">
        <w:r w:rsidR="00524642" w:rsidDel="001F2099">
          <w:rPr>
            <w:rFonts w:ascii="Times New Roman" w:hAnsi="Times New Roman" w:cs="Times New Roman"/>
          </w:rPr>
          <w:delText>In studies,</w:delText>
        </w:r>
      </w:del>
      <w:ins w:id="89" w:author="Benton, Deon" w:date="2025-06-13T15:07:00Z" w16du:dateUtc="2025-06-13T20:07:00Z">
        <w:r w:rsidR="001F2099">
          <w:rPr>
            <w:rFonts w:ascii="Times New Roman" w:hAnsi="Times New Roman" w:cs="Times New Roman"/>
          </w:rPr>
          <w:t>These authors</w:t>
        </w:r>
      </w:ins>
      <w:ins w:id="90" w:author="Benton, Deon" w:date="2025-06-13T11:50:00Z" w16du:dateUtc="2025-06-13T16:50:00Z">
        <w:r w:rsidR="00885BA2">
          <w:rPr>
            <w:rFonts w:ascii="Times New Roman" w:hAnsi="Times New Roman" w:cs="Times New Roman"/>
          </w:rPr>
          <w:t xml:space="preserve"> habituated</w:t>
        </w:r>
      </w:ins>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 xml:space="preserve">n animated ball jumped over a barrier to reach another ball. </w:t>
      </w:r>
      <w:r w:rsidR="00524642" w:rsidRPr="004C0C81">
        <w:rPr>
          <w:rFonts w:ascii="Times New Roman" w:hAnsi="Times New Roman" w:cs="Times New Roman"/>
        </w:rPr>
        <w:t>Infants were then shown two</w:t>
      </w:r>
      <w:r w:rsidR="00524642">
        <w:rPr>
          <w:rFonts w:ascii="Times New Roman" w:hAnsi="Times New Roman" w:cs="Times New Roman"/>
        </w:rPr>
        <w:t xml:space="preserve"> </w:t>
      </w:r>
      <w:r w:rsidR="00524642" w:rsidRPr="004C0C81">
        <w:rPr>
          <w:rFonts w:ascii="Times New Roman" w:hAnsi="Times New Roman" w:cs="Times New Roman"/>
        </w:rPr>
        <w:t>test events</w:t>
      </w:r>
      <w:r w:rsidR="00524642">
        <w:rPr>
          <w:rFonts w:ascii="Times New Roman" w:hAnsi="Times New Roman" w:cs="Times New Roman"/>
        </w:rPr>
        <w:t xml:space="preserve"> without barriers</w:t>
      </w:r>
      <w:r w:rsidR="00524642" w:rsidRPr="004C0C81">
        <w:rPr>
          <w:rFonts w:ascii="Times New Roman" w:hAnsi="Times New Roman" w:cs="Times New Roman"/>
        </w:rPr>
        <w:t>.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attended longer to the old action than to the new action event due to a preference for curved trajectories found that infants looked equally long at both events. </w:t>
      </w:r>
    </w:p>
    <w:p w14:paraId="271A1480" w14:textId="712D3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 Beyond infants’ processing of others’ actions, research </w:t>
      </w:r>
      <w:r>
        <w:rPr>
          <w:rFonts w:ascii="Times New Roman" w:hAnsi="Times New Roman" w:cs="Times New Roman"/>
        </w:rPr>
        <w:lastRenderedPageBreak/>
        <w:t>shows that how infants imitate another person’s actions depends on the constraints imposed on those actions. For example, 14-month-olds use their foreheads to activate a light if they observe a hands-free agent do the same thing</w:t>
      </w:r>
      <w:ins w:id="91" w:author="Benton, Deon" w:date="2025-06-13T11:51:00Z" w16du:dateUtc="2025-06-13T16:51:00Z">
        <w:r w:rsidR="006E59CB">
          <w:rPr>
            <w:rFonts w:ascii="Times New Roman" w:hAnsi="Times New Roman" w:cs="Times New Roman"/>
          </w:rPr>
          <w:t xml:space="preserve"> but use their hands to activate the same light if the agent’s hands are bound</w:t>
        </w:r>
      </w:ins>
      <w:r>
        <w:rPr>
          <w:rFonts w:ascii="Times New Roman" w:hAnsi="Times New Roman" w:cs="Times New Roman"/>
        </w:rPr>
        <w:t xml:space="preserve"> (e.g., Gergely et al., 2002).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ins w:id="92" w:author="Benton, Deon" w:date="2025-06-13T11:52:00Z" w16du:dateUtc="2025-06-13T16:52:00Z">
        <w:r>
          <w:rPr>
            <w:rFonts w:ascii="Times New Roman" w:hAnsi="Times New Roman" w:cs="Times New Roman"/>
            <w:b/>
            <w:bCs/>
          </w:rPr>
          <w:t xml:space="preserve">Rich </w:t>
        </w:r>
      </w:ins>
      <w:r w:rsidR="00524642">
        <w:rPr>
          <w:rFonts w:ascii="Times New Roman" w:hAnsi="Times New Roman" w:cs="Times New Roman"/>
          <w:b/>
          <w:bCs/>
        </w:rPr>
        <w:t xml:space="preserve">proposals </w:t>
      </w:r>
      <w:ins w:id="93" w:author="Benton, Deon" w:date="2025-06-13T11:52:00Z" w16du:dateUtc="2025-06-13T16:52:00Z">
        <w:r>
          <w:rPr>
            <w:rFonts w:ascii="Times New Roman" w:hAnsi="Times New Roman" w:cs="Times New Roman"/>
            <w:b/>
            <w:bCs/>
          </w:rPr>
          <w:t xml:space="preserve">for the origins of infant </w:t>
        </w:r>
      </w:ins>
      <w:r w:rsidR="00524642">
        <w:rPr>
          <w:rFonts w:ascii="Times New Roman" w:hAnsi="Times New Roman" w:cs="Times New Roman"/>
          <w:b/>
          <w:bCs/>
        </w:rPr>
        <w:t>action understanding</w:t>
      </w:r>
    </w:p>
    <w:p w14:paraId="3B24E595" w14:textId="55D49792" w:rsidR="00445430" w:rsidRDefault="00524642" w:rsidP="005E4A7C">
      <w:pPr>
        <w:spacing w:line="480" w:lineRule="auto"/>
        <w:contextualSpacing/>
        <w:rPr>
          <w:ins w:id="94" w:author="Benton, Deon" w:date="2025-06-13T15:35:00Z" w16du:dateUtc="2025-06-13T20:35:00Z"/>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Several proposals have been put forward to explain the mechanistic basis of infant action understanding</w:t>
      </w:r>
      <w:ins w:id="95" w:author="Benton, Deon" w:date="2025-06-16T13:59:00Z" w16du:dateUtc="2025-06-16T18:59:00Z">
        <w:r w:rsidR="002103B3">
          <w:rPr>
            <w:rFonts w:ascii="Times New Roman" w:hAnsi="Times New Roman" w:cs="Times New Roman"/>
          </w:rPr>
          <w:t xml:space="preserve">. </w:t>
        </w:r>
      </w:ins>
      <w:ins w:id="96" w:author="Benton, Deon" w:date="2025-06-13T11:56:00Z" w16du:dateUtc="2025-06-13T16:56:00Z">
        <w:r w:rsidR="00E326A7">
          <w:rPr>
            <w:rFonts w:ascii="Times New Roman" w:hAnsi="Times New Roman" w:cs="Times New Roman"/>
          </w:rPr>
          <w:t xml:space="preserve">These proposals </w:t>
        </w:r>
      </w:ins>
      <w:ins w:id="97" w:author="Benton, Deon" w:date="2025-06-23T20:47:00Z" w16du:dateUtc="2025-06-24T01:47:00Z">
        <w:r w:rsidR="00F63756">
          <w:rPr>
            <w:rFonts w:ascii="Times New Roman" w:hAnsi="Times New Roman" w:cs="Times New Roman"/>
          </w:rPr>
          <w:t>roughly fall</w:t>
        </w:r>
      </w:ins>
      <w:ins w:id="98" w:author="Benton, Deon" w:date="2025-06-13T11:56:00Z" w16du:dateUtc="2025-06-13T16:56:00Z">
        <w:r w:rsidR="00E326A7">
          <w:rPr>
            <w:rFonts w:ascii="Times New Roman" w:hAnsi="Times New Roman" w:cs="Times New Roman"/>
          </w:rPr>
          <w:t xml:space="preserve"> into </w:t>
        </w:r>
      </w:ins>
      <w:ins w:id="99" w:author="Benton, Deon" w:date="2025-06-23T20:42:00Z" w16du:dateUtc="2025-06-24T01:42:00Z">
        <w:r w:rsidR="00CF07BC">
          <w:rPr>
            <w:rFonts w:ascii="Times New Roman" w:hAnsi="Times New Roman" w:cs="Times New Roman"/>
          </w:rPr>
          <w:t>two classes.</w:t>
        </w:r>
      </w:ins>
      <w:ins w:id="100" w:author="Benton, Deon" w:date="2025-06-13T15:30:00Z" w16du:dateUtc="2025-06-13T20:30:00Z">
        <w:r w:rsidR="00926D5F">
          <w:rPr>
            <w:rFonts w:ascii="Times New Roman" w:hAnsi="Times New Roman" w:cs="Times New Roman"/>
          </w:rPr>
          <w:t xml:space="preserve"> </w:t>
        </w:r>
      </w:ins>
      <w:ins w:id="101" w:author="Benton, Deon" w:date="2025-06-13T13:35:00Z" w16du:dateUtc="2025-06-13T18:35:00Z">
        <w:r w:rsidR="00071A55">
          <w:rPr>
            <w:rFonts w:ascii="Times New Roman" w:hAnsi="Times New Roman" w:cs="Times New Roman"/>
          </w:rPr>
          <w:t xml:space="preserve">The first </w:t>
        </w:r>
      </w:ins>
      <w:ins w:id="102" w:author="Benton, Deon" w:date="2025-06-23T20:47:00Z" w16du:dateUtc="2025-06-24T01:47:00Z">
        <w:r w:rsidR="00F57151">
          <w:rPr>
            <w:rFonts w:ascii="Times New Roman" w:hAnsi="Times New Roman" w:cs="Times New Roman"/>
          </w:rPr>
          <w:t>is</w:t>
        </w:r>
      </w:ins>
      <w:ins w:id="103" w:author="Benton, Deon" w:date="2025-06-13T11:56:00Z" w16du:dateUtc="2025-06-13T16:56:00Z">
        <w:r w:rsidR="00E326A7">
          <w:rPr>
            <w:rFonts w:ascii="Times New Roman" w:hAnsi="Times New Roman" w:cs="Times New Roman"/>
          </w:rPr>
          <w:t xml:space="preserve"> </w:t>
        </w:r>
      </w:ins>
      <w:ins w:id="104" w:author="Benton, Deon" w:date="2025-06-13T11:57:00Z" w16du:dateUtc="2025-06-13T16:57:00Z">
        <w:r w:rsidR="00E326A7">
          <w:rPr>
            <w:rFonts w:ascii="Times New Roman" w:hAnsi="Times New Roman" w:cs="Times New Roman"/>
          </w:rPr>
          <w:t>“</w:t>
        </w:r>
      </w:ins>
      <w:ins w:id="105" w:author="Benton, Deon" w:date="2025-06-13T11:56:00Z" w16du:dateUtc="2025-06-13T16:56:00Z">
        <w:r w:rsidR="00E326A7">
          <w:rPr>
            <w:rFonts w:ascii="Times New Roman" w:hAnsi="Times New Roman" w:cs="Times New Roman"/>
          </w:rPr>
          <w:t>rich</w:t>
        </w:r>
      </w:ins>
      <w:ins w:id="106" w:author="Benton, Deon" w:date="2025-06-13T11:57:00Z" w16du:dateUtc="2025-06-13T16:57:00Z">
        <w:r w:rsidR="00E326A7">
          <w:rPr>
            <w:rFonts w:ascii="Times New Roman" w:hAnsi="Times New Roman" w:cs="Times New Roman"/>
          </w:rPr>
          <w:t>”</w:t>
        </w:r>
      </w:ins>
      <w:ins w:id="107" w:author="Benton, Deon" w:date="2025-06-13T11:56:00Z" w16du:dateUtc="2025-06-13T16:56:00Z">
        <w:r w:rsidR="00E326A7">
          <w:rPr>
            <w:rFonts w:ascii="Times New Roman" w:hAnsi="Times New Roman" w:cs="Times New Roman"/>
          </w:rPr>
          <w:t xml:space="preserve"> proposals for the origins of infant action understa</w:t>
        </w:r>
      </w:ins>
      <w:ins w:id="108" w:author="Benton, Deon" w:date="2025-06-13T11:57:00Z" w16du:dateUtc="2025-06-13T16:57:00Z">
        <w:r w:rsidR="00E326A7">
          <w:rPr>
            <w:rFonts w:ascii="Times New Roman" w:hAnsi="Times New Roman" w:cs="Times New Roman"/>
          </w:rPr>
          <w:t xml:space="preserve">nding. </w:t>
        </w:r>
      </w:ins>
      <w:ins w:id="109" w:author="Benton, Deon" w:date="2025-06-23T20:44:00Z" w16du:dateUtc="2025-06-24T01:44:00Z">
        <w:r w:rsidR="00B778CC">
          <w:rPr>
            <w:rFonts w:ascii="Times New Roman" w:hAnsi="Times New Roman" w:cs="Times New Roman"/>
          </w:rPr>
          <w:t>According to these accounts, infants</w:t>
        </w:r>
      </w:ins>
      <w:ins w:id="110" w:author="detbenton1991@gmail.com" w:date="2025-06-14T14:06:00Z" w16du:dateUtc="2025-06-14T19:06:00Z">
        <w:r w:rsidR="005E4A7C">
          <w:rPr>
            <w:rFonts w:ascii="Times New Roman" w:hAnsi="Times New Roman" w:cs="Times New Roman"/>
          </w:rPr>
          <w:t xml:space="preserve"> possess from birth or shortly</w:t>
        </w:r>
      </w:ins>
      <w:ins w:id="111" w:author="Benton, Deon" w:date="2025-06-23T20:49:00Z" w16du:dateUtc="2025-06-24T01:49:00Z">
        <w:r w:rsidR="00F57151">
          <w:rPr>
            <w:rFonts w:ascii="Times New Roman" w:hAnsi="Times New Roman" w:cs="Times New Roman"/>
          </w:rPr>
          <w:t xml:space="preserve"> domain-specific mechanisms, or mechanisms that are triggered by </w:t>
        </w:r>
      </w:ins>
      <w:ins w:id="112" w:author="Benton, Deon" w:date="2025-06-23T20:50:00Z" w16du:dateUtc="2025-06-24T01:50:00Z">
        <w:r w:rsidR="00F57151">
          <w:rPr>
            <w:rFonts w:ascii="Times New Roman" w:hAnsi="Times New Roman" w:cs="Times New Roman"/>
          </w:rPr>
          <w:t>a single input type</w:t>
        </w:r>
      </w:ins>
      <w:ins w:id="113" w:author="Benton, Deon" w:date="2025-06-23T20:49:00Z" w16du:dateUtc="2025-06-24T01:49:00Z">
        <w:r w:rsidR="00F57151">
          <w:rPr>
            <w:rFonts w:ascii="Times New Roman" w:hAnsi="Times New Roman" w:cs="Times New Roman"/>
          </w:rPr>
          <w:t xml:space="preserve"> and operate in a single domain,</w:t>
        </w:r>
      </w:ins>
      <w:ins w:id="114" w:author="Benton, Deon" w:date="2025-06-23T20:50:00Z" w16du:dateUtc="2025-06-24T01:50:00Z">
        <w:r w:rsidR="00F57151">
          <w:rPr>
            <w:rFonts w:ascii="Times New Roman" w:hAnsi="Times New Roman" w:cs="Times New Roman"/>
          </w:rPr>
          <w:t xml:space="preserve"> that support</w:t>
        </w:r>
      </w:ins>
      <w:ins w:id="115" w:author="detbenton1991@gmail.com" w:date="2025-06-14T14:06:00Z" w16du:dateUtc="2025-06-14T19:06:00Z">
        <w:del w:id="116" w:author="Benton, Deon" w:date="2025-06-23T20:50:00Z" w16du:dateUtc="2025-06-24T01:50:00Z">
          <w:r w:rsidR="005E4A7C" w:rsidDel="00F57151">
            <w:rPr>
              <w:rFonts w:ascii="Times New Roman" w:hAnsi="Times New Roman" w:cs="Times New Roman"/>
            </w:rPr>
            <w:delText xml:space="preserve"> thereafter</w:delText>
          </w:r>
        </w:del>
        <w:r w:rsidR="005E4A7C">
          <w:rPr>
            <w:rFonts w:ascii="Times New Roman" w:hAnsi="Times New Roman" w:cs="Times New Roman"/>
          </w:rPr>
          <w:t xml:space="preserve"> </w:t>
        </w:r>
      </w:ins>
      <w:ins w:id="117" w:author="Benton, Deon" w:date="2025-06-23T20:50:00Z" w16du:dateUtc="2025-06-24T01:50:00Z">
        <w:r w:rsidR="00F57151">
          <w:rPr>
            <w:rFonts w:ascii="Times New Roman" w:hAnsi="Times New Roman" w:cs="Times New Roman"/>
          </w:rPr>
          <w:t>abstract</w:t>
        </w:r>
      </w:ins>
      <w:ins w:id="118" w:author="Benton, Deon" w:date="2025-06-23T20:47:00Z" w16du:dateUtc="2025-06-24T01:47:00Z">
        <w:r w:rsidR="00F57151">
          <w:rPr>
            <w:rFonts w:ascii="Times New Roman" w:hAnsi="Times New Roman" w:cs="Times New Roman"/>
          </w:rPr>
          <w:t xml:space="preserve"> and conceptually rich</w:t>
        </w:r>
      </w:ins>
      <w:ins w:id="119" w:author="detbenton1991@gmail.com" w:date="2025-06-14T14:06:00Z" w16du:dateUtc="2025-06-14T19:06:00Z">
        <w:r w:rsidR="005E4A7C">
          <w:rPr>
            <w:rFonts w:ascii="Times New Roman" w:hAnsi="Times New Roman" w:cs="Times New Roman"/>
          </w:rPr>
          <w:t xml:space="preserve"> knowledge about </w:t>
        </w:r>
      </w:ins>
      <w:ins w:id="120" w:author="detbenton1991@gmail.com" w:date="2025-06-14T14:07:00Z" w16du:dateUtc="2025-06-14T19:07:00Z">
        <w:r w:rsidR="005E4A7C">
          <w:rPr>
            <w:rFonts w:ascii="Times New Roman" w:hAnsi="Times New Roman" w:cs="Times New Roman"/>
          </w:rPr>
          <w:t xml:space="preserve">how the various objects and entities in the world behave and act. </w:t>
        </w:r>
      </w:ins>
      <w:ins w:id="121" w:author="detbenton1991@gmail.com" w:date="2025-06-14T14:08:00Z" w16du:dateUtc="2025-06-14T19:08:00Z">
        <w:r w:rsidR="005E4A7C">
          <w:rPr>
            <w:rFonts w:ascii="Times New Roman" w:hAnsi="Times New Roman" w:cs="Times New Roman"/>
          </w:rPr>
          <w:t>For example, some argue that infants</w:t>
        </w:r>
      </w:ins>
      <w:ins w:id="122" w:author="detbenton1991@gmail.com" w:date="2025-06-14T14:09:00Z" w16du:dateUtc="2025-06-14T19:09:00Z">
        <w:r w:rsidR="005E4A7C">
          <w:rPr>
            <w:rFonts w:ascii="Times New Roman" w:hAnsi="Times New Roman" w:cs="Times New Roman"/>
          </w:rPr>
          <w:t xml:space="preserve">’ knowledge about how animate entities </w:t>
        </w:r>
      </w:ins>
      <w:ins w:id="123" w:author="detbenton1991@gmail.com" w:date="2025-06-14T14:10:00Z" w16du:dateUtc="2025-06-14T19:10:00Z">
        <w:r w:rsidR="005E4A7C">
          <w:rPr>
            <w:rFonts w:ascii="Times New Roman" w:hAnsi="Times New Roman" w:cs="Times New Roman"/>
          </w:rPr>
          <w:t xml:space="preserve">act is subserved by a </w:t>
        </w:r>
      </w:ins>
      <w:ins w:id="124" w:author="detbenton1991@gmail.com" w:date="2025-06-14T14:53:00Z" w16du:dateUtc="2025-06-14T19:53:00Z">
        <w:r w:rsidR="005D2269">
          <w:rPr>
            <w:rFonts w:ascii="Times New Roman" w:hAnsi="Times New Roman" w:cs="Times New Roman"/>
            <w:i/>
            <w:iCs/>
          </w:rPr>
          <w:t>core knowledge system</w:t>
        </w:r>
      </w:ins>
      <w:ins w:id="125" w:author="detbenton1991@gmail.com" w:date="2025-06-14T14:10:00Z" w16du:dateUtc="2025-06-14T19:10:00Z">
        <w:r w:rsidR="005E4A7C">
          <w:rPr>
            <w:rFonts w:ascii="Times New Roman" w:hAnsi="Times New Roman" w:cs="Times New Roman"/>
          </w:rPr>
          <w:t xml:space="preserve"> for agents</w:t>
        </w:r>
      </w:ins>
      <w:ins w:id="126" w:author="detbenton1991@gmail.com" w:date="2025-06-14T14:13:00Z" w16du:dateUtc="2025-06-14T19:13:00Z">
        <w:r w:rsidR="005E4A7C">
          <w:rPr>
            <w:rFonts w:ascii="Times New Roman" w:hAnsi="Times New Roman" w:cs="Times New Roman"/>
          </w:rPr>
          <w:t>, whereas their</w:t>
        </w:r>
      </w:ins>
      <w:ins w:id="127" w:author="detbenton1991@gmail.com" w:date="2025-06-14T14:10:00Z" w16du:dateUtc="2025-06-14T19:10:00Z">
        <w:r w:rsidR="005E4A7C">
          <w:rPr>
            <w:rFonts w:ascii="Times New Roman" w:hAnsi="Times New Roman" w:cs="Times New Roman"/>
          </w:rPr>
          <w:t xml:space="preserve"> knowledge about</w:t>
        </w:r>
      </w:ins>
      <w:ins w:id="128" w:author="detbenton1991@gmail.com" w:date="2025-06-14T14:09:00Z" w16du:dateUtc="2025-06-14T19:09:00Z">
        <w:r w:rsidR="005E4A7C">
          <w:rPr>
            <w:rFonts w:ascii="Times New Roman" w:hAnsi="Times New Roman" w:cs="Times New Roman"/>
          </w:rPr>
          <w:t xml:space="preserve"> inanimate objects act is </w:t>
        </w:r>
      </w:ins>
      <w:ins w:id="129" w:author="detbenton1991@gmail.com" w:date="2025-06-14T14:10:00Z" w16du:dateUtc="2025-06-14T19:10:00Z">
        <w:r w:rsidR="005E4A7C">
          <w:rPr>
            <w:rFonts w:ascii="Times New Roman" w:hAnsi="Times New Roman" w:cs="Times New Roman"/>
          </w:rPr>
          <w:t>supported by a core system for objects</w:t>
        </w:r>
      </w:ins>
      <w:ins w:id="130" w:author="detbenton1991@gmail.com" w:date="2025-06-14T14:44:00Z" w16du:dateUtc="2025-06-14T19:44:00Z">
        <w:r w:rsidR="006F1D6A">
          <w:rPr>
            <w:rFonts w:ascii="Times New Roman" w:hAnsi="Times New Roman" w:cs="Times New Roman"/>
          </w:rPr>
          <w:t xml:space="preserve"> (e.g., </w:t>
        </w:r>
      </w:ins>
      <w:ins w:id="131" w:author="detbenton1991@gmail.com" w:date="2025-06-14T14:45:00Z" w16du:dateUtc="2025-06-14T19:45:00Z">
        <w:r w:rsidR="006F1D6A">
          <w:rPr>
            <w:rFonts w:ascii="Times New Roman" w:hAnsi="Times New Roman" w:cs="Times New Roman"/>
          </w:rPr>
          <w:t xml:space="preserve">Carey, 2009; </w:t>
        </w:r>
      </w:ins>
      <w:ins w:id="132" w:author="detbenton1991@gmail.com" w:date="2025-06-14T14:44:00Z" w16du:dateUtc="2025-06-14T19:44:00Z">
        <w:r w:rsidR="006F1D6A">
          <w:rPr>
            <w:rFonts w:ascii="Times New Roman" w:hAnsi="Times New Roman" w:cs="Times New Roman"/>
          </w:rPr>
          <w:t>Spelke</w:t>
        </w:r>
      </w:ins>
      <w:ins w:id="133" w:author="detbenton1991@gmail.com" w:date="2025-06-14T14:45:00Z" w16du:dateUtc="2025-06-14T19:45:00Z">
        <w:r w:rsidR="006F1D6A">
          <w:rPr>
            <w:rFonts w:ascii="Times New Roman" w:hAnsi="Times New Roman" w:cs="Times New Roman"/>
          </w:rPr>
          <w:t>, 2022)</w:t>
        </w:r>
      </w:ins>
      <w:ins w:id="134" w:author="detbenton1991@gmail.com" w:date="2025-06-14T14:10:00Z" w16du:dateUtc="2025-06-14T19:10:00Z">
        <w:r w:rsidR="005E4A7C">
          <w:rPr>
            <w:rFonts w:ascii="Times New Roman" w:hAnsi="Times New Roman" w:cs="Times New Roman"/>
          </w:rPr>
          <w:t xml:space="preserve">. </w:t>
        </w:r>
      </w:ins>
      <w:ins w:id="135" w:author="detbenton1991@gmail.com" w:date="2025-06-14T14:09:00Z" w16du:dateUtc="2025-06-14T19:09:00Z">
        <w:r w:rsidR="005E4A7C">
          <w:rPr>
            <w:rFonts w:ascii="Times New Roman" w:hAnsi="Times New Roman" w:cs="Times New Roman"/>
          </w:rPr>
          <w:t xml:space="preserve"> </w:t>
        </w:r>
      </w:ins>
      <w:ins w:id="136" w:author="detbenton1991@gmail.com" w:date="2025-06-14T14:13:00Z" w16du:dateUtc="2025-06-14T19:13:00Z">
        <w:r w:rsidR="005E4A7C">
          <w:rPr>
            <w:rFonts w:ascii="Times New Roman" w:hAnsi="Times New Roman" w:cs="Times New Roman"/>
          </w:rPr>
          <w:t xml:space="preserve">The core system for agents enables infants to know that </w:t>
        </w:r>
      </w:ins>
      <w:ins w:id="137" w:author="Benton, Deon" w:date="2025-06-13T15:20:00Z" w16du:dateUtc="2025-06-13T20:20:00Z">
        <w:r w:rsidR="00342333">
          <w:rPr>
            <w:rFonts w:ascii="Times New Roman" w:eastAsia="Times New Roman" w:hAnsi="Times New Roman" w:cs="Times New Roman"/>
          </w:rPr>
          <w:t xml:space="preserve">agents are goal-directed, self-propelled, can move on </w:t>
        </w:r>
      </w:ins>
      <w:ins w:id="138" w:author="Benton, Deon" w:date="2025-06-13T15:25:00Z" w16du:dateUtc="2025-06-13T20:25:00Z">
        <w:r w:rsidR="004107DA">
          <w:rPr>
            <w:rFonts w:ascii="Times New Roman" w:eastAsia="Times New Roman" w:hAnsi="Times New Roman" w:cs="Times New Roman"/>
          </w:rPr>
          <w:t>irregular</w:t>
        </w:r>
      </w:ins>
      <w:ins w:id="139" w:author="Benton, Deon" w:date="2025-06-13T15:20:00Z" w16du:dateUtc="2025-06-13T20:20:00Z">
        <w:r w:rsidR="00342333">
          <w:rPr>
            <w:rFonts w:ascii="Times New Roman" w:eastAsia="Times New Roman" w:hAnsi="Times New Roman" w:cs="Times New Roman"/>
          </w:rPr>
          <w:t xml:space="preserve"> trajectories, and can cause</w:t>
        </w:r>
      </w:ins>
      <w:ins w:id="140" w:author="Benton, Deon" w:date="2025-06-13T15:25:00Z" w16du:dateUtc="2025-06-13T20:25:00Z">
        <w:r w:rsidR="004107DA">
          <w:rPr>
            <w:rFonts w:ascii="Times New Roman" w:eastAsia="Times New Roman" w:hAnsi="Times New Roman" w:cs="Times New Roman"/>
          </w:rPr>
          <w:t xml:space="preserve"> other agents to act at a distance.</w:t>
        </w:r>
      </w:ins>
      <w:ins w:id="141" w:author="Benton, Deon" w:date="2025-06-13T15:20:00Z" w16du:dateUtc="2025-06-13T20:20:00Z">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ins>
    </w:p>
    <w:p w14:paraId="697C4062" w14:textId="2E23C4F2" w:rsidR="005D2269" w:rsidRDefault="00037D11" w:rsidP="00524642">
      <w:pPr>
        <w:spacing w:line="480" w:lineRule="auto"/>
        <w:contextualSpacing/>
        <w:rPr>
          <w:ins w:id="142" w:author="detbenton1991@gmail.com" w:date="2025-06-14T15:33:00Z" w16du:dateUtc="2025-06-14T20:33:00Z"/>
          <w:rFonts w:ascii="Times New Roman" w:eastAsia="Times New Roman" w:hAnsi="Times New Roman" w:cs="Times New Roman"/>
        </w:rPr>
      </w:pPr>
      <w:ins w:id="143" w:author="Benton, Deon" w:date="2025-06-13T15:35:00Z" w16du:dateUtc="2025-06-13T20:35:00Z">
        <w:r>
          <w:rPr>
            <w:rFonts w:ascii="Times New Roman" w:eastAsia="Times New Roman" w:hAnsi="Times New Roman" w:cs="Times New Roman"/>
          </w:rPr>
          <w:tab/>
        </w:r>
      </w:ins>
      <w:ins w:id="144" w:author="Benton, Deon" w:date="2025-06-13T16:22:00Z" w16du:dateUtc="2025-06-13T21:22:00Z">
        <w:r w:rsidR="00CA5B4A">
          <w:rPr>
            <w:rFonts w:ascii="Times New Roman" w:eastAsia="Times New Roman" w:hAnsi="Times New Roman" w:cs="Times New Roman"/>
          </w:rPr>
          <w:t>Conceptually s</w:t>
        </w:r>
      </w:ins>
      <w:ins w:id="145" w:author="Benton, Deon" w:date="2025-06-13T15:49:00Z" w16du:dateUtc="2025-06-13T20:49:00Z">
        <w:r w:rsidR="00E70DB2">
          <w:rPr>
            <w:rFonts w:ascii="Times New Roman" w:eastAsia="Times New Roman" w:hAnsi="Times New Roman" w:cs="Times New Roman"/>
          </w:rPr>
          <w:t>imilar proposals have been put forward by</w:t>
        </w:r>
      </w:ins>
      <w:ins w:id="146" w:author="Benton, Deon" w:date="2025-06-23T20:51:00Z" w16du:dateUtc="2025-06-24T01:51:00Z">
        <w:r w:rsidR="00F57151">
          <w:rPr>
            <w:rFonts w:ascii="Times New Roman" w:eastAsia="Times New Roman" w:hAnsi="Times New Roman" w:cs="Times New Roman"/>
          </w:rPr>
          <w:t xml:space="preserve"> other theorists.</w:t>
        </w:r>
      </w:ins>
      <w:ins w:id="147" w:author="Benton, Deon" w:date="2025-06-13T15:36:00Z" w16du:dateUtc="2025-06-13T20:36:00Z">
        <w:r w:rsidR="006F1777">
          <w:rPr>
            <w:rFonts w:ascii="Times New Roman" w:eastAsia="Times New Roman" w:hAnsi="Times New Roman" w:cs="Times New Roman"/>
          </w:rPr>
          <w:t xml:space="preserve"> </w:t>
        </w:r>
      </w:ins>
      <w:ins w:id="148" w:author="Benton, Deon" w:date="2025-06-13T16:22:00Z" w16du:dateUtc="2025-06-13T21:22:00Z">
        <w:r w:rsidR="00CA5B4A">
          <w:rPr>
            <w:rFonts w:ascii="Times New Roman" w:eastAsia="Times New Roman" w:hAnsi="Times New Roman" w:cs="Times New Roman"/>
          </w:rPr>
          <w:t>For example, Leslie (1995)</w:t>
        </w:r>
      </w:ins>
      <w:ins w:id="149" w:author="detbenton1991@gmail.com" w:date="2025-06-14T14:46:00Z" w16du:dateUtc="2025-06-14T19:46:00Z">
        <w:r w:rsidR="005D2269">
          <w:rPr>
            <w:rFonts w:ascii="Times New Roman" w:eastAsia="Times New Roman" w:hAnsi="Times New Roman" w:cs="Times New Roman"/>
          </w:rPr>
          <w:t xml:space="preserve"> argued </w:t>
        </w:r>
        <w:del w:id="150" w:author="Benton, Deon" w:date="2025-06-20T11:52:00Z" w16du:dateUtc="2025-06-20T16:52:00Z">
          <w:r w:rsidR="005D2269" w:rsidDel="00FE0AF8">
            <w:rPr>
              <w:rFonts w:ascii="Times New Roman" w:eastAsia="Times New Roman" w:hAnsi="Times New Roman" w:cs="Times New Roman"/>
            </w:rPr>
            <w:delText>that</w:delText>
          </w:r>
        </w:del>
      </w:ins>
      <w:ins w:id="151" w:author="Benton, Deon" w:date="2025-06-20T11:52:00Z" w16du:dateUtc="2025-06-20T16:52:00Z">
        <w:r w:rsidR="00FE0AF8">
          <w:rPr>
            <w:rFonts w:ascii="Times New Roman" w:eastAsia="Times New Roman" w:hAnsi="Times New Roman" w:cs="Times New Roman"/>
          </w:rPr>
          <w:t>infants’ knowledge</w:t>
        </w:r>
      </w:ins>
      <w:ins w:id="152" w:author="detbenton1991@gmail.com" w:date="2025-06-14T14:46:00Z" w16du:dateUtc="2025-06-14T19:46:00Z">
        <w:r w:rsidR="005D2269">
          <w:rPr>
            <w:rFonts w:ascii="Times New Roman" w:eastAsia="Times New Roman" w:hAnsi="Times New Roman" w:cs="Times New Roman"/>
          </w:rPr>
          <w:t xml:space="preserve"> about agents and objects</w:t>
        </w:r>
      </w:ins>
      <w:ins w:id="153" w:author="Benton, Deon" w:date="2025-06-16T13:59:00Z" w16du:dateUtc="2025-06-16T18:59:00Z">
        <w:r w:rsidR="002103B3">
          <w:rPr>
            <w:rFonts w:ascii="Times New Roman" w:eastAsia="Times New Roman" w:hAnsi="Times New Roman" w:cs="Times New Roman"/>
          </w:rPr>
          <w:t xml:space="preserve"> </w:t>
        </w:r>
      </w:ins>
      <w:ins w:id="154" w:author="Benton, Deon" w:date="2025-06-13T15:42:00Z" w16du:dateUtc="2025-06-13T20:42:00Z">
        <w:r w:rsidR="008A348B">
          <w:rPr>
            <w:rFonts w:ascii="Times New Roman" w:eastAsia="Times New Roman" w:hAnsi="Times New Roman" w:cs="Times New Roman"/>
          </w:rPr>
          <w:t xml:space="preserve">is supported by </w:t>
        </w:r>
      </w:ins>
      <w:ins w:id="155" w:author="Benton, Deon" w:date="2025-06-13T15:44:00Z" w16du:dateUtc="2025-06-13T20:44:00Z">
        <w:r w:rsidR="00B31B44">
          <w:rPr>
            <w:rFonts w:ascii="Times New Roman" w:eastAsia="Times New Roman" w:hAnsi="Times New Roman" w:cs="Times New Roman"/>
          </w:rPr>
          <w:t>a</w:t>
        </w:r>
      </w:ins>
      <w:ins w:id="156"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theory of body</w:t>
        </w:r>
      </w:ins>
      <w:ins w:id="157" w:author="Benton, Deon" w:date="2025-06-13T15:44:00Z" w16du:dateUtc="2025-06-13T20:44:00Z">
        <w:r w:rsidR="00B31B44">
          <w:rPr>
            <w:rFonts w:ascii="Times New Roman" w:eastAsia="Times New Roman" w:hAnsi="Times New Roman" w:cs="Times New Roman"/>
          </w:rPr>
          <w:t xml:space="preserve"> and a</w:t>
        </w:r>
      </w:ins>
      <w:ins w:id="158"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 xml:space="preserve">theory of </w:t>
        </w:r>
      </w:ins>
      <w:ins w:id="159" w:author="Benton, Deon" w:date="2025-06-13T15:43:00Z" w16du:dateUtc="2025-06-13T20:43:00Z">
        <w:r w:rsidR="008A348B">
          <w:rPr>
            <w:rFonts w:ascii="Times New Roman" w:eastAsia="Times New Roman" w:hAnsi="Times New Roman" w:cs="Times New Roman"/>
            <w:i/>
            <w:iCs/>
          </w:rPr>
          <w:t>mind</w:t>
        </w:r>
        <w:r w:rsidR="008A348B">
          <w:rPr>
            <w:rFonts w:ascii="Times New Roman" w:eastAsia="Times New Roman" w:hAnsi="Times New Roman" w:cs="Times New Roman"/>
          </w:rPr>
          <w:t xml:space="preserve"> </w:t>
        </w:r>
      </w:ins>
      <w:ins w:id="160" w:author="Benton, Deon" w:date="2025-06-13T15:44:00Z" w16du:dateUtc="2025-06-13T20:44:00Z">
        <w:r w:rsidR="00B31B44">
          <w:rPr>
            <w:rFonts w:ascii="Times New Roman" w:eastAsia="Times New Roman" w:hAnsi="Times New Roman" w:cs="Times New Roman"/>
          </w:rPr>
          <w:t>module. The</w:t>
        </w:r>
      </w:ins>
      <w:ins w:id="161" w:author="Benton, Deon" w:date="2025-06-16T14:00:00Z" w16du:dateUtc="2025-06-16T19:00:00Z">
        <w:r w:rsidR="002103B3">
          <w:rPr>
            <w:rFonts w:ascii="Times New Roman" w:eastAsia="Times New Roman" w:hAnsi="Times New Roman" w:cs="Times New Roman"/>
          </w:rPr>
          <w:t>se modules</w:t>
        </w:r>
      </w:ins>
      <w:ins w:id="162" w:author="Benton, Deon" w:date="2025-06-20T11:52:00Z" w16du:dateUtc="2025-06-20T16:52:00Z">
        <w:r w:rsidR="00FE0AF8">
          <w:rPr>
            <w:rFonts w:ascii="Times New Roman" w:eastAsia="Times New Roman" w:hAnsi="Times New Roman" w:cs="Times New Roman"/>
          </w:rPr>
          <w:t xml:space="preserve"> enable</w:t>
        </w:r>
      </w:ins>
      <w:ins w:id="163" w:author="Benton, Deon" w:date="2025-06-16T14:00:00Z" w16du:dateUtc="2025-06-16T19:00:00Z">
        <w:r w:rsidR="002103B3">
          <w:rPr>
            <w:rFonts w:ascii="Times New Roman" w:eastAsia="Times New Roman" w:hAnsi="Times New Roman" w:cs="Times New Roman"/>
          </w:rPr>
          <w:t xml:space="preserve"> infants to know that</w:t>
        </w:r>
      </w:ins>
      <w:ins w:id="164" w:author="Benton, Deon" w:date="2025-06-13T15:44:00Z" w16du:dateUtc="2025-06-13T20:44:00Z">
        <w:r w:rsidR="00B31B44">
          <w:rPr>
            <w:rFonts w:ascii="Times New Roman" w:eastAsia="Times New Roman" w:hAnsi="Times New Roman" w:cs="Times New Roman"/>
          </w:rPr>
          <w:t xml:space="preserve"> </w:t>
        </w:r>
      </w:ins>
      <w:ins w:id="165" w:author="detbenton1991@gmail.com" w:date="2025-06-14T14:48:00Z" w16du:dateUtc="2025-06-14T19:48:00Z">
        <w:r w:rsidR="005D2269">
          <w:rPr>
            <w:rFonts w:ascii="Times New Roman" w:eastAsia="Times New Roman" w:hAnsi="Times New Roman" w:cs="Times New Roman"/>
          </w:rPr>
          <w:t xml:space="preserve">animate entities, but not inanimate objects, </w:t>
        </w:r>
      </w:ins>
      <w:ins w:id="166" w:author="Benton, Deon" w:date="2025-06-16T14:00:00Z" w16du:dateUtc="2025-06-16T19:00:00Z">
        <w:r w:rsidR="00795359">
          <w:rPr>
            <w:rFonts w:ascii="Times New Roman" w:eastAsia="Times New Roman" w:hAnsi="Times New Roman" w:cs="Times New Roman"/>
          </w:rPr>
          <w:t>act in accordance with</w:t>
        </w:r>
      </w:ins>
      <w:ins w:id="167" w:author="Benton, Deon" w:date="2025-06-20T11:53:00Z" w16du:dateUtc="2025-06-20T16:53:00Z">
        <w:r w:rsidR="00FE0AF8">
          <w:rPr>
            <w:rFonts w:ascii="Times New Roman" w:eastAsia="Times New Roman" w:hAnsi="Times New Roman" w:cs="Times New Roman"/>
          </w:rPr>
          <w:t xml:space="preserve"> their</w:t>
        </w:r>
      </w:ins>
      <w:ins w:id="168" w:author="Benton, Deon" w:date="2025-06-16T14:00:00Z" w16du:dateUtc="2025-06-16T19:00:00Z">
        <w:r w:rsidR="00795359">
          <w:rPr>
            <w:rFonts w:ascii="Times New Roman" w:eastAsia="Times New Roman" w:hAnsi="Times New Roman" w:cs="Times New Roman"/>
          </w:rPr>
          <w:t xml:space="preserve"> beliefs, desires and goals </w:t>
        </w:r>
      </w:ins>
      <w:ins w:id="169" w:author="Benton, Deon" w:date="2025-06-16T14:01:00Z" w16du:dateUtc="2025-06-16T19:01:00Z">
        <w:r w:rsidR="00795359">
          <w:rPr>
            <w:rFonts w:ascii="Times New Roman" w:eastAsia="Times New Roman" w:hAnsi="Times New Roman" w:cs="Times New Roman"/>
          </w:rPr>
          <w:t xml:space="preserve">and </w:t>
        </w:r>
      </w:ins>
      <w:ins w:id="170" w:author="detbenton1991@gmail.com" w:date="2025-06-14T14:48:00Z" w16du:dateUtc="2025-06-14T19:48:00Z">
        <w:r w:rsidR="005D2269">
          <w:rPr>
            <w:rFonts w:ascii="Times New Roman" w:eastAsia="Times New Roman" w:hAnsi="Times New Roman" w:cs="Times New Roman"/>
          </w:rPr>
          <w:t xml:space="preserve">can move in </w:t>
        </w:r>
        <w:r w:rsidR="005D2269">
          <w:rPr>
            <w:rFonts w:ascii="Times New Roman" w:eastAsia="Times New Roman" w:hAnsi="Times New Roman" w:cs="Times New Roman"/>
          </w:rPr>
          <w:lastRenderedPageBreak/>
          <w:t>the absence of external contact from other agents or objects because</w:t>
        </w:r>
      </w:ins>
      <w:ins w:id="171" w:author="detbenton1991@gmail.com" w:date="2025-06-14T14:49:00Z" w16du:dateUtc="2025-06-14T19:49:00Z">
        <w:r w:rsidR="005D2269">
          <w:rPr>
            <w:rFonts w:ascii="Times New Roman" w:eastAsia="Times New Roman" w:hAnsi="Times New Roman" w:cs="Times New Roman"/>
          </w:rPr>
          <w:t xml:space="preserve"> they possess an internal, renewable source of energy. </w:t>
        </w:r>
      </w:ins>
      <w:ins w:id="172" w:author="detbenton1991@gmail.com" w:date="2025-06-14T14:52:00Z" w16du:dateUtc="2025-06-14T19:52:00Z">
        <w:r w:rsidR="005D2269">
          <w:rPr>
            <w:rFonts w:ascii="Times New Roman" w:eastAsia="Times New Roman" w:hAnsi="Times New Roman" w:cs="Times New Roman"/>
          </w:rPr>
          <w:t>Similarly, Gelman (1990) argued that</w:t>
        </w:r>
      </w:ins>
      <w:ins w:id="173" w:author="Benton, Deon" w:date="2025-06-16T14:02:00Z" w16du:dateUtc="2025-06-16T19:02:00Z">
        <w:r w:rsidR="00795359">
          <w:rPr>
            <w:rFonts w:ascii="Times New Roman" w:eastAsia="Times New Roman" w:hAnsi="Times New Roman" w:cs="Times New Roman"/>
          </w:rPr>
          <w:t xml:space="preserve"> infants’ knowledge about objects and agents is subserved by</w:t>
        </w:r>
      </w:ins>
      <w:ins w:id="174" w:author="detbenton1991@gmail.com" w:date="2025-06-14T14:52:00Z" w16du:dateUtc="2025-06-14T19:52:00Z">
        <w:r w:rsidR="005D2269">
          <w:rPr>
            <w:rFonts w:ascii="Times New Roman" w:eastAsia="Times New Roman" w:hAnsi="Times New Roman" w:cs="Times New Roman"/>
          </w:rPr>
          <w:t xml:space="preserve"> </w:t>
        </w:r>
      </w:ins>
      <w:ins w:id="175" w:author="detbenton1991@gmail.com" w:date="2025-06-14T14:53:00Z" w16du:dateUtc="2025-06-14T19:53:00Z">
        <w:r w:rsidR="005D2269">
          <w:rPr>
            <w:rFonts w:ascii="Times New Roman" w:eastAsia="Times New Roman" w:hAnsi="Times New Roman" w:cs="Times New Roman"/>
          </w:rPr>
          <w:t xml:space="preserve">innate </w:t>
        </w:r>
        <w:r w:rsidR="005D2269">
          <w:rPr>
            <w:rFonts w:ascii="Times New Roman" w:eastAsia="Times New Roman" w:hAnsi="Times New Roman" w:cs="Times New Roman"/>
            <w:i/>
            <w:iCs/>
          </w:rPr>
          <w:t xml:space="preserve">skeletal </w:t>
        </w:r>
      </w:ins>
      <w:ins w:id="176" w:author="detbenton1991@gmail.com" w:date="2025-06-14T14:54:00Z" w16du:dateUtc="2025-06-14T19:54:00Z">
        <w:r w:rsidR="005D2269">
          <w:rPr>
            <w:rFonts w:ascii="Times New Roman" w:eastAsia="Times New Roman" w:hAnsi="Times New Roman" w:cs="Times New Roman"/>
            <w:i/>
            <w:iCs/>
          </w:rPr>
          <w:t>causal principles</w:t>
        </w:r>
        <w:r w:rsidR="005D2269">
          <w:rPr>
            <w:rFonts w:ascii="Times New Roman" w:eastAsia="Times New Roman" w:hAnsi="Times New Roman" w:cs="Times New Roman"/>
          </w:rPr>
          <w:t xml:space="preserve">. </w:t>
        </w:r>
      </w:ins>
      <w:ins w:id="177" w:author="detbenton1991@gmail.com" w:date="2025-06-14T15:29:00Z" w16du:dateUtc="2025-06-14T20:29:00Z">
        <w:r w:rsidR="00953B34" w:rsidRPr="00953B34">
          <w:rPr>
            <w:rFonts w:ascii="Times New Roman" w:eastAsia="Times New Roman" w:hAnsi="Times New Roman" w:cs="Times New Roman"/>
          </w:rPr>
          <w:t>The</w:t>
        </w:r>
      </w:ins>
      <w:ins w:id="178" w:author="Benton, Deon" w:date="2025-06-16T14:03:00Z" w16du:dateUtc="2025-06-16T19:03:00Z">
        <w:r w:rsidR="00A87E09">
          <w:rPr>
            <w:rFonts w:ascii="Times New Roman" w:eastAsia="Times New Roman" w:hAnsi="Times New Roman" w:cs="Times New Roman"/>
          </w:rPr>
          <w:t xml:space="preserve"> function of these</w:t>
        </w:r>
      </w:ins>
      <w:ins w:id="179" w:author="detbenton1991@gmail.com" w:date="2025-06-14T15:29:00Z" w16du:dateUtc="2025-06-14T20:29:00Z">
        <w:r w:rsidR="00953B34" w:rsidRPr="00953B34">
          <w:rPr>
            <w:rFonts w:ascii="Times New Roman" w:eastAsia="Times New Roman" w:hAnsi="Times New Roman" w:cs="Times New Roman"/>
          </w:rPr>
          <w:t xml:space="preserve"> principles</w:t>
        </w:r>
      </w:ins>
      <w:ins w:id="180" w:author="Benton, Deon" w:date="2025-06-16T14:03:00Z" w16du:dateUtc="2025-06-16T19:03:00Z">
        <w:r w:rsidR="00A87E09">
          <w:rPr>
            <w:rFonts w:ascii="Times New Roman" w:eastAsia="Times New Roman" w:hAnsi="Times New Roman" w:cs="Times New Roman"/>
          </w:rPr>
          <w:t xml:space="preserve"> is</w:t>
        </w:r>
      </w:ins>
      <w:ins w:id="181" w:author="detbenton1991@gmail.com" w:date="2025-06-14T15:29:00Z" w16du:dateUtc="2025-06-14T20:29:00Z">
        <w:r w:rsidR="00953B34" w:rsidRPr="00953B34">
          <w:rPr>
            <w:rFonts w:ascii="Times New Roman" w:eastAsia="Times New Roman" w:hAnsi="Times New Roman" w:cs="Times New Roman"/>
          </w:rPr>
          <w:t xml:space="preserve"> to direct infants' and young children's attention toward perceptual cues that distinguish agents from objects. For example, in the presence of an agent, children may focus on its legs, eyes, or skin because these cues may indicate that the agent is capable of self-generated motion. In contrast, in the presence of an inanimate object, children may attend to its</w:t>
        </w:r>
        <w:r w:rsidR="009100A7">
          <w:rPr>
            <w:rFonts w:ascii="Times New Roman" w:eastAsia="Times New Roman" w:hAnsi="Times New Roman" w:cs="Times New Roman"/>
          </w:rPr>
          <w:t xml:space="preserve"> external parts (e.g., wheels)</w:t>
        </w:r>
        <w:r w:rsidR="00953B34" w:rsidRPr="00953B34">
          <w:rPr>
            <w:rFonts w:ascii="Times New Roman" w:eastAsia="Times New Roman" w:hAnsi="Times New Roman" w:cs="Times New Roman"/>
          </w:rPr>
          <w:t xml:space="preserve">, its rigid structure, or its mechanical components because these features </w:t>
        </w:r>
        <w:r w:rsidR="009100A7">
          <w:rPr>
            <w:rFonts w:ascii="Times New Roman" w:eastAsia="Times New Roman" w:hAnsi="Times New Roman" w:cs="Times New Roman"/>
          </w:rPr>
          <w:t>may indicate that an external force is nee</w:t>
        </w:r>
      </w:ins>
      <w:ins w:id="182" w:author="detbenton1991@gmail.com" w:date="2025-06-14T15:30:00Z" w16du:dateUtc="2025-06-14T20:30:00Z">
        <w:r w:rsidR="009100A7">
          <w:rPr>
            <w:rFonts w:ascii="Times New Roman" w:eastAsia="Times New Roman" w:hAnsi="Times New Roman" w:cs="Times New Roman"/>
          </w:rPr>
          <w:t>ded to allow the object to move.</w:t>
        </w:r>
      </w:ins>
      <w:ins w:id="183" w:author="detbenton1991@gmail.com" w:date="2025-06-14T15:29:00Z" w16du:dateUtc="2025-06-14T20:29:00Z">
        <w:r w:rsidR="00953B34" w:rsidRPr="00953B34">
          <w:rPr>
            <w:rFonts w:ascii="Times New Roman" w:eastAsia="Times New Roman" w:hAnsi="Times New Roman" w:cs="Times New Roman"/>
          </w:rPr>
          <w:t xml:space="preserve"> </w:t>
        </w:r>
      </w:ins>
    </w:p>
    <w:p w14:paraId="68C4497A" w14:textId="0AA1C607" w:rsidR="005917B9" w:rsidRDefault="009100A7" w:rsidP="005917B9">
      <w:pPr>
        <w:spacing w:line="480" w:lineRule="auto"/>
        <w:contextualSpacing/>
        <w:rPr>
          <w:ins w:id="184" w:author="Benton, Deon" w:date="2025-06-16T14:25:00Z" w16du:dateUtc="2025-06-16T19:25:00Z"/>
          <w:rFonts w:ascii="Times New Roman" w:hAnsi="Times New Roman" w:cs="Times New Roman"/>
        </w:rPr>
      </w:pPr>
      <w:ins w:id="185" w:author="detbenton1991@gmail.com" w:date="2025-06-14T15:33:00Z" w16du:dateUtc="2025-06-14T20:33:00Z">
        <w:r>
          <w:rPr>
            <w:rFonts w:ascii="Times New Roman" w:eastAsia="Times New Roman" w:hAnsi="Times New Roman" w:cs="Times New Roman"/>
          </w:rPr>
          <w:tab/>
          <w:t xml:space="preserve">In addition to these broad accounts of how agents and objects move and behave, </w:t>
        </w:r>
      </w:ins>
      <w:ins w:id="186" w:author="detbenton1991@gmail.com" w:date="2025-06-14T15:34:00Z" w16du:dateUtc="2025-06-14T20:34:00Z">
        <w:r w:rsidR="00903601">
          <w:rPr>
            <w:rFonts w:ascii="Times New Roman" w:eastAsia="Times New Roman" w:hAnsi="Times New Roman" w:cs="Times New Roman"/>
          </w:rPr>
          <w:t xml:space="preserve">specific </w:t>
        </w:r>
      </w:ins>
      <w:ins w:id="187" w:author="detbenton1991@gmail.com" w:date="2025-06-14T15:33:00Z" w16du:dateUtc="2025-06-14T20:33:00Z">
        <w:r>
          <w:rPr>
            <w:rFonts w:ascii="Times New Roman" w:eastAsia="Times New Roman" w:hAnsi="Times New Roman" w:cs="Times New Roman"/>
          </w:rPr>
          <w:t xml:space="preserve">proposals have been </w:t>
        </w:r>
        <w:del w:id="188" w:author="Benton, Deon" w:date="2025-06-23T20:51:00Z" w16du:dateUtc="2025-06-24T01:51:00Z">
          <w:r w:rsidDel="00F57151">
            <w:rPr>
              <w:rFonts w:ascii="Times New Roman" w:eastAsia="Times New Roman" w:hAnsi="Times New Roman" w:cs="Times New Roman"/>
            </w:rPr>
            <w:delText xml:space="preserve">put forward </w:delText>
          </w:r>
        </w:del>
      </w:ins>
      <w:ins w:id="189" w:author="Benton, Deon" w:date="2025-06-23T20:51:00Z" w16du:dateUtc="2025-06-24T01:51:00Z">
        <w:r w:rsidR="00F57151">
          <w:rPr>
            <w:rFonts w:ascii="Times New Roman" w:eastAsia="Times New Roman" w:hAnsi="Times New Roman" w:cs="Times New Roman"/>
          </w:rPr>
          <w:t xml:space="preserve">developed </w:t>
        </w:r>
      </w:ins>
      <w:ins w:id="190" w:author="detbenton1991@gmail.com" w:date="2025-06-14T15:34:00Z" w16du:dateUtc="2025-06-14T20:34:00Z">
        <w:r>
          <w:rPr>
            <w:rFonts w:ascii="Times New Roman" w:eastAsia="Times New Roman" w:hAnsi="Times New Roman" w:cs="Times New Roman"/>
          </w:rPr>
          <w:t xml:space="preserve">to explain infants’ looking behaviors in studies like that by Gergely et al. (1995). </w:t>
        </w:r>
      </w:ins>
      <w:ins w:id="191" w:author="Benton, Deon" w:date="2025-06-16T14:06:00Z" w16du:dateUtc="2025-06-16T19:06:00Z">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ins>
      <w:ins w:id="192" w:author="Benton, Deon" w:date="2025-06-16T14:08:00Z" w16du:dateUtc="2025-06-16T19:08:00Z">
        <w:r w:rsidR="005917B9" w:rsidRPr="00996380">
          <w:rPr>
            <w:rFonts w:ascii="Times New Roman" w:hAnsi="Times New Roman" w:cs="Times New Roman"/>
          </w:rPr>
          <w:t>Thus, the reason infants in the</w:t>
        </w:r>
      </w:ins>
      <w:ins w:id="193" w:author="Benton, Deon" w:date="2025-06-16T14:18:00Z" w16du:dateUtc="2025-06-16T19:18:00Z">
        <w:r w:rsidR="006A02DB">
          <w:rPr>
            <w:rFonts w:ascii="Times New Roman" w:hAnsi="Times New Roman" w:cs="Times New Roman"/>
          </w:rPr>
          <w:t xml:space="preserve"> Experimental conditions of the studies</w:t>
        </w:r>
      </w:ins>
      <w:ins w:id="194" w:author="Benton, Deon" w:date="2025-06-16T14:08:00Z" w16du:dateUtc="2025-06-16T19:08:00Z">
        <w:r w:rsidR="005917B9" w:rsidRPr="00996380">
          <w:rPr>
            <w:rFonts w:ascii="Times New Roman" w:hAnsi="Times New Roman" w:cs="Times New Roman"/>
          </w:rPr>
          <w:t xml:space="preserve"> mentioned above looked longer when a first agent followed a curved path to reach a second object than when it follows a straight path to reach the same action is because this action is no longer justified when the barrier that was present during habituation is absent.</w:t>
        </w:r>
        <w:r w:rsidR="005917B9">
          <w:rPr>
            <w:rFonts w:ascii="Times New Roman" w:hAnsi="Times New Roman" w:cs="Times New Roman"/>
            <w:i/>
            <w:iCs/>
          </w:rPr>
          <w:t xml:space="preserve"> </w:t>
        </w:r>
      </w:ins>
      <w:ins w:id="195" w:author="Benton, Deon" w:date="2025-06-16T14:19:00Z" w16du:dateUtc="2025-06-16T19:19:00Z">
        <w:r w:rsidR="00EE29D6" w:rsidRPr="00EE29D6">
          <w:rPr>
            <w:rFonts w:ascii="Times New Roman" w:hAnsi="Times New Roman" w:cs="Times New Roman"/>
          </w:rPr>
          <w:t>In contrast, the reason infants looked equally</w:t>
        </w:r>
      </w:ins>
      <w:ins w:id="196" w:author="Benton, Deon" w:date="2025-06-16T14:20:00Z" w16du:dateUtc="2025-06-16T19:20:00Z">
        <w:r w:rsidR="00EE29D6">
          <w:rPr>
            <w:rFonts w:ascii="Times New Roman" w:hAnsi="Times New Roman" w:cs="Times New Roman"/>
          </w:rPr>
          <w:t xml:space="preserve"> long</w:t>
        </w:r>
      </w:ins>
      <w:ins w:id="197" w:author="Benton, Deon" w:date="2025-06-16T14:19:00Z" w16du:dateUtc="2025-06-16T19:19:00Z">
        <w:r w:rsidR="00EE29D6" w:rsidRPr="00EE29D6">
          <w:rPr>
            <w:rFonts w:ascii="Times New Roman" w:hAnsi="Times New Roman" w:cs="Times New Roman"/>
          </w:rPr>
          <w:t xml:space="preserve"> at the curved and straight paths is that they had not formed an efficiency-based expectation during habituation, </w:t>
        </w:r>
      </w:ins>
      <w:ins w:id="198" w:author="Benton, Deon" w:date="2025-06-16T14:20:00Z" w16du:dateUtc="2025-06-16T19:20:00Z">
        <w:r w:rsidR="00EE29D6">
          <w:rPr>
            <w:rFonts w:ascii="Times New Roman" w:hAnsi="Times New Roman" w:cs="Times New Roman"/>
          </w:rPr>
          <w:t>given that</w:t>
        </w:r>
      </w:ins>
      <w:ins w:id="199" w:author="Benton, Deon" w:date="2025-06-16T14:19:00Z" w16du:dateUtc="2025-06-16T19:19:00Z">
        <w:r w:rsidR="00EE29D6" w:rsidRPr="00EE29D6">
          <w:rPr>
            <w:rFonts w:ascii="Times New Roman" w:hAnsi="Times New Roman" w:cs="Times New Roman"/>
          </w:rPr>
          <w:t xml:space="preserve"> the agent’s </w:t>
        </w:r>
      </w:ins>
      <w:ins w:id="200" w:author="Benton, Deon" w:date="2025-06-16T14:20:00Z" w16du:dateUtc="2025-06-16T19:20:00Z">
        <w:r w:rsidR="00EE29D6">
          <w:rPr>
            <w:rFonts w:ascii="Times New Roman" w:hAnsi="Times New Roman" w:cs="Times New Roman"/>
          </w:rPr>
          <w:lastRenderedPageBreak/>
          <w:t>actions during habituation</w:t>
        </w:r>
      </w:ins>
      <w:ins w:id="201" w:author="Benton, Deon" w:date="2025-06-16T14:19:00Z" w16du:dateUtc="2025-06-16T19:19:00Z">
        <w:r w:rsidR="00EE29D6" w:rsidRPr="00EE29D6">
          <w:rPr>
            <w:rFonts w:ascii="Times New Roman" w:hAnsi="Times New Roman" w:cs="Times New Roman"/>
          </w:rPr>
          <w:t xml:space="preserve"> were not rational given the environmental constraints</w:t>
        </w:r>
      </w:ins>
      <w:ins w:id="202" w:author="Benton, Deon" w:date="2025-06-16T14:17:00Z" w16du:dateUtc="2025-06-16T19:17:00Z">
        <w:r w:rsidR="006A02DB">
          <w:rPr>
            <w:rFonts w:ascii="Times New Roman" w:hAnsi="Times New Roman" w:cs="Times New Roman"/>
          </w:rPr>
          <w:t xml:space="preserve"> </w:t>
        </w:r>
      </w:ins>
      <w:ins w:id="203" w:author="Benton, Deon" w:date="2025-06-16T14:08:00Z" w16du:dateUtc="2025-06-16T19:08:00Z">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 xml:space="preserve">instead, infants apply a “reality-based” interpretation of an action in terms of the alignment between that action and external, environmental constraints. </w:t>
        </w:r>
      </w:ins>
    </w:p>
    <w:p w14:paraId="350B4F24" w14:textId="2991A7E7" w:rsidR="00F06FB8" w:rsidRPr="00F06FB8" w:rsidRDefault="00221A84" w:rsidP="00F06FB8">
      <w:pPr>
        <w:spacing w:line="480" w:lineRule="auto"/>
        <w:contextualSpacing/>
        <w:rPr>
          <w:ins w:id="204" w:author="Benton, Deon" w:date="2025-06-16T21:48:00Z" w16du:dateUtc="2025-06-17T02:48:00Z"/>
          <w:rFonts w:ascii="Times New Roman" w:hAnsi="Times New Roman" w:cs="Times New Roman"/>
        </w:rPr>
      </w:pPr>
      <w:ins w:id="205" w:author="Benton, Deon" w:date="2025-06-16T14:25:00Z" w16du:dateUtc="2025-06-16T19:25:00Z">
        <w:r>
          <w:rPr>
            <w:rFonts w:ascii="Times New Roman" w:hAnsi="Times New Roman" w:cs="Times New Roman"/>
          </w:rPr>
          <w:tab/>
        </w:r>
      </w:ins>
      <w:ins w:id="206" w:author="Benton, Deon" w:date="2025-06-16T20:06:00Z" w16du:dateUtc="2025-06-17T01:06:00Z">
        <w:r w:rsidR="004878F3">
          <w:rPr>
            <w:rFonts w:ascii="Times New Roman" w:hAnsi="Times New Roman" w:cs="Times New Roman"/>
          </w:rPr>
          <w:t xml:space="preserve">An account that is related to the </w:t>
        </w:r>
      </w:ins>
      <w:ins w:id="207" w:author="Benton, Deon" w:date="2025-06-16T20:07:00Z" w16du:dateUtc="2025-06-17T01:07:00Z">
        <w:r w:rsidR="003962FC">
          <w:rPr>
            <w:rFonts w:ascii="Times New Roman" w:hAnsi="Times New Roman" w:cs="Times New Roman"/>
          </w:rPr>
          <w:t>teleological</w:t>
        </w:r>
      </w:ins>
      <w:ins w:id="208" w:author="Benton, Deon" w:date="2025-06-16T20:06:00Z" w16du:dateUtc="2025-06-17T01:06:00Z">
        <w:r w:rsidR="004878F3">
          <w:rPr>
            <w:rFonts w:ascii="Times New Roman" w:hAnsi="Times New Roman" w:cs="Times New Roman"/>
          </w:rPr>
          <w:t xml:space="preserve"> stance in its focus on efficient action is the </w:t>
        </w:r>
        <w:r w:rsidR="004878F3">
          <w:rPr>
            <w:rFonts w:ascii="Times New Roman" w:hAnsi="Times New Roman" w:cs="Times New Roman"/>
            <w:i/>
            <w:iCs/>
          </w:rPr>
          <w:t>naïve utility calculus</w:t>
        </w:r>
      </w:ins>
      <w:ins w:id="209" w:author="Benton, Deon" w:date="2025-06-16T20:07:00Z" w16du:dateUtc="2025-06-17T01:07:00Z">
        <w:r w:rsidR="004878F3">
          <w:rPr>
            <w:rFonts w:ascii="Times New Roman" w:hAnsi="Times New Roman" w:cs="Times New Roman"/>
            <w:i/>
            <w:iCs/>
          </w:rPr>
          <w:t xml:space="preserve"> </w:t>
        </w:r>
        <w:r w:rsidR="004878F3">
          <w:rPr>
            <w:rFonts w:ascii="Times New Roman" w:hAnsi="Times New Roman" w:cs="Times New Roman"/>
          </w:rPr>
          <w:t>(</w:t>
        </w:r>
      </w:ins>
      <w:ins w:id="210" w:author="Benton, Deon" w:date="2025-06-16T20:08:00Z" w16du:dateUtc="2025-06-17T01:08:00Z">
        <w:r w:rsidR="006849FB">
          <w:rPr>
            <w:rFonts w:ascii="Times New Roman" w:hAnsi="Times New Roman" w:cs="Times New Roman"/>
          </w:rPr>
          <w:t xml:space="preserve">e.g., </w:t>
        </w:r>
      </w:ins>
      <w:ins w:id="211" w:author="Benton, Deon" w:date="2025-06-16T20:07:00Z" w16du:dateUtc="2025-06-17T01:07:00Z">
        <w:r w:rsidR="004878F3">
          <w:rPr>
            <w:rFonts w:ascii="Times New Roman" w:hAnsi="Times New Roman" w:cs="Times New Roman"/>
          </w:rPr>
          <w:t>Jara-Ettinger et al., 2016; Jara-Ettinger et al., 2020)</w:t>
        </w:r>
      </w:ins>
      <w:ins w:id="212" w:author="Benton, Deon" w:date="2025-06-16T20:06:00Z" w16du:dateUtc="2025-06-17T01:06:00Z">
        <w:r w:rsidR="004878F3">
          <w:rPr>
            <w:rFonts w:ascii="Times New Roman" w:hAnsi="Times New Roman" w:cs="Times New Roman"/>
            <w:i/>
            <w:iCs/>
          </w:rPr>
          <w:t xml:space="preserve">. </w:t>
        </w:r>
        <w:r w:rsidR="004878F3">
          <w:rPr>
            <w:rFonts w:ascii="Times New Roman" w:hAnsi="Times New Roman" w:cs="Times New Roman"/>
          </w:rPr>
          <w:t xml:space="preserve">This </w:t>
        </w:r>
      </w:ins>
      <w:ins w:id="213" w:author="Benton, Deon" w:date="2025-06-23T15:37:00Z" w16du:dateUtc="2025-06-23T20:37:00Z">
        <w:r w:rsidR="0050384B">
          <w:rPr>
            <w:rFonts w:ascii="Times New Roman" w:hAnsi="Times New Roman" w:cs="Times New Roman"/>
          </w:rPr>
          <w:t>proposal concerns</w:t>
        </w:r>
      </w:ins>
      <w:ins w:id="214" w:author="Benton, Deon" w:date="2025-06-16T14:25:00Z" w16du:dateUtc="2025-06-16T19:25:00Z">
        <w:r>
          <w:rPr>
            <w:rFonts w:ascii="Times New Roman" w:hAnsi="Times New Roman" w:cs="Times New Roman"/>
          </w:rPr>
          <w:t xml:space="preserve"> how agents choose actions and how observers process</w:t>
        </w:r>
      </w:ins>
      <w:ins w:id="215" w:author="Benton, Deon" w:date="2025-06-16T20:07:00Z" w16du:dateUtc="2025-06-17T01:07:00Z">
        <w:r w:rsidR="003962FC">
          <w:rPr>
            <w:rFonts w:ascii="Times New Roman" w:hAnsi="Times New Roman" w:cs="Times New Roman"/>
          </w:rPr>
          <w:t xml:space="preserve"> those</w:t>
        </w:r>
      </w:ins>
      <w:ins w:id="216" w:author="Benton, Deon" w:date="2025-06-16T14:25:00Z" w16du:dateUtc="2025-06-16T19:25:00Z">
        <w:r>
          <w:rPr>
            <w:rFonts w:ascii="Times New Roman" w:hAnsi="Times New Roman" w:cs="Times New Roman"/>
          </w:rPr>
          <w:t xml:space="preserve"> actions</w:t>
        </w:r>
      </w:ins>
      <w:ins w:id="217" w:author="Benton, Deon" w:date="2025-06-16T20:07:00Z" w16du:dateUtc="2025-06-17T01:07:00Z">
        <w:r w:rsidR="004878F3">
          <w:rPr>
            <w:rFonts w:ascii="Times New Roman" w:hAnsi="Times New Roman" w:cs="Times New Roman"/>
          </w:rPr>
          <w:t>.</w:t>
        </w:r>
      </w:ins>
      <w:ins w:id="218" w:author="Benton, Deon" w:date="2025-06-16T14:31:00Z" w16du:dateUtc="2025-06-16T19:31:00Z">
        <w:r w:rsidR="00A579AD">
          <w:rPr>
            <w:rFonts w:ascii="Times New Roman" w:hAnsi="Times New Roman" w:cs="Times New Roman"/>
          </w:rPr>
          <w:t xml:space="preserve"> </w:t>
        </w:r>
      </w:ins>
      <w:ins w:id="219" w:author="Benton, Deon" w:date="2025-06-16T14:25:00Z" w16du:dateUtc="2025-06-16T19:25:00Z">
        <w:r>
          <w:rPr>
            <w:rFonts w:ascii="Times New Roman" w:hAnsi="Times New Roman" w:cs="Times New Roman"/>
          </w:rPr>
          <w:t xml:space="preserve">On the agent side, </w:t>
        </w:r>
      </w:ins>
      <w:ins w:id="220" w:author="Benton, Deon" w:date="2025-06-16T14:31:00Z" w16du:dateUtc="2025-06-16T19:31:00Z">
        <w:r w:rsidR="00C90914">
          <w:rPr>
            <w:rFonts w:ascii="Times New Roman" w:hAnsi="Times New Roman" w:cs="Times New Roman"/>
          </w:rPr>
          <w:t xml:space="preserve">actors </w:t>
        </w:r>
      </w:ins>
      <w:ins w:id="221" w:author="Benton, Deon" w:date="2025-06-16T20:45:00Z" w16du:dateUtc="2025-06-17T01:45:00Z">
        <w:r w:rsidR="00FD6C4C">
          <w:rPr>
            <w:rFonts w:ascii="Times New Roman" w:hAnsi="Times New Roman" w:cs="Times New Roman"/>
          </w:rPr>
          <w:t>evaluate possible plan</w:t>
        </w:r>
      </w:ins>
      <w:ins w:id="222" w:author="Benton, Deon" w:date="2025-06-16T20:50:00Z" w16du:dateUtc="2025-06-17T01:50:00Z">
        <w:r w:rsidR="00FD6C4C">
          <w:rPr>
            <w:rFonts w:ascii="Times New Roman" w:hAnsi="Times New Roman" w:cs="Times New Roman"/>
          </w:rPr>
          <w:t>s</w:t>
        </w:r>
      </w:ins>
      <w:ins w:id="223" w:author="Benton, Deon" w:date="2025-06-16T20:52:00Z" w16du:dateUtc="2025-06-17T01:52:00Z">
        <w:r w:rsidR="00FD6C4C">
          <w:rPr>
            <w:rFonts w:ascii="Times New Roman" w:hAnsi="Times New Roman" w:cs="Times New Roman"/>
          </w:rPr>
          <w:t>—that is,</w:t>
        </w:r>
      </w:ins>
      <w:ins w:id="224" w:author="Benton, Deon" w:date="2025-06-16T20:44:00Z" w16du:dateUtc="2025-06-17T01:44:00Z">
        <w:r w:rsidR="00FD6C4C">
          <w:rPr>
            <w:rFonts w:ascii="Times New Roman" w:hAnsi="Times New Roman" w:cs="Times New Roman"/>
          </w:rPr>
          <w:t xml:space="preserve"> </w:t>
        </w:r>
      </w:ins>
      <w:ins w:id="225" w:author="Benton, Deon" w:date="2025-06-16T20:50:00Z" w16du:dateUtc="2025-06-17T01:50:00Z">
        <w:r w:rsidR="00FD6C4C">
          <w:rPr>
            <w:rFonts w:ascii="Times New Roman" w:hAnsi="Times New Roman" w:cs="Times New Roman"/>
          </w:rPr>
          <w:t>sequences</w:t>
        </w:r>
      </w:ins>
      <w:ins w:id="226" w:author="Benton, Deon" w:date="2025-06-16T20:44:00Z" w16du:dateUtc="2025-06-17T01:44:00Z">
        <w:r w:rsidR="00FD6C4C">
          <w:rPr>
            <w:rFonts w:ascii="Times New Roman" w:hAnsi="Times New Roman" w:cs="Times New Roman"/>
          </w:rPr>
          <w:t xml:space="preserve"> of actions that lead to a goal</w:t>
        </w:r>
      </w:ins>
      <w:ins w:id="227" w:author="Benton, Deon" w:date="2025-06-16T20:52:00Z" w16du:dateUtc="2025-06-17T01:52:00Z">
        <w:r w:rsidR="00FD6C4C">
          <w:rPr>
            <w:rFonts w:ascii="Times New Roman" w:hAnsi="Times New Roman" w:cs="Times New Roman"/>
          </w:rPr>
          <w:t>—and select the plan</w:t>
        </w:r>
      </w:ins>
      <w:ins w:id="228" w:author="Benton, Deon" w:date="2025-06-16T20:51:00Z" w16du:dateUtc="2025-06-17T01:51:00Z">
        <w:r w:rsidR="00FD6C4C">
          <w:rPr>
            <w:rFonts w:ascii="Times New Roman" w:hAnsi="Times New Roman" w:cs="Times New Roman"/>
          </w:rPr>
          <w:t xml:space="preserve"> that </w:t>
        </w:r>
      </w:ins>
      <w:ins w:id="229" w:author="Benton, Deon" w:date="2025-06-16T20:45:00Z" w16du:dateUtc="2025-06-17T01:45:00Z">
        <w:r w:rsidR="00FD6C4C">
          <w:rPr>
            <w:rFonts w:ascii="Times New Roman" w:hAnsi="Times New Roman" w:cs="Times New Roman"/>
          </w:rPr>
          <w:t xml:space="preserve">maximizes expected subjective </w:t>
        </w:r>
      </w:ins>
      <w:ins w:id="230" w:author="Benton, Deon" w:date="2025-06-16T20:46:00Z" w16du:dateUtc="2025-06-17T01:46:00Z">
        <w:r w:rsidR="00FD6C4C">
          <w:rPr>
            <w:rFonts w:ascii="Times New Roman" w:hAnsi="Times New Roman" w:cs="Times New Roman"/>
          </w:rPr>
          <w:t>utilities</w:t>
        </w:r>
      </w:ins>
      <w:ins w:id="231" w:author="Benton, Deon" w:date="2025-06-16T20:52:00Z" w16du:dateUtc="2025-06-17T01:52:00Z">
        <w:r w:rsidR="00FD6C4C">
          <w:rPr>
            <w:rFonts w:ascii="Times New Roman" w:hAnsi="Times New Roman" w:cs="Times New Roman"/>
          </w:rPr>
          <w:t xml:space="preserve">. A subjective utility is the </w:t>
        </w:r>
      </w:ins>
      <w:ins w:id="232" w:author="Benton, Deon" w:date="2025-06-16T20:49:00Z" w16du:dateUtc="2025-06-17T01:49:00Z">
        <w:r w:rsidR="00FD6C4C">
          <w:rPr>
            <w:rFonts w:ascii="Times New Roman" w:hAnsi="Times New Roman" w:cs="Times New Roman"/>
          </w:rPr>
          <w:t>difference between the rewards that result from an outcome and the cost of executing the plan</w:t>
        </w:r>
      </w:ins>
      <w:ins w:id="233" w:author="Benton, Deon" w:date="2025-06-16T20:45:00Z" w16du:dateUtc="2025-06-17T01:45:00Z">
        <w:r w:rsidR="00FD6C4C">
          <w:rPr>
            <w:rFonts w:ascii="Times New Roman" w:hAnsi="Times New Roman" w:cs="Times New Roman"/>
          </w:rPr>
          <w:t>.</w:t>
        </w:r>
      </w:ins>
      <w:ins w:id="234" w:author="Benton, Deon" w:date="2025-06-16T21:21:00Z" w16du:dateUtc="2025-06-17T02:21:00Z">
        <w:r w:rsidR="0036596B">
          <w:rPr>
            <w:rFonts w:ascii="Times New Roman" w:hAnsi="Times New Roman" w:cs="Times New Roman"/>
          </w:rPr>
          <w:t xml:space="preserve"> </w:t>
        </w:r>
        <w:r w:rsidR="0036596B" w:rsidRPr="0036596B">
          <w:rPr>
            <w:rFonts w:ascii="Times New Roman" w:hAnsi="Times New Roman" w:cs="Times New Roman"/>
          </w:rPr>
          <w:t>Crucially, because making this difference as large as possible depends on minimizing unnecessary costs, agents are expected to carry out plans that are as efficient as possible, given the constraints of the environment.</w:t>
        </w:r>
      </w:ins>
      <w:ins w:id="235" w:author="Benton, Deon" w:date="2025-06-16T20:53:00Z" w16du:dateUtc="2025-06-17T01:53:00Z">
        <w:r w:rsidR="00FD6C4C">
          <w:rPr>
            <w:rFonts w:ascii="Times New Roman" w:hAnsi="Times New Roman" w:cs="Times New Roman"/>
          </w:rPr>
          <w:t xml:space="preserve"> </w:t>
        </w:r>
      </w:ins>
      <w:ins w:id="236" w:author="Benton, Deon" w:date="2025-06-16T21:22:00Z" w16du:dateUtc="2025-06-17T02:22:00Z">
        <w:r w:rsidR="0036596B">
          <w:rPr>
            <w:rFonts w:ascii="Times New Roman" w:hAnsi="Times New Roman" w:cs="Times New Roman"/>
          </w:rPr>
          <w:t>These utilities are considered</w:t>
        </w:r>
      </w:ins>
      <w:ins w:id="237" w:author="Benton, Deon" w:date="2025-06-16T20:55:00Z" w16du:dateUtc="2025-06-17T01:55:00Z">
        <w:r w:rsidR="00F81813">
          <w:rPr>
            <w:rFonts w:ascii="Times New Roman" w:hAnsi="Times New Roman" w:cs="Times New Roman"/>
          </w:rPr>
          <w:t xml:space="preserve"> “subjective”</w:t>
        </w:r>
      </w:ins>
      <w:ins w:id="238" w:author="Benton, Deon" w:date="2025-06-16T21:10:00Z" w16du:dateUtc="2025-06-17T02:10:00Z">
        <w:r w:rsidR="00930D6E">
          <w:rPr>
            <w:rFonts w:ascii="Times New Roman" w:hAnsi="Times New Roman" w:cs="Times New Roman"/>
          </w:rPr>
          <w:t xml:space="preserve"> because the perceived rewards of an outcome and the perceived costs of</w:t>
        </w:r>
      </w:ins>
      <w:ins w:id="239" w:author="Benton, Deon" w:date="2025-06-16T21:11:00Z" w16du:dateUtc="2025-06-17T02:11:00Z">
        <w:r w:rsidR="00930D6E">
          <w:rPr>
            <w:rFonts w:ascii="Times New Roman" w:hAnsi="Times New Roman" w:cs="Times New Roman"/>
          </w:rPr>
          <w:t xml:space="preserve"> a plan may differ across agents. </w:t>
        </w:r>
      </w:ins>
      <w:ins w:id="240" w:author="Benton, Deon" w:date="2025-06-16T20:55:00Z" w16du:dateUtc="2025-06-17T01:55:00Z">
        <w:r w:rsidR="001F4EC9">
          <w:rPr>
            <w:rFonts w:ascii="Times New Roman" w:hAnsi="Times New Roman" w:cs="Times New Roman"/>
          </w:rPr>
          <w:t>On the observe</w:t>
        </w:r>
      </w:ins>
      <w:ins w:id="241" w:author="Benton, Deon" w:date="2025-06-16T20:56:00Z" w16du:dateUtc="2025-06-17T01:56:00Z">
        <w:r w:rsidR="001F4EC9">
          <w:rPr>
            <w:rFonts w:ascii="Times New Roman" w:hAnsi="Times New Roman" w:cs="Times New Roman"/>
          </w:rPr>
          <w:t xml:space="preserve">r side, </w:t>
        </w:r>
      </w:ins>
      <w:ins w:id="242" w:author="Benton, Deon" w:date="2025-06-16T21:12:00Z" w16du:dateUtc="2025-06-17T02:12:00Z">
        <w:r w:rsidR="00930D6E">
          <w:rPr>
            <w:rFonts w:ascii="Times New Roman" w:hAnsi="Times New Roman" w:cs="Times New Roman"/>
          </w:rPr>
          <w:t>observers</w:t>
        </w:r>
      </w:ins>
      <w:ins w:id="243" w:author="Benton, Deon" w:date="2025-06-16T14:25:00Z" w16du:dateUtc="2025-06-16T19:25:00Z">
        <w:r>
          <w:rPr>
            <w:rFonts w:ascii="Times New Roman" w:hAnsi="Times New Roman" w:cs="Times New Roman"/>
          </w:rPr>
          <w:t xml:space="preserve"> must infer</w:t>
        </w:r>
      </w:ins>
      <w:ins w:id="244" w:author="Benton, Deon" w:date="2025-06-16T20:54:00Z" w16du:dateUtc="2025-06-17T01:54:00Z">
        <w:r w:rsidR="00FD6C4C">
          <w:rPr>
            <w:rFonts w:ascii="Times New Roman" w:hAnsi="Times New Roman" w:cs="Times New Roman"/>
          </w:rPr>
          <w:t xml:space="preserve"> </w:t>
        </w:r>
      </w:ins>
      <w:ins w:id="245" w:author="Benton, Deon" w:date="2025-06-16T21:11:00Z" w16du:dateUtc="2025-06-17T02:11:00Z">
        <w:r w:rsidR="00930D6E">
          <w:rPr>
            <w:rFonts w:ascii="Times New Roman" w:hAnsi="Times New Roman" w:cs="Times New Roman"/>
          </w:rPr>
          <w:t>rewards and costs that drove an agent’s behavior</w:t>
        </w:r>
      </w:ins>
      <w:ins w:id="246" w:author="Benton, Deon" w:date="2025-06-16T20:56:00Z" w16du:dateUtc="2025-06-17T01:56:00Z">
        <w:r w:rsidR="001F4EC9">
          <w:rPr>
            <w:rFonts w:ascii="Times New Roman" w:hAnsi="Times New Roman" w:cs="Times New Roman"/>
          </w:rPr>
          <w:t xml:space="preserve"> from the</w:t>
        </w:r>
      </w:ins>
      <w:ins w:id="247" w:author="Benton, Deon" w:date="2025-06-16T20:54:00Z" w16du:dateUtc="2025-06-17T01:54:00Z">
        <w:r w:rsidR="00F81813">
          <w:rPr>
            <w:rFonts w:ascii="Times New Roman" w:hAnsi="Times New Roman" w:cs="Times New Roman"/>
          </w:rPr>
          <w:t xml:space="preserve"> </w:t>
        </w:r>
      </w:ins>
      <w:ins w:id="248" w:author="Benton, Deon" w:date="2025-06-16T21:11:00Z" w16du:dateUtc="2025-06-17T02:11:00Z">
        <w:r w:rsidR="00930D6E">
          <w:rPr>
            <w:rFonts w:ascii="Times New Roman" w:hAnsi="Times New Roman" w:cs="Times New Roman"/>
          </w:rPr>
          <w:t>from the behavior itself</w:t>
        </w:r>
      </w:ins>
      <w:ins w:id="249" w:author="Benton, Deon" w:date="2025-06-16T14:25:00Z" w16du:dateUtc="2025-06-16T19:25:00Z">
        <w:r>
          <w:rPr>
            <w:rFonts w:ascii="Times New Roman" w:hAnsi="Times New Roman" w:cs="Times New Roman"/>
          </w:rPr>
          <w:t>.</w:t>
        </w:r>
      </w:ins>
      <w:ins w:id="250" w:author="Benton, Deon" w:date="2025-06-16T21:12:00Z" w16du:dateUtc="2025-06-17T02:12:00Z">
        <w:r w:rsidR="00930D6E">
          <w:rPr>
            <w:rFonts w:ascii="Times New Roman" w:hAnsi="Times New Roman" w:cs="Times New Roman"/>
          </w:rPr>
          <w:t xml:space="preserve"> The way obse</w:t>
        </w:r>
      </w:ins>
      <w:ins w:id="251" w:author="Benton, Deon" w:date="2025-06-16T21:13:00Z" w16du:dateUtc="2025-06-17T02:13:00Z">
        <w:r w:rsidR="00930D6E">
          <w:rPr>
            <w:rFonts w:ascii="Times New Roman" w:hAnsi="Times New Roman" w:cs="Times New Roman"/>
          </w:rPr>
          <w:t>rvers</w:t>
        </w:r>
      </w:ins>
      <w:ins w:id="252" w:author="Benton, Deon" w:date="2025-06-16T14:25:00Z" w16du:dateUtc="2025-06-16T19:25:00Z">
        <w:r>
          <w:rPr>
            <w:rFonts w:ascii="Times New Roman" w:hAnsi="Times New Roman" w:cs="Times New Roman"/>
          </w:rPr>
          <w:t xml:space="preserve"> solve this computational problem </w:t>
        </w:r>
      </w:ins>
      <w:ins w:id="253" w:author="Benton, Deon" w:date="2025-06-16T21:13:00Z" w16du:dateUtc="2025-06-17T02:13:00Z">
        <w:r w:rsidR="00930D6E">
          <w:rPr>
            <w:rFonts w:ascii="Times New Roman" w:hAnsi="Times New Roman" w:cs="Times New Roman"/>
          </w:rPr>
          <w:t xml:space="preserve">is </w:t>
        </w:r>
      </w:ins>
      <w:ins w:id="254" w:author="Benton, Deon" w:date="2025-06-16T14:25:00Z" w16du:dateUtc="2025-06-16T19:25:00Z">
        <w:r>
          <w:rPr>
            <w:rFonts w:ascii="Times New Roman" w:hAnsi="Times New Roman" w:cs="Times New Roman"/>
          </w:rPr>
          <w:t xml:space="preserve">via Bayesian inference. In other words, learners can estimate the probability of </w:t>
        </w:r>
      </w:ins>
      <w:ins w:id="255" w:author="Benton, Deon" w:date="2025-06-16T21:13:00Z" w16du:dateUtc="2025-06-17T02:13:00Z">
        <w:r w:rsidR="00930D6E">
          <w:rPr>
            <w:rFonts w:ascii="Times New Roman" w:hAnsi="Times New Roman" w:cs="Times New Roman"/>
          </w:rPr>
          <w:t>the reward of an outcome and the cost of executing a plan to achieve that outcome</w:t>
        </w:r>
      </w:ins>
      <w:ins w:id="256" w:author="Benton, Deon" w:date="2025-06-16T14:25:00Z" w16du:dateUtc="2025-06-16T19:25:00Z">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ins>
      <w:ins w:id="257" w:author="Benton, Deon" w:date="2025-06-16T21:14:00Z" w16du:dateUtc="2025-06-17T02:14:00Z">
        <w:r w:rsidR="00930D6E">
          <w:rPr>
            <w:rFonts w:ascii="Times New Roman" w:hAnsi="Times New Roman" w:cs="Times New Roman"/>
          </w:rPr>
          <w:t xml:space="preserve"> computing the product of two terms.</w:t>
        </w:r>
      </w:ins>
      <w:ins w:id="258" w:author="Benton, Deon" w:date="2025-06-16T14:25:00Z" w16du:dateUtc="2025-06-16T19:25:00Z">
        <w:r>
          <w:rPr>
            <w:rFonts w:ascii="Times New Roman" w:hAnsi="Times New Roman" w:cs="Times New Roman"/>
          </w:rPr>
          <w:t xml:space="preserve"> </w:t>
        </w:r>
      </w:ins>
      <w:ins w:id="259" w:author="Benton, Deon" w:date="2025-06-16T21:14:00Z" w16du:dateUtc="2025-06-17T02:14:00Z">
        <w:r w:rsidR="00930D6E">
          <w:rPr>
            <w:rFonts w:ascii="Times New Roman" w:hAnsi="Times New Roman" w:cs="Times New Roman"/>
          </w:rPr>
          <w:t>One is the</w:t>
        </w:r>
      </w:ins>
      <w:ins w:id="260" w:author="Benton, Deon" w:date="2025-06-16T14:25:00Z" w16du:dateUtc="2025-06-16T19:25:00Z">
        <w:r>
          <w:rPr>
            <w:rFonts w:ascii="Times New Roman" w:hAnsi="Times New Roman" w:cs="Times New Roman"/>
          </w:rPr>
          <w:t xml:space="preserve"> likelihood of </w:t>
        </w:r>
      </w:ins>
      <w:ins w:id="261" w:author="Benton, Deon" w:date="2025-06-16T21:14:00Z" w16du:dateUtc="2025-06-17T02:14:00Z">
        <w:r w:rsidR="00930D6E">
          <w:rPr>
            <w:rFonts w:ascii="Times New Roman" w:hAnsi="Times New Roman" w:cs="Times New Roman"/>
          </w:rPr>
          <w:t>an action</w:t>
        </w:r>
      </w:ins>
      <w:ins w:id="262" w:author="Benton, Deon" w:date="2025-06-16T14:25:00Z" w16du:dateUtc="2025-06-16T19:25:00Z">
        <w:r>
          <w:rPr>
            <w:rFonts w:ascii="Times New Roman" w:hAnsi="Times New Roman" w:cs="Times New Roman"/>
          </w:rPr>
          <w:t xml:space="preserve"> given </w:t>
        </w:r>
      </w:ins>
      <w:ins w:id="263" w:author="Benton, Deon" w:date="2025-06-16T21:15:00Z" w16du:dateUtc="2025-06-17T02:15:00Z">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xml:space="preserve">). The other is </w:t>
        </w:r>
      </w:ins>
      <w:ins w:id="264" w:author="Benton, Deon" w:date="2025-06-16T21:16:00Z" w16du:dateUtc="2025-06-17T02:16:00Z">
        <w:r w:rsidR="00930D6E">
          <w:rPr>
            <w:rFonts w:ascii="Times New Roman" w:hAnsi="Times New Roman" w:cs="Times New Roman"/>
          </w:rPr>
          <w:t>the likelihood of the</w:t>
        </w:r>
      </w:ins>
      <w:ins w:id="265" w:author="Benton, Deon" w:date="2025-06-16T14:25:00Z" w16du:dateUtc="2025-06-16T19:25:00Z">
        <w:r>
          <w:rPr>
            <w:rFonts w:ascii="Times New Roman" w:hAnsi="Times New Roman" w:cs="Times New Roman"/>
          </w:rPr>
          <w:t xml:space="preserve"> </w:t>
        </w:r>
      </w:ins>
      <w:ins w:id="266" w:author="Benton, Deon" w:date="2025-06-16T21:16:00Z" w16du:dateUtc="2025-06-17T02:16:00Z">
        <w:r w:rsidR="00930D6E">
          <w:rPr>
            <w:rFonts w:ascii="Times New Roman" w:hAnsi="Times New Roman" w:cs="Times New Roman"/>
          </w:rPr>
          <w:t>reward and cost by itself</w:t>
        </w:r>
      </w:ins>
      <w:ins w:id="267" w:author="Benton, Deon" w:date="2025-06-16T14:25:00Z" w16du:dateUtc="2025-06-16T19:25:00Z">
        <w:r>
          <w:rPr>
            <w:rFonts w:ascii="Times New Roman" w:hAnsi="Times New Roman" w:cs="Times New Roman"/>
          </w:rPr>
          <w:t>—</w:t>
        </w:r>
      </w:ins>
      <w:ins w:id="268" w:author="Benton, Deon" w:date="2025-06-19T12:06:00Z" w16du:dateUtc="2025-06-19T17:06:00Z">
        <w:r w:rsidR="001E700D">
          <w:rPr>
            <w:rFonts w:ascii="Times New Roman" w:hAnsi="Times New Roman" w:cs="Times New Roman"/>
          </w:rPr>
          <w:t xml:space="preserve">that is, </w:t>
        </w:r>
      </w:ins>
      <w:ins w:id="269" w:author="Benton, Deon" w:date="2025-06-16T14:25:00Z" w16du:dateUtc="2025-06-16T19:25:00Z">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ins>
      <w:ins w:id="270" w:author="Benton, Deon" w:date="2025-06-16T21:22:00Z" w16du:dateUtc="2025-06-17T02:22:00Z">
        <w:r w:rsidR="00A57EC9">
          <w:rPr>
            <w:rFonts w:ascii="Times New Roman" w:hAnsi="Times New Roman" w:cs="Times New Roman"/>
          </w:rPr>
          <w:t xml:space="preserve"> </w:t>
        </w:r>
      </w:ins>
      <w:ins w:id="271" w:author="Benton, Deon" w:date="2025-06-16T14:42:00Z" w16du:dateUtc="2025-06-16T19:42:00Z">
        <w:r w:rsidR="009D0868">
          <w:rPr>
            <w:rFonts w:ascii="Times New Roman" w:hAnsi="Times New Roman" w:cs="Times New Roman"/>
          </w:rPr>
          <w:tab/>
        </w:r>
      </w:ins>
    </w:p>
    <w:p w14:paraId="0D27293B" w14:textId="77777777" w:rsidR="00A44FE1" w:rsidRDefault="00F06FB8" w:rsidP="00F06FB8">
      <w:pPr>
        <w:spacing w:line="480" w:lineRule="auto"/>
        <w:ind w:firstLine="720"/>
        <w:contextualSpacing/>
        <w:rPr>
          <w:ins w:id="272" w:author="Benton, Deon" w:date="2025-06-23T13:36:00Z" w16du:dateUtc="2025-06-23T18:36:00Z"/>
          <w:rFonts w:ascii="Times New Roman" w:hAnsi="Times New Roman" w:cs="Times New Roman"/>
        </w:rPr>
      </w:pPr>
      <w:ins w:id="273" w:author="Benton, Deon" w:date="2025-06-16T21:48:00Z" w16du:dateUtc="2025-06-17T02:48:00Z">
        <w:r w:rsidRPr="00F06FB8">
          <w:rPr>
            <w:rFonts w:ascii="Times New Roman" w:hAnsi="Times New Roman" w:cs="Times New Roman"/>
          </w:rPr>
          <w:lastRenderedPageBreak/>
          <w:t>This account can also explain infants’ looking behavior in studies like Gergely et al. (1995). Consider the Experimental condition, for example. In that condition</w:t>
        </w:r>
      </w:ins>
      <w:ins w:id="274" w:author="Benton, Deon" w:date="2025-06-16T21:49:00Z" w16du:dateUtc="2025-06-17T02:49:00Z">
        <w:r>
          <w:rPr>
            <w:rFonts w:ascii="Times New Roman" w:hAnsi="Times New Roman" w:cs="Times New Roman"/>
          </w:rPr>
          <w:t>,</w:t>
        </w:r>
      </w:ins>
      <w:ins w:id="275" w:author="Benton, Deon" w:date="2025-06-16T21:48:00Z" w16du:dateUtc="2025-06-17T02:48:00Z">
        <w:r w:rsidRPr="00F06FB8">
          <w:rPr>
            <w:rFonts w:ascii="Times New Roman" w:hAnsi="Times New Roman" w:cs="Times New Roman"/>
          </w:rPr>
          <w:t xml:space="preserve"> the agent engages in </w:t>
        </w:r>
      </w:ins>
      <w:ins w:id="276" w:author="Benton, Deon" w:date="2025-06-16T21:49:00Z" w16du:dateUtc="2025-06-17T02:49:00Z">
        <w:r w:rsidR="00717CF4">
          <w:rPr>
            <w:rFonts w:ascii="Times New Roman" w:hAnsi="Times New Roman" w:cs="Times New Roman"/>
          </w:rPr>
          <w:t xml:space="preserve">a </w:t>
        </w:r>
      </w:ins>
      <w:ins w:id="277" w:author="Benton, Deon" w:date="2025-06-16T21:48:00Z" w16du:dateUtc="2025-06-17T02:48:00Z">
        <w:r w:rsidRPr="00F06FB8">
          <w:rPr>
            <w:rFonts w:ascii="Times New Roman" w:hAnsi="Times New Roman" w:cs="Times New Roman"/>
          </w:rPr>
          <w:t>costly action</w:t>
        </w:r>
      </w:ins>
      <w:ins w:id="278" w:author="Benton, Deon" w:date="2025-06-16T21:49:00Z" w16du:dateUtc="2025-06-17T02:49:00Z">
        <w:r w:rsidR="00717CF4">
          <w:rPr>
            <w:rFonts w:ascii="Times New Roman" w:hAnsi="Times New Roman" w:cs="Times New Roman"/>
          </w:rPr>
          <w:t xml:space="preserve"> </w:t>
        </w:r>
      </w:ins>
      <w:ins w:id="279" w:author="Benton, Deon" w:date="2025-06-16T21:48:00Z" w16du:dateUtc="2025-06-17T02:48:00Z">
        <w:r w:rsidRPr="00F06FB8">
          <w:rPr>
            <w:rFonts w:ascii="Times New Roman" w:hAnsi="Times New Roman" w:cs="Times New Roman"/>
          </w:rPr>
          <w:t>to reach a goal</w:t>
        </w:r>
      </w:ins>
      <w:ins w:id="280" w:author="Benton, Deon" w:date="2025-06-16T21:49:00Z" w16du:dateUtc="2025-06-17T02:49:00Z">
        <w:r w:rsidR="00717CF4">
          <w:rPr>
            <w:rFonts w:ascii="Times New Roman" w:hAnsi="Times New Roman" w:cs="Times New Roman"/>
          </w:rPr>
          <w:t xml:space="preserve"> (i.e., jumping over a barrier)</w:t>
        </w:r>
      </w:ins>
      <w:ins w:id="281" w:author="Benton, Deon" w:date="2025-06-16T21:48:00Z" w16du:dateUtc="2025-06-17T02:48:00Z">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ins>
      <w:ins w:id="282" w:author="Benton, Deon" w:date="2025-06-19T12:44:00Z" w16du:dateUtc="2025-06-19T17:44:00Z">
        <w:r w:rsidR="008F3601">
          <w:rPr>
            <w:rFonts w:ascii="Times New Roman" w:hAnsi="Times New Roman" w:cs="Times New Roman"/>
          </w:rPr>
          <w:t xml:space="preserve"> over the barrier</w:t>
        </w:r>
      </w:ins>
      <w:ins w:id="283" w:author="Benton, Deon" w:date="2025-06-16T21:48:00Z" w16du:dateUtc="2025-06-17T02:48:00Z">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rewards </w:t>
        </w:r>
      </w:ins>
      <w:ins w:id="284" w:author="Benton, Deon" w:date="2025-06-19T12:07:00Z" w16du:dateUtc="2025-06-19T17:07:00Z">
        <w:r w:rsidR="00EA0325" w:rsidRPr="00F06FB8">
          <w:rPr>
            <w:rFonts w:ascii="Times New Roman" w:hAnsi="Times New Roman" w:cs="Times New Roman"/>
          </w:rPr>
          <w:t>despite</w:t>
        </w:r>
      </w:ins>
      <w:ins w:id="285" w:author="Benton, Deon" w:date="2025-06-16T21:48:00Z" w16du:dateUtc="2025-06-17T02:48:00Z">
        <w:r w:rsidRPr="00F06FB8">
          <w:rPr>
            <w:rFonts w:ascii="Times New Roman" w:hAnsi="Times New Roman" w:cs="Times New Roman"/>
          </w:rPr>
          <w:t xml:space="preserve"> one being more costly (the jumping path) than the other (the straight path)</w:t>
        </w:r>
      </w:ins>
      <w:ins w:id="286" w:author="Benton, Deon" w:date="2025-06-19T12:45:00Z" w16du:dateUtc="2025-06-19T17:45:00Z">
        <w:r w:rsidR="00EB45DF">
          <w:rPr>
            <w:rFonts w:ascii="Times New Roman" w:hAnsi="Times New Roman" w:cs="Times New Roman"/>
          </w:rPr>
          <w:t xml:space="preserve"> implies that </w:t>
        </w:r>
      </w:ins>
      <w:ins w:id="287" w:author="Benton, Deon" w:date="2025-06-16T21:48:00Z" w16du:dateUtc="2025-06-17T02:48:00Z">
        <w:r w:rsidRPr="00F06FB8">
          <w:rPr>
            <w:rFonts w:ascii="Times New Roman" w:hAnsi="Times New Roman" w:cs="Times New Roman"/>
          </w:rPr>
          <w:t xml:space="preserve">the straight path </w:t>
        </w:r>
      </w:ins>
      <w:ins w:id="288" w:author="Benton, Deon" w:date="2025-06-19T12:45:00Z" w16du:dateUtc="2025-06-19T17:45:00Z">
        <w:r w:rsidR="00EB45DF">
          <w:rPr>
            <w:rFonts w:ascii="Times New Roman" w:hAnsi="Times New Roman" w:cs="Times New Roman"/>
          </w:rPr>
          <w:t>has</w:t>
        </w:r>
      </w:ins>
      <w:ins w:id="289" w:author="Benton, Deon" w:date="2025-06-16T21:48:00Z" w16du:dateUtc="2025-06-17T02:48:00Z">
        <w:r w:rsidRPr="00F06FB8">
          <w:rPr>
            <w:rFonts w:ascii="Times New Roman" w:hAnsi="Times New Roman" w:cs="Times New Roman"/>
          </w:rPr>
          <w:t xml:space="preserve"> greater utility; that is, </w:t>
        </w:r>
      </w:ins>
      <w:ins w:id="290" w:author="Benton, Deon" w:date="2025-06-19T12:46:00Z" w16du:dateUtc="2025-06-19T17:46:00Z">
        <w:r w:rsidR="00755587">
          <w:rPr>
            <w:rFonts w:ascii="Times New Roman" w:hAnsi="Times New Roman" w:cs="Times New Roman"/>
          </w:rPr>
          <w:t xml:space="preserve">the </w:t>
        </w:r>
      </w:ins>
      <w:ins w:id="291" w:author="Benton, Deon" w:date="2025-06-16T21:48:00Z" w16du:dateUtc="2025-06-17T02:48:00Z">
        <w:r w:rsidRPr="00F06FB8">
          <w:rPr>
            <w:rFonts w:ascii="Times New Roman" w:hAnsi="Times New Roman" w:cs="Times New Roman"/>
          </w:rPr>
          <w:t>difference between the reward and the cost</w:t>
        </w:r>
      </w:ins>
      <w:ins w:id="292" w:author="Benton, Deon" w:date="2025-06-19T12:45:00Z" w16du:dateUtc="2025-06-19T17:45:00Z">
        <w:r w:rsidR="00755587">
          <w:rPr>
            <w:rFonts w:ascii="Times New Roman" w:hAnsi="Times New Roman" w:cs="Times New Roman"/>
          </w:rPr>
          <w:t xml:space="preserve"> is larger for the straight</w:t>
        </w:r>
      </w:ins>
      <w:ins w:id="293" w:author="Benton, Deon" w:date="2025-06-19T12:46:00Z" w16du:dateUtc="2025-06-19T17:46:00Z">
        <w:r w:rsidR="00755587">
          <w:rPr>
            <w:rFonts w:ascii="Times New Roman" w:hAnsi="Times New Roman" w:cs="Times New Roman"/>
          </w:rPr>
          <w:t xml:space="preserve"> path than</w:t>
        </w:r>
      </w:ins>
      <w:ins w:id="294" w:author="Benton, Deon" w:date="2025-06-19T12:45:00Z" w16du:dateUtc="2025-06-19T17:45:00Z">
        <w:r w:rsidR="00755587">
          <w:rPr>
            <w:rFonts w:ascii="Times New Roman" w:hAnsi="Times New Roman" w:cs="Times New Roman"/>
          </w:rPr>
          <w:t xml:space="preserve"> the curved path</w:t>
        </w:r>
      </w:ins>
      <w:ins w:id="295" w:author="Benton, Deon" w:date="2025-06-16T21:48:00Z" w16du:dateUtc="2025-06-17T02:48:00Z">
        <w:r w:rsidRPr="00F06FB8">
          <w:rPr>
            <w:rFonts w:ascii="Times New Roman" w:hAnsi="Times New Roman" w:cs="Times New Roman"/>
          </w:rPr>
          <w:t xml:space="preserve"> and thus should be the plan that is chosen.  A corollary of this is that infants will look longer at the jumping path test event than at the </w:t>
        </w:r>
      </w:ins>
      <w:ins w:id="296" w:author="Benton, Deon" w:date="2025-06-19T12:07:00Z" w16du:dateUtc="2025-06-19T17:07:00Z">
        <w:r w:rsidR="00EA0325" w:rsidRPr="00F06FB8">
          <w:rPr>
            <w:rFonts w:ascii="Times New Roman" w:hAnsi="Times New Roman" w:cs="Times New Roman"/>
          </w:rPr>
          <w:t>straight</w:t>
        </w:r>
      </w:ins>
      <w:ins w:id="297" w:author="Benton, Deon" w:date="2025-06-16T21:48:00Z" w16du:dateUtc="2025-06-17T02:48:00Z">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ins>
      <w:ins w:id="298" w:author="Benton, Deon" w:date="2025-06-19T12:46:00Z" w16du:dateUtc="2025-06-19T17:46:00Z">
        <w:r w:rsidR="008557E5">
          <w:rPr>
            <w:rFonts w:ascii="Times New Roman" w:hAnsi="Times New Roman" w:cs="Times New Roman"/>
          </w:rPr>
          <w:t>,</w:t>
        </w:r>
      </w:ins>
      <w:ins w:id="299" w:author="Benton, Deon" w:date="2025-06-16T21:48:00Z" w16du:dateUtc="2025-06-17T02:48:00Z">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ins>
    </w:p>
    <w:p w14:paraId="0D732D48" w14:textId="7E7564C4" w:rsidR="00201A31" w:rsidRDefault="005F79DF" w:rsidP="00F06FB8">
      <w:pPr>
        <w:spacing w:line="480" w:lineRule="auto"/>
        <w:ind w:firstLine="720"/>
        <w:contextualSpacing/>
        <w:rPr>
          <w:ins w:id="300" w:author="Benton, Deon" w:date="2025-06-13T13:38:00Z" w16du:dateUtc="2025-06-13T18:38:00Z"/>
          <w:rFonts w:ascii="Times New Roman" w:hAnsi="Times New Roman" w:cs="Times New Roman"/>
        </w:rPr>
      </w:pPr>
      <w:ins w:id="301" w:author="Benton, Deon" w:date="2025-06-23T13:33:00Z" w16du:dateUtc="2025-06-23T18:33:00Z">
        <w:r>
          <w:rPr>
            <w:rFonts w:ascii="Times New Roman" w:hAnsi="Times New Roman" w:cs="Times New Roman"/>
          </w:rPr>
          <w:t xml:space="preserve">Although each of </w:t>
        </w:r>
      </w:ins>
      <w:ins w:id="302" w:author="Benton, Deon" w:date="2025-06-23T13:36:00Z" w16du:dateUtc="2025-06-23T18:36:00Z">
        <w:r w:rsidR="00A44FE1">
          <w:rPr>
            <w:rFonts w:ascii="Times New Roman" w:hAnsi="Times New Roman" w:cs="Times New Roman"/>
          </w:rPr>
          <w:t>the perspectives presented in this section differ in their specifics</w:t>
        </w:r>
      </w:ins>
      <w:ins w:id="303" w:author="Benton, Deon" w:date="2025-06-23T13:33:00Z" w16du:dateUtc="2025-06-23T18:33:00Z">
        <w:r>
          <w:rPr>
            <w:rFonts w:ascii="Times New Roman" w:hAnsi="Times New Roman" w:cs="Times New Roman"/>
          </w:rPr>
          <w:t xml:space="preserve">, </w:t>
        </w:r>
      </w:ins>
      <w:ins w:id="304" w:author="Benton, Deon" w:date="2025-06-23T13:36:00Z" w16du:dateUtc="2025-06-23T18:36:00Z">
        <w:r w:rsidR="00A44FE1">
          <w:rPr>
            <w:rFonts w:ascii="Times New Roman" w:hAnsi="Times New Roman" w:cs="Times New Roman"/>
          </w:rPr>
          <w:t>what is common among them is the notion</w:t>
        </w:r>
      </w:ins>
      <w:ins w:id="305" w:author="Benton, Deon" w:date="2025-06-23T13:33:00Z" w16du:dateUtc="2025-06-23T18:33:00Z">
        <w:r>
          <w:rPr>
            <w:rFonts w:ascii="Times New Roman" w:hAnsi="Times New Roman" w:cs="Times New Roman"/>
          </w:rPr>
          <w:t xml:space="preserve"> that</w:t>
        </w:r>
      </w:ins>
      <w:ins w:id="306" w:author="Benton, Deon" w:date="2025-06-23T13:34:00Z" w16du:dateUtc="2025-06-23T18:34:00Z">
        <w:r>
          <w:rPr>
            <w:rFonts w:ascii="Times New Roman" w:hAnsi="Times New Roman" w:cs="Times New Roman"/>
          </w:rPr>
          <w:t xml:space="preserve"> infants possess </w:t>
        </w:r>
      </w:ins>
      <w:ins w:id="307" w:author="Benton, Deon" w:date="2025-06-23T13:36:00Z" w16du:dateUtc="2025-06-23T18:36:00Z">
        <w:r w:rsidR="00A44FE1">
          <w:rPr>
            <w:rFonts w:ascii="Times New Roman" w:hAnsi="Times New Roman" w:cs="Times New Roman"/>
          </w:rPr>
          <w:t xml:space="preserve">abstract, </w:t>
        </w:r>
      </w:ins>
      <w:ins w:id="308" w:author="Benton, Deon" w:date="2025-06-23T20:52:00Z" w16du:dateUtc="2025-06-24T01:52:00Z">
        <w:r w:rsidR="00F57151">
          <w:rPr>
            <w:rFonts w:ascii="Times New Roman" w:hAnsi="Times New Roman" w:cs="Times New Roman"/>
          </w:rPr>
          <w:t>conceptually rich</w:t>
        </w:r>
      </w:ins>
      <w:ins w:id="309" w:author="Benton, Deon" w:date="2025-06-23T13:34:00Z" w16du:dateUtc="2025-06-23T18:34:00Z">
        <w:r>
          <w:rPr>
            <w:rFonts w:ascii="Times New Roman" w:hAnsi="Times New Roman" w:cs="Times New Roman"/>
          </w:rPr>
          <w:t xml:space="preserve"> knowledge about how agents and objects act and behave</w:t>
        </w:r>
      </w:ins>
      <w:ins w:id="310" w:author="Benton, Deon" w:date="2025-06-23T13:37:00Z" w16du:dateUtc="2025-06-23T18:37:00Z">
        <w:r w:rsidR="00A44FE1">
          <w:rPr>
            <w:rFonts w:ascii="Times New Roman" w:hAnsi="Times New Roman" w:cs="Times New Roman"/>
          </w:rPr>
          <w:t xml:space="preserve"> in the world, and that this knowledge</w:t>
        </w:r>
      </w:ins>
      <w:ins w:id="311" w:author="Benton, Deon" w:date="2025-06-23T13:34:00Z" w16du:dateUtc="2025-06-23T18:34:00Z">
        <w:r>
          <w:rPr>
            <w:rFonts w:ascii="Times New Roman" w:hAnsi="Times New Roman" w:cs="Times New Roman"/>
          </w:rPr>
          <w:t xml:space="preserve"> is supported by domain-specifi</w:t>
        </w:r>
      </w:ins>
      <w:ins w:id="312" w:author="Benton, Deon" w:date="2025-06-23T13:35:00Z" w16du:dateUtc="2025-06-23T18:35:00Z">
        <w:r>
          <w:rPr>
            <w:rFonts w:ascii="Times New Roman" w:hAnsi="Times New Roman" w:cs="Times New Roman"/>
          </w:rPr>
          <w:t xml:space="preserve">c, specialized processes that are </w:t>
        </w:r>
      </w:ins>
      <w:ins w:id="313" w:author="Benton, Deon" w:date="2025-06-23T13:37:00Z" w16du:dateUtc="2025-06-23T18:37:00Z">
        <w:r w:rsidR="00A44FE1">
          <w:rPr>
            <w:rFonts w:ascii="Times New Roman" w:hAnsi="Times New Roman" w:cs="Times New Roman"/>
          </w:rPr>
          <w:t>operational and present from birth or shortly after</w:t>
        </w:r>
      </w:ins>
      <w:ins w:id="314" w:author="Benton, Deon" w:date="2025-06-23T13:35:00Z" w16du:dateUtc="2025-06-23T18:35:00Z">
        <w:r>
          <w:rPr>
            <w:rFonts w:ascii="Times New Roman" w:hAnsi="Times New Roman" w:cs="Times New Roman"/>
          </w:rPr>
          <w:t xml:space="preserve">. </w:t>
        </w:r>
      </w:ins>
    </w:p>
    <w:p w14:paraId="7CF77D4B" w14:textId="77777777" w:rsidR="00445430" w:rsidRDefault="00445430" w:rsidP="00524642">
      <w:pPr>
        <w:spacing w:line="480" w:lineRule="auto"/>
        <w:contextualSpacing/>
        <w:rPr>
          <w:ins w:id="315" w:author="Benton, Deon" w:date="2025-06-13T13:38:00Z" w16du:dateUtc="2025-06-13T18:38:00Z"/>
          <w:rFonts w:ascii="Times New Roman" w:hAnsi="Times New Roman" w:cs="Times New Roman"/>
        </w:rPr>
      </w:pPr>
    </w:p>
    <w:p w14:paraId="33B422D5" w14:textId="7011DC63" w:rsidR="001A2641" w:rsidRDefault="001A2641" w:rsidP="001A2641">
      <w:pPr>
        <w:spacing w:line="480" w:lineRule="auto"/>
        <w:contextualSpacing/>
        <w:rPr>
          <w:ins w:id="316" w:author="Benton, Deon" w:date="2025-06-23T13:38:00Z" w16du:dateUtc="2025-06-23T18:38:00Z"/>
          <w:rFonts w:ascii="Times New Roman" w:hAnsi="Times New Roman" w:cs="Times New Roman"/>
          <w:b/>
          <w:bCs/>
        </w:rPr>
      </w:pPr>
      <w:ins w:id="317" w:author="Benton, Deon" w:date="2025-06-23T13:38:00Z" w16du:dateUtc="2025-06-23T18:38:00Z">
        <w:r>
          <w:rPr>
            <w:rFonts w:ascii="Times New Roman" w:hAnsi="Times New Roman" w:cs="Times New Roman"/>
            <w:b/>
            <w:bCs/>
          </w:rPr>
          <w:lastRenderedPageBreak/>
          <w:t>Lean proposals for the origins of infant action understanding</w:t>
        </w:r>
      </w:ins>
    </w:p>
    <w:p w14:paraId="0CC7FD1B" w14:textId="36372CF2" w:rsidR="007C71AF" w:rsidRDefault="00C70432" w:rsidP="003065D0">
      <w:pPr>
        <w:spacing w:line="480" w:lineRule="auto"/>
        <w:ind w:firstLine="720"/>
        <w:contextualSpacing/>
        <w:rPr>
          <w:ins w:id="318" w:author="Benton, Deon" w:date="2025-06-17T15:43:00Z" w16du:dateUtc="2025-06-17T20:43:00Z"/>
          <w:rFonts w:ascii="Times New Roman" w:hAnsi="Times New Roman" w:cs="Times New Roman"/>
        </w:rPr>
      </w:pPr>
      <w:ins w:id="319" w:author="Benton, Deon" w:date="2025-06-24T23:00:00Z" w16du:dateUtc="2025-06-25T04:00:00Z">
        <w:r>
          <w:rPr>
            <w:rFonts w:ascii="Times New Roman" w:hAnsi="Times New Roman" w:cs="Times New Roman"/>
          </w:rPr>
          <w:t>The seco</w:t>
        </w:r>
      </w:ins>
      <w:ins w:id="320" w:author="Benton, Deon" w:date="2025-06-24T23:01:00Z" w16du:dateUtc="2025-06-25T04:01:00Z">
        <w:r>
          <w:rPr>
            <w:rFonts w:ascii="Times New Roman" w:hAnsi="Times New Roman" w:cs="Times New Roman"/>
          </w:rPr>
          <w:t>nd class is “lean” proposals</w:t>
        </w:r>
      </w:ins>
      <w:ins w:id="321" w:author="Benton, Deon" w:date="2025-06-17T15:44:00Z" w16du:dateUtc="2025-06-17T20:44:00Z">
        <w:r w:rsidR="007C71AF">
          <w:rPr>
            <w:rFonts w:ascii="Times New Roman" w:hAnsi="Times New Roman" w:cs="Times New Roman"/>
          </w:rPr>
          <w:t xml:space="preserve"> (e.g., Cohen et al., 2002; Colunga &amp; Smith, 2005; Oakes &amp; Cohen, 2003; </w:t>
        </w:r>
      </w:ins>
      <w:ins w:id="322" w:author="Benton, Deon" w:date="2025-06-17T15:48:00Z" w16du:dateUtc="2025-06-17T20:48:00Z">
        <w:r w:rsidR="005F2703">
          <w:rPr>
            <w:rFonts w:ascii="Times New Roman" w:hAnsi="Times New Roman" w:cs="Times New Roman"/>
          </w:rPr>
          <w:t xml:space="preserve">Jones &amp; Smith, 1993; </w:t>
        </w:r>
      </w:ins>
      <w:ins w:id="323" w:author="Benton, Deon" w:date="2025-06-17T15:44:00Z" w16du:dateUtc="2025-06-17T20:44:00Z">
        <w:r w:rsidR="007C71AF">
          <w:rPr>
            <w:rFonts w:ascii="Times New Roman" w:hAnsi="Times New Roman" w:cs="Times New Roman"/>
          </w:rPr>
          <w:t>Quinn &amp; Eimas, 1997; Rakison &amp; Lupyan, 2008</w:t>
        </w:r>
      </w:ins>
      <w:ins w:id="324" w:author="Benton, Deon" w:date="2025-06-17T15:48:00Z" w16du:dateUtc="2025-06-17T20:48:00Z">
        <w:r w:rsidR="005F2703">
          <w:rPr>
            <w:rFonts w:ascii="Times New Roman" w:hAnsi="Times New Roman" w:cs="Times New Roman"/>
          </w:rPr>
          <w:t>; Sloutsky, 2010</w:t>
        </w:r>
      </w:ins>
      <w:ins w:id="325" w:author="Benton, Deon" w:date="2025-06-17T15:44:00Z" w16du:dateUtc="2025-06-17T20:44:00Z">
        <w:r w:rsidR="007C71AF">
          <w:rPr>
            <w:rFonts w:ascii="Times New Roman" w:hAnsi="Times New Roman" w:cs="Times New Roman"/>
          </w:rPr>
          <w:t>)</w:t>
        </w:r>
      </w:ins>
      <w:ins w:id="326" w:author="Benton, Deon" w:date="2025-06-13T11:57:00Z" w16du:dateUtc="2025-06-13T16:57:00Z">
        <w:r w:rsidR="00E326A7">
          <w:rPr>
            <w:rFonts w:ascii="Times New Roman" w:hAnsi="Times New Roman" w:cs="Times New Roman"/>
          </w:rPr>
          <w:t xml:space="preserve">. </w:t>
        </w:r>
      </w:ins>
      <w:ins w:id="327" w:author="Benton, Deon" w:date="2025-06-24T23:02:00Z" w16du:dateUtc="2025-06-25T04:02:00Z">
        <w:r>
          <w:rPr>
            <w:rFonts w:ascii="Times New Roman" w:hAnsi="Times New Roman" w:cs="Times New Roman"/>
          </w:rPr>
          <w:t>The</w:t>
        </w:r>
      </w:ins>
      <w:ins w:id="328" w:author="detbenton1991@gmail.com" w:date="2025-06-14T14:24:00Z" w16du:dateUtc="2025-06-14T19:24:00Z">
        <w:del w:id="329" w:author="Benton, Deon" w:date="2025-06-24T23:02:00Z" w16du:dateUtc="2025-06-25T04:02:00Z">
          <w:r w:rsidR="00364A1A" w:rsidDel="00C70432">
            <w:rPr>
              <w:rFonts w:ascii="Times New Roman" w:hAnsi="Times New Roman" w:cs="Times New Roman"/>
            </w:rPr>
            <w:delText>The</w:delText>
          </w:r>
        </w:del>
        <w:r w:rsidR="00364A1A">
          <w:rPr>
            <w:rFonts w:ascii="Times New Roman" w:hAnsi="Times New Roman" w:cs="Times New Roman"/>
          </w:rPr>
          <w:t xml:space="preserve"> crux of these proposals</w:t>
        </w:r>
      </w:ins>
      <w:ins w:id="330" w:author="Benton, Deon" w:date="2025-06-23T20:54:00Z" w16du:dateUtc="2025-06-24T01:54:00Z">
        <w:r w:rsidR="00300FD4">
          <w:rPr>
            <w:rFonts w:ascii="Times New Roman" w:hAnsi="Times New Roman" w:cs="Times New Roman"/>
          </w:rPr>
          <w:t xml:space="preserve"> </w:t>
        </w:r>
      </w:ins>
      <w:ins w:id="331" w:author="detbenton1991@gmail.com" w:date="2025-06-14T14:24:00Z" w16du:dateUtc="2025-06-14T19:24:00Z">
        <w:del w:id="332" w:author="Benton, Deon" w:date="2025-06-20T11:55:00Z" w16du:dateUtc="2025-06-20T16:55:00Z">
          <w:r w:rsidR="00364A1A" w:rsidDel="00E44B06">
            <w:rPr>
              <w:rFonts w:ascii="Times New Roman" w:hAnsi="Times New Roman" w:cs="Times New Roman"/>
            </w:rPr>
            <w:delText xml:space="preserve"> </w:delText>
          </w:r>
        </w:del>
        <w:r w:rsidR="00364A1A">
          <w:rPr>
            <w:rFonts w:ascii="Times New Roman" w:hAnsi="Times New Roman" w:cs="Times New Roman"/>
          </w:rPr>
          <w:t>is that</w:t>
        </w:r>
      </w:ins>
      <w:ins w:id="333" w:author="detbenton1991@gmail.com" w:date="2025-06-14T14:25:00Z" w16du:dateUtc="2025-06-14T19:25:00Z">
        <w:r w:rsidR="00E718C8">
          <w:rPr>
            <w:rFonts w:ascii="Times New Roman" w:hAnsi="Times New Roman" w:cs="Times New Roman"/>
          </w:rPr>
          <w:t xml:space="preserve"> infants’ behavior </w:t>
        </w:r>
      </w:ins>
      <w:ins w:id="334" w:author="Benton, Deon" w:date="2025-06-17T17:05:00Z" w16du:dateUtc="2025-06-17T22:05:00Z">
        <w:r w:rsidR="00FF7075">
          <w:rPr>
            <w:rFonts w:ascii="Times New Roman" w:hAnsi="Times New Roman" w:cs="Times New Roman"/>
          </w:rPr>
          <w:t>in VoE studies</w:t>
        </w:r>
      </w:ins>
      <w:ins w:id="335" w:author="detbenton1991@gmail.com" w:date="2025-06-14T14:25:00Z" w16du:dateUtc="2025-06-14T19:25:00Z">
        <w:r w:rsidR="00E718C8">
          <w:rPr>
            <w:rFonts w:ascii="Times New Roman" w:hAnsi="Times New Roman" w:cs="Times New Roman"/>
          </w:rPr>
          <w:t xml:space="preserve">—of which </w:t>
        </w:r>
      </w:ins>
      <w:ins w:id="336" w:author="detbenton1991@gmail.com" w:date="2025-06-14T14:26:00Z" w16du:dateUtc="2025-06-14T19:26:00Z">
        <w:r w:rsidR="00E718C8">
          <w:rPr>
            <w:rFonts w:ascii="Times New Roman" w:hAnsi="Times New Roman" w:cs="Times New Roman"/>
          </w:rPr>
          <w:t xml:space="preserve">the study by Gergely et al. (1995) is </w:t>
        </w:r>
      </w:ins>
      <w:ins w:id="337" w:author="Benton, Deon" w:date="2025-06-17T13:48:00Z" w16du:dateUtc="2025-06-17T18:48:00Z">
        <w:r w:rsidR="0004411F">
          <w:rPr>
            <w:rFonts w:ascii="Times New Roman" w:hAnsi="Times New Roman" w:cs="Times New Roman"/>
          </w:rPr>
          <w:t>a</w:t>
        </w:r>
      </w:ins>
      <w:ins w:id="338" w:author="detbenton1991@gmail.com" w:date="2025-06-14T14:26:00Z" w16du:dateUtc="2025-06-14T19:26:00Z">
        <w:r w:rsidR="00E718C8">
          <w:rPr>
            <w:rFonts w:ascii="Times New Roman" w:hAnsi="Times New Roman" w:cs="Times New Roman"/>
          </w:rPr>
          <w:t xml:space="preserve"> special case</w:t>
        </w:r>
      </w:ins>
      <w:ins w:id="339" w:author="detbenton1991@gmail.com" w:date="2025-06-14T14:27:00Z" w16du:dateUtc="2025-06-14T19:27:00Z">
        <w:r w:rsidR="008D2955">
          <w:rPr>
            <w:rFonts w:ascii="Times New Roman" w:hAnsi="Times New Roman" w:cs="Times New Roman"/>
          </w:rPr>
          <w:t xml:space="preserve">—do not reflect specialized processes </w:t>
        </w:r>
      </w:ins>
      <w:ins w:id="340" w:author="Benton, Deon" w:date="2025-06-17T13:37:00Z" w16du:dateUtc="2025-06-17T18:37:00Z">
        <w:r w:rsidR="00F8321F">
          <w:rPr>
            <w:rFonts w:ascii="Times New Roman" w:hAnsi="Times New Roman" w:cs="Times New Roman"/>
          </w:rPr>
          <w:t xml:space="preserve">for reasoning about </w:t>
        </w:r>
      </w:ins>
      <w:ins w:id="341" w:author="Benton, Deon" w:date="2025-06-17T16:22:00Z" w16du:dateUtc="2025-06-17T21:22:00Z">
        <w:r w:rsidR="005E73B5">
          <w:rPr>
            <w:rFonts w:ascii="Times New Roman" w:hAnsi="Times New Roman" w:cs="Times New Roman"/>
          </w:rPr>
          <w:t xml:space="preserve">agent and object </w:t>
        </w:r>
      </w:ins>
      <w:ins w:id="342" w:author="Benton, Deon" w:date="2025-06-17T13:37:00Z" w16du:dateUtc="2025-06-17T18:37:00Z">
        <w:r w:rsidR="00F8321F">
          <w:rPr>
            <w:rFonts w:ascii="Times New Roman" w:hAnsi="Times New Roman" w:cs="Times New Roman"/>
          </w:rPr>
          <w:t>action</w:t>
        </w:r>
      </w:ins>
      <w:ins w:id="343" w:author="Benton, Deon" w:date="2025-06-17T13:44:00Z" w16du:dateUtc="2025-06-17T18:44:00Z">
        <w:r w:rsidR="00B30C25">
          <w:rPr>
            <w:rFonts w:ascii="Times New Roman" w:hAnsi="Times New Roman" w:cs="Times New Roman"/>
          </w:rPr>
          <w:t>. Instead, infants’ behavior in these studies</w:t>
        </w:r>
      </w:ins>
      <w:ins w:id="344" w:author="Benton, Deon" w:date="2025-06-17T14:05:00Z" w16du:dateUtc="2025-06-17T19:05:00Z">
        <w:r w:rsidR="00951796">
          <w:rPr>
            <w:rFonts w:ascii="Times New Roman" w:hAnsi="Times New Roman" w:cs="Times New Roman"/>
          </w:rPr>
          <w:t xml:space="preserve"> can</w:t>
        </w:r>
      </w:ins>
      <w:ins w:id="345" w:author="Benton, Deon" w:date="2025-06-17T13:37:00Z" w16du:dateUtc="2025-06-17T18:37:00Z">
        <w:r w:rsidR="00F8321F">
          <w:rPr>
            <w:rFonts w:ascii="Times New Roman" w:hAnsi="Times New Roman" w:cs="Times New Roman"/>
          </w:rPr>
          <w:t xml:space="preserve"> </w:t>
        </w:r>
      </w:ins>
      <w:ins w:id="346" w:author="Benton, Deon" w:date="2025-06-17T13:56:00Z" w16du:dateUtc="2025-06-17T18:56:00Z">
        <w:r w:rsidR="00647216">
          <w:rPr>
            <w:rFonts w:ascii="Times New Roman" w:hAnsi="Times New Roman" w:cs="Times New Roman"/>
          </w:rPr>
          <w:t>be explained by the</w:t>
        </w:r>
      </w:ins>
      <w:ins w:id="347" w:author="detbenton1991@gmail.com" w:date="2025-06-14T14:28:00Z" w16du:dateUtc="2025-06-14T19:28:00Z">
        <w:r w:rsidR="008D2955">
          <w:rPr>
            <w:rFonts w:ascii="Times New Roman" w:hAnsi="Times New Roman" w:cs="Times New Roman"/>
          </w:rPr>
          <w:t xml:space="preserve"> operation of domain-general learning mechanisms</w:t>
        </w:r>
      </w:ins>
      <w:ins w:id="348" w:author="Benton, Deon" w:date="2025-06-17T14:10:00Z" w16du:dateUtc="2025-06-17T19:10:00Z">
        <w:r w:rsidR="000F7626">
          <w:rPr>
            <w:rFonts w:ascii="Times New Roman" w:hAnsi="Times New Roman" w:cs="Times New Roman"/>
          </w:rPr>
          <w:t xml:space="preserve"> </w:t>
        </w:r>
      </w:ins>
      <w:ins w:id="349" w:author="Benton, Deon" w:date="2025-06-17T14:25:00Z" w16du:dateUtc="2025-06-17T19:25:00Z">
        <w:r w:rsidR="00FC7624">
          <w:rPr>
            <w:rFonts w:ascii="Times New Roman" w:hAnsi="Times New Roman" w:cs="Times New Roman"/>
          </w:rPr>
          <w:t xml:space="preserve">(e.g., associative learning, habituation, conditioning, pattern learning, statistical learning, etc.) </w:t>
        </w:r>
      </w:ins>
      <w:ins w:id="350" w:author="detbenton1991@gmail.com" w:date="2025-06-14T14:28:00Z" w16du:dateUtc="2025-06-14T19:28:00Z">
        <w:r w:rsidR="008D2955">
          <w:rPr>
            <w:rFonts w:ascii="Times New Roman" w:hAnsi="Times New Roman" w:cs="Times New Roman"/>
          </w:rPr>
          <w:t>that operate over low-level, surface-based perceptual features and information.</w:t>
        </w:r>
      </w:ins>
      <w:ins w:id="351" w:author="Benton, Deon" w:date="2025-06-17T15:56:00Z" w16du:dateUtc="2025-06-17T20:56:00Z">
        <w:r w:rsidR="004D4762">
          <w:rPr>
            <w:rFonts w:ascii="Times New Roman" w:hAnsi="Times New Roman" w:cs="Times New Roman"/>
          </w:rPr>
          <w:t xml:space="preserve"> Domain-general mechanisms are </w:t>
        </w:r>
      </w:ins>
      <w:ins w:id="352" w:author="Benton, Deon" w:date="2025-06-17T16:18:00Z" w16du:dateUtc="2025-06-17T21:18:00Z">
        <w:r w:rsidR="008505CC">
          <w:rPr>
            <w:rFonts w:ascii="Times New Roman" w:hAnsi="Times New Roman" w:cs="Times New Roman"/>
          </w:rPr>
          <w:t>sometimes considered “all purpose” because they</w:t>
        </w:r>
      </w:ins>
      <w:ins w:id="353" w:author="Benton, Deon" w:date="2025-06-17T15:56:00Z" w16du:dateUtc="2025-06-17T20:56:00Z">
        <w:r w:rsidR="004D4762">
          <w:rPr>
            <w:rFonts w:ascii="Times New Roman" w:hAnsi="Times New Roman" w:cs="Times New Roman"/>
          </w:rPr>
          <w:t xml:space="preserve"> </w:t>
        </w:r>
      </w:ins>
      <w:ins w:id="354" w:author="Benton, Deon" w:date="2025-06-17T16:17:00Z" w16du:dateUtc="2025-06-17T21:17:00Z">
        <w:r w:rsidR="008505CC">
          <w:rPr>
            <w:rFonts w:ascii="Times New Roman" w:hAnsi="Times New Roman" w:cs="Times New Roman"/>
          </w:rPr>
          <w:t xml:space="preserve">operate on </w:t>
        </w:r>
      </w:ins>
      <w:ins w:id="355" w:author="Benton, Deon" w:date="2025-06-23T20:44:00Z" w16du:dateUtc="2025-06-24T01:44:00Z">
        <w:r w:rsidR="00F63756">
          <w:rPr>
            <w:rFonts w:ascii="Times New Roman" w:hAnsi="Times New Roman" w:cs="Times New Roman"/>
          </w:rPr>
          <w:t>many kinds of</w:t>
        </w:r>
      </w:ins>
      <w:ins w:id="356" w:author="Benton, Deon" w:date="2025-06-17T15:56:00Z" w16du:dateUtc="2025-06-17T20:56:00Z">
        <w:r w:rsidR="00000FDA">
          <w:rPr>
            <w:rFonts w:ascii="Times New Roman" w:hAnsi="Times New Roman" w:cs="Times New Roman"/>
          </w:rPr>
          <w:t xml:space="preserve"> input and support learning across a wide range of domains.</w:t>
        </w:r>
      </w:ins>
      <w:ins w:id="357" w:author="detbenton1991@gmail.com" w:date="2025-06-14T14:28:00Z" w16du:dateUtc="2025-06-14T19:28:00Z">
        <w:r w:rsidR="008D2955">
          <w:rPr>
            <w:rFonts w:ascii="Times New Roman" w:hAnsi="Times New Roman" w:cs="Times New Roman"/>
          </w:rPr>
          <w:t xml:space="preserve"> </w:t>
        </w:r>
      </w:ins>
      <w:ins w:id="358" w:author="Benton, Deon" w:date="2025-06-17T16:24:00Z" w16du:dateUtc="2025-06-17T21:24:00Z">
        <w:r w:rsidR="00883325">
          <w:rPr>
            <w:rFonts w:ascii="Times New Roman" w:hAnsi="Times New Roman" w:cs="Times New Roman"/>
          </w:rPr>
          <w:t>Crucially, although the theories that constitute this class of perspectives differ in their</w:t>
        </w:r>
      </w:ins>
      <w:ins w:id="359" w:author="Benton, Deon" w:date="2025-06-17T16:25:00Z" w16du:dateUtc="2025-06-17T21:25:00Z">
        <w:r w:rsidR="00883325">
          <w:rPr>
            <w:rFonts w:ascii="Times New Roman" w:hAnsi="Times New Roman" w:cs="Times New Roman"/>
          </w:rPr>
          <w:t xml:space="preserve"> specifics, each places considerable importance on the surface properties of objects and each emphasizes the notion that </w:t>
        </w:r>
      </w:ins>
      <w:ins w:id="360" w:author="Benton, Deon" w:date="2025-06-17T16:35:00Z" w16du:dateUtc="2025-06-17T21:35:00Z">
        <w:r w:rsidR="007346F5">
          <w:rPr>
            <w:rFonts w:ascii="Times New Roman" w:hAnsi="Times New Roman" w:cs="Times New Roman"/>
          </w:rPr>
          <w:t>infants’</w:t>
        </w:r>
      </w:ins>
      <w:ins w:id="361" w:author="Benton, Deon" w:date="2025-06-17T16:25:00Z" w16du:dateUtc="2025-06-17T21:25:00Z">
        <w:r w:rsidR="00883325">
          <w:rPr>
            <w:rFonts w:ascii="Times New Roman" w:hAnsi="Times New Roman" w:cs="Times New Roman"/>
          </w:rPr>
          <w:t xml:space="preserve"> concepts for animates and inani</w:t>
        </w:r>
      </w:ins>
      <w:ins w:id="362" w:author="Benton, Deon" w:date="2025-06-17T16:26:00Z" w16du:dateUtc="2025-06-17T21:26:00Z">
        <w:r w:rsidR="00883325">
          <w:rPr>
            <w:rFonts w:ascii="Times New Roman" w:hAnsi="Times New Roman" w:cs="Times New Roman"/>
          </w:rPr>
          <w:t>mates are formed much more slowly than the available data may suggest.</w:t>
        </w:r>
        <w:r w:rsidR="003065D0">
          <w:rPr>
            <w:rFonts w:ascii="Times New Roman" w:hAnsi="Times New Roman" w:cs="Times New Roman"/>
          </w:rPr>
          <w:t xml:space="preserve"> </w:t>
        </w:r>
      </w:ins>
      <w:ins w:id="363" w:author="Benton, Deon" w:date="2025-06-17T16:36:00Z" w16du:dateUtc="2025-06-17T21:36:00Z">
        <w:r w:rsidR="007346F5">
          <w:rPr>
            <w:rFonts w:ascii="Times New Roman" w:hAnsi="Times New Roman" w:cs="Times New Roman"/>
          </w:rPr>
          <w:t>An implication of this account</w:t>
        </w:r>
      </w:ins>
      <w:ins w:id="364" w:author="Benton, Deon" w:date="2025-06-17T16:26:00Z" w16du:dateUtc="2025-06-17T21:26:00Z">
        <w:r w:rsidR="003065D0">
          <w:rPr>
            <w:rFonts w:ascii="Times New Roman" w:hAnsi="Times New Roman" w:cs="Times New Roman"/>
          </w:rPr>
          <w:t xml:space="preserve"> is</w:t>
        </w:r>
      </w:ins>
      <w:ins w:id="365" w:author="Benton, Deon" w:date="2025-06-17T16:38:00Z" w16du:dateUtc="2025-06-17T21:38:00Z">
        <w:r w:rsidR="00243F2E">
          <w:rPr>
            <w:rFonts w:ascii="Times New Roman" w:hAnsi="Times New Roman" w:cs="Times New Roman"/>
          </w:rPr>
          <w:t xml:space="preserve"> that infants’ behaviors in VoE studies do not reflect, sophisticated adult-like abilities or </w:t>
        </w:r>
      </w:ins>
      <w:ins w:id="366" w:author="Benton, Deon" w:date="2025-06-23T20:57:00Z" w16du:dateUtc="2025-06-24T01:57:00Z">
        <w:r w:rsidR="00300FD4">
          <w:rPr>
            <w:rFonts w:ascii="Times New Roman" w:hAnsi="Times New Roman" w:cs="Times New Roman"/>
          </w:rPr>
          <w:t>conceptually rich knowledge</w:t>
        </w:r>
      </w:ins>
      <w:ins w:id="367" w:author="Benton, Deon" w:date="2025-06-17T16:38:00Z" w16du:dateUtc="2025-06-17T21:38:00Z">
        <w:r w:rsidR="00243F2E">
          <w:rPr>
            <w:rFonts w:ascii="Times New Roman" w:hAnsi="Times New Roman" w:cs="Times New Roman"/>
          </w:rPr>
          <w:t>; inst</w:t>
        </w:r>
      </w:ins>
      <w:ins w:id="368" w:author="Benton, Deon" w:date="2025-06-17T16:39:00Z" w16du:dateUtc="2025-06-17T21:39:00Z">
        <w:r w:rsidR="00243F2E">
          <w:rPr>
            <w:rFonts w:ascii="Times New Roman" w:hAnsi="Times New Roman" w:cs="Times New Roman"/>
          </w:rPr>
          <w:t>ead, such</w:t>
        </w:r>
      </w:ins>
      <w:ins w:id="369" w:author="Benton, Deon" w:date="2025-06-17T16:26:00Z" w16du:dateUtc="2025-06-17T21:26:00Z">
        <w:r w:rsidR="003065D0">
          <w:rPr>
            <w:rFonts w:ascii="Times New Roman" w:hAnsi="Times New Roman" w:cs="Times New Roman"/>
          </w:rPr>
          <w:t xml:space="preserve"> </w:t>
        </w:r>
      </w:ins>
      <w:ins w:id="370" w:author="Benton, Deon" w:date="2025-06-17T16:39:00Z" w16du:dateUtc="2025-06-17T21:39:00Z">
        <w:r w:rsidR="00243F2E">
          <w:rPr>
            <w:rFonts w:ascii="Times New Roman" w:hAnsi="Times New Roman" w:cs="Times New Roman"/>
          </w:rPr>
          <w:t>abilities and knowledge</w:t>
        </w:r>
      </w:ins>
      <w:ins w:id="371" w:author="Benton, Deon" w:date="2025-06-17T16:27:00Z" w16du:dateUtc="2025-06-17T21:27:00Z">
        <w:r w:rsidR="003065D0">
          <w:rPr>
            <w:rFonts w:ascii="Times New Roman" w:hAnsi="Times New Roman" w:cs="Times New Roman"/>
          </w:rPr>
          <w:t xml:space="preserve"> emerge</w:t>
        </w:r>
      </w:ins>
      <w:ins w:id="372" w:author="Benton, Deon" w:date="2025-06-17T16:19:00Z" w16du:dateUtc="2025-06-17T21:19:00Z">
        <w:r w:rsidR="002D687C">
          <w:rPr>
            <w:rFonts w:ascii="Times New Roman" w:hAnsi="Times New Roman" w:cs="Times New Roman"/>
          </w:rPr>
          <w:t xml:space="preserve"> </w:t>
        </w:r>
      </w:ins>
      <w:ins w:id="373" w:author="Benton, Deon" w:date="2025-06-23T20:57:00Z" w16du:dateUtc="2025-06-24T01:57:00Z">
        <w:r w:rsidR="00300FD4">
          <w:rPr>
            <w:rFonts w:ascii="Times New Roman" w:hAnsi="Times New Roman" w:cs="Times New Roman"/>
          </w:rPr>
          <w:t>gradually over time</w:t>
        </w:r>
      </w:ins>
      <w:ins w:id="374" w:author="Benton, Deon" w:date="2025-06-17T16:39:00Z" w16du:dateUtc="2025-06-17T21:39:00Z">
        <w:r w:rsidR="00243F2E">
          <w:rPr>
            <w:rFonts w:ascii="Times New Roman" w:hAnsi="Times New Roman" w:cs="Times New Roman"/>
          </w:rPr>
          <w:t xml:space="preserve"> </w:t>
        </w:r>
      </w:ins>
      <w:ins w:id="375" w:author="Benton, Deon" w:date="2025-06-17T16:19:00Z" w16du:dateUtc="2025-06-17T21:19:00Z">
        <w:r w:rsidR="002D687C">
          <w:rPr>
            <w:rFonts w:ascii="Times New Roman" w:hAnsi="Times New Roman" w:cs="Times New Roman"/>
          </w:rPr>
          <w:t>through</w:t>
        </w:r>
      </w:ins>
      <w:ins w:id="376" w:author="Benton, Deon" w:date="2025-06-17T14:19:00Z" w16du:dateUtc="2025-06-17T19:19:00Z">
        <w:r w:rsidR="006304C3">
          <w:rPr>
            <w:rFonts w:ascii="Times New Roman" w:hAnsi="Times New Roman" w:cs="Times New Roman"/>
          </w:rPr>
          <w:t xml:space="preserve"> </w:t>
        </w:r>
      </w:ins>
      <w:ins w:id="377" w:author="Benton, Deon" w:date="2025-06-17T16:19:00Z" w16du:dateUtc="2025-06-17T21:19:00Z">
        <w:r w:rsidR="002D687C">
          <w:rPr>
            <w:rFonts w:ascii="Times New Roman" w:hAnsi="Times New Roman" w:cs="Times New Roman"/>
          </w:rPr>
          <w:t>a</w:t>
        </w:r>
      </w:ins>
      <w:ins w:id="378" w:author="Benton, Deon" w:date="2025-06-17T16:28:00Z" w16du:dateUtc="2025-06-17T21:28:00Z">
        <w:r w:rsidR="00014150">
          <w:rPr>
            <w:rFonts w:ascii="Times New Roman" w:hAnsi="Times New Roman" w:cs="Times New Roman"/>
          </w:rPr>
          <w:t xml:space="preserve"> slow, </w:t>
        </w:r>
      </w:ins>
      <w:ins w:id="379" w:author="Benton, Deon" w:date="2025-06-17T16:19:00Z" w16du:dateUtc="2025-06-17T21:19:00Z">
        <w:r w:rsidR="002D687C">
          <w:rPr>
            <w:rFonts w:ascii="Times New Roman" w:hAnsi="Times New Roman" w:cs="Times New Roman"/>
          </w:rPr>
          <w:t>effortful</w:t>
        </w:r>
      </w:ins>
      <w:ins w:id="380" w:author="Benton, Deon" w:date="2025-06-17T16:28:00Z" w16du:dateUtc="2025-06-17T21:28:00Z">
        <w:r w:rsidR="00014150">
          <w:rPr>
            <w:rFonts w:ascii="Times New Roman" w:hAnsi="Times New Roman" w:cs="Times New Roman"/>
          </w:rPr>
          <w:t xml:space="preserve">, </w:t>
        </w:r>
      </w:ins>
      <w:ins w:id="381" w:author="Benton, Deon" w:date="2025-06-17T16:19:00Z" w16du:dateUtc="2025-06-17T21:19:00Z">
        <w:r w:rsidR="002D687C">
          <w:rPr>
            <w:rFonts w:ascii="Times New Roman" w:hAnsi="Times New Roman" w:cs="Times New Roman"/>
          </w:rPr>
          <w:t>and</w:t>
        </w:r>
      </w:ins>
      <w:ins w:id="382" w:author="Benton, Deon" w:date="2025-06-17T14:11:00Z" w16du:dateUtc="2025-06-17T19:11:00Z">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B12CDF">
          <w:rPr>
            <w:rFonts w:ascii="Times New Roman" w:hAnsi="Times New Roman" w:cs="Times New Roman"/>
          </w:rPr>
          <w:t xml:space="preserve">. </w:t>
        </w:r>
      </w:ins>
      <w:ins w:id="383" w:author="Benton, Deon" w:date="2025-06-17T15:53:00Z" w16du:dateUtc="2025-06-17T20:53:00Z">
        <w:r w:rsidR="00B85B22">
          <w:rPr>
            <w:rFonts w:ascii="Times New Roman" w:hAnsi="Times New Roman" w:cs="Times New Roman"/>
          </w:rPr>
          <w:t xml:space="preserve"> </w:t>
        </w:r>
      </w:ins>
    </w:p>
    <w:p w14:paraId="6B8754DF" w14:textId="5F03CE0D" w:rsidR="00524642" w:rsidRDefault="008D72C9" w:rsidP="00FF7075">
      <w:pPr>
        <w:spacing w:line="480" w:lineRule="auto"/>
        <w:ind w:firstLine="720"/>
        <w:contextualSpacing/>
        <w:rPr>
          <w:ins w:id="384" w:author="Benton, Deon" w:date="2025-06-19T12:32:00Z" w16du:dateUtc="2025-06-19T17:32:00Z"/>
          <w:rFonts w:ascii="Times New Roman" w:hAnsi="Times New Roman" w:cs="Times New Roman"/>
        </w:rPr>
      </w:pPr>
      <w:ins w:id="385" w:author="Benton, Deon" w:date="2025-06-17T16:43:00Z" w16du:dateUtc="2025-06-17T21:43:00Z">
        <w:r>
          <w:rPr>
            <w:rFonts w:ascii="Times New Roman" w:hAnsi="Times New Roman" w:cs="Times New Roman"/>
          </w:rPr>
          <w:t xml:space="preserve">To </w:t>
        </w:r>
      </w:ins>
      <w:ins w:id="386" w:author="Benton, Deon" w:date="2025-06-17T16:47:00Z" w16du:dateUtc="2025-06-17T21:47:00Z">
        <w:r w:rsidR="00144CDB">
          <w:rPr>
            <w:rFonts w:ascii="Times New Roman" w:hAnsi="Times New Roman" w:cs="Times New Roman"/>
          </w:rPr>
          <w:t xml:space="preserve">see how lean accounts explain </w:t>
        </w:r>
      </w:ins>
      <w:ins w:id="387" w:author="Benton, Deon" w:date="2025-06-17T16:43:00Z" w16du:dateUtc="2025-06-17T21:43:00Z">
        <w:r>
          <w:rPr>
            <w:rFonts w:ascii="Times New Roman" w:hAnsi="Times New Roman" w:cs="Times New Roman"/>
          </w:rPr>
          <w:t>infants’ looking behaviors in VoE studies</w:t>
        </w:r>
      </w:ins>
      <w:ins w:id="388" w:author="Benton, Deon" w:date="2025-06-17T16:44:00Z" w16du:dateUtc="2025-06-17T21:44:00Z">
        <w:r>
          <w:rPr>
            <w:rFonts w:ascii="Times New Roman" w:hAnsi="Times New Roman" w:cs="Times New Roman"/>
          </w:rPr>
          <w:t xml:space="preserve">, </w:t>
        </w:r>
      </w:ins>
      <w:ins w:id="389" w:author="Benton, Deon" w:date="2025-06-17T16:45:00Z" w16du:dateUtc="2025-06-17T21:45:00Z">
        <w:r>
          <w:rPr>
            <w:rFonts w:ascii="Times New Roman" w:hAnsi="Times New Roman" w:cs="Times New Roman"/>
          </w:rPr>
          <w:t xml:space="preserve">it can </w:t>
        </w:r>
      </w:ins>
      <w:ins w:id="390" w:author="Benton, Deon" w:date="2025-06-17T16:48:00Z" w16du:dateUtc="2025-06-17T21:48:00Z">
        <w:r w:rsidR="00144CDB">
          <w:rPr>
            <w:rFonts w:ascii="Times New Roman" w:hAnsi="Times New Roman" w:cs="Times New Roman"/>
          </w:rPr>
          <w:t>hel</w:t>
        </w:r>
      </w:ins>
      <w:ins w:id="391" w:author="Benton, Deon" w:date="2025-06-17T17:01:00Z" w16du:dateUtc="2025-06-17T22:01:00Z">
        <w:r w:rsidR="00AD00AF">
          <w:rPr>
            <w:rFonts w:ascii="Times New Roman" w:hAnsi="Times New Roman" w:cs="Times New Roman"/>
          </w:rPr>
          <w:t>p</w:t>
        </w:r>
      </w:ins>
      <w:ins w:id="392" w:author="Benton, Deon" w:date="2025-06-17T16:48:00Z" w16du:dateUtc="2025-06-17T21:48:00Z">
        <w:r w:rsidR="00144CDB">
          <w:rPr>
            <w:rFonts w:ascii="Times New Roman" w:hAnsi="Times New Roman" w:cs="Times New Roman"/>
          </w:rPr>
          <w:t xml:space="preserve"> to consider </w:t>
        </w:r>
      </w:ins>
      <w:ins w:id="393" w:author="Benton, Deon" w:date="2025-06-19T13:12:00Z" w16du:dateUtc="2025-06-19T18:12:00Z">
        <w:r w:rsidR="00ED015A">
          <w:rPr>
            <w:rFonts w:ascii="Times New Roman" w:hAnsi="Times New Roman" w:cs="Times New Roman"/>
          </w:rPr>
          <w:t>how lean accounts have been used to explain specific finds</w:t>
        </w:r>
      </w:ins>
      <w:ins w:id="394" w:author="Benton, Deon" w:date="2025-06-17T16:48:00Z" w16du:dateUtc="2025-06-17T21:48:00Z">
        <w:r w:rsidR="00144CDB">
          <w:rPr>
            <w:rFonts w:ascii="Times New Roman" w:hAnsi="Times New Roman" w:cs="Times New Roman"/>
          </w:rPr>
          <w:t>.</w:t>
        </w:r>
      </w:ins>
      <w:ins w:id="395" w:author="Benton, Deon" w:date="2025-06-19T13:12:00Z" w16du:dateUtc="2025-06-19T18:12:00Z">
        <w:r w:rsidR="00ED015A">
          <w:rPr>
            <w:rFonts w:ascii="Times New Roman" w:hAnsi="Times New Roman" w:cs="Times New Roman"/>
          </w:rPr>
          <w:t xml:space="preserve"> To that end, c</w:t>
        </w:r>
      </w:ins>
      <w:ins w:id="396" w:author="Benton, Deon" w:date="2025-06-17T16:48:00Z" w16du:dateUtc="2025-06-17T21:48:00Z">
        <w:r w:rsidR="00144CDB">
          <w:rPr>
            <w:rFonts w:ascii="Times New Roman" w:hAnsi="Times New Roman" w:cs="Times New Roman"/>
          </w:rPr>
          <w:t>onsider</w:t>
        </w:r>
      </w:ins>
      <w:ins w:id="397" w:author="Benton, Deon" w:date="2025-06-17T16:45:00Z" w16du:dateUtc="2025-06-17T21:45:00Z">
        <w:r w:rsidR="005A421A">
          <w:rPr>
            <w:rFonts w:ascii="Times New Roman" w:hAnsi="Times New Roman" w:cs="Times New Roman"/>
          </w:rPr>
          <w:t xml:space="preserve"> the </w:t>
        </w:r>
      </w:ins>
      <w:ins w:id="398" w:author="Benton, Deon" w:date="2025-06-17T16:29:00Z" w16du:dateUtc="2025-06-17T21:29:00Z">
        <w:r w:rsidR="00643A05">
          <w:rPr>
            <w:rFonts w:ascii="Times New Roman" w:hAnsi="Times New Roman" w:cs="Times New Roman"/>
          </w:rPr>
          <w:t xml:space="preserve">finding that infants ostensibly </w:t>
        </w:r>
      </w:ins>
      <w:ins w:id="399" w:author="detbenton1991@gmail.com" w:date="2025-06-17T19:22:00Z" w16du:dateUtc="2025-06-18T00:22:00Z">
        <w:r w:rsidR="00B6764A">
          <w:rPr>
            <w:rFonts w:ascii="Times New Roman" w:hAnsi="Times New Roman" w:cs="Times New Roman"/>
          </w:rPr>
          <w:t>possess a theory of mind and understand that people can have beliefs that are inconsistent with reality (i.e., false beliefs)</w:t>
        </w:r>
      </w:ins>
      <w:ins w:id="400" w:author="Benton, Deon" w:date="2025-06-17T16:30:00Z" w16du:dateUtc="2025-06-17T21:30:00Z">
        <w:r w:rsidR="00643A05">
          <w:rPr>
            <w:rFonts w:ascii="Times New Roman" w:hAnsi="Times New Roman" w:cs="Times New Roman"/>
          </w:rPr>
          <w:t>.</w:t>
        </w:r>
      </w:ins>
      <w:ins w:id="401" w:author="Benton, Deon" w:date="2025-06-17T17:11:00Z" w16du:dateUtc="2025-06-17T22:11:00Z">
        <w:r w:rsidR="00190AA0">
          <w:rPr>
            <w:rFonts w:ascii="Times New Roman" w:hAnsi="Times New Roman" w:cs="Times New Roman"/>
          </w:rPr>
          <w:t xml:space="preserve"> In </w:t>
        </w:r>
      </w:ins>
      <w:ins w:id="402" w:author="Benton, Deon" w:date="2025-06-19T12:12:00Z" w16du:dateUtc="2025-06-19T17:12:00Z">
        <w:r w:rsidR="00590B37">
          <w:rPr>
            <w:rFonts w:ascii="Times New Roman" w:hAnsi="Times New Roman" w:cs="Times New Roman"/>
          </w:rPr>
          <w:t>one of the first studies on this topic in infants</w:t>
        </w:r>
      </w:ins>
      <w:ins w:id="403" w:author="Benton, Deon" w:date="2025-06-17T17:11:00Z" w16du:dateUtc="2025-06-17T22:11:00Z">
        <w:r w:rsidR="00190AA0">
          <w:rPr>
            <w:rFonts w:ascii="Times New Roman" w:hAnsi="Times New Roman" w:cs="Times New Roman"/>
          </w:rPr>
          <w:t>, Onishi and Baillargeon (2005)</w:t>
        </w:r>
      </w:ins>
      <w:ins w:id="404" w:author="Benton, Deon" w:date="2025-06-17T16:30:00Z" w16du:dateUtc="2025-06-17T21:30:00Z">
        <w:r w:rsidR="00643A05">
          <w:rPr>
            <w:rFonts w:ascii="Times New Roman" w:hAnsi="Times New Roman" w:cs="Times New Roman"/>
          </w:rPr>
          <w:t xml:space="preserve"> </w:t>
        </w:r>
      </w:ins>
      <w:ins w:id="405" w:author="detbenton1991@gmail.com" w:date="2025-06-17T19:30:00Z" w16du:dateUtc="2025-06-18T00:30:00Z">
        <w:r w:rsidR="00BE628D">
          <w:rPr>
            <w:rFonts w:ascii="Times New Roman" w:hAnsi="Times New Roman" w:cs="Times New Roman"/>
          </w:rPr>
          <w:t xml:space="preserve">showed infants a stage that showed a toy watermelon </w:t>
        </w:r>
        <w:r w:rsidR="00BE628D">
          <w:rPr>
            <w:rFonts w:ascii="Times New Roman" w:hAnsi="Times New Roman" w:cs="Times New Roman"/>
          </w:rPr>
          <w:lastRenderedPageBreak/>
          <w:t xml:space="preserve">slice that was positioned between a </w:t>
        </w:r>
      </w:ins>
      <w:ins w:id="406" w:author="detbenton1991@gmail.com" w:date="2025-06-17T19:31:00Z" w16du:dateUtc="2025-06-18T00:31:00Z">
        <w:r w:rsidR="00BE628D">
          <w:rPr>
            <w:rFonts w:ascii="Times New Roman" w:hAnsi="Times New Roman" w:cs="Times New Roman"/>
          </w:rPr>
          <w:t xml:space="preserve">yellow box and a green box. </w:t>
        </w:r>
      </w:ins>
      <w:ins w:id="407" w:author="detbenton1991@gmail.com" w:date="2025-06-17T19:32:00Z" w16du:dateUtc="2025-06-18T00:32:00Z">
        <w:r w:rsidR="00BE628D">
          <w:rPr>
            <w:rFonts w:ascii="Times New Roman" w:hAnsi="Times New Roman" w:cs="Times New Roman"/>
          </w:rPr>
          <w:t>A previously unseen actor then</w:t>
        </w:r>
      </w:ins>
      <w:ins w:id="408" w:author="detbenton1991@gmail.com" w:date="2025-06-17T21:49:00Z" w16du:dateUtc="2025-06-18T02:49:00Z">
        <w:r w:rsidR="005F51C0">
          <w:rPr>
            <w:rFonts w:ascii="Times New Roman" w:hAnsi="Times New Roman" w:cs="Times New Roman"/>
          </w:rPr>
          <w:t xml:space="preserve"> </w:t>
        </w:r>
      </w:ins>
      <w:ins w:id="409" w:author="detbenton1991@gmail.com" w:date="2025-06-17T21:53:00Z" w16du:dateUtc="2025-06-18T02:53:00Z">
        <w:r w:rsidR="005F51C0">
          <w:rPr>
            <w:rFonts w:ascii="Times New Roman" w:hAnsi="Times New Roman" w:cs="Times New Roman"/>
          </w:rPr>
          <w:t>emerged</w:t>
        </w:r>
      </w:ins>
      <w:ins w:id="410" w:author="detbenton1991@gmail.com" w:date="2025-06-17T21:49:00Z" w16du:dateUtc="2025-06-18T02:49:00Z">
        <w:r w:rsidR="005F51C0">
          <w:rPr>
            <w:rFonts w:ascii="Times New Roman" w:hAnsi="Times New Roman" w:cs="Times New Roman"/>
          </w:rPr>
          <w:t xml:space="preserve"> from behind a wall,</w:t>
        </w:r>
      </w:ins>
      <w:ins w:id="411" w:author="detbenton1991@gmail.com" w:date="2025-06-17T21:53:00Z" w16du:dateUtc="2025-06-18T02:53:00Z">
        <w:r w:rsidR="005F51C0">
          <w:rPr>
            <w:rFonts w:ascii="Times New Roman" w:hAnsi="Times New Roman" w:cs="Times New Roman"/>
          </w:rPr>
          <w:t xml:space="preserve"> </w:t>
        </w:r>
      </w:ins>
      <w:ins w:id="412" w:author="detbenton1991@gmail.com" w:date="2025-06-17T21:54:00Z" w16du:dateUtc="2025-06-18T02:54:00Z">
        <w:r w:rsidR="005F51C0">
          <w:rPr>
            <w:rFonts w:ascii="Times New Roman" w:hAnsi="Times New Roman" w:cs="Times New Roman"/>
          </w:rPr>
          <w:t>picked up the</w:t>
        </w:r>
      </w:ins>
      <w:ins w:id="413" w:author="detbenton1991@gmail.com" w:date="2025-06-17T19:32:00Z" w16du:dateUtc="2025-06-18T00:32:00Z">
        <w:r w:rsidR="00BE628D">
          <w:rPr>
            <w:rFonts w:ascii="Times New Roman" w:hAnsi="Times New Roman" w:cs="Times New Roman"/>
          </w:rPr>
          <w:t xml:space="preserve"> watermelon slice</w:t>
        </w:r>
      </w:ins>
      <w:ins w:id="414" w:author="detbenton1991@gmail.com" w:date="2025-06-17T21:54:00Z" w16du:dateUtc="2025-06-18T02:54:00Z">
        <w:r w:rsidR="005F51C0">
          <w:rPr>
            <w:rFonts w:ascii="Times New Roman" w:hAnsi="Times New Roman" w:cs="Times New Roman"/>
          </w:rPr>
          <w:t>, and placed it</w:t>
        </w:r>
      </w:ins>
      <w:ins w:id="415" w:author="detbenton1991@gmail.com" w:date="2025-06-17T19:32:00Z" w16du:dateUtc="2025-06-18T00:32:00Z">
        <w:r w:rsidR="00BE628D">
          <w:rPr>
            <w:rFonts w:ascii="Times New Roman" w:hAnsi="Times New Roman" w:cs="Times New Roman"/>
          </w:rPr>
          <w:t xml:space="preserve"> into one of the boxes (e.g., the </w:t>
        </w:r>
      </w:ins>
      <w:ins w:id="416" w:author="detbenton1991@gmail.com" w:date="2025-06-17T19:36:00Z" w16du:dateUtc="2025-06-18T00:36:00Z">
        <w:r w:rsidR="00BE628D">
          <w:rPr>
            <w:rFonts w:ascii="Times New Roman" w:hAnsi="Times New Roman" w:cs="Times New Roman"/>
          </w:rPr>
          <w:t>green</w:t>
        </w:r>
      </w:ins>
      <w:ins w:id="417" w:author="detbenton1991@gmail.com" w:date="2025-06-17T19:32:00Z" w16du:dateUtc="2025-06-18T00:32:00Z">
        <w:r w:rsidR="00BE628D">
          <w:rPr>
            <w:rFonts w:ascii="Times New Roman" w:hAnsi="Times New Roman" w:cs="Times New Roman"/>
          </w:rPr>
          <w:t xml:space="preserve"> box).</w:t>
        </w:r>
      </w:ins>
      <w:ins w:id="418" w:author="detbenton1991@gmail.com" w:date="2025-06-17T19:30:00Z" w16du:dateUtc="2025-06-18T00:30:00Z">
        <w:r w:rsidR="00BE628D">
          <w:rPr>
            <w:rFonts w:ascii="Times New Roman" w:hAnsi="Times New Roman" w:cs="Times New Roman"/>
          </w:rPr>
          <w:t xml:space="preserve"> </w:t>
        </w:r>
      </w:ins>
      <w:ins w:id="419" w:author="detbenton1991@gmail.com" w:date="2025-06-17T19:37:00Z" w16du:dateUtc="2025-06-18T00:37:00Z">
        <w:r w:rsidR="00C34E71">
          <w:rPr>
            <w:rFonts w:ascii="Times New Roman" w:hAnsi="Times New Roman" w:cs="Times New Roman"/>
          </w:rPr>
          <w:t>The actor</w:t>
        </w:r>
      </w:ins>
      <w:ins w:id="420" w:author="detbenton1991@gmail.com" w:date="2025-06-17T19:38:00Z" w16du:dateUtc="2025-06-18T00:38:00Z">
        <w:r w:rsidR="00C34E71">
          <w:rPr>
            <w:rFonts w:ascii="Times New Roman" w:hAnsi="Times New Roman" w:cs="Times New Roman"/>
          </w:rPr>
          <w:t xml:space="preserve">’s visual access to the </w:t>
        </w:r>
      </w:ins>
      <w:ins w:id="421" w:author="detbenton1991@gmail.com" w:date="2025-06-17T19:39:00Z" w16du:dateUtc="2025-06-18T00:39:00Z">
        <w:r w:rsidR="00EE5680">
          <w:rPr>
            <w:rFonts w:ascii="Times New Roman" w:hAnsi="Times New Roman" w:cs="Times New Roman"/>
          </w:rPr>
          <w:t xml:space="preserve">contents on the stage was then removed for several seconds, after which the actor returned and reached into the green box (as if to retrieve the toy). </w:t>
        </w:r>
      </w:ins>
      <w:ins w:id="422" w:author="detbenton1991@gmail.com" w:date="2025-06-17T19:41:00Z" w16du:dateUtc="2025-06-18T00:41:00Z">
        <w:r w:rsidR="00EE5680">
          <w:rPr>
            <w:rFonts w:ascii="Times New Roman" w:hAnsi="Times New Roman" w:cs="Times New Roman"/>
          </w:rPr>
          <w:t xml:space="preserve">These trials established that the actor desired the toy. </w:t>
        </w:r>
      </w:ins>
      <w:ins w:id="423" w:author="detbenton1991@gmail.com" w:date="2025-06-17T22:00:00Z" w16du:dateUtc="2025-06-18T03:00:00Z">
        <w:r w:rsidR="00EE2414">
          <w:rPr>
            <w:rFonts w:ascii="Times New Roman" w:hAnsi="Times New Roman" w:cs="Times New Roman"/>
          </w:rPr>
          <w:t>The experimenter then manipulated whether the actor held a true or false belief. In the true-belief condition, the actor watched as the toy was moved from the green box to the yellow bo</w:t>
        </w:r>
      </w:ins>
      <w:ins w:id="424" w:author="detbenton1991@gmail.com" w:date="2025-06-17T22:01:00Z" w16du:dateUtc="2025-06-18T03:01:00Z">
        <w:r w:rsidR="00EE2414">
          <w:rPr>
            <w:rFonts w:ascii="Times New Roman" w:hAnsi="Times New Roman" w:cs="Times New Roman"/>
          </w:rPr>
          <w:t xml:space="preserve">x. </w:t>
        </w:r>
      </w:ins>
      <w:ins w:id="425" w:author="Benton, Deon" w:date="2025-06-19T12:08:00Z" w16du:dateUtc="2025-06-19T17:08:00Z">
        <w:r w:rsidR="00EA0325">
          <w:rPr>
            <w:rFonts w:ascii="Times New Roman" w:hAnsi="Times New Roman" w:cs="Times New Roman"/>
          </w:rPr>
          <w:t xml:space="preserve">In the false-belief condition, the actor again watched the toy </w:t>
        </w:r>
      </w:ins>
      <w:ins w:id="426" w:author="Benton, Deon" w:date="2025-06-19T12:10:00Z" w16du:dateUtc="2025-06-19T17:10:00Z">
        <w:r w:rsidR="00590B37">
          <w:rPr>
            <w:rFonts w:ascii="Times New Roman" w:hAnsi="Times New Roman" w:cs="Times New Roman"/>
          </w:rPr>
          <w:t>move from the g</w:t>
        </w:r>
      </w:ins>
      <w:ins w:id="427" w:author="Benton, Deon" w:date="2025-06-19T12:11:00Z" w16du:dateUtc="2025-06-19T17:11:00Z">
        <w:r w:rsidR="00590B37">
          <w:rPr>
            <w:rFonts w:ascii="Times New Roman" w:hAnsi="Times New Roman" w:cs="Times New Roman"/>
          </w:rPr>
          <w:t>reen box to the yellow box.</w:t>
        </w:r>
      </w:ins>
      <w:ins w:id="428" w:author="Benton, Deon" w:date="2025-06-19T12:23:00Z" w16du:dateUtc="2025-06-19T17:23:00Z">
        <w:r w:rsidR="006524E0">
          <w:rPr>
            <w:rFonts w:ascii="Times New Roman" w:hAnsi="Times New Roman" w:cs="Times New Roman"/>
          </w:rPr>
          <w:t xml:space="preserve"> The actor then moved from view behind the back wall, at which</w:t>
        </w:r>
      </w:ins>
      <w:ins w:id="429" w:author="Benton, Deon" w:date="2025-06-19T12:32:00Z" w16du:dateUtc="2025-06-19T17:32:00Z">
        <w:r w:rsidR="007B697A">
          <w:rPr>
            <w:rFonts w:ascii="Times New Roman" w:hAnsi="Times New Roman" w:cs="Times New Roman"/>
          </w:rPr>
          <w:t xml:space="preserve"> point</w:t>
        </w:r>
      </w:ins>
      <w:ins w:id="430" w:author="Benton, Deon" w:date="2025-06-19T12:23:00Z" w16du:dateUtc="2025-06-19T17:23:00Z">
        <w:r w:rsidR="006524E0">
          <w:rPr>
            <w:rFonts w:ascii="Times New Roman" w:hAnsi="Times New Roman" w:cs="Times New Roman"/>
          </w:rPr>
          <w:t xml:space="preserve"> </w:t>
        </w:r>
      </w:ins>
      <w:ins w:id="431" w:author="Benton, Deon" w:date="2025-06-19T12:14:00Z" w16du:dateUtc="2025-06-19T17:14:00Z">
        <w:r w:rsidR="007409C9">
          <w:rPr>
            <w:rFonts w:ascii="Times New Roman" w:hAnsi="Times New Roman" w:cs="Times New Roman"/>
          </w:rPr>
          <w:t>the toy was moved back to the green box.</w:t>
        </w:r>
      </w:ins>
      <w:ins w:id="432" w:author="Benton, Deon" w:date="2025-06-19T12:23:00Z" w16du:dateUtc="2025-06-19T17:23:00Z">
        <w:r w:rsidR="006524E0">
          <w:rPr>
            <w:rFonts w:ascii="Times New Roman" w:hAnsi="Times New Roman" w:cs="Times New Roman"/>
          </w:rPr>
          <w:t xml:space="preserve"> Thus, the actor held a false belief that the toy was in the ye</w:t>
        </w:r>
      </w:ins>
      <w:ins w:id="433" w:author="Benton, Deon" w:date="2025-06-19T12:24:00Z" w16du:dateUtc="2025-06-19T17:24:00Z">
        <w:r w:rsidR="006524E0">
          <w:rPr>
            <w:rFonts w:ascii="Times New Roman" w:hAnsi="Times New Roman" w:cs="Times New Roman"/>
          </w:rPr>
          <w:t>llow box.</w:t>
        </w:r>
      </w:ins>
      <w:ins w:id="434" w:author="Benton, Deon" w:date="2025-06-19T12:14:00Z" w16du:dateUtc="2025-06-19T17:14:00Z">
        <w:r w:rsidR="007409C9">
          <w:rPr>
            <w:rFonts w:ascii="Times New Roman" w:hAnsi="Times New Roman" w:cs="Times New Roman"/>
          </w:rPr>
          <w:t xml:space="preserve"> </w:t>
        </w:r>
      </w:ins>
      <w:ins w:id="435" w:author="Benton, Deon" w:date="2025-06-19T12:24:00Z" w16du:dateUtc="2025-06-19T17:24:00Z">
        <w:r w:rsidR="00C41F7A">
          <w:rPr>
            <w:rFonts w:ascii="Times New Roman" w:hAnsi="Times New Roman" w:cs="Times New Roman"/>
          </w:rPr>
          <w:t>The authors found that infants looked longer when the actor reached in the green</w:t>
        </w:r>
      </w:ins>
      <w:ins w:id="436" w:author="Benton, Deon" w:date="2025-06-19T12:25:00Z" w16du:dateUtc="2025-06-19T17:25:00Z">
        <w:r w:rsidR="00C41F7A">
          <w:rPr>
            <w:rFonts w:ascii="Times New Roman" w:hAnsi="Times New Roman" w:cs="Times New Roman"/>
          </w:rPr>
          <w:t xml:space="preserve"> box than when</w:t>
        </w:r>
      </w:ins>
      <w:ins w:id="437" w:author="Benton, Deon" w:date="2025-06-19T12:42:00Z" w16du:dateUtc="2025-06-19T17:42:00Z">
        <w:r w:rsidR="005B2900">
          <w:rPr>
            <w:rFonts w:ascii="Times New Roman" w:hAnsi="Times New Roman" w:cs="Times New Roman"/>
          </w:rPr>
          <w:t xml:space="preserve"> it</w:t>
        </w:r>
      </w:ins>
      <w:ins w:id="438" w:author="Benton, Deon" w:date="2025-06-19T12:26:00Z" w16du:dateUtc="2025-06-19T17:26:00Z">
        <w:r w:rsidR="00C41F7A">
          <w:rPr>
            <w:rFonts w:ascii="Times New Roman" w:hAnsi="Times New Roman" w:cs="Times New Roman"/>
          </w:rPr>
          <w:t xml:space="preserve"> reached in the yellow box if </w:t>
        </w:r>
      </w:ins>
      <w:ins w:id="439" w:author="Benton, Deon" w:date="2025-06-19T12:42:00Z" w16du:dateUtc="2025-06-19T17:42:00Z">
        <w:r w:rsidR="008F3601">
          <w:rPr>
            <w:rFonts w:ascii="Times New Roman" w:hAnsi="Times New Roman" w:cs="Times New Roman"/>
          </w:rPr>
          <w:t>it</w:t>
        </w:r>
      </w:ins>
      <w:ins w:id="440" w:author="Benton, Deon" w:date="2025-06-19T12:26:00Z" w16du:dateUtc="2025-06-19T17:26:00Z">
        <w:r w:rsidR="00C41F7A">
          <w:rPr>
            <w:rFonts w:ascii="Times New Roman" w:hAnsi="Times New Roman" w:cs="Times New Roman"/>
          </w:rPr>
          <w:t xml:space="preserve"> held a </w:t>
        </w:r>
      </w:ins>
      <w:ins w:id="441" w:author="Benton, Deon" w:date="2025-06-19T12:27:00Z" w16du:dateUtc="2025-06-19T17:27:00Z">
        <w:r w:rsidR="005D109D">
          <w:rPr>
            <w:rFonts w:ascii="Times New Roman" w:hAnsi="Times New Roman" w:cs="Times New Roman"/>
          </w:rPr>
          <w:t>true</w:t>
        </w:r>
      </w:ins>
      <w:ins w:id="442" w:author="Benton, Deon" w:date="2025-06-19T12:26:00Z" w16du:dateUtc="2025-06-19T17:26:00Z">
        <w:r w:rsidR="00C41F7A">
          <w:rPr>
            <w:rFonts w:ascii="Times New Roman" w:hAnsi="Times New Roman" w:cs="Times New Roman"/>
          </w:rPr>
          <w:t xml:space="preserve"> belief about the toy’s location. </w:t>
        </w:r>
      </w:ins>
      <w:ins w:id="443" w:author="Benton, Deon" w:date="2025-06-19T12:29:00Z" w16du:dateUtc="2025-06-19T17:29:00Z">
        <w:r w:rsidR="00523624">
          <w:rPr>
            <w:rFonts w:ascii="Times New Roman" w:hAnsi="Times New Roman" w:cs="Times New Roman"/>
          </w:rPr>
          <w:t>Infants showed this same pattern of looking when the actor held a false belief. Onishi and Baillargeon (2005) interpreted these results to mean that infant</w:t>
        </w:r>
      </w:ins>
      <w:ins w:id="444" w:author="Benton, Deon" w:date="2025-06-19T12:34:00Z" w16du:dateUtc="2025-06-19T17:34:00Z">
        <w:r w:rsidR="00752CFE">
          <w:rPr>
            <w:rFonts w:ascii="Times New Roman" w:hAnsi="Times New Roman" w:cs="Times New Roman"/>
          </w:rPr>
          <w:t>s</w:t>
        </w:r>
      </w:ins>
      <w:ins w:id="445" w:author="Benton, Deon" w:date="2025-06-19T12:29:00Z" w16du:dateUtc="2025-06-19T17:29:00Z">
        <w:r w:rsidR="00523624">
          <w:rPr>
            <w:rFonts w:ascii="Times New Roman" w:hAnsi="Times New Roman" w:cs="Times New Roman"/>
          </w:rPr>
          <w:t xml:space="preserve"> understand</w:t>
        </w:r>
      </w:ins>
      <w:ins w:id="446" w:author="Benton, Deon" w:date="2025-06-19T12:33:00Z" w16du:dateUtc="2025-06-19T17:33:00Z">
        <w:r w:rsidR="006F5BF5">
          <w:rPr>
            <w:rFonts w:ascii="Times New Roman" w:hAnsi="Times New Roman" w:cs="Times New Roman"/>
          </w:rPr>
          <w:t xml:space="preserve"> that</w:t>
        </w:r>
      </w:ins>
      <w:ins w:id="447" w:author="Benton, Deon" w:date="2025-06-19T12:29:00Z" w16du:dateUtc="2025-06-19T17:29:00Z">
        <w:r w:rsidR="00523624">
          <w:rPr>
            <w:rFonts w:ascii="Times New Roman" w:hAnsi="Times New Roman" w:cs="Times New Roman"/>
          </w:rPr>
          <w:t xml:space="preserve"> </w:t>
        </w:r>
      </w:ins>
      <w:ins w:id="448" w:author="Benton, Deon" w:date="2025-06-19T12:30:00Z" w16du:dateUtc="2025-06-19T17:30:00Z">
        <w:r w:rsidR="00523624">
          <w:rPr>
            <w:rFonts w:ascii="Times New Roman" w:hAnsi="Times New Roman" w:cs="Times New Roman"/>
          </w:rPr>
          <w:t xml:space="preserve">people act in accordance with their beliefs and that they may possess </w:t>
        </w:r>
        <w:r w:rsidR="007B697A">
          <w:rPr>
            <w:rFonts w:ascii="Times New Roman" w:hAnsi="Times New Roman" w:cs="Times New Roman"/>
          </w:rPr>
          <w:t xml:space="preserve">beliefs that are inconsistent with reality. </w:t>
        </w:r>
      </w:ins>
    </w:p>
    <w:p w14:paraId="32DF7329" w14:textId="4EA70407" w:rsidR="007B697A" w:rsidRDefault="003868F5" w:rsidP="00FF7075">
      <w:pPr>
        <w:spacing w:line="480" w:lineRule="auto"/>
        <w:ind w:firstLine="720"/>
        <w:contextualSpacing/>
        <w:rPr>
          <w:ins w:id="449" w:author="detbenton1991@gmail.com" w:date="2025-06-19T17:48:00Z" w16du:dateUtc="2025-06-19T22:48:00Z"/>
          <w:rFonts w:ascii="Times New Roman" w:hAnsi="Times New Roman" w:cs="Times New Roman"/>
        </w:rPr>
      </w:pPr>
      <w:ins w:id="450" w:author="Benton, Deon" w:date="2025-06-19T12:52:00Z" w16du:dateUtc="2025-06-19T17:52:00Z">
        <w:r>
          <w:rPr>
            <w:rFonts w:ascii="Times New Roman" w:hAnsi="Times New Roman" w:cs="Times New Roman"/>
          </w:rPr>
          <w:t>Perner and Ruffman (2005)</w:t>
        </w:r>
      </w:ins>
      <w:ins w:id="451" w:author="Benton, Deon" w:date="2025-06-19T13:06:00Z" w16du:dateUtc="2025-06-19T18:06:00Z">
        <w:r w:rsidR="0092101F">
          <w:rPr>
            <w:rFonts w:ascii="Times New Roman" w:hAnsi="Times New Roman" w:cs="Times New Roman"/>
          </w:rPr>
          <w:t xml:space="preserve"> challenged this interpretation by arguing</w:t>
        </w:r>
      </w:ins>
      <w:ins w:id="452" w:author="Benton, Deon" w:date="2025-06-19T12:48:00Z" w16du:dateUtc="2025-06-19T17:48:00Z">
        <w:r w:rsidR="001A36CD">
          <w:rPr>
            <w:rFonts w:ascii="Times New Roman" w:hAnsi="Times New Roman" w:cs="Times New Roman"/>
          </w:rPr>
          <w:t xml:space="preserve"> that infants’ responses to the test events may be based on learned associations</w:t>
        </w:r>
      </w:ins>
      <w:ins w:id="453" w:author="Benton, Deon" w:date="2025-06-19T12:49:00Z" w16du:dateUtc="2025-06-19T17:49:00Z">
        <w:r w:rsidR="00CB049D">
          <w:rPr>
            <w:rFonts w:ascii="Times New Roman" w:hAnsi="Times New Roman" w:cs="Times New Roman"/>
          </w:rPr>
          <w:t xml:space="preserve"> rather than </w:t>
        </w:r>
      </w:ins>
      <w:ins w:id="454" w:author="Benton, Deon" w:date="2025-06-19T13:07:00Z" w16du:dateUtc="2025-06-19T18:07:00Z">
        <w:r w:rsidR="0092101F">
          <w:rPr>
            <w:rFonts w:ascii="Times New Roman" w:hAnsi="Times New Roman" w:cs="Times New Roman"/>
          </w:rPr>
          <w:t>an understanding of others’ mental states</w:t>
        </w:r>
      </w:ins>
      <w:ins w:id="455" w:author="Benton, Deon" w:date="2025-06-19T12:48:00Z" w16du:dateUtc="2025-06-19T17:48:00Z">
        <w:r w:rsidR="001A36CD">
          <w:rPr>
            <w:rFonts w:ascii="Times New Roman" w:hAnsi="Times New Roman" w:cs="Times New Roman"/>
          </w:rPr>
          <w:t xml:space="preserve">. </w:t>
        </w:r>
      </w:ins>
      <w:ins w:id="456" w:author="Benton, Deon" w:date="2025-06-19T12:53:00Z" w16du:dateUtc="2025-06-19T17:53:00Z">
        <w:r>
          <w:rPr>
            <w:rFonts w:ascii="Times New Roman" w:hAnsi="Times New Roman" w:cs="Times New Roman"/>
          </w:rPr>
          <w:t>These authors specifically argued</w:t>
        </w:r>
      </w:ins>
      <w:ins w:id="457" w:author="Benton, Deon" w:date="2025-06-19T12:48:00Z" w16du:dateUtc="2025-06-19T17:48:00Z">
        <w:r w:rsidR="001A36CD">
          <w:rPr>
            <w:rFonts w:ascii="Times New Roman" w:hAnsi="Times New Roman" w:cs="Times New Roman"/>
          </w:rPr>
          <w:t xml:space="preserve"> that</w:t>
        </w:r>
      </w:ins>
      <w:ins w:id="458" w:author="Benton, Deon" w:date="2025-06-19T12:50:00Z" w16du:dateUtc="2025-06-19T17:50:00Z">
        <w:r w:rsidR="0024322C">
          <w:rPr>
            <w:rFonts w:ascii="Times New Roman" w:hAnsi="Times New Roman" w:cs="Times New Roman"/>
          </w:rPr>
          <w:t xml:space="preserve"> infants’ looking behaviors during the test events </w:t>
        </w:r>
      </w:ins>
      <w:ins w:id="459" w:author="Benton, Deon" w:date="2025-06-19T13:02:00Z" w16du:dateUtc="2025-06-19T18:02:00Z">
        <w:r w:rsidR="007C077F">
          <w:rPr>
            <w:rFonts w:ascii="Times New Roman" w:hAnsi="Times New Roman" w:cs="Times New Roman"/>
          </w:rPr>
          <w:t xml:space="preserve">in Onishi and Baillargeon (2005) </w:t>
        </w:r>
      </w:ins>
      <w:ins w:id="460" w:author="Benton, Deon" w:date="2025-06-19T12:53:00Z" w16du:dateUtc="2025-06-19T17:53:00Z">
        <w:r>
          <w:rPr>
            <w:rFonts w:ascii="Times New Roman" w:hAnsi="Times New Roman" w:cs="Times New Roman"/>
          </w:rPr>
          <w:t>reflected</w:t>
        </w:r>
      </w:ins>
      <w:ins w:id="461" w:author="Benton, Deon" w:date="2025-06-19T12:50:00Z" w16du:dateUtc="2025-06-19T17:50:00Z">
        <w:r w:rsidR="0024322C">
          <w:rPr>
            <w:rFonts w:ascii="Times New Roman" w:hAnsi="Times New Roman" w:cs="Times New Roman"/>
          </w:rPr>
          <w:t xml:space="preserve"> </w:t>
        </w:r>
      </w:ins>
      <w:ins w:id="462" w:author="Benton, Deon" w:date="2025-06-19T12:51:00Z" w16du:dateUtc="2025-06-19T17:51:00Z">
        <w:r>
          <w:rPr>
            <w:rFonts w:ascii="Times New Roman" w:hAnsi="Times New Roman" w:cs="Times New Roman"/>
          </w:rPr>
          <w:t>tripartite</w:t>
        </w:r>
      </w:ins>
      <w:ins w:id="463" w:author="Benton, Deon" w:date="2025-06-19T12:50:00Z" w16du:dateUtc="2025-06-19T17:50:00Z">
        <w:r w:rsidR="0024322C">
          <w:rPr>
            <w:rFonts w:ascii="Times New Roman" w:hAnsi="Times New Roman" w:cs="Times New Roman"/>
          </w:rPr>
          <w:t xml:space="preserve"> associations that </w:t>
        </w:r>
      </w:ins>
      <w:ins w:id="464" w:author="Benton, Deon" w:date="2025-06-19T13:02:00Z" w16du:dateUtc="2025-06-19T18:02:00Z">
        <w:r w:rsidR="009B27AA">
          <w:rPr>
            <w:rFonts w:ascii="Times New Roman" w:hAnsi="Times New Roman" w:cs="Times New Roman"/>
          </w:rPr>
          <w:t xml:space="preserve">were </w:t>
        </w:r>
      </w:ins>
      <w:ins w:id="465" w:author="Benton, Deon" w:date="2025-06-20T10:41:00Z" w16du:dateUtc="2025-06-20T15:41:00Z">
        <w:r w:rsidR="0034473E">
          <w:rPr>
            <w:rFonts w:ascii="Times New Roman" w:hAnsi="Times New Roman" w:cs="Times New Roman"/>
          </w:rPr>
          <w:t>forme</w:t>
        </w:r>
      </w:ins>
      <w:ins w:id="466" w:author="Benton, Deon" w:date="2025-06-19T13:02:00Z" w16du:dateUtc="2025-06-19T18:02:00Z">
        <w:r w:rsidR="009B27AA">
          <w:rPr>
            <w:rFonts w:ascii="Times New Roman" w:hAnsi="Times New Roman" w:cs="Times New Roman"/>
          </w:rPr>
          <w:t>d</w:t>
        </w:r>
      </w:ins>
      <w:ins w:id="467" w:author="Benton, Deon" w:date="2025-06-19T12:50:00Z" w16du:dateUtc="2025-06-19T17:50:00Z">
        <w:r w:rsidR="0024322C">
          <w:rPr>
            <w:rFonts w:ascii="Times New Roman" w:hAnsi="Times New Roman" w:cs="Times New Roman"/>
          </w:rPr>
          <w:t xml:space="preserve"> during the familiarization and belief-induction phases. </w:t>
        </w:r>
      </w:ins>
      <w:ins w:id="468" w:author="Benton, Deon" w:date="2025-06-19T12:53:00Z" w16du:dateUtc="2025-06-19T17:53:00Z">
        <w:r w:rsidR="008C3083">
          <w:rPr>
            <w:rFonts w:ascii="Times New Roman" w:hAnsi="Times New Roman" w:cs="Times New Roman"/>
          </w:rPr>
          <w:t xml:space="preserve">For instance, </w:t>
        </w:r>
      </w:ins>
      <w:ins w:id="469" w:author="Benton, Deon" w:date="2025-06-19T13:04:00Z" w16du:dateUtc="2025-06-19T18:04:00Z">
        <w:r w:rsidR="005E1E69">
          <w:rPr>
            <w:rFonts w:ascii="Times New Roman" w:hAnsi="Times New Roman" w:cs="Times New Roman"/>
          </w:rPr>
          <w:t xml:space="preserve">seeing the toy </w:t>
        </w:r>
      </w:ins>
      <w:ins w:id="470" w:author="Benton, Deon" w:date="2025-06-20T10:41:00Z" w16du:dateUtc="2025-06-20T15:41:00Z">
        <w:r w:rsidR="00310B37">
          <w:rPr>
            <w:rFonts w:ascii="Times New Roman" w:hAnsi="Times New Roman" w:cs="Times New Roman"/>
          </w:rPr>
          <w:t>move from the green box to the</w:t>
        </w:r>
      </w:ins>
      <w:ins w:id="471" w:author="Benton, Deon" w:date="2025-06-19T13:05:00Z" w16du:dateUtc="2025-06-19T18:05:00Z">
        <w:r w:rsidR="005E1E69">
          <w:rPr>
            <w:rFonts w:ascii="Times New Roman" w:hAnsi="Times New Roman" w:cs="Times New Roman"/>
          </w:rPr>
          <w:t xml:space="preserve"> yellow box</w:t>
        </w:r>
      </w:ins>
      <w:ins w:id="472" w:author="Benton, Deon" w:date="2025-06-19T12:54:00Z" w16du:dateUtc="2025-06-19T17:54:00Z">
        <w:r w:rsidR="008C3083">
          <w:rPr>
            <w:rFonts w:ascii="Times New Roman" w:hAnsi="Times New Roman" w:cs="Times New Roman"/>
          </w:rPr>
          <w:t xml:space="preserve"> in the presence of the actor in both </w:t>
        </w:r>
      </w:ins>
      <w:ins w:id="473" w:author="Benton, Deon" w:date="2025-06-19T12:56:00Z" w16du:dateUtc="2025-06-19T17:56:00Z">
        <w:r w:rsidR="00847C7B">
          <w:rPr>
            <w:rFonts w:ascii="Times New Roman" w:hAnsi="Times New Roman" w:cs="Times New Roman"/>
          </w:rPr>
          <w:t xml:space="preserve">belief </w:t>
        </w:r>
      </w:ins>
      <w:ins w:id="474" w:author="Benton, Deon" w:date="2025-06-19T12:55:00Z" w16du:dateUtc="2025-06-19T17:55:00Z">
        <w:r w:rsidR="008C3083">
          <w:rPr>
            <w:rFonts w:ascii="Times New Roman" w:hAnsi="Times New Roman" w:cs="Times New Roman"/>
          </w:rPr>
          <w:t>conditions</w:t>
        </w:r>
        <w:r w:rsidR="00847C7B">
          <w:rPr>
            <w:rFonts w:ascii="Times New Roman" w:hAnsi="Times New Roman" w:cs="Times New Roman"/>
          </w:rPr>
          <w:t xml:space="preserve"> could have </w:t>
        </w:r>
      </w:ins>
      <w:ins w:id="475" w:author="Benton, Deon" w:date="2025-06-20T10:42:00Z" w16du:dateUtc="2025-06-20T15:42:00Z">
        <w:r w:rsidR="00310B37">
          <w:rPr>
            <w:rFonts w:ascii="Times New Roman" w:hAnsi="Times New Roman" w:cs="Times New Roman"/>
          </w:rPr>
          <w:t>led infants to form a</w:t>
        </w:r>
      </w:ins>
      <w:ins w:id="476" w:author="Benton, Deon" w:date="2025-06-19T13:05:00Z" w16du:dateUtc="2025-06-19T18:05:00Z">
        <w:r w:rsidR="005E1E69">
          <w:rPr>
            <w:rFonts w:ascii="Times New Roman" w:hAnsi="Times New Roman" w:cs="Times New Roman"/>
          </w:rPr>
          <w:t xml:space="preserve"> simple actor-toy-yellow-box association. </w:t>
        </w:r>
      </w:ins>
      <w:ins w:id="477" w:author="Benton, Deon" w:date="2025-06-19T12:57:00Z" w16du:dateUtc="2025-06-19T17:57:00Z">
        <w:r w:rsidR="00847C7B">
          <w:rPr>
            <w:rFonts w:ascii="Times New Roman" w:hAnsi="Times New Roman" w:cs="Times New Roman"/>
          </w:rPr>
          <w:t xml:space="preserve">A consequence of such an association is that events that are consistent with </w:t>
        </w:r>
      </w:ins>
      <w:ins w:id="478" w:author="Benton, Deon" w:date="2025-06-19T12:58:00Z" w16du:dateUtc="2025-06-19T17:58:00Z">
        <w:r w:rsidR="00847C7B">
          <w:rPr>
            <w:rFonts w:ascii="Times New Roman" w:hAnsi="Times New Roman" w:cs="Times New Roman"/>
          </w:rPr>
          <w:t>it</w:t>
        </w:r>
      </w:ins>
      <w:ins w:id="479" w:author="Benton, Deon" w:date="2025-06-19T12:57:00Z" w16du:dateUtc="2025-06-19T17:57:00Z">
        <w:r w:rsidR="00847C7B">
          <w:rPr>
            <w:rFonts w:ascii="Times New Roman" w:hAnsi="Times New Roman" w:cs="Times New Roman"/>
          </w:rPr>
          <w:t xml:space="preserve">—such as the test event in which the actor </w:t>
        </w:r>
        <w:r w:rsidR="00847C7B">
          <w:rPr>
            <w:rFonts w:ascii="Times New Roman" w:hAnsi="Times New Roman" w:cs="Times New Roman"/>
          </w:rPr>
          <w:lastRenderedPageBreak/>
          <w:t>retrieves the toy from the yellow box—</w:t>
        </w:r>
      </w:ins>
      <w:ins w:id="480" w:author="Benton, Deon" w:date="2025-06-19T12:59:00Z" w16du:dateUtc="2025-06-19T17:59:00Z">
        <w:r w:rsidR="000F1A90">
          <w:rPr>
            <w:rFonts w:ascii="Times New Roman" w:hAnsi="Times New Roman" w:cs="Times New Roman"/>
          </w:rPr>
          <w:t>should lead to</w:t>
        </w:r>
      </w:ins>
      <w:ins w:id="481" w:author="Benton, Deon" w:date="2025-06-19T13:06:00Z" w16du:dateUtc="2025-06-19T18:06:00Z">
        <w:r w:rsidR="005E1E69">
          <w:rPr>
            <w:rFonts w:ascii="Times New Roman" w:hAnsi="Times New Roman" w:cs="Times New Roman"/>
          </w:rPr>
          <w:t xml:space="preserve"> little (or</w:t>
        </w:r>
      </w:ins>
      <w:ins w:id="482" w:author="Benton, Deon" w:date="2025-06-19T12:59:00Z" w16du:dateUtc="2025-06-19T17:59:00Z">
        <w:r w:rsidR="000F1A90">
          <w:rPr>
            <w:rFonts w:ascii="Times New Roman" w:hAnsi="Times New Roman" w:cs="Times New Roman"/>
          </w:rPr>
          <w:t xml:space="preserve"> no</w:t>
        </w:r>
      </w:ins>
      <w:ins w:id="483" w:author="Benton, Deon" w:date="2025-06-19T13:06:00Z" w16du:dateUtc="2025-06-19T18:06:00Z">
        <w:r w:rsidR="005E1E69">
          <w:rPr>
            <w:rFonts w:ascii="Times New Roman" w:hAnsi="Times New Roman" w:cs="Times New Roman"/>
          </w:rPr>
          <w:t>)</w:t>
        </w:r>
      </w:ins>
      <w:ins w:id="484" w:author="Benton, Deon" w:date="2025-06-19T12:59:00Z" w16du:dateUtc="2025-06-19T17:59:00Z">
        <w:r w:rsidR="000F1A90">
          <w:rPr>
            <w:rFonts w:ascii="Times New Roman" w:hAnsi="Times New Roman" w:cs="Times New Roman"/>
          </w:rPr>
          <w:t xml:space="preserve"> increase in looking</w:t>
        </w:r>
      </w:ins>
      <w:ins w:id="485" w:author="Benton, Deon" w:date="2025-06-19T12:58:00Z" w16du:dateUtc="2025-06-19T17:58:00Z">
        <w:r w:rsidR="000F1A90">
          <w:rPr>
            <w:rFonts w:ascii="Times New Roman" w:hAnsi="Times New Roman" w:cs="Times New Roman"/>
          </w:rPr>
          <w:t xml:space="preserve">, whereas events that are inconsistent with the established association—such as the test events in which the actor retrieves the toy from the green box—should </w:t>
        </w:r>
      </w:ins>
      <w:ins w:id="486" w:author="Benton, Deon" w:date="2025-06-19T12:59:00Z" w16du:dateUtc="2025-06-19T17:59:00Z">
        <w:r w:rsidR="000F1A90">
          <w:rPr>
            <w:rFonts w:ascii="Times New Roman" w:hAnsi="Times New Roman" w:cs="Times New Roman"/>
          </w:rPr>
          <w:t>lead to an increase in looking</w:t>
        </w:r>
      </w:ins>
      <w:ins w:id="487" w:author="Benton, Deon" w:date="2025-06-19T12:57:00Z" w16du:dateUtc="2025-06-19T17:57:00Z">
        <w:r w:rsidR="00847C7B">
          <w:rPr>
            <w:rFonts w:ascii="Times New Roman" w:hAnsi="Times New Roman" w:cs="Times New Roman"/>
          </w:rPr>
          <w:t>.</w:t>
        </w:r>
      </w:ins>
      <w:ins w:id="488" w:author="Benton, Deon" w:date="2025-06-19T12:59:00Z" w16du:dateUtc="2025-06-19T17:59:00Z">
        <w:r w:rsidR="000F1A90">
          <w:rPr>
            <w:rFonts w:ascii="Times New Roman" w:hAnsi="Times New Roman" w:cs="Times New Roman"/>
          </w:rPr>
          <w:t xml:space="preserve"> Critically, infants’ look</w:t>
        </w:r>
      </w:ins>
      <w:ins w:id="489" w:author="Benton, Deon" w:date="2025-06-19T13:00:00Z" w16du:dateUtc="2025-06-19T18:00:00Z">
        <w:r w:rsidR="000F1A90">
          <w:rPr>
            <w:rFonts w:ascii="Times New Roman" w:hAnsi="Times New Roman" w:cs="Times New Roman"/>
          </w:rPr>
          <w:t>ing behaviors in Onishi and Baillargeon’s study</w:t>
        </w:r>
        <w:r w:rsidR="00A80248">
          <w:rPr>
            <w:rFonts w:ascii="Times New Roman" w:hAnsi="Times New Roman" w:cs="Times New Roman"/>
          </w:rPr>
          <w:t xml:space="preserve"> can be explained by</w:t>
        </w:r>
      </w:ins>
      <w:ins w:id="490" w:author="Benton, Deon" w:date="2025-06-20T10:43:00Z" w16du:dateUtc="2025-06-20T15:43:00Z">
        <w:r w:rsidR="00780197">
          <w:rPr>
            <w:rFonts w:ascii="Times New Roman" w:hAnsi="Times New Roman" w:cs="Times New Roman"/>
          </w:rPr>
          <w:t xml:space="preserve"> simple associative learning </w:t>
        </w:r>
      </w:ins>
      <w:ins w:id="491" w:author="Benton, Deon" w:date="2025-06-19T13:00:00Z" w16du:dateUtc="2025-06-19T18:00:00Z">
        <w:r w:rsidR="00A80248">
          <w:rPr>
            <w:rFonts w:ascii="Times New Roman" w:hAnsi="Times New Roman" w:cs="Times New Roman"/>
          </w:rPr>
          <w:t xml:space="preserve">without </w:t>
        </w:r>
      </w:ins>
      <w:ins w:id="492" w:author="detbenton1991@gmail.com" w:date="2025-06-19T18:18:00Z" w16du:dateUtc="2025-06-19T23:18:00Z">
        <w:r w:rsidR="00450CC0">
          <w:rPr>
            <w:rFonts w:ascii="Times New Roman" w:hAnsi="Times New Roman" w:cs="Times New Roman"/>
          </w:rPr>
          <w:t>recourse to an early emerging</w:t>
        </w:r>
      </w:ins>
      <w:ins w:id="493" w:author="Benton, Deon" w:date="2025-06-19T13:00:00Z" w16du:dateUtc="2025-06-19T18:00:00Z">
        <w:r w:rsidR="00A80248">
          <w:rPr>
            <w:rFonts w:ascii="Times New Roman" w:hAnsi="Times New Roman" w:cs="Times New Roman"/>
          </w:rPr>
          <w:t xml:space="preserve"> understanding of others’ mental states.</w:t>
        </w:r>
      </w:ins>
    </w:p>
    <w:p w14:paraId="55972335" w14:textId="322F796D" w:rsidR="00145AD8" w:rsidDel="0015363E" w:rsidRDefault="006E1791" w:rsidP="005565CD">
      <w:pPr>
        <w:spacing w:line="480" w:lineRule="auto"/>
        <w:ind w:firstLine="720"/>
        <w:contextualSpacing/>
        <w:rPr>
          <w:del w:id="494" w:author="Benton, Deon" w:date="2025-06-23T12:54:00Z" w16du:dateUtc="2025-06-23T17:54:00Z"/>
          <w:rFonts w:ascii="Times New Roman" w:hAnsi="Times New Roman" w:cs="Times New Roman"/>
        </w:rPr>
      </w:pPr>
      <w:ins w:id="495" w:author="detbenton1991@gmail.com" w:date="2025-06-19T17:48:00Z" w16du:dateUtc="2025-06-19T22:48:00Z">
        <w:r>
          <w:rPr>
            <w:rFonts w:ascii="Times New Roman" w:hAnsi="Times New Roman" w:cs="Times New Roman"/>
          </w:rPr>
          <w:t>Similar</w:t>
        </w:r>
      </w:ins>
      <w:ins w:id="496" w:author="detbenton1991@gmail.com" w:date="2025-06-19T17:49:00Z" w16du:dateUtc="2025-06-19T22:49:00Z">
        <w:r>
          <w:rPr>
            <w:rFonts w:ascii="Times New Roman" w:hAnsi="Times New Roman" w:cs="Times New Roman"/>
          </w:rPr>
          <w:t xml:space="preserve"> lean</w:t>
        </w:r>
      </w:ins>
      <w:ins w:id="497" w:author="detbenton1991@gmail.com" w:date="2025-06-19T17:48:00Z" w16du:dateUtc="2025-06-19T22:48:00Z">
        <w:r>
          <w:rPr>
            <w:rFonts w:ascii="Times New Roman" w:hAnsi="Times New Roman" w:cs="Times New Roman"/>
          </w:rPr>
          <w:t xml:space="preserve"> proposals have been </w:t>
        </w:r>
      </w:ins>
      <w:ins w:id="498" w:author="Benton, Deon" w:date="2025-06-20T10:33:00Z" w16du:dateUtc="2025-06-20T15:33:00Z">
        <w:r w:rsidR="0095540A">
          <w:rPr>
            <w:rFonts w:ascii="Times New Roman" w:hAnsi="Times New Roman" w:cs="Times New Roman"/>
          </w:rPr>
          <w:t>applied</w:t>
        </w:r>
      </w:ins>
      <w:ins w:id="499" w:author="detbenton1991@gmail.com" w:date="2025-06-19T17:48:00Z" w16du:dateUtc="2025-06-19T22:48:00Z">
        <w:r>
          <w:rPr>
            <w:rFonts w:ascii="Times New Roman" w:hAnsi="Times New Roman" w:cs="Times New Roman"/>
          </w:rPr>
          <w:t xml:space="preserve"> to explain </w:t>
        </w:r>
      </w:ins>
      <w:ins w:id="500" w:author="detbenton1991@gmail.com" w:date="2025-06-19T17:51:00Z" w16du:dateUtc="2025-06-19T22:51:00Z">
        <w:r>
          <w:rPr>
            <w:rFonts w:ascii="Times New Roman" w:hAnsi="Times New Roman" w:cs="Times New Roman"/>
          </w:rPr>
          <w:t xml:space="preserve">infants’ looking behaviors in </w:t>
        </w:r>
      </w:ins>
      <w:ins w:id="501" w:author="detbenton1991@gmail.com" w:date="2025-06-19T17:52:00Z" w16du:dateUtc="2025-06-19T22:52:00Z">
        <w:r>
          <w:rPr>
            <w:rFonts w:ascii="Times New Roman" w:hAnsi="Times New Roman" w:cs="Times New Roman"/>
          </w:rPr>
          <w:t xml:space="preserve">VoE </w:t>
        </w:r>
      </w:ins>
      <w:ins w:id="502" w:author="detbenton1991@gmail.com" w:date="2025-06-19T17:51:00Z" w16du:dateUtc="2025-06-19T22:51:00Z">
        <w:r>
          <w:rPr>
            <w:rFonts w:ascii="Times New Roman" w:hAnsi="Times New Roman" w:cs="Times New Roman"/>
          </w:rPr>
          <w:t xml:space="preserve">studies that </w:t>
        </w:r>
      </w:ins>
      <w:ins w:id="503" w:author="detbenton1991@gmail.com" w:date="2025-06-19T17:52:00Z" w16du:dateUtc="2025-06-19T22:52:00Z">
        <w:r>
          <w:rPr>
            <w:rFonts w:ascii="Times New Roman" w:hAnsi="Times New Roman" w:cs="Times New Roman"/>
          </w:rPr>
          <w:t>test</w:t>
        </w:r>
      </w:ins>
      <w:ins w:id="504" w:author="detbenton1991@gmail.com" w:date="2025-06-19T17:55:00Z" w16du:dateUtc="2025-06-19T22:55:00Z">
        <w:r>
          <w:rPr>
            <w:rFonts w:ascii="Times New Roman" w:hAnsi="Times New Roman" w:cs="Times New Roman"/>
          </w:rPr>
          <w:t xml:space="preserve"> </w:t>
        </w:r>
      </w:ins>
      <w:ins w:id="505" w:author="detbenton1991@gmail.com" w:date="2025-06-19T17:52:00Z" w16du:dateUtc="2025-06-19T22:52:00Z">
        <w:r>
          <w:rPr>
            <w:rFonts w:ascii="Times New Roman" w:hAnsi="Times New Roman" w:cs="Times New Roman"/>
          </w:rPr>
          <w:t xml:space="preserve">for </w:t>
        </w:r>
      </w:ins>
      <w:ins w:id="506" w:author="detbenton1991@gmail.com" w:date="2025-06-19T17:55:00Z" w16du:dateUtc="2025-06-19T22:55:00Z">
        <w:r>
          <w:rPr>
            <w:rFonts w:ascii="Times New Roman" w:hAnsi="Times New Roman" w:cs="Times New Roman"/>
          </w:rPr>
          <w:t>t</w:t>
        </w:r>
      </w:ins>
      <w:ins w:id="507" w:author="Benton, Deon" w:date="2025-06-23T20:58:00Z" w16du:dateUtc="2025-06-24T01:58:00Z">
        <w:r w:rsidR="00300FD4">
          <w:rPr>
            <w:rFonts w:ascii="Times New Roman" w:hAnsi="Times New Roman" w:cs="Times New Roman"/>
          </w:rPr>
          <w:t>other early emerging,</w:t>
        </w:r>
      </w:ins>
      <w:ins w:id="508" w:author="detbenton1991@gmail.com" w:date="2025-06-19T17:52:00Z" w16du:dateUtc="2025-06-19T22:52:00Z">
        <w:r>
          <w:rPr>
            <w:rFonts w:ascii="Times New Roman" w:hAnsi="Times New Roman" w:cs="Times New Roman"/>
          </w:rPr>
          <w:t xml:space="preserve"> </w:t>
        </w:r>
      </w:ins>
      <w:ins w:id="509" w:author="detbenton1991@gmail.com" w:date="2025-06-19T17:55:00Z" w16du:dateUtc="2025-06-19T22:55:00Z">
        <w:r>
          <w:rPr>
            <w:rFonts w:ascii="Times New Roman" w:hAnsi="Times New Roman" w:cs="Times New Roman"/>
          </w:rPr>
          <w:t xml:space="preserve">cognitively sophisticated </w:t>
        </w:r>
      </w:ins>
      <w:ins w:id="510" w:author="detbenton1991@gmail.com" w:date="2025-06-19T17:52:00Z" w16du:dateUtc="2025-06-19T22:52:00Z">
        <w:r>
          <w:rPr>
            <w:rFonts w:ascii="Times New Roman" w:hAnsi="Times New Roman" w:cs="Times New Roman"/>
          </w:rPr>
          <w:t>capacities</w:t>
        </w:r>
      </w:ins>
      <w:ins w:id="511" w:author="Benton, Deon" w:date="2025-06-23T12:13:00Z" w16du:dateUtc="2025-06-23T17:13:00Z">
        <w:r w:rsidR="0068586F">
          <w:rPr>
            <w:rFonts w:ascii="Times New Roman" w:hAnsi="Times New Roman" w:cs="Times New Roman"/>
          </w:rPr>
          <w:t>. For example, it has been suggested that infan</w:t>
        </w:r>
      </w:ins>
      <w:ins w:id="512" w:author="Benton, Deon" w:date="2025-06-23T12:14:00Z" w16du:dateUtc="2025-06-23T17:14:00Z">
        <w:r w:rsidR="0068586F">
          <w:rPr>
            <w:rFonts w:ascii="Times New Roman" w:hAnsi="Times New Roman" w:cs="Times New Roman"/>
          </w:rPr>
          <w:t>ts possess innately a domain-specific “accumulator” mechanism that enables them</w:t>
        </w:r>
      </w:ins>
      <w:ins w:id="513" w:author="detbenton1991@gmail.com" w:date="2025-06-19T17:53:00Z" w16du:dateUtc="2025-06-19T22:53:00Z">
        <w:r>
          <w:rPr>
            <w:rFonts w:ascii="Times New Roman" w:hAnsi="Times New Roman" w:cs="Times New Roman"/>
          </w:rPr>
          <w:t xml:space="preserve"> </w:t>
        </w:r>
      </w:ins>
      <w:ins w:id="514" w:author="Benton, Deon" w:date="2025-06-23T12:15:00Z" w16du:dateUtc="2025-06-23T17:15:00Z">
        <w:r w:rsidR="0068586F">
          <w:rPr>
            <w:rFonts w:ascii="Times New Roman" w:hAnsi="Times New Roman" w:cs="Times New Roman"/>
          </w:rPr>
          <w:t xml:space="preserve">precisely </w:t>
        </w:r>
      </w:ins>
      <w:ins w:id="515" w:author="detbenton1991@gmail.com" w:date="2025-06-19T17:53:00Z" w16du:dateUtc="2025-06-19T22:53:00Z">
        <w:r>
          <w:rPr>
            <w:rFonts w:ascii="Times New Roman" w:hAnsi="Times New Roman" w:cs="Times New Roman"/>
          </w:rPr>
          <w:t>to add small and large numbers</w:t>
        </w:r>
      </w:ins>
      <w:ins w:id="516" w:author="detbenton1991@gmail.com" w:date="2025-06-19T17:54:00Z" w16du:dateUtc="2025-06-19T22:54:00Z">
        <w:r>
          <w:rPr>
            <w:rFonts w:ascii="Times New Roman" w:hAnsi="Times New Roman" w:cs="Times New Roman"/>
          </w:rPr>
          <w:t xml:space="preserve"> (McCrink &amp; Wynn, 2004; Wynn, 1992</w:t>
        </w:r>
      </w:ins>
      <w:ins w:id="517" w:author="Benton, Deon" w:date="2025-06-23T12:29:00Z" w16du:dateUtc="2025-06-23T17:29:00Z">
        <w:r w:rsidR="00010A55">
          <w:rPr>
            <w:rFonts w:ascii="Times New Roman" w:hAnsi="Times New Roman" w:cs="Times New Roman"/>
          </w:rPr>
          <w:t>, 1995</w:t>
        </w:r>
      </w:ins>
      <w:ins w:id="518" w:author="detbenton1991@gmail.com" w:date="2025-06-19T17:54:00Z" w16du:dateUtc="2025-06-19T22:54:00Z">
        <w:r>
          <w:rPr>
            <w:rFonts w:ascii="Times New Roman" w:hAnsi="Times New Roman" w:cs="Times New Roman"/>
          </w:rPr>
          <w:t>).</w:t>
        </w:r>
      </w:ins>
      <w:ins w:id="519" w:author="detbenton1991@gmail.com" w:date="2025-06-19T17:55:00Z" w16du:dateUtc="2025-06-19T22:55:00Z">
        <w:r>
          <w:rPr>
            <w:rFonts w:ascii="Times New Roman" w:hAnsi="Times New Roman" w:cs="Times New Roman"/>
          </w:rPr>
          <w:t xml:space="preserve"> However,</w:t>
        </w:r>
      </w:ins>
      <w:ins w:id="520" w:author="Benton, Deon" w:date="2025-06-23T12:15:00Z" w16du:dateUtc="2025-06-23T17:15:00Z">
        <w:r w:rsidR="0068586F">
          <w:rPr>
            <w:rFonts w:ascii="Times New Roman" w:hAnsi="Times New Roman" w:cs="Times New Roman"/>
          </w:rPr>
          <w:t xml:space="preserve"> this conclusion </w:t>
        </w:r>
      </w:ins>
      <w:ins w:id="521" w:author="Benton, Deon" w:date="2025-06-24T13:28:00Z" w16du:dateUtc="2025-06-24T18:28:00Z">
        <w:r w:rsidR="0006493F">
          <w:rPr>
            <w:rFonts w:ascii="Times New Roman" w:hAnsi="Times New Roman" w:cs="Times New Roman"/>
          </w:rPr>
          <w:t>has been contested</w:t>
        </w:r>
      </w:ins>
      <w:ins w:id="522" w:author="Benton, Deon" w:date="2025-06-24T23:03:00Z" w16du:dateUtc="2025-06-25T04:03:00Z">
        <w:r w:rsidR="00F01DCF">
          <w:rPr>
            <w:rFonts w:ascii="Times New Roman" w:hAnsi="Times New Roman" w:cs="Times New Roman"/>
          </w:rPr>
          <w:t xml:space="preserve">; </w:t>
        </w:r>
      </w:ins>
      <w:ins w:id="523" w:author="Benton, Deon" w:date="2025-06-23T12:16:00Z" w16du:dateUtc="2025-06-23T17:16:00Z">
        <w:r w:rsidR="00DE2096">
          <w:rPr>
            <w:rFonts w:ascii="Times New Roman" w:hAnsi="Times New Roman" w:cs="Times New Roman"/>
          </w:rPr>
          <w:t>some argue that</w:t>
        </w:r>
      </w:ins>
      <w:ins w:id="524" w:author="detbenton1991@gmail.com" w:date="2025-06-19T17:55:00Z" w16du:dateUtc="2025-06-19T22:55:00Z">
        <w:r>
          <w:rPr>
            <w:rFonts w:ascii="Times New Roman" w:hAnsi="Times New Roman" w:cs="Times New Roman"/>
          </w:rPr>
          <w:t xml:space="preserve"> </w:t>
        </w:r>
      </w:ins>
      <w:ins w:id="525" w:author="detbenton1991@gmail.com" w:date="2025-06-19T18:07:00Z" w16du:dateUtc="2025-06-19T23:07:00Z">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ins>
      <w:ins w:id="526" w:author="Benton, Deon" w:date="2025-06-23T12:16:00Z" w16du:dateUtc="2025-06-23T17:16:00Z">
        <w:r w:rsidR="00DE2096">
          <w:rPr>
            <w:rFonts w:ascii="Times New Roman" w:hAnsi="Times New Roman" w:cs="Times New Roman"/>
          </w:rPr>
          <w:t xml:space="preserve">imprecise quantity </w:t>
        </w:r>
      </w:ins>
      <w:ins w:id="527" w:author="Benton, Deon" w:date="2025-06-23T12:29:00Z" w16du:dateUtc="2025-06-23T17:29:00Z">
        <w:r w:rsidR="00435E2A">
          <w:rPr>
            <w:rFonts w:ascii="Times New Roman" w:hAnsi="Times New Roman" w:cs="Times New Roman"/>
          </w:rPr>
          <w:t xml:space="preserve">or amount </w:t>
        </w:r>
      </w:ins>
      <w:ins w:id="528" w:author="Benton, Deon" w:date="2025-06-23T12:16:00Z" w16du:dateUtc="2025-06-23T17:16:00Z">
        <w:r w:rsidR="00DE2096">
          <w:rPr>
            <w:rFonts w:ascii="Times New Roman" w:hAnsi="Times New Roman" w:cs="Times New Roman"/>
          </w:rPr>
          <w:t>estimation</w:t>
        </w:r>
      </w:ins>
      <w:ins w:id="529" w:author="detbenton1991@gmail.com" w:date="2025-06-19T18:07:00Z" w16du:dateUtc="2025-06-19T23:07:00Z">
        <w:r w:rsidR="00145AD8" w:rsidRPr="00145AD8">
          <w:rPr>
            <w:rFonts w:ascii="Times New Roman" w:hAnsi="Times New Roman" w:cs="Times New Roman"/>
          </w:rPr>
          <w:t xml:space="preserve"> rather than exact numerical reasoning</w:t>
        </w:r>
      </w:ins>
      <w:ins w:id="530" w:author="detbenton1991@gmail.com" w:date="2025-06-19T18:10:00Z" w16du:dateUtc="2025-06-19T23:10:00Z">
        <w:r w:rsidR="00504680">
          <w:rPr>
            <w:rFonts w:ascii="Times New Roman" w:hAnsi="Times New Roman" w:cs="Times New Roman"/>
          </w:rPr>
          <w:t xml:space="preserve"> (e.g., Cohen &amp; Marks, 2002).</w:t>
        </w:r>
      </w:ins>
      <w:ins w:id="531" w:author="detbenton1991@gmail.com" w:date="2025-06-19T18:08:00Z" w16du:dateUtc="2025-06-19T23:08:00Z">
        <w:r w:rsidR="00807108">
          <w:rPr>
            <w:rFonts w:ascii="Times New Roman" w:hAnsi="Times New Roman" w:cs="Times New Roman"/>
          </w:rPr>
          <w:t xml:space="preserve"> </w:t>
        </w:r>
      </w:ins>
      <w:ins w:id="532" w:author="Benton, Deon" w:date="2025-06-23T12:30:00Z" w16du:dateUtc="2025-06-23T17:30:00Z">
        <w:r w:rsidR="007E68F5">
          <w:rPr>
            <w:rFonts w:ascii="Times New Roman" w:hAnsi="Times New Roman" w:cs="Times New Roman"/>
          </w:rPr>
          <w:t>In other words, inf</w:t>
        </w:r>
      </w:ins>
      <w:ins w:id="533" w:author="Benton, Deon" w:date="2025-06-23T12:31:00Z" w16du:dateUtc="2025-06-23T17:31:00Z">
        <w:r w:rsidR="007E68F5">
          <w:rPr>
            <w:rFonts w:ascii="Times New Roman" w:hAnsi="Times New Roman" w:cs="Times New Roman"/>
          </w:rPr>
          <w:t>ants may simply expect addition to result in more stuff</w:t>
        </w:r>
      </w:ins>
      <w:ins w:id="534" w:author="Benton, Deon" w:date="2025-06-23T12:17:00Z" w16du:dateUtc="2025-06-23T17:17:00Z">
        <w:r w:rsidR="00DE2096">
          <w:rPr>
            <w:rFonts w:ascii="Times New Roman" w:hAnsi="Times New Roman" w:cs="Times New Roman"/>
          </w:rPr>
          <w:t xml:space="preserve"> </w:t>
        </w:r>
      </w:ins>
      <w:ins w:id="535" w:author="detbenton1991@gmail.com" w:date="2025-06-19T18:09:00Z" w16du:dateUtc="2025-06-19T23:09:00Z">
        <w:r w:rsidR="00807108">
          <w:rPr>
            <w:rFonts w:ascii="Times New Roman" w:hAnsi="Times New Roman" w:cs="Times New Roman"/>
          </w:rPr>
          <w:t xml:space="preserve">and </w:t>
        </w:r>
      </w:ins>
      <w:ins w:id="536" w:author="Benton, Deon" w:date="2025-06-23T12:31:00Z" w16du:dateUtc="2025-06-23T17:31:00Z">
        <w:r w:rsidR="007E68F5">
          <w:rPr>
            <w:rFonts w:ascii="Times New Roman" w:hAnsi="Times New Roman" w:cs="Times New Roman"/>
          </w:rPr>
          <w:t>subtraction to</w:t>
        </w:r>
      </w:ins>
      <w:ins w:id="537" w:author="Benton, Deon" w:date="2025-06-23T21:26:00Z" w16du:dateUtc="2025-06-24T02:26:00Z">
        <w:r w:rsidR="005E350A">
          <w:rPr>
            <w:rFonts w:ascii="Times New Roman" w:hAnsi="Times New Roman" w:cs="Times New Roman"/>
          </w:rPr>
          <w:t xml:space="preserve"> result in</w:t>
        </w:r>
      </w:ins>
      <w:ins w:id="538" w:author="Benton, Deon" w:date="2025-06-23T12:31:00Z" w16du:dateUtc="2025-06-23T17:31:00Z">
        <w:r w:rsidR="007E68F5">
          <w:rPr>
            <w:rFonts w:ascii="Times New Roman" w:hAnsi="Times New Roman" w:cs="Times New Roman"/>
          </w:rPr>
          <w:t xml:space="preserve"> less stuff</w:t>
        </w:r>
      </w:ins>
      <w:ins w:id="539" w:author="detbenton1991@gmail.com" w:date="2025-06-19T18:09:00Z" w16du:dateUtc="2025-06-19T23:09:00Z">
        <w:r w:rsidR="00807108">
          <w:rPr>
            <w:rFonts w:ascii="Times New Roman" w:hAnsi="Times New Roman" w:cs="Times New Roman"/>
          </w:rPr>
          <w:t xml:space="preserve">, even if the precise quantities that are shown are incongruous with the correct outcome. </w:t>
        </w:r>
      </w:ins>
      <w:ins w:id="540" w:author="Benton, Deon" w:date="2025-06-23T12:31:00Z" w16du:dateUtc="2025-06-23T17:31:00Z">
        <w:r w:rsidR="007E68F5">
          <w:rPr>
            <w:rFonts w:ascii="Times New Roman" w:hAnsi="Times New Roman" w:cs="Times New Roman"/>
          </w:rPr>
          <w:t>Similarly</w:t>
        </w:r>
      </w:ins>
      <w:ins w:id="541" w:author="Benton, Deon" w:date="2025-06-23T12:17:00Z" w16du:dateUtc="2025-06-23T17:17:00Z">
        <w:r w:rsidR="00DE2096">
          <w:rPr>
            <w:rFonts w:ascii="Times New Roman" w:hAnsi="Times New Roman" w:cs="Times New Roman"/>
          </w:rPr>
          <w:t>, some argue that infa</w:t>
        </w:r>
      </w:ins>
      <w:ins w:id="542" w:author="Benton, Deon" w:date="2025-06-23T12:18:00Z" w16du:dateUtc="2025-06-23T17:18:00Z">
        <w:r w:rsidR="00DE2096">
          <w:rPr>
            <w:rFonts w:ascii="Times New Roman" w:hAnsi="Times New Roman" w:cs="Times New Roman"/>
          </w:rPr>
          <w:t xml:space="preserve">nts </w:t>
        </w:r>
        <w:r w:rsidR="00CC7469">
          <w:rPr>
            <w:rFonts w:ascii="Times New Roman" w:hAnsi="Times New Roman" w:cs="Times New Roman"/>
          </w:rPr>
          <w:t>possess an “innate moral core”</w:t>
        </w:r>
      </w:ins>
      <w:ins w:id="543" w:author="Benton, Deon" w:date="2025-06-23T12:19:00Z" w16du:dateUtc="2025-06-23T17:19:00Z">
        <w:r w:rsidR="00CC7469">
          <w:rPr>
            <w:rFonts w:ascii="Times New Roman" w:hAnsi="Times New Roman" w:cs="Times New Roman"/>
          </w:rPr>
          <w:t xml:space="preserve"> that, among other things, enables them to distinguish between prosocial and antisocial agents (</w:t>
        </w:r>
      </w:ins>
      <w:ins w:id="544" w:author="Benton, Deon" w:date="2025-06-23T13:25:00Z" w16du:dateUtc="2025-06-23T18:25:00Z">
        <w:r w:rsidR="007E5E6D">
          <w:rPr>
            <w:rFonts w:ascii="Times New Roman" w:hAnsi="Times New Roman" w:cs="Times New Roman"/>
          </w:rPr>
          <w:t xml:space="preserve">e.g., </w:t>
        </w:r>
      </w:ins>
      <w:ins w:id="545" w:author="Benton, Deon" w:date="2025-06-23T12:20:00Z" w16du:dateUtc="2025-06-23T17:20:00Z">
        <w:r w:rsidR="004E5457">
          <w:rPr>
            <w:rFonts w:ascii="Times New Roman" w:hAnsi="Times New Roman" w:cs="Times New Roman"/>
          </w:rPr>
          <w:t xml:space="preserve">Hamlin, 2013a; </w:t>
        </w:r>
      </w:ins>
      <w:ins w:id="546" w:author="Benton, Deon" w:date="2025-06-23T12:21:00Z" w16du:dateUtc="2025-06-23T17:21:00Z">
        <w:r w:rsidR="004E5457">
          <w:rPr>
            <w:rFonts w:ascii="Times New Roman" w:hAnsi="Times New Roman" w:cs="Times New Roman"/>
          </w:rPr>
          <w:t>Hamlin &amp; Wynn, 2011; cf., Lucca et al., 2025</w:t>
        </w:r>
      </w:ins>
      <w:ins w:id="547" w:author="Benton, Deon" w:date="2025-06-23T12:22:00Z" w16du:dateUtc="2025-06-23T17:22:00Z">
        <w:r w:rsidR="004E5457">
          <w:rPr>
            <w:rFonts w:ascii="Times New Roman" w:hAnsi="Times New Roman" w:cs="Times New Roman"/>
          </w:rPr>
          <w:t>, Schlingloff et al., 2020</w:t>
        </w:r>
      </w:ins>
      <w:ins w:id="548" w:author="Benton, Deon" w:date="2025-06-23T12:21:00Z" w16du:dateUtc="2025-06-23T17:21:00Z">
        <w:r w:rsidR="004E5457">
          <w:rPr>
            <w:rFonts w:ascii="Times New Roman" w:hAnsi="Times New Roman" w:cs="Times New Roman"/>
          </w:rPr>
          <w:t>)</w:t>
        </w:r>
      </w:ins>
      <w:ins w:id="549" w:author="Benton, Deon" w:date="2025-06-23T12:22:00Z" w16du:dateUtc="2025-06-23T17:22:00Z">
        <w:r w:rsidR="004E6BFF">
          <w:rPr>
            <w:rFonts w:ascii="Times New Roman" w:hAnsi="Times New Roman" w:cs="Times New Roman"/>
          </w:rPr>
          <w:t>.</w:t>
        </w:r>
      </w:ins>
      <w:ins w:id="550" w:author="Benton, Deon" w:date="2025-06-23T12:24:00Z" w16du:dateUtc="2025-06-23T17:24:00Z">
        <w:r w:rsidR="005565CD">
          <w:rPr>
            <w:rFonts w:ascii="Times New Roman" w:hAnsi="Times New Roman" w:cs="Times New Roman"/>
          </w:rPr>
          <w:t xml:space="preserve"> For instance, </w:t>
        </w:r>
      </w:ins>
      <w:ins w:id="551" w:author="Benton, Deon" w:date="2025-06-23T12:38:00Z" w16du:dateUtc="2025-06-23T17:38:00Z">
        <w:r w:rsidR="000C3BCB">
          <w:rPr>
            <w:rFonts w:ascii="Times New Roman" w:hAnsi="Times New Roman" w:cs="Times New Roman"/>
          </w:rPr>
          <w:t xml:space="preserve">in a classic study, </w:t>
        </w:r>
      </w:ins>
      <w:ins w:id="552" w:author="Benton, Deon" w:date="2025-06-23T12:24:00Z" w16du:dateUtc="2025-06-23T17:24:00Z">
        <w:r w:rsidR="005565CD">
          <w:rPr>
            <w:rFonts w:ascii="Times New Roman" w:hAnsi="Times New Roman" w:cs="Times New Roman"/>
          </w:rPr>
          <w:t>Ham</w:t>
        </w:r>
      </w:ins>
      <w:ins w:id="553" w:author="Benton, Deon" w:date="2025-06-23T12:25:00Z" w16du:dateUtc="2025-06-23T17:25:00Z">
        <w:r w:rsidR="005565CD">
          <w:rPr>
            <w:rFonts w:ascii="Times New Roman" w:hAnsi="Times New Roman" w:cs="Times New Roman"/>
          </w:rPr>
          <w:t xml:space="preserve">lin et al. (2007) showed that 6- and 10-month-old infants </w:t>
        </w:r>
        <w:r w:rsidR="00296228">
          <w:rPr>
            <w:rFonts w:ascii="Times New Roman" w:hAnsi="Times New Roman" w:cs="Times New Roman"/>
          </w:rPr>
          <w:t xml:space="preserve">preferred a Helping character that helped a protagonist reach the top of a hill over a Hindering character that </w:t>
        </w:r>
      </w:ins>
      <w:ins w:id="554" w:author="Benton, Deon" w:date="2025-06-23T12:26:00Z" w16du:dateUtc="2025-06-23T17:26:00Z">
        <w:r w:rsidR="00296228">
          <w:rPr>
            <w:rFonts w:ascii="Times New Roman" w:hAnsi="Times New Roman" w:cs="Times New Roman"/>
          </w:rPr>
          <w:t xml:space="preserve">prevented the protagonist for reaching the top of the hill. As with arguments against an inborn number ability, </w:t>
        </w:r>
      </w:ins>
      <w:ins w:id="555" w:author="Benton, Deon" w:date="2025-06-23T12:27:00Z" w16du:dateUtc="2025-06-23T17:27:00Z">
        <w:r w:rsidR="00296228">
          <w:rPr>
            <w:rFonts w:ascii="Times New Roman" w:hAnsi="Times New Roman" w:cs="Times New Roman"/>
          </w:rPr>
          <w:t>it has been argued that</w:t>
        </w:r>
      </w:ins>
      <w:ins w:id="556" w:author="Benton, Deon" w:date="2025-06-23T12:22:00Z" w16du:dateUtc="2025-06-23T17:22:00Z">
        <w:r w:rsidR="004E6BFF">
          <w:rPr>
            <w:rFonts w:ascii="Times New Roman" w:hAnsi="Times New Roman" w:cs="Times New Roman"/>
          </w:rPr>
          <w:t xml:space="preserve"> these data </w:t>
        </w:r>
      </w:ins>
      <w:ins w:id="557" w:author="Benton, Deon" w:date="2025-06-23T12:23:00Z" w16du:dateUtc="2025-06-23T17:23:00Z">
        <w:r w:rsidR="005565CD">
          <w:rPr>
            <w:rFonts w:ascii="Times New Roman" w:hAnsi="Times New Roman" w:cs="Times New Roman"/>
          </w:rPr>
          <w:t xml:space="preserve">may instead reflect the operation of simple associative processes </w:t>
        </w:r>
      </w:ins>
      <w:ins w:id="558" w:author="detbenton1991@gmail.com" w:date="2025-06-19T18:33:00Z" w16du:dateUtc="2025-06-19T23:33:00Z">
        <w:r w:rsidR="00A610B2" w:rsidRPr="00A610B2">
          <w:rPr>
            <w:rFonts w:ascii="Times New Roman" w:hAnsi="Times New Roman" w:cs="Times New Roman"/>
          </w:rPr>
          <w:t xml:space="preserve">(e.g., Scarf et al., 2012), </w:t>
        </w:r>
      </w:ins>
      <w:ins w:id="559" w:author="Benton, Deon" w:date="2025-06-23T12:23:00Z" w16du:dateUtc="2025-06-23T17:23:00Z">
        <w:r w:rsidR="005565CD">
          <w:rPr>
            <w:rFonts w:ascii="Times New Roman" w:hAnsi="Times New Roman" w:cs="Times New Roman"/>
          </w:rPr>
          <w:t>a</w:t>
        </w:r>
      </w:ins>
      <w:ins w:id="560" w:author="detbenton1991@gmail.com" w:date="2025-06-19T18:33:00Z" w16du:dateUtc="2025-06-19T23:33:00Z">
        <w:r w:rsidR="00A610B2" w:rsidRPr="00A610B2">
          <w:rPr>
            <w:rFonts w:ascii="Times New Roman" w:hAnsi="Times New Roman" w:cs="Times New Roman"/>
          </w:rPr>
          <w:t xml:space="preserve"> preference for </w:t>
        </w:r>
      </w:ins>
      <w:ins w:id="561" w:author="Benton, Deon" w:date="2025-06-23T12:24:00Z" w16du:dateUtc="2025-06-23T17:24:00Z">
        <w:r w:rsidR="005565CD">
          <w:rPr>
            <w:rFonts w:ascii="Times New Roman" w:hAnsi="Times New Roman" w:cs="Times New Roman"/>
          </w:rPr>
          <w:t>imitative</w:t>
        </w:r>
      </w:ins>
      <w:ins w:id="562" w:author="Benton, Deon" w:date="2025-06-24T10:51:00Z" w16du:dateUtc="2025-06-24T15:51:00Z">
        <w:r w:rsidR="00423577">
          <w:rPr>
            <w:rFonts w:ascii="Times New Roman" w:hAnsi="Times New Roman" w:cs="Times New Roman"/>
          </w:rPr>
          <w:t xml:space="preserve"> agents</w:t>
        </w:r>
      </w:ins>
      <w:ins w:id="563" w:author="Benton, Deon" w:date="2025-06-23T12:24:00Z" w16du:dateUtc="2025-06-23T17:24:00Z">
        <w:r w:rsidR="005565CD">
          <w:rPr>
            <w:rFonts w:ascii="Times New Roman" w:hAnsi="Times New Roman" w:cs="Times New Roman"/>
          </w:rPr>
          <w:t xml:space="preserve"> </w:t>
        </w:r>
      </w:ins>
      <w:ins w:id="564" w:author="detbenton1991@gmail.com" w:date="2025-06-19T18:33:00Z" w16du:dateUtc="2025-06-19T23:33:00Z">
        <w:r w:rsidR="00A610B2">
          <w:rPr>
            <w:rFonts w:ascii="Times New Roman" w:hAnsi="Times New Roman" w:cs="Times New Roman"/>
          </w:rPr>
          <w:t>(e.g., Powell &amp; Spelke, 2018),</w:t>
        </w:r>
        <w:r w:rsidR="00A610B2" w:rsidRPr="00A610B2">
          <w:rPr>
            <w:rFonts w:ascii="Times New Roman" w:hAnsi="Times New Roman" w:cs="Times New Roman"/>
          </w:rPr>
          <w:t xml:space="preserve"> </w:t>
        </w:r>
      </w:ins>
      <w:ins w:id="565" w:author="Benton, Deon" w:date="2025-06-23T12:24:00Z" w16du:dateUtc="2025-06-23T17:24:00Z">
        <w:r w:rsidR="005565CD">
          <w:rPr>
            <w:rFonts w:ascii="Times New Roman" w:hAnsi="Times New Roman" w:cs="Times New Roman"/>
          </w:rPr>
          <w:t xml:space="preserve">or </w:t>
        </w:r>
      </w:ins>
      <w:ins w:id="566" w:author="Benton, Deon" w:date="2025-06-24T10:51:00Z" w16du:dateUtc="2025-06-24T15:51:00Z">
        <w:r w:rsidR="0020340C">
          <w:rPr>
            <w:rFonts w:ascii="Times New Roman" w:hAnsi="Times New Roman" w:cs="Times New Roman"/>
          </w:rPr>
          <w:t>some</w:t>
        </w:r>
      </w:ins>
      <w:ins w:id="567" w:author="Benton, Deon" w:date="2025-06-23T12:24:00Z" w16du:dateUtc="2025-06-23T17:24:00Z">
        <w:r w:rsidR="005565CD">
          <w:rPr>
            <w:rFonts w:ascii="Times New Roman" w:hAnsi="Times New Roman" w:cs="Times New Roman"/>
          </w:rPr>
          <w:t xml:space="preserve"> combination of both</w:t>
        </w:r>
      </w:ins>
      <w:ins w:id="568" w:author="detbenton1991@gmail.com" w:date="2025-06-19T18:33:00Z" w16du:dateUtc="2025-06-19T23:33:00Z">
        <w:r w:rsidR="00A610B2">
          <w:rPr>
            <w:rFonts w:ascii="Times New Roman" w:hAnsi="Times New Roman" w:cs="Times New Roman"/>
          </w:rPr>
          <w:t xml:space="preserve"> (e.g., Benton &amp; Lapan, 2022)</w:t>
        </w:r>
        <w:r w:rsidR="00A610B2" w:rsidRPr="00A610B2">
          <w:rPr>
            <w:rFonts w:ascii="Times New Roman" w:hAnsi="Times New Roman" w:cs="Times New Roman"/>
          </w:rPr>
          <w:t>.</w:t>
        </w:r>
      </w:ins>
      <w:ins w:id="569" w:author="detbenton1991@gmail.com" w:date="2025-06-19T18:34:00Z" w16du:dateUtc="2025-06-19T23:34:00Z">
        <w:r w:rsidR="00A610B2">
          <w:rPr>
            <w:rFonts w:ascii="Times New Roman" w:hAnsi="Times New Roman" w:cs="Times New Roman"/>
          </w:rPr>
          <w:t xml:space="preserve"> </w:t>
        </w:r>
      </w:ins>
      <w:ins w:id="570" w:author="detbenton1991@gmail.com" w:date="2025-06-19T18:25:00Z" w16du:dateUtc="2025-06-19T23:25:00Z">
        <w:r w:rsidR="00450CC0">
          <w:rPr>
            <w:rFonts w:ascii="Times New Roman" w:hAnsi="Times New Roman" w:cs="Times New Roman"/>
          </w:rPr>
          <w:t xml:space="preserve">Scarf et al. </w:t>
        </w:r>
      </w:ins>
      <w:ins w:id="571" w:author="Benton, Deon" w:date="2025-06-23T12:31:00Z" w16du:dateUtc="2025-06-23T17:31:00Z">
        <w:r w:rsidR="007E68F5">
          <w:rPr>
            <w:rFonts w:ascii="Times New Roman" w:hAnsi="Times New Roman" w:cs="Times New Roman"/>
          </w:rPr>
          <w:t xml:space="preserve">Finally, </w:t>
        </w:r>
      </w:ins>
      <w:ins w:id="572" w:author="Benton, Deon" w:date="2025-06-23T12:32:00Z" w16du:dateUtc="2025-06-23T17:32:00Z">
        <w:r w:rsidR="00DE2FF0">
          <w:rPr>
            <w:rFonts w:ascii="Times New Roman" w:hAnsi="Times New Roman" w:cs="Times New Roman"/>
          </w:rPr>
          <w:t xml:space="preserve">it has been claimed that infants as young as 5 months of age, if </w:t>
        </w:r>
        <w:r w:rsidR="00DE2FF0">
          <w:rPr>
            <w:rFonts w:ascii="Times New Roman" w:hAnsi="Times New Roman" w:cs="Times New Roman"/>
          </w:rPr>
          <w:lastRenderedPageBreak/>
          <w:t>not earlier</w:t>
        </w:r>
      </w:ins>
      <w:ins w:id="573" w:author="Benton, Deon" w:date="2025-06-23T12:34:00Z" w16du:dateUtc="2025-06-23T17:34:00Z">
        <w:r w:rsidR="00C10B39">
          <w:rPr>
            <w:rFonts w:ascii="Times New Roman" w:hAnsi="Times New Roman" w:cs="Times New Roman"/>
          </w:rPr>
          <w:t xml:space="preserve">, </w:t>
        </w:r>
      </w:ins>
      <w:ins w:id="574" w:author="Benton, Deon" w:date="2025-06-24T10:51:00Z" w16du:dateUtc="2025-06-24T15:51:00Z">
        <w:r w:rsidR="00166E78">
          <w:rPr>
            <w:rFonts w:ascii="Times New Roman" w:hAnsi="Times New Roman" w:cs="Times New Roman"/>
          </w:rPr>
          <w:t xml:space="preserve">understand that </w:t>
        </w:r>
      </w:ins>
      <w:ins w:id="575" w:author="Benton, Deon" w:date="2025-06-23T12:34:00Z" w16du:dateUtc="2025-06-23T17:34:00Z">
        <w:r w:rsidR="00C10B39">
          <w:rPr>
            <w:rFonts w:ascii="Times New Roman" w:hAnsi="Times New Roman" w:cs="Times New Roman"/>
          </w:rPr>
          <w:t>objects continue to exist when hidden</w:t>
        </w:r>
      </w:ins>
      <w:ins w:id="576" w:author="Benton, Deon" w:date="2025-06-23T12:32:00Z" w16du:dateUtc="2025-06-23T17:32:00Z">
        <w:r w:rsidR="00DE2FF0">
          <w:rPr>
            <w:rFonts w:ascii="Times New Roman" w:hAnsi="Times New Roman" w:cs="Times New Roman"/>
          </w:rPr>
          <w:t xml:space="preserve"> based</w:t>
        </w:r>
      </w:ins>
      <w:ins w:id="577" w:author="Benton, Deon" w:date="2025-06-23T12:35:00Z" w16du:dateUtc="2025-06-23T17:35:00Z">
        <w:r w:rsidR="00C10B39">
          <w:rPr>
            <w:rFonts w:ascii="Times New Roman" w:hAnsi="Times New Roman" w:cs="Times New Roman"/>
          </w:rPr>
          <w:t xml:space="preserve"> in part</w:t>
        </w:r>
      </w:ins>
      <w:ins w:id="578" w:author="Benton, Deon" w:date="2025-06-23T12:32:00Z" w16du:dateUtc="2025-06-23T17:32:00Z">
        <w:r w:rsidR="00DE2FF0">
          <w:rPr>
            <w:rFonts w:ascii="Times New Roman" w:hAnsi="Times New Roman" w:cs="Times New Roman"/>
          </w:rPr>
          <w:t xml:space="preserve"> on the finding that they </w:t>
        </w:r>
      </w:ins>
      <w:ins w:id="579" w:author="Benton, Deon" w:date="2025-06-23T12:53:00Z" w16du:dateUtc="2025-06-23T17:53:00Z">
        <w:r w:rsidR="00713513">
          <w:rPr>
            <w:rFonts w:ascii="Times New Roman" w:hAnsi="Times New Roman" w:cs="Times New Roman"/>
          </w:rPr>
          <w:t>show increased looking</w:t>
        </w:r>
      </w:ins>
      <w:ins w:id="580" w:author="Benton, Deon" w:date="2025-06-23T12:32:00Z" w16du:dateUtc="2025-06-23T17:32:00Z">
        <w:r w:rsidR="00DE2FF0">
          <w:rPr>
            <w:rFonts w:ascii="Times New Roman" w:hAnsi="Times New Roman" w:cs="Times New Roman"/>
          </w:rPr>
          <w:t xml:space="preserve"> </w:t>
        </w:r>
      </w:ins>
      <w:ins w:id="581" w:author="Benton, Deon" w:date="2025-06-23T12:33:00Z" w16du:dateUtc="2025-06-23T17:33:00Z">
        <w:r w:rsidR="00DE2FF0">
          <w:rPr>
            <w:rFonts w:ascii="Times New Roman" w:hAnsi="Times New Roman" w:cs="Times New Roman"/>
          </w:rPr>
          <w:t>when</w:t>
        </w:r>
      </w:ins>
      <w:ins w:id="582" w:author="Benton, Deon" w:date="2025-06-23T12:52:00Z" w16du:dateUtc="2025-06-23T17:52:00Z">
        <w:r w:rsidR="00713513">
          <w:rPr>
            <w:rFonts w:ascii="Times New Roman" w:hAnsi="Times New Roman" w:cs="Times New Roman"/>
          </w:rPr>
          <w:t xml:space="preserve"> </w:t>
        </w:r>
      </w:ins>
      <w:ins w:id="583" w:author="Benton, Deon" w:date="2025-06-24T10:51:00Z" w16du:dateUtc="2025-06-24T15:51:00Z">
        <w:r w:rsidR="009B6780">
          <w:rPr>
            <w:rFonts w:ascii="Times New Roman" w:hAnsi="Times New Roman" w:cs="Times New Roman"/>
          </w:rPr>
          <w:t>a screen ostensibly rotates through a box</w:t>
        </w:r>
      </w:ins>
      <w:ins w:id="584" w:author="Benton, Deon" w:date="2025-06-23T13:08:00Z" w16du:dateUtc="2025-06-23T18:08:00Z">
        <w:r w:rsidR="00C65284">
          <w:rPr>
            <w:rFonts w:ascii="Times New Roman" w:hAnsi="Times New Roman" w:cs="Times New Roman"/>
          </w:rPr>
          <w:t xml:space="preserve"> </w:t>
        </w:r>
      </w:ins>
      <w:ins w:id="585" w:author="Benton, Deon" w:date="2025-06-23T13:28:00Z" w16du:dateUtc="2025-06-23T18:28:00Z">
        <w:r w:rsidR="008B1779">
          <w:rPr>
            <w:rFonts w:ascii="Times New Roman" w:hAnsi="Times New Roman" w:cs="Times New Roman"/>
          </w:rPr>
          <w:t>(impossible event)</w:t>
        </w:r>
      </w:ins>
      <w:ins w:id="586" w:author="Benton, Deon" w:date="2025-06-23T13:08:00Z" w16du:dateUtc="2025-06-23T18:08:00Z">
        <w:r w:rsidR="00C65284">
          <w:rPr>
            <w:rFonts w:ascii="Times New Roman" w:hAnsi="Times New Roman" w:cs="Times New Roman"/>
          </w:rPr>
          <w:t xml:space="preserve"> than when it </w:t>
        </w:r>
      </w:ins>
      <w:ins w:id="587" w:author="Benton, Deon" w:date="2025-06-24T10:52:00Z" w16du:dateUtc="2025-06-24T15:52:00Z">
        <w:r w:rsidR="009B6780">
          <w:rPr>
            <w:rFonts w:ascii="Times New Roman" w:hAnsi="Times New Roman" w:cs="Times New Roman"/>
          </w:rPr>
          <w:t>stops rotating once its reached the box</w:t>
        </w:r>
      </w:ins>
      <w:ins w:id="588" w:author="Benton, Deon" w:date="2025-06-23T12:53:00Z" w16du:dateUtc="2025-06-23T17:53:00Z">
        <w:r w:rsidR="00713513">
          <w:rPr>
            <w:rFonts w:ascii="Times New Roman" w:hAnsi="Times New Roman" w:cs="Times New Roman"/>
          </w:rPr>
          <w:t xml:space="preserve"> (</w:t>
        </w:r>
      </w:ins>
      <w:ins w:id="589" w:author="Benton, Deon" w:date="2025-06-23T13:28:00Z" w16du:dateUtc="2025-06-23T18:28:00Z">
        <w:r w:rsidR="008B1779">
          <w:rPr>
            <w:rFonts w:ascii="Times New Roman" w:hAnsi="Times New Roman" w:cs="Times New Roman"/>
          </w:rPr>
          <w:t xml:space="preserve">possible event; </w:t>
        </w:r>
      </w:ins>
      <w:ins w:id="590" w:author="Benton, Deon" w:date="2025-06-23T12:53:00Z" w16du:dateUtc="2025-06-23T17:53:00Z">
        <w:r w:rsidR="00713513">
          <w:rPr>
            <w:rFonts w:ascii="Times New Roman" w:hAnsi="Times New Roman" w:cs="Times New Roman"/>
          </w:rPr>
          <w:t>e.g.,</w:t>
        </w:r>
      </w:ins>
      <w:ins w:id="591" w:author="Benton, Deon" w:date="2025-06-23T12:55:00Z" w16du:dateUtc="2025-06-23T17:55:00Z">
        <w:r w:rsidR="009313B8">
          <w:rPr>
            <w:rFonts w:ascii="Times New Roman" w:hAnsi="Times New Roman" w:cs="Times New Roman"/>
          </w:rPr>
          <w:t xml:space="preserve"> </w:t>
        </w:r>
      </w:ins>
      <w:ins w:id="592" w:author="Benton, Deon" w:date="2025-06-23T12:53:00Z" w16du:dateUtc="2025-06-23T17:53:00Z">
        <w:r w:rsidR="00713513">
          <w:rPr>
            <w:rFonts w:ascii="Times New Roman" w:hAnsi="Times New Roman" w:cs="Times New Roman"/>
          </w:rPr>
          <w:t>Baillargeon et al., 1985; Baillargeon, 1987</w:t>
        </w:r>
      </w:ins>
      <w:ins w:id="593" w:author="Benton, Deon" w:date="2025-06-23T13:08:00Z" w16du:dateUtc="2025-06-23T18:08:00Z">
        <w:r w:rsidR="00C65284">
          <w:rPr>
            <w:rFonts w:ascii="Times New Roman" w:hAnsi="Times New Roman" w:cs="Times New Roman"/>
          </w:rPr>
          <w:t>; for concep</w:t>
        </w:r>
      </w:ins>
      <w:ins w:id="594" w:author="Benton, Deon" w:date="2025-06-23T13:09:00Z" w16du:dateUtc="2025-06-23T18:09:00Z">
        <w:r w:rsidR="00C65284">
          <w:rPr>
            <w:rFonts w:ascii="Times New Roman" w:hAnsi="Times New Roman" w:cs="Times New Roman"/>
          </w:rPr>
          <w:t>tually similar findings, see Baillargeon, 1986; Baillargeon &amp; DeVos, 1991</w:t>
        </w:r>
      </w:ins>
      <w:ins w:id="595" w:author="Benton, Deon" w:date="2025-06-23T12:53:00Z" w16du:dateUtc="2025-06-23T17:53:00Z">
        <w:r w:rsidR="00713513">
          <w:rPr>
            <w:rFonts w:ascii="Times New Roman" w:hAnsi="Times New Roman" w:cs="Times New Roman"/>
          </w:rPr>
          <w:t>)</w:t>
        </w:r>
      </w:ins>
      <w:ins w:id="596" w:author="Benton, Deon" w:date="2025-06-23T12:33:00Z" w16du:dateUtc="2025-06-23T17:33:00Z">
        <w:r w:rsidR="00DE2FF0">
          <w:rPr>
            <w:rFonts w:ascii="Times New Roman" w:hAnsi="Times New Roman" w:cs="Times New Roman"/>
          </w:rPr>
          <w:t xml:space="preserve">. </w:t>
        </w:r>
      </w:ins>
      <w:ins w:id="597" w:author="Benton, Deon" w:date="2025-06-24T10:53:00Z" w16du:dateUtc="2025-06-24T15:53:00Z">
        <w:r w:rsidR="00FF041C">
          <w:rPr>
            <w:rFonts w:ascii="Times New Roman" w:hAnsi="Times New Roman" w:cs="Times New Roman"/>
          </w:rPr>
          <w:t>This conclusion has not b</w:t>
        </w:r>
      </w:ins>
      <w:ins w:id="598" w:author="Benton, Deon" w:date="2025-06-24T10:54:00Z" w16du:dateUtc="2025-06-24T15:54:00Z">
        <w:r w:rsidR="00FF041C">
          <w:rPr>
            <w:rFonts w:ascii="Times New Roman" w:hAnsi="Times New Roman" w:cs="Times New Roman"/>
          </w:rPr>
          <w:t>e</w:t>
        </w:r>
      </w:ins>
      <w:ins w:id="599" w:author="Benton, Deon" w:date="2025-06-24T10:53:00Z" w16du:dateUtc="2025-06-24T15:53:00Z">
        <w:r w:rsidR="00FF041C">
          <w:rPr>
            <w:rFonts w:ascii="Times New Roman" w:hAnsi="Times New Roman" w:cs="Times New Roman"/>
          </w:rPr>
          <w:t>e</w:t>
        </w:r>
      </w:ins>
      <w:ins w:id="600" w:author="Benton, Deon" w:date="2025-06-24T10:54:00Z" w16du:dateUtc="2025-06-24T15:54:00Z">
        <w:r w:rsidR="00FF041C">
          <w:rPr>
            <w:rFonts w:ascii="Times New Roman" w:hAnsi="Times New Roman" w:cs="Times New Roman"/>
          </w:rPr>
          <w:t>n</w:t>
        </w:r>
      </w:ins>
      <w:ins w:id="601" w:author="Benton, Deon" w:date="2025-06-24T10:53:00Z" w16du:dateUtc="2025-06-24T15:53:00Z">
        <w:r w:rsidR="00FF041C">
          <w:rPr>
            <w:rFonts w:ascii="Times New Roman" w:hAnsi="Times New Roman" w:cs="Times New Roman"/>
          </w:rPr>
          <w:t xml:space="preserve"> universally accepted</w:t>
        </w:r>
      </w:ins>
      <w:ins w:id="602" w:author="Benton, Deon" w:date="2025-06-24T10:54:00Z" w16du:dateUtc="2025-06-24T15:54:00Z">
        <w:r w:rsidR="008B5C7C">
          <w:rPr>
            <w:rFonts w:ascii="Times New Roman" w:hAnsi="Times New Roman" w:cs="Times New Roman"/>
          </w:rPr>
          <w:t>. For example,</w:t>
        </w:r>
      </w:ins>
      <w:ins w:id="603" w:author="Benton, Deon" w:date="2025-06-23T13:07:00Z" w16du:dateUtc="2025-06-23T18:07:00Z">
        <w:r w:rsidR="00C65284">
          <w:rPr>
            <w:rFonts w:ascii="Times New Roman" w:hAnsi="Times New Roman" w:cs="Times New Roman"/>
          </w:rPr>
          <w:t xml:space="preserve"> </w:t>
        </w:r>
      </w:ins>
      <w:ins w:id="604" w:author="Benton, Deon" w:date="2025-06-23T13:02:00Z" w16du:dateUtc="2025-06-23T18:02:00Z">
        <w:r w:rsidR="00D409AB">
          <w:rPr>
            <w:rFonts w:ascii="Times New Roman" w:hAnsi="Times New Roman" w:cs="Times New Roman"/>
          </w:rPr>
          <w:t>Bogartz et al. (</w:t>
        </w:r>
      </w:ins>
      <w:ins w:id="605" w:author="Benton, Deon" w:date="2025-06-24T10:54:00Z" w16du:dateUtc="2025-06-24T15:54:00Z">
        <w:r w:rsidR="008B5C7C">
          <w:rPr>
            <w:rFonts w:ascii="Times New Roman" w:hAnsi="Times New Roman" w:cs="Times New Roman"/>
          </w:rPr>
          <w:t>2000</w:t>
        </w:r>
      </w:ins>
      <w:ins w:id="606" w:author="Benton, Deon" w:date="2025-06-23T13:02:00Z" w16du:dateUtc="2025-06-23T18:02:00Z">
        <w:r w:rsidR="00D409AB">
          <w:rPr>
            <w:rFonts w:ascii="Times New Roman" w:hAnsi="Times New Roman" w:cs="Times New Roman"/>
          </w:rPr>
          <w:t>)</w:t>
        </w:r>
      </w:ins>
      <w:ins w:id="607" w:author="Benton, Deon" w:date="2025-06-24T10:54:00Z" w16du:dateUtc="2025-06-24T15:54:00Z">
        <w:r w:rsidR="008B5C7C">
          <w:rPr>
            <w:rFonts w:ascii="Times New Roman" w:hAnsi="Times New Roman" w:cs="Times New Roman"/>
          </w:rPr>
          <w:t xml:space="preserve"> </w:t>
        </w:r>
      </w:ins>
      <w:ins w:id="608" w:author="Benton, Deon" w:date="2025-06-23T13:04:00Z" w16du:dateUtc="2025-06-23T18:04:00Z">
        <w:r w:rsidR="0063270F">
          <w:rPr>
            <w:rFonts w:ascii="Times New Roman" w:hAnsi="Times New Roman" w:cs="Times New Roman"/>
          </w:rPr>
          <w:t>argued and showed</w:t>
        </w:r>
      </w:ins>
      <w:ins w:id="609" w:author="Benton, Deon" w:date="2025-06-23T13:05:00Z" w16du:dateUtc="2025-06-23T18:05:00Z">
        <w:r w:rsidR="00F15087">
          <w:rPr>
            <w:rFonts w:ascii="Times New Roman" w:hAnsi="Times New Roman" w:cs="Times New Roman"/>
          </w:rPr>
          <w:t xml:space="preserve"> through </w:t>
        </w:r>
      </w:ins>
      <w:ins w:id="610" w:author="Benton, Deon" w:date="2025-06-23T13:14:00Z" w16du:dateUtc="2025-06-23T18:14:00Z">
        <w:r w:rsidR="00AF3CD1">
          <w:rPr>
            <w:rFonts w:ascii="Times New Roman" w:hAnsi="Times New Roman" w:cs="Times New Roman"/>
          </w:rPr>
          <w:t xml:space="preserve">rigorous experimentation </w:t>
        </w:r>
      </w:ins>
      <w:ins w:id="611" w:author="Benton, Deon" w:date="2025-06-23T13:04:00Z" w16du:dateUtc="2025-06-23T18:04:00Z">
        <w:r w:rsidR="0063270F">
          <w:rPr>
            <w:rFonts w:ascii="Times New Roman" w:hAnsi="Times New Roman" w:cs="Times New Roman"/>
          </w:rPr>
          <w:t>that infants</w:t>
        </w:r>
      </w:ins>
      <w:ins w:id="612" w:author="Benton, Deon" w:date="2025-06-23T13:14:00Z" w16du:dateUtc="2025-06-23T18:14:00Z">
        <w:r w:rsidR="00AF3CD1">
          <w:rPr>
            <w:rFonts w:ascii="Times New Roman" w:hAnsi="Times New Roman" w:cs="Times New Roman"/>
          </w:rPr>
          <w:t>’ responses</w:t>
        </w:r>
      </w:ins>
      <w:ins w:id="613" w:author="Benton, Deon" w:date="2025-06-24T10:55:00Z" w16du:dateUtc="2025-06-24T15:55:00Z">
        <w:r w:rsidR="008B5C7C">
          <w:rPr>
            <w:rFonts w:ascii="Times New Roman" w:hAnsi="Times New Roman" w:cs="Times New Roman"/>
          </w:rPr>
          <w:t xml:space="preserve"> to the two test events</w:t>
        </w:r>
      </w:ins>
      <w:ins w:id="614" w:author="Benton, Deon" w:date="2025-06-23T13:14:00Z" w16du:dateUtc="2025-06-23T18:14:00Z">
        <w:r w:rsidR="00AF3CD1">
          <w:rPr>
            <w:rFonts w:ascii="Times New Roman" w:hAnsi="Times New Roman" w:cs="Times New Roman"/>
          </w:rPr>
          <w:t xml:space="preserve"> can be explained by well</w:t>
        </w:r>
      </w:ins>
      <w:ins w:id="615" w:author="Benton, Deon" w:date="2025-06-23T13:15:00Z" w16du:dateUtc="2025-06-23T18:15:00Z">
        <w:r w:rsidR="00AF3CD1">
          <w:rPr>
            <w:rFonts w:ascii="Times New Roman" w:hAnsi="Times New Roman" w:cs="Times New Roman"/>
          </w:rPr>
          <w:t>-documented familiarity and novelty preferences</w:t>
        </w:r>
      </w:ins>
      <w:ins w:id="616" w:author="Benton, Deon" w:date="2025-06-24T10:55:00Z" w16du:dateUtc="2025-06-24T15:55:00Z">
        <w:r w:rsidR="006A6F1E">
          <w:rPr>
            <w:rFonts w:ascii="Times New Roman" w:hAnsi="Times New Roman" w:cs="Times New Roman"/>
          </w:rPr>
          <w:t xml:space="preserve"> (e.g., Hunter &amp; Ames, 1988; Hunter et al., 1982)</w:t>
        </w:r>
      </w:ins>
      <w:ins w:id="617" w:author="Benton, Deon" w:date="2025-06-23T13:15:00Z" w16du:dateUtc="2025-06-23T18:15:00Z">
        <w:r w:rsidR="00AF3CD1">
          <w:rPr>
            <w:rFonts w:ascii="Times New Roman" w:hAnsi="Times New Roman" w:cs="Times New Roman"/>
          </w:rPr>
          <w:t xml:space="preserve">. </w:t>
        </w:r>
      </w:ins>
      <w:ins w:id="618" w:author="Benton, Deon" w:date="2025-06-23T13:21:00Z" w16du:dateUtc="2025-06-23T18:21:00Z">
        <w:r w:rsidR="0085367D">
          <w:rPr>
            <w:rFonts w:ascii="Times New Roman" w:hAnsi="Times New Roman" w:cs="Times New Roman"/>
          </w:rPr>
          <w:t xml:space="preserve">For example, </w:t>
        </w:r>
      </w:ins>
      <w:ins w:id="619" w:author="Benton, Deon" w:date="2025-06-24T10:56:00Z" w16du:dateUtc="2025-06-24T15:56:00Z">
        <w:r w:rsidR="00A86B1C">
          <w:rPr>
            <w:rFonts w:ascii="Times New Roman" w:hAnsi="Times New Roman" w:cs="Times New Roman"/>
          </w:rPr>
          <w:t>infants who were not given</w:t>
        </w:r>
      </w:ins>
      <w:ins w:id="620" w:author="Benton, Deon" w:date="2025-06-23T13:30:00Z" w16du:dateUtc="2025-06-23T18:30:00Z">
        <w:r w:rsidR="002911E8">
          <w:rPr>
            <w:rFonts w:ascii="Times New Roman" w:hAnsi="Times New Roman" w:cs="Times New Roman"/>
          </w:rPr>
          <w:t xml:space="preserve"> enough time to</w:t>
        </w:r>
      </w:ins>
      <w:ins w:id="621" w:author="Benton, Deon" w:date="2025-06-23T13:27:00Z" w16du:dateUtc="2025-06-23T18:27:00Z">
        <w:r w:rsidR="008B1779">
          <w:rPr>
            <w:rFonts w:ascii="Times New Roman" w:hAnsi="Times New Roman" w:cs="Times New Roman"/>
          </w:rPr>
          <w:t xml:space="preserve"> process </w:t>
        </w:r>
      </w:ins>
      <w:ins w:id="622" w:author="Benton, Deon" w:date="2025-06-24T10:53:00Z" w16du:dateUtc="2025-06-24T15:53:00Z">
        <w:r w:rsidR="00FF041C">
          <w:rPr>
            <w:rFonts w:ascii="Times New Roman" w:hAnsi="Times New Roman" w:cs="Times New Roman"/>
          </w:rPr>
          <w:t>a familiarization event in which the screen rotates 180</w:t>
        </w:r>
      </w:ins>
      <w:ins w:id="623" w:author="Benton, Deon" w:date="2025-06-24T10:54:00Z" w16du:dateUtc="2025-06-24T15:54:00Z">
        <w:r w:rsidR="00FF041C">
          <w:rPr>
            <w:rFonts w:ascii="Times New Roman" w:hAnsi="Times New Roman" w:cs="Times New Roman"/>
          </w:rPr>
          <w:t>°</w:t>
        </w:r>
      </w:ins>
      <w:ins w:id="624" w:author="Benton, Deon" w:date="2025-06-24T10:53:00Z" w16du:dateUtc="2025-06-24T15:53:00Z">
        <w:r w:rsidR="00FF041C">
          <w:rPr>
            <w:rFonts w:ascii="Times New Roman" w:hAnsi="Times New Roman" w:cs="Times New Roman"/>
          </w:rPr>
          <w:t xml:space="preserve"> in the absence of a box</w:t>
        </w:r>
      </w:ins>
      <w:ins w:id="625" w:author="Benton, Deon" w:date="2025-06-23T13:22:00Z" w16du:dateUtc="2025-06-23T18:22:00Z">
        <w:r w:rsidR="0085367D">
          <w:rPr>
            <w:rFonts w:ascii="Times New Roman" w:hAnsi="Times New Roman" w:cs="Times New Roman"/>
          </w:rPr>
          <w:t xml:space="preserve"> </w:t>
        </w:r>
      </w:ins>
      <w:ins w:id="626" w:author="Benton, Deon" w:date="2025-06-23T13:31:00Z" w16du:dateUtc="2025-06-23T18:31:00Z">
        <w:r w:rsidR="002911E8">
          <w:rPr>
            <w:rFonts w:ascii="Times New Roman" w:hAnsi="Times New Roman" w:cs="Times New Roman"/>
          </w:rPr>
          <w:t>looked</w:t>
        </w:r>
      </w:ins>
      <w:ins w:id="627" w:author="Benton, Deon" w:date="2025-06-23T13:22:00Z" w16du:dateUtc="2025-06-23T18:22:00Z">
        <w:r w:rsidR="0085367D">
          <w:rPr>
            <w:rFonts w:ascii="Times New Roman" w:hAnsi="Times New Roman" w:cs="Times New Roman"/>
          </w:rPr>
          <w:t xml:space="preserve"> longer at the perceptually more familiar but physically impossible </w:t>
        </w:r>
      </w:ins>
      <w:ins w:id="628" w:author="Benton, Deon" w:date="2025-06-23T13:28:00Z" w16du:dateUtc="2025-06-23T18:28:00Z">
        <w:r w:rsidR="008B1779">
          <w:rPr>
            <w:rFonts w:ascii="Times New Roman" w:hAnsi="Times New Roman" w:cs="Times New Roman"/>
          </w:rPr>
          <w:t xml:space="preserve">test </w:t>
        </w:r>
      </w:ins>
      <w:ins w:id="629" w:author="Benton, Deon" w:date="2025-06-23T13:22:00Z" w16du:dateUtc="2025-06-23T18:22:00Z">
        <w:r w:rsidR="0085367D">
          <w:rPr>
            <w:rFonts w:ascii="Times New Roman" w:hAnsi="Times New Roman" w:cs="Times New Roman"/>
          </w:rPr>
          <w:t xml:space="preserve">event than at the perceptually more novel but physically possible event. </w:t>
        </w:r>
      </w:ins>
      <w:ins w:id="630" w:author="Benton, Deon" w:date="2025-06-24T10:57:00Z" w16du:dateUtc="2025-06-24T15:57:00Z">
        <w:r w:rsidR="00A86B1C">
          <w:rPr>
            <w:rFonts w:ascii="Times New Roman" w:hAnsi="Times New Roman" w:cs="Times New Roman"/>
          </w:rPr>
          <w:t>In contrast, infants who were</w:t>
        </w:r>
      </w:ins>
      <w:ins w:id="631" w:author="Benton, Deon" w:date="2025-06-24T10:56:00Z" w16du:dateUtc="2025-06-24T15:56:00Z">
        <w:r w:rsidR="00A86B1C">
          <w:rPr>
            <w:rFonts w:ascii="Times New Roman" w:hAnsi="Times New Roman" w:cs="Times New Roman"/>
          </w:rPr>
          <w:t xml:space="preserve"> given</w:t>
        </w:r>
      </w:ins>
      <w:ins w:id="632" w:author="Benton, Deon" w:date="2025-06-23T13:30:00Z" w16du:dateUtc="2025-06-23T18:30:00Z">
        <w:r w:rsidR="002911E8">
          <w:rPr>
            <w:rFonts w:ascii="Times New Roman" w:hAnsi="Times New Roman" w:cs="Times New Roman"/>
          </w:rPr>
          <w:t xml:space="preserve"> sufficient </w:t>
        </w:r>
      </w:ins>
      <w:ins w:id="633" w:author="Benton, Deon" w:date="2025-06-24T10:56:00Z" w16du:dateUtc="2025-06-24T15:56:00Z">
        <w:r w:rsidR="00A86B1C">
          <w:rPr>
            <w:rFonts w:ascii="Times New Roman" w:hAnsi="Times New Roman" w:cs="Times New Roman"/>
          </w:rPr>
          <w:t>time to process the familiarization sequence</w:t>
        </w:r>
      </w:ins>
      <w:ins w:id="634" w:author="Benton, Deon" w:date="2025-06-24T10:57:00Z" w16du:dateUtc="2025-06-24T15:57:00Z">
        <w:r w:rsidR="00A86B1C">
          <w:rPr>
            <w:rFonts w:ascii="Times New Roman" w:hAnsi="Times New Roman" w:cs="Times New Roman"/>
          </w:rPr>
          <w:t xml:space="preserve"> showed</w:t>
        </w:r>
      </w:ins>
      <w:ins w:id="635" w:author="Benton, Deon" w:date="2025-06-23T13:31:00Z" w16du:dateUtc="2025-06-23T18:31:00Z">
        <w:r w:rsidR="002911E8">
          <w:rPr>
            <w:rFonts w:ascii="Times New Roman" w:hAnsi="Times New Roman" w:cs="Times New Roman"/>
          </w:rPr>
          <w:t xml:space="preserve"> increased looking to the perceptually novel test event only</w:t>
        </w:r>
      </w:ins>
      <w:ins w:id="636" w:author="Benton, Deon" w:date="2025-06-23T13:42:00Z" w16du:dateUtc="2025-06-23T18:42:00Z">
        <w:r w:rsidR="00D72664">
          <w:rPr>
            <w:rFonts w:ascii="Times New Roman" w:hAnsi="Times New Roman" w:cs="Times New Roman"/>
          </w:rPr>
          <w:t xml:space="preserve">. </w:t>
        </w:r>
      </w:ins>
    </w:p>
    <w:p w14:paraId="17399478" w14:textId="70298061" w:rsidR="0015363E" w:rsidRDefault="00D72664" w:rsidP="004979E4">
      <w:pPr>
        <w:spacing w:line="480" w:lineRule="auto"/>
        <w:ind w:firstLine="720"/>
        <w:contextualSpacing/>
        <w:rPr>
          <w:ins w:id="637" w:author="Benton, Deon" w:date="2025-06-23T13:35:00Z" w16du:dateUtc="2025-06-23T18:35:00Z"/>
          <w:rFonts w:ascii="Times New Roman" w:hAnsi="Times New Roman" w:cs="Times New Roman"/>
        </w:rPr>
      </w:pPr>
      <w:ins w:id="638" w:author="Benton, Deon" w:date="2025-06-23T13:43:00Z" w16du:dateUtc="2025-06-23T18:43:00Z">
        <w:r>
          <w:rPr>
            <w:rFonts w:ascii="Times New Roman" w:hAnsi="Times New Roman" w:cs="Times New Roman"/>
          </w:rPr>
          <w:t xml:space="preserve">Although it is also true that lean accounts differ in their particulars, </w:t>
        </w:r>
      </w:ins>
      <w:ins w:id="639" w:author="Benton, Deon" w:date="2025-06-23T14:17:00Z" w16du:dateUtc="2025-06-23T19:17:00Z">
        <w:r w:rsidR="00A113DB">
          <w:rPr>
            <w:rFonts w:ascii="Times New Roman" w:hAnsi="Times New Roman" w:cs="Times New Roman"/>
          </w:rPr>
          <w:t>they share a commitment to</w:t>
        </w:r>
        <w:r w:rsidR="005A7C4E">
          <w:rPr>
            <w:rFonts w:ascii="Times New Roman" w:hAnsi="Times New Roman" w:cs="Times New Roman"/>
          </w:rPr>
          <w:t xml:space="preserve"> </w:t>
        </w:r>
      </w:ins>
      <w:ins w:id="640" w:author="Benton, Deon" w:date="2025-06-23T20:19:00Z" w16du:dateUtc="2025-06-24T01:19:00Z">
        <w:r w:rsidR="00895308">
          <w:rPr>
            <w:rFonts w:ascii="Times New Roman" w:hAnsi="Times New Roman" w:cs="Times New Roman"/>
          </w:rPr>
          <w:t>the idea</w:t>
        </w:r>
      </w:ins>
      <w:ins w:id="641" w:author="Benton, Deon" w:date="2025-06-23T14:17:00Z" w16du:dateUtc="2025-06-23T19:17:00Z">
        <w:r w:rsidR="005A7C4E">
          <w:rPr>
            <w:rFonts w:ascii="Times New Roman" w:hAnsi="Times New Roman" w:cs="Times New Roman"/>
          </w:rPr>
          <w:t xml:space="preserve"> that infants’ looking behaviors in VoE studies can be explained without recourse to conceptually rich</w:t>
        </w:r>
      </w:ins>
      <w:ins w:id="642" w:author="Benton, Deon" w:date="2025-06-23T14:48:00Z" w16du:dateUtc="2025-06-23T19:48:00Z">
        <w:r w:rsidR="00B164E9">
          <w:rPr>
            <w:rFonts w:ascii="Times New Roman" w:hAnsi="Times New Roman" w:cs="Times New Roman"/>
          </w:rPr>
          <w:t>, innate</w:t>
        </w:r>
      </w:ins>
      <w:ins w:id="643" w:author="Benton, Deon" w:date="2025-06-23T14:17:00Z" w16du:dateUtc="2025-06-23T19:17:00Z">
        <w:r w:rsidR="005A7C4E">
          <w:rPr>
            <w:rFonts w:ascii="Times New Roman" w:hAnsi="Times New Roman" w:cs="Times New Roman"/>
          </w:rPr>
          <w:t xml:space="preserve"> knowledge that is supported by domain-specific mechanisms. </w:t>
        </w:r>
      </w:ins>
      <w:ins w:id="644" w:author="Benton, Deon" w:date="2025-06-23T14:18:00Z" w16du:dateUtc="2025-06-23T19:18:00Z">
        <w:r w:rsidR="005A7C4E">
          <w:rPr>
            <w:rFonts w:ascii="Times New Roman" w:hAnsi="Times New Roman" w:cs="Times New Roman"/>
          </w:rPr>
          <w:t xml:space="preserve">Instead, these accounts </w:t>
        </w:r>
      </w:ins>
      <w:ins w:id="645" w:author="Benton, Deon" w:date="2025-06-23T14:19:00Z" w16du:dateUtc="2025-06-23T19:19:00Z">
        <w:del w:id="646" w:author="detbenton1991@gmail.com" w:date="2025-07-03T18:54:00Z" w16du:dateUtc="2025-07-03T23:54:00Z">
          <w:r w:rsidR="00CF6D13" w:rsidDel="005853DF">
            <w:rPr>
              <w:rFonts w:ascii="Times New Roman" w:hAnsi="Times New Roman" w:cs="Times New Roman"/>
            </w:rPr>
            <w:delText>argue that infants’ responses in VoE studies can be explained by</w:delText>
          </w:r>
        </w:del>
      </w:ins>
      <w:ins w:id="647" w:author="Benton, Deon" w:date="2025-06-23T14:18:00Z" w16du:dateUtc="2025-06-23T19:18:00Z">
        <w:del w:id="648" w:author="detbenton1991@gmail.com" w:date="2025-07-03T18:54:00Z" w16du:dateUtc="2025-07-03T23:54:00Z">
          <w:r w:rsidR="005A7C4E" w:rsidDel="005853DF">
            <w:rPr>
              <w:rFonts w:ascii="Times New Roman" w:hAnsi="Times New Roman" w:cs="Times New Roman"/>
            </w:rPr>
            <w:delText xml:space="preserve"> </w:delText>
          </w:r>
        </w:del>
      </w:ins>
      <w:ins w:id="649" w:author="detbenton1991@gmail.com" w:date="2025-07-03T18:54:00Z" w16du:dateUtc="2025-07-03T23:54:00Z">
        <w:r w:rsidR="005853DF">
          <w:rPr>
            <w:rFonts w:ascii="Times New Roman" w:hAnsi="Times New Roman" w:cs="Times New Roman"/>
          </w:rPr>
          <w:t xml:space="preserve">maintain </w:t>
        </w:r>
        <w:r w:rsidR="00237147">
          <w:rPr>
            <w:rFonts w:ascii="Times New Roman" w:hAnsi="Times New Roman" w:cs="Times New Roman"/>
          </w:rPr>
          <w:t xml:space="preserve">that </w:t>
        </w:r>
      </w:ins>
      <w:ins w:id="650" w:author="Benton, Deon" w:date="2025-06-23T14:18:00Z" w16du:dateUtc="2025-06-23T19:18:00Z">
        <w:r w:rsidR="005A7C4E">
          <w:rPr>
            <w:rFonts w:ascii="Times New Roman" w:hAnsi="Times New Roman" w:cs="Times New Roman"/>
          </w:rPr>
          <w:t xml:space="preserve">domain-general learning mechanisms—such as habituation, statistical learning, </w:t>
        </w:r>
      </w:ins>
      <w:ins w:id="651" w:author="Benton, Deon" w:date="2025-06-23T14:19:00Z" w16du:dateUtc="2025-06-23T19:19:00Z">
        <w:r w:rsidR="005A7C4E">
          <w:rPr>
            <w:rFonts w:ascii="Times New Roman" w:hAnsi="Times New Roman" w:cs="Times New Roman"/>
          </w:rPr>
          <w:t>associative learning, and conditioning, among others—</w:t>
        </w:r>
      </w:ins>
      <w:ins w:id="652" w:author="Benton, Deon" w:date="2025-06-23T14:20:00Z" w16du:dateUtc="2025-06-23T19:20:00Z">
        <w:r w:rsidR="00CF6D13">
          <w:rPr>
            <w:rFonts w:ascii="Times New Roman" w:hAnsi="Times New Roman" w:cs="Times New Roman"/>
          </w:rPr>
          <w:t>that operate on</w:t>
        </w:r>
      </w:ins>
      <w:ins w:id="653" w:author="Benton, Deon" w:date="2025-06-23T14:49:00Z" w16du:dateUtc="2025-06-23T19:49:00Z">
        <w:r w:rsidR="00B164E9">
          <w:rPr>
            <w:rFonts w:ascii="Times New Roman" w:hAnsi="Times New Roman" w:cs="Times New Roman"/>
          </w:rPr>
          <w:t xml:space="preserve"> low-level, surface-based features</w:t>
        </w:r>
      </w:ins>
      <w:ins w:id="654" w:author="detbenton1991@gmail.com" w:date="2025-07-03T18:54:00Z" w16du:dateUtc="2025-07-03T23:54:00Z">
        <w:r w:rsidR="005853DF">
          <w:rPr>
            <w:rFonts w:ascii="Times New Roman" w:hAnsi="Times New Roman" w:cs="Times New Roman"/>
          </w:rPr>
          <w:t xml:space="preserve"> can capture infants’ responses in VoE studies</w:t>
        </w:r>
      </w:ins>
      <w:ins w:id="655" w:author="Benton, Deon" w:date="2025-06-23T14:49:00Z" w16du:dateUtc="2025-06-23T19:49:00Z">
        <w:r w:rsidR="00B164E9">
          <w:rPr>
            <w:rFonts w:ascii="Times New Roman" w:hAnsi="Times New Roman" w:cs="Times New Roman"/>
          </w:rPr>
          <w:t>.</w:t>
        </w:r>
      </w:ins>
      <w:ins w:id="656" w:author="Benton, Deon" w:date="2025-06-23T15:10:00Z" w16du:dateUtc="2025-06-23T20:10:00Z">
        <w:r w:rsidR="00575943">
          <w:rPr>
            <w:rFonts w:ascii="Times New Roman" w:hAnsi="Times New Roman" w:cs="Times New Roman"/>
          </w:rPr>
          <w:t xml:space="preserve"> </w:t>
        </w:r>
      </w:ins>
      <w:ins w:id="657" w:author="Benton, Deon" w:date="2025-06-23T15:25:00Z" w16du:dateUtc="2025-06-23T20:25:00Z">
        <w:r w:rsidR="00FC1A1E">
          <w:rPr>
            <w:rFonts w:ascii="Times New Roman" w:hAnsi="Times New Roman" w:cs="Times New Roman"/>
          </w:rPr>
          <w:t>In other words</w:t>
        </w:r>
      </w:ins>
      <w:ins w:id="658" w:author="Benton, Deon" w:date="2025-06-23T15:10:00Z" w16du:dateUtc="2025-06-23T20:10:00Z">
        <w:r w:rsidR="00575943">
          <w:rPr>
            <w:rFonts w:ascii="Times New Roman" w:hAnsi="Times New Roman" w:cs="Times New Roman"/>
          </w:rPr>
          <w:t xml:space="preserve">, infants’ looking responses may reflect factors such as the strength of stimulus encoding, </w:t>
        </w:r>
      </w:ins>
      <w:ins w:id="659" w:author="Benton, Deon" w:date="2025-06-23T15:11:00Z" w16du:dateUtc="2025-06-23T20:11:00Z">
        <w:r w:rsidR="00575943">
          <w:rPr>
            <w:rFonts w:ascii="Times New Roman" w:hAnsi="Times New Roman" w:cs="Times New Roman"/>
          </w:rPr>
          <w:t>perceptual novelty or familiarity, and simple preferences rather than inferences about numerical computations, sociomoral evaluation, or object permanence</w:t>
        </w:r>
      </w:ins>
      <w:ins w:id="660" w:author="Benton, Deon" w:date="2025-06-23T15:12:00Z" w16du:dateUtc="2025-06-23T20:12:00Z">
        <w:r w:rsidR="00575943">
          <w:rPr>
            <w:rFonts w:ascii="Times New Roman" w:hAnsi="Times New Roman" w:cs="Times New Roman"/>
          </w:rPr>
          <w:t>.</w:t>
        </w:r>
      </w:ins>
      <w:ins w:id="661" w:author="Benton, Deon" w:date="2025-06-23T15:13:00Z" w16du:dateUtc="2025-06-23T20:13:00Z">
        <w:r w:rsidR="004E5558">
          <w:rPr>
            <w:rFonts w:ascii="Times New Roman" w:hAnsi="Times New Roman" w:cs="Times New Roman"/>
          </w:rPr>
          <w:t xml:space="preserve"> </w:t>
        </w:r>
      </w:ins>
      <w:ins w:id="662" w:author="Benton, Deon" w:date="2025-06-23T15:31:00Z" w16du:dateUtc="2025-06-23T20:31:00Z">
        <w:r w:rsidR="003579F0">
          <w:rPr>
            <w:rFonts w:ascii="Times New Roman" w:hAnsi="Times New Roman" w:cs="Times New Roman"/>
          </w:rPr>
          <w:t>This</w:t>
        </w:r>
      </w:ins>
      <w:ins w:id="663" w:author="Benton, Deon" w:date="2025-06-23T15:26:00Z" w16du:dateUtc="2025-06-23T20:26:00Z">
        <w:r w:rsidR="00FC1A1E">
          <w:rPr>
            <w:rFonts w:ascii="Times New Roman" w:hAnsi="Times New Roman" w:cs="Times New Roman"/>
          </w:rPr>
          <w:t xml:space="preserve"> more sophisticated knowledge </w:t>
        </w:r>
        <w:r w:rsidR="00FC1A1E">
          <w:rPr>
            <w:rFonts w:ascii="Times New Roman" w:hAnsi="Times New Roman" w:cs="Times New Roman"/>
          </w:rPr>
          <w:lastRenderedPageBreak/>
          <w:t>is though</w:t>
        </w:r>
      </w:ins>
      <w:ins w:id="664" w:author="Benton, Deon" w:date="2025-06-23T15:28:00Z" w16du:dateUtc="2025-06-23T20:28:00Z">
        <w:r w:rsidR="002A693A">
          <w:rPr>
            <w:rFonts w:ascii="Times New Roman" w:hAnsi="Times New Roman" w:cs="Times New Roman"/>
          </w:rPr>
          <w:t>t</w:t>
        </w:r>
      </w:ins>
      <w:ins w:id="665" w:author="Benton, Deon" w:date="2025-06-23T15:26:00Z" w16du:dateUtc="2025-06-23T20:26:00Z">
        <w:r w:rsidR="00FC1A1E">
          <w:rPr>
            <w:rFonts w:ascii="Times New Roman" w:hAnsi="Times New Roman" w:cs="Times New Roman"/>
          </w:rPr>
          <w:t xml:space="preserve"> to emerge</w:t>
        </w:r>
      </w:ins>
      <w:ins w:id="666" w:author="Benton, Deon" w:date="2025-06-23T15:27:00Z" w16du:dateUtc="2025-06-23T20:27:00Z">
        <w:r w:rsidR="002A693A">
          <w:rPr>
            <w:rFonts w:ascii="Times New Roman" w:hAnsi="Times New Roman" w:cs="Times New Roman"/>
          </w:rPr>
          <w:t xml:space="preserve"> gradually </w:t>
        </w:r>
      </w:ins>
      <w:ins w:id="667" w:author="Benton, Deon" w:date="2025-06-23T15:28:00Z" w16du:dateUtc="2025-06-23T20:28:00Z">
        <w:r w:rsidR="002A693A">
          <w:rPr>
            <w:rFonts w:ascii="Times New Roman" w:hAnsi="Times New Roman" w:cs="Times New Roman"/>
          </w:rPr>
          <w:t xml:space="preserve">via the same learning </w:t>
        </w:r>
      </w:ins>
      <w:ins w:id="668" w:author="Benton, Deon" w:date="2025-06-23T15:29:00Z" w16du:dateUtc="2025-06-23T20:29:00Z">
        <w:r w:rsidR="002A693A">
          <w:rPr>
            <w:rFonts w:ascii="Times New Roman" w:hAnsi="Times New Roman" w:cs="Times New Roman"/>
          </w:rPr>
          <w:t>mechanisms</w:t>
        </w:r>
        <w:r w:rsidR="004979E4">
          <w:rPr>
            <w:rFonts w:ascii="Times New Roman" w:hAnsi="Times New Roman" w:cs="Times New Roman"/>
          </w:rPr>
          <w:t xml:space="preserve"> believed to</w:t>
        </w:r>
      </w:ins>
      <w:ins w:id="669" w:author="Benton, Deon" w:date="2025-06-23T20:24:00Z" w16du:dateUtc="2025-06-24T01:24:00Z">
        <w:r w:rsidR="00F17246">
          <w:rPr>
            <w:rFonts w:ascii="Times New Roman" w:hAnsi="Times New Roman" w:cs="Times New Roman"/>
          </w:rPr>
          <w:t xml:space="preserve"> subserve</w:t>
        </w:r>
      </w:ins>
      <w:ins w:id="670" w:author="Benton, Deon" w:date="2025-06-23T15:29:00Z" w16du:dateUtc="2025-06-23T20:29:00Z">
        <w:r w:rsidR="004979E4">
          <w:rPr>
            <w:rFonts w:ascii="Times New Roman" w:hAnsi="Times New Roman" w:cs="Times New Roman"/>
          </w:rPr>
          <w:t xml:space="preserve"> infants’ responses in VoE studies.</w:t>
        </w:r>
      </w:ins>
      <w:ins w:id="671" w:author="Benton, Deon" w:date="2025-06-23T15:18:00Z" w16du:dateUtc="2025-06-23T20:18:00Z">
        <w:r w:rsidR="00115675">
          <w:rPr>
            <w:rFonts w:ascii="Times New Roman" w:hAnsi="Times New Roman" w:cs="Times New Roman"/>
          </w:rPr>
          <w:t xml:space="preserve"> </w:t>
        </w:r>
      </w:ins>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77777777" w:rsidR="001A2641" w:rsidRPr="00445430" w:rsidRDefault="001A2641" w:rsidP="001A2641">
      <w:pPr>
        <w:spacing w:line="480" w:lineRule="auto"/>
        <w:contextualSpacing/>
        <w:rPr>
          <w:ins w:id="672" w:author="Benton, Deon" w:date="2025-06-23T13:38:00Z" w16du:dateUtc="2025-06-23T18:38:00Z"/>
          <w:rFonts w:ascii="Times New Roman" w:hAnsi="Times New Roman" w:cs="Times New Roman"/>
          <w:b/>
          <w:bCs/>
        </w:rPr>
      </w:pPr>
      <w:ins w:id="673" w:author="Benton, Deon" w:date="2025-06-23T13:38:00Z" w16du:dateUtc="2025-06-23T18:38:00Z">
        <w:r>
          <w:rPr>
            <w:rFonts w:ascii="Times New Roman" w:hAnsi="Times New Roman" w:cs="Times New Roman"/>
            <w:b/>
            <w:bCs/>
          </w:rPr>
          <w:t xml:space="preserve">A lean proposal for the origins of infant action understanding </w:t>
        </w:r>
      </w:ins>
    </w:p>
    <w:p w14:paraId="69D56AA6" w14:textId="11FF3117" w:rsidR="00EF4B25" w:rsidRDefault="00DE18F0" w:rsidP="00D027B5">
      <w:pPr>
        <w:spacing w:line="480" w:lineRule="auto"/>
        <w:contextualSpacing/>
        <w:rPr>
          <w:ins w:id="674" w:author="Benton, Deon" w:date="2025-06-25T13:18:00Z" w16du:dateUtc="2025-06-25T18:18:00Z"/>
          <w:rFonts w:ascii="Times New Roman" w:hAnsi="Times New Roman" w:cs="Times New Roman"/>
        </w:rPr>
      </w:pPr>
      <w:ins w:id="675" w:author="Benton, Deon" w:date="2025-06-24T12:03:00Z" w16du:dateUtc="2025-06-24T17:03:00Z">
        <w:r>
          <w:rPr>
            <w:rFonts w:ascii="Times New Roman" w:hAnsi="Times New Roman" w:cs="Times New Roman"/>
          </w:rPr>
          <w:tab/>
          <w:t>As the discussion to this point has shown, there have been many attempts to explain infants’ looking behavior</w:t>
        </w:r>
      </w:ins>
      <w:ins w:id="676" w:author="Benton, Deon" w:date="2025-06-24T12:04:00Z" w16du:dateUtc="2025-06-24T17:04:00Z">
        <w:r>
          <w:rPr>
            <w:rFonts w:ascii="Times New Roman" w:hAnsi="Times New Roman" w:cs="Times New Roman"/>
          </w:rPr>
          <w:t>s in VoE studies from a lean perspective. However, efforts to explain infants’ action understanding</w:t>
        </w:r>
      </w:ins>
      <w:ins w:id="677" w:author="detbenton1991@gmail.com" w:date="2025-07-03T18:56:00Z" w16du:dateUtc="2025-07-03T23:56:00Z">
        <w:r w:rsidR="00E7463E">
          <w:rPr>
            <w:rFonts w:ascii="Times New Roman" w:hAnsi="Times New Roman" w:cs="Times New Roman"/>
          </w:rPr>
          <w:t xml:space="preserve"> and processing in particular</w:t>
        </w:r>
      </w:ins>
      <w:ins w:id="678" w:author="Benton, Deon" w:date="2025-06-24T12:04:00Z" w16du:dateUtc="2025-06-24T17:04:00Z">
        <w:r>
          <w:rPr>
            <w:rFonts w:ascii="Times New Roman" w:hAnsi="Times New Roman" w:cs="Times New Roman"/>
          </w:rPr>
          <w:t xml:space="preserve"> from the same perspective remain relatively scarce</w:t>
        </w:r>
      </w:ins>
      <w:ins w:id="679" w:author="Benton, Deon" w:date="2025-06-24T13:30:00Z" w16du:dateUtc="2025-06-24T18:30:00Z">
        <w:r w:rsidR="000C6B58">
          <w:rPr>
            <w:rFonts w:ascii="Times New Roman" w:hAnsi="Times New Roman" w:cs="Times New Roman"/>
          </w:rPr>
          <w:t>.</w:t>
        </w:r>
      </w:ins>
      <w:ins w:id="680" w:author="Benton, Deon" w:date="2025-06-24T13:18:00Z" w16du:dateUtc="2025-06-24T18:18:00Z">
        <w:r w:rsidR="00C03B2C">
          <w:rPr>
            <w:rFonts w:ascii="Times New Roman" w:hAnsi="Times New Roman" w:cs="Times New Roman"/>
          </w:rPr>
          <w:t xml:space="preserve"> </w:t>
        </w:r>
      </w:ins>
      <w:ins w:id="681" w:author="Benton, Deon" w:date="2025-06-24T14:41:00Z" w16du:dateUtc="2025-06-24T19:41:00Z">
        <w:r w:rsidR="00673D12">
          <w:rPr>
            <w:rFonts w:ascii="Times New Roman" w:hAnsi="Times New Roman" w:cs="Times New Roman"/>
          </w:rPr>
          <w:t>A</w:t>
        </w:r>
      </w:ins>
      <w:ins w:id="682" w:author="Benton, Deon" w:date="2025-06-23T21:57:00Z" w16du:dateUtc="2025-06-24T02:57:00Z">
        <w:r w:rsidR="000329CC">
          <w:rPr>
            <w:rFonts w:ascii="Times New Roman" w:hAnsi="Times New Roman" w:cs="Times New Roman"/>
          </w:rPr>
          <w:t xml:space="preserve"> </w:t>
        </w:r>
      </w:ins>
      <w:ins w:id="683" w:author="Benton, Deon" w:date="2025-06-24T13:30:00Z" w16du:dateUtc="2025-06-24T18:30:00Z">
        <w:r w:rsidR="000C6B58">
          <w:rPr>
            <w:rFonts w:ascii="Times New Roman" w:hAnsi="Times New Roman" w:cs="Times New Roman"/>
          </w:rPr>
          <w:t>notab</w:t>
        </w:r>
      </w:ins>
      <w:ins w:id="684" w:author="Benton, Deon" w:date="2025-06-24T13:31:00Z" w16du:dateUtc="2025-06-24T18:31:00Z">
        <w:r w:rsidR="000C6B58">
          <w:rPr>
            <w:rFonts w:ascii="Times New Roman" w:hAnsi="Times New Roman" w:cs="Times New Roman"/>
          </w:rPr>
          <w:t>le exception to this is a</w:t>
        </w:r>
      </w:ins>
      <w:ins w:id="685" w:author="detbenton1991@gmail.com" w:date="2025-07-03T18:56:00Z" w16du:dateUtc="2025-07-03T23:56:00Z">
        <w:r w:rsidR="00E7463E">
          <w:rPr>
            <w:rFonts w:ascii="Times New Roman" w:hAnsi="Times New Roman" w:cs="Times New Roman"/>
          </w:rPr>
          <w:t xml:space="preserve"> computational investigation</w:t>
        </w:r>
      </w:ins>
      <w:ins w:id="686" w:author="Benton, Deon" w:date="2025-06-24T13:31:00Z" w16du:dateUtc="2025-06-24T18:31:00Z">
        <w:del w:id="687" w:author="detbenton1991@gmail.com" w:date="2025-07-03T18:56:00Z" w16du:dateUtc="2025-07-03T23:56:00Z">
          <w:r w:rsidR="000C6B58" w:rsidDel="00E7463E">
            <w:rPr>
              <w:rFonts w:ascii="Times New Roman" w:hAnsi="Times New Roman" w:cs="Times New Roman"/>
            </w:rPr>
            <w:delText xml:space="preserve"> study</w:delText>
          </w:r>
        </w:del>
        <w:r w:rsidR="000C6B58">
          <w:rPr>
            <w:rFonts w:ascii="Times New Roman" w:hAnsi="Times New Roman" w:cs="Times New Roman"/>
          </w:rPr>
          <w:t xml:space="preserve"> </w:t>
        </w:r>
      </w:ins>
      <w:ins w:id="688" w:author="Benton, Deon" w:date="2025-06-23T21:12:00Z" w16du:dateUtc="2025-06-24T02:12:00Z">
        <w:r w:rsidR="00EC7604">
          <w:rPr>
            <w:rFonts w:ascii="Times New Roman" w:hAnsi="Times New Roman" w:cs="Times New Roman"/>
          </w:rPr>
          <w:t>by Overwalle (2010)</w:t>
        </w:r>
      </w:ins>
      <w:ins w:id="689" w:author="Benton, Deon" w:date="2025-06-24T14:25:00Z" w16du:dateUtc="2025-06-24T19:25:00Z">
        <w:r w:rsidR="00B81767">
          <w:rPr>
            <w:rFonts w:ascii="Times New Roman" w:hAnsi="Times New Roman" w:cs="Times New Roman"/>
          </w:rPr>
          <w:t>.</w:t>
        </w:r>
      </w:ins>
      <w:ins w:id="690" w:author="Benton, Deon" w:date="2025-06-24T14:41:00Z" w16du:dateUtc="2025-06-24T19:41:00Z">
        <w:r w:rsidR="00673D12">
          <w:rPr>
            <w:rFonts w:ascii="Times New Roman" w:hAnsi="Times New Roman" w:cs="Times New Roman"/>
          </w:rPr>
          <w:t xml:space="preserve"> </w:t>
        </w:r>
      </w:ins>
      <w:ins w:id="691" w:author="Benton, Deon" w:date="2025-06-24T22:46:00Z" w16du:dateUtc="2025-06-25T03:46:00Z">
        <w:r w:rsidR="00861E76">
          <w:rPr>
            <w:rFonts w:ascii="Times New Roman" w:hAnsi="Times New Roman" w:cs="Times New Roman"/>
          </w:rPr>
          <w:t xml:space="preserve">One of the goals of this study was to explain infants’ looking behaviors in Gergely et al. (1995). Overwalle (2010) argued that infants learn about what makes an action efficient (or inefficient) based on prior experience either observing or engaging in those actions; </w:t>
        </w:r>
      </w:ins>
      <w:ins w:id="692" w:author="Benton, Deon" w:date="2025-06-24T22:47:00Z" w16du:dateUtc="2025-06-25T03:47:00Z">
        <w:r w:rsidR="00861E76">
          <w:rPr>
            <w:rFonts w:ascii="Times New Roman" w:hAnsi="Times New Roman" w:cs="Times New Roman"/>
          </w:rPr>
          <w:t>a priori notions of efficiency based on a teleological stance are not necessary</w:t>
        </w:r>
      </w:ins>
      <w:ins w:id="693" w:author="Benton, Deon" w:date="2025-06-24T22:46:00Z" w16du:dateUtc="2025-06-25T03:46:00Z">
        <w:r w:rsidR="00861E76">
          <w:rPr>
            <w:rFonts w:ascii="Times New Roman" w:hAnsi="Times New Roman" w:cs="Times New Roman"/>
          </w:rPr>
          <w:t xml:space="preserve">. Thus, infants might learn to see jumping as the most efficient action to perform in the presence of a wall if, each time an agent jumps, a wall is present. In contrast, they might learn to see straight motion paths as most efficient if agents engage in this action whenever an obstacle is absent.  </w:t>
        </w:r>
      </w:ins>
      <w:ins w:id="694" w:author="Benton, Deon" w:date="2025-06-24T22:47:00Z" w16du:dateUtc="2025-06-25T03:47:00Z">
        <w:r w:rsidR="00861E76">
          <w:rPr>
            <w:rFonts w:ascii="Times New Roman" w:hAnsi="Times New Roman" w:cs="Times New Roman"/>
          </w:rPr>
          <w:t xml:space="preserve">Overwalle (2010) </w:t>
        </w:r>
      </w:ins>
      <w:ins w:id="695" w:author="Benton, Deon" w:date="2025-06-24T22:51:00Z" w16du:dateUtc="2025-06-25T03:51:00Z">
        <w:r w:rsidR="00811804">
          <w:rPr>
            <w:rFonts w:ascii="Times New Roman" w:hAnsi="Times New Roman" w:cs="Times New Roman"/>
          </w:rPr>
          <w:t>implemented this idea in a</w:t>
        </w:r>
      </w:ins>
      <w:ins w:id="696" w:author="Benton, Deon" w:date="2025-06-24T22:43:00Z" w16du:dateUtc="2025-06-25T03:43:00Z">
        <w:r w:rsidR="00861E76">
          <w:rPr>
            <w:rFonts w:ascii="Times New Roman" w:hAnsi="Times New Roman" w:cs="Times New Roman"/>
          </w:rPr>
          <w:t xml:space="preserve"> </w:t>
        </w:r>
      </w:ins>
      <w:ins w:id="697" w:author="Benton, Deon" w:date="2025-06-24T22:51:00Z" w16du:dateUtc="2025-06-25T03:51:00Z">
        <w:r w:rsidR="00861E76">
          <w:rPr>
            <w:rFonts w:ascii="Times New Roman" w:hAnsi="Times New Roman" w:cs="Times New Roman"/>
          </w:rPr>
          <w:t>recurrent connectionist model</w:t>
        </w:r>
      </w:ins>
      <w:ins w:id="698" w:author="Benton, Deon" w:date="2025-06-24T22:45:00Z" w16du:dateUtc="2025-06-25T03:45:00Z">
        <w:r w:rsidR="00861E76">
          <w:rPr>
            <w:rFonts w:ascii="Times New Roman" w:hAnsi="Times New Roman" w:cs="Times New Roman"/>
          </w:rPr>
          <w:t xml:space="preserve"> </w:t>
        </w:r>
      </w:ins>
      <w:ins w:id="699" w:author="Benton, Deon" w:date="2025-06-24T22:51:00Z" w16du:dateUtc="2025-06-25T03:51:00Z">
        <w:r w:rsidR="00811804">
          <w:rPr>
            <w:rFonts w:ascii="Times New Roman" w:hAnsi="Times New Roman" w:cs="Times New Roman"/>
          </w:rPr>
          <w:t xml:space="preserve">and showed that </w:t>
        </w:r>
      </w:ins>
      <w:ins w:id="700" w:author="Benton, Deon" w:date="2025-06-24T22:54:00Z" w16du:dateUtc="2025-06-25T03:54:00Z">
        <w:r w:rsidR="00D027B5">
          <w:rPr>
            <w:rFonts w:ascii="Times New Roman" w:hAnsi="Times New Roman" w:cs="Times New Roman"/>
          </w:rPr>
          <w:t>it could explain</w:t>
        </w:r>
      </w:ins>
      <w:ins w:id="701" w:author="Benton, Deon" w:date="2025-06-24T22:51:00Z" w16du:dateUtc="2025-06-25T03:51:00Z">
        <w:r w:rsidR="00811804">
          <w:rPr>
            <w:rFonts w:ascii="Times New Roman" w:hAnsi="Times New Roman" w:cs="Times New Roman"/>
          </w:rPr>
          <w:t xml:space="preserve"> </w:t>
        </w:r>
      </w:ins>
      <w:ins w:id="702" w:author="Benton, Deon" w:date="2025-06-24T22:45:00Z" w16du:dateUtc="2025-06-25T03:45:00Z">
        <w:r w:rsidR="00861E76">
          <w:rPr>
            <w:rFonts w:ascii="Times New Roman" w:hAnsi="Times New Roman" w:cs="Times New Roman"/>
          </w:rPr>
          <w:t>i</w:t>
        </w:r>
      </w:ins>
      <w:ins w:id="703" w:author="Benton, Deon" w:date="2025-06-24T22:46:00Z" w16du:dateUtc="2025-06-25T03:46:00Z">
        <w:r w:rsidR="00861E76">
          <w:rPr>
            <w:rFonts w:ascii="Times New Roman" w:hAnsi="Times New Roman" w:cs="Times New Roman"/>
          </w:rPr>
          <w:t>nfants’ looking responses across the Experimental and Control conditions</w:t>
        </w:r>
      </w:ins>
      <w:ins w:id="704" w:author="Benton, Deon" w:date="2025-06-24T22:54:00Z" w16du:dateUtc="2025-06-25T03:54:00Z">
        <w:r w:rsidR="00D027B5">
          <w:rPr>
            <w:rFonts w:ascii="Times New Roman" w:hAnsi="Times New Roman" w:cs="Times New Roman"/>
          </w:rPr>
          <w:t xml:space="preserve"> in Gergely et al. (199</w:t>
        </w:r>
      </w:ins>
      <w:ins w:id="705" w:author="Benton, Deon" w:date="2025-06-24T22:55:00Z" w16du:dateUtc="2025-06-25T03:55:00Z">
        <w:r w:rsidR="00D027B5">
          <w:rPr>
            <w:rFonts w:ascii="Times New Roman" w:hAnsi="Times New Roman" w:cs="Times New Roman"/>
          </w:rPr>
          <w:t>5). Overwalle (2010) interpreted this finding to mean that</w:t>
        </w:r>
      </w:ins>
      <w:ins w:id="706" w:author="Benton, Deon" w:date="2025-06-25T11:45:00Z" w16du:dateUtc="2025-06-25T16:45:00Z">
        <w:r w:rsidR="00BC3402">
          <w:rPr>
            <w:rFonts w:ascii="Times New Roman" w:hAnsi="Times New Roman" w:cs="Times New Roman"/>
          </w:rPr>
          <w:t xml:space="preserve"> knowledge about what makes an action efficient can be learned from</w:t>
        </w:r>
      </w:ins>
      <w:ins w:id="707" w:author="Benton, Deon" w:date="2025-06-25T11:46:00Z" w16du:dateUtc="2025-06-25T16:46:00Z">
        <w:r w:rsidR="00BC3402">
          <w:rPr>
            <w:rFonts w:ascii="Times New Roman" w:hAnsi="Times New Roman" w:cs="Times New Roman"/>
          </w:rPr>
          <w:t xml:space="preserve"> experience observing objects move in relation to external constraints and obstacles;</w:t>
        </w:r>
      </w:ins>
      <w:ins w:id="708" w:author="Benton, Deon" w:date="2025-06-24T22:55:00Z" w16du:dateUtc="2025-06-25T03:55:00Z">
        <w:r w:rsidR="00D027B5">
          <w:rPr>
            <w:rFonts w:ascii="Times New Roman" w:hAnsi="Times New Roman" w:cs="Times New Roman"/>
          </w:rPr>
          <w:t xml:space="preserve"> a priori notions of efficiency</w:t>
        </w:r>
      </w:ins>
      <w:ins w:id="709" w:author="Benton, Deon" w:date="2025-06-25T11:47:00Z" w16du:dateUtc="2025-06-25T16:47:00Z">
        <w:r w:rsidR="006624D1">
          <w:rPr>
            <w:rFonts w:ascii="Times New Roman" w:hAnsi="Times New Roman" w:cs="Times New Roman"/>
          </w:rPr>
          <w:t xml:space="preserve"> based on a teleological stance</w:t>
        </w:r>
      </w:ins>
      <w:ins w:id="710" w:author="Benton, Deon" w:date="2025-06-24T22:55:00Z" w16du:dateUtc="2025-06-25T03:55:00Z">
        <w:r w:rsidR="00D027B5">
          <w:rPr>
            <w:rFonts w:ascii="Times New Roman" w:hAnsi="Times New Roman" w:cs="Times New Roman"/>
          </w:rPr>
          <w:t xml:space="preserve"> </w:t>
        </w:r>
      </w:ins>
      <w:ins w:id="711" w:author="Benton, Deon" w:date="2025-06-25T11:46:00Z" w16du:dateUtc="2025-06-25T16:46:00Z">
        <w:r w:rsidR="00BC3402">
          <w:rPr>
            <w:rFonts w:ascii="Times New Roman" w:hAnsi="Times New Roman" w:cs="Times New Roman"/>
          </w:rPr>
          <w:t>are not</w:t>
        </w:r>
      </w:ins>
      <w:ins w:id="712" w:author="Benton, Deon" w:date="2025-06-24T22:55:00Z" w16du:dateUtc="2025-06-25T03:55:00Z">
        <w:r w:rsidR="00D027B5">
          <w:rPr>
            <w:rFonts w:ascii="Times New Roman" w:hAnsi="Times New Roman" w:cs="Times New Roman"/>
          </w:rPr>
          <w:t xml:space="preserve"> necessary to account for infants’ responses</w:t>
        </w:r>
      </w:ins>
      <w:ins w:id="713" w:author="Benton, Deon" w:date="2025-06-25T11:44:00Z" w16du:dateUtc="2025-06-25T16:44:00Z">
        <w:r w:rsidR="00BC3402">
          <w:rPr>
            <w:rFonts w:ascii="Times New Roman" w:hAnsi="Times New Roman" w:cs="Times New Roman"/>
          </w:rPr>
          <w:t xml:space="preserve"> in Gergely et al. (1995)</w:t>
        </w:r>
      </w:ins>
      <w:ins w:id="714" w:author="Benton, Deon" w:date="2025-06-24T22:56:00Z" w16du:dateUtc="2025-06-25T03:56:00Z">
        <w:r w:rsidR="00D027B5">
          <w:rPr>
            <w:rFonts w:ascii="Times New Roman" w:hAnsi="Times New Roman" w:cs="Times New Roman"/>
          </w:rPr>
          <w:t>.</w:t>
        </w:r>
      </w:ins>
    </w:p>
    <w:p w14:paraId="32536664" w14:textId="0E5AC9BB" w:rsidR="003E6A28" w:rsidRPr="00600BB7" w:rsidRDefault="00DA57F6" w:rsidP="00600BB7">
      <w:pPr>
        <w:spacing w:line="480" w:lineRule="auto"/>
        <w:ind w:firstLine="720"/>
        <w:contextualSpacing/>
        <w:rPr>
          <w:ins w:id="715" w:author="Benton, Deon" w:date="2025-06-26T11:30:00Z" w16du:dateUtc="2025-06-26T16:30:00Z"/>
          <w:rFonts w:ascii="Times New Roman" w:eastAsia="Times New Roman" w:hAnsi="Times New Roman" w:cs="Times New Roman"/>
        </w:rPr>
      </w:pPr>
      <w:ins w:id="716" w:author="Benton, Deon" w:date="2025-06-25T13:14:00Z" w16du:dateUtc="2025-06-25T18:14:00Z">
        <w:r>
          <w:rPr>
            <w:rFonts w:ascii="Times New Roman" w:hAnsi="Times New Roman" w:cs="Times New Roman"/>
          </w:rPr>
          <w:t>Although Overwalle</w:t>
        </w:r>
      </w:ins>
      <w:ins w:id="717" w:author="Benton, Deon" w:date="2025-06-25T13:15:00Z" w16du:dateUtc="2025-06-25T18:15:00Z">
        <w:r>
          <w:rPr>
            <w:rFonts w:ascii="Times New Roman" w:hAnsi="Times New Roman" w:cs="Times New Roman"/>
          </w:rPr>
          <w:t>’s</w:t>
        </w:r>
      </w:ins>
      <w:ins w:id="718" w:author="Benton, Deon" w:date="2025-06-25T13:14:00Z" w16du:dateUtc="2025-06-25T18:14:00Z">
        <w:r>
          <w:rPr>
            <w:rFonts w:ascii="Times New Roman" w:hAnsi="Times New Roman" w:cs="Times New Roman"/>
          </w:rPr>
          <w:t xml:space="preserve"> (2010) model </w:t>
        </w:r>
      </w:ins>
      <w:ins w:id="719" w:author="Benton, Deon" w:date="2025-06-26T11:27:00Z" w16du:dateUtc="2025-06-26T16:27:00Z">
        <w:r w:rsidR="000B60E2">
          <w:rPr>
            <w:rFonts w:ascii="Times New Roman" w:hAnsi="Times New Roman" w:cs="Times New Roman"/>
          </w:rPr>
          <w:t>results suggest putatively that</w:t>
        </w:r>
      </w:ins>
      <w:ins w:id="720" w:author="Benton, Deon" w:date="2025-06-25T13:15:00Z" w16du:dateUtc="2025-06-25T18:15:00Z">
        <w:r>
          <w:rPr>
            <w:rFonts w:ascii="Times New Roman" w:hAnsi="Times New Roman" w:cs="Times New Roman"/>
          </w:rPr>
          <w:t xml:space="preserve"> action</w:t>
        </w:r>
      </w:ins>
      <w:ins w:id="721" w:author="Benton, Deon" w:date="2025-06-25T13:14:00Z" w16du:dateUtc="2025-06-25T18:14:00Z">
        <w:r>
          <w:rPr>
            <w:rFonts w:ascii="Times New Roman" w:hAnsi="Times New Roman" w:cs="Times New Roman"/>
          </w:rPr>
          <w:t xml:space="preserve"> efficiency can be learned, </w:t>
        </w:r>
      </w:ins>
      <w:ins w:id="722" w:author="Benton, Deon" w:date="2025-06-25T13:21:00Z" w16du:dateUtc="2025-06-25T18:21:00Z">
        <w:r w:rsidR="008E542C">
          <w:rPr>
            <w:rFonts w:ascii="Times New Roman" w:hAnsi="Times New Roman" w:cs="Times New Roman"/>
          </w:rPr>
          <w:t xml:space="preserve">caution should be exercised before accepting </w:t>
        </w:r>
      </w:ins>
      <w:ins w:id="723" w:author="Benton, Deon" w:date="2025-06-26T11:27:00Z" w16du:dateUtc="2025-06-26T16:27:00Z">
        <w:r w:rsidR="000B60E2">
          <w:rPr>
            <w:rFonts w:ascii="Times New Roman" w:hAnsi="Times New Roman" w:cs="Times New Roman"/>
          </w:rPr>
          <w:t>this conclusion for</w:t>
        </w:r>
      </w:ins>
      <w:ins w:id="724" w:author="Benton, Deon" w:date="2025-06-25T13:58:00Z" w16du:dateUtc="2025-06-25T18:58:00Z">
        <w:r w:rsidR="00B474F5">
          <w:rPr>
            <w:rFonts w:ascii="Times New Roman" w:hAnsi="Times New Roman" w:cs="Times New Roman"/>
          </w:rPr>
          <w:t xml:space="preserve"> at least three </w:t>
        </w:r>
        <w:r w:rsidR="00B474F5">
          <w:rPr>
            <w:rFonts w:ascii="Times New Roman" w:hAnsi="Times New Roman" w:cs="Times New Roman"/>
          </w:rPr>
          <w:lastRenderedPageBreak/>
          <w:t>reasons</w:t>
        </w:r>
      </w:ins>
      <w:ins w:id="725" w:author="Benton, Deon" w:date="2025-06-24T14:50:00Z" w16du:dateUtc="2025-06-24T19:50:00Z">
        <w:r w:rsidR="00DC3C33">
          <w:rPr>
            <w:rFonts w:ascii="Times New Roman" w:hAnsi="Times New Roman" w:cs="Times New Roman"/>
          </w:rPr>
          <w:t>.</w:t>
        </w:r>
      </w:ins>
      <w:ins w:id="726" w:author="Benton, Deon" w:date="2025-06-25T13:58:00Z" w16du:dateUtc="2025-06-25T18:58:00Z">
        <w:r w:rsidR="00B474F5">
          <w:rPr>
            <w:rFonts w:ascii="Times New Roman" w:hAnsi="Times New Roman" w:cs="Times New Roman"/>
          </w:rPr>
          <w:t xml:space="preserve"> </w:t>
        </w:r>
      </w:ins>
      <w:ins w:id="727" w:author="Benton, Deon" w:date="2025-06-25T20:29:00Z" w16du:dateUtc="2025-06-26T01:29:00Z">
        <w:r w:rsidR="00BC7B45">
          <w:rPr>
            <w:rFonts w:ascii="Times New Roman" w:hAnsi="Times New Roman" w:cs="Times New Roman"/>
          </w:rPr>
          <w:t>The first is that</w:t>
        </w:r>
      </w:ins>
      <w:ins w:id="728" w:author="Benton, Deon" w:date="2025-06-24T14:50:00Z" w16du:dateUtc="2025-06-24T19:50:00Z">
        <w:r w:rsidR="00DC3C33">
          <w:rPr>
            <w:rFonts w:ascii="Times New Roman" w:hAnsi="Times New Roman" w:cs="Times New Roman"/>
          </w:rPr>
          <w:t xml:space="preserve"> </w:t>
        </w:r>
      </w:ins>
      <w:ins w:id="729" w:author="Benton, Deon" w:date="2025-06-26T11:28:00Z" w16du:dateUtc="2025-06-26T16:28:00Z">
        <w:r w:rsidR="006D4C64">
          <w:rPr>
            <w:rFonts w:ascii="Times New Roman" w:hAnsi="Times New Roman" w:cs="Times New Roman"/>
          </w:rPr>
          <w:t>because the model did not possess one (or more) hidden layers</w:t>
        </w:r>
      </w:ins>
      <w:ins w:id="730" w:author="Benton, Deon" w:date="2025-06-26T11:29:00Z" w16du:dateUtc="2025-06-26T16:29:00Z">
        <w:r w:rsidR="009539FA">
          <w:rPr>
            <w:rFonts w:ascii="Times New Roman" w:hAnsi="Times New Roman" w:cs="Times New Roman"/>
          </w:rPr>
          <w:t>,</w:t>
        </w:r>
      </w:ins>
      <w:ins w:id="731" w:author="Benton, Deon" w:date="2025-06-26T11:28:00Z" w16du:dateUtc="2025-06-26T16:28:00Z">
        <w:r w:rsidR="006D4C64">
          <w:rPr>
            <w:rFonts w:ascii="Times New Roman" w:hAnsi="Times New Roman" w:cs="Times New Roman"/>
          </w:rPr>
          <w:t xml:space="preserve"> it could not develop internal representations</w:t>
        </w:r>
      </w:ins>
      <w:ins w:id="732" w:author="Benton, Deon" w:date="2025-06-24T14:50:00Z" w16du:dateUtc="2025-06-24T19:50:00Z">
        <w:r w:rsidR="00DC3C33">
          <w:rPr>
            <w:rFonts w:ascii="Times New Roman" w:hAnsi="Times New Roman" w:cs="Times New Roman"/>
          </w:rPr>
          <w:t xml:space="preserve">. </w:t>
        </w:r>
      </w:ins>
      <w:ins w:id="733" w:author="Benton, Deon" w:date="2025-06-26T11:29:00Z" w16du:dateUtc="2025-06-26T16:29:00Z">
        <w:r w:rsidR="009539FA">
          <w:rPr>
            <w:rFonts w:ascii="Times New Roman" w:hAnsi="Times New Roman" w:cs="Times New Roman"/>
          </w:rPr>
          <w:t xml:space="preserve">This inability to develop internal representations is problematic because it meant that </w:t>
        </w:r>
      </w:ins>
      <w:ins w:id="734" w:author="Benton, Deon" w:date="2025-06-24T14:37:00Z" w16du:dateUtc="2025-06-24T19:37:00Z">
        <w:r w:rsidR="00052DF8">
          <w:rPr>
            <w:rFonts w:ascii="Times New Roman" w:eastAsia="Times New Roman" w:hAnsi="Times New Roman" w:cs="Times New Roman"/>
          </w:rPr>
          <w:t>the model could</w:t>
        </w:r>
      </w:ins>
      <w:ins w:id="735" w:author="Benton, Deon" w:date="2025-06-24T14:36:00Z" w16du:dateUtc="2025-06-24T19:36:00Z">
        <w:r w:rsidR="00052DF8">
          <w:rPr>
            <w:rFonts w:ascii="Times New Roman" w:eastAsia="Times New Roman" w:hAnsi="Times New Roman" w:cs="Times New Roman"/>
          </w:rPr>
          <w:t xml:space="preserve"> not make use of any prior, “real-world” experience</w:t>
        </w:r>
      </w:ins>
      <w:ins w:id="736" w:author="Benton, Deon" w:date="2025-06-24T14:37:00Z" w16du:dateUtc="2025-06-24T19:37:00Z">
        <w:r w:rsidR="00052DF8">
          <w:rPr>
            <w:rFonts w:ascii="Times New Roman" w:eastAsia="Times New Roman" w:hAnsi="Times New Roman" w:cs="Times New Roman"/>
          </w:rPr>
          <w:t xml:space="preserve">. </w:t>
        </w:r>
      </w:ins>
      <w:ins w:id="737" w:author="Benton, Deon" w:date="2025-06-25T13:24:00Z" w16du:dateUtc="2025-06-25T18:24:00Z">
        <w:r w:rsidR="00E17676">
          <w:rPr>
            <w:rFonts w:ascii="Times New Roman" w:eastAsia="Times New Roman" w:hAnsi="Times New Roman" w:cs="Times New Roman"/>
          </w:rPr>
          <w:t xml:space="preserve">Yet, infants </w:t>
        </w:r>
      </w:ins>
      <w:ins w:id="738" w:author="Benton, Deon" w:date="2025-06-25T15:45:00Z" w16du:dateUtc="2025-06-25T20:45:00Z">
        <w:r w:rsidR="009A5197">
          <w:rPr>
            <w:rFonts w:ascii="Times New Roman" w:eastAsia="Times New Roman" w:hAnsi="Times New Roman" w:cs="Times New Roman"/>
          </w:rPr>
          <w:t>probably do</w:t>
        </w:r>
      </w:ins>
      <w:ins w:id="739" w:author="Benton, Deon" w:date="2025-06-25T13:24:00Z" w16du:dateUtc="2025-06-25T18:24:00Z">
        <w:r w:rsidR="00E17676">
          <w:rPr>
            <w:rFonts w:ascii="Times New Roman" w:eastAsia="Times New Roman" w:hAnsi="Times New Roman" w:cs="Times New Roman"/>
          </w:rPr>
          <w:t xml:space="preserve"> enter studies like that by Gergely et al. (1995) with substantial experience processing others’ actions</w:t>
        </w:r>
      </w:ins>
      <w:ins w:id="740" w:author="Benton, Deon" w:date="2025-06-26T11:31:00Z" w16du:dateUtc="2025-06-26T16:31:00Z">
        <w:r w:rsidR="003E6A28">
          <w:rPr>
            <w:rFonts w:ascii="Times New Roman" w:eastAsia="Times New Roman" w:hAnsi="Times New Roman" w:cs="Times New Roman"/>
          </w:rPr>
          <w:t xml:space="preserve">, </w:t>
        </w:r>
      </w:ins>
      <w:ins w:id="741" w:author="Benton, Deon" w:date="2025-06-26T11:34:00Z" w16du:dateUtc="2025-06-26T16:34:00Z">
        <w:r w:rsidR="009A355D">
          <w:rPr>
            <w:rFonts w:ascii="Times New Roman" w:eastAsia="Times New Roman" w:hAnsi="Times New Roman" w:cs="Times New Roman"/>
          </w:rPr>
          <w:t>and this experience</w:t>
        </w:r>
      </w:ins>
      <w:ins w:id="742" w:author="Benton, Deon" w:date="2025-06-26T11:31:00Z" w16du:dateUtc="2025-06-26T16:31:00Z">
        <w:r w:rsidR="003E6A28">
          <w:rPr>
            <w:rFonts w:ascii="Times New Roman" w:eastAsia="Times New Roman" w:hAnsi="Times New Roman" w:cs="Times New Roman"/>
          </w:rPr>
          <w:t xml:space="preserve"> may</w:t>
        </w:r>
      </w:ins>
      <w:ins w:id="743" w:author="Benton, Deon" w:date="2025-06-26T11:34:00Z" w16du:dateUtc="2025-06-26T16:34:00Z">
        <w:r w:rsidR="009A355D">
          <w:rPr>
            <w:rFonts w:ascii="Times New Roman" w:eastAsia="Times New Roman" w:hAnsi="Times New Roman" w:cs="Times New Roman"/>
          </w:rPr>
          <w:t xml:space="preserve"> </w:t>
        </w:r>
      </w:ins>
      <w:ins w:id="744" w:author="Benton, Deon" w:date="2025-06-26T11:39:00Z" w16du:dateUtc="2025-06-26T16:39:00Z">
        <w:r w:rsidR="00503A87">
          <w:rPr>
            <w:rFonts w:ascii="Times New Roman" w:eastAsia="Times New Roman" w:hAnsi="Times New Roman" w:cs="Times New Roman"/>
          </w:rPr>
          <w:t>bear directly on how</w:t>
        </w:r>
      </w:ins>
      <w:ins w:id="745" w:author="Benton, Deon" w:date="2025-06-25T20:31:00Z" w16du:dateUtc="2025-06-26T01:31:00Z">
        <w:r w:rsidR="00BC7B45">
          <w:rPr>
            <w:rFonts w:ascii="Times New Roman" w:eastAsia="Times New Roman" w:hAnsi="Times New Roman" w:cs="Times New Roman"/>
          </w:rPr>
          <w:t xml:space="preserve"> infants process</w:t>
        </w:r>
      </w:ins>
      <w:ins w:id="746" w:author="Benton, Deon" w:date="2025-06-25T15:46:00Z" w16du:dateUtc="2025-06-25T20:46:00Z">
        <w:r w:rsidR="009A5197">
          <w:rPr>
            <w:rFonts w:ascii="Times New Roman" w:eastAsia="Times New Roman" w:hAnsi="Times New Roman" w:cs="Times New Roman"/>
          </w:rPr>
          <w:t xml:space="preserve"> </w:t>
        </w:r>
      </w:ins>
      <w:ins w:id="747" w:author="Benton, Deon" w:date="2025-06-25T20:33:00Z" w16du:dateUtc="2025-06-26T01:33:00Z">
        <w:r w:rsidR="00AC0C13">
          <w:rPr>
            <w:rFonts w:ascii="Times New Roman" w:eastAsia="Times New Roman" w:hAnsi="Times New Roman" w:cs="Times New Roman"/>
          </w:rPr>
          <w:t>the habituation</w:t>
        </w:r>
      </w:ins>
      <w:ins w:id="748" w:author="Benton, Deon" w:date="2025-06-25T15:46:00Z" w16du:dateUtc="2025-06-25T20:46:00Z">
        <w:r w:rsidR="009A5197">
          <w:rPr>
            <w:rFonts w:ascii="Times New Roman" w:eastAsia="Times New Roman" w:hAnsi="Times New Roman" w:cs="Times New Roman"/>
          </w:rPr>
          <w:t xml:space="preserve"> and test events</w:t>
        </w:r>
      </w:ins>
      <w:ins w:id="749" w:author="Benton, Deon" w:date="2025-06-25T13:24:00Z" w16du:dateUtc="2025-06-25T18:24:00Z">
        <w:r w:rsidR="00E17676">
          <w:rPr>
            <w:rFonts w:ascii="Times New Roman" w:eastAsia="Times New Roman" w:hAnsi="Times New Roman" w:cs="Times New Roman"/>
          </w:rPr>
          <w:t>.</w:t>
        </w:r>
      </w:ins>
      <w:ins w:id="750" w:author="Benton, Deon" w:date="2025-06-26T11:30:00Z" w16du:dateUtc="2025-06-26T16:30:00Z">
        <w:r w:rsidR="0077236B">
          <w:rPr>
            <w:rFonts w:ascii="Times New Roman" w:eastAsia="Times New Roman" w:hAnsi="Times New Roman" w:cs="Times New Roman"/>
          </w:rPr>
          <w:t xml:space="preserve"> Thus, to the extent</w:t>
        </w:r>
      </w:ins>
      <w:ins w:id="751" w:author="Benton, Deon" w:date="2025-06-26T11:40:00Z" w16du:dateUtc="2025-06-26T16:40:00Z">
        <w:r w:rsidR="00503A87">
          <w:rPr>
            <w:rFonts w:ascii="Times New Roman" w:eastAsia="Times New Roman" w:hAnsi="Times New Roman" w:cs="Times New Roman"/>
          </w:rPr>
          <w:t xml:space="preserve"> Overwalle </w:t>
        </w:r>
      </w:ins>
      <w:ins w:id="752" w:author="Benton, Deon" w:date="2025-06-26T11:42:00Z" w16du:dateUtc="2025-06-26T16:42:00Z">
        <w:r w:rsidR="00955AA2">
          <w:rPr>
            <w:rFonts w:ascii="Times New Roman" w:eastAsia="Times New Roman" w:hAnsi="Times New Roman" w:cs="Times New Roman"/>
          </w:rPr>
          <w:t xml:space="preserve">(2010) </w:t>
        </w:r>
      </w:ins>
      <w:ins w:id="753" w:author="Benton, Deon" w:date="2025-06-26T11:40:00Z" w16du:dateUtc="2025-06-26T16:40:00Z">
        <w:r w:rsidR="00503A87">
          <w:rPr>
            <w:rFonts w:ascii="Times New Roman" w:eastAsia="Times New Roman" w:hAnsi="Times New Roman" w:cs="Times New Roman"/>
          </w:rPr>
          <w:t xml:space="preserve">is correct </w:t>
        </w:r>
      </w:ins>
      <w:ins w:id="754" w:author="Benton, Deon" w:date="2025-06-26T11:43:00Z" w16du:dateUtc="2025-06-26T16:43:00Z">
        <w:r w:rsidR="00955AA2">
          <w:rPr>
            <w:rFonts w:ascii="Times New Roman" w:eastAsia="Times New Roman" w:hAnsi="Times New Roman" w:cs="Times New Roman"/>
          </w:rPr>
          <w:t>that infants learn about efficiency by processing the movement trajectories of different objects in the real world, then it is imperative to show that such experience is sufficient to capture infants’ looking behaviors</w:t>
        </w:r>
      </w:ins>
      <w:ins w:id="755" w:author="Benton, Deon" w:date="2025-06-26T11:44:00Z" w16du:dateUtc="2025-06-26T16:44:00Z">
        <w:r w:rsidR="00955AA2">
          <w:rPr>
            <w:rFonts w:ascii="Times New Roman" w:eastAsia="Times New Roman" w:hAnsi="Times New Roman" w:cs="Times New Roman"/>
          </w:rPr>
          <w:t xml:space="preserve"> in Gergely et al. (1995)</w:t>
        </w:r>
      </w:ins>
      <w:ins w:id="756" w:author="Benton, Deon" w:date="2025-06-26T11:45:00Z" w16du:dateUtc="2025-06-26T16:45:00Z">
        <w:r w:rsidR="0074445A">
          <w:rPr>
            <w:rFonts w:ascii="Times New Roman" w:eastAsia="Times New Roman" w:hAnsi="Times New Roman" w:cs="Times New Roman"/>
          </w:rPr>
          <w:t>.</w:t>
        </w:r>
      </w:ins>
    </w:p>
    <w:p w14:paraId="5614AB4C" w14:textId="75A81292" w:rsidR="0077236B" w:rsidRDefault="00052DF8" w:rsidP="0097127C">
      <w:pPr>
        <w:spacing w:line="480" w:lineRule="auto"/>
        <w:ind w:firstLine="720"/>
        <w:contextualSpacing/>
        <w:rPr>
          <w:ins w:id="757" w:author="Benton, Deon" w:date="2025-06-26T11:56:00Z" w16du:dateUtc="2025-06-26T16:56:00Z"/>
          <w:rFonts w:ascii="Times New Roman" w:eastAsia="Times New Roman" w:hAnsi="Times New Roman" w:cs="Times New Roman"/>
        </w:rPr>
      </w:pPr>
      <w:ins w:id="758" w:author="Benton, Deon" w:date="2025-06-24T14:37:00Z" w16du:dateUtc="2025-06-24T19:37:00Z">
        <w:r>
          <w:rPr>
            <w:rFonts w:ascii="Times New Roman" w:eastAsia="Times New Roman" w:hAnsi="Times New Roman" w:cs="Times New Roman"/>
          </w:rPr>
          <w:t xml:space="preserve">A second limitation </w:t>
        </w:r>
      </w:ins>
      <w:ins w:id="759" w:author="Benton, Deon" w:date="2025-06-24T14:38:00Z" w16du:dateUtc="2025-06-24T19:38:00Z">
        <w:r w:rsidR="000D3BCD">
          <w:rPr>
            <w:rFonts w:ascii="Times New Roman" w:eastAsia="Times New Roman" w:hAnsi="Times New Roman" w:cs="Times New Roman"/>
          </w:rPr>
          <w:t>concerns how</w:t>
        </w:r>
      </w:ins>
      <w:ins w:id="760" w:author="Benton, Deon" w:date="2025-06-25T20:32:00Z" w16du:dateUtc="2025-06-26T01:32:00Z">
        <w:r w:rsidR="00862286">
          <w:rPr>
            <w:rFonts w:ascii="Times New Roman" w:eastAsia="Times New Roman" w:hAnsi="Times New Roman" w:cs="Times New Roman"/>
          </w:rPr>
          <w:t xml:space="preserve"> Overwalle (2010) simulated the</w:t>
        </w:r>
      </w:ins>
      <w:ins w:id="761" w:author="Benton, Deon" w:date="2025-06-24T14:38:00Z" w16du:dateUtc="2025-06-24T19:38:00Z">
        <w:r w:rsidR="000D3BCD">
          <w:rPr>
            <w:rFonts w:ascii="Times New Roman" w:eastAsia="Times New Roman" w:hAnsi="Times New Roman" w:cs="Times New Roman"/>
          </w:rPr>
          <w:t xml:space="preserve"> Experimental and Control conditions </w:t>
        </w:r>
      </w:ins>
      <w:ins w:id="762" w:author="Benton, Deon" w:date="2025-06-25T20:32:00Z" w16du:dateUtc="2025-06-26T01:32:00Z">
        <w:r w:rsidR="00862286">
          <w:rPr>
            <w:rFonts w:ascii="Times New Roman" w:eastAsia="Times New Roman" w:hAnsi="Times New Roman" w:cs="Times New Roman"/>
          </w:rPr>
          <w:t>in Gergely et al. (1995)</w:t>
        </w:r>
      </w:ins>
      <w:ins w:id="763" w:author="Benton, Deon" w:date="2025-06-24T14:38:00Z" w16du:dateUtc="2025-06-24T19:38:00Z">
        <w:r w:rsidR="000D3BCD">
          <w:rPr>
            <w:rFonts w:ascii="Times New Roman" w:eastAsia="Times New Roman" w:hAnsi="Times New Roman" w:cs="Times New Roman"/>
          </w:rPr>
          <w:t xml:space="preserve">. </w:t>
        </w:r>
      </w:ins>
      <w:ins w:id="764" w:author="Benton, Deon" w:date="2025-06-25T13:32:00Z" w16du:dateUtc="2025-06-25T18:32:00Z">
        <w:r w:rsidR="006D000D">
          <w:rPr>
            <w:rFonts w:ascii="Times New Roman" w:eastAsia="Times New Roman" w:hAnsi="Times New Roman" w:cs="Times New Roman"/>
          </w:rPr>
          <w:t>It</w:t>
        </w:r>
      </w:ins>
      <w:ins w:id="765" w:author="Benton, Deon" w:date="2025-06-25T13:30:00Z" w16du:dateUtc="2025-06-25T18:30:00Z">
        <w:r w:rsidR="00710E81">
          <w:rPr>
            <w:rFonts w:ascii="Times New Roman" w:eastAsia="Times New Roman" w:hAnsi="Times New Roman" w:cs="Times New Roman"/>
          </w:rPr>
          <w:t xml:space="preserve"> will be recalled that </w:t>
        </w:r>
      </w:ins>
      <w:ins w:id="766" w:author="Benton, Deon" w:date="2025-06-26T13:45:00Z" w16du:dateUtc="2025-06-26T18:45:00Z">
        <w:r w:rsidR="007E3290">
          <w:rPr>
            <w:rFonts w:ascii="Times New Roman" w:eastAsia="Times New Roman" w:hAnsi="Times New Roman" w:cs="Times New Roman"/>
          </w:rPr>
          <w:t>the</w:t>
        </w:r>
      </w:ins>
      <w:ins w:id="767" w:author="Benton, Deon" w:date="2025-06-26T13:46:00Z" w16du:dateUtc="2025-06-26T18:46:00Z">
        <w:r w:rsidR="007E3290">
          <w:rPr>
            <w:rFonts w:ascii="Times New Roman" w:eastAsia="Times New Roman" w:hAnsi="Times New Roman" w:cs="Times New Roman"/>
          </w:rPr>
          <w:t xml:space="preserve"> habituation events shown to </w:t>
        </w:r>
      </w:ins>
      <w:ins w:id="768" w:author="Benton, Deon" w:date="2025-06-25T20:40:00Z" w16du:dateUtc="2025-06-26T01:40:00Z">
        <w:r w:rsidR="00FC5D4F">
          <w:rPr>
            <w:rFonts w:ascii="Times New Roman" w:eastAsia="Times New Roman" w:hAnsi="Times New Roman" w:cs="Times New Roman"/>
          </w:rPr>
          <w:t xml:space="preserve">infants in the Experimental and Control conditions </w:t>
        </w:r>
      </w:ins>
      <w:ins w:id="769" w:author="Benton, Deon" w:date="2025-06-25T20:41:00Z" w16du:dateUtc="2025-06-26T01:41:00Z">
        <w:r w:rsidR="00FC5D4F">
          <w:rPr>
            <w:rFonts w:ascii="Times New Roman" w:eastAsia="Times New Roman" w:hAnsi="Times New Roman" w:cs="Times New Roman"/>
          </w:rPr>
          <w:t xml:space="preserve">included a </w:t>
        </w:r>
      </w:ins>
      <w:ins w:id="770" w:author="Benton, Deon" w:date="2025-06-26T13:47:00Z" w16du:dateUtc="2025-06-26T18:47:00Z">
        <w:r w:rsidR="007E3290">
          <w:rPr>
            <w:rFonts w:ascii="Times New Roman" w:eastAsia="Times New Roman" w:hAnsi="Times New Roman" w:cs="Times New Roman"/>
          </w:rPr>
          <w:t>small wall</w:t>
        </w:r>
      </w:ins>
      <w:ins w:id="771" w:author="Benton, Deon" w:date="2025-06-25T20:41:00Z" w16du:dateUtc="2025-06-26T01:41:00Z">
        <w:r w:rsidR="00FC5D4F">
          <w:rPr>
            <w:rFonts w:ascii="Times New Roman" w:eastAsia="Times New Roman" w:hAnsi="Times New Roman" w:cs="Times New Roman"/>
          </w:rPr>
          <w:t>; the difference between the habituation events shown to infants in these two conditions was whether the first circle jumped over the wall (Experimental condition) or beside it (Control condition)</w:t>
        </w:r>
      </w:ins>
      <w:ins w:id="772" w:author="Benton, Deon" w:date="2025-06-24T14:52:00Z" w16du:dateUtc="2025-06-24T19:52:00Z">
        <w:r w:rsidR="001950BB">
          <w:rPr>
            <w:rFonts w:ascii="Times New Roman" w:eastAsia="Times New Roman" w:hAnsi="Times New Roman" w:cs="Times New Roman"/>
          </w:rPr>
          <w:t>.</w:t>
        </w:r>
      </w:ins>
      <w:ins w:id="773" w:author="Benton, Deon" w:date="2025-06-25T20:44:00Z" w16du:dateUtc="2025-06-26T01:44:00Z">
        <w:r w:rsidR="00562E90">
          <w:rPr>
            <w:rFonts w:ascii="Times New Roman" w:eastAsia="Times New Roman" w:hAnsi="Times New Roman" w:cs="Times New Roman"/>
          </w:rPr>
          <w:t xml:space="preserve"> </w:t>
        </w:r>
      </w:ins>
      <w:ins w:id="774" w:author="Benton, Deon" w:date="2025-06-25T20:45:00Z" w16du:dateUtc="2025-06-26T01:45:00Z">
        <w:r w:rsidR="00562E90">
          <w:rPr>
            <w:rFonts w:ascii="Times New Roman" w:eastAsia="Times New Roman" w:hAnsi="Times New Roman" w:cs="Times New Roman"/>
          </w:rPr>
          <w:t>In contrast,</w:t>
        </w:r>
      </w:ins>
      <w:ins w:id="775" w:author="Benton, Deon" w:date="2025-06-25T20:44:00Z" w16du:dateUtc="2025-06-26T01:44:00Z">
        <w:r w:rsidR="00562E90">
          <w:rPr>
            <w:rFonts w:ascii="Times New Roman" w:eastAsia="Times New Roman" w:hAnsi="Times New Roman" w:cs="Times New Roman"/>
          </w:rPr>
          <w:t xml:space="preserve"> such a wall was not included</w:t>
        </w:r>
      </w:ins>
      <w:ins w:id="776" w:author="Benton, Deon" w:date="2025-06-25T20:45:00Z" w16du:dateUtc="2025-06-26T01:45:00Z">
        <w:r w:rsidR="00562E90">
          <w:rPr>
            <w:rFonts w:ascii="Times New Roman" w:eastAsia="Times New Roman" w:hAnsi="Times New Roman" w:cs="Times New Roman"/>
          </w:rPr>
          <w:t xml:space="preserve"> in</w:t>
        </w:r>
      </w:ins>
      <w:ins w:id="777" w:author="Benton, Deon" w:date="2025-06-25T20:44:00Z" w16du:dateUtc="2025-06-26T01:44:00Z">
        <w:r w:rsidR="00562E90">
          <w:rPr>
            <w:rFonts w:ascii="Times New Roman" w:eastAsia="Times New Roman" w:hAnsi="Times New Roman" w:cs="Times New Roman"/>
          </w:rPr>
          <w:t xml:space="preserve"> Overwalle simulation of the habituation event in the Control condition</w:t>
        </w:r>
      </w:ins>
      <w:ins w:id="778" w:author="Benton, Deon" w:date="2025-06-25T20:45:00Z" w16du:dateUtc="2025-06-26T01:45:00Z">
        <w:r w:rsidR="00562E90">
          <w:rPr>
            <w:rFonts w:ascii="Times New Roman" w:eastAsia="Times New Roman" w:hAnsi="Times New Roman" w:cs="Times New Roman"/>
          </w:rPr>
          <w:t>; it only appeared in the Experimental condition.</w:t>
        </w:r>
      </w:ins>
      <w:ins w:id="779" w:author="Benton, Deon" w:date="2025-06-24T14:52:00Z" w16du:dateUtc="2025-06-24T19:52:00Z">
        <w:r w:rsidR="001950BB">
          <w:rPr>
            <w:rFonts w:ascii="Times New Roman" w:eastAsia="Times New Roman" w:hAnsi="Times New Roman" w:cs="Times New Roman"/>
          </w:rPr>
          <w:t xml:space="preserve"> </w:t>
        </w:r>
      </w:ins>
      <w:ins w:id="780" w:author="Benton, Deon" w:date="2025-06-25T13:30:00Z" w16du:dateUtc="2025-06-25T18:30:00Z">
        <w:r w:rsidR="00457BC7">
          <w:rPr>
            <w:rFonts w:ascii="Times New Roman" w:eastAsia="Times New Roman" w:hAnsi="Times New Roman" w:cs="Times New Roman"/>
          </w:rPr>
          <w:t xml:space="preserve">Thus, </w:t>
        </w:r>
      </w:ins>
      <w:ins w:id="781" w:author="Benton, Deon" w:date="2025-06-26T13:48:00Z" w16du:dateUtc="2025-06-26T18:48:00Z">
        <w:r w:rsidR="007749D6">
          <w:rPr>
            <w:rFonts w:ascii="Times New Roman" w:eastAsia="Times New Roman" w:hAnsi="Times New Roman" w:cs="Times New Roman"/>
          </w:rPr>
          <w:t>the model’s success may simply reflect a failure accurately to simulate the Control condition rather than evidence it learned what makes actions efficient.</w:t>
        </w:r>
      </w:ins>
    </w:p>
    <w:p w14:paraId="66061142" w14:textId="2878B95F" w:rsidR="00A73232" w:rsidRDefault="00A73232" w:rsidP="00A73232">
      <w:pPr>
        <w:spacing w:line="480" w:lineRule="auto"/>
        <w:ind w:firstLine="720"/>
        <w:contextualSpacing/>
        <w:rPr>
          <w:ins w:id="782" w:author="Benton, Deon" w:date="2025-06-26T13:56:00Z" w16du:dateUtc="2025-06-26T18:56:00Z"/>
          <w:rFonts w:ascii="Times New Roman" w:eastAsia="Times New Roman" w:hAnsi="Times New Roman" w:cs="Times New Roman"/>
        </w:rPr>
      </w:pPr>
      <w:ins w:id="783" w:author="Benton, Deon" w:date="2025-06-26T11:56:00Z" w16du:dateUtc="2025-06-26T16:56:00Z">
        <w:r>
          <w:rPr>
            <w:rFonts w:ascii="Times New Roman" w:eastAsia="Times New Roman" w:hAnsi="Times New Roman" w:cs="Times New Roman"/>
          </w:rPr>
          <w:t xml:space="preserve">A final limitation </w:t>
        </w:r>
      </w:ins>
      <w:ins w:id="784" w:author="Benton, Deon" w:date="2025-06-26T13:49:00Z" w16du:dateUtc="2025-06-26T18:49:00Z">
        <w:r w:rsidR="00E21FFA">
          <w:rPr>
            <w:rFonts w:ascii="Times New Roman" w:eastAsia="Times New Roman" w:hAnsi="Times New Roman" w:cs="Times New Roman"/>
          </w:rPr>
          <w:t xml:space="preserve">relates to the fact that </w:t>
        </w:r>
      </w:ins>
      <w:ins w:id="785" w:author="Benton, Deon" w:date="2025-06-26T11:56:00Z" w16du:dateUtc="2025-06-26T16:56:00Z">
        <w:r>
          <w:rPr>
            <w:rFonts w:ascii="Times New Roman" w:eastAsia="Times New Roman" w:hAnsi="Times New Roman" w:cs="Times New Roman"/>
          </w:rPr>
          <w:t>Overwalle (2010) only modeled the original Gergely et al.’s (2010) study</w:t>
        </w:r>
      </w:ins>
      <w:ins w:id="786" w:author="Benton, Deon" w:date="2025-06-26T13:50:00Z" w16du:dateUtc="2025-06-26T18:50:00Z">
        <w:r w:rsidR="00E606FC">
          <w:rPr>
            <w:rFonts w:ascii="Times New Roman" w:eastAsia="Times New Roman" w:hAnsi="Times New Roman" w:cs="Times New Roman"/>
          </w:rPr>
          <w:t>. This means that it remains unknown whether the same model can account for findings from several follow-up studies</w:t>
        </w:r>
      </w:ins>
      <w:ins w:id="787" w:author="Benton, Deon" w:date="2025-06-26T13:51:00Z" w16du:dateUtc="2025-06-26T18:51:00Z">
        <w:r w:rsidR="0020291A">
          <w:rPr>
            <w:rFonts w:ascii="Times New Roman" w:eastAsia="Times New Roman" w:hAnsi="Times New Roman" w:cs="Times New Roman"/>
          </w:rPr>
          <w:t xml:space="preserve">—based on the original designed used in Gergely et al. (1995)—that were designed to </w:t>
        </w:r>
      </w:ins>
      <w:ins w:id="788" w:author="Benton, Deon" w:date="2025-06-26T13:52:00Z" w16du:dateUtc="2025-06-26T18:52:00Z">
        <w:r w:rsidR="0020291A">
          <w:rPr>
            <w:rFonts w:ascii="Times New Roman" w:eastAsia="Times New Roman" w:hAnsi="Times New Roman" w:cs="Times New Roman"/>
          </w:rPr>
          <w:t xml:space="preserve">assess the scope (and thereby, the limits) of infants’ action understanding. </w:t>
        </w:r>
      </w:ins>
      <w:ins w:id="789" w:author="Benton, Deon" w:date="2025-06-26T13:55:00Z" w16du:dateUtc="2025-06-26T18:55:00Z">
        <w:r w:rsidR="00ED3290">
          <w:rPr>
            <w:rFonts w:ascii="Times New Roman" w:eastAsia="Times New Roman" w:hAnsi="Times New Roman" w:cs="Times New Roman"/>
          </w:rPr>
          <w:t>In the absence of such a demonstration</w:t>
        </w:r>
      </w:ins>
      <w:ins w:id="790" w:author="Benton, Deon" w:date="2025-06-26T13:53:00Z" w16du:dateUtc="2025-06-26T18:53:00Z">
        <w:r w:rsidR="00D37BBE">
          <w:rPr>
            <w:rFonts w:ascii="Times New Roman" w:eastAsia="Times New Roman" w:hAnsi="Times New Roman" w:cs="Times New Roman"/>
          </w:rPr>
          <w:t xml:space="preserve">, it </w:t>
        </w:r>
      </w:ins>
      <w:ins w:id="791" w:author="Benton, Deon" w:date="2025-06-26T13:55:00Z" w16du:dateUtc="2025-06-26T18:55:00Z">
        <w:r w:rsidR="00ED3290">
          <w:rPr>
            <w:rFonts w:ascii="Times New Roman" w:eastAsia="Times New Roman" w:hAnsi="Times New Roman" w:cs="Times New Roman"/>
          </w:rPr>
          <w:t>is difficult to know</w:t>
        </w:r>
      </w:ins>
      <w:ins w:id="792" w:author="Benton, Deon" w:date="2025-06-26T13:54:00Z" w16du:dateUtc="2025-06-26T18:54:00Z">
        <w:r w:rsidR="00D37BBE">
          <w:rPr>
            <w:rFonts w:ascii="Times New Roman" w:eastAsia="Times New Roman" w:hAnsi="Times New Roman" w:cs="Times New Roman"/>
          </w:rPr>
          <w:t xml:space="preserve"> whether the </w:t>
        </w:r>
      </w:ins>
      <w:ins w:id="793" w:author="Benton, Deon" w:date="2025-06-26T13:57:00Z" w16du:dateUtc="2025-06-26T18:57:00Z">
        <w:r w:rsidR="00612353">
          <w:rPr>
            <w:rFonts w:ascii="Times New Roman" w:eastAsia="Times New Roman" w:hAnsi="Times New Roman" w:cs="Times New Roman"/>
          </w:rPr>
          <w:lastRenderedPageBreak/>
          <w:t xml:space="preserve">lean </w:t>
        </w:r>
      </w:ins>
      <w:ins w:id="794" w:author="Benton, Deon" w:date="2025-06-26T13:55:00Z" w16du:dateUtc="2025-06-26T18:55:00Z">
        <w:r w:rsidR="00E34EED">
          <w:rPr>
            <w:rFonts w:ascii="Times New Roman" w:eastAsia="Times New Roman" w:hAnsi="Times New Roman" w:cs="Times New Roman"/>
          </w:rPr>
          <w:t xml:space="preserve">mechanisms instantiated in Overwalle’s (2010) </w:t>
        </w:r>
      </w:ins>
      <w:ins w:id="795" w:author="Benton, Deon" w:date="2025-06-26T13:54:00Z" w16du:dateUtc="2025-06-26T18:54:00Z">
        <w:r w:rsidR="00D37BBE">
          <w:rPr>
            <w:rFonts w:ascii="Times New Roman" w:eastAsia="Times New Roman" w:hAnsi="Times New Roman" w:cs="Times New Roman"/>
          </w:rPr>
          <w:t xml:space="preserve">model </w:t>
        </w:r>
      </w:ins>
      <w:ins w:id="796" w:author="Benton, Deon" w:date="2025-06-26T13:55:00Z" w16du:dateUtc="2025-06-26T18:55:00Z">
        <w:r w:rsidR="00E34EED">
          <w:rPr>
            <w:rFonts w:ascii="Times New Roman" w:eastAsia="Times New Roman" w:hAnsi="Times New Roman" w:cs="Times New Roman"/>
          </w:rPr>
          <w:t>were</w:t>
        </w:r>
      </w:ins>
      <w:ins w:id="797" w:author="Benton, Deon" w:date="2025-06-26T13:54:00Z" w16du:dateUtc="2025-06-26T18:54:00Z">
        <w:r w:rsidR="00D37BBE">
          <w:rPr>
            <w:rFonts w:ascii="Times New Roman" w:eastAsia="Times New Roman" w:hAnsi="Times New Roman" w:cs="Times New Roman"/>
          </w:rPr>
          <w:t xml:space="preserve"> sufficient to explain how infants learn about the efficiency of others’ actions.</w:t>
        </w:r>
      </w:ins>
    </w:p>
    <w:p w14:paraId="59A5325D" w14:textId="3A2A42A0" w:rsidR="00524642" w:rsidRDefault="007649FC" w:rsidP="007E1A4C">
      <w:pPr>
        <w:spacing w:line="480" w:lineRule="auto"/>
        <w:ind w:firstLine="720"/>
        <w:contextualSpacing/>
        <w:rPr>
          <w:rFonts w:ascii="Times New Roman" w:hAnsi="Times New Roman" w:cs="Times New Roman"/>
        </w:rPr>
      </w:pPr>
      <w:ins w:id="798" w:author="Benton, Deon" w:date="2025-06-26T13:59:00Z" w16du:dateUtc="2025-06-26T18:59:00Z">
        <w:r>
          <w:rPr>
            <w:rFonts w:ascii="Times New Roman" w:eastAsia="Times New Roman" w:hAnsi="Times New Roman" w:cs="Times New Roman"/>
          </w:rPr>
          <w:t>These limitations mak</w:t>
        </w:r>
      </w:ins>
      <w:ins w:id="799" w:author="Benton, Deon" w:date="2025-06-26T14:00:00Z" w16du:dateUtc="2025-06-26T19:00:00Z">
        <w:r>
          <w:rPr>
            <w:rFonts w:ascii="Times New Roman" w:eastAsia="Times New Roman" w:hAnsi="Times New Roman" w:cs="Times New Roman"/>
          </w:rPr>
          <w:t>e it difficult to assess whether the results reported by Gergely et al. (1995) and in several follow-up studies can be explained from a lean perspective.</w:t>
        </w:r>
      </w:ins>
      <w:del w:id="800" w:author="Benton, Deon" w:date="2025-06-25T20:55:00Z" w16du:dateUtc="2025-06-26T01:55:00Z">
        <w:r w:rsidR="00F17246" w:rsidDel="005E03D9">
          <w:rPr>
            <w:rFonts w:ascii="Times New Roman" w:hAnsi="Times New Roman" w:cs="Times New Roman"/>
          </w:rPr>
          <w:delText xml:space="preserve"> </w:delText>
        </w:r>
      </w:del>
      <w:ins w:id="801" w:author="Benton, Deon" w:date="2025-06-26T14:02:00Z" w16du:dateUtc="2025-06-26T19:02:00Z">
        <w:r w:rsidR="005F76C3">
          <w:rPr>
            <w:rFonts w:ascii="Times New Roman" w:hAnsi="Times New Roman" w:cs="Times New Roman"/>
          </w:rPr>
          <w:t xml:space="preserve"> </w:t>
        </w:r>
      </w:ins>
      <w:r w:rsidR="00524642">
        <w:rPr>
          <w:rFonts w:ascii="Times New Roman" w:hAnsi="Times New Roman" w:cs="Times New Roman"/>
        </w:rPr>
        <w:t xml:space="preserve">Based on these limitations, the goals of this paper were twofold. The first was to present an alternative </w:t>
      </w:r>
      <w:ins w:id="802" w:author="Benton, Deon" w:date="2025-06-26T14:10:00Z" w16du:dateUtc="2025-06-26T19:10:00Z">
        <w:r w:rsidR="00CE165F">
          <w:rPr>
            <w:rFonts w:ascii="Times New Roman" w:hAnsi="Times New Roman" w:cs="Times New Roman"/>
          </w:rPr>
          <w:t xml:space="preserve">lean </w:t>
        </w:r>
      </w:ins>
      <w:r w:rsidR="00524642">
        <w:rPr>
          <w:rFonts w:ascii="Times New Roman" w:hAnsi="Times New Roman" w:cs="Times New Roman"/>
        </w:rPr>
        <w:t>account of infant action understanding</w:t>
      </w:r>
      <w:ins w:id="803" w:author="Benton, Deon" w:date="2025-06-26T14:10:00Z" w16du:dateUtc="2025-06-26T19:10:00Z">
        <w:r w:rsidR="00CE165F">
          <w:rPr>
            <w:rFonts w:ascii="Times New Roman" w:hAnsi="Times New Roman" w:cs="Times New Roman"/>
          </w:rPr>
          <w:t xml:space="preserve"> that can explain several of the key findings in the literature based on the original Gergely et al. (199</w:t>
        </w:r>
      </w:ins>
      <w:ins w:id="804" w:author="Benton, Deon" w:date="2025-06-26T14:11:00Z" w16du:dateUtc="2025-06-26T19:11:00Z">
        <w:r w:rsidR="00CE165F">
          <w:rPr>
            <w:rFonts w:ascii="Times New Roman" w:hAnsi="Times New Roman" w:cs="Times New Roman"/>
          </w:rPr>
          <w:t xml:space="preserve">5) paradigm. </w:t>
        </w:r>
      </w:ins>
      <w:ins w:id="805" w:author="Benton, Deon" w:date="2025-06-26T14:10:00Z" w16du:dateUtc="2025-06-26T19:10:00Z">
        <w:r w:rsidR="00CE165F">
          <w:rPr>
            <w:rFonts w:ascii="Times New Roman" w:hAnsi="Times New Roman" w:cs="Times New Roman"/>
          </w:rPr>
          <w:t xml:space="preserve"> </w:t>
        </w:r>
      </w:ins>
      <w:ins w:id="806" w:author="Benton, Deon" w:date="2025-06-26T14:11:00Z" w16du:dateUtc="2025-06-26T19:11:00Z">
        <w:r w:rsidR="00CE165F">
          <w:rPr>
            <w:rFonts w:ascii="Times New Roman" w:hAnsi="Times New Roman" w:cs="Times New Roman"/>
          </w:rPr>
          <w:t>It should be noted that although the focus here is on infant action understanding, the account offered here and the findings from the simulations reported below may reflect</w:t>
        </w:r>
      </w:ins>
      <w:ins w:id="807" w:author="Benton, Deon" w:date="2025-06-26T14:12:00Z" w16du:dateUtc="2025-06-26T19:12:00Z">
        <w:r w:rsidR="00CE165F">
          <w:rPr>
            <w:rFonts w:ascii="Times New Roman" w:hAnsi="Times New Roman" w:cs="Times New Roman"/>
          </w:rPr>
          <w:t xml:space="preserve"> the ability of domain-general learning mechanisms to account for infants’ behavior in </w:t>
        </w:r>
        <w:r w:rsidR="00B72E2D">
          <w:rPr>
            <w:rFonts w:ascii="Times New Roman" w:hAnsi="Times New Roman" w:cs="Times New Roman"/>
          </w:rPr>
          <w:t>VoE studies. My central argument is that infants’ perfor</w:t>
        </w:r>
      </w:ins>
      <w:ins w:id="808" w:author="Benton, Deon" w:date="2025-06-26T14:13:00Z" w16du:dateUtc="2025-06-26T19:13:00Z">
        <w:r w:rsidR="00B72E2D">
          <w:rPr>
            <w:rFonts w:ascii="Times New Roman" w:hAnsi="Times New Roman" w:cs="Times New Roman"/>
          </w:rPr>
          <w:t>mance in action understanding studies that employ the VoE design</w:t>
        </w:r>
      </w:ins>
      <w:ins w:id="809" w:author="Benton, Deon" w:date="2025-06-26T14:15:00Z" w16du:dateUtc="2025-06-26T19:15:00Z">
        <w:r w:rsidR="00841801">
          <w:rPr>
            <w:rFonts w:ascii="Times New Roman" w:hAnsi="Times New Roman" w:cs="Times New Roman"/>
          </w:rPr>
          <w:t xml:space="preserve"> can be explained by </w:t>
        </w:r>
      </w:ins>
      <w:ins w:id="810" w:author="Benton, Deon" w:date="2025-06-26T14:16:00Z" w16du:dateUtc="2025-06-26T19:16:00Z">
        <w:r w:rsidR="00841801">
          <w:rPr>
            <w:rFonts w:ascii="Times New Roman" w:hAnsi="Times New Roman" w:cs="Times New Roman"/>
          </w:rPr>
          <w:t xml:space="preserve">real-world, </w:t>
        </w:r>
      </w:ins>
      <w:ins w:id="811" w:author="Benton, Deon" w:date="2025-06-26T15:06:00Z" w16du:dateUtc="2025-06-26T20:06:00Z">
        <w:r w:rsidR="00A31C2C">
          <w:rPr>
            <w:rFonts w:ascii="Times New Roman" w:hAnsi="Times New Roman" w:cs="Times New Roman"/>
          </w:rPr>
          <w:t>third person</w:t>
        </w:r>
      </w:ins>
      <w:ins w:id="812" w:author="Benton, Deon" w:date="2025-06-26T14:15:00Z" w16du:dateUtc="2025-06-26T19:15:00Z">
        <w:r w:rsidR="00841801">
          <w:rPr>
            <w:rFonts w:ascii="Times New Roman" w:hAnsi="Times New Roman" w:cs="Times New Roman"/>
          </w:rPr>
          <w:t xml:space="preserve"> experience</w:t>
        </w:r>
      </w:ins>
      <w:ins w:id="813" w:author="Benton, Deon" w:date="2025-06-26T14:16:00Z" w16du:dateUtc="2025-06-26T19:16:00Z">
        <w:r w:rsidR="00841801">
          <w:rPr>
            <w:rFonts w:ascii="Times New Roman" w:hAnsi="Times New Roman" w:cs="Times New Roman"/>
          </w:rPr>
          <w:t xml:space="preserve"> processing others’ action as well as by</w:t>
        </w:r>
        <w:r w:rsidR="00834486">
          <w:rPr>
            <w:rFonts w:ascii="Times New Roman" w:hAnsi="Times New Roman" w:cs="Times New Roman"/>
          </w:rPr>
          <w:t xml:space="preserve"> associative learning</w:t>
        </w:r>
      </w:ins>
      <w:ins w:id="814" w:author="Benton, Deon" w:date="2025-06-26T14:15:00Z" w16du:dateUtc="2025-06-26T19:15:00Z">
        <w:r w:rsidR="00841801">
          <w:rPr>
            <w:rFonts w:ascii="Times New Roman" w:hAnsi="Times New Roman" w:cs="Times New Roman"/>
          </w:rPr>
          <w:t xml:space="preserve"> </w:t>
        </w:r>
      </w:ins>
      <w:del w:id="815" w:author="Benton, Deon" w:date="2025-06-26T14:11:00Z" w16du:dateUtc="2025-06-26T19:11:00Z">
        <w:r w:rsidR="00524642" w:rsidDel="00CE165F">
          <w:rPr>
            <w:rFonts w:ascii="Times New Roman" w:hAnsi="Times New Roman" w:cs="Times New Roman"/>
          </w:rPr>
          <w:delText xml:space="preserve">. </w:delText>
        </w:r>
      </w:del>
      <w:ins w:id="816" w:author="Benton, Deon" w:date="2025-06-26T14:14:00Z" w16du:dateUtc="2025-06-26T19:14:00Z">
        <w:r w:rsidR="00841801">
          <w:rPr>
            <w:rFonts w:ascii="Times New Roman" w:hAnsi="Times New Roman" w:cs="Times New Roman"/>
          </w:rPr>
          <w:t xml:space="preserve"> </w:t>
        </w:r>
      </w:ins>
      <w:ins w:id="817" w:author="Benton, Deon" w:date="2025-06-26T14:16:00Z" w16du:dateUtc="2025-06-26T19:16:00Z">
        <w:r w:rsidR="00834486">
          <w:rPr>
            <w:rFonts w:ascii="Times New Roman" w:hAnsi="Times New Roman" w:cs="Times New Roman"/>
          </w:rPr>
          <w:t xml:space="preserve">In particular, </w:t>
        </w:r>
      </w:ins>
      <w:ins w:id="818" w:author="Benton, Deon" w:date="2025-06-26T14:17:00Z" w16du:dateUtc="2025-06-26T19:17:00Z">
        <w:r w:rsidR="00834486">
          <w:rPr>
            <w:rFonts w:ascii="Times New Roman" w:hAnsi="Times New Roman" w:cs="Times New Roman"/>
          </w:rPr>
          <w:t>my argument</w:t>
        </w:r>
      </w:ins>
      <w:r w:rsidR="00524642">
        <w:rPr>
          <w:rFonts w:ascii="Times New Roman" w:hAnsi="Times New Roman" w:cs="Times New Roman"/>
        </w:rPr>
        <w:t xml:space="preserve"> is that i</w:t>
      </w:r>
      <w:r w:rsidR="00524642" w:rsidRPr="007D7F06">
        <w:rPr>
          <w:rFonts w:ascii="Times New Roman" w:hAnsi="Times New Roman" w:cs="Times New Roman"/>
        </w:rPr>
        <w:t xml:space="preserve">nfants’ online behavior </w:t>
      </w:r>
      <w:ins w:id="819" w:author="Benton, Deon" w:date="2025-06-26T15:06:00Z" w16du:dateUtc="2025-06-26T20:06:00Z">
        <w:r w:rsidR="00A31C2C">
          <w:rPr>
            <w:rFonts w:ascii="Times New Roman" w:hAnsi="Times New Roman" w:cs="Times New Roman"/>
          </w:rPr>
          <w:t xml:space="preserve">in studies </w:t>
        </w:r>
      </w:ins>
      <w:ins w:id="820" w:author="Benton, Deon" w:date="2025-06-26T15:12:00Z" w16du:dateUtc="2025-06-26T20:12:00Z">
        <w:r w:rsidR="006E4D46">
          <w:rPr>
            <w:rFonts w:ascii="Times New Roman" w:hAnsi="Times New Roman" w:cs="Times New Roman"/>
          </w:rPr>
          <w:t>reflects sensitivity to the low-level kinematic properties of motion—such as whether an action follows a linear or curved motion path</w:t>
        </w:r>
      </w:ins>
      <w:ins w:id="821" w:author="Benton, Deon" w:date="2025-06-26T15:13:00Z" w16du:dateUtc="2025-06-26T20:13:00Z">
        <w:r w:rsidR="006E4D46">
          <w:rPr>
            <w:rFonts w:ascii="Times New Roman" w:hAnsi="Times New Roman" w:cs="Times New Roman"/>
          </w:rPr>
          <w:t xml:space="preserve">—and to online associative learning. In my view, infants’ behavior neither reflects an innate notion or efficiency nor does it reflect a learned notion of efficiency. </w:t>
        </w:r>
      </w:ins>
      <w:ins w:id="822" w:author="Benton, Deon" w:date="2025-06-26T15:16:00Z" w16du:dateUtc="2025-06-26T20:16:00Z">
        <w:r w:rsidR="00CA6A68">
          <w:rPr>
            <w:rFonts w:ascii="Times New Roman" w:hAnsi="Times New Roman" w:cs="Times New Roman"/>
          </w:rPr>
          <w:t xml:space="preserve">Instead, infants’ responses are shaped by extensive experience observing movement in the real world together with an associative learning </w:t>
        </w:r>
      </w:ins>
      <w:ins w:id="823" w:author="Benton, Deon" w:date="2025-06-26T15:17:00Z" w16du:dateUtc="2025-06-26T20:17:00Z">
        <w:r w:rsidR="00CA6A68">
          <w:rPr>
            <w:rFonts w:ascii="Times New Roman" w:hAnsi="Times New Roman" w:cs="Times New Roman"/>
          </w:rPr>
          <w:t xml:space="preserve">mechanism that operates over low-level, surface-based kinematic features. </w:t>
        </w:r>
      </w:ins>
      <w:del w:id="824" w:author="Benton, Deon" w:date="2025-06-26T15:14:00Z" w16du:dateUtc="2025-06-26T20:14:00Z">
        <w:r w:rsidR="00524642" w:rsidDel="007E1A4C">
          <w:rPr>
            <w:rFonts w:ascii="Times New Roman" w:hAnsi="Times New Roman" w:cs="Times New Roman"/>
          </w:rPr>
          <w:delText xml:space="preserve"> </w:delText>
        </w:r>
      </w:del>
      <w:del w:id="825" w:author="Benton, Deon" w:date="2025-06-26T15:07:00Z" w16du:dateUtc="2025-06-26T20:07:00Z">
        <w:r w:rsidR="00524642" w:rsidRPr="007D7F06" w:rsidDel="00A31C2C">
          <w:rPr>
            <w:rFonts w:ascii="Times New Roman" w:hAnsi="Times New Roman" w:cs="Times New Roman"/>
          </w:rPr>
          <w:delText>reflects</w:delText>
        </w:r>
        <w:r w:rsidR="00524642" w:rsidDel="00A31C2C">
          <w:rPr>
            <w:rFonts w:ascii="Times New Roman" w:hAnsi="Times New Roman" w:cs="Times New Roman"/>
          </w:rPr>
          <w:delText xml:space="preserve"> prior, </w:delText>
        </w:r>
      </w:del>
      <w:del w:id="826" w:author="Benton, Deon" w:date="2025-06-26T15:14:00Z" w16du:dateUtc="2025-06-26T20:14:00Z">
        <w:r w:rsidR="00524642" w:rsidDel="007E1A4C">
          <w:rPr>
            <w:rFonts w:ascii="Times New Roman" w:hAnsi="Times New Roman" w:cs="Times New Roman"/>
          </w:rPr>
          <w:delText xml:space="preserve">real-world experience with linear and curved motion and online associative learning. </w:delText>
        </w:r>
      </w:del>
      <w:r w:rsidR="00524642">
        <w:rPr>
          <w:rFonts w:ascii="Times New Roman" w:hAnsi="Times New Roman" w:cs="Times New Roman"/>
        </w:rPr>
        <w:t>In the classic study by Gergely et al. (1995), for instance, infants may have formed an association between the arced motion path and the barrier based on the repeated pairings of the two over the course of the habituation phase. Crucially, such an associative link may come to be particularly strong</w:t>
      </w:r>
      <w:r w:rsidR="00524642" w:rsidRPr="007D7F06">
        <w:rPr>
          <w:rFonts w:ascii="Times New Roman" w:hAnsi="Times New Roman" w:cs="Times New Roman"/>
        </w:rPr>
        <w:t xml:space="preserve"> when the trajectory occurs over rather than beside the barrier.  </w:t>
      </w:r>
      <w:r w:rsidR="00524642">
        <w:rPr>
          <w:rFonts w:ascii="Times New Roman" w:hAnsi="Times New Roman" w:cs="Times New Roman"/>
        </w:rPr>
        <w:t>This may be because w</w:t>
      </w:r>
      <w:r w:rsidR="00524642" w:rsidRPr="00E85228">
        <w:rPr>
          <w:rFonts w:ascii="Times New Roman" w:hAnsi="Times New Roman" w:cs="Times New Roman"/>
        </w:rPr>
        <w:t xml:space="preserve">hen </w:t>
      </w:r>
      <w:r w:rsidR="00524642" w:rsidRPr="00E85228">
        <w:rPr>
          <w:rFonts w:ascii="Times New Roman" w:hAnsi="Times New Roman" w:cs="Times New Roman"/>
        </w:rPr>
        <w:lastRenderedPageBreak/>
        <w:t xml:space="preserve">the jumping action occurs </w:t>
      </w:r>
      <w:r w:rsidR="00524642" w:rsidRPr="006D48F4">
        <w:rPr>
          <w:rFonts w:ascii="Times New Roman" w:hAnsi="Times New Roman" w:cs="Times New Roman"/>
          <w:i/>
          <w:iCs/>
        </w:rPr>
        <w:t>over</w:t>
      </w:r>
      <w:r w:rsidR="00524642" w:rsidRPr="00E85228">
        <w:rPr>
          <w:rFonts w:ascii="Times New Roman" w:hAnsi="Times New Roman" w:cs="Times New Roman"/>
        </w:rPr>
        <w:t xml:space="preserve"> the barrier, the apex of the curved motion and the barrier occupy the same region of the screen</w:t>
      </w:r>
      <w:r w:rsidR="00524642">
        <w:rPr>
          <w:rFonts w:ascii="Times New Roman" w:hAnsi="Times New Roman" w:cs="Times New Roman"/>
        </w:rPr>
        <w:t>. This may have two consequences. First, it makes the</w:t>
      </w:r>
      <w:r w:rsidR="00524642" w:rsidRPr="00E85228">
        <w:rPr>
          <w:rFonts w:ascii="Times New Roman" w:hAnsi="Times New Roman" w:cs="Times New Roman"/>
        </w:rPr>
        <w:t xml:space="preserve"> barrier </w:t>
      </w:r>
      <w:r w:rsidR="00524642">
        <w:rPr>
          <w:rFonts w:ascii="Times New Roman" w:hAnsi="Times New Roman" w:cs="Times New Roman"/>
        </w:rPr>
        <w:t xml:space="preserve">visually </w:t>
      </w:r>
      <w:r w:rsidR="00524642" w:rsidRPr="00E85228">
        <w:rPr>
          <w:rFonts w:ascii="Times New Roman" w:hAnsi="Times New Roman" w:cs="Times New Roman"/>
        </w:rPr>
        <w:t>more salient</w:t>
      </w:r>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524642">
        <w:rPr>
          <w:rFonts w:ascii="Times New Roman" w:hAnsi="Times New Roman" w:cs="Times New Roman"/>
        </w:rPr>
        <w:t xml:space="preserve"> as is the case in the control condition of action understanding studies, </w:t>
      </w:r>
      <w:r w:rsidR="00524642" w:rsidRPr="00E85228">
        <w:rPr>
          <w:rFonts w:ascii="Times New Roman" w:hAnsi="Times New Roman" w:cs="Times New Roman"/>
        </w:rPr>
        <w:t>more effort is required to form this link.</w:t>
      </w:r>
      <w:r w:rsidR="00524642">
        <w:rPr>
          <w:rFonts w:ascii="Times New Roman" w:hAnsi="Times New Roman" w:cs="Times New Roman"/>
        </w:rPr>
        <w:t xml:space="preserve"> </w:t>
      </w:r>
      <w:r w:rsidR="00524642" w:rsidRPr="00273FB5">
        <w:rPr>
          <w:rFonts w:ascii="Times New Roman" w:hAnsi="Times New Roman" w:cs="Times New Roman"/>
        </w:rPr>
        <w:t xml:space="preserve">This may be because infants must first </w:t>
      </w:r>
      <w:r w:rsidR="00524642">
        <w:rPr>
          <w:rFonts w:ascii="Times New Roman" w:hAnsi="Times New Roman" w:cs="Times New Roman"/>
        </w:rPr>
        <w:t>attend to</w:t>
      </w:r>
      <w:r w:rsidR="00524642" w:rsidRPr="00273FB5">
        <w:rPr>
          <w:rFonts w:ascii="Times New Roman" w:hAnsi="Times New Roman" w:cs="Times New Roman"/>
        </w:rPr>
        <w:t xml:space="preserve"> the jumping action</w:t>
      </w:r>
      <w:r w:rsidR="00524642">
        <w:rPr>
          <w:rFonts w:ascii="Times New Roman" w:hAnsi="Times New Roman" w:cs="Times New Roman"/>
        </w:rPr>
        <w:t xml:space="preserve"> in the middle of the screen</w:t>
      </w:r>
      <w:r w:rsidR="00524642" w:rsidRPr="00273FB5">
        <w:rPr>
          <w:rFonts w:ascii="Times New Roman" w:hAnsi="Times New Roman" w:cs="Times New Roman"/>
        </w:rPr>
        <w:t xml:space="preserve"> before </w:t>
      </w:r>
      <w:del w:id="827" w:author="Benton, Deon" w:date="2025-06-26T14:18:00Z" w16du:dateUtc="2025-06-26T19:18:00Z">
        <w:r w:rsidR="00524642" w:rsidRPr="00273FB5" w:rsidDel="009E4B8A">
          <w:rPr>
            <w:rFonts w:ascii="Times New Roman" w:hAnsi="Times New Roman" w:cs="Times New Roman"/>
          </w:rPr>
          <w:delText>shifting their gaze</w:delText>
        </w:r>
      </w:del>
      <w:ins w:id="828" w:author="Benton, Deon" w:date="2025-06-26T14:18:00Z" w16du:dateUtc="2025-06-26T19:18:00Z">
        <w:r w:rsidR="009E4B8A">
          <w:rPr>
            <w:rFonts w:ascii="Times New Roman" w:hAnsi="Times New Roman" w:cs="Times New Roman"/>
          </w:rPr>
          <w:t>making a saccade</w:t>
        </w:r>
      </w:ins>
      <w:r w:rsidR="00524642" w:rsidRPr="00273FB5">
        <w:rPr>
          <w:rFonts w:ascii="Times New Roman" w:hAnsi="Times New Roman" w:cs="Times New Roman"/>
        </w:rPr>
        <w:t xml:space="preserve"> to the barrier</w:t>
      </w:r>
      <w:r w:rsidR="00524642">
        <w:rPr>
          <w:rFonts w:ascii="Times New Roman" w:hAnsi="Times New Roman" w:cs="Times New Roman"/>
        </w:rPr>
        <w:t xml:space="preserve"> </w:t>
      </w:r>
      <w:del w:id="829" w:author="Benton, Deon" w:date="2025-06-26T14:18:00Z" w16du:dateUtc="2025-06-26T19:18:00Z">
        <w:r w:rsidR="00524642" w:rsidDel="009E4B8A">
          <w:rPr>
            <w:rFonts w:ascii="Times New Roman" w:hAnsi="Times New Roman" w:cs="Times New Roman"/>
          </w:rPr>
          <w:delText>off to the side</w:delText>
        </w:r>
      </w:del>
      <w:ins w:id="830" w:author="Benton, Deon" w:date="2025-06-26T14:18:00Z" w16du:dateUtc="2025-06-26T19:18:00Z">
        <w:r w:rsidR="009E4B8A">
          <w:rPr>
            <w:rFonts w:ascii="Times New Roman" w:hAnsi="Times New Roman" w:cs="Times New Roman"/>
          </w:rPr>
          <w:t>located to the side</w:t>
        </w:r>
      </w:ins>
      <w:r w:rsidR="00524642">
        <w:rPr>
          <w:rFonts w:ascii="Times New Roman" w:hAnsi="Times New Roman" w:cs="Times New Roman"/>
        </w:rPr>
        <w:t>. A consequence of this is that the</w:t>
      </w:r>
      <w:r w:rsidR="00524642" w:rsidRPr="00E85228">
        <w:rPr>
          <w:rFonts w:ascii="Times New Roman" w:hAnsi="Times New Roman" w:cs="Times New Roman"/>
        </w:rPr>
        <w:t xml:space="preserve"> barrier becomes less salient in this arrangement, </w:t>
      </w:r>
      <w:del w:id="831" w:author="Benton, Deon" w:date="2025-06-26T14:49:00Z" w16du:dateUtc="2025-06-26T19:49:00Z">
        <w:r w:rsidR="00524642" w:rsidDel="00E54CCA">
          <w:rPr>
            <w:rFonts w:ascii="Times New Roman" w:hAnsi="Times New Roman" w:cs="Times New Roman"/>
          </w:rPr>
          <w:delText>thereby leading to</w:delText>
        </w:r>
      </w:del>
      <w:ins w:id="832" w:author="Benton, Deon" w:date="2025-06-26T14:49:00Z" w16du:dateUtc="2025-06-26T19:49:00Z">
        <w:r w:rsidR="00E54CCA">
          <w:rPr>
            <w:rFonts w:ascii="Times New Roman" w:hAnsi="Times New Roman" w:cs="Times New Roman"/>
          </w:rPr>
          <w:t>and this may lead to</w:t>
        </w:r>
      </w:ins>
      <w:r w:rsidR="00524642">
        <w:rPr>
          <w:rFonts w:ascii="Times New Roman" w:hAnsi="Times New Roman" w:cs="Times New Roman"/>
        </w:rPr>
        <w:t xml:space="preserve"> a weaker association between the curved motion and barrier. </w:t>
      </w:r>
      <w:r w:rsidR="00524642" w:rsidRPr="00B46EF7">
        <w:rPr>
          <w:rFonts w:ascii="Times New Roman" w:hAnsi="Times New Roman" w:cs="Times New Roman"/>
        </w:rPr>
        <w:t>This could potentially explain why</w:t>
      </w:r>
      <w:r w:rsidR="00524642">
        <w:rPr>
          <w:rFonts w:ascii="Times New Roman" w:hAnsi="Times New Roman" w:cs="Times New Roman"/>
        </w:rPr>
        <w:t xml:space="preserve"> in action understanding </w:t>
      </w:r>
      <w:ins w:id="833" w:author="Benton, Deon" w:date="2025-06-26T14:50:00Z" w16du:dateUtc="2025-06-26T19:50:00Z">
        <w:r w:rsidR="00E54CCA">
          <w:rPr>
            <w:rFonts w:ascii="Times New Roman" w:hAnsi="Times New Roman" w:cs="Times New Roman"/>
          </w:rPr>
          <w:t xml:space="preserve">VoE </w:t>
        </w:r>
      </w:ins>
      <w:r w:rsidR="00524642">
        <w:rPr>
          <w:rFonts w:ascii="Times New Roman" w:hAnsi="Times New Roman" w:cs="Times New Roman"/>
        </w:rPr>
        <w:t>studies</w:t>
      </w:r>
      <w:ins w:id="834" w:author="Benton, Deon" w:date="2025-06-26T14:50:00Z" w16du:dateUtc="2025-06-26T19:50:00Z">
        <w:r w:rsidR="00E54CCA">
          <w:rPr>
            <w:rFonts w:ascii="Times New Roman" w:hAnsi="Times New Roman" w:cs="Times New Roman"/>
          </w:rPr>
          <w:t xml:space="preserve"> like that by Gergely et al. (1995),</w:t>
        </w:r>
      </w:ins>
      <w:r w:rsidR="00524642" w:rsidRPr="00B46EF7">
        <w:rPr>
          <w:rFonts w:ascii="Times New Roman" w:hAnsi="Times New Roman" w:cs="Times New Roman"/>
        </w:rPr>
        <w:t xml:space="preserve"> infants in the experimental conditions, but not those in the control conditions, look longer at inefficient than efficient actions</w:t>
      </w:r>
      <w:r w:rsidR="00524642">
        <w:rPr>
          <w:rFonts w:ascii="Times New Roman" w:hAnsi="Times New Roman" w:cs="Times New Roman"/>
        </w:rPr>
        <w:t>:</w:t>
      </w:r>
      <w:r w:rsidR="00524642" w:rsidRPr="00B46EF7">
        <w:rPr>
          <w:rFonts w:ascii="Times New Roman" w:hAnsi="Times New Roman" w:cs="Times New Roman"/>
        </w:rPr>
        <w:t xml:space="preserve"> </w:t>
      </w:r>
      <w:r w:rsidR="00524642">
        <w:rPr>
          <w:rFonts w:ascii="Times New Roman" w:hAnsi="Times New Roman" w:cs="Times New Roman"/>
        </w:rPr>
        <w:t>When shown</w:t>
      </w:r>
      <w:r w:rsidR="00524642" w:rsidRPr="00B46EF7">
        <w:rPr>
          <w:rFonts w:ascii="Times New Roman" w:hAnsi="Times New Roman" w:cs="Times New Roman"/>
        </w:rPr>
        <w:t xml:space="preserve"> barrierless curved motion and straight motion, only infants in the experimental conditions should look longer at the curved </w:t>
      </w:r>
      <w:r w:rsidR="00524642">
        <w:rPr>
          <w:rFonts w:ascii="Times New Roman" w:hAnsi="Times New Roman" w:cs="Times New Roman"/>
        </w:rPr>
        <w:t>than straight motion;</w:t>
      </w:r>
      <w:r w:rsidR="00524642" w:rsidRPr="00B46EF7">
        <w:rPr>
          <w:rFonts w:ascii="Times New Roman" w:hAnsi="Times New Roman" w:cs="Times New Roman"/>
        </w:rPr>
        <w:t xml:space="preserve"> </w:t>
      </w:r>
      <w:r w:rsidR="00524642">
        <w:rPr>
          <w:rFonts w:ascii="Times New Roman" w:hAnsi="Times New Roman" w:cs="Times New Roman"/>
        </w:rPr>
        <w:t>the former</w:t>
      </w:r>
      <w:r w:rsidR="00524642" w:rsidRPr="00B46EF7">
        <w:rPr>
          <w:rFonts w:ascii="Times New Roman" w:hAnsi="Times New Roman" w:cs="Times New Roman"/>
        </w:rPr>
        <w:t xml:space="preserve"> triggers an expectation for a barrier, based on an established link between </w:t>
      </w:r>
      <w:r w:rsidR="00524642">
        <w:rPr>
          <w:rFonts w:ascii="Times New Roman" w:hAnsi="Times New Roman" w:cs="Times New Roman"/>
        </w:rPr>
        <w:t>them</w:t>
      </w:r>
      <w:r w:rsidR="00524642" w:rsidRPr="00B46EF7">
        <w:rPr>
          <w:rFonts w:ascii="Times New Roman" w:hAnsi="Times New Roman" w:cs="Times New Roman"/>
        </w:rPr>
        <w:t xml:space="preserve">, </w:t>
      </w:r>
      <w:r w:rsidR="00524642">
        <w:rPr>
          <w:rFonts w:ascii="Times New Roman" w:hAnsi="Times New Roman" w:cs="Times New Roman"/>
        </w:rPr>
        <w:t>that goes unmet.</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6761DBD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Given the admittedly speculative nature of this proposal, it was important to show that it could in fact capture existing data on infant action understanding. To achieve this, the proposal was instantiated in a connectionist artificial neural network model (</w:t>
      </w:r>
      <w:r>
        <w:rPr>
          <w:rFonts w:ascii="Times New Roman" w:eastAsia="Times New Roman" w:hAnsi="Times New Roman" w:cs="Times New Roman"/>
        </w:rPr>
        <w:t>see Singh et al., 2025 for a gentle introduction).</w:t>
      </w:r>
      <w:ins w:id="835" w:author="Benton, Deon" w:date="2025-06-26T14:19:00Z" w16du:dateUtc="2025-06-26T19:19:00Z">
        <w:r w:rsidR="007E43F8">
          <w:rPr>
            <w:rFonts w:ascii="Times New Roman" w:eastAsia="Times New Roman" w:hAnsi="Times New Roman" w:cs="Times New Roman"/>
          </w:rPr>
          <w:t xml:space="preserve"> Crucially,</w:t>
        </w:r>
      </w:ins>
      <w:del w:id="836" w:author="Benton, Deon" w:date="2025-06-26T14:19:00Z" w16du:dateUtc="2025-06-26T19:19:00Z">
        <w:r w:rsidDel="007E43F8">
          <w:rPr>
            <w:rFonts w:ascii="Times New Roman" w:eastAsia="Times New Roman" w:hAnsi="Times New Roman" w:cs="Times New Roman"/>
          </w:rPr>
          <w:delText xml:space="preserve"> T</w:delText>
        </w:r>
      </w:del>
      <w:ins w:id="837" w:author="Benton, Deon" w:date="2025-06-26T14:19:00Z" w16du:dateUtc="2025-06-26T19:19:00Z">
        <w:r w:rsidR="007E43F8">
          <w:rPr>
            <w:rFonts w:ascii="Times New Roman" w:eastAsia="Times New Roman" w:hAnsi="Times New Roman" w:cs="Times New Roman"/>
          </w:rPr>
          <w:t xml:space="preserve"> t</w:t>
        </w:r>
      </w:ins>
      <w:r>
        <w:rPr>
          <w:rFonts w:ascii="Times New Roman" w:eastAsia="Times New Roman" w:hAnsi="Times New Roman" w:cs="Times New Roman"/>
        </w:rPr>
        <w:t>he model was not developed to simulate any one</w:t>
      </w:r>
      <w:ins w:id="838" w:author="Benton, Deon" w:date="2025-06-26T14:20:00Z" w16du:dateUtc="2025-06-26T19:20:00Z">
        <w:r w:rsidR="007E43F8">
          <w:rPr>
            <w:rFonts w:ascii="Times New Roman" w:eastAsia="Times New Roman" w:hAnsi="Times New Roman" w:cs="Times New Roman"/>
          </w:rPr>
          <w:t xml:space="preserve"> VoE</w:t>
        </w:r>
      </w:ins>
      <w:r>
        <w:rPr>
          <w:rFonts w:ascii="Times New Roman" w:eastAsia="Times New Roman" w:hAnsi="Times New Roman" w:cs="Times New Roman"/>
        </w:rPr>
        <w:t xml:space="preserve"> study</w:t>
      </w:r>
      <w:ins w:id="839" w:author="Benton, Deon" w:date="2025-06-26T14:20:00Z" w16du:dateUtc="2025-06-26T19:20:00Z">
        <w:r w:rsidR="007E43F8">
          <w:rPr>
            <w:rFonts w:ascii="Times New Roman" w:eastAsia="Times New Roman" w:hAnsi="Times New Roman" w:cs="Times New Roman"/>
          </w:rPr>
          <w:t xml:space="preserve"> on infants’ action understanding. Instead, the goal was</w:t>
        </w:r>
      </w:ins>
      <w:r>
        <w:rPr>
          <w:rFonts w:ascii="Times New Roman" w:eastAsia="Times New Roman" w:hAnsi="Times New Roman" w:cs="Times New Roman"/>
        </w:rPr>
        <w:t xml:space="preserve"> </w:t>
      </w:r>
      <w:ins w:id="840" w:author="Benton, Deon" w:date="2025-06-26T14:25:00Z" w16du:dateUtc="2025-06-26T19:25:00Z">
        <w:r w:rsidR="009406C0">
          <w:rPr>
            <w:rFonts w:ascii="Times New Roman" w:eastAsia="Times New Roman" w:hAnsi="Times New Roman" w:cs="Times New Roman"/>
          </w:rPr>
          <w:t xml:space="preserve">to </w:t>
        </w:r>
      </w:ins>
      <w:ins w:id="841" w:author="Benton, Deon" w:date="2025-06-26T14:20:00Z" w16du:dateUtc="2025-06-26T19:20:00Z">
        <w:r w:rsidR="007E43F8">
          <w:rPr>
            <w:rFonts w:ascii="Times New Roman" w:eastAsia="Times New Roman" w:hAnsi="Times New Roman" w:cs="Times New Roman"/>
          </w:rPr>
          <w:t>capture a</w:t>
        </w:r>
      </w:ins>
      <w:ins w:id="842" w:author="detbenton1991@gmail.com" w:date="2025-07-03T18:58:00Z" w16du:dateUtc="2025-07-03T23:58:00Z">
        <w:r w:rsidR="001C6311">
          <w:rPr>
            <w:rFonts w:ascii="Times New Roman" w:eastAsia="Times New Roman" w:hAnsi="Times New Roman" w:cs="Times New Roman"/>
          </w:rPr>
          <w:t xml:space="preserve"> broad</w:t>
        </w:r>
      </w:ins>
      <w:ins w:id="843" w:author="Benton, Deon" w:date="2025-06-26T14:20:00Z" w16du:dateUtc="2025-06-26T19:20:00Z">
        <w:r w:rsidR="007E43F8">
          <w:rPr>
            <w:rFonts w:ascii="Times New Roman" w:eastAsia="Times New Roman" w:hAnsi="Times New Roman" w:cs="Times New Roman"/>
          </w:rPr>
          <w:t xml:space="preserve"> set of</w:t>
        </w:r>
      </w:ins>
      <w:r>
        <w:rPr>
          <w:rFonts w:ascii="Times New Roman" w:eastAsia="Times New Roman" w:hAnsi="Times New Roman" w:cs="Times New Roman"/>
        </w:rPr>
        <w:t xml:space="preserve"> findings that</w:t>
      </w:r>
      <w:ins w:id="844" w:author="detbenton1991@gmail.com" w:date="2025-07-03T18:57:00Z" w16du:dateUtc="2025-07-03T23:57:00Z">
        <w:r w:rsidR="007D403D">
          <w:rPr>
            <w:rFonts w:ascii="Times New Roman" w:eastAsia="Times New Roman" w:hAnsi="Times New Roman" w:cs="Times New Roman"/>
          </w:rPr>
          <w:t>,</w:t>
        </w:r>
      </w:ins>
      <w:ins w:id="845" w:author="Benton, Deon" w:date="2025-06-26T14:21:00Z" w16du:dateUtc="2025-06-26T19:21:00Z">
        <w:r w:rsidR="007E43F8">
          <w:rPr>
            <w:rFonts w:ascii="Times New Roman" w:eastAsia="Times New Roman" w:hAnsi="Times New Roman" w:cs="Times New Roman"/>
          </w:rPr>
          <w:t xml:space="preserve"> </w:t>
        </w:r>
      </w:ins>
      <w:ins w:id="846" w:author="Benton, Deon" w:date="2025-06-26T14:25:00Z" w16du:dateUtc="2025-06-26T19:25:00Z">
        <w:r w:rsidR="009406C0">
          <w:rPr>
            <w:rFonts w:ascii="Times New Roman" w:eastAsia="Times New Roman" w:hAnsi="Times New Roman" w:cs="Times New Roman"/>
          </w:rPr>
          <w:t>to this point</w:t>
        </w:r>
      </w:ins>
      <w:ins w:id="847" w:author="detbenton1991@gmail.com" w:date="2025-07-03T18:57:00Z" w16du:dateUtc="2025-07-03T23:57:00Z">
        <w:r w:rsidR="007D403D">
          <w:rPr>
            <w:rFonts w:ascii="Times New Roman" w:eastAsia="Times New Roman" w:hAnsi="Times New Roman" w:cs="Times New Roman"/>
          </w:rPr>
          <w:t>,</w:t>
        </w:r>
      </w:ins>
      <w:r>
        <w:rPr>
          <w:rFonts w:ascii="Times New Roman" w:eastAsia="Times New Roman" w:hAnsi="Times New Roman" w:cs="Times New Roman"/>
        </w:rPr>
        <w:t xml:space="preserve"> have been taken as evidence of </w:t>
      </w:r>
      <w:del w:id="848" w:author="Benton, Deon" w:date="2025-06-26T14:26:00Z" w16du:dateUtc="2025-06-26T19:26:00Z">
        <w:r w:rsidDel="00A53913">
          <w:rPr>
            <w:rFonts w:ascii="Times New Roman" w:eastAsia="Times New Roman" w:hAnsi="Times New Roman" w:cs="Times New Roman"/>
          </w:rPr>
          <w:delText>either a NUC or a teleological stance</w:delText>
        </w:r>
      </w:del>
      <w:ins w:id="849" w:author="Benton, Deon" w:date="2025-06-26T14:26:00Z" w16du:dateUtc="2025-06-26T19:26:00Z">
        <w:r w:rsidR="00A53913">
          <w:rPr>
            <w:rFonts w:ascii="Times New Roman" w:eastAsia="Times New Roman" w:hAnsi="Times New Roman" w:cs="Times New Roman"/>
          </w:rPr>
          <w:t xml:space="preserve">conceptually rich </w:t>
        </w:r>
        <w:r w:rsidR="00A53913">
          <w:rPr>
            <w:rFonts w:ascii="Times New Roman" w:eastAsia="Times New Roman" w:hAnsi="Times New Roman" w:cs="Times New Roman"/>
          </w:rPr>
          <w:lastRenderedPageBreak/>
          <w:t>knowledge and specialized processes</w:t>
        </w:r>
      </w:ins>
      <w:ins w:id="850" w:author="detbenton1991@gmail.com" w:date="2025-07-03T18:58:00Z" w16du:dateUtc="2025-07-03T23:58:00Z">
        <w:r w:rsidR="001C6311">
          <w:rPr>
            <w:rFonts w:ascii="Times New Roman" w:eastAsia="Times New Roman" w:hAnsi="Times New Roman" w:cs="Times New Roman"/>
          </w:rPr>
          <w:t xml:space="preserve">. By simulating a broad set of findings rather than </w:t>
        </w:r>
      </w:ins>
      <w:ins w:id="851" w:author="detbenton1991@gmail.com" w:date="2025-07-03T18:59:00Z" w16du:dateUtc="2025-07-03T23:59:00Z">
        <w:r w:rsidR="00D664FA">
          <w:rPr>
            <w:rFonts w:ascii="Times New Roman" w:eastAsia="Times New Roman" w:hAnsi="Times New Roman" w:cs="Times New Roman"/>
          </w:rPr>
          <w:t>one or two specific findings</w:t>
        </w:r>
      </w:ins>
      <w:ins w:id="852" w:author="detbenton1991@gmail.com" w:date="2025-07-03T18:58:00Z" w16du:dateUtc="2025-07-03T23:58:00Z">
        <w:r w:rsidR="001C6311">
          <w:rPr>
            <w:rFonts w:ascii="Times New Roman" w:eastAsia="Times New Roman" w:hAnsi="Times New Roman" w:cs="Times New Roman"/>
          </w:rPr>
          <w:t xml:space="preserve">, as was the case in Overwalle (2010), it was possible to demonstrate the explanatory breadth of the current account </w:t>
        </w:r>
      </w:ins>
      <w:ins w:id="853" w:author="detbenton1991@gmail.com" w:date="2025-07-03T18:59:00Z" w16du:dateUtc="2025-07-03T23:59:00Z">
        <w:r w:rsidR="001C6311">
          <w:rPr>
            <w:rFonts w:ascii="Times New Roman" w:eastAsia="Times New Roman" w:hAnsi="Times New Roman" w:cs="Times New Roman"/>
          </w:rPr>
          <w:t>in particular</w:t>
        </w:r>
      </w:ins>
      <w:ins w:id="854" w:author="detbenton1991@gmail.com" w:date="2025-07-03T19:00:00Z" w16du:dateUtc="2025-07-04T00:00:00Z">
        <w:r w:rsidR="00E4463E">
          <w:rPr>
            <w:rFonts w:ascii="Times New Roman" w:eastAsia="Times New Roman" w:hAnsi="Times New Roman" w:cs="Times New Roman"/>
          </w:rPr>
          <w:t xml:space="preserve"> </w:t>
        </w:r>
      </w:ins>
      <w:ins w:id="855" w:author="detbenton1991@gmail.com" w:date="2025-07-03T18:59:00Z" w16du:dateUtc="2025-07-03T23:59:00Z">
        <w:r w:rsidR="001C6311">
          <w:rPr>
            <w:rFonts w:ascii="Times New Roman" w:eastAsia="Times New Roman" w:hAnsi="Times New Roman" w:cs="Times New Roman"/>
          </w:rPr>
          <w:t>and the sufficiency of lean accounts</w:t>
        </w:r>
      </w:ins>
      <w:ins w:id="856" w:author="detbenton1991@gmail.com" w:date="2025-07-03T19:00:00Z" w16du:dateUtc="2025-07-04T00:00:00Z">
        <w:r w:rsidR="00E4463E">
          <w:rPr>
            <w:rFonts w:ascii="Times New Roman" w:eastAsia="Times New Roman" w:hAnsi="Times New Roman" w:cs="Times New Roman"/>
          </w:rPr>
          <w:t xml:space="preserve"> </w:t>
        </w:r>
      </w:ins>
      <w:ins w:id="857" w:author="detbenton1991@gmail.com" w:date="2025-07-03T18:59:00Z" w16du:dateUtc="2025-07-03T23:59:00Z">
        <w:r w:rsidR="001C6311">
          <w:rPr>
            <w:rFonts w:ascii="Times New Roman" w:eastAsia="Times New Roman" w:hAnsi="Times New Roman" w:cs="Times New Roman"/>
          </w:rPr>
          <w:t>in general</w:t>
        </w:r>
      </w:ins>
      <w:r>
        <w:rPr>
          <w:rFonts w:ascii="Times New Roman" w:eastAsia="Times New Roman" w:hAnsi="Times New Roman" w:cs="Times New Roman"/>
        </w:rPr>
        <w:t xml:space="preserve">: </w:t>
      </w:r>
    </w:p>
    <w:p w14:paraId="032456E9"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at inefficient test events than at efficient ones if the jumping action occurs over rather than besides a barrier (e.g., Gergely et al., 1995). </w:t>
      </w:r>
    </w:p>
    <w:p w14:paraId="2426D288"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Infants’ looking behaviors towards inefficient and efficient actions does not depend on whether the characters possess animate features (Csibra et al., 1999; Sodian et al., 2004).</w:t>
      </w:r>
    </w:p>
    <w:p w14:paraId="0067737E"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Infants can infer external constraints from an agent’s actions and goals as well as an agent’s goal from its actions and external constraints (e.g., Csibra et al., 2003).</w:t>
      </w:r>
    </w:p>
    <w:p w14:paraId="1BC66937" w14:textId="77777777" w:rsidR="00524642" w:rsidRPr="00B0365B"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Infants represent efficiency continuously (e.g., Liu &amp; Spelke, 2017).</w:t>
      </w:r>
    </w:p>
    <w:p w14:paraId="25BF1E8D" w14:textId="1F34996A"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It should be clear from the list above that all the findings derive from studies that used some version of the Gergely et al. (1995)</w:t>
      </w:r>
      <w:ins w:id="858" w:author="detbenton1991@gmail.com" w:date="2025-07-03T19:47:00Z" w16du:dateUtc="2025-07-04T00:47:00Z">
        <w:r w:rsidR="002807A7">
          <w:rPr>
            <w:rFonts w:ascii="Times New Roman" w:hAnsi="Times New Roman" w:cs="Times New Roman"/>
          </w:rPr>
          <w:t xml:space="preserve"> VoE</w:t>
        </w:r>
      </w:ins>
      <w:r>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A point worth noting is that although this list does not cover the full range of findings from studies that used the Gergely paradigm, demonstrating that the current account—implemented as a connectionist model—can capture these findings should be sufficient to illustrate its explanatory scope. Space constraints also make it infeasible to simulate the full breadth of relevant work.</w:t>
      </w:r>
    </w:p>
    <w:p w14:paraId="3003D899" w14:textId="1D27A292"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I introduce the model architecture used in each simulation, along with details about the pretraining experience that all models received prior to their </w:t>
      </w:r>
      <w:r>
        <w:rPr>
          <w:rFonts w:ascii="Times New Roman" w:hAnsi="Times New Roman" w:cs="Times New Roman"/>
        </w:rPr>
        <w:lastRenderedPageBreak/>
        <w:t xml:space="preserve">participation in a specific simulation. I then present four simulations, each corresponding to a key empirical finding. Given that the focus here was to show that a model that implements the current perspective can capture data from studies that use the Gergely paradigm, each of the studies that illustrate one of the previous findings will be modeled only at the most general level.  This means that study specific details deemed nonessential were omitted. </w:t>
      </w:r>
      <w:ins w:id="859" w:author="Benton, Deon" w:date="2025-06-26T14:39:00Z" w16du:dateUtc="2025-06-26T19:39:00Z">
        <w:r w:rsidR="00691D93">
          <w:rPr>
            <w:rFonts w:ascii="Times New Roman" w:eastAsia="Times New Roman" w:hAnsi="Times New Roman" w:cs="Times New Roman"/>
          </w:rPr>
          <w:t xml:space="preserve">It is worth reiterating that although I have chosen to focus on </w:t>
        </w:r>
      </w:ins>
      <w:ins w:id="860" w:author="Benton, Deon" w:date="2025-06-26T14:40:00Z" w16du:dateUtc="2025-06-26T19:40:00Z">
        <w:r w:rsidR="00691D93">
          <w:rPr>
            <w:rFonts w:ascii="Times New Roman" w:eastAsia="Times New Roman" w:hAnsi="Times New Roman" w:cs="Times New Roman"/>
          </w:rPr>
          <w:t>key</w:t>
        </w:r>
        <w:r w:rsidR="00FA0DA0">
          <w:rPr>
            <w:rFonts w:ascii="Times New Roman" w:eastAsia="Times New Roman" w:hAnsi="Times New Roman" w:cs="Times New Roman"/>
          </w:rPr>
          <w:t xml:space="preserve"> findings from VoE studies on infant action understanding</w:t>
        </w:r>
      </w:ins>
      <w:ins w:id="861" w:author="Benton, Deon" w:date="2025-06-26T14:39:00Z" w16du:dateUtc="2025-06-26T19:39:00Z">
        <w:r w:rsidR="00691D93">
          <w:rPr>
            <w:rFonts w:ascii="Times New Roman" w:eastAsia="Times New Roman" w:hAnsi="Times New Roman" w:cs="Times New Roman"/>
          </w:rPr>
          <w:t xml:space="preserve">, I see </w:t>
        </w:r>
      </w:ins>
      <w:ins w:id="862" w:author="Benton, Deon" w:date="2025-06-26T14:40:00Z" w16du:dateUtc="2025-06-26T19:40:00Z">
        <w:r w:rsidR="000475E7">
          <w:rPr>
            <w:rFonts w:ascii="Times New Roman" w:eastAsia="Times New Roman" w:hAnsi="Times New Roman" w:cs="Times New Roman"/>
          </w:rPr>
          <w:t>these simulations—and the</w:t>
        </w:r>
      </w:ins>
      <w:ins w:id="863" w:author="Benton, Deon" w:date="2025-06-26T14:42:00Z" w16du:dateUtc="2025-06-26T19:42:00Z">
        <w:r w:rsidR="00582C9C">
          <w:rPr>
            <w:rFonts w:ascii="Times New Roman" w:eastAsia="Times New Roman" w:hAnsi="Times New Roman" w:cs="Times New Roman"/>
          </w:rPr>
          <w:t xml:space="preserve"> theoretical</w:t>
        </w:r>
      </w:ins>
      <w:ins w:id="864" w:author="Benton, Deon" w:date="2025-06-26T14:40:00Z" w16du:dateUtc="2025-06-26T19:40:00Z">
        <w:r w:rsidR="000475E7">
          <w:rPr>
            <w:rFonts w:ascii="Times New Roman" w:eastAsia="Times New Roman" w:hAnsi="Times New Roman" w:cs="Times New Roman"/>
          </w:rPr>
          <w:t xml:space="preserve"> argument they</w:t>
        </w:r>
      </w:ins>
      <w:ins w:id="865" w:author="Benton, Deon" w:date="2025-06-26T14:42:00Z" w16du:dateUtc="2025-06-26T19:42:00Z">
        <w:r w:rsidR="00582C9C">
          <w:rPr>
            <w:rFonts w:ascii="Times New Roman" w:eastAsia="Times New Roman" w:hAnsi="Times New Roman" w:cs="Times New Roman"/>
          </w:rPr>
          <w:t xml:space="preserve"> implement—</w:t>
        </w:r>
      </w:ins>
      <w:ins w:id="866" w:author="Benton, Deon" w:date="2025-06-26T14:43:00Z" w16du:dateUtc="2025-06-26T19:43:00Z">
        <w:r w:rsidR="00582C9C">
          <w:rPr>
            <w:rFonts w:ascii="Times New Roman" w:eastAsia="Times New Roman" w:hAnsi="Times New Roman" w:cs="Times New Roman"/>
          </w:rPr>
          <w:t>contribute to</w:t>
        </w:r>
      </w:ins>
      <w:ins w:id="867" w:author="Benton, Deon" w:date="2025-06-26T14:41:00Z" w16du:dateUtc="2025-06-26T19:41:00Z">
        <w:r w:rsidR="000475E7">
          <w:rPr>
            <w:rFonts w:ascii="Times New Roman" w:eastAsia="Times New Roman" w:hAnsi="Times New Roman" w:cs="Times New Roman"/>
          </w:rPr>
          <w:t xml:space="preserve"> a much broader literature that demonstrates that domain-general mechanisms</w:t>
        </w:r>
      </w:ins>
      <w:ins w:id="868" w:author="Benton, Deon" w:date="2025-06-26T14:39:00Z" w16du:dateUtc="2025-06-26T19:39:00Z">
        <w:r w:rsidR="00691D93">
          <w:rPr>
            <w:rFonts w:ascii="Times New Roman" w:eastAsia="Times New Roman" w:hAnsi="Times New Roman" w:cs="Times New Roman"/>
          </w:rPr>
          <w:t xml:space="preserve"> may </w:t>
        </w:r>
      </w:ins>
      <w:ins w:id="869" w:author="Benton, Deon" w:date="2025-06-26T14:43:00Z" w16du:dateUtc="2025-06-26T19:43:00Z">
        <w:r w:rsidR="00582C9C">
          <w:rPr>
            <w:rFonts w:ascii="Times New Roman" w:eastAsia="Times New Roman" w:hAnsi="Times New Roman" w:cs="Times New Roman"/>
          </w:rPr>
          <w:t>suffice to explain infants’ seemingly sophisticated behaviors in VoE tasks</w:t>
        </w:r>
        <w:r w:rsidR="005948EA">
          <w:rPr>
            <w:rFonts w:ascii="Times New Roman" w:eastAsia="Times New Roman" w:hAnsi="Times New Roman" w:cs="Times New Roman"/>
          </w:rPr>
          <w:t>; rich knowledge or specialized processes may neither be necessary nor sufficient to account for these behaviors.</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2791EA6B"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w:t>
      </w:r>
      <w:ins w:id="870" w:author="Benton, Deon" w:date="2025-06-26T14:56:00Z" w16du:dateUtc="2025-06-26T19:56:00Z">
        <w:r w:rsidR="006805C3">
          <w:rPr>
            <w:rFonts w:ascii="Times New Roman" w:hAnsi="Times New Roman" w:cs="Times New Roman"/>
          </w:rPr>
          <w:t xml:space="preserve"> curren</w:t>
        </w:r>
      </w:ins>
      <w:ins w:id="871" w:author="Benton, Deon" w:date="2025-06-26T14:57:00Z" w16du:dateUtc="2025-06-26T19:57:00Z">
        <w:r w:rsidR="006805C3">
          <w:rPr>
            <w:rFonts w:ascii="Times New Roman" w:hAnsi="Times New Roman" w:cs="Times New Roman"/>
          </w:rPr>
          <w:t>t series of simulations used</w:t>
        </w:r>
      </w:ins>
      <w:r>
        <w:rPr>
          <w:rFonts w:ascii="Times New Roman" w:hAnsi="Times New Roman" w:cs="Times New Roman"/>
        </w:rPr>
        <w:t xml:space="preserve"> a three-layer, feedforward, </w:t>
      </w:r>
      <w:ins w:id="872" w:author="Benton, Deon" w:date="2025-07-09T16:07:00Z" w16du:dateUtc="2025-07-09T21:07:00Z">
        <w:r w:rsidR="00672000">
          <w:rPr>
            <w:rFonts w:ascii="Times New Roman" w:hAnsi="Times New Roman" w:cs="Times New Roman"/>
          </w:rPr>
          <w:t>autoassociative, autoregressive artificial neural network model</w:t>
        </w:r>
      </w:ins>
      <w:r>
        <w:rPr>
          <w:rFonts w:ascii="Times New Roman" w:hAnsi="Times New Roman" w:cs="Times New Roman"/>
        </w:rPr>
        <w:t xml:space="preserve"> (e.g., Mareschal et al., 2000). Networks were trained with backpropagation in cross-entropy error (e.g., Rumelhart et al., 1986). The hidden units used a RELU activation function</w:t>
      </w:r>
      <w:ins w:id="873" w:author="Benton, Deon" w:date="2025-07-09T16:07:00Z" w16du:dateUtc="2025-07-09T21:07:00Z">
        <w:r w:rsidR="00672000">
          <w:rPr>
            <w:rFonts w:ascii="Times New Roman" w:hAnsi="Times New Roman" w:cs="Times New Roman"/>
          </w:rPr>
          <w:t xml:space="preserve"> to prevent </w:t>
        </w:r>
      </w:ins>
      <w:ins w:id="874" w:author="Benton, Deon" w:date="2025-07-09T16:08:00Z" w16du:dateUtc="2025-07-09T21:08:00Z">
        <w:r w:rsidR="0073183C">
          <w:rPr>
            <w:rFonts w:ascii="Times New Roman" w:hAnsi="Times New Roman" w:cs="Times New Roman"/>
          </w:rPr>
          <w:t>the computed gradients from vanishing across time steps</w:t>
        </w:r>
      </w:ins>
      <w:r>
        <w:rPr>
          <w:rFonts w:ascii="Times New Roman" w:hAnsi="Times New Roman" w:cs="Times New Roman"/>
        </w:rPr>
        <w:t>; the output units used a sigmoid activation function. The</w:t>
      </w:r>
      <w:ins w:id="875" w:author="Benton, Deon" w:date="2025-07-09T16:08:00Z" w16du:dateUtc="2025-07-09T21:08:00Z">
        <w:r w:rsidR="0073183C">
          <w:rPr>
            <w:rFonts w:ascii="Times New Roman" w:hAnsi="Times New Roman" w:cs="Times New Roman"/>
          </w:rPr>
          <w:t xml:space="preserve"> goal of the autoassociative part of the network was </w:t>
        </w:r>
      </w:ins>
      <w:r>
        <w:rPr>
          <w:rFonts w:ascii="Times New Roman" w:hAnsi="Times New Roman" w:cs="Times New Roman"/>
        </w:rPr>
        <w:t>to</w:t>
      </w:r>
      <w:r w:rsidRPr="006E3582">
        <w:t xml:space="preserve"> </w:t>
      </w:r>
      <w:r w:rsidRPr="006E3582">
        <w:rPr>
          <w:rFonts w:ascii="Times New Roman" w:hAnsi="Times New Roman" w:cs="Times New Roman"/>
        </w:rPr>
        <w:t>compress the input</w:t>
      </w:r>
      <w:r>
        <w:rPr>
          <w:rFonts w:ascii="Times New Roman" w:hAnsi="Times New Roman" w:cs="Times New Roman"/>
        </w:rPr>
        <w:t xml:space="preserve"> via the hidden units</w:t>
      </w:r>
      <w:r w:rsidRPr="006E3582">
        <w:rPr>
          <w:rFonts w:ascii="Times New Roman" w:hAnsi="Times New Roman" w:cs="Times New Roman"/>
        </w:rPr>
        <w:t xml:space="preserve"> and</w:t>
      </w:r>
      <w:ins w:id="876" w:author="Benton, Deon" w:date="2025-06-26T14:57:00Z" w16du:dateUtc="2025-06-26T19:57:00Z">
        <w:r w:rsidR="006805C3">
          <w:rPr>
            <w:rFonts w:ascii="Times New Roman" w:hAnsi="Times New Roman" w:cs="Times New Roman"/>
          </w:rPr>
          <w:t xml:space="preserve"> then</w:t>
        </w:r>
      </w:ins>
      <w:r w:rsidRPr="006E3582">
        <w:rPr>
          <w:rFonts w:ascii="Times New Roman" w:hAnsi="Times New Roman" w:cs="Times New Roman"/>
        </w:rPr>
        <w:t xml:space="preserve"> reconstruct it at the output layer</w:t>
      </w:r>
      <w:r>
        <w:rPr>
          <w:rFonts w:ascii="Times New Roman" w:hAnsi="Times New Roman" w:cs="Times New Roman"/>
        </w:rPr>
        <w:t>.</w:t>
      </w:r>
      <w:ins w:id="877" w:author="Benton, Deon" w:date="2025-07-09T16:08:00Z" w16du:dateUtc="2025-07-09T21:08:00Z">
        <w:r w:rsidR="0073183C">
          <w:rPr>
            <w:rFonts w:ascii="Times New Roman" w:hAnsi="Times New Roman" w:cs="Times New Roman"/>
          </w:rPr>
          <w:t xml:space="preserve"> The</w:t>
        </w:r>
      </w:ins>
      <w:ins w:id="878" w:author="Benton, Deon" w:date="2025-07-09T16:09:00Z" w16du:dateUtc="2025-07-09T21:09:00Z">
        <w:r w:rsidR="0073183C">
          <w:rPr>
            <w:rFonts w:ascii="Times New Roman" w:hAnsi="Times New Roman" w:cs="Times New Roman"/>
          </w:rPr>
          <w:t xml:space="preserve"> goal of the autoregressive part of the network (described in more detail below) was to predict a given object’s position at the next time step.</w:t>
        </w:r>
      </w:ins>
    </w:p>
    <w:p w14:paraId="3DFA6843" w14:textId="54C75A5F"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model consisted of three layers (Figure 1). The input and output layers each contained</w:t>
      </w:r>
      <w:r w:rsidR="00DE5FE7">
        <w:rPr>
          <w:rFonts w:ascii="Times New Roman" w:hAnsi="Times New Roman" w:cs="Times New Roman"/>
        </w:rPr>
        <w:t xml:space="preserve"> </w:t>
      </w:r>
      <w:ins w:id="879" w:author="Benton, Deon" w:date="2025-07-09T16:11:00Z" w16du:dateUtc="2025-07-09T21:11:00Z">
        <w:r w:rsidR="009F7697">
          <w:rPr>
            <w:rFonts w:ascii="Times New Roman" w:hAnsi="Times New Roman" w:cs="Times New Roman"/>
          </w:rPr>
          <w:t xml:space="preserve">11 </w:t>
        </w:r>
      </w:ins>
      <w:r>
        <w:rPr>
          <w:rFonts w:ascii="Times New Roman" w:hAnsi="Times New Roman" w:cs="Times New Roman"/>
        </w:rPr>
        <w:t xml:space="preserve">groups of units. The groups in the input and output layers were identical, and all </w:t>
      </w:r>
      <w:r>
        <w:rPr>
          <w:rFonts w:ascii="Times New Roman" w:hAnsi="Times New Roman" w:cs="Times New Roman"/>
        </w:rPr>
        <w:lastRenderedPageBreak/>
        <w:t>groups used a localist coding scheme (i.e., a single unit was used to represent a given concept or feature).</w:t>
      </w:r>
      <w:r w:rsidRPr="00652E3F">
        <w:rPr>
          <w:rFonts w:ascii="Times New Roman" w:hAnsi="Times New Roman" w:cs="Times New Roman"/>
        </w:rPr>
        <w:t xml:space="preserve"> </w:t>
      </w:r>
      <w:r>
        <w:rPr>
          <w:rFonts w:ascii="Times New Roman" w:hAnsi="Times New Roman" w:cs="Times New Roman"/>
        </w:rPr>
        <w:t xml:space="preserve">Localist representations were adopted to ensure that no two objects were more similar to each other than any other object. </w:t>
      </w:r>
      <w:ins w:id="880" w:author="Benton, Deon" w:date="2025-07-09T16:12:00Z" w16du:dateUtc="2025-07-09T21:12:00Z">
        <w:r w:rsidR="00603B06">
          <w:rPr>
            <w:rFonts w:ascii="Times New Roman" w:hAnsi="Times New Roman" w:cs="Times New Roman"/>
          </w:rPr>
          <w:t>It is worth noting that the</w:t>
        </w:r>
      </w:ins>
      <w:r>
        <w:rPr>
          <w:rFonts w:ascii="Times New Roman" w:hAnsi="Times New Roman" w:cs="Times New Roman"/>
        </w:rPr>
        <w:t xml:space="preserve"> values of </w:t>
      </w:r>
      <w:ins w:id="881" w:author="Benton, Deon" w:date="2025-06-27T11:22:00Z" w16du:dateUtc="2025-06-27T16:22:00Z">
        <w:r w:rsidR="00C80AC6">
          <w:rPr>
            <w:rFonts w:ascii="Times New Roman" w:hAnsi="Times New Roman" w:cs="Times New Roman"/>
          </w:rPr>
          <w:t>units that are unspecified in the text</w:t>
        </w:r>
      </w:ins>
      <w:r>
        <w:rPr>
          <w:rFonts w:ascii="Times New Roman" w:hAnsi="Times New Roman" w:cs="Times New Roman"/>
        </w:rPr>
        <w:t xml:space="preserve"> are assumed to be 0 (corresponding to the unit being “off”). In contrast, the hidden layer consisted of a single group of units and the representations developed over these units were largely distributed (i.e., multiple units coded for a given concept or feature, and the same unit could participate in coding different concepts or features</w:t>
      </w:r>
      <w:ins w:id="882" w:author="Benton, Deon" w:date="2025-06-27T11:16:00Z" w16du:dateUtc="2025-06-27T16:16:00Z">
        <w:r w:rsidR="008B5493">
          <w:rPr>
            <w:rFonts w:ascii="Times New Roman" w:hAnsi="Times New Roman" w:cs="Times New Roman"/>
          </w:rPr>
          <w:t xml:space="preserve">; </w:t>
        </w:r>
      </w:ins>
      <w:r>
        <w:rPr>
          <w:rFonts w:ascii="Times New Roman" w:hAnsi="Times New Roman" w:cs="Times New Roman"/>
        </w:rPr>
        <w:t xml:space="preserve">Hinton, 1984). The hidden layer consisted of 50 units.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65BF65" wp14:editId="43F0E8EF">
                <wp:simplePos x="0" y="0"/>
                <wp:positionH relativeFrom="margin">
                  <wp:posOffset>-200660</wp:posOffset>
                </wp:positionH>
                <wp:positionV relativeFrom="paragraph">
                  <wp:posOffset>396240</wp:posOffset>
                </wp:positionV>
                <wp:extent cx="6486525" cy="4057650"/>
                <wp:effectExtent l="0" t="0" r="9525" b="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6525" cy="4057650"/>
                        </a:xfrm>
                        <a:prstGeom prst="rect">
                          <a:avLst/>
                        </a:prstGeom>
                        <a:solidFill>
                          <a:srgbClr val="FFFFFF"/>
                        </a:solidFill>
                        <a:ln w="9525">
                          <a:noFill/>
                          <a:miter lim="800000"/>
                          <a:headEnd/>
                          <a:tailEnd/>
                        </a:ln>
                      </wps:spPr>
                      <wps:txb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15.8pt;margin-top:31.2pt;width:510.75pt;height:319.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" stroked="f">
                <v:textbo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366C5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Copies of each input group also appeared on the output side of the model. Two different object groups were used </w:t>
      </w:r>
      <w:r>
        <w:rPr>
          <w:rFonts w:ascii="Times New Roman" w:hAnsi="Times New Roman" w:cs="Times New Roman"/>
        </w:rPr>
        <w:lastRenderedPageBreak/>
        <w:t xml:space="preserve">because studies that used the Gergely paradigm tended to use two objects or entities. Crucially, each group consisted of 82 units. One of these groups was located on the network’s </w:t>
      </w:r>
      <w:ins w:id="883" w:author="detbenton1991@gmail.com" w:date="2025-07-09T20:05:00Z" w16du:dateUtc="2025-07-10T01:05:00Z">
        <w:r w:rsidR="00803555">
          <w:rPr>
            <w:rFonts w:ascii="Times New Roman" w:hAnsi="Times New Roman" w:cs="Times New Roman"/>
          </w:rPr>
          <w:t>“</w:t>
        </w:r>
      </w:ins>
      <w:r>
        <w:rPr>
          <w:rFonts w:ascii="Times New Roman" w:hAnsi="Times New Roman" w:cs="Times New Roman"/>
        </w:rPr>
        <w:t>left side</w:t>
      </w:r>
      <w:ins w:id="884" w:author="detbenton1991@gmail.com" w:date="2025-07-09T20:05:00Z" w16du:dateUtc="2025-07-10T01:05:00Z">
        <w:r w:rsidR="00803555">
          <w:rPr>
            <w:rFonts w:ascii="Times New Roman" w:hAnsi="Times New Roman" w:cs="Times New Roman"/>
          </w:rPr>
          <w:t>”</w:t>
        </w:r>
      </w:ins>
      <w:r>
        <w:rPr>
          <w:rFonts w:ascii="Times New Roman" w:hAnsi="Times New Roman" w:cs="Times New Roman"/>
        </w:rPr>
        <w:t xml:space="preserve"> (hence, Object Left); the other group was located on the network’s </w:t>
      </w:r>
      <w:ins w:id="885" w:author="detbenton1991@gmail.com" w:date="2025-07-09T20:05:00Z" w16du:dateUtc="2025-07-10T01:05:00Z">
        <w:r w:rsidR="00803555">
          <w:rPr>
            <w:rFonts w:ascii="Times New Roman" w:hAnsi="Times New Roman" w:cs="Times New Roman"/>
          </w:rPr>
          <w:t>“</w:t>
        </w:r>
      </w:ins>
      <w:r>
        <w:rPr>
          <w:rFonts w:ascii="Times New Roman" w:hAnsi="Times New Roman" w:cs="Times New Roman"/>
        </w:rPr>
        <w:t>right side</w:t>
      </w:r>
      <w:ins w:id="886" w:author="detbenton1991@gmail.com" w:date="2025-07-09T20:05:00Z" w16du:dateUtc="2025-07-10T01:05:00Z">
        <w:r w:rsidR="00803555">
          <w:rPr>
            <w:rFonts w:ascii="Times New Roman" w:hAnsi="Times New Roman" w:cs="Times New Roman"/>
          </w:rPr>
          <w:t>”</w:t>
        </w:r>
      </w:ins>
      <w:r>
        <w:rPr>
          <w:rFonts w:ascii="Times New Roman" w:hAnsi="Times New Roman" w:cs="Times New Roman"/>
        </w:rPr>
        <w:t xml:space="preserve"> (hence, Object Right). A single unit was used to represent a given object. Eighty objects were used for training; the remaining two were used for testing. Units that coded for objects present in a scene were turned “on”; that is, their values were set to 1. </w:t>
      </w:r>
    </w:p>
    <w:p w14:paraId="52D95AED" w14:textId="77777777" w:rsidR="006969EB" w:rsidRDefault="00524642" w:rsidP="00524642">
      <w:pPr>
        <w:spacing w:line="480" w:lineRule="auto"/>
        <w:ind w:firstLine="720"/>
        <w:contextualSpacing/>
        <w:rPr>
          <w:ins w:id="887" w:author="detbenton1991@gmail.com" w:date="2025-07-09T20:11:00Z" w16du:dateUtc="2025-07-10T01:11:00Z"/>
          <w:rFonts w:ascii="Times New Roman" w:hAnsi="Times New Roman" w:cs="Times New Roman"/>
        </w:rPr>
      </w:pPr>
      <w:r>
        <w:rPr>
          <w:rFonts w:ascii="Times New Roman" w:hAnsi="Times New Roman" w:cs="Times New Roman"/>
        </w:rPr>
        <w:t xml:space="preserve">The next two input and output groups were two-unit Animate Feature Left and Animate Feature Right groups. The Left-Right designation, as before, denoted on which side of the network the group appeared. Specifically, the first unit in either group was the Animate Feature unit; the second unit in either group was the Inanimate Feature unit. This meant that the object on the left or object on the right possessed an animate feature if the first unit of the corresponding right or left Animate Feature group had a value of 1. In contrast, the object possessed an inanimate feature if the second unit in either of these groups had a value of 0. </w:t>
      </w:r>
    </w:p>
    <w:p w14:paraId="7BCA20BA" w14:textId="6568EEA4" w:rsidR="00524642" w:rsidRDefault="00524642" w:rsidP="00652EF0">
      <w:pPr>
        <w:spacing w:line="480" w:lineRule="auto"/>
        <w:ind w:firstLine="720"/>
        <w:contextualSpacing/>
        <w:rPr>
          <w:rFonts w:ascii="Times New Roman" w:hAnsi="Times New Roman" w:cs="Times New Roman"/>
        </w:rPr>
      </w:pPr>
      <w:r>
        <w:rPr>
          <w:rFonts w:ascii="Times New Roman" w:hAnsi="Times New Roman" w:cs="Times New Roman"/>
        </w:rPr>
        <w:t xml:space="preserve">The next group of input and output units was a </w:t>
      </w:r>
      <w:ins w:id="888" w:author="detbenton1991@gmail.com" w:date="2025-07-09T20:12:00Z" w16du:dateUtc="2025-07-10T01:12:00Z">
        <w:r w:rsidR="006969EB">
          <w:rPr>
            <w:rFonts w:ascii="Times New Roman" w:hAnsi="Times New Roman" w:cs="Times New Roman"/>
          </w:rPr>
          <w:t>six-unit Motion</w:t>
        </w:r>
      </w:ins>
      <w:r>
        <w:rPr>
          <w:rFonts w:ascii="Times New Roman" w:hAnsi="Times New Roman" w:cs="Times New Roman"/>
        </w:rPr>
        <w:t xml:space="preserve"> group. </w:t>
      </w:r>
      <w:ins w:id="889" w:author="detbenton1991@gmail.com" w:date="2025-07-09T20:14:00Z" w16du:dateUtc="2025-07-10T01:14:00Z">
        <w:r w:rsidR="006A1861">
          <w:rPr>
            <w:rFonts w:ascii="Times New Roman" w:eastAsia="Times New Roman" w:hAnsi="Times New Roman" w:cs="Times New Roman"/>
          </w:rPr>
          <w:t xml:space="preserve">Although </w:t>
        </w:r>
      </w:ins>
      <w:ins w:id="890" w:author="detbenton1991@gmail.com" w:date="2025-07-09T20:15:00Z" w16du:dateUtc="2025-07-10T01:15:00Z">
        <w:r w:rsidR="006A1861">
          <w:rPr>
            <w:rFonts w:ascii="Times New Roman" w:eastAsia="Times New Roman" w:hAnsi="Times New Roman" w:cs="Times New Roman"/>
          </w:rPr>
          <w:t>the network could “see” at any point in time two agents or objects</w:t>
        </w:r>
      </w:ins>
      <w:ins w:id="891" w:author="detbenton1991@gmail.com" w:date="2025-07-09T20:14:00Z" w16du:dateUtc="2025-07-10T01:14:00Z">
        <w:r w:rsidR="006A1861" w:rsidRPr="007208F2">
          <w:rPr>
            <w:rFonts w:ascii="Times New Roman" w:eastAsia="Times New Roman" w:hAnsi="Times New Roman" w:cs="Times New Roman"/>
          </w:rPr>
          <w:t xml:space="preserve">, a single motion </w:t>
        </w:r>
      </w:ins>
      <w:ins w:id="892" w:author="Benton, Deon" w:date="2025-07-10T10:10:00Z" w16du:dateUtc="2025-07-10T15:10:00Z">
        <w:r w:rsidR="00A70A72">
          <w:rPr>
            <w:rFonts w:ascii="Times New Roman" w:eastAsia="Times New Roman" w:hAnsi="Times New Roman" w:cs="Times New Roman"/>
          </w:rPr>
          <w:t>group</w:t>
        </w:r>
      </w:ins>
      <w:ins w:id="893" w:author="detbenton1991@gmail.com" w:date="2025-07-09T20:14:00Z" w16du:dateUtc="2025-07-10T01:14:00Z">
        <w:r w:rsidR="006A1861">
          <w:rPr>
            <w:rFonts w:ascii="Times New Roman" w:eastAsia="Times New Roman" w:hAnsi="Times New Roman" w:cs="Times New Roman"/>
          </w:rPr>
          <w:t xml:space="preserve"> was used</w:t>
        </w:r>
        <w:r w:rsidR="006A1861" w:rsidRPr="007208F2">
          <w:rPr>
            <w:rFonts w:ascii="Times New Roman" w:eastAsia="Times New Roman" w:hAnsi="Times New Roman" w:cs="Times New Roman"/>
          </w:rPr>
          <w:t>.</w:t>
        </w:r>
      </w:ins>
      <w:ins w:id="894" w:author="detbenton1991@gmail.com" w:date="2025-07-09T20:16:00Z" w16du:dateUtc="2025-07-10T01:16:00Z">
        <w:r w:rsidR="006A1861">
          <w:rPr>
            <w:rFonts w:ascii="Times New Roman" w:eastAsia="Times New Roman" w:hAnsi="Times New Roman" w:cs="Times New Roman"/>
          </w:rPr>
          <w:t xml:space="preserve"> </w:t>
        </w:r>
      </w:ins>
      <w:ins w:id="895" w:author="detbenton1991@gmail.com" w:date="2025-07-09T20:38:00Z" w16du:dateUtc="2025-07-10T01:38:00Z">
        <w:r w:rsidR="00AF1530">
          <w:rPr>
            <w:rFonts w:ascii="Times New Roman" w:eastAsia="Times New Roman" w:hAnsi="Times New Roman" w:cs="Times New Roman"/>
          </w:rPr>
          <w:t>O</w:t>
        </w:r>
      </w:ins>
      <w:ins w:id="896" w:author="detbenton1991@gmail.com" w:date="2025-07-09T20:14:00Z" w16du:dateUtc="2025-07-10T01:14:00Z">
        <w:r w:rsidR="006A1861" w:rsidRPr="007208F2">
          <w:rPr>
            <w:rFonts w:ascii="Times New Roman" w:eastAsia="Times New Roman" w:hAnsi="Times New Roman" w:cs="Times New Roman"/>
          </w:rPr>
          <w:t>n each timestep</w:t>
        </w:r>
      </w:ins>
      <w:ins w:id="897" w:author="detbenton1991@gmail.com" w:date="2025-07-09T20:38:00Z" w16du:dateUtc="2025-07-10T01:38:00Z">
        <w:r w:rsidR="00AF1530">
          <w:rPr>
            <w:rFonts w:ascii="Times New Roman" w:eastAsia="Times New Roman" w:hAnsi="Times New Roman" w:cs="Times New Roman"/>
          </w:rPr>
          <w:t>,</w:t>
        </w:r>
      </w:ins>
      <w:ins w:id="898" w:author="detbenton1991@gmail.com" w:date="2025-07-09T20:14:00Z" w16du:dateUtc="2025-07-10T01:14:00Z">
        <w:r w:rsidR="006A1861" w:rsidRPr="007208F2">
          <w:rPr>
            <w:rFonts w:ascii="Times New Roman" w:eastAsia="Times New Roman" w:hAnsi="Times New Roman" w:cs="Times New Roman"/>
          </w:rPr>
          <w:t xml:space="preserve"> a single bit in the motion layer was active according to the </w:t>
        </w:r>
      </w:ins>
      <w:ins w:id="899" w:author="Benton, Deon" w:date="2025-07-10T10:11:00Z" w16du:dateUtc="2025-07-10T15:11:00Z">
        <w:r w:rsidR="00C77DB5">
          <w:rPr>
            <w:rFonts w:ascii="Times New Roman" w:eastAsia="Times New Roman" w:hAnsi="Times New Roman" w:cs="Times New Roman"/>
          </w:rPr>
          <w:t>first object’s or entit</w:t>
        </w:r>
      </w:ins>
      <w:ins w:id="900" w:author="Benton, Deon" w:date="2025-07-10T10:12:00Z" w16du:dateUtc="2025-07-10T15:12:00Z">
        <w:r w:rsidR="00C77DB5">
          <w:rPr>
            <w:rFonts w:ascii="Times New Roman" w:eastAsia="Times New Roman" w:hAnsi="Times New Roman" w:cs="Times New Roman"/>
          </w:rPr>
          <w:t>y’s position</w:t>
        </w:r>
      </w:ins>
      <w:ins w:id="901" w:author="detbenton1991@gmail.com" w:date="2025-07-09T20:14:00Z" w16du:dateUtc="2025-07-10T01:14:00Z">
        <w:r w:rsidR="006A1861" w:rsidRPr="007208F2">
          <w:rPr>
            <w:rFonts w:ascii="Times New Roman" w:eastAsia="Times New Roman" w:hAnsi="Times New Roman" w:cs="Times New Roman"/>
          </w:rPr>
          <w:t xml:space="preserve">. </w:t>
        </w:r>
      </w:ins>
      <w:ins w:id="902" w:author="detbenton1991@gmail.com" w:date="2025-07-09T20:39:00Z" w16du:dateUtc="2025-07-10T01:39:00Z">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the motion group in the input layer was set to 1 (the activation values of the remaining units were set to 0), and the network’s task was to activate the second unit (from the left)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w:t>
        </w:r>
        <w:r w:rsidR="00AF1530" w:rsidRPr="004A50FC">
          <w:rPr>
            <w:rFonts w:ascii="Times New Roman" w:eastAsia="Times New Roman" w:hAnsi="Times New Roman" w:cs="Times New Roman"/>
            <w:i/>
            <w:iCs/>
          </w:rPr>
          <w:t>t</w:t>
        </w:r>
        <w:r w:rsidR="00AF1530">
          <w:rPr>
            <w:rFonts w:ascii="Times New Roman" w:eastAsia="Times New Roman" w:hAnsi="Times New Roman" w:cs="Times New Roman"/>
            <w:i/>
            <w:iCs/>
          </w:rPr>
          <w:t xml:space="preserve"> </w:t>
        </w:r>
        <w:r w:rsidR="00AF1530">
          <w:rPr>
            <w:rFonts w:ascii="Times New Roman" w:eastAsia="Times New Roman" w:hAnsi="Times New Roman" w:cs="Times New Roman"/>
          </w:rPr>
          <w:t xml:space="preserve">+1 in the corresponding motion group in the output layer.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2, the activation value of the second input unit in the motion group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ins>
      <w:ins w:id="903" w:author="Benton, Deon" w:date="2025-07-10T10:34:00Z" w16du:dateUtc="2025-07-10T15:34:00Z">
        <w:r w:rsidR="00125E54">
          <w:rPr>
            <w:rFonts w:ascii="Times New Roman" w:eastAsia="Times New Roman" w:hAnsi="Times New Roman" w:cs="Times New Roman"/>
          </w:rPr>
          <w:t xml:space="preserve"> Movement 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w:t>
        </w:r>
      </w:ins>
      <w:ins w:id="904" w:author="Benton, Deon" w:date="2025-07-10T10:35:00Z" w16du:dateUtc="2025-07-10T15:35:00Z">
        <w:r w:rsidR="00125E54">
          <w:rPr>
            <w:rFonts w:ascii="Times New Roman" w:eastAsia="Times New Roman" w:hAnsi="Times New Roman" w:cs="Times New Roman"/>
          </w:rPr>
          <w:t xml:space="preserve">t unit was activated in the input layer. The network’s </w:t>
        </w:r>
        <w:r w:rsidR="00125E54">
          <w:rPr>
            <w:rFonts w:ascii="Times New Roman" w:eastAsia="Times New Roman" w:hAnsi="Times New Roman" w:cs="Times New Roman"/>
          </w:rPr>
          <w:lastRenderedPageBreak/>
          <w:t>job at this</w:t>
        </w:r>
      </w:ins>
      <w:ins w:id="905" w:author="Benton, Deon" w:date="2025-07-10T10:36:00Z" w16du:dateUtc="2025-07-10T15:36:00Z">
        <w:r w:rsidR="00125E54">
          <w:rPr>
            <w:rFonts w:ascii="Times New Roman" w:eastAsia="Times New Roman" w:hAnsi="Times New Roman" w:cs="Times New Roman"/>
          </w:rPr>
          <w:t xml:space="preserve"> point </w:t>
        </w:r>
      </w:ins>
      <w:ins w:id="906" w:author="Benton, Deon" w:date="2025-07-10T10:35:00Z" w16du:dateUtc="2025-07-10T15:35:00Z">
        <w:r w:rsidR="00125E54">
          <w:rPr>
            <w:rFonts w:ascii="Times New Roman" w:eastAsia="Times New Roman" w:hAnsi="Times New Roman" w:cs="Times New Roman"/>
          </w:rPr>
          <w:t>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ins>
      <w:ins w:id="907" w:author="detbenton1991@gmail.com" w:date="2025-07-09T20:39:00Z" w16du:dateUtc="2025-07-10T01:39:00Z">
        <w:r w:rsidR="00AF1530">
          <w:rPr>
            <w:rFonts w:ascii="Times New Roman" w:eastAsia="Times New Roman" w:hAnsi="Times New Roman" w:cs="Times New Roman"/>
          </w:rPr>
          <w:t xml:space="preserve"> </w:t>
        </w:r>
      </w:ins>
      <w:ins w:id="908" w:author="Benton, Deon" w:date="2025-07-10T11:31:00Z" w16du:dateUtc="2025-07-10T16:31:00Z">
        <w:r w:rsidR="00E32409">
          <w:rPr>
            <w:rFonts w:ascii="Times New Roman" w:eastAsia="Times New Roman" w:hAnsi="Times New Roman" w:cs="Times New Roman"/>
          </w:rPr>
          <w:t>It should be noted that a</w:t>
        </w:r>
      </w:ins>
      <w:ins w:id="909" w:author="detbenton1991@gmail.com" w:date="2025-07-09T20:36:00Z" w16du:dateUtc="2025-07-10T01:36:00Z">
        <w:r w:rsidR="00AF1530">
          <w:rPr>
            <w:rFonts w:ascii="Times New Roman" w:eastAsia="Times New Roman" w:hAnsi="Times New Roman" w:cs="Times New Roman"/>
          </w:rPr>
          <w:t>lthough</w:t>
        </w:r>
      </w:ins>
      <w:ins w:id="910" w:author="Benton, Deon" w:date="2025-07-10T11:39:00Z" w16du:dateUtc="2025-07-10T16:39:00Z">
        <w:r w:rsidR="00521380">
          <w:rPr>
            <w:rFonts w:ascii="Times New Roman" w:eastAsia="Times New Roman" w:hAnsi="Times New Roman" w:cs="Times New Roman"/>
          </w:rPr>
          <w:t xml:space="preserve"> the described motion resembled that of a straight line</w:t>
        </w:r>
      </w:ins>
      <w:ins w:id="911" w:author="Benton, Deon" w:date="2025-07-10T11:36:00Z" w16du:dateUtc="2025-07-10T16:36:00Z">
        <w:r w:rsidR="00C4526A">
          <w:rPr>
            <w:rFonts w:ascii="Times New Roman" w:eastAsia="Times New Roman" w:hAnsi="Times New Roman" w:cs="Times New Roman"/>
          </w:rPr>
          <w:t>,</w:t>
        </w:r>
      </w:ins>
      <w:ins w:id="912" w:author="Benton, Deon" w:date="2025-07-10T11:31:00Z" w16du:dateUtc="2025-07-10T16:31:00Z">
        <w:r w:rsidR="00E32409">
          <w:rPr>
            <w:rFonts w:ascii="Times New Roman" w:eastAsia="Times New Roman" w:hAnsi="Times New Roman" w:cs="Times New Roman"/>
          </w:rPr>
          <w:t xml:space="preserve"> this group</w:t>
        </w:r>
      </w:ins>
      <w:ins w:id="913" w:author="Benton, Deon" w:date="2025-07-10T11:39:00Z" w16du:dateUtc="2025-07-10T16:39:00Z">
        <w:r w:rsidR="00521380">
          <w:rPr>
            <w:rFonts w:ascii="Times New Roman" w:eastAsia="Times New Roman" w:hAnsi="Times New Roman" w:cs="Times New Roman"/>
          </w:rPr>
          <w:t xml:space="preserve"> captured</w:t>
        </w:r>
      </w:ins>
      <w:ins w:id="914" w:author="Benton, Deon" w:date="2025-07-10T11:32:00Z" w16du:dateUtc="2025-07-10T16:32:00Z">
        <w:r w:rsidR="00E32409">
          <w:rPr>
            <w:rFonts w:ascii="Times New Roman" w:eastAsia="Times New Roman" w:hAnsi="Times New Roman" w:cs="Times New Roman"/>
          </w:rPr>
          <w:t xml:space="preserve"> whether the left entity or object moved as well as its location in network space relative to the second object or ent</w:t>
        </w:r>
      </w:ins>
      <w:ins w:id="915" w:author="Benton, Deon" w:date="2025-07-10T11:33:00Z" w16du:dateUtc="2025-07-10T16:33:00Z">
        <w:r w:rsidR="00E32409">
          <w:rPr>
            <w:rFonts w:ascii="Times New Roman" w:eastAsia="Times New Roman" w:hAnsi="Times New Roman" w:cs="Times New Roman"/>
          </w:rPr>
          <w:t>ity</w:t>
        </w:r>
      </w:ins>
      <w:ins w:id="916" w:author="Benton, Deon" w:date="2025-07-10T11:32:00Z" w16du:dateUtc="2025-07-10T16:32:00Z">
        <w:r w:rsidR="00E32409">
          <w:rPr>
            <w:rFonts w:ascii="Times New Roman" w:eastAsia="Times New Roman" w:hAnsi="Times New Roman" w:cs="Times New Roman"/>
          </w:rPr>
          <w:t xml:space="preserve"> (e.g., closer or further </w:t>
        </w:r>
      </w:ins>
      <w:ins w:id="917" w:author="Benton, Deon" w:date="2025-07-10T11:33:00Z" w16du:dateUtc="2025-07-10T16:33:00Z">
        <w:r w:rsidR="00E32409">
          <w:rPr>
            <w:rFonts w:ascii="Times New Roman" w:eastAsia="Times New Roman" w:hAnsi="Times New Roman" w:cs="Times New Roman"/>
          </w:rPr>
          <w:t xml:space="preserve">way from it). </w:t>
        </w:r>
      </w:ins>
      <w:ins w:id="918" w:author="Benton, Deon" w:date="2025-07-10T11:41:00Z" w16du:dateUtc="2025-07-10T16:41:00Z">
        <w:r w:rsidR="000A78E6">
          <w:rPr>
            <w:rFonts w:ascii="Times New Roman" w:eastAsia="Times New Roman" w:hAnsi="Times New Roman" w:cs="Times New Roman"/>
          </w:rPr>
          <w:t>Instead,</w:t>
        </w:r>
      </w:ins>
      <w:ins w:id="919" w:author="detbenton1991@gmail.com" w:date="2025-07-09T20:36:00Z" w16du:dateUtc="2025-07-10T01:36:00Z">
        <w:del w:id="920" w:author="Benton, Deon" w:date="2025-07-10T11:41:00Z" w16du:dateUtc="2025-07-10T16:41:00Z">
          <w:r w:rsidR="00AF1530" w:rsidDel="000A78E6">
            <w:rPr>
              <w:rFonts w:ascii="Times New Roman" w:eastAsia="Times New Roman" w:hAnsi="Times New Roman" w:cs="Times New Roman"/>
            </w:rPr>
            <w:delText xml:space="preserve"> </w:delText>
          </w:r>
        </w:del>
      </w:ins>
      <w:ins w:id="921" w:author="Benton, Deon" w:date="2025-07-10T11:41:00Z" w16du:dateUtc="2025-07-10T16:41:00Z">
        <w:r w:rsidR="000A78E6">
          <w:rPr>
            <w:rFonts w:ascii="Times New Roman" w:eastAsia="Times New Roman" w:hAnsi="Times New Roman" w:cs="Times New Roman"/>
          </w:rPr>
          <w:t xml:space="preserve"> t</w:t>
        </w:r>
      </w:ins>
      <w:ins w:id="922" w:author="Benton, Deon" w:date="2025-07-10T11:35:00Z" w16du:dateUtc="2025-07-10T16:35:00Z">
        <w:r w:rsidR="003128F0">
          <w:rPr>
            <w:rFonts w:ascii="Times New Roman" w:eastAsia="Times New Roman" w:hAnsi="Times New Roman" w:cs="Times New Roman"/>
          </w:rPr>
          <w:t>he type or nature of the left object’s movement was captured by a</w:t>
        </w:r>
      </w:ins>
      <w:ins w:id="923" w:author="detbenton1991@gmail.com" w:date="2025-07-09T20:39:00Z" w16du:dateUtc="2025-07-10T01:39:00Z">
        <w:r w:rsidR="00837F81">
          <w:rPr>
            <w:rFonts w:ascii="Times New Roman" w:eastAsia="Times New Roman" w:hAnsi="Times New Roman" w:cs="Times New Roman"/>
          </w:rPr>
          <w:t xml:space="preserve"> separate group of input and output units</w:t>
        </w:r>
      </w:ins>
      <w:ins w:id="924" w:author="Benton, Deon" w:date="2025-07-10T11:50:00Z" w16du:dateUtc="2025-07-10T16:50:00Z">
        <w:r w:rsidR="002B4582">
          <w:rPr>
            <w:rFonts w:ascii="Times New Roman" w:eastAsia="Times New Roman" w:hAnsi="Times New Roman" w:cs="Times New Roman"/>
          </w:rPr>
          <w:t xml:space="preserve"> called the Motion Type group</w:t>
        </w:r>
      </w:ins>
      <w:ins w:id="925" w:author="detbenton1991@gmail.com" w:date="2025-07-09T20:40:00Z" w16du:dateUtc="2025-07-10T01:40:00Z">
        <w:r w:rsidR="00837F81">
          <w:rPr>
            <w:rFonts w:ascii="Times New Roman" w:eastAsia="Times New Roman" w:hAnsi="Times New Roman" w:cs="Times New Roman"/>
          </w:rPr>
          <w:t xml:space="preserve">. </w:t>
        </w:r>
      </w:ins>
      <w:r w:rsidR="002B4582">
        <w:rPr>
          <w:rFonts w:ascii="Times New Roman" w:hAnsi="Times New Roman" w:cs="Times New Roman"/>
        </w:rPr>
        <w:t>The first unit in this group was the Straight Motion unit</w:t>
      </w:r>
      <w:ins w:id="926" w:author="Benton, Deon" w:date="2025-07-10T11:51:00Z" w16du:dateUtc="2025-07-10T16:51:00Z">
        <w:r w:rsidR="002B4582">
          <w:rPr>
            <w:rFonts w:ascii="Times New Roman" w:hAnsi="Times New Roman" w:cs="Times New Roman"/>
          </w:rPr>
          <w:t>;</w:t>
        </w:r>
      </w:ins>
      <w:r w:rsidR="002B4582">
        <w:rPr>
          <w:rFonts w:ascii="Times New Roman" w:hAnsi="Times New Roman" w:cs="Times New Roman"/>
        </w:rPr>
        <w:t xml:space="preserve"> the second unit was the Curved Motion unit. </w:t>
      </w:r>
      <w:ins w:id="927" w:author="Benton, Deon" w:date="2025-07-10T11:51:00Z" w16du:dateUtc="2025-07-10T16:51:00Z">
        <w:r w:rsidR="002B4582">
          <w:rPr>
            <w:rFonts w:ascii="Times New Roman" w:hAnsi="Times New Roman" w:cs="Times New Roman"/>
          </w:rPr>
          <w:t xml:space="preserve">This group </w:t>
        </w:r>
      </w:ins>
      <w:ins w:id="928" w:author="Benton, Deon" w:date="2025-07-10T12:07:00Z" w16du:dateUtc="2025-07-10T17:07:00Z">
        <w:r w:rsidR="00B659E3">
          <w:rPr>
            <w:rFonts w:ascii="Times New Roman" w:hAnsi="Times New Roman" w:cs="Times New Roman"/>
          </w:rPr>
          <w:t>specified the type of movement represented in the Motion group.</w:t>
        </w:r>
      </w:ins>
      <w:ins w:id="929" w:author="Benton, Deon" w:date="2025-07-10T11:56:00Z" w16du:dateUtc="2025-07-10T16:56:00Z">
        <w:r w:rsidR="0074774D">
          <w:rPr>
            <w:rFonts w:ascii="Times New Roman" w:hAnsi="Times New Roman" w:cs="Times New Roman"/>
          </w:rPr>
          <w:t xml:space="preserve"> </w:t>
        </w:r>
      </w:ins>
      <w:ins w:id="930" w:author="Benton, Deon" w:date="2025-07-10T12:02:00Z" w16du:dateUtc="2025-07-10T17:02:00Z">
        <w:r w:rsidR="00DE481C">
          <w:rPr>
            <w:rFonts w:ascii="Times New Roman" w:hAnsi="Times New Roman" w:cs="Times New Roman"/>
          </w:rPr>
          <w:t>Movement and its type were separated in this way</w:t>
        </w:r>
      </w:ins>
      <w:ins w:id="931" w:author="Benton, Deon" w:date="2025-07-10T11:58:00Z" w16du:dateUtc="2025-07-10T16:58:00Z">
        <w:r w:rsidR="005070EF">
          <w:rPr>
            <w:rFonts w:ascii="Times New Roman" w:hAnsi="Times New Roman" w:cs="Times New Roman"/>
          </w:rPr>
          <w:t xml:space="preserve"> to</w:t>
        </w:r>
      </w:ins>
      <w:ins w:id="932" w:author="Benton, Deon" w:date="2025-07-10T11:56:00Z" w16du:dateUtc="2025-07-10T16:56:00Z">
        <w:r w:rsidR="0074774D">
          <w:rPr>
            <w:rFonts w:ascii="Times New Roman" w:hAnsi="Times New Roman" w:cs="Times New Roman"/>
          </w:rPr>
          <w:t xml:space="preserve"> </w:t>
        </w:r>
      </w:ins>
      <w:ins w:id="933" w:author="Benton, Deon" w:date="2025-07-10T12:00:00Z" w16du:dateUtc="2025-07-10T17:00:00Z">
        <w:r w:rsidR="001B597B">
          <w:rPr>
            <w:rFonts w:ascii="Times New Roman" w:hAnsi="Times New Roman" w:cs="Times New Roman"/>
          </w:rPr>
          <w:t>simplify</w:t>
        </w:r>
      </w:ins>
      <w:ins w:id="934" w:author="Benton, Deon" w:date="2025-07-10T12:08:00Z" w16du:dateUtc="2025-07-10T17:08:00Z">
        <w:r w:rsidR="00B659E3">
          <w:rPr>
            <w:rFonts w:ascii="Times New Roman" w:hAnsi="Times New Roman" w:cs="Times New Roman"/>
          </w:rPr>
          <w:t xml:space="preserve"> </w:t>
        </w:r>
      </w:ins>
      <w:ins w:id="935" w:author="Benton, Deon" w:date="2025-07-10T12:00:00Z" w16du:dateUtc="2025-07-10T17:00:00Z">
        <w:r w:rsidR="001B597B">
          <w:rPr>
            <w:rFonts w:ascii="Times New Roman" w:hAnsi="Times New Roman" w:cs="Times New Roman"/>
          </w:rPr>
          <w:t xml:space="preserve">analyses </w:t>
        </w:r>
      </w:ins>
      <w:ins w:id="936" w:author="Benton, Deon" w:date="2025-07-10T12:02:00Z" w16du:dateUtc="2025-07-10T17:02:00Z">
        <w:r w:rsidR="00DE481C">
          <w:rPr>
            <w:rFonts w:ascii="Times New Roman" w:hAnsi="Times New Roman" w:cs="Times New Roman"/>
          </w:rPr>
          <w:t>of the model’s internal dynamics</w:t>
        </w:r>
      </w:ins>
      <w:ins w:id="937" w:author="Benton, Deon" w:date="2025-07-11T14:06:00Z" w16du:dateUtc="2025-07-11T19:06:00Z">
        <w:r w:rsidR="00444FD4">
          <w:rPr>
            <w:rFonts w:ascii="Times New Roman" w:hAnsi="Times New Roman" w:cs="Times New Roman"/>
          </w:rPr>
          <w:t xml:space="preserve"> that are presented later</w:t>
        </w:r>
      </w:ins>
      <w:ins w:id="938" w:author="Benton, Deon" w:date="2025-07-10T12:00:00Z" w16du:dateUtc="2025-07-10T17:00:00Z">
        <w:r w:rsidR="001B597B">
          <w:rPr>
            <w:rFonts w:ascii="Times New Roman" w:hAnsi="Times New Roman" w:cs="Times New Roman"/>
          </w:rPr>
          <w:t xml:space="preserve">. However, I recognize that these </w:t>
        </w:r>
      </w:ins>
      <w:ins w:id="939" w:author="Benton, Deon" w:date="2025-07-10T12:01:00Z" w16du:dateUtc="2025-07-10T17:01:00Z">
        <w:r w:rsidR="001B597B">
          <w:rPr>
            <w:rFonts w:ascii="Times New Roman" w:hAnsi="Times New Roman" w:cs="Times New Roman"/>
          </w:rPr>
          <w:t xml:space="preserve">two </w:t>
        </w:r>
      </w:ins>
      <w:ins w:id="940" w:author="Benton, Deon" w:date="2025-07-10T12:03:00Z" w16du:dateUtc="2025-07-10T17:03:00Z">
        <w:r w:rsidR="00DE481C">
          <w:rPr>
            <w:rFonts w:ascii="Times New Roman" w:hAnsi="Times New Roman" w:cs="Times New Roman"/>
          </w:rPr>
          <w:t>aspects of motion</w:t>
        </w:r>
      </w:ins>
      <w:ins w:id="941" w:author="Benton, Deon" w:date="2025-07-10T12:01:00Z" w16du:dateUtc="2025-07-10T17:01:00Z">
        <w:r w:rsidR="001B597B">
          <w:rPr>
            <w:rFonts w:ascii="Times New Roman" w:hAnsi="Times New Roman" w:cs="Times New Roman"/>
          </w:rPr>
          <w:t xml:space="preserve"> </w:t>
        </w:r>
      </w:ins>
      <w:ins w:id="942" w:author="Benton, Deon" w:date="2025-07-10T12:08:00Z" w16du:dateUtc="2025-07-10T17:08:00Z">
        <w:r w:rsidR="00920922">
          <w:rPr>
            <w:rFonts w:ascii="Times New Roman" w:hAnsi="Times New Roman" w:cs="Times New Roman"/>
          </w:rPr>
          <w:t>are unlikely to be perceived independently in the real world</w:t>
        </w:r>
      </w:ins>
      <w:ins w:id="943" w:author="Benton, Deon" w:date="2025-07-10T12:00:00Z" w16du:dateUtc="2025-07-10T17:00:00Z">
        <w:r w:rsidR="001B597B">
          <w:rPr>
            <w:rFonts w:ascii="Times New Roman" w:hAnsi="Times New Roman" w:cs="Times New Roman"/>
          </w:rPr>
          <w:t>, and a more rea</w:t>
        </w:r>
      </w:ins>
      <w:ins w:id="944" w:author="Benton, Deon" w:date="2025-07-10T12:01:00Z" w16du:dateUtc="2025-07-10T17:01:00Z">
        <w:r w:rsidR="001B597B">
          <w:rPr>
            <w:rFonts w:ascii="Times New Roman" w:hAnsi="Times New Roman" w:cs="Times New Roman"/>
          </w:rPr>
          <w:t>listic model would</w:t>
        </w:r>
      </w:ins>
      <w:ins w:id="945" w:author="Benton, Deon" w:date="2025-07-10T12:03:00Z" w16du:dateUtc="2025-07-10T17:03:00Z">
        <w:r w:rsidR="00DE481C">
          <w:rPr>
            <w:rFonts w:ascii="Times New Roman" w:hAnsi="Times New Roman" w:cs="Times New Roman"/>
          </w:rPr>
          <w:t xml:space="preserve"> need</w:t>
        </w:r>
      </w:ins>
      <w:ins w:id="946" w:author="Benton, Deon" w:date="2025-07-10T12:01:00Z" w16du:dateUtc="2025-07-10T17:01:00Z">
        <w:r w:rsidR="001B597B">
          <w:rPr>
            <w:rFonts w:ascii="Times New Roman" w:hAnsi="Times New Roman" w:cs="Times New Roman"/>
          </w:rPr>
          <w:t xml:space="preserve"> simulate actual c</w:t>
        </w:r>
      </w:ins>
      <w:ins w:id="947" w:author="Benton, Deon" w:date="2025-07-10T12:02:00Z" w16du:dateUtc="2025-07-10T17:02:00Z">
        <w:r w:rsidR="001B597B">
          <w:rPr>
            <w:rFonts w:ascii="Times New Roman" w:hAnsi="Times New Roman" w:cs="Times New Roman"/>
          </w:rPr>
          <w:t>urved</w:t>
        </w:r>
      </w:ins>
      <w:ins w:id="948" w:author="Benton, Deon" w:date="2025-07-10T12:01:00Z" w16du:dateUtc="2025-07-10T17:01:00Z">
        <w:r w:rsidR="001B597B">
          <w:rPr>
            <w:rFonts w:ascii="Times New Roman" w:hAnsi="Times New Roman" w:cs="Times New Roman"/>
          </w:rPr>
          <w:t xml:space="preserve"> a</w:t>
        </w:r>
      </w:ins>
      <w:ins w:id="949" w:author="Benton, Deon" w:date="2025-07-10T12:02:00Z" w16du:dateUtc="2025-07-10T17:02:00Z">
        <w:r w:rsidR="001B597B">
          <w:rPr>
            <w:rFonts w:ascii="Times New Roman" w:hAnsi="Times New Roman" w:cs="Times New Roman"/>
          </w:rPr>
          <w:t>nd straight motion.</w:t>
        </w:r>
      </w:ins>
      <w:ins w:id="950" w:author="Benton, Deon" w:date="2025-07-10T12:09:00Z" w16du:dateUtc="2025-07-10T17:09:00Z">
        <w:r w:rsidR="00920922">
          <w:rPr>
            <w:rFonts w:ascii="Times New Roman" w:hAnsi="Times New Roman" w:cs="Times New Roman"/>
          </w:rPr>
          <w:t xml:space="preserve"> Nonetheless</w:t>
        </w:r>
      </w:ins>
      <w:ins w:id="951" w:author="Benton, Deon" w:date="2025-07-10T12:03:00Z" w16du:dateUtc="2025-07-10T17:03:00Z">
        <w:r w:rsidR="00DE481C">
          <w:rPr>
            <w:rFonts w:ascii="Times New Roman" w:hAnsi="Times New Roman" w:cs="Times New Roman"/>
          </w:rPr>
          <w:t xml:space="preserve">, because the goal of the current simulations was to </w:t>
        </w:r>
      </w:ins>
      <w:ins w:id="952" w:author="Benton, Deon" w:date="2025-07-10T12:04:00Z" w16du:dateUtc="2025-07-10T17:04:00Z">
        <w:r w:rsidR="00DE481C">
          <w:rPr>
            <w:rFonts w:ascii="Times New Roman" w:hAnsi="Times New Roman" w:cs="Times New Roman"/>
          </w:rPr>
          <w:t xml:space="preserve">offer a mechanistic account of infants’ looking behaviors in VoE studies that employ the Gergely paradigm rather than </w:t>
        </w:r>
        <w:r w:rsidR="00817C59">
          <w:rPr>
            <w:rFonts w:ascii="Times New Roman" w:hAnsi="Times New Roman" w:cs="Times New Roman"/>
          </w:rPr>
          <w:t>a</w:t>
        </w:r>
      </w:ins>
      <w:ins w:id="953" w:author="Benton, Deon" w:date="2025-07-11T14:08:00Z" w16du:dateUtc="2025-07-11T19:08:00Z">
        <w:r w:rsidR="00433EEF">
          <w:rPr>
            <w:rFonts w:ascii="Times New Roman" w:hAnsi="Times New Roman" w:cs="Times New Roman"/>
          </w:rPr>
          <w:t xml:space="preserve"> veritable</w:t>
        </w:r>
      </w:ins>
      <w:ins w:id="954" w:author="Benton, Deon" w:date="2025-07-10T12:04:00Z" w16du:dateUtc="2025-07-10T17:04:00Z">
        <w:r w:rsidR="00817C59">
          <w:rPr>
            <w:rFonts w:ascii="Times New Roman" w:hAnsi="Times New Roman" w:cs="Times New Roman"/>
          </w:rPr>
          <w:t xml:space="preserve"> account of motion per se, </w:t>
        </w:r>
      </w:ins>
      <w:ins w:id="955" w:author="Benton, Deon" w:date="2025-07-10T12:05:00Z" w16du:dateUtc="2025-07-10T17:05:00Z">
        <w:r w:rsidR="00817C59" w:rsidRPr="00817C59">
          <w:rPr>
            <w:rFonts w:ascii="Times New Roman" w:hAnsi="Times New Roman" w:cs="Times New Roman"/>
          </w:rPr>
          <w:t xml:space="preserve">this abstraction </w:t>
        </w:r>
      </w:ins>
      <w:ins w:id="956" w:author="Benton, Deon" w:date="2025-07-10T12:06:00Z" w16du:dateUtc="2025-07-10T17:06:00Z">
        <w:r w:rsidR="00817C59">
          <w:rPr>
            <w:rFonts w:ascii="Times New Roman" w:hAnsi="Times New Roman" w:cs="Times New Roman"/>
          </w:rPr>
          <w:t>made it possible to examine</w:t>
        </w:r>
      </w:ins>
      <w:ins w:id="957" w:author="Benton, Deon" w:date="2025-07-10T12:05:00Z" w16du:dateUtc="2025-07-10T17:05:00Z">
        <w:r w:rsidR="00817C59" w:rsidRPr="00817C59">
          <w:rPr>
            <w:rFonts w:ascii="Times New Roman" w:hAnsi="Times New Roman" w:cs="Times New Roman"/>
          </w:rPr>
          <w:t xml:space="preserve"> how infants might encode and learn about goal-directed action based on simple, low-level spatiotemporal cues rather than detailed kinematic trajectories</w:t>
        </w:r>
      </w:ins>
      <w:ins w:id="958" w:author="Benton, Deon" w:date="2025-07-10T12:06:00Z" w16du:dateUtc="2025-07-10T17:06:00Z">
        <w:r w:rsidR="00817C59">
          <w:rPr>
            <w:rFonts w:ascii="Times New Roman" w:hAnsi="Times New Roman" w:cs="Times New Roman"/>
          </w:rPr>
          <w:t>.</w:t>
        </w:r>
      </w:ins>
      <w:ins w:id="959" w:author="Benton, Deon" w:date="2025-07-10T12:15:00Z" w16du:dateUtc="2025-07-10T17:15:00Z">
        <w:r w:rsidR="00652EF0">
          <w:rPr>
            <w:rFonts w:ascii="Times New Roman" w:hAnsi="Times New Roman" w:cs="Times New Roman"/>
          </w:rPr>
          <w:t xml:space="preserve"> </w:t>
        </w:r>
      </w:ins>
      <w:ins w:id="960" w:author="Benton, Deon" w:date="2025-07-10T11:51:00Z" w16du:dateUtc="2025-07-10T16:51:00Z">
        <w:r w:rsidR="002B4582">
          <w:rPr>
            <w:rFonts w:ascii="Times New Roman" w:hAnsi="Times New Roman" w:cs="Times New Roman"/>
          </w:rPr>
          <w:t xml:space="preserve">In general, it was critical to </w:t>
        </w:r>
      </w:ins>
      <w:ins w:id="961" w:author="Benton, Deon" w:date="2025-07-10T12:14:00Z" w16du:dateUtc="2025-07-10T17:14:00Z">
        <w:r w:rsidR="00652EF0">
          <w:rPr>
            <w:rFonts w:ascii="Times New Roman" w:eastAsia="Times New Roman" w:hAnsi="Times New Roman" w:cs="Times New Roman"/>
          </w:rPr>
          <w:t xml:space="preserve">simulate </w:t>
        </w:r>
      </w:ins>
      <w:ins w:id="962" w:author="Benton, Deon" w:date="2025-07-11T14:09:00Z" w16du:dateUtc="2025-07-11T19:09:00Z">
        <w:r w:rsidR="00C502AB">
          <w:rPr>
            <w:rFonts w:ascii="Times New Roman" w:eastAsia="Times New Roman" w:hAnsi="Times New Roman" w:cs="Times New Roman"/>
          </w:rPr>
          <w:t xml:space="preserve">actual </w:t>
        </w:r>
      </w:ins>
      <w:ins w:id="963" w:author="Benton, Deon" w:date="2025-07-10T12:14:00Z" w16du:dateUtc="2025-07-10T17:14:00Z">
        <w:r w:rsidR="00652EF0">
          <w:rPr>
            <w:rFonts w:ascii="Times New Roman" w:eastAsia="Times New Roman" w:hAnsi="Times New Roman" w:cs="Times New Roman"/>
          </w:rPr>
          <w:t xml:space="preserve">movement </w:t>
        </w:r>
      </w:ins>
      <w:ins w:id="964" w:author="Benton, Deon" w:date="2025-07-11T14:09:00Z" w16du:dateUtc="2025-07-11T19:09:00Z">
        <w:r w:rsidR="00243F95">
          <w:rPr>
            <w:rFonts w:ascii="Times New Roman" w:eastAsia="Times New Roman" w:hAnsi="Times New Roman" w:cs="Times New Roman"/>
          </w:rPr>
          <w:t>because</w:t>
        </w:r>
      </w:ins>
      <w:ins w:id="965" w:author="Benton, Deon" w:date="2025-07-10T11:42:00Z" w16du:dateUtc="2025-07-10T16:42:00Z">
        <w:r w:rsidR="000A78E6">
          <w:rPr>
            <w:rFonts w:ascii="Times New Roman" w:eastAsia="Times New Roman" w:hAnsi="Times New Roman" w:cs="Times New Roman"/>
          </w:rPr>
          <w:t xml:space="preserve"> the findings </w:t>
        </w:r>
      </w:ins>
      <w:ins w:id="966" w:author="Benton, Deon" w:date="2025-07-11T14:09:00Z" w16du:dateUtc="2025-07-11T19:09:00Z">
        <w:r w:rsidR="008403E8">
          <w:rPr>
            <w:rFonts w:ascii="Times New Roman" w:eastAsia="Times New Roman" w:hAnsi="Times New Roman" w:cs="Times New Roman"/>
          </w:rPr>
          <w:t>on which the</w:t>
        </w:r>
      </w:ins>
      <w:ins w:id="967" w:author="Benton, Deon" w:date="2025-07-10T11:42:00Z" w16du:dateUtc="2025-07-10T16:42:00Z">
        <w:r w:rsidR="000A78E6">
          <w:rPr>
            <w:rFonts w:ascii="Times New Roman" w:eastAsia="Times New Roman" w:hAnsi="Times New Roman" w:cs="Times New Roman"/>
          </w:rPr>
          <w:t xml:space="preserve"> present simulations</w:t>
        </w:r>
      </w:ins>
      <w:ins w:id="968" w:author="Benton, Deon" w:date="2025-07-11T14:09:00Z" w16du:dateUtc="2025-07-11T19:09:00Z">
        <w:r w:rsidR="008403E8">
          <w:rPr>
            <w:rFonts w:ascii="Times New Roman" w:eastAsia="Times New Roman" w:hAnsi="Times New Roman" w:cs="Times New Roman"/>
          </w:rPr>
          <w:t xml:space="preserve"> were based</w:t>
        </w:r>
      </w:ins>
      <w:ins w:id="969" w:author="Benton, Deon" w:date="2025-07-10T11:42:00Z" w16du:dateUtc="2025-07-10T16:42:00Z">
        <w:r w:rsidR="00142ED1">
          <w:rPr>
            <w:rFonts w:ascii="Times New Roman" w:eastAsia="Times New Roman" w:hAnsi="Times New Roman" w:cs="Times New Roman"/>
          </w:rPr>
          <w:t xml:space="preserve"> </w:t>
        </w:r>
      </w:ins>
      <w:ins w:id="970" w:author="Benton, Deon" w:date="2025-07-10T11:43:00Z" w16du:dateUtc="2025-07-10T16:43:00Z">
        <w:r w:rsidR="00142ED1">
          <w:rPr>
            <w:rFonts w:ascii="Times New Roman" w:eastAsia="Times New Roman" w:hAnsi="Times New Roman" w:cs="Times New Roman"/>
          </w:rPr>
          <w:t xml:space="preserve">derived from studies </w:t>
        </w:r>
      </w:ins>
      <w:ins w:id="971" w:author="Benton, Deon" w:date="2025-07-10T12:14:00Z" w16du:dateUtc="2025-07-10T17:14:00Z">
        <w:r w:rsidR="00652EF0">
          <w:rPr>
            <w:rFonts w:ascii="Times New Roman" w:eastAsia="Times New Roman" w:hAnsi="Times New Roman" w:cs="Times New Roman"/>
          </w:rPr>
          <w:t xml:space="preserve">that </w:t>
        </w:r>
      </w:ins>
      <w:ins w:id="972" w:author="Benton, Deon" w:date="2025-07-11T14:09:00Z" w16du:dateUtc="2025-07-11T19:09:00Z">
        <w:r w:rsidR="008403E8">
          <w:rPr>
            <w:rFonts w:ascii="Times New Roman" w:eastAsia="Times New Roman" w:hAnsi="Times New Roman" w:cs="Times New Roman"/>
          </w:rPr>
          <w:t>habituated</w:t>
        </w:r>
      </w:ins>
      <w:ins w:id="973" w:author="Benton, Deon" w:date="2025-07-10T12:14:00Z" w16du:dateUtc="2025-07-10T17:14:00Z">
        <w:r w:rsidR="00652EF0">
          <w:rPr>
            <w:rFonts w:ascii="Times New Roman" w:eastAsia="Times New Roman" w:hAnsi="Times New Roman" w:cs="Times New Roman"/>
          </w:rPr>
          <w:t xml:space="preserve"> infants to events in which objects move.</w:t>
        </w:r>
      </w:ins>
      <w:ins w:id="974" w:author="detbenton1991@gmail.com" w:date="2025-07-09T20:40:00Z" w16du:dateUtc="2025-07-10T01:40:00Z">
        <w:r w:rsidR="00837F81">
          <w:rPr>
            <w:rFonts w:ascii="Times New Roman" w:eastAsia="Times New Roman" w:hAnsi="Times New Roman" w:cs="Times New Roman"/>
          </w:rPr>
          <w:t xml:space="preserve"> </w:t>
        </w:r>
      </w:ins>
      <w:ins w:id="975" w:author="Benton, Deon" w:date="2025-07-10T11:43:00Z" w16du:dateUtc="2025-07-10T16:43:00Z">
        <w:r w:rsidR="00142ED1">
          <w:rPr>
            <w:rFonts w:ascii="Times New Roman" w:eastAsia="Times New Roman" w:hAnsi="Times New Roman" w:cs="Times New Roman"/>
          </w:rPr>
          <w:t>A second reason it was important to simulate motion was that</w:t>
        </w:r>
      </w:ins>
      <w:ins w:id="976" w:author="Benton, Deon" w:date="2025-07-10T10:15:00Z" w16du:dateUtc="2025-07-10T15:15:00Z">
        <w:r w:rsidR="00A5708B">
          <w:rPr>
            <w:rFonts w:ascii="Times New Roman" w:eastAsia="Times New Roman" w:hAnsi="Times New Roman" w:cs="Times New Roman"/>
          </w:rPr>
          <w:t xml:space="preserve"> infants’ emerging action understanding </w:t>
        </w:r>
      </w:ins>
      <w:ins w:id="977" w:author="Benton, Deon" w:date="2025-07-10T11:43:00Z" w16du:dateUtc="2025-07-10T16:43:00Z">
        <w:r w:rsidR="00142ED1">
          <w:rPr>
            <w:rFonts w:ascii="Times New Roman" w:eastAsia="Times New Roman" w:hAnsi="Times New Roman" w:cs="Times New Roman"/>
          </w:rPr>
          <w:t>stems</w:t>
        </w:r>
      </w:ins>
      <w:ins w:id="978" w:author="Benton, Deon" w:date="2025-07-11T14:10:00Z" w16du:dateUtc="2025-07-11T19:10:00Z">
        <w:r w:rsidR="00627D86">
          <w:rPr>
            <w:rFonts w:ascii="Times New Roman" w:eastAsia="Times New Roman" w:hAnsi="Times New Roman" w:cs="Times New Roman"/>
          </w:rPr>
          <w:t>,</w:t>
        </w:r>
      </w:ins>
      <w:ins w:id="979" w:author="Benton, Deon" w:date="2025-07-10T11:43:00Z" w16du:dateUtc="2025-07-10T16:43:00Z">
        <w:r w:rsidR="00142ED1">
          <w:rPr>
            <w:rFonts w:ascii="Times New Roman" w:eastAsia="Times New Roman" w:hAnsi="Times New Roman" w:cs="Times New Roman"/>
          </w:rPr>
          <w:t xml:space="preserve"> at least in part</w:t>
        </w:r>
      </w:ins>
      <w:ins w:id="980" w:author="Benton, Deon" w:date="2025-07-11T14:10:00Z" w16du:dateUtc="2025-07-11T19:10:00Z">
        <w:r w:rsidR="00627D86">
          <w:rPr>
            <w:rFonts w:ascii="Times New Roman" w:eastAsia="Times New Roman" w:hAnsi="Times New Roman" w:cs="Times New Roman"/>
          </w:rPr>
          <w:t>,</w:t>
        </w:r>
      </w:ins>
      <w:ins w:id="981" w:author="Benton, Deon" w:date="2025-07-10T10:15:00Z" w16du:dateUtc="2025-07-10T15:15:00Z">
        <w:r w:rsidR="00A5708B">
          <w:rPr>
            <w:rFonts w:ascii="Times New Roman" w:eastAsia="Times New Roman" w:hAnsi="Times New Roman" w:cs="Times New Roman"/>
          </w:rPr>
          <w:t xml:space="preserve"> from processing dynamic actions as they unfold</w:t>
        </w:r>
      </w:ins>
      <w:ins w:id="982" w:author="Benton, Deon" w:date="2025-07-10T11:44:00Z" w16du:dateUtc="2025-07-10T16:44:00Z">
        <w:r w:rsidR="00142ED1">
          <w:rPr>
            <w:rFonts w:ascii="Times New Roman" w:eastAsia="Times New Roman" w:hAnsi="Times New Roman" w:cs="Times New Roman"/>
          </w:rPr>
          <w:t xml:space="preserve"> </w:t>
        </w:r>
      </w:ins>
      <w:ins w:id="983" w:author="Benton, Deon" w:date="2025-07-10T10:15:00Z" w16du:dateUtc="2025-07-10T15:15:00Z">
        <w:r w:rsidR="00A5708B">
          <w:rPr>
            <w:rFonts w:ascii="Times New Roman" w:eastAsia="Times New Roman" w:hAnsi="Times New Roman" w:cs="Times New Roman"/>
          </w:rPr>
          <w:t>in the real world</w:t>
        </w:r>
      </w:ins>
      <w:ins w:id="984" w:author="detbenton1991@gmail.com" w:date="2025-07-09T20:41:00Z" w16du:dateUtc="2025-07-10T01:41:00Z">
        <w:r w:rsidR="0026223F">
          <w:rPr>
            <w:rFonts w:ascii="Times New Roman" w:eastAsia="Times New Roman" w:hAnsi="Times New Roman" w:cs="Times New Roman"/>
          </w:rPr>
          <w:t>.</w:t>
        </w:r>
      </w:ins>
      <w:ins w:id="985" w:author="detbenton1991@gmail.com" w:date="2025-07-09T20:36:00Z" w16du:dateUtc="2025-07-10T01:36:00Z">
        <w:r w:rsidR="00AF1530">
          <w:rPr>
            <w:rFonts w:ascii="Times New Roman" w:eastAsia="Times New Roman" w:hAnsi="Times New Roman" w:cs="Times New Roman"/>
          </w:rPr>
          <w:t xml:space="preserve"> </w:t>
        </w:r>
      </w:ins>
    </w:p>
    <w:p w14:paraId="14567CA1" w14:textId="5E293D28" w:rsidR="00524642" w:rsidRDefault="00524642" w:rsidP="00524642">
      <w:pPr>
        <w:spacing w:line="480" w:lineRule="auto"/>
        <w:ind w:firstLine="720"/>
        <w:contextualSpacing/>
        <w:rPr>
          <w:ins w:id="986" w:author="Benton, Deon" w:date="2025-06-27T11:23:00Z" w16du:dateUtc="2025-06-27T16:23:00Z"/>
          <w:rFonts w:ascii="Times New Roman" w:hAnsi="Times New Roman" w:cs="Times New Roman"/>
        </w:rPr>
      </w:pPr>
      <w:r>
        <w:rPr>
          <w:rFonts w:ascii="Times New Roman" w:hAnsi="Times New Roman" w:cs="Times New Roman"/>
        </w:rPr>
        <w:t xml:space="preserve">The remaining </w:t>
      </w:r>
      <w:ins w:id="987" w:author="Benton, Deon" w:date="2025-07-10T12:43:00Z" w16du:dateUtc="2025-07-10T17:43:00Z">
        <w:r w:rsidR="003836A8">
          <w:rPr>
            <w:rFonts w:ascii="Times New Roman" w:hAnsi="Times New Roman" w:cs="Times New Roman"/>
          </w:rPr>
          <w:t xml:space="preserve">five </w:t>
        </w:r>
      </w:ins>
      <w:r>
        <w:rPr>
          <w:rFonts w:ascii="Times New Roman" w:hAnsi="Times New Roman" w:cs="Times New Roman"/>
        </w:rPr>
        <w:t>input and output groups were a five-unit Barrier Height group, a five-unit Jump Height group, a three-unit Barrier Location group,</w:t>
      </w:r>
      <w:ins w:id="988" w:author="Benton, Deon" w:date="2025-07-10T12:45:00Z" w16du:dateUtc="2025-07-10T17:45:00Z">
        <w:r w:rsidR="00A00226">
          <w:rPr>
            <w:rFonts w:ascii="Times New Roman" w:hAnsi="Times New Roman" w:cs="Times New Roman"/>
          </w:rPr>
          <w:t xml:space="preserve"> a third-unit Clearance group,</w:t>
        </w:r>
      </w:ins>
      <w:r>
        <w:rPr>
          <w:rFonts w:ascii="Times New Roman" w:hAnsi="Times New Roman" w:cs="Times New Roman"/>
        </w:rPr>
        <w:t xml:space="preserve"> and a one-unit Contiguous group. The five units in the Barrier Height group represented progressively larger barriers (i.e., Barrier Height 0 through Barrier Height 4). Similarly, the five units in the </w:t>
      </w:r>
      <w:r>
        <w:rPr>
          <w:rFonts w:ascii="Times New Roman" w:hAnsi="Times New Roman" w:cs="Times New Roman"/>
        </w:rPr>
        <w:lastRenderedPageBreak/>
        <w:t>Jump Height group represented increasingly higher jumps (i.e., Jump Height 0 through Jump Height 4). Note that Barrier Height 0 corresponds to a barrier with no height. The same is true for Jump Height 0</w:t>
      </w:r>
      <w:ins w:id="989" w:author="Benton, Deon" w:date="2025-07-10T12:45:00Z" w16du:dateUtc="2025-07-10T17:45:00Z">
        <w:r w:rsidR="00A00226">
          <w:rPr>
            <w:rFonts w:ascii="Times New Roman" w:hAnsi="Times New Roman" w:cs="Times New Roman"/>
          </w:rPr>
          <w:t xml:space="preserve">; that is, Jump Height 0 corresponds to </w:t>
        </w:r>
      </w:ins>
      <w:ins w:id="990" w:author="Benton, Deon" w:date="2025-07-10T12:46:00Z" w16du:dateUtc="2025-07-10T17:46:00Z">
        <w:r w:rsidR="00A00226">
          <w:rPr>
            <w:rFonts w:ascii="Times New Roman" w:hAnsi="Times New Roman" w:cs="Times New Roman"/>
          </w:rPr>
          <w:t>a non-jump</w:t>
        </w:r>
      </w:ins>
      <w:r>
        <w:rPr>
          <w:rFonts w:ascii="Times New Roman" w:hAnsi="Times New Roman" w:cs="Times New Roman"/>
        </w:rPr>
        <w:t xml:space="preserve">. In the simulations reported below, jump heights mostly aligned with barrier heights (though see Simulation 3). </w:t>
      </w:r>
      <w:ins w:id="991" w:author="Benton, Deon" w:date="2025-07-10T12:47:00Z" w16du:dateUtc="2025-07-10T17:47:00Z">
        <w:r w:rsidR="00A00226">
          <w:rPr>
            <w:rFonts w:ascii="Times New Roman" w:hAnsi="Times New Roman" w:cs="Times New Roman"/>
          </w:rPr>
          <w:t>The first unit in the Barrier Location group</w:t>
        </w:r>
      </w:ins>
      <w:r>
        <w:rPr>
          <w:rFonts w:ascii="Times New Roman" w:hAnsi="Times New Roman" w:cs="Times New Roman"/>
        </w:rPr>
        <w:t xml:space="preserve"> corresponded to the Barrier Missing unit, whereas the remaining two units corresponded, respectively, to Barrier Middle and Barrier Side units</w:t>
      </w:r>
      <w:ins w:id="992" w:author="Benton, Deon" w:date="2025-07-10T12:46:00Z" w16du:dateUtc="2025-07-10T17:46:00Z">
        <w:r w:rsidR="00A00226">
          <w:rPr>
            <w:rFonts w:ascii="Times New Roman" w:hAnsi="Times New Roman" w:cs="Times New Roman"/>
          </w:rPr>
          <w:t>.</w:t>
        </w:r>
      </w:ins>
      <w:r w:rsidR="000B7017">
        <w:rPr>
          <w:rFonts w:ascii="Times New Roman" w:hAnsi="Times New Roman" w:cs="Times New Roman"/>
        </w:rPr>
        <w:t xml:space="preserve"> As the name of the group implies, this group encoded the location of the barrier.</w:t>
      </w:r>
      <w:r w:rsidR="00A00226">
        <w:rPr>
          <w:rFonts w:ascii="Times New Roman" w:hAnsi="Times New Roman" w:cs="Times New Roman"/>
        </w:rPr>
        <w:t xml:space="preserve"> </w:t>
      </w:r>
      <w:r w:rsidR="00126BA4">
        <w:rPr>
          <w:rFonts w:ascii="Times New Roman" w:hAnsi="Times New Roman" w:cs="Times New Roman"/>
        </w:rPr>
        <w:t xml:space="preserve">In terms of the three-unit Clearance group, the first unit corresponded to no clearance (which occurred when the agent did not jump), the second to minimal clearance (which occurred when an agent jumped just high enough to clear the barrier), and the third to large clearance (which occurred when an agent jumped much higher than needed to clear the barrier). This group encoded the vertical distance between </w:t>
      </w:r>
      <w:r w:rsidR="00FE70C7">
        <w:rPr>
          <w:rFonts w:ascii="Times New Roman" w:hAnsi="Times New Roman" w:cs="Times New Roman"/>
        </w:rPr>
        <w:t>a jumping agent and the barrier it jumped over.</w:t>
      </w:r>
      <w:r w:rsidR="00126BA4">
        <w:rPr>
          <w:rFonts w:ascii="Times New Roman" w:hAnsi="Times New Roman" w:cs="Times New Roman"/>
        </w:rPr>
        <w:t xml:space="preserve"> </w:t>
      </w:r>
      <w:del w:id="993" w:author="Benton, Deon" w:date="2025-07-10T12:54:00Z" w16du:dateUtc="2025-07-10T17:54:00Z">
        <w:r w:rsidDel="00FE70C7">
          <w:rPr>
            <w:rFonts w:ascii="Times New Roman" w:hAnsi="Times New Roman" w:cs="Times New Roman"/>
          </w:rPr>
          <w:delText xml:space="preserve">  </w:delText>
        </w:r>
      </w:del>
      <w:r>
        <w:rPr>
          <w:rFonts w:ascii="Times New Roman" w:hAnsi="Times New Roman" w:cs="Times New Roman"/>
        </w:rPr>
        <w:t xml:space="preserve">Finally, the single unit in the Contiguous group </w:t>
      </w:r>
      <w:ins w:id="994" w:author="Benton, Deon" w:date="2025-07-10T12:54:00Z" w16du:dateUtc="2025-07-10T17:54:00Z">
        <w:r w:rsidR="00FE70C7">
          <w:rPr>
            <w:rFonts w:ascii="Times New Roman" w:hAnsi="Times New Roman" w:cs="Times New Roman"/>
          </w:rPr>
          <w:t>en</w:t>
        </w:r>
      </w:ins>
      <w:r>
        <w:rPr>
          <w:rFonts w:ascii="Times New Roman" w:hAnsi="Times New Roman" w:cs="Times New Roman"/>
        </w:rPr>
        <w:t>coded whether two objects came to rest next to one another following a reaching or jumping event.</w:t>
      </w:r>
      <w:ins w:id="995" w:author="Benton, Deon" w:date="2025-07-10T12:55:00Z" w16du:dateUtc="2025-07-10T17:55:00Z">
        <w:r w:rsidR="00FE70C7">
          <w:rPr>
            <w:rFonts w:ascii="Times New Roman" w:hAnsi="Times New Roman" w:cs="Times New Roman"/>
          </w:rPr>
          <w:t xml:space="preserve"> This unit was turned on (i.e., its value set to 1) </w:t>
        </w:r>
      </w:ins>
      <w:ins w:id="996" w:author="Benton, Deon" w:date="2025-07-10T13:10:00Z" w16du:dateUtc="2025-07-10T18:10:00Z">
        <w:r w:rsidR="00432D34">
          <w:rPr>
            <w:rFonts w:ascii="Times New Roman" w:hAnsi="Times New Roman" w:cs="Times New Roman"/>
          </w:rPr>
          <w:t>only</w:t>
        </w:r>
      </w:ins>
      <w:ins w:id="997" w:author="Benton, Deon" w:date="2025-07-10T12:55:00Z" w16du:dateUtc="2025-07-10T17:55:00Z">
        <w:r w:rsidR="00FE70C7">
          <w:rPr>
            <w:rFonts w:ascii="Times New Roman" w:hAnsi="Times New Roman" w:cs="Times New Roman"/>
          </w:rPr>
          <w:t xml:space="preserve"> if the first object came to rest near the second object.</w:t>
        </w:r>
      </w:ins>
    </w:p>
    <w:p w14:paraId="545FE4B1" w14:textId="1E85DB93" w:rsidR="00C80AC6" w:rsidRDefault="00C80AC6" w:rsidP="00524642">
      <w:pPr>
        <w:spacing w:line="480" w:lineRule="auto"/>
        <w:ind w:firstLine="720"/>
        <w:contextualSpacing/>
        <w:rPr>
          <w:rFonts w:ascii="Times New Roman" w:hAnsi="Times New Roman" w:cs="Times New Roman"/>
        </w:rPr>
      </w:pPr>
      <w:ins w:id="998" w:author="Benton, Deon" w:date="2025-06-27T11:23:00Z" w16du:dateUtc="2025-06-27T16:23:00Z">
        <w:r>
          <w:rPr>
            <w:rFonts w:ascii="Times New Roman" w:hAnsi="Times New Roman" w:cs="Times New Roman"/>
          </w:rPr>
          <w:t xml:space="preserve">Although I use semantically rich terms to describe the features in the model, </w:t>
        </w:r>
      </w:ins>
      <w:ins w:id="999" w:author="Benton, Deon" w:date="2025-06-27T11:41:00Z" w16du:dateUtc="2025-06-27T16:41:00Z">
        <w:r w:rsidR="001A55CE">
          <w:rPr>
            <w:rFonts w:ascii="Times New Roman" w:hAnsi="Times New Roman" w:cs="Times New Roman"/>
          </w:rPr>
          <w:t>this is not meant to suggest that</w:t>
        </w:r>
      </w:ins>
      <w:ins w:id="1000" w:author="Benton, Deon" w:date="2025-06-27T11:23:00Z" w16du:dateUtc="2025-06-27T16:23:00Z">
        <w:r>
          <w:rPr>
            <w:rFonts w:ascii="Times New Roman" w:hAnsi="Times New Roman" w:cs="Times New Roman"/>
          </w:rPr>
          <w:t xml:space="preserve"> </w:t>
        </w:r>
      </w:ins>
      <w:ins w:id="1001" w:author="Benton, Deon" w:date="2025-06-27T11:41:00Z" w16du:dateUtc="2025-06-27T16:41:00Z">
        <w:r w:rsidR="001A55CE">
          <w:rPr>
            <w:rFonts w:ascii="Times New Roman" w:hAnsi="Times New Roman" w:cs="Times New Roman"/>
          </w:rPr>
          <w:t xml:space="preserve">infants </w:t>
        </w:r>
      </w:ins>
      <w:ins w:id="1002" w:author="Benton, Deon" w:date="2025-06-27T11:24:00Z" w16du:dateUtc="2025-06-27T16:24:00Z">
        <w:r>
          <w:rPr>
            <w:rFonts w:ascii="Times New Roman" w:hAnsi="Times New Roman" w:cs="Times New Roman"/>
          </w:rPr>
          <w:t xml:space="preserve">represent these features in a conceptually or semantically </w:t>
        </w:r>
      </w:ins>
      <w:ins w:id="1003" w:author="Benton, Deon" w:date="2025-06-27T11:25:00Z" w16du:dateUtc="2025-06-27T16:25:00Z">
        <w:r w:rsidR="006A1D61">
          <w:rPr>
            <w:rFonts w:ascii="Times New Roman" w:hAnsi="Times New Roman" w:cs="Times New Roman"/>
          </w:rPr>
          <w:t>meaningful</w:t>
        </w:r>
      </w:ins>
      <w:ins w:id="1004" w:author="Benton, Deon" w:date="2025-06-27T11:42:00Z" w16du:dateUtc="2025-06-27T16:42:00Z">
        <w:r w:rsidR="001A55CE">
          <w:rPr>
            <w:rFonts w:ascii="Times New Roman" w:hAnsi="Times New Roman" w:cs="Times New Roman"/>
          </w:rPr>
          <w:t xml:space="preserve"> way</w:t>
        </w:r>
      </w:ins>
      <w:ins w:id="1005" w:author="Benton, Deon" w:date="2025-06-27T11:24:00Z" w16du:dateUtc="2025-06-27T16:24:00Z">
        <w:r>
          <w:rPr>
            <w:rFonts w:ascii="Times New Roman" w:hAnsi="Times New Roman" w:cs="Times New Roman"/>
          </w:rPr>
          <w:t>.</w:t>
        </w:r>
        <w:r w:rsidR="006A1D61">
          <w:rPr>
            <w:rFonts w:ascii="Times New Roman" w:hAnsi="Times New Roman" w:cs="Times New Roman"/>
          </w:rPr>
          <w:t xml:space="preserve"> </w:t>
        </w:r>
      </w:ins>
      <w:ins w:id="1006" w:author="Benton, Deon" w:date="2025-06-27T11:42:00Z" w16du:dateUtc="2025-06-27T16:42:00Z">
        <w:r w:rsidR="001A55CE">
          <w:rPr>
            <w:rFonts w:ascii="Times New Roman" w:hAnsi="Times New Roman" w:cs="Times New Roman"/>
          </w:rPr>
          <w:t>These terms are used solely to help</w:t>
        </w:r>
      </w:ins>
      <w:ins w:id="1007" w:author="Benton, Deon" w:date="2025-06-27T11:24:00Z" w16du:dateUtc="2025-06-27T16:24:00Z">
        <w:r w:rsidR="006A1D61">
          <w:rPr>
            <w:rFonts w:ascii="Times New Roman" w:hAnsi="Times New Roman" w:cs="Times New Roman"/>
          </w:rPr>
          <w:t xml:space="preserve"> </w:t>
        </w:r>
      </w:ins>
      <w:ins w:id="1008" w:author="Benton, Deon" w:date="2025-06-27T11:42:00Z" w16du:dateUtc="2025-06-27T16:42:00Z">
        <w:r w:rsidR="001A55CE">
          <w:rPr>
            <w:rFonts w:ascii="Times New Roman" w:hAnsi="Times New Roman" w:cs="Times New Roman"/>
          </w:rPr>
          <w:t>readers understand the model’s structure</w:t>
        </w:r>
      </w:ins>
      <w:ins w:id="1009" w:author="Benton, Deon" w:date="2025-06-27T11:26:00Z" w16du:dateUtc="2025-06-27T16:26:00Z">
        <w:r w:rsidR="00DD3FDE">
          <w:rPr>
            <w:rFonts w:ascii="Times New Roman" w:hAnsi="Times New Roman" w:cs="Times New Roman"/>
          </w:rPr>
          <w:t>.</w:t>
        </w:r>
      </w:ins>
      <w:ins w:id="1010" w:author="Benton, Deon" w:date="2025-06-27T11:27:00Z" w16du:dateUtc="2025-06-27T16:27:00Z">
        <w:r w:rsidR="00DD3FDE">
          <w:rPr>
            <w:rFonts w:ascii="Times New Roman" w:hAnsi="Times New Roman" w:cs="Times New Roman"/>
          </w:rPr>
          <w:t xml:space="preserve"> As </w:t>
        </w:r>
      </w:ins>
      <w:ins w:id="1011" w:author="detbenton1991@gmail.com" w:date="2025-07-04T12:24:00Z" w16du:dateUtc="2025-07-04T17:24:00Z">
        <w:r w:rsidR="00475A8D">
          <w:rPr>
            <w:rFonts w:ascii="Times New Roman" w:hAnsi="Times New Roman" w:cs="Times New Roman"/>
          </w:rPr>
          <w:t>is assumed to be true</w:t>
        </w:r>
      </w:ins>
      <w:ins w:id="1012" w:author="Benton, Deon" w:date="2025-06-27T11:27:00Z" w16du:dateUtc="2025-06-27T16:27:00Z">
        <w:r w:rsidR="00DD3FDE">
          <w:rPr>
            <w:rFonts w:ascii="Times New Roman" w:hAnsi="Times New Roman" w:cs="Times New Roman"/>
          </w:rPr>
          <w:t xml:space="preserve">, the </w:t>
        </w:r>
      </w:ins>
      <w:ins w:id="1013" w:author="detbenton1991@gmail.com" w:date="2025-06-28T12:30:00Z" w16du:dateUtc="2025-06-28T17:30:00Z">
        <w:r w:rsidR="00CE7E5C">
          <w:rPr>
            <w:rFonts w:ascii="Times New Roman" w:hAnsi="Times New Roman" w:cs="Times New Roman"/>
          </w:rPr>
          <w:t>present models</w:t>
        </w:r>
      </w:ins>
      <w:ins w:id="1014" w:author="Benton, Deon" w:date="2025-06-27T11:27:00Z" w16du:dateUtc="2025-06-27T16:27:00Z">
        <w:r w:rsidR="00DD3FDE">
          <w:rPr>
            <w:rFonts w:ascii="Times New Roman" w:hAnsi="Times New Roman" w:cs="Times New Roman"/>
          </w:rPr>
          <w:t xml:space="preserve"> process these features as low-level perceptual properties </w:t>
        </w:r>
      </w:ins>
      <w:ins w:id="1015" w:author="detbenton1991@gmail.com" w:date="2025-07-04T12:24:00Z" w16du:dateUtc="2025-07-04T17:24:00Z">
        <w:r w:rsidR="00226AC2">
          <w:rPr>
            <w:rFonts w:ascii="Times New Roman" w:hAnsi="Times New Roman" w:cs="Times New Roman"/>
          </w:rPr>
          <w:t>rather than in terms of their</w:t>
        </w:r>
      </w:ins>
      <w:ins w:id="1016" w:author="Benton, Deon" w:date="2025-06-27T11:27:00Z" w16du:dateUtc="2025-06-27T16:27:00Z">
        <w:r w:rsidR="00DD3FDE">
          <w:rPr>
            <w:rFonts w:ascii="Times New Roman" w:hAnsi="Times New Roman" w:cs="Times New Roman"/>
          </w:rPr>
          <w:t xml:space="preserve"> conceptual meaning</w:t>
        </w:r>
      </w:ins>
      <w:ins w:id="1017" w:author="detbenton1991@gmail.com" w:date="2025-07-04T12:25:00Z" w16du:dateUtc="2025-07-04T17:25:00Z">
        <w:r w:rsidR="003D011B">
          <w:rPr>
            <w:rFonts w:ascii="Times New Roman" w:hAnsi="Times New Roman" w:cs="Times New Roman"/>
          </w:rPr>
          <w:t xml:space="preserve"> (as defined by the modeler)</w:t>
        </w:r>
      </w:ins>
      <w:ins w:id="1018" w:author="Benton, Deon" w:date="2025-06-27T11:27:00Z" w16du:dateUtc="2025-06-27T16:27:00Z">
        <w:r w:rsidR="00DD3FDE">
          <w:rPr>
            <w:rFonts w:ascii="Times New Roman" w:hAnsi="Times New Roman" w:cs="Times New Roman"/>
          </w:rPr>
          <w:t>.</w:t>
        </w:r>
      </w:ins>
      <w:ins w:id="1019" w:author="Benton, Deon" w:date="2025-06-27T11:28:00Z" w16du:dateUtc="2025-06-27T16:28:00Z">
        <w:r w:rsidR="007C07E0">
          <w:rPr>
            <w:rFonts w:ascii="Times New Roman" w:hAnsi="Times New Roman" w:cs="Times New Roman"/>
          </w:rPr>
          <w:t xml:space="preserve"> N</w:t>
        </w:r>
      </w:ins>
      <w:ins w:id="1020" w:author="Benton, Deon" w:date="2025-06-27T11:29:00Z" w16du:dateUtc="2025-06-27T16:29:00Z">
        <w:r w:rsidR="007C07E0">
          <w:rPr>
            <w:rFonts w:ascii="Times New Roman" w:hAnsi="Times New Roman" w:cs="Times New Roman"/>
          </w:rPr>
          <w:t>onetheless, a potential objection is t</w:t>
        </w:r>
      </w:ins>
      <w:ins w:id="1021" w:author="Benton, Deon" w:date="2025-06-27T11:30:00Z" w16du:dateUtc="2025-06-27T16:30:00Z">
        <w:r w:rsidR="007C07E0">
          <w:rPr>
            <w:rFonts w:ascii="Times New Roman" w:hAnsi="Times New Roman" w:cs="Times New Roman"/>
          </w:rPr>
          <w:t>hat</w:t>
        </w:r>
      </w:ins>
      <w:ins w:id="1022" w:author="Benton, Deon" w:date="2025-06-27T11:29:00Z" w16du:dateUtc="2025-06-27T16:29:00Z">
        <w:r w:rsidR="007C07E0">
          <w:rPr>
            <w:rFonts w:ascii="Times New Roman" w:hAnsi="Times New Roman" w:cs="Times New Roman"/>
          </w:rPr>
          <w:t xml:space="preserve"> </w:t>
        </w:r>
      </w:ins>
      <w:ins w:id="1023" w:author="Benton, Deon" w:date="2025-06-27T11:30:00Z" w16du:dateUtc="2025-06-27T16:30:00Z">
        <w:r w:rsidR="007C07E0">
          <w:rPr>
            <w:rFonts w:ascii="Times New Roman" w:hAnsi="Times New Roman" w:cs="Times New Roman"/>
          </w:rPr>
          <w:t xml:space="preserve">because the features that the model </w:t>
        </w:r>
      </w:ins>
      <w:ins w:id="1024" w:author="Benton, Deon" w:date="2025-06-27T11:42:00Z" w16du:dateUtc="2025-06-27T16:42:00Z">
        <w:r w:rsidR="001A55CE">
          <w:rPr>
            <w:rFonts w:ascii="Times New Roman" w:hAnsi="Times New Roman" w:cs="Times New Roman"/>
          </w:rPr>
          <w:t>pr</w:t>
        </w:r>
      </w:ins>
      <w:ins w:id="1025" w:author="Benton, Deon" w:date="2025-06-27T11:43:00Z" w16du:dateUtc="2025-06-27T16:43:00Z">
        <w:r w:rsidR="001A55CE">
          <w:rPr>
            <w:rFonts w:ascii="Times New Roman" w:hAnsi="Times New Roman" w:cs="Times New Roman"/>
          </w:rPr>
          <w:t>ocesses</w:t>
        </w:r>
      </w:ins>
      <w:ins w:id="1026" w:author="Benton, Deon" w:date="2025-06-27T11:30:00Z" w16du:dateUtc="2025-06-27T16:30:00Z">
        <w:r w:rsidR="007C07E0">
          <w:rPr>
            <w:rFonts w:ascii="Times New Roman" w:hAnsi="Times New Roman" w:cs="Times New Roman"/>
          </w:rPr>
          <w:t xml:space="preserve"> </w:t>
        </w:r>
      </w:ins>
      <w:ins w:id="1027" w:author="detbenton1991@gmail.com" w:date="2025-06-28T12:31:00Z" w16du:dateUtc="2025-06-28T17:31:00Z">
        <w:r w:rsidR="00CE5DD4">
          <w:rPr>
            <w:rFonts w:ascii="Times New Roman" w:hAnsi="Times New Roman" w:cs="Times New Roman"/>
          </w:rPr>
          <w:t>are</w:t>
        </w:r>
      </w:ins>
      <w:ins w:id="1028" w:author="Benton, Deon" w:date="2025-06-27T11:30:00Z" w16du:dateUtc="2025-06-27T16:30:00Z">
        <w:r w:rsidR="007C07E0">
          <w:rPr>
            <w:rFonts w:ascii="Times New Roman" w:hAnsi="Times New Roman" w:cs="Times New Roman"/>
          </w:rPr>
          <w:t xml:space="preserve"> stipulated in the input</w:t>
        </w:r>
      </w:ins>
      <w:ins w:id="1029" w:author="Benton, Deon" w:date="2025-07-10T12:33:00Z" w16du:dateUtc="2025-07-10T17:33:00Z">
        <w:r w:rsidR="00362392">
          <w:rPr>
            <w:rFonts w:ascii="Times New Roman" w:hAnsi="Times New Roman" w:cs="Times New Roman"/>
          </w:rPr>
          <w:t xml:space="preserve"> rather than discovered as an infant might</w:t>
        </w:r>
      </w:ins>
      <w:ins w:id="1030" w:author="Benton, Deon" w:date="2025-06-27T11:29:00Z" w16du:dateUtc="2025-06-27T16:29:00Z">
        <w:r w:rsidR="007C07E0">
          <w:rPr>
            <w:rFonts w:ascii="Times New Roman" w:hAnsi="Times New Roman" w:cs="Times New Roman"/>
          </w:rPr>
          <w:t xml:space="preserve">, the learning task </w:t>
        </w:r>
      </w:ins>
      <w:ins w:id="1031" w:author="Benton, Deon" w:date="2025-06-27T11:43:00Z" w16du:dateUtc="2025-06-27T16:43:00Z">
        <w:r w:rsidR="001A55CE">
          <w:rPr>
            <w:rFonts w:ascii="Times New Roman" w:hAnsi="Times New Roman" w:cs="Times New Roman"/>
          </w:rPr>
          <w:t>differs in important ways from the one that infants face in the real world</w:t>
        </w:r>
      </w:ins>
      <w:ins w:id="1032" w:author="Benton, Deon" w:date="2025-06-27T11:29:00Z" w16du:dateUtc="2025-06-27T16:29:00Z">
        <w:r w:rsidR="007C07E0">
          <w:rPr>
            <w:rFonts w:ascii="Times New Roman" w:hAnsi="Times New Roman" w:cs="Times New Roman"/>
          </w:rPr>
          <w:t>.</w:t>
        </w:r>
      </w:ins>
      <w:ins w:id="1033" w:author="Benton, Deon" w:date="2025-06-27T11:30:00Z" w16du:dateUtc="2025-06-27T16:30:00Z">
        <w:r w:rsidR="007C07E0">
          <w:rPr>
            <w:rFonts w:ascii="Times New Roman" w:hAnsi="Times New Roman" w:cs="Times New Roman"/>
          </w:rPr>
          <w:t xml:space="preserve"> </w:t>
        </w:r>
      </w:ins>
      <w:ins w:id="1034" w:author="Benton, Deon" w:date="2025-06-27T11:43:00Z" w16du:dateUtc="2025-06-27T16:43:00Z">
        <w:r w:rsidR="00716327">
          <w:rPr>
            <w:rFonts w:ascii="Times New Roman" w:hAnsi="Times New Roman" w:cs="Times New Roman"/>
          </w:rPr>
          <w:t>Specifically</w:t>
        </w:r>
      </w:ins>
      <w:ins w:id="1035" w:author="Benton, Deon" w:date="2025-06-27T11:30:00Z" w16du:dateUtc="2025-06-27T16:30:00Z">
        <w:r w:rsidR="007C07E0">
          <w:rPr>
            <w:rFonts w:ascii="Times New Roman" w:hAnsi="Times New Roman" w:cs="Times New Roman"/>
          </w:rPr>
          <w:t>, by</w:t>
        </w:r>
      </w:ins>
      <w:ins w:id="1036" w:author="Benton, Deon" w:date="2025-06-27T11:31:00Z" w16du:dateUtc="2025-06-27T16:31:00Z">
        <w:r w:rsidR="00954129">
          <w:rPr>
            <w:rFonts w:ascii="Times New Roman" w:hAnsi="Times New Roman" w:cs="Times New Roman"/>
          </w:rPr>
          <w:t xml:space="preserve"> </w:t>
        </w:r>
      </w:ins>
      <w:ins w:id="1037" w:author="Benton, Deon" w:date="2025-06-27T11:43:00Z" w16du:dateUtc="2025-06-27T16:43:00Z">
        <w:r w:rsidR="00716327">
          <w:rPr>
            <w:rFonts w:ascii="Times New Roman" w:hAnsi="Times New Roman" w:cs="Times New Roman"/>
          </w:rPr>
          <w:t>deciding</w:t>
        </w:r>
      </w:ins>
      <w:ins w:id="1038" w:author="Benton, Deon" w:date="2025-06-27T11:31:00Z" w16du:dateUtc="2025-06-27T16:31:00Z">
        <w:r w:rsidR="00954129">
          <w:rPr>
            <w:rFonts w:ascii="Times New Roman" w:hAnsi="Times New Roman" w:cs="Times New Roman"/>
          </w:rPr>
          <w:t xml:space="preserve"> which </w:t>
        </w:r>
        <w:r w:rsidR="00954129">
          <w:rPr>
            <w:rFonts w:ascii="Times New Roman" w:hAnsi="Times New Roman" w:cs="Times New Roman"/>
          </w:rPr>
          <w:lastRenderedPageBreak/>
          <w:t xml:space="preserve">features to implement, </w:t>
        </w:r>
      </w:ins>
      <w:ins w:id="1039" w:author="Benton, Deon" w:date="2025-06-27T11:43:00Z" w16du:dateUtc="2025-06-27T16:43:00Z">
        <w:r w:rsidR="00716327">
          <w:rPr>
            <w:rFonts w:ascii="Times New Roman" w:hAnsi="Times New Roman" w:cs="Times New Roman"/>
          </w:rPr>
          <w:t>the aspects of the input that the model attends to</w:t>
        </w:r>
      </w:ins>
      <w:ins w:id="1040" w:author="Benton, Deon" w:date="2025-06-27T11:44:00Z" w16du:dateUtc="2025-06-27T16:44:00Z">
        <w:r w:rsidR="00716327">
          <w:rPr>
            <w:rFonts w:ascii="Times New Roman" w:hAnsi="Times New Roman" w:cs="Times New Roman"/>
          </w:rPr>
          <w:t xml:space="preserve"> </w:t>
        </w:r>
      </w:ins>
      <w:ins w:id="1041" w:author="detbenton1991@gmail.com" w:date="2025-06-28T12:34:00Z" w16du:dateUtc="2025-06-28T17:34:00Z">
        <w:r w:rsidR="00DE5412">
          <w:rPr>
            <w:rFonts w:ascii="Times New Roman" w:hAnsi="Times New Roman" w:cs="Times New Roman"/>
          </w:rPr>
          <w:t>have</w:t>
        </w:r>
      </w:ins>
      <w:ins w:id="1042" w:author="Benton, Deon" w:date="2025-06-27T11:44:00Z" w16du:dateUtc="2025-06-27T16:44:00Z">
        <w:r w:rsidR="00716327">
          <w:rPr>
            <w:rFonts w:ascii="Times New Roman" w:hAnsi="Times New Roman" w:cs="Times New Roman"/>
          </w:rPr>
          <w:t xml:space="preserve"> been prespecified</w:t>
        </w:r>
      </w:ins>
      <w:ins w:id="1043" w:author="Benton, Deon" w:date="2025-06-27T11:31:00Z" w16du:dateUtc="2025-06-27T16:31:00Z">
        <w:r w:rsidR="00954129">
          <w:rPr>
            <w:rFonts w:ascii="Times New Roman" w:hAnsi="Times New Roman" w:cs="Times New Roman"/>
          </w:rPr>
          <w:t xml:space="preserve">. There are two responses to this potential criticism. First, it has been shown </w:t>
        </w:r>
      </w:ins>
      <w:ins w:id="1044" w:author="Benton, Deon" w:date="2025-06-27T11:44:00Z" w16du:dateUtc="2025-06-27T16:44:00Z">
        <w:r w:rsidR="00716327">
          <w:rPr>
            <w:rFonts w:ascii="Times New Roman" w:hAnsi="Times New Roman" w:cs="Times New Roman"/>
          </w:rPr>
          <w:t>that when some</w:t>
        </w:r>
      </w:ins>
      <w:ins w:id="1045" w:author="Benton, Deon" w:date="2025-06-27T11:32:00Z" w16du:dateUtc="2025-06-27T16:32:00Z">
        <w:r w:rsidR="00954129">
          <w:rPr>
            <w:rFonts w:ascii="Times New Roman" w:hAnsi="Times New Roman" w:cs="Times New Roman"/>
          </w:rPr>
          <w:t xml:space="preserve"> features are made more salient than others</w:t>
        </w:r>
      </w:ins>
      <w:ins w:id="1046" w:author="Benton, Deon" w:date="2025-06-27T11:44:00Z" w16du:dateUtc="2025-06-27T16:44:00Z">
        <w:r w:rsidR="00716327">
          <w:rPr>
            <w:rFonts w:ascii="Times New Roman" w:hAnsi="Times New Roman" w:cs="Times New Roman"/>
          </w:rPr>
          <w:t>—a</w:t>
        </w:r>
      </w:ins>
      <w:ins w:id="1047" w:author="Benton, Deon" w:date="2025-06-27T11:32:00Z" w16du:dateUtc="2025-06-27T16:32:00Z">
        <w:r w:rsidR="00954129">
          <w:rPr>
            <w:rFonts w:ascii="Times New Roman" w:hAnsi="Times New Roman" w:cs="Times New Roman"/>
          </w:rPr>
          <w:t>s is the case here</w:t>
        </w:r>
      </w:ins>
      <w:ins w:id="1048" w:author="Benton, Deon" w:date="2025-06-27T11:45:00Z" w16du:dateUtc="2025-06-27T16:45:00Z">
        <w:r w:rsidR="00716327">
          <w:rPr>
            <w:rFonts w:ascii="Times New Roman" w:hAnsi="Times New Roman" w:cs="Times New Roman"/>
          </w:rPr>
          <w:t>—</w:t>
        </w:r>
      </w:ins>
      <w:ins w:id="1049" w:author="Benton, Deon" w:date="2025-06-27T11:32:00Z" w16du:dateUtc="2025-06-27T16:32:00Z">
        <w:r w:rsidR="00954129">
          <w:rPr>
            <w:rFonts w:ascii="Times New Roman" w:hAnsi="Times New Roman" w:cs="Times New Roman"/>
          </w:rPr>
          <w:t xml:space="preserve">models </w:t>
        </w:r>
      </w:ins>
      <w:ins w:id="1050" w:author="Benton, Deon" w:date="2025-06-27T11:45:00Z" w16du:dateUtc="2025-06-27T16:45:00Z">
        <w:r w:rsidR="00716327">
          <w:rPr>
            <w:rFonts w:ascii="Times New Roman" w:hAnsi="Times New Roman" w:cs="Times New Roman"/>
          </w:rPr>
          <w:t xml:space="preserve">like that used here </w:t>
        </w:r>
      </w:ins>
      <w:ins w:id="1051" w:author="Benton, Deon" w:date="2025-06-27T11:32:00Z" w16du:dateUtc="2025-06-27T16:32:00Z">
        <w:r w:rsidR="00954129">
          <w:rPr>
            <w:rFonts w:ascii="Times New Roman" w:hAnsi="Times New Roman" w:cs="Times New Roman"/>
          </w:rPr>
          <w:t>can discover autonomously which features to focus on, and this is true even if the</w:t>
        </w:r>
      </w:ins>
      <w:ins w:id="1052" w:author="Benton, Deon" w:date="2025-07-10T16:00:00Z" w16du:dateUtc="2025-07-10T21:00:00Z">
        <w:r w:rsidR="00F777EF">
          <w:rPr>
            <w:rFonts w:ascii="Times New Roman" w:hAnsi="Times New Roman" w:cs="Times New Roman"/>
          </w:rPr>
          <w:t xml:space="preserve"> salient and less salient</w:t>
        </w:r>
      </w:ins>
      <w:ins w:id="1053" w:author="Benton, Deon" w:date="2025-06-27T11:32:00Z" w16du:dateUtc="2025-06-27T16:32:00Z">
        <w:r w:rsidR="00954129">
          <w:rPr>
            <w:rFonts w:ascii="Times New Roman" w:hAnsi="Times New Roman" w:cs="Times New Roman"/>
          </w:rPr>
          <w:t xml:space="preserve"> features are perfectly correlated</w:t>
        </w:r>
      </w:ins>
      <w:ins w:id="1054" w:author="Benton, Deon" w:date="2025-06-27T11:34:00Z" w16du:dateUtc="2025-06-27T16:34:00Z">
        <w:r w:rsidR="00183524">
          <w:rPr>
            <w:rFonts w:ascii="Times New Roman" w:hAnsi="Times New Roman" w:cs="Times New Roman"/>
          </w:rPr>
          <w:t xml:space="preserve"> (e.g., Benton, 2024; Rakison &amp; Lupyan, 2008; Singh et al., 2025)</w:t>
        </w:r>
      </w:ins>
      <w:ins w:id="1055" w:author="Benton, Deon" w:date="2025-06-27T11:32:00Z" w16du:dateUtc="2025-06-27T16:32:00Z">
        <w:r w:rsidR="00954129">
          <w:rPr>
            <w:rFonts w:ascii="Times New Roman" w:hAnsi="Times New Roman" w:cs="Times New Roman"/>
          </w:rPr>
          <w:t xml:space="preserve">. </w:t>
        </w:r>
        <w:r w:rsidR="002428C0">
          <w:rPr>
            <w:rFonts w:ascii="Times New Roman" w:hAnsi="Times New Roman" w:cs="Times New Roman"/>
          </w:rPr>
          <w:t xml:space="preserve">Second, </w:t>
        </w:r>
      </w:ins>
      <w:ins w:id="1056" w:author="Benton, Deon" w:date="2025-07-10T13:13:00Z" w16du:dateUtc="2025-07-10T18:13:00Z">
        <w:r w:rsidR="0046083C">
          <w:rPr>
            <w:rFonts w:ascii="Times New Roman" w:hAnsi="Times New Roman" w:cs="Times New Roman"/>
          </w:rPr>
          <w:t xml:space="preserve">it is assumed here that </w:t>
        </w:r>
      </w:ins>
      <w:ins w:id="1057" w:author="Benton, Deon" w:date="2025-07-10T13:14:00Z" w16du:dateUtc="2025-07-10T18:14:00Z">
        <w:r w:rsidR="009B718F">
          <w:rPr>
            <w:rFonts w:ascii="Times New Roman" w:hAnsi="Times New Roman" w:cs="Times New Roman"/>
          </w:rPr>
          <w:t>att</w:t>
        </w:r>
      </w:ins>
      <w:ins w:id="1058" w:author="Benton, Deon" w:date="2025-07-10T13:15:00Z" w16du:dateUtc="2025-07-10T18:15:00Z">
        <w:r w:rsidR="009B718F">
          <w:rPr>
            <w:rFonts w:ascii="Times New Roman" w:hAnsi="Times New Roman" w:cs="Times New Roman"/>
          </w:rPr>
          <w:t xml:space="preserve">ention to these </w:t>
        </w:r>
      </w:ins>
      <w:ins w:id="1059" w:author="Benton, Deon" w:date="2025-07-10T13:16:00Z" w16du:dateUtc="2025-07-10T18:16:00Z">
        <w:r w:rsidR="009B718F">
          <w:rPr>
            <w:rFonts w:ascii="Times New Roman" w:hAnsi="Times New Roman" w:cs="Times New Roman"/>
          </w:rPr>
          <w:t xml:space="preserve">low-level </w:t>
        </w:r>
      </w:ins>
      <w:ins w:id="1060" w:author="Benton, Deon" w:date="2025-07-10T13:14:00Z" w16du:dateUtc="2025-07-10T18:14:00Z">
        <w:r w:rsidR="0046083C">
          <w:rPr>
            <w:rFonts w:ascii="Times New Roman" w:hAnsi="Times New Roman" w:cs="Times New Roman"/>
          </w:rPr>
          <w:t xml:space="preserve">features </w:t>
        </w:r>
      </w:ins>
      <w:ins w:id="1061" w:author="Benton, Deon" w:date="2025-07-10T13:15:00Z" w16du:dateUtc="2025-07-10T18:15:00Z">
        <w:r w:rsidR="009B718F">
          <w:rPr>
            <w:rFonts w:ascii="Times New Roman" w:hAnsi="Times New Roman" w:cs="Times New Roman"/>
          </w:rPr>
          <w:t xml:space="preserve">as well as </w:t>
        </w:r>
      </w:ins>
      <w:ins w:id="1062" w:author="Benton, Deon" w:date="2025-07-10T13:16:00Z" w16du:dateUtc="2025-07-10T18:16:00Z">
        <w:r w:rsidR="009B718F">
          <w:rPr>
            <w:rFonts w:ascii="Times New Roman" w:hAnsi="Times New Roman" w:cs="Times New Roman"/>
          </w:rPr>
          <w:t>sensitivity to the</w:t>
        </w:r>
      </w:ins>
      <w:ins w:id="1063" w:author="Benton, Deon" w:date="2025-07-10T13:15:00Z" w16du:dateUtc="2025-07-10T18:15:00Z">
        <w:r w:rsidR="009B718F">
          <w:rPr>
            <w:rFonts w:ascii="Times New Roman" w:hAnsi="Times New Roman" w:cs="Times New Roman"/>
          </w:rPr>
          <w:t xml:space="preserve"> associative relation among them is sufficient to explain infants’ looking behaviors in VoE studies that adopt the Gergely paradigm. </w:t>
        </w:r>
      </w:ins>
      <w:ins w:id="1064" w:author="Benton, Deon" w:date="2025-07-10T16:00:00Z" w16du:dateUtc="2025-07-10T21:00:00Z">
        <w:r w:rsidR="00F777EF">
          <w:rPr>
            <w:rFonts w:ascii="Times New Roman" w:hAnsi="Times New Roman" w:cs="Times New Roman"/>
          </w:rPr>
          <w:t xml:space="preserve">If </w:t>
        </w:r>
      </w:ins>
      <w:ins w:id="1065" w:author="Benton, Deon" w:date="2025-07-11T14:26:00Z" w16du:dateUtc="2025-07-11T19:26:00Z">
        <w:r w:rsidR="003065B8">
          <w:rPr>
            <w:rFonts w:ascii="Times New Roman" w:hAnsi="Times New Roman" w:cs="Times New Roman"/>
          </w:rPr>
          <w:t xml:space="preserve">a model </w:t>
        </w:r>
      </w:ins>
      <w:ins w:id="1066" w:author="Benton, Deon" w:date="2025-07-10T16:00:00Z" w16du:dateUtc="2025-07-10T21:00:00Z">
        <w:r w:rsidR="00F777EF">
          <w:rPr>
            <w:rFonts w:ascii="Times New Roman" w:hAnsi="Times New Roman" w:cs="Times New Roman"/>
          </w:rPr>
          <w:t xml:space="preserve">exposed </w:t>
        </w:r>
      </w:ins>
      <w:ins w:id="1067" w:author="Benton, Deon" w:date="2025-07-10T16:01:00Z" w16du:dateUtc="2025-07-10T21:01:00Z">
        <w:r w:rsidR="00F777EF">
          <w:rPr>
            <w:rFonts w:ascii="Times New Roman" w:hAnsi="Times New Roman" w:cs="Times New Roman"/>
          </w:rPr>
          <w:t>to these</w:t>
        </w:r>
      </w:ins>
      <w:ins w:id="1068" w:author="Benton, Deon" w:date="2025-07-10T16:00:00Z" w16du:dateUtc="2025-07-10T21:00:00Z">
        <w:r w:rsidR="00F777EF">
          <w:rPr>
            <w:rFonts w:ascii="Times New Roman" w:hAnsi="Times New Roman" w:cs="Times New Roman"/>
          </w:rPr>
          <w:t xml:space="preserve"> features can capture infants’ responses in </w:t>
        </w:r>
      </w:ins>
      <w:ins w:id="1069" w:author="Benton, Deon" w:date="2025-07-10T16:01:00Z" w16du:dateUtc="2025-07-10T21:01:00Z">
        <w:r w:rsidR="00F777EF">
          <w:rPr>
            <w:rFonts w:ascii="Times New Roman" w:hAnsi="Times New Roman" w:cs="Times New Roman"/>
          </w:rPr>
          <w:t>studies on infant action understanding, this would suggest that infants’ performance in these studies</w:t>
        </w:r>
      </w:ins>
      <w:ins w:id="1070" w:author="Benton, Deon" w:date="2025-07-11T14:26:00Z" w16du:dateUtc="2025-07-11T19:26:00Z">
        <w:r w:rsidR="003065B8">
          <w:rPr>
            <w:rFonts w:ascii="Times New Roman" w:hAnsi="Times New Roman" w:cs="Times New Roman"/>
          </w:rPr>
          <w:t xml:space="preserve"> may</w:t>
        </w:r>
      </w:ins>
      <w:ins w:id="1071" w:author="Benton, Deon" w:date="2025-07-10T16:01:00Z" w16du:dateUtc="2025-07-10T21:01:00Z">
        <w:r w:rsidR="00F777EF">
          <w:rPr>
            <w:rFonts w:ascii="Times New Roman" w:hAnsi="Times New Roman" w:cs="Times New Roman"/>
          </w:rPr>
          <w:t xml:space="preserve"> reflect sensitivity to similar features.</w:t>
        </w:r>
      </w:ins>
      <w:ins w:id="1072" w:author="Benton, Deon" w:date="2025-07-11T14:27:00Z" w16du:dateUtc="2025-07-11T19:27:00Z">
        <w:r w:rsidR="0083379E">
          <w:rPr>
            <w:rFonts w:ascii="Times New Roman" w:hAnsi="Times New Roman" w:cs="Times New Roman"/>
          </w:rPr>
          <w:t xml:space="preserve"> At the very least, such a demonstration would suggest that </w:t>
        </w:r>
      </w:ins>
      <w:ins w:id="1073" w:author="Benton, Deon" w:date="2025-07-11T14:28:00Z" w16du:dateUtc="2025-07-11T19:28:00Z">
        <w:r w:rsidR="0083379E">
          <w:rPr>
            <w:rFonts w:ascii="Times New Roman" w:hAnsi="Times New Roman" w:cs="Times New Roman"/>
          </w:rPr>
          <w:t xml:space="preserve">sensitivity to </w:t>
        </w:r>
      </w:ins>
      <w:ins w:id="1074" w:author="Benton, Deon" w:date="2025-07-11T14:27:00Z" w16du:dateUtc="2025-07-11T19:27:00Z">
        <w:r w:rsidR="0083379E">
          <w:rPr>
            <w:rFonts w:ascii="Times New Roman" w:hAnsi="Times New Roman" w:cs="Times New Roman"/>
          </w:rPr>
          <w:t>these</w:t>
        </w:r>
      </w:ins>
      <w:ins w:id="1075" w:author="Benton, Deon" w:date="2025-07-11T14:29:00Z" w16du:dateUtc="2025-07-11T19:29:00Z">
        <w:r w:rsidR="00772DBF">
          <w:rPr>
            <w:rFonts w:ascii="Times New Roman" w:hAnsi="Times New Roman" w:cs="Times New Roman"/>
          </w:rPr>
          <w:t xml:space="preserve"> surface-level</w:t>
        </w:r>
      </w:ins>
      <w:ins w:id="1076" w:author="Benton, Deon" w:date="2025-07-11T14:27:00Z" w16du:dateUtc="2025-07-11T19:27:00Z">
        <w:r w:rsidR="0083379E">
          <w:rPr>
            <w:rFonts w:ascii="Times New Roman" w:hAnsi="Times New Roman" w:cs="Times New Roman"/>
          </w:rPr>
          <w:t xml:space="preserve"> features and the relations among them </w:t>
        </w:r>
      </w:ins>
      <w:ins w:id="1077" w:author="Benton, Deon" w:date="2025-07-11T14:28:00Z" w16du:dateUtc="2025-07-11T19:28:00Z">
        <w:r w:rsidR="0083379E">
          <w:rPr>
            <w:rFonts w:ascii="Times New Roman" w:hAnsi="Times New Roman" w:cs="Times New Roman"/>
          </w:rPr>
          <w:t>is sufficient to explain infants’ looking behaviors in infant action u</w:t>
        </w:r>
      </w:ins>
      <w:ins w:id="1078" w:author="Benton, Deon" w:date="2025-07-11T14:29:00Z" w16du:dateUtc="2025-07-11T19:29:00Z">
        <w:r w:rsidR="0083379E">
          <w:rPr>
            <w:rFonts w:ascii="Times New Roman" w:hAnsi="Times New Roman" w:cs="Times New Roman"/>
          </w:rPr>
          <w:t>nderstanding studies</w:t>
        </w:r>
        <w:r w:rsidR="00772DBF">
          <w:rPr>
            <w:rFonts w:ascii="Times New Roman" w:hAnsi="Times New Roman" w:cs="Times New Roman"/>
          </w:rPr>
          <w:t xml:space="preserve"> and that abstract knowledge that is underpinned by specialized processes might not be nec</w:t>
        </w:r>
      </w:ins>
      <w:ins w:id="1079" w:author="Benton, Deon" w:date="2025-07-11T14:30:00Z" w16du:dateUtc="2025-07-11T19:30:00Z">
        <w:r w:rsidR="00772DBF">
          <w:rPr>
            <w:rFonts w:ascii="Times New Roman" w:hAnsi="Times New Roman" w:cs="Times New Roman"/>
          </w:rPr>
          <w:t>essary</w:t>
        </w:r>
      </w:ins>
      <w:ins w:id="1080" w:author="Benton, Deon" w:date="2025-07-11T14:29:00Z" w16du:dateUtc="2025-07-11T19:29:00Z">
        <w:r w:rsidR="0083379E">
          <w:rPr>
            <w:rFonts w:ascii="Times New Roman" w:hAnsi="Times New Roman" w:cs="Times New Roman"/>
          </w:rPr>
          <w:t>.</w:t>
        </w:r>
      </w:ins>
      <w:ins w:id="1081" w:author="Benton, Deon" w:date="2025-07-11T14:30:00Z" w16du:dateUtc="2025-07-11T19:30:00Z">
        <w:r w:rsidR="00772DBF">
          <w:rPr>
            <w:rFonts w:ascii="Times New Roman" w:hAnsi="Times New Roman" w:cs="Times New Roman"/>
          </w:rPr>
          <w:t xml:space="preserve"> Nonetheless, </w:t>
        </w:r>
        <w:r w:rsidR="00772DBF">
          <w:rPr>
            <w:rFonts w:ascii="Times New Roman" w:eastAsia="Times New Roman" w:hAnsi="Times New Roman" w:cs="Times New Roman"/>
          </w:rPr>
          <w:t>it is important to note that</w:t>
        </w:r>
      </w:ins>
      <w:ins w:id="1082" w:author="Benton, Deon" w:date="2025-07-11T14:31:00Z" w16du:dateUtc="2025-07-11T19:31:00Z">
        <w:r w:rsidR="00772DBF">
          <w:rPr>
            <w:rFonts w:ascii="Times New Roman" w:eastAsia="Times New Roman" w:hAnsi="Times New Roman" w:cs="Times New Roman"/>
          </w:rPr>
          <w:t xml:space="preserve"> even if an associative learning system can be shown to capture infants’ looking behaviors in studies that test their action understanding,</w:t>
        </w:r>
      </w:ins>
      <w:ins w:id="1083" w:author="Benton, Deon" w:date="2025-07-11T14:30:00Z" w16du:dateUtc="2025-07-11T19:30:00Z">
        <w:r w:rsidR="00772DBF">
          <w:rPr>
            <w:rFonts w:ascii="Times New Roman" w:eastAsia="Times New Roman" w:hAnsi="Times New Roman" w:cs="Times New Roman"/>
          </w:rPr>
          <w:t xml:space="preserve"> </w:t>
        </w:r>
      </w:ins>
      <w:ins w:id="1084" w:author="Benton, Deon" w:date="2025-07-11T14:31:00Z" w16du:dateUtc="2025-07-11T19:31:00Z">
        <w:r w:rsidR="00772DBF">
          <w:rPr>
            <w:rFonts w:ascii="Times New Roman" w:eastAsia="Times New Roman" w:hAnsi="Times New Roman" w:cs="Times New Roman"/>
          </w:rPr>
          <w:t>this neither means that infants u</w:t>
        </w:r>
      </w:ins>
      <w:ins w:id="1085" w:author="Benton, Deon" w:date="2025-07-11T14:32:00Z" w16du:dateUtc="2025-07-11T19:32:00Z">
        <w:r w:rsidR="00772DBF">
          <w:rPr>
            <w:rFonts w:ascii="Times New Roman" w:eastAsia="Times New Roman" w:hAnsi="Times New Roman" w:cs="Times New Roman"/>
          </w:rPr>
          <w:t>se</w:t>
        </w:r>
      </w:ins>
      <w:ins w:id="1086" w:author="Benton, Deon" w:date="2025-07-11T14:31:00Z" w16du:dateUtc="2025-07-11T19:31:00Z">
        <w:r w:rsidR="00772DBF">
          <w:rPr>
            <w:rFonts w:ascii="Times New Roman" w:eastAsia="Times New Roman" w:hAnsi="Times New Roman" w:cs="Times New Roman"/>
          </w:rPr>
          <w:t xml:space="preserve"> on associative learning to process actions in th</w:t>
        </w:r>
      </w:ins>
      <w:ins w:id="1087" w:author="Benton, Deon" w:date="2025-07-11T14:32:00Z" w16du:dateUtc="2025-07-11T19:32:00Z">
        <w:r w:rsidR="00772DBF">
          <w:rPr>
            <w:rFonts w:ascii="Times New Roman" w:eastAsia="Times New Roman" w:hAnsi="Times New Roman" w:cs="Times New Roman"/>
          </w:rPr>
          <w:t xml:space="preserve">e real world nor does it </w:t>
        </w:r>
        <w:r w:rsidR="009E7101">
          <w:rPr>
            <w:rFonts w:ascii="Times New Roman" w:eastAsia="Times New Roman" w:hAnsi="Times New Roman" w:cs="Times New Roman"/>
          </w:rPr>
          <w:t xml:space="preserve">demonstrate that infants </w:t>
        </w:r>
      </w:ins>
      <w:ins w:id="1088" w:author="Benton, Deon" w:date="2025-07-11T14:30:00Z" w16du:dateUtc="2025-07-11T19:30:00Z">
        <w:r w:rsidR="00772DBF">
          <w:rPr>
            <w:rFonts w:ascii="Times New Roman" w:eastAsia="Times New Roman" w:hAnsi="Times New Roman" w:cs="Times New Roman"/>
          </w:rPr>
          <w:t>do not possess sophisticated, innate concepts or specialized learning processes.</w:t>
        </w:r>
      </w:ins>
      <w:ins w:id="1089" w:author="Benton, Deon" w:date="2025-07-11T14:32:00Z" w16du:dateUtc="2025-07-11T19:32:00Z">
        <w:r w:rsidR="009E7101">
          <w:rPr>
            <w:rFonts w:ascii="Times New Roman" w:eastAsia="Times New Roman" w:hAnsi="Times New Roman" w:cs="Times New Roman"/>
          </w:rPr>
          <w:t xml:space="preserve"> Insight into these issues can only come </w:t>
        </w:r>
      </w:ins>
      <w:ins w:id="1090" w:author="Benton, Deon" w:date="2025-07-11T14:33:00Z" w16du:dateUtc="2025-07-11T19:33:00Z">
        <w:r w:rsidR="009E7101">
          <w:rPr>
            <w:rFonts w:ascii="Times New Roman" w:eastAsia="Times New Roman" w:hAnsi="Times New Roman" w:cs="Times New Roman"/>
          </w:rPr>
          <w:t>from behavioral</w:t>
        </w:r>
      </w:ins>
      <w:ins w:id="1091" w:author="Benton, Deon" w:date="2025-07-11T14:30:00Z" w16du:dateUtc="2025-07-11T19:30:00Z">
        <w:r w:rsidR="00772DBF">
          <w:rPr>
            <w:rFonts w:ascii="Times New Roman" w:eastAsia="Times New Roman" w:hAnsi="Times New Roman" w:cs="Times New Roman"/>
          </w:rPr>
          <w:t xml:space="preserve"> experiments</w:t>
        </w:r>
      </w:ins>
      <w:ins w:id="1092" w:author="Benton, Deon" w:date="2025-07-11T14:32:00Z" w16du:dateUtc="2025-07-11T19:32:00Z">
        <w:r w:rsidR="009E7101">
          <w:rPr>
            <w:rFonts w:ascii="Times New Roman" w:eastAsia="Times New Roman" w:hAnsi="Times New Roman" w:cs="Times New Roman"/>
          </w:rPr>
          <w:t xml:space="preserve"> </w:t>
        </w:r>
      </w:ins>
      <w:ins w:id="1093" w:author="Benton, Deon" w:date="2025-07-11T14:37:00Z" w16du:dateUtc="2025-07-11T19:37:00Z">
        <w:r w:rsidR="00523C7B">
          <w:rPr>
            <w:rFonts w:ascii="Times New Roman" w:eastAsia="Times New Roman" w:hAnsi="Times New Roman" w:cs="Times New Roman"/>
          </w:rPr>
          <w:t>that</w:t>
        </w:r>
      </w:ins>
      <w:ins w:id="1094" w:author="Benton, Deon" w:date="2025-07-11T14:33:00Z" w16du:dateUtc="2025-07-11T19:33:00Z">
        <w:r w:rsidR="009E7101">
          <w:rPr>
            <w:rFonts w:ascii="Times New Roman" w:eastAsia="Times New Roman" w:hAnsi="Times New Roman" w:cs="Times New Roman"/>
          </w:rPr>
          <w:t xml:space="preserve"> test the predictions of competing theoretical accounts. </w:t>
        </w:r>
      </w:ins>
    </w:p>
    <w:p w14:paraId="54F7E61B" w14:textId="77777777" w:rsidR="00524642" w:rsidRDefault="00524642" w:rsidP="00524642">
      <w:pPr>
        <w:spacing w:line="480" w:lineRule="auto"/>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5A69346E"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Given that the current theoretical proposal assumes that infants’ real-world experiences with action influences their looking behavior in action understanding studies, it was important to </w:t>
      </w:r>
      <w:r>
        <w:rPr>
          <w:rFonts w:ascii="Times New Roman" w:hAnsi="Times New Roman" w:cs="Times New Roman"/>
        </w:rPr>
        <w:lastRenderedPageBreak/>
        <w:t xml:space="preserve">approximate this experience in the model. As stipulated by the account, networks experienced two different kinds of events during </w:t>
      </w:r>
      <w:ins w:id="1095" w:author="Benton, Deon" w:date="2025-07-10T16:02:00Z" w16du:dateUtc="2025-07-10T21:02:00Z">
        <w:r w:rsidR="006C2C60">
          <w:rPr>
            <w:rFonts w:ascii="Times New Roman" w:hAnsi="Times New Roman" w:cs="Times New Roman"/>
          </w:rPr>
          <w:t>pretraining</w:t>
        </w:r>
      </w:ins>
      <w:r>
        <w:rPr>
          <w:rFonts w:ascii="Times New Roman" w:hAnsi="Times New Roman" w:cs="Times New Roman"/>
        </w:rPr>
        <w:t xml:space="preserve">. In Straight Path pretraining events, one of the objects “followed” a linear path to reach the other one; that is, one of the 82 units in the object group on the left and one of the 82 units in the object group on the right were turned on, along with the Straight Motion unit in the Motion Type group. Other units that were turned on for all straight motion events were the Barrier Height 0 unit in the Barrier Height Group, the Jump Height 0 unit in the Jump Height group, the Barrier Missing unit in the Barrier Location group, </w:t>
      </w:r>
      <w:ins w:id="1096" w:author="Benton, Deon" w:date="2025-07-11T16:16:00Z" w16du:dateUtc="2025-07-11T21:16:00Z">
        <w:r w:rsidR="00AE029E">
          <w:rPr>
            <w:rFonts w:ascii="Times New Roman" w:hAnsi="Times New Roman" w:cs="Times New Roman"/>
          </w:rPr>
          <w:t xml:space="preserve">the </w:t>
        </w:r>
      </w:ins>
      <w:ins w:id="1097" w:author="Benton, Deon" w:date="2025-07-11T16:17:00Z" w16du:dateUtc="2025-07-11T21:17:00Z">
        <w:r w:rsidR="00AE029E">
          <w:rPr>
            <w:rFonts w:ascii="Times New Roman" w:hAnsi="Times New Roman" w:cs="Times New Roman"/>
          </w:rPr>
          <w:t xml:space="preserve">No Clearance unit in the Clearance group, </w:t>
        </w:r>
      </w:ins>
      <w:r>
        <w:rPr>
          <w:rFonts w:ascii="Times New Roman" w:hAnsi="Times New Roman" w:cs="Times New Roman"/>
        </w:rPr>
        <w:t xml:space="preserve">and the Contiguous unit in the Contiguous group. In the Curved Path pretraining events, one of the objects “jumped over” a short barrier to reach the other object. Units that were turned on for this event were the Barrier Height 1 unit in the Barrier Height group, the Jump Height 1 unit in the Jump Height Group, the Barrier Middle unit in the Barrier Location group, the Contiguous unit in the Contiguous group, and the Curved Motion unit in the Motion Type group. </w:t>
      </w:r>
    </w:p>
    <w:p w14:paraId="6104440D" w14:textId="527178AF"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To instantiate the assumption that things with or without animate features can follow either curved or linear motion paths, half of the objects within each type of event possessed animate features (i.e., the Animate Feature unit in the Animate Feature groups was activated) and half possessed inanimate features (i.e., the Inanimate Feature unit in the Animate Feature groups was activated). In addition, the</w:t>
      </w:r>
      <w:r w:rsidRPr="005917AA">
        <w:rPr>
          <w:rFonts w:ascii="Times New Roman" w:hAnsi="Times New Roman" w:cs="Times New Roman"/>
        </w:rPr>
        <w:t xml:space="preserve"> pretraining events </w:t>
      </w:r>
      <w:r>
        <w:rPr>
          <w:rFonts w:ascii="Times New Roman" w:hAnsi="Times New Roman" w:cs="Times New Roman"/>
        </w:rPr>
        <w:t>instantiated the</w:t>
      </w:r>
      <w:r w:rsidRPr="005917AA">
        <w:rPr>
          <w:rFonts w:ascii="Times New Roman" w:hAnsi="Times New Roman" w:cs="Times New Roman"/>
        </w:rPr>
        <w:t xml:space="preserve"> assumptions that curved motion is more salient than straight motion</w:t>
      </w:r>
      <w:ins w:id="1098" w:author="Benton, Deon" w:date="2025-07-11T16:18:00Z" w16du:dateUtc="2025-07-11T21:18:00Z">
        <w:r w:rsidR="00A00325">
          <w:rPr>
            <w:rFonts w:ascii="Times New Roman" w:hAnsi="Times New Roman" w:cs="Times New Roman"/>
          </w:rPr>
          <w:t xml:space="preserve">, </w:t>
        </w:r>
      </w:ins>
      <w:del w:id="1099" w:author="Benton, Deon" w:date="2025-07-11T16:20:00Z" w16du:dateUtc="2025-07-11T21:20:00Z">
        <w:r w:rsidRPr="005917AA" w:rsidDel="00A00325">
          <w:rPr>
            <w:rFonts w:ascii="Times New Roman" w:hAnsi="Times New Roman" w:cs="Times New Roman"/>
          </w:rPr>
          <w:delText xml:space="preserve"> </w:delText>
        </w:r>
      </w:del>
      <w:del w:id="1100" w:author="Benton, Deon" w:date="2025-07-11T16:21:00Z" w16du:dateUtc="2025-07-11T21:21:00Z">
        <w:r w:rsidRPr="005917AA" w:rsidDel="00C963EC">
          <w:rPr>
            <w:rFonts w:ascii="Times New Roman" w:hAnsi="Times New Roman" w:cs="Times New Roman"/>
          </w:rPr>
          <w:delText xml:space="preserve">and </w:delText>
        </w:r>
      </w:del>
      <w:del w:id="1101" w:author="Benton, Deon" w:date="2025-07-11T16:20:00Z" w16du:dateUtc="2025-07-11T21:20:00Z">
        <w:r w:rsidRPr="005917AA" w:rsidDel="00C963EC">
          <w:rPr>
            <w:rFonts w:ascii="Times New Roman" w:hAnsi="Times New Roman" w:cs="Times New Roman"/>
          </w:rPr>
          <w:delText xml:space="preserve">that barriers become more salient when curved motion occurs over them than when it occurs </w:delText>
        </w:r>
        <w:r w:rsidDel="00C963EC">
          <w:rPr>
            <w:rFonts w:ascii="Times New Roman" w:hAnsi="Times New Roman" w:cs="Times New Roman"/>
          </w:rPr>
          <w:delText>besides</w:delText>
        </w:r>
        <w:r w:rsidRPr="005917AA" w:rsidDel="00C963EC">
          <w:rPr>
            <w:rFonts w:ascii="Times New Roman" w:hAnsi="Times New Roman" w:cs="Times New Roman"/>
          </w:rPr>
          <w:delText xml:space="preserve"> them</w:delText>
        </w:r>
      </w:del>
      <w:ins w:id="1102" w:author="Benton, Deon" w:date="2025-07-11T16:20:00Z" w16du:dateUtc="2025-07-11T21:20:00Z">
        <w:r w:rsidR="00C963EC">
          <w:rPr>
            <w:rFonts w:ascii="Times New Roman" w:hAnsi="Times New Roman" w:cs="Times New Roman"/>
          </w:rPr>
          <w:t>barriers are more visually salient when motion occurs over them than beside them</w:t>
        </w:r>
      </w:ins>
      <w:ins w:id="1103" w:author="Benton, Deon" w:date="2025-07-11T16:21:00Z" w16du:dateUtc="2025-07-11T21:21:00Z">
        <w:r w:rsidR="00C963EC">
          <w:rPr>
            <w:rFonts w:ascii="Times New Roman" w:hAnsi="Times New Roman" w:cs="Times New Roman"/>
          </w:rPr>
          <w:t>, and agents jump just high enough to clear barriers</w:t>
        </w:r>
      </w:ins>
      <w:r w:rsidRPr="005917AA">
        <w:rPr>
          <w:rFonts w:ascii="Times New Roman" w:hAnsi="Times New Roman" w:cs="Times New Roman"/>
        </w:rPr>
        <w:t xml:space="preserve">. </w:t>
      </w:r>
      <w:r w:rsidRPr="00CE5A7B">
        <w:rPr>
          <w:rFonts w:ascii="Times New Roman" w:hAnsi="Times New Roman" w:cs="Times New Roman"/>
        </w:rPr>
        <w:t xml:space="preserve">The first assumption was implemented by assigning a higher learning rate to the incoming and outgoing weights of the Jump Height units during curved motion events compared to linear </w:t>
      </w:r>
      <w:r w:rsidRPr="00CE5A7B">
        <w:rPr>
          <w:rFonts w:ascii="Times New Roman" w:hAnsi="Times New Roman" w:cs="Times New Roman"/>
        </w:rPr>
        <w:lastRenderedPageBreak/>
        <w:t>motion events.</w:t>
      </w:r>
      <w:r>
        <w:rPr>
          <w:rFonts w:ascii="Times New Roman" w:hAnsi="Times New Roman" w:cs="Times New Roman"/>
        </w:rPr>
        <w:t xml:space="preserve"> </w:t>
      </w:r>
      <w:r w:rsidRPr="005917AA">
        <w:rPr>
          <w:rFonts w:ascii="Times New Roman" w:hAnsi="Times New Roman" w:cs="Times New Roman"/>
        </w:rPr>
        <w:t>Specifically, for curved motion pretraining events, the learning rate was set to 0.375</w:t>
      </w:r>
      <w:r>
        <w:rPr>
          <w:rFonts w:ascii="Times New Roman" w:hAnsi="Times New Roman" w:cs="Times New Roman"/>
        </w:rPr>
        <w:t xml:space="preserve">. </w:t>
      </w:r>
      <w:r w:rsidRPr="00D55FBF">
        <w:rPr>
          <w:rFonts w:ascii="Times New Roman" w:hAnsi="Times New Roman" w:cs="Times New Roman"/>
        </w:rPr>
        <w:t>The learning rate for curved motio</w:t>
      </w:r>
      <w:r>
        <w:rPr>
          <w:rFonts w:ascii="Times New Roman" w:hAnsi="Times New Roman" w:cs="Times New Roman"/>
        </w:rPr>
        <w:t>n</w:t>
      </w:r>
      <w:r w:rsidRPr="00D55FBF">
        <w:rPr>
          <w:rFonts w:ascii="Times New Roman" w:hAnsi="Times New Roman" w:cs="Times New Roman"/>
        </w:rPr>
        <w:t xml:space="preserve"> was set even higher </w:t>
      </w:r>
      <w:r>
        <w:rPr>
          <w:rFonts w:ascii="Times New Roman" w:hAnsi="Times New Roman" w:cs="Times New Roman"/>
        </w:rPr>
        <w:t>to 0.475</w:t>
      </w:r>
      <w:r w:rsidRPr="00D55FBF">
        <w:rPr>
          <w:rFonts w:ascii="Times New Roman" w:hAnsi="Times New Roman" w:cs="Times New Roman"/>
        </w:rPr>
        <w:t xml:space="preserve"> during habituation</w:t>
      </w:r>
      <w:r>
        <w:rPr>
          <w:rFonts w:ascii="Times New Roman" w:hAnsi="Times New Roman" w:cs="Times New Roman"/>
        </w:rPr>
        <w:t xml:space="preserve"> </w:t>
      </w:r>
      <w:r w:rsidRPr="00D55FBF">
        <w:rPr>
          <w:rFonts w:ascii="Times New Roman" w:hAnsi="Times New Roman" w:cs="Times New Roman"/>
        </w:rPr>
        <w:t xml:space="preserve">based on the assumption that, unlike in the real world with its many distractions, infants in this phase are likely focused </w:t>
      </w:r>
      <w:r>
        <w:rPr>
          <w:rFonts w:ascii="Times New Roman" w:hAnsi="Times New Roman" w:cs="Times New Roman"/>
        </w:rPr>
        <w:t>exclusively on the</w:t>
      </w:r>
      <w:r w:rsidRPr="00D55FBF">
        <w:rPr>
          <w:rFonts w:ascii="Times New Roman" w:hAnsi="Times New Roman" w:cs="Times New Roman"/>
        </w:rPr>
        <w:t xml:space="preserve"> presented motion events.</w:t>
      </w:r>
      <w:r>
        <w:rPr>
          <w:rFonts w:ascii="Times New Roman" w:hAnsi="Times New Roman" w:cs="Times New Roman"/>
        </w:rPr>
        <w:t xml:space="preserve"> To instantiate the second assumption, the learning rate on the incoming and outgoing links to the Barrier Height group was set to 0.375 during the pretraining phase, to 0.475 whenever curved motion occurred above it during habituation, and to 0.0001 whenever curved motion occurred besides it. To further decrease the salience of the barrier when it occurred beside the motion, weight decay was added to the incoming and outgoing weights to the Barrier Height group. The value for this parameter was 0.01. The decision to implement salience through the learning rate and weight decay aligns with past connectionist modeling work (e.g., Benton, 2024; Singh et al., 2025).</w:t>
      </w:r>
      <w:ins w:id="1104" w:author="Benton, Deon" w:date="2025-07-11T16:21:00Z" w16du:dateUtc="2025-07-11T21:21:00Z">
        <w:r w:rsidR="00C963EC">
          <w:rPr>
            <w:rFonts w:ascii="Times New Roman" w:hAnsi="Times New Roman" w:cs="Times New Roman"/>
          </w:rPr>
          <w:t xml:space="preserve"> The last assumption was instantiated by turning on the Small Clearanc</w:t>
        </w:r>
      </w:ins>
      <w:ins w:id="1105" w:author="Benton, Deon" w:date="2025-07-11T16:22:00Z" w16du:dateUtc="2025-07-11T21:22:00Z">
        <w:r w:rsidR="00C963EC">
          <w:rPr>
            <w:rFonts w:ascii="Times New Roman" w:hAnsi="Times New Roman" w:cs="Times New Roman"/>
          </w:rPr>
          <w:t>e unit in the Clearance group.</w:t>
        </w:r>
      </w:ins>
    </w:p>
    <w:p w14:paraId="7BB3849B" w14:textId="38A38D38" w:rsidR="00524642" w:rsidRPr="00AE207C"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Across all four simulations, the pretraining phase lasted </w:t>
      </w:r>
      <w:ins w:id="1106" w:author="Benton, Deon" w:date="2025-07-11T16:22:00Z" w16du:dateUtc="2025-07-11T21:22:00Z">
        <w:r w:rsidR="00C963EC">
          <w:rPr>
            <w:rFonts w:ascii="Times New Roman" w:hAnsi="Times New Roman" w:cs="Times New Roman"/>
          </w:rPr>
          <w:t xml:space="preserve">800 </w:t>
        </w:r>
      </w:ins>
      <w:r>
        <w:rPr>
          <w:rFonts w:ascii="Times New Roman" w:hAnsi="Times New Roman" w:cs="Times New Roman"/>
        </w:rPr>
        <w:t xml:space="preserve">epochs. The learning rate for the non-Jump Height and non-Barrier Height connections was 0.1. Crucially, the nature of this pretraining experience was identical for all networks, regardless of simulation. </w:t>
      </w:r>
      <w:ins w:id="1107" w:author="detbenton1991@gmail.com" w:date="2025-06-27T18:22:00Z" w16du:dateUtc="2025-06-27T23:22:00Z">
        <w:r w:rsidR="00457D74">
          <w:rPr>
            <w:rFonts w:ascii="Times New Roman" w:hAnsi="Times New Roman" w:cs="Times New Roman"/>
          </w:rPr>
          <w:t>Additionally</w:t>
        </w:r>
      </w:ins>
      <w:r>
        <w:rPr>
          <w:rFonts w:ascii="Times New Roman" w:hAnsi="Times New Roman" w:cs="Times New Roman"/>
        </w:rPr>
        <w:t xml:space="preserve">, the habituation phase lasted </w:t>
      </w:r>
      <w:ins w:id="1108" w:author="Benton, Deon" w:date="2025-07-10T16:05:00Z" w16du:dateUtc="2025-07-10T21:05:00Z">
        <w:r w:rsidR="008021BD">
          <w:rPr>
            <w:rFonts w:ascii="Times New Roman" w:hAnsi="Times New Roman" w:cs="Times New Roman"/>
          </w:rPr>
          <w:t>between 2 and 1</w:t>
        </w:r>
      </w:ins>
      <w:ins w:id="1109" w:author="Benton, Deon" w:date="2025-07-11T16:26:00Z" w16du:dateUtc="2025-07-11T21:26:00Z">
        <w:r w:rsidR="00D17A95">
          <w:rPr>
            <w:rFonts w:ascii="Times New Roman" w:hAnsi="Times New Roman" w:cs="Times New Roman"/>
          </w:rPr>
          <w:t>2</w:t>
        </w:r>
      </w:ins>
      <w:ins w:id="1110" w:author="Benton, Deon" w:date="2025-07-10T16:05:00Z" w16du:dateUtc="2025-07-10T21:05:00Z">
        <w:r w:rsidR="008021BD">
          <w:rPr>
            <w:rFonts w:ascii="Times New Roman" w:hAnsi="Times New Roman" w:cs="Times New Roman"/>
          </w:rPr>
          <w:t xml:space="preserve"> </w:t>
        </w:r>
      </w:ins>
      <w:r>
        <w:rPr>
          <w:rFonts w:ascii="Times New Roman" w:hAnsi="Times New Roman" w:cs="Times New Roman"/>
        </w:rPr>
        <w:t>epochs</w:t>
      </w:r>
      <w:ins w:id="1111" w:author="Benton, Deon" w:date="2025-07-10T16:05:00Z" w16du:dateUtc="2025-07-10T21:05:00Z">
        <w:r w:rsidR="008021BD">
          <w:rPr>
            <w:rFonts w:ascii="Times New Roman" w:hAnsi="Times New Roman" w:cs="Times New Roman"/>
          </w:rPr>
          <w:t xml:space="preserve"> in step sizes of 2.</w:t>
        </w:r>
      </w:ins>
      <w:r>
        <w:rPr>
          <w:rFonts w:ascii="Times New Roman" w:hAnsi="Times New Roman" w:cs="Times New Roman"/>
        </w:rPr>
        <w:t xml:space="preserve"> </w:t>
      </w:r>
      <w:ins w:id="1112" w:author="Benton, Deon" w:date="2025-07-11T16:23:00Z" w16du:dateUtc="2025-07-11T21:23:00Z">
        <w:r w:rsidR="00DF3239">
          <w:rPr>
            <w:rFonts w:ascii="Times New Roman" w:hAnsi="Times New Roman" w:cs="Times New Roman"/>
          </w:rPr>
          <w:t xml:space="preserve">This phase immediately followed the pretraining phase. </w:t>
        </w:r>
      </w:ins>
      <w:ins w:id="1113" w:author="Benton, Deon" w:date="2025-07-10T16:05:00Z" w16du:dateUtc="2025-07-10T21:05:00Z">
        <w:r w:rsidR="008021BD">
          <w:rPr>
            <w:rFonts w:ascii="Times New Roman" w:hAnsi="Times New Roman" w:cs="Times New Roman"/>
          </w:rPr>
          <w:t xml:space="preserve">Different numbers of epochs were used to ensure that </w:t>
        </w:r>
      </w:ins>
      <w:ins w:id="1114" w:author="Benton, Deon" w:date="2025-07-10T16:07:00Z" w16du:dateUtc="2025-07-10T21:07:00Z">
        <w:r w:rsidR="00B203EF">
          <w:rPr>
            <w:rFonts w:ascii="Times New Roman" w:hAnsi="Times New Roman" w:cs="Times New Roman"/>
          </w:rPr>
          <w:t xml:space="preserve">the results reported below </w:t>
        </w:r>
      </w:ins>
      <w:ins w:id="1115" w:author="Benton, Deon" w:date="2025-07-10T16:08:00Z" w16du:dateUtc="2025-07-10T21:08:00Z">
        <w:r w:rsidR="00B203EF">
          <w:rPr>
            <w:rFonts w:ascii="Times New Roman" w:hAnsi="Times New Roman" w:cs="Times New Roman"/>
          </w:rPr>
          <w:t>were robust to the specific number of habituation epochs</w:t>
        </w:r>
      </w:ins>
      <w:ins w:id="1116" w:author="Benton, Deon" w:date="2025-07-10T16:06:00Z" w16du:dateUtc="2025-07-10T21:06:00Z">
        <w:r w:rsidR="008021BD">
          <w:rPr>
            <w:rFonts w:ascii="Times New Roman" w:hAnsi="Times New Roman" w:cs="Times New Roman"/>
          </w:rPr>
          <w:t>.</w:t>
        </w:r>
        <w:r w:rsidR="00B203EF">
          <w:rPr>
            <w:rFonts w:ascii="Times New Roman" w:hAnsi="Times New Roman" w:cs="Times New Roman"/>
          </w:rPr>
          <w:t xml:space="preserve"> </w:t>
        </w:r>
      </w:ins>
      <w:ins w:id="1117" w:author="Benton, Deon" w:date="2025-07-10T16:08:00Z" w16du:dateUtc="2025-07-10T21:08:00Z">
        <w:r w:rsidR="00B203EF">
          <w:rPr>
            <w:rFonts w:ascii="Times New Roman" w:hAnsi="Times New Roman" w:cs="Times New Roman"/>
          </w:rPr>
          <w:t>Accordingly,</w:t>
        </w:r>
      </w:ins>
      <w:ins w:id="1118" w:author="Benton, Deon" w:date="2025-07-10T16:10:00Z" w16du:dateUtc="2025-07-10T21:10:00Z">
        <w:r w:rsidR="00965615">
          <w:rPr>
            <w:rFonts w:ascii="Times New Roman" w:hAnsi="Times New Roman" w:cs="Times New Roman"/>
          </w:rPr>
          <w:t xml:space="preserve"> data from all five habituation dur</w:t>
        </w:r>
      </w:ins>
      <w:ins w:id="1119" w:author="Benton, Deon" w:date="2025-07-10T16:11:00Z" w16du:dateUtc="2025-07-10T21:11:00Z">
        <w:r w:rsidR="00965615">
          <w:rPr>
            <w:rFonts w:ascii="Times New Roman" w:hAnsi="Times New Roman" w:cs="Times New Roman"/>
          </w:rPr>
          <w:t>ations are shown below for each of the simulated findings.</w:t>
        </w:r>
      </w:ins>
      <w:del w:id="1120" w:author="Benton, Deon" w:date="2025-07-10T16:08:00Z" w16du:dateUtc="2025-07-10T21:08:00Z">
        <w:r w:rsidDel="00B203EF">
          <w:rPr>
            <w:rFonts w:ascii="Times New Roman" w:hAnsi="Times New Roman" w:cs="Times New Roman"/>
          </w:rPr>
          <w:delText xml:space="preserve"> </w:delText>
        </w:r>
      </w:del>
      <w:ins w:id="1121" w:author="Benton, Deon" w:date="2025-07-10T16:11:00Z" w16du:dateUtc="2025-07-10T21:11:00Z">
        <w:r w:rsidR="00CA5BBF">
          <w:rPr>
            <w:rFonts w:ascii="Times New Roman" w:hAnsi="Times New Roman" w:cs="Times New Roman"/>
          </w:rPr>
          <w:t xml:space="preserve"> </w:t>
        </w:r>
      </w:ins>
      <w:r>
        <w:rPr>
          <w:rFonts w:ascii="Times New Roman" w:hAnsi="Times New Roman" w:cs="Times New Roman"/>
        </w:rPr>
        <w:t>The dependent measure used in the</w:t>
      </w:r>
      <w:ins w:id="1122" w:author="Benton, Deon" w:date="2025-07-10T16:11:00Z" w16du:dateUtc="2025-07-10T21:11:00Z">
        <w:r w:rsidR="00965615">
          <w:rPr>
            <w:rFonts w:ascii="Times New Roman" w:hAnsi="Times New Roman" w:cs="Times New Roman"/>
          </w:rPr>
          <w:t>se simulations</w:t>
        </w:r>
      </w:ins>
      <w:ins w:id="1123" w:author="Benton, Deon" w:date="2025-07-11T16:23:00Z" w16du:dateUtc="2025-07-11T21:23:00Z">
        <w:r w:rsidR="005C1DE1">
          <w:rPr>
            <w:rFonts w:ascii="Times New Roman" w:hAnsi="Times New Roman" w:cs="Times New Roman"/>
          </w:rPr>
          <w:t xml:space="preserve"> </w:t>
        </w:r>
      </w:ins>
      <w:r>
        <w:rPr>
          <w:rFonts w:ascii="Times New Roman" w:hAnsi="Times New Roman" w:cs="Times New Roman"/>
        </w:rPr>
        <w:t xml:space="preserve">was </w:t>
      </w:r>
      <w:ins w:id="1124" w:author="Benton, Deon" w:date="2025-07-11T16:23:00Z" w16du:dateUtc="2025-07-11T21:23:00Z">
        <w:r w:rsidR="005C1DE1">
          <w:rPr>
            <w:rFonts w:ascii="Times New Roman" w:hAnsi="Times New Roman" w:cs="Times New Roman"/>
          </w:rPr>
          <w:t>network (</w:t>
        </w:r>
      </w:ins>
      <w:r>
        <w:rPr>
          <w:rFonts w:ascii="Times New Roman" w:hAnsi="Times New Roman" w:cs="Times New Roman"/>
        </w:rPr>
        <w:t>cross-entropy</w:t>
      </w:r>
      <w:ins w:id="1125" w:author="Benton, Deon" w:date="2025-07-11T16:23:00Z" w16du:dateUtc="2025-07-11T21:23:00Z">
        <w:r w:rsidR="005C1DE1">
          <w:rPr>
            <w:rFonts w:ascii="Times New Roman" w:hAnsi="Times New Roman" w:cs="Times New Roman"/>
          </w:rPr>
          <w:t>)</w:t>
        </w:r>
      </w:ins>
      <w:r>
        <w:rPr>
          <w:rFonts w:ascii="Times New Roman" w:hAnsi="Times New Roman" w:cs="Times New Roman"/>
        </w:rPr>
        <w:t xml:space="preserve"> error (Hinton, 1989). Greater error corresponds to longer looking. Using error as a proxy for infant looking is typical in simulation studies</w:t>
      </w:r>
      <w:ins w:id="1126" w:author="Benton, Deon" w:date="2025-07-11T16:23:00Z" w16du:dateUtc="2025-07-11T21:23:00Z">
        <w:r w:rsidR="007A629C">
          <w:rPr>
            <w:rFonts w:ascii="Times New Roman" w:hAnsi="Times New Roman" w:cs="Times New Roman"/>
          </w:rPr>
          <w:t xml:space="preserve"> like these</w:t>
        </w:r>
      </w:ins>
      <w:r>
        <w:rPr>
          <w:rFonts w:ascii="Times New Roman" w:hAnsi="Times New Roman" w:cs="Times New Roman"/>
        </w:rPr>
        <w:t xml:space="preserve"> (e.g., </w:t>
      </w:r>
      <w:ins w:id="1127" w:author="Benton, Deon" w:date="2025-07-11T16:23:00Z" w16du:dateUtc="2025-07-11T21:23:00Z">
        <w:r w:rsidR="007A629C">
          <w:rPr>
            <w:rFonts w:ascii="Times New Roman" w:hAnsi="Times New Roman" w:cs="Times New Roman"/>
          </w:rPr>
          <w:t>Benton &amp; Lapan, 2021;</w:t>
        </w:r>
      </w:ins>
      <w:ins w:id="1128" w:author="Benton, Deon" w:date="2025-07-11T16:24:00Z" w16du:dateUtc="2025-07-11T21:24:00Z">
        <w:r w:rsidR="007A629C">
          <w:rPr>
            <w:rFonts w:ascii="Times New Roman" w:hAnsi="Times New Roman" w:cs="Times New Roman"/>
          </w:rPr>
          <w:t xml:space="preserve"> </w:t>
        </w:r>
      </w:ins>
      <w:r>
        <w:rPr>
          <w:rFonts w:ascii="Times New Roman" w:hAnsi="Times New Roman" w:cs="Times New Roman"/>
        </w:rPr>
        <w:t xml:space="preserve">Rakison &amp; Lupyan, 2008). </w:t>
      </w:r>
      <w:ins w:id="1129" w:author="detbenton1991@gmail.com" w:date="2025-06-27T18:38:00Z" w16du:dateUtc="2025-06-27T23:38:00Z">
        <w:r w:rsidR="00E71E95">
          <w:rPr>
            <w:rFonts w:ascii="Times New Roman" w:hAnsi="Times New Roman" w:cs="Times New Roman"/>
          </w:rPr>
          <w:t xml:space="preserve">To understand why this is the case—that is, </w:t>
        </w:r>
      </w:ins>
      <w:ins w:id="1130" w:author="detbenton1991@gmail.com" w:date="2025-06-28T11:26:00Z" w16du:dateUtc="2025-06-28T16:26:00Z">
        <w:r w:rsidR="002531AE">
          <w:rPr>
            <w:rFonts w:ascii="Times New Roman" w:hAnsi="Times New Roman" w:cs="Times New Roman"/>
          </w:rPr>
          <w:t>why it is appropriate to conceptualize</w:t>
        </w:r>
      </w:ins>
      <w:ins w:id="1131" w:author="detbenton1991@gmail.com" w:date="2025-07-04T12:26:00Z" w16du:dateUtc="2025-07-04T17:26:00Z">
        <w:r w:rsidR="00CB51A3">
          <w:rPr>
            <w:rFonts w:ascii="Times New Roman" w:hAnsi="Times New Roman" w:cs="Times New Roman"/>
          </w:rPr>
          <w:t xml:space="preserve"> network</w:t>
        </w:r>
      </w:ins>
      <w:ins w:id="1132" w:author="detbenton1991@gmail.com" w:date="2025-06-28T11:26:00Z" w16du:dateUtc="2025-06-28T16:26:00Z">
        <w:r w:rsidR="002531AE">
          <w:rPr>
            <w:rFonts w:ascii="Times New Roman" w:hAnsi="Times New Roman" w:cs="Times New Roman"/>
          </w:rPr>
          <w:t xml:space="preserve"> error as </w:t>
        </w:r>
        <w:r w:rsidR="002531AE">
          <w:rPr>
            <w:rFonts w:ascii="Times New Roman" w:hAnsi="Times New Roman" w:cs="Times New Roman"/>
          </w:rPr>
          <w:lastRenderedPageBreak/>
          <w:t>being positively related to infant loo</w:t>
        </w:r>
      </w:ins>
      <w:ins w:id="1133" w:author="detbenton1991@gmail.com" w:date="2025-06-27T18:38:00Z" w16du:dateUtc="2025-06-27T23:38:00Z">
        <w:r w:rsidR="00E71E95">
          <w:rPr>
            <w:rFonts w:ascii="Times New Roman" w:hAnsi="Times New Roman" w:cs="Times New Roman"/>
          </w:rPr>
          <w:t xml:space="preserve">king time—it is </w:t>
        </w:r>
      </w:ins>
      <w:ins w:id="1134" w:author="detbenton1991@gmail.com" w:date="2025-06-27T18:41:00Z" w16du:dateUtc="2025-06-27T23:41:00Z">
        <w:r w:rsidR="00E71E95">
          <w:rPr>
            <w:rFonts w:ascii="Times New Roman" w:hAnsi="Times New Roman" w:cs="Times New Roman"/>
          </w:rPr>
          <w:t xml:space="preserve">important to consider </w:t>
        </w:r>
      </w:ins>
      <w:ins w:id="1135" w:author="detbenton1991@gmail.com" w:date="2025-06-27T18:42:00Z" w16du:dateUtc="2025-06-27T23:42:00Z">
        <w:r w:rsidR="00E71E95">
          <w:rPr>
            <w:rFonts w:ascii="Times New Roman" w:hAnsi="Times New Roman" w:cs="Times New Roman"/>
          </w:rPr>
          <w:t xml:space="preserve">the relation </w:t>
        </w:r>
      </w:ins>
      <w:ins w:id="1136" w:author="detbenton1991@gmail.com" w:date="2025-06-28T11:27:00Z" w16du:dateUtc="2025-06-28T16:27:00Z">
        <w:r w:rsidR="0002365D">
          <w:rPr>
            <w:rFonts w:ascii="Times New Roman" w:hAnsi="Times New Roman" w:cs="Times New Roman"/>
          </w:rPr>
          <w:t>between infant habituation</w:t>
        </w:r>
      </w:ins>
      <w:ins w:id="1137" w:author="detbenton1991@gmail.com" w:date="2025-06-27T18:44:00Z" w16du:dateUtc="2025-06-27T23:44:00Z">
        <w:r w:rsidR="00E71E95">
          <w:rPr>
            <w:rFonts w:ascii="Times New Roman" w:hAnsi="Times New Roman" w:cs="Times New Roman"/>
          </w:rPr>
          <w:t xml:space="preserve"> and learning in standard autoencoder neural networks.</w:t>
        </w:r>
      </w:ins>
      <w:ins w:id="1138" w:author="detbenton1991@gmail.com" w:date="2025-06-27T18:43:00Z" w16du:dateUtc="2025-06-27T23:43:00Z">
        <w:r w:rsidR="00E71E95">
          <w:rPr>
            <w:rFonts w:ascii="Times New Roman" w:hAnsi="Times New Roman" w:cs="Times New Roman"/>
          </w:rPr>
          <w:t xml:space="preserve"> </w:t>
        </w:r>
      </w:ins>
      <w:ins w:id="1139" w:author="detbenton1991@gmail.com" w:date="2025-07-04T12:27:00Z" w16du:dateUtc="2025-07-04T17:27:00Z">
        <w:r w:rsidR="00CB51A3">
          <w:rPr>
            <w:rFonts w:ascii="Times New Roman" w:hAnsi="Times New Roman" w:cs="Times New Roman"/>
          </w:rPr>
          <w:t xml:space="preserve"> </w:t>
        </w:r>
      </w:ins>
      <w:ins w:id="1140" w:author="detbenton1991@gmail.com" w:date="2025-06-28T11:27:00Z" w16du:dateUtc="2025-06-28T16:27:00Z">
        <w:r w:rsidR="003E737D">
          <w:rPr>
            <w:rFonts w:ascii="Times New Roman" w:hAnsi="Times New Roman" w:cs="Times New Roman"/>
          </w:rPr>
          <w:t>According to one influential model (</w:t>
        </w:r>
      </w:ins>
      <w:ins w:id="1141" w:author="detbenton1991@gmail.com" w:date="2025-06-28T11:43:00Z" w16du:dateUtc="2025-06-28T16:43:00Z">
        <w:r w:rsidR="007D16EA">
          <w:rPr>
            <w:rFonts w:ascii="Times New Roman" w:hAnsi="Times New Roman" w:cs="Times New Roman"/>
          </w:rPr>
          <w:t xml:space="preserve">Sokolov, </w:t>
        </w:r>
      </w:ins>
      <w:ins w:id="1142" w:author="detbenton1991@gmail.com" w:date="2025-06-28T11:27:00Z" w16du:dateUtc="2025-06-28T16:27:00Z">
        <w:r w:rsidR="003E737D">
          <w:rPr>
            <w:rFonts w:ascii="Times New Roman" w:hAnsi="Times New Roman" w:cs="Times New Roman"/>
          </w:rPr>
          <w:t xml:space="preserve">1963), </w:t>
        </w:r>
      </w:ins>
      <w:ins w:id="1143" w:author="detbenton1991@gmail.com" w:date="2025-06-28T11:28:00Z" w16du:dateUtc="2025-06-28T16:28:00Z">
        <w:r w:rsidR="008A22C6">
          <w:rPr>
            <w:rFonts w:ascii="Times New Roman" w:hAnsi="Times New Roman" w:cs="Times New Roman"/>
          </w:rPr>
          <w:t xml:space="preserve">habituation is a </w:t>
        </w:r>
      </w:ins>
      <w:ins w:id="1144" w:author="detbenton1991@gmail.com" w:date="2025-06-28T11:29:00Z" w16du:dateUtc="2025-06-28T16:29:00Z">
        <w:r w:rsidR="008A22C6">
          <w:rPr>
            <w:rFonts w:ascii="Times New Roman" w:hAnsi="Times New Roman" w:cs="Times New Roman"/>
          </w:rPr>
          <w:t>process</w:t>
        </w:r>
      </w:ins>
      <w:ins w:id="1145" w:author="detbenton1991@gmail.com" w:date="2025-06-28T11:34:00Z" w16du:dateUtc="2025-06-28T16:34:00Z">
        <w:r w:rsidR="00C26EA0">
          <w:rPr>
            <w:rFonts w:ascii="Times New Roman" w:hAnsi="Times New Roman" w:cs="Times New Roman"/>
          </w:rPr>
          <w:t xml:space="preserve"> in which learners</w:t>
        </w:r>
      </w:ins>
      <w:ins w:id="1146" w:author="detbenton1991@gmail.com" w:date="2025-06-28T11:43:00Z" w16du:dateUtc="2025-06-28T16:43:00Z">
        <w:r w:rsidR="009D0459">
          <w:rPr>
            <w:rFonts w:ascii="Times New Roman" w:hAnsi="Times New Roman" w:cs="Times New Roman"/>
          </w:rPr>
          <w:t xml:space="preserve"> gradually adjust their internal representation of an external stimulus until </w:t>
        </w:r>
      </w:ins>
      <w:ins w:id="1147" w:author="detbenton1991@gmail.com" w:date="2025-06-28T12:02:00Z" w16du:dateUtc="2025-06-28T17:02:00Z">
        <w:r w:rsidR="004743FE">
          <w:rPr>
            <w:rFonts w:ascii="Times New Roman" w:hAnsi="Times New Roman" w:cs="Times New Roman"/>
          </w:rPr>
          <w:t xml:space="preserve">it </w:t>
        </w:r>
      </w:ins>
      <w:ins w:id="1148" w:author="detbenton1991@gmail.com" w:date="2025-06-28T11:44:00Z" w16du:dateUtc="2025-06-28T16:44:00Z">
        <w:r w:rsidR="009D0459">
          <w:rPr>
            <w:rFonts w:ascii="Times New Roman" w:hAnsi="Times New Roman" w:cs="Times New Roman"/>
          </w:rPr>
          <w:t>matches the external stimulus in some way. Crucially, while there is a discrepancy between the internal representation</w:t>
        </w:r>
      </w:ins>
      <w:ins w:id="1149" w:author="detbenton1991@gmail.com" w:date="2025-07-04T12:28:00Z" w16du:dateUtc="2025-07-04T17:28:00Z">
        <w:r w:rsidR="0054510C">
          <w:rPr>
            <w:rFonts w:ascii="Times New Roman" w:hAnsi="Times New Roman" w:cs="Times New Roman"/>
          </w:rPr>
          <w:t xml:space="preserve"> of the external stimulus</w:t>
        </w:r>
      </w:ins>
      <w:ins w:id="1150" w:author="detbenton1991@gmail.com" w:date="2025-06-28T11:44:00Z" w16du:dateUtc="2025-06-28T16:44:00Z">
        <w:r w:rsidR="009D0459">
          <w:rPr>
            <w:rFonts w:ascii="Times New Roman" w:hAnsi="Times New Roman" w:cs="Times New Roman"/>
          </w:rPr>
          <w:t xml:space="preserve"> and the external</w:t>
        </w:r>
      </w:ins>
      <w:ins w:id="1151" w:author="detbenton1991@gmail.com" w:date="2025-06-28T11:45:00Z" w16du:dateUtc="2025-06-28T16:45:00Z">
        <w:r w:rsidR="009D0459">
          <w:rPr>
            <w:rFonts w:ascii="Times New Roman" w:hAnsi="Times New Roman" w:cs="Times New Roman"/>
          </w:rPr>
          <w:t xml:space="preserve"> stimulus</w:t>
        </w:r>
      </w:ins>
      <w:ins w:id="1152" w:author="detbenton1991@gmail.com" w:date="2025-07-04T12:28:00Z" w16du:dateUtc="2025-07-04T17:28:00Z">
        <w:r w:rsidR="0054510C">
          <w:rPr>
            <w:rFonts w:ascii="Times New Roman" w:hAnsi="Times New Roman" w:cs="Times New Roman"/>
          </w:rPr>
          <w:t xml:space="preserve"> itself</w:t>
        </w:r>
      </w:ins>
      <w:ins w:id="1153" w:author="detbenton1991@gmail.com" w:date="2025-06-28T11:45:00Z" w16du:dateUtc="2025-06-28T16:45:00Z">
        <w:r w:rsidR="009D0459">
          <w:rPr>
            <w:rFonts w:ascii="Times New Roman" w:hAnsi="Times New Roman" w:cs="Times New Roman"/>
          </w:rPr>
          <w:t xml:space="preserve">, learners will continue </w:t>
        </w:r>
      </w:ins>
      <w:ins w:id="1154" w:author="detbenton1991@gmail.com" w:date="2025-06-28T12:32:00Z" w16du:dateUtc="2025-06-28T17:32:00Z">
        <w:r w:rsidR="003C36B5">
          <w:rPr>
            <w:rFonts w:ascii="Times New Roman" w:hAnsi="Times New Roman" w:cs="Times New Roman"/>
          </w:rPr>
          <w:t>visually to</w:t>
        </w:r>
      </w:ins>
      <w:ins w:id="1155" w:author="detbenton1991@gmail.com" w:date="2025-06-28T11:45:00Z" w16du:dateUtc="2025-06-28T16:45:00Z">
        <w:r w:rsidR="009D0459">
          <w:rPr>
            <w:rFonts w:ascii="Times New Roman" w:hAnsi="Times New Roman" w:cs="Times New Roman"/>
          </w:rPr>
          <w:t xml:space="preserve"> fixate the external stimulus. </w:t>
        </w:r>
      </w:ins>
      <w:ins w:id="1156" w:author="detbenton1991@gmail.com" w:date="2025-07-04T12:28:00Z" w16du:dateUtc="2025-07-04T17:28:00Z">
        <w:r w:rsidR="00E32B52">
          <w:rPr>
            <w:rFonts w:ascii="Times New Roman" w:hAnsi="Times New Roman" w:cs="Times New Roman"/>
          </w:rPr>
          <w:t xml:space="preserve">Only when this discrepancy is resolved do learners disengage from the external stimulus </w:t>
        </w:r>
      </w:ins>
      <w:ins w:id="1157" w:author="detbenton1991@gmail.com" w:date="2025-06-28T12:33:00Z" w16du:dateUtc="2025-06-28T17:33:00Z">
        <w:r w:rsidR="003C36B5">
          <w:rPr>
            <w:rFonts w:ascii="Times New Roman" w:hAnsi="Times New Roman" w:cs="Times New Roman"/>
          </w:rPr>
          <w:t>and turn their attention elsewhere</w:t>
        </w:r>
      </w:ins>
      <w:ins w:id="1158" w:author="detbenton1991@gmail.com" w:date="2025-06-28T11:45:00Z" w16du:dateUtc="2025-06-28T16:45:00Z">
        <w:r w:rsidR="009D0459">
          <w:rPr>
            <w:rFonts w:ascii="Times New Roman" w:hAnsi="Times New Roman" w:cs="Times New Roman"/>
          </w:rPr>
          <w:t xml:space="preserve">. </w:t>
        </w:r>
      </w:ins>
      <w:ins w:id="1159" w:author="detbenton1991@gmail.com" w:date="2025-06-28T11:29:00Z" w16du:dateUtc="2025-06-28T16:29:00Z">
        <w:r w:rsidR="00C26EA0">
          <w:rPr>
            <w:rFonts w:ascii="Times New Roman" w:hAnsi="Times New Roman" w:cs="Times New Roman"/>
          </w:rPr>
          <w:t>In a similar vein,</w:t>
        </w:r>
      </w:ins>
      <w:ins w:id="1160" w:author="detbenton1991@gmail.com" w:date="2025-06-28T12:02:00Z" w16du:dateUtc="2025-06-28T17:02:00Z">
        <w:r w:rsidR="00863608">
          <w:rPr>
            <w:rFonts w:ascii="Times New Roman" w:hAnsi="Times New Roman" w:cs="Times New Roman"/>
          </w:rPr>
          <w:t xml:space="preserve"> autoencoder neural networks learn to reproduce</w:t>
        </w:r>
      </w:ins>
      <w:ins w:id="1161" w:author="detbenton1991@gmail.com" w:date="2025-06-28T12:14:00Z" w16du:dateUtc="2025-06-28T17:14:00Z">
        <w:r w:rsidR="00F00019">
          <w:rPr>
            <w:rFonts w:ascii="Times New Roman" w:hAnsi="Times New Roman" w:cs="Times New Roman"/>
          </w:rPr>
          <w:t xml:space="preserve"> at the output layer</w:t>
        </w:r>
      </w:ins>
      <w:ins w:id="1162" w:author="detbenton1991@gmail.com" w:date="2025-06-28T12:02:00Z" w16du:dateUtc="2025-06-28T17:02:00Z">
        <w:r w:rsidR="00863608">
          <w:rPr>
            <w:rFonts w:ascii="Times New Roman" w:hAnsi="Times New Roman" w:cs="Times New Roman"/>
          </w:rPr>
          <w:t xml:space="preserve"> in</w:t>
        </w:r>
      </w:ins>
      <w:ins w:id="1163" w:author="detbenton1991@gmail.com" w:date="2025-06-28T12:03:00Z" w16du:dateUtc="2025-06-28T17:03:00Z">
        <w:r w:rsidR="00863608">
          <w:rPr>
            <w:rFonts w:ascii="Times New Roman" w:hAnsi="Times New Roman" w:cs="Times New Roman"/>
          </w:rPr>
          <w:t>put</w:t>
        </w:r>
      </w:ins>
      <w:ins w:id="1164" w:author="detbenton1991@gmail.com" w:date="2025-07-04T12:29:00Z" w16du:dateUtc="2025-07-04T17:29:00Z">
        <w:r w:rsidR="00E32B52">
          <w:rPr>
            <w:rFonts w:ascii="Times New Roman" w:hAnsi="Times New Roman" w:cs="Times New Roman"/>
          </w:rPr>
          <w:t xml:space="preserve"> (</w:t>
        </w:r>
        <w:r w:rsidR="00E10136">
          <w:rPr>
            <w:rFonts w:ascii="Times New Roman" w:hAnsi="Times New Roman" w:cs="Times New Roman"/>
          </w:rPr>
          <w:t>akin to</w:t>
        </w:r>
        <w:r w:rsidR="00E32B52">
          <w:rPr>
            <w:rFonts w:ascii="Times New Roman" w:hAnsi="Times New Roman" w:cs="Times New Roman"/>
          </w:rPr>
          <w:t xml:space="preserve"> the external stimulus)</w:t>
        </w:r>
      </w:ins>
      <w:ins w:id="1165" w:author="detbenton1991@gmail.com" w:date="2025-06-28T12:03:00Z" w16du:dateUtc="2025-06-28T17:03:00Z">
        <w:r w:rsidR="00863608">
          <w:rPr>
            <w:rFonts w:ascii="Times New Roman" w:hAnsi="Times New Roman" w:cs="Times New Roman"/>
          </w:rPr>
          <w:t xml:space="preserve"> to the model</w:t>
        </w:r>
      </w:ins>
      <w:ins w:id="1166" w:author="detbenton1991@gmail.com" w:date="2025-06-28T12:14:00Z" w16du:dateUtc="2025-06-28T17:14:00Z">
        <w:r w:rsidR="002A0405">
          <w:rPr>
            <w:rFonts w:ascii="Times New Roman" w:hAnsi="Times New Roman" w:cs="Times New Roman"/>
          </w:rPr>
          <w:t xml:space="preserve">. These networks do this </w:t>
        </w:r>
      </w:ins>
      <w:ins w:id="1167" w:author="detbenton1991@gmail.com" w:date="2025-06-28T12:03:00Z" w16du:dateUtc="2025-06-28T17:03:00Z">
        <w:r w:rsidR="00863608">
          <w:rPr>
            <w:rFonts w:ascii="Times New Roman" w:hAnsi="Times New Roman" w:cs="Times New Roman"/>
          </w:rPr>
          <w:t xml:space="preserve">by gradually adjusting their </w:t>
        </w:r>
      </w:ins>
      <w:ins w:id="1168" w:author="detbenton1991@gmail.com" w:date="2025-07-04T12:29:00Z" w16du:dateUtc="2025-07-04T17:29:00Z">
        <w:r w:rsidR="00E10136">
          <w:rPr>
            <w:rFonts w:ascii="Times New Roman" w:hAnsi="Times New Roman" w:cs="Times New Roman"/>
          </w:rPr>
          <w:t>hidden</w:t>
        </w:r>
      </w:ins>
      <w:ins w:id="1169" w:author="detbenton1991@gmail.com" w:date="2025-06-28T12:03:00Z" w16du:dateUtc="2025-06-28T17:03:00Z">
        <w:r w:rsidR="00863608">
          <w:rPr>
            <w:rFonts w:ascii="Times New Roman" w:hAnsi="Times New Roman" w:cs="Times New Roman"/>
          </w:rPr>
          <w:t xml:space="preserve"> representations </w:t>
        </w:r>
      </w:ins>
      <w:ins w:id="1170" w:author="detbenton1991@gmail.com" w:date="2025-07-04T12:29:00Z" w16du:dateUtc="2025-07-04T17:29:00Z">
        <w:r w:rsidR="00E10136">
          <w:rPr>
            <w:rFonts w:ascii="Times New Roman" w:hAnsi="Times New Roman" w:cs="Times New Roman"/>
          </w:rPr>
          <w:t xml:space="preserve">(akin to the </w:t>
        </w:r>
      </w:ins>
      <w:ins w:id="1171" w:author="detbenton1991@gmail.com" w:date="2025-07-04T12:30:00Z" w16du:dateUtc="2025-07-04T17:30:00Z">
        <w:r w:rsidR="00E10136">
          <w:rPr>
            <w:rFonts w:ascii="Times New Roman" w:hAnsi="Times New Roman" w:cs="Times New Roman"/>
          </w:rPr>
          <w:t xml:space="preserve">model’s internal representation) </w:t>
        </w:r>
      </w:ins>
      <w:ins w:id="1172" w:author="detbenton1991@gmail.com" w:date="2025-06-28T12:03:00Z" w16du:dateUtc="2025-06-28T17:03:00Z">
        <w:r w:rsidR="00863608">
          <w:rPr>
            <w:rFonts w:ascii="Times New Roman" w:hAnsi="Times New Roman" w:cs="Times New Roman"/>
          </w:rPr>
          <w:t>until those representations are sufficient to reproduce that input at the output.</w:t>
        </w:r>
      </w:ins>
      <w:ins w:id="1173" w:author="detbenton1991@gmail.com" w:date="2025-06-28T11:29:00Z" w16du:dateUtc="2025-06-28T16:29:00Z">
        <w:r w:rsidR="00C26EA0">
          <w:rPr>
            <w:rFonts w:ascii="Times New Roman" w:hAnsi="Times New Roman" w:cs="Times New Roman"/>
          </w:rPr>
          <w:t xml:space="preserve"> </w:t>
        </w:r>
      </w:ins>
      <w:ins w:id="1174" w:author="detbenton1991@gmail.com" w:date="2025-06-28T12:08:00Z" w16du:dateUtc="2025-06-28T17:08:00Z">
        <w:r w:rsidR="00863608">
          <w:rPr>
            <w:rFonts w:ascii="Times New Roman" w:hAnsi="Times New Roman" w:cs="Times New Roman"/>
          </w:rPr>
          <w:t>As was true for infant</w:t>
        </w:r>
      </w:ins>
      <w:ins w:id="1175" w:author="detbenton1991@gmail.com" w:date="2025-06-28T12:09:00Z" w16du:dateUtc="2025-06-28T17:09:00Z">
        <w:r w:rsidR="00863608">
          <w:rPr>
            <w:rFonts w:ascii="Times New Roman" w:hAnsi="Times New Roman" w:cs="Times New Roman"/>
          </w:rPr>
          <w:t xml:space="preserve"> habituation</w:t>
        </w:r>
      </w:ins>
      <w:ins w:id="1176" w:author="detbenton1991@gmail.com" w:date="2025-06-28T11:46:00Z" w16du:dateUtc="2025-06-28T16:46:00Z">
        <w:r w:rsidR="00FD7FD0">
          <w:rPr>
            <w:rFonts w:ascii="Times New Roman" w:hAnsi="Times New Roman" w:cs="Times New Roman"/>
          </w:rPr>
          <w:t xml:space="preserve">, </w:t>
        </w:r>
      </w:ins>
      <w:ins w:id="1177" w:author="detbenton1991@gmail.com" w:date="2025-06-28T12:04:00Z" w16du:dateUtc="2025-06-28T17:04:00Z">
        <w:r w:rsidR="00863608">
          <w:rPr>
            <w:rFonts w:ascii="Times New Roman" w:hAnsi="Times New Roman" w:cs="Times New Roman"/>
          </w:rPr>
          <w:t xml:space="preserve">network </w:t>
        </w:r>
      </w:ins>
      <w:ins w:id="1178" w:author="detbenton1991@gmail.com" w:date="2025-06-28T11:46:00Z" w16du:dateUtc="2025-06-28T16:46:00Z">
        <w:r w:rsidR="00FD7FD0">
          <w:rPr>
            <w:rFonts w:ascii="Times New Roman" w:hAnsi="Times New Roman" w:cs="Times New Roman"/>
          </w:rPr>
          <w:t>error will remain high</w:t>
        </w:r>
      </w:ins>
      <w:ins w:id="1179" w:author="detbenton1991@gmail.com" w:date="2025-07-04T12:30:00Z" w16du:dateUtc="2025-07-04T17:30:00Z">
        <w:r w:rsidR="00E10136">
          <w:rPr>
            <w:rFonts w:ascii="Times New Roman" w:hAnsi="Times New Roman" w:cs="Times New Roman"/>
          </w:rPr>
          <w:t xml:space="preserve"> (akin to the network continuing to fixate the external stimulus)</w:t>
        </w:r>
      </w:ins>
      <w:ins w:id="1180" w:author="detbenton1991@gmail.com" w:date="2025-06-28T11:46:00Z" w16du:dateUtc="2025-06-28T16:46:00Z">
        <w:r w:rsidR="00FD7FD0">
          <w:rPr>
            <w:rFonts w:ascii="Times New Roman" w:hAnsi="Times New Roman" w:cs="Times New Roman"/>
          </w:rPr>
          <w:t xml:space="preserve"> until the discrepancy between the model’s representation of the external stimulus at the hidden layer matches the external stimulus </w:t>
        </w:r>
      </w:ins>
      <w:ins w:id="1181" w:author="detbenton1991@gmail.com" w:date="2025-06-28T12:10:00Z" w16du:dateUtc="2025-06-28T17:10:00Z">
        <w:r w:rsidR="008324D1">
          <w:rPr>
            <w:rFonts w:ascii="Times New Roman" w:hAnsi="Times New Roman" w:cs="Times New Roman"/>
          </w:rPr>
          <w:t>in some way</w:t>
        </w:r>
      </w:ins>
      <w:ins w:id="1182" w:author="detbenton1991@gmail.com" w:date="2025-06-28T11:46:00Z" w16du:dateUtc="2025-06-28T16:46:00Z">
        <w:r w:rsidR="00FD7FD0">
          <w:rPr>
            <w:rFonts w:ascii="Times New Roman" w:hAnsi="Times New Roman" w:cs="Times New Roman"/>
          </w:rPr>
          <w:t>.</w:t>
        </w:r>
      </w:ins>
      <w:ins w:id="1183" w:author="detbenton1991@gmail.com" w:date="2025-07-04T12:30:00Z" w16du:dateUtc="2025-07-04T17:30:00Z">
        <w:r w:rsidR="004C7140">
          <w:rPr>
            <w:rFonts w:ascii="Times New Roman" w:hAnsi="Times New Roman" w:cs="Times New Roman"/>
          </w:rPr>
          <w:t xml:space="preserve"> </w:t>
        </w:r>
      </w:ins>
      <w:ins w:id="1184" w:author="detbenton1991@gmail.com" w:date="2025-07-04T12:31:00Z" w16du:dateUtc="2025-07-04T17:31:00Z">
        <w:r w:rsidR="0026456F">
          <w:rPr>
            <w:rFonts w:ascii="Times New Roman" w:hAnsi="Times New Roman" w:cs="Times New Roman"/>
          </w:rPr>
          <w:t>Only at this point is</w:t>
        </w:r>
      </w:ins>
      <w:ins w:id="1185" w:author="detbenton1991@gmail.com" w:date="2025-07-04T12:30:00Z" w16du:dateUtc="2025-07-04T17:30:00Z">
        <w:r w:rsidR="004C7140">
          <w:rPr>
            <w:rFonts w:ascii="Times New Roman" w:hAnsi="Times New Roman" w:cs="Times New Roman"/>
          </w:rPr>
          <w:t xml:space="preserve"> the network ready to proces</w:t>
        </w:r>
      </w:ins>
      <w:ins w:id="1186" w:author="detbenton1991@gmail.com" w:date="2025-07-04T12:31:00Z" w16du:dateUtc="2025-07-04T17:31:00Z">
        <w:r w:rsidR="004C7140">
          <w:rPr>
            <w:rFonts w:ascii="Times New Roman" w:hAnsi="Times New Roman" w:cs="Times New Roman"/>
          </w:rPr>
          <w:t>s (i.e., fixate) a new external stimulus.</w:t>
        </w:r>
      </w:ins>
      <w:ins w:id="1187" w:author="detbenton1991@gmail.com" w:date="2025-06-28T12:10:00Z" w16du:dateUtc="2025-06-28T17:10:00Z">
        <w:r w:rsidR="007F7477">
          <w:rPr>
            <w:rFonts w:ascii="Times New Roman" w:hAnsi="Times New Roman" w:cs="Times New Roman"/>
          </w:rPr>
          <w:t xml:space="preserve"> </w:t>
        </w:r>
      </w:ins>
      <w:ins w:id="1188" w:author="detbenton1991@gmail.com" w:date="2025-07-04T12:31:00Z" w16du:dateUtc="2025-07-04T17:31:00Z">
        <w:r w:rsidR="00A56514">
          <w:rPr>
            <w:rFonts w:ascii="Times New Roman" w:hAnsi="Times New Roman" w:cs="Times New Roman"/>
          </w:rPr>
          <w:t>These details notwithstanding,</w:t>
        </w:r>
      </w:ins>
      <w:ins w:id="1189" w:author="detbenton1991@gmail.com" w:date="2025-06-27T18:40:00Z" w16du:dateUtc="2025-06-27T23:40:00Z">
        <w:r w:rsidR="00E71E95">
          <w:rPr>
            <w:rFonts w:ascii="Times New Roman" w:hAnsi="Times New Roman" w:cs="Times New Roman"/>
          </w:rPr>
          <w:t xml:space="preserve"> </w:t>
        </w:r>
      </w:ins>
      <w:ins w:id="1190" w:author="detbenton1991@gmail.com" w:date="2025-07-04T12:31:00Z" w16du:dateUtc="2025-07-04T17:31:00Z">
        <w:r w:rsidR="00A56514">
          <w:rPr>
            <w:rFonts w:ascii="Times New Roman" w:hAnsi="Times New Roman" w:cs="Times New Roman"/>
          </w:rPr>
          <w:t>a</w:t>
        </w:r>
      </w:ins>
      <w:r>
        <w:rPr>
          <w:rFonts w:ascii="Times New Roman" w:hAnsi="Times New Roman" w:cs="Times New Roman"/>
        </w:rPr>
        <w:t xml:space="preserve">ll simulations were run using the Lens neural network simulator (Rohde, 1999). All training and testing files are available for download at </w:t>
      </w:r>
      <w:hyperlink r:id="rId9"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65E8295C" w14:textId="798BAA69"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Pr="004A274B">
        <w:rPr>
          <w:rFonts w:ascii="Times New Roman" w:hAnsi="Times New Roman" w:cs="Times New Roman"/>
        </w:rPr>
        <w:t>Previous research found that infants looked longer at an inefficient event than an efficient one after habituating to an event where an animate-like object either jumped or reached over a barrier to approach another animate-like object</w:t>
      </w:r>
      <w:r>
        <w:rPr>
          <w:rFonts w:ascii="Times New Roman" w:hAnsi="Times New Roman" w:cs="Times New Roman"/>
        </w:rPr>
        <w:t xml:space="preserve"> (e.g., Gergely et al., 1995; see also Sodian et al., </w:t>
      </w:r>
      <w:r>
        <w:rPr>
          <w:rFonts w:ascii="Times New Roman" w:hAnsi="Times New Roman" w:cs="Times New Roman"/>
        </w:rPr>
        <w:lastRenderedPageBreak/>
        <w:t>2004). However, infants attended equally to both events if, during habituation, the barrier was located alongside rather than beneath the jump or reach. Simulation 1 tested whether the current model (and thereby, the current</w:t>
      </w:r>
      <w:ins w:id="1191" w:author="detbenton1991@gmail.com" w:date="2025-07-04T12:34:00Z" w16du:dateUtc="2025-07-04T17:34:00Z">
        <w:r w:rsidR="00A568AB">
          <w:rPr>
            <w:rFonts w:ascii="Times New Roman" w:hAnsi="Times New Roman" w:cs="Times New Roman"/>
          </w:rPr>
          <w:t xml:space="preserve"> theoretical</w:t>
        </w:r>
      </w:ins>
      <w:r>
        <w:rPr>
          <w:rFonts w:ascii="Times New Roman" w:hAnsi="Times New Roman" w:cs="Times New Roman"/>
        </w:rPr>
        <w:t xml:space="preserve"> proposal) could account for this finding. </w:t>
      </w:r>
    </w:p>
    <w:p w14:paraId="1687A257" w14:textId="22D71D48" w:rsidR="00524642" w:rsidDel="00857369" w:rsidRDefault="00524642" w:rsidP="00524642">
      <w:pPr>
        <w:tabs>
          <w:tab w:val="left" w:pos="720"/>
          <w:tab w:val="left" w:pos="1440"/>
          <w:tab w:val="left" w:pos="2160"/>
          <w:tab w:val="left" w:pos="2880"/>
          <w:tab w:val="left" w:pos="3600"/>
          <w:tab w:val="center" w:pos="4680"/>
        </w:tabs>
        <w:spacing w:line="480" w:lineRule="auto"/>
        <w:contextualSpacing/>
        <w:rPr>
          <w:del w:id="1192" w:author="detbenton1991@gmail.com" w:date="2025-07-04T12:38:00Z" w16du:dateUtc="2025-07-04T17:38:00Z"/>
          <w:rFonts w:ascii="Times New Roman" w:hAnsi="Times New Roman" w:cs="Times New Roman"/>
        </w:rPr>
      </w:pPr>
      <w:r>
        <w:rPr>
          <w:rFonts w:ascii="Times New Roman" w:hAnsi="Times New Roman" w:cs="Times New Roman"/>
        </w:rPr>
        <w:tab/>
        <w:t xml:space="preserve">Networks were assigned either to the Experimental condition (N = 20) or to the Control condition (N = 20). </w:t>
      </w:r>
      <w:ins w:id="1193" w:author="Benton, Deon" w:date="2025-07-11T16:25:00Z" w16du:dateUtc="2025-07-11T21:25:00Z">
        <w:r w:rsidR="00D17A95">
          <w:rPr>
            <w:rFonts w:ascii="Times New Roman" w:hAnsi="Times New Roman" w:cs="Times New Roman"/>
          </w:rPr>
          <w:t xml:space="preserve">All total of </w:t>
        </w:r>
      </w:ins>
      <w:ins w:id="1194" w:author="Benton, Deon" w:date="2025-07-11T16:26:00Z" w16du:dateUtc="2025-07-11T21:26:00Z">
        <w:r w:rsidR="00D17A95">
          <w:rPr>
            <w:rFonts w:ascii="Times New Roman" w:hAnsi="Times New Roman" w:cs="Times New Roman"/>
          </w:rPr>
          <w:t xml:space="preserve">240 networks were tested—20 networks for each training epoch. </w:t>
        </w:r>
      </w:ins>
      <w:r>
        <w:rPr>
          <w:rFonts w:ascii="Times New Roman" w:hAnsi="Times New Roman" w:cs="Times New Roman"/>
        </w:rPr>
        <w:t xml:space="preserve">The habituation event in the Experimental condition mirrored the Curved Path pretraining events with two key exceptions. First, novel objects with animate features were used. Second, the </w:t>
      </w:r>
      <w:del w:id="1195" w:author="Benton, Deon" w:date="2025-07-11T16:28:00Z" w16du:dateUtc="2025-07-11T21:28:00Z">
        <w:r w:rsidDel="0040165B">
          <w:rPr>
            <w:rFonts w:ascii="Times New Roman" w:hAnsi="Times New Roman" w:cs="Times New Roman"/>
          </w:rPr>
          <w:delText xml:space="preserve">third </w:delText>
        </w:r>
      </w:del>
      <w:ins w:id="1196" w:author="Benton, Deon" w:date="2025-07-11T16:28:00Z" w16du:dateUtc="2025-07-11T21:28:00Z">
        <w:r w:rsidR="0040165B">
          <w:rPr>
            <w:rFonts w:ascii="Times New Roman" w:hAnsi="Times New Roman" w:cs="Times New Roman"/>
          </w:rPr>
          <w:t xml:space="preserve">fourth </w:t>
        </w:r>
      </w:ins>
      <w:r>
        <w:rPr>
          <w:rFonts w:ascii="Times New Roman" w:hAnsi="Times New Roman" w:cs="Times New Roman"/>
        </w:rPr>
        <w:t xml:space="preserve">unit rather than the first unit from habituation was turned on in the Barrier Height and Jump Height groups. </w:t>
      </w:r>
      <w:ins w:id="1197" w:author="detbenton1991@gmail.com" w:date="2025-07-04T12:37:00Z" w16du:dateUtc="2025-07-04T17:37:00Z">
        <w:r w:rsidR="00DB7A24">
          <w:rPr>
            <w:rFonts w:ascii="Times New Roman" w:hAnsi="Times New Roman" w:cs="Times New Roman"/>
          </w:rPr>
          <w:t>These differences ensured</w:t>
        </w:r>
      </w:ins>
      <w:r>
        <w:rPr>
          <w:rFonts w:ascii="Times New Roman" w:hAnsi="Times New Roman" w:cs="Times New Roman"/>
        </w:rPr>
        <w:t xml:space="preserve"> that </w:t>
      </w:r>
      <w:ins w:id="1198" w:author="Benton, Deon" w:date="2025-07-11T16:28:00Z" w16du:dateUtc="2025-07-11T21:28:00Z">
        <w:r w:rsidR="0040165B">
          <w:rPr>
            <w:rFonts w:ascii="Times New Roman" w:hAnsi="Times New Roman" w:cs="Times New Roman"/>
          </w:rPr>
          <w:t xml:space="preserve">networks’ </w:t>
        </w:r>
      </w:ins>
      <w:r>
        <w:rPr>
          <w:rFonts w:ascii="Times New Roman" w:hAnsi="Times New Roman" w:cs="Times New Roman"/>
        </w:rPr>
        <w:t xml:space="preserve">processing during </w:t>
      </w:r>
      <w:ins w:id="1199" w:author="Benton, Deon" w:date="2025-07-11T16:28:00Z" w16du:dateUtc="2025-07-11T21:28:00Z">
        <w:r w:rsidR="005843E9">
          <w:rPr>
            <w:rFonts w:ascii="Times New Roman" w:hAnsi="Times New Roman" w:cs="Times New Roman"/>
          </w:rPr>
          <w:t xml:space="preserve">the </w:t>
        </w:r>
      </w:ins>
      <w:r>
        <w:rPr>
          <w:rFonts w:ascii="Times New Roman" w:hAnsi="Times New Roman" w:cs="Times New Roman"/>
        </w:rPr>
        <w:t xml:space="preserve">habituation </w:t>
      </w:r>
      <w:ins w:id="1200" w:author="Benton, Deon" w:date="2025-07-11T16:28:00Z" w16du:dateUtc="2025-07-11T21:28:00Z">
        <w:r w:rsidR="005843E9">
          <w:rPr>
            <w:rFonts w:ascii="Times New Roman" w:hAnsi="Times New Roman" w:cs="Times New Roman"/>
          </w:rPr>
          <w:t xml:space="preserve">phase </w:t>
        </w:r>
      </w:ins>
      <w:r>
        <w:rPr>
          <w:rFonts w:ascii="Times New Roman" w:hAnsi="Times New Roman" w:cs="Times New Roman"/>
        </w:rPr>
        <w:t xml:space="preserve">was not influenced by prior experience with </w:t>
      </w:r>
      <w:ins w:id="1201" w:author="detbenton1991@gmail.com" w:date="2025-07-04T12:37:00Z" w16du:dateUtc="2025-07-04T17:37:00Z">
        <w:r w:rsidR="00DB7A24">
          <w:rPr>
            <w:rFonts w:ascii="Times New Roman" w:hAnsi="Times New Roman" w:cs="Times New Roman"/>
          </w:rPr>
          <w:t xml:space="preserve">either </w:t>
        </w:r>
      </w:ins>
      <w:r>
        <w:rPr>
          <w:rFonts w:ascii="Times New Roman" w:hAnsi="Times New Roman" w:cs="Times New Roman"/>
        </w:rPr>
        <w:t>the pretraining barrier height</w:t>
      </w:r>
      <w:ins w:id="1202" w:author="detbenton1991@gmail.com" w:date="2025-07-04T12:37:00Z" w16du:dateUtc="2025-07-04T17:37:00Z">
        <w:r w:rsidR="00DB7A24">
          <w:rPr>
            <w:rFonts w:ascii="Times New Roman" w:hAnsi="Times New Roman" w:cs="Times New Roman"/>
          </w:rPr>
          <w:t xml:space="preserve"> or specific objects or entities</w:t>
        </w:r>
      </w:ins>
      <w:r>
        <w:rPr>
          <w:rFonts w:ascii="Times New Roman" w:hAnsi="Times New Roman" w:cs="Times New Roman"/>
        </w:rPr>
        <w:t>. Networks were then shown a straight path event (Efficient test event) and curved path event (Inefficient test event). Both events were shown without the barrier and used the same objects from habituation.</w:t>
      </w:r>
      <w:del w:id="1203" w:author="Benton, Deon" w:date="2025-07-11T16:48:00Z" w16du:dateUtc="2025-07-11T21:48:00Z">
        <w:r w:rsidDel="00651513">
          <w:rPr>
            <w:rFonts w:ascii="Times New Roman" w:hAnsi="Times New Roman" w:cs="Times New Roman"/>
          </w:rPr>
          <w:delText xml:space="preserve"> </w:delText>
        </w:r>
      </w:del>
    </w:p>
    <w:p w14:paraId="1A2732DA" w14:textId="77777777" w:rsidR="00857369" w:rsidRDefault="00857369" w:rsidP="00524642">
      <w:pPr>
        <w:tabs>
          <w:tab w:val="left" w:pos="720"/>
          <w:tab w:val="left" w:pos="1440"/>
          <w:tab w:val="left" w:pos="2160"/>
          <w:tab w:val="left" w:pos="2880"/>
          <w:tab w:val="left" w:pos="3600"/>
          <w:tab w:val="center" w:pos="4680"/>
        </w:tabs>
        <w:spacing w:line="480" w:lineRule="auto"/>
        <w:contextualSpacing/>
        <w:rPr>
          <w:ins w:id="1204" w:author="detbenton1991@gmail.com" w:date="2025-07-12T09:29:00Z" w16du:dateUtc="2025-07-12T14:29:00Z"/>
          <w:rFonts w:ascii="Times New Roman" w:hAnsi="Times New Roman" w:cs="Times New Roman"/>
        </w:rPr>
      </w:pPr>
    </w:p>
    <w:p w14:paraId="33111C48" w14:textId="4BA214B7" w:rsidR="00651513" w:rsidRPr="00857369" w:rsidRDefault="00857369" w:rsidP="00524642">
      <w:pPr>
        <w:tabs>
          <w:tab w:val="left" w:pos="720"/>
          <w:tab w:val="left" w:pos="1440"/>
          <w:tab w:val="left" w:pos="2160"/>
          <w:tab w:val="left" w:pos="2880"/>
          <w:tab w:val="left" w:pos="3600"/>
          <w:tab w:val="center" w:pos="4680"/>
        </w:tabs>
        <w:spacing w:line="480" w:lineRule="auto"/>
        <w:contextualSpacing/>
        <w:rPr>
          <w:ins w:id="1205" w:author="Benton, Deon" w:date="2025-07-11T16:46:00Z" w16du:dateUtc="2025-07-11T21:46:00Z"/>
          <w:rFonts w:ascii="Times New Roman" w:hAnsi="Times New Roman" w:cs="Times New Roman"/>
          <w:b/>
          <w:bCs/>
        </w:rPr>
      </w:pPr>
      <w:ins w:id="1206" w:author="detbenton1991@gmail.com" w:date="2025-07-12T09:29:00Z" w16du:dateUtc="2025-07-12T14:29:00Z">
        <w:r>
          <w:rPr>
            <w:rFonts w:ascii="Times New Roman" w:hAnsi="Times New Roman" w:cs="Times New Roman"/>
            <w:b/>
            <w:bCs/>
          </w:rPr>
          <w:t>Results</w:t>
        </w:r>
      </w:ins>
    </w:p>
    <w:p w14:paraId="6C6B9701" w14:textId="77777777" w:rsidR="00524642" w:rsidDel="00A649C6" w:rsidRDefault="00524642" w:rsidP="00524642">
      <w:pPr>
        <w:tabs>
          <w:tab w:val="left" w:pos="720"/>
          <w:tab w:val="left" w:pos="1440"/>
          <w:tab w:val="left" w:pos="2160"/>
          <w:tab w:val="left" w:pos="2880"/>
          <w:tab w:val="left" w:pos="3600"/>
          <w:tab w:val="center" w:pos="4680"/>
        </w:tabs>
        <w:spacing w:line="480" w:lineRule="auto"/>
        <w:contextualSpacing/>
        <w:rPr>
          <w:del w:id="1207" w:author="detbenton1991@gmail.com" w:date="2025-07-04T12:38:00Z" w16du:dateUtc="2025-07-04T17:38:00Z"/>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11F24F8B" wp14:editId="7DF336D5">
                <wp:simplePos x="0" y="0"/>
                <wp:positionH relativeFrom="margin">
                  <wp:align>left</wp:align>
                </wp:positionH>
                <wp:positionV relativeFrom="paragraph">
                  <wp:posOffset>400050</wp:posOffset>
                </wp:positionV>
                <wp:extent cx="6465570" cy="328612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5570" cy="3286125"/>
                        </a:xfrm>
                        <a:prstGeom prst="rect">
                          <a:avLst/>
                        </a:prstGeom>
                        <a:solidFill>
                          <a:srgbClr val="FFFFFF"/>
                        </a:solidFill>
                        <a:ln w="9525">
                          <a:noFill/>
                          <a:miter lim="800000"/>
                          <a:headEnd/>
                          <a:tailEnd/>
                        </a:ln>
                      </wps:spPr>
                      <wps:txbx>
                        <w:txbxContent>
                          <w:p w14:paraId="673A0561" w14:textId="281A0A7B" w:rsidR="00524642" w:rsidRDefault="0073366E" w:rsidP="00524642">
                            <w:pPr>
                              <w:keepNext/>
                            </w:pPr>
                            <w:r>
                              <w:rPr>
                                <w:noProof/>
                              </w:rPr>
                              <w:drawing>
                                <wp:inline distT="0" distB="0" distL="0" distR="0" wp14:anchorId="0A10E25C" wp14:editId="0C5FC9F5">
                                  <wp:extent cx="6325194" cy="2477580"/>
                                  <wp:effectExtent l="0" t="0" r="0" b="0"/>
                                  <wp:docPr id="841421358" name="Picture 2"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21358" name="Picture 2" descr="A graph of different sizes and colo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68291" cy="2494461"/>
                                          </a:xfrm>
                                          <a:prstGeom prst="rect">
                                            <a:avLst/>
                                          </a:prstGeom>
                                        </pic:spPr>
                                      </pic:pic>
                                    </a:graphicData>
                                  </a:graphic>
                                </wp:inline>
                              </w:drawing>
                            </w:r>
                          </w:p>
                          <w:p w14:paraId="37ED4982" w14:textId="3A173EC5"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5pt;width:509.1pt;height:258.7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" stroked="f">
                <v:textbox>
                  <w:txbxContent>
                    <w:p w14:paraId="673A0561" w14:textId="281A0A7B" w:rsidR="00524642" w:rsidRDefault="0073366E" w:rsidP="00524642">
                      <w:pPr>
                        <w:keepNext/>
                      </w:pPr>
                      <w:r>
                        <w:rPr>
                          <w:noProof/>
                        </w:rPr>
                        <w:drawing>
                          <wp:inline distT="0" distB="0" distL="0" distR="0" wp14:anchorId="0A10E25C" wp14:editId="0C5FC9F5">
                            <wp:extent cx="6325194" cy="2477580"/>
                            <wp:effectExtent l="0" t="0" r="0" b="0"/>
                            <wp:docPr id="841421358" name="Picture 2"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21358" name="Picture 2" descr="A graph of different sizes and colo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68291" cy="2494461"/>
                                    </a:xfrm>
                                    <a:prstGeom prst="rect">
                                      <a:avLst/>
                                    </a:prstGeom>
                                  </pic:spPr>
                                </pic:pic>
                              </a:graphicData>
                            </a:graphic>
                          </wp:inline>
                        </w:drawing>
                      </w:r>
                    </w:p>
                    <w:p w14:paraId="37ED4982" w14:textId="3A173EC5"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768CF26D"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EE69DF5" w14:textId="54B3A708" w:rsidR="00FA6560" w:rsidRPr="001B1023" w:rsidRDefault="00AE6298" w:rsidP="00AE6298">
      <w:pPr>
        <w:spacing w:line="480" w:lineRule="auto"/>
        <w:ind w:firstLine="720"/>
        <w:contextualSpacing/>
        <w:rPr>
          <w:ins w:id="1208" w:author="Benton, Deon" w:date="2025-07-11T17:04:00Z" w16du:dateUtc="2025-07-11T22:04:00Z"/>
          <w:rFonts w:ascii="Times New Roman" w:hAnsi="Times New Roman" w:cs="Times New Roman"/>
        </w:rPr>
      </w:pPr>
      <w:ins w:id="1209" w:author="Benton, Deon" w:date="2025-07-11T18:30:00Z" w16du:dateUtc="2025-07-11T23:30:00Z">
        <w:r>
          <w:rPr>
            <w:rFonts w:ascii="Times New Roman" w:hAnsi="Times New Roman" w:cs="Times New Roman"/>
          </w:rPr>
          <w:t>Before discussing the results, a note is worth making.</w:t>
        </w:r>
      </w:ins>
      <w:ins w:id="1210" w:author="Benton, Deon" w:date="2025-07-11T18:31:00Z" w16du:dateUtc="2025-07-11T23:31:00Z">
        <w:r>
          <w:rPr>
            <w:rFonts w:ascii="Times New Roman" w:hAnsi="Times New Roman" w:cs="Times New Roman"/>
          </w:rPr>
          <w:t xml:space="preserve"> This is that traditional inferential statistics were not used here. Although </w:t>
        </w:r>
      </w:ins>
      <w:ins w:id="1211" w:author="Benton, Deon" w:date="2025-07-11T18:33:00Z" w16du:dateUtc="2025-07-11T23:33:00Z">
        <w:r>
          <w:rPr>
            <w:rFonts w:ascii="Times New Roman" w:hAnsi="Times New Roman" w:cs="Times New Roman"/>
          </w:rPr>
          <w:t>different model runs were</w:t>
        </w:r>
      </w:ins>
      <w:ins w:id="1212" w:author="Benton, Deon" w:date="2025-07-11T18:36:00Z" w16du:dateUtc="2025-07-11T23:36:00Z">
        <w:r>
          <w:rPr>
            <w:rFonts w:ascii="Times New Roman" w:hAnsi="Times New Roman" w:cs="Times New Roman"/>
          </w:rPr>
          <w:t xml:space="preserve"> implemented by </w:t>
        </w:r>
      </w:ins>
      <w:ins w:id="1213" w:author="Benton, Deon" w:date="2025-07-11T18:41:00Z" w16du:dateUtc="2025-07-11T23:41:00Z">
        <w:r w:rsidR="00B37F94">
          <w:rPr>
            <w:rFonts w:ascii="Times New Roman" w:hAnsi="Times New Roman" w:cs="Times New Roman"/>
          </w:rPr>
          <w:t xml:space="preserve">initializing </w:t>
        </w:r>
      </w:ins>
      <w:ins w:id="1214" w:author="Benton, Deon" w:date="2025-07-11T18:36:00Z" w16du:dateUtc="2025-07-11T23:36:00Z">
        <w:r>
          <w:rPr>
            <w:rFonts w:ascii="Times New Roman" w:hAnsi="Times New Roman" w:cs="Times New Roman"/>
          </w:rPr>
          <w:t>the network with a fresh set of small random weights</w:t>
        </w:r>
      </w:ins>
      <w:ins w:id="1215" w:author="Benton, Deon" w:date="2025-07-11T18:33:00Z" w16du:dateUtc="2025-07-11T23:33:00Z">
        <w:r>
          <w:rPr>
            <w:rFonts w:ascii="Times New Roman" w:hAnsi="Times New Roman" w:cs="Times New Roman"/>
          </w:rPr>
          <w:t xml:space="preserve"> </w:t>
        </w:r>
      </w:ins>
      <w:ins w:id="1216" w:author="Benton, Deon" w:date="2025-07-11T18:34:00Z" w16du:dateUtc="2025-07-11T23:34:00Z">
        <w:r>
          <w:rPr>
            <w:rFonts w:ascii="Times New Roman" w:hAnsi="Times New Roman" w:cs="Times New Roman"/>
          </w:rPr>
          <w:t xml:space="preserve">and </w:t>
        </w:r>
      </w:ins>
      <w:ins w:id="1217" w:author="Benton, Deon" w:date="2025-07-11T18:45:00Z" w16du:dateUtc="2025-07-11T23:45:00Z">
        <w:r w:rsidR="00A23A9C">
          <w:rPr>
            <w:rFonts w:ascii="Times New Roman" w:hAnsi="Times New Roman" w:cs="Times New Roman"/>
          </w:rPr>
          <w:t>injecting a</w:t>
        </w:r>
      </w:ins>
      <w:ins w:id="1218" w:author="Benton, Deon" w:date="2025-07-11T18:41:00Z" w16du:dateUtc="2025-07-11T23:41:00Z">
        <w:r w:rsidR="00B37F94">
          <w:rPr>
            <w:rFonts w:ascii="Times New Roman" w:hAnsi="Times New Roman" w:cs="Times New Roman"/>
          </w:rPr>
          <w:t xml:space="preserve"> </w:t>
        </w:r>
      </w:ins>
      <w:ins w:id="1219" w:author="Benton, Deon" w:date="2025-07-11T18:33:00Z" w16du:dateUtc="2025-07-11T23:33:00Z">
        <w:r>
          <w:rPr>
            <w:rFonts w:ascii="Times New Roman" w:hAnsi="Times New Roman" w:cs="Times New Roman"/>
          </w:rPr>
          <w:t xml:space="preserve">small amount of noise </w:t>
        </w:r>
      </w:ins>
      <w:ins w:id="1220" w:author="Benton, Deon" w:date="2025-07-11T18:46:00Z" w16du:dateUtc="2025-07-11T23:46:00Z">
        <w:r w:rsidR="00A23A9C">
          <w:rPr>
            <w:rFonts w:ascii="Times New Roman" w:hAnsi="Times New Roman" w:cs="Times New Roman"/>
          </w:rPr>
          <w:t xml:space="preserve">into the input </w:t>
        </w:r>
      </w:ins>
      <w:ins w:id="1221" w:author="Benton, Deon" w:date="2025-07-11T18:36:00Z" w16du:dateUtc="2025-07-11T23:36:00Z">
        <w:r>
          <w:rPr>
            <w:rFonts w:ascii="Times New Roman" w:hAnsi="Times New Roman" w:cs="Times New Roman"/>
          </w:rPr>
          <w:t>(</w:t>
        </w:r>
      </w:ins>
      <w:ins w:id="1222" w:author="Benton, Deon" w:date="2025-07-11T18:41:00Z" w16du:dateUtc="2025-07-11T23:41:00Z">
        <w:r w:rsidR="00B37F94">
          <w:rPr>
            <w:rFonts w:ascii="Times New Roman" w:hAnsi="Times New Roman" w:cs="Times New Roman"/>
          </w:rPr>
          <w:t xml:space="preserve">to approximate the natural variability </w:t>
        </w:r>
      </w:ins>
      <w:ins w:id="1223" w:author="Benton, Deon" w:date="2025-07-11T18:42:00Z" w16du:dateUtc="2025-07-11T23:42:00Z">
        <w:r w:rsidR="00B37F94">
          <w:rPr>
            <w:rFonts w:ascii="Times New Roman" w:hAnsi="Times New Roman" w:cs="Times New Roman"/>
          </w:rPr>
          <w:t>in infant looking behavior</w:t>
        </w:r>
      </w:ins>
      <w:ins w:id="1224" w:author="Benton, Deon" w:date="2025-07-11T18:36:00Z" w16du:dateUtc="2025-07-11T23:36:00Z">
        <w:r>
          <w:rPr>
            <w:rFonts w:ascii="Times New Roman" w:hAnsi="Times New Roman" w:cs="Times New Roman"/>
          </w:rPr>
          <w:t>),</w:t>
        </w:r>
      </w:ins>
      <w:ins w:id="1225" w:author="Benton, Deon" w:date="2025-07-11T18:37:00Z" w16du:dateUtc="2025-07-11T23:37:00Z">
        <w:r>
          <w:rPr>
            <w:rFonts w:ascii="Times New Roman" w:hAnsi="Times New Roman" w:cs="Times New Roman"/>
          </w:rPr>
          <w:t xml:space="preserve"> </w:t>
        </w:r>
      </w:ins>
      <w:ins w:id="1226" w:author="Benton, Deon" w:date="2025-07-11T18:46:00Z" w16du:dateUtc="2025-07-11T23:46:00Z">
        <w:r w:rsidR="00A23A9C">
          <w:rPr>
            <w:rFonts w:ascii="Times New Roman" w:hAnsi="Times New Roman" w:cs="Times New Roman"/>
          </w:rPr>
          <w:t>the present network., much like other deterministic models, tended</w:t>
        </w:r>
      </w:ins>
      <w:ins w:id="1227" w:author="Benton, Deon" w:date="2025-07-11T18:42:00Z" w16du:dateUtc="2025-07-11T23:42:00Z">
        <w:r w:rsidR="00B37F94">
          <w:rPr>
            <w:rFonts w:ascii="Times New Roman" w:hAnsi="Times New Roman" w:cs="Times New Roman"/>
          </w:rPr>
          <w:t xml:space="preserve"> to converge on highly stable solutions</w:t>
        </w:r>
      </w:ins>
      <w:ins w:id="1228" w:author="Benton, Deon" w:date="2025-07-11T18:37:00Z" w16du:dateUtc="2025-07-11T23:37:00Z">
        <w:r>
          <w:rPr>
            <w:rFonts w:ascii="Times New Roman" w:hAnsi="Times New Roman" w:cs="Times New Roman"/>
          </w:rPr>
          <w:t xml:space="preserve">. </w:t>
        </w:r>
      </w:ins>
      <w:ins w:id="1229" w:author="Benton, Deon" w:date="2025-07-11T18:43:00Z" w16du:dateUtc="2025-07-11T23:43:00Z">
        <w:r w:rsidR="00A23A9C">
          <w:rPr>
            <w:rFonts w:ascii="Times New Roman" w:hAnsi="Times New Roman" w:cs="Times New Roman"/>
          </w:rPr>
          <w:t>This means that networks necessarily</w:t>
        </w:r>
      </w:ins>
      <w:ins w:id="1230" w:author="Benton, Deon" w:date="2025-07-11T18:39:00Z" w16du:dateUtc="2025-07-11T23:39:00Z">
        <w:r>
          <w:rPr>
            <w:rFonts w:ascii="Times New Roman" w:hAnsi="Times New Roman" w:cs="Times New Roman"/>
          </w:rPr>
          <w:t xml:space="preserve"> </w:t>
        </w:r>
      </w:ins>
      <w:ins w:id="1231" w:author="Benton, Deon" w:date="2025-07-11T18:42:00Z" w16du:dateUtc="2025-07-11T23:42:00Z">
        <w:r w:rsidR="00A23A9C">
          <w:rPr>
            <w:rFonts w:ascii="Times New Roman" w:hAnsi="Times New Roman" w:cs="Times New Roman"/>
          </w:rPr>
          <w:t>exhibit</w:t>
        </w:r>
      </w:ins>
      <w:ins w:id="1232" w:author="Benton, Deon" w:date="2025-07-11T18:39:00Z" w16du:dateUtc="2025-07-11T23:39:00Z">
        <w:r>
          <w:rPr>
            <w:rFonts w:ascii="Times New Roman" w:hAnsi="Times New Roman" w:cs="Times New Roman"/>
          </w:rPr>
          <w:t xml:space="preserve"> very little variability in their output error across model runs. </w:t>
        </w:r>
      </w:ins>
      <w:ins w:id="1233" w:author="Benton, Deon" w:date="2025-07-11T18:37:00Z" w16du:dateUtc="2025-07-11T23:37:00Z">
        <w:r>
          <w:rPr>
            <w:rFonts w:ascii="Times New Roman" w:hAnsi="Times New Roman" w:cs="Times New Roman"/>
          </w:rPr>
          <w:t xml:space="preserve"> </w:t>
        </w:r>
      </w:ins>
      <w:ins w:id="1234" w:author="Benton, Deon" w:date="2025-07-11T17:02:00Z" w16du:dateUtc="2025-07-11T22:02:00Z">
        <w:r w:rsidR="00124633">
          <w:rPr>
            <w:rFonts w:ascii="Times New Roman" w:hAnsi="Times New Roman" w:cs="Times New Roman"/>
          </w:rPr>
          <w:t>A corollary of this</w:t>
        </w:r>
      </w:ins>
      <w:ins w:id="1235" w:author="Benton, Deon" w:date="2025-07-11T17:06:00Z" w16du:dateUtc="2025-07-11T22:06:00Z">
        <w:r w:rsidR="009F4ECB">
          <w:rPr>
            <w:rFonts w:ascii="Times New Roman" w:hAnsi="Times New Roman" w:cs="Times New Roman"/>
          </w:rPr>
          <w:t xml:space="preserve"> is that even small differences</w:t>
        </w:r>
      </w:ins>
      <w:ins w:id="1236" w:author="Benton, Deon" w:date="2025-07-11T17:07:00Z" w16du:dateUtc="2025-07-11T22:07:00Z">
        <w:r w:rsidR="009F4ECB">
          <w:rPr>
            <w:rFonts w:ascii="Times New Roman" w:hAnsi="Times New Roman" w:cs="Times New Roman"/>
          </w:rPr>
          <w:t xml:space="preserve"> in looking times within and between conditions—which may well be trivial in magnitude—can nevertheless</w:t>
        </w:r>
      </w:ins>
      <w:ins w:id="1237" w:author="Benton, Deon" w:date="2025-07-11T17:06:00Z" w16du:dateUtc="2025-07-11T22:06:00Z">
        <w:r w:rsidR="009F4ECB">
          <w:rPr>
            <w:rFonts w:ascii="Times New Roman" w:hAnsi="Times New Roman" w:cs="Times New Roman"/>
          </w:rPr>
          <w:t xml:space="preserve"> meet the threshold for statistical significance. </w:t>
        </w:r>
      </w:ins>
      <w:ins w:id="1238" w:author="Benton, Deon" w:date="2025-07-11T18:47:00Z" w16du:dateUtc="2025-07-11T23:47:00Z">
        <w:r w:rsidR="00A23A9C">
          <w:rPr>
            <w:rFonts w:ascii="Times New Roman" w:hAnsi="Times New Roman" w:cs="Times New Roman"/>
          </w:rPr>
          <w:t>In contrast, the greater variability in infant looking times</w:t>
        </w:r>
      </w:ins>
      <w:ins w:id="1239" w:author="Benton, Deon" w:date="2025-07-11T18:53:00Z" w16du:dateUtc="2025-07-11T23:53:00Z">
        <w:r w:rsidR="00166A93">
          <w:rPr>
            <w:rFonts w:ascii="Times New Roman" w:hAnsi="Times New Roman" w:cs="Times New Roman"/>
          </w:rPr>
          <w:t>—which may be due to individual differences as well as to different “solutions” or interpretations of</w:t>
        </w:r>
      </w:ins>
      <w:ins w:id="1240" w:author="Benton, Deon" w:date="2025-07-11T18:54:00Z" w16du:dateUtc="2025-07-11T23:54:00Z">
        <w:r w:rsidR="00166A93">
          <w:rPr>
            <w:rFonts w:ascii="Times New Roman" w:hAnsi="Times New Roman" w:cs="Times New Roman"/>
          </w:rPr>
          <w:t xml:space="preserve"> the events they are shown within the same experimental session—means that statistically </w:t>
        </w:r>
      </w:ins>
      <w:ins w:id="1241" w:author="Benton, Deon" w:date="2025-07-11T18:55:00Z" w16du:dateUtc="2025-07-11T23:55:00Z">
        <w:r w:rsidR="00166A93">
          <w:rPr>
            <w:rFonts w:ascii="Times New Roman" w:hAnsi="Times New Roman" w:cs="Times New Roman"/>
          </w:rPr>
          <w:t xml:space="preserve">significant differences are likely to emerge. In contrast, because neural networks are deterministic </w:t>
        </w:r>
      </w:ins>
      <w:ins w:id="1242" w:author="Benton, Deon" w:date="2025-07-11T18:56:00Z" w16du:dateUtc="2025-07-11T23:56:00Z">
        <w:r w:rsidR="00166A93">
          <w:rPr>
            <w:rFonts w:ascii="Times New Roman" w:hAnsi="Times New Roman" w:cs="Times New Roman"/>
          </w:rPr>
          <w:t xml:space="preserve">and show little </w:t>
        </w:r>
        <w:r w:rsidR="00166A93">
          <w:rPr>
            <w:rFonts w:ascii="Times New Roman" w:hAnsi="Times New Roman" w:cs="Times New Roman"/>
          </w:rPr>
          <w:lastRenderedPageBreak/>
          <w:t>variability,</w:t>
        </w:r>
      </w:ins>
      <w:ins w:id="1243" w:author="Benton, Deon" w:date="2025-07-11T18:57:00Z" w16du:dateUtc="2025-07-11T23:57:00Z">
        <w:r w:rsidR="00166A93">
          <w:rPr>
            <w:rFonts w:ascii="Times New Roman" w:hAnsi="Times New Roman" w:cs="Times New Roman"/>
          </w:rPr>
          <w:t xml:space="preserve"> standard inferential tests may erroneously treat</w:t>
        </w:r>
      </w:ins>
      <w:ins w:id="1244" w:author="Benton, Deon" w:date="2025-07-11T18:56:00Z" w16du:dateUtc="2025-07-11T23:56:00Z">
        <w:r w:rsidR="00166A93">
          <w:rPr>
            <w:rFonts w:ascii="Times New Roman" w:hAnsi="Times New Roman" w:cs="Times New Roman"/>
          </w:rPr>
          <w:t xml:space="preserve"> small or potentially spurious differences in model error </w:t>
        </w:r>
      </w:ins>
      <w:ins w:id="1245" w:author="Benton, Deon" w:date="2025-07-11T18:57:00Z" w16du:dateUtc="2025-07-11T23:57:00Z">
        <w:r w:rsidR="00166A93">
          <w:rPr>
            <w:rFonts w:ascii="Times New Roman" w:hAnsi="Times New Roman" w:cs="Times New Roman"/>
          </w:rPr>
          <w:t xml:space="preserve">as reliable. </w:t>
        </w:r>
      </w:ins>
      <w:ins w:id="1246" w:author="Benton, Deon" w:date="2025-07-11T17:06:00Z" w16du:dateUtc="2025-07-11T22:06:00Z">
        <w:r w:rsidR="009F4ECB">
          <w:rPr>
            <w:rFonts w:ascii="Times New Roman" w:hAnsi="Times New Roman" w:cs="Times New Roman"/>
          </w:rPr>
          <w:t>Given this issue, the analyses reported here (and below) focused on whether the qualitative patterns produced by the model aligned with those observed by infants.</w:t>
        </w:r>
      </w:ins>
      <w:ins w:id="1247" w:author="Benton, Deon" w:date="2025-07-11T17:08:00Z" w16du:dateUtc="2025-07-11T22:08:00Z">
        <w:r w:rsidR="00AE15EC">
          <w:rPr>
            <w:rFonts w:ascii="Times New Roman" w:hAnsi="Times New Roman" w:cs="Times New Roman"/>
          </w:rPr>
          <w:t xml:space="preserve"> Descriptive statistics are provided when and where necessary.</w:t>
        </w:r>
      </w:ins>
      <w:ins w:id="1248" w:author="Benton, Deon" w:date="2025-07-11T17:06:00Z" w16du:dateUtc="2025-07-11T22:06:00Z">
        <w:r w:rsidR="009F4ECB">
          <w:rPr>
            <w:rFonts w:ascii="Times New Roman" w:hAnsi="Times New Roman" w:cs="Times New Roman"/>
          </w:rPr>
          <w:t xml:space="preserve">  </w:t>
        </w:r>
      </w:ins>
      <w:ins w:id="1249" w:author="Benton, Deon" w:date="2025-07-11T17:09:00Z" w16du:dateUtc="2025-07-11T22:09:00Z">
        <w:r w:rsidR="00AE15EC">
          <w:rPr>
            <w:rFonts w:ascii="Times New Roman" w:hAnsi="Times New Roman" w:cs="Times New Roman"/>
          </w:rPr>
          <w:t>Both of these approaches are not</w:t>
        </w:r>
      </w:ins>
      <w:ins w:id="1250" w:author="Benton, Deon" w:date="2025-07-11T17:06:00Z" w16du:dateUtc="2025-07-11T22:06:00Z">
        <w:r w:rsidR="009F4ECB">
          <w:rPr>
            <w:rFonts w:ascii="Times New Roman" w:hAnsi="Times New Roman" w:cs="Times New Roman"/>
          </w:rPr>
          <w:t xml:space="preserve"> new and ha</w:t>
        </w:r>
      </w:ins>
      <w:ins w:id="1251" w:author="Benton, Deon" w:date="2025-07-11T17:09:00Z" w16du:dateUtc="2025-07-11T22:09:00Z">
        <w:r w:rsidR="00AE15EC">
          <w:rPr>
            <w:rFonts w:ascii="Times New Roman" w:hAnsi="Times New Roman" w:cs="Times New Roman"/>
          </w:rPr>
          <w:t xml:space="preserve">ve </w:t>
        </w:r>
      </w:ins>
      <w:ins w:id="1252" w:author="Benton, Deon" w:date="2025-07-11T17:06:00Z" w16du:dateUtc="2025-07-11T22:06:00Z">
        <w:r w:rsidR="009F4ECB">
          <w:rPr>
            <w:rFonts w:ascii="Times New Roman" w:hAnsi="Times New Roman" w:cs="Times New Roman"/>
          </w:rPr>
          <w:t xml:space="preserve">been used successfully elsewhere (e.g., Benton, 2024; Mareschal et al., 2000; Mareschal &amp; Schultz, 1999; McClelland &amp; Thompson, 2007; Plaut &amp; Vande Velde, 2017). </w:t>
        </w:r>
        <w:r w:rsidR="009F4ECB">
          <w:rPr>
            <w:rFonts w:ascii="Times New Roman" w:hAnsi="Times New Roman" w:cs="Times New Roman"/>
            <w:i/>
            <w:iCs/>
          </w:rPr>
          <w:t xml:space="preserve"> </w:t>
        </w:r>
      </w:ins>
    </w:p>
    <w:p w14:paraId="183D438D" w14:textId="77ACC49C" w:rsidR="00524642" w:rsidRDefault="00124633" w:rsidP="00524642">
      <w:pPr>
        <w:spacing w:line="480" w:lineRule="auto"/>
        <w:ind w:firstLine="720"/>
        <w:contextualSpacing/>
        <w:rPr>
          <w:rFonts w:ascii="Times New Roman" w:eastAsia="Times New Roman" w:hAnsi="Times New Roman" w:cs="Times New Roman"/>
        </w:rPr>
      </w:pPr>
      <w:ins w:id="1253" w:author="Benton, Deon" w:date="2025-07-11T17:02:00Z" w16du:dateUtc="2025-07-11T22:02:00Z">
        <w:r>
          <w:rPr>
            <w:rFonts w:ascii="Times New Roman" w:hAnsi="Times New Roman" w:cs="Times New Roman"/>
          </w:rPr>
          <w:t xml:space="preserve"> </w:t>
        </w:r>
      </w:ins>
      <w:ins w:id="1254" w:author="Benton, Deon" w:date="2025-07-11T17:01:00Z" w16du:dateUtc="2025-07-11T22:01:00Z">
        <w:r w:rsidR="002C3076">
          <w:rPr>
            <w:rFonts w:ascii="Times New Roman" w:hAnsi="Times New Roman" w:cs="Times New Roman"/>
          </w:rPr>
          <w:t>That said, it should be clear from Figure 2</w:t>
        </w:r>
      </w:ins>
      <w:ins w:id="1255" w:author="Benton, Deon" w:date="2025-07-11T17:10:00Z" w16du:dateUtc="2025-07-11T22:10:00Z">
        <w:r w:rsidR="00D95C3E">
          <w:rPr>
            <w:rFonts w:ascii="Times New Roman" w:hAnsi="Times New Roman" w:cs="Times New Roman"/>
          </w:rPr>
          <w:t xml:space="preserve"> above</w:t>
        </w:r>
      </w:ins>
      <w:ins w:id="1256" w:author="Benton, Deon" w:date="2025-07-11T17:01:00Z" w16du:dateUtc="2025-07-11T22:01:00Z">
        <w:r w:rsidR="002C3076">
          <w:rPr>
            <w:rFonts w:ascii="Times New Roman" w:hAnsi="Times New Roman" w:cs="Times New Roman"/>
          </w:rPr>
          <w:t xml:space="preserve"> that networks in</w:t>
        </w:r>
      </w:ins>
      <w:ins w:id="1257" w:author="Benton, Deon" w:date="2025-07-11T16:41:00Z" w16du:dateUtc="2025-07-11T21:41:00Z">
        <w:r w:rsidR="00605525">
          <w:rPr>
            <w:rFonts w:ascii="Times New Roman" w:hAnsi="Times New Roman" w:cs="Times New Roman"/>
          </w:rPr>
          <w:t xml:space="preserve"> the Experimental condition consistently “looked” longer at (i.e., produce greater error in response to) the Inefficient test event</w:t>
        </w:r>
      </w:ins>
      <w:ins w:id="1258" w:author="Benton, Deon" w:date="2025-07-11T17:11:00Z" w16du:dateUtc="2025-07-11T22:11:00Z">
        <w:r w:rsidR="0071635A">
          <w:rPr>
            <w:rFonts w:ascii="Times New Roman" w:hAnsi="Times New Roman" w:cs="Times New Roman"/>
          </w:rPr>
          <w:t xml:space="preserve"> (</w:t>
        </w:r>
        <w:r w:rsidR="0071635A">
          <w:rPr>
            <w:rFonts w:ascii="Times New Roman" w:hAnsi="Times New Roman" w:cs="Times New Roman"/>
            <w:i/>
            <w:iCs/>
          </w:rPr>
          <w:t>M</w:t>
        </w:r>
        <w:r w:rsidR="0071635A">
          <w:rPr>
            <w:rFonts w:ascii="Times New Roman" w:hAnsi="Times New Roman" w:cs="Times New Roman"/>
          </w:rPr>
          <w:t xml:space="preserve"> = 192.44</w:t>
        </w:r>
      </w:ins>
      <w:ins w:id="1259" w:author="Benton, Deon" w:date="2025-07-11T17:12:00Z" w16du:dateUtc="2025-07-11T22:12:00Z">
        <w:r w:rsidR="0071635A">
          <w:rPr>
            <w:rFonts w:ascii="Times New Roman" w:hAnsi="Times New Roman" w:cs="Times New Roman"/>
          </w:rPr>
          <w:t>)</w:t>
        </w:r>
      </w:ins>
      <w:ins w:id="1260" w:author="Benton, Deon" w:date="2025-07-11T16:41:00Z" w16du:dateUtc="2025-07-11T21:41:00Z">
        <w:r w:rsidR="00605525">
          <w:rPr>
            <w:rFonts w:ascii="Times New Roman" w:hAnsi="Times New Roman" w:cs="Times New Roman"/>
          </w:rPr>
          <w:t xml:space="preserve"> than the Efficient test event</w:t>
        </w:r>
      </w:ins>
      <w:ins w:id="1261" w:author="Benton, Deon" w:date="2025-07-11T17:12:00Z" w16du:dateUtc="2025-07-11T22:12:00Z">
        <w:r w:rsidR="0071635A">
          <w:rPr>
            <w:rFonts w:ascii="Times New Roman" w:hAnsi="Times New Roman" w:cs="Times New Roman"/>
          </w:rPr>
          <w:t xml:space="preserve"> (</w:t>
        </w:r>
        <w:r w:rsidR="0071635A">
          <w:rPr>
            <w:rFonts w:ascii="Times New Roman" w:hAnsi="Times New Roman" w:cs="Times New Roman"/>
            <w:i/>
            <w:iCs/>
          </w:rPr>
          <w:t>M</w:t>
        </w:r>
        <w:r w:rsidR="0071635A">
          <w:rPr>
            <w:rFonts w:ascii="Times New Roman" w:hAnsi="Times New Roman" w:cs="Times New Roman"/>
          </w:rPr>
          <w:t xml:space="preserve"> = 108.09)</w:t>
        </w:r>
      </w:ins>
      <w:ins w:id="1262" w:author="Benton, Deon" w:date="2025-07-11T16:41:00Z" w16du:dateUtc="2025-07-11T21:41:00Z">
        <w:r w:rsidR="00605525">
          <w:rPr>
            <w:rFonts w:ascii="Times New Roman" w:hAnsi="Times New Roman" w:cs="Times New Roman"/>
          </w:rPr>
          <w:t>.</w:t>
        </w:r>
      </w:ins>
      <w:ins w:id="1263" w:author="Benton, Deon" w:date="2025-07-11T17:16:00Z" w16du:dateUtc="2025-07-11T22:16:00Z">
        <w:r w:rsidR="0016781E">
          <w:rPr>
            <w:rFonts w:ascii="Times New Roman" w:hAnsi="Times New Roman" w:cs="Times New Roman"/>
          </w:rPr>
          <w:t xml:space="preserve"> A different pattern emerged </w:t>
        </w:r>
        <w:r w:rsidR="000C66BC">
          <w:rPr>
            <w:rFonts w:ascii="Times New Roman" w:hAnsi="Times New Roman" w:cs="Times New Roman"/>
          </w:rPr>
          <w:t>for networks assigned to the Control condition. Two observations are worth noting in particular. First,</w:t>
        </w:r>
      </w:ins>
      <w:ins w:id="1264" w:author="Benton, Deon" w:date="2025-07-11T16:48:00Z" w16du:dateUtc="2025-07-11T21:48:00Z">
        <w:r w:rsidR="00651513">
          <w:rPr>
            <w:rFonts w:ascii="Times New Roman" w:hAnsi="Times New Roman" w:cs="Times New Roman"/>
          </w:rPr>
          <w:t xml:space="preserve"> </w:t>
        </w:r>
      </w:ins>
      <w:ins w:id="1265" w:author="Benton, Deon" w:date="2025-07-11T17:14:00Z" w16du:dateUtc="2025-07-11T22:14:00Z">
        <w:r w:rsidR="0016781E">
          <w:rPr>
            <w:rFonts w:ascii="Times New Roman" w:hAnsi="Times New Roman" w:cs="Times New Roman"/>
          </w:rPr>
          <w:t xml:space="preserve">the pattern of looking across the different training epochs and test events </w:t>
        </w:r>
      </w:ins>
      <w:ins w:id="1266" w:author="Benton, Deon" w:date="2025-07-11T17:15:00Z" w16du:dateUtc="2025-07-11T22:15:00Z">
        <w:del w:id="1267" w:author="detbenton1991@gmail.com" w:date="2025-07-12T11:32:00Z" w16du:dateUtc="2025-07-12T16:32:00Z">
          <w:r w:rsidR="0016781E" w:rsidDel="007847D6">
            <w:rPr>
              <w:rFonts w:ascii="Times New Roman" w:hAnsi="Times New Roman" w:cs="Times New Roman"/>
            </w:rPr>
            <w:delText xml:space="preserve">not only </w:delText>
          </w:r>
        </w:del>
        <w:r w:rsidR="0016781E">
          <w:rPr>
            <w:rFonts w:ascii="Times New Roman" w:hAnsi="Times New Roman" w:cs="Times New Roman"/>
          </w:rPr>
          <w:t>was inconsistent</w:t>
        </w:r>
      </w:ins>
      <w:ins w:id="1268" w:author="Benton, Deon" w:date="2025-07-11T17:16:00Z" w16du:dateUtc="2025-07-11T22:16:00Z">
        <w:r w:rsidR="000C66BC">
          <w:rPr>
            <w:rFonts w:ascii="Times New Roman" w:hAnsi="Times New Roman" w:cs="Times New Roman"/>
          </w:rPr>
          <w:t xml:space="preserve">; that is, </w:t>
        </w:r>
      </w:ins>
      <w:ins w:id="1269" w:author="Benton, Deon" w:date="2025-07-11T17:14:00Z" w16du:dateUtc="2025-07-11T22:14:00Z">
        <w:r w:rsidR="0016781E">
          <w:rPr>
            <w:rFonts w:ascii="Times New Roman" w:hAnsi="Times New Roman" w:cs="Times New Roman"/>
          </w:rPr>
          <w:t>networks looked longer at the Efficient test event than at the Inefficient test event</w:t>
        </w:r>
      </w:ins>
      <w:ins w:id="1270" w:author="Benton, Deon" w:date="2025-07-11T17:17:00Z" w16du:dateUtc="2025-07-11T22:17:00Z">
        <w:r w:rsidR="000C66BC">
          <w:rPr>
            <w:rFonts w:ascii="Times New Roman" w:hAnsi="Times New Roman" w:cs="Times New Roman"/>
          </w:rPr>
          <w:t xml:space="preserve"> for some training epochs and looked longer at the Inefficient test event than at the Efficient test event for others. Second, networks looked</w:t>
        </w:r>
      </w:ins>
      <w:ins w:id="1271" w:author="Benton, Deon" w:date="2025-07-11T16:49:00Z" w16du:dateUtc="2025-07-11T21:49:00Z">
        <w:r w:rsidR="00651513">
          <w:rPr>
            <w:rFonts w:ascii="Times New Roman" w:hAnsi="Times New Roman" w:cs="Times New Roman"/>
          </w:rPr>
          <w:t xml:space="preserve"> about equally</w:t>
        </w:r>
        <w:r w:rsidR="00AA112F">
          <w:rPr>
            <w:rFonts w:ascii="Times New Roman" w:hAnsi="Times New Roman" w:cs="Times New Roman"/>
          </w:rPr>
          <w:t xml:space="preserve"> at the two test events </w:t>
        </w:r>
      </w:ins>
      <w:ins w:id="1272" w:author="detbenton1991@gmail.com" w:date="2025-07-12T09:27:00Z" w16du:dateUtc="2025-07-12T14:27:00Z">
        <w:r w:rsidR="00034A30">
          <w:rPr>
            <w:rFonts w:ascii="Times New Roman" w:hAnsi="Times New Roman" w:cs="Times New Roman"/>
          </w:rPr>
          <w:t xml:space="preserve">across the training epochs </w:t>
        </w:r>
      </w:ins>
      <w:ins w:id="1273" w:author="Benton, Deon" w:date="2025-07-11T16:49:00Z" w16du:dateUtc="2025-07-11T21:49:00Z">
        <w:r w:rsidR="00AA112F">
          <w:rPr>
            <w:rFonts w:ascii="Times New Roman" w:hAnsi="Times New Roman" w:cs="Times New Roman"/>
          </w:rPr>
          <w:t>(</w:t>
        </w:r>
        <w:r w:rsidR="00AA112F">
          <w:rPr>
            <w:rFonts w:ascii="Times New Roman" w:hAnsi="Times New Roman" w:cs="Times New Roman"/>
            <w:i/>
            <w:iCs/>
          </w:rPr>
          <w:t>M</w:t>
        </w:r>
      </w:ins>
      <w:ins w:id="1274" w:author="Benton, Deon" w:date="2025-07-11T16:50:00Z" w16du:dateUtc="2025-07-11T21:50:00Z">
        <w:r w:rsidR="00AA112F">
          <w:rPr>
            <w:rFonts w:ascii="Times New Roman" w:hAnsi="Times New Roman" w:cs="Times New Roman"/>
            <w:i/>
            <w:iCs/>
            <w:vertAlign w:val="subscript"/>
          </w:rPr>
          <w:t>Effficient</w:t>
        </w:r>
        <w:r w:rsidR="00AA112F">
          <w:rPr>
            <w:rFonts w:ascii="Times New Roman" w:hAnsi="Times New Roman" w:cs="Times New Roman"/>
            <w:i/>
            <w:iCs/>
          </w:rPr>
          <w:t xml:space="preserve"> </w:t>
        </w:r>
        <w:r w:rsidR="00AA112F">
          <w:rPr>
            <w:rFonts w:ascii="Times New Roman" w:hAnsi="Times New Roman" w:cs="Times New Roman"/>
          </w:rPr>
          <w:t xml:space="preserve">= </w:t>
        </w:r>
      </w:ins>
      <w:ins w:id="1275" w:author="Benton, Deon" w:date="2025-07-11T17:12:00Z" w16du:dateUtc="2025-07-11T22:12:00Z">
        <w:r w:rsidR="00034AA1">
          <w:rPr>
            <w:rFonts w:ascii="Times New Roman" w:hAnsi="Times New Roman" w:cs="Times New Roman"/>
          </w:rPr>
          <w:t>175</w:t>
        </w:r>
      </w:ins>
      <w:ins w:id="1276" w:author="Benton, Deon" w:date="2025-07-11T16:50:00Z" w16du:dateUtc="2025-07-11T21:50:00Z">
        <w:r w:rsidR="00AA112F">
          <w:rPr>
            <w:rFonts w:ascii="Times New Roman" w:hAnsi="Times New Roman" w:cs="Times New Roman"/>
          </w:rPr>
          <w:t xml:space="preserve">; </w:t>
        </w:r>
        <w:r w:rsidR="00AA112F">
          <w:rPr>
            <w:rFonts w:ascii="Times New Roman" w:hAnsi="Times New Roman" w:cs="Times New Roman"/>
            <w:i/>
            <w:iCs/>
          </w:rPr>
          <w:t>M</w:t>
        </w:r>
        <w:r w:rsidR="00AA112F">
          <w:rPr>
            <w:rFonts w:ascii="Times New Roman" w:hAnsi="Times New Roman" w:cs="Times New Roman"/>
            <w:i/>
            <w:iCs/>
            <w:vertAlign w:val="subscript"/>
          </w:rPr>
          <w:t xml:space="preserve">Effficient </w:t>
        </w:r>
        <w:r w:rsidR="00AA112F" w:rsidRPr="00AA112F">
          <w:rPr>
            <w:rFonts w:ascii="Times New Roman" w:hAnsi="Times New Roman" w:cs="Times New Roman"/>
          </w:rPr>
          <w:t>=</w:t>
        </w:r>
        <w:r w:rsidR="00AA112F">
          <w:rPr>
            <w:rFonts w:ascii="Times New Roman" w:hAnsi="Times New Roman" w:cs="Times New Roman"/>
          </w:rPr>
          <w:t xml:space="preserve"> </w:t>
        </w:r>
      </w:ins>
      <w:ins w:id="1277" w:author="Benton, Deon" w:date="2025-07-11T17:12:00Z" w16du:dateUtc="2025-07-11T22:12:00Z">
        <w:r w:rsidR="00034AA1">
          <w:rPr>
            <w:rFonts w:ascii="Times New Roman" w:hAnsi="Times New Roman" w:cs="Times New Roman"/>
          </w:rPr>
          <w:t>170</w:t>
        </w:r>
      </w:ins>
      <w:ins w:id="1278" w:author="Benton, Deon" w:date="2025-07-11T16:50:00Z" w16du:dateUtc="2025-07-11T21:50:00Z">
        <w:r w:rsidR="00AA112F">
          <w:rPr>
            <w:rFonts w:ascii="Times New Roman" w:hAnsi="Times New Roman" w:cs="Times New Roman"/>
          </w:rPr>
          <w:t>)</w:t>
        </w:r>
      </w:ins>
      <w:ins w:id="1279" w:author="Benton, Deon" w:date="2025-07-11T16:51:00Z" w16du:dateUtc="2025-07-11T21:51:00Z">
        <w:r w:rsidR="00F2233A">
          <w:rPr>
            <w:rFonts w:ascii="Times New Roman" w:hAnsi="Times New Roman" w:cs="Times New Roman"/>
          </w:rPr>
          <w:t xml:space="preserve">. </w:t>
        </w:r>
      </w:ins>
    </w:p>
    <w:p w14:paraId="015526C2" w14:textId="77777777"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eastAsia="Times New Roman" w:hAnsi="Times New Roman" w:cs="Times New Roman"/>
        </w:rPr>
        <w:t xml:space="preserve"> </w:t>
      </w: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2B969C8A" w:rsidR="00524642"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ins w:id="1280" w:author="detbenton1991@gmail.com" w:date="2025-07-12T09:37:00Z" w16du:dateUtc="2025-07-12T14:37:00Z">
        <w:r w:rsidR="00B3622E">
          <w:rPr>
            <w:rFonts w:ascii="Times New Roman" w:eastAsia="Times New Roman" w:hAnsi="Times New Roman" w:cs="Times New Roman"/>
          </w:rPr>
          <w:t>Previous research showed that infants look longer when agents pursue goals inefficiently than when they pursue goals efficiently</w:t>
        </w:r>
      </w:ins>
      <w:ins w:id="1281" w:author="detbenton1991@gmail.com" w:date="2025-07-12T09:43:00Z" w16du:dateUtc="2025-07-12T14:43:00Z">
        <w:r w:rsidR="00B3622E">
          <w:rPr>
            <w:rFonts w:ascii="Times New Roman" w:eastAsia="Times New Roman" w:hAnsi="Times New Roman" w:cs="Times New Roman"/>
          </w:rPr>
          <w:t xml:space="preserve"> but only </w:t>
        </w:r>
      </w:ins>
      <w:ins w:id="1282" w:author="detbenton1991@gmail.com" w:date="2025-07-12T09:42:00Z" w16du:dateUtc="2025-07-12T14:42:00Z">
        <w:r w:rsidR="00B3622E">
          <w:rPr>
            <w:rFonts w:ascii="Times New Roman" w:eastAsia="Times New Roman" w:hAnsi="Times New Roman" w:cs="Times New Roman"/>
          </w:rPr>
          <w:t xml:space="preserve">if an agent’s </w:t>
        </w:r>
      </w:ins>
      <w:ins w:id="1283" w:author="detbenton1991@gmail.com" w:date="2025-07-12T09:43:00Z" w16du:dateUtc="2025-07-12T14:43:00Z">
        <w:r w:rsidR="00B3622E">
          <w:rPr>
            <w:rFonts w:ascii="Times New Roman" w:eastAsia="Times New Roman" w:hAnsi="Times New Roman" w:cs="Times New Roman"/>
          </w:rPr>
          <w:t xml:space="preserve">earlier actions were justified given </w:t>
        </w:r>
      </w:ins>
      <w:ins w:id="1284" w:author="detbenton1991@gmail.com" w:date="2025-07-12T09:45:00Z" w16du:dateUtc="2025-07-12T14:45:00Z">
        <w:r w:rsidR="00B3622E">
          <w:rPr>
            <w:rFonts w:ascii="Times New Roman" w:eastAsia="Times New Roman" w:hAnsi="Times New Roman" w:cs="Times New Roman"/>
          </w:rPr>
          <w:t>external</w:t>
        </w:r>
      </w:ins>
      <w:ins w:id="1285" w:author="detbenton1991@gmail.com" w:date="2025-07-12T09:43:00Z" w16du:dateUtc="2025-07-12T14:43:00Z">
        <w:r w:rsidR="00B3622E">
          <w:rPr>
            <w:rFonts w:ascii="Times New Roman" w:eastAsia="Times New Roman" w:hAnsi="Times New Roman" w:cs="Times New Roman"/>
          </w:rPr>
          <w:t xml:space="preserve"> constraints.</w:t>
        </w:r>
      </w:ins>
      <w:ins w:id="1286" w:author="detbenton1991@gmail.com" w:date="2025-07-12T09:45:00Z" w16du:dateUtc="2025-07-12T14:45:00Z">
        <w:r w:rsidR="00B3622E">
          <w:rPr>
            <w:rFonts w:ascii="Times New Roman" w:eastAsia="Times New Roman" w:hAnsi="Times New Roman" w:cs="Times New Roman"/>
          </w:rPr>
          <w:t xml:space="preserve"> This finding and others have been interpreted to mean that infants’ action understanding is underpinned by </w:t>
        </w:r>
      </w:ins>
      <w:ins w:id="1287" w:author="detbenton1991@gmail.com" w:date="2025-07-12T10:09:00Z" w16du:dateUtc="2025-07-12T15:09:00Z">
        <w:r w:rsidR="003904CB">
          <w:rPr>
            <w:rFonts w:ascii="Times New Roman" w:eastAsia="Times New Roman" w:hAnsi="Times New Roman" w:cs="Times New Roman"/>
          </w:rPr>
          <w:t>domain-specific mechanisms and principles</w:t>
        </w:r>
      </w:ins>
      <w:ins w:id="1288" w:author="detbenton1991@gmail.com" w:date="2025-07-12T09:45:00Z" w16du:dateUtc="2025-07-12T14:45:00Z">
        <w:r w:rsidR="00B3622E">
          <w:rPr>
            <w:rFonts w:ascii="Times New Roman" w:eastAsia="Times New Roman" w:hAnsi="Times New Roman" w:cs="Times New Roman"/>
          </w:rPr>
          <w:t xml:space="preserve"> and </w:t>
        </w:r>
      </w:ins>
      <w:ins w:id="1289" w:author="detbenton1991@gmail.com" w:date="2025-07-12T09:46:00Z" w16du:dateUtc="2025-07-12T14:46:00Z">
        <w:r w:rsidR="00B3622E">
          <w:rPr>
            <w:rFonts w:ascii="Times New Roman" w:eastAsia="Times New Roman" w:hAnsi="Times New Roman" w:cs="Times New Roman"/>
          </w:rPr>
          <w:t>conceptually rich knowledge.</w:t>
        </w:r>
      </w:ins>
      <w:ins w:id="1290" w:author="detbenton1991@gmail.com" w:date="2025-07-12T09:37:00Z" w16du:dateUtc="2025-07-12T14:37:00Z">
        <w:r w:rsidR="00B3622E">
          <w:rPr>
            <w:rFonts w:ascii="Times New Roman" w:eastAsia="Times New Roman" w:hAnsi="Times New Roman" w:cs="Times New Roman"/>
          </w:rPr>
          <w:t xml:space="preserve"> </w:t>
        </w:r>
      </w:ins>
      <w:ins w:id="1291" w:author="detbenton1991@gmail.com" w:date="2025-07-12T09:32:00Z" w16du:dateUtc="2025-07-12T14:32:00Z">
        <w:r w:rsidR="00EE5EBC">
          <w:rPr>
            <w:rFonts w:ascii="Times New Roman" w:eastAsia="Times New Roman" w:hAnsi="Times New Roman" w:cs="Times New Roman"/>
          </w:rPr>
          <w:t xml:space="preserve">The </w:t>
        </w:r>
      </w:ins>
      <w:ins w:id="1292" w:author="detbenton1991@gmail.com" w:date="2025-07-12T09:44:00Z" w16du:dateUtc="2025-07-12T14:44:00Z">
        <w:r w:rsidR="00B3622E">
          <w:rPr>
            <w:rFonts w:ascii="Times New Roman" w:eastAsia="Times New Roman" w:hAnsi="Times New Roman" w:cs="Times New Roman"/>
          </w:rPr>
          <w:t xml:space="preserve">simulation tested whether </w:t>
        </w:r>
      </w:ins>
      <w:ins w:id="1293" w:author="detbenton1991@gmail.com" w:date="2025-07-12T09:46:00Z" w16du:dateUtc="2025-07-12T14:46:00Z">
        <w:r w:rsidR="00B3622E">
          <w:rPr>
            <w:rFonts w:ascii="Times New Roman" w:eastAsia="Times New Roman" w:hAnsi="Times New Roman" w:cs="Times New Roman"/>
          </w:rPr>
          <w:t xml:space="preserve">this conclusion was warranted. In particular, it </w:t>
        </w:r>
        <w:r w:rsidR="00B3622E">
          <w:rPr>
            <w:rFonts w:ascii="Times New Roman" w:eastAsia="Times New Roman" w:hAnsi="Times New Roman" w:cs="Times New Roman"/>
          </w:rPr>
          <w:lastRenderedPageBreak/>
          <w:t xml:space="preserve">tested whether </w:t>
        </w:r>
      </w:ins>
      <w:ins w:id="1294" w:author="detbenton1991@gmail.com" w:date="2025-07-12T14:50:00Z" w16du:dateUtc="2025-07-12T19:50:00Z">
        <w:r w:rsidR="002B13EE">
          <w:rPr>
            <w:rFonts w:ascii="Times New Roman" w:eastAsia="Times New Roman" w:hAnsi="Times New Roman" w:cs="Times New Roman"/>
          </w:rPr>
          <w:t>a system that sees an equal amount of straight and curved motion during a pretraining or “real world” phase and that l</w:t>
        </w:r>
      </w:ins>
      <w:ins w:id="1295" w:author="detbenton1991@gmail.com" w:date="2025-07-12T14:51:00Z" w16du:dateUtc="2025-07-12T19:51:00Z">
        <w:r w:rsidR="002B13EE">
          <w:rPr>
            <w:rFonts w:ascii="Times New Roman" w:eastAsia="Times New Roman" w:hAnsi="Times New Roman" w:cs="Times New Roman"/>
          </w:rPr>
          <w:t>earned to more strongly associated curved motion with a barrier when the motion occurred over the barrier than when it occurred beside it could</w:t>
        </w:r>
      </w:ins>
      <w:del w:id="1296" w:author="detbenton1991@gmail.com" w:date="2025-07-12T14:51:00Z" w16du:dateUtc="2025-07-12T19:51:00Z">
        <w:r w:rsidR="00294E89" w:rsidDel="002B13EE">
          <w:rPr>
            <w:rFonts w:ascii="Times New Roman" w:eastAsia="Times New Roman" w:hAnsi="Times New Roman" w:cs="Times New Roman"/>
          </w:rPr>
          <w:delText xml:space="preserve"> between and</w:delText>
        </w:r>
      </w:del>
      <w:ins w:id="1297" w:author="detbenton1991@gmail.com" w:date="2025-07-12T09:49:00Z" w16du:dateUtc="2025-07-12T14:49:00Z">
        <w:r w:rsidR="00DC2394">
          <w:rPr>
            <w:rFonts w:ascii="Times New Roman" w:eastAsia="Times New Roman" w:hAnsi="Times New Roman" w:cs="Times New Roman"/>
          </w:rPr>
          <w:t xml:space="preserve"> account for this finding. </w:t>
        </w:r>
      </w:ins>
      <w:ins w:id="1298" w:author="detbenton1991@gmail.com" w:date="2025-07-12T09:47:00Z" w16du:dateUtc="2025-07-12T14:47:00Z">
        <w:r w:rsidR="00B3622E">
          <w:rPr>
            <w:rFonts w:ascii="Times New Roman" w:eastAsia="Times New Roman" w:hAnsi="Times New Roman" w:cs="Times New Roman"/>
          </w:rPr>
          <w:t>The results of this simulation</w:t>
        </w:r>
      </w:ins>
      <w:ins w:id="1299" w:author="detbenton1991@gmail.com" w:date="2025-07-12T10:01:00Z" w16du:dateUtc="2025-07-12T15:01:00Z">
        <w:r w:rsidR="003904CB">
          <w:rPr>
            <w:rFonts w:ascii="Times New Roman" w:eastAsia="Times New Roman" w:hAnsi="Times New Roman" w:cs="Times New Roman"/>
          </w:rPr>
          <w:t xml:space="preserve"> provided a positive answer to this question:</w:t>
        </w:r>
      </w:ins>
      <w:ins w:id="1300" w:author="detbenton1991@gmail.com" w:date="2025-07-12T09:47:00Z" w16du:dateUtc="2025-07-12T14:47:00Z">
        <w:r w:rsidR="00B3622E">
          <w:rPr>
            <w:rFonts w:ascii="Times New Roman" w:eastAsia="Times New Roman" w:hAnsi="Times New Roman" w:cs="Times New Roman"/>
          </w:rPr>
          <w:t xml:space="preserve"> </w:t>
        </w:r>
      </w:ins>
      <w:ins w:id="1301" w:author="detbenton1991@gmail.com" w:date="2025-07-12T10:01:00Z" w16du:dateUtc="2025-07-12T15:01:00Z">
        <w:r w:rsidR="003904CB">
          <w:rPr>
            <w:rFonts w:ascii="Times New Roman" w:eastAsia="Times New Roman" w:hAnsi="Times New Roman" w:cs="Times New Roman"/>
          </w:rPr>
          <w:t>Networks</w:t>
        </w:r>
      </w:ins>
      <w:ins w:id="1302" w:author="detbenton1991@gmail.com" w:date="2025-07-12T10:27:00Z" w16du:dateUtc="2025-07-12T15:27:00Z">
        <w:r w:rsidR="0063362D">
          <w:rPr>
            <w:rFonts w:ascii="Times New Roman" w:eastAsia="Times New Roman" w:hAnsi="Times New Roman" w:cs="Times New Roman"/>
          </w:rPr>
          <w:t>,</w:t>
        </w:r>
      </w:ins>
      <w:ins w:id="1303" w:author="detbenton1991@gmail.com" w:date="2025-07-12T10:01:00Z" w16du:dateUtc="2025-07-12T15:01:00Z">
        <w:r w:rsidR="003904CB">
          <w:rPr>
            <w:rFonts w:ascii="Times New Roman" w:eastAsia="Times New Roman" w:hAnsi="Times New Roman" w:cs="Times New Roman"/>
          </w:rPr>
          <w:t xml:space="preserve"> </w:t>
        </w:r>
      </w:ins>
      <w:r>
        <w:rPr>
          <w:rFonts w:ascii="Times New Roman" w:eastAsia="Times New Roman" w:hAnsi="Times New Roman" w:cs="Times New Roman"/>
        </w:rPr>
        <w:t>like infants, only looked longer at</w:t>
      </w:r>
      <w:ins w:id="1304" w:author="detbenton1991@gmail.com" w:date="2025-07-04T12:40:00Z" w16du:dateUtc="2025-07-04T17:40:00Z">
        <w:r w:rsidR="00A649C6">
          <w:rPr>
            <w:rFonts w:ascii="Times New Roman" w:eastAsia="Times New Roman" w:hAnsi="Times New Roman" w:cs="Times New Roman"/>
          </w:rPr>
          <w:t xml:space="preserve"> (i.e., produced greater error to)</w:t>
        </w:r>
      </w:ins>
      <w:r>
        <w:rPr>
          <w:rFonts w:ascii="Times New Roman" w:eastAsia="Times New Roman" w:hAnsi="Times New Roman" w:cs="Times New Roman"/>
        </w:rPr>
        <w:t xml:space="preserve"> the Inefficient test event than at the Efficient test event if the barrier was beneath rather than beside the curved motion during habituation.</w:t>
      </w:r>
      <w:ins w:id="1305" w:author="detbenton1991@gmail.com" w:date="2025-07-12T09:32:00Z" w16du:dateUtc="2025-07-12T14:32:00Z">
        <w:r w:rsidR="00EE5EBC">
          <w:rPr>
            <w:rFonts w:ascii="Times New Roman" w:eastAsia="Times New Roman" w:hAnsi="Times New Roman" w:cs="Times New Roman"/>
          </w:rPr>
          <w:t xml:space="preserve"> </w:t>
        </w:r>
      </w:ins>
      <w:r>
        <w:rPr>
          <w:rFonts w:ascii="Times New Roman" w:eastAsia="Times New Roman" w:hAnsi="Times New Roman" w:cs="Times New Roman"/>
        </w:rPr>
        <w:t xml:space="preserve"> This result supports the contention that associative learning </w:t>
      </w:r>
      <w:ins w:id="1306" w:author="detbenton1991@gmail.com" w:date="2025-07-04T12:43:00Z" w16du:dateUtc="2025-07-04T17:43:00Z">
        <w:r w:rsidR="003A3BF0">
          <w:rPr>
            <w:rFonts w:ascii="Times New Roman" w:eastAsia="Times New Roman" w:hAnsi="Times New Roman" w:cs="Times New Roman"/>
          </w:rPr>
          <w:t xml:space="preserve">may be </w:t>
        </w:r>
      </w:ins>
      <w:r>
        <w:rPr>
          <w:rFonts w:ascii="Times New Roman" w:eastAsia="Times New Roman" w:hAnsi="Times New Roman" w:cs="Times New Roman"/>
        </w:rPr>
        <w:t xml:space="preserve">sufficient to explain infants’ looking behaviors in some of the studies that employed the Gergely paradigm. However, this result alone </w:t>
      </w:r>
      <w:ins w:id="1307" w:author="detbenton1991@gmail.com" w:date="2025-07-12T10:41:00Z" w16du:dateUtc="2025-07-12T15:41:00Z">
        <w:r w:rsidR="00DF6D9E">
          <w:rPr>
            <w:rFonts w:ascii="Times New Roman" w:eastAsia="Times New Roman" w:hAnsi="Times New Roman" w:cs="Times New Roman"/>
          </w:rPr>
          <w:t>cannot</w:t>
        </w:r>
      </w:ins>
      <w:r>
        <w:rPr>
          <w:rFonts w:ascii="Times New Roman" w:eastAsia="Times New Roman" w:hAnsi="Times New Roman" w:cs="Times New Roman"/>
        </w:rPr>
        <w:t xml:space="preserve"> show the explanatory breadth of the current</w:t>
      </w:r>
      <w:ins w:id="1308" w:author="detbenton1991@gmail.com" w:date="2025-07-12T10:41:00Z" w16du:dateUtc="2025-07-12T15:41:00Z">
        <w:r w:rsidR="00DF6D9E">
          <w:rPr>
            <w:rFonts w:ascii="Times New Roman" w:eastAsia="Times New Roman" w:hAnsi="Times New Roman" w:cs="Times New Roman"/>
          </w:rPr>
          <w:t xml:space="preserve"> theoretical</w:t>
        </w:r>
      </w:ins>
      <w:r>
        <w:rPr>
          <w:rFonts w:ascii="Times New Roman" w:eastAsia="Times New Roman" w:hAnsi="Times New Roman" w:cs="Times New Roman"/>
        </w:rPr>
        <w:t xml:space="preserve"> account. Simulation 2 was the first step in this direction. This simulation tested whether the current results depended on the presence of animacy features.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7777777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09B1C71D" w14:textId="23A542C6" w:rsidR="00524642"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loosely based on that by Csibra et al. (1999) and tested how much of the network’s behavior in Simulation 1 depended on whether the object’s</w:t>
      </w:r>
      <w:ins w:id="1309" w:author="detbenton1991@gmail.com" w:date="2025-07-04T12:46:00Z" w16du:dateUtc="2025-07-04T17:46:00Z">
        <w:r w:rsidR="0057194A">
          <w:rPr>
            <w:rFonts w:ascii="Times New Roman" w:eastAsia="Times New Roman" w:hAnsi="Times New Roman" w:cs="Times New Roman"/>
          </w:rPr>
          <w:t xml:space="preserve"> involved in the habituation and test events</w:t>
        </w:r>
      </w:ins>
      <w:r>
        <w:rPr>
          <w:rFonts w:ascii="Times New Roman" w:eastAsia="Times New Roman" w:hAnsi="Times New Roman" w:cs="Times New Roman"/>
        </w:rPr>
        <w:t xml:space="preserve"> possessed animate features. This simulation was identical to Simulation 1 in all respects except for the fact that the objects did not possess animate features; that is, the Inanimate Feature unit was turned on in both Animate Feature groups. </w:t>
      </w:r>
      <w:r>
        <w:rPr>
          <w:rFonts w:ascii="Times New Roman" w:hAnsi="Times New Roman" w:cs="Times New Roman"/>
        </w:rPr>
        <w:t>Figure 3 depicts networks’ mean looking times to the Efficient and Inefficient test events for the Experimental and Control conditions</w:t>
      </w:r>
      <w:ins w:id="1310" w:author="detbenton1991@gmail.com" w:date="2025-07-12T10:50:00Z" w16du:dateUtc="2025-07-12T15:50:00Z">
        <w:r w:rsidR="00DF590B">
          <w:rPr>
            <w:rFonts w:ascii="Times New Roman" w:hAnsi="Times New Roman" w:cs="Times New Roman"/>
          </w:rPr>
          <w:t xml:space="preserve"> across the training epochs</w:t>
        </w:r>
      </w:ins>
      <w:r>
        <w:rPr>
          <w:rFonts w:ascii="Times New Roman" w:hAnsi="Times New Roman" w:cs="Times New Roman"/>
        </w:rPr>
        <w:t xml:space="preserve">. </w:t>
      </w:r>
      <w:ins w:id="1311" w:author="detbenton1991@gmail.com" w:date="2025-07-12T11:14:00Z" w16du:dateUtc="2025-07-12T16:14:00Z">
        <w:r w:rsidR="00294E89">
          <w:rPr>
            <w:rFonts w:ascii="Times New Roman" w:hAnsi="Times New Roman" w:cs="Times New Roman"/>
          </w:rPr>
          <w:t xml:space="preserve">As can be seen in Figure 3, </w:t>
        </w:r>
      </w:ins>
      <w:ins w:id="1312" w:author="detbenton1991@gmail.com" w:date="2025-07-12T11:19:00Z" w16du:dateUtc="2025-07-12T16:19:00Z">
        <w:r w:rsidR="001426AF">
          <w:rPr>
            <w:rFonts w:ascii="Times New Roman" w:hAnsi="Times New Roman" w:cs="Times New Roman"/>
          </w:rPr>
          <w:t xml:space="preserve">networks assigned to the Experimental condition looked longer at the Inefficient test event </w:t>
        </w:r>
      </w:ins>
      <w:ins w:id="1313" w:author="detbenton1991@gmail.com" w:date="2025-07-12T11:27:00Z" w16du:dateUtc="2025-07-12T16:27:00Z">
        <w:r w:rsidR="007847D6">
          <w:rPr>
            <w:rFonts w:ascii="Times New Roman" w:hAnsi="Times New Roman" w:cs="Times New Roman"/>
          </w:rPr>
          <w:t>(</w:t>
        </w:r>
        <w:r w:rsidR="007847D6">
          <w:rPr>
            <w:rFonts w:ascii="Times New Roman" w:hAnsi="Times New Roman" w:cs="Times New Roman"/>
            <w:i/>
            <w:iCs/>
          </w:rPr>
          <w:t>M</w:t>
        </w:r>
        <w:r w:rsidR="007847D6">
          <w:rPr>
            <w:rFonts w:ascii="Times New Roman" w:hAnsi="Times New Roman" w:cs="Times New Roman"/>
          </w:rPr>
          <w:t xml:space="preserve"> = 189.22) </w:t>
        </w:r>
      </w:ins>
      <w:ins w:id="1314" w:author="detbenton1991@gmail.com" w:date="2025-07-12T11:19:00Z" w16du:dateUtc="2025-07-12T16:19:00Z">
        <w:r w:rsidR="001426AF">
          <w:rPr>
            <w:rFonts w:ascii="Times New Roman" w:hAnsi="Times New Roman" w:cs="Times New Roman"/>
          </w:rPr>
          <w:t>than at the Efficient test event</w:t>
        </w:r>
      </w:ins>
      <w:ins w:id="1315" w:author="detbenton1991@gmail.com" w:date="2025-07-12T11:27:00Z" w16du:dateUtc="2025-07-12T16:27:00Z">
        <w:r w:rsidR="007847D6">
          <w:rPr>
            <w:rFonts w:ascii="Times New Roman" w:hAnsi="Times New Roman" w:cs="Times New Roman"/>
          </w:rPr>
          <w:t xml:space="preserve"> (</w:t>
        </w:r>
        <w:r w:rsidR="007847D6">
          <w:rPr>
            <w:rFonts w:ascii="Times New Roman" w:hAnsi="Times New Roman" w:cs="Times New Roman"/>
            <w:i/>
            <w:iCs/>
          </w:rPr>
          <w:t>M</w:t>
        </w:r>
        <w:r w:rsidR="007847D6">
          <w:rPr>
            <w:rFonts w:ascii="Times New Roman" w:hAnsi="Times New Roman" w:cs="Times New Roman"/>
          </w:rPr>
          <w:t xml:space="preserve"> = 105.31)</w:t>
        </w:r>
      </w:ins>
      <w:ins w:id="1316" w:author="detbenton1991@gmail.com" w:date="2025-07-12T11:19:00Z" w16du:dateUtc="2025-07-12T16:19:00Z">
        <w:r w:rsidR="001426AF">
          <w:rPr>
            <w:rFonts w:ascii="Times New Roman" w:hAnsi="Times New Roman" w:cs="Times New Roman"/>
          </w:rPr>
          <w:t>.</w:t>
        </w:r>
      </w:ins>
      <w:ins w:id="1317" w:author="detbenton1991@gmail.com" w:date="2025-07-12T11:21:00Z" w16du:dateUtc="2025-07-12T16:21:00Z">
        <w:r w:rsidR="001426AF">
          <w:rPr>
            <w:rFonts w:ascii="Times New Roman" w:hAnsi="Times New Roman" w:cs="Times New Roman"/>
          </w:rPr>
          <w:t xml:space="preserve"> This was true across all training epochs.</w:t>
        </w:r>
      </w:ins>
      <w:ins w:id="1318" w:author="detbenton1991@gmail.com" w:date="2025-07-12T11:19:00Z" w16du:dateUtc="2025-07-12T16:19:00Z">
        <w:r w:rsidR="001426AF">
          <w:rPr>
            <w:rFonts w:ascii="Times New Roman" w:hAnsi="Times New Roman" w:cs="Times New Roman"/>
          </w:rPr>
          <w:t xml:space="preserve"> </w:t>
        </w:r>
      </w:ins>
      <w:ins w:id="1319" w:author="detbenton1991@gmail.com" w:date="2025-07-12T11:33:00Z" w16du:dateUtc="2025-07-12T16:33:00Z">
        <w:r w:rsidR="007847D6">
          <w:rPr>
            <w:rFonts w:ascii="Times New Roman" w:hAnsi="Times New Roman" w:cs="Times New Roman"/>
          </w:rPr>
          <w:t xml:space="preserve"> In contrast, and as was true for Simulation 1, networks in Control condition</w:t>
        </w:r>
      </w:ins>
      <w:ins w:id="1320" w:author="detbenton1991@gmail.com" w:date="2025-07-12T11:34:00Z" w16du:dateUtc="2025-07-12T16:34:00Z">
        <w:r w:rsidR="007847D6">
          <w:rPr>
            <w:rFonts w:ascii="Times New Roman" w:hAnsi="Times New Roman" w:cs="Times New Roman"/>
          </w:rPr>
          <w:t xml:space="preserve"> showed an inconsistent </w:t>
        </w:r>
        <w:r w:rsidR="007847D6">
          <w:rPr>
            <w:rFonts w:ascii="Times New Roman" w:hAnsi="Times New Roman" w:cs="Times New Roman"/>
          </w:rPr>
          <w:lastRenderedPageBreak/>
          <w:t>pattern of looking to the test events across the training epochs</w:t>
        </w:r>
      </w:ins>
      <w:ins w:id="1321" w:author="detbenton1991@gmail.com" w:date="2025-07-12T13:29:00Z" w16du:dateUtc="2025-07-12T18:29:00Z">
        <w:r w:rsidR="00281DD5">
          <w:rPr>
            <w:rFonts w:ascii="Times New Roman" w:hAnsi="Times New Roman" w:cs="Times New Roman"/>
          </w:rPr>
          <w:t>—for some of the</w:t>
        </w:r>
      </w:ins>
      <w:ins w:id="1322" w:author="detbenton1991@gmail.com" w:date="2025-07-12T13:30:00Z" w16du:dateUtc="2025-07-12T18:30:00Z">
        <w:r w:rsidR="00281DD5">
          <w:rPr>
            <w:rFonts w:ascii="Times New Roman" w:hAnsi="Times New Roman" w:cs="Times New Roman"/>
          </w:rPr>
          <w:t xml:space="preserv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test event than at the Efficient test event,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ins>
      <w:ins w:id="1323" w:author="detbenton1991@gmail.com" w:date="2025-07-12T11:35:00Z" w16du:dateUtc="2025-07-12T16:35:00Z">
        <w:r w:rsidR="007847D6">
          <w:rPr>
            <w:rFonts w:ascii="Times New Roman" w:hAnsi="Times New Roman" w:cs="Times New Roman"/>
          </w:rPr>
          <w:t xml:space="preserve">. </w:t>
        </w:r>
      </w:ins>
      <w:ins w:id="1324" w:author="detbenton1991@gmail.com" w:date="2025-07-12T13:32:00Z" w16du:dateUtc="2025-07-12T18:32:00Z">
        <w:r w:rsidR="00044152">
          <w:rPr>
            <w:rFonts w:ascii="Times New Roman" w:hAnsi="Times New Roman" w:cs="Times New Roman"/>
          </w:rPr>
          <w:t>A result of this varied pattern of looking across training epochs is that o</w:t>
        </w:r>
      </w:ins>
      <w:ins w:id="1325" w:author="detbenton1991@gmail.com" w:date="2025-07-12T11:33:00Z" w16du:dateUtc="2025-07-12T16:33:00Z">
        <w:r w:rsidR="007847D6">
          <w:rPr>
            <w:rFonts w:ascii="Times New Roman" w:hAnsi="Times New Roman" w:cs="Times New Roman"/>
          </w:rPr>
          <w:t>verall</w:t>
        </w:r>
      </w:ins>
      <w:ins w:id="1326" w:author="detbenton1991@gmail.com" w:date="2025-07-12T13:34:00Z" w16du:dateUtc="2025-07-12T18:34:00Z">
        <w:r w:rsidR="00044152">
          <w:rPr>
            <w:rFonts w:ascii="Times New Roman" w:hAnsi="Times New Roman" w:cs="Times New Roman"/>
          </w:rPr>
          <w:t xml:space="preserve"> </w:t>
        </w:r>
      </w:ins>
      <w:ins w:id="1327" w:author="detbenton1991@gmail.com" w:date="2025-07-12T11:35:00Z" w16du:dateUtc="2025-07-12T16:35:00Z">
        <w:r w:rsidR="007847D6">
          <w:rPr>
            <w:rFonts w:ascii="Times New Roman" w:hAnsi="Times New Roman" w:cs="Times New Roman"/>
          </w:rPr>
          <w:t>networks in the Control condition</w:t>
        </w:r>
      </w:ins>
      <w:ins w:id="1328" w:author="detbenton1991@gmail.com" w:date="2025-07-12T11:33:00Z" w16du:dateUtc="2025-07-12T16:33:00Z">
        <w:r w:rsidR="007847D6">
          <w:rPr>
            <w:rFonts w:ascii="Times New Roman" w:hAnsi="Times New Roman" w:cs="Times New Roman"/>
          </w:rPr>
          <w:t xml:space="preserve"> looked about equally at the Efficient</w:t>
        </w:r>
      </w:ins>
      <w:ins w:id="1329" w:author="detbenton1991@gmail.com" w:date="2025-07-12T11:38:00Z" w16du:dateUtc="2025-07-12T16:38:00Z">
        <w:r w:rsidR="008A3E9D">
          <w:rPr>
            <w:rFonts w:ascii="Times New Roman" w:hAnsi="Times New Roman" w:cs="Times New Roman"/>
          </w:rPr>
          <w:t xml:space="preserve"> (</w:t>
        </w:r>
        <w:r w:rsidR="008A3E9D">
          <w:rPr>
            <w:rFonts w:ascii="Times New Roman" w:hAnsi="Times New Roman" w:cs="Times New Roman"/>
            <w:i/>
            <w:iCs/>
          </w:rPr>
          <w:t>M</w:t>
        </w:r>
        <w:r w:rsidR="008A3E9D">
          <w:rPr>
            <w:rFonts w:ascii="Times New Roman" w:hAnsi="Times New Roman" w:cs="Times New Roman"/>
          </w:rPr>
          <w:t xml:space="preserve"> = 1</w:t>
        </w:r>
      </w:ins>
      <w:ins w:id="1330" w:author="detbenton1991@gmail.com" w:date="2025-07-12T11:39:00Z" w16du:dateUtc="2025-07-12T16:39:00Z">
        <w:r w:rsidR="008A3E9D">
          <w:rPr>
            <w:rFonts w:ascii="Times New Roman" w:hAnsi="Times New Roman" w:cs="Times New Roman"/>
          </w:rPr>
          <w:t>70.96</w:t>
        </w:r>
      </w:ins>
      <w:ins w:id="1331" w:author="detbenton1991@gmail.com" w:date="2025-07-12T11:38:00Z" w16du:dateUtc="2025-07-12T16:38:00Z">
        <w:r w:rsidR="008A3E9D">
          <w:rPr>
            <w:rFonts w:ascii="Times New Roman" w:hAnsi="Times New Roman" w:cs="Times New Roman"/>
          </w:rPr>
          <w:t>)</w:t>
        </w:r>
      </w:ins>
      <w:ins w:id="1332" w:author="detbenton1991@gmail.com" w:date="2025-07-12T11:33:00Z" w16du:dateUtc="2025-07-12T16:33:00Z">
        <w:r w:rsidR="007847D6">
          <w:rPr>
            <w:rFonts w:ascii="Times New Roman" w:hAnsi="Times New Roman" w:cs="Times New Roman"/>
          </w:rPr>
          <w:t xml:space="preserve"> and Inefficient test events</w:t>
        </w:r>
      </w:ins>
      <w:ins w:id="1333" w:author="detbenton1991@gmail.com" w:date="2025-07-12T11:38:00Z" w16du:dateUtc="2025-07-12T16:38:00Z">
        <w:r w:rsidR="008A3E9D">
          <w:rPr>
            <w:rFonts w:ascii="Times New Roman" w:hAnsi="Times New Roman" w:cs="Times New Roman"/>
          </w:rPr>
          <w:t xml:space="preserve"> (</w:t>
        </w:r>
        <w:r w:rsidR="008A3E9D">
          <w:rPr>
            <w:rFonts w:ascii="Times New Roman" w:hAnsi="Times New Roman" w:cs="Times New Roman"/>
            <w:i/>
            <w:iCs/>
          </w:rPr>
          <w:t>M</w:t>
        </w:r>
        <w:r w:rsidR="008A3E9D">
          <w:rPr>
            <w:rFonts w:ascii="Times New Roman" w:hAnsi="Times New Roman" w:cs="Times New Roman"/>
          </w:rPr>
          <w:t xml:space="preserve"> = 166.32)</w:t>
        </w:r>
      </w:ins>
      <w:ins w:id="1334" w:author="detbenton1991@gmail.com" w:date="2025-07-12T11:33:00Z" w16du:dateUtc="2025-07-12T16:33:00Z">
        <w:r w:rsidR="007847D6">
          <w:rPr>
            <w:rFonts w:ascii="Times New Roman" w:hAnsi="Times New Roman" w:cs="Times New Roman"/>
          </w:rPr>
          <w:t xml:space="preserve">. </w:t>
        </w:r>
      </w:ins>
      <w:ins w:id="1335" w:author="detbenton1991@gmail.com" w:date="2025-07-12T13:34:00Z" w16du:dateUtc="2025-07-12T18:34:00Z">
        <w:r w:rsidR="00044152">
          <w:rPr>
            <w:rFonts w:ascii="Times New Roman" w:eastAsia="Times New Roman" w:hAnsi="Times New Roman" w:cs="Times New Roman"/>
          </w:rPr>
          <w:t>These results reproduced those observed in Simulation 1.</w:t>
        </w:r>
      </w:ins>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5A549A9E" wp14:editId="4207077C">
                <wp:simplePos x="0" y="0"/>
                <wp:positionH relativeFrom="page">
                  <wp:align>right</wp:align>
                </wp:positionH>
                <wp:positionV relativeFrom="paragraph">
                  <wp:posOffset>396875</wp:posOffset>
                </wp:positionV>
                <wp:extent cx="6867525" cy="336042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7525" cy="3360420"/>
                        </a:xfrm>
                        <a:prstGeom prst="rect">
                          <a:avLst/>
                        </a:prstGeom>
                        <a:solidFill>
                          <a:srgbClr val="FFFFFF"/>
                        </a:solidFill>
                        <a:ln w="9525">
                          <a:noFill/>
                          <a:miter lim="800000"/>
                          <a:headEnd/>
                          <a:tailEnd/>
                        </a:ln>
                      </wps:spPr>
                      <wps:txbx>
                        <w:txbxContent>
                          <w:p w14:paraId="027C08F3" w14:textId="59ECA50C" w:rsidR="00944950" w:rsidRDefault="00294E89" w:rsidP="00944950">
                            <w:pPr>
                              <w:keepNext/>
                            </w:pPr>
                            <w:r>
                              <w:rPr>
                                <w:noProof/>
                              </w:rPr>
                              <w:drawing>
                                <wp:inline distT="0" distB="0" distL="0" distR="0" wp14:anchorId="6684AE0D" wp14:editId="02D90D22">
                                  <wp:extent cx="6705444" cy="2618905"/>
                                  <wp:effectExtent l="0" t="0" r="635" b="0"/>
                                  <wp:docPr id="12914103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10304" name="Picture 1291410304"/>
                                          <pic:cNvPicPr/>
                                        </pic:nvPicPr>
                                        <pic:blipFill>
                                          <a:blip r:embed="rId11">
                                            <a:extLst>
                                              <a:ext uri="{28A0092B-C50C-407E-A947-70E740481C1C}">
                                                <a14:useLocalDpi xmlns:a14="http://schemas.microsoft.com/office/drawing/2010/main" val="0"/>
                                              </a:ext>
                                            </a:extLst>
                                          </a:blip>
                                          <a:stretch>
                                            <a:fillRect/>
                                          </a:stretch>
                                        </pic:blipFill>
                                        <pic:spPr>
                                          <a:xfrm>
                                            <a:off x="0" y="0"/>
                                            <a:ext cx="6764460" cy="2641955"/>
                                          </a:xfrm>
                                          <a:prstGeom prst="rect">
                                            <a:avLst/>
                                          </a:prstGeom>
                                        </pic:spPr>
                                      </pic:pic>
                                    </a:graphicData>
                                  </a:graphic>
                                </wp:inline>
                              </w:drawing>
                            </w:r>
                          </w:p>
                          <w:p w14:paraId="6B6FFFC2" w14:textId="0712DB0E"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8" type="#_x0000_t202" style="position:absolute;margin-left:489.55pt;margin-top:31.25pt;width:540.75pt;height:264.6pt;z-index:25166745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" stroked="f">
                <v:textbox>
                  <w:txbxContent>
                    <w:p w14:paraId="027C08F3" w14:textId="59ECA50C" w:rsidR="00944950" w:rsidRDefault="00294E89" w:rsidP="00944950">
                      <w:pPr>
                        <w:keepNext/>
                      </w:pPr>
                      <w:r>
                        <w:rPr>
                          <w:noProof/>
                        </w:rPr>
                        <w:drawing>
                          <wp:inline distT="0" distB="0" distL="0" distR="0" wp14:anchorId="6684AE0D" wp14:editId="02D90D22">
                            <wp:extent cx="6705444" cy="2618905"/>
                            <wp:effectExtent l="0" t="0" r="635" b="0"/>
                            <wp:docPr id="12914103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10304" name="Picture 1291410304"/>
                                    <pic:cNvPicPr/>
                                  </pic:nvPicPr>
                                  <pic:blipFill>
                                    <a:blip r:embed="rId11">
                                      <a:extLst>
                                        <a:ext uri="{28A0092B-C50C-407E-A947-70E740481C1C}">
                                          <a14:useLocalDpi xmlns:a14="http://schemas.microsoft.com/office/drawing/2010/main" val="0"/>
                                        </a:ext>
                                      </a:extLst>
                                    </a:blip>
                                    <a:stretch>
                                      <a:fillRect/>
                                    </a:stretch>
                                  </pic:blipFill>
                                  <pic:spPr>
                                    <a:xfrm>
                                      <a:off x="0" y="0"/>
                                      <a:ext cx="6764460" cy="2641955"/>
                                    </a:xfrm>
                                    <a:prstGeom prst="rect">
                                      <a:avLst/>
                                    </a:prstGeom>
                                  </pic:spPr>
                                </pic:pic>
                              </a:graphicData>
                            </a:graphic>
                          </wp:inline>
                        </w:drawing>
                      </w:r>
                    </w:p>
                    <w:p w14:paraId="6B6FFFC2" w14:textId="0712DB0E"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18A0B480"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ins w:id="1336" w:author="detbenton1991@gmail.com" w:date="2025-07-12T13:52:00Z" w16du:dateUtc="2025-07-12T18:52:00Z">
        <w:r w:rsidR="00474E38">
          <w:rPr>
            <w:rFonts w:ascii="Times New Roman" w:eastAsia="Times New Roman" w:hAnsi="Times New Roman" w:cs="Times New Roman"/>
          </w:rPr>
          <w:t xml:space="preserve">Studies such as that by Csibra et al. (2003) showed that </w:t>
        </w:r>
      </w:ins>
      <w:ins w:id="1337" w:author="detbenton1991@gmail.com" w:date="2025-07-12T13:53:00Z" w16du:dateUtc="2025-07-12T18:53:00Z">
        <w:r w:rsidR="00474E38">
          <w:rPr>
            <w:rFonts w:ascii="Times New Roman" w:eastAsia="Times New Roman" w:hAnsi="Times New Roman" w:cs="Times New Roman"/>
          </w:rPr>
          <w:t>infants continue to distinguish between inefficient and efficient actions even if the entities involved</w:t>
        </w:r>
      </w:ins>
      <w:ins w:id="1338" w:author="detbenton1991@gmail.com" w:date="2025-07-12T13:54:00Z" w16du:dateUtc="2025-07-12T18:54:00Z">
        <w:r w:rsidR="00474E38">
          <w:rPr>
            <w:rFonts w:ascii="Times New Roman" w:eastAsia="Times New Roman" w:hAnsi="Times New Roman" w:cs="Times New Roman"/>
          </w:rPr>
          <w:t xml:space="preserve"> in the action events</w:t>
        </w:r>
      </w:ins>
      <w:ins w:id="1339" w:author="detbenton1991@gmail.com" w:date="2025-07-12T13:53:00Z" w16du:dateUtc="2025-07-12T18:53:00Z">
        <w:r w:rsidR="00474E38">
          <w:rPr>
            <w:rFonts w:ascii="Times New Roman" w:eastAsia="Times New Roman" w:hAnsi="Times New Roman" w:cs="Times New Roman"/>
          </w:rPr>
          <w:t xml:space="preserve"> do not possess animate features</w:t>
        </w:r>
      </w:ins>
      <w:ins w:id="1340" w:author="detbenton1991@gmail.com" w:date="2025-07-12T13:54:00Z" w16du:dateUtc="2025-07-12T18:54:00Z">
        <w:r w:rsidR="00474E38">
          <w:rPr>
            <w:rFonts w:ascii="Times New Roman" w:eastAsia="Times New Roman" w:hAnsi="Times New Roman" w:cs="Times New Roman"/>
          </w:rPr>
          <w:t>. This simulation examined whether an associative learning mechanism can account for this finding. Specifically, the main aim of Simulation 2 was to determine</w:t>
        </w:r>
      </w:ins>
      <w:r>
        <w:rPr>
          <w:rFonts w:ascii="Times New Roman" w:eastAsia="Times New Roman" w:hAnsi="Times New Roman" w:cs="Times New Roman"/>
        </w:rPr>
        <w:t xml:space="preserve"> whether the animate features that the objects possessed in Simulation 1 affected how networks processed </w:t>
      </w:r>
      <w:r>
        <w:rPr>
          <w:rFonts w:ascii="Times New Roman" w:eastAsia="Times New Roman" w:hAnsi="Times New Roman" w:cs="Times New Roman"/>
        </w:rPr>
        <w:lastRenderedPageBreak/>
        <w:t xml:space="preserve">the test events across conditions. The results of Simulation 2 </w:t>
      </w:r>
      <w:ins w:id="1341" w:author="detbenton1991@gmail.com" w:date="2025-07-12T13:56:00Z" w16du:dateUtc="2025-07-12T18:56:00Z">
        <w:r w:rsidR="00C46CF6">
          <w:rPr>
            <w:rFonts w:ascii="Times New Roman" w:eastAsia="Times New Roman" w:hAnsi="Times New Roman" w:cs="Times New Roman"/>
          </w:rPr>
          <w:t>showed that</w:t>
        </w:r>
      </w:ins>
      <w:ins w:id="1342" w:author="detbenton1991@gmail.com" w:date="2025-07-12T13:59:00Z" w16du:dateUtc="2025-07-12T18:59:00Z">
        <w:r w:rsidR="00C46CF6">
          <w:rPr>
            <w:rFonts w:ascii="Times New Roman" w:eastAsia="Times New Roman" w:hAnsi="Times New Roman" w:cs="Times New Roman"/>
          </w:rPr>
          <w:t xml:space="preserve"> it was not necessary that the objects involved in the action sequences possess animate features. As was true for infants in Gergely et al. (1995) and Csibra et al. (1999),</w:t>
        </w:r>
      </w:ins>
      <w:r>
        <w:rPr>
          <w:rFonts w:ascii="Times New Roman" w:eastAsia="Times New Roman" w:hAnsi="Times New Roman" w:cs="Times New Roman"/>
        </w:rPr>
        <w:t xml:space="preserve"> </w:t>
      </w:r>
      <w:ins w:id="1343" w:author="detbenton1991@gmail.com" w:date="2025-07-12T14:00:00Z" w16du:dateUtc="2025-07-12T19:00:00Z">
        <w:r w:rsidR="00C46CF6">
          <w:rPr>
            <w:rFonts w:ascii="Times New Roman" w:eastAsia="Times New Roman" w:hAnsi="Times New Roman" w:cs="Times New Roman"/>
          </w:rPr>
          <w:t xml:space="preserve">networks </w:t>
        </w:r>
      </w:ins>
      <w:r>
        <w:rPr>
          <w:rFonts w:ascii="Times New Roman" w:eastAsia="Times New Roman" w:hAnsi="Times New Roman" w:cs="Times New Roman"/>
        </w:rPr>
        <w:t>showed heightened looking at</w:t>
      </w:r>
      <w:ins w:id="1344" w:author="detbenton1991@gmail.com" w:date="2025-07-12T14:00:00Z" w16du:dateUtc="2025-07-12T19:00:00Z">
        <w:r w:rsidR="00C46CF6">
          <w:rPr>
            <w:rFonts w:ascii="Times New Roman" w:eastAsia="Times New Roman" w:hAnsi="Times New Roman" w:cs="Times New Roman"/>
          </w:rPr>
          <w:t xml:space="preserve"> (i.e., increased cross-entropy error in response to)</w:t>
        </w:r>
      </w:ins>
      <w:r>
        <w:rPr>
          <w:rFonts w:ascii="Times New Roman" w:eastAsia="Times New Roman" w:hAnsi="Times New Roman" w:cs="Times New Roman"/>
        </w:rPr>
        <w:t xml:space="preserve"> the Inefficient test event relative to the Efficient test event</w:t>
      </w:r>
      <w:ins w:id="1345" w:author="detbenton1991@gmail.com" w:date="2025-07-12T14:02:00Z" w16du:dateUtc="2025-07-12T19:02:00Z">
        <w:r w:rsidR="00913512">
          <w:rPr>
            <w:rFonts w:ascii="Times New Roman" w:eastAsia="Times New Roman" w:hAnsi="Times New Roman" w:cs="Times New Roman"/>
          </w:rPr>
          <w:t xml:space="preserve"> if they were assigned to the Experimental condition but about equal looking to both test events if they were assigned to the Control condition. </w:t>
        </w:r>
      </w:ins>
      <w:r>
        <w:rPr>
          <w:rFonts w:ascii="Times New Roman" w:eastAsia="Times New Roman" w:hAnsi="Times New Roman" w:cs="Times New Roman"/>
        </w:rPr>
        <w:t xml:space="preserve"> This result provides additional support for the notion that infants’ looking responses in studies that employ the Gergely paradigm can be explained by an associative learning mechanism. </w:t>
      </w:r>
    </w:p>
    <w:p w14:paraId="085B2D9D" w14:textId="4923C97F"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ins w:id="1346" w:author="detbenton1991@gmail.com" w:date="2025-07-12T14:15:00Z" w16du:dateUtc="2025-07-12T19:15:00Z">
        <w:r w:rsidR="006A789A">
          <w:rPr>
            <w:rFonts w:ascii="Times New Roman" w:hAnsi="Times New Roman" w:cs="Times New Roman"/>
          </w:rPr>
          <w:t xml:space="preserve"> a key finding in the literature on infant action understanding</w:t>
        </w:r>
      </w:ins>
      <w:r>
        <w:rPr>
          <w:rFonts w:ascii="Times New Roman" w:hAnsi="Times New Roman" w:cs="Times New Roman"/>
        </w:rPr>
        <w:t xml:space="preserve"> </w:t>
      </w:r>
      <w:ins w:id="1347" w:author="detbenton1991@gmail.com" w:date="2025-07-12T14:14:00Z" w16du:dateUtc="2025-07-12T19:14:00Z">
        <w:r w:rsidR="006A789A">
          <w:rPr>
            <w:rFonts w:ascii="Times New Roman" w:hAnsi="Times New Roman" w:cs="Times New Roman"/>
          </w:rPr>
          <w:t xml:space="preserve">that </w:t>
        </w:r>
      </w:ins>
      <w:ins w:id="1348" w:author="detbenton1991@gmail.com" w:date="2025-07-12T14:20:00Z" w16du:dateUtc="2025-07-12T19:20:00Z">
        <w:r w:rsidR="00B84C3F">
          <w:rPr>
            <w:rFonts w:ascii="Times New Roman" w:hAnsi="Times New Roman" w:cs="Times New Roman"/>
          </w:rPr>
          <w:t>represents perhaps</w:t>
        </w:r>
      </w:ins>
      <w:ins w:id="1349" w:author="detbenton1991@gmail.com" w:date="2025-07-12T14:15:00Z" w16du:dateUtc="2025-07-12T19:15:00Z">
        <w:r w:rsidR="006A789A">
          <w:rPr>
            <w:rFonts w:ascii="Times New Roman" w:hAnsi="Times New Roman" w:cs="Times New Roman"/>
          </w:rPr>
          <w:t xml:space="preserve"> the strongest evidence for </w:t>
        </w:r>
      </w:ins>
      <w:ins w:id="1350" w:author="detbenton1991@gmail.com" w:date="2025-07-12T14:21:00Z" w16du:dateUtc="2025-07-12T19:21:00Z">
        <w:r w:rsidR="00572DFC">
          <w:rPr>
            <w:rFonts w:ascii="Times New Roman" w:hAnsi="Times New Roman" w:cs="Times New Roman"/>
          </w:rPr>
          <w:t xml:space="preserve">a </w:t>
        </w:r>
      </w:ins>
      <w:ins w:id="1351" w:author="detbenton1991@gmail.com" w:date="2025-07-12T14:20:00Z" w16du:dateUtc="2025-07-12T19:20:00Z">
        <w:r w:rsidR="00332621">
          <w:rPr>
            <w:rFonts w:ascii="Times New Roman" w:hAnsi="Times New Roman" w:cs="Times New Roman"/>
          </w:rPr>
          <w:t>domain-specifi</w:t>
        </w:r>
      </w:ins>
      <w:ins w:id="1352" w:author="detbenton1991@gmail.com" w:date="2025-07-12T14:21:00Z" w16du:dateUtc="2025-07-12T19:21:00Z">
        <w:r w:rsidR="00332621">
          <w:rPr>
            <w:rFonts w:ascii="Times New Roman" w:hAnsi="Times New Roman" w:cs="Times New Roman"/>
          </w:rPr>
          <w:t>c</w:t>
        </w:r>
      </w:ins>
      <w:ins w:id="1353" w:author="detbenton1991@gmail.com" w:date="2025-07-12T14:15:00Z" w16du:dateUtc="2025-07-12T19:15:00Z">
        <w:r w:rsidR="006A789A">
          <w:rPr>
            <w:rFonts w:ascii="Times New Roman" w:hAnsi="Times New Roman" w:cs="Times New Roman"/>
          </w:rPr>
          <w:t xml:space="preserve"> teleological stance</w:t>
        </w:r>
      </w:ins>
      <w:r>
        <w:rPr>
          <w:rFonts w:ascii="Times New Roman" w:hAnsi="Times New Roman" w:cs="Times New Roman"/>
        </w:rPr>
        <w:t xml:space="preserve">: Infants can make inferences about one of the components of the model given information about </w:t>
      </w:r>
      <w:ins w:id="1354" w:author="detbenton1991@gmail.com" w:date="2025-07-12T14:20:00Z" w16du:dateUtc="2025-07-12T19:20:00Z">
        <w:r w:rsidR="009E30A3">
          <w:rPr>
            <w:rFonts w:ascii="Times New Roman" w:hAnsi="Times New Roman" w:cs="Times New Roman"/>
          </w:rPr>
          <w:t>other</w:t>
        </w:r>
      </w:ins>
      <w:r>
        <w:rPr>
          <w:rFonts w:ascii="Times New Roman" w:hAnsi="Times New Roman" w:cs="Times New Roman"/>
        </w:rPr>
        <w:t xml:space="preserve"> components. For example, infants can infer that an external constraint exists based on an agent’s actions and its goals. Similarly, infants can infer an agent’s goals from its actions and external constraints. Data that bear directly on this question come</w:t>
      </w:r>
      <w:del w:id="1355" w:author="detbenton1991@gmail.com" w:date="2025-06-27T18:27:00Z" w16du:dateUtc="2025-06-27T23:27:00Z">
        <w:r w:rsidDel="00720720">
          <w:rPr>
            <w:rFonts w:ascii="Times New Roman" w:hAnsi="Times New Roman" w:cs="Times New Roman"/>
          </w:rPr>
          <w:delText>s</w:delText>
        </w:r>
      </w:del>
      <w:r>
        <w:rPr>
          <w:rFonts w:ascii="Times New Roman" w:hAnsi="Times New Roman" w:cs="Times New Roman"/>
        </w:rPr>
        <w:t xml:space="preserve"> from a study by Csibra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ins w:id="1356" w:author="detbenton1991@gmail.com" w:date="2025-07-12T14:24:00Z" w16du:dateUtc="2025-07-12T19:24:00Z">
        <w:r w:rsidR="00F85CD0">
          <w:rPr>
            <w:rFonts w:ascii="Times New Roman" w:hAnsi="Times New Roman" w:cs="Times New Roman"/>
          </w:rPr>
          <w:t xml:space="preserve"> small circle’s last seen</w:t>
        </w:r>
      </w:ins>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ins w:id="1357" w:author="detbenton1991@gmail.com" w:date="2025-07-12T14:25:00Z" w16du:dateUtc="2025-07-12T19:25:00Z">
        <w:r w:rsidR="00C64721">
          <w:rPr>
            <w:rFonts w:ascii="Times New Roman" w:hAnsi="Times New Roman" w:cs="Times New Roman"/>
          </w:rPr>
          <w:t xml:space="preserve">. In both test events, </w:t>
        </w:r>
      </w:ins>
      <w:r>
        <w:rPr>
          <w:rFonts w:ascii="Times New Roman" w:hAnsi="Times New Roman" w:cs="Times New Roman"/>
        </w:rPr>
        <w:t xml:space="preserve">the gap between the two barriers was now wide enough for both circles to pass through. </w:t>
      </w:r>
      <w:r>
        <w:rPr>
          <w:rFonts w:ascii="Times New Roman" w:hAnsi="Times New Roman" w:cs="Times New Roman"/>
        </w:rPr>
        <w:lastRenderedPageBreak/>
        <w:t>In the Incongruent event, the larger circle again moved around the right barrier; it passed through the gap in the Congruent event. Csibra et al. (2003) found that infants looked longer at the former event than at the latter. This was interpreted to mean that infants understood that the larger circle’s goal was to catch the smaller circle.</w:t>
      </w:r>
    </w:p>
    <w:p w14:paraId="01968BE4" w14:textId="6F2A9A34" w:rsidR="00C64721" w:rsidRDefault="00524642" w:rsidP="00524642">
      <w:pPr>
        <w:spacing w:line="480" w:lineRule="auto"/>
        <w:ind w:firstLine="720"/>
        <w:contextualSpacing/>
        <w:rPr>
          <w:ins w:id="1358" w:author="detbenton1991@gmail.com" w:date="2025-07-12T14:26:00Z" w16du:dateUtc="2025-07-12T19:26:00Z"/>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occluder. However, infants could still see the second object and portions of the first object’s parabolic motion path behind the occluder as it moved to reach the second object. Infants were then shown two test events without the occluder.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ins w:id="1359" w:author="detbenton1991@gmail.com" w:date="2025-07-12T14:26:00Z" w16du:dateUtc="2025-07-12T19:26:00Z">
        <w:r w:rsidR="00C64721">
          <w:rPr>
            <w:rFonts w:ascii="Times New Roman" w:hAnsi="Times New Roman" w:cs="Times New Roman"/>
          </w:rPr>
          <w:t>Together, these findings were taken to mean that infants possess a teleological s</w:t>
        </w:r>
      </w:ins>
      <w:ins w:id="1360" w:author="detbenton1991@gmail.com" w:date="2025-07-12T14:27:00Z" w16du:dateUtc="2025-07-12T19:27:00Z">
        <w:r w:rsidR="00C64721">
          <w:rPr>
            <w:rFonts w:ascii="Times New Roman" w:hAnsi="Times New Roman" w:cs="Times New Roman"/>
          </w:rPr>
          <w:t>tance.</w:t>
        </w:r>
      </w:ins>
    </w:p>
    <w:p w14:paraId="494D8A6D" w14:textId="68335623"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ins w:id="1361" w:author="detbenton1991@gmail.com" w:date="2025-07-12T14:27:00Z" w16du:dateUtc="2025-07-12T19:27:00Z">
        <w:r w:rsidR="00070F13">
          <w:rPr>
            <w:rFonts w:ascii="Times New Roman" w:hAnsi="Times New Roman" w:cs="Times New Roman"/>
          </w:rPr>
          <w:t xml:space="preserve"> tested whether sensitivity to low-level features as well as the associative relations among them was sufficient to explain these findings. </w:t>
        </w:r>
      </w:ins>
      <w:ins w:id="1362" w:author="detbenton1991@gmail.com" w:date="2025-07-12T14:28:00Z" w16du:dateUtc="2025-07-12T19:28:00Z">
        <w:r w:rsidR="00070F13">
          <w:rPr>
            <w:rFonts w:ascii="Times New Roman" w:hAnsi="Times New Roman" w:cs="Times New Roman"/>
          </w:rPr>
          <w:t xml:space="preserve">Such a demonstration would indicate that a teleological stance is not needed to account for infants behaviors in studies that test their sensitivity to different aspects of an action event. </w:t>
        </w:r>
      </w:ins>
      <w:r>
        <w:rPr>
          <w:rFonts w:ascii="Times New Roman" w:hAnsi="Times New Roman" w:cs="Times New Roman"/>
        </w:rPr>
        <w:t xml:space="preserve"> </w:t>
      </w:r>
      <w:del w:id="1363" w:author="detbenton1991@gmail.com" w:date="2025-07-12T14:28:00Z" w16du:dateUtc="2025-07-12T19:28:00Z">
        <w:r w:rsidDel="00070F13">
          <w:rPr>
            <w:rFonts w:ascii="Times New Roman" w:hAnsi="Times New Roman" w:cs="Times New Roman"/>
          </w:rPr>
          <w:delText xml:space="preserve">assessed the need for a teleological account by assessing whether these findings could also be explained by the current associative learning proposal. </w:delText>
        </w:r>
      </w:del>
      <w:r>
        <w:rPr>
          <w:rFonts w:ascii="Times New Roman" w:hAnsi="Times New Roman" w:cs="Times New Roman"/>
        </w:rPr>
        <w:t xml:space="preserve">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w:t>
      </w:r>
      <w:r>
        <w:rPr>
          <w:rFonts w:ascii="Times New Roman" w:hAnsi="Times New Roman" w:cs="Times New Roman"/>
        </w:rPr>
        <w:lastRenderedPageBreak/>
        <w:t>stopped right before the first object reaches the second object but after the first object clears the barrier. Because observers never see the first object reach the second object in this configuration, observers must infer that the second object is the first object’s goal.</w:t>
      </w:r>
      <w:ins w:id="1364" w:author="detbenton1991@gmail.com" w:date="2025-07-12T14:29:00Z" w16du:dateUtc="2025-07-12T19:29:00Z">
        <w:r w:rsidR="00375FBD">
          <w:rPr>
            <w:rFonts w:ascii="Times New Roman" w:hAnsi="Times New Roman" w:cs="Times New Roman"/>
          </w:rPr>
          <w:t xml:space="preserve"> </w:t>
        </w:r>
      </w:ins>
      <w:ins w:id="1365" w:author="detbenton1991@gmail.com" w:date="2025-07-12T14:30:00Z" w16du:dateUtc="2025-07-12T19:30:00Z">
        <w:r w:rsidR="00375FBD">
          <w:rPr>
            <w:rFonts w:ascii="Times New Roman" w:hAnsi="Times New Roman" w:cs="Times New Roman"/>
          </w:rPr>
          <w:t>Simulation 3 adopted this approach.</w:t>
        </w:r>
      </w:ins>
      <w:ins w:id="1366" w:author="detbenton1991@gmail.com" w:date="2025-07-12T14:31:00Z" w16du:dateUtc="2025-07-12T19:31:00Z">
        <w:r w:rsidR="00095066">
          <w:rPr>
            <w:rFonts w:ascii="Times New Roman" w:hAnsi="Times New Roman" w:cs="Times New Roman"/>
          </w:rPr>
          <w:t xml:space="preserve"> A chief advantage of this </w:t>
        </w:r>
        <w:del w:id="1367" w:author="Benton, Deon" w:date="2025-07-13T12:11:00Z" w16du:dateUtc="2025-07-13T17:11:00Z">
          <w:r w:rsidR="00095066" w:rsidDel="00DC7515">
            <w:rPr>
              <w:rFonts w:ascii="Times New Roman" w:hAnsi="Times New Roman" w:cs="Times New Roman"/>
            </w:rPr>
            <w:delText>approach</w:delText>
          </w:r>
        </w:del>
      </w:ins>
      <w:ins w:id="1368" w:author="Benton, Deon" w:date="2025-07-13T12:11:00Z" w16du:dateUtc="2025-07-13T17:11:00Z">
        <w:r w:rsidR="00DC7515">
          <w:rPr>
            <w:rFonts w:ascii="Times New Roman" w:hAnsi="Times New Roman" w:cs="Times New Roman"/>
          </w:rPr>
          <w:t>doing this</w:t>
        </w:r>
      </w:ins>
      <w:ins w:id="1369" w:author="detbenton1991@gmail.com" w:date="2025-07-12T14:31:00Z" w16du:dateUtc="2025-07-12T19:31:00Z">
        <w:r w:rsidR="00095066">
          <w:rPr>
            <w:rFonts w:ascii="Times New Roman" w:hAnsi="Times New Roman" w:cs="Times New Roman"/>
          </w:rPr>
          <w:t xml:space="preserve"> is that </w:t>
        </w:r>
        <w:r w:rsidR="00677AA8">
          <w:rPr>
            <w:rFonts w:ascii="Times New Roman" w:hAnsi="Times New Roman" w:cs="Times New Roman"/>
          </w:rPr>
          <w:t>t</w:t>
        </w:r>
      </w:ins>
      <w:ins w:id="1370" w:author="detbenton1991@gmail.com" w:date="2025-07-12T14:30:00Z" w16du:dateUtc="2025-07-12T19:30:00Z">
        <w:r w:rsidR="00375FBD">
          <w:rPr>
            <w:rFonts w:ascii="Times New Roman" w:hAnsi="Times New Roman" w:cs="Times New Roman"/>
          </w:rPr>
          <w:t>he model architecture did not need to be changed</w:t>
        </w:r>
      </w:ins>
      <w:ins w:id="1371" w:author="detbenton1991@gmail.com" w:date="2025-07-12T14:31:00Z" w16du:dateUtc="2025-07-12T19:31:00Z">
        <w:r w:rsidR="007D5829">
          <w:rPr>
            <w:rFonts w:ascii="Times New Roman" w:hAnsi="Times New Roman" w:cs="Times New Roman"/>
          </w:rPr>
          <w:t>.</w:t>
        </w:r>
      </w:ins>
      <w:ins w:id="1372" w:author="detbenton1991@gmail.com" w:date="2025-07-12T14:30:00Z" w16du:dateUtc="2025-07-12T19:30:00Z">
        <w:r w:rsidR="00375FBD">
          <w:rPr>
            <w:rFonts w:ascii="Times New Roman" w:hAnsi="Times New Roman" w:cs="Times New Roman"/>
          </w:rPr>
          <w:t xml:space="preserve">  a common model structure. </w:t>
        </w:r>
      </w:ins>
      <w:del w:id="1373" w:author="detbenton1991@gmail.com" w:date="2025-07-12T14:30:00Z" w16du:dateUtc="2025-07-12T19:30:00Z">
        <w:r w:rsidDel="00375FBD">
          <w:rPr>
            <w:rFonts w:ascii="Times New Roman" w:hAnsi="Times New Roman" w:cs="Times New Roman"/>
          </w:rPr>
          <w:delText xml:space="preserve"> </w:delText>
        </w:r>
      </w:del>
      <w:del w:id="1374" w:author="detbenton1991@gmail.com" w:date="2025-07-12T14:29:00Z" w16du:dateUtc="2025-07-12T19:29:00Z">
        <w:r w:rsidDel="00375FBD">
          <w:rPr>
            <w:rFonts w:ascii="Times New Roman" w:hAnsi="Times New Roman" w:cs="Times New Roman"/>
          </w:rPr>
          <w:delText xml:space="preserve">This was the approach taken in Simulation 3. </w:delText>
        </w:r>
      </w:del>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Simulation 3 tested whether the model used in Simulations 1 and 2 could also explain the finding that infants appear able to infer goals from constraints and behavior and 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In contrast, the model used to simulate the Inferring Constraints condition was also identical to that used in Simulation 1 except that barrier information was missing; that is, the Barrier Height and Barrier Position groups were absent. </w:t>
      </w:r>
    </w:p>
    <w:p w14:paraId="0D710DFB" w14:textId="77777777" w:rsidR="00524642" w:rsidRPr="00200CD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used in the Inferring Goals scenario and the Inferring Constraints scenario. Data for networks in the Inferring Goals scenario </w:t>
      </w:r>
      <w:r>
        <w:rPr>
          <w:rFonts w:ascii="Times New Roman" w:eastAsia="Times New Roman" w:hAnsi="Times New Roman" w:cs="Times New Roman"/>
        </w:rPr>
        <w:t xml:space="preserve">were entered into a linear mixed-effects model with Trial Type (Obstacle vs. No-Obstacle) as the within-subjects fixed effect and network treated as a random effect. This analysis revealed a significant main effect of Trial Type, </w:t>
      </w:r>
      <w:r>
        <w:rPr>
          <w:rFonts w:ascii="Times New Roman" w:eastAsia="Times New Roman" w:hAnsi="Times New Roman" w:cs="Times New Roman"/>
          <w:i/>
          <w:iCs/>
        </w:rPr>
        <w:t>F</w:t>
      </w:r>
      <w:r>
        <w:rPr>
          <w:rFonts w:ascii="Times New Roman" w:eastAsia="Times New Roman" w:hAnsi="Times New Roman" w:cs="Times New Roman"/>
        </w:rPr>
        <w:t xml:space="preserve">(1, 179) = 10958.36, </w:t>
      </w:r>
      <w:r>
        <w:rPr>
          <w:rFonts w:ascii="Times New Roman" w:eastAsia="Times New Roman" w:hAnsi="Times New Roman" w:cs="Times New Roman"/>
          <w:i/>
          <w:iCs/>
        </w:rPr>
        <w:t xml:space="preserve">p </w:t>
      </w:r>
      <w:r>
        <w:rPr>
          <w:rFonts w:ascii="Times New Roman" w:eastAsia="Times New Roman" w:hAnsi="Times New Roman" w:cs="Times New Roman"/>
        </w:rPr>
        <w:t>&lt; .0001. This analysis indicated that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9.24, </w:t>
      </w:r>
      <w:r>
        <w:rPr>
          <w:rFonts w:ascii="Times New Roman" w:eastAsia="Times New Roman" w:hAnsi="Times New Roman" w:cs="Times New Roman"/>
          <w:i/>
          <w:iCs/>
        </w:rPr>
        <w:t xml:space="preserve">SD </w:t>
      </w:r>
      <w:r>
        <w:rPr>
          <w:rFonts w:ascii="Times New Roman" w:eastAsia="Times New Roman" w:hAnsi="Times New Roman" w:cs="Times New Roman"/>
        </w:rPr>
        <w:t>= 0.61)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3.67,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0.22). Data for networks in the Inferring Constraints scenario also showed a </w:t>
      </w:r>
      <w:r>
        <w:rPr>
          <w:rFonts w:ascii="Times New Roman" w:eastAsia="Times New Roman" w:hAnsi="Times New Roman" w:cs="Times New Roman"/>
        </w:rPr>
        <w:lastRenderedPageBreak/>
        <w:t>main effect of Trial Type (Congruent vs. Incongruent):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21, </w:t>
      </w:r>
      <w:r>
        <w:rPr>
          <w:rFonts w:ascii="Times New Roman" w:eastAsia="Times New Roman" w:hAnsi="Times New Roman" w:cs="Times New Roman"/>
          <w:i/>
          <w:iCs/>
        </w:rPr>
        <w:t xml:space="preserve">SD </w:t>
      </w:r>
      <w:r>
        <w:rPr>
          <w:rFonts w:ascii="Times New Roman" w:eastAsia="Times New Roman" w:hAnsi="Times New Roman" w:cs="Times New Roman"/>
        </w:rPr>
        <w:t>= 0.89)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9.56,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1.05). </w:t>
      </w:r>
    </w:p>
    <w:p w14:paraId="45320CBB" w14:textId="77777777" w:rsidR="00524642" w:rsidRDefault="00524642" w:rsidP="00524642">
      <w:pPr>
        <w:spacing w:line="480" w:lineRule="auto"/>
        <w:ind w:firstLine="720"/>
        <w:contextualSpacing/>
        <w:jc w:val="center"/>
        <w:rPr>
          <w:rFonts w:ascii="Times New Roman" w:hAnsi="Times New Roman" w:cs="Times New Roman"/>
          <w:b/>
          <w:bCs/>
        </w:rPr>
      </w:pPr>
      <w:r w:rsidRPr="00843D21">
        <w:rPr>
          <w:rFonts w:ascii="Times New Roman" w:hAnsi="Times New Roman" w:cs="Times New Roman"/>
          <w:b/>
          <w:bCs/>
          <w:noProof/>
        </w:rPr>
        <mc:AlternateContent>
          <mc:Choice Requires="wps">
            <w:drawing>
              <wp:anchor distT="45720" distB="45720" distL="114300" distR="114300" simplePos="0" relativeHeight="251659264" behindDoc="0" locked="0" layoutInCell="1" allowOverlap="1" wp14:anchorId="2B522808" wp14:editId="09D68A8F">
                <wp:simplePos x="0" y="0"/>
                <wp:positionH relativeFrom="margin">
                  <wp:posOffset>-552450</wp:posOffset>
                </wp:positionH>
                <wp:positionV relativeFrom="paragraph">
                  <wp:posOffset>334645</wp:posOffset>
                </wp:positionV>
                <wp:extent cx="6877050" cy="2828925"/>
                <wp:effectExtent l="0" t="0" r="0" b="9525"/>
                <wp:wrapSquare wrapText="bothSides"/>
                <wp:docPr id="370420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2828925"/>
                        </a:xfrm>
                        <a:prstGeom prst="rect">
                          <a:avLst/>
                        </a:prstGeom>
                        <a:solidFill>
                          <a:srgbClr val="FFFFFF"/>
                        </a:solidFill>
                        <a:ln w="9525">
                          <a:noFill/>
                          <a:miter lim="800000"/>
                          <a:headEnd/>
                          <a:tailEnd/>
                        </a:ln>
                      </wps:spPr>
                      <wps:txb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522808" id="_x0000_s1029" type="#_x0000_t202" style="position:absolute;left:0;text-align:left;margin-left:-43.5pt;margin-top:26.35pt;width:541.5pt;height:222.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" stroked="f">
                <v:textbo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v:textbox>
                <w10:wrap type="square" anchorx="margin"/>
              </v:shape>
            </w:pict>
          </mc:Fallback>
        </mc:AlternateConten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1374C37"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One of the strongest pieces of evidence for the teleological stance is the finding that infants can infer different components of this model given others. Although it is tempting to conclude that infants possess such a stance based on the apparent flexibility of their inferences, the current simulation demonstrated that such an account is not necessary to explain this aspect of infants’ action understanding. Simulation 3 showed that associative learning alone is sufficient to account for this facet of infants’ action understanding. To further show the explanatory scope of the current account, the final simulation tested whether the current model could explain yet another aspect of infant action understanding: By 6 months of age, infants understand that actions can differ in their efficiency such that one event is more efficient (or inefficient) than the other. Simulation 4 tested whether the current model could capture this finding.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Spelke (2017) and tested whether networks could distinguish between two events that differed in their relative costliness. In this study, 6-month-olds </w:t>
      </w:r>
      <w:r>
        <w:rPr>
          <w:rFonts w:ascii="Times New Roman" w:hAnsi="Times New Roman" w:cs="Times New Roman"/>
        </w:rPr>
        <w:t>were habituated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Pr="004C0C81">
        <w:rPr>
          <w:rFonts w:ascii="Times New Roman" w:hAnsi="Times New Roman" w:cs="Times New Roman"/>
        </w:rPr>
        <w:t xml:space="preserve">Infants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 was</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argued </w:t>
      </w:r>
      <w:r w:rsidRPr="004C0C81">
        <w:rPr>
          <w:rFonts w:ascii="Times New Roman" w:hAnsi="Times New Roman" w:cs="Times New Roman"/>
        </w:rPr>
        <w:t xml:space="preserve">that if infants represent </w:t>
      </w:r>
      <w:r>
        <w:rPr>
          <w:rFonts w:ascii="Times New Roman" w:hAnsi="Times New Roman" w:cs="Times New Roman"/>
        </w:rPr>
        <w:t>efficiency (or cost) continuously</w:t>
      </w:r>
      <w:r w:rsidRPr="004C0C81">
        <w:rPr>
          <w:rFonts w:ascii="Times New Roman" w:hAnsi="Times New Roman" w:cs="Times New Roman"/>
        </w:rPr>
        <w:t xml:space="preserve"> and 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 then they should look longer at the second test event than at the first</w:t>
      </w:r>
      <w:r>
        <w:rPr>
          <w:rFonts w:ascii="Times New Roman" w:hAnsi="Times New Roman" w:cs="Times New Roman"/>
        </w:rPr>
        <w:t xml:space="preserve"> one</w:t>
      </w:r>
      <w:r w:rsidRPr="004C0C81">
        <w:rPr>
          <w:rFonts w:ascii="Times New Roman" w:hAnsi="Times New Roman" w:cs="Times New Roman"/>
        </w:rPr>
        <w:t>. Th</w:t>
      </w:r>
      <w:r>
        <w:rPr>
          <w:rFonts w:ascii="Times New Roman" w:hAnsi="Times New Roman" w:cs="Times New Roman"/>
        </w:rPr>
        <w:t>e</w:t>
      </w:r>
      <w:r w:rsidRPr="004C0C81">
        <w:rPr>
          <w:rFonts w:ascii="Times New Roman" w:hAnsi="Times New Roman" w:cs="Times New Roman"/>
        </w:rPr>
        <w:t xml:space="preserve"> </w:t>
      </w:r>
      <w:r>
        <w:rPr>
          <w:rFonts w:ascii="Times New Roman" w:hAnsi="Times New Roman" w:cs="Times New Roman"/>
        </w:rPr>
        <w:t>results of this experiment supported this prediction</w:t>
      </w:r>
    </w:p>
    <w:p w14:paraId="6308D11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this simulation, networks were habituated for two epochs</w:t>
      </w:r>
      <w:r>
        <w:rPr>
          <w:rStyle w:val="FootnoteReference"/>
          <w:rFonts w:ascii="Times New Roman" w:eastAsia="Times New Roman" w:hAnsi="Times New Roman" w:cs="Times New Roman"/>
        </w:rPr>
        <w:footnoteReference w:id="1"/>
      </w:r>
      <w:r>
        <w:rPr>
          <w:rFonts w:ascii="Times New Roman" w:eastAsia="Times New Roman" w:hAnsi="Times New Roman" w:cs="Times New Roman"/>
        </w:rPr>
        <w:t xml:space="preserve"> to an event in which one object with animate features jumped over a large barrier to reach another object with animate features. The large barrier was instantiated by turning on the Barrier Height 4 unit in the Barrier Height group.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w:t>
      </w:r>
      <w:r>
        <w:rPr>
          <w:rFonts w:ascii="Times New Roman" w:hAnsi="Times New Roman" w:cs="Times New Roman"/>
        </w:rPr>
        <w:lastRenderedPageBreak/>
        <w:t xml:space="preserve">the Barrier Height 2 unit in the Barrier Height group. Thus, the first object jumped much higher than needed to clear the now much shorter barrier. The low jump test event was identical to the High Jump test event except that the height of the first object’s jump corresponded to the height </w:t>
      </w:r>
      <w:r w:rsidRPr="00C41654">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068E46A7" wp14:editId="1B3918B6">
                <wp:simplePos x="0" y="0"/>
                <wp:positionH relativeFrom="margin">
                  <wp:align>right</wp:align>
                </wp:positionH>
                <wp:positionV relativeFrom="paragraph">
                  <wp:posOffset>788364</wp:posOffset>
                </wp:positionV>
                <wp:extent cx="6324600" cy="3867150"/>
                <wp:effectExtent l="0" t="0" r="0" b="0"/>
                <wp:wrapSquare wrapText="bothSides"/>
                <wp:docPr id="1965223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3867150"/>
                        </a:xfrm>
                        <a:prstGeom prst="rect">
                          <a:avLst/>
                        </a:prstGeom>
                        <a:solidFill>
                          <a:srgbClr val="FFFFFF"/>
                        </a:solidFill>
                        <a:ln w="9525">
                          <a:noFill/>
                          <a:miter lim="800000"/>
                          <a:headEnd/>
                          <a:tailEnd/>
                        </a:ln>
                      </wps:spPr>
                      <wps:txb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8E46A7" id="_x0000_s1030" type="#_x0000_t202" style="position:absolute;left:0;text-align:left;margin-left:446.8pt;margin-top:62.1pt;width:498pt;height:304.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" stroked="f">
                <v:textbo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v:textbox>
                <w10:wrap type="square" anchorx="margin"/>
              </v:shape>
            </w:pict>
          </mc:Fallback>
        </mc:AlternateContent>
      </w:r>
      <w:r>
        <w:rPr>
          <w:rFonts w:ascii="Times New Roman" w:hAnsi="Times New Roman" w:cs="Times New Roman"/>
        </w:rPr>
        <w:t xml:space="preserve">of the now much shorter barrier (i.e., the Jump Height 2 unit was turned on). </w:t>
      </w:r>
    </w:p>
    <w:p w14:paraId="644B3D7E" w14:textId="77777777" w:rsidR="00524642" w:rsidRDefault="00524642" w:rsidP="00524642">
      <w:pPr>
        <w:spacing w:line="480" w:lineRule="auto"/>
        <w:ind w:firstLine="720"/>
        <w:contextualSpacing/>
        <w:rPr>
          <w:rFonts w:ascii="Times New Roman" w:hAnsi="Times New Roman" w:cs="Times New Roman"/>
        </w:rPr>
      </w:pPr>
    </w:p>
    <w:p w14:paraId="3583038F"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5 depicts networks’ mean looking times to the Low and High Jump test events. </w:t>
      </w:r>
      <w:r>
        <w:rPr>
          <w:rFonts w:ascii="Times New Roman" w:eastAsia="Times New Roman" w:hAnsi="Times New Roman" w:cs="Times New Roman"/>
        </w:rPr>
        <w:t xml:space="preserve">Data for this simulation were entered into a linear mixed-effects model with Trial Type (High Jump vs. Low Jump) as the within-subjects fixed effect and network treated as a random effect. This analysis revealed a significant main effect of Trial Type, </w:t>
      </w:r>
      <w:r>
        <w:rPr>
          <w:rFonts w:ascii="Times New Roman" w:eastAsia="Times New Roman" w:hAnsi="Times New Roman" w:cs="Times New Roman"/>
          <w:i/>
          <w:iCs/>
        </w:rPr>
        <w:t>F</w:t>
      </w:r>
      <w:r>
        <w:rPr>
          <w:rFonts w:ascii="Times New Roman" w:eastAsia="Times New Roman" w:hAnsi="Times New Roman" w:cs="Times New Roman"/>
        </w:rPr>
        <w:t xml:space="preserve">(1, 179) = 3181.82, </w:t>
      </w:r>
      <w:r>
        <w:rPr>
          <w:rFonts w:ascii="Times New Roman" w:eastAsia="Times New Roman" w:hAnsi="Times New Roman" w:cs="Times New Roman"/>
          <w:i/>
          <w:iCs/>
        </w:rPr>
        <w:t xml:space="preserve">p </w:t>
      </w:r>
      <w:r>
        <w:rPr>
          <w:rFonts w:ascii="Times New Roman" w:eastAsia="Times New Roman" w:hAnsi="Times New Roman" w:cs="Times New Roman"/>
        </w:rPr>
        <w:t>&lt; .0001. This result reflected the fact that networks looked longer at the High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22.58, </w:t>
      </w:r>
      <w:r>
        <w:rPr>
          <w:rFonts w:ascii="Times New Roman" w:eastAsia="Times New Roman" w:hAnsi="Times New Roman" w:cs="Times New Roman"/>
          <w:i/>
          <w:iCs/>
        </w:rPr>
        <w:t xml:space="preserve">SD </w:t>
      </w:r>
      <w:r>
        <w:rPr>
          <w:rFonts w:ascii="Times New Roman" w:eastAsia="Times New Roman" w:hAnsi="Times New Roman" w:cs="Times New Roman"/>
        </w:rPr>
        <w:t>= 1. 29) than at the Low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18.85,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0.99).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lastRenderedPageBreak/>
        <w:t>Discussion</w:t>
      </w:r>
    </w:p>
    <w:p w14:paraId="3FDABE8F" w14:textId="77777777" w:rsidR="00524642" w:rsidRPr="003764BE"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Simulation 4 showed that a network, like infants, looked longer at a more costly event than it does at a less costly event. This finding is significant because neither the current associative learning account nor the model that instantiated it implements a notion of cost, a NUC, or a teleological stance. This suggests that such principles and domain-specific mechanisms are not necessary to account for infants’ looking behaviors. These results demonstrate, instead, that domain-general associative learning may be sufficient to explain infants’ looking behaviors in studies that use the Gergely paradigm. </w:t>
      </w:r>
      <w:r>
        <w:rPr>
          <w:rFonts w:ascii="Times New Roman" w:eastAsia="Times New Roman" w:hAnsi="Times New Roman" w:cs="Times New Roman"/>
        </w:rPr>
        <w:t xml:space="preserve">This conclusion is also consistent with the only other published connectionist modeling study on this topic (Van Overwalle, 2010). However, a key difference between the model in that paper and the current one is that Van Overwalle (2010) only simulated Gergely et al. (1995). In contrast, the current model accounted for a range of findings from several studies that employed the Gergely paradigm. This demonstrates the explanatory breadth of the current model (and by extension, the proposal it implements). A second major difference is that Van Overwalle’s model could not develop internal representations. This means that his model could not make use of any prior, “real-world” experience with action events. Although the current simulations demonstrate the sufficiency of associative learning, the present simulations do not show that infants do not possess a NUC or a teleological stance. This issue can only be resolved empirically.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 xml:space="preserve">The simulations suggest that associative learning can explain infants’ looking behavior in studies using the Gergely paradigm. However, </w:t>
      </w:r>
      <w:r>
        <w:rPr>
          <w:rFonts w:ascii="Times New Roman" w:hAnsi="Times New Roman" w:cs="Times New Roman"/>
        </w:rPr>
        <w:t>they leave unresolved the</w:t>
      </w:r>
      <w:r w:rsidRPr="00053B11">
        <w:rPr>
          <w:rFonts w:ascii="Times New Roman" w:hAnsi="Times New Roman" w:cs="Times New Roman"/>
        </w:rPr>
        <w:t xml:space="preserve"> precise nature of this learning process</w:t>
      </w:r>
      <w:r>
        <w:rPr>
          <w:rFonts w:ascii="Times New Roman" w:hAnsi="Times New Roman" w:cs="Times New Roman"/>
        </w:rPr>
        <w:t xml:space="preserve">. One way to answer this question is to consider how the model processed the </w:t>
      </w:r>
      <w:r>
        <w:rPr>
          <w:rFonts w:ascii="Times New Roman" w:hAnsi="Times New Roman" w:cs="Times New Roman"/>
        </w:rPr>
        <w:lastRenderedPageBreak/>
        <w:t xml:space="preserve">information during various phases in the different simulations. Given space constraints, I will use Simulation 1 as a case study. However, the principles used to explain the network’s behavior in Simulation 1 also apply to the remaining simulations. </w:t>
      </w:r>
    </w:p>
    <w:p w14:paraId="3B450944"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Here, the network is presented with an action event,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activity is arbitrary. This is because the weights themselves are small, random values. This hidden pattern of activity is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Crucially, the pattern of error that the linear motion events produce over the output groups is different than that produced by the curved motion events. This has two effects. First, the weight changes will be different for the two action events. Second, the patterns of hidden activation that each event evokes after training will be different. </w:t>
      </w:r>
    </w:p>
    <w:p w14:paraId="6281437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consequence of this training process is that the network will develop a representation at the hidden layer that reflects learned associations between specific surface features of the input and different hidden units. Specifically, features in the input (e.g., the feature or unit that represent curved motion) will activate different hidden units via the weights or associations between them. These units, in turn, will activate the reconstruction of those same features at the </w:t>
      </w:r>
      <w:r>
        <w:rPr>
          <w:rFonts w:ascii="Times New Roman" w:hAnsi="Times New Roman" w:cs="Times New Roman"/>
        </w:rPr>
        <w:lastRenderedPageBreak/>
        <w:t xml:space="preserve">output layer via a different set of associations that connect them. The fact that these associations had 250 epochs to develop during the pretraining phase combined with the fact that many of the features experienced during pretraining are also encountered during the experiment portion of the various simulations factors importantly in explaining how the network comes to respond the way it does to the test events in these simulations. For example, consider the habituation and test events shown to networks in the Experimental condition of Simulation 1. Here, networks are shown an event in which a novel object with animate features jumps over a barrier to reach another object on the other side. Crucially, two of these features, namely, the height of the jump and the height of the barrier, are novel in relation to the jump and barrier heights experienced during pretraining. This means that the familiar features (e.g., the Curved Motion unit) and the units in the hidden layer with which they are associated will strongly activate one another. </w:t>
      </w:r>
      <w:r w:rsidRPr="00D73477">
        <w:rPr>
          <w:rFonts w:ascii="Times New Roman" w:hAnsi="Times New Roman" w:cs="Times New Roman"/>
        </w:rPr>
        <w:t xml:space="preserve">Although the habituation phase is shorter than the pretraining phase, the network still learns associations between specific input and output units. In particular, it forms links between the </w:t>
      </w:r>
      <w:r>
        <w:rPr>
          <w:rFonts w:ascii="Times New Roman" w:hAnsi="Times New Roman" w:cs="Times New Roman"/>
        </w:rPr>
        <w:t>Barrier Height 0</w:t>
      </w:r>
      <w:r w:rsidRPr="00D73477">
        <w:rPr>
          <w:rFonts w:ascii="Times New Roman" w:hAnsi="Times New Roman" w:cs="Times New Roman"/>
        </w:rPr>
        <w:t>, Barrier Missing, Curved Motion, Contiguous, Animate Features, and Jump Height 4 input units and their corresponding output units through the hidden layer.</w:t>
      </w:r>
      <w:r>
        <w:rPr>
          <w:rFonts w:ascii="Times New Roman" w:hAnsi="Times New Roman" w:cs="Times New Roman"/>
        </w:rPr>
        <w:t xml:space="preserve"> This means that if one or more of these input features are presented in either of the test events, not only will </w:t>
      </w:r>
      <w:r>
        <w:rPr>
          <w:rFonts w:ascii="Times New Roman" w:hAnsi="Times New Roman" w:cs="Times New Roman"/>
        </w:rPr>
        <w:lastRenderedPageBreak/>
        <w:t xml:space="preserve">“old” features be activated based on preexisting indirect associations, but new features will be activated based on </w:t>
      </w:r>
      <w:r w:rsidRPr="00B95538">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7875BFC0" wp14:editId="584A2D72">
                <wp:simplePos x="0" y="0"/>
                <wp:positionH relativeFrom="margin">
                  <wp:posOffset>-28320</wp:posOffset>
                </wp:positionH>
                <wp:positionV relativeFrom="paragraph">
                  <wp:posOffset>739676</wp:posOffset>
                </wp:positionV>
                <wp:extent cx="6245225" cy="3907155"/>
                <wp:effectExtent l="0" t="0" r="317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5225" cy="3907155"/>
                        </a:xfrm>
                        <a:prstGeom prst="rect">
                          <a:avLst/>
                        </a:prstGeom>
                        <a:solidFill>
                          <a:srgbClr val="FFFFFF"/>
                        </a:solidFill>
                        <a:ln w="9525">
                          <a:noFill/>
                          <a:miter lim="800000"/>
                          <a:headEnd/>
                          <a:tailEnd/>
                        </a:ln>
                      </wps:spPr>
                      <wps:txbx>
                        <w:txbxContent>
                          <w:p w14:paraId="5E11D336" w14:textId="77777777" w:rsidR="00524642" w:rsidRDefault="00524642" w:rsidP="00524642">
                            <w:pPr>
                              <w:keepNext/>
                            </w:pPr>
                            <w:r>
                              <w:rPr>
                                <w:noProof/>
                              </w:rPr>
                              <w:drawing>
                                <wp:inline distT="0" distB="0" distL="0" distR="0" wp14:anchorId="3CA01AE4" wp14:editId="6AD1B6AB">
                                  <wp:extent cx="6021325" cy="2179122"/>
                                  <wp:effectExtent l="0" t="0" r="0"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65329" cy="2195047"/>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75BFC0" id="_x0000_s1031" type="#_x0000_t202" style="position:absolute;left:0;text-align:left;margin-left:-2.25pt;margin-top:58.25pt;width:491.75pt;height:307.6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" stroked="f">
                <v:textbox>
                  <w:txbxContent>
                    <w:p w14:paraId="5E11D336" w14:textId="77777777" w:rsidR="00524642" w:rsidRDefault="00524642" w:rsidP="00524642">
                      <w:pPr>
                        <w:keepNext/>
                      </w:pPr>
                      <w:r>
                        <w:rPr>
                          <w:noProof/>
                        </w:rPr>
                        <w:drawing>
                          <wp:inline distT="0" distB="0" distL="0" distR="0" wp14:anchorId="3CA01AE4" wp14:editId="6AD1B6AB">
                            <wp:extent cx="6021325" cy="2179122"/>
                            <wp:effectExtent l="0" t="0" r="0"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65329" cy="2195047"/>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v:textbox>
                <w10:wrap type="square" anchorx="margin"/>
              </v:shape>
            </w:pict>
          </mc:Fallback>
        </mc:AlternateContent>
      </w:r>
      <w:r>
        <w:rPr>
          <w:rFonts w:ascii="Times New Roman" w:hAnsi="Times New Roman" w:cs="Times New Roman"/>
        </w:rPr>
        <w:t xml:space="preserve">associations established during habituation.  </w:t>
      </w:r>
    </w:p>
    <w:p w14:paraId="14068DFE" w14:textId="77777777" w:rsidR="00524642" w:rsidRDefault="00524642" w:rsidP="00524642">
      <w:pPr>
        <w:spacing w:line="480" w:lineRule="auto"/>
        <w:ind w:firstLine="720"/>
        <w:contextualSpacing/>
        <w:rPr>
          <w:rFonts w:ascii="Times New Roman" w:hAnsi="Times New Roman" w:cs="Times New Roman"/>
        </w:rPr>
      </w:pPr>
    </w:p>
    <w:p w14:paraId="5A82079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It will be recalled that in the Inefficient test event, the first object again follows an arced path to reach the second object. This event was instantiated by turning on the Barrier Height 0 unit in the Barrier Height group, the Curved Motion unit in the Motion Type group, the Barrier Missing unit in the Barrier Location group, the single unit in the Contiguous group, and the Jump Height 4 unit in the Jump Height group. Because five of these features appeared during the habituation phase (i.e., Contiguous unit, both Animate Feature units, the Curved Motion Unit, and the Jump Height 4 unit), they will activate features they were associated with during that phase (i.e., Barrier Height 4, Jump Height 4). Additionally, they may activate older features from the pretraining </w:t>
      </w:r>
      <w:r>
        <w:rPr>
          <w:rFonts w:ascii="Times New Roman" w:hAnsi="Times New Roman" w:cs="Times New Roman"/>
        </w:rPr>
        <w:lastRenderedPageBreak/>
        <w:t>phase (i.e., the Straight and Jump Height 0 output units) through previously established associations. In practice, however, the pattern of output unit activation that results from the presentation of these input features is more complex. The critical factor is whether the</w:t>
      </w:r>
      <w:r w:rsidRPr="0032327D">
        <w:rPr>
          <w:rFonts w:ascii="Times New Roman" w:hAnsi="Times New Roman" w:cs="Times New Roman"/>
        </w:rPr>
        <w:t xml:space="preserve"> hidden units</w:t>
      </w:r>
      <w:r>
        <w:rPr>
          <w:rFonts w:ascii="Times New Roman" w:hAnsi="Times New Roman" w:cs="Times New Roman"/>
        </w:rPr>
        <w:t xml:space="preserve"> provide support for one output unit over another. This can be seen most clearly above in Figure 6. This figure shows the test performance of one of the 20 networks in the Experimental condition on the Inconsistent and Consistent test event. As can be in the Inconsistent test event, the network correctly activates the Barrier Missing, the Barrier Height 0, Contiguous, and Jump Height 4 output units. The first three of these units are activated because they were associated with the corresponding input units via the hidden units during the pretraining phase; in contrast, the last of these units is activated because it was associated with the Jump Height 4, Contiguous, and Animate Feature units during the habituation phase. However, it can also be seen that the network incorrectly activates the Barrier 4, Jump Height 0, and Straight Motion output units. This response also makes sense: The Jump Height 0 and Straight Motion output units were associated indirectly with their corresponding input units during the pretraining phase, whereas the Barrier 4 output unit was indirectly associated with the Jump Height 4, Barrier Height 4, Contiguous, and Animate Feature input units during the habituation phase. This means that three output units (i.e., Barrier 4, Jump Height 0, and Straight Motion) contribute to the error in the Inconsistent test event.  </w:t>
      </w:r>
    </w:p>
    <w:p w14:paraId="496AF0AB"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shown in Figure 6, the network activates the same units as those in the Inconsistent test event. However, because the network correctly activates four of these units and incorrectly activates the remaining two units via the same processes described above, two rather than three output units </w:t>
      </w:r>
      <w:r>
        <w:rPr>
          <w:rFonts w:ascii="Times New Roman" w:hAnsi="Times New Roman" w:cs="Times New Roman"/>
        </w:rPr>
        <w:lastRenderedPageBreak/>
        <w:t xml:space="preserve">contribute to this event’s error. That one fewer unit contributes to error in the Consistent than in the Inconsistent event means the network “looks longer” at the latter than the former event.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12DA89C4">
                <wp:simplePos x="0" y="0"/>
                <wp:positionH relativeFrom="margin">
                  <wp:posOffset>-41910</wp:posOffset>
                </wp:positionH>
                <wp:positionV relativeFrom="paragraph">
                  <wp:posOffset>337820</wp:posOffset>
                </wp:positionV>
                <wp:extent cx="6566535" cy="3093085"/>
                <wp:effectExtent l="0" t="0" r="5715" b="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6535" cy="3093085"/>
                        </a:xfrm>
                        <a:prstGeom prst="rect">
                          <a:avLst/>
                        </a:prstGeom>
                        <a:solidFill>
                          <a:srgbClr val="FFFFFF"/>
                        </a:solidFill>
                        <a:ln w="9525">
                          <a:noFill/>
                          <a:miter lim="800000"/>
                          <a:headEnd/>
                          <a:tailEnd/>
                        </a:ln>
                      </wps:spPr>
                      <wps:txb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2" type="#_x0000_t202" style="position:absolute;margin-left:-3.3pt;margin-top:26.6pt;width:517.05pt;height:243.5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" stroked="f">
                <v:textbo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58A698C0"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same principles can be used to explain how the network comes to respond more comparably to these test events in the Control condition. Figure 7 above shows</w:t>
      </w:r>
      <w:r w:rsidRPr="0046412A">
        <w:rPr>
          <w:rFonts w:ascii="Times New Roman" w:hAnsi="Times New Roman" w:cs="Times New Roman"/>
        </w:rPr>
        <w:t xml:space="preserve"> </w:t>
      </w:r>
      <w:r>
        <w:rPr>
          <w:rFonts w:ascii="Times New Roman" w:hAnsi="Times New Roman" w:cs="Times New Roman"/>
        </w:rPr>
        <w:t>the test performance of one of the 20 networks in the Control condition to the two test events.</w:t>
      </w:r>
      <w:r w:rsidRPr="0046412A">
        <w:rPr>
          <w:rFonts w:ascii="Times New Roman" w:hAnsi="Times New Roman" w:cs="Times New Roman"/>
        </w:rPr>
        <w:t xml:space="preserve"> </w:t>
      </w:r>
      <w:r w:rsidRPr="003A5B59">
        <w:rPr>
          <w:rFonts w:ascii="Times New Roman" w:hAnsi="Times New Roman" w:cs="Times New Roman"/>
        </w:rPr>
        <w:t xml:space="preserve">Before examining the network’s test performance, it's useful </w:t>
      </w:r>
      <w:r>
        <w:rPr>
          <w:rFonts w:ascii="Times New Roman" w:hAnsi="Times New Roman" w:cs="Times New Roman"/>
        </w:rPr>
        <w:t>first to</w:t>
      </w:r>
      <w:r w:rsidRPr="003A5B59">
        <w:rPr>
          <w:rFonts w:ascii="Times New Roman" w:hAnsi="Times New Roman" w:cs="Times New Roman"/>
        </w:rPr>
        <w:t xml:space="preserve"> consider how it processed the habituation event.</w:t>
      </w:r>
      <w:r>
        <w:rPr>
          <w:rFonts w:ascii="Times New Roman" w:hAnsi="Times New Roman" w:cs="Times New Roman"/>
        </w:rPr>
        <w:t xml:space="preserve"> This event was identical </w:t>
      </w:r>
      <w:r w:rsidRPr="0046412A">
        <w:rPr>
          <w:rFonts w:ascii="Times New Roman" w:hAnsi="Times New Roman" w:cs="Times New Roman"/>
        </w:rPr>
        <w:t xml:space="preserve">to that in the Experimental condition except that the barrier was located to the side rather than in the middle. Because the learning rate </w:t>
      </w:r>
      <w:r>
        <w:rPr>
          <w:rFonts w:ascii="Times New Roman" w:hAnsi="Times New Roman" w:cs="Times New Roman"/>
        </w:rPr>
        <w:t>for the</w:t>
      </w:r>
      <w:r w:rsidRPr="0046412A">
        <w:rPr>
          <w:rFonts w:ascii="Times New Roman" w:hAnsi="Times New Roman" w:cs="Times New Roman"/>
        </w:rPr>
        <w:t xml:space="preserve"> Barrier Side </w:t>
      </w:r>
      <w:r>
        <w:rPr>
          <w:rFonts w:ascii="Times New Roman" w:hAnsi="Times New Roman" w:cs="Times New Roman"/>
        </w:rPr>
        <w:t xml:space="preserve">units </w:t>
      </w:r>
      <w:r w:rsidRPr="0046412A">
        <w:rPr>
          <w:rFonts w:ascii="Times New Roman" w:hAnsi="Times New Roman" w:cs="Times New Roman"/>
        </w:rPr>
        <w:t xml:space="preserve">is </w:t>
      </w:r>
      <w:r>
        <w:rPr>
          <w:rFonts w:ascii="Times New Roman" w:hAnsi="Times New Roman" w:cs="Times New Roman"/>
        </w:rPr>
        <w:t>kept at the pretraining value</w:t>
      </w:r>
      <w:r w:rsidRPr="0046412A">
        <w:rPr>
          <w:rFonts w:ascii="Times New Roman" w:hAnsi="Times New Roman" w:cs="Times New Roman"/>
        </w:rPr>
        <w:t>, the network fails</w:t>
      </w:r>
      <w:r>
        <w:rPr>
          <w:rFonts w:ascii="Times New Roman" w:hAnsi="Times New Roman" w:cs="Times New Roman"/>
        </w:rPr>
        <w:t xml:space="preserve"> sufficiently</w:t>
      </w:r>
      <w:r w:rsidRPr="0046412A">
        <w:rPr>
          <w:rFonts w:ascii="Times New Roman" w:hAnsi="Times New Roman" w:cs="Times New Roman"/>
        </w:rPr>
        <w:t xml:space="preserve"> to adjust its</w:t>
      </w:r>
      <w:r>
        <w:rPr>
          <w:rFonts w:ascii="Times New Roman" w:hAnsi="Times New Roman" w:cs="Times New Roman"/>
        </w:rPr>
        <w:t xml:space="preserve"> weights during habituation. Consequently, any associations that involve this unit from the pretraining phase remain largely unchanged.</w:t>
      </w:r>
      <w:r w:rsidRPr="0046412A">
        <w:rPr>
          <w:rFonts w:ascii="Times New Roman" w:hAnsi="Times New Roman" w:cs="Times New Roman"/>
        </w:rPr>
        <w:t xml:space="preserve"> This means that when the network is tested on the Inconsistent test event, it will not activate the Barrier Side output units in response to activity in the Curved </w:t>
      </w:r>
      <w:r>
        <w:rPr>
          <w:rFonts w:ascii="Times New Roman" w:hAnsi="Times New Roman" w:cs="Times New Roman"/>
        </w:rPr>
        <w:t>Motion,</w:t>
      </w:r>
      <w:r w:rsidRPr="0046412A">
        <w:rPr>
          <w:rFonts w:ascii="Times New Roman" w:hAnsi="Times New Roman" w:cs="Times New Roman"/>
        </w:rPr>
        <w:t xml:space="preserve"> Jump Height 4</w:t>
      </w:r>
      <w:r>
        <w:rPr>
          <w:rFonts w:ascii="Times New Roman" w:hAnsi="Times New Roman" w:cs="Times New Roman"/>
        </w:rPr>
        <w:t>, Contiguous, and Animate Feature</w:t>
      </w:r>
      <w:r w:rsidRPr="0046412A">
        <w:rPr>
          <w:rFonts w:ascii="Times New Roman" w:hAnsi="Times New Roman" w:cs="Times New Roman"/>
        </w:rPr>
        <w:t xml:space="preserve"> input units</w:t>
      </w:r>
      <w:r>
        <w:rPr>
          <w:rFonts w:ascii="Times New Roman" w:hAnsi="Times New Roman" w:cs="Times New Roman"/>
        </w:rPr>
        <w:t>. This can be seen in Figure 7.</w:t>
      </w:r>
      <w:r w:rsidRPr="0046412A">
        <w:rPr>
          <w:rFonts w:ascii="Times New Roman" w:hAnsi="Times New Roman" w:cs="Times New Roman"/>
        </w:rPr>
        <w:t xml:space="preserve"> Instead, it will activate the Barrier Missing output unit </w:t>
      </w:r>
      <w:r>
        <w:rPr>
          <w:rFonts w:ascii="Times New Roman" w:hAnsi="Times New Roman" w:cs="Times New Roman"/>
        </w:rPr>
        <w:t>given that the</w:t>
      </w:r>
      <w:r w:rsidRPr="0046412A">
        <w:rPr>
          <w:rFonts w:ascii="Times New Roman" w:hAnsi="Times New Roman" w:cs="Times New Roman"/>
        </w:rPr>
        <w:t xml:space="preserve"> Barrier Missing and </w:t>
      </w:r>
      <w:r>
        <w:rPr>
          <w:rFonts w:ascii="Times New Roman" w:hAnsi="Times New Roman" w:cs="Times New Roman"/>
        </w:rPr>
        <w:lastRenderedPageBreak/>
        <w:t xml:space="preserve">Barrier Height 0 </w:t>
      </w:r>
      <w:r w:rsidRPr="0046412A">
        <w:rPr>
          <w:rFonts w:ascii="Times New Roman" w:hAnsi="Times New Roman" w:cs="Times New Roman"/>
        </w:rPr>
        <w:t>input units</w:t>
      </w:r>
      <w:r>
        <w:rPr>
          <w:rFonts w:ascii="Times New Roman" w:hAnsi="Times New Roman" w:cs="Times New Roman"/>
        </w:rPr>
        <w:t xml:space="preserve">—which were indirectly associated with it via the associated hidden units—are presented as input </w:t>
      </w:r>
      <w:r w:rsidRPr="0046412A">
        <w:rPr>
          <w:rFonts w:ascii="Times New Roman" w:hAnsi="Times New Roman" w:cs="Times New Roman"/>
        </w:rPr>
        <w:t xml:space="preserve">in the Inconsistent test event. </w:t>
      </w:r>
      <w:r>
        <w:rPr>
          <w:rFonts w:ascii="Times New Roman" w:hAnsi="Times New Roman" w:cs="Times New Roman"/>
        </w:rPr>
        <w:t>Given that this is the correct response in both test events, activation of this unit does not contribute to each test event’s error.</w:t>
      </w:r>
    </w:p>
    <w:p w14:paraId="0A3EE3F5"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Similarly,</w:t>
      </w:r>
      <w:r w:rsidRPr="0046412A">
        <w:rPr>
          <w:rFonts w:ascii="Times New Roman" w:hAnsi="Times New Roman" w:cs="Times New Roman"/>
        </w:rPr>
        <w:t xml:space="preserve"> </w:t>
      </w:r>
      <w:r>
        <w:rPr>
          <w:rFonts w:ascii="Times New Roman" w:hAnsi="Times New Roman" w:cs="Times New Roman"/>
        </w:rPr>
        <w:t xml:space="preserve">following habituation, </w:t>
      </w:r>
      <w:r w:rsidRPr="0046412A">
        <w:rPr>
          <w:rFonts w:ascii="Times New Roman" w:hAnsi="Times New Roman" w:cs="Times New Roman"/>
        </w:rPr>
        <w:t xml:space="preserve">the network fails to activate the Barrier Height 4 output unit in response to activity in the Barrier Height 4, Jump Height 4, Curved Motion, Barrier Missing, </w:t>
      </w:r>
      <w:r>
        <w:rPr>
          <w:rFonts w:ascii="Times New Roman" w:hAnsi="Times New Roman" w:cs="Times New Roman"/>
        </w:rPr>
        <w:t>Animate Features, and</w:t>
      </w:r>
      <w:r w:rsidRPr="0046412A">
        <w:rPr>
          <w:rFonts w:ascii="Times New Roman" w:hAnsi="Times New Roman" w:cs="Times New Roman"/>
        </w:rPr>
        <w:t xml:space="preserve"> Contiguous input unit</w:t>
      </w:r>
      <w:r>
        <w:rPr>
          <w:rFonts w:ascii="Times New Roman" w:hAnsi="Times New Roman" w:cs="Times New Roman"/>
        </w:rPr>
        <w:t>s</w:t>
      </w:r>
      <w:r w:rsidRPr="0046412A">
        <w:rPr>
          <w:rFonts w:ascii="Times New Roman" w:hAnsi="Times New Roman" w:cs="Times New Roman"/>
        </w:rPr>
        <w:t xml:space="preserve">. This stems from the fact that its weights have weight decay and an even lower learning rate than that for the Barrier Side units. This means that if any </w:t>
      </w:r>
      <w:r>
        <w:rPr>
          <w:rFonts w:ascii="Times New Roman" w:hAnsi="Times New Roman" w:cs="Times New Roman"/>
        </w:rPr>
        <w:t>one of the five input units is</w:t>
      </w:r>
      <w:r w:rsidRPr="0046412A">
        <w:rPr>
          <w:rFonts w:ascii="Times New Roman" w:hAnsi="Times New Roman" w:cs="Times New Roman"/>
        </w:rPr>
        <w:t xml:space="preserve"> turned on in either of the test events, the network will not activate the Barrier Height 4 unit. </w:t>
      </w:r>
      <w:r>
        <w:rPr>
          <w:rFonts w:ascii="Times New Roman" w:hAnsi="Times New Roman" w:cs="Times New Roman"/>
        </w:rPr>
        <w:t>Instead, the network will activate whichever output unit was indirectly associated via the hidden units with any one of these five input units during the pretraining phase. In this case, this means that the network will turn on the Barrier Missing output unit because this unit formed an indirect association with the Barrier Missing, Barrier Height 0, and Contiguous input units during the pretraining phase. Because this too</w:t>
      </w:r>
      <w:r w:rsidRPr="0046412A">
        <w:rPr>
          <w:rFonts w:ascii="Times New Roman" w:hAnsi="Times New Roman" w:cs="Times New Roman"/>
        </w:rPr>
        <w:t xml:space="preserve"> is the correct response for the Inconsistent and Consistent test events</w:t>
      </w:r>
      <w:r>
        <w:rPr>
          <w:rFonts w:ascii="Times New Roman" w:hAnsi="Times New Roman" w:cs="Times New Roman"/>
        </w:rPr>
        <w:t>, activation of this unit also does not contribute to either test event’s error.</w:t>
      </w:r>
    </w:p>
    <w:p w14:paraId="29BBD831" w14:textId="77777777" w:rsidR="00524642" w:rsidRDefault="00524642" w:rsidP="00524642">
      <w:pPr>
        <w:spacing w:line="480" w:lineRule="auto"/>
        <w:ind w:firstLine="720"/>
        <w:contextualSpacing/>
        <w:rPr>
          <w:rFonts w:ascii="Times New Roman" w:hAnsi="Times New Roman" w:cs="Times New Roman"/>
        </w:rPr>
      </w:pPr>
      <w:r w:rsidRPr="0046412A">
        <w:rPr>
          <w:rFonts w:ascii="Times New Roman" w:hAnsi="Times New Roman" w:cs="Times New Roman"/>
        </w:rPr>
        <w:t xml:space="preserve">In contrast, </w:t>
      </w:r>
      <w:r>
        <w:rPr>
          <w:rFonts w:ascii="Times New Roman" w:hAnsi="Times New Roman" w:cs="Times New Roman"/>
        </w:rPr>
        <w:t xml:space="preserve">because the learning rate on the incoming and outgoing connections to the Jump Height 4 unit is large to reflect its heightened salience, </w:t>
      </w:r>
      <w:r w:rsidRPr="0046412A">
        <w:rPr>
          <w:rFonts w:ascii="Times New Roman" w:hAnsi="Times New Roman" w:cs="Times New Roman"/>
        </w:rPr>
        <w:t xml:space="preserve">the network can adjust its weight sufficiently within the timeframe of the habituation phase to activate the Jump Height 4 output unit in response to activity in the </w:t>
      </w:r>
      <w:r>
        <w:rPr>
          <w:rFonts w:ascii="Times New Roman" w:hAnsi="Times New Roman" w:cs="Times New Roman"/>
        </w:rPr>
        <w:t>same five input units</w:t>
      </w:r>
      <w:r w:rsidRPr="0046412A">
        <w:rPr>
          <w:rFonts w:ascii="Times New Roman" w:hAnsi="Times New Roman" w:cs="Times New Roman"/>
        </w:rPr>
        <w:t>. This means that if any of these input units is</w:t>
      </w:r>
      <w:r>
        <w:rPr>
          <w:rFonts w:ascii="Times New Roman" w:hAnsi="Times New Roman" w:cs="Times New Roman"/>
        </w:rPr>
        <w:t xml:space="preserve"> </w:t>
      </w:r>
      <w:r w:rsidRPr="0046412A">
        <w:rPr>
          <w:rFonts w:ascii="Times New Roman" w:hAnsi="Times New Roman" w:cs="Times New Roman"/>
        </w:rPr>
        <w:t xml:space="preserve">turned on </w:t>
      </w:r>
      <w:r>
        <w:rPr>
          <w:rFonts w:ascii="Times New Roman" w:hAnsi="Times New Roman" w:cs="Times New Roman"/>
        </w:rPr>
        <w:t>in either of the test events</w:t>
      </w:r>
      <w:r w:rsidRPr="0046412A">
        <w:rPr>
          <w:rFonts w:ascii="Times New Roman" w:hAnsi="Times New Roman" w:cs="Times New Roman"/>
        </w:rPr>
        <w:t xml:space="preserve">, the Jump Height 4 output unit will </w:t>
      </w:r>
      <w:r>
        <w:rPr>
          <w:rFonts w:ascii="Times New Roman" w:hAnsi="Times New Roman" w:cs="Times New Roman"/>
        </w:rPr>
        <w:t xml:space="preserve">also </w:t>
      </w:r>
      <w:r w:rsidRPr="0046412A">
        <w:rPr>
          <w:rFonts w:ascii="Times New Roman" w:hAnsi="Times New Roman" w:cs="Times New Roman"/>
        </w:rPr>
        <w:t xml:space="preserve">be </w:t>
      </w:r>
      <w:r>
        <w:rPr>
          <w:rFonts w:ascii="Times New Roman" w:hAnsi="Times New Roman" w:cs="Times New Roman"/>
        </w:rPr>
        <w:t>turned on</w:t>
      </w:r>
      <w:r w:rsidRPr="0046412A">
        <w:rPr>
          <w:rFonts w:ascii="Times New Roman" w:hAnsi="Times New Roman" w:cs="Times New Roman"/>
        </w:rPr>
        <w:t xml:space="preserve">. Given that at least one of these units </w:t>
      </w:r>
      <w:r>
        <w:rPr>
          <w:rFonts w:ascii="Times New Roman" w:hAnsi="Times New Roman" w:cs="Times New Roman"/>
          <w:i/>
          <w:iCs/>
        </w:rPr>
        <w:t xml:space="preserve">is </w:t>
      </w:r>
      <w:r w:rsidRPr="0046412A">
        <w:rPr>
          <w:rFonts w:ascii="Times New Roman" w:hAnsi="Times New Roman" w:cs="Times New Roman"/>
        </w:rPr>
        <w:t>turned on in both test events, this output unit is active in both test events. This is the right response in the Inconsistent test event, but the wrong response in the Consistent test event. Thus,</w:t>
      </w:r>
      <w:r>
        <w:rPr>
          <w:rFonts w:ascii="Times New Roman" w:hAnsi="Times New Roman" w:cs="Times New Roman"/>
        </w:rPr>
        <w:t xml:space="preserve"> the largest contributor to error in the Consistent test event is </w:t>
      </w:r>
      <w:r>
        <w:rPr>
          <w:rFonts w:ascii="Times New Roman" w:hAnsi="Times New Roman" w:cs="Times New Roman"/>
        </w:rPr>
        <w:lastRenderedPageBreak/>
        <w:t>the Jump Height 4 test event; the network activates the correct units in the other output groups. In contrast, the largest contributor to error in the Inconsistent test event is activation of the Straight Motion output unit instead of the desired Curved Motion output unit. The explanation for this is the same as that above. Notably</w:t>
      </w:r>
      <w:r w:rsidRPr="0046412A">
        <w:rPr>
          <w:rFonts w:ascii="Times New Roman" w:hAnsi="Times New Roman" w:cs="Times New Roman"/>
        </w:rPr>
        <w:t xml:space="preserve">, </w:t>
      </w:r>
      <w:r>
        <w:rPr>
          <w:rFonts w:ascii="Times New Roman" w:hAnsi="Times New Roman" w:cs="Times New Roman"/>
        </w:rPr>
        <w:t xml:space="preserve">and as can be seen in Figure 7, </w:t>
      </w:r>
      <w:r w:rsidRPr="0046412A">
        <w:rPr>
          <w:rFonts w:ascii="Times New Roman" w:hAnsi="Times New Roman" w:cs="Times New Roman"/>
        </w:rPr>
        <w:t xml:space="preserve">there is </w:t>
      </w:r>
      <w:r>
        <w:rPr>
          <w:rFonts w:ascii="Times New Roman" w:hAnsi="Times New Roman" w:cs="Times New Roman"/>
        </w:rPr>
        <w:t xml:space="preserve">also </w:t>
      </w:r>
      <w:r w:rsidRPr="0046412A">
        <w:rPr>
          <w:rFonts w:ascii="Times New Roman" w:hAnsi="Times New Roman" w:cs="Times New Roman"/>
        </w:rPr>
        <w:t xml:space="preserve">some activation of the </w:t>
      </w:r>
      <w:r>
        <w:rPr>
          <w:rFonts w:ascii="Times New Roman" w:hAnsi="Times New Roman" w:cs="Times New Roman"/>
        </w:rPr>
        <w:t>Jump Height 0</w:t>
      </w:r>
      <w:r w:rsidRPr="0046412A">
        <w:rPr>
          <w:rFonts w:ascii="Times New Roman" w:hAnsi="Times New Roman" w:cs="Times New Roman"/>
        </w:rPr>
        <w:t xml:space="preserve"> output unit</w:t>
      </w:r>
      <w:r>
        <w:rPr>
          <w:rFonts w:ascii="Times New Roman" w:hAnsi="Times New Roman" w:cs="Times New Roman"/>
        </w:rPr>
        <w:t xml:space="preserve">. The reason for this is that some of the input units with which it was indirectly associated during the pretraining phase are present (i.e., the Barrier Missing and Barrier Height 0 units). </w:t>
      </w:r>
      <w:r w:rsidRPr="004910CA">
        <w:rPr>
          <w:rFonts w:ascii="Times New Roman" w:hAnsi="Times New Roman" w:cs="Times New Roman"/>
        </w:rPr>
        <w:t>However, this activation is largely dampened</w:t>
      </w:r>
      <w:r>
        <w:rPr>
          <w:rFonts w:ascii="Times New Roman" w:hAnsi="Times New Roman" w:cs="Times New Roman"/>
        </w:rPr>
        <w:t xml:space="preserve"> in relation to</w:t>
      </w:r>
      <w:r w:rsidRPr="004910CA">
        <w:rPr>
          <w:rFonts w:ascii="Times New Roman" w:hAnsi="Times New Roman" w:cs="Times New Roman"/>
        </w:rPr>
        <w:t xml:space="preserve"> the Jump Height 4</w:t>
      </w:r>
      <w:r>
        <w:rPr>
          <w:rFonts w:ascii="Times New Roman" w:hAnsi="Times New Roman" w:cs="Times New Roman"/>
        </w:rPr>
        <w:t xml:space="preserve"> output</w:t>
      </w:r>
      <w:r w:rsidRPr="004910CA">
        <w:rPr>
          <w:rFonts w:ascii="Times New Roman" w:hAnsi="Times New Roman" w:cs="Times New Roman"/>
        </w:rPr>
        <w:t xml:space="preserve"> unit</w:t>
      </w:r>
      <w:r>
        <w:rPr>
          <w:rFonts w:ascii="Times New Roman" w:hAnsi="Times New Roman" w:cs="Times New Roman"/>
        </w:rPr>
        <w:t xml:space="preserve"> (the size of the square for this unit overestimates its true activation). </w:t>
      </w:r>
      <w:r w:rsidRPr="00F15A81">
        <w:rPr>
          <w:rFonts w:ascii="Times New Roman" w:hAnsi="Times New Roman" w:cs="Times New Roman"/>
        </w:rPr>
        <w:t xml:space="preserve">This is because when the Jump Height 4 input unit is activated, it triggers hidden units that both excite the correct Jump Height 4 output unit and suppress the </w:t>
      </w:r>
      <w:r>
        <w:rPr>
          <w:rFonts w:ascii="Times New Roman" w:hAnsi="Times New Roman" w:cs="Times New Roman"/>
        </w:rPr>
        <w:t>Jump Height 0</w:t>
      </w:r>
      <w:r w:rsidRPr="00F15A81">
        <w:rPr>
          <w:rFonts w:ascii="Times New Roman" w:hAnsi="Times New Roman" w:cs="Times New Roman"/>
        </w:rPr>
        <w:t xml:space="preserve"> unit through </w:t>
      </w:r>
      <w:r>
        <w:rPr>
          <w:rFonts w:ascii="Times New Roman" w:hAnsi="Times New Roman" w:cs="Times New Roman"/>
        </w:rPr>
        <w:t>differential positive and negative weights.  Crucially, b</w:t>
      </w:r>
      <w:r w:rsidRPr="0046412A">
        <w:rPr>
          <w:rFonts w:ascii="Times New Roman" w:hAnsi="Times New Roman" w:cs="Times New Roman"/>
        </w:rPr>
        <w:t xml:space="preserve">ecause there is only a single </w:t>
      </w:r>
      <w:r>
        <w:rPr>
          <w:rFonts w:ascii="Times New Roman" w:hAnsi="Times New Roman" w:cs="Times New Roman"/>
          <w:i/>
          <w:iCs/>
        </w:rPr>
        <w:t xml:space="preserve">large </w:t>
      </w:r>
      <w:r w:rsidRPr="0046412A">
        <w:rPr>
          <w:rFonts w:ascii="Times New Roman" w:hAnsi="Times New Roman" w:cs="Times New Roman"/>
        </w:rPr>
        <w:t>contributor to error in both test events, both events produce equivalent error</w:t>
      </w:r>
      <w:r>
        <w:rPr>
          <w:rFonts w:ascii="Times New Roman" w:hAnsi="Times New Roman" w:cs="Times New Roman"/>
        </w:rPr>
        <w:t xml:space="preserve">. The network, thus, looks equally long at both test events. </w:t>
      </w:r>
    </w:p>
    <w:p w14:paraId="26618D65" w14:textId="77777777" w:rsidR="00524642" w:rsidRDefault="00524642" w:rsidP="00524642">
      <w:pPr>
        <w:spacing w:line="480" w:lineRule="auto"/>
        <w:ind w:firstLine="720"/>
        <w:contextualSpacing/>
        <w:rPr>
          <w:rFonts w:ascii="Times New Roman" w:hAnsi="Times New Roman" w:cs="Times New Roman"/>
        </w:rPr>
      </w:pPr>
      <w:r w:rsidRPr="00346D92">
        <w:rPr>
          <w:rFonts w:ascii="Times New Roman" w:hAnsi="Times New Roman" w:cs="Times New Roman"/>
        </w:rPr>
        <w:t>This analysis suggests that infants’ behavior in Gergely-style studies can be explained by learned associations between different kinds of actions and low-level perceptual features rather than by abstract reasoning about goals, cost, or efficiency.</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09678F5D" w14:textId="77777777" w:rsidR="00524642" w:rsidRDefault="00524642" w:rsidP="00524642">
      <w:pPr>
        <w:spacing w:line="480" w:lineRule="auto"/>
        <w:ind w:firstLine="720"/>
        <w:contextualSpacing/>
        <w:rPr>
          <w:rFonts w:ascii="Times New Roman" w:eastAsia="Times New Roman" w:hAnsi="Times New Roman" w:cs="Times New Roman"/>
        </w:rPr>
      </w:pPr>
      <w:r w:rsidRPr="00B0365B">
        <w:rPr>
          <w:rFonts w:ascii="Times New Roman" w:eastAsia="Times New Roman" w:hAnsi="Times New Roman" w:cs="Times New Roman"/>
        </w:rPr>
        <w:t xml:space="preserve">The current paper </w:t>
      </w:r>
      <w:r>
        <w:rPr>
          <w:rFonts w:ascii="Times New Roman" w:eastAsia="Times New Roman" w:hAnsi="Times New Roman" w:cs="Times New Roman"/>
        </w:rPr>
        <w:t>presented an</w:t>
      </w:r>
      <w:r w:rsidRPr="00B0365B">
        <w:rPr>
          <w:rFonts w:ascii="Times New Roman" w:eastAsia="Times New Roman" w:hAnsi="Times New Roman" w:cs="Times New Roman"/>
        </w:rPr>
        <w:t xml:space="preserve"> alternative perspective</w:t>
      </w:r>
      <w:r>
        <w:rPr>
          <w:rFonts w:ascii="Times New Roman" w:eastAsia="Times New Roman" w:hAnsi="Times New Roman" w:cs="Times New Roman"/>
        </w:rPr>
        <w:t xml:space="preserve"> to account for infants’ looking behaviors in studies that test their action understanding. The crux of my argument was that infants’ performance in these studies reflects a combination of prior experience with linear and curved motion events and online associative learning in which barriers are linked with curved action. I argued further that the strength of these associations depends on the physical proximity </w:t>
      </w:r>
      <w:r>
        <w:rPr>
          <w:rFonts w:ascii="Times New Roman" w:eastAsia="Times New Roman" w:hAnsi="Times New Roman" w:cs="Times New Roman"/>
        </w:rPr>
        <w:lastRenderedPageBreak/>
        <w:t xml:space="preserve">of the barrier to the curved motion: Stronger associations are established when the barrier appears beneath rather than beside curved action. </w:t>
      </w:r>
      <w:r w:rsidRPr="00B0365B">
        <w:rPr>
          <w:rFonts w:ascii="Times New Roman" w:eastAsia="Times New Roman" w:hAnsi="Times New Roman" w:cs="Times New Roman"/>
        </w:rPr>
        <w:t xml:space="preserve">I </w:t>
      </w:r>
      <w:r>
        <w:rPr>
          <w:rFonts w:ascii="Times New Roman" w:eastAsia="Times New Roman" w:hAnsi="Times New Roman" w:cs="Times New Roman"/>
        </w:rPr>
        <w:t xml:space="preserve">then </w:t>
      </w:r>
      <w:r w:rsidRPr="00B0365B">
        <w:rPr>
          <w:rFonts w:ascii="Times New Roman" w:eastAsia="Times New Roman" w:hAnsi="Times New Roman" w:cs="Times New Roman"/>
        </w:rPr>
        <w:t xml:space="preserve">showed that when this </w:t>
      </w:r>
      <w:r>
        <w:rPr>
          <w:rFonts w:ascii="Times New Roman" w:eastAsia="Times New Roman" w:hAnsi="Times New Roman" w:cs="Times New Roman"/>
        </w:rPr>
        <w:t xml:space="preserve">proposal </w:t>
      </w:r>
      <w:r w:rsidRPr="00B0365B">
        <w:rPr>
          <w:rFonts w:ascii="Times New Roman" w:eastAsia="Times New Roman" w:hAnsi="Times New Roman" w:cs="Times New Roman"/>
        </w:rPr>
        <w:t xml:space="preserve">was </w:t>
      </w:r>
      <w:r>
        <w:rPr>
          <w:rFonts w:ascii="Times New Roman" w:eastAsia="Times New Roman" w:hAnsi="Times New Roman" w:cs="Times New Roman"/>
        </w:rPr>
        <w:t>implemented in</w:t>
      </w:r>
      <w:r w:rsidRPr="00B0365B">
        <w:rPr>
          <w:rFonts w:ascii="Times New Roman" w:eastAsia="Times New Roman" w:hAnsi="Times New Roman" w:cs="Times New Roman"/>
        </w:rPr>
        <w:t xml:space="preserve"> </w:t>
      </w:r>
      <w:r>
        <w:rPr>
          <w:rFonts w:ascii="Times New Roman" w:eastAsia="Times New Roman" w:hAnsi="Times New Roman" w:cs="Times New Roman"/>
        </w:rPr>
        <w:t>a connectionist artificial neural network model,</w:t>
      </w:r>
      <w:r w:rsidRPr="00B0365B">
        <w:rPr>
          <w:rFonts w:ascii="Times New Roman" w:eastAsia="Times New Roman" w:hAnsi="Times New Roman" w:cs="Times New Roman"/>
        </w:rPr>
        <w:t xml:space="preserve"> it was able to account for </w:t>
      </w:r>
      <w:r>
        <w:rPr>
          <w:rFonts w:ascii="Times New Roman" w:eastAsia="Times New Roman" w:hAnsi="Times New Roman" w:cs="Times New Roman"/>
        </w:rPr>
        <w:t xml:space="preserve">a range of key findings from studies that employed the Gergely paradigm. Specifically, Simulation 1 accounted for the finding that infants show elevated looking when animated objects behave inefficiently. Simulation 2 accounted for the finding that infants show this pattern irrespective of whether objects possess animate features. Simulation 3 accounted for the finding that infants can infer external constraints from an agent’s actions and goals from its actions and external constraints. Finally, Simulation 4 accounted for the finding that infants recognize that event can differ in their relative efficiency. Taken together, these simulations suggest that domain-general associative learning is sufficient to account for infants’ performance in studies that test their action understanding with the Gergely paradigm; a NUC or teleological stance is not necessary. </w:t>
      </w:r>
    </w:p>
    <w:p w14:paraId="64F39F8D" w14:textId="2FE5A6ED" w:rsidR="0052464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del w:id="1375" w:author="detbenton1991@gmail.com" w:date="2025-07-03T20:43:00Z" w16du:dateUtc="2025-07-04T01:43:00Z">
        <w:r w:rsidRPr="00EC33BD" w:rsidDel="00B05A5B">
          <w:rPr>
            <w:rFonts w:ascii="Times New Roman" w:eastAsia="Times New Roman" w:hAnsi="Times New Roman" w:cs="Times New Roman"/>
          </w:rPr>
          <w:delText xml:space="preserve">two </w:delText>
        </w:r>
      </w:del>
      <w:ins w:id="1376" w:author="detbenton1991@gmail.com" w:date="2025-07-03T20:43:00Z" w16du:dateUtc="2025-07-04T01:43:00Z">
        <w:r w:rsidR="00B05A5B" w:rsidRPr="00EC33BD">
          <w:rPr>
            <w:rFonts w:ascii="Times New Roman" w:eastAsia="Times New Roman" w:hAnsi="Times New Roman" w:cs="Times New Roman"/>
          </w:rPr>
          <w:t>t</w:t>
        </w:r>
        <w:r w:rsidR="00B05A5B">
          <w:rPr>
            <w:rFonts w:ascii="Times New Roman" w:eastAsia="Times New Roman" w:hAnsi="Times New Roman" w:cs="Times New Roman"/>
          </w:rPr>
          <w:t>hree</w:t>
        </w:r>
        <w:r w:rsidR="00B05A5B" w:rsidRPr="00EC33BD">
          <w:rPr>
            <w:rFonts w:ascii="Times New Roman" w:eastAsia="Times New Roman" w:hAnsi="Times New Roman" w:cs="Times New Roman"/>
          </w:rPr>
          <w:t xml:space="preserve"> </w:t>
        </w:r>
      </w:ins>
      <w:r w:rsidRPr="00EC33BD">
        <w:rPr>
          <w:rFonts w:ascii="Times New Roman" w:eastAsia="Times New Roman" w:hAnsi="Times New Roman" w:cs="Times New Roman"/>
        </w:rPr>
        <w:t xml:space="preserve">potential criticisms are worth considering. One concerns the model’s simplicity. The </w:t>
      </w:r>
      <w:r>
        <w:rPr>
          <w:rFonts w:ascii="Times New Roman" w:eastAsia="Times New Roman" w:hAnsi="Times New Roman" w:cs="Times New Roman"/>
        </w:rPr>
        <w:t>model</w:t>
      </w:r>
      <w:r w:rsidRPr="00EC33BD">
        <w:rPr>
          <w:rFonts w:ascii="Times New Roman" w:eastAsia="Times New Roman" w:hAnsi="Times New Roman" w:cs="Times New Roman"/>
        </w:rPr>
        <w:t xml:space="preserve"> was simple in two key respects. First, movement and action were represented </w:t>
      </w:r>
      <w:r>
        <w:rPr>
          <w:rFonts w:ascii="Times New Roman" w:eastAsia="Times New Roman" w:hAnsi="Times New Roman" w:cs="Times New Roman"/>
        </w:rPr>
        <w:t>statically</w:t>
      </w:r>
      <w:r w:rsidRPr="00EC33BD">
        <w:rPr>
          <w:rFonts w:ascii="Times New Roman" w:eastAsia="Times New Roman" w:hAnsi="Times New Roman" w:cs="Times New Roman"/>
        </w:rPr>
        <w:t xml:space="preserve"> rather than dynamically. Second, objects, their features, and action events were represented locally rather than in a distributed fashion. 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Pr="00EC33BD">
        <w:rPr>
          <w:rFonts w:ascii="Times New Roman" w:eastAsia="Times New Roman" w:hAnsi="Times New Roman" w:cs="Times New Roman"/>
        </w:rPr>
        <w:t>This feature of simple models makes them particularly useful 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 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w:t>
      </w:r>
      <w:r w:rsidRPr="00EC33BD">
        <w:rPr>
          <w:rFonts w:ascii="Times New Roman" w:eastAsia="Times New Roman" w:hAnsi="Times New Roman" w:cs="Times New Roman"/>
        </w:rPr>
        <w:lastRenderedPageBreak/>
        <w:t xml:space="preserve">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remain valuable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713CC9F9" w14:textId="77777777" w:rsidR="00524642" w:rsidRDefault="00524642" w:rsidP="00524642">
      <w:pPr>
        <w:spacing w:line="480" w:lineRule="auto"/>
        <w:ind w:firstLine="720"/>
        <w:contextualSpacing/>
        <w:rPr>
          <w:ins w:id="1377" w:author="detbenton1991@gmail.com" w:date="2025-07-03T20:43:00Z" w16du:dateUtc="2025-07-04T01:43:00Z"/>
          <w:rFonts w:ascii="Times New Roman" w:eastAsia="Times New Roman" w:hAnsi="Times New Roman" w:cs="Times New Roman"/>
        </w:rPr>
      </w:pPr>
      <w:r w:rsidRPr="00DE04F1">
        <w:rPr>
          <w:rFonts w:ascii="Times New Roman" w:eastAsia="Times New Roman" w:hAnsi="Times New Roman" w:cs="Times New Roman"/>
        </w:rPr>
        <w:t xml:space="preserve">A second potential criticism concerns the limited scope of the findings and studies modeled in the present simulations. </w:t>
      </w:r>
      <w:r>
        <w:rPr>
          <w:rFonts w:ascii="Times New Roman" w:eastAsia="Times New Roman" w:hAnsi="Times New Roman" w:cs="Times New Roman"/>
        </w:rPr>
        <w:t>The criteria for choosing the studies that were included were the following.</w:t>
      </w:r>
      <w:r w:rsidRPr="00DE04F1">
        <w:rPr>
          <w:rFonts w:ascii="Times New Roman" w:eastAsia="Times New Roman" w:hAnsi="Times New Roman" w:cs="Times New Roman"/>
        </w:rPr>
        <w:t xml:space="preserve"> First, at least some studies needed to be foundational—that is, </w:t>
      </w:r>
      <w:r>
        <w:rPr>
          <w:rFonts w:ascii="Times New Roman" w:eastAsia="Times New Roman" w:hAnsi="Times New Roman" w:cs="Times New Roman"/>
        </w:rPr>
        <w:t xml:space="preserve">they needed to be </w:t>
      </w:r>
      <w:r w:rsidRPr="00DE04F1">
        <w:rPr>
          <w:rFonts w:ascii="Times New Roman" w:eastAsia="Times New Roman" w:hAnsi="Times New Roman" w:cs="Times New Roman"/>
        </w:rPr>
        <w:t>among the first to investigate this topic. Second, the remaining studies had to employ the same paradigm while addressing a qualitatively distinct question. Th</w:t>
      </w:r>
      <w:r>
        <w:rPr>
          <w:rFonts w:ascii="Times New Roman" w:eastAsia="Times New Roman" w:hAnsi="Times New Roman" w:cs="Times New Roman"/>
        </w:rPr>
        <w:t xml:space="preserve">e studies that were simulated here met these criteria. </w:t>
      </w:r>
      <w:r w:rsidRPr="00545875">
        <w:rPr>
          <w:rFonts w:ascii="Times New Roman" w:eastAsia="Times New Roman" w:hAnsi="Times New Roman" w:cs="Times New Roman"/>
        </w:rPr>
        <w:t xml:space="preserve">A more practical reason for limiting the scope of modeled studies was the space constraints of the paper, which made it impossible to simulate every study </w:t>
      </w:r>
      <w:r>
        <w:rPr>
          <w:rFonts w:ascii="Times New Roman" w:eastAsia="Times New Roman" w:hAnsi="Times New Roman" w:cs="Times New Roman"/>
        </w:rPr>
        <w:t>that has used the</w:t>
      </w:r>
      <w:r w:rsidRPr="00545875">
        <w:rPr>
          <w:rFonts w:ascii="Times New Roman" w:eastAsia="Times New Roman" w:hAnsi="Times New Roman" w:cs="Times New Roman"/>
        </w:rPr>
        <w:t xml:space="preserve"> Gergely paradigm.</w:t>
      </w:r>
      <w:r>
        <w:rPr>
          <w:rFonts w:ascii="Times New Roman" w:eastAsia="Times New Roman" w:hAnsi="Times New Roman" w:cs="Times New Roman"/>
        </w:rPr>
        <w:t xml:space="preserve"> Nonetheless, an important direction</w:t>
      </w:r>
      <w:r w:rsidRPr="00DE04F1">
        <w:rPr>
          <w:rFonts w:ascii="Times New Roman" w:eastAsia="Times New Roman" w:hAnsi="Times New Roman" w:cs="Times New Roman"/>
        </w:rPr>
        <w:t xml:space="preserve"> for future simulation studies will be to explore whether the present model, or an extension of it, can account for additional findings in the literature on infant action understanding.</w:t>
      </w:r>
      <w:r>
        <w:rPr>
          <w:rFonts w:ascii="Times New Roman" w:eastAsia="Times New Roman" w:hAnsi="Times New Roman" w:cs="Times New Roman"/>
        </w:rPr>
        <w:t xml:space="preserve"> </w:t>
      </w:r>
    </w:p>
    <w:p w14:paraId="3C07CBAD" w14:textId="29BDC188" w:rsidR="00B05A5B" w:rsidRDefault="00B05A5B" w:rsidP="00524642">
      <w:pPr>
        <w:spacing w:line="480" w:lineRule="auto"/>
        <w:ind w:firstLine="720"/>
        <w:contextualSpacing/>
        <w:rPr>
          <w:rFonts w:ascii="Times New Roman" w:eastAsia="Times New Roman" w:hAnsi="Times New Roman" w:cs="Times New Roman"/>
        </w:rPr>
      </w:pPr>
      <w:ins w:id="1378" w:author="detbenton1991@gmail.com" w:date="2025-07-03T20:43:00Z" w16du:dateUtc="2025-07-04T01:43:00Z">
        <w:r>
          <w:rPr>
            <w:rFonts w:ascii="Times New Roman" w:eastAsia="Times New Roman" w:hAnsi="Times New Roman" w:cs="Times New Roman"/>
          </w:rPr>
          <w:t>A third and related limitation is</w:t>
        </w:r>
        <w:r w:rsidRPr="00B05A5B">
          <w:rPr>
            <w:rFonts w:ascii="Times New Roman" w:eastAsia="Times New Roman" w:hAnsi="Times New Roman" w:cs="Times New Roman"/>
          </w:rPr>
          <w:t xml:space="preserve"> that because the current simulations focused on studies that employed the Gergely paradigm, it remains to be seen whether the current model (and the theory it implements) can explain findings from other studies on infant action understanding. Although it is true that the current simulations may have little to say about these other studies because they were designed to capture a broad set of findings from studies that used the Gergely paradigm, this limitation may be more apparent than real. This is because if those studies can be recast within the Gergely paradigm, it is possible that the same model could account for infants’ behavior in those studies as well. This would suggest that</w:t>
        </w:r>
      </w:ins>
      <w:ins w:id="1379" w:author="detbenton1991@gmail.com" w:date="2025-07-03T20:44:00Z" w16du:dateUtc="2025-07-04T01:44:00Z">
        <w:r>
          <w:rPr>
            <w:rFonts w:ascii="Times New Roman" w:eastAsia="Times New Roman" w:hAnsi="Times New Roman" w:cs="Times New Roman"/>
          </w:rPr>
          <w:t xml:space="preserve"> the explanatory breadth of the</w:t>
        </w:r>
      </w:ins>
      <w:ins w:id="1380" w:author="detbenton1991@gmail.com" w:date="2025-07-03T20:43:00Z" w16du:dateUtc="2025-07-04T01:43:00Z">
        <w:r w:rsidRPr="00B05A5B">
          <w:rPr>
            <w:rFonts w:ascii="Times New Roman" w:eastAsia="Times New Roman" w:hAnsi="Times New Roman" w:cs="Times New Roman"/>
          </w:rPr>
          <w:t xml:space="preserve"> current extends beyond the specific paradigm for which it was originally developed. Simulation 3 took a step in this direction by reframing the Inferring Goals condition in Csibra et al. (2003)</w:t>
        </w:r>
      </w:ins>
      <w:ins w:id="1381" w:author="detbenton1991@gmail.com" w:date="2025-07-03T20:45:00Z" w16du:dateUtc="2025-07-04T01:45:00Z">
        <w:r>
          <w:rPr>
            <w:rFonts w:ascii="Times New Roman" w:eastAsia="Times New Roman" w:hAnsi="Times New Roman" w:cs="Times New Roman"/>
          </w:rPr>
          <w:t>—</w:t>
        </w:r>
      </w:ins>
      <w:ins w:id="1382" w:author="detbenton1991@gmail.com" w:date="2025-07-03T20:43:00Z" w16du:dateUtc="2025-07-04T01:43:00Z">
        <w:r w:rsidRPr="00B05A5B">
          <w:rPr>
            <w:rFonts w:ascii="Times New Roman" w:eastAsia="Times New Roman" w:hAnsi="Times New Roman" w:cs="Times New Roman"/>
          </w:rPr>
          <w:t>which did not use the Gergely paradigm</w:t>
        </w:r>
      </w:ins>
      <w:ins w:id="1383" w:author="detbenton1991@gmail.com" w:date="2025-07-03T20:45:00Z" w16du:dateUtc="2025-07-04T01:45:00Z">
        <w:r>
          <w:rPr>
            <w:rFonts w:ascii="Times New Roman" w:eastAsia="Times New Roman" w:hAnsi="Times New Roman" w:cs="Times New Roman"/>
          </w:rPr>
          <w:t>—</w:t>
        </w:r>
      </w:ins>
      <w:ins w:id="1384" w:author="detbenton1991@gmail.com" w:date="2025-07-03T20:43:00Z" w16du:dateUtc="2025-07-04T01:43:00Z">
        <w:r w:rsidRPr="00B05A5B">
          <w:rPr>
            <w:rFonts w:ascii="Times New Roman" w:eastAsia="Times New Roman" w:hAnsi="Times New Roman" w:cs="Times New Roman"/>
          </w:rPr>
          <w:t xml:space="preserve">in terms of that framework and showing that the model could </w:t>
        </w:r>
        <w:r w:rsidRPr="00B05A5B">
          <w:rPr>
            <w:rFonts w:ascii="Times New Roman" w:eastAsia="Times New Roman" w:hAnsi="Times New Roman" w:cs="Times New Roman"/>
          </w:rPr>
          <w:lastRenderedPageBreak/>
          <w:t>capture infants' responses in this condition.</w:t>
        </w:r>
      </w:ins>
      <w:ins w:id="1385" w:author="detbenton1991@gmail.com" w:date="2025-07-03T20:45:00Z" w16du:dateUtc="2025-07-04T01:45:00Z">
        <w:r>
          <w:rPr>
            <w:rFonts w:ascii="Times New Roman" w:eastAsia="Times New Roman" w:hAnsi="Times New Roman" w:cs="Times New Roman"/>
          </w:rPr>
          <w:t xml:space="preserve"> Future modeling work that builds on the current set of simulations could </w:t>
        </w:r>
      </w:ins>
      <w:ins w:id="1386" w:author="detbenton1991@gmail.com" w:date="2025-07-03T20:46:00Z" w16du:dateUtc="2025-07-04T01:46:00Z">
        <w:r>
          <w:rPr>
            <w:rFonts w:ascii="Times New Roman" w:eastAsia="Times New Roman" w:hAnsi="Times New Roman" w:cs="Times New Roman"/>
          </w:rPr>
          <w:t xml:space="preserve">similarly recast other studies on infant action understanding </w:t>
        </w:r>
      </w:ins>
      <w:ins w:id="1387" w:author="detbenton1991@gmail.com" w:date="2025-07-03T20:47:00Z" w16du:dateUtc="2025-07-04T01:47:00Z">
        <w:r>
          <w:rPr>
            <w:rFonts w:ascii="Times New Roman" w:eastAsia="Times New Roman" w:hAnsi="Times New Roman" w:cs="Times New Roman"/>
          </w:rPr>
          <w:t xml:space="preserve">in terms of the Gergely paradigm to determine whether the current model can explain an even wider range of findings. </w:t>
        </w:r>
      </w:ins>
    </w:p>
    <w:p w14:paraId="441D48EC"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current studies were undertaken to test a new proposal based on domain-general associative learning for how infants process action events in studies that employed the Gergely paradigm. </w:t>
      </w:r>
      <w:r w:rsidRPr="006A14C5">
        <w:rPr>
          <w:rFonts w:ascii="Times New Roman" w:eastAsia="Times New Roman" w:hAnsi="Times New Roman" w:cs="Times New Roman"/>
        </w:rPr>
        <w:t xml:space="preserve">By successfully modeling infants’ responses in studies using </w:t>
      </w:r>
      <w:r>
        <w:rPr>
          <w:rFonts w:ascii="Times New Roman" w:eastAsia="Times New Roman" w:hAnsi="Times New Roman" w:cs="Times New Roman"/>
        </w:rPr>
        <w:t>this paradigm</w:t>
      </w:r>
      <w:r w:rsidRPr="006A14C5">
        <w:rPr>
          <w:rFonts w:ascii="Times New Roman" w:eastAsia="Times New Roman" w:hAnsi="Times New Roman" w:cs="Times New Roman"/>
        </w:rPr>
        <w:t xml:space="preserve">, this work challenges the view that </w:t>
      </w:r>
      <w:r>
        <w:rPr>
          <w:rFonts w:ascii="Times New Roman" w:eastAsia="Times New Roman" w:hAnsi="Times New Roman" w:cs="Times New Roman"/>
        </w:rPr>
        <w:t xml:space="preserve">infants’ </w:t>
      </w:r>
      <w:r w:rsidRPr="006A14C5">
        <w:rPr>
          <w:rFonts w:ascii="Times New Roman" w:eastAsia="Times New Roman" w:hAnsi="Times New Roman" w:cs="Times New Roman"/>
        </w:rPr>
        <w:t xml:space="preserve">action understanding is </w:t>
      </w:r>
      <w:r>
        <w:rPr>
          <w:rFonts w:ascii="Times New Roman" w:eastAsia="Times New Roman" w:hAnsi="Times New Roman" w:cs="Times New Roman"/>
        </w:rPr>
        <w:t>governed</w:t>
      </w:r>
      <w:r w:rsidRPr="006A14C5">
        <w:rPr>
          <w:rFonts w:ascii="Times New Roman" w:eastAsia="Times New Roman" w:hAnsi="Times New Roman" w:cs="Times New Roman"/>
        </w:rPr>
        <w:t xml:space="preserve"> by a teleological stance or a naïve utility calculus. Instead, these findings suggest that associative learning</w:t>
      </w:r>
      <w:r>
        <w:rPr>
          <w:rFonts w:ascii="Times New Roman" w:eastAsia="Times New Roman" w:hAnsi="Times New Roman" w:cs="Times New Roman"/>
        </w:rPr>
        <w:t xml:space="preserve"> is sufficient and </w:t>
      </w:r>
      <w:r w:rsidRPr="006A14C5">
        <w:rPr>
          <w:rFonts w:ascii="Times New Roman" w:eastAsia="Times New Roman" w:hAnsi="Times New Roman" w:cs="Times New Roman"/>
        </w:rPr>
        <w:t>may offer a more parsimonious explanation.</w:t>
      </w:r>
      <w:r>
        <w:rPr>
          <w:rFonts w:ascii="Times New Roman" w:eastAsia="Times New Roman" w:hAnsi="Times New Roman" w:cs="Times New Roman"/>
        </w:rPr>
        <w:t xml:space="preserve"> </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74722205"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https://doi.org/10.1037/xge0001656</w:t>
      </w:r>
    </w:p>
    <w:p w14:paraId="5990175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07DB883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&amp; Gergely, G. (1998). The teleological origins of mentalistic action explanations: A developmental hypothesis. </w:t>
      </w:r>
      <w:r w:rsidRPr="00EB4CA4">
        <w:rPr>
          <w:rFonts w:ascii="Times New Roman" w:eastAsia="Times New Roman" w:hAnsi="Times New Roman" w:cs="Times New Roman"/>
          <w:i/>
          <w:iCs/>
        </w:rPr>
        <w:t>Developmental Science</w:t>
      </w:r>
      <w:r w:rsidRPr="00871FE7">
        <w:rPr>
          <w:rFonts w:ascii="Times New Roman" w:eastAsia="Times New Roman" w:hAnsi="Times New Roman" w:cs="Times New Roman"/>
        </w:rPr>
        <w:t>, 1(2), 255-259.</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https://doi.org/10.1111/1467-7687.00039</w:t>
      </w:r>
    </w:p>
    <w:p w14:paraId="0C05A79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Biro, S., Koos, O., &amp; Gergely, G. (2003). One-year-old infants use teleological representations of actions productively. </w:t>
      </w:r>
      <w:r w:rsidRPr="00EB4CA4">
        <w:rPr>
          <w:rFonts w:ascii="Times New Roman" w:eastAsia="Times New Roman" w:hAnsi="Times New Roman" w:cs="Times New Roman"/>
          <w:i/>
          <w:iCs/>
        </w:rPr>
        <w:t>Cognitive Science</w:t>
      </w:r>
      <w:r w:rsidRPr="00871FE7">
        <w:rPr>
          <w:rFonts w:ascii="Times New Roman" w:eastAsia="Times New Roman" w:hAnsi="Times New Roman" w:cs="Times New Roman"/>
        </w:rPr>
        <w:t>, 27(1), 111-133.</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https://doi.org/10.1207/s15516709cog2701_4</w:t>
      </w:r>
    </w:p>
    <w:p w14:paraId="4FFBC84A"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Gergely, G., Biro, S., Koos, O., &amp; Brockbank, M. (1999). Goal attribution without agency cues: The perception of ‘pure reason’ in infancy. </w:t>
      </w:r>
      <w:r w:rsidRPr="00EB4CA4">
        <w:rPr>
          <w:rFonts w:ascii="Times New Roman" w:eastAsia="Times New Roman" w:hAnsi="Times New Roman" w:cs="Times New Roman"/>
          <w:i/>
          <w:iCs/>
        </w:rPr>
        <w:t>Cognition</w:t>
      </w:r>
      <w:r w:rsidRPr="00871FE7">
        <w:rPr>
          <w:rFonts w:ascii="Times New Roman" w:eastAsia="Times New Roman" w:hAnsi="Times New Roman" w:cs="Times New Roman"/>
        </w:rPr>
        <w:t>, 72(3), 237-267.</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https://doi.org/10.1016/S0010-0277(99)00039-6</w:t>
      </w:r>
    </w:p>
    <w:p w14:paraId="093F96B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Bekkering, H., &amp; Király, I. (2002). Rational imitation in preverbal infants. </w:t>
      </w:r>
      <w:r w:rsidRPr="00EB4CA4">
        <w:rPr>
          <w:rFonts w:ascii="Times New Roman" w:eastAsia="Times New Roman" w:hAnsi="Times New Roman" w:cs="Times New Roman"/>
          <w:i/>
          <w:iCs/>
        </w:rPr>
        <w:t>Nature</w:t>
      </w:r>
      <w:r w:rsidRPr="00871FE7">
        <w:rPr>
          <w:rFonts w:ascii="Times New Roman" w:eastAsia="Times New Roman" w:hAnsi="Times New Roman" w:cs="Times New Roman"/>
        </w:rPr>
        <w:t>, 415(6873), 755-756.</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https://doi.org/10.1038/415755a</w:t>
      </w:r>
    </w:p>
    <w:p w14:paraId="678526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&amp; Csibra, G. (2003). Teleological reasoning in infancy: The naive theory of rational action. </w:t>
      </w:r>
      <w:r w:rsidRPr="00EB4CA4">
        <w:rPr>
          <w:rFonts w:ascii="Times New Roman" w:eastAsia="Times New Roman" w:hAnsi="Times New Roman" w:cs="Times New Roman"/>
          <w:i/>
          <w:iCs/>
        </w:rPr>
        <w:t>Trends in Cognitive Sciences</w:t>
      </w:r>
      <w:r w:rsidRPr="00871FE7">
        <w:rPr>
          <w:rFonts w:ascii="Times New Roman" w:eastAsia="Times New Roman" w:hAnsi="Times New Roman" w:cs="Times New Roman"/>
        </w:rPr>
        <w:t>, 7(7), 287-292.</w:t>
      </w:r>
      <w:r>
        <w:rPr>
          <w:rFonts w:ascii="Times New Roman" w:eastAsia="Times New Roman" w:hAnsi="Times New Roman" w:cs="Times New Roman"/>
        </w:rPr>
        <w:t xml:space="preserve"> </w:t>
      </w:r>
      <w:r w:rsidRPr="00EB4CA4">
        <w:rPr>
          <w:rFonts w:ascii="Times New Roman" w:eastAsia="Times New Roman" w:hAnsi="Times New Roman" w:cs="Times New Roman"/>
        </w:rPr>
        <w:t>https://doi.org/10.1016/S1364-6613(03)00128-1</w:t>
      </w:r>
    </w:p>
    <w:p w14:paraId="7A1DE01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Nádasdy, Z., Csibra, G., &amp; Bíró, S. (1995). Taking the intentional stance at 12 months of age.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56(2), 165-193.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https://doi.org/10.1016/0010-0277(95)00661-H</w:t>
      </w:r>
    </w:p>
    <w:p w14:paraId="672A49B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lastRenderedPageBreak/>
        <w:t xml:space="preserve">Heyes, C., &amp; Ray, E. D. (2000). What is the significance of imitation in animals? </w:t>
      </w:r>
      <w:r w:rsidRPr="00EF188C">
        <w:rPr>
          <w:rFonts w:ascii="Times New Roman" w:eastAsia="Times New Roman" w:hAnsi="Times New Roman" w:cs="Times New Roman"/>
          <w:i/>
          <w:iCs/>
        </w:rPr>
        <w:t>Advances in the Study of Behavior</w:t>
      </w:r>
      <w:r w:rsidRPr="00871FE7">
        <w:rPr>
          <w:rFonts w:ascii="Times New Roman" w:eastAsia="Times New Roman" w:hAnsi="Times New Roman" w:cs="Times New Roman"/>
        </w:rPr>
        <w:t>, 29, 215-245.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https://doi.org/10.1016/S0065-3454(08)60106-0</w:t>
      </w:r>
    </w:p>
    <w:p w14:paraId="5C5BB5D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(1984). Distributed representations. </w:t>
      </w:r>
      <w:r w:rsidRPr="00EF188C">
        <w:rPr>
          <w:rFonts w:ascii="Times New Roman" w:eastAsia="Times New Roman" w:hAnsi="Times New Roman" w:cs="Times New Roman"/>
          <w:i/>
          <w:iCs/>
        </w:rPr>
        <w:t>Carnegie-Mellon University Technical Report</w:t>
      </w:r>
      <w:r w:rsidRPr="00871FE7">
        <w:rPr>
          <w:rFonts w:ascii="Times New Roman" w:eastAsia="Times New Roman" w:hAnsi="Times New Roman" w:cs="Times New Roman"/>
        </w:rPr>
        <w:t>, 43, 1-12.</w:t>
      </w:r>
    </w:p>
    <w:p w14:paraId="455C05A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(1989). Connectionist learning procedures. </w:t>
      </w:r>
      <w:r w:rsidRPr="00EF188C">
        <w:rPr>
          <w:rFonts w:ascii="Times New Roman" w:eastAsia="Times New Roman" w:hAnsi="Times New Roman" w:cs="Times New Roman"/>
          <w:i/>
          <w:iCs/>
        </w:rPr>
        <w:t>Artificial Intelligence</w:t>
      </w:r>
      <w:r w:rsidRPr="00871FE7">
        <w:rPr>
          <w:rFonts w:ascii="Times New Roman" w:eastAsia="Times New Roman" w:hAnsi="Times New Roman" w:cs="Times New Roman"/>
        </w:rPr>
        <w:t>, 40(1-3), 185-234.</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https://doi.org/10.1016/B978-0-08-051055-2.50029-8</w:t>
      </w:r>
    </w:p>
    <w:p w14:paraId="7652680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Hunnius, S., &amp; Bekkering, H. (2014). What are you doing? How active and observational experience shape infants’ action understanding. </w:t>
      </w:r>
      <w:r w:rsidRPr="00EF188C">
        <w:rPr>
          <w:rFonts w:ascii="Times New Roman" w:eastAsia="Times New Roman" w:hAnsi="Times New Roman" w:cs="Times New Roman"/>
          <w:i/>
          <w:iCs/>
        </w:rPr>
        <w:t>Philosophical Transactions of the Royal Society B: Biological Sciences</w:t>
      </w:r>
      <w:r w:rsidRPr="00871FE7">
        <w:rPr>
          <w:rFonts w:ascii="Times New Roman" w:eastAsia="Times New Roman" w:hAnsi="Times New Roman" w:cs="Times New Roman"/>
        </w:rPr>
        <w:t>, 369(1644), 20130490.</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https://doi.org/10.1098/rstb.2013.0490</w:t>
      </w:r>
    </w:p>
    <w:p w14:paraId="526DDED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Jara-Ettinger, J., Gweon, H., Schulz, L. E., &amp; Tenenbaum, J. B. (2016). The naïve utility calculus: Computational principles underlying commonsense psychology. </w:t>
      </w:r>
      <w:r w:rsidRPr="00EF188C">
        <w:rPr>
          <w:rFonts w:ascii="Times New Roman" w:eastAsia="Times New Roman" w:hAnsi="Times New Roman" w:cs="Times New Roman"/>
          <w:i/>
          <w:iCs/>
        </w:rPr>
        <w:t>Trends in cognitive sciences</w:t>
      </w:r>
      <w:r w:rsidRPr="00EF188C">
        <w:rPr>
          <w:rFonts w:ascii="Times New Roman" w:eastAsia="Times New Roman" w:hAnsi="Times New Roman" w:cs="Times New Roman"/>
        </w:rPr>
        <w:t>, 20(8), 589-604. https://doi.org/10.1016/j.tics.2016.05.011</w:t>
      </w:r>
    </w:p>
    <w:p w14:paraId="5C0B83BF"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Jara-Ettinger, J., Schulz, L. E., &amp; Tenenbaum, J. B. (2020). The naive utility calculus as a unified, quantitative framework for action understanding. Cognitive Psychology, 123, 101333.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https://doi.org/10.1016/j.cogpsych.2020.101334</w:t>
      </w:r>
    </w:p>
    <w:p w14:paraId="40CA30D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Kamewari, K., Kato, M., Kanda, T., Ishiguro, H., &amp; Hiraki, K. (2005). Six-and-a-half-month-old children positively attribute goals to human action and to humanoid-robot motion. Cognition, 95(1), 67-75.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https://doi.org/10.1016/j.cogdev.2005.04.004</w:t>
      </w:r>
    </w:p>
    <w:p w14:paraId="27BFBA7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01620ADB"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https://doi.org/10.1016/j.cognition.2016.12.007</w:t>
      </w:r>
    </w:p>
    <w:p w14:paraId="294724F0"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lastRenderedPageBreak/>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36(5), 635–645. https://doi.org/10.1037/0012-1649.36.5.635</w:t>
      </w:r>
    </w:p>
    <w:p w14:paraId="2960D99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Meltzoff, A. N., &amp; Moore, M. K. (1997). Explaining facial imitation: A theoretical model. </w:t>
      </w:r>
      <w:r w:rsidRPr="00EE631C">
        <w:rPr>
          <w:rFonts w:ascii="Times New Roman" w:eastAsia="Times New Roman" w:hAnsi="Times New Roman" w:cs="Times New Roman"/>
          <w:i/>
          <w:iCs/>
        </w:rPr>
        <w:t>Early Development and Parenting</w:t>
      </w:r>
      <w:r w:rsidRPr="00871FE7">
        <w:rPr>
          <w:rFonts w:ascii="Times New Roman" w:eastAsia="Times New Roman" w:hAnsi="Times New Roman" w:cs="Times New Roman"/>
        </w:rPr>
        <w:t>, 6(3-4), 179-192.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https://doi.org/10.1002/(SICI)1099-0917(199709/12)6:3/4%3C179::AID-EDP157%3E3.0.CO;2-R</w:t>
      </w:r>
    </w:p>
    <w:p w14:paraId="03874E8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Phillips, A. T., &amp; Wellman, H. M. (2005). Infants’ understanding of object-directed action. </w:t>
      </w:r>
      <w:r w:rsidRPr="00EE631C">
        <w:rPr>
          <w:rFonts w:ascii="Times New Roman" w:eastAsia="Times New Roman" w:hAnsi="Times New Roman" w:cs="Times New Roman"/>
          <w:i/>
          <w:iCs/>
        </w:rPr>
        <w:t>Cognition</w:t>
      </w:r>
      <w:r w:rsidRPr="00871FE7">
        <w:rPr>
          <w:rFonts w:ascii="Times New Roman" w:eastAsia="Times New Roman" w:hAnsi="Times New Roman" w:cs="Times New Roman"/>
        </w:rPr>
        <w:t>, 98(2), 137-155.</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https://doi.org/10.1016/j.cognition.2004.11.005</w:t>
      </w:r>
    </w:p>
    <w:p w14:paraId="78DB7D3E" w14:textId="77777777" w:rsidR="00524642"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r w:rsidRPr="006A7CB6">
        <w:rPr>
          <w:rFonts w:ascii="Times New Roman" w:eastAsia="Times New Roman" w:hAnsi="Times New Roman" w:cs="Times New Roman"/>
        </w:rPr>
        <w:t>http://www.jstor.org/stable/30162860</w:t>
      </w:r>
    </w:p>
    <w:p w14:paraId="1760BBEF" w14:textId="77777777" w:rsidR="00524642" w:rsidRPr="006A7CB6" w:rsidRDefault="00524642" w:rsidP="00524642">
      <w:pPr>
        <w:spacing w:line="480" w:lineRule="auto"/>
        <w:ind w:hanging="240"/>
        <w:rPr>
          <w:rFonts w:ascii="Times New Roman" w:hAnsi="Times New Roman" w:cs="Times New Roman"/>
        </w:rPr>
      </w:pPr>
      <w:r w:rsidRPr="006A7CB6">
        <w:rPr>
          <w:rFonts w:ascii="Times New Roman" w:hAnsi="Times New Roman" w:cs="Times New Roman"/>
        </w:rPr>
        <w:t xml:space="preserve">Rohde, D. L. (1999). LENS: The light, efficient network simulator. School of Computer Science, Carnegie Mellon University. </w:t>
      </w:r>
    </w:p>
    <w:p w14:paraId="75167A3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https://doi.org/10.1038/323533a0</w:t>
      </w:r>
    </w:p>
    <w:p w14:paraId="7A5A96B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Schwier, C., van Maanen, C., Carpenter, M., &amp; Tomasello, M. (2006). Rational imitation in 12-month-old infants.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29(2), 186-193.</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https://doi.org/10.1207/s15327078in1003_6</w:t>
      </w:r>
    </w:p>
    <w:p w14:paraId="0055FB6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Singh, S., Benton, D., &amp; Rogers, T. (</w:t>
      </w:r>
      <w:r>
        <w:rPr>
          <w:rFonts w:ascii="Times New Roman" w:eastAsia="Times New Roman" w:hAnsi="Times New Roman" w:cs="Times New Roman"/>
        </w:rPr>
        <w:t>in press</w:t>
      </w:r>
      <w:r w:rsidRPr="00871FE7">
        <w:rPr>
          <w:rFonts w:ascii="Times New Roman" w:eastAsia="Times New Roman" w:hAnsi="Times New Roman" w:cs="Times New Roman"/>
        </w:rPr>
        <w:t xml:space="preserve">). </w:t>
      </w:r>
      <w:r>
        <w:rPr>
          <w:rFonts w:ascii="Times New Roman" w:eastAsia="Times New Roman" w:hAnsi="Times New Roman" w:cs="Times New Roman"/>
        </w:rPr>
        <w:t>Using artificial neural networks to simulate social category learning: A tutorial</w:t>
      </w:r>
      <w:r w:rsidRPr="00871FE7">
        <w:rPr>
          <w:rFonts w:ascii="Times New Roman" w:eastAsia="Times New Roman" w:hAnsi="Times New Roman" w:cs="Times New Roman"/>
        </w:rPr>
        <w:t xml:space="preserve">. </w:t>
      </w:r>
      <w:r w:rsidRPr="00EE631C">
        <w:rPr>
          <w:rFonts w:ascii="Times New Roman" w:eastAsia="Times New Roman" w:hAnsi="Times New Roman" w:cs="Times New Roman"/>
          <w:i/>
          <w:iCs/>
        </w:rPr>
        <w:t>Social Cognition</w:t>
      </w:r>
    </w:p>
    <w:p w14:paraId="7D9B369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4689852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lastRenderedPageBreak/>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24C663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Van Overwalle, F. (2010). Infants' teleological and belief inference: A recurrent connectionist approach to their minimal representational and computational requirements. NeuroImage, 52(3), 1095-1108. https://doi.org/10.1016/j.neuroimage.2010.05.028</w:t>
      </w:r>
    </w:p>
    <w:p w14:paraId="69DECF15" w14:textId="77777777" w:rsidR="00524642"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Woodward, A. L., &amp; Sommerville, J. A. (2000). Twelve-month-old infants interpret action in context. </w:t>
      </w:r>
      <w:r w:rsidRPr="004C15C0">
        <w:rPr>
          <w:rFonts w:ascii="Times New Roman" w:eastAsia="Times New Roman" w:hAnsi="Times New Roman" w:cs="Times New Roman"/>
          <w:i/>
          <w:iCs/>
        </w:rPr>
        <w:t>Psychological Science</w:t>
      </w:r>
      <w:r w:rsidRPr="00871FE7">
        <w:rPr>
          <w:rFonts w:ascii="Times New Roman" w:eastAsia="Times New Roman" w:hAnsi="Times New Roman" w:cs="Times New Roman"/>
        </w:rPr>
        <w:t>, 11(1), 73-77</w:t>
      </w:r>
      <w:r>
        <w:rPr>
          <w:rFonts w:ascii="Times New Roman" w:eastAsia="Times New Roman" w:hAnsi="Times New Roman" w:cs="Times New Roman"/>
        </w:rPr>
        <w:t xml:space="preserve">. </w:t>
      </w:r>
      <w:r w:rsidRPr="004C15C0">
        <w:rPr>
          <w:rFonts w:ascii="Times New Roman" w:eastAsia="Times New Roman" w:hAnsi="Times New Roman" w:cs="Times New Roman"/>
        </w:rPr>
        <w:t>https://doi.org/10.1111/1467-9280.00218</w:t>
      </w:r>
    </w:p>
    <w:p w14:paraId="23BB52D7" w14:textId="77777777" w:rsidR="00524642" w:rsidRPr="00816632" w:rsidRDefault="00524642" w:rsidP="00524642"/>
    <w:p w14:paraId="513F3A51" w14:textId="77777777" w:rsidR="00483DF0" w:rsidRPr="00816632" w:rsidRDefault="00483DF0" w:rsidP="00483DF0"/>
    <w:p w14:paraId="51031FFF" w14:textId="0EC71771" w:rsidR="00B32AC3" w:rsidRDefault="00B32AC3" w:rsidP="00B32AC3">
      <w:pPr>
        <w:spacing w:line="480" w:lineRule="auto"/>
        <w:ind w:left="720" w:hanging="720"/>
        <w:contextualSpacing/>
        <w:rPr>
          <w:rFonts w:ascii="Times New Roman" w:eastAsia="Times New Roman" w:hAnsi="Times New Roman" w:cs="Times New Roman"/>
        </w:rPr>
      </w:pPr>
    </w:p>
    <w:bookmarkEnd w:id="0"/>
    <w:p w14:paraId="7FEF66A8" w14:textId="77777777" w:rsidR="00B32AC3" w:rsidRPr="00816632" w:rsidRDefault="00B32AC3" w:rsidP="00B32AC3"/>
    <w:p w14:paraId="77F1A7B7" w14:textId="4B023E40" w:rsidR="00DB020F" w:rsidRDefault="00DB020F" w:rsidP="00DB020F">
      <w:pPr>
        <w:spacing w:line="480" w:lineRule="auto"/>
        <w:ind w:left="720" w:hanging="720"/>
        <w:contextualSpacing/>
        <w:rPr>
          <w:rFonts w:ascii="Times New Roman" w:eastAsia="Times New Roman" w:hAnsi="Times New Roman" w:cs="Times New Roman"/>
        </w:rPr>
      </w:pPr>
    </w:p>
    <w:p w14:paraId="0CBC1B6F" w14:textId="77777777" w:rsidR="00DB020F" w:rsidRPr="00816632" w:rsidRDefault="00DB020F" w:rsidP="00DB020F"/>
    <w:p w14:paraId="067E4EFE" w14:textId="53F81CB7" w:rsidR="001F5E44" w:rsidRDefault="001F5E44" w:rsidP="001F5E44">
      <w:pPr>
        <w:spacing w:line="480" w:lineRule="auto"/>
        <w:ind w:left="720" w:hanging="720"/>
        <w:contextualSpacing/>
        <w:rPr>
          <w:rFonts w:ascii="Times New Roman" w:eastAsia="Times New Roman" w:hAnsi="Times New Roman" w:cs="Times New Roman"/>
        </w:rPr>
      </w:pPr>
    </w:p>
    <w:p w14:paraId="36A908E4" w14:textId="77777777" w:rsidR="001F5E44" w:rsidRPr="00816632" w:rsidRDefault="001F5E44" w:rsidP="001F5E44"/>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7"/>
      <w:head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0CC4F" w14:textId="77777777" w:rsidR="00071E63" w:rsidRDefault="00071E63" w:rsidP="00391C7E">
      <w:pPr>
        <w:spacing w:after="0" w:line="240" w:lineRule="auto"/>
      </w:pPr>
      <w:r>
        <w:separator/>
      </w:r>
    </w:p>
  </w:endnote>
  <w:endnote w:type="continuationSeparator" w:id="0">
    <w:p w14:paraId="4AAC8A4A" w14:textId="77777777" w:rsidR="00071E63" w:rsidRDefault="00071E63"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6567A" w14:textId="77777777" w:rsidR="00071E63" w:rsidRDefault="00071E63" w:rsidP="00391C7E">
      <w:pPr>
        <w:spacing w:after="0" w:line="240" w:lineRule="auto"/>
      </w:pPr>
      <w:r>
        <w:separator/>
      </w:r>
    </w:p>
  </w:footnote>
  <w:footnote w:type="continuationSeparator" w:id="0">
    <w:p w14:paraId="5E841CDD" w14:textId="77777777" w:rsidR="00071E63" w:rsidRDefault="00071E63" w:rsidP="00391C7E">
      <w:pPr>
        <w:spacing w:after="0" w:line="240" w:lineRule="auto"/>
      </w:pPr>
      <w:r>
        <w:continuationSeparator/>
      </w:r>
    </w:p>
  </w:footnote>
  <w:footnote w:id="1">
    <w:p w14:paraId="64E3DE6C" w14:textId="77777777" w:rsidR="00524642" w:rsidRPr="00A35226" w:rsidRDefault="00524642" w:rsidP="00524642">
      <w:pPr>
        <w:pStyle w:val="FootnoteText"/>
        <w:rPr>
          <w:rFonts w:ascii="Times New Roman" w:hAnsi="Times New Roman" w:cs="Times New Roman"/>
          <w:sz w:val="24"/>
          <w:szCs w:val="24"/>
        </w:rPr>
      </w:pPr>
      <w:r>
        <w:rPr>
          <w:rStyle w:val="FootnoteReference"/>
        </w:rPr>
        <w:footnoteRef/>
      </w:r>
      <w:r>
        <w:t xml:space="preserve"> </w:t>
      </w:r>
      <w:r>
        <w:rPr>
          <w:rFonts w:ascii="Times New Roman" w:hAnsi="Times New Roman" w:cs="Times New Roman"/>
          <w:sz w:val="24"/>
          <w:szCs w:val="24"/>
        </w:rPr>
        <w:t xml:space="preserve">Fewer habituation epochs were used here than that used in previous simulations because preliminary simulations indicated that networks required many fewer epochs to produce the target result. Critically, the architecture along with the parameter values were identical to that used in previous simulations.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rson w15:author="detbenton1991@gmail.com">
    <w15:presenceInfo w15:providerId="Windows Live" w15:userId="2f872c0085ca5a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A99"/>
    <w:rsid w:val="00001BFB"/>
    <w:rsid w:val="000021C8"/>
    <w:rsid w:val="000030F0"/>
    <w:rsid w:val="00003878"/>
    <w:rsid w:val="00003BC2"/>
    <w:rsid w:val="0000482E"/>
    <w:rsid w:val="00005701"/>
    <w:rsid w:val="0000707B"/>
    <w:rsid w:val="00007559"/>
    <w:rsid w:val="00007F8F"/>
    <w:rsid w:val="00010A55"/>
    <w:rsid w:val="0001298D"/>
    <w:rsid w:val="00012AA5"/>
    <w:rsid w:val="00012E70"/>
    <w:rsid w:val="0001385A"/>
    <w:rsid w:val="00014150"/>
    <w:rsid w:val="00015DDE"/>
    <w:rsid w:val="00017D72"/>
    <w:rsid w:val="00017DBA"/>
    <w:rsid w:val="00020CAF"/>
    <w:rsid w:val="0002114F"/>
    <w:rsid w:val="000213EE"/>
    <w:rsid w:val="00021531"/>
    <w:rsid w:val="00022327"/>
    <w:rsid w:val="00022546"/>
    <w:rsid w:val="0002365D"/>
    <w:rsid w:val="00023A54"/>
    <w:rsid w:val="00023DB7"/>
    <w:rsid w:val="00023E47"/>
    <w:rsid w:val="000241BE"/>
    <w:rsid w:val="0002497E"/>
    <w:rsid w:val="00024F3E"/>
    <w:rsid w:val="00025D02"/>
    <w:rsid w:val="00025ED5"/>
    <w:rsid w:val="00026194"/>
    <w:rsid w:val="00026BFA"/>
    <w:rsid w:val="000271FF"/>
    <w:rsid w:val="00030981"/>
    <w:rsid w:val="00030BE5"/>
    <w:rsid w:val="00030E89"/>
    <w:rsid w:val="0003197D"/>
    <w:rsid w:val="00031AF9"/>
    <w:rsid w:val="00031B2C"/>
    <w:rsid w:val="00031D3F"/>
    <w:rsid w:val="000323A9"/>
    <w:rsid w:val="000323C8"/>
    <w:rsid w:val="000326AF"/>
    <w:rsid w:val="000329CC"/>
    <w:rsid w:val="00032E80"/>
    <w:rsid w:val="00034A30"/>
    <w:rsid w:val="00034AA1"/>
    <w:rsid w:val="000362C5"/>
    <w:rsid w:val="000363E9"/>
    <w:rsid w:val="00036806"/>
    <w:rsid w:val="000375C0"/>
    <w:rsid w:val="00037D11"/>
    <w:rsid w:val="00040656"/>
    <w:rsid w:val="0004069B"/>
    <w:rsid w:val="000412D9"/>
    <w:rsid w:val="0004140C"/>
    <w:rsid w:val="000420ED"/>
    <w:rsid w:val="000428C9"/>
    <w:rsid w:val="0004301F"/>
    <w:rsid w:val="00044011"/>
    <w:rsid w:val="0004411F"/>
    <w:rsid w:val="00044152"/>
    <w:rsid w:val="000467F5"/>
    <w:rsid w:val="00046880"/>
    <w:rsid w:val="0004750E"/>
    <w:rsid w:val="000475E7"/>
    <w:rsid w:val="000476A1"/>
    <w:rsid w:val="00047ECC"/>
    <w:rsid w:val="00050739"/>
    <w:rsid w:val="0005092E"/>
    <w:rsid w:val="00050DB2"/>
    <w:rsid w:val="00051561"/>
    <w:rsid w:val="00052891"/>
    <w:rsid w:val="00052988"/>
    <w:rsid w:val="00052C35"/>
    <w:rsid w:val="00052DF8"/>
    <w:rsid w:val="00052E0C"/>
    <w:rsid w:val="0005322D"/>
    <w:rsid w:val="00053773"/>
    <w:rsid w:val="000537A9"/>
    <w:rsid w:val="00053B11"/>
    <w:rsid w:val="00054354"/>
    <w:rsid w:val="000543D8"/>
    <w:rsid w:val="000548CD"/>
    <w:rsid w:val="0005658D"/>
    <w:rsid w:val="00061FA1"/>
    <w:rsid w:val="00062194"/>
    <w:rsid w:val="00062B4C"/>
    <w:rsid w:val="00063A7C"/>
    <w:rsid w:val="00063FD5"/>
    <w:rsid w:val="0006493F"/>
    <w:rsid w:val="0006578D"/>
    <w:rsid w:val="000678F1"/>
    <w:rsid w:val="0007013C"/>
    <w:rsid w:val="000705E6"/>
    <w:rsid w:val="00070F13"/>
    <w:rsid w:val="00070F6C"/>
    <w:rsid w:val="00071A55"/>
    <w:rsid w:val="00071E63"/>
    <w:rsid w:val="00071F26"/>
    <w:rsid w:val="0007371A"/>
    <w:rsid w:val="000742D7"/>
    <w:rsid w:val="00075C51"/>
    <w:rsid w:val="000767FC"/>
    <w:rsid w:val="000771B9"/>
    <w:rsid w:val="00080943"/>
    <w:rsid w:val="00081085"/>
    <w:rsid w:val="000829B9"/>
    <w:rsid w:val="000832B4"/>
    <w:rsid w:val="000835DD"/>
    <w:rsid w:val="00083D9B"/>
    <w:rsid w:val="000849D1"/>
    <w:rsid w:val="000858E1"/>
    <w:rsid w:val="000875D2"/>
    <w:rsid w:val="00091A8C"/>
    <w:rsid w:val="0009200D"/>
    <w:rsid w:val="00092D1A"/>
    <w:rsid w:val="00093BEA"/>
    <w:rsid w:val="00093E13"/>
    <w:rsid w:val="0009471E"/>
    <w:rsid w:val="00094806"/>
    <w:rsid w:val="0009483E"/>
    <w:rsid w:val="00095066"/>
    <w:rsid w:val="00095FBB"/>
    <w:rsid w:val="00095FF6"/>
    <w:rsid w:val="0009709A"/>
    <w:rsid w:val="0009722A"/>
    <w:rsid w:val="000A0BE5"/>
    <w:rsid w:val="000A1184"/>
    <w:rsid w:val="000A170D"/>
    <w:rsid w:val="000A1B95"/>
    <w:rsid w:val="000A3A74"/>
    <w:rsid w:val="000A51FC"/>
    <w:rsid w:val="000A555F"/>
    <w:rsid w:val="000A58E8"/>
    <w:rsid w:val="000A6762"/>
    <w:rsid w:val="000A7004"/>
    <w:rsid w:val="000A7017"/>
    <w:rsid w:val="000A715B"/>
    <w:rsid w:val="000A78E6"/>
    <w:rsid w:val="000A7DBF"/>
    <w:rsid w:val="000B0656"/>
    <w:rsid w:val="000B09DB"/>
    <w:rsid w:val="000B1763"/>
    <w:rsid w:val="000B1C1A"/>
    <w:rsid w:val="000B2757"/>
    <w:rsid w:val="000B279A"/>
    <w:rsid w:val="000B3D55"/>
    <w:rsid w:val="000B4399"/>
    <w:rsid w:val="000B4ECF"/>
    <w:rsid w:val="000B60E2"/>
    <w:rsid w:val="000B6458"/>
    <w:rsid w:val="000B7017"/>
    <w:rsid w:val="000B7DDA"/>
    <w:rsid w:val="000C0869"/>
    <w:rsid w:val="000C307E"/>
    <w:rsid w:val="000C3BCB"/>
    <w:rsid w:val="000C5A1C"/>
    <w:rsid w:val="000C66BC"/>
    <w:rsid w:val="000C6870"/>
    <w:rsid w:val="000C6B58"/>
    <w:rsid w:val="000D148B"/>
    <w:rsid w:val="000D1EAC"/>
    <w:rsid w:val="000D22BE"/>
    <w:rsid w:val="000D3BCD"/>
    <w:rsid w:val="000D41A4"/>
    <w:rsid w:val="000D4C01"/>
    <w:rsid w:val="000D4FF3"/>
    <w:rsid w:val="000D5358"/>
    <w:rsid w:val="000D5598"/>
    <w:rsid w:val="000D5F92"/>
    <w:rsid w:val="000D6788"/>
    <w:rsid w:val="000E0A20"/>
    <w:rsid w:val="000E0E36"/>
    <w:rsid w:val="000E337A"/>
    <w:rsid w:val="000E43E7"/>
    <w:rsid w:val="000E440C"/>
    <w:rsid w:val="000E4F2E"/>
    <w:rsid w:val="000E4FA5"/>
    <w:rsid w:val="000E6636"/>
    <w:rsid w:val="000E7279"/>
    <w:rsid w:val="000E775A"/>
    <w:rsid w:val="000E7F18"/>
    <w:rsid w:val="000F158C"/>
    <w:rsid w:val="000F1A90"/>
    <w:rsid w:val="000F2337"/>
    <w:rsid w:val="000F43CD"/>
    <w:rsid w:val="000F4505"/>
    <w:rsid w:val="000F4507"/>
    <w:rsid w:val="000F4814"/>
    <w:rsid w:val="000F5BC5"/>
    <w:rsid w:val="000F65EB"/>
    <w:rsid w:val="000F68C8"/>
    <w:rsid w:val="000F6EAD"/>
    <w:rsid w:val="000F7626"/>
    <w:rsid w:val="000F7CAC"/>
    <w:rsid w:val="0010035E"/>
    <w:rsid w:val="00100DFB"/>
    <w:rsid w:val="00100FC9"/>
    <w:rsid w:val="00101D73"/>
    <w:rsid w:val="00101D77"/>
    <w:rsid w:val="00102C53"/>
    <w:rsid w:val="00104354"/>
    <w:rsid w:val="00104484"/>
    <w:rsid w:val="00104696"/>
    <w:rsid w:val="00106100"/>
    <w:rsid w:val="00106257"/>
    <w:rsid w:val="00106D77"/>
    <w:rsid w:val="0010728E"/>
    <w:rsid w:val="0011041C"/>
    <w:rsid w:val="00112ABC"/>
    <w:rsid w:val="00114F18"/>
    <w:rsid w:val="00115051"/>
    <w:rsid w:val="00115675"/>
    <w:rsid w:val="00115972"/>
    <w:rsid w:val="00117198"/>
    <w:rsid w:val="001178B1"/>
    <w:rsid w:val="00117AE9"/>
    <w:rsid w:val="001202EE"/>
    <w:rsid w:val="00120625"/>
    <w:rsid w:val="00120B8F"/>
    <w:rsid w:val="00120F6F"/>
    <w:rsid w:val="00121E0F"/>
    <w:rsid w:val="00122750"/>
    <w:rsid w:val="00124633"/>
    <w:rsid w:val="0012541B"/>
    <w:rsid w:val="00125E54"/>
    <w:rsid w:val="001269C7"/>
    <w:rsid w:val="00126A22"/>
    <w:rsid w:val="00126B81"/>
    <w:rsid w:val="00126BA4"/>
    <w:rsid w:val="00126FCB"/>
    <w:rsid w:val="001276E5"/>
    <w:rsid w:val="00127B08"/>
    <w:rsid w:val="00127C68"/>
    <w:rsid w:val="0013112B"/>
    <w:rsid w:val="00131EFD"/>
    <w:rsid w:val="0013468D"/>
    <w:rsid w:val="00134CB3"/>
    <w:rsid w:val="00136065"/>
    <w:rsid w:val="00140E0D"/>
    <w:rsid w:val="001414E8"/>
    <w:rsid w:val="0014179B"/>
    <w:rsid w:val="001426AF"/>
    <w:rsid w:val="00142ED1"/>
    <w:rsid w:val="001443CC"/>
    <w:rsid w:val="001445E1"/>
    <w:rsid w:val="00144CDB"/>
    <w:rsid w:val="00145AD8"/>
    <w:rsid w:val="00146207"/>
    <w:rsid w:val="00146CE2"/>
    <w:rsid w:val="0015277B"/>
    <w:rsid w:val="0015363E"/>
    <w:rsid w:val="001537B7"/>
    <w:rsid w:val="001558F7"/>
    <w:rsid w:val="00156A94"/>
    <w:rsid w:val="00157975"/>
    <w:rsid w:val="001614AB"/>
    <w:rsid w:val="0016283A"/>
    <w:rsid w:val="00163799"/>
    <w:rsid w:val="0016470F"/>
    <w:rsid w:val="001647C9"/>
    <w:rsid w:val="001654E4"/>
    <w:rsid w:val="00166A93"/>
    <w:rsid w:val="00166E78"/>
    <w:rsid w:val="001673BB"/>
    <w:rsid w:val="0016771A"/>
    <w:rsid w:val="0016781E"/>
    <w:rsid w:val="00167C72"/>
    <w:rsid w:val="001719A1"/>
    <w:rsid w:val="00172FAE"/>
    <w:rsid w:val="001736EE"/>
    <w:rsid w:val="00175501"/>
    <w:rsid w:val="0017668E"/>
    <w:rsid w:val="00181761"/>
    <w:rsid w:val="0018182D"/>
    <w:rsid w:val="001823A3"/>
    <w:rsid w:val="00183524"/>
    <w:rsid w:val="00183E63"/>
    <w:rsid w:val="00186357"/>
    <w:rsid w:val="001863D5"/>
    <w:rsid w:val="001864B7"/>
    <w:rsid w:val="00190AA0"/>
    <w:rsid w:val="00192937"/>
    <w:rsid w:val="001938E6"/>
    <w:rsid w:val="0019465C"/>
    <w:rsid w:val="001950BB"/>
    <w:rsid w:val="00195B5F"/>
    <w:rsid w:val="00196664"/>
    <w:rsid w:val="00196750"/>
    <w:rsid w:val="001971A6"/>
    <w:rsid w:val="001A00F6"/>
    <w:rsid w:val="001A0B2E"/>
    <w:rsid w:val="001A16E9"/>
    <w:rsid w:val="001A2641"/>
    <w:rsid w:val="001A319B"/>
    <w:rsid w:val="001A36CD"/>
    <w:rsid w:val="001A4239"/>
    <w:rsid w:val="001A49A7"/>
    <w:rsid w:val="001A55CE"/>
    <w:rsid w:val="001A7B4F"/>
    <w:rsid w:val="001A7F1C"/>
    <w:rsid w:val="001B02D5"/>
    <w:rsid w:val="001B034E"/>
    <w:rsid w:val="001B0A01"/>
    <w:rsid w:val="001B1023"/>
    <w:rsid w:val="001B1FAF"/>
    <w:rsid w:val="001B26F5"/>
    <w:rsid w:val="001B3C78"/>
    <w:rsid w:val="001B597B"/>
    <w:rsid w:val="001B7D9D"/>
    <w:rsid w:val="001C01D1"/>
    <w:rsid w:val="001C0D7C"/>
    <w:rsid w:val="001C1F09"/>
    <w:rsid w:val="001C249A"/>
    <w:rsid w:val="001C27AA"/>
    <w:rsid w:val="001C32DA"/>
    <w:rsid w:val="001C3B16"/>
    <w:rsid w:val="001C3FAA"/>
    <w:rsid w:val="001C584A"/>
    <w:rsid w:val="001C58CB"/>
    <w:rsid w:val="001C6311"/>
    <w:rsid w:val="001C69DD"/>
    <w:rsid w:val="001C7484"/>
    <w:rsid w:val="001C7D07"/>
    <w:rsid w:val="001D034B"/>
    <w:rsid w:val="001D05DF"/>
    <w:rsid w:val="001D087E"/>
    <w:rsid w:val="001D0C1B"/>
    <w:rsid w:val="001D2623"/>
    <w:rsid w:val="001D3B6A"/>
    <w:rsid w:val="001D4735"/>
    <w:rsid w:val="001D5054"/>
    <w:rsid w:val="001D5278"/>
    <w:rsid w:val="001D55A7"/>
    <w:rsid w:val="001D5B55"/>
    <w:rsid w:val="001D636F"/>
    <w:rsid w:val="001D6AD0"/>
    <w:rsid w:val="001D6FD0"/>
    <w:rsid w:val="001D7AB5"/>
    <w:rsid w:val="001E02B6"/>
    <w:rsid w:val="001E15BC"/>
    <w:rsid w:val="001E2FFC"/>
    <w:rsid w:val="001E3EFD"/>
    <w:rsid w:val="001E5197"/>
    <w:rsid w:val="001E68C5"/>
    <w:rsid w:val="001E700D"/>
    <w:rsid w:val="001E71FB"/>
    <w:rsid w:val="001F0E24"/>
    <w:rsid w:val="001F0FC2"/>
    <w:rsid w:val="001F12BD"/>
    <w:rsid w:val="001F1CA8"/>
    <w:rsid w:val="001F2099"/>
    <w:rsid w:val="001F213A"/>
    <w:rsid w:val="001F25E8"/>
    <w:rsid w:val="001F36CB"/>
    <w:rsid w:val="001F4C8B"/>
    <w:rsid w:val="001F4D04"/>
    <w:rsid w:val="001F4EC9"/>
    <w:rsid w:val="001F5299"/>
    <w:rsid w:val="001F5B9A"/>
    <w:rsid w:val="001F5CD5"/>
    <w:rsid w:val="001F5E44"/>
    <w:rsid w:val="001F6794"/>
    <w:rsid w:val="001F6D33"/>
    <w:rsid w:val="001F754E"/>
    <w:rsid w:val="001F76E9"/>
    <w:rsid w:val="00200CDA"/>
    <w:rsid w:val="00200D50"/>
    <w:rsid w:val="0020131C"/>
    <w:rsid w:val="00201990"/>
    <w:rsid w:val="00201A31"/>
    <w:rsid w:val="002027D9"/>
    <w:rsid w:val="00202880"/>
    <w:rsid w:val="0020291A"/>
    <w:rsid w:val="0020340C"/>
    <w:rsid w:val="002035BC"/>
    <w:rsid w:val="00204F2C"/>
    <w:rsid w:val="002050FA"/>
    <w:rsid w:val="002055D5"/>
    <w:rsid w:val="002056D1"/>
    <w:rsid w:val="00207FF5"/>
    <w:rsid w:val="002103B3"/>
    <w:rsid w:val="00210604"/>
    <w:rsid w:val="00210BB0"/>
    <w:rsid w:val="002118CF"/>
    <w:rsid w:val="00211AF2"/>
    <w:rsid w:val="0021225C"/>
    <w:rsid w:val="0021280E"/>
    <w:rsid w:val="002136CF"/>
    <w:rsid w:val="00214332"/>
    <w:rsid w:val="00214AD6"/>
    <w:rsid w:val="00214FCB"/>
    <w:rsid w:val="00214FE8"/>
    <w:rsid w:val="0021523A"/>
    <w:rsid w:val="00216020"/>
    <w:rsid w:val="00216CFD"/>
    <w:rsid w:val="00217A83"/>
    <w:rsid w:val="0022061A"/>
    <w:rsid w:val="00221A05"/>
    <w:rsid w:val="00221A84"/>
    <w:rsid w:val="002235F4"/>
    <w:rsid w:val="00223D51"/>
    <w:rsid w:val="0022410E"/>
    <w:rsid w:val="002241DE"/>
    <w:rsid w:val="00225EAA"/>
    <w:rsid w:val="002268D7"/>
    <w:rsid w:val="00226AC2"/>
    <w:rsid w:val="002279A3"/>
    <w:rsid w:val="00230700"/>
    <w:rsid w:val="00230A9A"/>
    <w:rsid w:val="00230D82"/>
    <w:rsid w:val="002327B3"/>
    <w:rsid w:val="00233AAE"/>
    <w:rsid w:val="00233BDD"/>
    <w:rsid w:val="00233DE0"/>
    <w:rsid w:val="002341FE"/>
    <w:rsid w:val="00235E21"/>
    <w:rsid w:val="002361BE"/>
    <w:rsid w:val="00236819"/>
    <w:rsid w:val="00237147"/>
    <w:rsid w:val="002375BF"/>
    <w:rsid w:val="0023784B"/>
    <w:rsid w:val="00241F9B"/>
    <w:rsid w:val="0024216C"/>
    <w:rsid w:val="002428C0"/>
    <w:rsid w:val="00242C4E"/>
    <w:rsid w:val="0024322C"/>
    <w:rsid w:val="00243D6F"/>
    <w:rsid w:val="00243F2E"/>
    <w:rsid w:val="00243F44"/>
    <w:rsid w:val="00243F95"/>
    <w:rsid w:val="00244733"/>
    <w:rsid w:val="00245509"/>
    <w:rsid w:val="00245521"/>
    <w:rsid w:val="002456DD"/>
    <w:rsid w:val="0024591C"/>
    <w:rsid w:val="00245994"/>
    <w:rsid w:val="00246178"/>
    <w:rsid w:val="00246567"/>
    <w:rsid w:val="00246765"/>
    <w:rsid w:val="00246BFD"/>
    <w:rsid w:val="00251F38"/>
    <w:rsid w:val="002531AE"/>
    <w:rsid w:val="0025617C"/>
    <w:rsid w:val="002575FD"/>
    <w:rsid w:val="002576EE"/>
    <w:rsid w:val="00261659"/>
    <w:rsid w:val="00261D7B"/>
    <w:rsid w:val="0026223F"/>
    <w:rsid w:val="0026456F"/>
    <w:rsid w:val="0026634B"/>
    <w:rsid w:val="00266FBB"/>
    <w:rsid w:val="0026781C"/>
    <w:rsid w:val="0027198F"/>
    <w:rsid w:val="0027220C"/>
    <w:rsid w:val="00273FB5"/>
    <w:rsid w:val="00280367"/>
    <w:rsid w:val="002807A7"/>
    <w:rsid w:val="00281DD5"/>
    <w:rsid w:val="00282505"/>
    <w:rsid w:val="00282D77"/>
    <w:rsid w:val="00285F58"/>
    <w:rsid w:val="00286C99"/>
    <w:rsid w:val="00286E20"/>
    <w:rsid w:val="002875F4"/>
    <w:rsid w:val="0029016F"/>
    <w:rsid w:val="002907E3"/>
    <w:rsid w:val="00290A11"/>
    <w:rsid w:val="00290B5C"/>
    <w:rsid w:val="002911E8"/>
    <w:rsid w:val="002916CF"/>
    <w:rsid w:val="002921E1"/>
    <w:rsid w:val="0029249D"/>
    <w:rsid w:val="0029288D"/>
    <w:rsid w:val="002936C1"/>
    <w:rsid w:val="00294E89"/>
    <w:rsid w:val="00295316"/>
    <w:rsid w:val="00295C36"/>
    <w:rsid w:val="00296228"/>
    <w:rsid w:val="00296443"/>
    <w:rsid w:val="00297E73"/>
    <w:rsid w:val="002A0405"/>
    <w:rsid w:val="002A117A"/>
    <w:rsid w:val="002A20CD"/>
    <w:rsid w:val="002A2538"/>
    <w:rsid w:val="002A3067"/>
    <w:rsid w:val="002A3442"/>
    <w:rsid w:val="002A37DF"/>
    <w:rsid w:val="002A3A1B"/>
    <w:rsid w:val="002A3C80"/>
    <w:rsid w:val="002A3D05"/>
    <w:rsid w:val="002A3D14"/>
    <w:rsid w:val="002A49D0"/>
    <w:rsid w:val="002A4DD0"/>
    <w:rsid w:val="002A557A"/>
    <w:rsid w:val="002A5A9C"/>
    <w:rsid w:val="002A693A"/>
    <w:rsid w:val="002A72AC"/>
    <w:rsid w:val="002A758B"/>
    <w:rsid w:val="002A7C4E"/>
    <w:rsid w:val="002B039E"/>
    <w:rsid w:val="002B0AE2"/>
    <w:rsid w:val="002B0EE1"/>
    <w:rsid w:val="002B12CB"/>
    <w:rsid w:val="002B13EE"/>
    <w:rsid w:val="002B1745"/>
    <w:rsid w:val="002B338A"/>
    <w:rsid w:val="002B3A31"/>
    <w:rsid w:val="002B3C35"/>
    <w:rsid w:val="002B3E4E"/>
    <w:rsid w:val="002B4582"/>
    <w:rsid w:val="002B47A7"/>
    <w:rsid w:val="002B6D19"/>
    <w:rsid w:val="002B739D"/>
    <w:rsid w:val="002B752F"/>
    <w:rsid w:val="002B7E6E"/>
    <w:rsid w:val="002C05D5"/>
    <w:rsid w:val="002C068B"/>
    <w:rsid w:val="002C1978"/>
    <w:rsid w:val="002C2FA4"/>
    <w:rsid w:val="002C3076"/>
    <w:rsid w:val="002C38E4"/>
    <w:rsid w:val="002C3A0E"/>
    <w:rsid w:val="002C3D2A"/>
    <w:rsid w:val="002C3FF9"/>
    <w:rsid w:val="002C4837"/>
    <w:rsid w:val="002C50CE"/>
    <w:rsid w:val="002C6A24"/>
    <w:rsid w:val="002C7767"/>
    <w:rsid w:val="002D0BEE"/>
    <w:rsid w:val="002D0F50"/>
    <w:rsid w:val="002D2BA1"/>
    <w:rsid w:val="002D3A1B"/>
    <w:rsid w:val="002D4413"/>
    <w:rsid w:val="002D55C6"/>
    <w:rsid w:val="002D687C"/>
    <w:rsid w:val="002D7708"/>
    <w:rsid w:val="002E0363"/>
    <w:rsid w:val="002E0FE1"/>
    <w:rsid w:val="002E13C5"/>
    <w:rsid w:val="002E23C4"/>
    <w:rsid w:val="002E3F09"/>
    <w:rsid w:val="002E6504"/>
    <w:rsid w:val="002E6730"/>
    <w:rsid w:val="002E6DC4"/>
    <w:rsid w:val="002E776B"/>
    <w:rsid w:val="002E7906"/>
    <w:rsid w:val="002E7B21"/>
    <w:rsid w:val="002F0131"/>
    <w:rsid w:val="002F0216"/>
    <w:rsid w:val="002F0729"/>
    <w:rsid w:val="002F12FF"/>
    <w:rsid w:val="002F136A"/>
    <w:rsid w:val="002F3FF3"/>
    <w:rsid w:val="002F4940"/>
    <w:rsid w:val="00300FD4"/>
    <w:rsid w:val="003020DD"/>
    <w:rsid w:val="003058A8"/>
    <w:rsid w:val="00305B4B"/>
    <w:rsid w:val="003065B8"/>
    <w:rsid w:val="003065D0"/>
    <w:rsid w:val="00306C1A"/>
    <w:rsid w:val="00307939"/>
    <w:rsid w:val="00307F45"/>
    <w:rsid w:val="00310140"/>
    <w:rsid w:val="00310B37"/>
    <w:rsid w:val="00311337"/>
    <w:rsid w:val="003128F0"/>
    <w:rsid w:val="00313295"/>
    <w:rsid w:val="0031334A"/>
    <w:rsid w:val="0031496D"/>
    <w:rsid w:val="003154EC"/>
    <w:rsid w:val="00315AA6"/>
    <w:rsid w:val="00315BAF"/>
    <w:rsid w:val="00316871"/>
    <w:rsid w:val="00316FCF"/>
    <w:rsid w:val="00320BF1"/>
    <w:rsid w:val="00320E67"/>
    <w:rsid w:val="003218F1"/>
    <w:rsid w:val="00322DE6"/>
    <w:rsid w:val="00322E22"/>
    <w:rsid w:val="0032327D"/>
    <w:rsid w:val="0032420B"/>
    <w:rsid w:val="00324C6A"/>
    <w:rsid w:val="00326DF7"/>
    <w:rsid w:val="00327070"/>
    <w:rsid w:val="00327258"/>
    <w:rsid w:val="003314EC"/>
    <w:rsid w:val="0033184B"/>
    <w:rsid w:val="00331AF7"/>
    <w:rsid w:val="00332406"/>
    <w:rsid w:val="00332621"/>
    <w:rsid w:val="00333DF3"/>
    <w:rsid w:val="00334952"/>
    <w:rsid w:val="00334F3E"/>
    <w:rsid w:val="00335DE1"/>
    <w:rsid w:val="00335F59"/>
    <w:rsid w:val="003400D2"/>
    <w:rsid w:val="00340595"/>
    <w:rsid w:val="00341C38"/>
    <w:rsid w:val="00341D26"/>
    <w:rsid w:val="00342333"/>
    <w:rsid w:val="00342C1C"/>
    <w:rsid w:val="0034456C"/>
    <w:rsid w:val="0034465C"/>
    <w:rsid w:val="0034473E"/>
    <w:rsid w:val="00344886"/>
    <w:rsid w:val="003455EB"/>
    <w:rsid w:val="00345A2E"/>
    <w:rsid w:val="00346D92"/>
    <w:rsid w:val="00350670"/>
    <w:rsid w:val="00350C5C"/>
    <w:rsid w:val="0035106A"/>
    <w:rsid w:val="0035138D"/>
    <w:rsid w:val="00351EF3"/>
    <w:rsid w:val="003528D6"/>
    <w:rsid w:val="00353A69"/>
    <w:rsid w:val="00354104"/>
    <w:rsid w:val="003554CF"/>
    <w:rsid w:val="00355614"/>
    <w:rsid w:val="003579F0"/>
    <w:rsid w:val="00362392"/>
    <w:rsid w:val="00363803"/>
    <w:rsid w:val="00364A1A"/>
    <w:rsid w:val="00364CAF"/>
    <w:rsid w:val="003654F0"/>
    <w:rsid w:val="0036596B"/>
    <w:rsid w:val="00365D77"/>
    <w:rsid w:val="0036601C"/>
    <w:rsid w:val="00366532"/>
    <w:rsid w:val="00370A4B"/>
    <w:rsid w:val="0037167D"/>
    <w:rsid w:val="00372084"/>
    <w:rsid w:val="0037276C"/>
    <w:rsid w:val="0037334F"/>
    <w:rsid w:val="00374C03"/>
    <w:rsid w:val="003754B0"/>
    <w:rsid w:val="00375FBD"/>
    <w:rsid w:val="00376019"/>
    <w:rsid w:val="003764BE"/>
    <w:rsid w:val="003770CF"/>
    <w:rsid w:val="0037753D"/>
    <w:rsid w:val="00377F56"/>
    <w:rsid w:val="003805C0"/>
    <w:rsid w:val="003810AD"/>
    <w:rsid w:val="00381806"/>
    <w:rsid w:val="003818B5"/>
    <w:rsid w:val="003819AD"/>
    <w:rsid w:val="00382CD4"/>
    <w:rsid w:val="00382E21"/>
    <w:rsid w:val="0038350E"/>
    <w:rsid w:val="003836A8"/>
    <w:rsid w:val="00383A1C"/>
    <w:rsid w:val="00385014"/>
    <w:rsid w:val="00385A62"/>
    <w:rsid w:val="003860C6"/>
    <w:rsid w:val="00386361"/>
    <w:rsid w:val="003868F5"/>
    <w:rsid w:val="00387DEB"/>
    <w:rsid w:val="003904CB"/>
    <w:rsid w:val="0039195C"/>
    <w:rsid w:val="00391C7E"/>
    <w:rsid w:val="00391CD2"/>
    <w:rsid w:val="00395866"/>
    <w:rsid w:val="00396028"/>
    <w:rsid w:val="003962FC"/>
    <w:rsid w:val="00397D00"/>
    <w:rsid w:val="00397D27"/>
    <w:rsid w:val="003A0BCB"/>
    <w:rsid w:val="003A2701"/>
    <w:rsid w:val="003A291F"/>
    <w:rsid w:val="003A3080"/>
    <w:rsid w:val="003A3BF0"/>
    <w:rsid w:val="003A4D94"/>
    <w:rsid w:val="003A5B59"/>
    <w:rsid w:val="003A5E67"/>
    <w:rsid w:val="003B27D8"/>
    <w:rsid w:val="003B2898"/>
    <w:rsid w:val="003B3EDF"/>
    <w:rsid w:val="003B6400"/>
    <w:rsid w:val="003B6799"/>
    <w:rsid w:val="003B6AAD"/>
    <w:rsid w:val="003B7BD9"/>
    <w:rsid w:val="003C0D57"/>
    <w:rsid w:val="003C1C65"/>
    <w:rsid w:val="003C215A"/>
    <w:rsid w:val="003C2930"/>
    <w:rsid w:val="003C36B5"/>
    <w:rsid w:val="003C3F81"/>
    <w:rsid w:val="003C6B4E"/>
    <w:rsid w:val="003C6F0B"/>
    <w:rsid w:val="003D011B"/>
    <w:rsid w:val="003D02D8"/>
    <w:rsid w:val="003D0775"/>
    <w:rsid w:val="003D2474"/>
    <w:rsid w:val="003D2746"/>
    <w:rsid w:val="003D350A"/>
    <w:rsid w:val="003D465B"/>
    <w:rsid w:val="003D4F3B"/>
    <w:rsid w:val="003D5994"/>
    <w:rsid w:val="003D61E6"/>
    <w:rsid w:val="003D66EC"/>
    <w:rsid w:val="003D740D"/>
    <w:rsid w:val="003D7E19"/>
    <w:rsid w:val="003E0191"/>
    <w:rsid w:val="003E2FC2"/>
    <w:rsid w:val="003E345B"/>
    <w:rsid w:val="003E3AE1"/>
    <w:rsid w:val="003E63CE"/>
    <w:rsid w:val="003E6487"/>
    <w:rsid w:val="003E6A28"/>
    <w:rsid w:val="003E6E9E"/>
    <w:rsid w:val="003E7264"/>
    <w:rsid w:val="003E737D"/>
    <w:rsid w:val="003E7461"/>
    <w:rsid w:val="003E76B1"/>
    <w:rsid w:val="003E7DFA"/>
    <w:rsid w:val="003F1B19"/>
    <w:rsid w:val="003F1D39"/>
    <w:rsid w:val="003F258E"/>
    <w:rsid w:val="003F4BFA"/>
    <w:rsid w:val="003F6D4C"/>
    <w:rsid w:val="004008F3"/>
    <w:rsid w:val="00400A8A"/>
    <w:rsid w:val="0040165B"/>
    <w:rsid w:val="00403BB8"/>
    <w:rsid w:val="00404147"/>
    <w:rsid w:val="00404AC4"/>
    <w:rsid w:val="00404B49"/>
    <w:rsid w:val="00405547"/>
    <w:rsid w:val="00405C88"/>
    <w:rsid w:val="00406F1E"/>
    <w:rsid w:val="0040758C"/>
    <w:rsid w:val="004107DA"/>
    <w:rsid w:val="004119A0"/>
    <w:rsid w:val="004126A0"/>
    <w:rsid w:val="004129D6"/>
    <w:rsid w:val="00413032"/>
    <w:rsid w:val="004130B2"/>
    <w:rsid w:val="00413766"/>
    <w:rsid w:val="00413C32"/>
    <w:rsid w:val="004149D1"/>
    <w:rsid w:val="00414B9A"/>
    <w:rsid w:val="00415AB9"/>
    <w:rsid w:val="004166FC"/>
    <w:rsid w:val="00416748"/>
    <w:rsid w:val="0041758A"/>
    <w:rsid w:val="00420E5D"/>
    <w:rsid w:val="0042242E"/>
    <w:rsid w:val="004227CF"/>
    <w:rsid w:val="004229A7"/>
    <w:rsid w:val="00422A3C"/>
    <w:rsid w:val="004230CA"/>
    <w:rsid w:val="004230F5"/>
    <w:rsid w:val="00423577"/>
    <w:rsid w:val="004235AE"/>
    <w:rsid w:val="00424FED"/>
    <w:rsid w:val="00425AC5"/>
    <w:rsid w:val="0042659C"/>
    <w:rsid w:val="00426CE7"/>
    <w:rsid w:val="004271E8"/>
    <w:rsid w:val="004277B0"/>
    <w:rsid w:val="00431948"/>
    <w:rsid w:val="004323AB"/>
    <w:rsid w:val="00432733"/>
    <w:rsid w:val="00432D34"/>
    <w:rsid w:val="00433EEF"/>
    <w:rsid w:val="00433FAF"/>
    <w:rsid w:val="00435E2A"/>
    <w:rsid w:val="004369C7"/>
    <w:rsid w:val="004373BA"/>
    <w:rsid w:val="004378E5"/>
    <w:rsid w:val="00437BF2"/>
    <w:rsid w:val="00437E08"/>
    <w:rsid w:val="0044000D"/>
    <w:rsid w:val="00441421"/>
    <w:rsid w:val="004416FA"/>
    <w:rsid w:val="004419FC"/>
    <w:rsid w:val="00442667"/>
    <w:rsid w:val="00442816"/>
    <w:rsid w:val="00442EA0"/>
    <w:rsid w:val="00444DAC"/>
    <w:rsid w:val="00444FD4"/>
    <w:rsid w:val="00445430"/>
    <w:rsid w:val="004454B4"/>
    <w:rsid w:val="00446614"/>
    <w:rsid w:val="004507C2"/>
    <w:rsid w:val="00450CC0"/>
    <w:rsid w:val="00451AFF"/>
    <w:rsid w:val="00451C83"/>
    <w:rsid w:val="00452025"/>
    <w:rsid w:val="0045203F"/>
    <w:rsid w:val="00452848"/>
    <w:rsid w:val="00452B7E"/>
    <w:rsid w:val="004537FC"/>
    <w:rsid w:val="00455692"/>
    <w:rsid w:val="00455A5B"/>
    <w:rsid w:val="00456B28"/>
    <w:rsid w:val="00456E1C"/>
    <w:rsid w:val="00457BC7"/>
    <w:rsid w:val="00457D74"/>
    <w:rsid w:val="0046083C"/>
    <w:rsid w:val="00461154"/>
    <w:rsid w:val="00461A8D"/>
    <w:rsid w:val="0046222C"/>
    <w:rsid w:val="00462878"/>
    <w:rsid w:val="00464028"/>
    <w:rsid w:val="0046412A"/>
    <w:rsid w:val="0046453A"/>
    <w:rsid w:val="00464C90"/>
    <w:rsid w:val="004650A1"/>
    <w:rsid w:val="0046648B"/>
    <w:rsid w:val="00466BE0"/>
    <w:rsid w:val="00467261"/>
    <w:rsid w:val="00467B27"/>
    <w:rsid w:val="0047043E"/>
    <w:rsid w:val="00470612"/>
    <w:rsid w:val="0047178C"/>
    <w:rsid w:val="004717DE"/>
    <w:rsid w:val="004720BB"/>
    <w:rsid w:val="00472702"/>
    <w:rsid w:val="00473039"/>
    <w:rsid w:val="004731A0"/>
    <w:rsid w:val="004741FA"/>
    <w:rsid w:val="004743FE"/>
    <w:rsid w:val="00474E38"/>
    <w:rsid w:val="00475524"/>
    <w:rsid w:val="00475880"/>
    <w:rsid w:val="00475907"/>
    <w:rsid w:val="00475A8D"/>
    <w:rsid w:val="004800B5"/>
    <w:rsid w:val="00480783"/>
    <w:rsid w:val="004809DA"/>
    <w:rsid w:val="00480E70"/>
    <w:rsid w:val="004815FC"/>
    <w:rsid w:val="00482AA0"/>
    <w:rsid w:val="00482BE5"/>
    <w:rsid w:val="00483082"/>
    <w:rsid w:val="00483DF0"/>
    <w:rsid w:val="004846D9"/>
    <w:rsid w:val="00485058"/>
    <w:rsid w:val="004856B9"/>
    <w:rsid w:val="0048659B"/>
    <w:rsid w:val="00486861"/>
    <w:rsid w:val="00486EC4"/>
    <w:rsid w:val="004878F3"/>
    <w:rsid w:val="004906F2"/>
    <w:rsid w:val="0049073F"/>
    <w:rsid w:val="004910CA"/>
    <w:rsid w:val="00491E6D"/>
    <w:rsid w:val="00491F3E"/>
    <w:rsid w:val="0049319B"/>
    <w:rsid w:val="00493A31"/>
    <w:rsid w:val="00493D23"/>
    <w:rsid w:val="00494550"/>
    <w:rsid w:val="004979E4"/>
    <w:rsid w:val="00497F11"/>
    <w:rsid w:val="004A045E"/>
    <w:rsid w:val="004A07A5"/>
    <w:rsid w:val="004A0BA0"/>
    <w:rsid w:val="004A274B"/>
    <w:rsid w:val="004A3C37"/>
    <w:rsid w:val="004A587D"/>
    <w:rsid w:val="004A5D51"/>
    <w:rsid w:val="004A5EA5"/>
    <w:rsid w:val="004A6E29"/>
    <w:rsid w:val="004A7C3D"/>
    <w:rsid w:val="004B03EF"/>
    <w:rsid w:val="004B16EB"/>
    <w:rsid w:val="004B2781"/>
    <w:rsid w:val="004B3A73"/>
    <w:rsid w:val="004B3DFC"/>
    <w:rsid w:val="004B3F0C"/>
    <w:rsid w:val="004B4034"/>
    <w:rsid w:val="004B4BDD"/>
    <w:rsid w:val="004B4CD0"/>
    <w:rsid w:val="004B4FDB"/>
    <w:rsid w:val="004B5BE3"/>
    <w:rsid w:val="004B69BE"/>
    <w:rsid w:val="004B7234"/>
    <w:rsid w:val="004B7711"/>
    <w:rsid w:val="004B7974"/>
    <w:rsid w:val="004C00B1"/>
    <w:rsid w:val="004C042A"/>
    <w:rsid w:val="004C0529"/>
    <w:rsid w:val="004C15C0"/>
    <w:rsid w:val="004C3088"/>
    <w:rsid w:val="004C4B00"/>
    <w:rsid w:val="004C4EE4"/>
    <w:rsid w:val="004C5792"/>
    <w:rsid w:val="004C6B43"/>
    <w:rsid w:val="004C7140"/>
    <w:rsid w:val="004C795D"/>
    <w:rsid w:val="004C7C59"/>
    <w:rsid w:val="004C7F46"/>
    <w:rsid w:val="004D151D"/>
    <w:rsid w:val="004D2C27"/>
    <w:rsid w:val="004D32F5"/>
    <w:rsid w:val="004D4762"/>
    <w:rsid w:val="004D527A"/>
    <w:rsid w:val="004D5AD0"/>
    <w:rsid w:val="004D6DCF"/>
    <w:rsid w:val="004D6F40"/>
    <w:rsid w:val="004E0094"/>
    <w:rsid w:val="004E0FC1"/>
    <w:rsid w:val="004E1192"/>
    <w:rsid w:val="004E20B8"/>
    <w:rsid w:val="004E3677"/>
    <w:rsid w:val="004E3CE1"/>
    <w:rsid w:val="004E413A"/>
    <w:rsid w:val="004E438D"/>
    <w:rsid w:val="004E5234"/>
    <w:rsid w:val="004E5457"/>
    <w:rsid w:val="004E5558"/>
    <w:rsid w:val="004E5DB2"/>
    <w:rsid w:val="004E6BFF"/>
    <w:rsid w:val="004E6DB2"/>
    <w:rsid w:val="004F044E"/>
    <w:rsid w:val="004F15D3"/>
    <w:rsid w:val="004F2B4A"/>
    <w:rsid w:val="004F32E8"/>
    <w:rsid w:val="004F5A03"/>
    <w:rsid w:val="004F6BF0"/>
    <w:rsid w:val="005033CE"/>
    <w:rsid w:val="00503726"/>
    <w:rsid w:val="0050384B"/>
    <w:rsid w:val="00503A87"/>
    <w:rsid w:val="00504680"/>
    <w:rsid w:val="0050569B"/>
    <w:rsid w:val="00506300"/>
    <w:rsid w:val="00506630"/>
    <w:rsid w:val="00506D12"/>
    <w:rsid w:val="005070EF"/>
    <w:rsid w:val="005072F7"/>
    <w:rsid w:val="005076A1"/>
    <w:rsid w:val="00510561"/>
    <w:rsid w:val="00511EFF"/>
    <w:rsid w:val="0051293E"/>
    <w:rsid w:val="00512CFD"/>
    <w:rsid w:val="00513C73"/>
    <w:rsid w:val="00514921"/>
    <w:rsid w:val="00516E10"/>
    <w:rsid w:val="00517F8E"/>
    <w:rsid w:val="00521380"/>
    <w:rsid w:val="005216B0"/>
    <w:rsid w:val="00522843"/>
    <w:rsid w:val="00522BE1"/>
    <w:rsid w:val="00523624"/>
    <w:rsid w:val="00523C7B"/>
    <w:rsid w:val="00524642"/>
    <w:rsid w:val="0052470C"/>
    <w:rsid w:val="00524DCD"/>
    <w:rsid w:val="00525589"/>
    <w:rsid w:val="00527B4D"/>
    <w:rsid w:val="00530FCA"/>
    <w:rsid w:val="00532A6B"/>
    <w:rsid w:val="0053378E"/>
    <w:rsid w:val="00533F44"/>
    <w:rsid w:val="00534AB2"/>
    <w:rsid w:val="00534CCA"/>
    <w:rsid w:val="0053507D"/>
    <w:rsid w:val="00537EE9"/>
    <w:rsid w:val="0054379B"/>
    <w:rsid w:val="0054398E"/>
    <w:rsid w:val="005439CC"/>
    <w:rsid w:val="00543A42"/>
    <w:rsid w:val="0054474F"/>
    <w:rsid w:val="00544B2D"/>
    <w:rsid w:val="00544F7F"/>
    <w:rsid w:val="0054510C"/>
    <w:rsid w:val="00545875"/>
    <w:rsid w:val="00545E1D"/>
    <w:rsid w:val="00546966"/>
    <w:rsid w:val="005509E0"/>
    <w:rsid w:val="005510C2"/>
    <w:rsid w:val="00552D36"/>
    <w:rsid w:val="00553AD7"/>
    <w:rsid w:val="00556548"/>
    <w:rsid w:val="005565CD"/>
    <w:rsid w:val="00556BD0"/>
    <w:rsid w:val="00557181"/>
    <w:rsid w:val="0055722D"/>
    <w:rsid w:val="00560C8D"/>
    <w:rsid w:val="00560F91"/>
    <w:rsid w:val="005617FB"/>
    <w:rsid w:val="00562E90"/>
    <w:rsid w:val="00562F6A"/>
    <w:rsid w:val="0056303B"/>
    <w:rsid w:val="00563A21"/>
    <w:rsid w:val="0056425E"/>
    <w:rsid w:val="0056464D"/>
    <w:rsid w:val="00564DC2"/>
    <w:rsid w:val="00564DEC"/>
    <w:rsid w:val="00565F54"/>
    <w:rsid w:val="00566307"/>
    <w:rsid w:val="00566653"/>
    <w:rsid w:val="00566EE9"/>
    <w:rsid w:val="00567071"/>
    <w:rsid w:val="005679C7"/>
    <w:rsid w:val="00570032"/>
    <w:rsid w:val="00571081"/>
    <w:rsid w:val="005715BA"/>
    <w:rsid w:val="0057194A"/>
    <w:rsid w:val="00572D50"/>
    <w:rsid w:val="00572DFC"/>
    <w:rsid w:val="00575813"/>
    <w:rsid w:val="00575943"/>
    <w:rsid w:val="00577556"/>
    <w:rsid w:val="00580F17"/>
    <w:rsid w:val="00582C9C"/>
    <w:rsid w:val="005843E9"/>
    <w:rsid w:val="00584DD2"/>
    <w:rsid w:val="005853DF"/>
    <w:rsid w:val="00586957"/>
    <w:rsid w:val="0058743A"/>
    <w:rsid w:val="005879DA"/>
    <w:rsid w:val="00590B37"/>
    <w:rsid w:val="00591021"/>
    <w:rsid w:val="005916D7"/>
    <w:rsid w:val="005917AA"/>
    <w:rsid w:val="005917B9"/>
    <w:rsid w:val="005948EA"/>
    <w:rsid w:val="005963CC"/>
    <w:rsid w:val="005A05D9"/>
    <w:rsid w:val="005A0644"/>
    <w:rsid w:val="005A0A14"/>
    <w:rsid w:val="005A1E71"/>
    <w:rsid w:val="005A22DD"/>
    <w:rsid w:val="005A26E5"/>
    <w:rsid w:val="005A2B3D"/>
    <w:rsid w:val="005A2FE6"/>
    <w:rsid w:val="005A421A"/>
    <w:rsid w:val="005A426B"/>
    <w:rsid w:val="005A446F"/>
    <w:rsid w:val="005A4760"/>
    <w:rsid w:val="005A660C"/>
    <w:rsid w:val="005A703B"/>
    <w:rsid w:val="005A72CB"/>
    <w:rsid w:val="005A7C4E"/>
    <w:rsid w:val="005A7F7F"/>
    <w:rsid w:val="005B26B8"/>
    <w:rsid w:val="005B2900"/>
    <w:rsid w:val="005B3ABC"/>
    <w:rsid w:val="005B571A"/>
    <w:rsid w:val="005B614B"/>
    <w:rsid w:val="005B624E"/>
    <w:rsid w:val="005B670E"/>
    <w:rsid w:val="005B6758"/>
    <w:rsid w:val="005C1ABE"/>
    <w:rsid w:val="005C1DE1"/>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44D"/>
    <w:rsid w:val="005D4897"/>
    <w:rsid w:val="005D5244"/>
    <w:rsid w:val="005D5E1D"/>
    <w:rsid w:val="005D616C"/>
    <w:rsid w:val="005D674D"/>
    <w:rsid w:val="005D6F99"/>
    <w:rsid w:val="005D770B"/>
    <w:rsid w:val="005E03D9"/>
    <w:rsid w:val="005E0B56"/>
    <w:rsid w:val="005E1B9A"/>
    <w:rsid w:val="005E1E69"/>
    <w:rsid w:val="005E28F2"/>
    <w:rsid w:val="005E350A"/>
    <w:rsid w:val="005E4A7C"/>
    <w:rsid w:val="005E4F02"/>
    <w:rsid w:val="005E6ED1"/>
    <w:rsid w:val="005E73B5"/>
    <w:rsid w:val="005E73C1"/>
    <w:rsid w:val="005F04C2"/>
    <w:rsid w:val="005F1C3C"/>
    <w:rsid w:val="005F223F"/>
    <w:rsid w:val="005F2703"/>
    <w:rsid w:val="005F2D51"/>
    <w:rsid w:val="005F408A"/>
    <w:rsid w:val="005F424B"/>
    <w:rsid w:val="005F51C0"/>
    <w:rsid w:val="005F6689"/>
    <w:rsid w:val="005F673E"/>
    <w:rsid w:val="005F76C3"/>
    <w:rsid w:val="005F79DF"/>
    <w:rsid w:val="00600BB7"/>
    <w:rsid w:val="006019F3"/>
    <w:rsid w:val="00601A7D"/>
    <w:rsid w:val="00601EDE"/>
    <w:rsid w:val="00602BA1"/>
    <w:rsid w:val="00602CDD"/>
    <w:rsid w:val="0060305E"/>
    <w:rsid w:val="00603B06"/>
    <w:rsid w:val="0060428E"/>
    <w:rsid w:val="00604DD2"/>
    <w:rsid w:val="00605525"/>
    <w:rsid w:val="00605D33"/>
    <w:rsid w:val="00607FF6"/>
    <w:rsid w:val="00610A20"/>
    <w:rsid w:val="00611CCC"/>
    <w:rsid w:val="00612353"/>
    <w:rsid w:val="00613257"/>
    <w:rsid w:val="0061426F"/>
    <w:rsid w:val="006151A4"/>
    <w:rsid w:val="00615345"/>
    <w:rsid w:val="006159FC"/>
    <w:rsid w:val="00616350"/>
    <w:rsid w:val="00620593"/>
    <w:rsid w:val="00620A87"/>
    <w:rsid w:val="00620AAD"/>
    <w:rsid w:val="00621102"/>
    <w:rsid w:val="0062328E"/>
    <w:rsid w:val="00624B0D"/>
    <w:rsid w:val="006261D9"/>
    <w:rsid w:val="00627D86"/>
    <w:rsid w:val="006304C3"/>
    <w:rsid w:val="006315A5"/>
    <w:rsid w:val="00631863"/>
    <w:rsid w:val="00631B2C"/>
    <w:rsid w:val="0063270F"/>
    <w:rsid w:val="00633138"/>
    <w:rsid w:val="0063362D"/>
    <w:rsid w:val="00634225"/>
    <w:rsid w:val="00634697"/>
    <w:rsid w:val="006346A4"/>
    <w:rsid w:val="00636DAC"/>
    <w:rsid w:val="006377CD"/>
    <w:rsid w:val="006401FB"/>
    <w:rsid w:val="0064223D"/>
    <w:rsid w:val="00642A68"/>
    <w:rsid w:val="00642D50"/>
    <w:rsid w:val="00643439"/>
    <w:rsid w:val="006438E6"/>
    <w:rsid w:val="00643A05"/>
    <w:rsid w:val="00645281"/>
    <w:rsid w:val="0064675D"/>
    <w:rsid w:val="00646CBB"/>
    <w:rsid w:val="00647041"/>
    <w:rsid w:val="00647216"/>
    <w:rsid w:val="00647888"/>
    <w:rsid w:val="00650786"/>
    <w:rsid w:val="00651513"/>
    <w:rsid w:val="00652135"/>
    <w:rsid w:val="0065220D"/>
    <w:rsid w:val="00652419"/>
    <w:rsid w:val="006524E0"/>
    <w:rsid w:val="00652AD4"/>
    <w:rsid w:val="00652E3F"/>
    <w:rsid w:val="00652EF0"/>
    <w:rsid w:val="006537E7"/>
    <w:rsid w:val="00654585"/>
    <w:rsid w:val="00654A0D"/>
    <w:rsid w:val="0065508E"/>
    <w:rsid w:val="0065588C"/>
    <w:rsid w:val="00655B06"/>
    <w:rsid w:val="00655DFA"/>
    <w:rsid w:val="00655F46"/>
    <w:rsid w:val="006578DB"/>
    <w:rsid w:val="00657E09"/>
    <w:rsid w:val="00660231"/>
    <w:rsid w:val="006624D1"/>
    <w:rsid w:val="00662A1E"/>
    <w:rsid w:val="00665BA2"/>
    <w:rsid w:val="00666E29"/>
    <w:rsid w:val="006670BE"/>
    <w:rsid w:val="00667311"/>
    <w:rsid w:val="00670905"/>
    <w:rsid w:val="006710F2"/>
    <w:rsid w:val="00672000"/>
    <w:rsid w:val="006729CD"/>
    <w:rsid w:val="00672C8A"/>
    <w:rsid w:val="00672F7D"/>
    <w:rsid w:val="00673D12"/>
    <w:rsid w:val="0067470E"/>
    <w:rsid w:val="0067525E"/>
    <w:rsid w:val="00676474"/>
    <w:rsid w:val="00677910"/>
    <w:rsid w:val="00677A99"/>
    <w:rsid w:val="00677AA8"/>
    <w:rsid w:val="006805C3"/>
    <w:rsid w:val="00680E02"/>
    <w:rsid w:val="00680EB7"/>
    <w:rsid w:val="0068133A"/>
    <w:rsid w:val="00681944"/>
    <w:rsid w:val="00682824"/>
    <w:rsid w:val="0068299E"/>
    <w:rsid w:val="0068337B"/>
    <w:rsid w:val="00684751"/>
    <w:rsid w:val="006849FB"/>
    <w:rsid w:val="00684B6C"/>
    <w:rsid w:val="0068586F"/>
    <w:rsid w:val="006866B6"/>
    <w:rsid w:val="00686A3F"/>
    <w:rsid w:val="00687073"/>
    <w:rsid w:val="0069126B"/>
    <w:rsid w:val="00691467"/>
    <w:rsid w:val="00691D93"/>
    <w:rsid w:val="00692E63"/>
    <w:rsid w:val="00693870"/>
    <w:rsid w:val="0069554C"/>
    <w:rsid w:val="006959B0"/>
    <w:rsid w:val="006969EB"/>
    <w:rsid w:val="00696C04"/>
    <w:rsid w:val="006A0061"/>
    <w:rsid w:val="006A02DB"/>
    <w:rsid w:val="006A10F7"/>
    <w:rsid w:val="006A14C5"/>
    <w:rsid w:val="006A15E1"/>
    <w:rsid w:val="006A1861"/>
    <w:rsid w:val="006A1D61"/>
    <w:rsid w:val="006A1D8C"/>
    <w:rsid w:val="006A2238"/>
    <w:rsid w:val="006A3BB6"/>
    <w:rsid w:val="006A419C"/>
    <w:rsid w:val="006A4E8A"/>
    <w:rsid w:val="006A6F1E"/>
    <w:rsid w:val="006A72E8"/>
    <w:rsid w:val="006A789A"/>
    <w:rsid w:val="006A7FEB"/>
    <w:rsid w:val="006B0561"/>
    <w:rsid w:val="006B0C96"/>
    <w:rsid w:val="006B18F7"/>
    <w:rsid w:val="006B599B"/>
    <w:rsid w:val="006B666F"/>
    <w:rsid w:val="006B7002"/>
    <w:rsid w:val="006C012B"/>
    <w:rsid w:val="006C0589"/>
    <w:rsid w:val="006C277B"/>
    <w:rsid w:val="006C2C60"/>
    <w:rsid w:val="006C3037"/>
    <w:rsid w:val="006C3F33"/>
    <w:rsid w:val="006C4F53"/>
    <w:rsid w:val="006C6ADB"/>
    <w:rsid w:val="006D000D"/>
    <w:rsid w:val="006D007E"/>
    <w:rsid w:val="006D17D2"/>
    <w:rsid w:val="006D3768"/>
    <w:rsid w:val="006D4C64"/>
    <w:rsid w:val="006D51A8"/>
    <w:rsid w:val="006D54BC"/>
    <w:rsid w:val="006D6448"/>
    <w:rsid w:val="006D7406"/>
    <w:rsid w:val="006D7DD0"/>
    <w:rsid w:val="006E0957"/>
    <w:rsid w:val="006E1791"/>
    <w:rsid w:val="006E1BBA"/>
    <w:rsid w:val="006E2794"/>
    <w:rsid w:val="006E3582"/>
    <w:rsid w:val="006E4352"/>
    <w:rsid w:val="006E4A39"/>
    <w:rsid w:val="006E4D46"/>
    <w:rsid w:val="006E59CB"/>
    <w:rsid w:val="006E59D3"/>
    <w:rsid w:val="006E6C79"/>
    <w:rsid w:val="006F01BF"/>
    <w:rsid w:val="006F0798"/>
    <w:rsid w:val="006F1777"/>
    <w:rsid w:val="006F1D6A"/>
    <w:rsid w:val="006F1EAF"/>
    <w:rsid w:val="006F25E6"/>
    <w:rsid w:val="006F2FB7"/>
    <w:rsid w:val="006F30B6"/>
    <w:rsid w:val="006F31B8"/>
    <w:rsid w:val="006F3300"/>
    <w:rsid w:val="006F345C"/>
    <w:rsid w:val="006F5BF5"/>
    <w:rsid w:val="006F67D4"/>
    <w:rsid w:val="006F77E7"/>
    <w:rsid w:val="006F7A51"/>
    <w:rsid w:val="00702669"/>
    <w:rsid w:val="00704050"/>
    <w:rsid w:val="00704837"/>
    <w:rsid w:val="007059C9"/>
    <w:rsid w:val="00707469"/>
    <w:rsid w:val="0070789A"/>
    <w:rsid w:val="00710E81"/>
    <w:rsid w:val="00711837"/>
    <w:rsid w:val="00713513"/>
    <w:rsid w:val="00714074"/>
    <w:rsid w:val="00715713"/>
    <w:rsid w:val="00715AB2"/>
    <w:rsid w:val="00716327"/>
    <w:rsid w:val="0071635A"/>
    <w:rsid w:val="007166EB"/>
    <w:rsid w:val="00716C50"/>
    <w:rsid w:val="00717CF4"/>
    <w:rsid w:val="00720720"/>
    <w:rsid w:val="007208DB"/>
    <w:rsid w:val="00721075"/>
    <w:rsid w:val="0072275E"/>
    <w:rsid w:val="0072329E"/>
    <w:rsid w:val="00725B8D"/>
    <w:rsid w:val="0072658E"/>
    <w:rsid w:val="00727508"/>
    <w:rsid w:val="0073183C"/>
    <w:rsid w:val="00731ADA"/>
    <w:rsid w:val="00733452"/>
    <w:rsid w:val="0073348D"/>
    <w:rsid w:val="0073360D"/>
    <w:rsid w:val="0073366E"/>
    <w:rsid w:val="007336E4"/>
    <w:rsid w:val="00734053"/>
    <w:rsid w:val="007346F5"/>
    <w:rsid w:val="007350B5"/>
    <w:rsid w:val="00737142"/>
    <w:rsid w:val="007409C9"/>
    <w:rsid w:val="007409EB"/>
    <w:rsid w:val="00740B6F"/>
    <w:rsid w:val="00740E1E"/>
    <w:rsid w:val="00741612"/>
    <w:rsid w:val="007418DF"/>
    <w:rsid w:val="007424A2"/>
    <w:rsid w:val="007425C4"/>
    <w:rsid w:val="00743467"/>
    <w:rsid w:val="007441A8"/>
    <w:rsid w:val="0074445A"/>
    <w:rsid w:val="0074478E"/>
    <w:rsid w:val="0074588B"/>
    <w:rsid w:val="0074612B"/>
    <w:rsid w:val="00746FC8"/>
    <w:rsid w:val="0074774D"/>
    <w:rsid w:val="00751B32"/>
    <w:rsid w:val="00752CFE"/>
    <w:rsid w:val="0075366D"/>
    <w:rsid w:val="00753AB2"/>
    <w:rsid w:val="00754213"/>
    <w:rsid w:val="00755587"/>
    <w:rsid w:val="00756B1E"/>
    <w:rsid w:val="007574C9"/>
    <w:rsid w:val="00757781"/>
    <w:rsid w:val="0075794E"/>
    <w:rsid w:val="00757D6A"/>
    <w:rsid w:val="00760389"/>
    <w:rsid w:val="00762AB4"/>
    <w:rsid w:val="007649FC"/>
    <w:rsid w:val="0076508A"/>
    <w:rsid w:val="0076716D"/>
    <w:rsid w:val="00770678"/>
    <w:rsid w:val="00770DE0"/>
    <w:rsid w:val="0077113B"/>
    <w:rsid w:val="0077236B"/>
    <w:rsid w:val="00772B3F"/>
    <w:rsid w:val="00772DBF"/>
    <w:rsid w:val="007738D4"/>
    <w:rsid w:val="00773A8C"/>
    <w:rsid w:val="00774252"/>
    <w:rsid w:val="007749D6"/>
    <w:rsid w:val="00775603"/>
    <w:rsid w:val="0077624C"/>
    <w:rsid w:val="00780197"/>
    <w:rsid w:val="007806FD"/>
    <w:rsid w:val="0078079B"/>
    <w:rsid w:val="00780B0E"/>
    <w:rsid w:val="00780B62"/>
    <w:rsid w:val="007811D2"/>
    <w:rsid w:val="00784196"/>
    <w:rsid w:val="0078424D"/>
    <w:rsid w:val="007847D6"/>
    <w:rsid w:val="0078570D"/>
    <w:rsid w:val="00790E1C"/>
    <w:rsid w:val="00791C06"/>
    <w:rsid w:val="00791DBB"/>
    <w:rsid w:val="00793930"/>
    <w:rsid w:val="00793BEE"/>
    <w:rsid w:val="00793E6A"/>
    <w:rsid w:val="00793FEB"/>
    <w:rsid w:val="00795359"/>
    <w:rsid w:val="007978A2"/>
    <w:rsid w:val="007A07DB"/>
    <w:rsid w:val="007A11F9"/>
    <w:rsid w:val="007A157E"/>
    <w:rsid w:val="007A28C6"/>
    <w:rsid w:val="007A4606"/>
    <w:rsid w:val="007A46E1"/>
    <w:rsid w:val="007A4942"/>
    <w:rsid w:val="007A4C33"/>
    <w:rsid w:val="007A5C67"/>
    <w:rsid w:val="007A629C"/>
    <w:rsid w:val="007A7037"/>
    <w:rsid w:val="007B2167"/>
    <w:rsid w:val="007B5240"/>
    <w:rsid w:val="007B5FC1"/>
    <w:rsid w:val="007B697A"/>
    <w:rsid w:val="007B795A"/>
    <w:rsid w:val="007B79E3"/>
    <w:rsid w:val="007C077F"/>
    <w:rsid w:val="007C07E0"/>
    <w:rsid w:val="007C0C38"/>
    <w:rsid w:val="007C2988"/>
    <w:rsid w:val="007C313A"/>
    <w:rsid w:val="007C344B"/>
    <w:rsid w:val="007C3635"/>
    <w:rsid w:val="007C36AD"/>
    <w:rsid w:val="007C37A3"/>
    <w:rsid w:val="007C42A4"/>
    <w:rsid w:val="007C4465"/>
    <w:rsid w:val="007C689F"/>
    <w:rsid w:val="007C71AF"/>
    <w:rsid w:val="007C7310"/>
    <w:rsid w:val="007C7EAC"/>
    <w:rsid w:val="007D16EA"/>
    <w:rsid w:val="007D1E9D"/>
    <w:rsid w:val="007D285B"/>
    <w:rsid w:val="007D3D94"/>
    <w:rsid w:val="007D403D"/>
    <w:rsid w:val="007D4B1A"/>
    <w:rsid w:val="007D4C49"/>
    <w:rsid w:val="007D5256"/>
    <w:rsid w:val="007D5829"/>
    <w:rsid w:val="007D682B"/>
    <w:rsid w:val="007D6BA2"/>
    <w:rsid w:val="007D6C53"/>
    <w:rsid w:val="007D7314"/>
    <w:rsid w:val="007D7544"/>
    <w:rsid w:val="007D7753"/>
    <w:rsid w:val="007D7F06"/>
    <w:rsid w:val="007E1A4C"/>
    <w:rsid w:val="007E3120"/>
    <w:rsid w:val="007E3290"/>
    <w:rsid w:val="007E43F8"/>
    <w:rsid w:val="007E599D"/>
    <w:rsid w:val="007E5E6D"/>
    <w:rsid w:val="007E68F5"/>
    <w:rsid w:val="007E6B7B"/>
    <w:rsid w:val="007E6C2C"/>
    <w:rsid w:val="007E6F85"/>
    <w:rsid w:val="007E7BF4"/>
    <w:rsid w:val="007F0053"/>
    <w:rsid w:val="007F20F3"/>
    <w:rsid w:val="007F27FF"/>
    <w:rsid w:val="007F309C"/>
    <w:rsid w:val="007F35EA"/>
    <w:rsid w:val="007F66CE"/>
    <w:rsid w:val="007F7477"/>
    <w:rsid w:val="007F7CDF"/>
    <w:rsid w:val="00801363"/>
    <w:rsid w:val="008021BD"/>
    <w:rsid w:val="00803276"/>
    <w:rsid w:val="00803555"/>
    <w:rsid w:val="00804C29"/>
    <w:rsid w:val="008055AC"/>
    <w:rsid w:val="0080566C"/>
    <w:rsid w:val="00807108"/>
    <w:rsid w:val="0080748F"/>
    <w:rsid w:val="00810B00"/>
    <w:rsid w:val="008113AA"/>
    <w:rsid w:val="008116FC"/>
    <w:rsid w:val="00811804"/>
    <w:rsid w:val="00811BF5"/>
    <w:rsid w:val="00811FFC"/>
    <w:rsid w:val="008123BA"/>
    <w:rsid w:val="00813B8A"/>
    <w:rsid w:val="00814524"/>
    <w:rsid w:val="008149A6"/>
    <w:rsid w:val="008157D0"/>
    <w:rsid w:val="00815E16"/>
    <w:rsid w:val="0081607E"/>
    <w:rsid w:val="00816A7D"/>
    <w:rsid w:val="00816AE3"/>
    <w:rsid w:val="00816E14"/>
    <w:rsid w:val="0081725A"/>
    <w:rsid w:val="00817291"/>
    <w:rsid w:val="00817C59"/>
    <w:rsid w:val="00820218"/>
    <w:rsid w:val="00821320"/>
    <w:rsid w:val="00824650"/>
    <w:rsid w:val="0082609A"/>
    <w:rsid w:val="00826106"/>
    <w:rsid w:val="008308C9"/>
    <w:rsid w:val="008317A2"/>
    <w:rsid w:val="008324D1"/>
    <w:rsid w:val="008331D8"/>
    <w:rsid w:val="0083379E"/>
    <w:rsid w:val="008343F0"/>
    <w:rsid w:val="00834486"/>
    <w:rsid w:val="0083496E"/>
    <w:rsid w:val="008353F2"/>
    <w:rsid w:val="00837114"/>
    <w:rsid w:val="00837F81"/>
    <w:rsid w:val="008403E8"/>
    <w:rsid w:val="0084040E"/>
    <w:rsid w:val="00840FE5"/>
    <w:rsid w:val="008414EA"/>
    <w:rsid w:val="00841801"/>
    <w:rsid w:val="00842627"/>
    <w:rsid w:val="00843D21"/>
    <w:rsid w:val="008446E8"/>
    <w:rsid w:val="0084584F"/>
    <w:rsid w:val="00845DA8"/>
    <w:rsid w:val="00846A79"/>
    <w:rsid w:val="00846E02"/>
    <w:rsid w:val="00847C7B"/>
    <w:rsid w:val="008505CC"/>
    <w:rsid w:val="008512A3"/>
    <w:rsid w:val="00851B40"/>
    <w:rsid w:val="008523EA"/>
    <w:rsid w:val="0085367D"/>
    <w:rsid w:val="008557E5"/>
    <w:rsid w:val="00855D4E"/>
    <w:rsid w:val="00856DF2"/>
    <w:rsid w:val="00856EC5"/>
    <w:rsid w:val="00857369"/>
    <w:rsid w:val="008605C8"/>
    <w:rsid w:val="00861588"/>
    <w:rsid w:val="008615A9"/>
    <w:rsid w:val="00861708"/>
    <w:rsid w:val="00861E76"/>
    <w:rsid w:val="00862286"/>
    <w:rsid w:val="008629CE"/>
    <w:rsid w:val="00862BAC"/>
    <w:rsid w:val="00863608"/>
    <w:rsid w:val="00863C6D"/>
    <w:rsid w:val="008646CA"/>
    <w:rsid w:val="0086760B"/>
    <w:rsid w:val="00867CF7"/>
    <w:rsid w:val="00870188"/>
    <w:rsid w:val="008708A3"/>
    <w:rsid w:val="00870B40"/>
    <w:rsid w:val="00871FE7"/>
    <w:rsid w:val="00872693"/>
    <w:rsid w:val="0087325A"/>
    <w:rsid w:val="0087499F"/>
    <w:rsid w:val="008749E2"/>
    <w:rsid w:val="00874FA2"/>
    <w:rsid w:val="00875523"/>
    <w:rsid w:val="0087567A"/>
    <w:rsid w:val="00877394"/>
    <w:rsid w:val="00877A67"/>
    <w:rsid w:val="00877AEA"/>
    <w:rsid w:val="00880903"/>
    <w:rsid w:val="0088152C"/>
    <w:rsid w:val="008816BC"/>
    <w:rsid w:val="008827A7"/>
    <w:rsid w:val="00883325"/>
    <w:rsid w:val="00884672"/>
    <w:rsid w:val="0088536E"/>
    <w:rsid w:val="00885BA2"/>
    <w:rsid w:val="0089177D"/>
    <w:rsid w:val="0089178E"/>
    <w:rsid w:val="00892559"/>
    <w:rsid w:val="00892940"/>
    <w:rsid w:val="00892DA6"/>
    <w:rsid w:val="00894104"/>
    <w:rsid w:val="00894149"/>
    <w:rsid w:val="00895308"/>
    <w:rsid w:val="008958E9"/>
    <w:rsid w:val="00896D74"/>
    <w:rsid w:val="008A014D"/>
    <w:rsid w:val="008A1C8D"/>
    <w:rsid w:val="008A1EC2"/>
    <w:rsid w:val="008A22C6"/>
    <w:rsid w:val="008A28D4"/>
    <w:rsid w:val="008A2FA7"/>
    <w:rsid w:val="008A348B"/>
    <w:rsid w:val="008A3E9D"/>
    <w:rsid w:val="008A446F"/>
    <w:rsid w:val="008A5F06"/>
    <w:rsid w:val="008A641D"/>
    <w:rsid w:val="008A734F"/>
    <w:rsid w:val="008B0DC3"/>
    <w:rsid w:val="008B1779"/>
    <w:rsid w:val="008B1C5C"/>
    <w:rsid w:val="008B2BDD"/>
    <w:rsid w:val="008B33D2"/>
    <w:rsid w:val="008B4CFF"/>
    <w:rsid w:val="008B5493"/>
    <w:rsid w:val="008B5C7C"/>
    <w:rsid w:val="008C27AE"/>
    <w:rsid w:val="008C3083"/>
    <w:rsid w:val="008C38EB"/>
    <w:rsid w:val="008C4764"/>
    <w:rsid w:val="008C5DB0"/>
    <w:rsid w:val="008C67D6"/>
    <w:rsid w:val="008C75A3"/>
    <w:rsid w:val="008C7D82"/>
    <w:rsid w:val="008D040E"/>
    <w:rsid w:val="008D14E2"/>
    <w:rsid w:val="008D17DA"/>
    <w:rsid w:val="008D2955"/>
    <w:rsid w:val="008D351D"/>
    <w:rsid w:val="008D46EC"/>
    <w:rsid w:val="008D72C9"/>
    <w:rsid w:val="008E0039"/>
    <w:rsid w:val="008E037F"/>
    <w:rsid w:val="008E0F75"/>
    <w:rsid w:val="008E36C2"/>
    <w:rsid w:val="008E3D5D"/>
    <w:rsid w:val="008E542C"/>
    <w:rsid w:val="008E5DB6"/>
    <w:rsid w:val="008E6FE0"/>
    <w:rsid w:val="008F011B"/>
    <w:rsid w:val="008F0951"/>
    <w:rsid w:val="008F1789"/>
    <w:rsid w:val="008F19CE"/>
    <w:rsid w:val="008F2162"/>
    <w:rsid w:val="008F3601"/>
    <w:rsid w:val="008F453A"/>
    <w:rsid w:val="008F6768"/>
    <w:rsid w:val="0090007C"/>
    <w:rsid w:val="00900B1A"/>
    <w:rsid w:val="00900B7F"/>
    <w:rsid w:val="00900D1B"/>
    <w:rsid w:val="00901508"/>
    <w:rsid w:val="009017C2"/>
    <w:rsid w:val="00903601"/>
    <w:rsid w:val="00904DB1"/>
    <w:rsid w:val="00905051"/>
    <w:rsid w:val="00905087"/>
    <w:rsid w:val="00905528"/>
    <w:rsid w:val="009055E6"/>
    <w:rsid w:val="00907CFC"/>
    <w:rsid w:val="00907FC4"/>
    <w:rsid w:val="009100A7"/>
    <w:rsid w:val="009102AD"/>
    <w:rsid w:val="0091174F"/>
    <w:rsid w:val="0091196C"/>
    <w:rsid w:val="00913512"/>
    <w:rsid w:val="009135CF"/>
    <w:rsid w:val="009139C0"/>
    <w:rsid w:val="00914A32"/>
    <w:rsid w:val="00914A3A"/>
    <w:rsid w:val="009163C4"/>
    <w:rsid w:val="0091671E"/>
    <w:rsid w:val="009170D2"/>
    <w:rsid w:val="00920922"/>
    <w:rsid w:val="00920D2C"/>
    <w:rsid w:val="0092101F"/>
    <w:rsid w:val="009242D3"/>
    <w:rsid w:val="0092661E"/>
    <w:rsid w:val="00926A43"/>
    <w:rsid w:val="00926B08"/>
    <w:rsid w:val="00926D5F"/>
    <w:rsid w:val="009309A1"/>
    <w:rsid w:val="00930D6E"/>
    <w:rsid w:val="0093112D"/>
    <w:rsid w:val="009313B8"/>
    <w:rsid w:val="00931D53"/>
    <w:rsid w:val="009338D6"/>
    <w:rsid w:val="00935537"/>
    <w:rsid w:val="00935891"/>
    <w:rsid w:val="009359CC"/>
    <w:rsid w:val="00935DE9"/>
    <w:rsid w:val="00936A30"/>
    <w:rsid w:val="00936B29"/>
    <w:rsid w:val="009372D8"/>
    <w:rsid w:val="0093767D"/>
    <w:rsid w:val="00940028"/>
    <w:rsid w:val="009406C0"/>
    <w:rsid w:val="0094211D"/>
    <w:rsid w:val="00942861"/>
    <w:rsid w:val="00944070"/>
    <w:rsid w:val="00944188"/>
    <w:rsid w:val="00944226"/>
    <w:rsid w:val="009442FC"/>
    <w:rsid w:val="00944950"/>
    <w:rsid w:val="00945CE8"/>
    <w:rsid w:val="00946FC1"/>
    <w:rsid w:val="00950D30"/>
    <w:rsid w:val="00951796"/>
    <w:rsid w:val="00951952"/>
    <w:rsid w:val="00951BCB"/>
    <w:rsid w:val="00951C55"/>
    <w:rsid w:val="009526B1"/>
    <w:rsid w:val="009526C3"/>
    <w:rsid w:val="009539FA"/>
    <w:rsid w:val="00953B34"/>
    <w:rsid w:val="00954129"/>
    <w:rsid w:val="0095540A"/>
    <w:rsid w:val="009557D6"/>
    <w:rsid w:val="00955AA2"/>
    <w:rsid w:val="00955F89"/>
    <w:rsid w:val="00956913"/>
    <w:rsid w:val="0096055E"/>
    <w:rsid w:val="009608CD"/>
    <w:rsid w:val="00961B2B"/>
    <w:rsid w:val="00962119"/>
    <w:rsid w:val="00962626"/>
    <w:rsid w:val="00963623"/>
    <w:rsid w:val="00963AF0"/>
    <w:rsid w:val="00964347"/>
    <w:rsid w:val="00964D23"/>
    <w:rsid w:val="009650C0"/>
    <w:rsid w:val="00965615"/>
    <w:rsid w:val="00966715"/>
    <w:rsid w:val="00967403"/>
    <w:rsid w:val="00967683"/>
    <w:rsid w:val="00970A55"/>
    <w:rsid w:val="0097127C"/>
    <w:rsid w:val="00971A00"/>
    <w:rsid w:val="0097290B"/>
    <w:rsid w:val="00973274"/>
    <w:rsid w:val="0097588A"/>
    <w:rsid w:val="009761A8"/>
    <w:rsid w:val="00977197"/>
    <w:rsid w:val="00977D06"/>
    <w:rsid w:val="00977EC4"/>
    <w:rsid w:val="00982472"/>
    <w:rsid w:val="00983580"/>
    <w:rsid w:val="009841DE"/>
    <w:rsid w:val="00984BDE"/>
    <w:rsid w:val="00985654"/>
    <w:rsid w:val="009856BE"/>
    <w:rsid w:val="00985A75"/>
    <w:rsid w:val="00986B93"/>
    <w:rsid w:val="00987489"/>
    <w:rsid w:val="00987A3A"/>
    <w:rsid w:val="009907B4"/>
    <w:rsid w:val="00992848"/>
    <w:rsid w:val="00993375"/>
    <w:rsid w:val="009943CD"/>
    <w:rsid w:val="009952B7"/>
    <w:rsid w:val="00995683"/>
    <w:rsid w:val="00996380"/>
    <w:rsid w:val="009975B0"/>
    <w:rsid w:val="009A00F6"/>
    <w:rsid w:val="009A0315"/>
    <w:rsid w:val="009A1510"/>
    <w:rsid w:val="009A1C9A"/>
    <w:rsid w:val="009A3008"/>
    <w:rsid w:val="009A355D"/>
    <w:rsid w:val="009A474B"/>
    <w:rsid w:val="009A5197"/>
    <w:rsid w:val="009A56F5"/>
    <w:rsid w:val="009A5D9D"/>
    <w:rsid w:val="009A609C"/>
    <w:rsid w:val="009A630B"/>
    <w:rsid w:val="009A6851"/>
    <w:rsid w:val="009A70D1"/>
    <w:rsid w:val="009A76EF"/>
    <w:rsid w:val="009A7B28"/>
    <w:rsid w:val="009B27AA"/>
    <w:rsid w:val="009B3D3F"/>
    <w:rsid w:val="009B49B7"/>
    <w:rsid w:val="009B50DC"/>
    <w:rsid w:val="009B6780"/>
    <w:rsid w:val="009B6BE9"/>
    <w:rsid w:val="009B718F"/>
    <w:rsid w:val="009B7C29"/>
    <w:rsid w:val="009B7CD2"/>
    <w:rsid w:val="009C3EF9"/>
    <w:rsid w:val="009C4A63"/>
    <w:rsid w:val="009C4B66"/>
    <w:rsid w:val="009C6E3C"/>
    <w:rsid w:val="009C73A9"/>
    <w:rsid w:val="009C7755"/>
    <w:rsid w:val="009D0459"/>
    <w:rsid w:val="009D0868"/>
    <w:rsid w:val="009D14FD"/>
    <w:rsid w:val="009D1C06"/>
    <w:rsid w:val="009D31C5"/>
    <w:rsid w:val="009D4EC0"/>
    <w:rsid w:val="009D70F9"/>
    <w:rsid w:val="009D7E96"/>
    <w:rsid w:val="009E09CA"/>
    <w:rsid w:val="009E193F"/>
    <w:rsid w:val="009E30A3"/>
    <w:rsid w:val="009E3705"/>
    <w:rsid w:val="009E3864"/>
    <w:rsid w:val="009E3BB5"/>
    <w:rsid w:val="009E3F46"/>
    <w:rsid w:val="009E4B8A"/>
    <w:rsid w:val="009E613A"/>
    <w:rsid w:val="009E666D"/>
    <w:rsid w:val="009E6BA2"/>
    <w:rsid w:val="009E7101"/>
    <w:rsid w:val="009E72E9"/>
    <w:rsid w:val="009E7700"/>
    <w:rsid w:val="009F0354"/>
    <w:rsid w:val="009F066E"/>
    <w:rsid w:val="009F0A97"/>
    <w:rsid w:val="009F102B"/>
    <w:rsid w:val="009F10D4"/>
    <w:rsid w:val="009F1297"/>
    <w:rsid w:val="009F1E9A"/>
    <w:rsid w:val="009F2530"/>
    <w:rsid w:val="009F2733"/>
    <w:rsid w:val="009F27E9"/>
    <w:rsid w:val="009F2F7F"/>
    <w:rsid w:val="009F3444"/>
    <w:rsid w:val="009F3527"/>
    <w:rsid w:val="009F3BBA"/>
    <w:rsid w:val="009F3D8E"/>
    <w:rsid w:val="009F3DCF"/>
    <w:rsid w:val="009F41EB"/>
    <w:rsid w:val="009F4ECB"/>
    <w:rsid w:val="009F59B7"/>
    <w:rsid w:val="009F7697"/>
    <w:rsid w:val="00A00226"/>
    <w:rsid w:val="00A00325"/>
    <w:rsid w:val="00A00BDA"/>
    <w:rsid w:val="00A03432"/>
    <w:rsid w:val="00A037F0"/>
    <w:rsid w:val="00A073F1"/>
    <w:rsid w:val="00A076A4"/>
    <w:rsid w:val="00A07FB7"/>
    <w:rsid w:val="00A113DB"/>
    <w:rsid w:val="00A11D7E"/>
    <w:rsid w:val="00A13194"/>
    <w:rsid w:val="00A131A1"/>
    <w:rsid w:val="00A13E84"/>
    <w:rsid w:val="00A145F9"/>
    <w:rsid w:val="00A178AE"/>
    <w:rsid w:val="00A20504"/>
    <w:rsid w:val="00A20DC8"/>
    <w:rsid w:val="00A22499"/>
    <w:rsid w:val="00A2336B"/>
    <w:rsid w:val="00A23A9C"/>
    <w:rsid w:val="00A23D9B"/>
    <w:rsid w:val="00A24716"/>
    <w:rsid w:val="00A24724"/>
    <w:rsid w:val="00A27B5E"/>
    <w:rsid w:val="00A30FB2"/>
    <w:rsid w:val="00A31C2C"/>
    <w:rsid w:val="00A34693"/>
    <w:rsid w:val="00A35226"/>
    <w:rsid w:val="00A3639E"/>
    <w:rsid w:val="00A3716A"/>
    <w:rsid w:val="00A4013A"/>
    <w:rsid w:val="00A404F2"/>
    <w:rsid w:val="00A42E15"/>
    <w:rsid w:val="00A44142"/>
    <w:rsid w:val="00A44FE1"/>
    <w:rsid w:val="00A46D12"/>
    <w:rsid w:val="00A4710E"/>
    <w:rsid w:val="00A474B0"/>
    <w:rsid w:val="00A529D2"/>
    <w:rsid w:val="00A53913"/>
    <w:rsid w:val="00A54F8B"/>
    <w:rsid w:val="00A552F9"/>
    <w:rsid w:val="00A55725"/>
    <w:rsid w:val="00A56514"/>
    <w:rsid w:val="00A5680C"/>
    <w:rsid w:val="00A568AB"/>
    <w:rsid w:val="00A56F86"/>
    <w:rsid w:val="00A5708B"/>
    <w:rsid w:val="00A579AD"/>
    <w:rsid w:val="00A57EC9"/>
    <w:rsid w:val="00A6063D"/>
    <w:rsid w:val="00A610B2"/>
    <w:rsid w:val="00A62FC9"/>
    <w:rsid w:val="00A63352"/>
    <w:rsid w:val="00A649C6"/>
    <w:rsid w:val="00A66922"/>
    <w:rsid w:val="00A66C83"/>
    <w:rsid w:val="00A67D28"/>
    <w:rsid w:val="00A67E7E"/>
    <w:rsid w:val="00A70A72"/>
    <w:rsid w:val="00A70F21"/>
    <w:rsid w:val="00A71A33"/>
    <w:rsid w:val="00A71CE7"/>
    <w:rsid w:val="00A71DFF"/>
    <w:rsid w:val="00A72621"/>
    <w:rsid w:val="00A73232"/>
    <w:rsid w:val="00A74BC2"/>
    <w:rsid w:val="00A753F4"/>
    <w:rsid w:val="00A776DA"/>
    <w:rsid w:val="00A80248"/>
    <w:rsid w:val="00A80C79"/>
    <w:rsid w:val="00A81A34"/>
    <w:rsid w:val="00A81B31"/>
    <w:rsid w:val="00A81FE5"/>
    <w:rsid w:val="00A8238A"/>
    <w:rsid w:val="00A85BF1"/>
    <w:rsid w:val="00A86B1C"/>
    <w:rsid w:val="00A87063"/>
    <w:rsid w:val="00A87BB6"/>
    <w:rsid w:val="00A87E09"/>
    <w:rsid w:val="00A90082"/>
    <w:rsid w:val="00A9049C"/>
    <w:rsid w:val="00A9112B"/>
    <w:rsid w:val="00A9183C"/>
    <w:rsid w:val="00A94823"/>
    <w:rsid w:val="00A94B96"/>
    <w:rsid w:val="00A955F5"/>
    <w:rsid w:val="00A977FC"/>
    <w:rsid w:val="00AA020C"/>
    <w:rsid w:val="00AA04E9"/>
    <w:rsid w:val="00AA0C2B"/>
    <w:rsid w:val="00AA112F"/>
    <w:rsid w:val="00AA4767"/>
    <w:rsid w:val="00AA4801"/>
    <w:rsid w:val="00AA4E3E"/>
    <w:rsid w:val="00AA6282"/>
    <w:rsid w:val="00AB00F5"/>
    <w:rsid w:val="00AB2AC1"/>
    <w:rsid w:val="00AB3878"/>
    <w:rsid w:val="00AB3BD9"/>
    <w:rsid w:val="00AB4808"/>
    <w:rsid w:val="00AB528D"/>
    <w:rsid w:val="00AB5296"/>
    <w:rsid w:val="00AB6869"/>
    <w:rsid w:val="00AC07E5"/>
    <w:rsid w:val="00AC0A7F"/>
    <w:rsid w:val="00AC0C13"/>
    <w:rsid w:val="00AC1279"/>
    <w:rsid w:val="00AC2DF9"/>
    <w:rsid w:val="00AC2F10"/>
    <w:rsid w:val="00AC3525"/>
    <w:rsid w:val="00AC3D23"/>
    <w:rsid w:val="00AC7F40"/>
    <w:rsid w:val="00AD00AF"/>
    <w:rsid w:val="00AD1099"/>
    <w:rsid w:val="00AD1A5E"/>
    <w:rsid w:val="00AD23C4"/>
    <w:rsid w:val="00AD393F"/>
    <w:rsid w:val="00AD48DF"/>
    <w:rsid w:val="00AD5570"/>
    <w:rsid w:val="00AD56A0"/>
    <w:rsid w:val="00AD6584"/>
    <w:rsid w:val="00AD6A30"/>
    <w:rsid w:val="00AD7E2A"/>
    <w:rsid w:val="00AE029E"/>
    <w:rsid w:val="00AE090A"/>
    <w:rsid w:val="00AE15EC"/>
    <w:rsid w:val="00AE18BB"/>
    <w:rsid w:val="00AE207C"/>
    <w:rsid w:val="00AE350A"/>
    <w:rsid w:val="00AE3882"/>
    <w:rsid w:val="00AE5308"/>
    <w:rsid w:val="00AE5ADC"/>
    <w:rsid w:val="00AE5C3C"/>
    <w:rsid w:val="00AE5E69"/>
    <w:rsid w:val="00AE61FE"/>
    <w:rsid w:val="00AE6298"/>
    <w:rsid w:val="00AF0534"/>
    <w:rsid w:val="00AF1530"/>
    <w:rsid w:val="00AF15E4"/>
    <w:rsid w:val="00AF3BF6"/>
    <w:rsid w:val="00AF3CD1"/>
    <w:rsid w:val="00AF4B3A"/>
    <w:rsid w:val="00AF554A"/>
    <w:rsid w:val="00AF57C4"/>
    <w:rsid w:val="00AF6150"/>
    <w:rsid w:val="00AF7951"/>
    <w:rsid w:val="00B00645"/>
    <w:rsid w:val="00B00FC9"/>
    <w:rsid w:val="00B0260D"/>
    <w:rsid w:val="00B0365B"/>
    <w:rsid w:val="00B03EA0"/>
    <w:rsid w:val="00B05A5B"/>
    <w:rsid w:val="00B07A0C"/>
    <w:rsid w:val="00B105E4"/>
    <w:rsid w:val="00B10715"/>
    <w:rsid w:val="00B110C8"/>
    <w:rsid w:val="00B112D0"/>
    <w:rsid w:val="00B12272"/>
    <w:rsid w:val="00B12CDF"/>
    <w:rsid w:val="00B12D83"/>
    <w:rsid w:val="00B13025"/>
    <w:rsid w:val="00B13A99"/>
    <w:rsid w:val="00B13C77"/>
    <w:rsid w:val="00B142D5"/>
    <w:rsid w:val="00B143A6"/>
    <w:rsid w:val="00B158A5"/>
    <w:rsid w:val="00B164E9"/>
    <w:rsid w:val="00B168E7"/>
    <w:rsid w:val="00B1724C"/>
    <w:rsid w:val="00B17BB5"/>
    <w:rsid w:val="00B17C73"/>
    <w:rsid w:val="00B17C95"/>
    <w:rsid w:val="00B203EF"/>
    <w:rsid w:val="00B2202E"/>
    <w:rsid w:val="00B229F8"/>
    <w:rsid w:val="00B23EFA"/>
    <w:rsid w:val="00B24437"/>
    <w:rsid w:val="00B245D1"/>
    <w:rsid w:val="00B250A5"/>
    <w:rsid w:val="00B263B6"/>
    <w:rsid w:val="00B264F3"/>
    <w:rsid w:val="00B30AA1"/>
    <w:rsid w:val="00B30C25"/>
    <w:rsid w:val="00B316C0"/>
    <w:rsid w:val="00B31B44"/>
    <w:rsid w:val="00B32AC3"/>
    <w:rsid w:val="00B3469F"/>
    <w:rsid w:val="00B3622E"/>
    <w:rsid w:val="00B36546"/>
    <w:rsid w:val="00B37BBF"/>
    <w:rsid w:val="00B37EAA"/>
    <w:rsid w:val="00B37F94"/>
    <w:rsid w:val="00B40634"/>
    <w:rsid w:val="00B40710"/>
    <w:rsid w:val="00B41E23"/>
    <w:rsid w:val="00B42B37"/>
    <w:rsid w:val="00B43BF1"/>
    <w:rsid w:val="00B46EF7"/>
    <w:rsid w:val="00B474F5"/>
    <w:rsid w:val="00B47965"/>
    <w:rsid w:val="00B51764"/>
    <w:rsid w:val="00B51F12"/>
    <w:rsid w:val="00B531EF"/>
    <w:rsid w:val="00B534B0"/>
    <w:rsid w:val="00B535E1"/>
    <w:rsid w:val="00B53B42"/>
    <w:rsid w:val="00B54340"/>
    <w:rsid w:val="00B57207"/>
    <w:rsid w:val="00B572F3"/>
    <w:rsid w:val="00B604E0"/>
    <w:rsid w:val="00B611BA"/>
    <w:rsid w:val="00B61B53"/>
    <w:rsid w:val="00B62DA8"/>
    <w:rsid w:val="00B63A5C"/>
    <w:rsid w:val="00B6525C"/>
    <w:rsid w:val="00B659E3"/>
    <w:rsid w:val="00B66F2A"/>
    <w:rsid w:val="00B67082"/>
    <w:rsid w:val="00B67083"/>
    <w:rsid w:val="00B6764A"/>
    <w:rsid w:val="00B7144B"/>
    <w:rsid w:val="00B716BE"/>
    <w:rsid w:val="00B72E2D"/>
    <w:rsid w:val="00B73E84"/>
    <w:rsid w:val="00B758D5"/>
    <w:rsid w:val="00B768A2"/>
    <w:rsid w:val="00B76E9F"/>
    <w:rsid w:val="00B77102"/>
    <w:rsid w:val="00B778CC"/>
    <w:rsid w:val="00B77B44"/>
    <w:rsid w:val="00B80004"/>
    <w:rsid w:val="00B8047D"/>
    <w:rsid w:val="00B80D24"/>
    <w:rsid w:val="00B81767"/>
    <w:rsid w:val="00B832CB"/>
    <w:rsid w:val="00B8453C"/>
    <w:rsid w:val="00B84810"/>
    <w:rsid w:val="00B84C3F"/>
    <w:rsid w:val="00B85B22"/>
    <w:rsid w:val="00B87F57"/>
    <w:rsid w:val="00B90810"/>
    <w:rsid w:val="00B9118A"/>
    <w:rsid w:val="00B94A3A"/>
    <w:rsid w:val="00B95538"/>
    <w:rsid w:val="00B976AB"/>
    <w:rsid w:val="00BA0E3A"/>
    <w:rsid w:val="00BA0E9D"/>
    <w:rsid w:val="00BA0F18"/>
    <w:rsid w:val="00BA2326"/>
    <w:rsid w:val="00BA2929"/>
    <w:rsid w:val="00BA29AD"/>
    <w:rsid w:val="00BA3203"/>
    <w:rsid w:val="00BA342A"/>
    <w:rsid w:val="00BA3735"/>
    <w:rsid w:val="00BA3C5A"/>
    <w:rsid w:val="00BA3DA4"/>
    <w:rsid w:val="00BA43B0"/>
    <w:rsid w:val="00BA4A8F"/>
    <w:rsid w:val="00BA502B"/>
    <w:rsid w:val="00BA6275"/>
    <w:rsid w:val="00BA759D"/>
    <w:rsid w:val="00BB0BAF"/>
    <w:rsid w:val="00BB13DF"/>
    <w:rsid w:val="00BB21C8"/>
    <w:rsid w:val="00BB2FBE"/>
    <w:rsid w:val="00BB324C"/>
    <w:rsid w:val="00BB41F9"/>
    <w:rsid w:val="00BB4BAA"/>
    <w:rsid w:val="00BB5957"/>
    <w:rsid w:val="00BB607E"/>
    <w:rsid w:val="00BB7735"/>
    <w:rsid w:val="00BB7CF2"/>
    <w:rsid w:val="00BC14D4"/>
    <w:rsid w:val="00BC21FE"/>
    <w:rsid w:val="00BC3402"/>
    <w:rsid w:val="00BC65BD"/>
    <w:rsid w:val="00BC7B45"/>
    <w:rsid w:val="00BD0EFA"/>
    <w:rsid w:val="00BD25CB"/>
    <w:rsid w:val="00BD28B3"/>
    <w:rsid w:val="00BD3308"/>
    <w:rsid w:val="00BD39EE"/>
    <w:rsid w:val="00BD3C97"/>
    <w:rsid w:val="00BD48F4"/>
    <w:rsid w:val="00BD5834"/>
    <w:rsid w:val="00BD6120"/>
    <w:rsid w:val="00BD6CB2"/>
    <w:rsid w:val="00BD7B8E"/>
    <w:rsid w:val="00BE0536"/>
    <w:rsid w:val="00BE0C77"/>
    <w:rsid w:val="00BE350A"/>
    <w:rsid w:val="00BE3531"/>
    <w:rsid w:val="00BE3EF1"/>
    <w:rsid w:val="00BE4B00"/>
    <w:rsid w:val="00BE5D91"/>
    <w:rsid w:val="00BE60B0"/>
    <w:rsid w:val="00BE628D"/>
    <w:rsid w:val="00BE652A"/>
    <w:rsid w:val="00BE707A"/>
    <w:rsid w:val="00BF09D2"/>
    <w:rsid w:val="00BF0B6A"/>
    <w:rsid w:val="00BF0D23"/>
    <w:rsid w:val="00BF11CF"/>
    <w:rsid w:val="00BF17B0"/>
    <w:rsid w:val="00BF231D"/>
    <w:rsid w:val="00BF23E2"/>
    <w:rsid w:val="00BF2454"/>
    <w:rsid w:val="00BF5620"/>
    <w:rsid w:val="00BF73AD"/>
    <w:rsid w:val="00BF7E16"/>
    <w:rsid w:val="00BF7ECE"/>
    <w:rsid w:val="00C018DB"/>
    <w:rsid w:val="00C035F6"/>
    <w:rsid w:val="00C03637"/>
    <w:rsid w:val="00C03B2C"/>
    <w:rsid w:val="00C04B8E"/>
    <w:rsid w:val="00C05467"/>
    <w:rsid w:val="00C0571E"/>
    <w:rsid w:val="00C06055"/>
    <w:rsid w:val="00C073D6"/>
    <w:rsid w:val="00C10B39"/>
    <w:rsid w:val="00C11584"/>
    <w:rsid w:val="00C11B44"/>
    <w:rsid w:val="00C11F4C"/>
    <w:rsid w:val="00C12E2C"/>
    <w:rsid w:val="00C13A31"/>
    <w:rsid w:val="00C1548D"/>
    <w:rsid w:val="00C200EC"/>
    <w:rsid w:val="00C20523"/>
    <w:rsid w:val="00C21033"/>
    <w:rsid w:val="00C22466"/>
    <w:rsid w:val="00C23172"/>
    <w:rsid w:val="00C23DD3"/>
    <w:rsid w:val="00C245E4"/>
    <w:rsid w:val="00C24ECF"/>
    <w:rsid w:val="00C2551E"/>
    <w:rsid w:val="00C2566D"/>
    <w:rsid w:val="00C26EA0"/>
    <w:rsid w:val="00C307E8"/>
    <w:rsid w:val="00C30B04"/>
    <w:rsid w:val="00C31D52"/>
    <w:rsid w:val="00C32CC5"/>
    <w:rsid w:val="00C32D6D"/>
    <w:rsid w:val="00C3314B"/>
    <w:rsid w:val="00C3386F"/>
    <w:rsid w:val="00C33B89"/>
    <w:rsid w:val="00C33C0A"/>
    <w:rsid w:val="00C33EA5"/>
    <w:rsid w:val="00C340B6"/>
    <w:rsid w:val="00C34E71"/>
    <w:rsid w:val="00C35BBA"/>
    <w:rsid w:val="00C365BB"/>
    <w:rsid w:val="00C37792"/>
    <w:rsid w:val="00C4025F"/>
    <w:rsid w:val="00C41654"/>
    <w:rsid w:val="00C41F7A"/>
    <w:rsid w:val="00C4274D"/>
    <w:rsid w:val="00C43F56"/>
    <w:rsid w:val="00C442F3"/>
    <w:rsid w:val="00C450BA"/>
    <w:rsid w:val="00C4526A"/>
    <w:rsid w:val="00C4616F"/>
    <w:rsid w:val="00C4667A"/>
    <w:rsid w:val="00C46B1C"/>
    <w:rsid w:val="00C46CF6"/>
    <w:rsid w:val="00C502AB"/>
    <w:rsid w:val="00C50832"/>
    <w:rsid w:val="00C51F90"/>
    <w:rsid w:val="00C521F0"/>
    <w:rsid w:val="00C52DD9"/>
    <w:rsid w:val="00C530DC"/>
    <w:rsid w:val="00C5385B"/>
    <w:rsid w:val="00C54E7C"/>
    <w:rsid w:val="00C56F1B"/>
    <w:rsid w:val="00C57CAD"/>
    <w:rsid w:val="00C61018"/>
    <w:rsid w:val="00C63A84"/>
    <w:rsid w:val="00C64721"/>
    <w:rsid w:val="00C64FB6"/>
    <w:rsid w:val="00C65284"/>
    <w:rsid w:val="00C65941"/>
    <w:rsid w:val="00C65B37"/>
    <w:rsid w:val="00C66CAA"/>
    <w:rsid w:val="00C66E1A"/>
    <w:rsid w:val="00C66E74"/>
    <w:rsid w:val="00C678D5"/>
    <w:rsid w:val="00C67AB0"/>
    <w:rsid w:val="00C70432"/>
    <w:rsid w:val="00C70736"/>
    <w:rsid w:val="00C72415"/>
    <w:rsid w:val="00C72C6C"/>
    <w:rsid w:val="00C734A3"/>
    <w:rsid w:val="00C7381B"/>
    <w:rsid w:val="00C7438A"/>
    <w:rsid w:val="00C75B7F"/>
    <w:rsid w:val="00C772A6"/>
    <w:rsid w:val="00C77DB5"/>
    <w:rsid w:val="00C809C4"/>
    <w:rsid w:val="00C80AC6"/>
    <w:rsid w:val="00C81684"/>
    <w:rsid w:val="00C82BE6"/>
    <w:rsid w:val="00C839AB"/>
    <w:rsid w:val="00C84E5C"/>
    <w:rsid w:val="00C84FA5"/>
    <w:rsid w:val="00C870C2"/>
    <w:rsid w:val="00C87A6B"/>
    <w:rsid w:val="00C90914"/>
    <w:rsid w:val="00C929D0"/>
    <w:rsid w:val="00C92A33"/>
    <w:rsid w:val="00C92ABD"/>
    <w:rsid w:val="00C9336C"/>
    <w:rsid w:val="00C95114"/>
    <w:rsid w:val="00C963EC"/>
    <w:rsid w:val="00C96EB0"/>
    <w:rsid w:val="00C97E4A"/>
    <w:rsid w:val="00CA13AD"/>
    <w:rsid w:val="00CA146B"/>
    <w:rsid w:val="00CA18AE"/>
    <w:rsid w:val="00CA1A99"/>
    <w:rsid w:val="00CA1BFC"/>
    <w:rsid w:val="00CA1D02"/>
    <w:rsid w:val="00CA2FFA"/>
    <w:rsid w:val="00CA5297"/>
    <w:rsid w:val="00CA5B4A"/>
    <w:rsid w:val="00CA5BBF"/>
    <w:rsid w:val="00CA684E"/>
    <w:rsid w:val="00CA6A68"/>
    <w:rsid w:val="00CA711C"/>
    <w:rsid w:val="00CA7522"/>
    <w:rsid w:val="00CB049D"/>
    <w:rsid w:val="00CB1F41"/>
    <w:rsid w:val="00CB29AC"/>
    <w:rsid w:val="00CB4189"/>
    <w:rsid w:val="00CB4683"/>
    <w:rsid w:val="00CB4940"/>
    <w:rsid w:val="00CB4E79"/>
    <w:rsid w:val="00CB51A3"/>
    <w:rsid w:val="00CB5688"/>
    <w:rsid w:val="00CC17E5"/>
    <w:rsid w:val="00CC1A56"/>
    <w:rsid w:val="00CC231A"/>
    <w:rsid w:val="00CC2F41"/>
    <w:rsid w:val="00CC3F59"/>
    <w:rsid w:val="00CC53AD"/>
    <w:rsid w:val="00CC62A2"/>
    <w:rsid w:val="00CC7164"/>
    <w:rsid w:val="00CC7469"/>
    <w:rsid w:val="00CD0161"/>
    <w:rsid w:val="00CD062E"/>
    <w:rsid w:val="00CD1446"/>
    <w:rsid w:val="00CD2FA0"/>
    <w:rsid w:val="00CD3619"/>
    <w:rsid w:val="00CD40A3"/>
    <w:rsid w:val="00CD4829"/>
    <w:rsid w:val="00CD51FC"/>
    <w:rsid w:val="00CD7918"/>
    <w:rsid w:val="00CE09FB"/>
    <w:rsid w:val="00CE165F"/>
    <w:rsid w:val="00CE33E0"/>
    <w:rsid w:val="00CE3D02"/>
    <w:rsid w:val="00CE47FC"/>
    <w:rsid w:val="00CE5A7B"/>
    <w:rsid w:val="00CE5D3E"/>
    <w:rsid w:val="00CE5DD4"/>
    <w:rsid w:val="00CE7981"/>
    <w:rsid w:val="00CE7E5C"/>
    <w:rsid w:val="00CF07AA"/>
    <w:rsid w:val="00CF07BC"/>
    <w:rsid w:val="00CF150C"/>
    <w:rsid w:val="00CF1DBF"/>
    <w:rsid w:val="00CF2128"/>
    <w:rsid w:val="00CF6D13"/>
    <w:rsid w:val="00CF6F6A"/>
    <w:rsid w:val="00CF7576"/>
    <w:rsid w:val="00CF769D"/>
    <w:rsid w:val="00CF7892"/>
    <w:rsid w:val="00D027B5"/>
    <w:rsid w:val="00D02CB7"/>
    <w:rsid w:val="00D02F1A"/>
    <w:rsid w:val="00D03381"/>
    <w:rsid w:val="00D05B9F"/>
    <w:rsid w:val="00D0709C"/>
    <w:rsid w:val="00D07834"/>
    <w:rsid w:val="00D108B4"/>
    <w:rsid w:val="00D123BB"/>
    <w:rsid w:val="00D1264D"/>
    <w:rsid w:val="00D12D42"/>
    <w:rsid w:val="00D15380"/>
    <w:rsid w:val="00D1615E"/>
    <w:rsid w:val="00D168E6"/>
    <w:rsid w:val="00D16A84"/>
    <w:rsid w:val="00D16BF5"/>
    <w:rsid w:val="00D17A95"/>
    <w:rsid w:val="00D17F2C"/>
    <w:rsid w:val="00D204CB"/>
    <w:rsid w:val="00D20604"/>
    <w:rsid w:val="00D20AEB"/>
    <w:rsid w:val="00D226EB"/>
    <w:rsid w:val="00D24830"/>
    <w:rsid w:val="00D25482"/>
    <w:rsid w:val="00D25C7E"/>
    <w:rsid w:val="00D25DBF"/>
    <w:rsid w:val="00D26E56"/>
    <w:rsid w:val="00D27BF8"/>
    <w:rsid w:val="00D30D47"/>
    <w:rsid w:val="00D339D0"/>
    <w:rsid w:val="00D34A44"/>
    <w:rsid w:val="00D35C7A"/>
    <w:rsid w:val="00D37BBE"/>
    <w:rsid w:val="00D37BE2"/>
    <w:rsid w:val="00D401E8"/>
    <w:rsid w:val="00D4032F"/>
    <w:rsid w:val="00D4098D"/>
    <w:rsid w:val="00D409AB"/>
    <w:rsid w:val="00D42F21"/>
    <w:rsid w:val="00D447B4"/>
    <w:rsid w:val="00D45F4C"/>
    <w:rsid w:val="00D470F2"/>
    <w:rsid w:val="00D4764C"/>
    <w:rsid w:val="00D47E63"/>
    <w:rsid w:val="00D506E5"/>
    <w:rsid w:val="00D532E5"/>
    <w:rsid w:val="00D5365A"/>
    <w:rsid w:val="00D541C6"/>
    <w:rsid w:val="00D55FBF"/>
    <w:rsid w:val="00D56FB0"/>
    <w:rsid w:val="00D5751A"/>
    <w:rsid w:val="00D57F90"/>
    <w:rsid w:val="00D60589"/>
    <w:rsid w:val="00D606CC"/>
    <w:rsid w:val="00D608E0"/>
    <w:rsid w:val="00D61F14"/>
    <w:rsid w:val="00D6243B"/>
    <w:rsid w:val="00D6273A"/>
    <w:rsid w:val="00D636C9"/>
    <w:rsid w:val="00D637D4"/>
    <w:rsid w:val="00D664FA"/>
    <w:rsid w:val="00D67101"/>
    <w:rsid w:val="00D707A6"/>
    <w:rsid w:val="00D72584"/>
    <w:rsid w:val="00D72664"/>
    <w:rsid w:val="00D73348"/>
    <w:rsid w:val="00D73477"/>
    <w:rsid w:val="00D749BD"/>
    <w:rsid w:val="00D74BE6"/>
    <w:rsid w:val="00D7656F"/>
    <w:rsid w:val="00D76C7B"/>
    <w:rsid w:val="00D772CF"/>
    <w:rsid w:val="00D80943"/>
    <w:rsid w:val="00D81444"/>
    <w:rsid w:val="00D84475"/>
    <w:rsid w:val="00D85002"/>
    <w:rsid w:val="00D85633"/>
    <w:rsid w:val="00D866F7"/>
    <w:rsid w:val="00D8709E"/>
    <w:rsid w:val="00D87370"/>
    <w:rsid w:val="00D90E96"/>
    <w:rsid w:val="00D91346"/>
    <w:rsid w:val="00D914C7"/>
    <w:rsid w:val="00D92B12"/>
    <w:rsid w:val="00D940E8"/>
    <w:rsid w:val="00D9594F"/>
    <w:rsid w:val="00D95BD1"/>
    <w:rsid w:val="00D95C3E"/>
    <w:rsid w:val="00D9740E"/>
    <w:rsid w:val="00D97578"/>
    <w:rsid w:val="00DA0B7C"/>
    <w:rsid w:val="00DA1F8A"/>
    <w:rsid w:val="00DA232F"/>
    <w:rsid w:val="00DA286F"/>
    <w:rsid w:val="00DA4520"/>
    <w:rsid w:val="00DA5522"/>
    <w:rsid w:val="00DA5568"/>
    <w:rsid w:val="00DA57F6"/>
    <w:rsid w:val="00DA7FA8"/>
    <w:rsid w:val="00DB020F"/>
    <w:rsid w:val="00DB0878"/>
    <w:rsid w:val="00DB0B34"/>
    <w:rsid w:val="00DB0E07"/>
    <w:rsid w:val="00DB0EB2"/>
    <w:rsid w:val="00DB2407"/>
    <w:rsid w:val="00DB3A30"/>
    <w:rsid w:val="00DB5FFD"/>
    <w:rsid w:val="00DB7A24"/>
    <w:rsid w:val="00DC2394"/>
    <w:rsid w:val="00DC2CEA"/>
    <w:rsid w:val="00DC3C33"/>
    <w:rsid w:val="00DC50DC"/>
    <w:rsid w:val="00DC5A18"/>
    <w:rsid w:val="00DC604A"/>
    <w:rsid w:val="00DC7210"/>
    <w:rsid w:val="00DC7422"/>
    <w:rsid w:val="00DC7515"/>
    <w:rsid w:val="00DD0491"/>
    <w:rsid w:val="00DD04E1"/>
    <w:rsid w:val="00DD1BAF"/>
    <w:rsid w:val="00DD213A"/>
    <w:rsid w:val="00DD3FDE"/>
    <w:rsid w:val="00DD4A33"/>
    <w:rsid w:val="00DD75E0"/>
    <w:rsid w:val="00DE04F1"/>
    <w:rsid w:val="00DE0CC6"/>
    <w:rsid w:val="00DE18F0"/>
    <w:rsid w:val="00DE1A35"/>
    <w:rsid w:val="00DE2096"/>
    <w:rsid w:val="00DE2FF0"/>
    <w:rsid w:val="00DE359F"/>
    <w:rsid w:val="00DE38E7"/>
    <w:rsid w:val="00DE4309"/>
    <w:rsid w:val="00DE481C"/>
    <w:rsid w:val="00DE5412"/>
    <w:rsid w:val="00DE5FE7"/>
    <w:rsid w:val="00DE6A2C"/>
    <w:rsid w:val="00DF095F"/>
    <w:rsid w:val="00DF0EC3"/>
    <w:rsid w:val="00DF0EE5"/>
    <w:rsid w:val="00DF18B8"/>
    <w:rsid w:val="00DF2286"/>
    <w:rsid w:val="00DF3239"/>
    <w:rsid w:val="00DF4952"/>
    <w:rsid w:val="00DF4BEE"/>
    <w:rsid w:val="00DF590B"/>
    <w:rsid w:val="00DF6D9E"/>
    <w:rsid w:val="00E016FD"/>
    <w:rsid w:val="00E024EB"/>
    <w:rsid w:val="00E030EC"/>
    <w:rsid w:val="00E03CC8"/>
    <w:rsid w:val="00E0430E"/>
    <w:rsid w:val="00E06D25"/>
    <w:rsid w:val="00E073F9"/>
    <w:rsid w:val="00E10101"/>
    <w:rsid w:val="00E10136"/>
    <w:rsid w:val="00E11144"/>
    <w:rsid w:val="00E1396C"/>
    <w:rsid w:val="00E14B3B"/>
    <w:rsid w:val="00E164AF"/>
    <w:rsid w:val="00E1679A"/>
    <w:rsid w:val="00E1685A"/>
    <w:rsid w:val="00E17676"/>
    <w:rsid w:val="00E20BAF"/>
    <w:rsid w:val="00E20D06"/>
    <w:rsid w:val="00E214C8"/>
    <w:rsid w:val="00E21AE5"/>
    <w:rsid w:val="00E21FFA"/>
    <w:rsid w:val="00E22F89"/>
    <w:rsid w:val="00E240D0"/>
    <w:rsid w:val="00E25014"/>
    <w:rsid w:val="00E26167"/>
    <w:rsid w:val="00E26300"/>
    <w:rsid w:val="00E27F9E"/>
    <w:rsid w:val="00E3097B"/>
    <w:rsid w:val="00E316C0"/>
    <w:rsid w:val="00E32409"/>
    <w:rsid w:val="00E326A7"/>
    <w:rsid w:val="00E32921"/>
    <w:rsid w:val="00E32B52"/>
    <w:rsid w:val="00E343BF"/>
    <w:rsid w:val="00E34EED"/>
    <w:rsid w:val="00E350B1"/>
    <w:rsid w:val="00E36030"/>
    <w:rsid w:val="00E40300"/>
    <w:rsid w:val="00E409AC"/>
    <w:rsid w:val="00E41327"/>
    <w:rsid w:val="00E43D65"/>
    <w:rsid w:val="00E43F96"/>
    <w:rsid w:val="00E4402B"/>
    <w:rsid w:val="00E4463E"/>
    <w:rsid w:val="00E44B06"/>
    <w:rsid w:val="00E45204"/>
    <w:rsid w:val="00E47072"/>
    <w:rsid w:val="00E50066"/>
    <w:rsid w:val="00E51229"/>
    <w:rsid w:val="00E52B9F"/>
    <w:rsid w:val="00E537A4"/>
    <w:rsid w:val="00E53D02"/>
    <w:rsid w:val="00E543BC"/>
    <w:rsid w:val="00E54CCA"/>
    <w:rsid w:val="00E554DB"/>
    <w:rsid w:val="00E5730A"/>
    <w:rsid w:val="00E576CA"/>
    <w:rsid w:val="00E60464"/>
    <w:rsid w:val="00E606FC"/>
    <w:rsid w:val="00E63115"/>
    <w:rsid w:val="00E632B3"/>
    <w:rsid w:val="00E63BF1"/>
    <w:rsid w:val="00E63F31"/>
    <w:rsid w:val="00E6500A"/>
    <w:rsid w:val="00E66F57"/>
    <w:rsid w:val="00E67BCC"/>
    <w:rsid w:val="00E67C60"/>
    <w:rsid w:val="00E70DB2"/>
    <w:rsid w:val="00E718C8"/>
    <w:rsid w:val="00E71E95"/>
    <w:rsid w:val="00E72417"/>
    <w:rsid w:val="00E72866"/>
    <w:rsid w:val="00E72ACE"/>
    <w:rsid w:val="00E732BC"/>
    <w:rsid w:val="00E740ED"/>
    <w:rsid w:val="00E744E6"/>
    <w:rsid w:val="00E7463E"/>
    <w:rsid w:val="00E74726"/>
    <w:rsid w:val="00E75A21"/>
    <w:rsid w:val="00E7705F"/>
    <w:rsid w:val="00E77F4F"/>
    <w:rsid w:val="00E824EF"/>
    <w:rsid w:val="00E82734"/>
    <w:rsid w:val="00E82DD2"/>
    <w:rsid w:val="00E8323B"/>
    <w:rsid w:val="00E833DD"/>
    <w:rsid w:val="00E836E9"/>
    <w:rsid w:val="00E83F16"/>
    <w:rsid w:val="00E8413C"/>
    <w:rsid w:val="00E863FA"/>
    <w:rsid w:val="00E86C0A"/>
    <w:rsid w:val="00E908AA"/>
    <w:rsid w:val="00E9139F"/>
    <w:rsid w:val="00E91CF8"/>
    <w:rsid w:val="00E920F1"/>
    <w:rsid w:val="00E92E75"/>
    <w:rsid w:val="00E93A9B"/>
    <w:rsid w:val="00E9583B"/>
    <w:rsid w:val="00E95CFB"/>
    <w:rsid w:val="00E96994"/>
    <w:rsid w:val="00E97BFE"/>
    <w:rsid w:val="00E97F98"/>
    <w:rsid w:val="00EA0325"/>
    <w:rsid w:val="00EA2657"/>
    <w:rsid w:val="00EA4C6F"/>
    <w:rsid w:val="00EB061F"/>
    <w:rsid w:val="00EB108F"/>
    <w:rsid w:val="00EB239C"/>
    <w:rsid w:val="00EB2A66"/>
    <w:rsid w:val="00EB38EC"/>
    <w:rsid w:val="00EB4313"/>
    <w:rsid w:val="00EB45DF"/>
    <w:rsid w:val="00EB4CA4"/>
    <w:rsid w:val="00EB591F"/>
    <w:rsid w:val="00EB59DF"/>
    <w:rsid w:val="00EB5AED"/>
    <w:rsid w:val="00EB5BF7"/>
    <w:rsid w:val="00EC33BD"/>
    <w:rsid w:val="00EC36C8"/>
    <w:rsid w:val="00EC44E7"/>
    <w:rsid w:val="00EC46FB"/>
    <w:rsid w:val="00EC4799"/>
    <w:rsid w:val="00EC6297"/>
    <w:rsid w:val="00EC6A4A"/>
    <w:rsid w:val="00EC6A71"/>
    <w:rsid w:val="00EC6B36"/>
    <w:rsid w:val="00EC6F53"/>
    <w:rsid w:val="00EC7604"/>
    <w:rsid w:val="00EC7BB8"/>
    <w:rsid w:val="00ED015A"/>
    <w:rsid w:val="00ED0548"/>
    <w:rsid w:val="00ED183C"/>
    <w:rsid w:val="00ED2947"/>
    <w:rsid w:val="00ED3290"/>
    <w:rsid w:val="00ED3E36"/>
    <w:rsid w:val="00ED5EFE"/>
    <w:rsid w:val="00ED6246"/>
    <w:rsid w:val="00ED65B9"/>
    <w:rsid w:val="00ED6C4D"/>
    <w:rsid w:val="00ED70CB"/>
    <w:rsid w:val="00ED78AD"/>
    <w:rsid w:val="00EE0F9F"/>
    <w:rsid w:val="00EE1B56"/>
    <w:rsid w:val="00EE2414"/>
    <w:rsid w:val="00EE29D6"/>
    <w:rsid w:val="00EE32F4"/>
    <w:rsid w:val="00EE46D0"/>
    <w:rsid w:val="00EE5680"/>
    <w:rsid w:val="00EE5EBC"/>
    <w:rsid w:val="00EE6228"/>
    <w:rsid w:val="00EE631C"/>
    <w:rsid w:val="00EE6FBF"/>
    <w:rsid w:val="00EF188C"/>
    <w:rsid w:val="00EF1920"/>
    <w:rsid w:val="00EF1DF9"/>
    <w:rsid w:val="00EF252C"/>
    <w:rsid w:val="00EF4342"/>
    <w:rsid w:val="00EF4B25"/>
    <w:rsid w:val="00EF5636"/>
    <w:rsid w:val="00EF571D"/>
    <w:rsid w:val="00F00019"/>
    <w:rsid w:val="00F0039B"/>
    <w:rsid w:val="00F00DBF"/>
    <w:rsid w:val="00F00F20"/>
    <w:rsid w:val="00F014E5"/>
    <w:rsid w:val="00F01DCF"/>
    <w:rsid w:val="00F02B1D"/>
    <w:rsid w:val="00F047E0"/>
    <w:rsid w:val="00F0619D"/>
    <w:rsid w:val="00F06E39"/>
    <w:rsid w:val="00F06FB8"/>
    <w:rsid w:val="00F10AA6"/>
    <w:rsid w:val="00F14D46"/>
    <w:rsid w:val="00F15087"/>
    <w:rsid w:val="00F15A81"/>
    <w:rsid w:val="00F15BC5"/>
    <w:rsid w:val="00F17246"/>
    <w:rsid w:val="00F178F2"/>
    <w:rsid w:val="00F204C6"/>
    <w:rsid w:val="00F2233A"/>
    <w:rsid w:val="00F228E6"/>
    <w:rsid w:val="00F229BE"/>
    <w:rsid w:val="00F2356C"/>
    <w:rsid w:val="00F23EE3"/>
    <w:rsid w:val="00F268BB"/>
    <w:rsid w:val="00F26DCE"/>
    <w:rsid w:val="00F2763C"/>
    <w:rsid w:val="00F2783C"/>
    <w:rsid w:val="00F27A77"/>
    <w:rsid w:val="00F27C99"/>
    <w:rsid w:val="00F27E3C"/>
    <w:rsid w:val="00F3141E"/>
    <w:rsid w:val="00F31A93"/>
    <w:rsid w:val="00F32D9F"/>
    <w:rsid w:val="00F35422"/>
    <w:rsid w:val="00F35D63"/>
    <w:rsid w:val="00F36B19"/>
    <w:rsid w:val="00F37618"/>
    <w:rsid w:val="00F37ACB"/>
    <w:rsid w:val="00F41036"/>
    <w:rsid w:val="00F420C7"/>
    <w:rsid w:val="00F44462"/>
    <w:rsid w:val="00F44557"/>
    <w:rsid w:val="00F445AA"/>
    <w:rsid w:val="00F44A9B"/>
    <w:rsid w:val="00F44E67"/>
    <w:rsid w:val="00F45785"/>
    <w:rsid w:val="00F46E2D"/>
    <w:rsid w:val="00F50D46"/>
    <w:rsid w:val="00F51002"/>
    <w:rsid w:val="00F542C3"/>
    <w:rsid w:val="00F547AB"/>
    <w:rsid w:val="00F54E74"/>
    <w:rsid w:val="00F553A0"/>
    <w:rsid w:val="00F55F74"/>
    <w:rsid w:val="00F563F4"/>
    <w:rsid w:val="00F564C8"/>
    <w:rsid w:val="00F56F81"/>
    <w:rsid w:val="00F57151"/>
    <w:rsid w:val="00F57842"/>
    <w:rsid w:val="00F579DD"/>
    <w:rsid w:val="00F61D6F"/>
    <w:rsid w:val="00F621EA"/>
    <w:rsid w:val="00F62820"/>
    <w:rsid w:val="00F62E1D"/>
    <w:rsid w:val="00F63756"/>
    <w:rsid w:val="00F63F0A"/>
    <w:rsid w:val="00F649C9"/>
    <w:rsid w:val="00F64C3E"/>
    <w:rsid w:val="00F655E1"/>
    <w:rsid w:val="00F655E7"/>
    <w:rsid w:val="00F65CDA"/>
    <w:rsid w:val="00F67055"/>
    <w:rsid w:val="00F70F76"/>
    <w:rsid w:val="00F71A9E"/>
    <w:rsid w:val="00F73F26"/>
    <w:rsid w:val="00F749B5"/>
    <w:rsid w:val="00F74BB7"/>
    <w:rsid w:val="00F77428"/>
    <w:rsid w:val="00F777EF"/>
    <w:rsid w:val="00F80189"/>
    <w:rsid w:val="00F81813"/>
    <w:rsid w:val="00F81C2F"/>
    <w:rsid w:val="00F82AFD"/>
    <w:rsid w:val="00F82F57"/>
    <w:rsid w:val="00F8321F"/>
    <w:rsid w:val="00F833D4"/>
    <w:rsid w:val="00F8342C"/>
    <w:rsid w:val="00F85290"/>
    <w:rsid w:val="00F85CD0"/>
    <w:rsid w:val="00F85D14"/>
    <w:rsid w:val="00F85E06"/>
    <w:rsid w:val="00F861A3"/>
    <w:rsid w:val="00F911F3"/>
    <w:rsid w:val="00F9148C"/>
    <w:rsid w:val="00F936AC"/>
    <w:rsid w:val="00F93971"/>
    <w:rsid w:val="00F961C4"/>
    <w:rsid w:val="00F9799A"/>
    <w:rsid w:val="00F97CDD"/>
    <w:rsid w:val="00FA08CD"/>
    <w:rsid w:val="00FA0AFC"/>
    <w:rsid w:val="00FA0DA0"/>
    <w:rsid w:val="00FA1A74"/>
    <w:rsid w:val="00FA1E65"/>
    <w:rsid w:val="00FA264D"/>
    <w:rsid w:val="00FA4415"/>
    <w:rsid w:val="00FA4CDC"/>
    <w:rsid w:val="00FA5D6C"/>
    <w:rsid w:val="00FA6246"/>
    <w:rsid w:val="00FA6560"/>
    <w:rsid w:val="00FA782C"/>
    <w:rsid w:val="00FA7D63"/>
    <w:rsid w:val="00FB07D4"/>
    <w:rsid w:val="00FC031C"/>
    <w:rsid w:val="00FC1A1E"/>
    <w:rsid w:val="00FC1B2A"/>
    <w:rsid w:val="00FC1B56"/>
    <w:rsid w:val="00FC3B3E"/>
    <w:rsid w:val="00FC4ACD"/>
    <w:rsid w:val="00FC5D4F"/>
    <w:rsid w:val="00FC659B"/>
    <w:rsid w:val="00FC7624"/>
    <w:rsid w:val="00FC7A58"/>
    <w:rsid w:val="00FD0140"/>
    <w:rsid w:val="00FD110A"/>
    <w:rsid w:val="00FD197B"/>
    <w:rsid w:val="00FD1C40"/>
    <w:rsid w:val="00FD20BE"/>
    <w:rsid w:val="00FD37AB"/>
    <w:rsid w:val="00FD3991"/>
    <w:rsid w:val="00FD3AB9"/>
    <w:rsid w:val="00FD3DFD"/>
    <w:rsid w:val="00FD44DE"/>
    <w:rsid w:val="00FD56A1"/>
    <w:rsid w:val="00FD56B9"/>
    <w:rsid w:val="00FD6C4C"/>
    <w:rsid w:val="00FD7E2B"/>
    <w:rsid w:val="00FD7FD0"/>
    <w:rsid w:val="00FE088A"/>
    <w:rsid w:val="00FE0AF8"/>
    <w:rsid w:val="00FE0F26"/>
    <w:rsid w:val="00FE1823"/>
    <w:rsid w:val="00FE26BD"/>
    <w:rsid w:val="00FE2B0E"/>
    <w:rsid w:val="00FE2BF9"/>
    <w:rsid w:val="00FE354E"/>
    <w:rsid w:val="00FE4588"/>
    <w:rsid w:val="00FE55EE"/>
    <w:rsid w:val="00FE6071"/>
    <w:rsid w:val="00FE70C7"/>
    <w:rsid w:val="00FE7133"/>
    <w:rsid w:val="00FE7308"/>
    <w:rsid w:val="00FF041C"/>
    <w:rsid w:val="00FF0A6F"/>
    <w:rsid w:val="00FF0E4F"/>
    <w:rsid w:val="00FF28B1"/>
    <w:rsid w:val="00FF543A"/>
    <w:rsid w:val="00FF585D"/>
    <w:rsid w:val="00FF5F71"/>
    <w:rsid w:val="00FF7075"/>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52</Pages>
  <Words>13825</Words>
  <Characters>78807</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27</cp:revision>
  <dcterms:created xsi:type="dcterms:W3CDTF">2025-07-12T18:28:00Z</dcterms:created>
  <dcterms:modified xsi:type="dcterms:W3CDTF">2025-07-13T17:11:00Z</dcterms:modified>
</cp:coreProperties>
</file>