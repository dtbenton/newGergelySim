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w:t>
      </w:r>
      <w:proofErr w:type="gramStart"/>
      <w:r w:rsidRPr="00C308AA">
        <w:rPr>
          <w:rFonts w:ascii="Times New Roman" w:hAnsi="Times New Roman" w:cs="Times New Roman"/>
        </w:rPr>
        <w:t>upon</w:t>
      </w:r>
      <w:proofErr w:type="gramEnd"/>
      <w:r w:rsidRPr="00C308AA">
        <w:rPr>
          <w:rFonts w:ascii="Times New Roman" w:hAnsi="Times New Roman" w:cs="Times New Roman"/>
        </w:rPr>
        <w:t xml:space="preserve">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 xml:space="preserve">Kim &amp; </w:t>
        </w:r>
        <w:proofErr w:type="spellStart"/>
        <w:r w:rsidR="00C54E7C">
          <w:rPr>
            <w:rFonts w:ascii="Times New Roman" w:hAnsi="Times New Roman" w:cs="Times New Roman"/>
          </w:rPr>
          <w:t>S</w:t>
        </w:r>
      </w:ins>
      <w:ins w:id="42" w:author="Benton, Deon" w:date="2025-06-16T12:56:00Z" w16du:dateUtc="2025-06-16T17:56:00Z">
        <w:r w:rsidR="00C54E7C">
          <w:rPr>
            <w:rFonts w:ascii="Times New Roman" w:hAnsi="Times New Roman" w:cs="Times New Roman"/>
          </w:rPr>
          <w:t>pelke</w:t>
        </w:r>
        <w:proofErr w:type="spellEnd"/>
        <w:r w:rsidR="00C54E7C">
          <w:rPr>
            <w:rFonts w:ascii="Times New Roman" w:hAnsi="Times New Roman" w:cs="Times New Roman"/>
          </w:rPr>
          <w:t>, 1992;</w:t>
        </w:r>
      </w:ins>
      <w:ins w:id="43" w:author="Benton, Deon" w:date="2025-06-16T12:37:00Z" w16du:dateUtc="2025-06-16T17:37:00Z">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 xml:space="preserve">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proofErr w:type="gramStart"/>
      <w:ins w:id="74" w:author="Benton, Deon" w:date="2025-06-16T13:08:00Z" w16du:dateUtc="2025-06-16T18:08:00Z">
        <w:r w:rsidR="00015DDE">
          <w:rPr>
            <w:rFonts w:ascii="Times New Roman" w:hAnsi="Times New Roman" w:cs="Times New Roman"/>
          </w:rPr>
          <w:t>learning</w:t>
        </w:r>
        <w:proofErr w:type="gramEnd"/>
        <w:r w:rsidR="00015DDE">
          <w:rPr>
            <w:rFonts w:ascii="Times New Roman" w:hAnsi="Times New Roman" w:cs="Times New Roman"/>
          </w:rPr>
          <w:t xml:space="preserve">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 xml:space="preserve">Two of the first studies to use the </w:t>
        </w:r>
        <w:proofErr w:type="spellStart"/>
        <w:r>
          <w:rPr>
            <w:rFonts w:ascii="Times New Roman" w:hAnsi="Times New Roman" w:cs="Times New Roman"/>
          </w:rPr>
          <w:t>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E</w:t>
        </w:r>
        <w:proofErr w:type="spellEnd"/>
        <w:r>
          <w:rPr>
            <w:rFonts w:ascii="Times New Roman" w:hAnsi="Times New Roman" w:cs="Times New Roman"/>
          </w:rPr>
          <w:t xml:space="preserv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proofErr w:type="gramStart"/>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w:t>
        </w:r>
        <w:proofErr w:type="gramEnd"/>
        <w:r w:rsidR="00DB0E07">
          <w:rPr>
            <w:rFonts w:ascii="Times New Roman" w:hAnsi="Times New Roman" w:cs="Times New Roman"/>
          </w:rPr>
          <w:t xml:space="preserve"> that</w:t>
        </w:r>
      </w:ins>
      <w:ins w:id="87" w:author="Benton, Deon" w:date="2025-06-13T13:55:00Z" w16du:dateUtc="2025-06-13T18:55:00Z">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xml:space="preserve">, 2017). Beyond infants’ processing of others’ actions, research </w:t>
      </w:r>
      <w:r>
        <w:rPr>
          <w:rFonts w:ascii="Times New Roman" w:hAnsi="Times New Roman" w:cs="Times New Roman"/>
        </w:rPr>
        <w:lastRenderedPageBreak/>
        <w:t xml:space="preserve">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proofErr w:type="spellStart"/>
      <w:ins w:id="132" w:author="detbenton1991@gmail.com" w:date="2025-06-14T14:44:00Z" w16du:dateUtc="2025-06-14T19:44:00Z">
        <w:r w:rsidR="006F1D6A">
          <w:rPr>
            <w:rFonts w:ascii="Times New Roman" w:hAnsi="Times New Roman" w:cs="Times New Roman"/>
          </w:rPr>
          <w:t>Spelke</w:t>
        </w:r>
      </w:ins>
      <w:proofErr w:type="spellEnd"/>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w:t>
        </w:r>
        <w:proofErr w:type="gramStart"/>
        <w:r w:rsidR="00953B34" w:rsidRPr="00953B34">
          <w:rPr>
            <w:rFonts w:ascii="Times New Roman" w:eastAsia="Times New Roman" w:hAnsi="Times New Roman" w:cs="Times New Roman"/>
          </w:rPr>
          <w:t>toward</w:t>
        </w:r>
        <w:proofErr w:type="gramEnd"/>
        <w:r w:rsidR="00953B34" w:rsidRPr="00953B34">
          <w:rPr>
            <w:rFonts w:ascii="Times New Roman" w:eastAsia="Times New Roman" w:hAnsi="Times New Roman" w:cs="Times New Roman"/>
          </w:rPr>
          <w:t xml:space="preserve"> perceptual cues that distinguish agents from objects. For example, in the presence of an agent, children may focus on </w:t>
        </w:r>
        <w:proofErr w:type="gramStart"/>
        <w:r w:rsidR="00953B34" w:rsidRPr="00953B34">
          <w:rPr>
            <w:rFonts w:ascii="Times New Roman" w:eastAsia="Times New Roman" w:hAnsi="Times New Roman" w:cs="Times New Roman"/>
          </w:rPr>
          <w:t>its</w:t>
        </w:r>
        <w:proofErr w:type="gramEnd"/>
        <w:r w:rsidR="00953B34" w:rsidRPr="00953B34">
          <w:rPr>
            <w:rFonts w:ascii="Times New Roman" w:eastAsia="Times New Roman" w:hAnsi="Times New Roman" w:cs="Times New Roman"/>
          </w:rPr>
          <w:t xml:space="preserve">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 xml:space="preserve">evaluate possible </w:t>
        </w:r>
        <w:proofErr w:type="gramStart"/>
        <w:r w:rsidR="00FD6C4C">
          <w:rPr>
            <w:rFonts w:ascii="Times New Roman" w:hAnsi="Times New Roman" w:cs="Times New Roman"/>
          </w:rPr>
          <w:t>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w:t>
        </w:r>
        <w:proofErr w:type="gramEnd"/>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proofErr w:type="gramStart"/>
      <w:ins w:id="269" w:author="Benton, Deon" w:date="2025-06-16T14:25:00Z" w16du:dateUtc="2025-06-16T19:25:00Z">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proofErr w:type="gramStart"/>
      <w:ins w:id="317" w:author="Benton, Deon" w:date="2025-06-23T13:38:00Z" w16du:dateUtc="2025-06-23T18:38:00Z">
        <w:r>
          <w:rPr>
            <w:rFonts w:ascii="Times New Roman" w:hAnsi="Times New Roman" w:cs="Times New Roman"/>
            <w:b/>
            <w:bCs/>
          </w:rPr>
          <w:lastRenderedPageBreak/>
          <w:t>Lean</w:t>
        </w:r>
        <w:proofErr w:type="gramEnd"/>
        <w:r>
          <w:rPr>
            <w:rFonts w:ascii="Times New Roman" w:hAnsi="Times New Roman" w:cs="Times New Roman"/>
            <w:b/>
            <w:bCs/>
          </w:rPr>
          <w:t xml:space="preserve"> proposals for the origins of infant action understanding</w:t>
        </w:r>
      </w:ins>
    </w:p>
    <w:p w14:paraId="0CC7FD1B" w14:textId="36372CF2" w:rsidR="007C71AF" w:rsidRDefault="00C70432"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4T23:00:00Z" w16du:dateUtc="2025-06-25T04:00:00Z">
        <w:r>
          <w:rPr>
            <w:rFonts w:ascii="Times New Roman" w:hAnsi="Times New Roman" w:cs="Times New Roman"/>
          </w:rPr>
          <w:t>The seco</w:t>
        </w:r>
      </w:ins>
      <w:ins w:id="320" w:author="Benton, Deon" w:date="2025-06-24T23:01:00Z" w16du:dateUtc="2025-06-25T04:01:00Z">
        <w:r>
          <w:rPr>
            <w:rFonts w:ascii="Times New Roman" w:hAnsi="Times New Roman" w:cs="Times New Roman"/>
          </w:rPr>
          <w:t>nd class is “lean” proposals</w:t>
        </w:r>
      </w:ins>
      <w:ins w:id="321" w:author="Benton, Deon" w:date="2025-06-17T15:44:00Z" w16du:dateUtc="2025-06-17T20:44:00Z">
        <w:r w:rsidR="007C71AF">
          <w:rPr>
            <w:rFonts w:ascii="Times New Roman" w:hAnsi="Times New Roman" w:cs="Times New Roman"/>
          </w:rPr>
          <w:t xml:space="preserve"> (e.g., Cohen et al., 2002; Colunga &amp; Smith, 2005; Oakes &amp; Cohen, 2003; </w:t>
        </w:r>
      </w:ins>
      <w:ins w:id="322" w:author="Benton, Deon" w:date="2025-06-17T15:48:00Z" w16du:dateUtc="2025-06-17T20:48:00Z">
        <w:r w:rsidR="005F2703">
          <w:rPr>
            <w:rFonts w:ascii="Times New Roman" w:hAnsi="Times New Roman" w:cs="Times New Roman"/>
          </w:rPr>
          <w:t xml:space="preserve">Jones &amp; Smith, 1993; </w:t>
        </w:r>
      </w:ins>
      <w:ins w:id="323" w:author="Benton, Deon" w:date="2025-06-17T15:44:00Z" w16du:dateUtc="2025-06-17T20:44:00Z">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ins>
      <w:ins w:id="324" w:author="Benton, Deon" w:date="2025-06-17T15:48:00Z" w16du:dateUtc="2025-06-17T20:48:00Z">
        <w:r w:rsidR="005F2703">
          <w:rPr>
            <w:rFonts w:ascii="Times New Roman" w:hAnsi="Times New Roman" w:cs="Times New Roman"/>
          </w:rPr>
          <w:t>; Sloutsky, 2010</w:t>
        </w:r>
      </w:ins>
      <w:ins w:id="325" w:author="Benton, Deon" w:date="2025-06-17T15:44:00Z" w16du:dateUtc="2025-06-17T20:44:00Z">
        <w:r w:rsidR="007C71AF">
          <w:rPr>
            <w:rFonts w:ascii="Times New Roman" w:hAnsi="Times New Roman" w:cs="Times New Roman"/>
          </w:rPr>
          <w:t>)</w:t>
        </w:r>
      </w:ins>
      <w:ins w:id="326" w:author="Benton, Deon" w:date="2025-06-13T11:57:00Z" w16du:dateUtc="2025-06-13T16:57:00Z">
        <w:r w:rsidR="00E326A7">
          <w:rPr>
            <w:rFonts w:ascii="Times New Roman" w:hAnsi="Times New Roman" w:cs="Times New Roman"/>
          </w:rPr>
          <w:t xml:space="preserve">. </w:t>
        </w:r>
      </w:ins>
      <w:ins w:id="327" w:author="Benton, Deon" w:date="2025-06-24T23:02:00Z" w16du:dateUtc="2025-06-25T04:02:00Z">
        <w:r>
          <w:rPr>
            <w:rFonts w:ascii="Times New Roman" w:hAnsi="Times New Roman" w:cs="Times New Roman"/>
          </w:rPr>
          <w:t>The</w:t>
        </w:r>
      </w:ins>
      <w:ins w:id="328" w:author="detbenton1991@gmail.com" w:date="2025-06-14T14:24:00Z" w16du:dateUtc="2025-06-14T19:24:00Z">
        <w:del w:id="329" w:author="Benton, Deon" w:date="2025-06-24T23:02:00Z" w16du:dateUtc="2025-06-25T04:02:00Z">
          <w:r w:rsidR="00364A1A" w:rsidDel="00C70432">
            <w:rPr>
              <w:rFonts w:ascii="Times New Roman" w:hAnsi="Times New Roman" w:cs="Times New Roman"/>
            </w:rPr>
            <w:delText>The</w:delText>
          </w:r>
        </w:del>
        <w:r w:rsidR="00364A1A">
          <w:rPr>
            <w:rFonts w:ascii="Times New Roman" w:hAnsi="Times New Roman" w:cs="Times New Roman"/>
          </w:rPr>
          <w:t xml:space="preserve"> crux of these proposals</w:t>
        </w:r>
      </w:ins>
      <w:ins w:id="330" w:author="Benton, Deon" w:date="2025-06-23T20:54:00Z" w16du:dateUtc="2025-06-24T01:54:00Z">
        <w:r w:rsidR="00300FD4">
          <w:rPr>
            <w:rFonts w:ascii="Times New Roman" w:hAnsi="Times New Roman" w:cs="Times New Roman"/>
          </w:rPr>
          <w:t xml:space="preserve"> </w:t>
        </w:r>
      </w:ins>
      <w:ins w:id="331" w:author="detbenton1991@gmail.com" w:date="2025-06-14T14:24:00Z" w16du:dateUtc="2025-06-14T19:24:00Z">
        <w:del w:id="332"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3" w:author="detbenton1991@gmail.com" w:date="2025-06-14T14:25:00Z" w16du:dateUtc="2025-06-14T19:25:00Z">
        <w:r w:rsidR="00E718C8">
          <w:rPr>
            <w:rFonts w:ascii="Times New Roman" w:hAnsi="Times New Roman" w:cs="Times New Roman"/>
          </w:rPr>
          <w:t xml:space="preserve"> infants’ behavior </w:t>
        </w:r>
      </w:ins>
      <w:ins w:id="334" w:author="Benton, Deon" w:date="2025-06-17T17:05:00Z" w16du:dateUtc="2025-06-17T22:05:00Z">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ins>
      <w:ins w:id="335" w:author="detbenton1991@gmail.com" w:date="2025-06-14T14:25:00Z" w16du:dateUtc="2025-06-14T19:25:00Z">
        <w:r w:rsidR="00E718C8">
          <w:rPr>
            <w:rFonts w:ascii="Times New Roman" w:hAnsi="Times New Roman" w:cs="Times New Roman"/>
          </w:rPr>
          <w:t xml:space="preserve">—of which </w:t>
        </w:r>
      </w:ins>
      <w:ins w:id="336" w:author="detbenton1991@gmail.com" w:date="2025-06-14T14:26:00Z" w16du:dateUtc="2025-06-14T19:26:00Z">
        <w:r w:rsidR="00E718C8">
          <w:rPr>
            <w:rFonts w:ascii="Times New Roman" w:hAnsi="Times New Roman" w:cs="Times New Roman"/>
          </w:rPr>
          <w:t xml:space="preserve">the study by Gergely et al. (1995) is </w:t>
        </w:r>
      </w:ins>
      <w:ins w:id="337" w:author="Benton, Deon" w:date="2025-06-17T13:48:00Z" w16du:dateUtc="2025-06-17T18:48:00Z">
        <w:r w:rsidR="0004411F">
          <w:rPr>
            <w:rFonts w:ascii="Times New Roman" w:hAnsi="Times New Roman" w:cs="Times New Roman"/>
          </w:rPr>
          <w:t>a</w:t>
        </w:r>
      </w:ins>
      <w:ins w:id="338" w:author="detbenton1991@gmail.com" w:date="2025-06-14T14:26:00Z" w16du:dateUtc="2025-06-14T19:26:00Z">
        <w:r w:rsidR="00E718C8">
          <w:rPr>
            <w:rFonts w:ascii="Times New Roman" w:hAnsi="Times New Roman" w:cs="Times New Roman"/>
          </w:rPr>
          <w:t xml:space="preserve"> special case</w:t>
        </w:r>
      </w:ins>
      <w:ins w:id="339" w:author="detbenton1991@gmail.com" w:date="2025-06-14T14:27:00Z" w16du:dateUtc="2025-06-14T19:27:00Z">
        <w:r w:rsidR="008D2955">
          <w:rPr>
            <w:rFonts w:ascii="Times New Roman" w:hAnsi="Times New Roman" w:cs="Times New Roman"/>
          </w:rPr>
          <w:t xml:space="preserve">—do not reflect specialized processes </w:t>
        </w:r>
      </w:ins>
      <w:ins w:id="340" w:author="Benton, Deon" w:date="2025-06-17T13:37:00Z" w16du:dateUtc="2025-06-17T18:37:00Z">
        <w:r w:rsidR="00F8321F">
          <w:rPr>
            <w:rFonts w:ascii="Times New Roman" w:hAnsi="Times New Roman" w:cs="Times New Roman"/>
          </w:rPr>
          <w:t xml:space="preserve">for reasoning about </w:t>
        </w:r>
      </w:ins>
      <w:ins w:id="341" w:author="Benton, Deon" w:date="2025-06-17T16:22:00Z" w16du:dateUtc="2025-06-17T21:22:00Z">
        <w:r w:rsidR="005E73B5">
          <w:rPr>
            <w:rFonts w:ascii="Times New Roman" w:hAnsi="Times New Roman" w:cs="Times New Roman"/>
          </w:rPr>
          <w:t xml:space="preserve">agent and object </w:t>
        </w:r>
      </w:ins>
      <w:ins w:id="342" w:author="Benton, Deon" w:date="2025-06-17T13:37:00Z" w16du:dateUtc="2025-06-17T18:37:00Z">
        <w:r w:rsidR="00F8321F">
          <w:rPr>
            <w:rFonts w:ascii="Times New Roman" w:hAnsi="Times New Roman" w:cs="Times New Roman"/>
          </w:rPr>
          <w:t>action</w:t>
        </w:r>
      </w:ins>
      <w:ins w:id="343" w:author="Benton, Deon" w:date="2025-06-17T13:44:00Z" w16du:dateUtc="2025-06-17T18:44:00Z">
        <w:r w:rsidR="00B30C25">
          <w:rPr>
            <w:rFonts w:ascii="Times New Roman" w:hAnsi="Times New Roman" w:cs="Times New Roman"/>
          </w:rPr>
          <w:t>. Instead, infants’ behavior in these studies</w:t>
        </w:r>
      </w:ins>
      <w:ins w:id="344" w:author="Benton, Deon" w:date="2025-06-17T14:05:00Z" w16du:dateUtc="2025-06-17T19:05:00Z">
        <w:r w:rsidR="00951796">
          <w:rPr>
            <w:rFonts w:ascii="Times New Roman" w:hAnsi="Times New Roman" w:cs="Times New Roman"/>
          </w:rPr>
          <w:t xml:space="preserve"> can</w:t>
        </w:r>
      </w:ins>
      <w:ins w:id="345" w:author="Benton, Deon" w:date="2025-06-17T13:37:00Z" w16du:dateUtc="2025-06-17T18:37:00Z">
        <w:r w:rsidR="00F8321F">
          <w:rPr>
            <w:rFonts w:ascii="Times New Roman" w:hAnsi="Times New Roman" w:cs="Times New Roman"/>
          </w:rPr>
          <w:t xml:space="preserve"> </w:t>
        </w:r>
      </w:ins>
      <w:ins w:id="346" w:author="Benton, Deon" w:date="2025-06-17T13:56:00Z" w16du:dateUtc="2025-06-17T18:56:00Z">
        <w:r w:rsidR="00647216">
          <w:rPr>
            <w:rFonts w:ascii="Times New Roman" w:hAnsi="Times New Roman" w:cs="Times New Roman"/>
          </w:rPr>
          <w:t>be explained by the</w:t>
        </w:r>
      </w:ins>
      <w:ins w:id="347" w:author="detbenton1991@gmail.com" w:date="2025-06-14T14:28:00Z" w16du:dateUtc="2025-06-14T19:28:00Z">
        <w:r w:rsidR="008D2955">
          <w:rPr>
            <w:rFonts w:ascii="Times New Roman" w:hAnsi="Times New Roman" w:cs="Times New Roman"/>
          </w:rPr>
          <w:t xml:space="preserve"> operation of domain-general learning mechanisms</w:t>
        </w:r>
      </w:ins>
      <w:ins w:id="348" w:author="Benton, Deon" w:date="2025-06-17T14:10:00Z" w16du:dateUtc="2025-06-17T19:10:00Z">
        <w:r w:rsidR="000F7626">
          <w:rPr>
            <w:rFonts w:ascii="Times New Roman" w:hAnsi="Times New Roman" w:cs="Times New Roman"/>
          </w:rPr>
          <w:t xml:space="preserve"> </w:t>
        </w:r>
      </w:ins>
      <w:ins w:id="349"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50" w:author="detbenton1991@gmail.com" w:date="2025-06-14T14:28:00Z" w16du:dateUtc="2025-06-14T19:28:00Z">
        <w:r w:rsidR="008D2955">
          <w:rPr>
            <w:rFonts w:ascii="Times New Roman" w:hAnsi="Times New Roman" w:cs="Times New Roman"/>
          </w:rPr>
          <w:t>that operate over low-level, surface-based perceptual features and information.</w:t>
        </w:r>
      </w:ins>
      <w:ins w:id="351" w:author="Benton, Deon" w:date="2025-06-17T15:56:00Z" w16du:dateUtc="2025-06-17T20:56:00Z">
        <w:r w:rsidR="004D4762">
          <w:rPr>
            <w:rFonts w:ascii="Times New Roman" w:hAnsi="Times New Roman" w:cs="Times New Roman"/>
          </w:rPr>
          <w:t xml:space="preserve"> Domain-general mechanisms are </w:t>
        </w:r>
      </w:ins>
      <w:ins w:id="352" w:author="Benton, Deon" w:date="2025-06-17T16:18:00Z" w16du:dateUtc="2025-06-17T21:18:00Z">
        <w:r w:rsidR="008505CC">
          <w:rPr>
            <w:rFonts w:ascii="Times New Roman" w:hAnsi="Times New Roman" w:cs="Times New Roman"/>
          </w:rPr>
          <w:t>sometimes considered “all purpose” because they</w:t>
        </w:r>
      </w:ins>
      <w:ins w:id="353" w:author="Benton, Deon" w:date="2025-06-17T15:56:00Z" w16du:dateUtc="2025-06-17T20:56:00Z">
        <w:r w:rsidR="004D4762">
          <w:rPr>
            <w:rFonts w:ascii="Times New Roman" w:hAnsi="Times New Roman" w:cs="Times New Roman"/>
          </w:rPr>
          <w:t xml:space="preserve"> </w:t>
        </w:r>
      </w:ins>
      <w:ins w:id="354" w:author="Benton, Deon" w:date="2025-06-17T16:17:00Z" w16du:dateUtc="2025-06-17T21:17:00Z">
        <w:r w:rsidR="008505CC">
          <w:rPr>
            <w:rFonts w:ascii="Times New Roman" w:hAnsi="Times New Roman" w:cs="Times New Roman"/>
          </w:rPr>
          <w:t xml:space="preserve">operate on </w:t>
        </w:r>
      </w:ins>
      <w:ins w:id="355" w:author="Benton, Deon" w:date="2025-06-23T20:44:00Z" w16du:dateUtc="2025-06-24T01:44:00Z">
        <w:r w:rsidR="00F63756">
          <w:rPr>
            <w:rFonts w:ascii="Times New Roman" w:hAnsi="Times New Roman" w:cs="Times New Roman"/>
          </w:rPr>
          <w:t>many kinds of</w:t>
        </w:r>
      </w:ins>
      <w:ins w:id="356" w:author="Benton, Deon" w:date="2025-06-17T15:56:00Z" w16du:dateUtc="2025-06-17T20:56:00Z">
        <w:r w:rsidR="00000FDA">
          <w:rPr>
            <w:rFonts w:ascii="Times New Roman" w:hAnsi="Times New Roman" w:cs="Times New Roman"/>
          </w:rPr>
          <w:t xml:space="preserve"> input and support learning across a wide range of domains.</w:t>
        </w:r>
      </w:ins>
      <w:ins w:id="357" w:author="detbenton1991@gmail.com" w:date="2025-06-14T14:28:00Z" w16du:dateUtc="2025-06-14T19:28:00Z">
        <w:r w:rsidR="008D2955">
          <w:rPr>
            <w:rFonts w:ascii="Times New Roman" w:hAnsi="Times New Roman" w:cs="Times New Roman"/>
          </w:rPr>
          <w:t xml:space="preserve"> </w:t>
        </w:r>
      </w:ins>
      <w:ins w:id="358"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9"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60" w:author="Benton, Deon" w:date="2025-06-17T16:35:00Z" w16du:dateUtc="2025-06-17T21:35:00Z">
        <w:r w:rsidR="007346F5">
          <w:rPr>
            <w:rFonts w:ascii="Times New Roman" w:hAnsi="Times New Roman" w:cs="Times New Roman"/>
          </w:rPr>
          <w:t>infants’</w:t>
        </w:r>
      </w:ins>
      <w:ins w:id="361" w:author="Benton, Deon" w:date="2025-06-17T16:25:00Z" w16du:dateUtc="2025-06-17T21:25:00Z">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w:t>
        </w:r>
      </w:ins>
      <w:ins w:id="362" w:author="Benton, Deon" w:date="2025-06-17T16:26:00Z" w16du:dateUtc="2025-06-17T21:26:00Z">
        <w:r w:rsidR="00883325">
          <w:rPr>
            <w:rFonts w:ascii="Times New Roman" w:hAnsi="Times New Roman" w:cs="Times New Roman"/>
          </w:rPr>
          <w:t>mates</w:t>
        </w:r>
        <w:proofErr w:type="spellEnd"/>
        <w:r w:rsidR="00883325">
          <w:rPr>
            <w:rFonts w:ascii="Times New Roman" w:hAnsi="Times New Roman" w:cs="Times New Roman"/>
          </w:rPr>
          <w:t xml:space="preserve"> are formed much more slowly than the available data may suggest.</w:t>
        </w:r>
        <w:r w:rsidR="003065D0">
          <w:rPr>
            <w:rFonts w:ascii="Times New Roman" w:hAnsi="Times New Roman" w:cs="Times New Roman"/>
          </w:rPr>
          <w:t xml:space="preserve"> </w:t>
        </w:r>
      </w:ins>
      <w:ins w:id="363" w:author="Benton, Deon" w:date="2025-06-17T16:36:00Z" w16du:dateUtc="2025-06-17T21:36:00Z">
        <w:r w:rsidR="007346F5">
          <w:rPr>
            <w:rFonts w:ascii="Times New Roman" w:hAnsi="Times New Roman" w:cs="Times New Roman"/>
          </w:rPr>
          <w:t>An implication of this account</w:t>
        </w:r>
      </w:ins>
      <w:ins w:id="364" w:author="Benton, Deon" w:date="2025-06-17T16:26:00Z" w16du:dateUtc="2025-06-17T21:26:00Z">
        <w:r w:rsidR="003065D0">
          <w:rPr>
            <w:rFonts w:ascii="Times New Roman" w:hAnsi="Times New Roman" w:cs="Times New Roman"/>
          </w:rPr>
          <w:t xml:space="preserve"> is</w:t>
        </w:r>
      </w:ins>
      <w:ins w:id="365" w:author="Benton, Deon" w:date="2025-06-17T16:38:00Z" w16du:dateUtc="2025-06-17T21:38:00Z">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w:t>
        </w:r>
        <w:proofErr w:type="gramStart"/>
        <w:r w:rsidR="00243F2E">
          <w:rPr>
            <w:rFonts w:ascii="Times New Roman" w:hAnsi="Times New Roman" w:cs="Times New Roman"/>
          </w:rPr>
          <w:t>reflect,</w:t>
        </w:r>
        <w:proofErr w:type="gramEnd"/>
        <w:r w:rsidR="00243F2E">
          <w:rPr>
            <w:rFonts w:ascii="Times New Roman" w:hAnsi="Times New Roman" w:cs="Times New Roman"/>
          </w:rPr>
          <w:t xml:space="preserve"> sophisticated adult-like abilities or </w:t>
        </w:r>
      </w:ins>
      <w:ins w:id="366" w:author="Benton, Deon" w:date="2025-06-23T20:57:00Z" w16du:dateUtc="2025-06-24T01:57:00Z">
        <w:r w:rsidR="00300FD4">
          <w:rPr>
            <w:rFonts w:ascii="Times New Roman" w:hAnsi="Times New Roman" w:cs="Times New Roman"/>
          </w:rPr>
          <w:t>conceptually rich knowledge</w:t>
        </w:r>
      </w:ins>
      <w:ins w:id="367" w:author="Benton, Deon" w:date="2025-06-17T16:38:00Z" w16du:dateUtc="2025-06-17T21:38:00Z">
        <w:r w:rsidR="00243F2E">
          <w:rPr>
            <w:rFonts w:ascii="Times New Roman" w:hAnsi="Times New Roman" w:cs="Times New Roman"/>
          </w:rPr>
          <w:t>; inst</w:t>
        </w:r>
      </w:ins>
      <w:ins w:id="368" w:author="Benton, Deon" w:date="2025-06-17T16:39:00Z" w16du:dateUtc="2025-06-17T21:39:00Z">
        <w:r w:rsidR="00243F2E">
          <w:rPr>
            <w:rFonts w:ascii="Times New Roman" w:hAnsi="Times New Roman" w:cs="Times New Roman"/>
          </w:rPr>
          <w:t>ead, such</w:t>
        </w:r>
      </w:ins>
      <w:ins w:id="369" w:author="Benton, Deon" w:date="2025-06-17T16:26:00Z" w16du:dateUtc="2025-06-17T21:26:00Z">
        <w:r w:rsidR="003065D0">
          <w:rPr>
            <w:rFonts w:ascii="Times New Roman" w:hAnsi="Times New Roman" w:cs="Times New Roman"/>
          </w:rPr>
          <w:t xml:space="preserve"> </w:t>
        </w:r>
      </w:ins>
      <w:ins w:id="370" w:author="Benton, Deon" w:date="2025-06-17T16:39:00Z" w16du:dateUtc="2025-06-17T21:39:00Z">
        <w:r w:rsidR="00243F2E">
          <w:rPr>
            <w:rFonts w:ascii="Times New Roman" w:hAnsi="Times New Roman" w:cs="Times New Roman"/>
          </w:rPr>
          <w:t>abilities and knowledge</w:t>
        </w:r>
      </w:ins>
      <w:ins w:id="371" w:author="Benton, Deon" w:date="2025-06-17T16:27:00Z" w16du:dateUtc="2025-06-17T21:27:00Z">
        <w:r w:rsidR="003065D0">
          <w:rPr>
            <w:rFonts w:ascii="Times New Roman" w:hAnsi="Times New Roman" w:cs="Times New Roman"/>
          </w:rPr>
          <w:t xml:space="preserve"> emerge</w:t>
        </w:r>
      </w:ins>
      <w:ins w:id="372" w:author="Benton, Deon" w:date="2025-06-17T16:19:00Z" w16du:dateUtc="2025-06-17T21:19:00Z">
        <w:r w:rsidR="002D687C">
          <w:rPr>
            <w:rFonts w:ascii="Times New Roman" w:hAnsi="Times New Roman" w:cs="Times New Roman"/>
          </w:rPr>
          <w:t xml:space="preserve"> </w:t>
        </w:r>
      </w:ins>
      <w:ins w:id="373" w:author="Benton, Deon" w:date="2025-06-23T20:57:00Z" w16du:dateUtc="2025-06-24T01:57:00Z">
        <w:r w:rsidR="00300FD4">
          <w:rPr>
            <w:rFonts w:ascii="Times New Roman" w:hAnsi="Times New Roman" w:cs="Times New Roman"/>
          </w:rPr>
          <w:t>gradually over time</w:t>
        </w:r>
      </w:ins>
      <w:ins w:id="374" w:author="Benton, Deon" w:date="2025-06-17T16:39:00Z" w16du:dateUtc="2025-06-17T21:39:00Z">
        <w:r w:rsidR="00243F2E">
          <w:rPr>
            <w:rFonts w:ascii="Times New Roman" w:hAnsi="Times New Roman" w:cs="Times New Roman"/>
          </w:rPr>
          <w:t xml:space="preserve"> </w:t>
        </w:r>
      </w:ins>
      <w:ins w:id="375" w:author="Benton, Deon" w:date="2025-06-17T16:19:00Z" w16du:dateUtc="2025-06-17T21:19:00Z">
        <w:r w:rsidR="002D687C">
          <w:rPr>
            <w:rFonts w:ascii="Times New Roman" w:hAnsi="Times New Roman" w:cs="Times New Roman"/>
          </w:rPr>
          <w:t>through</w:t>
        </w:r>
      </w:ins>
      <w:ins w:id="376" w:author="Benton, Deon" w:date="2025-06-17T14:19:00Z" w16du:dateUtc="2025-06-17T19:19:00Z">
        <w:r w:rsidR="006304C3">
          <w:rPr>
            <w:rFonts w:ascii="Times New Roman" w:hAnsi="Times New Roman" w:cs="Times New Roman"/>
          </w:rPr>
          <w:t xml:space="preserve"> </w:t>
        </w:r>
      </w:ins>
      <w:ins w:id="377" w:author="Benton, Deon" w:date="2025-06-17T16:19:00Z" w16du:dateUtc="2025-06-17T21:19:00Z">
        <w:r w:rsidR="002D687C">
          <w:rPr>
            <w:rFonts w:ascii="Times New Roman" w:hAnsi="Times New Roman" w:cs="Times New Roman"/>
          </w:rPr>
          <w:t>a</w:t>
        </w:r>
      </w:ins>
      <w:ins w:id="378" w:author="Benton, Deon" w:date="2025-06-17T16:28:00Z" w16du:dateUtc="2025-06-17T21:28:00Z">
        <w:r w:rsidR="00014150">
          <w:rPr>
            <w:rFonts w:ascii="Times New Roman" w:hAnsi="Times New Roman" w:cs="Times New Roman"/>
          </w:rPr>
          <w:t xml:space="preserve"> slow, </w:t>
        </w:r>
      </w:ins>
      <w:ins w:id="379" w:author="Benton, Deon" w:date="2025-06-17T16:19:00Z" w16du:dateUtc="2025-06-17T21:19:00Z">
        <w:r w:rsidR="002D687C">
          <w:rPr>
            <w:rFonts w:ascii="Times New Roman" w:hAnsi="Times New Roman" w:cs="Times New Roman"/>
          </w:rPr>
          <w:t>effortful</w:t>
        </w:r>
      </w:ins>
      <w:ins w:id="380" w:author="Benton, Deon" w:date="2025-06-17T16:28:00Z" w16du:dateUtc="2025-06-17T21:28:00Z">
        <w:r w:rsidR="00014150">
          <w:rPr>
            <w:rFonts w:ascii="Times New Roman" w:hAnsi="Times New Roman" w:cs="Times New Roman"/>
          </w:rPr>
          <w:t xml:space="preserve">, </w:t>
        </w:r>
      </w:ins>
      <w:ins w:id="381" w:author="Benton, Deon" w:date="2025-06-17T16:19:00Z" w16du:dateUtc="2025-06-17T21:19:00Z">
        <w:r w:rsidR="002D687C">
          <w:rPr>
            <w:rFonts w:ascii="Times New Roman" w:hAnsi="Times New Roman" w:cs="Times New Roman"/>
          </w:rPr>
          <w:t>and</w:t>
        </w:r>
      </w:ins>
      <w:ins w:id="382"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3"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4" w:author="Benton, Deon" w:date="2025-06-19T12:32:00Z" w16du:dateUtc="2025-06-19T17:32:00Z"/>
          <w:rFonts w:ascii="Times New Roman" w:hAnsi="Times New Roman" w:cs="Times New Roman"/>
        </w:rPr>
      </w:pPr>
      <w:ins w:id="385" w:author="Benton, Deon" w:date="2025-06-17T16:43:00Z" w16du:dateUtc="2025-06-17T21:43:00Z">
        <w:r>
          <w:rPr>
            <w:rFonts w:ascii="Times New Roman" w:hAnsi="Times New Roman" w:cs="Times New Roman"/>
          </w:rPr>
          <w:t xml:space="preserve">To </w:t>
        </w:r>
      </w:ins>
      <w:ins w:id="386" w:author="Benton, Deon" w:date="2025-06-17T16:47:00Z" w16du:dateUtc="2025-06-17T21:47:00Z">
        <w:r w:rsidR="00144CDB">
          <w:rPr>
            <w:rFonts w:ascii="Times New Roman" w:hAnsi="Times New Roman" w:cs="Times New Roman"/>
          </w:rPr>
          <w:t xml:space="preserve">see how lean accounts explain </w:t>
        </w:r>
      </w:ins>
      <w:ins w:id="387" w:author="Benton, Deon" w:date="2025-06-17T16:43:00Z" w16du:dateUtc="2025-06-17T21:43:00Z">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w:t>
        </w:r>
      </w:ins>
      <w:ins w:id="388" w:author="Benton, Deon" w:date="2025-06-17T16:44:00Z" w16du:dateUtc="2025-06-17T21:44:00Z">
        <w:r>
          <w:rPr>
            <w:rFonts w:ascii="Times New Roman" w:hAnsi="Times New Roman" w:cs="Times New Roman"/>
          </w:rPr>
          <w:t xml:space="preserve">, </w:t>
        </w:r>
      </w:ins>
      <w:ins w:id="389" w:author="Benton, Deon" w:date="2025-06-17T16:45:00Z" w16du:dateUtc="2025-06-17T21:45:00Z">
        <w:r>
          <w:rPr>
            <w:rFonts w:ascii="Times New Roman" w:hAnsi="Times New Roman" w:cs="Times New Roman"/>
          </w:rPr>
          <w:t xml:space="preserve">it can </w:t>
        </w:r>
      </w:ins>
      <w:ins w:id="390" w:author="Benton, Deon" w:date="2025-06-17T16:48:00Z" w16du:dateUtc="2025-06-17T21:48:00Z">
        <w:r w:rsidR="00144CDB">
          <w:rPr>
            <w:rFonts w:ascii="Times New Roman" w:hAnsi="Times New Roman" w:cs="Times New Roman"/>
          </w:rPr>
          <w:t>hel</w:t>
        </w:r>
      </w:ins>
      <w:ins w:id="391" w:author="Benton, Deon" w:date="2025-06-17T17:01:00Z" w16du:dateUtc="2025-06-17T22:01:00Z">
        <w:r w:rsidR="00AD00AF">
          <w:rPr>
            <w:rFonts w:ascii="Times New Roman" w:hAnsi="Times New Roman" w:cs="Times New Roman"/>
          </w:rPr>
          <w:t>p</w:t>
        </w:r>
      </w:ins>
      <w:ins w:id="392" w:author="Benton, Deon" w:date="2025-06-17T16:48:00Z" w16du:dateUtc="2025-06-17T21:48:00Z">
        <w:r w:rsidR="00144CDB">
          <w:rPr>
            <w:rFonts w:ascii="Times New Roman" w:hAnsi="Times New Roman" w:cs="Times New Roman"/>
          </w:rPr>
          <w:t xml:space="preserve"> to consider </w:t>
        </w:r>
      </w:ins>
      <w:ins w:id="393" w:author="Benton, Deon" w:date="2025-06-19T13:12:00Z" w16du:dateUtc="2025-06-19T18:12:00Z">
        <w:r w:rsidR="00ED015A">
          <w:rPr>
            <w:rFonts w:ascii="Times New Roman" w:hAnsi="Times New Roman" w:cs="Times New Roman"/>
          </w:rPr>
          <w:t>how lean accounts have been used to explain specific finds</w:t>
        </w:r>
      </w:ins>
      <w:ins w:id="394" w:author="Benton, Deon" w:date="2025-06-17T16:48:00Z" w16du:dateUtc="2025-06-17T21:48:00Z">
        <w:r w:rsidR="00144CDB">
          <w:rPr>
            <w:rFonts w:ascii="Times New Roman" w:hAnsi="Times New Roman" w:cs="Times New Roman"/>
          </w:rPr>
          <w:t>.</w:t>
        </w:r>
      </w:ins>
      <w:ins w:id="395" w:author="Benton, Deon" w:date="2025-06-19T13:12:00Z" w16du:dateUtc="2025-06-19T18:12:00Z">
        <w:r w:rsidR="00ED015A">
          <w:rPr>
            <w:rFonts w:ascii="Times New Roman" w:hAnsi="Times New Roman" w:cs="Times New Roman"/>
          </w:rPr>
          <w:t xml:space="preserve"> To that end, c</w:t>
        </w:r>
      </w:ins>
      <w:ins w:id="396" w:author="Benton, Deon" w:date="2025-06-17T16:48:00Z" w16du:dateUtc="2025-06-17T21:48:00Z">
        <w:r w:rsidR="00144CDB">
          <w:rPr>
            <w:rFonts w:ascii="Times New Roman" w:hAnsi="Times New Roman" w:cs="Times New Roman"/>
          </w:rPr>
          <w:t>onsider</w:t>
        </w:r>
      </w:ins>
      <w:ins w:id="397" w:author="Benton, Deon" w:date="2025-06-17T16:45:00Z" w16du:dateUtc="2025-06-17T21:45:00Z">
        <w:r w:rsidR="005A421A">
          <w:rPr>
            <w:rFonts w:ascii="Times New Roman" w:hAnsi="Times New Roman" w:cs="Times New Roman"/>
          </w:rPr>
          <w:t xml:space="preserve"> the </w:t>
        </w:r>
      </w:ins>
      <w:ins w:id="398" w:author="Benton, Deon" w:date="2025-06-17T16:29:00Z" w16du:dateUtc="2025-06-17T21:29:00Z">
        <w:r w:rsidR="00643A05">
          <w:rPr>
            <w:rFonts w:ascii="Times New Roman" w:hAnsi="Times New Roman" w:cs="Times New Roman"/>
          </w:rPr>
          <w:t xml:space="preserve">finding that infants ostensibly </w:t>
        </w:r>
      </w:ins>
      <w:ins w:id="399"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400" w:author="Benton, Deon" w:date="2025-06-17T16:30:00Z" w16du:dateUtc="2025-06-17T21:30:00Z">
        <w:r w:rsidR="00643A05">
          <w:rPr>
            <w:rFonts w:ascii="Times New Roman" w:hAnsi="Times New Roman" w:cs="Times New Roman"/>
          </w:rPr>
          <w:t>.</w:t>
        </w:r>
      </w:ins>
      <w:ins w:id="401" w:author="Benton, Deon" w:date="2025-06-17T17:11:00Z" w16du:dateUtc="2025-06-17T22:11:00Z">
        <w:r w:rsidR="00190AA0">
          <w:rPr>
            <w:rFonts w:ascii="Times New Roman" w:hAnsi="Times New Roman" w:cs="Times New Roman"/>
          </w:rPr>
          <w:t xml:space="preserve"> In </w:t>
        </w:r>
      </w:ins>
      <w:ins w:id="402" w:author="Benton, Deon" w:date="2025-06-19T12:12:00Z" w16du:dateUtc="2025-06-19T17:12:00Z">
        <w:r w:rsidR="00590B37">
          <w:rPr>
            <w:rFonts w:ascii="Times New Roman" w:hAnsi="Times New Roman" w:cs="Times New Roman"/>
          </w:rPr>
          <w:t>one of the first studies on this topic in infants</w:t>
        </w:r>
      </w:ins>
      <w:ins w:id="403" w:author="Benton, Deon" w:date="2025-06-17T17:11:00Z" w16du:dateUtc="2025-06-17T22:11:00Z">
        <w:r w:rsidR="00190AA0">
          <w:rPr>
            <w:rFonts w:ascii="Times New Roman" w:hAnsi="Times New Roman" w:cs="Times New Roman"/>
          </w:rPr>
          <w:t>, Onishi and Baillargeon (2005)</w:t>
        </w:r>
      </w:ins>
      <w:ins w:id="404" w:author="Benton, Deon" w:date="2025-06-17T16:30:00Z" w16du:dateUtc="2025-06-17T21:30:00Z">
        <w:r w:rsidR="00643A05">
          <w:rPr>
            <w:rFonts w:ascii="Times New Roman" w:hAnsi="Times New Roman" w:cs="Times New Roman"/>
          </w:rPr>
          <w:t xml:space="preserve"> </w:t>
        </w:r>
      </w:ins>
      <w:ins w:id="405"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6" w:author="detbenton1991@gmail.com" w:date="2025-06-17T19:31:00Z" w16du:dateUtc="2025-06-18T00:31:00Z">
        <w:r w:rsidR="00BE628D">
          <w:rPr>
            <w:rFonts w:ascii="Times New Roman" w:hAnsi="Times New Roman" w:cs="Times New Roman"/>
          </w:rPr>
          <w:t xml:space="preserve">yellow box and a green box. </w:t>
        </w:r>
      </w:ins>
      <w:ins w:id="407" w:author="detbenton1991@gmail.com" w:date="2025-06-17T19:32:00Z" w16du:dateUtc="2025-06-18T00:32:00Z">
        <w:r w:rsidR="00BE628D">
          <w:rPr>
            <w:rFonts w:ascii="Times New Roman" w:hAnsi="Times New Roman" w:cs="Times New Roman"/>
          </w:rPr>
          <w:t>A previously unseen actor then</w:t>
        </w:r>
      </w:ins>
      <w:ins w:id="408" w:author="detbenton1991@gmail.com" w:date="2025-06-17T21:49:00Z" w16du:dateUtc="2025-06-18T02:49:00Z">
        <w:r w:rsidR="005F51C0">
          <w:rPr>
            <w:rFonts w:ascii="Times New Roman" w:hAnsi="Times New Roman" w:cs="Times New Roman"/>
          </w:rPr>
          <w:t xml:space="preserve"> </w:t>
        </w:r>
      </w:ins>
      <w:ins w:id="409" w:author="detbenton1991@gmail.com" w:date="2025-06-17T21:53:00Z" w16du:dateUtc="2025-06-18T02:53:00Z">
        <w:r w:rsidR="005F51C0">
          <w:rPr>
            <w:rFonts w:ascii="Times New Roman" w:hAnsi="Times New Roman" w:cs="Times New Roman"/>
          </w:rPr>
          <w:t>emerged</w:t>
        </w:r>
      </w:ins>
      <w:ins w:id="410" w:author="detbenton1991@gmail.com" w:date="2025-06-17T21:49:00Z" w16du:dateUtc="2025-06-18T02:49:00Z">
        <w:r w:rsidR="005F51C0">
          <w:rPr>
            <w:rFonts w:ascii="Times New Roman" w:hAnsi="Times New Roman" w:cs="Times New Roman"/>
          </w:rPr>
          <w:t xml:space="preserve"> from behind a wall,</w:t>
        </w:r>
      </w:ins>
      <w:ins w:id="411" w:author="detbenton1991@gmail.com" w:date="2025-06-17T21:53:00Z" w16du:dateUtc="2025-06-18T02:53:00Z">
        <w:r w:rsidR="005F51C0">
          <w:rPr>
            <w:rFonts w:ascii="Times New Roman" w:hAnsi="Times New Roman" w:cs="Times New Roman"/>
          </w:rPr>
          <w:t xml:space="preserve"> </w:t>
        </w:r>
      </w:ins>
      <w:ins w:id="412" w:author="detbenton1991@gmail.com" w:date="2025-06-17T21:54:00Z" w16du:dateUtc="2025-06-18T02:54:00Z">
        <w:r w:rsidR="005F51C0">
          <w:rPr>
            <w:rFonts w:ascii="Times New Roman" w:hAnsi="Times New Roman" w:cs="Times New Roman"/>
          </w:rPr>
          <w:t>picked up the</w:t>
        </w:r>
      </w:ins>
      <w:ins w:id="413" w:author="detbenton1991@gmail.com" w:date="2025-06-17T19:32:00Z" w16du:dateUtc="2025-06-18T00:32:00Z">
        <w:r w:rsidR="00BE628D">
          <w:rPr>
            <w:rFonts w:ascii="Times New Roman" w:hAnsi="Times New Roman" w:cs="Times New Roman"/>
          </w:rPr>
          <w:t xml:space="preserve"> watermelon slice</w:t>
        </w:r>
      </w:ins>
      <w:ins w:id="414" w:author="detbenton1991@gmail.com" w:date="2025-06-17T21:54:00Z" w16du:dateUtc="2025-06-18T02:54:00Z">
        <w:r w:rsidR="005F51C0">
          <w:rPr>
            <w:rFonts w:ascii="Times New Roman" w:hAnsi="Times New Roman" w:cs="Times New Roman"/>
          </w:rPr>
          <w:t>, and placed it</w:t>
        </w:r>
      </w:ins>
      <w:ins w:id="415" w:author="detbenton1991@gmail.com" w:date="2025-06-17T19:32:00Z" w16du:dateUtc="2025-06-18T00:32:00Z">
        <w:r w:rsidR="00BE628D">
          <w:rPr>
            <w:rFonts w:ascii="Times New Roman" w:hAnsi="Times New Roman" w:cs="Times New Roman"/>
          </w:rPr>
          <w:t xml:space="preserve"> into one of the boxes (e.g., the </w:t>
        </w:r>
      </w:ins>
      <w:ins w:id="416" w:author="detbenton1991@gmail.com" w:date="2025-06-17T19:36:00Z" w16du:dateUtc="2025-06-18T00:36:00Z">
        <w:r w:rsidR="00BE628D">
          <w:rPr>
            <w:rFonts w:ascii="Times New Roman" w:hAnsi="Times New Roman" w:cs="Times New Roman"/>
          </w:rPr>
          <w:t>green</w:t>
        </w:r>
      </w:ins>
      <w:ins w:id="417" w:author="detbenton1991@gmail.com" w:date="2025-06-17T19:32:00Z" w16du:dateUtc="2025-06-18T00:32:00Z">
        <w:r w:rsidR="00BE628D">
          <w:rPr>
            <w:rFonts w:ascii="Times New Roman" w:hAnsi="Times New Roman" w:cs="Times New Roman"/>
          </w:rPr>
          <w:t xml:space="preserve"> box).</w:t>
        </w:r>
      </w:ins>
      <w:ins w:id="418" w:author="detbenton1991@gmail.com" w:date="2025-06-17T19:30:00Z" w16du:dateUtc="2025-06-18T00:30:00Z">
        <w:r w:rsidR="00BE628D">
          <w:rPr>
            <w:rFonts w:ascii="Times New Roman" w:hAnsi="Times New Roman" w:cs="Times New Roman"/>
          </w:rPr>
          <w:t xml:space="preserve"> </w:t>
        </w:r>
      </w:ins>
      <w:ins w:id="419" w:author="detbenton1991@gmail.com" w:date="2025-06-17T19:37:00Z" w16du:dateUtc="2025-06-18T00:37:00Z">
        <w:r w:rsidR="00C34E71">
          <w:rPr>
            <w:rFonts w:ascii="Times New Roman" w:hAnsi="Times New Roman" w:cs="Times New Roman"/>
          </w:rPr>
          <w:t>The actor</w:t>
        </w:r>
      </w:ins>
      <w:ins w:id="420" w:author="detbenton1991@gmail.com" w:date="2025-06-17T19:38:00Z" w16du:dateUtc="2025-06-18T00:38:00Z">
        <w:r w:rsidR="00C34E71">
          <w:rPr>
            <w:rFonts w:ascii="Times New Roman" w:hAnsi="Times New Roman" w:cs="Times New Roman"/>
          </w:rPr>
          <w:t xml:space="preserve">’s visual access to the </w:t>
        </w:r>
      </w:ins>
      <w:ins w:id="421"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22" w:author="detbenton1991@gmail.com" w:date="2025-06-17T19:41:00Z" w16du:dateUtc="2025-06-18T00:41:00Z">
        <w:r w:rsidR="00EE5680">
          <w:rPr>
            <w:rFonts w:ascii="Times New Roman" w:hAnsi="Times New Roman" w:cs="Times New Roman"/>
          </w:rPr>
          <w:t xml:space="preserve">These trials established that the actor desired the toy. </w:t>
        </w:r>
      </w:ins>
      <w:ins w:id="423"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4" w:author="detbenton1991@gmail.com" w:date="2025-06-17T22:01:00Z" w16du:dateUtc="2025-06-18T03:01:00Z">
        <w:r w:rsidR="00EE2414">
          <w:rPr>
            <w:rFonts w:ascii="Times New Roman" w:hAnsi="Times New Roman" w:cs="Times New Roman"/>
          </w:rPr>
          <w:t xml:space="preserve">x. </w:t>
        </w:r>
      </w:ins>
      <w:ins w:id="425" w:author="Benton, Deon" w:date="2025-06-19T12:08:00Z" w16du:dateUtc="2025-06-19T17:08:00Z">
        <w:r w:rsidR="00EA0325">
          <w:rPr>
            <w:rFonts w:ascii="Times New Roman" w:hAnsi="Times New Roman" w:cs="Times New Roman"/>
          </w:rPr>
          <w:t xml:space="preserve">In the false-belief condition, the actor again watched the toy </w:t>
        </w:r>
      </w:ins>
      <w:ins w:id="426" w:author="Benton, Deon" w:date="2025-06-19T12:10:00Z" w16du:dateUtc="2025-06-19T17:10:00Z">
        <w:r w:rsidR="00590B37">
          <w:rPr>
            <w:rFonts w:ascii="Times New Roman" w:hAnsi="Times New Roman" w:cs="Times New Roman"/>
          </w:rPr>
          <w:t>move from the g</w:t>
        </w:r>
      </w:ins>
      <w:ins w:id="427" w:author="Benton, Deon" w:date="2025-06-19T12:11:00Z" w16du:dateUtc="2025-06-19T17:11:00Z">
        <w:r w:rsidR="00590B37">
          <w:rPr>
            <w:rFonts w:ascii="Times New Roman" w:hAnsi="Times New Roman" w:cs="Times New Roman"/>
          </w:rPr>
          <w:t>reen box to the yellow box.</w:t>
        </w:r>
      </w:ins>
      <w:ins w:id="428" w:author="Benton, Deon" w:date="2025-06-19T12:23:00Z" w16du:dateUtc="2025-06-19T17:23:00Z">
        <w:r w:rsidR="006524E0">
          <w:rPr>
            <w:rFonts w:ascii="Times New Roman" w:hAnsi="Times New Roman" w:cs="Times New Roman"/>
          </w:rPr>
          <w:t xml:space="preserve"> The actor then moved from view behind the back wall, at which</w:t>
        </w:r>
      </w:ins>
      <w:ins w:id="429" w:author="Benton, Deon" w:date="2025-06-19T12:32:00Z" w16du:dateUtc="2025-06-19T17:32:00Z">
        <w:r w:rsidR="007B697A">
          <w:rPr>
            <w:rFonts w:ascii="Times New Roman" w:hAnsi="Times New Roman" w:cs="Times New Roman"/>
          </w:rPr>
          <w:t xml:space="preserve"> point</w:t>
        </w:r>
      </w:ins>
      <w:ins w:id="430" w:author="Benton, Deon" w:date="2025-06-19T12:23:00Z" w16du:dateUtc="2025-06-19T17:23:00Z">
        <w:r w:rsidR="006524E0">
          <w:rPr>
            <w:rFonts w:ascii="Times New Roman" w:hAnsi="Times New Roman" w:cs="Times New Roman"/>
          </w:rPr>
          <w:t xml:space="preserve"> </w:t>
        </w:r>
      </w:ins>
      <w:ins w:id="431" w:author="Benton, Deon" w:date="2025-06-19T12:14:00Z" w16du:dateUtc="2025-06-19T17:14:00Z">
        <w:r w:rsidR="007409C9">
          <w:rPr>
            <w:rFonts w:ascii="Times New Roman" w:hAnsi="Times New Roman" w:cs="Times New Roman"/>
          </w:rPr>
          <w:t>the toy was moved back to the green box.</w:t>
        </w:r>
      </w:ins>
      <w:ins w:id="432" w:author="Benton, Deon" w:date="2025-06-19T12:23:00Z" w16du:dateUtc="2025-06-19T17:23:00Z">
        <w:r w:rsidR="006524E0">
          <w:rPr>
            <w:rFonts w:ascii="Times New Roman" w:hAnsi="Times New Roman" w:cs="Times New Roman"/>
          </w:rPr>
          <w:t xml:space="preserve"> Thus, the actor held a false belief that the toy was in the ye</w:t>
        </w:r>
      </w:ins>
      <w:ins w:id="433" w:author="Benton, Deon" w:date="2025-06-19T12:24:00Z" w16du:dateUtc="2025-06-19T17:24:00Z">
        <w:r w:rsidR="006524E0">
          <w:rPr>
            <w:rFonts w:ascii="Times New Roman" w:hAnsi="Times New Roman" w:cs="Times New Roman"/>
          </w:rPr>
          <w:t>llow box.</w:t>
        </w:r>
      </w:ins>
      <w:ins w:id="434" w:author="Benton, Deon" w:date="2025-06-19T12:14:00Z" w16du:dateUtc="2025-06-19T17:14:00Z">
        <w:r w:rsidR="007409C9">
          <w:rPr>
            <w:rFonts w:ascii="Times New Roman" w:hAnsi="Times New Roman" w:cs="Times New Roman"/>
          </w:rPr>
          <w:t xml:space="preserve"> </w:t>
        </w:r>
      </w:ins>
      <w:ins w:id="435" w:author="Benton, Deon" w:date="2025-06-19T12:24:00Z" w16du:dateUtc="2025-06-19T17:24:00Z">
        <w:r w:rsidR="00C41F7A">
          <w:rPr>
            <w:rFonts w:ascii="Times New Roman" w:hAnsi="Times New Roman" w:cs="Times New Roman"/>
          </w:rPr>
          <w:t>The authors found that infants looked longer when the actor reached in the green</w:t>
        </w:r>
      </w:ins>
      <w:ins w:id="436" w:author="Benton, Deon" w:date="2025-06-19T12:25:00Z" w16du:dateUtc="2025-06-19T17:25:00Z">
        <w:r w:rsidR="00C41F7A">
          <w:rPr>
            <w:rFonts w:ascii="Times New Roman" w:hAnsi="Times New Roman" w:cs="Times New Roman"/>
          </w:rPr>
          <w:t xml:space="preserve"> box than when</w:t>
        </w:r>
      </w:ins>
      <w:ins w:id="437" w:author="Benton, Deon" w:date="2025-06-19T12:42:00Z" w16du:dateUtc="2025-06-19T17:42:00Z">
        <w:r w:rsidR="005B2900">
          <w:rPr>
            <w:rFonts w:ascii="Times New Roman" w:hAnsi="Times New Roman" w:cs="Times New Roman"/>
          </w:rPr>
          <w:t xml:space="preserve"> it</w:t>
        </w:r>
      </w:ins>
      <w:ins w:id="438" w:author="Benton, Deon" w:date="2025-06-19T12:26:00Z" w16du:dateUtc="2025-06-19T17:26:00Z">
        <w:r w:rsidR="00C41F7A">
          <w:rPr>
            <w:rFonts w:ascii="Times New Roman" w:hAnsi="Times New Roman" w:cs="Times New Roman"/>
          </w:rPr>
          <w:t xml:space="preserve"> reached in the yellow box if </w:t>
        </w:r>
      </w:ins>
      <w:ins w:id="439" w:author="Benton, Deon" w:date="2025-06-19T12:42:00Z" w16du:dateUtc="2025-06-19T17:42:00Z">
        <w:r w:rsidR="008F3601">
          <w:rPr>
            <w:rFonts w:ascii="Times New Roman" w:hAnsi="Times New Roman" w:cs="Times New Roman"/>
          </w:rPr>
          <w:t>it</w:t>
        </w:r>
      </w:ins>
      <w:ins w:id="440" w:author="Benton, Deon" w:date="2025-06-19T12:26:00Z" w16du:dateUtc="2025-06-19T17:26:00Z">
        <w:r w:rsidR="00C41F7A">
          <w:rPr>
            <w:rFonts w:ascii="Times New Roman" w:hAnsi="Times New Roman" w:cs="Times New Roman"/>
          </w:rPr>
          <w:t xml:space="preserve"> held a </w:t>
        </w:r>
      </w:ins>
      <w:ins w:id="441" w:author="Benton, Deon" w:date="2025-06-19T12:27:00Z" w16du:dateUtc="2025-06-19T17:27:00Z">
        <w:r w:rsidR="005D109D">
          <w:rPr>
            <w:rFonts w:ascii="Times New Roman" w:hAnsi="Times New Roman" w:cs="Times New Roman"/>
          </w:rPr>
          <w:t>true</w:t>
        </w:r>
      </w:ins>
      <w:ins w:id="442" w:author="Benton, Deon" w:date="2025-06-19T12:26:00Z" w16du:dateUtc="2025-06-19T17:26:00Z">
        <w:r w:rsidR="00C41F7A">
          <w:rPr>
            <w:rFonts w:ascii="Times New Roman" w:hAnsi="Times New Roman" w:cs="Times New Roman"/>
          </w:rPr>
          <w:t xml:space="preserve"> belief about the toy’s location. </w:t>
        </w:r>
      </w:ins>
      <w:ins w:id="443" w:author="Benton, Deon" w:date="2025-06-19T12:29:00Z" w16du:dateUtc="2025-06-19T17:29:00Z">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ins>
      <w:ins w:id="444" w:author="Benton, Deon" w:date="2025-06-19T12:34:00Z" w16du:dateUtc="2025-06-19T17:34:00Z">
        <w:r w:rsidR="00752CFE">
          <w:rPr>
            <w:rFonts w:ascii="Times New Roman" w:hAnsi="Times New Roman" w:cs="Times New Roman"/>
          </w:rPr>
          <w:t>s</w:t>
        </w:r>
      </w:ins>
      <w:ins w:id="445" w:author="Benton, Deon" w:date="2025-06-19T12:29:00Z" w16du:dateUtc="2025-06-19T17:29:00Z">
        <w:r w:rsidR="00523624">
          <w:rPr>
            <w:rFonts w:ascii="Times New Roman" w:hAnsi="Times New Roman" w:cs="Times New Roman"/>
          </w:rPr>
          <w:t xml:space="preserve"> understand</w:t>
        </w:r>
      </w:ins>
      <w:ins w:id="446" w:author="Benton, Deon" w:date="2025-06-19T12:33:00Z" w16du:dateUtc="2025-06-19T17:33:00Z">
        <w:r w:rsidR="006F5BF5">
          <w:rPr>
            <w:rFonts w:ascii="Times New Roman" w:hAnsi="Times New Roman" w:cs="Times New Roman"/>
          </w:rPr>
          <w:t xml:space="preserve"> that</w:t>
        </w:r>
      </w:ins>
      <w:ins w:id="447" w:author="Benton, Deon" w:date="2025-06-19T12:29:00Z" w16du:dateUtc="2025-06-19T17:29:00Z">
        <w:r w:rsidR="00523624">
          <w:rPr>
            <w:rFonts w:ascii="Times New Roman" w:hAnsi="Times New Roman" w:cs="Times New Roman"/>
          </w:rPr>
          <w:t xml:space="preserve"> </w:t>
        </w:r>
      </w:ins>
      <w:ins w:id="448"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9" w:author="detbenton1991@gmail.com" w:date="2025-06-19T17:48:00Z" w16du:dateUtc="2025-06-19T22:48:00Z"/>
          <w:rFonts w:ascii="Times New Roman" w:hAnsi="Times New Roman" w:cs="Times New Roman"/>
        </w:rPr>
      </w:pPr>
      <w:ins w:id="450" w:author="Benton, Deon" w:date="2025-06-19T12:52:00Z" w16du:dateUtc="2025-06-19T17:52:00Z">
        <w:r>
          <w:rPr>
            <w:rFonts w:ascii="Times New Roman" w:hAnsi="Times New Roman" w:cs="Times New Roman"/>
          </w:rPr>
          <w:t>Perner and Ruffman (2005)</w:t>
        </w:r>
      </w:ins>
      <w:ins w:id="451" w:author="Benton, Deon" w:date="2025-06-19T13:06:00Z" w16du:dateUtc="2025-06-19T18:06:00Z">
        <w:r w:rsidR="0092101F">
          <w:rPr>
            <w:rFonts w:ascii="Times New Roman" w:hAnsi="Times New Roman" w:cs="Times New Roman"/>
          </w:rPr>
          <w:t xml:space="preserve"> challenged this interpretation by arguing</w:t>
        </w:r>
      </w:ins>
      <w:ins w:id="452"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3" w:author="Benton, Deon" w:date="2025-06-19T12:49:00Z" w16du:dateUtc="2025-06-19T17:49:00Z">
        <w:r w:rsidR="00CB049D">
          <w:rPr>
            <w:rFonts w:ascii="Times New Roman" w:hAnsi="Times New Roman" w:cs="Times New Roman"/>
          </w:rPr>
          <w:t xml:space="preserve"> rather than </w:t>
        </w:r>
      </w:ins>
      <w:ins w:id="454" w:author="Benton, Deon" w:date="2025-06-19T13:07:00Z" w16du:dateUtc="2025-06-19T18:07:00Z">
        <w:r w:rsidR="0092101F">
          <w:rPr>
            <w:rFonts w:ascii="Times New Roman" w:hAnsi="Times New Roman" w:cs="Times New Roman"/>
          </w:rPr>
          <w:t>an understanding of others’ mental states</w:t>
        </w:r>
      </w:ins>
      <w:ins w:id="455" w:author="Benton, Deon" w:date="2025-06-19T12:48:00Z" w16du:dateUtc="2025-06-19T17:48:00Z">
        <w:r w:rsidR="001A36CD">
          <w:rPr>
            <w:rFonts w:ascii="Times New Roman" w:hAnsi="Times New Roman" w:cs="Times New Roman"/>
          </w:rPr>
          <w:t xml:space="preserve">. </w:t>
        </w:r>
      </w:ins>
      <w:ins w:id="456" w:author="Benton, Deon" w:date="2025-06-19T12:53:00Z" w16du:dateUtc="2025-06-19T17:53:00Z">
        <w:r>
          <w:rPr>
            <w:rFonts w:ascii="Times New Roman" w:hAnsi="Times New Roman" w:cs="Times New Roman"/>
          </w:rPr>
          <w:t>These authors specifically argued</w:t>
        </w:r>
      </w:ins>
      <w:ins w:id="457" w:author="Benton, Deon" w:date="2025-06-19T12:48:00Z" w16du:dateUtc="2025-06-19T17:48:00Z">
        <w:r w:rsidR="001A36CD">
          <w:rPr>
            <w:rFonts w:ascii="Times New Roman" w:hAnsi="Times New Roman" w:cs="Times New Roman"/>
          </w:rPr>
          <w:t xml:space="preserve"> that</w:t>
        </w:r>
      </w:ins>
      <w:ins w:id="458" w:author="Benton, Deon" w:date="2025-06-19T12:50:00Z" w16du:dateUtc="2025-06-19T17:50:00Z">
        <w:r w:rsidR="0024322C">
          <w:rPr>
            <w:rFonts w:ascii="Times New Roman" w:hAnsi="Times New Roman" w:cs="Times New Roman"/>
          </w:rPr>
          <w:t xml:space="preserve"> infants’ looking behaviors during the test events </w:t>
        </w:r>
      </w:ins>
      <w:ins w:id="459" w:author="Benton, Deon" w:date="2025-06-19T13:02:00Z" w16du:dateUtc="2025-06-19T18:02:00Z">
        <w:r w:rsidR="007C077F">
          <w:rPr>
            <w:rFonts w:ascii="Times New Roman" w:hAnsi="Times New Roman" w:cs="Times New Roman"/>
          </w:rPr>
          <w:t xml:space="preserve">in Onishi and Baillargeon (2005) </w:t>
        </w:r>
      </w:ins>
      <w:ins w:id="460" w:author="Benton, Deon" w:date="2025-06-19T12:53:00Z" w16du:dateUtc="2025-06-19T17:53:00Z">
        <w:r>
          <w:rPr>
            <w:rFonts w:ascii="Times New Roman" w:hAnsi="Times New Roman" w:cs="Times New Roman"/>
          </w:rPr>
          <w:t>reflected</w:t>
        </w:r>
      </w:ins>
      <w:ins w:id="461" w:author="Benton, Deon" w:date="2025-06-19T12:50:00Z" w16du:dateUtc="2025-06-19T17:50:00Z">
        <w:r w:rsidR="0024322C">
          <w:rPr>
            <w:rFonts w:ascii="Times New Roman" w:hAnsi="Times New Roman" w:cs="Times New Roman"/>
          </w:rPr>
          <w:t xml:space="preserve"> </w:t>
        </w:r>
      </w:ins>
      <w:ins w:id="462" w:author="Benton, Deon" w:date="2025-06-19T12:51:00Z" w16du:dateUtc="2025-06-19T17:51:00Z">
        <w:r>
          <w:rPr>
            <w:rFonts w:ascii="Times New Roman" w:hAnsi="Times New Roman" w:cs="Times New Roman"/>
          </w:rPr>
          <w:t>tripartite</w:t>
        </w:r>
      </w:ins>
      <w:ins w:id="463" w:author="Benton, Deon" w:date="2025-06-19T12:50:00Z" w16du:dateUtc="2025-06-19T17:50:00Z">
        <w:r w:rsidR="0024322C">
          <w:rPr>
            <w:rFonts w:ascii="Times New Roman" w:hAnsi="Times New Roman" w:cs="Times New Roman"/>
          </w:rPr>
          <w:t xml:space="preserve"> associations that </w:t>
        </w:r>
      </w:ins>
      <w:ins w:id="464" w:author="Benton, Deon" w:date="2025-06-19T13:02:00Z" w16du:dateUtc="2025-06-19T18:02:00Z">
        <w:r w:rsidR="009B27AA">
          <w:rPr>
            <w:rFonts w:ascii="Times New Roman" w:hAnsi="Times New Roman" w:cs="Times New Roman"/>
          </w:rPr>
          <w:t xml:space="preserve">were </w:t>
        </w:r>
      </w:ins>
      <w:ins w:id="465" w:author="Benton, Deon" w:date="2025-06-20T10:41:00Z" w16du:dateUtc="2025-06-20T15:41:00Z">
        <w:r w:rsidR="0034473E">
          <w:rPr>
            <w:rFonts w:ascii="Times New Roman" w:hAnsi="Times New Roman" w:cs="Times New Roman"/>
          </w:rPr>
          <w:t>forme</w:t>
        </w:r>
      </w:ins>
      <w:ins w:id="466" w:author="Benton, Deon" w:date="2025-06-19T13:02:00Z" w16du:dateUtc="2025-06-19T18:02:00Z">
        <w:r w:rsidR="009B27AA">
          <w:rPr>
            <w:rFonts w:ascii="Times New Roman" w:hAnsi="Times New Roman" w:cs="Times New Roman"/>
          </w:rPr>
          <w:t>d</w:t>
        </w:r>
      </w:ins>
      <w:ins w:id="467" w:author="Benton, Deon" w:date="2025-06-19T12:50:00Z" w16du:dateUtc="2025-06-19T17:50:00Z">
        <w:r w:rsidR="0024322C">
          <w:rPr>
            <w:rFonts w:ascii="Times New Roman" w:hAnsi="Times New Roman" w:cs="Times New Roman"/>
          </w:rPr>
          <w:t xml:space="preserve"> during the familiarization and belief-induction phases. </w:t>
        </w:r>
      </w:ins>
      <w:ins w:id="468" w:author="Benton, Deon" w:date="2025-06-19T12:53:00Z" w16du:dateUtc="2025-06-19T17:53:00Z">
        <w:r w:rsidR="008C3083">
          <w:rPr>
            <w:rFonts w:ascii="Times New Roman" w:hAnsi="Times New Roman" w:cs="Times New Roman"/>
          </w:rPr>
          <w:t xml:space="preserve">For instance, </w:t>
        </w:r>
      </w:ins>
      <w:ins w:id="469" w:author="Benton, Deon" w:date="2025-06-19T13:04:00Z" w16du:dateUtc="2025-06-19T18:04:00Z">
        <w:r w:rsidR="005E1E69">
          <w:rPr>
            <w:rFonts w:ascii="Times New Roman" w:hAnsi="Times New Roman" w:cs="Times New Roman"/>
          </w:rPr>
          <w:t xml:space="preserve">seeing the toy </w:t>
        </w:r>
      </w:ins>
      <w:ins w:id="470" w:author="Benton, Deon" w:date="2025-06-20T10:41:00Z" w16du:dateUtc="2025-06-20T15:41:00Z">
        <w:r w:rsidR="00310B37">
          <w:rPr>
            <w:rFonts w:ascii="Times New Roman" w:hAnsi="Times New Roman" w:cs="Times New Roman"/>
          </w:rPr>
          <w:t>move from the green box to the</w:t>
        </w:r>
      </w:ins>
      <w:ins w:id="471" w:author="Benton, Deon" w:date="2025-06-19T13:05:00Z" w16du:dateUtc="2025-06-19T18:05:00Z">
        <w:r w:rsidR="005E1E69">
          <w:rPr>
            <w:rFonts w:ascii="Times New Roman" w:hAnsi="Times New Roman" w:cs="Times New Roman"/>
          </w:rPr>
          <w:t xml:space="preserve"> yellow box</w:t>
        </w:r>
      </w:ins>
      <w:ins w:id="472" w:author="Benton, Deon" w:date="2025-06-19T12:54:00Z" w16du:dateUtc="2025-06-19T17:54:00Z">
        <w:r w:rsidR="008C3083">
          <w:rPr>
            <w:rFonts w:ascii="Times New Roman" w:hAnsi="Times New Roman" w:cs="Times New Roman"/>
          </w:rPr>
          <w:t xml:space="preserve"> in the presence of the actor in both </w:t>
        </w:r>
      </w:ins>
      <w:ins w:id="473" w:author="Benton, Deon" w:date="2025-06-19T12:56:00Z" w16du:dateUtc="2025-06-19T17:56:00Z">
        <w:r w:rsidR="00847C7B">
          <w:rPr>
            <w:rFonts w:ascii="Times New Roman" w:hAnsi="Times New Roman" w:cs="Times New Roman"/>
          </w:rPr>
          <w:t xml:space="preserve">belief </w:t>
        </w:r>
      </w:ins>
      <w:ins w:id="474"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5" w:author="Benton, Deon" w:date="2025-06-20T10:42:00Z" w16du:dateUtc="2025-06-20T15:42:00Z">
        <w:r w:rsidR="00310B37">
          <w:rPr>
            <w:rFonts w:ascii="Times New Roman" w:hAnsi="Times New Roman" w:cs="Times New Roman"/>
          </w:rPr>
          <w:t>led infants to form a</w:t>
        </w:r>
      </w:ins>
      <w:ins w:id="476" w:author="Benton, Deon" w:date="2025-06-19T13:05:00Z" w16du:dateUtc="2025-06-19T18:05:00Z">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toy-</w:t>
        </w:r>
        <w:proofErr w:type="gramStart"/>
        <w:r w:rsidR="005E1E69">
          <w:rPr>
            <w:rFonts w:ascii="Times New Roman" w:hAnsi="Times New Roman" w:cs="Times New Roman"/>
          </w:rPr>
          <w:t>yellow-box</w:t>
        </w:r>
        <w:proofErr w:type="gramEnd"/>
        <w:r w:rsidR="005E1E69">
          <w:rPr>
            <w:rFonts w:ascii="Times New Roman" w:hAnsi="Times New Roman" w:cs="Times New Roman"/>
          </w:rPr>
          <w:t xml:space="preserve"> association. </w:t>
        </w:r>
      </w:ins>
      <w:ins w:id="47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8" w:author="Benton, Deon" w:date="2025-06-19T12:58:00Z" w16du:dateUtc="2025-06-19T17:58:00Z">
        <w:r w:rsidR="00847C7B">
          <w:rPr>
            <w:rFonts w:ascii="Times New Roman" w:hAnsi="Times New Roman" w:cs="Times New Roman"/>
          </w:rPr>
          <w:t>it</w:t>
        </w:r>
      </w:ins>
      <w:ins w:id="479"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80" w:author="Benton, Deon" w:date="2025-06-19T12:59:00Z" w16du:dateUtc="2025-06-19T17:59:00Z">
        <w:r w:rsidR="000F1A90">
          <w:rPr>
            <w:rFonts w:ascii="Times New Roman" w:hAnsi="Times New Roman" w:cs="Times New Roman"/>
          </w:rPr>
          <w:t>should lead to</w:t>
        </w:r>
      </w:ins>
      <w:ins w:id="481" w:author="Benton, Deon" w:date="2025-06-19T13:06:00Z" w16du:dateUtc="2025-06-19T18:06:00Z">
        <w:r w:rsidR="005E1E69">
          <w:rPr>
            <w:rFonts w:ascii="Times New Roman" w:hAnsi="Times New Roman" w:cs="Times New Roman"/>
          </w:rPr>
          <w:t xml:space="preserve"> little (or</w:t>
        </w:r>
      </w:ins>
      <w:ins w:id="482" w:author="Benton, Deon" w:date="2025-06-19T12:59:00Z" w16du:dateUtc="2025-06-19T17:59:00Z">
        <w:r w:rsidR="000F1A90">
          <w:rPr>
            <w:rFonts w:ascii="Times New Roman" w:hAnsi="Times New Roman" w:cs="Times New Roman"/>
          </w:rPr>
          <w:t xml:space="preserve"> no</w:t>
        </w:r>
      </w:ins>
      <w:ins w:id="483" w:author="Benton, Deon" w:date="2025-06-19T13:06:00Z" w16du:dateUtc="2025-06-19T18:06:00Z">
        <w:r w:rsidR="005E1E69">
          <w:rPr>
            <w:rFonts w:ascii="Times New Roman" w:hAnsi="Times New Roman" w:cs="Times New Roman"/>
          </w:rPr>
          <w:t>)</w:t>
        </w:r>
      </w:ins>
      <w:ins w:id="484" w:author="Benton, Deon" w:date="2025-06-19T12:59:00Z" w16du:dateUtc="2025-06-19T17:59:00Z">
        <w:r w:rsidR="000F1A90">
          <w:rPr>
            <w:rFonts w:ascii="Times New Roman" w:hAnsi="Times New Roman" w:cs="Times New Roman"/>
          </w:rPr>
          <w:t xml:space="preserve"> increase in looking</w:t>
        </w:r>
      </w:ins>
      <w:ins w:id="48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6" w:author="Benton, Deon" w:date="2025-06-19T12:59:00Z" w16du:dateUtc="2025-06-19T17:59:00Z">
        <w:r w:rsidR="000F1A90">
          <w:rPr>
            <w:rFonts w:ascii="Times New Roman" w:hAnsi="Times New Roman" w:cs="Times New Roman"/>
          </w:rPr>
          <w:t>lead to an increase in looking</w:t>
        </w:r>
      </w:ins>
      <w:ins w:id="487" w:author="Benton, Deon" w:date="2025-06-19T12:57:00Z" w16du:dateUtc="2025-06-19T17:57:00Z">
        <w:r w:rsidR="00847C7B">
          <w:rPr>
            <w:rFonts w:ascii="Times New Roman" w:hAnsi="Times New Roman" w:cs="Times New Roman"/>
          </w:rPr>
          <w:t>.</w:t>
        </w:r>
      </w:ins>
      <w:ins w:id="488" w:author="Benton, Deon" w:date="2025-06-19T12:59:00Z" w16du:dateUtc="2025-06-19T17:59:00Z">
        <w:r w:rsidR="000F1A90">
          <w:rPr>
            <w:rFonts w:ascii="Times New Roman" w:hAnsi="Times New Roman" w:cs="Times New Roman"/>
          </w:rPr>
          <w:t xml:space="preserve"> Critically, infants’ look</w:t>
        </w:r>
      </w:ins>
      <w:ins w:id="48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90" w:author="Benton, Deon" w:date="2025-06-20T10:43:00Z" w16du:dateUtc="2025-06-20T15:43:00Z">
        <w:r w:rsidR="00780197">
          <w:rPr>
            <w:rFonts w:ascii="Times New Roman" w:hAnsi="Times New Roman" w:cs="Times New Roman"/>
          </w:rPr>
          <w:t xml:space="preserve"> simple associative learning </w:t>
        </w:r>
      </w:ins>
      <w:ins w:id="491" w:author="Benton, Deon" w:date="2025-06-19T13:00:00Z" w16du:dateUtc="2025-06-19T18:00:00Z">
        <w:r w:rsidR="00A80248">
          <w:rPr>
            <w:rFonts w:ascii="Times New Roman" w:hAnsi="Times New Roman" w:cs="Times New Roman"/>
          </w:rPr>
          <w:t xml:space="preserve">without </w:t>
        </w:r>
      </w:ins>
      <w:ins w:id="492" w:author="detbenton1991@gmail.com" w:date="2025-06-19T18:18:00Z" w16du:dateUtc="2025-06-19T23:18:00Z">
        <w:r w:rsidR="00450CC0">
          <w:rPr>
            <w:rFonts w:ascii="Times New Roman" w:hAnsi="Times New Roman" w:cs="Times New Roman"/>
          </w:rPr>
          <w:t>recourse to an early emerging</w:t>
        </w:r>
      </w:ins>
      <w:ins w:id="493" w:author="Benton, Deon" w:date="2025-06-19T13:00:00Z" w16du:dateUtc="2025-06-19T18:00:00Z">
        <w:r w:rsidR="00A80248">
          <w:rPr>
            <w:rFonts w:ascii="Times New Roman" w:hAnsi="Times New Roman" w:cs="Times New Roman"/>
          </w:rPr>
          <w:t xml:space="preserve"> understanding of others’ mental states.</w:t>
        </w:r>
      </w:ins>
    </w:p>
    <w:p w14:paraId="55972335" w14:textId="322F796D" w:rsidR="00145AD8" w:rsidDel="0015363E" w:rsidRDefault="006E1791" w:rsidP="005565CD">
      <w:pPr>
        <w:spacing w:line="480" w:lineRule="auto"/>
        <w:ind w:firstLine="720"/>
        <w:contextualSpacing/>
        <w:rPr>
          <w:del w:id="494" w:author="Benton, Deon" w:date="2025-06-23T12:54:00Z" w16du:dateUtc="2025-06-23T17:54:00Z"/>
          <w:rFonts w:ascii="Times New Roman" w:hAnsi="Times New Roman" w:cs="Times New Roman"/>
        </w:rPr>
      </w:pPr>
      <w:ins w:id="495" w:author="detbenton1991@gmail.com" w:date="2025-06-19T17:48:00Z" w16du:dateUtc="2025-06-19T22:48:00Z">
        <w:r>
          <w:rPr>
            <w:rFonts w:ascii="Times New Roman" w:hAnsi="Times New Roman" w:cs="Times New Roman"/>
          </w:rPr>
          <w:t>Similar</w:t>
        </w:r>
      </w:ins>
      <w:ins w:id="496" w:author="detbenton1991@gmail.com" w:date="2025-06-19T17:49:00Z" w16du:dateUtc="2025-06-19T22:49:00Z">
        <w:r>
          <w:rPr>
            <w:rFonts w:ascii="Times New Roman" w:hAnsi="Times New Roman" w:cs="Times New Roman"/>
          </w:rPr>
          <w:t xml:space="preserve"> lean</w:t>
        </w:r>
      </w:ins>
      <w:ins w:id="497" w:author="detbenton1991@gmail.com" w:date="2025-06-19T17:48:00Z" w16du:dateUtc="2025-06-19T22:48:00Z">
        <w:r>
          <w:rPr>
            <w:rFonts w:ascii="Times New Roman" w:hAnsi="Times New Roman" w:cs="Times New Roman"/>
          </w:rPr>
          <w:t xml:space="preserve"> proposals have been </w:t>
        </w:r>
      </w:ins>
      <w:ins w:id="498" w:author="Benton, Deon" w:date="2025-06-20T10:33:00Z" w16du:dateUtc="2025-06-20T15:33:00Z">
        <w:r w:rsidR="0095540A">
          <w:rPr>
            <w:rFonts w:ascii="Times New Roman" w:hAnsi="Times New Roman" w:cs="Times New Roman"/>
          </w:rPr>
          <w:t>applied</w:t>
        </w:r>
      </w:ins>
      <w:ins w:id="499" w:author="detbenton1991@gmail.com" w:date="2025-06-19T17:48:00Z" w16du:dateUtc="2025-06-19T22:48:00Z">
        <w:r>
          <w:rPr>
            <w:rFonts w:ascii="Times New Roman" w:hAnsi="Times New Roman" w:cs="Times New Roman"/>
          </w:rPr>
          <w:t xml:space="preserve"> to explain </w:t>
        </w:r>
      </w:ins>
      <w:ins w:id="500" w:author="detbenton1991@gmail.com" w:date="2025-06-19T17:51:00Z" w16du:dateUtc="2025-06-19T22:51:00Z">
        <w:r>
          <w:rPr>
            <w:rFonts w:ascii="Times New Roman" w:hAnsi="Times New Roman" w:cs="Times New Roman"/>
          </w:rPr>
          <w:t xml:space="preserve">infants’ looking behaviors in </w:t>
        </w:r>
      </w:ins>
      <w:proofErr w:type="spellStart"/>
      <w:ins w:id="501" w:author="detbenton1991@gmail.com" w:date="2025-06-19T17:52:00Z" w16du:dateUtc="2025-06-19T22:52:00Z">
        <w:r>
          <w:rPr>
            <w:rFonts w:ascii="Times New Roman" w:hAnsi="Times New Roman" w:cs="Times New Roman"/>
          </w:rPr>
          <w:t>VoE</w:t>
        </w:r>
        <w:proofErr w:type="spellEnd"/>
        <w:r>
          <w:rPr>
            <w:rFonts w:ascii="Times New Roman" w:hAnsi="Times New Roman" w:cs="Times New Roman"/>
          </w:rPr>
          <w:t xml:space="preserve"> </w:t>
        </w:r>
      </w:ins>
      <w:ins w:id="502" w:author="detbenton1991@gmail.com" w:date="2025-06-19T17:51:00Z" w16du:dateUtc="2025-06-19T22:51:00Z">
        <w:r>
          <w:rPr>
            <w:rFonts w:ascii="Times New Roman" w:hAnsi="Times New Roman" w:cs="Times New Roman"/>
          </w:rPr>
          <w:t xml:space="preserve">studies that </w:t>
        </w:r>
      </w:ins>
      <w:ins w:id="503" w:author="detbenton1991@gmail.com" w:date="2025-06-19T17:52:00Z" w16du:dateUtc="2025-06-19T22:52:00Z">
        <w:r>
          <w:rPr>
            <w:rFonts w:ascii="Times New Roman" w:hAnsi="Times New Roman" w:cs="Times New Roman"/>
          </w:rPr>
          <w:t>test</w:t>
        </w:r>
      </w:ins>
      <w:ins w:id="504" w:author="detbenton1991@gmail.com" w:date="2025-06-19T17:55:00Z" w16du:dateUtc="2025-06-19T22:55:00Z">
        <w:r>
          <w:rPr>
            <w:rFonts w:ascii="Times New Roman" w:hAnsi="Times New Roman" w:cs="Times New Roman"/>
          </w:rPr>
          <w:t xml:space="preserve"> </w:t>
        </w:r>
      </w:ins>
      <w:ins w:id="505" w:author="detbenton1991@gmail.com" w:date="2025-06-19T17:52:00Z" w16du:dateUtc="2025-06-19T22:52:00Z">
        <w:r>
          <w:rPr>
            <w:rFonts w:ascii="Times New Roman" w:hAnsi="Times New Roman" w:cs="Times New Roman"/>
          </w:rPr>
          <w:t xml:space="preserve">for </w:t>
        </w:r>
      </w:ins>
      <w:ins w:id="506" w:author="detbenton1991@gmail.com" w:date="2025-06-19T17:55:00Z" w16du:dateUtc="2025-06-19T22:55:00Z">
        <w:r>
          <w:rPr>
            <w:rFonts w:ascii="Times New Roman" w:hAnsi="Times New Roman" w:cs="Times New Roman"/>
          </w:rPr>
          <w:t>t</w:t>
        </w:r>
      </w:ins>
      <w:ins w:id="507" w:author="Benton, Deon" w:date="2025-06-23T20:58:00Z" w16du:dateUtc="2025-06-24T01:58:00Z">
        <w:r w:rsidR="00300FD4">
          <w:rPr>
            <w:rFonts w:ascii="Times New Roman" w:hAnsi="Times New Roman" w:cs="Times New Roman"/>
          </w:rPr>
          <w:t>other early emerging,</w:t>
        </w:r>
      </w:ins>
      <w:ins w:id="508" w:author="detbenton1991@gmail.com" w:date="2025-06-19T17:52:00Z" w16du:dateUtc="2025-06-19T22:52:00Z">
        <w:r>
          <w:rPr>
            <w:rFonts w:ascii="Times New Roman" w:hAnsi="Times New Roman" w:cs="Times New Roman"/>
          </w:rPr>
          <w:t xml:space="preserve"> </w:t>
        </w:r>
      </w:ins>
      <w:ins w:id="509" w:author="detbenton1991@gmail.com" w:date="2025-06-19T17:55:00Z" w16du:dateUtc="2025-06-19T22:55:00Z">
        <w:r>
          <w:rPr>
            <w:rFonts w:ascii="Times New Roman" w:hAnsi="Times New Roman" w:cs="Times New Roman"/>
          </w:rPr>
          <w:t xml:space="preserve">cognitively sophisticated </w:t>
        </w:r>
      </w:ins>
      <w:ins w:id="510" w:author="detbenton1991@gmail.com" w:date="2025-06-19T17:52:00Z" w16du:dateUtc="2025-06-19T22:52:00Z">
        <w:r>
          <w:rPr>
            <w:rFonts w:ascii="Times New Roman" w:hAnsi="Times New Roman" w:cs="Times New Roman"/>
          </w:rPr>
          <w:t>capacities</w:t>
        </w:r>
      </w:ins>
      <w:ins w:id="511" w:author="Benton, Deon" w:date="2025-06-23T12:13:00Z" w16du:dateUtc="2025-06-23T17:13:00Z">
        <w:r w:rsidR="0068586F">
          <w:rPr>
            <w:rFonts w:ascii="Times New Roman" w:hAnsi="Times New Roman" w:cs="Times New Roman"/>
          </w:rPr>
          <w:t>. For example, it has been suggested that infan</w:t>
        </w:r>
      </w:ins>
      <w:ins w:id="512" w:author="Benton, Deon" w:date="2025-06-23T12:14:00Z" w16du:dateUtc="2025-06-23T17:14:00Z">
        <w:r w:rsidR="0068586F">
          <w:rPr>
            <w:rFonts w:ascii="Times New Roman" w:hAnsi="Times New Roman" w:cs="Times New Roman"/>
          </w:rPr>
          <w:t>ts possess innately a domain-specific “accumulator” mechanism that enables them</w:t>
        </w:r>
      </w:ins>
      <w:ins w:id="513" w:author="detbenton1991@gmail.com" w:date="2025-06-19T17:53:00Z" w16du:dateUtc="2025-06-19T22:53:00Z">
        <w:r>
          <w:rPr>
            <w:rFonts w:ascii="Times New Roman" w:hAnsi="Times New Roman" w:cs="Times New Roman"/>
          </w:rPr>
          <w:t xml:space="preserve"> </w:t>
        </w:r>
      </w:ins>
      <w:ins w:id="514" w:author="Benton, Deon" w:date="2025-06-23T12:15:00Z" w16du:dateUtc="2025-06-23T17:15:00Z">
        <w:r w:rsidR="0068586F">
          <w:rPr>
            <w:rFonts w:ascii="Times New Roman" w:hAnsi="Times New Roman" w:cs="Times New Roman"/>
          </w:rPr>
          <w:t xml:space="preserve">precisely </w:t>
        </w:r>
      </w:ins>
      <w:ins w:id="515" w:author="detbenton1991@gmail.com" w:date="2025-06-19T17:53:00Z" w16du:dateUtc="2025-06-19T22:53:00Z">
        <w:r>
          <w:rPr>
            <w:rFonts w:ascii="Times New Roman" w:hAnsi="Times New Roman" w:cs="Times New Roman"/>
          </w:rPr>
          <w:t>to add small and large numbers</w:t>
        </w:r>
      </w:ins>
      <w:ins w:id="516" w:author="detbenton1991@gmail.com" w:date="2025-06-19T17:54:00Z" w16du:dateUtc="2025-06-19T22:54:00Z">
        <w:r>
          <w:rPr>
            <w:rFonts w:ascii="Times New Roman" w:hAnsi="Times New Roman" w:cs="Times New Roman"/>
          </w:rPr>
          <w:t xml:space="preserve"> (McCrink &amp; Wynn, 2004; Wynn, 1992</w:t>
        </w:r>
      </w:ins>
      <w:ins w:id="517" w:author="Benton, Deon" w:date="2025-06-23T12:29:00Z" w16du:dateUtc="2025-06-23T17:29:00Z">
        <w:r w:rsidR="00010A55">
          <w:rPr>
            <w:rFonts w:ascii="Times New Roman" w:hAnsi="Times New Roman" w:cs="Times New Roman"/>
          </w:rPr>
          <w:t>, 1995</w:t>
        </w:r>
      </w:ins>
      <w:ins w:id="518" w:author="detbenton1991@gmail.com" w:date="2025-06-19T17:54:00Z" w16du:dateUtc="2025-06-19T22:54:00Z">
        <w:r>
          <w:rPr>
            <w:rFonts w:ascii="Times New Roman" w:hAnsi="Times New Roman" w:cs="Times New Roman"/>
          </w:rPr>
          <w:t>).</w:t>
        </w:r>
      </w:ins>
      <w:ins w:id="519" w:author="detbenton1991@gmail.com" w:date="2025-06-19T17:55:00Z" w16du:dateUtc="2025-06-19T22:55:00Z">
        <w:r>
          <w:rPr>
            <w:rFonts w:ascii="Times New Roman" w:hAnsi="Times New Roman" w:cs="Times New Roman"/>
          </w:rPr>
          <w:t xml:space="preserve"> However,</w:t>
        </w:r>
      </w:ins>
      <w:ins w:id="520" w:author="Benton, Deon" w:date="2025-06-23T12:15:00Z" w16du:dateUtc="2025-06-23T17:15:00Z">
        <w:r w:rsidR="0068586F">
          <w:rPr>
            <w:rFonts w:ascii="Times New Roman" w:hAnsi="Times New Roman" w:cs="Times New Roman"/>
          </w:rPr>
          <w:t xml:space="preserve"> this conclusion </w:t>
        </w:r>
      </w:ins>
      <w:ins w:id="521" w:author="Benton, Deon" w:date="2025-06-24T13:28:00Z" w16du:dateUtc="2025-06-24T18:28:00Z">
        <w:r w:rsidR="0006493F">
          <w:rPr>
            <w:rFonts w:ascii="Times New Roman" w:hAnsi="Times New Roman" w:cs="Times New Roman"/>
          </w:rPr>
          <w:t>has been contested</w:t>
        </w:r>
      </w:ins>
      <w:ins w:id="522" w:author="Benton, Deon" w:date="2025-06-24T23:03:00Z" w16du:dateUtc="2025-06-25T04:03:00Z">
        <w:r w:rsidR="00F01DCF">
          <w:rPr>
            <w:rFonts w:ascii="Times New Roman" w:hAnsi="Times New Roman" w:cs="Times New Roman"/>
          </w:rPr>
          <w:t xml:space="preserve">; </w:t>
        </w:r>
      </w:ins>
      <w:ins w:id="523" w:author="Benton, Deon" w:date="2025-06-23T12:16:00Z" w16du:dateUtc="2025-06-23T17:16:00Z">
        <w:r w:rsidR="00DE2096">
          <w:rPr>
            <w:rFonts w:ascii="Times New Roman" w:hAnsi="Times New Roman" w:cs="Times New Roman"/>
          </w:rPr>
          <w:t>some argue that</w:t>
        </w:r>
      </w:ins>
      <w:ins w:id="524" w:author="detbenton1991@gmail.com" w:date="2025-06-19T17:55:00Z" w16du:dateUtc="2025-06-19T22:55:00Z">
        <w:r>
          <w:rPr>
            <w:rFonts w:ascii="Times New Roman" w:hAnsi="Times New Roman" w:cs="Times New Roman"/>
          </w:rPr>
          <w:t xml:space="preserve"> </w:t>
        </w:r>
      </w:ins>
      <w:ins w:id="525"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6" w:author="Benton, Deon" w:date="2025-06-23T12:16:00Z" w16du:dateUtc="2025-06-23T17:16:00Z">
        <w:r w:rsidR="00DE2096">
          <w:rPr>
            <w:rFonts w:ascii="Times New Roman" w:hAnsi="Times New Roman" w:cs="Times New Roman"/>
          </w:rPr>
          <w:t xml:space="preserve">imprecise quantity </w:t>
        </w:r>
      </w:ins>
      <w:ins w:id="527" w:author="Benton, Deon" w:date="2025-06-23T12:29:00Z" w16du:dateUtc="2025-06-23T17:29:00Z">
        <w:r w:rsidR="00435E2A">
          <w:rPr>
            <w:rFonts w:ascii="Times New Roman" w:hAnsi="Times New Roman" w:cs="Times New Roman"/>
          </w:rPr>
          <w:t xml:space="preserve">or amount </w:t>
        </w:r>
      </w:ins>
      <w:ins w:id="528" w:author="Benton, Deon" w:date="2025-06-23T12:16:00Z" w16du:dateUtc="2025-06-23T17:16:00Z">
        <w:r w:rsidR="00DE2096">
          <w:rPr>
            <w:rFonts w:ascii="Times New Roman" w:hAnsi="Times New Roman" w:cs="Times New Roman"/>
          </w:rPr>
          <w:t>estimation</w:t>
        </w:r>
      </w:ins>
      <w:ins w:id="529" w:author="detbenton1991@gmail.com" w:date="2025-06-19T18:07:00Z" w16du:dateUtc="2025-06-19T23:07:00Z">
        <w:r w:rsidR="00145AD8" w:rsidRPr="00145AD8">
          <w:rPr>
            <w:rFonts w:ascii="Times New Roman" w:hAnsi="Times New Roman" w:cs="Times New Roman"/>
          </w:rPr>
          <w:t xml:space="preserve"> rather than exact numerical reasoning</w:t>
        </w:r>
      </w:ins>
      <w:ins w:id="530" w:author="detbenton1991@gmail.com" w:date="2025-06-19T18:10:00Z" w16du:dateUtc="2025-06-19T23:10:00Z">
        <w:r w:rsidR="00504680">
          <w:rPr>
            <w:rFonts w:ascii="Times New Roman" w:hAnsi="Times New Roman" w:cs="Times New Roman"/>
          </w:rPr>
          <w:t xml:space="preserve"> (e.g., Cohen &amp; Marks, 2002).</w:t>
        </w:r>
      </w:ins>
      <w:ins w:id="531" w:author="detbenton1991@gmail.com" w:date="2025-06-19T18:08:00Z" w16du:dateUtc="2025-06-19T23:08:00Z">
        <w:r w:rsidR="00807108">
          <w:rPr>
            <w:rFonts w:ascii="Times New Roman" w:hAnsi="Times New Roman" w:cs="Times New Roman"/>
          </w:rPr>
          <w:t xml:space="preserve"> </w:t>
        </w:r>
      </w:ins>
      <w:ins w:id="532" w:author="Benton, Deon" w:date="2025-06-23T12:30:00Z" w16du:dateUtc="2025-06-23T17:30:00Z">
        <w:r w:rsidR="007E68F5">
          <w:rPr>
            <w:rFonts w:ascii="Times New Roman" w:hAnsi="Times New Roman" w:cs="Times New Roman"/>
          </w:rPr>
          <w:t>In other words, inf</w:t>
        </w:r>
      </w:ins>
      <w:ins w:id="533" w:author="Benton, Deon" w:date="2025-06-23T12:31:00Z" w16du:dateUtc="2025-06-23T17:31:00Z">
        <w:r w:rsidR="007E68F5">
          <w:rPr>
            <w:rFonts w:ascii="Times New Roman" w:hAnsi="Times New Roman" w:cs="Times New Roman"/>
          </w:rPr>
          <w:t>ants may simply expect addition to result in more stuff</w:t>
        </w:r>
      </w:ins>
      <w:ins w:id="534" w:author="Benton, Deon" w:date="2025-06-23T12:17:00Z" w16du:dateUtc="2025-06-23T17:17:00Z">
        <w:r w:rsidR="00DE2096">
          <w:rPr>
            <w:rFonts w:ascii="Times New Roman" w:hAnsi="Times New Roman" w:cs="Times New Roman"/>
          </w:rPr>
          <w:t xml:space="preserve"> </w:t>
        </w:r>
      </w:ins>
      <w:ins w:id="535" w:author="detbenton1991@gmail.com" w:date="2025-06-19T18:09:00Z" w16du:dateUtc="2025-06-19T23:09:00Z">
        <w:r w:rsidR="00807108">
          <w:rPr>
            <w:rFonts w:ascii="Times New Roman" w:hAnsi="Times New Roman" w:cs="Times New Roman"/>
          </w:rPr>
          <w:t xml:space="preserve">and </w:t>
        </w:r>
      </w:ins>
      <w:ins w:id="536" w:author="Benton, Deon" w:date="2025-06-23T12:31:00Z" w16du:dateUtc="2025-06-23T17:31:00Z">
        <w:r w:rsidR="007E68F5">
          <w:rPr>
            <w:rFonts w:ascii="Times New Roman" w:hAnsi="Times New Roman" w:cs="Times New Roman"/>
          </w:rPr>
          <w:t>subtraction to</w:t>
        </w:r>
      </w:ins>
      <w:ins w:id="537" w:author="Benton, Deon" w:date="2025-06-23T21:26:00Z" w16du:dateUtc="2025-06-24T02:26:00Z">
        <w:r w:rsidR="005E350A">
          <w:rPr>
            <w:rFonts w:ascii="Times New Roman" w:hAnsi="Times New Roman" w:cs="Times New Roman"/>
          </w:rPr>
          <w:t xml:space="preserve"> result in</w:t>
        </w:r>
      </w:ins>
      <w:ins w:id="538" w:author="Benton, Deon" w:date="2025-06-23T12:31:00Z" w16du:dateUtc="2025-06-23T17:31:00Z">
        <w:r w:rsidR="007E68F5">
          <w:rPr>
            <w:rFonts w:ascii="Times New Roman" w:hAnsi="Times New Roman" w:cs="Times New Roman"/>
          </w:rPr>
          <w:t xml:space="preserve"> less stuff</w:t>
        </w:r>
      </w:ins>
      <w:ins w:id="539"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40" w:author="Benton, Deon" w:date="2025-06-23T12:31:00Z" w16du:dateUtc="2025-06-23T17:31:00Z">
        <w:r w:rsidR="007E68F5">
          <w:rPr>
            <w:rFonts w:ascii="Times New Roman" w:hAnsi="Times New Roman" w:cs="Times New Roman"/>
          </w:rPr>
          <w:t>Similarly</w:t>
        </w:r>
      </w:ins>
      <w:ins w:id="541" w:author="Benton, Deon" w:date="2025-06-23T12:17:00Z" w16du:dateUtc="2025-06-23T17:17:00Z">
        <w:r w:rsidR="00DE2096">
          <w:rPr>
            <w:rFonts w:ascii="Times New Roman" w:hAnsi="Times New Roman" w:cs="Times New Roman"/>
          </w:rPr>
          <w:t>, some argue that infa</w:t>
        </w:r>
      </w:ins>
      <w:ins w:id="542"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3"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4" w:author="Benton, Deon" w:date="2025-06-23T13:25:00Z" w16du:dateUtc="2025-06-23T18:25:00Z">
        <w:r w:rsidR="007E5E6D">
          <w:rPr>
            <w:rFonts w:ascii="Times New Roman" w:hAnsi="Times New Roman" w:cs="Times New Roman"/>
          </w:rPr>
          <w:t xml:space="preserve">e.g., </w:t>
        </w:r>
      </w:ins>
      <w:ins w:id="545" w:author="Benton, Deon" w:date="2025-06-23T12:20:00Z" w16du:dateUtc="2025-06-23T17:20:00Z">
        <w:r w:rsidR="004E5457">
          <w:rPr>
            <w:rFonts w:ascii="Times New Roman" w:hAnsi="Times New Roman" w:cs="Times New Roman"/>
          </w:rPr>
          <w:t xml:space="preserve">Hamlin, 2013a; </w:t>
        </w:r>
      </w:ins>
      <w:ins w:id="546" w:author="Benton, Deon" w:date="2025-06-23T12:21:00Z" w16du:dateUtc="2025-06-23T17:21:00Z">
        <w:r w:rsidR="004E5457">
          <w:rPr>
            <w:rFonts w:ascii="Times New Roman" w:hAnsi="Times New Roman" w:cs="Times New Roman"/>
          </w:rPr>
          <w:t>Hamlin &amp; Wynn, 2011; cf., Lucca et al., 2025</w:t>
        </w:r>
      </w:ins>
      <w:ins w:id="547" w:author="Benton, Deon" w:date="2025-06-23T12:22:00Z" w16du:dateUtc="2025-06-23T17:22:00Z">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ins>
      <w:ins w:id="548" w:author="Benton, Deon" w:date="2025-06-23T12:21:00Z" w16du:dateUtc="2025-06-23T17:21:00Z">
        <w:r w:rsidR="004E5457">
          <w:rPr>
            <w:rFonts w:ascii="Times New Roman" w:hAnsi="Times New Roman" w:cs="Times New Roman"/>
          </w:rPr>
          <w:t>)</w:t>
        </w:r>
      </w:ins>
      <w:ins w:id="549" w:author="Benton, Deon" w:date="2025-06-23T12:22:00Z" w16du:dateUtc="2025-06-23T17:22:00Z">
        <w:r w:rsidR="004E6BFF">
          <w:rPr>
            <w:rFonts w:ascii="Times New Roman" w:hAnsi="Times New Roman" w:cs="Times New Roman"/>
          </w:rPr>
          <w:t>.</w:t>
        </w:r>
      </w:ins>
      <w:ins w:id="550" w:author="Benton, Deon" w:date="2025-06-23T12:24:00Z" w16du:dateUtc="2025-06-23T17:24:00Z">
        <w:r w:rsidR="005565CD">
          <w:rPr>
            <w:rFonts w:ascii="Times New Roman" w:hAnsi="Times New Roman" w:cs="Times New Roman"/>
          </w:rPr>
          <w:t xml:space="preserve"> For instance, </w:t>
        </w:r>
      </w:ins>
      <w:ins w:id="551" w:author="Benton, Deon" w:date="2025-06-23T12:38:00Z" w16du:dateUtc="2025-06-23T17:38:00Z">
        <w:r w:rsidR="000C3BCB">
          <w:rPr>
            <w:rFonts w:ascii="Times New Roman" w:hAnsi="Times New Roman" w:cs="Times New Roman"/>
          </w:rPr>
          <w:t xml:space="preserve">in a classic study, </w:t>
        </w:r>
      </w:ins>
      <w:ins w:id="552" w:author="Benton, Deon" w:date="2025-06-23T12:24:00Z" w16du:dateUtc="2025-06-23T17:24:00Z">
        <w:r w:rsidR="005565CD">
          <w:rPr>
            <w:rFonts w:ascii="Times New Roman" w:hAnsi="Times New Roman" w:cs="Times New Roman"/>
          </w:rPr>
          <w:t>Ham</w:t>
        </w:r>
      </w:ins>
      <w:ins w:id="553"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4"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5" w:author="Benton, Deon" w:date="2025-06-23T12:27:00Z" w16du:dateUtc="2025-06-23T17:27:00Z">
        <w:r w:rsidR="00296228">
          <w:rPr>
            <w:rFonts w:ascii="Times New Roman" w:hAnsi="Times New Roman" w:cs="Times New Roman"/>
          </w:rPr>
          <w:t>it has been argued that</w:t>
        </w:r>
      </w:ins>
      <w:ins w:id="556" w:author="Benton, Deon" w:date="2025-06-23T12:22:00Z" w16du:dateUtc="2025-06-23T17:22:00Z">
        <w:r w:rsidR="004E6BFF">
          <w:rPr>
            <w:rFonts w:ascii="Times New Roman" w:hAnsi="Times New Roman" w:cs="Times New Roman"/>
          </w:rPr>
          <w:t xml:space="preserve"> these data </w:t>
        </w:r>
      </w:ins>
      <w:ins w:id="557" w:author="Benton, Deon" w:date="2025-06-23T12:23:00Z" w16du:dateUtc="2025-06-23T17:23:00Z">
        <w:r w:rsidR="005565CD">
          <w:rPr>
            <w:rFonts w:ascii="Times New Roman" w:hAnsi="Times New Roman" w:cs="Times New Roman"/>
          </w:rPr>
          <w:t xml:space="preserve">may instead reflect the operation of simple associative processes </w:t>
        </w:r>
      </w:ins>
      <w:ins w:id="558" w:author="detbenton1991@gmail.com" w:date="2025-06-19T18:33:00Z" w16du:dateUtc="2025-06-19T23:33:00Z">
        <w:r w:rsidR="00A610B2" w:rsidRPr="00A610B2">
          <w:rPr>
            <w:rFonts w:ascii="Times New Roman" w:hAnsi="Times New Roman" w:cs="Times New Roman"/>
          </w:rPr>
          <w:t xml:space="preserve">(e.g., Scarf et al., 2012), </w:t>
        </w:r>
      </w:ins>
      <w:ins w:id="559" w:author="Benton, Deon" w:date="2025-06-23T12:23:00Z" w16du:dateUtc="2025-06-23T17:23:00Z">
        <w:r w:rsidR="005565CD">
          <w:rPr>
            <w:rFonts w:ascii="Times New Roman" w:hAnsi="Times New Roman" w:cs="Times New Roman"/>
          </w:rPr>
          <w:t>a</w:t>
        </w:r>
      </w:ins>
      <w:ins w:id="560" w:author="detbenton1991@gmail.com" w:date="2025-06-19T18:33:00Z" w16du:dateUtc="2025-06-19T23:33:00Z">
        <w:r w:rsidR="00A610B2" w:rsidRPr="00A610B2">
          <w:rPr>
            <w:rFonts w:ascii="Times New Roman" w:hAnsi="Times New Roman" w:cs="Times New Roman"/>
          </w:rPr>
          <w:t xml:space="preserve"> preference for </w:t>
        </w:r>
      </w:ins>
      <w:ins w:id="561" w:author="Benton, Deon" w:date="2025-06-23T12:24:00Z" w16du:dateUtc="2025-06-23T17:24:00Z">
        <w:r w:rsidR="005565CD">
          <w:rPr>
            <w:rFonts w:ascii="Times New Roman" w:hAnsi="Times New Roman" w:cs="Times New Roman"/>
          </w:rPr>
          <w:t>imitative</w:t>
        </w:r>
      </w:ins>
      <w:ins w:id="562" w:author="Benton, Deon" w:date="2025-06-24T10:51:00Z" w16du:dateUtc="2025-06-24T15:51:00Z">
        <w:r w:rsidR="00423577">
          <w:rPr>
            <w:rFonts w:ascii="Times New Roman" w:hAnsi="Times New Roman" w:cs="Times New Roman"/>
          </w:rPr>
          <w:t xml:space="preserve"> agents</w:t>
        </w:r>
      </w:ins>
      <w:ins w:id="563" w:author="Benton, Deon" w:date="2025-06-23T12:24:00Z" w16du:dateUtc="2025-06-23T17:24:00Z">
        <w:r w:rsidR="005565CD">
          <w:rPr>
            <w:rFonts w:ascii="Times New Roman" w:hAnsi="Times New Roman" w:cs="Times New Roman"/>
          </w:rPr>
          <w:t xml:space="preserve"> </w:t>
        </w:r>
      </w:ins>
      <w:ins w:id="564" w:author="detbenton1991@gmail.com" w:date="2025-06-19T18:33:00Z" w16du:dateUtc="2025-06-19T23:33:00Z">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ins>
      <w:ins w:id="565" w:author="Benton, Deon" w:date="2025-06-23T12:24:00Z" w16du:dateUtc="2025-06-23T17:24:00Z">
        <w:r w:rsidR="005565CD">
          <w:rPr>
            <w:rFonts w:ascii="Times New Roman" w:hAnsi="Times New Roman" w:cs="Times New Roman"/>
          </w:rPr>
          <w:t xml:space="preserve">or </w:t>
        </w:r>
      </w:ins>
      <w:ins w:id="566" w:author="Benton, Deon" w:date="2025-06-24T10:51:00Z" w16du:dateUtc="2025-06-24T15:51:00Z">
        <w:r w:rsidR="0020340C">
          <w:rPr>
            <w:rFonts w:ascii="Times New Roman" w:hAnsi="Times New Roman" w:cs="Times New Roman"/>
          </w:rPr>
          <w:t>some</w:t>
        </w:r>
      </w:ins>
      <w:ins w:id="567" w:author="Benton, Deon" w:date="2025-06-23T12:24:00Z" w16du:dateUtc="2025-06-23T17:24:00Z">
        <w:r w:rsidR="005565CD">
          <w:rPr>
            <w:rFonts w:ascii="Times New Roman" w:hAnsi="Times New Roman" w:cs="Times New Roman"/>
          </w:rPr>
          <w:t xml:space="preserve"> combination of both</w:t>
        </w:r>
      </w:ins>
      <w:ins w:id="568"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9" w:author="detbenton1991@gmail.com" w:date="2025-06-19T18:34:00Z" w16du:dateUtc="2025-06-19T23:34:00Z">
        <w:r w:rsidR="00A610B2">
          <w:rPr>
            <w:rFonts w:ascii="Times New Roman" w:hAnsi="Times New Roman" w:cs="Times New Roman"/>
          </w:rPr>
          <w:t xml:space="preserve"> </w:t>
        </w:r>
      </w:ins>
      <w:ins w:id="570" w:author="detbenton1991@gmail.com" w:date="2025-06-19T18:25:00Z" w16du:dateUtc="2025-06-19T23:25:00Z">
        <w:r w:rsidR="00450CC0">
          <w:rPr>
            <w:rFonts w:ascii="Times New Roman" w:hAnsi="Times New Roman" w:cs="Times New Roman"/>
          </w:rPr>
          <w:t xml:space="preserve">Scarf et al. </w:t>
        </w:r>
      </w:ins>
      <w:ins w:id="571" w:author="Benton, Deon" w:date="2025-06-23T12:31:00Z" w16du:dateUtc="2025-06-23T17:31:00Z">
        <w:r w:rsidR="007E68F5">
          <w:rPr>
            <w:rFonts w:ascii="Times New Roman" w:hAnsi="Times New Roman" w:cs="Times New Roman"/>
          </w:rPr>
          <w:t xml:space="preserve">Finally, </w:t>
        </w:r>
      </w:ins>
      <w:ins w:id="572" w:author="Benton, Deon" w:date="2025-06-23T12:32:00Z" w16du:dateUtc="2025-06-23T17:32:00Z">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ins>
      <w:ins w:id="573" w:author="Benton, Deon" w:date="2025-06-23T12:34:00Z" w16du:dateUtc="2025-06-23T17:34:00Z">
        <w:r w:rsidR="00C10B39">
          <w:rPr>
            <w:rFonts w:ascii="Times New Roman" w:hAnsi="Times New Roman" w:cs="Times New Roman"/>
          </w:rPr>
          <w:t xml:space="preserve">, </w:t>
        </w:r>
      </w:ins>
      <w:ins w:id="574" w:author="Benton, Deon" w:date="2025-06-24T10:51:00Z" w16du:dateUtc="2025-06-24T15:51:00Z">
        <w:r w:rsidR="00166E78">
          <w:rPr>
            <w:rFonts w:ascii="Times New Roman" w:hAnsi="Times New Roman" w:cs="Times New Roman"/>
          </w:rPr>
          <w:t xml:space="preserve">understand that </w:t>
        </w:r>
      </w:ins>
      <w:ins w:id="575" w:author="Benton, Deon" w:date="2025-06-23T12:34:00Z" w16du:dateUtc="2025-06-23T17:34:00Z">
        <w:r w:rsidR="00C10B39">
          <w:rPr>
            <w:rFonts w:ascii="Times New Roman" w:hAnsi="Times New Roman" w:cs="Times New Roman"/>
          </w:rPr>
          <w:t>objects continue to exist when hidden</w:t>
        </w:r>
      </w:ins>
      <w:ins w:id="576" w:author="Benton, Deon" w:date="2025-06-23T12:32:00Z" w16du:dateUtc="2025-06-23T17:32:00Z">
        <w:r w:rsidR="00DE2FF0">
          <w:rPr>
            <w:rFonts w:ascii="Times New Roman" w:hAnsi="Times New Roman" w:cs="Times New Roman"/>
          </w:rPr>
          <w:t xml:space="preserve"> based</w:t>
        </w:r>
      </w:ins>
      <w:ins w:id="577" w:author="Benton, Deon" w:date="2025-06-23T12:35:00Z" w16du:dateUtc="2025-06-23T17:35:00Z">
        <w:r w:rsidR="00C10B39">
          <w:rPr>
            <w:rFonts w:ascii="Times New Roman" w:hAnsi="Times New Roman" w:cs="Times New Roman"/>
          </w:rPr>
          <w:t xml:space="preserve"> in part</w:t>
        </w:r>
      </w:ins>
      <w:ins w:id="578" w:author="Benton, Deon" w:date="2025-06-23T12:32:00Z" w16du:dateUtc="2025-06-23T17:32:00Z">
        <w:r w:rsidR="00DE2FF0">
          <w:rPr>
            <w:rFonts w:ascii="Times New Roman" w:hAnsi="Times New Roman" w:cs="Times New Roman"/>
          </w:rPr>
          <w:t xml:space="preserve"> on the finding that they </w:t>
        </w:r>
      </w:ins>
      <w:ins w:id="579" w:author="Benton, Deon" w:date="2025-06-23T12:53:00Z" w16du:dateUtc="2025-06-23T17:53:00Z">
        <w:r w:rsidR="00713513">
          <w:rPr>
            <w:rFonts w:ascii="Times New Roman" w:hAnsi="Times New Roman" w:cs="Times New Roman"/>
          </w:rPr>
          <w:t>show increased looking</w:t>
        </w:r>
      </w:ins>
      <w:ins w:id="580" w:author="Benton, Deon" w:date="2025-06-23T12:32:00Z" w16du:dateUtc="2025-06-23T17:32:00Z">
        <w:r w:rsidR="00DE2FF0">
          <w:rPr>
            <w:rFonts w:ascii="Times New Roman" w:hAnsi="Times New Roman" w:cs="Times New Roman"/>
          </w:rPr>
          <w:t xml:space="preserve"> </w:t>
        </w:r>
      </w:ins>
      <w:ins w:id="581" w:author="Benton, Deon" w:date="2025-06-23T12:33:00Z" w16du:dateUtc="2025-06-23T17:33:00Z">
        <w:r w:rsidR="00DE2FF0">
          <w:rPr>
            <w:rFonts w:ascii="Times New Roman" w:hAnsi="Times New Roman" w:cs="Times New Roman"/>
          </w:rPr>
          <w:t>when</w:t>
        </w:r>
      </w:ins>
      <w:ins w:id="582" w:author="Benton, Deon" w:date="2025-06-23T12:52:00Z" w16du:dateUtc="2025-06-23T17:52:00Z">
        <w:r w:rsidR="00713513">
          <w:rPr>
            <w:rFonts w:ascii="Times New Roman" w:hAnsi="Times New Roman" w:cs="Times New Roman"/>
          </w:rPr>
          <w:t xml:space="preserve"> </w:t>
        </w:r>
      </w:ins>
      <w:ins w:id="583" w:author="Benton, Deon" w:date="2025-06-24T10:51:00Z" w16du:dateUtc="2025-06-24T15:51:00Z">
        <w:r w:rsidR="009B6780">
          <w:rPr>
            <w:rFonts w:ascii="Times New Roman" w:hAnsi="Times New Roman" w:cs="Times New Roman"/>
          </w:rPr>
          <w:t>a screen ostensibly rotates through a box</w:t>
        </w:r>
      </w:ins>
      <w:ins w:id="584" w:author="Benton, Deon" w:date="2025-06-23T13:08:00Z" w16du:dateUtc="2025-06-23T18:08:00Z">
        <w:r w:rsidR="00C65284">
          <w:rPr>
            <w:rFonts w:ascii="Times New Roman" w:hAnsi="Times New Roman" w:cs="Times New Roman"/>
          </w:rPr>
          <w:t xml:space="preserve"> </w:t>
        </w:r>
      </w:ins>
      <w:ins w:id="585" w:author="Benton, Deon" w:date="2025-06-23T13:28:00Z" w16du:dateUtc="2025-06-23T18:28:00Z">
        <w:r w:rsidR="008B1779">
          <w:rPr>
            <w:rFonts w:ascii="Times New Roman" w:hAnsi="Times New Roman" w:cs="Times New Roman"/>
          </w:rPr>
          <w:t>(impossible event)</w:t>
        </w:r>
      </w:ins>
      <w:ins w:id="586" w:author="Benton, Deon" w:date="2025-06-23T13:08:00Z" w16du:dateUtc="2025-06-23T18:08:00Z">
        <w:r w:rsidR="00C65284">
          <w:rPr>
            <w:rFonts w:ascii="Times New Roman" w:hAnsi="Times New Roman" w:cs="Times New Roman"/>
          </w:rPr>
          <w:t xml:space="preserve"> than when it </w:t>
        </w:r>
      </w:ins>
      <w:ins w:id="587" w:author="Benton, Deon" w:date="2025-06-24T10:52:00Z" w16du:dateUtc="2025-06-24T15:52:00Z">
        <w:r w:rsidR="009B6780">
          <w:rPr>
            <w:rFonts w:ascii="Times New Roman" w:hAnsi="Times New Roman" w:cs="Times New Roman"/>
          </w:rPr>
          <w:t>stops rotating once its reached the box</w:t>
        </w:r>
      </w:ins>
      <w:ins w:id="588" w:author="Benton, Deon" w:date="2025-06-23T12:53:00Z" w16du:dateUtc="2025-06-23T17:53:00Z">
        <w:r w:rsidR="00713513">
          <w:rPr>
            <w:rFonts w:ascii="Times New Roman" w:hAnsi="Times New Roman" w:cs="Times New Roman"/>
          </w:rPr>
          <w:t xml:space="preserve"> (</w:t>
        </w:r>
      </w:ins>
      <w:ins w:id="589" w:author="Benton, Deon" w:date="2025-06-23T13:28:00Z" w16du:dateUtc="2025-06-23T18:28:00Z">
        <w:r w:rsidR="008B1779">
          <w:rPr>
            <w:rFonts w:ascii="Times New Roman" w:hAnsi="Times New Roman" w:cs="Times New Roman"/>
          </w:rPr>
          <w:t xml:space="preserve">possible event; </w:t>
        </w:r>
      </w:ins>
      <w:ins w:id="590" w:author="Benton, Deon" w:date="2025-06-23T12:53:00Z" w16du:dateUtc="2025-06-23T17:53:00Z">
        <w:r w:rsidR="00713513">
          <w:rPr>
            <w:rFonts w:ascii="Times New Roman" w:hAnsi="Times New Roman" w:cs="Times New Roman"/>
          </w:rPr>
          <w:t>e.g.,</w:t>
        </w:r>
      </w:ins>
      <w:ins w:id="591" w:author="Benton, Deon" w:date="2025-06-23T12:55:00Z" w16du:dateUtc="2025-06-23T17:55:00Z">
        <w:r w:rsidR="009313B8">
          <w:rPr>
            <w:rFonts w:ascii="Times New Roman" w:hAnsi="Times New Roman" w:cs="Times New Roman"/>
          </w:rPr>
          <w:t xml:space="preserve"> </w:t>
        </w:r>
      </w:ins>
      <w:ins w:id="592" w:author="Benton, Deon" w:date="2025-06-23T12:53:00Z" w16du:dateUtc="2025-06-23T17:53:00Z">
        <w:r w:rsidR="00713513">
          <w:rPr>
            <w:rFonts w:ascii="Times New Roman" w:hAnsi="Times New Roman" w:cs="Times New Roman"/>
          </w:rPr>
          <w:t>Baillargeon et al., 1985; Baillargeon, 1987</w:t>
        </w:r>
      </w:ins>
      <w:ins w:id="593" w:author="Benton, Deon" w:date="2025-06-23T13:08:00Z" w16du:dateUtc="2025-06-23T18:08:00Z">
        <w:r w:rsidR="00C65284">
          <w:rPr>
            <w:rFonts w:ascii="Times New Roman" w:hAnsi="Times New Roman" w:cs="Times New Roman"/>
          </w:rPr>
          <w:t>; for concep</w:t>
        </w:r>
      </w:ins>
      <w:ins w:id="594" w:author="Benton, Deon" w:date="2025-06-23T13:09:00Z" w16du:dateUtc="2025-06-23T18:09:00Z">
        <w:r w:rsidR="00C65284">
          <w:rPr>
            <w:rFonts w:ascii="Times New Roman" w:hAnsi="Times New Roman" w:cs="Times New Roman"/>
          </w:rPr>
          <w:t>tually similar findings, see Baillargeon, 1986; Baillargeon &amp; DeVos, 1991</w:t>
        </w:r>
      </w:ins>
      <w:ins w:id="595" w:author="Benton, Deon" w:date="2025-06-23T12:53:00Z" w16du:dateUtc="2025-06-23T17:53:00Z">
        <w:r w:rsidR="00713513">
          <w:rPr>
            <w:rFonts w:ascii="Times New Roman" w:hAnsi="Times New Roman" w:cs="Times New Roman"/>
          </w:rPr>
          <w:t>)</w:t>
        </w:r>
      </w:ins>
      <w:ins w:id="596" w:author="Benton, Deon" w:date="2025-06-23T12:33:00Z" w16du:dateUtc="2025-06-23T17:33:00Z">
        <w:r w:rsidR="00DE2FF0">
          <w:rPr>
            <w:rFonts w:ascii="Times New Roman" w:hAnsi="Times New Roman" w:cs="Times New Roman"/>
          </w:rPr>
          <w:t xml:space="preserve">. </w:t>
        </w:r>
      </w:ins>
      <w:ins w:id="597" w:author="Benton, Deon" w:date="2025-06-24T10:53:00Z" w16du:dateUtc="2025-06-24T15:53:00Z">
        <w:r w:rsidR="00FF041C">
          <w:rPr>
            <w:rFonts w:ascii="Times New Roman" w:hAnsi="Times New Roman" w:cs="Times New Roman"/>
          </w:rPr>
          <w:t>This conclusion has not b</w:t>
        </w:r>
      </w:ins>
      <w:ins w:id="598" w:author="Benton, Deon" w:date="2025-06-24T10:54:00Z" w16du:dateUtc="2025-06-24T15:54:00Z">
        <w:r w:rsidR="00FF041C">
          <w:rPr>
            <w:rFonts w:ascii="Times New Roman" w:hAnsi="Times New Roman" w:cs="Times New Roman"/>
          </w:rPr>
          <w:t>e</w:t>
        </w:r>
      </w:ins>
      <w:ins w:id="599" w:author="Benton, Deon" w:date="2025-06-24T10:53:00Z" w16du:dateUtc="2025-06-24T15:53:00Z">
        <w:r w:rsidR="00FF041C">
          <w:rPr>
            <w:rFonts w:ascii="Times New Roman" w:hAnsi="Times New Roman" w:cs="Times New Roman"/>
          </w:rPr>
          <w:t>e</w:t>
        </w:r>
      </w:ins>
      <w:ins w:id="600" w:author="Benton, Deon" w:date="2025-06-24T10:54:00Z" w16du:dateUtc="2025-06-24T15:54:00Z">
        <w:r w:rsidR="00FF041C">
          <w:rPr>
            <w:rFonts w:ascii="Times New Roman" w:hAnsi="Times New Roman" w:cs="Times New Roman"/>
          </w:rPr>
          <w:t>n</w:t>
        </w:r>
      </w:ins>
      <w:ins w:id="601" w:author="Benton, Deon" w:date="2025-06-24T10:53:00Z" w16du:dateUtc="2025-06-24T15:53:00Z">
        <w:r w:rsidR="00FF041C">
          <w:rPr>
            <w:rFonts w:ascii="Times New Roman" w:hAnsi="Times New Roman" w:cs="Times New Roman"/>
          </w:rPr>
          <w:t xml:space="preserve"> universally accepted</w:t>
        </w:r>
      </w:ins>
      <w:ins w:id="602" w:author="Benton, Deon" w:date="2025-06-24T10:54:00Z" w16du:dateUtc="2025-06-24T15:54:00Z">
        <w:r w:rsidR="008B5C7C">
          <w:rPr>
            <w:rFonts w:ascii="Times New Roman" w:hAnsi="Times New Roman" w:cs="Times New Roman"/>
          </w:rPr>
          <w:t>. For example,</w:t>
        </w:r>
      </w:ins>
      <w:ins w:id="603" w:author="Benton, Deon" w:date="2025-06-23T13:07:00Z" w16du:dateUtc="2025-06-23T18:07:00Z">
        <w:r w:rsidR="00C65284">
          <w:rPr>
            <w:rFonts w:ascii="Times New Roman" w:hAnsi="Times New Roman" w:cs="Times New Roman"/>
          </w:rPr>
          <w:t xml:space="preserve"> </w:t>
        </w:r>
      </w:ins>
      <w:proofErr w:type="spellStart"/>
      <w:ins w:id="604" w:author="Benton, Deon" w:date="2025-06-23T13:02:00Z" w16du:dateUtc="2025-06-23T18:02:00Z">
        <w:r w:rsidR="00D409AB">
          <w:rPr>
            <w:rFonts w:ascii="Times New Roman" w:hAnsi="Times New Roman" w:cs="Times New Roman"/>
          </w:rPr>
          <w:t>Bogartz</w:t>
        </w:r>
        <w:proofErr w:type="spellEnd"/>
        <w:r w:rsidR="00D409AB">
          <w:rPr>
            <w:rFonts w:ascii="Times New Roman" w:hAnsi="Times New Roman" w:cs="Times New Roman"/>
          </w:rPr>
          <w:t xml:space="preserve"> et al. (</w:t>
        </w:r>
      </w:ins>
      <w:ins w:id="605" w:author="Benton, Deon" w:date="2025-06-24T10:54:00Z" w16du:dateUtc="2025-06-24T15:54:00Z">
        <w:r w:rsidR="008B5C7C">
          <w:rPr>
            <w:rFonts w:ascii="Times New Roman" w:hAnsi="Times New Roman" w:cs="Times New Roman"/>
          </w:rPr>
          <w:t>2000</w:t>
        </w:r>
      </w:ins>
      <w:ins w:id="606" w:author="Benton, Deon" w:date="2025-06-23T13:02:00Z" w16du:dateUtc="2025-06-23T18:02:00Z">
        <w:r w:rsidR="00D409AB">
          <w:rPr>
            <w:rFonts w:ascii="Times New Roman" w:hAnsi="Times New Roman" w:cs="Times New Roman"/>
          </w:rPr>
          <w:t>)</w:t>
        </w:r>
      </w:ins>
      <w:ins w:id="607" w:author="Benton, Deon" w:date="2025-06-24T10:54:00Z" w16du:dateUtc="2025-06-24T15:54:00Z">
        <w:r w:rsidR="008B5C7C">
          <w:rPr>
            <w:rFonts w:ascii="Times New Roman" w:hAnsi="Times New Roman" w:cs="Times New Roman"/>
          </w:rPr>
          <w:t xml:space="preserve"> </w:t>
        </w:r>
      </w:ins>
      <w:ins w:id="608" w:author="Benton, Deon" w:date="2025-06-23T13:04:00Z" w16du:dateUtc="2025-06-23T18:04:00Z">
        <w:r w:rsidR="0063270F">
          <w:rPr>
            <w:rFonts w:ascii="Times New Roman" w:hAnsi="Times New Roman" w:cs="Times New Roman"/>
          </w:rPr>
          <w:t>argued and showed</w:t>
        </w:r>
      </w:ins>
      <w:ins w:id="609" w:author="Benton, Deon" w:date="2025-06-23T13:05:00Z" w16du:dateUtc="2025-06-23T18:05:00Z">
        <w:r w:rsidR="00F15087">
          <w:rPr>
            <w:rFonts w:ascii="Times New Roman" w:hAnsi="Times New Roman" w:cs="Times New Roman"/>
          </w:rPr>
          <w:t xml:space="preserve"> through </w:t>
        </w:r>
      </w:ins>
      <w:ins w:id="610" w:author="Benton, Deon" w:date="2025-06-23T13:14:00Z" w16du:dateUtc="2025-06-23T18:14:00Z">
        <w:r w:rsidR="00AF3CD1">
          <w:rPr>
            <w:rFonts w:ascii="Times New Roman" w:hAnsi="Times New Roman" w:cs="Times New Roman"/>
          </w:rPr>
          <w:t xml:space="preserve">rigorous experimentation </w:t>
        </w:r>
      </w:ins>
      <w:ins w:id="611" w:author="Benton, Deon" w:date="2025-06-23T13:04:00Z" w16du:dateUtc="2025-06-23T18:04:00Z">
        <w:r w:rsidR="0063270F">
          <w:rPr>
            <w:rFonts w:ascii="Times New Roman" w:hAnsi="Times New Roman" w:cs="Times New Roman"/>
          </w:rPr>
          <w:t>that infants</w:t>
        </w:r>
      </w:ins>
      <w:ins w:id="612" w:author="Benton, Deon" w:date="2025-06-23T13:14:00Z" w16du:dateUtc="2025-06-23T18:14:00Z">
        <w:r w:rsidR="00AF3CD1">
          <w:rPr>
            <w:rFonts w:ascii="Times New Roman" w:hAnsi="Times New Roman" w:cs="Times New Roman"/>
          </w:rPr>
          <w:t>’ responses</w:t>
        </w:r>
      </w:ins>
      <w:ins w:id="613" w:author="Benton, Deon" w:date="2025-06-24T10:55:00Z" w16du:dateUtc="2025-06-24T15:55:00Z">
        <w:r w:rsidR="008B5C7C">
          <w:rPr>
            <w:rFonts w:ascii="Times New Roman" w:hAnsi="Times New Roman" w:cs="Times New Roman"/>
          </w:rPr>
          <w:t xml:space="preserve"> to the two test events</w:t>
        </w:r>
      </w:ins>
      <w:ins w:id="614" w:author="Benton, Deon" w:date="2025-06-23T13:14:00Z" w16du:dateUtc="2025-06-23T18:14:00Z">
        <w:r w:rsidR="00AF3CD1">
          <w:rPr>
            <w:rFonts w:ascii="Times New Roman" w:hAnsi="Times New Roman" w:cs="Times New Roman"/>
          </w:rPr>
          <w:t xml:space="preserve"> can be explained by well</w:t>
        </w:r>
      </w:ins>
      <w:ins w:id="615" w:author="Benton, Deon" w:date="2025-06-23T13:15:00Z" w16du:dateUtc="2025-06-23T18:15:00Z">
        <w:r w:rsidR="00AF3CD1">
          <w:rPr>
            <w:rFonts w:ascii="Times New Roman" w:hAnsi="Times New Roman" w:cs="Times New Roman"/>
          </w:rPr>
          <w:t>-documented familiarity and novelty preferences</w:t>
        </w:r>
      </w:ins>
      <w:ins w:id="616" w:author="Benton, Deon" w:date="2025-06-24T10:55:00Z" w16du:dateUtc="2025-06-24T15:55:00Z">
        <w:r w:rsidR="006A6F1E">
          <w:rPr>
            <w:rFonts w:ascii="Times New Roman" w:hAnsi="Times New Roman" w:cs="Times New Roman"/>
          </w:rPr>
          <w:t xml:space="preserve"> (e.g., Hunter &amp; Ames, 1988; Hunter et al., 1982)</w:t>
        </w:r>
      </w:ins>
      <w:ins w:id="617" w:author="Benton, Deon" w:date="2025-06-23T13:15:00Z" w16du:dateUtc="2025-06-23T18:15:00Z">
        <w:r w:rsidR="00AF3CD1">
          <w:rPr>
            <w:rFonts w:ascii="Times New Roman" w:hAnsi="Times New Roman" w:cs="Times New Roman"/>
          </w:rPr>
          <w:t xml:space="preserve">. </w:t>
        </w:r>
      </w:ins>
      <w:ins w:id="618" w:author="Benton, Deon" w:date="2025-06-23T13:21:00Z" w16du:dateUtc="2025-06-23T18:21:00Z">
        <w:r w:rsidR="0085367D">
          <w:rPr>
            <w:rFonts w:ascii="Times New Roman" w:hAnsi="Times New Roman" w:cs="Times New Roman"/>
          </w:rPr>
          <w:t xml:space="preserve">For example, </w:t>
        </w:r>
      </w:ins>
      <w:ins w:id="619" w:author="Benton, Deon" w:date="2025-06-24T10:56:00Z" w16du:dateUtc="2025-06-24T15:56:00Z">
        <w:r w:rsidR="00A86B1C">
          <w:rPr>
            <w:rFonts w:ascii="Times New Roman" w:hAnsi="Times New Roman" w:cs="Times New Roman"/>
          </w:rPr>
          <w:t>infants who were not given</w:t>
        </w:r>
      </w:ins>
      <w:ins w:id="620" w:author="Benton, Deon" w:date="2025-06-23T13:30:00Z" w16du:dateUtc="2025-06-23T18:30:00Z">
        <w:r w:rsidR="002911E8">
          <w:rPr>
            <w:rFonts w:ascii="Times New Roman" w:hAnsi="Times New Roman" w:cs="Times New Roman"/>
          </w:rPr>
          <w:t xml:space="preserve"> enough time to</w:t>
        </w:r>
      </w:ins>
      <w:ins w:id="621" w:author="Benton, Deon" w:date="2025-06-23T13:27:00Z" w16du:dateUtc="2025-06-23T18:27:00Z">
        <w:r w:rsidR="008B1779">
          <w:rPr>
            <w:rFonts w:ascii="Times New Roman" w:hAnsi="Times New Roman" w:cs="Times New Roman"/>
          </w:rPr>
          <w:t xml:space="preserve"> process </w:t>
        </w:r>
      </w:ins>
      <w:ins w:id="622" w:author="Benton, Deon" w:date="2025-06-24T10:53:00Z" w16du:dateUtc="2025-06-24T15:53:00Z">
        <w:r w:rsidR="00FF041C">
          <w:rPr>
            <w:rFonts w:ascii="Times New Roman" w:hAnsi="Times New Roman" w:cs="Times New Roman"/>
          </w:rPr>
          <w:t>a familiarization event in which the screen rotates 180</w:t>
        </w:r>
      </w:ins>
      <w:ins w:id="623" w:author="Benton, Deon" w:date="2025-06-24T10:54:00Z" w16du:dateUtc="2025-06-24T15:54:00Z">
        <w:r w:rsidR="00FF041C">
          <w:rPr>
            <w:rFonts w:ascii="Times New Roman" w:hAnsi="Times New Roman" w:cs="Times New Roman"/>
          </w:rPr>
          <w:t>°</w:t>
        </w:r>
      </w:ins>
      <w:ins w:id="624" w:author="Benton, Deon" w:date="2025-06-24T10:53:00Z" w16du:dateUtc="2025-06-24T15:53:00Z">
        <w:r w:rsidR="00FF041C">
          <w:rPr>
            <w:rFonts w:ascii="Times New Roman" w:hAnsi="Times New Roman" w:cs="Times New Roman"/>
          </w:rPr>
          <w:t xml:space="preserve"> in the absence of a box</w:t>
        </w:r>
      </w:ins>
      <w:ins w:id="625" w:author="Benton, Deon" w:date="2025-06-23T13:22:00Z" w16du:dateUtc="2025-06-23T18:22:00Z">
        <w:r w:rsidR="0085367D">
          <w:rPr>
            <w:rFonts w:ascii="Times New Roman" w:hAnsi="Times New Roman" w:cs="Times New Roman"/>
          </w:rPr>
          <w:t xml:space="preserve"> </w:t>
        </w:r>
      </w:ins>
      <w:ins w:id="626" w:author="Benton, Deon" w:date="2025-06-23T13:31:00Z" w16du:dateUtc="2025-06-23T18:31:00Z">
        <w:r w:rsidR="002911E8">
          <w:rPr>
            <w:rFonts w:ascii="Times New Roman" w:hAnsi="Times New Roman" w:cs="Times New Roman"/>
          </w:rPr>
          <w:t>looked</w:t>
        </w:r>
      </w:ins>
      <w:ins w:id="627" w:author="Benton, Deon" w:date="2025-06-23T13:22:00Z" w16du:dateUtc="2025-06-23T18:22:00Z">
        <w:r w:rsidR="0085367D">
          <w:rPr>
            <w:rFonts w:ascii="Times New Roman" w:hAnsi="Times New Roman" w:cs="Times New Roman"/>
          </w:rPr>
          <w:t xml:space="preserve"> longer at the perceptually more familiar but physically impossible </w:t>
        </w:r>
      </w:ins>
      <w:ins w:id="628" w:author="Benton, Deon" w:date="2025-06-23T13:28:00Z" w16du:dateUtc="2025-06-23T18:28:00Z">
        <w:r w:rsidR="008B1779">
          <w:rPr>
            <w:rFonts w:ascii="Times New Roman" w:hAnsi="Times New Roman" w:cs="Times New Roman"/>
          </w:rPr>
          <w:t xml:space="preserve">test </w:t>
        </w:r>
      </w:ins>
      <w:ins w:id="629" w:author="Benton, Deon" w:date="2025-06-23T13:22:00Z" w16du:dateUtc="2025-06-23T18:22:00Z">
        <w:r w:rsidR="0085367D">
          <w:rPr>
            <w:rFonts w:ascii="Times New Roman" w:hAnsi="Times New Roman" w:cs="Times New Roman"/>
          </w:rPr>
          <w:t xml:space="preserve">event than at the perceptually more novel but physically possible event. </w:t>
        </w:r>
      </w:ins>
      <w:ins w:id="630" w:author="Benton, Deon" w:date="2025-06-24T10:57:00Z" w16du:dateUtc="2025-06-24T15:57:00Z">
        <w:r w:rsidR="00A86B1C">
          <w:rPr>
            <w:rFonts w:ascii="Times New Roman" w:hAnsi="Times New Roman" w:cs="Times New Roman"/>
          </w:rPr>
          <w:t>In contrast, infants who were</w:t>
        </w:r>
      </w:ins>
      <w:ins w:id="631" w:author="Benton, Deon" w:date="2025-06-24T10:56:00Z" w16du:dateUtc="2025-06-24T15:56:00Z">
        <w:r w:rsidR="00A86B1C">
          <w:rPr>
            <w:rFonts w:ascii="Times New Roman" w:hAnsi="Times New Roman" w:cs="Times New Roman"/>
          </w:rPr>
          <w:t xml:space="preserve"> given</w:t>
        </w:r>
      </w:ins>
      <w:ins w:id="632" w:author="Benton, Deon" w:date="2025-06-23T13:30:00Z" w16du:dateUtc="2025-06-23T18:30:00Z">
        <w:r w:rsidR="002911E8">
          <w:rPr>
            <w:rFonts w:ascii="Times New Roman" w:hAnsi="Times New Roman" w:cs="Times New Roman"/>
          </w:rPr>
          <w:t xml:space="preserve"> sufficient </w:t>
        </w:r>
      </w:ins>
      <w:ins w:id="633" w:author="Benton, Deon" w:date="2025-06-24T10:56:00Z" w16du:dateUtc="2025-06-24T15:56:00Z">
        <w:r w:rsidR="00A86B1C">
          <w:rPr>
            <w:rFonts w:ascii="Times New Roman" w:hAnsi="Times New Roman" w:cs="Times New Roman"/>
          </w:rPr>
          <w:t>time to process the familiarization sequence</w:t>
        </w:r>
      </w:ins>
      <w:ins w:id="634" w:author="Benton, Deon" w:date="2025-06-24T10:57:00Z" w16du:dateUtc="2025-06-24T15:57:00Z">
        <w:r w:rsidR="00A86B1C">
          <w:rPr>
            <w:rFonts w:ascii="Times New Roman" w:hAnsi="Times New Roman" w:cs="Times New Roman"/>
          </w:rPr>
          <w:t xml:space="preserve"> showed</w:t>
        </w:r>
      </w:ins>
      <w:ins w:id="635" w:author="Benton, Deon" w:date="2025-06-23T13:31:00Z" w16du:dateUtc="2025-06-23T18:31:00Z">
        <w:r w:rsidR="002911E8">
          <w:rPr>
            <w:rFonts w:ascii="Times New Roman" w:hAnsi="Times New Roman" w:cs="Times New Roman"/>
          </w:rPr>
          <w:t xml:space="preserve"> increased looking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 only</w:t>
        </w:r>
      </w:ins>
      <w:ins w:id="636" w:author="Benton, Deon" w:date="2025-06-23T13:42:00Z" w16du:dateUtc="2025-06-23T18:42:00Z">
        <w:r w:rsidR="00D72664">
          <w:rPr>
            <w:rFonts w:ascii="Times New Roman" w:hAnsi="Times New Roman" w:cs="Times New Roman"/>
          </w:rPr>
          <w:t xml:space="preserve">. </w:t>
        </w:r>
      </w:ins>
    </w:p>
    <w:p w14:paraId="17399478" w14:textId="13840C0D" w:rsidR="0015363E" w:rsidRDefault="00D72664" w:rsidP="004979E4">
      <w:pPr>
        <w:spacing w:line="480" w:lineRule="auto"/>
        <w:ind w:firstLine="720"/>
        <w:contextualSpacing/>
        <w:rPr>
          <w:ins w:id="637" w:author="Benton, Deon" w:date="2025-06-23T13:35:00Z" w16du:dateUtc="2025-06-23T18:35:00Z"/>
          <w:rFonts w:ascii="Times New Roman" w:hAnsi="Times New Roman" w:cs="Times New Roman"/>
        </w:rPr>
      </w:pPr>
      <w:ins w:id="638" w:author="Benton, Deon" w:date="2025-06-23T13:43:00Z" w16du:dateUtc="2025-06-23T18:43:00Z">
        <w:r>
          <w:rPr>
            <w:rFonts w:ascii="Times New Roman" w:hAnsi="Times New Roman" w:cs="Times New Roman"/>
          </w:rPr>
          <w:t xml:space="preserve">Although it is also true that lean accounts differ in their particulars, </w:t>
        </w:r>
      </w:ins>
      <w:ins w:id="63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40" w:author="Benton, Deon" w:date="2025-06-23T20:19:00Z" w16du:dateUtc="2025-06-24T01:19:00Z">
        <w:r w:rsidR="00895308">
          <w:rPr>
            <w:rFonts w:ascii="Times New Roman" w:hAnsi="Times New Roman" w:cs="Times New Roman"/>
          </w:rPr>
          <w:t>the idea</w:t>
        </w:r>
      </w:ins>
      <w:ins w:id="641" w:author="Benton, Deon" w:date="2025-06-23T14:17:00Z" w16du:dateUtc="2025-06-23T19:17:00Z">
        <w:r w:rsidR="005A7C4E">
          <w:rPr>
            <w:rFonts w:ascii="Times New Roman" w:hAnsi="Times New Roman" w:cs="Times New Roman"/>
          </w:rPr>
          <w:t xml:space="preserve"> that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can be explained without recourse to conceptually rich</w:t>
        </w:r>
      </w:ins>
      <w:ins w:id="642" w:author="Benton, Deon" w:date="2025-06-23T14:48:00Z" w16du:dateUtc="2025-06-23T19:48:00Z">
        <w:r w:rsidR="00B164E9">
          <w:rPr>
            <w:rFonts w:ascii="Times New Roman" w:hAnsi="Times New Roman" w:cs="Times New Roman"/>
          </w:rPr>
          <w:t>, innate</w:t>
        </w:r>
      </w:ins>
      <w:ins w:id="643" w:author="Benton, Deon" w:date="2025-06-23T14:17:00Z" w16du:dateUtc="2025-06-23T19:17:00Z">
        <w:r w:rsidR="005A7C4E">
          <w:rPr>
            <w:rFonts w:ascii="Times New Roman" w:hAnsi="Times New Roman" w:cs="Times New Roman"/>
          </w:rPr>
          <w:t xml:space="preserve"> knowledge that is supported by domain-specific mechanisms. </w:t>
        </w:r>
      </w:ins>
      <w:ins w:id="644" w:author="Benton, Deon" w:date="2025-06-23T14:18:00Z" w16du:dateUtc="2025-06-23T19:18:00Z">
        <w:r w:rsidR="005A7C4E">
          <w:rPr>
            <w:rFonts w:ascii="Times New Roman" w:hAnsi="Times New Roman" w:cs="Times New Roman"/>
          </w:rPr>
          <w:t xml:space="preserve">Instead, these accounts </w:t>
        </w:r>
      </w:ins>
      <w:ins w:id="645" w:author="Benton, Deon" w:date="2025-06-23T14:19:00Z" w16du:dateUtc="2025-06-23T19:19:00Z">
        <w:r w:rsidR="00CF6D13">
          <w:rPr>
            <w:rFonts w:ascii="Times New Roman" w:hAnsi="Times New Roman" w:cs="Times New Roman"/>
          </w:rPr>
          <w:t xml:space="preserve">argue that infants’ responses in </w:t>
        </w:r>
        <w:proofErr w:type="spellStart"/>
        <w:r w:rsidR="00CF6D13">
          <w:rPr>
            <w:rFonts w:ascii="Times New Roman" w:hAnsi="Times New Roman" w:cs="Times New Roman"/>
          </w:rPr>
          <w:t>VoE</w:t>
        </w:r>
        <w:proofErr w:type="spellEnd"/>
        <w:r w:rsidR="00CF6D13">
          <w:rPr>
            <w:rFonts w:ascii="Times New Roman" w:hAnsi="Times New Roman" w:cs="Times New Roman"/>
          </w:rPr>
          <w:t xml:space="preserve"> studies can be explained by</w:t>
        </w:r>
      </w:ins>
      <w:ins w:id="646" w:author="Benton, Deon" w:date="2025-06-23T14:18:00Z" w16du:dateUtc="2025-06-23T19:18:00Z">
        <w:r w:rsidR="005A7C4E">
          <w:rPr>
            <w:rFonts w:ascii="Times New Roman" w:hAnsi="Times New Roman" w:cs="Times New Roman"/>
          </w:rPr>
          <w:t xml:space="preserve"> domain-general learning mechanisms—such as habituation, statistical learning, </w:t>
        </w:r>
      </w:ins>
      <w:ins w:id="647" w:author="Benton, Deon" w:date="2025-06-23T14:19:00Z" w16du:dateUtc="2025-06-23T19:19:00Z">
        <w:r w:rsidR="005A7C4E">
          <w:rPr>
            <w:rFonts w:ascii="Times New Roman" w:hAnsi="Times New Roman" w:cs="Times New Roman"/>
          </w:rPr>
          <w:t>associative learning, and conditioning, among others—</w:t>
        </w:r>
      </w:ins>
      <w:ins w:id="648" w:author="Benton, Deon" w:date="2025-06-23T14:20:00Z" w16du:dateUtc="2025-06-23T19:20:00Z">
        <w:r w:rsidR="00CF6D13">
          <w:rPr>
            <w:rFonts w:ascii="Times New Roman" w:hAnsi="Times New Roman" w:cs="Times New Roman"/>
          </w:rPr>
          <w:t>that operate on</w:t>
        </w:r>
      </w:ins>
      <w:ins w:id="649" w:author="Benton, Deon" w:date="2025-06-23T14:49:00Z" w16du:dateUtc="2025-06-23T19:49:00Z">
        <w:r w:rsidR="00B164E9">
          <w:rPr>
            <w:rFonts w:ascii="Times New Roman" w:hAnsi="Times New Roman" w:cs="Times New Roman"/>
          </w:rPr>
          <w:t xml:space="preserve"> low-level, surface-based features.</w:t>
        </w:r>
      </w:ins>
      <w:ins w:id="650" w:author="Benton, Deon" w:date="2025-06-23T15:10:00Z" w16du:dateUtc="2025-06-23T20:10:00Z">
        <w:r w:rsidR="00575943">
          <w:rPr>
            <w:rFonts w:ascii="Times New Roman" w:hAnsi="Times New Roman" w:cs="Times New Roman"/>
          </w:rPr>
          <w:t xml:space="preserve"> </w:t>
        </w:r>
      </w:ins>
      <w:ins w:id="651" w:author="Benton, Deon" w:date="2025-06-23T15:25:00Z" w16du:dateUtc="2025-06-23T20:25:00Z">
        <w:r w:rsidR="00FC1A1E">
          <w:rPr>
            <w:rFonts w:ascii="Times New Roman" w:hAnsi="Times New Roman" w:cs="Times New Roman"/>
          </w:rPr>
          <w:t>In other words</w:t>
        </w:r>
      </w:ins>
      <w:ins w:id="652"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53"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54" w:author="Benton, Deon" w:date="2025-06-23T15:12:00Z" w16du:dateUtc="2025-06-23T20:12:00Z">
        <w:r w:rsidR="00575943">
          <w:rPr>
            <w:rFonts w:ascii="Times New Roman" w:hAnsi="Times New Roman" w:cs="Times New Roman"/>
          </w:rPr>
          <w:t>.</w:t>
        </w:r>
      </w:ins>
      <w:ins w:id="655" w:author="Benton, Deon" w:date="2025-06-23T15:13:00Z" w16du:dateUtc="2025-06-23T20:13:00Z">
        <w:r w:rsidR="004E5558">
          <w:rPr>
            <w:rFonts w:ascii="Times New Roman" w:hAnsi="Times New Roman" w:cs="Times New Roman"/>
          </w:rPr>
          <w:t xml:space="preserve"> </w:t>
        </w:r>
      </w:ins>
      <w:ins w:id="656" w:author="Benton, Deon" w:date="2025-06-23T15:31:00Z" w16du:dateUtc="2025-06-23T20:31:00Z">
        <w:r w:rsidR="003579F0">
          <w:rPr>
            <w:rFonts w:ascii="Times New Roman" w:hAnsi="Times New Roman" w:cs="Times New Roman"/>
          </w:rPr>
          <w:t>This</w:t>
        </w:r>
      </w:ins>
      <w:ins w:id="657" w:author="Benton, Deon" w:date="2025-06-23T15:26:00Z" w16du:dateUtc="2025-06-23T20:26:00Z">
        <w:r w:rsidR="00FC1A1E">
          <w:rPr>
            <w:rFonts w:ascii="Times New Roman" w:hAnsi="Times New Roman" w:cs="Times New Roman"/>
          </w:rPr>
          <w:t xml:space="preserve"> </w:t>
        </w:r>
        <w:r w:rsidR="00FC1A1E">
          <w:rPr>
            <w:rFonts w:ascii="Times New Roman" w:hAnsi="Times New Roman" w:cs="Times New Roman"/>
          </w:rPr>
          <w:lastRenderedPageBreak/>
          <w:t>more sophisticated knowledge is though</w:t>
        </w:r>
      </w:ins>
      <w:ins w:id="658" w:author="Benton, Deon" w:date="2025-06-23T15:28:00Z" w16du:dateUtc="2025-06-23T20:28:00Z">
        <w:r w:rsidR="002A693A">
          <w:rPr>
            <w:rFonts w:ascii="Times New Roman" w:hAnsi="Times New Roman" w:cs="Times New Roman"/>
          </w:rPr>
          <w:t>t</w:t>
        </w:r>
      </w:ins>
      <w:ins w:id="659" w:author="Benton, Deon" w:date="2025-06-23T15:26:00Z" w16du:dateUtc="2025-06-23T20:26:00Z">
        <w:r w:rsidR="00FC1A1E">
          <w:rPr>
            <w:rFonts w:ascii="Times New Roman" w:hAnsi="Times New Roman" w:cs="Times New Roman"/>
          </w:rPr>
          <w:t xml:space="preserve"> to emerge</w:t>
        </w:r>
      </w:ins>
      <w:ins w:id="660" w:author="Benton, Deon" w:date="2025-06-23T15:27:00Z" w16du:dateUtc="2025-06-23T20:27:00Z">
        <w:r w:rsidR="002A693A">
          <w:rPr>
            <w:rFonts w:ascii="Times New Roman" w:hAnsi="Times New Roman" w:cs="Times New Roman"/>
          </w:rPr>
          <w:t xml:space="preserve"> gradually </w:t>
        </w:r>
      </w:ins>
      <w:ins w:id="661" w:author="Benton, Deon" w:date="2025-06-23T15:28:00Z" w16du:dateUtc="2025-06-23T20:28:00Z">
        <w:r w:rsidR="002A693A">
          <w:rPr>
            <w:rFonts w:ascii="Times New Roman" w:hAnsi="Times New Roman" w:cs="Times New Roman"/>
          </w:rPr>
          <w:t xml:space="preserve">via the same learning </w:t>
        </w:r>
      </w:ins>
      <w:ins w:id="662"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63" w:author="Benton, Deon" w:date="2025-06-23T20:24:00Z" w16du:dateUtc="2025-06-24T01:24:00Z">
        <w:r w:rsidR="00F17246">
          <w:rPr>
            <w:rFonts w:ascii="Times New Roman" w:hAnsi="Times New Roman" w:cs="Times New Roman"/>
          </w:rPr>
          <w:t xml:space="preserve"> subserve</w:t>
        </w:r>
      </w:ins>
      <w:ins w:id="664" w:author="Benton, Deon" w:date="2025-06-23T15:29:00Z" w16du:dateUtc="2025-06-23T20:29:00Z">
        <w:r w:rsidR="004979E4">
          <w:rPr>
            <w:rFonts w:ascii="Times New Roman" w:hAnsi="Times New Roman" w:cs="Times New Roman"/>
          </w:rPr>
          <w:t xml:space="preserve"> infants’ responses in </w:t>
        </w:r>
        <w:proofErr w:type="spellStart"/>
        <w:r w:rsidR="004979E4">
          <w:rPr>
            <w:rFonts w:ascii="Times New Roman" w:hAnsi="Times New Roman" w:cs="Times New Roman"/>
          </w:rPr>
          <w:t>VoE</w:t>
        </w:r>
        <w:proofErr w:type="spellEnd"/>
        <w:r w:rsidR="004979E4">
          <w:rPr>
            <w:rFonts w:ascii="Times New Roman" w:hAnsi="Times New Roman" w:cs="Times New Roman"/>
          </w:rPr>
          <w:t xml:space="preserve"> studies.</w:t>
        </w:r>
      </w:ins>
      <w:ins w:id="665"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77777777" w:rsidR="001A2641" w:rsidRPr="00445430" w:rsidRDefault="001A2641" w:rsidP="001A2641">
      <w:pPr>
        <w:spacing w:line="480" w:lineRule="auto"/>
        <w:contextualSpacing/>
        <w:rPr>
          <w:ins w:id="666" w:author="Benton, Deon" w:date="2025-06-23T13:38:00Z" w16du:dateUtc="2025-06-23T18:38:00Z"/>
          <w:rFonts w:ascii="Times New Roman" w:hAnsi="Times New Roman" w:cs="Times New Roman"/>
          <w:b/>
          <w:bCs/>
        </w:rPr>
      </w:pPr>
      <w:ins w:id="667" w:author="Benton, Deon" w:date="2025-06-23T13:38:00Z" w16du:dateUtc="2025-06-23T18:38:00Z">
        <w:r>
          <w:rPr>
            <w:rFonts w:ascii="Times New Roman" w:hAnsi="Times New Roman" w:cs="Times New Roman"/>
            <w:b/>
            <w:bCs/>
          </w:rPr>
          <w:t xml:space="preserve">A lean proposal for the origins of infant action understanding </w:t>
        </w:r>
      </w:ins>
    </w:p>
    <w:p w14:paraId="69D56AA6" w14:textId="77777777" w:rsidR="00EF4B25" w:rsidRDefault="00DE18F0" w:rsidP="00D027B5">
      <w:pPr>
        <w:spacing w:line="480" w:lineRule="auto"/>
        <w:contextualSpacing/>
        <w:rPr>
          <w:ins w:id="668" w:author="Benton, Deon" w:date="2025-06-25T13:18:00Z" w16du:dateUtc="2025-06-25T18:18:00Z"/>
          <w:rFonts w:ascii="Times New Roman" w:hAnsi="Times New Roman" w:cs="Times New Roman"/>
        </w:rPr>
      </w:pPr>
      <w:ins w:id="669" w:author="Benton, Deon" w:date="2025-06-24T12:03:00Z" w16du:dateUtc="2025-06-24T17:03:00Z">
        <w:r>
          <w:rPr>
            <w:rFonts w:ascii="Times New Roman" w:hAnsi="Times New Roman" w:cs="Times New Roman"/>
          </w:rPr>
          <w:tab/>
          <w:t>As the discussion to this point has shown, there have been many attempts to explain infants’ looking behavior</w:t>
        </w:r>
      </w:ins>
      <w:ins w:id="670" w:author="Benton, Deon" w:date="2025-06-24T12:04:00Z" w16du:dateUtc="2025-06-24T17:04:00Z">
        <w:r>
          <w:rPr>
            <w:rFonts w:ascii="Times New Roman" w:hAnsi="Times New Roman" w:cs="Times New Roman"/>
          </w:rPr>
          <w:t xml:space="preserve">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infants’ action understanding from the same perspective remain relatively scarce</w:t>
        </w:r>
      </w:ins>
      <w:ins w:id="671" w:author="Benton, Deon" w:date="2025-06-24T13:30:00Z" w16du:dateUtc="2025-06-24T18:30:00Z">
        <w:r w:rsidR="000C6B58">
          <w:rPr>
            <w:rFonts w:ascii="Times New Roman" w:hAnsi="Times New Roman" w:cs="Times New Roman"/>
          </w:rPr>
          <w:t>.</w:t>
        </w:r>
      </w:ins>
      <w:ins w:id="672" w:author="Benton, Deon" w:date="2025-06-24T13:18:00Z" w16du:dateUtc="2025-06-24T18:18:00Z">
        <w:r w:rsidR="00C03B2C">
          <w:rPr>
            <w:rFonts w:ascii="Times New Roman" w:hAnsi="Times New Roman" w:cs="Times New Roman"/>
          </w:rPr>
          <w:t xml:space="preserve"> </w:t>
        </w:r>
      </w:ins>
      <w:ins w:id="673" w:author="Benton, Deon" w:date="2025-06-24T14:41:00Z" w16du:dateUtc="2025-06-24T19:41:00Z">
        <w:r w:rsidR="00673D12">
          <w:rPr>
            <w:rFonts w:ascii="Times New Roman" w:hAnsi="Times New Roman" w:cs="Times New Roman"/>
          </w:rPr>
          <w:t>A</w:t>
        </w:r>
      </w:ins>
      <w:ins w:id="674" w:author="Benton, Deon" w:date="2025-06-23T21:57:00Z" w16du:dateUtc="2025-06-24T02:57:00Z">
        <w:r w:rsidR="000329CC">
          <w:rPr>
            <w:rFonts w:ascii="Times New Roman" w:hAnsi="Times New Roman" w:cs="Times New Roman"/>
          </w:rPr>
          <w:t xml:space="preserve"> </w:t>
        </w:r>
      </w:ins>
      <w:ins w:id="675" w:author="Benton, Deon" w:date="2025-06-24T13:30:00Z" w16du:dateUtc="2025-06-24T18:30:00Z">
        <w:r w:rsidR="000C6B58">
          <w:rPr>
            <w:rFonts w:ascii="Times New Roman" w:hAnsi="Times New Roman" w:cs="Times New Roman"/>
          </w:rPr>
          <w:t>notab</w:t>
        </w:r>
      </w:ins>
      <w:ins w:id="676" w:author="Benton, Deon" w:date="2025-06-24T13:31:00Z" w16du:dateUtc="2025-06-24T18:31:00Z">
        <w:r w:rsidR="000C6B58">
          <w:rPr>
            <w:rFonts w:ascii="Times New Roman" w:hAnsi="Times New Roman" w:cs="Times New Roman"/>
          </w:rPr>
          <w:t xml:space="preserve">le exception to this is a study </w:t>
        </w:r>
      </w:ins>
      <w:ins w:id="677" w:author="Benton, Deon" w:date="2025-06-23T21:12:00Z" w16du:dateUtc="2025-06-24T02:12:00Z">
        <w:r w:rsidR="00EC7604">
          <w:rPr>
            <w:rFonts w:ascii="Times New Roman" w:hAnsi="Times New Roman" w:cs="Times New Roman"/>
          </w:rPr>
          <w:t>by Overwalle (2010)</w:t>
        </w:r>
      </w:ins>
      <w:ins w:id="678" w:author="Benton, Deon" w:date="2025-06-24T14:25:00Z" w16du:dateUtc="2025-06-24T19:25:00Z">
        <w:r w:rsidR="00B81767">
          <w:rPr>
            <w:rFonts w:ascii="Times New Roman" w:hAnsi="Times New Roman" w:cs="Times New Roman"/>
          </w:rPr>
          <w:t>.</w:t>
        </w:r>
      </w:ins>
      <w:ins w:id="679" w:author="Benton, Deon" w:date="2025-06-24T14:41:00Z" w16du:dateUtc="2025-06-24T19:41:00Z">
        <w:r w:rsidR="00673D12">
          <w:rPr>
            <w:rFonts w:ascii="Times New Roman" w:hAnsi="Times New Roman" w:cs="Times New Roman"/>
          </w:rPr>
          <w:t xml:space="preserve"> </w:t>
        </w:r>
      </w:ins>
      <w:ins w:id="680" w:author="Benton, Deon" w:date="2025-06-24T22:46:00Z" w16du:dateUtc="2025-06-25T03:46:00Z">
        <w:r w:rsidR="00861E76">
          <w:rPr>
            <w:rFonts w:ascii="Times New Roman" w:hAnsi="Times New Roman" w:cs="Times New Roman"/>
          </w:rPr>
          <w:t xml:space="preserve">One of the goals of this study was to explain infants’ looking behaviors in Gergely et al. (1995). Overwalle (2010) argued that infants learn about what makes an action efficient (or inefficient) based on prior experience either observing or engaging in those actions; </w:t>
        </w:r>
      </w:ins>
      <w:ins w:id="681" w:author="Benton, Deon" w:date="2025-06-24T22:47:00Z" w16du:dateUtc="2025-06-25T03:47:00Z">
        <w:r w:rsidR="00861E76">
          <w:rPr>
            <w:rFonts w:ascii="Times New Roman" w:hAnsi="Times New Roman" w:cs="Times New Roman"/>
          </w:rPr>
          <w:t>a priori notions of efficiency based on a teleological stance are not necessary</w:t>
        </w:r>
      </w:ins>
      <w:ins w:id="682" w:author="Benton, Deon" w:date="2025-06-24T22:46:00Z" w16du:dateUtc="2025-06-25T03:46:00Z">
        <w:r w:rsidR="00861E76">
          <w:rPr>
            <w:rFonts w:ascii="Times New Roman" w:hAnsi="Times New Roman" w:cs="Times New Roman"/>
          </w:rPr>
          <w:t xml:space="preserve">.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ins>
      <w:ins w:id="683" w:author="Benton, Deon" w:date="2025-06-24T22:47:00Z" w16du:dateUtc="2025-06-25T03:47:00Z">
        <w:r w:rsidR="00861E76">
          <w:rPr>
            <w:rFonts w:ascii="Times New Roman" w:hAnsi="Times New Roman" w:cs="Times New Roman"/>
          </w:rPr>
          <w:t xml:space="preserve">Overwalle (2010) </w:t>
        </w:r>
      </w:ins>
      <w:ins w:id="684" w:author="Benton, Deon" w:date="2025-06-24T22:51:00Z" w16du:dateUtc="2025-06-25T03:51:00Z">
        <w:r w:rsidR="00811804">
          <w:rPr>
            <w:rFonts w:ascii="Times New Roman" w:hAnsi="Times New Roman" w:cs="Times New Roman"/>
          </w:rPr>
          <w:t>implemented this idea in a</w:t>
        </w:r>
      </w:ins>
      <w:ins w:id="685" w:author="Benton, Deon" w:date="2025-06-24T22:43:00Z" w16du:dateUtc="2025-06-25T03:43:00Z">
        <w:r w:rsidR="00861E76">
          <w:rPr>
            <w:rFonts w:ascii="Times New Roman" w:hAnsi="Times New Roman" w:cs="Times New Roman"/>
          </w:rPr>
          <w:t xml:space="preserve"> </w:t>
        </w:r>
      </w:ins>
      <w:ins w:id="686" w:author="Benton, Deon" w:date="2025-06-24T22:51:00Z" w16du:dateUtc="2025-06-25T03:51:00Z">
        <w:r w:rsidR="00861E76">
          <w:rPr>
            <w:rFonts w:ascii="Times New Roman" w:hAnsi="Times New Roman" w:cs="Times New Roman"/>
          </w:rPr>
          <w:t>recurrent connectionist model</w:t>
        </w:r>
      </w:ins>
      <w:ins w:id="687" w:author="Benton, Deon" w:date="2025-06-24T22:45:00Z" w16du:dateUtc="2025-06-25T03:45:00Z">
        <w:r w:rsidR="00861E76">
          <w:rPr>
            <w:rFonts w:ascii="Times New Roman" w:hAnsi="Times New Roman" w:cs="Times New Roman"/>
          </w:rPr>
          <w:t xml:space="preserve"> </w:t>
        </w:r>
      </w:ins>
      <w:ins w:id="688" w:author="Benton, Deon" w:date="2025-06-24T22:51:00Z" w16du:dateUtc="2025-06-25T03:51:00Z">
        <w:r w:rsidR="00811804">
          <w:rPr>
            <w:rFonts w:ascii="Times New Roman" w:hAnsi="Times New Roman" w:cs="Times New Roman"/>
          </w:rPr>
          <w:t xml:space="preserve">and showed that </w:t>
        </w:r>
      </w:ins>
      <w:ins w:id="689" w:author="Benton, Deon" w:date="2025-06-24T22:54:00Z" w16du:dateUtc="2025-06-25T03:54:00Z">
        <w:r w:rsidR="00D027B5">
          <w:rPr>
            <w:rFonts w:ascii="Times New Roman" w:hAnsi="Times New Roman" w:cs="Times New Roman"/>
          </w:rPr>
          <w:t>it could explain</w:t>
        </w:r>
      </w:ins>
      <w:ins w:id="690" w:author="Benton, Deon" w:date="2025-06-24T22:51:00Z" w16du:dateUtc="2025-06-25T03:51:00Z">
        <w:r w:rsidR="00811804">
          <w:rPr>
            <w:rFonts w:ascii="Times New Roman" w:hAnsi="Times New Roman" w:cs="Times New Roman"/>
          </w:rPr>
          <w:t xml:space="preserve"> </w:t>
        </w:r>
      </w:ins>
      <w:ins w:id="691" w:author="Benton, Deon" w:date="2025-06-24T22:45:00Z" w16du:dateUtc="2025-06-25T03:45:00Z">
        <w:r w:rsidR="00861E76">
          <w:rPr>
            <w:rFonts w:ascii="Times New Roman" w:hAnsi="Times New Roman" w:cs="Times New Roman"/>
          </w:rPr>
          <w:t>i</w:t>
        </w:r>
      </w:ins>
      <w:ins w:id="692" w:author="Benton, Deon" w:date="2025-06-24T22:46:00Z" w16du:dateUtc="2025-06-25T03:46:00Z">
        <w:r w:rsidR="00861E76">
          <w:rPr>
            <w:rFonts w:ascii="Times New Roman" w:hAnsi="Times New Roman" w:cs="Times New Roman"/>
          </w:rPr>
          <w:t>nfants’ looking responses across the Experimental and Control conditions</w:t>
        </w:r>
      </w:ins>
      <w:ins w:id="693" w:author="Benton, Deon" w:date="2025-06-24T22:54:00Z" w16du:dateUtc="2025-06-25T03:54:00Z">
        <w:r w:rsidR="00D027B5">
          <w:rPr>
            <w:rFonts w:ascii="Times New Roman" w:hAnsi="Times New Roman" w:cs="Times New Roman"/>
          </w:rPr>
          <w:t xml:space="preserve"> in Gergely et al. (199</w:t>
        </w:r>
      </w:ins>
      <w:ins w:id="694" w:author="Benton, Deon" w:date="2025-06-24T22:55:00Z" w16du:dateUtc="2025-06-25T03:55:00Z">
        <w:r w:rsidR="00D027B5">
          <w:rPr>
            <w:rFonts w:ascii="Times New Roman" w:hAnsi="Times New Roman" w:cs="Times New Roman"/>
          </w:rPr>
          <w:t>5). Overwalle (2010) interpreted this finding to mean that</w:t>
        </w:r>
      </w:ins>
      <w:ins w:id="695" w:author="Benton, Deon" w:date="2025-06-25T11:45:00Z" w16du:dateUtc="2025-06-25T16:45:00Z">
        <w:r w:rsidR="00BC3402">
          <w:rPr>
            <w:rFonts w:ascii="Times New Roman" w:hAnsi="Times New Roman" w:cs="Times New Roman"/>
          </w:rPr>
          <w:t xml:space="preserve"> knowledge about what makes an action efficient can be learned from</w:t>
        </w:r>
      </w:ins>
      <w:ins w:id="696" w:author="Benton, Deon" w:date="2025-06-25T11:46:00Z" w16du:dateUtc="2025-06-25T16:46:00Z">
        <w:r w:rsidR="00BC3402">
          <w:rPr>
            <w:rFonts w:ascii="Times New Roman" w:hAnsi="Times New Roman" w:cs="Times New Roman"/>
          </w:rPr>
          <w:t xml:space="preserve"> experience observing objects </w:t>
        </w:r>
        <w:proofErr w:type="gramStart"/>
        <w:r w:rsidR="00BC3402">
          <w:rPr>
            <w:rFonts w:ascii="Times New Roman" w:hAnsi="Times New Roman" w:cs="Times New Roman"/>
          </w:rPr>
          <w:t>move</w:t>
        </w:r>
        <w:proofErr w:type="gramEnd"/>
        <w:r w:rsidR="00BC3402">
          <w:rPr>
            <w:rFonts w:ascii="Times New Roman" w:hAnsi="Times New Roman" w:cs="Times New Roman"/>
          </w:rPr>
          <w:t xml:space="preserve"> in relation to external constraints and obstacles;</w:t>
        </w:r>
      </w:ins>
      <w:ins w:id="697" w:author="Benton, Deon" w:date="2025-06-24T22:55:00Z" w16du:dateUtc="2025-06-25T03:55:00Z">
        <w:r w:rsidR="00D027B5">
          <w:rPr>
            <w:rFonts w:ascii="Times New Roman" w:hAnsi="Times New Roman" w:cs="Times New Roman"/>
          </w:rPr>
          <w:t xml:space="preserve"> a priori notions of efficiency</w:t>
        </w:r>
      </w:ins>
      <w:ins w:id="698" w:author="Benton, Deon" w:date="2025-06-25T11:47:00Z" w16du:dateUtc="2025-06-25T16:47:00Z">
        <w:r w:rsidR="006624D1">
          <w:rPr>
            <w:rFonts w:ascii="Times New Roman" w:hAnsi="Times New Roman" w:cs="Times New Roman"/>
          </w:rPr>
          <w:t xml:space="preserve"> based on a teleological stance</w:t>
        </w:r>
      </w:ins>
      <w:ins w:id="699" w:author="Benton, Deon" w:date="2025-06-24T22:55:00Z" w16du:dateUtc="2025-06-25T03:55:00Z">
        <w:r w:rsidR="00D027B5">
          <w:rPr>
            <w:rFonts w:ascii="Times New Roman" w:hAnsi="Times New Roman" w:cs="Times New Roman"/>
          </w:rPr>
          <w:t xml:space="preserve"> </w:t>
        </w:r>
      </w:ins>
      <w:ins w:id="700" w:author="Benton, Deon" w:date="2025-06-25T11:46:00Z" w16du:dateUtc="2025-06-25T16:46:00Z">
        <w:r w:rsidR="00BC3402">
          <w:rPr>
            <w:rFonts w:ascii="Times New Roman" w:hAnsi="Times New Roman" w:cs="Times New Roman"/>
          </w:rPr>
          <w:t>are not</w:t>
        </w:r>
      </w:ins>
      <w:ins w:id="701" w:author="Benton, Deon" w:date="2025-06-24T22:55:00Z" w16du:dateUtc="2025-06-25T03:55:00Z">
        <w:r w:rsidR="00D027B5">
          <w:rPr>
            <w:rFonts w:ascii="Times New Roman" w:hAnsi="Times New Roman" w:cs="Times New Roman"/>
          </w:rPr>
          <w:t xml:space="preserve"> necessary to account for infants’ responses</w:t>
        </w:r>
      </w:ins>
      <w:ins w:id="702" w:author="Benton, Deon" w:date="2025-06-25T11:44:00Z" w16du:dateUtc="2025-06-25T16:44:00Z">
        <w:r w:rsidR="00BC3402">
          <w:rPr>
            <w:rFonts w:ascii="Times New Roman" w:hAnsi="Times New Roman" w:cs="Times New Roman"/>
          </w:rPr>
          <w:t xml:space="preserve"> in Gergely et al. (1995)</w:t>
        </w:r>
      </w:ins>
      <w:ins w:id="703" w:author="Benton, Deon" w:date="2025-06-24T22:56:00Z" w16du:dateUtc="2025-06-25T03:56:00Z">
        <w:r w:rsidR="00D027B5">
          <w:rPr>
            <w:rFonts w:ascii="Times New Roman" w:hAnsi="Times New Roman" w:cs="Times New Roman"/>
          </w:rPr>
          <w:t>.</w:t>
        </w:r>
      </w:ins>
    </w:p>
    <w:p w14:paraId="62EAB449" w14:textId="1E87573E" w:rsidR="00052DF8" w:rsidRDefault="00DA57F6" w:rsidP="0097127C">
      <w:pPr>
        <w:spacing w:line="480" w:lineRule="auto"/>
        <w:ind w:firstLine="720"/>
        <w:contextualSpacing/>
        <w:rPr>
          <w:ins w:id="704" w:author="Benton, Deon" w:date="2025-06-24T14:36:00Z" w16du:dateUtc="2025-06-24T19:36:00Z"/>
          <w:rFonts w:ascii="Times New Roman" w:hAnsi="Times New Roman" w:cs="Times New Roman"/>
        </w:rPr>
      </w:pPr>
      <w:ins w:id="705" w:author="Benton, Deon" w:date="2025-06-25T13:14:00Z" w16du:dateUtc="2025-06-25T18:14:00Z">
        <w:r>
          <w:rPr>
            <w:rFonts w:ascii="Times New Roman" w:hAnsi="Times New Roman" w:cs="Times New Roman"/>
          </w:rPr>
          <w:t>Although Overwalle</w:t>
        </w:r>
      </w:ins>
      <w:ins w:id="706" w:author="Benton, Deon" w:date="2025-06-25T13:15:00Z" w16du:dateUtc="2025-06-25T18:15:00Z">
        <w:r>
          <w:rPr>
            <w:rFonts w:ascii="Times New Roman" w:hAnsi="Times New Roman" w:cs="Times New Roman"/>
          </w:rPr>
          <w:t>’s</w:t>
        </w:r>
      </w:ins>
      <w:ins w:id="707" w:author="Benton, Deon" w:date="2025-06-25T13:14:00Z" w16du:dateUtc="2025-06-25T18:14:00Z">
        <w:r>
          <w:rPr>
            <w:rFonts w:ascii="Times New Roman" w:hAnsi="Times New Roman" w:cs="Times New Roman"/>
          </w:rPr>
          <w:t xml:space="preserve"> (2010) model demonstrated that</w:t>
        </w:r>
      </w:ins>
      <w:ins w:id="708" w:author="Benton, Deon" w:date="2025-06-25T13:15:00Z" w16du:dateUtc="2025-06-25T18:15:00Z">
        <w:r>
          <w:rPr>
            <w:rFonts w:ascii="Times New Roman" w:hAnsi="Times New Roman" w:cs="Times New Roman"/>
          </w:rPr>
          <w:t xml:space="preserve"> action</w:t>
        </w:r>
      </w:ins>
      <w:ins w:id="709" w:author="Benton, Deon" w:date="2025-06-25T13:14:00Z" w16du:dateUtc="2025-06-25T18:14:00Z">
        <w:r>
          <w:rPr>
            <w:rFonts w:ascii="Times New Roman" w:hAnsi="Times New Roman" w:cs="Times New Roman"/>
          </w:rPr>
          <w:t xml:space="preserve"> efficiency can be learned, </w:t>
        </w:r>
      </w:ins>
      <w:ins w:id="710" w:author="Benton, Deon" w:date="2025-06-25T13:21:00Z" w16du:dateUtc="2025-06-25T18:21:00Z">
        <w:r w:rsidR="008E542C">
          <w:rPr>
            <w:rFonts w:ascii="Times New Roman" w:hAnsi="Times New Roman" w:cs="Times New Roman"/>
          </w:rPr>
          <w:t>caution should be exercised before accepting the mo</w:t>
        </w:r>
      </w:ins>
      <w:ins w:id="711" w:author="Benton, Deon" w:date="2025-06-25T13:22:00Z" w16du:dateUtc="2025-06-25T18:22:00Z">
        <w:r w:rsidR="008E542C">
          <w:rPr>
            <w:rFonts w:ascii="Times New Roman" w:hAnsi="Times New Roman" w:cs="Times New Roman"/>
          </w:rPr>
          <w:t>del results</w:t>
        </w:r>
      </w:ins>
      <w:ins w:id="712" w:author="Benton, Deon" w:date="2025-06-25T13:58:00Z" w16du:dateUtc="2025-06-25T18:58:00Z">
        <w:r w:rsidR="00B474F5">
          <w:rPr>
            <w:rFonts w:ascii="Times New Roman" w:hAnsi="Times New Roman" w:cs="Times New Roman"/>
          </w:rPr>
          <w:t xml:space="preserve"> for at least three reasons</w:t>
        </w:r>
      </w:ins>
      <w:ins w:id="713" w:author="Benton, Deon" w:date="2025-06-24T14:50:00Z" w16du:dateUtc="2025-06-24T19:50:00Z">
        <w:r w:rsidR="00DC3C33">
          <w:rPr>
            <w:rFonts w:ascii="Times New Roman" w:hAnsi="Times New Roman" w:cs="Times New Roman"/>
          </w:rPr>
          <w:t>.</w:t>
        </w:r>
      </w:ins>
      <w:ins w:id="714" w:author="Benton, Deon" w:date="2025-06-25T13:58:00Z" w16du:dateUtc="2025-06-25T18:58:00Z">
        <w:r w:rsidR="00B474F5">
          <w:rPr>
            <w:rFonts w:ascii="Times New Roman" w:hAnsi="Times New Roman" w:cs="Times New Roman"/>
          </w:rPr>
          <w:t xml:space="preserve"> </w:t>
        </w:r>
      </w:ins>
      <w:ins w:id="715" w:author="Benton, Deon" w:date="2025-06-25T20:29:00Z" w16du:dateUtc="2025-06-26T01:29:00Z">
        <w:r w:rsidR="00BC7B45">
          <w:rPr>
            <w:rFonts w:ascii="Times New Roman" w:hAnsi="Times New Roman" w:cs="Times New Roman"/>
          </w:rPr>
          <w:t>The first reason is that</w:t>
        </w:r>
      </w:ins>
      <w:ins w:id="716" w:author="Benton, Deon" w:date="2025-06-24T14:50:00Z" w16du:dateUtc="2025-06-24T19:50:00Z">
        <w:r w:rsidR="00DC3C33">
          <w:rPr>
            <w:rFonts w:ascii="Times New Roman" w:hAnsi="Times New Roman" w:cs="Times New Roman"/>
          </w:rPr>
          <w:t xml:space="preserve"> the model did not develop internal representations. This is because the network did </w:t>
        </w:r>
        <w:r w:rsidR="00DC3C33">
          <w:rPr>
            <w:rFonts w:ascii="Times New Roman" w:hAnsi="Times New Roman" w:cs="Times New Roman"/>
          </w:rPr>
          <w:lastRenderedPageBreak/>
          <w:t>not have one (or more) hidden layers.</w:t>
        </w:r>
      </w:ins>
      <w:ins w:id="717" w:author="Benton, Deon" w:date="2025-06-25T13:23:00Z" w16du:dateUtc="2025-06-25T18:23:00Z">
        <w:r w:rsidR="00E016FD">
          <w:rPr>
            <w:rFonts w:ascii="Times New Roman" w:hAnsi="Times New Roman" w:cs="Times New Roman"/>
          </w:rPr>
          <w:t xml:space="preserve"> Without the ability to develop internal representations,</w:t>
        </w:r>
      </w:ins>
      <w:ins w:id="718" w:author="Benton, Deon" w:date="2025-06-24T14:35:00Z" w16du:dateUtc="2025-06-24T19:35:00Z">
        <w:r w:rsidR="00052DF8">
          <w:rPr>
            <w:rFonts w:ascii="Times New Roman" w:hAnsi="Times New Roman" w:cs="Times New Roman"/>
          </w:rPr>
          <w:t xml:space="preserve"> </w:t>
        </w:r>
      </w:ins>
      <w:ins w:id="719" w:author="Benton, Deon" w:date="2025-06-24T14:37:00Z" w16du:dateUtc="2025-06-24T19:37:00Z">
        <w:r w:rsidR="00052DF8">
          <w:rPr>
            <w:rFonts w:ascii="Times New Roman" w:eastAsia="Times New Roman" w:hAnsi="Times New Roman" w:cs="Times New Roman"/>
          </w:rPr>
          <w:t>the model could</w:t>
        </w:r>
      </w:ins>
      <w:ins w:id="720" w:author="Benton, Deon" w:date="2025-06-24T14:36:00Z" w16du:dateUtc="2025-06-24T19:36:00Z">
        <w:r w:rsidR="00052DF8">
          <w:rPr>
            <w:rFonts w:ascii="Times New Roman" w:eastAsia="Times New Roman" w:hAnsi="Times New Roman" w:cs="Times New Roman"/>
          </w:rPr>
          <w:t xml:space="preserve"> not make use of any prior, “real-world” experience</w:t>
        </w:r>
      </w:ins>
      <w:ins w:id="721" w:author="Benton, Deon" w:date="2025-06-24T14:37:00Z" w16du:dateUtc="2025-06-24T19:37:00Z">
        <w:r w:rsidR="00052DF8">
          <w:rPr>
            <w:rFonts w:ascii="Times New Roman" w:eastAsia="Times New Roman" w:hAnsi="Times New Roman" w:cs="Times New Roman"/>
          </w:rPr>
          <w:t xml:space="preserve">. </w:t>
        </w:r>
      </w:ins>
      <w:ins w:id="722" w:author="Benton, Deon" w:date="2025-06-25T13:24:00Z" w16du:dateUtc="2025-06-25T18:24:00Z">
        <w:r w:rsidR="00E17676">
          <w:rPr>
            <w:rFonts w:ascii="Times New Roman" w:eastAsia="Times New Roman" w:hAnsi="Times New Roman" w:cs="Times New Roman"/>
          </w:rPr>
          <w:t xml:space="preserve">Yet, infants </w:t>
        </w:r>
      </w:ins>
      <w:ins w:id="723" w:author="Benton, Deon" w:date="2025-06-25T15:45:00Z" w16du:dateUtc="2025-06-25T20:45:00Z">
        <w:r w:rsidR="009A5197">
          <w:rPr>
            <w:rFonts w:ascii="Times New Roman" w:eastAsia="Times New Roman" w:hAnsi="Times New Roman" w:cs="Times New Roman"/>
          </w:rPr>
          <w:t>probably do</w:t>
        </w:r>
      </w:ins>
      <w:ins w:id="724" w:author="Benton, Deon" w:date="2025-06-25T13:24:00Z" w16du:dateUtc="2025-06-25T18:24:00Z">
        <w:r w:rsidR="00E17676">
          <w:rPr>
            <w:rFonts w:ascii="Times New Roman" w:eastAsia="Times New Roman" w:hAnsi="Times New Roman" w:cs="Times New Roman"/>
          </w:rPr>
          <w:t xml:space="preserve"> enter studies like that by Gergely et al. (1995) with substantial experience processing others’ actions</w:t>
        </w:r>
      </w:ins>
      <w:ins w:id="725" w:author="Benton, Deon" w:date="2025-06-25T20:30:00Z" w16du:dateUtc="2025-06-26T01:30:00Z">
        <w:r w:rsidR="00BC7B45">
          <w:rPr>
            <w:rFonts w:ascii="Times New Roman" w:eastAsia="Times New Roman" w:hAnsi="Times New Roman" w:cs="Times New Roman"/>
          </w:rPr>
          <w:t xml:space="preserve">. </w:t>
        </w:r>
      </w:ins>
      <w:ins w:id="726" w:author="Benton, Deon" w:date="2025-06-25T20:33:00Z" w16du:dateUtc="2025-06-26T01:33:00Z">
        <w:r w:rsidR="004F15D3">
          <w:rPr>
            <w:rFonts w:ascii="Times New Roman" w:eastAsia="Times New Roman" w:hAnsi="Times New Roman" w:cs="Times New Roman"/>
          </w:rPr>
          <w:t>Such experience may in turn</w:t>
        </w:r>
      </w:ins>
      <w:ins w:id="727" w:author="Benton, Deon" w:date="2025-06-25T20:31:00Z" w16du:dateUtc="2025-06-26T01:31:00Z">
        <w:r w:rsidR="00BC7B45">
          <w:rPr>
            <w:rFonts w:ascii="Times New Roman" w:eastAsia="Times New Roman" w:hAnsi="Times New Roman" w:cs="Times New Roman"/>
          </w:rPr>
          <w:t xml:space="preserve"> affect</w:t>
        </w:r>
      </w:ins>
      <w:ins w:id="728" w:author="Benton, Deon" w:date="2025-06-25T15:46:00Z" w16du:dateUtc="2025-06-25T20:46:00Z">
        <w:r w:rsidR="009A5197">
          <w:rPr>
            <w:rFonts w:ascii="Times New Roman" w:eastAsia="Times New Roman" w:hAnsi="Times New Roman" w:cs="Times New Roman"/>
          </w:rPr>
          <w:t xml:space="preserve"> </w:t>
        </w:r>
      </w:ins>
      <w:ins w:id="729" w:author="Benton, Deon" w:date="2025-06-25T20:31:00Z" w16du:dateUtc="2025-06-26T01:31:00Z">
        <w:r w:rsidR="00BC7B45">
          <w:rPr>
            <w:rFonts w:ascii="Times New Roman" w:eastAsia="Times New Roman" w:hAnsi="Times New Roman" w:cs="Times New Roman"/>
          </w:rPr>
          <w:t>how infants process</w:t>
        </w:r>
      </w:ins>
      <w:ins w:id="730" w:author="Benton, Deon" w:date="2025-06-25T15:46:00Z" w16du:dateUtc="2025-06-25T20:46:00Z">
        <w:r w:rsidR="009A5197">
          <w:rPr>
            <w:rFonts w:ascii="Times New Roman" w:eastAsia="Times New Roman" w:hAnsi="Times New Roman" w:cs="Times New Roman"/>
          </w:rPr>
          <w:t xml:space="preserve"> </w:t>
        </w:r>
      </w:ins>
      <w:ins w:id="731" w:author="Benton, Deon" w:date="2025-06-25T20:33:00Z" w16du:dateUtc="2025-06-26T01:33:00Z">
        <w:r w:rsidR="00AC0C13">
          <w:rPr>
            <w:rFonts w:ascii="Times New Roman" w:eastAsia="Times New Roman" w:hAnsi="Times New Roman" w:cs="Times New Roman"/>
          </w:rPr>
          <w:t>the habituation</w:t>
        </w:r>
      </w:ins>
      <w:ins w:id="732" w:author="Benton, Deon" w:date="2025-06-25T15:46:00Z" w16du:dateUtc="2025-06-25T20:46:00Z">
        <w:r w:rsidR="009A5197">
          <w:rPr>
            <w:rFonts w:ascii="Times New Roman" w:eastAsia="Times New Roman" w:hAnsi="Times New Roman" w:cs="Times New Roman"/>
          </w:rPr>
          <w:t xml:space="preserve"> and test events</w:t>
        </w:r>
      </w:ins>
      <w:ins w:id="733" w:author="Benton, Deon" w:date="2025-06-25T13:24:00Z" w16du:dateUtc="2025-06-25T18:24:00Z">
        <w:r w:rsidR="00E17676">
          <w:rPr>
            <w:rFonts w:ascii="Times New Roman" w:eastAsia="Times New Roman" w:hAnsi="Times New Roman" w:cs="Times New Roman"/>
          </w:rPr>
          <w:t xml:space="preserve">. </w:t>
        </w:r>
      </w:ins>
      <w:ins w:id="734" w:author="Benton, Deon" w:date="2025-06-25T20:33:00Z" w16du:dateUtc="2025-06-26T01:33:00Z">
        <w:r w:rsidR="00AC0C13">
          <w:rPr>
            <w:rFonts w:ascii="Times New Roman" w:eastAsia="Times New Roman" w:hAnsi="Times New Roman" w:cs="Times New Roman"/>
          </w:rPr>
          <w:t xml:space="preserve">As I </w:t>
        </w:r>
      </w:ins>
      <w:ins w:id="735" w:author="Benton, Deon" w:date="2025-06-25T20:34:00Z" w16du:dateUtc="2025-06-26T01:34:00Z">
        <w:r w:rsidR="00AC0C13">
          <w:rPr>
            <w:rFonts w:ascii="Times New Roman" w:eastAsia="Times New Roman" w:hAnsi="Times New Roman" w:cs="Times New Roman"/>
          </w:rPr>
          <w:t>argue below</w:t>
        </w:r>
      </w:ins>
      <w:ins w:id="736" w:author="Benton, Deon" w:date="2025-06-25T20:40:00Z" w16du:dateUtc="2025-06-26T01:40:00Z">
        <w:r w:rsidR="00FC5D4F">
          <w:rPr>
            <w:rFonts w:ascii="Times New Roman" w:eastAsia="Times New Roman" w:hAnsi="Times New Roman" w:cs="Times New Roman"/>
          </w:rPr>
          <w:t xml:space="preserve"> and then show through computer simulations, </w:t>
        </w:r>
      </w:ins>
      <w:ins w:id="737" w:author="Benton, Deon" w:date="2025-06-25T13:24:00Z" w16du:dateUtc="2025-06-25T18:24:00Z">
        <w:r w:rsidR="009E3864">
          <w:rPr>
            <w:rFonts w:ascii="Times New Roman" w:eastAsia="Times New Roman" w:hAnsi="Times New Roman" w:cs="Times New Roman"/>
          </w:rPr>
          <w:t xml:space="preserve">infants’ </w:t>
        </w:r>
      </w:ins>
      <w:ins w:id="738" w:author="Benton, Deon" w:date="2025-06-25T13:25:00Z" w16du:dateUtc="2025-06-25T18:25:00Z">
        <w:r w:rsidR="009E3864">
          <w:rPr>
            <w:rFonts w:ascii="Times New Roman" w:eastAsia="Times New Roman" w:hAnsi="Times New Roman" w:cs="Times New Roman"/>
          </w:rPr>
          <w:t>looking behavior in these studies can</w:t>
        </w:r>
      </w:ins>
      <w:ins w:id="739" w:author="Benton, Deon" w:date="2025-06-25T20:34:00Z" w16du:dateUtc="2025-06-26T01:34:00Z">
        <w:r w:rsidR="00AC0C13">
          <w:rPr>
            <w:rFonts w:ascii="Times New Roman" w:eastAsia="Times New Roman" w:hAnsi="Times New Roman" w:cs="Times New Roman"/>
          </w:rPr>
          <w:t>, at least</w:t>
        </w:r>
      </w:ins>
      <w:ins w:id="740" w:author="Benton, Deon" w:date="2025-06-25T13:25:00Z" w16du:dateUtc="2025-06-25T18:25:00Z">
        <w:r w:rsidR="009E3864">
          <w:rPr>
            <w:rFonts w:ascii="Times New Roman" w:eastAsia="Times New Roman" w:hAnsi="Times New Roman" w:cs="Times New Roman"/>
          </w:rPr>
          <w:t xml:space="preserve"> in part</w:t>
        </w:r>
      </w:ins>
      <w:ins w:id="741" w:author="Benton, Deon" w:date="2025-06-25T20:34:00Z" w16du:dateUtc="2025-06-26T01:34:00Z">
        <w:r w:rsidR="00AC0C13">
          <w:rPr>
            <w:rFonts w:ascii="Times New Roman" w:eastAsia="Times New Roman" w:hAnsi="Times New Roman" w:cs="Times New Roman"/>
          </w:rPr>
          <w:t>,</w:t>
        </w:r>
      </w:ins>
      <w:ins w:id="742" w:author="Benton, Deon" w:date="2025-06-25T13:25:00Z" w16du:dateUtc="2025-06-25T18:25:00Z">
        <w:r w:rsidR="009E3864">
          <w:rPr>
            <w:rFonts w:ascii="Times New Roman" w:eastAsia="Times New Roman" w:hAnsi="Times New Roman" w:cs="Times New Roman"/>
          </w:rPr>
          <w:t xml:space="preserve"> be explained by real-world, third-party action experience. </w:t>
        </w:r>
      </w:ins>
      <w:ins w:id="743" w:author="Benton, Deon" w:date="2025-06-24T14:37:00Z" w16du:dateUtc="2025-06-24T19:37:00Z">
        <w:r w:rsidR="00052DF8">
          <w:rPr>
            <w:rFonts w:ascii="Times New Roman" w:eastAsia="Times New Roman" w:hAnsi="Times New Roman" w:cs="Times New Roman"/>
          </w:rPr>
          <w:t xml:space="preserve">A second limitation </w:t>
        </w:r>
      </w:ins>
      <w:ins w:id="744" w:author="Benton, Deon" w:date="2025-06-24T14:38:00Z" w16du:dateUtc="2025-06-24T19:38:00Z">
        <w:r w:rsidR="000D3BCD">
          <w:rPr>
            <w:rFonts w:ascii="Times New Roman" w:eastAsia="Times New Roman" w:hAnsi="Times New Roman" w:cs="Times New Roman"/>
          </w:rPr>
          <w:t>concerns how</w:t>
        </w:r>
      </w:ins>
      <w:ins w:id="745" w:author="Benton, Deon" w:date="2025-06-25T20:32:00Z" w16du:dateUtc="2025-06-26T01:32:00Z">
        <w:r w:rsidR="00862286">
          <w:rPr>
            <w:rFonts w:ascii="Times New Roman" w:eastAsia="Times New Roman" w:hAnsi="Times New Roman" w:cs="Times New Roman"/>
          </w:rPr>
          <w:t xml:space="preserve"> Overwalle (2010) simulated the</w:t>
        </w:r>
      </w:ins>
      <w:ins w:id="746" w:author="Benton, Deon" w:date="2025-06-24T14:38:00Z" w16du:dateUtc="2025-06-24T19:38:00Z">
        <w:r w:rsidR="000D3BCD">
          <w:rPr>
            <w:rFonts w:ascii="Times New Roman" w:eastAsia="Times New Roman" w:hAnsi="Times New Roman" w:cs="Times New Roman"/>
          </w:rPr>
          <w:t xml:space="preserve"> Experimental and Control conditions </w:t>
        </w:r>
      </w:ins>
      <w:ins w:id="747" w:author="Benton, Deon" w:date="2025-06-25T20:32:00Z" w16du:dateUtc="2025-06-26T01:32:00Z">
        <w:r w:rsidR="00862286">
          <w:rPr>
            <w:rFonts w:ascii="Times New Roman" w:eastAsia="Times New Roman" w:hAnsi="Times New Roman" w:cs="Times New Roman"/>
          </w:rPr>
          <w:t>in Gergely et al. (1995)</w:t>
        </w:r>
      </w:ins>
      <w:ins w:id="748" w:author="Benton, Deon" w:date="2025-06-24T14:38:00Z" w16du:dateUtc="2025-06-24T19:38:00Z">
        <w:r w:rsidR="000D3BCD">
          <w:rPr>
            <w:rFonts w:ascii="Times New Roman" w:eastAsia="Times New Roman" w:hAnsi="Times New Roman" w:cs="Times New Roman"/>
          </w:rPr>
          <w:t xml:space="preserve">. </w:t>
        </w:r>
      </w:ins>
      <w:ins w:id="749" w:author="Benton, Deon" w:date="2025-06-25T13:32:00Z" w16du:dateUtc="2025-06-25T18:32:00Z">
        <w:r w:rsidR="006D000D">
          <w:rPr>
            <w:rFonts w:ascii="Times New Roman" w:eastAsia="Times New Roman" w:hAnsi="Times New Roman" w:cs="Times New Roman"/>
          </w:rPr>
          <w:t>It</w:t>
        </w:r>
      </w:ins>
      <w:ins w:id="750" w:author="Benton, Deon" w:date="2025-06-25T13:30:00Z" w16du:dateUtc="2025-06-25T18:30:00Z">
        <w:r w:rsidR="00710E81">
          <w:rPr>
            <w:rFonts w:ascii="Times New Roman" w:eastAsia="Times New Roman" w:hAnsi="Times New Roman" w:cs="Times New Roman"/>
          </w:rPr>
          <w:t xml:space="preserve"> will be recalled that </w:t>
        </w:r>
      </w:ins>
      <w:ins w:id="751" w:author="Benton, Deon" w:date="2025-06-25T20:40:00Z" w16du:dateUtc="2025-06-26T01:40:00Z">
        <w:r w:rsidR="00FC5D4F">
          <w:rPr>
            <w:rFonts w:ascii="Times New Roman" w:eastAsia="Times New Roman" w:hAnsi="Times New Roman" w:cs="Times New Roman"/>
          </w:rPr>
          <w:t>infants in the Experimental and Control conditions we</w:t>
        </w:r>
      </w:ins>
      <w:ins w:id="752" w:author="Benton, Deon" w:date="2025-06-25T20:41:00Z" w16du:dateUtc="2025-06-26T01:41:00Z">
        <w:r w:rsidR="00FC5D4F">
          <w:rPr>
            <w:rFonts w:ascii="Times New Roman" w:eastAsia="Times New Roman" w:hAnsi="Times New Roman" w:cs="Times New Roman"/>
          </w:rPr>
          <w:t>re shown habituation events that included a wall; the difference between the habituation events shown to infants in these two conditions was whether the first circle jumped over the wall (Experimental condition) or beside it (Control condition)</w:t>
        </w:r>
      </w:ins>
      <w:ins w:id="753" w:author="Benton, Deon" w:date="2025-06-24T14:52:00Z" w16du:dateUtc="2025-06-24T19:52:00Z">
        <w:r w:rsidR="001950BB">
          <w:rPr>
            <w:rFonts w:ascii="Times New Roman" w:eastAsia="Times New Roman" w:hAnsi="Times New Roman" w:cs="Times New Roman"/>
          </w:rPr>
          <w:t>.</w:t>
        </w:r>
      </w:ins>
      <w:ins w:id="754" w:author="Benton, Deon" w:date="2025-06-25T20:44:00Z" w16du:dateUtc="2025-06-26T01:44:00Z">
        <w:r w:rsidR="00562E90">
          <w:rPr>
            <w:rFonts w:ascii="Times New Roman" w:eastAsia="Times New Roman" w:hAnsi="Times New Roman" w:cs="Times New Roman"/>
          </w:rPr>
          <w:t xml:space="preserve"> </w:t>
        </w:r>
      </w:ins>
      <w:ins w:id="755" w:author="Benton, Deon" w:date="2025-06-25T20:45:00Z" w16du:dateUtc="2025-06-26T01:45:00Z">
        <w:r w:rsidR="00562E90">
          <w:rPr>
            <w:rFonts w:ascii="Times New Roman" w:eastAsia="Times New Roman" w:hAnsi="Times New Roman" w:cs="Times New Roman"/>
          </w:rPr>
          <w:t>In contrast,</w:t>
        </w:r>
      </w:ins>
      <w:ins w:id="756" w:author="Benton, Deon" w:date="2025-06-25T20:44:00Z" w16du:dateUtc="2025-06-26T01:44:00Z">
        <w:r w:rsidR="00562E90">
          <w:rPr>
            <w:rFonts w:ascii="Times New Roman" w:eastAsia="Times New Roman" w:hAnsi="Times New Roman" w:cs="Times New Roman"/>
          </w:rPr>
          <w:t xml:space="preserve"> such a wall was not included</w:t>
        </w:r>
      </w:ins>
      <w:ins w:id="757" w:author="Benton, Deon" w:date="2025-06-25T20:45:00Z" w16du:dateUtc="2025-06-26T01:45:00Z">
        <w:r w:rsidR="00562E90">
          <w:rPr>
            <w:rFonts w:ascii="Times New Roman" w:eastAsia="Times New Roman" w:hAnsi="Times New Roman" w:cs="Times New Roman"/>
          </w:rPr>
          <w:t xml:space="preserve"> in</w:t>
        </w:r>
      </w:ins>
      <w:ins w:id="758" w:author="Benton, Deon" w:date="2025-06-25T20:44:00Z" w16du:dateUtc="2025-06-26T01:44:00Z">
        <w:r w:rsidR="00562E90">
          <w:rPr>
            <w:rFonts w:ascii="Times New Roman" w:eastAsia="Times New Roman" w:hAnsi="Times New Roman" w:cs="Times New Roman"/>
          </w:rPr>
          <w:t xml:space="preserve"> Overwalle simulation of the habituation event in the Control condition</w:t>
        </w:r>
      </w:ins>
      <w:ins w:id="759" w:author="Benton, Deon" w:date="2025-06-25T20:45:00Z" w16du:dateUtc="2025-06-26T01:45:00Z">
        <w:r w:rsidR="00562E90">
          <w:rPr>
            <w:rFonts w:ascii="Times New Roman" w:eastAsia="Times New Roman" w:hAnsi="Times New Roman" w:cs="Times New Roman"/>
          </w:rPr>
          <w:t>; it only appeared in the Experimental condition.</w:t>
        </w:r>
      </w:ins>
      <w:ins w:id="760" w:author="Benton, Deon" w:date="2025-06-24T14:52:00Z" w16du:dateUtc="2025-06-24T19:52:00Z">
        <w:r w:rsidR="001950BB">
          <w:rPr>
            <w:rFonts w:ascii="Times New Roman" w:eastAsia="Times New Roman" w:hAnsi="Times New Roman" w:cs="Times New Roman"/>
          </w:rPr>
          <w:t xml:space="preserve"> </w:t>
        </w:r>
      </w:ins>
      <w:ins w:id="761" w:author="Benton, Deon" w:date="2025-06-25T13:30:00Z" w16du:dateUtc="2025-06-25T18:30:00Z">
        <w:r w:rsidR="00457BC7">
          <w:rPr>
            <w:rFonts w:ascii="Times New Roman" w:eastAsia="Times New Roman" w:hAnsi="Times New Roman" w:cs="Times New Roman"/>
          </w:rPr>
          <w:t>Thus, it is possible that</w:t>
        </w:r>
      </w:ins>
      <w:ins w:id="762" w:author="Benton, Deon" w:date="2025-06-25T13:33:00Z" w16du:dateUtc="2025-06-25T18:33:00Z">
        <w:r w:rsidR="006D000D">
          <w:rPr>
            <w:rFonts w:ascii="Times New Roman" w:eastAsia="Times New Roman" w:hAnsi="Times New Roman" w:cs="Times New Roman"/>
          </w:rPr>
          <w:t xml:space="preserve"> the success of</w:t>
        </w:r>
      </w:ins>
      <w:ins w:id="763" w:author="Benton, Deon" w:date="2025-06-25T13:30:00Z" w16du:dateUtc="2025-06-25T18:30:00Z">
        <w:r w:rsidR="00457BC7">
          <w:rPr>
            <w:rFonts w:ascii="Times New Roman" w:eastAsia="Times New Roman" w:hAnsi="Times New Roman" w:cs="Times New Roman"/>
          </w:rPr>
          <w:t xml:space="preserve"> </w:t>
        </w:r>
      </w:ins>
      <w:ins w:id="764" w:author="Benton, Deon" w:date="2025-06-25T13:31:00Z" w16du:dateUtc="2025-06-25T18:31:00Z">
        <w:r w:rsidR="00457BC7">
          <w:rPr>
            <w:rFonts w:ascii="Times New Roman" w:eastAsia="Times New Roman" w:hAnsi="Times New Roman" w:cs="Times New Roman"/>
          </w:rPr>
          <w:t>Overwalle’s (2010)</w:t>
        </w:r>
      </w:ins>
      <w:ins w:id="765" w:author="Benton, Deon" w:date="2025-06-25T13:33:00Z" w16du:dateUtc="2025-06-25T18:33:00Z">
        <w:r w:rsidR="006D000D">
          <w:rPr>
            <w:rFonts w:ascii="Times New Roman" w:eastAsia="Times New Roman" w:hAnsi="Times New Roman" w:cs="Times New Roman"/>
          </w:rPr>
          <w:t xml:space="preserve"> model was</w:t>
        </w:r>
      </w:ins>
      <w:ins w:id="766" w:author="Benton, Deon" w:date="2025-06-25T20:46:00Z" w16du:dateUtc="2025-06-26T01:46:00Z">
        <w:r w:rsidR="00987A3A">
          <w:rPr>
            <w:rFonts w:ascii="Times New Roman" w:eastAsia="Times New Roman" w:hAnsi="Times New Roman" w:cs="Times New Roman"/>
          </w:rPr>
          <w:t xml:space="preserve"> an artifact</w:t>
        </w:r>
      </w:ins>
      <w:ins w:id="767" w:author="Benton, Deon" w:date="2025-06-25T13:33:00Z" w16du:dateUtc="2025-06-25T18:33:00Z">
        <w:r w:rsidR="006D000D">
          <w:rPr>
            <w:rFonts w:ascii="Times New Roman" w:eastAsia="Times New Roman" w:hAnsi="Times New Roman" w:cs="Times New Roman"/>
          </w:rPr>
          <w:t xml:space="preserve"> due </w:t>
        </w:r>
      </w:ins>
      <w:ins w:id="768" w:author="Benton, Deon" w:date="2025-06-25T20:47:00Z" w16du:dateUtc="2025-06-26T01:47:00Z">
        <w:r w:rsidR="00987A3A">
          <w:rPr>
            <w:rFonts w:ascii="Times New Roman" w:eastAsia="Times New Roman" w:hAnsi="Times New Roman" w:cs="Times New Roman"/>
          </w:rPr>
          <w:t>to</w:t>
        </w:r>
      </w:ins>
      <w:ins w:id="769" w:author="Benton, Deon" w:date="2025-06-25T13:34:00Z" w16du:dateUtc="2025-06-25T18:34:00Z">
        <w:r w:rsidR="000742D7">
          <w:rPr>
            <w:rFonts w:ascii="Times New Roman" w:eastAsia="Times New Roman" w:hAnsi="Times New Roman" w:cs="Times New Roman"/>
          </w:rPr>
          <w:t xml:space="preserve"> improperly model</w:t>
        </w:r>
      </w:ins>
      <w:ins w:id="770" w:author="Benton, Deon" w:date="2025-06-25T20:47:00Z" w16du:dateUtc="2025-06-26T01:47:00Z">
        <w:r w:rsidR="00987A3A">
          <w:rPr>
            <w:rFonts w:ascii="Times New Roman" w:eastAsia="Times New Roman" w:hAnsi="Times New Roman" w:cs="Times New Roman"/>
          </w:rPr>
          <w:t>ing the Control condition in Gergely et al. (1995)</w:t>
        </w:r>
      </w:ins>
      <w:ins w:id="771" w:author="Benton, Deon" w:date="2025-06-25T20:45:00Z" w16du:dateUtc="2025-06-26T01:45:00Z">
        <w:r w:rsidR="00562E90">
          <w:rPr>
            <w:rFonts w:ascii="Times New Roman" w:eastAsia="Times New Roman" w:hAnsi="Times New Roman" w:cs="Times New Roman"/>
          </w:rPr>
          <w:t xml:space="preserve"> rather than to the model genuinely learning about what makes different actions efficient</w:t>
        </w:r>
      </w:ins>
      <w:ins w:id="772" w:author="Benton, Deon" w:date="2025-06-25T13:34:00Z" w16du:dateUtc="2025-06-25T18:34:00Z">
        <w:r w:rsidR="000742D7">
          <w:rPr>
            <w:rFonts w:ascii="Times New Roman" w:eastAsia="Times New Roman" w:hAnsi="Times New Roman" w:cs="Times New Roman"/>
          </w:rPr>
          <w:t xml:space="preserve">. </w:t>
        </w:r>
      </w:ins>
      <w:ins w:id="773" w:author="Benton, Deon" w:date="2025-06-24T16:07:00Z" w16du:dateUtc="2025-06-24T21:07:00Z">
        <w:r w:rsidR="006F0798">
          <w:rPr>
            <w:rFonts w:ascii="Times New Roman" w:eastAsia="Times New Roman" w:hAnsi="Times New Roman" w:cs="Times New Roman"/>
          </w:rPr>
          <w:t xml:space="preserve">A third limitation </w:t>
        </w:r>
      </w:ins>
      <w:ins w:id="774" w:author="Benton, Deon" w:date="2025-06-25T20:47:00Z" w16du:dateUtc="2025-06-26T01:47:00Z">
        <w:r w:rsidR="00987A3A">
          <w:rPr>
            <w:rFonts w:ascii="Times New Roman" w:eastAsia="Times New Roman" w:hAnsi="Times New Roman" w:cs="Times New Roman"/>
          </w:rPr>
          <w:t>relates to</w:t>
        </w:r>
      </w:ins>
      <w:ins w:id="775" w:author="Benton, Deon" w:date="2025-06-25T13:37:00Z" w16du:dateUtc="2025-06-25T18:37:00Z">
        <w:r w:rsidR="004E438D">
          <w:rPr>
            <w:rFonts w:ascii="Times New Roman" w:eastAsia="Times New Roman" w:hAnsi="Times New Roman" w:cs="Times New Roman"/>
          </w:rPr>
          <w:t xml:space="preserve"> Overwalle’s</w:t>
        </w:r>
      </w:ins>
      <w:ins w:id="776" w:author="Benton, Deon" w:date="2025-06-25T20:47:00Z" w16du:dateUtc="2025-06-26T01:47:00Z">
        <w:r w:rsidR="00987A3A">
          <w:rPr>
            <w:rFonts w:ascii="Times New Roman" w:eastAsia="Times New Roman" w:hAnsi="Times New Roman" w:cs="Times New Roman"/>
          </w:rPr>
          <w:t xml:space="preserve"> (2010) central ar</w:t>
        </w:r>
      </w:ins>
      <w:ins w:id="777" w:author="Benton, Deon" w:date="2025-06-25T20:48:00Z" w16du:dateUtc="2025-06-26T01:48:00Z">
        <w:r w:rsidR="00987A3A">
          <w:rPr>
            <w:rFonts w:ascii="Times New Roman" w:eastAsia="Times New Roman" w:hAnsi="Times New Roman" w:cs="Times New Roman"/>
          </w:rPr>
          <w:t xml:space="preserve">gument about how action efficiency understanding emerges. According to Overwalle (2010), </w:t>
        </w:r>
      </w:ins>
      <w:ins w:id="778" w:author="Benton, Deon" w:date="2025-06-25T13:37:00Z" w16du:dateUtc="2025-06-25T18:37:00Z">
        <w:r w:rsidR="004E438D">
          <w:rPr>
            <w:rFonts w:ascii="Times New Roman" w:eastAsia="Times New Roman" w:hAnsi="Times New Roman" w:cs="Times New Roman"/>
          </w:rPr>
          <w:t>infants learn about efficiency by processing the movement trajectories of different objects.</w:t>
        </w:r>
      </w:ins>
      <w:ins w:id="779" w:author="Benton, Deon" w:date="2025-06-25T20:49:00Z" w16du:dateUtc="2025-06-26T01:49:00Z">
        <w:r w:rsidR="00987A3A">
          <w:rPr>
            <w:rFonts w:ascii="Times New Roman" w:eastAsia="Times New Roman" w:hAnsi="Times New Roman" w:cs="Times New Roman"/>
          </w:rPr>
          <w:t xml:space="preserve"> However, because the model was not </w:t>
        </w:r>
      </w:ins>
      <w:ins w:id="780" w:author="Benton, Deon" w:date="2025-06-25T20:50:00Z" w16du:dateUtc="2025-06-26T01:50:00Z">
        <w:r w:rsidR="00987A3A">
          <w:rPr>
            <w:rFonts w:ascii="Times New Roman" w:eastAsia="Times New Roman" w:hAnsi="Times New Roman" w:cs="Times New Roman"/>
          </w:rPr>
          <w:t>exposed</w:t>
        </w:r>
      </w:ins>
      <w:ins w:id="781" w:author="Benton, Deon" w:date="2025-06-25T20:49:00Z" w16du:dateUtc="2025-06-26T01:49:00Z">
        <w:r w:rsidR="00987A3A">
          <w:rPr>
            <w:rFonts w:ascii="Times New Roman" w:eastAsia="Times New Roman" w:hAnsi="Times New Roman" w:cs="Times New Roman"/>
          </w:rPr>
          <w:t xml:space="preserve"> to events</w:t>
        </w:r>
      </w:ins>
      <w:ins w:id="782" w:author="Benton, Deon" w:date="2025-06-25T20:50:00Z" w16du:dateUtc="2025-06-26T01:50:00Z">
        <w:r w:rsidR="00987A3A">
          <w:rPr>
            <w:rFonts w:ascii="Times New Roman" w:eastAsia="Times New Roman" w:hAnsi="Times New Roman" w:cs="Times New Roman"/>
          </w:rPr>
          <w:t>—perhaps during a pretraining (or “real-world”) phase—</w:t>
        </w:r>
      </w:ins>
      <w:ins w:id="783" w:author="Benton, Deon" w:date="2025-06-25T20:49:00Z" w16du:dateUtc="2025-06-26T01:49:00Z">
        <w:r w:rsidR="00987A3A">
          <w:rPr>
            <w:rFonts w:ascii="Times New Roman" w:eastAsia="Times New Roman" w:hAnsi="Times New Roman" w:cs="Times New Roman"/>
          </w:rPr>
          <w:t xml:space="preserve">in which agents </w:t>
        </w:r>
      </w:ins>
      <w:ins w:id="784" w:author="Benton, Deon" w:date="2025-06-25T20:50:00Z" w16du:dateUtc="2025-06-26T01:50:00Z">
        <w:r w:rsidR="00987A3A">
          <w:rPr>
            <w:rFonts w:ascii="Times New Roman" w:eastAsia="Times New Roman" w:hAnsi="Times New Roman" w:cs="Times New Roman"/>
          </w:rPr>
          <w:t>move in relation to obstacles</w:t>
        </w:r>
      </w:ins>
      <w:ins w:id="785" w:author="Benton, Deon" w:date="2025-06-25T20:49:00Z" w16du:dateUtc="2025-06-26T01:49:00Z">
        <w:r w:rsidR="00987A3A">
          <w:rPr>
            <w:rFonts w:ascii="Times New Roman" w:eastAsia="Times New Roman" w:hAnsi="Times New Roman" w:cs="Times New Roman"/>
          </w:rPr>
          <w:t>, in no real sense did the model show the sufficiency of this claim in explaining infants’ looking responses in Gergely et al. (1995).</w:t>
        </w:r>
      </w:ins>
      <w:ins w:id="786" w:author="Benton, Deon" w:date="2025-06-25T13:37:00Z" w16du:dateUtc="2025-06-25T18:37:00Z">
        <w:r w:rsidR="004E438D">
          <w:rPr>
            <w:rFonts w:ascii="Times New Roman" w:eastAsia="Times New Roman" w:hAnsi="Times New Roman" w:cs="Times New Roman"/>
          </w:rPr>
          <w:t xml:space="preserve"> </w:t>
        </w:r>
      </w:ins>
      <w:ins w:id="787" w:author="Benton, Deon" w:date="2025-06-25T20:51:00Z" w16du:dateUtc="2025-06-26T01:51:00Z">
        <w:r w:rsidR="005E03D9">
          <w:rPr>
            <w:rFonts w:ascii="Times New Roman" w:eastAsia="Times New Roman" w:hAnsi="Times New Roman" w:cs="Times New Roman"/>
          </w:rPr>
          <w:t>A final limitation is that</w:t>
        </w:r>
      </w:ins>
      <w:ins w:id="788" w:author="Benton, Deon" w:date="2025-06-25T20:54:00Z" w16du:dateUtc="2025-06-26T01:54:00Z">
        <w:r w:rsidR="005E03D9">
          <w:rPr>
            <w:rFonts w:ascii="Times New Roman" w:eastAsia="Times New Roman" w:hAnsi="Times New Roman" w:cs="Times New Roman"/>
          </w:rPr>
          <w:t xml:space="preserve"> because Overwalle (2010) only modeled the</w:t>
        </w:r>
      </w:ins>
      <w:ins w:id="789" w:author="Benton, Deon" w:date="2025-06-25T20:55:00Z" w16du:dateUtc="2025-06-26T01:55:00Z">
        <w:r w:rsidR="005E03D9">
          <w:rPr>
            <w:rFonts w:ascii="Times New Roman" w:eastAsia="Times New Roman" w:hAnsi="Times New Roman" w:cs="Times New Roman"/>
          </w:rPr>
          <w:t xml:space="preserve"> original</w:t>
        </w:r>
      </w:ins>
      <w:ins w:id="790" w:author="Benton, Deon" w:date="2025-06-25T20:54:00Z" w16du:dateUtc="2025-06-26T01:54:00Z">
        <w:r w:rsidR="005E03D9">
          <w:rPr>
            <w:rFonts w:ascii="Times New Roman" w:eastAsia="Times New Roman" w:hAnsi="Times New Roman" w:cs="Times New Roman"/>
          </w:rPr>
          <w:t xml:space="preserve"> Gergely et al.’s (2010) study, it is unknown whether the same model c</w:t>
        </w:r>
      </w:ins>
      <w:ins w:id="791" w:author="Benton, Deon" w:date="2025-06-25T20:55:00Z" w16du:dateUtc="2025-06-26T01:55:00Z">
        <w:r w:rsidR="005E03D9">
          <w:rPr>
            <w:rFonts w:ascii="Times New Roman" w:eastAsia="Times New Roman" w:hAnsi="Times New Roman" w:cs="Times New Roman"/>
          </w:rPr>
          <w:t>an explain the findings in several of the follow-up studies to the original study.</w:t>
        </w:r>
      </w:ins>
    </w:p>
    <w:p w14:paraId="203E4FBA" w14:textId="61134C07" w:rsidR="00052DF8" w:rsidRDefault="00052DF8" w:rsidP="003C215A">
      <w:pPr>
        <w:spacing w:line="480" w:lineRule="auto"/>
        <w:contextualSpacing/>
        <w:rPr>
          <w:ins w:id="792" w:author="Benton, Deon" w:date="2025-06-24T14:36:00Z" w16du:dateUtc="2025-06-24T19:36:00Z"/>
          <w:rFonts w:ascii="Times New Roman" w:hAnsi="Times New Roman" w:cs="Times New Roman"/>
        </w:rPr>
      </w:pPr>
    </w:p>
    <w:p w14:paraId="724C8781" w14:textId="77777777" w:rsidR="00052DF8" w:rsidRDefault="00052DF8" w:rsidP="003C215A">
      <w:pPr>
        <w:spacing w:line="480" w:lineRule="auto"/>
        <w:contextualSpacing/>
        <w:rPr>
          <w:ins w:id="793" w:author="Benton, Deon" w:date="2025-06-24T14:36:00Z" w16du:dateUtc="2025-06-24T19:36:00Z"/>
          <w:rFonts w:ascii="Times New Roman" w:hAnsi="Times New Roman" w:cs="Times New Roman"/>
        </w:rPr>
      </w:pPr>
    </w:p>
    <w:p w14:paraId="59A5325D" w14:textId="4E7727ED" w:rsidR="00524642" w:rsidRDefault="00F17246" w:rsidP="00524642">
      <w:pPr>
        <w:spacing w:line="480" w:lineRule="auto"/>
        <w:contextualSpacing/>
        <w:rPr>
          <w:rFonts w:ascii="Times New Roman" w:hAnsi="Times New Roman" w:cs="Times New Roman"/>
        </w:rPr>
      </w:pPr>
      <w:del w:id="794" w:author="Benton, Deon" w:date="2025-06-25T20:55:00Z" w16du:dateUtc="2025-06-26T01:55:00Z">
        <w:r w:rsidDel="005E03D9">
          <w:rPr>
            <w:rFonts w:ascii="Times New Roman" w:hAnsi="Times New Roman" w:cs="Times New Roman"/>
          </w:rPr>
          <w:delText xml:space="preserve"> </w:delText>
        </w:r>
      </w:del>
      <w:r w:rsidR="00524642">
        <w:rPr>
          <w:rFonts w:ascii="Times New Roman" w:hAnsi="Times New Roman" w:cs="Times New Roman"/>
        </w:rPr>
        <w:t>Based on these limitations, the goals of this paper were twofold. The first was to present an alternative account of infant action understanding. I will argue that such behavior can be explained by associative learning alone. The basic idea is that i</w:t>
      </w:r>
      <w:r w:rsidR="00524642" w:rsidRPr="007D7F06">
        <w:rPr>
          <w:rFonts w:ascii="Times New Roman" w:hAnsi="Times New Roman" w:cs="Times New Roman"/>
        </w:rPr>
        <w:t xml:space="preserve">nfants’ online behavior during </w:t>
      </w:r>
      <w:r w:rsidR="00524642">
        <w:rPr>
          <w:rFonts w:ascii="Times New Roman" w:hAnsi="Times New Roman" w:cs="Times New Roman"/>
        </w:rPr>
        <w:t xml:space="preserve">the test portion of action understanding experiments </w:t>
      </w:r>
      <w:r w:rsidR="00524642" w:rsidRPr="007D7F06">
        <w:rPr>
          <w:rFonts w:ascii="Times New Roman" w:hAnsi="Times New Roman" w:cs="Times New Roman"/>
        </w:rPr>
        <w:t>reflects</w:t>
      </w:r>
      <w:r w:rsidR="00524642">
        <w:rPr>
          <w:rFonts w:ascii="Times New Roman" w:hAnsi="Times New Roman" w:cs="Times New Roman"/>
        </w:rPr>
        <w:t xml:space="preserve"> prior, real-world experience with linear and curved motion and online associative learning. 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shifting their gaze to the barrier</w:t>
      </w:r>
      <w:r w:rsidR="00524642">
        <w:rPr>
          <w:rFonts w:ascii="Times New Roman" w:hAnsi="Times New Roman" w:cs="Times New Roman"/>
        </w:rPr>
        <w:t xml:space="preserve"> off to the side. A consequence of this is that the</w:t>
      </w:r>
      <w:r w:rsidR="00524642" w:rsidRPr="00E85228">
        <w:rPr>
          <w:rFonts w:ascii="Times New Roman" w:hAnsi="Times New Roman" w:cs="Times New Roman"/>
        </w:rPr>
        <w:t xml:space="preserve"> barrier becomes less salient in this arrangement, </w:t>
      </w:r>
      <w:r w:rsidR="00524642">
        <w:rPr>
          <w:rFonts w:ascii="Times New Roman" w:hAnsi="Times New Roman" w:cs="Times New Roman"/>
        </w:rPr>
        <w:t xml:space="preserve">thereby leading to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studies</w:t>
      </w:r>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w:t>
      </w:r>
      <w:r w:rsidR="00524642" w:rsidRPr="00B46EF7">
        <w:rPr>
          <w:rFonts w:ascii="Times New Roman" w:hAnsi="Times New Roman" w:cs="Times New Roman"/>
        </w:rPr>
        <w:lastRenderedPageBreak/>
        <w:t xml:space="preserve">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 xml:space="preserve">see Singh et al., 2025 for a gentle introduction). The model was not developed to simulate any one study but to capture the following key findings that have been taken as evidence of either a NUC or a teleological stance: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the list above that all the findings derive from studies that used some version of the Gergely et al. (1995)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w:t>
      </w:r>
      <w:r>
        <w:rPr>
          <w:rFonts w:ascii="Times New Roman" w:hAnsi="Times New Roman" w:cs="Times New Roman"/>
        </w:rPr>
        <w:lastRenderedPageBreak/>
        <w:t>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network architecture used in the current series of simulations was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 reconstruct it at the output layer</w:t>
      </w:r>
      <w:r>
        <w:rPr>
          <w:rFonts w:ascii="Times New Roman" w:hAnsi="Times New Roman" w:cs="Times New Roman"/>
        </w:rPr>
        <w:t>.</w:t>
      </w:r>
    </w:p>
    <w:p w14:paraId="3DFA6843"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w:t>
      </w:r>
      <w:proofErr w:type="gramStart"/>
      <w:r>
        <w:rPr>
          <w:rFonts w:ascii="Times New Roman" w:hAnsi="Times New Roman" w:cs="Times New Roman"/>
        </w:rPr>
        <w:t>similar to</w:t>
      </w:r>
      <w:proofErr w:type="gramEnd"/>
      <w:r>
        <w:rPr>
          <w:rFonts w:ascii="Times New Roman" w:hAnsi="Times New Roman" w:cs="Times New Roman"/>
        </w:rPr>
        <w:t xml:space="preserve"> each other than any other object. Note that values of unspecified units are assumed to be 0 </w:t>
      </w:r>
      <w:r>
        <w:rPr>
          <w:rFonts w:ascii="Times New Roman" w:hAnsi="Times New Roman" w:cs="Times New Roman"/>
        </w:rPr>
        <w:lastRenderedPageBreak/>
        <w:t xml:space="preserve">(corresponding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 (Hinton,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(hence, Object Left); the other group was located on the network’s right side (hence, Object </w:t>
      </w:r>
      <w:r>
        <w:rPr>
          <w:rFonts w:ascii="Times New Roman" w:hAnsi="Times New Roman" w:cs="Times New Roman"/>
        </w:rPr>
        <w:lastRenderedPageBreak/>
        <w:t xml:space="preserve">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Missing unit, whereas the remaining two units corresponded, respectively, to Barrier Middle and </w:t>
      </w:r>
      <w:r>
        <w:rPr>
          <w:rFonts w:ascii="Times New Roman" w:hAnsi="Times New Roman" w:cs="Times New Roman"/>
        </w:rPr>
        <w:lastRenderedPageBreak/>
        <w:t>Barrier Side units.  Finally, the single unit in the Contiguous group coded whether two objects came to rest next to one another following a reaching or jumping event.</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w:t>
      </w:r>
      <w:r w:rsidRPr="005917AA">
        <w:rPr>
          <w:rFonts w:ascii="Times New Roman" w:hAnsi="Times New Roman" w:cs="Times New Roman"/>
        </w:rPr>
        <w:lastRenderedPageBreak/>
        <w:t xml:space="preserve">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7777777" w:rsidR="00524642" w:rsidRPr="00AE207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t>
      </w:r>
      <w:proofErr w:type="gramStart"/>
      <w:r>
        <w:rPr>
          <w:rFonts w:ascii="Times New Roman" w:hAnsi="Times New Roman" w:cs="Times New Roman"/>
        </w:rPr>
        <w:t>with the exception of</w:t>
      </w:r>
      <w:proofErr w:type="gramEnd"/>
      <w:r>
        <w:rPr>
          <w:rFonts w:ascii="Times New Roman" w:hAnsi="Times New Roman" w:cs="Times New Roman"/>
        </w:rPr>
        <w:t xml:space="preserve"> Simulation 3, the habituation phase lasted 10 epochs in all other simulations. The dependent measure used in the simulations reported below was </w:t>
      </w:r>
      <w:proofErr w:type="gramStart"/>
      <w:r>
        <w:rPr>
          <w:rFonts w:ascii="Times New Roman" w:hAnsi="Times New Roman" w:cs="Times New Roman"/>
        </w:rPr>
        <w:t>cross</w:t>
      </w:r>
      <w:proofErr w:type="gramEnd"/>
      <w:r>
        <w:rPr>
          <w:rFonts w:ascii="Times New Roman" w:hAnsi="Times New Roman" w:cs="Times New Roman"/>
        </w:rPr>
        <w:t xml:space="preserve">-entropy error (Hinton, 1989). Greater error corresponds to longer looking. Using error as a proxy for infant looking is typical in simulation studies (e.g.,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All simulations were run using the </w:t>
      </w:r>
      <w:r>
        <w:rPr>
          <w:rFonts w:ascii="Times New Roman" w:hAnsi="Times New Roman" w:cs="Times New Roman"/>
        </w:rPr>
        <w:lastRenderedPageBreak/>
        <w:t xml:space="preserve">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Follow-up paired t-tests indicated that networks in </w:t>
      </w:r>
      <w:proofErr w:type="gramStart"/>
      <w:r>
        <w:rPr>
          <w:rFonts w:ascii="Times New Roman" w:eastAsia="Times New Roman" w:hAnsi="Times New Roman" w:cs="Times New Roman"/>
        </w:rPr>
        <w:t>the Experimental</w:t>
      </w:r>
      <w:proofErr w:type="gramEnd"/>
      <w:r>
        <w:rPr>
          <w:rFonts w:ascii="Times New Roman" w:eastAsia="Times New Roman" w:hAnsi="Times New Roman" w:cs="Times New Roman"/>
        </w:rPr>
        <w:t xml:space="preserve">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comes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 xml:space="preserve">direction in which the small circle was last seen. Crucially, because the larger circle never reached the small circle, its goal—namely, to catch the small circle—had to be inferred. Infants were then shown two test </w:t>
      </w:r>
      <w:proofErr w:type="gramStart"/>
      <w:r>
        <w:rPr>
          <w:rFonts w:ascii="Times New Roman" w:hAnsi="Times New Roman" w:cs="Times New Roman"/>
        </w:rPr>
        <w:t>events—</w:t>
      </w:r>
      <w:proofErr w:type="gramEnd"/>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parabolic 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w:t>
      </w:r>
      <w:proofErr w:type="gramStart"/>
      <w:r>
        <w:rPr>
          <w:rFonts w:ascii="Times New Roman" w:hAnsi="Times New Roman" w:cs="Times New Roman"/>
        </w:rPr>
        <w:t>mean</w:t>
      </w:r>
      <w:proofErr w:type="gramEnd"/>
      <w:r>
        <w:rPr>
          <w:rFonts w:ascii="Times New Roman" w:hAnsi="Times New Roman" w:cs="Times New Roman"/>
        </w:rPr>
        <w:t xml:space="preserve">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w:t>
      </w:r>
      <w:proofErr w:type="gramStart"/>
      <w:r w:rsidRPr="00D73477">
        <w:rPr>
          <w:rFonts w:ascii="Times New Roman" w:hAnsi="Times New Roman" w:cs="Times New Roman"/>
        </w:rPr>
        <w:t>In particular, it</w:t>
      </w:r>
      <w:proofErr w:type="gramEnd"/>
      <w:r w:rsidRPr="00D73477">
        <w:rPr>
          <w:rFonts w:ascii="Times New Roman" w:hAnsi="Times New Roman" w:cs="Times New Roman"/>
        </w:rPr>
        <w:t xml:space="preserve">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t>
      </w:r>
      <w:proofErr w:type="gramStart"/>
      <w:r>
        <w:rPr>
          <w:rFonts w:ascii="Times New Roman" w:hAnsi="Times New Roman" w:cs="Times New Roman"/>
        </w:rPr>
        <w:t>weights</w:t>
      </w:r>
      <w:proofErr w:type="gramEnd"/>
      <w:r>
        <w:rPr>
          <w:rFonts w:ascii="Times New Roman" w:hAnsi="Times New Roman" w:cs="Times New Roman"/>
        </w:rPr>
        <w:t xml:space="preserve">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 xml:space="preserve">Given that this is the correct response in both test events, </w:t>
      </w:r>
      <w:proofErr w:type="gramStart"/>
      <w:r>
        <w:rPr>
          <w:rFonts w:ascii="Times New Roman" w:hAnsi="Times New Roman" w:cs="Times New Roman"/>
        </w:rPr>
        <w:t>activation</w:t>
      </w:r>
      <w:proofErr w:type="gramEnd"/>
      <w:r>
        <w:rPr>
          <w:rFonts w:ascii="Times New Roman" w:hAnsi="Times New Roman" w:cs="Times New Roman"/>
        </w:rPr>
        <w:t xml:space="preserve">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w:t>
      </w:r>
      <w:proofErr w:type="gramStart"/>
      <w:r w:rsidRPr="00DE04F1">
        <w:rPr>
          <w:rFonts w:ascii="Times New Roman" w:eastAsia="Times New Roman" w:hAnsi="Times New Roman" w:cs="Times New Roman"/>
        </w:rPr>
        <w:t>foundational—</w:t>
      </w:r>
      <w:proofErr w:type="gramEnd"/>
      <w:r w:rsidRPr="00DE04F1">
        <w:rPr>
          <w:rFonts w:ascii="Times New Roman" w:eastAsia="Times New Roman" w:hAnsi="Times New Roman" w:cs="Times New Roman"/>
        </w:rPr>
        <w:t xml:space="preserve">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Hunnius</w:t>
      </w:r>
      <w:proofErr w:type="spellEnd"/>
      <w:r w:rsidRPr="00871FE7">
        <w:rPr>
          <w:rFonts w:ascii="Times New Roman" w:eastAsia="Times New Roman" w:hAnsi="Times New Roman" w:cs="Times New Roman"/>
        </w:rPr>
        <w:t xml:space="preserve">,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Jara-Ettinger, J., Schulz, L. E., &amp; Tenenbaum, J. B. (2020). The naive utility calculus </w:t>
      </w:r>
      <w:proofErr w:type="gramStart"/>
      <w:r w:rsidRPr="00871FE7">
        <w:rPr>
          <w:rFonts w:ascii="Times New Roman" w:eastAsia="Times New Roman" w:hAnsi="Times New Roman" w:cs="Times New Roman"/>
        </w:rPr>
        <w:t>as</w:t>
      </w:r>
      <w:proofErr w:type="gramEnd"/>
      <w:r w:rsidRPr="00871FE7">
        <w:rPr>
          <w:rFonts w:ascii="Times New Roman" w:eastAsia="Times New Roman" w:hAnsi="Times New Roman" w:cs="Times New Roman"/>
        </w:rPr>
        <w:t xml:space="preserve">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Kamewari</w:t>
      </w:r>
      <w:proofErr w:type="spellEnd"/>
      <w:r w:rsidRPr="00871FE7">
        <w:rPr>
          <w:rFonts w:ascii="Times New Roman" w:eastAsia="Times New Roman" w:hAnsi="Times New Roman" w:cs="Times New Roman"/>
        </w:rPr>
        <w:t>,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Leslie, A. M. (1995). A theory of </w:t>
      </w:r>
      <w:proofErr w:type="gramStart"/>
      <w:r w:rsidRPr="00871FE7">
        <w:rPr>
          <w:rFonts w:ascii="Times New Roman" w:eastAsia="Times New Roman" w:hAnsi="Times New Roman" w:cs="Times New Roman"/>
        </w:rPr>
        <w:t>agency</w:t>
      </w:r>
      <w:proofErr w:type="gramEnd"/>
      <w:r w:rsidRPr="00871FE7">
        <w:rPr>
          <w:rFonts w:ascii="Times New Roman" w:eastAsia="Times New Roman" w:hAnsi="Times New Roman" w:cs="Times New Roman"/>
        </w:rPr>
        <w:t>.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lastRenderedPageBreak/>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5949E" w14:textId="77777777" w:rsidR="00B94A3A" w:rsidRDefault="00B94A3A" w:rsidP="00391C7E">
      <w:pPr>
        <w:spacing w:after="0" w:line="240" w:lineRule="auto"/>
      </w:pPr>
      <w:r>
        <w:separator/>
      </w:r>
    </w:p>
  </w:endnote>
  <w:endnote w:type="continuationSeparator" w:id="0">
    <w:p w14:paraId="55D139F3" w14:textId="77777777" w:rsidR="00B94A3A" w:rsidRDefault="00B94A3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B13CD" w14:textId="77777777" w:rsidR="00B94A3A" w:rsidRDefault="00B94A3A" w:rsidP="00391C7E">
      <w:pPr>
        <w:spacing w:after="0" w:line="240" w:lineRule="auto"/>
      </w:pPr>
      <w:r>
        <w:separator/>
      </w:r>
    </w:p>
  </w:footnote>
  <w:footnote w:type="continuationSeparator" w:id="0">
    <w:p w14:paraId="4346DFD7" w14:textId="77777777" w:rsidR="00B94A3A" w:rsidRDefault="00B94A3A"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E70"/>
    <w:rsid w:val="0001385A"/>
    <w:rsid w:val="00014150"/>
    <w:rsid w:val="00015DDE"/>
    <w:rsid w:val="00017D72"/>
    <w:rsid w:val="00017DBA"/>
    <w:rsid w:val="00020CAF"/>
    <w:rsid w:val="0002114F"/>
    <w:rsid w:val="000213EE"/>
    <w:rsid w:val="00021531"/>
    <w:rsid w:val="00022327"/>
    <w:rsid w:val="00022546"/>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62C5"/>
    <w:rsid w:val="000363E9"/>
    <w:rsid w:val="00036806"/>
    <w:rsid w:val="000375C0"/>
    <w:rsid w:val="00037D11"/>
    <w:rsid w:val="00040656"/>
    <w:rsid w:val="0004069B"/>
    <w:rsid w:val="000412D9"/>
    <w:rsid w:val="0004140C"/>
    <w:rsid w:val="000420ED"/>
    <w:rsid w:val="000428C9"/>
    <w:rsid w:val="0004301F"/>
    <w:rsid w:val="00044011"/>
    <w:rsid w:val="0004411F"/>
    <w:rsid w:val="000467F5"/>
    <w:rsid w:val="00046880"/>
    <w:rsid w:val="0004750E"/>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5E6"/>
    <w:rsid w:val="00070F6C"/>
    <w:rsid w:val="00071A55"/>
    <w:rsid w:val="00071F26"/>
    <w:rsid w:val="0007371A"/>
    <w:rsid w:val="000742D7"/>
    <w:rsid w:val="00075C51"/>
    <w:rsid w:val="000767FC"/>
    <w:rsid w:val="000771B9"/>
    <w:rsid w:val="00080943"/>
    <w:rsid w:val="00081085"/>
    <w:rsid w:val="000829B9"/>
    <w:rsid w:val="000832B4"/>
    <w:rsid w:val="000835DD"/>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15B"/>
    <w:rsid w:val="000A7DBF"/>
    <w:rsid w:val="000B0656"/>
    <w:rsid w:val="000B09DB"/>
    <w:rsid w:val="000B1763"/>
    <w:rsid w:val="000B1C1A"/>
    <w:rsid w:val="000B2757"/>
    <w:rsid w:val="000B279A"/>
    <w:rsid w:val="000B3D55"/>
    <w:rsid w:val="000B4399"/>
    <w:rsid w:val="000B4ECF"/>
    <w:rsid w:val="000B6458"/>
    <w:rsid w:val="000B7DDA"/>
    <w:rsid w:val="000C0869"/>
    <w:rsid w:val="000C3BCB"/>
    <w:rsid w:val="000C5A1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1A90"/>
    <w:rsid w:val="000F43CD"/>
    <w:rsid w:val="000F4505"/>
    <w:rsid w:val="000F4507"/>
    <w:rsid w:val="000F4814"/>
    <w:rsid w:val="000F5BC5"/>
    <w:rsid w:val="000F65EB"/>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E0F"/>
    <w:rsid w:val="00122750"/>
    <w:rsid w:val="0012541B"/>
    <w:rsid w:val="001269C7"/>
    <w:rsid w:val="00126A22"/>
    <w:rsid w:val="00126B81"/>
    <w:rsid w:val="00126FCB"/>
    <w:rsid w:val="001276E5"/>
    <w:rsid w:val="00127B08"/>
    <w:rsid w:val="00127C68"/>
    <w:rsid w:val="0013112B"/>
    <w:rsid w:val="0013468D"/>
    <w:rsid w:val="00134CB3"/>
    <w:rsid w:val="00136065"/>
    <w:rsid w:val="00140E0D"/>
    <w:rsid w:val="001414E8"/>
    <w:rsid w:val="0014179B"/>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54E4"/>
    <w:rsid w:val="00166E78"/>
    <w:rsid w:val="001673BB"/>
    <w:rsid w:val="0016771A"/>
    <w:rsid w:val="00167C72"/>
    <w:rsid w:val="001719A1"/>
    <w:rsid w:val="001736EE"/>
    <w:rsid w:val="00175501"/>
    <w:rsid w:val="0017668E"/>
    <w:rsid w:val="00181761"/>
    <w:rsid w:val="0018182D"/>
    <w:rsid w:val="001823A3"/>
    <w:rsid w:val="00183E63"/>
    <w:rsid w:val="00186357"/>
    <w:rsid w:val="001863D5"/>
    <w:rsid w:val="001864B7"/>
    <w:rsid w:val="00190AA0"/>
    <w:rsid w:val="00192937"/>
    <w:rsid w:val="001938E6"/>
    <w:rsid w:val="0019465C"/>
    <w:rsid w:val="001950BB"/>
    <w:rsid w:val="00195B5F"/>
    <w:rsid w:val="00196664"/>
    <w:rsid w:val="00196750"/>
    <w:rsid w:val="001971A6"/>
    <w:rsid w:val="001A00F6"/>
    <w:rsid w:val="001A0B2E"/>
    <w:rsid w:val="001A16E9"/>
    <w:rsid w:val="001A2641"/>
    <w:rsid w:val="001A319B"/>
    <w:rsid w:val="001A36CD"/>
    <w:rsid w:val="001A4239"/>
    <w:rsid w:val="001A49A7"/>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5197"/>
    <w:rsid w:val="001E68C5"/>
    <w:rsid w:val="001E700D"/>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79A3"/>
    <w:rsid w:val="00230700"/>
    <w:rsid w:val="00230A9A"/>
    <w:rsid w:val="00230D82"/>
    <w:rsid w:val="002327B3"/>
    <w:rsid w:val="00233AAE"/>
    <w:rsid w:val="00233BDD"/>
    <w:rsid w:val="00233DE0"/>
    <w:rsid w:val="002341FE"/>
    <w:rsid w:val="00235E21"/>
    <w:rsid w:val="002361BE"/>
    <w:rsid w:val="00236819"/>
    <w:rsid w:val="002375BF"/>
    <w:rsid w:val="0023784B"/>
    <w:rsid w:val="00241F9B"/>
    <w:rsid w:val="0024216C"/>
    <w:rsid w:val="00242C4E"/>
    <w:rsid w:val="0024322C"/>
    <w:rsid w:val="00243D6F"/>
    <w:rsid w:val="00243F2E"/>
    <w:rsid w:val="00243F44"/>
    <w:rsid w:val="00244733"/>
    <w:rsid w:val="00245521"/>
    <w:rsid w:val="002456DD"/>
    <w:rsid w:val="0024591C"/>
    <w:rsid w:val="00245994"/>
    <w:rsid w:val="00246178"/>
    <w:rsid w:val="00246567"/>
    <w:rsid w:val="00246BFD"/>
    <w:rsid w:val="00251F38"/>
    <w:rsid w:val="0025617C"/>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5316"/>
    <w:rsid w:val="00295C36"/>
    <w:rsid w:val="00296228"/>
    <w:rsid w:val="00296443"/>
    <w:rsid w:val="00297E73"/>
    <w:rsid w:val="002A117A"/>
    <w:rsid w:val="002A20CD"/>
    <w:rsid w:val="002A2538"/>
    <w:rsid w:val="002A306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745"/>
    <w:rsid w:val="002B338A"/>
    <w:rsid w:val="002B3A31"/>
    <w:rsid w:val="002B3C35"/>
    <w:rsid w:val="002B3E4E"/>
    <w:rsid w:val="002B6D19"/>
    <w:rsid w:val="002B739D"/>
    <w:rsid w:val="002B752F"/>
    <w:rsid w:val="002B7E6E"/>
    <w:rsid w:val="002C1978"/>
    <w:rsid w:val="002C2FA4"/>
    <w:rsid w:val="002C38E4"/>
    <w:rsid w:val="002C3A0E"/>
    <w:rsid w:val="002C3D2A"/>
    <w:rsid w:val="002C3FF9"/>
    <w:rsid w:val="002C4837"/>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0FD4"/>
    <w:rsid w:val="003020DD"/>
    <w:rsid w:val="003058A8"/>
    <w:rsid w:val="003065D0"/>
    <w:rsid w:val="00306C1A"/>
    <w:rsid w:val="00307939"/>
    <w:rsid w:val="00310140"/>
    <w:rsid w:val="00310B37"/>
    <w:rsid w:val="00311337"/>
    <w:rsid w:val="00313295"/>
    <w:rsid w:val="0031334A"/>
    <w:rsid w:val="0031496D"/>
    <w:rsid w:val="003154EC"/>
    <w:rsid w:val="00315AA6"/>
    <w:rsid w:val="00315BAF"/>
    <w:rsid w:val="00316871"/>
    <w:rsid w:val="00316FCF"/>
    <w:rsid w:val="00320BF1"/>
    <w:rsid w:val="00320E67"/>
    <w:rsid w:val="003218F1"/>
    <w:rsid w:val="00322DE6"/>
    <w:rsid w:val="0032327D"/>
    <w:rsid w:val="0032420B"/>
    <w:rsid w:val="00324C6A"/>
    <w:rsid w:val="00326DF7"/>
    <w:rsid w:val="00327070"/>
    <w:rsid w:val="00327258"/>
    <w:rsid w:val="003314EC"/>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68F5"/>
    <w:rsid w:val="00387DEB"/>
    <w:rsid w:val="0039195C"/>
    <w:rsid w:val="00391C7E"/>
    <w:rsid w:val="00391CD2"/>
    <w:rsid w:val="00396028"/>
    <w:rsid w:val="003962FC"/>
    <w:rsid w:val="00397D00"/>
    <w:rsid w:val="00397D27"/>
    <w:rsid w:val="003A0BCB"/>
    <w:rsid w:val="003A2701"/>
    <w:rsid w:val="003A291F"/>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487"/>
    <w:rsid w:val="003E6E9E"/>
    <w:rsid w:val="003E7264"/>
    <w:rsid w:val="003E7461"/>
    <w:rsid w:val="003E76B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71E8"/>
    <w:rsid w:val="004277B0"/>
    <w:rsid w:val="00431948"/>
    <w:rsid w:val="004323AB"/>
    <w:rsid w:val="00432733"/>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5430"/>
    <w:rsid w:val="004454B4"/>
    <w:rsid w:val="00446614"/>
    <w:rsid w:val="00450CC0"/>
    <w:rsid w:val="00451AFF"/>
    <w:rsid w:val="00451C83"/>
    <w:rsid w:val="00452025"/>
    <w:rsid w:val="0045203F"/>
    <w:rsid w:val="00452848"/>
    <w:rsid w:val="00452B7E"/>
    <w:rsid w:val="004537FC"/>
    <w:rsid w:val="00455692"/>
    <w:rsid w:val="00455A5B"/>
    <w:rsid w:val="00456B28"/>
    <w:rsid w:val="00456E1C"/>
    <w:rsid w:val="00457BC7"/>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5524"/>
    <w:rsid w:val="00475880"/>
    <w:rsid w:val="004800B5"/>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319B"/>
    <w:rsid w:val="00493A31"/>
    <w:rsid w:val="00493D23"/>
    <w:rsid w:val="00494550"/>
    <w:rsid w:val="004979E4"/>
    <w:rsid w:val="00497F11"/>
    <w:rsid w:val="004A045E"/>
    <w:rsid w:val="004A07A5"/>
    <w:rsid w:val="004A0BA0"/>
    <w:rsid w:val="004A274B"/>
    <w:rsid w:val="004A3C37"/>
    <w:rsid w:val="004A587D"/>
    <w:rsid w:val="004A5D51"/>
    <w:rsid w:val="004A6E29"/>
    <w:rsid w:val="004A7C3D"/>
    <w:rsid w:val="004B03EF"/>
    <w:rsid w:val="004B16EB"/>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4762"/>
    <w:rsid w:val="004D527A"/>
    <w:rsid w:val="004D5AD0"/>
    <w:rsid w:val="004D6DCF"/>
    <w:rsid w:val="004D6F40"/>
    <w:rsid w:val="004E0094"/>
    <w:rsid w:val="004E0FC1"/>
    <w:rsid w:val="004E1192"/>
    <w:rsid w:val="004E20B8"/>
    <w:rsid w:val="004E3677"/>
    <w:rsid w:val="004E3CE1"/>
    <w:rsid w:val="004E413A"/>
    <w:rsid w:val="004E438D"/>
    <w:rsid w:val="004E5234"/>
    <w:rsid w:val="004E5457"/>
    <w:rsid w:val="004E5558"/>
    <w:rsid w:val="004E5DB2"/>
    <w:rsid w:val="004E6BFF"/>
    <w:rsid w:val="004E6DB2"/>
    <w:rsid w:val="004F044E"/>
    <w:rsid w:val="004F15D3"/>
    <w:rsid w:val="004F2B4A"/>
    <w:rsid w:val="004F32E8"/>
    <w:rsid w:val="004F5A03"/>
    <w:rsid w:val="004F6BF0"/>
    <w:rsid w:val="005033CE"/>
    <w:rsid w:val="00503726"/>
    <w:rsid w:val="0050384B"/>
    <w:rsid w:val="00504680"/>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3624"/>
    <w:rsid w:val="00524642"/>
    <w:rsid w:val="0052470C"/>
    <w:rsid w:val="00524DCD"/>
    <w:rsid w:val="00525589"/>
    <w:rsid w:val="00527B4D"/>
    <w:rsid w:val="00530FCA"/>
    <w:rsid w:val="00532A6B"/>
    <w:rsid w:val="0053378E"/>
    <w:rsid w:val="00533F44"/>
    <w:rsid w:val="00534AB2"/>
    <w:rsid w:val="00537EE9"/>
    <w:rsid w:val="0054379B"/>
    <w:rsid w:val="0054398E"/>
    <w:rsid w:val="005439CC"/>
    <w:rsid w:val="00543A42"/>
    <w:rsid w:val="0054474F"/>
    <w:rsid w:val="00544B2D"/>
    <w:rsid w:val="00544F7F"/>
    <w:rsid w:val="00545875"/>
    <w:rsid w:val="00545E1D"/>
    <w:rsid w:val="00546966"/>
    <w:rsid w:val="005509E0"/>
    <w:rsid w:val="005510C2"/>
    <w:rsid w:val="00552D36"/>
    <w:rsid w:val="00553AD7"/>
    <w:rsid w:val="00556548"/>
    <w:rsid w:val="005565CD"/>
    <w:rsid w:val="00556BD0"/>
    <w:rsid w:val="00557181"/>
    <w:rsid w:val="0055722D"/>
    <w:rsid w:val="00560C8D"/>
    <w:rsid w:val="00560F91"/>
    <w:rsid w:val="005617FB"/>
    <w:rsid w:val="00562E90"/>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75943"/>
    <w:rsid w:val="00577556"/>
    <w:rsid w:val="00580F17"/>
    <w:rsid w:val="00584DD2"/>
    <w:rsid w:val="00586957"/>
    <w:rsid w:val="0058743A"/>
    <w:rsid w:val="005879DA"/>
    <w:rsid w:val="00590B37"/>
    <w:rsid w:val="00591021"/>
    <w:rsid w:val="005916D7"/>
    <w:rsid w:val="005917AA"/>
    <w:rsid w:val="005917B9"/>
    <w:rsid w:val="005963CC"/>
    <w:rsid w:val="005A05D9"/>
    <w:rsid w:val="005A0644"/>
    <w:rsid w:val="005A0A14"/>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1B9A"/>
    <w:rsid w:val="005E1E69"/>
    <w:rsid w:val="005E28F2"/>
    <w:rsid w:val="005E350A"/>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5F79DF"/>
    <w:rsid w:val="00601A7D"/>
    <w:rsid w:val="00601EDE"/>
    <w:rsid w:val="00602BA1"/>
    <w:rsid w:val="00602CDD"/>
    <w:rsid w:val="0060305E"/>
    <w:rsid w:val="0060428E"/>
    <w:rsid w:val="00604DD2"/>
    <w:rsid w:val="00605D33"/>
    <w:rsid w:val="00607FF6"/>
    <w:rsid w:val="00610A20"/>
    <w:rsid w:val="00611CCC"/>
    <w:rsid w:val="00613257"/>
    <w:rsid w:val="0061426F"/>
    <w:rsid w:val="006151A4"/>
    <w:rsid w:val="00615345"/>
    <w:rsid w:val="006159FC"/>
    <w:rsid w:val="00616350"/>
    <w:rsid w:val="00620593"/>
    <w:rsid w:val="00620AAD"/>
    <w:rsid w:val="00621102"/>
    <w:rsid w:val="0062328E"/>
    <w:rsid w:val="00624B0D"/>
    <w:rsid w:val="006261D9"/>
    <w:rsid w:val="006304C3"/>
    <w:rsid w:val="006315A5"/>
    <w:rsid w:val="00631863"/>
    <w:rsid w:val="00631B2C"/>
    <w:rsid w:val="0063270F"/>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50786"/>
    <w:rsid w:val="00652135"/>
    <w:rsid w:val="0065220D"/>
    <w:rsid w:val="00652419"/>
    <w:rsid w:val="006524E0"/>
    <w:rsid w:val="00652AD4"/>
    <w:rsid w:val="00652E3F"/>
    <w:rsid w:val="006537E7"/>
    <w:rsid w:val="00654585"/>
    <w:rsid w:val="00654A0D"/>
    <w:rsid w:val="0065508E"/>
    <w:rsid w:val="0065588C"/>
    <w:rsid w:val="00655B06"/>
    <w:rsid w:val="00655DFA"/>
    <w:rsid w:val="00655F46"/>
    <w:rsid w:val="006578DB"/>
    <w:rsid w:val="00657E09"/>
    <w:rsid w:val="00660231"/>
    <w:rsid w:val="006624D1"/>
    <w:rsid w:val="00662A1E"/>
    <w:rsid w:val="00665BA2"/>
    <w:rsid w:val="00666E29"/>
    <w:rsid w:val="006670BE"/>
    <w:rsid w:val="00667311"/>
    <w:rsid w:val="00670905"/>
    <w:rsid w:val="006710F2"/>
    <w:rsid w:val="006729CD"/>
    <w:rsid w:val="00672C8A"/>
    <w:rsid w:val="00672F7D"/>
    <w:rsid w:val="00673D12"/>
    <w:rsid w:val="0067470E"/>
    <w:rsid w:val="0067525E"/>
    <w:rsid w:val="00676474"/>
    <w:rsid w:val="00677910"/>
    <w:rsid w:val="00677A99"/>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467"/>
    <w:rsid w:val="00692E63"/>
    <w:rsid w:val="00693870"/>
    <w:rsid w:val="0069554C"/>
    <w:rsid w:val="006959B0"/>
    <w:rsid w:val="00696C04"/>
    <w:rsid w:val="006A0061"/>
    <w:rsid w:val="006A02DB"/>
    <w:rsid w:val="006A10F7"/>
    <w:rsid w:val="006A14C5"/>
    <w:rsid w:val="006A15E1"/>
    <w:rsid w:val="006A1D8C"/>
    <w:rsid w:val="006A2238"/>
    <w:rsid w:val="006A3BB6"/>
    <w:rsid w:val="006A419C"/>
    <w:rsid w:val="006A4E8A"/>
    <w:rsid w:val="006A6F1E"/>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0D"/>
    <w:rsid w:val="006D007E"/>
    <w:rsid w:val="006D17D2"/>
    <w:rsid w:val="006D3768"/>
    <w:rsid w:val="006D51A8"/>
    <w:rsid w:val="006D54BC"/>
    <w:rsid w:val="006D6448"/>
    <w:rsid w:val="006D7406"/>
    <w:rsid w:val="006D7DD0"/>
    <w:rsid w:val="006E0957"/>
    <w:rsid w:val="006E1791"/>
    <w:rsid w:val="006E1BBA"/>
    <w:rsid w:val="006E2794"/>
    <w:rsid w:val="006E3582"/>
    <w:rsid w:val="006E4352"/>
    <w:rsid w:val="006E4A39"/>
    <w:rsid w:val="006E59CB"/>
    <w:rsid w:val="006E59D3"/>
    <w:rsid w:val="006E6C79"/>
    <w:rsid w:val="006F0798"/>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0E81"/>
    <w:rsid w:val="00711837"/>
    <w:rsid w:val="00713513"/>
    <w:rsid w:val="00714074"/>
    <w:rsid w:val="00715713"/>
    <w:rsid w:val="00715AB2"/>
    <w:rsid w:val="007166EB"/>
    <w:rsid w:val="00716C50"/>
    <w:rsid w:val="00717CF4"/>
    <w:rsid w:val="007208DB"/>
    <w:rsid w:val="00721075"/>
    <w:rsid w:val="0072275E"/>
    <w:rsid w:val="0072329E"/>
    <w:rsid w:val="00725B8D"/>
    <w:rsid w:val="0072658E"/>
    <w:rsid w:val="00727508"/>
    <w:rsid w:val="00731ADA"/>
    <w:rsid w:val="00733452"/>
    <w:rsid w:val="0073348D"/>
    <w:rsid w:val="0073360D"/>
    <w:rsid w:val="007336E4"/>
    <w:rsid w:val="00734053"/>
    <w:rsid w:val="007346F5"/>
    <w:rsid w:val="007350B5"/>
    <w:rsid w:val="00737142"/>
    <w:rsid w:val="007409C9"/>
    <w:rsid w:val="007409EB"/>
    <w:rsid w:val="00740B6F"/>
    <w:rsid w:val="00741612"/>
    <w:rsid w:val="007418DF"/>
    <w:rsid w:val="007424A2"/>
    <w:rsid w:val="007425C4"/>
    <w:rsid w:val="00743467"/>
    <w:rsid w:val="007441A8"/>
    <w:rsid w:val="0074478E"/>
    <w:rsid w:val="0074588B"/>
    <w:rsid w:val="0074612B"/>
    <w:rsid w:val="00746FC8"/>
    <w:rsid w:val="00751B32"/>
    <w:rsid w:val="00752CFE"/>
    <w:rsid w:val="0075366D"/>
    <w:rsid w:val="00753AB2"/>
    <w:rsid w:val="00754213"/>
    <w:rsid w:val="00755587"/>
    <w:rsid w:val="00756B1E"/>
    <w:rsid w:val="007574C9"/>
    <w:rsid w:val="00757781"/>
    <w:rsid w:val="0075794E"/>
    <w:rsid w:val="00757D6A"/>
    <w:rsid w:val="00760389"/>
    <w:rsid w:val="00762AB4"/>
    <w:rsid w:val="0076508A"/>
    <w:rsid w:val="0076716D"/>
    <w:rsid w:val="00770678"/>
    <w:rsid w:val="00770DE0"/>
    <w:rsid w:val="0077113B"/>
    <w:rsid w:val="00772B3F"/>
    <w:rsid w:val="007738D4"/>
    <w:rsid w:val="00773A8C"/>
    <w:rsid w:val="00774252"/>
    <w:rsid w:val="00775603"/>
    <w:rsid w:val="0077624C"/>
    <w:rsid w:val="00780197"/>
    <w:rsid w:val="007806FD"/>
    <w:rsid w:val="0078079B"/>
    <w:rsid w:val="00780B0E"/>
    <w:rsid w:val="00780B62"/>
    <w:rsid w:val="007811D2"/>
    <w:rsid w:val="0078424D"/>
    <w:rsid w:val="0078570D"/>
    <w:rsid w:val="00790E1C"/>
    <w:rsid w:val="00791C06"/>
    <w:rsid w:val="00791DBB"/>
    <w:rsid w:val="00793930"/>
    <w:rsid w:val="00793BEE"/>
    <w:rsid w:val="00793E6A"/>
    <w:rsid w:val="00793FEB"/>
    <w:rsid w:val="00795359"/>
    <w:rsid w:val="007978A2"/>
    <w:rsid w:val="007A07DB"/>
    <w:rsid w:val="007A11F9"/>
    <w:rsid w:val="007A157E"/>
    <w:rsid w:val="007A28C6"/>
    <w:rsid w:val="007A4606"/>
    <w:rsid w:val="007A46E1"/>
    <w:rsid w:val="007A4942"/>
    <w:rsid w:val="007A5C67"/>
    <w:rsid w:val="007A7037"/>
    <w:rsid w:val="007B5240"/>
    <w:rsid w:val="007B5FC1"/>
    <w:rsid w:val="007B697A"/>
    <w:rsid w:val="007B795A"/>
    <w:rsid w:val="007B79E3"/>
    <w:rsid w:val="007C077F"/>
    <w:rsid w:val="007C0C38"/>
    <w:rsid w:val="007C2988"/>
    <w:rsid w:val="007C313A"/>
    <w:rsid w:val="007C344B"/>
    <w:rsid w:val="007C3635"/>
    <w:rsid w:val="007C36AD"/>
    <w:rsid w:val="007C37A3"/>
    <w:rsid w:val="007C42A4"/>
    <w:rsid w:val="007C4465"/>
    <w:rsid w:val="007C689F"/>
    <w:rsid w:val="007C71AF"/>
    <w:rsid w:val="007C7310"/>
    <w:rsid w:val="007D1E9D"/>
    <w:rsid w:val="007D285B"/>
    <w:rsid w:val="007D3D94"/>
    <w:rsid w:val="007D4B1A"/>
    <w:rsid w:val="007D4C49"/>
    <w:rsid w:val="007D5256"/>
    <w:rsid w:val="007D682B"/>
    <w:rsid w:val="007D6BA2"/>
    <w:rsid w:val="007D6C53"/>
    <w:rsid w:val="007D7314"/>
    <w:rsid w:val="007D7544"/>
    <w:rsid w:val="007D7753"/>
    <w:rsid w:val="007D7F06"/>
    <w:rsid w:val="007E3120"/>
    <w:rsid w:val="007E599D"/>
    <w:rsid w:val="007E5E6D"/>
    <w:rsid w:val="007E68F5"/>
    <w:rsid w:val="007E6B7B"/>
    <w:rsid w:val="007E6F85"/>
    <w:rsid w:val="007E7BF4"/>
    <w:rsid w:val="007F0053"/>
    <w:rsid w:val="007F20F3"/>
    <w:rsid w:val="007F27FF"/>
    <w:rsid w:val="007F309C"/>
    <w:rsid w:val="007F35EA"/>
    <w:rsid w:val="007F66CE"/>
    <w:rsid w:val="007F7CDF"/>
    <w:rsid w:val="00801363"/>
    <w:rsid w:val="00803276"/>
    <w:rsid w:val="00804C29"/>
    <w:rsid w:val="008055AC"/>
    <w:rsid w:val="0080566C"/>
    <w:rsid w:val="00807108"/>
    <w:rsid w:val="0080748F"/>
    <w:rsid w:val="00810B00"/>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605C8"/>
    <w:rsid w:val="00861588"/>
    <w:rsid w:val="008615A9"/>
    <w:rsid w:val="00861708"/>
    <w:rsid w:val="00861E76"/>
    <w:rsid w:val="00862286"/>
    <w:rsid w:val="008629CE"/>
    <w:rsid w:val="00862BAC"/>
    <w:rsid w:val="00863C6D"/>
    <w:rsid w:val="008646CA"/>
    <w:rsid w:val="0086760B"/>
    <w:rsid w:val="00867CF7"/>
    <w:rsid w:val="00870188"/>
    <w:rsid w:val="008708A3"/>
    <w:rsid w:val="00870B40"/>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1C8D"/>
    <w:rsid w:val="008A1EC2"/>
    <w:rsid w:val="008A2FA7"/>
    <w:rsid w:val="008A348B"/>
    <w:rsid w:val="008A446F"/>
    <w:rsid w:val="008A5F06"/>
    <w:rsid w:val="008A734F"/>
    <w:rsid w:val="008B0DC3"/>
    <w:rsid w:val="008B1779"/>
    <w:rsid w:val="008B1C5C"/>
    <w:rsid w:val="008B2BDD"/>
    <w:rsid w:val="008B33D2"/>
    <w:rsid w:val="008B4CFF"/>
    <w:rsid w:val="008B5C7C"/>
    <w:rsid w:val="008C27AE"/>
    <w:rsid w:val="008C3083"/>
    <w:rsid w:val="008C38EB"/>
    <w:rsid w:val="008C4764"/>
    <w:rsid w:val="008C5DB0"/>
    <w:rsid w:val="008C67D6"/>
    <w:rsid w:val="008C75A3"/>
    <w:rsid w:val="008C7D82"/>
    <w:rsid w:val="008D040E"/>
    <w:rsid w:val="008D14E2"/>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D2C"/>
    <w:rsid w:val="0092101F"/>
    <w:rsid w:val="009242D3"/>
    <w:rsid w:val="0092661E"/>
    <w:rsid w:val="00926A43"/>
    <w:rsid w:val="00926B08"/>
    <w:rsid w:val="00926D5F"/>
    <w:rsid w:val="009309A1"/>
    <w:rsid w:val="00930D6E"/>
    <w:rsid w:val="0093112D"/>
    <w:rsid w:val="009313B8"/>
    <w:rsid w:val="009338D6"/>
    <w:rsid w:val="00935537"/>
    <w:rsid w:val="00935891"/>
    <w:rsid w:val="00935DE9"/>
    <w:rsid w:val="00936A30"/>
    <w:rsid w:val="00936B29"/>
    <w:rsid w:val="009372D8"/>
    <w:rsid w:val="0093767D"/>
    <w:rsid w:val="00940028"/>
    <w:rsid w:val="0094211D"/>
    <w:rsid w:val="00942861"/>
    <w:rsid w:val="00944070"/>
    <w:rsid w:val="00944188"/>
    <w:rsid w:val="00944226"/>
    <w:rsid w:val="009442FC"/>
    <w:rsid w:val="00945CE8"/>
    <w:rsid w:val="00946FC1"/>
    <w:rsid w:val="00950D30"/>
    <w:rsid w:val="00951796"/>
    <w:rsid w:val="00951952"/>
    <w:rsid w:val="00951BCB"/>
    <w:rsid w:val="00951C55"/>
    <w:rsid w:val="009526B1"/>
    <w:rsid w:val="009526C3"/>
    <w:rsid w:val="00953B34"/>
    <w:rsid w:val="0095540A"/>
    <w:rsid w:val="009557D6"/>
    <w:rsid w:val="00955F89"/>
    <w:rsid w:val="00956913"/>
    <w:rsid w:val="0096055E"/>
    <w:rsid w:val="009608CD"/>
    <w:rsid w:val="00961B2B"/>
    <w:rsid w:val="00962119"/>
    <w:rsid w:val="00962626"/>
    <w:rsid w:val="00963623"/>
    <w:rsid w:val="00963AF0"/>
    <w:rsid w:val="00964347"/>
    <w:rsid w:val="00964D23"/>
    <w:rsid w:val="009650C0"/>
    <w:rsid w:val="00966715"/>
    <w:rsid w:val="00967403"/>
    <w:rsid w:val="00970A55"/>
    <w:rsid w:val="0097127C"/>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87A3A"/>
    <w:rsid w:val="009907B4"/>
    <w:rsid w:val="00992848"/>
    <w:rsid w:val="00993375"/>
    <w:rsid w:val="009943CD"/>
    <w:rsid w:val="009952B7"/>
    <w:rsid w:val="00995683"/>
    <w:rsid w:val="00996380"/>
    <w:rsid w:val="009975B0"/>
    <w:rsid w:val="009A00F6"/>
    <w:rsid w:val="009A0315"/>
    <w:rsid w:val="009A1510"/>
    <w:rsid w:val="009A1C9A"/>
    <w:rsid w:val="009A474B"/>
    <w:rsid w:val="009A5197"/>
    <w:rsid w:val="009A56F5"/>
    <w:rsid w:val="009A5D9D"/>
    <w:rsid w:val="009A609C"/>
    <w:rsid w:val="009A630B"/>
    <w:rsid w:val="009A70D1"/>
    <w:rsid w:val="009A76EF"/>
    <w:rsid w:val="009A7B28"/>
    <w:rsid w:val="009B27AA"/>
    <w:rsid w:val="009B3D3F"/>
    <w:rsid w:val="009B49B7"/>
    <w:rsid w:val="009B50DC"/>
    <w:rsid w:val="009B6780"/>
    <w:rsid w:val="009B6BE9"/>
    <w:rsid w:val="009B7C29"/>
    <w:rsid w:val="009B7CD2"/>
    <w:rsid w:val="009C3EF9"/>
    <w:rsid w:val="009C4A63"/>
    <w:rsid w:val="009C4B66"/>
    <w:rsid w:val="009C6E3C"/>
    <w:rsid w:val="009C73A9"/>
    <w:rsid w:val="009C7755"/>
    <w:rsid w:val="009D0868"/>
    <w:rsid w:val="009D14FD"/>
    <w:rsid w:val="009D1C06"/>
    <w:rsid w:val="009D31C5"/>
    <w:rsid w:val="009D4EC0"/>
    <w:rsid w:val="009D70F9"/>
    <w:rsid w:val="009D7E96"/>
    <w:rsid w:val="009E09CA"/>
    <w:rsid w:val="009E193F"/>
    <w:rsid w:val="009E3705"/>
    <w:rsid w:val="009E3864"/>
    <w:rsid w:val="009E3BB5"/>
    <w:rsid w:val="009E3F46"/>
    <w:rsid w:val="009E613A"/>
    <w:rsid w:val="009E666D"/>
    <w:rsid w:val="009E6BA2"/>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59B7"/>
    <w:rsid w:val="00A00BDA"/>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0FB2"/>
    <w:rsid w:val="00A34693"/>
    <w:rsid w:val="00A35226"/>
    <w:rsid w:val="00A3639E"/>
    <w:rsid w:val="00A3716A"/>
    <w:rsid w:val="00A4013A"/>
    <w:rsid w:val="00A404F2"/>
    <w:rsid w:val="00A42E15"/>
    <w:rsid w:val="00A44142"/>
    <w:rsid w:val="00A44FE1"/>
    <w:rsid w:val="00A46D12"/>
    <w:rsid w:val="00A4710E"/>
    <w:rsid w:val="00A529D2"/>
    <w:rsid w:val="00A54F8B"/>
    <w:rsid w:val="00A552F9"/>
    <w:rsid w:val="00A55725"/>
    <w:rsid w:val="00A5680C"/>
    <w:rsid w:val="00A56F86"/>
    <w:rsid w:val="00A579AD"/>
    <w:rsid w:val="00A57EC9"/>
    <w:rsid w:val="00A6063D"/>
    <w:rsid w:val="00A610B2"/>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0248"/>
    <w:rsid w:val="00A80C79"/>
    <w:rsid w:val="00A81A34"/>
    <w:rsid w:val="00A81B31"/>
    <w:rsid w:val="00A81FE5"/>
    <w:rsid w:val="00A8238A"/>
    <w:rsid w:val="00A85BF1"/>
    <w:rsid w:val="00A86B1C"/>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0C13"/>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C3C"/>
    <w:rsid w:val="00AE5E69"/>
    <w:rsid w:val="00AF0534"/>
    <w:rsid w:val="00AF15E4"/>
    <w:rsid w:val="00AF3BF6"/>
    <w:rsid w:val="00AF3CD1"/>
    <w:rsid w:val="00AF4B3A"/>
    <w:rsid w:val="00AF554A"/>
    <w:rsid w:val="00AF6150"/>
    <w:rsid w:val="00AF7951"/>
    <w:rsid w:val="00B00645"/>
    <w:rsid w:val="00B00FC9"/>
    <w:rsid w:val="00B0260D"/>
    <w:rsid w:val="00B0365B"/>
    <w:rsid w:val="00B03EA0"/>
    <w:rsid w:val="00B07A0C"/>
    <w:rsid w:val="00B105E4"/>
    <w:rsid w:val="00B10715"/>
    <w:rsid w:val="00B110C8"/>
    <w:rsid w:val="00B112D0"/>
    <w:rsid w:val="00B12272"/>
    <w:rsid w:val="00B12CDF"/>
    <w:rsid w:val="00B12D83"/>
    <w:rsid w:val="00B13025"/>
    <w:rsid w:val="00B13A99"/>
    <w:rsid w:val="00B142D5"/>
    <w:rsid w:val="00B143A6"/>
    <w:rsid w:val="00B158A5"/>
    <w:rsid w:val="00B164E9"/>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1E23"/>
    <w:rsid w:val="00B42B37"/>
    <w:rsid w:val="00B43BF1"/>
    <w:rsid w:val="00B46EF7"/>
    <w:rsid w:val="00B474F5"/>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6764A"/>
    <w:rsid w:val="00B7144B"/>
    <w:rsid w:val="00B73E84"/>
    <w:rsid w:val="00B758D5"/>
    <w:rsid w:val="00B768A2"/>
    <w:rsid w:val="00B76E9F"/>
    <w:rsid w:val="00B77102"/>
    <w:rsid w:val="00B778CC"/>
    <w:rsid w:val="00B77B44"/>
    <w:rsid w:val="00B80004"/>
    <w:rsid w:val="00B8047D"/>
    <w:rsid w:val="00B80D24"/>
    <w:rsid w:val="00B81767"/>
    <w:rsid w:val="00B832CB"/>
    <w:rsid w:val="00B8453C"/>
    <w:rsid w:val="00B84810"/>
    <w:rsid w:val="00B85B22"/>
    <w:rsid w:val="00B87F57"/>
    <w:rsid w:val="00B90810"/>
    <w:rsid w:val="00B9118A"/>
    <w:rsid w:val="00B94A3A"/>
    <w:rsid w:val="00B95538"/>
    <w:rsid w:val="00B976AB"/>
    <w:rsid w:val="00BA0E3A"/>
    <w:rsid w:val="00BA0E9D"/>
    <w:rsid w:val="00BA0F18"/>
    <w:rsid w:val="00BA2326"/>
    <w:rsid w:val="00BA2929"/>
    <w:rsid w:val="00BA29AD"/>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3402"/>
    <w:rsid w:val="00BC65BD"/>
    <w:rsid w:val="00BC7B45"/>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3B2C"/>
    <w:rsid w:val="00C04B8E"/>
    <w:rsid w:val="00C05467"/>
    <w:rsid w:val="00C0571E"/>
    <w:rsid w:val="00C06055"/>
    <w:rsid w:val="00C073D6"/>
    <w:rsid w:val="00C10B39"/>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792"/>
    <w:rsid w:val="00C4025F"/>
    <w:rsid w:val="00C41654"/>
    <w:rsid w:val="00C41F7A"/>
    <w:rsid w:val="00C4274D"/>
    <w:rsid w:val="00C43F56"/>
    <w:rsid w:val="00C442F3"/>
    <w:rsid w:val="00C450BA"/>
    <w:rsid w:val="00C4616F"/>
    <w:rsid w:val="00C4667A"/>
    <w:rsid w:val="00C46B1C"/>
    <w:rsid w:val="00C50832"/>
    <w:rsid w:val="00C51F90"/>
    <w:rsid w:val="00C521F0"/>
    <w:rsid w:val="00C52DD9"/>
    <w:rsid w:val="00C530DC"/>
    <w:rsid w:val="00C5385B"/>
    <w:rsid w:val="00C54E7C"/>
    <w:rsid w:val="00C56F1B"/>
    <w:rsid w:val="00C61018"/>
    <w:rsid w:val="00C63A84"/>
    <w:rsid w:val="00C64FB6"/>
    <w:rsid w:val="00C65284"/>
    <w:rsid w:val="00C65941"/>
    <w:rsid w:val="00C65B37"/>
    <w:rsid w:val="00C66CAA"/>
    <w:rsid w:val="00C66E1A"/>
    <w:rsid w:val="00C66E74"/>
    <w:rsid w:val="00C678D5"/>
    <w:rsid w:val="00C67AB0"/>
    <w:rsid w:val="00C70432"/>
    <w:rsid w:val="00C70736"/>
    <w:rsid w:val="00C72415"/>
    <w:rsid w:val="00C734A3"/>
    <w:rsid w:val="00C7381B"/>
    <w:rsid w:val="00C7438A"/>
    <w:rsid w:val="00C75B7F"/>
    <w:rsid w:val="00C772A6"/>
    <w:rsid w:val="00C809C4"/>
    <w:rsid w:val="00C81684"/>
    <w:rsid w:val="00C82BE6"/>
    <w:rsid w:val="00C839AB"/>
    <w:rsid w:val="00C84E5C"/>
    <w:rsid w:val="00C84FA5"/>
    <w:rsid w:val="00C870C2"/>
    <w:rsid w:val="00C87A6B"/>
    <w:rsid w:val="00C90914"/>
    <w:rsid w:val="00C929D0"/>
    <w:rsid w:val="00C92A33"/>
    <w:rsid w:val="00C92ABD"/>
    <w:rsid w:val="00C9336C"/>
    <w:rsid w:val="00C95114"/>
    <w:rsid w:val="00C96EB0"/>
    <w:rsid w:val="00C97E4A"/>
    <w:rsid w:val="00CA13AD"/>
    <w:rsid w:val="00CA146B"/>
    <w:rsid w:val="00CA1A99"/>
    <w:rsid w:val="00CA1D02"/>
    <w:rsid w:val="00CA2FFA"/>
    <w:rsid w:val="00CA5297"/>
    <w:rsid w:val="00CA5B4A"/>
    <w:rsid w:val="00CA684E"/>
    <w:rsid w:val="00CA711C"/>
    <w:rsid w:val="00CA7522"/>
    <w:rsid w:val="00CB049D"/>
    <w:rsid w:val="00CB1F41"/>
    <w:rsid w:val="00CB29AC"/>
    <w:rsid w:val="00CB4189"/>
    <w:rsid w:val="00CB4683"/>
    <w:rsid w:val="00CB4940"/>
    <w:rsid w:val="00CB4E79"/>
    <w:rsid w:val="00CB5688"/>
    <w:rsid w:val="00CC17E5"/>
    <w:rsid w:val="00CC1A56"/>
    <w:rsid w:val="00CC231A"/>
    <w:rsid w:val="00CC2F41"/>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07BC"/>
    <w:rsid w:val="00CF1DBF"/>
    <w:rsid w:val="00CF2128"/>
    <w:rsid w:val="00CF6D13"/>
    <w:rsid w:val="00CF6F6A"/>
    <w:rsid w:val="00CF7576"/>
    <w:rsid w:val="00CF769D"/>
    <w:rsid w:val="00CF7892"/>
    <w:rsid w:val="00D027B5"/>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4CB"/>
    <w:rsid w:val="00D20604"/>
    <w:rsid w:val="00D20AEB"/>
    <w:rsid w:val="00D226EB"/>
    <w:rsid w:val="00D24830"/>
    <w:rsid w:val="00D25482"/>
    <w:rsid w:val="00D25C7E"/>
    <w:rsid w:val="00D25DBF"/>
    <w:rsid w:val="00D27BF8"/>
    <w:rsid w:val="00D30D47"/>
    <w:rsid w:val="00D339D0"/>
    <w:rsid w:val="00D34A44"/>
    <w:rsid w:val="00D35C7A"/>
    <w:rsid w:val="00D37BE2"/>
    <w:rsid w:val="00D401E8"/>
    <w:rsid w:val="00D4032F"/>
    <w:rsid w:val="00D4098D"/>
    <w:rsid w:val="00D409AB"/>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740E"/>
    <w:rsid w:val="00DA0B7C"/>
    <w:rsid w:val="00DA232F"/>
    <w:rsid w:val="00DA286F"/>
    <w:rsid w:val="00DA5568"/>
    <w:rsid w:val="00DA57F6"/>
    <w:rsid w:val="00DA7FA8"/>
    <w:rsid w:val="00DB020F"/>
    <w:rsid w:val="00DB0878"/>
    <w:rsid w:val="00DB0B34"/>
    <w:rsid w:val="00DB0E07"/>
    <w:rsid w:val="00DB0EB2"/>
    <w:rsid w:val="00DB2407"/>
    <w:rsid w:val="00DB3A30"/>
    <w:rsid w:val="00DB5FFD"/>
    <w:rsid w:val="00DC2CEA"/>
    <w:rsid w:val="00DC3C33"/>
    <w:rsid w:val="00DC50DC"/>
    <w:rsid w:val="00DC5A18"/>
    <w:rsid w:val="00DC604A"/>
    <w:rsid w:val="00DC7210"/>
    <w:rsid w:val="00DC7422"/>
    <w:rsid w:val="00DD0491"/>
    <w:rsid w:val="00DD04E1"/>
    <w:rsid w:val="00DD1BAF"/>
    <w:rsid w:val="00DD213A"/>
    <w:rsid w:val="00DD4A33"/>
    <w:rsid w:val="00DD75E0"/>
    <w:rsid w:val="00DE04F1"/>
    <w:rsid w:val="00DE0CC6"/>
    <w:rsid w:val="00DE18F0"/>
    <w:rsid w:val="00DE1A35"/>
    <w:rsid w:val="00DE2096"/>
    <w:rsid w:val="00DE2FF0"/>
    <w:rsid w:val="00DE359F"/>
    <w:rsid w:val="00DE38E7"/>
    <w:rsid w:val="00DE4309"/>
    <w:rsid w:val="00DE6A2C"/>
    <w:rsid w:val="00DF095F"/>
    <w:rsid w:val="00DF0EC3"/>
    <w:rsid w:val="00DF0EE5"/>
    <w:rsid w:val="00DF18B8"/>
    <w:rsid w:val="00DF2286"/>
    <w:rsid w:val="00DF4952"/>
    <w:rsid w:val="00DF4BEE"/>
    <w:rsid w:val="00E016FD"/>
    <w:rsid w:val="00E024EB"/>
    <w:rsid w:val="00E030EC"/>
    <w:rsid w:val="00E03CC8"/>
    <w:rsid w:val="00E0430E"/>
    <w:rsid w:val="00E06D25"/>
    <w:rsid w:val="00E073F9"/>
    <w:rsid w:val="00E10101"/>
    <w:rsid w:val="00E11144"/>
    <w:rsid w:val="00E1396C"/>
    <w:rsid w:val="00E14B3B"/>
    <w:rsid w:val="00E164AF"/>
    <w:rsid w:val="00E1679A"/>
    <w:rsid w:val="00E1685A"/>
    <w:rsid w:val="00E17676"/>
    <w:rsid w:val="00E20BAF"/>
    <w:rsid w:val="00E20D06"/>
    <w:rsid w:val="00E214C8"/>
    <w:rsid w:val="00E21AE5"/>
    <w:rsid w:val="00E22F89"/>
    <w:rsid w:val="00E240D0"/>
    <w:rsid w:val="00E25014"/>
    <w:rsid w:val="00E26167"/>
    <w:rsid w:val="00E27F9E"/>
    <w:rsid w:val="00E3097B"/>
    <w:rsid w:val="00E316C0"/>
    <w:rsid w:val="00E326A7"/>
    <w:rsid w:val="00E32921"/>
    <w:rsid w:val="00E343BF"/>
    <w:rsid w:val="00E350B1"/>
    <w:rsid w:val="00E36030"/>
    <w:rsid w:val="00E40300"/>
    <w:rsid w:val="00E409AC"/>
    <w:rsid w:val="00E41327"/>
    <w:rsid w:val="00E43D65"/>
    <w:rsid w:val="00E43F96"/>
    <w:rsid w:val="00E4402B"/>
    <w:rsid w:val="00E44B06"/>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0DB2"/>
    <w:rsid w:val="00E718C8"/>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0325"/>
    <w:rsid w:val="00EA2657"/>
    <w:rsid w:val="00EA4C6F"/>
    <w:rsid w:val="00EB061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C7604"/>
    <w:rsid w:val="00EC7BB8"/>
    <w:rsid w:val="00ED015A"/>
    <w:rsid w:val="00ED0548"/>
    <w:rsid w:val="00ED183C"/>
    <w:rsid w:val="00ED2947"/>
    <w:rsid w:val="00ED3E36"/>
    <w:rsid w:val="00ED5EFE"/>
    <w:rsid w:val="00ED65B9"/>
    <w:rsid w:val="00ED6C4D"/>
    <w:rsid w:val="00ED70CB"/>
    <w:rsid w:val="00ED78AD"/>
    <w:rsid w:val="00EE0F9F"/>
    <w:rsid w:val="00EE1B56"/>
    <w:rsid w:val="00EE2414"/>
    <w:rsid w:val="00EE29D6"/>
    <w:rsid w:val="00EE32F4"/>
    <w:rsid w:val="00EE46D0"/>
    <w:rsid w:val="00EE5680"/>
    <w:rsid w:val="00EE6228"/>
    <w:rsid w:val="00EE631C"/>
    <w:rsid w:val="00EE6FBF"/>
    <w:rsid w:val="00EF188C"/>
    <w:rsid w:val="00EF1920"/>
    <w:rsid w:val="00EF252C"/>
    <w:rsid w:val="00EF4342"/>
    <w:rsid w:val="00EF4B25"/>
    <w:rsid w:val="00EF5636"/>
    <w:rsid w:val="00EF571D"/>
    <w:rsid w:val="00F0039B"/>
    <w:rsid w:val="00F00DBF"/>
    <w:rsid w:val="00F00F20"/>
    <w:rsid w:val="00F014E5"/>
    <w:rsid w:val="00F01DCF"/>
    <w:rsid w:val="00F02B1D"/>
    <w:rsid w:val="00F047E0"/>
    <w:rsid w:val="00F0619D"/>
    <w:rsid w:val="00F06E39"/>
    <w:rsid w:val="00F06FB8"/>
    <w:rsid w:val="00F10AA6"/>
    <w:rsid w:val="00F14D46"/>
    <w:rsid w:val="00F15087"/>
    <w:rsid w:val="00F15A81"/>
    <w:rsid w:val="00F15BC5"/>
    <w:rsid w:val="00F17246"/>
    <w:rsid w:val="00F178F2"/>
    <w:rsid w:val="00F204C6"/>
    <w:rsid w:val="00F228E6"/>
    <w:rsid w:val="00F229BE"/>
    <w:rsid w:val="00F2356C"/>
    <w:rsid w:val="00F23EE3"/>
    <w:rsid w:val="00F268BB"/>
    <w:rsid w:val="00F26DCE"/>
    <w:rsid w:val="00F2763C"/>
    <w:rsid w:val="00F2783C"/>
    <w:rsid w:val="00F27A77"/>
    <w:rsid w:val="00F27C99"/>
    <w:rsid w:val="00F3141E"/>
    <w:rsid w:val="00F31A93"/>
    <w:rsid w:val="00F32D9F"/>
    <w:rsid w:val="00F35422"/>
    <w:rsid w:val="00F35D63"/>
    <w:rsid w:val="00F36B19"/>
    <w:rsid w:val="00F37618"/>
    <w:rsid w:val="00F37ACB"/>
    <w:rsid w:val="00F41036"/>
    <w:rsid w:val="00F420C7"/>
    <w:rsid w:val="00F44557"/>
    <w:rsid w:val="00F445AA"/>
    <w:rsid w:val="00F44A9B"/>
    <w:rsid w:val="00F44E67"/>
    <w:rsid w:val="00F46E2D"/>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80189"/>
    <w:rsid w:val="00F81813"/>
    <w:rsid w:val="00F81C2F"/>
    <w:rsid w:val="00F82AFD"/>
    <w:rsid w:val="00F82F57"/>
    <w:rsid w:val="00F8321F"/>
    <w:rsid w:val="00F833D4"/>
    <w:rsid w:val="00F8342C"/>
    <w:rsid w:val="00F85290"/>
    <w:rsid w:val="00F85E06"/>
    <w:rsid w:val="00F861A3"/>
    <w:rsid w:val="00F911F3"/>
    <w:rsid w:val="00F936AC"/>
    <w:rsid w:val="00F93971"/>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A1E"/>
    <w:rsid w:val="00FC1B2A"/>
    <w:rsid w:val="00FC1B56"/>
    <w:rsid w:val="00FC3B3E"/>
    <w:rsid w:val="00FC4AC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E088A"/>
    <w:rsid w:val="00FE0AF8"/>
    <w:rsid w:val="00FE0F26"/>
    <w:rsid w:val="00FE1823"/>
    <w:rsid w:val="00FE26BD"/>
    <w:rsid w:val="00FE2B0E"/>
    <w:rsid w:val="00FE2BF9"/>
    <w:rsid w:val="00FE354E"/>
    <w:rsid w:val="00FE4588"/>
    <w:rsid w:val="00FE6071"/>
    <w:rsid w:val="00FE7133"/>
    <w:rsid w:val="00FE7308"/>
    <w:rsid w:val="00FF041C"/>
    <w:rsid w:val="00FF0A6F"/>
    <w:rsid w:val="00FF0E4F"/>
    <w:rsid w:val="00FF28B1"/>
    <w:rsid w:val="00FF543A"/>
    <w:rsid w:val="00FF585D"/>
    <w:rsid w:val="00FF5F71"/>
    <w:rsid w:val="00FF7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45</Pages>
  <Words>11519</Words>
  <Characters>65660</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18</cp:revision>
  <dcterms:created xsi:type="dcterms:W3CDTF">2025-06-25T16:44:00Z</dcterms:created>
  <dcterms:modified xsi:type="dcterms:W3CDTF">2025-06-26T01:56:00Z</dcterms:modified>
</cp:coreProperties>
</file>