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w:t>
      </w:r>
      <w:proofErr w:type="spellStart"/>
      <w:r>
        <w:rPr>
          <w:rFonts w:ascii="Times New Roman" w:hAnsi="Times New Roman" w:cs="Times New Roman"/>
        </w:rPr>
        <w:t>Csibra</w:t>
      </w:r>
      <w:proofErr w:type="spellEnd"/>
      <w:r>
        <w:rPr>
          <w:rFonts w:ascii="Times New Roman" w:hAnsi="Times New Roman" w:cs="Times New Roman"/>
        </w:rPr>
        <w:t xml:space="preserve">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 xml:space="preserve">Kim &amp; </w:t>
        </w:r>
        <w:proofErr w:type="spellStart"/>
        <w:r w:rsidR="00C54E7C">
          <w:rPr>
            <w:rFonts w:ascii="Times New Roman" w:hAnsi="Times New Roman" w:cs="Times New Roman"/>
          </w:rPr>
          <w:t>S</w:t>
        </w:r>
      </w:ins>
      <w:ins w:id="42" w:author="Benton, Deon" w:date="2025-06-16T12:56:00Z" w16du:dateUtc="2025-06-16T17:56:00Z">
        <w:r w:rsidR="00C54E7C">
          <w:rPr>
            <w:rFonts w:ascii="Times New Roman" w:hAnsi="Times New Roman" w:cs="Times New Roman"/>
          </w:rPr>
          <w:t>pelke</w:t>
        </w:r>
        <w:proofErr w:type="spellEnd"/>
        <w:r w:rsidR="00C54E7C">
          <w:rPr>
            <w:rFonts w:ascii="Times New Roman" w:hAnsi="Times New Roman" w:cs="Times New Roman"/>
          </w:rPr>
          <w:t>, 1992;</w:t>
        </w:r>
      </w:ins>
      <w:ins w:id="43" w:author="Benton, Deon" w:date="2025-06-16T12:37:00Z" w16du:dateUtc="2025-06-16T17:37:00Z">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 xml:space="preserve">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 xml:space="preserve">Two of the first studies to use the </w:t>
        </w:r>
        <w:proofErr w:type="spellStart"/>
        <w:r>
          <w:rPr>
            <w:rFonts w:ascii="Times New Roman" w:hAnsi="Times New Roman" w:cs="Times New Roman"/>
          </w:rPr>
          <w:t>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E</w:t>
        </w:r>
        <w:proofErr w:type="spellEnd"/>
        <w:r>
          <w:rPr>
            <w:rFonts w:ascii="Times New Roman" w:hAnsi="Times New Roman" w:cs="Times New Roman"/>
          </w:rPr>
          <w:t xml:space="preserv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xml:space="preserv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4048D44D"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These proposals can be thought roughly to fall into t</w:t>
        </w:r>
      </w:ins>
      <w:ins w:id="97" w:author="Benton, Deon" w:date="2025-06-13T15:30:00Z" w16du:dateUtc="2025-06-13T20:30:00Z">
        <w:r w:rsidR="00926D5F">
          <w:rPr>
            <w:rFonts w:ascii="Times New Roman" w:hAnsi="Times New Roman" w:cs="Times New Roman"/>
          </w:rPr>
          <w:t>hree</w:t>
        </w:r>
      </w:ins>
      <w:ins w:id="98" w:author="Benton, Deon" w:date="2025-06-13T11:56:00Z" w16du:dateUtc="2025-06-13T16:56:00Z">
        <w:r w:rsidR="00E326A7">
          <w:rPr>
            <w:rFonts w:ascii="Times New Roman" w:hAnsi="Times New Roman" w:cs="Times New Roman"/>
          </w:rPr>
          <w:t xml:space="preserve"> </w:t>
        </w:r>
      </w:ins>
      <w:ins w:id="99" w:author="Benton, Deon" w:date="2025-06-13T13:33:00Z" w16du:dateUtc="2025-06-13T18:33:00Z">
        <w:r w:rsidR="00AA04E9">
          <w:rPr>
            <w:rFonts w:ascii="Times New Roman" w:hAnsi="Times New Roman" w:cs="Times New Roman"/>
          </w:rPr>
          <w:t>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The first class are the</w:t>
        </w:r>
      </w:ins>
      <w:ins w:id="102" w:author="Benton, Deon" w:date="2025-06-13T11:56:00Z" w16du:dateUtc="2025-06-13T16:56:00Z">
        <w:r w:rsidR="00E326A7">
          <w:rPr>
            <w:rFonts w:ascii="Times New Roman" w:hAnsi="Times New Roman" w:cs="Times New Roman"/>
          </w:rPr>
          <w:t xml:space="preserve"> </w:t>
        </w:r>
      </w:ins>
      <w:ins w:id="103" w:author="Benton, Deon" w:date="2025-06-13T11:57:00Z" w16du:dateUtc="2025-06-13T16:57:00Z">
        <w:r w:rsidR="00E326A7">
          <w:rPr>
            <w:rFonts w:ascii="Times New Roman" w:hAnsi="Times New Roman" w:cs="Times New Roman"/>
          </w:rPr>
          <w:t>“</w:t>
        </w:r>
      </w:ins>
      <w:ins w:id="104" w:author="Benton, Deon" w:date="2025-06-13T11:56:00Z" w16du:dateUtc="2025-06-13T16:56:00Z">
        <w:r w:rsidR="00E326A7">
          <w:rPr>
            <w:rFonts w:ascii="Times New Roman" w:hAnsi="Times New Roman" w:cs="Times New Roman"/>
          </w:rPr>
          <w:t>rich</w:t>
        </w:r>
      </w:ins>
      <w:ins w:id="105" w:author="Benton, Deon" w:date="2025-06-13T11:57:00Z" w16du:dateUtc="2025-06-13T16:57:00Z">
        <w:r w:rsidR="00E326A7">
          <w:rPr>
            <w:rFonts w:ascii="Times New Roman" w:hAnsi="Times New Roman" w:cs="Times New Roman"/>
          </w:rPr>
          <w:t>”</w:t>
        </w:r>
      </w:ins>
      <w:ins w:id="106" w:author="Benton, Deon" w:date="2025-06-13T11:56:00Z" w16du:dateUtc="2025-06-13T16:56:00Z">
        <w:r w:rsidR="00E326A7">
          <w:rPr>
            <w:rFonts w:ascii="Times New Roman" w:hAnsi="Times New Roman" w:cs="Times New Roman"/>
          </w:rPr>
          <w:t xml:space="preserve"> proposals for the origins of infant action understa</w:t>
        </w:r>
      </w:ins>
      <w:ins w:id="107" w:author="Benton, Deon" w:date="2025-06-13T11:57:00Z" w16du:dateUtc="2025-06-13T16:57:00Z">
        <w:r w:rsidR="00E326A7">
          <w:rPr>
            <w:rFonts w:ascii="Times New Roman" w:hAnsi="Times New Roman" w:cs="Times New Roman"/>
          </w:rPr>
          <w:t xml:space="preserve">nding. </w:t>
        </w:r>
      </w:ins>
      <w:ins w:id="108" w:author="detbenton1991@gmail.com" w:date="2025-06-14T14:05:00Z" w16du:dateUtc="2025-06-14T19:05:00Z">
        <w:r w:rsidR="005E4A7C">
          <w:rPr>
            <w:rFonts w:ascii="Times New Roman" w:hAnsi="Times New Roman" w:cs="Times New Roman"/>
          </w:rPr>
          <w:t>Proponents of the first class of</w:t>
        </w:r>
      </w:ins>
      <w:ins w:id="109" w:author="detbenton1991@gmail.com" w:date="2025-06-14T14:06:00Z" w16du:dateUtc="2025-06-14T19:06:00Z">
        <w:r w:rsidR="005E4A7C">
          <w:rPr>
            <w:rFonts w:ascii="Times New Roman" w:hAnsi="Times New Roman" w:cs="Times New Roman"/>
          </w:rPr>
          <w:t xml:space="preserve"> accounts argue that infants possess from birth or shortly thereafter adult-like, content-rich knowledge about </w:t>
        </w:r>
      </w:ins>
      <w:ins w:id="110" w:author="detbenton1991@gmail.com" w:date="2025-06-14T14:07:00Z" w16du:dateUtc="2025-06-14T19:07:00Z">
        <w:r w:rsidR="005E4A7C">
          <w:rPr>
            <w:rFonts w:ascii="Times New Roman" w:hAnsi="Times New Roman" w:cs="Times New Roman"/>
          </w:rPr>
          <w:t xml:space="preserve">how the various objects and entities in the world behave and act. A key feature of this perspective is that </w:t>
        </w:r>
      </w:ins>
      <w:ins w:id="111" w:author="detbenton1991@gmail.com" w:date="2025-06-14T14:13:00Z" w16du:dateUtc="2025-06-14T19:13:00Z">
        <w:r w:rsidR="005E4A7C">
          <w:rPr>
            <w:rFonts w:ascii="Times New Roman" w:hAnsi="Times New Roman" w:cs="Times New Roman"/>
          </w:rPr>
          <w:t>this</w:t>
        </w:r>
      </w:ins>
      <w:ins w:id="112" w:author="detbenton1991@gmail.com" w:date="2025-06-14T14:07:00Z" w16du:dateUtc="2025-06-14T19:07:00Z">
        <w:r w:rsidR="005E4A7C">
          <w:rPr>
            <w:rFonts w:ascii="Times New Roman" w:hAnsi="Times New Roman" w:cs="Times New Roman"/>
          </w:rPr>
          <w:t xml:space="preserve"> knowledge is thought to be underpinned by domain-specific </w:t>
        </w:r>
      </w:ins>
      <w:ins w:id="113" w:author="detbenton1991@gmail.com" w:date="2025-06-14T14:08:00Z" w16du:dateUtc="2025-06-14T19:08:00Z">
        <w:r w:rsidR="005E4A7C">
          <w:rPr>
            <w:rFonts w:ascii="Times New Roman" w:hAnsi="Times New Roman" w:cs="Times New Roman"/>
          </w:rPr>
          <w:t>mechanisms or processes that are triggered by particular kinds of inputs and that support learning in only a single domain. For example, some argue that infants</w:t>
        </w:r>
      </w:ins>
      <w:ins w:id="114" w:author="detbenton1991@gmail.com" w:date="2025-06-14T14:09:00Z" w16du:dateUtc="2025-06-14T19:09:00Z">
        <w:r w:rsidR="005E4A7C">
          <w:rPr>
            <w:rFonts w:ascii="Times New Roman" w:hAnsi="Times New Roman" w:cs="Times New Roman"/>
          </w:rPr>
          <w:t xml:space="preserve">’ knowledge about how animate entities </w:t>
        </w:r>
      </w:ins>
      <w:ins w:id="115" w:author="detbenton1991@gmail.com" w:date="2025-06-14T14:10:00Z" w16du:dateUtc="2025-06-14T19:10:00Z">
        <w:r w:rsidR="005E4A7C">
          <w:rPr>
            <w:rFonts w:ascii="Times New Roman" w:hAnsi="Times New Roman" w:cs="Times New Roman"/>
          </w:rPr>
          <w:t xml:space="preserve">act is subserved by a </w:t>
        </w:r>
      </w:ins>
      <w:ins w:id="116" w:author="detbenton1991@gmail.com" w:date="2025-06-14T14:53:00Z" w16du:dateUtc="2025-06-14T19:53:00Z">
        <w:r w:rsidR="005D2269">
          <w:rPr>
            <w:rFonts w:ascii="Times New Roman" w:hAnsi="Times New Roman" w:cs="Times New Roman"/>
            <w:i/>
            <w:iCs/>
          </w:rPr>
          <w:t>core knowledge system</w:t>
        </w:r>
      </w:ins>
      <w:ins w:id="117" w:author="detbenton1991@gmail.com" w:date="2025-06-14T14:10:00Z" w16du:dateUtc="2025-06-14T19:10:00Z">
        <w:r w:rsidR="005E4A7C">
          <w:rPr>
            <w:rFonts w:ascii="Times New Roman" w:hAnsi="Times New Roman" w:cs="Times New Roman"/>
          </w:rPr>
          <w:t xml:space="preserve"> for agents</w:t>
        </w:r>
      </w:ins>
      <w:ins w:id="118" w:author="detbenton1991@gmail.com" w:date="2025-06-14T14:13:00Z" w16du:dateUtc="2025-06-14T19:13:00Z">
        <w:r w:rsidR="005E4A7C">
          <w:rPr>
            <w:rFonts w:ascii="Times New Roman" w:hAnsi="Times New Roman" w:cs="Times New Roman"/>
          </w:rPr>
          <w:t>, whereas their</w:t>
        </w:r>
      </w:ins>
      <w:ins w:id="119" w:author="detbenton1991@gmail.com" w:date="2025-06-14T14:10:00Z" w16du:dateUtc="2025-06-14T19:10:00Z">
        <w:r w:rsidR="005E4A7C">
          <w:rPr>
            <w:rFonts w:ascii="Times New Roman" w:hAnsi="Times New Roman" w:cs="Times New Roman"/>
          </w:rPr>
          <w:t xml:space="preserve"> knowledge about</w:t>
        </w:r>
      </w:ins>
      <w:ins w:id="120" w:author="detbenton1991@gmail.com" w:date="2025-06-14T14:09:00Z" w16du:dateUtc="2025-06-14T19:09:00Z">
        <w:r w:rsidR="005E4A7C">
          <w:rPr>
            <w:rFonts w:ascii="Times New Roman" w:hAnsi="Times New Roman" w:cs="Times New Roman"/>
          </w:rPr>
          <w:t xml:space="preserve"> inanimate objects act is </w:t>
        </w:r>
      </w:ins>
      <w:ins w:id="121" w:author="detbenton1991@gmail.com" w:date="2025-06-14T14:10:00Z" w16du:dateUtc="2025-06-14T19:10:00Z">
        <w:r w:rsidR="005E4A7C">
          <w:rPr>
            <w:rFonts w:ascii="Times New Roman" w:hAnsi="Times New Roman" w:cs="Times New Roman"/>
          </w:rPr>
          <w:t>supported by a core system for objects</w:t>
        </w:r>
      </w:ins>
      <w:ins w:id="122" w:author="detbenton1991@gmail.com" w:date="2025-06-14T14:44:00Z" w16du:dateUtc="2025-06-14T19:44:00Z">
        <w:r w:rsidR="006F1D6A">
          <w:rPr>
            <w:rFonts w:ascii="Times New Roman" w:hAnsi="Times New Roman" w:cs="Times New Roman"/>
          </w:rPr>
          <w:t xml:space="preserve"> (e.g., </w:t>
        </w:r>
      </w:ins>
      <w:ins w:id="123" w:author="detbenton1991@gmail.com" w:date="2025-06-14T14:45:00Z" w16du:dateUtc="2025-06-14T19:45:00Z">
        <w:r w:rsidR="006F1D6A">
          <w:rPr>
            <w:rFonts w:ascii="Times New Roman" w:hAnsi="Times New Roman" w:cs="Times New Roman"/>
          </w:rPr>
          <w:t xml:space="preserve">Carey, 2009; </w:t>
        </w:r>
      </w:ins>
      <w:proofErr w:type="spellStart"/>
      <w:ins w:id="124" w:author="detbenton1991@gmail.com" w:date="2025-06-14T14:44:00Z" w16du:dateUtc="2025-06-14T19:44:00Z">
        <w:r w:rsidR="006F1D6A">
          <w:rPr>
            <w:rFonts w:ascii="Times New Roman" w:hAnsi="Times New Roman" w:cs="Times New Roman"/>
          </w:rPr>
          <w:t>Spelke</w:t>
        </w:r>
      </w:ins>
      <w:proofErr w:type="spellEnd"/>
      <w:ins w:id="125" w:author="detbenton1991@gmail.com" w:date="2025-06-14T14:45:00Z" w16du:dateUtc="2025-06-14T19:45:00Z">
        <w:r w:rsidR="006F1D6A">
          <w:rPr>
            <w:rFonts w:ascii="Times New Roman" w:hAnsi="Times New Roman" w:cs="Times New Roman"/>
          </w:rPr>
          <w:t>, 2022)</w:t>
        </w:r>
      </w:ins>
      <w:ins w:id="126" w:author="detbenton1991@gmail.com" w:date="2025-06-14T14:10:00Z" w16du:dateUtc="2025-06-14T19:10:00Z">
        <w:r w:rsidR="005E4A7C">
          <w:rPr>
            <w:rFonts w:ascii="Times New Roman" w:hAnsi="Times New Roman" w:cs="Times New Roman"/>
          </w:rPr>
          <w:t xml:space="preserve">. </w:t>
        </w:r>
      </w:ins>
      <w:ins w:id="127" w:author="detbenton1991@gmail.com" w:date="2025-06-14T14:09:00Z" w16du:dateUtc="2025-06-14T19:09:00Z">
        <w:r w:rsidR="005E4A7C">
          <w:rPr>
            <w:rFonts w:ascii="Times New Roman" w:hAnsi="Times New Roman" w:cs="Times New Roman"/>
          </w:rPr>
          <w:t xml:space="preserve"> </w:t>
        </w:r>
      </w:ins>
      <w:ins w:id="128" w:author="detbenton1991@gmail.com" w:date="2025-06-14T14:13:00Z" w16du:dateUtc="2025-06-14T19:13:00Z">
        <w:r w:rsidR="005E4A7C">
          <w:rPr>
            <w:rFonts w:ascii="Times New Roman" w:hAnsi="Times New Roman" w:cs="Times New Roman"/>
          </w:rPr>
          <w:t xml:space="preserve">The core system for agents enables infants to know that </w:t>
        </w:r>
      </w:ins>
      <w:ins w:id="129"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0" w:author="Benton, Deon" w:date="2025-06-13T15:25:00Z" w16du:dateUtc="2025-06-13T20:25:00Z">
        <w:r w:rsidR="004107DA">
          <w:rPr>
            <w:rFonts w:ascii="Times New Roman" w:eastAsia="Times New Roman" w:hAnsi="Times New Roman" w:cs="Times New Roman"/>
          </w:rPr>
          <w:t>irregular</w:t>
        </w:r>
      </w:ins>
      <w:ins w:id="131" w:author="Benton, Deon" w:date="2025-06-13T15:20:00Z" w16du:dateUtc="2025-06-13T20:20:00Z">
        <w:r w:rsidR="00342333">
          <w:rPr>
            <w:rFonts w:ascii="Times New Roman" w:eastAsia="Times New Roman" w:hAnsi="Times New Roman" w:cs="Times New Roman"/>
          </w:rPr>
          <w:t xml:space="preserve"> trajectories, and can cause</w:t>
        </w:r>
      </w:ins>
      <w:ins w:id="132" w:author="Benton, Deon" w:date="2025-06-13T15:25:00Z" w16du:dateUtc="2025-06-13T20:25:00Z">
        <w:r w:rsidR="004107DA">
          <w:rPr>
            <w:rFonts w:ascii="Times New Roman" w:eastAsia="Times New Roman" w:hAnsi="Times New Roman" w:cs="Times New Roman"/>
          </w:rPr>
          <w:t xml:space="preserve"> other agents to act at a distance.</w:t>
        </w:r>
      </w:ins>
      <w:ins w:id="133"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7631F944" w:rsidR="005D2269" w:rsidRDefault="00037D11" w:rsidP="00524642">
      <w:pPr>
        <w:spacing w:line="480" w:lineRule="auto"/>
        <w:contextualSpacing/>
        <w:rPr>
          <w:ins w:id="134" w:author="detbenton1991@gmail.com" w:date="2025-06-14T15:33:00Z" w16du:dateUtc="2025-06-14T20:33:00Z"/>
          <w:rFonts w:ascii="Times New Roman" w:eastAsia="Times New Roman" w:hAnsi="Times New Roman" w:cs="Times New Roman"/>
        </w:rPr>
      </w:pPr>
      <w:ins w:id="135" w:author="Benton, Deon" w:date="2025-06-13T15:35:00Z" w16du:dateUtc="2025-06-13T20:35:00Z">
        <w:r>
          <w:rPr>
            <w:rFonts w:ascii="Times New Roman" w:eastAsia="Times New Roman" w:hAnsi="Times New Roman" w:cs="Times New Roman"/>
          </w:rPr>
          <w:tab/>
        </w:r>
      </w:ins>
      <w:ins w:id="136" w:author="Benton, Deon" w:date="2025-06-13T16:22:00Z" w16du:dateUtc="2025-06-13T21:22:00Z">
        <w:r w:rsidR="00CA5B4A">
          <w:rPr>
            <w:rFonts w:ascii="Times New Roman" w:eastAsia="Times New Roman" w:hAnsi="Times New Roman" w:cs="Times New Roman"/>
          </w:rPr>
          <w:t>Conceptually s</w:t>
        </w:r>
      </w:ins>
      <w:ins w:id="137" w:author="Benton, Deon" w:date="2025-06-13T15:49:00Z" w16du:dateUtc="2025-06-13T20:49:00Z">
        <w:r w:rsidR="00E70DB2">
          <w:rPr>
            <w:rFonts w:ascii="Times New Roman" w:eastAsia="Times New Roman" w:hAnsi="Times New Roman" w:cs="Times New Roman"/>
          </w:rPr>
          <w:t>imilar proposals have been put forward by</w:t>
        </w:r>
      </w:ins>
      <w:ins w:id="138" w:author="Benton, Deon" w:date="2025-06-13T15:36:00Z" w16du:dateUtc="2025-06-13T20:36:00Z">
        <w:r w:rsidR="006F1777">
          <w:rPr>
            <w:rFonts w:ascii="Times New Roman" w:eastAsia="Times New Roman" w:hAnsi="Times New Roman" w:cs="Times New Roman"/>
          </w:rPr>
          <w:t xml:space="preserve"> Leslie (1995)</w:t>
        </w:r>
      </w:ins>
      <w:ins w:id="139" w:author="Benton, Deon" w:date="2025-06-13T15:50:00Z" w16du:dateUtc="2025-06-13T20:50:00Z">
        <w:r w:rsidR="00B77B44">
          <w:rPr>
            <w:rFonts w:ascii="Times New Roman" w:eastAsia="Times New Roman" w:hAnsi="Times New Roman" w:cs="Times New Roman"/>
          </w:rPr>
          <w:t xml:space="preserve"> and Gelman (1990)</w:t>
        </w:r>
      </w:ins>
      <w:ins w:id="140" w:author="Benton, Deon" w:date="2025-06-13T15:36:00Z" w16du:dateUtc="2025-06-13T20:36:00Z">
        <w:r w:rsidR="006F1777">
          <w:rPr>
            <w:rFonts w:ascii="Times New Roman" w:eastAsia="Times New Roman" w:hAnsi="Times New Roman" w:cs="Times New Roman"/>
          </w:rPr>
          <w:t xml:space="preserve">. </w:t>
        </w:r>
      </w:ins>
      <w:ins w:id="141" w:author="Benton, Deon" w:date="2025-06-13T16:22:00Z" w16du:dateUtc="2025-06-13T21:22:00Z">
        <w:r w:rsidR="00CA5B4A">
          <w:rPr>
            <w:rFonts w:ascii="Times New Roman" w:eastAsia="Times New Roman" w:hAnsi="Times New Roman" w:cs="Times New Roman"/>
          </w:rPr>
          <w:t>For example, Leslie (1995)</w:t>
        </w:r>
      </w:ins>
      <w:ins w:id="142" w:author="detbenton1991@gmail.com" w:date="2025-06-14T14:46:00Z" w16du:dateUtc="2025-06-14T19:46:00Z">
        <w:r w:rsidR="005D2269">
          <w:rPr>
            <w:rFonts w:ascii="Times New Roman" w:eastAsia="Times New Roman" w:hAnsi="Times New Roman" w:cs="Times New Roman"/>
          </w:rPr>
          <w:t xml:space="preserve"> argued that about agents and objects</w:t>
        </w:r>
      </w:ins>
      <w:ins w:id="143" w:author="Benton, Deon" w:date="2025-06-16T13:59:00Z" w16du:dateUtc="2025-06-16T18:59:00Z">
        <w:r w:rsidR="002103B3">
          <w:rPr>
            <w:rFonts w:ascii="Times New Roman" w:eastAsia="Times New Roman" w:hAnsi="Times New Roman" w:cs="Times New Roman"/>
          </w:rPr>
          <w:t xml:space="preserve"> </w:t>
        </w:r>
      </w:ins>
      <w:ins w:id="144" w:author="Benton, Deon" w:date="2025-06-13T15:42:00Z" w16du:dateUtc="2025-06-13T20:42:00Z">
        <w:r w:rsidR="008A348B">
          <w:rPr>
            <w:rFonts w:ascii="Times New Roman" w:eastAsia="Times New Roman" w:hAnsi="Times New Roman" w:cs="Times New Roman"/>
          </w:rPr>
          <w:t xml:space="preserve">is supported by </w:t>
        </w:r>
      </w:ins>
      <w:ins w:id="145" w:author="Benton, Deon" w:date="2025-06-13T15:44:00Z" w16du:dateUtc="2025-06-13T20:44:00Z">
        <w:r w:rsidR="00B31B44">
          <w:rPr>
            <w:rFonts w:ascii="Times New Roman" w:eastAsia="Times New Roman" w:hAnsi="Times New Roman" w:cs="Times New Roman"/>
          </w:rPr>
          <w:t>a</w:t>
        </w:r>
      </w:ins>
      <w:ins w:id="14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w:t>
        </w:r>
        <w:r w:rsidR="008A348B">
          <w:rPr>
            <w:rFonts w:ascii="Times New Roman" w:eastAsia="Times New Roman" w:hAnsi="Times New Roman" w:cs="Times New Roman"/>
            <w:i/>
            <w:iCs/>
          </w:rPr>
          <w:lastRenderedPageBreak/>
          <w:t>of body</w:t>
        </w:r>
      </w:ins>
      <w:ins w:id="147" w:author="Benton, Deon" w:date="2025-06-13T15:44:00Z" w16du:dateUtc="2025-06-13T20:44:00Z">
        <w:r w:rsidR="00B31B44">
          <w:rPr>
            <w:rFonts w:ascii="Times New Roman" w:eastAsia="Times New Roman" w:hAnsi="Times New Roman" w:cs="Times New Roman"/>
          </w:rPr>
          <w:t xml:space="preserve"> and a</w:t>
        </w:r>
      </w:ins>
      <w:ins w:id="14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4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50" w:author="Benton, Deon" w:date="2025-06-13T15:44:00Z" w16du:dateUtc="2025-06-13T20:44:00Z">
        <w:r w:rsidR="00B31B44">
          <w:rPr>
            <w:rFonts w:ascii="Times New Roman" w:eastAsia="Times New Roman" w:hAnsi="Times New Roman" w:cs="Times New Roman"/>
          </w:rPr>
          <w:t>module. The</w:t>
        </w:r>
      </w:ins>
      <w:ins w:id="151" w:author="Benton, Deon" w:date="2025-06-16T14:00:00Z" w16du:dateUtc="2025-06-16T19:00:00Z">
        <w:r w:rsidR="002103B3">
          <w:rPr>
            <w:rFonts w:ascii="Times New Roman" w:eastAsia="Times New Roman" w:hAnsi="Times New Roman" w:cs="Times New Roman"/>
          </w:rPr>
          <w:t>se modules infants to know that</w:t>
        </w:r>
      </w:ins>
      <w:ins w:id="152" w:author="Benton, Deon" w:date="2025-06-13T15:44:00Z" w16du:dateUtc="2025-06-13T20:44:00Z">
        <w:r w:rsidR="00B31B44">
          <w:rPr>
            <w:rFonts w:ascii="Times New Roman" w:eastAsia="Times New Roman" w:hAnsi="Times New Roman" w:cs="Times New Roman"/>
          </w:rPr>
          <w:t xml:space="preserve"> </w:t>
        </w:r>
      </w:ins>
      <w:ins w:id="153"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54" w:author="Benton, Deon" w:date="2025-06-16T14:00:00Z" w16du:dateUtc="2025-06-16T19:00:00Z">
        <w:r w:rsidR="00795359">
          <w:rPr>
            <w:rFonts w:ascii="Times New Roman" w:eastAsia="Times New Roman" w:hAnsi="Times New Roman" w:cs="Times New Roman"/>
          </w:rPr>
          <w:t xml:space="preserve">act in accordance with beliefs, desires and goals </w:t>
        </w:r>
      </w:ins>
      <w:ins w:id="155" w:author="Benton, Deon" w:date="2025-06-16T14:01:00Z" w16du:dateUtc="2025-06-16T19:01:00Z">
        <w:r w:rsidR="00795359">
          <w:rPr>
            <w:rFonts w:ascii="Times New Roman" w:eastAsia="Times New Roman" w:hAnsi="Times New Roman" w:cs="Times New Roman"/>
          </w:rPr>
          <w:t xml:space="preserve">and </w:t>
        </w:r>
      </w:ins>
      <w:ins w:id="156" w:author="detbenton1991@gmail.com" w:date="2025-06-14T14:48:00Z" w16du:dateUtc="2025-06-14T19:48:00Z">
        <w:r w:rsidR="005D2269">
          <w:rPr>
            <w:rFonts w:ascii="Times New Roman" w:eastAsia="Times New Roman" w:hAnsi="Times New Roman" w:cs="Times New Roman"/>
          </w:rPr>
          <w:t>can move in the absence of external contact from other agents or objects because</w:t>
        </w:r>
      </w:ins>
      <w:ins w:id="157"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58" w:author="detbenton1991@gmail.com" w:date="2025-06-14T14:52:00Z" w16du:dateUtc="2025-06-14T19:52:00Z">
        <w:r w:rsidR="005D2269">
          <w:rPr>
            <w:rFonts w:ascii="Times New Roman" w:eastAsia="Times New Roman" w:hAnsi="Times New Roman" w:cs="Times New Roman"/>
          </w:rPr>
          <w:t>Similarly, Gelman (1990) argued that</w:t>
        </w:r>
      </w:ins>
      <w:ins w:id="159"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60" w:author="detbenton1991@gmail.com" w:date="2025-06-14T14:52:00Z" w16du:dateUtc="2025-06-14T19:52:00Z">
        <w:r w:rsidR="005D2269">
          <w:rPr>
            <w:rFonts w:ascii="Times New Roman" w:eastAsia="Times New Roman" w:hAnsi="Times New Roman" w:cs="Times New Roman"/>
          </w:rPr>
          <w:t xml:space="preserve"> </w:t>
        </w:r>
      </w:ins>
      <w:ins w:id="161"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62"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63" w:author="detbenton1991@gmail.com" w:date="2025-06-14T15:29:00Z" w16du:dateUtc="2025-06-14T20:29:00Z">
        <w:r w:rsidR="00953B34" w:rsidRPr="00953B34">
          <w:rPr>
            <w:rFonts w:ascii="Times New Roman" w:eastAsia="Times New Roman" w:hAnsi="Times New Roman" w:cs="Times New Roman"/>
          </w:rPr>
          <w:t>The</w:t>
        </w:r>
      </w:ins>
      <w:ins w:id="164" w:author="Benton, Deon" w:date="2025-06-16T14:03:00Z" w16du:dateUtc="2025-06-16T19:03:00Z">
        <w:r w:rsidR="00A87E09">
          <w:rPr>
            <w:rFonts w:ascii="Times New Roman" w:eastAsia="Times New Roman" w:hAnsi="Times New Roman" w:cs="Times New Roman"/>
          </w:rPr>
          <w:t xml:space="preserve"> function of these</w:t>
        </w:r>
      </w:ins>
      <w:ins w:id="165" w:author="detbenton1991@gmail.com" w:date="2025-06-14T15:29:00Z" w16du:dateUtc="2025-06-14T20:29:00Z">
        <w:r w:rsidR="00953B34" w:rsidRPr="00953B34">
          <w:rPr>
            <w:rFonts w:ascii="Times New Roman" w:eastAsia="Times New Roman" w:hAnsi="Times New Roman" w:cs="Times New Roman"/>
          </w:rPr>
          <w:t xml:space="preserve"> principles</w:t>
        </w:r>
      </w:ins>
      <w:ins w:id="166" w:author="Benton, Deon" w:date="2025-06-16T14:03:00Z" w16du:dateUtc="2025-06-16T19:03:00Z">
        <w:r w:rsidR="00A87E09">
          <w:rPr>
            <w:rFonts w:ascii="Times New Roman" w:eastAsia="Times New Roman" w:hAnsi="Times New Roman" w:cs="Times New Roman"/>
          </w:rPr>
          <w:t xml:space="preserve"> is</w:t>
        </w:r>
      </w:ins>
      <w:ins w:id="167"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68" w:author="detbenton1991@gmail.com" w:date="2025-06-14T15:30:00Z" w16du:dateUtc="2025-06-14T20:30:00Z">
        <w:r w:rsidR="009100A7">
          <w:rPr>
            <w:rFonts w:ascii="Times New Roman" w:eastAsia="Times New Roman" w:hAnsi="Times New Roman" w:cs="Times New Roman"/>
          </w:rPr>
          <w:t>ded to allow the object to move.</w:t>
        </w:r>
      </w:ins>
      <w:ins w:id="169"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4689A2E5" w:rsidR="005917B9" w:rsidRDefault="009100A7" w:rsidP="005917B9">
      <w:pPr>
        <w:spacing w:line="480" w:lineRule="auto"/>
        <w:contextualSpacing/>
        <w:rPr>
          <w:ins w:id="170" w:author="Benton, Deon" w:date="2025-06-16T14:25:00Z" w16du:dateUtc="2025-06-16T19:25:00Z"/>
          <w:rFonts w:ascii="Times New Roman" w:hAnsi="Times New Roman" w:cs="Times New Roman"/>
        </w:rPr>
      </w:pPr>
      <w:ins w:id="171"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72" w:author="detbenton1991@gmail.com" w:date="2025-06-14T15:34:00Z" w16du:dateUtc="2025-06-14T20:34:00Z">
        <w:r w:rsidR="00903601">
          <w:rPr>
            <w:rFonts w:ascii="Times New Roman" w:eastAsia="Times New Roman" w:hAnsi="Times New Roman" w:cs="Times New Roman"/>
          </w:rPr>
          <w:t xml:space="preserve">specific </w:t>
        </w:r>
      </w:ins>
      <w:ins w:id="173" w:author="detbenton1991@gmail.com" w:date="2025-06-14T15:33:00Z" w16du:dateUtc="2025-06-14T20:33:00Z">
        <w:r>
          <w:rPr>
            <w:rFonts w:ascii="Times New Roman" w:eastAsia="Times New Roman" w:hAnsi="Times New Roman" w:cs="Times New Roman"/>
          </w:rPr>
          <w:t xml:space="preserve">proposals have been put forward </w:t>
        </w:r>
      </w:ins>
      <w:ins w:id="174"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75"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76" w:author="Benton, Deon" w:date="2025-06-16T14:08:00Z" w16du:dateUtc="2025-06-16T19:08:00Z">
        <w:r w:rsidR="005917B9" w:rsidRPr="00996380">
          <w:rPr>
            <w:rFonts w:ascii="Times New Roman" w:hAnsi="Times New Roman" w:cs="Times New Roman"/>
          </w:rPr>
          <w:t>Thus, the reason infants in the</w:t>
        </w:r>
      </w:ins>
      <w:ins w:id="177" w:author="Benton, Deon" w:date="2025-06-16T14:18:00Z" w16du:dateUtc="2025-06-16T19:18:00Z">
        <w:r w:rsidR="006A02DB">
          <w:rPr>
            <w:rFonts w:ascii="Times New Roman" w:hAnsi="Times New Roman" w:cs="Times New Roman"/>
          </w:rPr>
          <w:t xml:space="preserve"> Experimental conditions of the studies</w:t>
        </w:r>
      </w:ins>
      <w:ins w:id="178"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79" w:author="Benton, Deon" w:date="2025-06-16T14:19:00Z" w16du:dateUtc="2025-06-16T19:19:00Z">
        <w:r w:rsidR="00EE29D6" w:rsidRPr="00EE29D6">
          <w:rPr>
            <w:rFonts w:ascii="Times New Roman" w:hAnsi="Times New Roman" w:cs="Times New Roman"/>
          </w:rPr>
          <w:t xml:space="preserve">In contrast, </w:t>
        </w:r>
        <w:r w:rsidR="00EE29D6" w:rsidRPr="00EE29D6">
          <w:rPr>
            <w:rFonts w:ascii="Times New Roman" w:hAnsi="Times New Roman" w:cs="Times New Roman"/>
          </w:rPr>
          <w:lastRenderedPageBreak/>
          <w:t>the reason infants looked equally</w:t>
        </w:r>
      </w:ins>
      <w:ins w:id="180" w:author="Benton, Deon" w:date="2025-06-16T14:20:00Z" w16du:dateUtc="2025-06-16T19:20:00Z">
        <w:r w:rsidR="00EE29D6">
          <w:rPr>
            <w:rFonts w:ascii="Times New Roman" w:hAnsi="Times New Roman" w:cs="Times New Roman"/>
          </w:rPr>
          <w:t xml:space="preserve"> long</w:t>
        </w:r>
      </w:ins>
      <w:ins w:id="181"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82" w:author="Benton, Deon" w:date="2025-06-16T14:20:00Z" w16du:dateUtc="2025-06-16T19:20:00Z">
        <w:r w:rsidR="00EE29D6">
          <w:rPr>
            <w:rFonts w:ascii="Times New Roman" w:hAnsi="Times New Roman" w:cs="Times New Roman"/>
          </w:rPr>
          <w:t>given that</w:t>
        </w:r>
      </w:ins>
      <w:ins w:id="183" w:author="Benton, Deon" w:date="2025-06-16T14:19:00Z" w16du:dateUtc="2025-06-16T19:19:00Z">
        <w:r w:rsidR="00EE29D6" w:rsidRPr="00EE29D6">
          <w:rPr>
            <w:rFonts w:ascii="Times New Roman" w:hAnsi="Times New Roman" w:cs="Times New Roman"/>
          </w:rPr>
          <w:t xml:space="preserve"> the agent’s </w:t>
        </w:r>
      </w:ins>
      <w:ins w:id="184" w:author="Benton, Deon" w:date="2025-06-16T14:20:00Z" w16du:dateUtc="2025-06-16T19:20:00Z">
        <w:r w:rsidR="00EE29D6">
          <w:rPr>
            <w:rFonts w:ascii="Times New Roman" w:hAnsi="Times New Roman" w:cs="Times New Roman"/>
          </w:rPr>
          <w:t>actions during habituation</w:t>
        </w:r>
      </w:ins>
      <w:ins w:id="185" w:author="Benton, Deon" w:date="2025-06-16T14:19:00Z" w16du:dateUtc="2025-06-16T19:19:00Z">
        <w:r w:rsidR="00EE29D6" w:rsidRPr="00EE29D6">
          <w:rPr>
            <w:rFonts w:ascii="Times New Roman" w:hAnsi="Times New Roman" w:cs="Times New Roman"/>
          </w:rPr>
          <w:t xml:space="preserve"> were not rational given the environmental constraints</w:t>
        </w:r>
      </w:ins>
      <w:ins w:id="186" w:author="Benton, Deon" w:date="2025-06-16T14:17:00Z" w16du:dateUtc="2025-06-16T19:17:00Z">
        <w:r w:rsidR="006A02DB">
          <w:rPr>
            <w:rFonts w:ascii="Times New Roman" w:hAnsi="Times New Roman" w:cs="Times New Roman"/>
          </w:rPr>
          <w:t xml:space="preserve"> </w:t>
        </w:r>
      </w:ins>
      <w:ins w:id="187"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0EBC5E93" w:rsidR="00F06FB8" w:rsidRPr="00F06FB8" w:rsidRDefault="00221A84" w:rsidP="00F06FB8">
      <w:pPr>
        <w:spacing w:line="480" w:lineRule="auto"/>
        <w:contextualSpacing/>
        <w:rPr>
          <w:ins w:id="188" w:author="Benton, Deon" w:date="2025-06-16T21:48:00Z" w16du:dateUtc="2025-06-17T02:48:00Z"/>
          <w:rFonts w:ascii="Times New Roman" w:hAnsi="Times New Roman" w:cs="Times New Roman"/>
        </w:rPr>
      </w:pPr>
      <w:ins w:id="189" w:author="Benton, Deon" w:date="2025-06-16T14:25:00Z" w16du:dateUtc="2025-06-16T19:25:00Z">
        <w:r>
          <w:rPr>
            <w:rFonts w:ascii="Times New Roman" w:hAnsi="Times New Roman" w:cs="Times New Roman"/>
          </w:rPr>
          <w:tab/>
        </w:r>
      </w:ins>
      <w:ins w:id="190" w:author="Benton, Deon" w:date="2025-06-16T20:06:00Z" w16du:dateUtc="2025-06-17T01:06:00Z">
        <w:r w:rsidR="004878F3">
          <w:rPr>
            <w:rFonts w:ascii="Times New Roman" w:hAnsi="Times New Roman" w:cs="Times New Roman"/>
          </w:rPr>
          <w:t xml:space="preserve">An account that is related to the </w:t>
        </w:r>
      </w:ins>
      <w:ins w:id="191" w:author="Benton, Deon" w:date="2025-06-16T20:07:00Z" w16du:dateUtc="2025-06-17T01:07:00Z">
        <w:r w:rsidR="003962FC">
          <w:rPr>
            <w:rFonts w:ascii="Times New Roman" w:hAnsi="Times New Roman" w:cs="Times New Roman"/>
          </w:rPr>
          <w:t>teleological</w:t>
        </w:r>
      </w:ins>
      <w:ins w:id="192"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193"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194" w:author="Benton, Deon" w:date="2025-06-16T20:08:00Z" w16du:dateUtc="2025-06-17T01:08:00Z">
        <w:r w:rsidR="006849FB">
          <w:rPr>
            <w:rFonts w:ascii="Times New Roman" w:hAnsi="Times New Roman" w:cs="Times New Roman"/>
          </w:rPr>
          <w:t xml:space="preserve">e.g., </w:t>
        </w:r>
      </w:ins>
      <w:ins w:id="195" w:author="Benton, Deon" w:date="2025-06-16T20:07:00Z" w16du:dateUtc="2025-06-17T01:07:00Z">
        <w:r w:rsidR="004878F3">
          <w:rPr>
            <w:rFonts w:ascii="Times New Roman" w:hAnsi="Times New Roman" w:cs="Times New Roman"/>
          </w:rPr>
          <w:t>Jara-Ettinger et al., 2016; Jara-Ettinger et al., 2020)</w:t>
        </w:r>
      </w:ins>
      <w:ins w:id="196"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is a </w:t>
        </w:r>
      </w:ins>
      <w:ins w:id="197" w:author="Benton, Deon" w:date="2025-06-16T14:25:00Z" w16du:dateUtc="2025-06-16T19:25:00Z">
        <w:r>
          <w:rPr>
            <w:rFonts w:ascii="Times New Roman" w:hAnsi="Times New Roman" w:cs="Times New Roman"/>
          </w:rPr>
          <w:t>theoretical proposal about how agents choose actions and how observers process</w:t>
        </w:r>
      </w:ins>
      <w:ins w:id="198" w:author="Benton, Deon" w:date="2025-06-16T20:07:00Z" w16du:dateUtc="2025-06-17T01:07:00Z">
        <w:r w:rsidR="003962FC">
          <w:rPr>
            <w:rFonts w:ascii="Times New Roman" w:hAnsi="Times New Roman" w:cs="Times New Roman"/>
          </w:rPr>
          <w:t xml:space="preserve"> those</w:t>
        </w:r>
      </w:ins>
      <w:ins w:id="199" w:author="Benton, Deon" w:date="2025-06-16T14:25:00Z" w16du:dateUtc="2025-06-16T19:25:00Z">
        <w:r>
          <w:rPr>
            <w:rFonts w:ascii="Times New Roman" w:hAnsi="Times New Roman" w:cs="Times New Roman"/>
          </w:rPr>
          <w:t xml:space="preserve"> actions</w:t>
        </w:r>
      </w:ins>
      <w:ins w:id="200" w:author="Benton, Deon" w:date="2025-06-16T20:07:00Z" w16du:dateUtc="2025-06-17T01:07:00Z">
        <w:r w:rsidR="004878F3">
          <w:rPr>
            <w:rFonts w:ascii="Times New Roman" w:hAnsi="Times New Roman" w:cs="Times New Roman"/>
          </w:rPr>
          <w:t>.</w:t>
        </w:r>
      </w:ins>
      <w:ins w:id="201" w:author="Benton, Deon" w:date="2025-06-16T14:31:00Z" w16du:dateUtc="2025-06-16T19:31:00Z">
        <w:r w:rsidR="00A579AD">
          <w:rPr>
            <w:rFonts w:ascii="Times New Roman" w:hAnsi="Times New Roman" w:cs="Times New Roman"/>
          </w:rPr>
          <w:t xml:space="preserve"> </w:t>
        </w:r>
      </w:ins>
      <w:ins w:id="202" w:author="Benton, Deon" w:date="2025-06-16T14:25:00Z" w16du:dateUtc="2025-06-16T19:25:00Z">
        <w:r>
          <w:rPr>
            <w:rFonts w:ascii="Times New Roman" w:hAnsi="Times New Roman" w:cs="Times New Roman"/>
          </w:rPr>
          <w:t xml:space="preserve">On the agent side, </w:t>
        </w:r>
      </w:ins>
      <w:ins w:id="203" w:author="Benton, Deon" w:date="2025-06-16T14:31:00Z" w16du:dateUtc="2025-06-16T19:31:00Z">
        <w:r w:rsidR="00C90914">
          <w:rPr>
            <w:rFonts w:ascii="Times New Roman" w:hAnsi="Times New Roman" w:cs="Times New Roman"/>
          </w:rPr>
          <w:t xml:space="preserve">actors </w:t>
        </w:r>
      </w:ins>
      <w:ins w:id="204" w:author="Benton, Deon" w:date="2025-06-16T20:45:00Z" w16du:dateUtc="2025-06-17T01:45:00Z">
        <w:r w:rsidR="00FD6C4C">
          <w:rPr>
            <w:rFonts w:ascii="Times New Roman" w:hAnsi="Times New Roman" w:cs="Times New Roman"/>
          </w:rPr>
          <w:t>evaluate possible plan</w:t>
        </w:r>
      </w:ins>
      <w:ins w:id="205" w:author="Benton, Deon" w:date="2025-06-16T20:50:00Z" w16du:dateUtc="2025-06-17T01:50:00Z">
        <w:r w:rsidR="00FD6C4C">
          <w:rPr>
            <w:rFonts w:ascii="Times New Roman" w:hAnsi="Times New Roman" w:cs="Times New Roman"/>
          </w:rPr>
          <w:t>s</w:t>
        </w:r>
      </w:ins>
      <w:ins w:id="206" w:author="Benton, Deon" w:date="2025-06-16T20:52:00Z" w16du:dateUtc="2025-06-17T01:52:00Z">
        <w:r w:rsidR="00FD6C4C">
          <w:rPr>
            <w:rFonts w:ascii="Times New Roman" w:hAnsi="Times New Roman" w:cs="Times New Roman"/>
          </w:rPr>
          <w:t>—that is,</w:t>
        </w:r>
      </w:ins>
      <w:ins w:id="207" w:author="Benton, Deon" w:date="2025-06-16T20:44:00Z" w16du:dateUtc="2025-06-17T01:44:00Z">
        <w:r w:rsidR="00FD6C4C">
          <w:rPr>
            <w:rFonts w:ascii="Times New Roman" w:hAnsi="Times New Roman" w:cs="Times New Roman"/>
          </w:rPr>
          <w:t xml:space="preserve"> </w:t>
        </w:r>
      </w:ins>
      <w:ins w:id="208" w:author="Benton, Deon" w:date="2025-06-16T20:50:00Z" w16du:dateUtc="2025-06-17T01:50:00Z">
        <w:r w:rsidR="00FD6C4C">
          <w:rPr>
            <w:rFonts w:ascii="Times New Roman" w:hAnsi="Times New Roman" w:cs="Times New Roman"/>
          </w:rPr>
          <w:t>sequences</w:t>
        </w:r>
      </w:ins>
      <w:ins w:id="209" w:author="Benton, Deon" w:date="2025-06-16T20:44:00Z" w16du:dateUtc="2025-06-17T01:44:00Z">
        <w:r w:rsidR="00FD6C4C">
          <w:rPr>
            <w:rFonts w:ascii="Times New Roman" w:hAnsi="Times New Roman" w:cs="Times New Roman"/>
          </w:rPr>
          <w:t xml:space="preserve"> of actions that lead to a goal</w:t>
        </w:r>
      </w:ins>
      <w:ins w:id="210" w:author="Benton, Deon" w:date="2025-06-16T20:52:00Z" w16du:dateUtc="2025-06-17T01:52:00Z">
        <w:r w:rsidR="00FD6C4C">
          <w:rPr>
            <w:rFonts w:ascii="Times New Roman" w:hAnsi="Times New Roman" w:cs="Times New Roman"/>
          </w:rPr>
          <w:t>—and select the plan</w:t>
        </w:r>
      </w:ins>
      <w:ins w:id="211" w:author="Benton, Deon" w:date="2025-06-16T20:51:00Z" w16du:dateUtc="2025-06-17T01:51:00Z">
        <w:r w:rsidR="00FD6C4C">
          <w:rPr>
            <w:rFonts w:ascii="Times New Roman" w:hAnsi="Times New Roman" w:cs="Times New Roman"/>
          </w:rPr>
          <w:t xml:space="preserve"> that </w:t>
        </w:r>
      </w:ins>
      <w:ins w:id="212" w:author="Benton, Deon" w:date="2025-06-16T20:45:00Z" w16du:dateUtc="2025-06-17T01:45:00Z">
        <w:r w:rsidR="00FD6C4C">
          <w:rPr>
            <w:rFonts w:ascii="Times New Roman" w:hAnsi="Times New Roman" w:cs="Times New Roman"/>
          </w:rPr>
          <w:t xml:space="preserve">maximizes expected subjective </w:t>
        </w:r>
      </w:ins>
      <w:ins w:id="213" w:author="Benton, Deon" w:date="2025-06-16T20:46:00Z" w16du:dateUtc="2025-06-17T01:46:00Z">
        <w:r w:rsidR="00FD6C4C">
          <w:rPr>
            <w:rFonts w:ascii="Times New Roman" w:hAnsi="Times New Roman" w:cs="Times New Roman"/>
          </w:rPr>
          <w:t>utilities</w:t>
        </w:r>
      </w:ins>
      <w:ins w:id="214" w:author="Benton, Deon" w:date="2025-06-16T20:52:00Z" w16du:dateUtc="2025-06-17T01:52:00Z">
        <w:r w:rsidR="00FD6C4C">
          <w:rPr>
            <w:rFonts w:ascii="Times New Roman" w:hAnsi="Times New Roman" w:cs="Times New Roman"/>
          </w:rPr>
          <w:t xml:space="preserve">. A subjective utility is the </w:t>
        </w:r>
      </w:ins>
      <w:ins w:id="215"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16" w:author="Benton, Deon" w:date="2025-06-16T20:45:00Z" w16du:dateUtc="2025-06-17T01:45:00Z">
        <w:r w:rsidR="00FD6C4C">
          <w:rPr>
            <w:rFonts w:ascii="Times New Roman" w:hAnsi="Times New Roman" w:cs="Times New Roman"/>
          </w:rPr>
          <w:t>.</w:t>
        </w:r>
      </w:ins>
      <w:ins w:id="217"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18" w:author="Benton, Deon" w:date="2025-06-16T20:53:00Z" w16du:dateUtc="2025-06-17T01:53:00Z">
        <w:r w:rsidR="00FD6C4C">
          <w:rPr>
            <w:rFonts w:ascii="Times New Roman" w:hAnsi="Times New Roman" w:cs="Times New Roman"/>
          </w:rPr>
          <w:t xml:space="preserve"> </w:t>
        </w:r>
      </w:ins>
      <w:ins w:id="219" w:author="Benton, Deon" w:date="2025-06-16T21:22:00Z" w16du:dateUtc="2025-06-17T02:22:00Z">
        <w:r w:rsidR="0036596B">
          <w:rPr>
            <w:rFonts w:ascii="Times New Roman" w:hAnsi="Times New Roman" w:cs="Times New Roman"/>
          </w:rPr>
          <w:t>These utilities are considered</w:t>
        </w:r>
      </w:ins>
      <w:ins w:id="220" w:author="Benton, Deon" w:date="2025-06-16T20:55:00Z" w16du:dateUtc="2025-06-17T01:55:00Z">
        <w:r w:rsidR="00F81813">
          <w:rPr>
            <w:rFonts w:ascii="Times New Roman" w:hAnsi="Times New Roman" w:cs="Times New Roman"/>
          </w:rPr>
          <w:t xml:space="preserve"> “subjective”</w:t>
        </w:r>
      </w:ins>
      <w:ins w:id="221"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22" w:author="Benton, Deon" w:date="2025-06-16T21:11:00Z" w16du:dateUtc="2025-06-17T02:11:00Z">
        <w:r w:rsidR="00930D6E">
          <w:rPr>
            <w:rFonts w:ascii="Times New Roman" w:hAnsi="Times New Roman" w:cs="Times New Roman"/>
          </w:rPr>
          <w:t xml:space="preserve"> a plan may differ across agents. </w:t>
        </w:r>
      </w:ins>
      <w:ins w:id="223" w:author="Benton, Deon" w:date="2025-06-16T20:55:00Z" w16du:dateUtc="2025-06-17T01:55:00Z">
        <w:r w:rsidR="001F4EC9">
          <w:rPr>
            <w:rFonts w:ascii="Times New Roman" w:hAnsi="Times New Roman" w:cs="Times New Roman"/>
          </w:rPr>
          <w:t>On the observe</w:t>
        </w:r>
      </w:ins>
      <w:ins w:id="224" w:author="Benton, Deon" w:date="2025-06-16T20:56:00Z" w16du:dateUtc="2025-06-17T01:56:00Z">
        <w:r w:rsidR="001F4EC9">
          <w:rPr>
            <w:rFonts w:ascii="Times New Roman" w:hAnsi="Times New Roman" w:cs="Times New Roman"/>
          </w:rPr>
          <w:t xml:space="preserve">r side, </w:t>
        </w:r>
      </w:ins>
      <w:ins w:id="225" w:author="Benton, Deon" w:date="2025-06-16T21:12:00Z" w16du:dateUtc="2025-06-17T02:12:00Z">
        <w:r w:rsidR="00930D6E">
          <w:rPr>
            <w:rFonts w:ascii="Times New Roman" w:hAnsi="Times New Roman" w:cs="Times New Roman"/>
          </w:rPr>
          <w:t>observers</w:t>
        </w:r>
      </w:ins>
      <w:ins w:id="226" w:author="Benton, Deon" w:date="2025-06-16T14:25:00Z" w16du:dateUtc="2025-06-16T19:25:00Z">
        <w:r>
          <w:rPr>
            <w:rFonts w:ascii="Times New Roman" w:hAnsi="Times New Roman" w:cs="Times New Roman"/>
          </w:rPr>
          <w:t xml:space="preserve"> must infer</w:t>
        </w:r>
      </w:ins>
      <w:ins w:id="227" w:author="Benton, Deon" w:date="2025-06-16T20:54:00Z" w16du:dateUtc="2025-06-17T01:54:00Z">
        <w:r w:rsidR="00FD6C4C">
          <w:rPr>
            <w:rFonts w:ascii="Times New Roman" w:hAnsi="Times New Roman" w:cs="Times New Roman"/>
          </w:rPr>
          <w:t xml:space="preserve"> </w:t>
        </w:r>
      </w:ins>
      <w:ins w:id="228" w:author="Benton, Deon" w:date="2025-06-16T21:11:00Z" w16du:dateUtc="2025-06-17T02:11:00Z">
        <w:r w:rsidR="00930D6E">
          <w:rPr>
            <w:rFonts w:ascii="Times New Roman" w:hAnsi="Times New Roman" w:cs="Times New Roman"/>
          </w:rPr>
          <w:t>rewards and costs that drove an agent’s behavior</w:t>
        </w:r>
      </w:ins>
      <w:ins w:id="229" w:author="Benton, Deon" w:date="2025-06-16T20:56:00Z" w16du:dateUtc="2025-06-17T01:56:00Z">
        <w:r w:rsidR="001F4EC9">
          <w:rPr>
            <w:rFonts w:ascii="Times New Roman" w:hAnsi="Times New Roman" w:cs="Times New Roman"/>
          </w:rPr>
          <w:t xml:space="preserve"> from the</w:t>
        </w:r>
      </w:ins>
      <w:ins w:id="230" w:author="Benton, Deon" w:date="2025-06-16T20:54:00Z" w16du:dateUtc="2025-06-17T01:54:00Z">
        <w:r w:rsidR="00F81813">
          <w:rPr>
            <w:rFonts w:ascii="Times New Roman" w:hAnsi="Times New Roman" w:cs="Times New Roman"/>
          </w:rPr>
          <w:t xml:space="preserve"> </w:t>
        </w:r>
      </w:ins>
      <w:ins w:id="231" w:author="Benton, Deon" w:date="2025-06-16T21:11:00Z" w16du:dateUtc="2025-06-17T02:11:00Z">
        <w:r w:rsidR="00930D6E">
          <w:rPr>
            <w:rFonts w:ascii="Times New Roman" w:hAnsi="Times New Roman" w:cs="Times New Roman"/>
          </w:rPr>
          <w:t>from the behavior itself</w:t>
        </w:r>
      </w:ins>
      <w:ins w:id="232" w:author="Benton, Deon" w:date="2025-06-16T14:25:00Z" w16du:dateUtc="2025-06-16T19:25:00Z">
        <w:r>
          <w:rPr>
            <w:rFonts w:ascii="Times New Roman" w:hAnsi="Times New Roman" w:cs="Times New Roman"/>
          </w:rPr>
          <w:t>.</w:t>
        </w:r>
      </w:ins>
      <w:ins w:id="233" w:author="Benton, Deon" w:date="2025-06-16T21:12:00Z" w16du:dateUtc="2025-06-17T02:12:00Z">
        <w:r w:rsidR="00930D6E">
          <w:rPr>
            <w:rFonts w:ascii="Times New Roman" w:hAnsi="Times New Roman" w:cs="Times New Roman"/>
          </w:rPr>
          <w:t xml:space="preserve"> The way obse</w:t>
        </w:r>
      </w:ins>
      <w:ins w:id="234" w:author="Benton, Deon" w:date="2025-06-16T21:13:00Z" w16du:dateUtc="2025-06-17T02:13:00Z">
        <w:r w:rsidR="00930D6E">
          <w:rPr>
            <w:rFonts w:ascii="Times New Roman" w:hAnsi="Times New Roman" w:cs="Times New Roman"/>
          </w:rPr>
          <w:t>rvers</w:t>
        </w:r>
      </w:ins>
      <w:ins w:id="235" w:author="Benton, Deon" w:date="2025-06-16T14:25:00Z" w16du:dateUtc="2025-06-16T19:25:00Z">
        <w:r>
          <w:rPr>
            <w:rFonts w:ascii="Times New Roman" w:hAnsi="Times New Roman" w:cs="Times New Roman"/>
          </w:rPr>
          <w:t xml:space="preserve"> solve this computational problem </w:t>
        </w:r>
      </w:ins>
      <w:ins w:id="236" w:author="Benton, Deon" w:date="2025-06-16T21:13:00Z" w16du:dateUtc="2025-06-17T02:13:00Z">
        <w:r w:rsidR="00930D6E">
          <w:rPr>
            <w:rFonts w:ascii="Times New Roman" w:hAnsi="Times New Roman" w:cs="Times New Roman"/>
          </w:rPr>
          <w:t xml:space="preserve">is </w:t>
        </w:r>
      </w:ins>
      <w:ins w:id="237" w:author="Benton, Deon" w:date="2025-06-16T14:25:00Z" w16du:dateUtc="2025-06-16T19:25:00Z">
        <w:r>
          <w:rPr>
            <w:rFonts w:ascii="Times New Roman" w:hAnsi="Times New Roman" w:cs="Times New Roman"/>
          </w:rPr>
          <w:t xml:space="preserve">via Bayesian inference. In other words, learners can estimate the probability of </w:t>
        </w:r>
      </w:ins>
      <w:ins w:id="238" w:author="Benton, Deon" w:date="2025-06-16T21:13:00Z" w16du:dateUtc="2025-06-17T02:13:00Z">
        <w:r w:rsidR="00930D6E">
          <w:rPr>
            <w:rFonts w:ascii="Times New Roman" w:hAnsi="Times New Roman" w:cs="Times New Roman"/>
          </w:rPr>
          <w:t>the reward of an outcome and the cost of executing a plan to achieve that outcome</w:t>
        </w:r>
      </w:ins>
      <w:ins w:id="239" w:author="Benton, Deon" w:date="2025-06-16T14:25:00Z" w16du:dateUtc="2025-06-16T19:25:00Z">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ins>
      <w:ins w:id="240" w:author="Benton, Deon" w:date="2025-06-16T21:14:00Z" w16du:dateUtc="2025-06-17T02:14:00Z">
        <w:r w:rsidR="00930D6E">
          <w:rPr>
            <w:rFonts w:ascii="Times New Roman" w:hAnsi="Times New Roman" w:cs="Times New Roman"/>
          </w:rPr>
          <w:t xml:space="preserve"> computing the product of two terms.</w:t>
        </w:r>
      </w:ins>
      <w:ins w:id="241" w:author="Benton, Deon" w:date="2025-06-16T14:25:00Z" w16du:dateUtc="2025-06-16T19:25:00Z">
        <w:r>
          <w:rPr>
            <w:rFonts w:ascii="Times New Roman" w:hAnsi="Times New Roman" w:cs="Times New Roman"/>
          </w:rPr>
          <w:t xml:space="preserve"> </w:t>
        </w:r>
      </w:ins>
      <w:ins w:id="242" w:author="Benton, Deon" w:date="2025-06-16T21:14:00Z" w16du:dateUtc="2025-06-17T02:14:00Z">
        <w:r w:rsidR="00930D6E">
          <w:rPr>
            <w:rFonts w:ascii="Times New Roman" w:hAnsi="Times New Roman" w:cs="Times New Roman"/>
          </w:rPr>
          <w:t>One is the</w:t>
        </w:r>
      </w:ins>
      <w:ins w:id="243" w:author="Benton, Deon" w:date="2025-06-16T14:25:00Z" w16du:dateUtc="2025-06-16T19:25:00Z">
        <w:r>
          <w:rPr>
            <w:rFonts w:ascii="Times New Roman" w:hAnsi="Times New Roman" w:cs="Times New Roman"/>
          </w:rPr>
          <w:t xml:space="preserve"> likelihood of </w:t>
        </w:r>
      </w:ins>
      <w:ins w:id="244" w:author="Benton, Deon" w:date="2025-06-16T21:14:00Z" w16du:dateUtc="2025-06-17T02:14:00Z">
        <w:r w:rsidR="00930D6E">
          <w:rPr>
            <w:rFonts w:ascii="Times New Roman" w:hAnsi="Times New Roman" w:cs="Times New Roman"/>
          </w:rPr>
          <w:t>an action</w:t>
        </w:r>
      </w:ins>
      <w:ins w:id="245" w:author="Benton, Deon" w:date="2025-06-16T14:25:00Z" w16du:dateUtc="2025-06-16T19:25:00Z">
        <w:r>
          <w:rPr>
            <w:rFonts w:ascii="Times New Roman" w:hAnsi="Times New Roman" w:cs="Times New Roman"/>
          </w:rPr>
          <w:t xml:space="preserve"> given </w:t>
        </w:r>
      </w:ins>
      <w:ins w:id="246" w:author="Benton, Deon" w:date="2025-06-16T21:15:00Z" w16du:dateUtc="2025-06-17T02:15:00Z">
        <w:r w:rsidR="00930D6E">
          <w:rPr>
            <w:rFonts w:ascii="Times New Roman" w:hAnsi="Times New Roman" w:cs="Times New Roman"/>
          </w:rPr>
          <w:t xml:space="preserve">a reward and </w:t>
        </w:r>
        <w:r w:rsidR="00930D6E">
          <w:rPr>
            <w:rFonts w:ascii="Times New Roman" w:hAnsi="Times New Roman" w:cs="Times New Roman"/>
          </w:rPr>
          <w:lastRenderedPageBreak/>
          <w:t xml:space="preserve">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47" w:author="Benton, Deon" w:date="2025-06-16T21:16:00Z" w16du:dateUtc="2025-06-17T02:16:00Z">
        <w:r w:rsidR="00930D6E">
          <w:rPr>
            <w:rFonts w:ascii="Times New Roman" w:hAnsi="Times New Roman" w:cs="Times New Roman"/>
          </w:rPr>
          <w:t>the likelihood of the</w:t>
        </w:r>
      </w:ins>
      <w:ins w:id="248" w:author="Benton, Deon" w:date="2025-06-16T14:25:00Z" w16du:dateUtc="2025-06-16T19:25:00Z">
        <w:r>
          <w:rPr>
            <w:rFonts w:ascii="Times New Roman" w:hAnsi="Times New Roman" w:cs="Times New Roman"/>
          </w:rPr>
          <w:t xml:space="preserve"> </w:t>
        </w:r>
      </w:ins>
      <w:ins w:id="249" w:author="Benton, Deon" w:date="2025-06-16T21:16:00Z" w16du:dateUtc="2025-06-17T02:16:00Z">
        <w:r w:rsidR="00930D6E">
          <w:rPr>
            <w:rFonts w:ascii="Times New Roman" w:hAnsi="Times New Roman" w:cs="Times New Roman"/>
          </w:rPr>
          <w:t>reward and cost by itself</w:t>
        </w:r>
      </w:ins>
      <w:ins w:id="250" w:author="Benton, Deon" w:date="2025-06-16T14:25:00Z" w16du:dateUtc="2025-06-16T19:25:00Z">
        <w:r>
          <w:rPr>
            <w:rFonts w:ascii="Times New Roman" w:hAnsi="Times New Roman" w:cs="Times New Roman"/>
          </w:rPr>
          <w:t>—</w:t>
        </w:r>
      </w:ins>
      <w:ins w:id="251" w:author="Benton, Deon" w:date="2025-06-19T12:06:00Z" w16du:dateUtc="2025-06-19T17:06:00Z">
        <w:r w:rsidR="001E700D">
          <w:rPr>
            <w:rFonts w:ascii="Times New Roman" w:hAnsi="Times New Roman" w:cs="Times New Roman"/>
          </w:rPr>
          <w:t xml:space="preserve">that is, </w:t>
        </w:r>
      </w:ins>
      <w:proofErr w:type="gramStart"/>
      <w:ins w:id="252" w:author="Benton, Deon" w:date="2025-06-16T14:25:00Z" w16du:dateUtc="2025-06-16T19:25:00Z">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ins>
      <w:ins w:id="253" w:author="Benton, Deon" w:date="2025-06-16T21:22:00Z" w16du:dateUtc="2025-06-17T02:22:00Z">
        <w:r w:rsidR="00A57EC9">
          <w:rPr>
            <w:rFonts w:ascii="Times New Roman" w:hAnsi="Times New Roman" w:cs="Times New Roman"/>
          </w:rPr>
          <w:t xml:space="preserve"> </w:t>
        </w:r>
      </w:ins>
      <w:ins w:id="254" w:author="Benton, Deon" w:date="2025-06-16T14:42:00Z" w16du:dateUtc="2025-06-16T19:42:00Z">
        <w:r w:rsidR="009D0868">
          <w:rPr>
            <w:rFonts w:ascii="Times New Roman" w:hAnsi="Times New Roman" w:cs="Times New Roman"/>
          </w:rPr>
          <w:tab/>
        </w:r>
      </w:ins>
    </w:p>
    <w:p w14:paraId="0D732D48" w14:textId="39D7A240" w:rsidR="00201A31" w:rsidRDefault="00F06FB8" w:rsidP="00F06FB8">
      <w:pPr>
        <w:spacing w:line="480" w:lineRule="auto"/>
        <w:ind w:firstLine="720"/>
        <w:contextualSpacing/>
        <w:rPr>
          <w:ins w:id="255" w:author="Benton, Deon" w:date="2025-06-13T13:38:00Z" w16du:dateUtc="2025-06-13T18:38:00Z"/>
          <w:rFonts w:ascii="Times New Roman" w:hAnsi="Times New Roman" w:cs="Times New Roman"/>
        </w:rPr>
      </w:pPr>
      <w:ins w:id="256" w:author="Benton, Deon" w:date="2025-06-16T21:48:00Z" w16du:dateUtc="2025-06-17T02:48:00Z">
        <w:r w:rsidRPr="00F06FB8">
          <w:rPr>
            <w:rFonts w:ascii="Times New Roman" w:hAnsi="Times New Roman" w:cs="Times New Roman"/>
          </w:rPr>
          <w:t>This account can also explain infants’ looking behavior in studies like Gergely et al. (1995). Consider the Experimental condition, for example. In that condition</w:t>
        </w:r>
      </w:ins>
      <w:ins w:id="257" w:author="Benton, Deon" w:date="2025-06-16T21:49:00Z" w16du:dateUtc="2025-06-17T02:49:00Z">
        <w:r>
          <w:rPr>
            <w:rFonts w:ascii="Times New Roman" w:hAnsi="Times New Roman" w:cs="Times New Roman"/>
          </w:rPr>
          <w:t>,</w:t>
        </w:r>
      </w:ins>
      <w:ins w:id="258" w:author="Benton, Deon" w:date="2025-06-16T21:48:00Z" w16du:dateUtc="2025-06-17T02:48:00Z">
        <w:r w:rsidRPr="00F06FB8">
          <w:rPr>
            <w:rFonts w:ascii="Times New Roman" w:hAnsi="Times New Roman" w:cs="Times New Roman"/>
          </w:rPr>
          <w:t xml:space="preserve"> the agent engages in </w:t>
        </w:r>
      </w:ins>
      <w:ins w:id="259" w:author="Benton, Deon" w:date="2025-06-16T21:49:00Z" w16du:dateUtc="2025-06-17T02:49:00Z">
        <w:r w:rsidR="00717CF4">
          <w:rPr>
            <w:rFonts w:ascii="Times New Roman" w:hAnsi="Times New Roman" w:cs="Times New Roman"/>
          </w:rPr>
          <w:t xml:space="preserve">a </w:t>
        </w:r>
      </w:ins>
      <w:ins w:id="260" w:author="Benton, Deon" w:date="2025-06-16T21:48:00Z" w16du:dateUtc="2025-06-17T02:48:00Z">
        <w:r w:rsidRPr="00F06FB8">
          <w:rPr>
            <w:rFonts w:ascii="Times New Roman" w:hAnsi="Times New Roman" w:cs="Times New Roman"/>
          </w:rPr>
          <w:t>costly action</w:t>
        </w:r>
      </w:ins>
      <w:ins w:id="261" w:author="Benton, Deon" w:date="2025-06-16T21:49:00Z" w16du:dateUtc="2025-06-17T02:49:00Z">
        <w:r w:rsidR="00717CF4">
          <w:rPr>
            <w:rFonts w:ascii="Times New Roman" w:hAnsi="Times New Roman" w:cs="Times New Roman"/>
          </w:rPr>
          <w:t xml:space="preserve"> </w:t>
        </w:r>
      </w:ins>
      <w:ins w:id="262" w:author="Benton, Deon" w:date="2025-06-16T21:48:00Z" w16du:dateUtc="2025-06-17T02:48:00Z">
        <w:r w:rsidRPr="00F06FB8">
          <w:rPr>
            <w:rFonts w:ascii="Times New Roman" w:hAnsi="Times New Roman" w:cs="Times New Roman"/>
          </w:rPr>
          <w:t>to reach a goal</w:t>
        </w:r>
      </w:ins>
      <w:ins w:id="263" w:author="Benton, Deon" w:date="2025-06-16T21:49:00Z" w16du:dateUtc="2025-06-17T02:49:00Z">
        <w:r w:rsidR="00717CF4">
          <w:rPr>
            <w:rFonts w:ascii="Times New Roman" w:hAnsi="Times New Roman" w:cs="Times New Roman"/>
          </w:rPr>
          <w:t xml:space="preserve"> (i.e., jumping over a barrier)</w:t>
        </w:r>
      </w:ins>
      <w:ins w:id="264"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65" w:author="Benton, Deon" w:date="2025-06-19T12:44:00Z" w16du:dateUtc="2025-06-19T17:44:00Z">
        <w:r w:rsidR="008F3601">
          <w:rPr>
            <w:rFonts w:ascii="Times New Roman" w:hAnsi="Times New Roman" w:cs="Times New Roman"/>
          </w:rPr>
          <w:t xml:space="preserve"> over the barrier</w:t>
        </w:r>
      </w:ins>
      <w:ins w:id="266"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67" w:author="Benton, Deon" w:date="2025-06-19T12:07:00Z" w16du:dateUtc="2025-06-19T17:07:00Z">
        <w:r w:rsidR="00EA0325" w:rsidRPr="00F06FB8">
          <w:rPr>
            <w:rFonts w:ascii="Times New Roman" w:hAnsi="Times New Roman" w:cs="Times New Roman"/>
          </w:rPr>
          <w:t>despite</w:t>
        </w:r>
      </w:ins>
      <w:ins w:id="268"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69" w:author="Benton, Deon" w:date="2025-06-19T12:45:00Z" w16du:dateUtc="2025-06-19T17:45:00Z">
        <w:r w:rsidR="00EB45DF">
          <w:rPr>
            <w:rFonts w:ascii="Times New Roman" w:hAnsi="Times New Roman" w:cs="Times New Roman"/>
          </w:rPr>
          <w:t xml:space="preserve"> implies that </w:t>
        </w:r>
      </w:ins>
      <w:ins w:id="270" w:author="Benton, Deon" w:date="2025-06-16T21:48:00Z" w16du:dateUtc="2025-06-17T02:48:00Z">
        <w:r w:rsidRPr="00F06FB8">
          <w:rPr>
            <w:rFonts w:ascii="Times New Roman" w:hAnsi="Times New Roman" w:cs="Times New Roman"/>
          </w:rPr>
          <w:t xml:space="preserve">the straight path </w:t>
        </w:r>
      </w:ins>
      <w:ins w:id="271" w:author="Benton, Deon" w:date="2025-06-19T12:45:00Z" w16du:dateUtc="2025-06-19T17:45:00Z">
        <w:r w:rsidR="00EB45DF">
          <w:rPr>
            <w:rFonts w:ascii="Times New Roman" w:hAnsi="Times New Roman" w:cs="Times New Roman"/>
          </w:rPr>
          <w:t>has</w:t>
        </w:r>
      </w:ins>
      <w:ins w:id="272" w:author="Benton, Deon" w:date="2025-06-16T21:48:00Z" w16du:dateUtc="2025-06-17T02:48:00Z">
        <w:r w:rsidRPr="00F06FB8">
          <w:rPr>
            <w:rFonts w:ascii="Times New Roman" w:hAnsi="Times New Roman" w:cs="Times New Roman"/>
          </w:rPr>
          <w:t xml:space="preserve"> greater utility; that is, </w:t>
        </w:r>
      </w:ins>
      <w:ins w:id="273" w:author="Benton, Deon" w:date="2025-06-19T12:46:00Z" w16du:dateUtc="2025-06-19T17:46:00Z">
        <w:r w:rsidR="00755587">
          <w:rPr>
            <w:rFonts w:ascii="Times New Roman" w:hAnsi="Times New Roman" w:cs="Times New Roman"/>
          </w:rPr>
          <w:t xml:space="preserve">the </w:t>
        </w:r>
      </w:ins>
      <w:ins w:id="274" w:author="Benton, Deon" w:date="2025-06-16T21:48:00Z" w16du:dateUtc="2025-06-17T02:48:00Z">
        <w:r w:rsidRPr="00F06FB8">
          <w:rPr>
            <w:rFonts w:ascii="Times New Roman" w:hAnsi="Times New Roman" w:cs="Times New Roman"/>
          </w:rPr>
          <w:t>difference between the reward and the cost</w:t>
        </w:r>
      </w:ins>
      <w:ins w:id="275" w:author="Benton, Deon" w:date="2025-06-19T12:45:00Z" w16du:dateUtc="2025-06-19T17:45:00Z">
        <w:r w:rsidR="00755587">
          <w:rPr>
            <w:rFonts w:ascii="Times New Roman" w:hAnsi="Times New Roman" w:cs="Times New Roman"/>
          </w:rPr>
          <w:t xml:space="preserve"> is larger for the straight</w:t>
        </w:r>
      </w:ins>
      <w:ins w:id="276" w:author="Benton, Deon" w:date="2025-06-19T12:46:00Z" w16du:dateUtc="2025-06-19T17:46:00Z">
        <w:r w:rsidR="00755587">
          <w:rPr>
            <w:rFonts w:ascii="Times New Roman" w:hAnsi="Times New Roman" w:cs="Times New Roman"/>
          </w:rPr>
          <w:t xml:space="preserve"> path than</w:t>
        </w:r>
      </w:ins>
      <w:ins w:id="277" w:author="Benton, Deon" w:date="2025-06-19T12:45:00Z" w16du:dateUtc="2025-06-19T17:45:00Z">
        <w:r w:rsidR="00755587">
          <w:rPr>
            <w:rFonts w:ascii="Times New Roman" w:hAnsi="Times New Roman" w:cs="Times New Roman"/>
          </w:rPr>
          <w:t xml:space="preserve"> the curved path</w:t>
        </w:r>
      </w:ins>
      <w:ins w:id="278"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79" w:author="Benton, Deon" w:date="2025-06-19T12:07:00Z" w16du:dateUtc="2025-06-19T17:07:00Z">
        <w:r w:rsidR="00EA0325" w:rsidRPr="00F06FB8">
          <w:rPr>
            <w:rFonts w:ascii="Times New Roman" w:hAnsi="Times New Roman" w:cs="Times New Roman"/>
          </w:rPr>
          <w:t>straight</w:t>
        </w:r>
      </w:ins>
      <w:ins w:id="280"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81" w:author="Benton, Deon" w:date="2025-06-19T12:46:00Z" w16du:dateUtc="2025-06-19T17:46:00Z">
        <w:r w:rsidR="008557E5">
          <w:rPr>
            <w:rFonts w:ascii="Times New Roman" w:hAnsi="Times New Roman" w:cs="Times New Roman"/>
          </w:rPr>
          <w:t>,</w:t>
        </w:r>
      </w:ins>
      <w:ins w:id="282"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7CF77D4B" w14:textId="77777777" w:rsidR="00445430" w:rsidRDefault="00445430" w:rsidP="00524642">
      <w:pPr>
        <w:spacing w:line="480" w:lineRule="auto"/>
        <w:contextualSpacing/>
        <w:rPr>
          <w:ins w:id="283" w:author="Benton, Deon" w:date="2025-06-13T13:38:00Z" w16du:dateUtc="2025-06-13T18:38:00Z"/>
          <w:rFonts w:ascii="Times New Roman" w:hAnsi="Times New Roman" w:cs="Times New Roman"/>
        </w:rPr>
      </w:pPr>
    </w:p>
    <w:p w14:paraId="665B4C3E" w14:textId="0E72CB4D" w:rsidR="00445430" w:rsidRPr="00445430" w:rsidRDefault="00445430" w:rsidP="00524642">
      <w:pPr>
        <w:spacing w:line="480" w:lineRule="auto"/>
        <w:contextualSpacing/>
        <w:rPr>
          <w:ins w:id="284" w:author="Benton, Deon" w:date="2025-06-13T13:38:00Z" w16du:dateUtc="2025-06-13T18:38:00Z"/>
          <w:rFonts w:ascii="Times New Roman" w:hAnsi="Times New Roman" w:cs="Times New Roman"/>
          <w:b/>
          <w:bCs/>
        </w:rPr>
      </w:pPr>
      <w:ins w:id="285" w:author="Benton, Deon" w:date="2025-06-13T13:38:00Z" w16du:dateUtc="2025-06-13T18:38:00Z">
        <w:r>
          <w:rPr>
            <w:rFonts w:ascii="Times New Roman" w:hAnsi="Times New Roman" w:cs="Times New Roman"/>
            <w:b/>
            <w:bCs/>
          </w:rPr>
          <w:t xml:space="preserve">Lean proposals for the origins of infant action understanding </w:t>
        </w:r>
      </w:ins>
    </w:p>
    <w:p w14:paraId="0CC7FD1B" w14:textId="549B307C" w:rsidR="007C71AF" w:rsidRDefault="00071A55" w:rsidP="003065D0">
      <w:pPr>
        <w:spacing w:line="480" w:lineRule="auto"/>
        <w:ind w:firstLine="720"/>
        <w:contextualSpacing/>
        <w:rPr>
          <w:ins w:id="286" w:author="Benton, Deon" w:date="2025-06-17T15:43:00Z" w16du:dateUtc="2025-06-17T20:43:00Z"/>
          <w:rFonts w:ascii="Times New Roman" w:hAnsi="Times New Roman" w:cs="Times New Roman"/>
        </w:rPr>
      </w:pPr>
      <w:ins w:id="287" w:author="Benton, Deon" w:date="2025-06-13T13:35:00Z" w16du:dateUtc="2025-06-13T18:35:00Z">
        <w:r>
          <w:rPr>
            <w:rFonts w:ascii="Times New Roman" w:hAnsi="Times New Roman" w:cs="Times New Roman"/>
          </w:rPr>
          <w:t>The second class are the</w:t>
        </w:r>
      </w:ins>
      <w:ins w:id="288" w:author="Benton, Deon" w:date="2025-06-13T11:57:00Z" w16du:dateUtc="2025-06-13T16:57:00Z">
        <w:r w:rsidR="00E326A7">
          <w:rPr>
            <w:rFonts w:ascii="Times New Roman" w:hAnsi="Times New Roman" w:cs="Times New Roman"/>
          </w:rPr>
          <w:t xml:space="preserve"> “lean” proposals for the origins of such understanding</w:t>
        </w:r>
      </w:ins>
      <w:ins w:id="289" w:author="Benton, Deon" w:date="2025-06-17T15:44:00Z" w16du:dateUtc="2025-06-17T20:44:00Z">
        <w:r w:rsidR="007C71AF">
          <w:rPr>
            <w:rFonts w:ascii="Times New Roman" w:hAnsi="Times New Roman" w:cs="Times New Roman"/>
          </w:rPr>
          <w:t xml:space="preserve"> (e.g., Cohen et al., 2002; Colunga &amp; Smith, 2005; Oakes &amp; Cohen, 2003; </w:t>
        </w:r>
      </w:ins>
      <w:ins w:id="290" w:author="Benton, Deon" w:date="2025-06-17T15:48:00Z" w16du:dateUtc="2025-06-17T20:48:00Z">
        <w:r w:rsidR="005F2703">
          <w:rPr>
            <w:rFonts w:ascii="Times New Roman" w:hAnsi="Times New Roman" w:cs="Times New Roman"/>
          </w:rPr>
          <w:t xml:space="preserve">Jones &amp; Smith, 1993; </w:t>
        </w:r>
      </w:ins>
      <w:ins w:id="291" w:author="Benton, Deon" w:date="2025-06-17T15:44:00Z" w16du:dateUtc="2025-06-17T20:44:00Z">
        <w:r w:rsidR="007C71AF">
          <w:rPr>
            <w:rFonts w:ascii="Times New Roman" w:hAnsi="Times New Roman" w:cs="Times New Roman"/>
          </w:rPr>
          <w:t xml:space="preserve">Quinn </w:t>
        </w:r>
        <w:r w:rsidR="007C71AF">
          <w:rPr>
            <w:rFonts w:ascii="Times New Roman" w:hAnsi="Times New Roman" w:cs="Times New Roman"/>
          </w:rPr>
          <w:lastRenderedPageBreak/>
          <w:t xml:space="preserve">&amp;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ins>
      <w:ins w:id="292" w:author="Benton, Deon" w:date="2025-06-17T15:48:00Z" w16du:dateUtc="2025-06-17T20:48:00Z">
        <w:r w:rsidR="005F2703">
          <w:rPr>
            <w:rFonts w:ascii="Times New Roman" w:hAnsi="Times New Roman" w:cs="Times New Roman"/>
          </w:rPr>
          <w:t>; Sloutsky, 2010</w:t>
        </w:r>
      </w:ins>
      <w:ins w:id="293" w:author="Benton, Deon" w:date="2025-06-17T15:44:00Z" w16du:dateUtc="2025-06-17T20:44:00Z">
        <w:r w:rsidR="007C71AF">
          <w:rPr>
            <w:rFonts w:ascii="Times New Roman" w:hAnsi="Times New Roman" w:cs="Times New Roman"/>
          </w:rPr>
          <w:t>)</w:t>
        </w:r>
      </w:ins>
      <w:ins w:id="294" w:author="Benton, Deon" w:date="2025-06-13T11:57:00Z" w16du:dateUtc="2025-06-13T16:57:00Z">
        <w:r w:rsidR="00E326A7">
          <w:rPr>
            <w:rFonts w:ascii="Times New Roman" w:hAnsi="Times New Roman" w:cs="Times New Roman"/>
          </w:rPr>
          <w:t xml:space="preserve">. </w:t>
        </w:r>
      </w:ins>
      <w:ins w:id="295" w:author="detbenton1991@gmail.com" w:date="2025-06-14T14:24:00Z" w16du:dateUtc="2025-06-14T19:24:00Z">
        <w:r w:rsidR="00364A1A">
          <w:rPr>
            <w:rFonts w:ascii="Times New Roman" w:hAnsi="Times New Roman" w:cs="Times New Roman"/>
          </w:rPr>
          <w:t>The crux of these proposals is that</w:t>
        </w:r>
      </w:ins>
      <w:ins w:id="296" w:author="detbenton1991@gmail.com" w:date="2025-06-14T14:25:00Z" w16du:dateUtc="2025-06-14T19:25:00Z">
        <w:r w:rsidR="00E718C8">
          <w:rPr>
            <w:rFonts w:ascii="Times New Roman" w:hAnsi="Times New Roman" w:cs="Times New Roman"/>
          </w:rPr>
          <w:t xml:space="preserve"> infants’ behavior </w:t>
        </w:r>
      </w:ins>
      <w:ins w:id="297" w:author="Benton, Deon" w:date="2025-06-17T17:05:00Z" w16du:dateUtc="2025-06-17T22:05:00Z">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ins>
      <w:ins w:id="298" w:author="detbenton1991@gmail.com" w:date="2025-06-14T14:25:00Z" w16du:dateUtc="2025-06-14T19:25:00Z">
        <w:r w:rsidR="00E718C8">
          <w:rPr>
            <w:rFonts w:ascii="Times New Roman" w:hAnsi="Times New Roman" w:cs="Times New Roman"/>
          </w:rPr>
          <w:t xml:space="preserve">—of which </w:t>
        </w:r>
      </w:ins>
      <w:ins w:id="299" w:author="detbenton1991@gmail.com" w:date="2025-06-14T14:26:00Z" w16du:dateUtc="2025-06-14T19:26:00Z">
        <w:r w:rsidR="00E718C8">
          <w:rPr>
            <w:rFonts w:ascii="Times New Roman" w:hAnsi="Times New Roman" w:cs="Times New Roman"/>
          </w:rPr>
          <w:t xml:space="preserve">the study by Gergely et al. (1995) is </w:t>
        </w:r>
      </w:ins>
      <w:ins w:id="300" w:author="Benton, Deon" w:date="2025-06-17T13:48:00Z" w16du:dateUtc="2025-06-17T18:48:00Z">
        <w:r w:rsidR="0004411F">
          <w:rPr>
            <w:rFonts w:ascii="Times New Roman" w:hAnsi="Times New Roman" w:cs="Times New Roman"/>
          </w:rPr>
          <w:t>a</w:t>
        </w:r>
      </w:ins>
      <w:ins w:id="301" w:author="detbenton1991@gmail.com" w:date="2025-06-14T14:26:00Z" w16du:dateUtc="2025-06-14T19:26:00Z">
        <w:r w:rsidR="00E718C8">
          <w:rPr>
            <w:rFonts w:ascii="Times New Roman" w:hAnsi="Times New Roman" w:cs="Times New Roman"/>
          </w:rPr>
          <w:t xml:space="preserve"> special case</w:t>
        </w:r>
      </w:ins>
      <w:ins w:id="302" w:author="detbenton1991@gmail.com" w:date="2025-06-14T14:27:00Z" w16du:dateUtc="2025-06-14T19:27:00Z">
        <w:r w:rsidR="008D2955">
          <w:rPr>
            <w:rFonts w:ascii="Times New Roman" w:hAnsi="Times New Roman" w:cs="Times New Roman"/>
          </w:rPr>
          <w:t xml:space="preserve">—do not reflect specialized processes </w:t>
        </w:r>
      </w:ins>
      <w:ins w:id="303" w:author="Benton, Deon" w:date="2025-06-17T13:37:00Z" w16du:dateUtc="2025-06-17T18:37:00Z">
        <w:r w:rsidR="00F8321F">
          <w:rPr>
            <w:rFonts w:ascii="Times New Roman" w:hAnsi="Times New Roman" w:cs="Times New Roman"/>
          </w:rPr>
          <w:t xml:space="preserve">for reasoning about </w:t>
        </w:r>
      </w:ins>
      <w:ins w:id="304" w:author="Benton, Deon" w:date="2025-06-17T16:22:00Z" w16du:dateUtc="2025-06-17T21:22:00Z">
        <w:r w:rsidR="005E73B5">
          <w:rPr>
            <w:rFonts w:ascii="Times New Roman" w:hAnsi="Times New Roman" w:cs="Times New Roman"/>
          </w:rPr>
          <w:t xml:space="preserve">agent and object </w:t>
        </w:r>
      </w:ins>
      <w:ins w:id="305" w:author="Benton, Deon" w:date="2025-06-17T13:37:00Z" w16du:dateUtc="2025-06-17T18:37:00Z">
        <w:r w:rsidR="00F8321F">
          <w:rPr>
            <w:rFonts w:ascii="Times New Roman" w:hAnsi="Times New Roman" w:cs="Times New Roman"/>
          </w:rPr>
          <w:t>action</w:t>
        </w:r>
      </w:ins>
      <w:ins w:id="306" w:author="Benton, Deon" w:date="2025-06-17T13:44:00Z" w16du:dateUtc="2025-06-17T18:44:00Z">
        <w:r w:rsidR="00B30C25">
          <w:rPr>
            <w:rFonts w:ascii="Times New Roman" w:hAnsi="Times New Roman" w:cs="Times New Roman"/>
          </w:rPr>
          <w:t>. Instead, infants’ behavior in these studies</w:t>
        </w:r>
      </w:ins>
      <w:ins w:id="307" w:author="Benton, Deon" w:date="2025-06-17T14:05:00Z" w16du:dateUtc="2025-06-17T19:05:00Z">
        <w:r w:rsidR="00951796">
          <w:rPr>
            <w:rFonts w:ascii="Times New Roman" w:hAnsi="Times New Roman" w:cs="Times New Roman"/>
          </w:rPr>
          <w:t xml:space="preserve"> can</w:t>
        </w:r>
      </w:ins>
      <w:ins w:id="308" w:author="Benton, Deon" w:date="2025-06-17T13:37:00Z" w16du:dateUtc="2025-06-17T18:37:00Z">
        <w:r w:rsidR="00F8321F">
          <w:rPr>
            <w:rFonts w:ascii="Times New Roman" w:hAnsi="Times New Roman" w:cs="Times New Roman"/>
          </w:rPr>
          <w:t xml:space="preserve"> </w:t>
        </w:r>
      </w:ins>
      <w:ins w:id="309" w:author="Benton, Deon" w:date="2025-06-17T13:56:00Z" w16du:dateUtc="2025-06-17T18:56:00Z">
        <w:r w:rsidR="00647216">
          <w:rPr>
            <w:rFonts w:ascii="Times New Roman" w:hAnsi="Times New Roman" w:cs="Times New Roman"/>
          </w:rPr>
          <w:t>be explained by the</w:t>
        </w:r>
      </w:ins>
      <w:ins w:id="310" w:author="detbenton1991@gmail.com" w:date="2025-06-14T14:28:00Z" w16du:dateUtc="2025-06-14T19:28:00Z">
        <w:r w:rsidR="008D2955">
          <w:rPr>
            <w:rFonts w:ascii="Times New Roman" w:hAnsi="Times New Roman" w:cs="Times New Roman"/>
          </w:rPr>
          <w:t xml:space="preserve"> operation of domain-general learning mechanisms</w:t>
        </w:r>
      </w:ins>
      <w:ins w:id="311" w:author="Benton, Deon" w:date="2025-06-17T14:10:00Z" w16du:dateUtc="2025-06-17T19:10:00Z">
        <w:r w:rsidR="000F7626">
          <w:rPr>
            <w:rFonts w:ascii="Times New Roman" w:hAnsi="Times New Roman" w:cs="Times New Roman"/>
          </w:rPr>
          <w:t xml:space="preserve"> </w:t>
        </w:r>
      </w:ins>
      <w:ins w:id="312"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13" w:author="detbenton1991@gmail.com" w:date="2025-06-14T14:28:00Z" w16du:dateUtc="2025-06-14T19:28:00Z">
        <w:r w:rsidR="008D2955">
          <w:rPr>
            <w:rFonts w:ascii="Times New Roman" w:hAnsi="Times New Roman" w:cs="Times New Roman"/>
          </w:rPr>
          <w:t>that operate over low-level, surface-based perceptual features and information.</w:t>
        </w:r>
      </w:ins>
      <w:ins w:id="314" w:author="Benton, Deon" w:date="2025-06-17T15:56:00Z" w16du:dateUtc="2025-06-17T20:56:00Z">
        <w:r w:rsidR="004D4762">
          <w:rPr>
            <w:rFonts w:ascii="Times New Roman" w:hAnsi="Times New Roman" w:cs="Times New Roman"/>
          </w:rPr>
          <w:t xml:space="preserve"> Domain-general mechanisms are </w:t>
        </w:r>
      </w:ins>
      <w:ins w:id="315" w:author="Benton, Deon" w:date="2025-06-17T16:18:00Z" w16du:dateUtc="2025-06-17T21:18:00Z">
        <w:r w:rsidR="008505CC">
          <w:rPr>
            <w:rFonts w:ascii="Times New Roman" w:hAnsi="Times New Roman" w:cs="Times New Roman"/>
          </w:rPr>
          <w:t xml:space="preserve">sometimes considered “all purpose” </w:t>
        </w:r>
      </w:ins>
      <w:ins w:id="316" w:author="Benton, Deon" w:date="2025-06-17T15:56:00Z" w16du:dateUtc="2025-06-17T20:56:00Z">
        <w:r w:rsidR="004D4762">
          <w:rPr>
            <w:rFonts w:ascii="Times New Roman" w:hAnsi="Times New Roman" w:cs="Times New Roman"/>
          </w:rPr>
          <w:t xml:space="preserve">processes </w:t>
        </w:r>
      </w:ins>
      <w:ins w:id="317" w:author="Benton, Deon" w:date="2025-06-17T16:18:00Z" w16du:dateUtc="2025-06-17T21:18:00Z">
        <w:r w:rsidR="008505CC">
          <w:rPr>
            <w:rFonts w:ascii="Times New Roman" w:hAnsi="Times New Roman" w:cs="Times New Roman"/>
          </w:rPr>
          <w:t>because they</w:t>
        </w:r>
      </w:ins>
      <w:ins w:id="318" w:author="Benton, Deon" w:date="2025-06-17T15:56:00Z" w16du:dateUtc="2025-06-17T20:56:00Z">
        <w:r w:rsidR="004D4762">
          <w:rPr>
            <w:rFonts w:ascii="Times New Roman" w:hAnsi="Times New Roman" w:cs="Times New Roman"/>
          </w:rPr>
          <w:t xml:space="preserve"> </w:t>
        </w:r>
      </w:ins>
      <w:ins w:id="319" w:author="Benton, Deon" w:date="2025-06-17T16:17:00Z" w16du:dateUtc="2025-06-17T21:17:00Z">
        <w:r w:rsidR="008505CC">
          <w:rPr>
            <w:rFonts w:ascii="Times New Roman" w:hAnsi="Times New Roman" w:cs="Times New Roman"/>
          </w:rPr>
          <w:t>operate on many</w:t>
        </w:r>
      </w:ins>
      <w:ins w:id="320" w:author="Benton, Deon" w:date="2025-06-17T15:56:00Z" w16du:dateUtc="2025-06-17T20:56:00Z">
        <w:r w:rsidR="00000FDA">
          <w:rPr>
            <w:rFonts w:ascii="Times New Roman" w:hAnsi="Times New Roman" w:cs="Times New Roman"/>
          </w:rPr>
          <w:t xml:space="preserve"> different kinds of input and support learning across a wide range of domains.</w:t>
        </w:r>
      </w:ins>
      <w:ins w:id="321" w:author="detbenton1991@gmail.com" w:date="2025-06-14T14:28:00Z" w16du:dateUtc="2025-06-14T19:28:00Z">
        <w:r w:rsidR="008D2955">
          <w:rPr>
            <w:rFonts w:ascii="Times New Roman" w:hAnsi="Times New Roman" w:cs="Times New Roman"/>
          </w:rPr>
          <w:t xml:space="preserve"> </w:t>
        </w:r>
      </w:ins>
      <w:ins w:id="322"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23"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24" w:author="Benton, Deon" w:date="2025-06-17T16:35:00Z" w16du:dateUtc="2025-06-17T21:35:00Z">
        <w:r w:rsidR="007346F5">
          <w:rPr>
            <w:rFonts w:ascii="Times New Roman" w:hAnsi="Times New Roman" w:cs="Times New Roman"/>
          </w:rPr>
          <w:t>infants’</w:t>
        </w:r>
      </w:ins>
      <w:ins w:id="325" w:author="Benton, Deon" w:date="2025-06-17T16:25:00Z" w16du:dateUtc="2025-06-17T21:25:00Z">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w:t>
        </w:r>
      </w:ins>
      <w:ins w:id="326" w:author="Benton, Deon" w:date="2025-06-17T16:26:00Z" w16du:dateUtc="2025-06-17T21:26:00Z">
        <w:r w:rsidR="00883325">
          <w:rPr>
            <w:rFonts w:ascii="Times New Roman" w:hAnsi="Times New Roman" w:cs="Times New Roman"/>
          </w:rPr>
          <w:t>mates</w:t>
        </w:r>
        <w:proofErr w:type="spellEnd"/>
        <w:r w:rsidR="00883325">
          <w:rPr>
            <w:rFonts w:ascii="Times New Roman" w:hAnsi="Times New Roman" w:cs="Times New Roman"/>
          </w:rPr>
          <w:t xml:space="preserve"> are formed much more slowly than the available data may suggest.</w:t>
        </w:r>
        <w:r w:rsidR="003065D0">
          <w:rPr>
            <w:rFonts w:ascii="Times New Roman" w:hAnsi="Times New Roman" w:cs="Times New Roman"/>
          </w:rPr>
          <w:t xml:space="preserve"> </w:t>
        </w:r>
      </w:ins>
      <w:ins w:id="327" w:author="Benton, Deon" w:date="2025-06-17T16:36:00Z" w16du:dateUtc="2025-06-17T21:36:00Z">
        <w:r w:rsidR="007346F5">
          <w:rPr>
            <w:rFonts w:ascii="Times New Roman" w:hAnsi="Times New Roman" w:cs="Times New Roman"/>
          </w:rPr>
          <w:t>An implication of this account</w:t>
        </w:r>
      </w:ins>
      <w:ins w:id="328" w:author="Benton, Deon" w:date="2025-06-17T16:26:00Z" w16du:dateUtc="2025-06-17T21:26:00Z">
        <w:r w:rsidR="003065D0">
          <w:rPr>
            <w:rFonts w:ascii="Times New Roman" w:hAnsi="Times New Roman" w:cs="Times New Roman"/>
          </w:rPr>
          <w:t xml:space="preserve"> is</w:t>
        </w:r>
      </w:ins>
      <w:ins w:id="329" w:author="Benton, Deon" w:date="2025-06-17T16:38:00Z" w16du:dateUtc="2025-06-17T21:38:00Z">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 sophisticated adult-like abilities or content-rich knowledge; inst</w:t>
        </w:r>
      </w:ins>
      <w:ins w:id="330" w:author="Benton, Deon" w:date="2025-06-17T16:39:00Z" w16du:dateUtc="2025-06-17T21:39:00Z">
        <w:r w:rsidR="00243F2E">
          <w:rPr>
            <w:rFonts w:ascii="Times New Roman" w:hAnsi="Times New Roman" w:cs="Times New Roman"/>
          </w:rPr>
          <w:t>ead, such</w:t>
        </w:r>
      </w:ins>
      <w:ins w:id="331" w:author="Benton, Deon" w:date="2025-06-17T16:26:00Z" w16du:dateUtc="2025-06-17T21:26:00Z">
        <w:r w:rsidR="003065D0">
          <w:rPr>
            <w:rFonts w:ascii="Times New Roman" w:hAnsi="Times New Roman" w:cs="Times New Roman"/>
          </w:rPr>
          <w:t xml:space="preserve"> </w:t>
        </w:r>
      </w:ins>
      <w:ins w:id="332" w:author="Benton, Deon" w:date="2025-06-17T16:39:00Z" w16du:dateUtc="2025-06-17T21:39:00Z">
        <w:r w:rsidR="00243F2E">
          <w:rPr>
            <w:rFonts w:ascii="Times New Roman" w:hAnsi="Times New Roman" w:cs="Times New Roman"/>
          </w:rPr>
          <w:t>abilities and knowledge</w:t>
        </w:r>
      </w:ins>
      <w:ins w:id="333" w:author="Benton, Deon" w:date="2025-06-17T16:27:00Z" w16du:dateUtc="2025-06-17T21:27:00Z">
        <w:r w:rsidR="003065D0">
          <w:rPr>
            <w:rFonts w:ascii="Times New Roman" w:hAnsi="Times New Roman" w:cs="Times New Roman"/>
          </w:rPr>
          <w:t xml:space="preserve"> emerge</w:t>
        </w:r>
      </w:ins>
      <w:ins w:id="334" w:author="Benton, Deon" w:date="2025-06-17T16:19:00Z" w16du:dateUtc="2025-06-17T21:19:00Z">
        <w:r w:rsidR="002D687C">
          <w:rPr>
            <w:rFonts w:ascii="Times New Roman" w:hAnsi="Times New Roman" w:cs="Times New Roman"/>
          </w:rPr>
          <w:t xml:space="preserve"> </w:t>
        </w:r>
      </w:ins>
      <w:ins w:id="335" w:author="Benton, Deon" w:date="2025-06-17T16:39:00Z" w16du:dateUtc="2025-06-17T21:39:00Z">
        <w:r w:rsidR="00243F2E">
          <w:rPr>
            <w:rFonts w:ascii="Times New Roman" w:hAnsi="Times New Roman" w:cs="Times New Roman"/>
          </w:rPr>
          <w:t>later</w:t>
        </w:r>
      </w:ins>
      <w:ins w:id="336" w:author="Benton, Deon" w:date="2025-06-17T17:19:00Z" w16du:dateUtc="2025-06-17T22:19:00Z">
        <w:r w:rsidR="00C46B1C">
          <w:rPr>
            <w:rFonts w:ascii="Times New Roman" w:hAnsi="Times New Roman" w:cs="Times New Roman"/>
          </w:rPr>
          <w:t xml:space="preserve"> in development</w:t>
        </w:r>
      </w:ins>
      <w:ins w:id="337" w:author="Benton, Deon" w:date="2025-06-17T16:39:00Z" w16du:dateUtc="2025-06-17T21:39:00Z">
        <w:r w:rsidR="00243F2E">
          <w:rPr>
            <w:rFonts w:ascii="Times New Roman" w:hAnsi="Times New Roman" w:cs="Times New Roman"/>
          </w:rPr>
          <w:t xml:space="preserve"> </w:t>
        </w:r>
      </w:ins>
      <w:ins w:id="338" w:author="Benton, Deon" w:date="2025-06-17T16:19:00Z" w16du:dateUtc="2025-06-17T21:19:00Z">
        <w:r w:rsidR="002D687C">
          <w:rPr>
            <w:rFonts w:ascii="Times New Roman" w:hAnsi="Times New Roman" w:cs="Times New Roman"/>
          </w:rPr>
          <w:t>through</w:t>
        </w:r>
      </w:ins>
      <w:ins w:id="339" w:author="Benton, Deon" w:date="2025-06-17T14:19:00Z" w16du:dateUtc="2025-06-17T19:19:00Z">
        <w:r w:rsidR="006304C3">
          <w:rPr>
            <w:rFonts w:ascii="Times New Roman" w:hAnsi="Times New Roman" w:cs="Times New Roman"/>
          </w:rPr>
          <w:t xml:space="preserve"> </w:t>
        </w:r>
      </w:ins>
      <w:ins w:id="340" w:author="Benton, Deon" w:date="2025-06-17T16:19:00Z" w16du:dateUtc="2025-06-17T21:19:00Z">
        <w:r w:rsidR="002D687C">
          <w:rPr>
            <w:rFonts w:ascii="Times New Roman" w:hAnsi="Times New Roman" w:cs="Times New Roman"/>
          </w:rPr>
          <w:t>a</w:t>
        </w:r>
      </w:ins>
      <w:ins w:id="341" w:author="Benton, Deon" w:date="2025-06-17T16:28:00Z" w16du:dateUtc="2025-06-17T21:28:00Z">
        <w:r w:rsidR="00014150">
          <w:rPr>
            <w:rFonts w:ascii="Times New Roman" w:hAnsi="Times New Roman" w:cs="Times New Roman"/>
          </w:rPr>
          <w:t xml:space="preserve"> slow, </w:t>
        </w:r>
      </w:ins>
      <w:ins w:id="342" w:author="Benton, Deon" w:date="2025-06-17T16:19:00Z" w16du:dateUtc="2025-06-17T21:19:00Z">
        <w:r w:rsidR="002D687C">
          <w:rPr>
            <w:rFonts w:ascii="Times New Roman" w:hAnsi="Times New Roman" w:cs="Times New Roman"/>
          </w:rPr>
          <w:t>effortful</w:t>
        </w:r>
      </w:ins>
      <w:ins w:id="343" w:author="Benton, Deon" w:date="2025-06-17T16:28:00Z" w16du:dateUtc="2025-06-17T21:28:00Z">
        <w:r w:rsidR="00014150">
          <w:rPr>
            <w:rFonts w:ascii="Times New Roman" w:hAnsi="Times New Roman" w:cs="Times New Roman"/>
          </w:rPr>
          <w:t xml:space="preserve">, </w:t>
        </w:r>
      </w:ins>
      <w:ins w:id="344" w:author="Benton, Deon" w:date="2025-06-17T16:19:00Z" w16du:dateUtc="2025-06-17T21:19:00Z">
        <w:r w:rsidR="002D687C">
          <w:rPr>
            <w:rFonts w:ascii="Times New Roman" w:hAnsi="Times New Roman" w:cs="Times New Roman"/>
          </w:rPr>
          <w:t>and</w:t>
        </w:r>
      </w:ins>
      <w:ins w:id="345"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46"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47" w:author="Benton, Deon" w:date="2025-06-19T12:32:00Z" w16du:dateUtc="2025-06-19T17:32:00Z"/>
          <w:rFonts w:ascii="Times New Roman" w:hAnsi="Times New Roman" w:cs="Times New Roman"/>
        </w:rPr>
      </w:pPr>
      <w:ins w:id="348" w:author="Benton, Deon" w:date="2025-06-17T16:43:00Z" w16du:dateUtc="2025-06-17T21:43:00Z">
        <w:r>
          <w:rPr>
            <w:rFonts w:ascii="Times New Roman" w:hAnsi="Times New Roman" w:cs="Times New Roman"/>
          </w:rPr>
          <w:t xml:space="preserve">To </w:t>
        </w:r>
      </w:ins>
      <w:ins w:id="349" w:author="Benton, Deon" w:date="2025-06-17T16:47:00Z" w16du:dateUtc="2025-06-17T21:47:00Z">
        <w:r w:rsidR="00144CDB">
          <w:rPr>
            <w:rFonts w:ascii="Times New Roman" w:hAnsi="Times New Roman" w:cs="Times New Roman"/>
          </w:rPr>
          <w:t xml:space="preserve">see how lean accounts explain </w:t>
        </w:r>
      </w:ins>
      <w:ins w:id="350" w:author="Benton, Deon" w:date="2025-06-17T16:43:00Z" w16du:dateUtc="2025-06-17T21:43:00Z">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w:t>
        </w:r>
      </w:ins>
      <w:ins w:id="351" w:author="Benton, Deon" w:date="2025-06-17T16:44:00Z" w16du:dateUtc="2025-06-17T21:44:00Z">
        <w:r>
          <w:rPr>
            <w:rFonts w:ascii="Times New Roman" w:hAnsi="Times New Roman" w:cs="Times New Roman"/>
          </w:rPr>
          <w:t xml:space="preserve">, </w:t>
        </w:r>
      </w:ins>
      <w:ins w:id="352" w:author="Benton, Deon" w:date="2025-06-17T16:45:00Z" w16du:dateUtc="2025-06-17T21:45:00Z">
        <w:r>
          <w:rPr>
            <w:rFonts w:ascii="Times New Roman" w:hAnsi="Times New Roman" w:cs="Times New Roman"/>
          </w:rPr>
          <w:t xml:space="preserve">it can </w:t>
        </w:r>
      </w:ins>
      <w:ins w:id="353" w:author="Benton, Deon" w:date="2025-06-17T16:48:00Z" w16du:dateUtc="2025-06-17T21:48:00Z">
        <w:r w:rsidR="00144CDB">
          <w:rPr>
            <w:rFonts w:ascii="Times New Roman" w:hAnsi="Times New Roman" w:cs="Times New Roman"/>
          </w:rPr>
          <w:t>hel</w:t>
        </w:r>
      </w:ins>
      <w:ins w:id="354" w:author="Benton, Deon" w:date="2025-06-17T17:01:00Z" w16du:dateUtc="2025-06-17T22:01:00Z">
        <w:r w:rsidR="00AD00AF">
          <w:rPr>
            <w:rFonts w:ascii="Times New Roman" w:hAnsi="Times New Roman" w:cs="Times New Roman"/>
          </w:rPr>
          <w:t>p</w:t>
        </w:r>
      </w:ins>
      <w:ins w:id="355" w:author="Benton, Deon" w:date="2025-06-17T16:48:00Z" w16du:dateUtc="2025-06-17T21:48:00Z">
        <w:r w:rsidR="00144CDB">
          <w:rPr>
            <w:rFonts w:ascii="Times New Roman" w:hAnsi="Times New Roman" w:cs="Times New Roman"/>
          </w:rPr>
          <w:t xml:space="preserve"> to consider </w:t>
        </w:r>
      </w:ins>
      <w:ins w:id="356" w:author="Benton, Deon" w:date="2025-06-19T13:12:00Z" w16du:dateUtc="2025-06-19T18:12:00Z">
        <w:r w:rsidR="00ED015A">
          <w:rPr>
            <w:rFonts w:ascii="Times New Roman" w:hAnsi="Times New Roman" w:cs="Times New Roman"/>
          </w:rPr>
          <w:t>how lean accounts have been used to explain specific finds</w:t>
        </w:r>
      </w:ins>
      <w:ins w:id="357" w:author="Benton, Deon" w:date="2025-06-17T16:48:00Z" w16du:dateUtc="2025-06-17T21:48:00Z">
        <w:r w:rsidR="00144CDB">
          <w:rPr>
            <w:rFonts w:ascii="Times New Roman" w:hAnsi="Times New Roman" w:cs="Times New Roman"/>
          </w:rPr>
          <w:t>.</w:t>
        </w:r>
      </w:ins>
      <w:ins w:id="358" w:author="Benton, Deon" w:date="2025-06-19T13:12:00Z" w16du:dateUtc="2025-06-19T18:12:00Z">
        <w:r w:rsidR="00ED015A">
          <w:rPr>
            <w:rFonts w:ascii="Times New Roman" w:hAnsi="Times New Roman" w:cs="Times New Roman"/>
          </w:rPr>
          <w:t xml:space="preserve"> To that end, c</w:t>
        </w:r>
      </w:ins>
      <w:ins w:id="359" w:author="Benton, Deon" w:date="2025-06-17T16:48:00Z" w16du:dateUtc="2025-06-17T21:48:00Z">
        <w:r w:rsidR="00144CDB">
          <w:rPr>
            <w:rFonts w:ascii="Times New Roman" w:hAnsi="Times New Roman" w:cs="Times New Roman"/>
          </w:rPr>
          <w:t>onsider</w:t>
        </w:r>
      </w:ins>
      <w:ins w:id="360" w:author="Benton, Deon" w:date="2025-06-17T16:45:00Z" w16du:dateUtc="2025-06-17T21:45:00Z">
        <w:r w:rsidR="005A421A">
          <w:rPr>
            <w:rFonts w:ascii="Times New Roman" w:hAnsi="Times New Roman" w:cs="Times New Roman"/>
          </w:rPr>
          <w:t xml:space="preserve"> the </w:t>
        </w:r>
      </w:ins>
      <w:ins w:id="361" w:author="Benton, Deon" w:date="2025-06-17T16:29:00Z" w16du:dateUtc="2025-06-17T21:29:00Z">
        <w:r w:rsidR="00643A05">
          <w:rPr>
            <w:rFonts w:ascii="Times New Roman" w:hAnsi="Times New Roman" w:cs="Times New Roman"/>
          </w:rPr>
          <w:t xml:space="preserve">finding that infants ostensibly </w:t>
        </w:r>
      </w:ins>
      <w:ins w:id="362"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363" w:author="Benton, Deon" w:date="2025-06-17T16:30:00Z" w16du:dateUtc="2025-06-17T21:30:00Z">
        <w:r w:rsidR="00643A05">
          <w:rPr>
            <w:rFonts w:ascii="Times New Roman" w:hAnsi="Times New Roman" w:cs="Times New Roman"/>
          </w:rPr>
          <w:t>.</w:t>
        </w:r>
      </w:ins>
      <w:ins w:id="364" w:author="Benton, Deon" w:date="2025-06-17T17:11:00Z" w16du:dateUtc="2025-06-17T22:11:00Z">
        <w:r w:rsidR="00190AA0">
          <w:rPr>
            <w:rFonts w:ascii="Times New Roman" w:hAnsi="Times New Roman" w:cs="Times New Roman"/>
          </w:rPr>
          <w:t xml:space="preserve"> In </w:t>
        </w:r>
      </w:ins>
      <w:ins w:id="365" w:author="Benton, Deon" w:date="2025-06-19T12:12:00Z" w16du:dateUtc="2025-06-19T17:12:00Z">
        <w:r w:rsidR="00590B37">
          <w:rPr>
            <w:rFonts w:ascii="Times New Roman" w:hAnsi="Times New Roman" w:cs="Times New Roman"/>
          </w:rPr>
          <w:t>one of the first studies on this topic in infants</w:t>
        </w:r>
      </w:ins>
      <w:ins w:id="366" w:author="Benton, Deon" w:date="2025-06-17T17:11:00Z" w16du:dateUtc="2025-06-17T22:11:00Z">
        <w:r w:rsidR="00190AA0">
          <w:rPr>
            <w:rFonts w:ascii="Times New Roman" w:hAnsi="Times New Roman" w:cs="Times New Roman"/>
          </w:rPr>
          <w:t>, Onishi and Baillargeon (2005)</w:t>
        </w:r>
      </w:ins>
      <w:ins w:id="367" w:author="Benton, Deon" w:date="2025-06-17T16:30:00Z" w16du:dateUtc="2025-06-17T21:30:00Z">
        <w:r w:rsidR="00643A05">
          <w:rPr>
            <w:rFonts w:ascii="Times New Roman" w:hAnsi="Times New Roman" w:cs="Times New Roman"/>
          </w:rPr>
          <w:t xml:space="preserve"> </w:t>
        </w:r>
      </w:ins>
      <w:ins w:id="368" w:author="detbenton1991@gmail.com" w:date="2025-06-17T19:30:00Z" w16du:dateUtc="2025-06-18T00:30:00Z">
        <w:r w:rsidR="00BE628D">
          <w:rPr>
            <w:rFonts w:ascii="Times New Roman" w:hAnsi="Times New Roman" w:cs="Times New Roman"/>
          </w:rPr>
          <w:t xml:space="preserve">showed infants a stage that showed a toy watermelon slice that was positioned between a </w:t>
        </w:r>
      </w:ins>
      <w:ins w:id="369" w:author="detbenton1991@gmail.com" w:date="2025-06-17T19:31:00Z" w16du:dateUtc="2025-06-18T00:31:00Z">
        <w:r w:rsidR="00BE628D">
          <w:rPr>
            <w:rFonts w:ascii="Times New Roman" w:hAnsi="Times New Roman" w:cs="Times New Roman"/>
          </w:rPr>
          <w:t xml:space="preserve">yellow box and a green box. </w:t>
        </w:r>
      </w:ins>
      <w:ins w:id="370" w:author="detbenton1991@gmail.com" w:date="2025-06-17T19:32:00Z" w16du:dateUtc="2025-06-18T00:32:00Z">
        <w:r w:rsidR="00BE628D">
          <w:rPr>
            <w:rFonts w:ascii="Times New Roman" w:hAnsi="Times New Roman" w:cs="Times New Roman"/>
          </w:rPr>
          <w:t>A previously unseen actor then</w:t>
        </w:r>
      </w:ins>
      <w:ins w:id="371" w:author="detbenton1991@gmail.com" w:date="2025-06-17T21:49:00Z" w16du:dateUtc="2025-06-18T02:49:00Z">
        <w:r w:rsidR="005F51C0">
          <w:rPr>
            <w:rFonts w:ascii="Times New Roman" w:hAnsi="Times New Roman" w:cs="Times New Roman"/>
          </w:rPr>
          <w:t xml:space="preserve"> </w:t>
        </w:r>
      </w:ins>
      <w:ins w:id="372" w:author="detbenton1991@gmail.com" w:date="2025-06-17T21:53:00Z" w16du:dateUtc="2025-06-18T02:53:00Z">
        <w:r w:rsidR="005F51C0">
          <w:rPr>
            <w:rFonts w:ascii="Times New Roman" w:hAnsi="Times New Roman" w:cs="Times New Roman"/>
          </w:rPr>
          <w:t>emerged</w:t>
        </w:r>
      </w:ins>
      <w:ins w:id="373" w:author="detbenton1991@gmail.com" w:date="2025-06-17T21:49:00Z" w16du:dateUtc="2025-06-18T02:49:00Z">
        <w:r w:rsidR="005F51C0">
          <w:rPr>
            <w:rFonts w:ascii="Times New Roman" w:hAnsi="Times New Roman" w:cs="Times New Roman"/>
          </w:rPr>
          <w:t xml:space="preserve"> from behind a wall,</w:t>
        </w:r>
      </w:ins>
      <w:ins w:id="374" w:author="detbenton1991@gmail.com" w:date="2025-06-17T21:53:00Z" w16du:dateUtc="2025-06-18T02:53:00Z">
        <w:r w:rsidR="005F51C0">
          <w:rPr>
            <w:rFonts w:ascii="Times New Roman" w:hAnsi="Times New Roman" w:cs="Times New Roman"/>
          </w:rPr>
          <w:t xml:space="preserve"> </w:t>
        </w:r>
      </w:ins>
      <w:ins w:id="375" w:author="detbenton1991@gmail.com" w:date="2025-06-17T21:54:00Z" w16du:dateUtc="2025-06-18T02:54:00Z">
        <w:r w:rsidR="005F51C0">
          <w:rPr>
            <w:rFonts w:ascii="Times New Roman" w:hAnsi="Times New Roman" w:cs="Times New Roman"/>
          </w:rPr>
          <w:t>picked up the</w:t>
        </w:r>
      </w:ins>
      <w:ins w:id="376" w:author="detbenton1991@gmail.com" w:date="2025-06-17T19:32:00Z" w16du:dateUtc="2025-06-18T00:32:00Z">
        <w:r w:rsidR="00BE628D">
          <w:rPr>
            <w:rFonts w:ascii="Times New Roman" w:hAnsi="Times New Roman" w:cs="Times New Roman"/>
          </w:rPr>
          <w:t xml:space="preserve"> watermelon slice</w:t>
        </w:r>
      </w:ins>
      <w:ins w:id="377" w:author="detbenton1991@gmail.com" w:date="2025-06-17T21:54:00Z" w16du:dateUtc="2025-06-18T02:54:00Z">
        <w:r w:rsidR="005F51C0">
          <w:rPr>
            <w:rFonts w:ascii="Times New Roman" w:hAnsi="Times New Roman" w:cs="Times New Roman"/>
          </w:rPr>
          <w:t>, and placed it</w:t>
        </w:r>
      </w:ins>
      <w:ins w:id="378" w:author="detbenton1991@gmail.com" w:date="2025-06-17T19:32:00Z" w16du:dateUtc="2025-06-18T00:32:00Z">
        <w:r w:rsidR="00BE628D">
          <w:rPr>
            <w:rFonts w:ascii="Times New Roman" w:hAnsi="Times New Roman" w:cs="Times New Roman"/>
          </w:rPr>
          <w:t xml:space="preserve"> into one of the boxes (e.g., the </w:t>
        </w:r>
      </w:ins>
      <w:ins w:id="379" w:author="detbenton1991@gmail.com" w:date="2025-06-17T19:36:00Z" w16du:dateUtc="2025-06-18T00:36:00Z">
        <w:r w:rsidR="00BE628D">
          <w:rPr>
            <w:rFonts w:ascii="Times New Roman" w:hAnsi="Times New Roman" w:cs="Times New Roman"/>
          </w:rPr>
          <w:t>green</w:t>
        </w:r>
      </w:ins>
      <w:ins w:id="380" w:author="detbenton1991@gmail.com" w:date="2025-06-17T19:32:00Z" w16du:dateUtc="2025-06-18T00:32:00Z">
        <w:r w:rsidR="00BE628D">
          <w:rPr>
            <w:rFonts w:ascii="Times New Roman" w:hAnsi="Times New Roman" w:cs="Times New Roman"/>
          </w:rPr>
          <w:t xml:space="preserve"> box).</w:t>
        </w:r>
      </w:ins>
      <w:ins w:id="381" w:author="detbenton1991@gmail.com" w:date="2025-06-17T19:30:00Z" w16du:dateUtc="2025-06-18T00:30:00Z">
        <w:r w:rsidR="00BE628D">
          <w:rPr>
            <w:rFonts w:ascii="Times New Roman" w:hAnsi="Times New Roman" w:cs="Times New Roman"/>
          </w:rPr>
          <w:t xml:space="preserve"> </w:t>
        </w:r>
      </w:ins>
      <w:ins w:id="382" w:author="detbenton1991@gmail.com" w:date="2025-06-17T19:37:00Z" w16du:dateUtc="2025-06-18T00:37:00Z">
        <w:r w:rsidR="00C34E71">
          <w:rPr>
            <w:rFonts w:ascii="Times New Roman" w:hAnsi="Times New Roman" w:cs="Times New Roman"/>
          </w:rPr>
          <w:t>The actor</w:t>
        </w:r>
      </w:ins>
      <w:ins w:id="383" w:author="detbenton1991@gmail.com" w:date="2025-06-17T19:38:00Z" w16du:dateUtc="2025-06-18T00:38:00Z">
        <w:r w:rsidR="00C34E71">
          <w:rPr>
            <w:rFonts w:ascii="Times New Roman" w:hAnsi="Times New Roman" w:cs="Times New Roman"/>
          </w:rPr>
          <w:t xml:space="preserve">’s visual access to the </w:t>
        </w:r>
      </w:ins>
      <w:ins w:id="384" w:author="detbenton1991@gmail.com" w:date="2025-06-17T19:39:00Z" w16du:dateUtc="2025-06-18T00:39:00Z">
        <w:r w:rsidR="00EE5680">
          <w:rPr>
            <w:rFonts w:ascii="Times New Roman" w:hAnsi="Times New Roman" w:cs="Times New Roman"/>
          </w:rPr>
          <w:t xml:space="preserve">contents on the stage was then removed for </w:t>
        </w:r>
        <w:r w:rsidR="00EE5680">
          <w:rPr>
            <w:rFonts w:ascii="Times New Roman" w:hAnsi="Times New Roman" w:cs="Times New Roman"/>
          </w:rPr>
          <w:lastRenderedPageBreak/>
          <w:t xml:space="preserve">several seconds, after which the actor returned and reached into the green box (as if to retrieve the toy). </w:t>
        </w:r>
      </w:ins>
      <w:ins w:id="385" w:author="detbenton1991@gmail.com" w:date="2025-06-17T19:41:00Z" w16du:dateUtc="2025-06-18T00:41:00Z">
        <w:r w:rsidR="00EE5680">
          <w:rPr>
            <w:rFonts w:ascii="Times New Roman" w:hAnsi="Times New Roman" w:cs="Times New Roman"/>
          </w:rPr>
          <w:t xml:space="preserve">These trials established that the actor desired the toy. </w:t>
        </w:r>
      </w:ins>
      <w:ins w:id="386"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387" w:author="detbenton1991@gmail.com" w:date="2025-06-17T22:01:00Z" w16du:dateUtc="2025-06-18T03:01:00Z">
        <w:r w:rsidR="00EE2414">
          <w:rPr>
            <w:rFonts w:ascii="Times New Roman" w:hAnsi="Times New Roman" w:cs="Times New Roman"/>
          </w:rPr>
          <w:t xml:space="preserve">x. </w:t>
        </w:r>
      </w:ins>
      <w:ins w:id="388" w:author="Benton, Deon" w:date="2025-06-19T12:08:00Z" w16du:dateUtc="2025-06-19T17:08:00Z">
        <w:r w:rsidR="00EA0325">
          <w:rPr>
            <w:rFonts w:ascii="Times New Roman" w:hAnsi="Times New Roman" w:cs="Times New Roman"/>
          </w:rPr>
          <w:t xml:space="preserve">In the false-belief condition, the actor again watched the toy </w:t>
        </w:r>
      </w:ins>
      <w:ins w:id="389" w:author="Benton, Deon" w:date="2025-06-19T12:10:00Z" w16du:dateUtc="2025-06-19T17:10:00Z">
        <w:r w:rsidR="00590B37">
          <w:rPr>
            <w:rFonts w:ascii="Times New Roman" w:hAnsi="Times New Roman" w:cs="Times New Roman"/>
          </w:rPr>
          <w:t>move from the g</w:t>
        </w:r>
      </w:ins>
      <w:ins w:id="390" w:author="Benton, Deon" w:date="2025-06-19T12:11:00Z" w16du:dateUtc="2025-06-19T17:11:00Z">
        <w:r w:rsidR="00590B37">
          <w:rPr>
            <w:rFonts w:ascii="Times New Roman" w:hAnsi="Times New Roman" w:cs="Times New Roman"/>
          </w:rPr>
          <w:t>reen box to the yellow box.</w:t>
        </w:r>
      </w:ins>
      <w:ins w:id="391" w:author="Benton, Deon" w:date="2025-06-19T12:23:00Z" w16du:dateUtc="2025-06-19T17:23:00Z">
        <w:r w:rsidR="006524E0">
          <w:rPr>
            <w:rFonts w:ascii="Times New Roman" w:hAnsi="Times New Roman" w:cs="Times New Roman"/>
          </w:rPr>
          <w:t xml:space="preserve"> The actor then moved from view behind the back wall, at which</w:t>
        </w:r>
      </w:ins>
      <w:ins w:id="392" w:author="Benton, Deon" w:date="2025-06-19T12:32:00Z" w16du:dateUtc="2025-06-19T17:32:00Z">
        <w:r w:rsidR="007B697A">
          <w:rPr>
            <w:rFonts w:ascii="Times New Roman" w:hAnsi="Times New Roman" w:cs="Times New Roman"/>
          </w:rPr>
          <w:t xml:space="preserve"> point</w:t>
        </w:r>
      </w:ins>
      <w:ins w:id="393" w:author="Benton, Deon" w:date="2025-06-19T12:23:00Z" w16du:dateUtc="2025-06-19T17:23:00Z">
        <w:r w:rsidR="006524E0">
          <w:rPr>
            <w:rFonts w:ascii="Times New Roman" w:hAnsi="Times New Roman" w:cs="Times New Roman"/>
          </w:rPr>
          <w:t xml:space="preserve"> </w:t>
        </w:r>
      </w:ins>
      <w:ins w:id="394" w:author="Benton, Deon" w:date="2025-06-19T12:14:00Z" w16du:dateUtc="2025-06-19T17:14:00Z">
        <w:r w:rsidR="007409C9">
          <w:rPr>
            <w:rFonts w:ascii="Times New Roman" w:hAnsi="Times New Roman" w:cs="Times New Roman"/>
          </w:rPr>
          <w:t>the toy was moved back to the green box.</w:t>
        </w:r>
      </w:ins>
      <w:ins w:id="395" w:author="Benton, Deon" w:date="2025-06-19T12:23:00Z" w16du:dateUtc="2025-06-19T17:23:00Z">
        <w:r w:rsidR="006524E0">
          <w:rPr>
            <w:rFonts w:ascii="Times New Roman" w:hAnsi="Times New Roman" w:cs="Times New Roman"/>
          </w:rPr>
          <w:t xml:space="preserve"> Thus, the actor held a false belief that the toy was in the ye</w:t>
        </w:r>
      </w:ins>
      <w:ins w:id="396" w:author="Benton, Deon" w:date="2025-06-19T12:24:00Z" w16du:dateUtc="2025-06-19T17:24:00Z">
        <w:r w:rsidR="006524E0">
          <w:rPr>
            <w:rFonts w:ascii="Times New Roman" w:hAnsi="Times New Roman" w:cs="Times New Roman"/>
          </w:rPr>
          <w:t>llow box.</w:t>
        </w:r>
      </w:ins>
      <w:ins w:id="397" w:author="Benton, Deon" w:date="2025-06-19T12:14:00Z" w16du:dateUtc="2025-06-19T17:14:00Z">
        <w:r w:rsidR="007409C9">
          <w:rPr>
            <w:rFonts w:ascii="Times New Roman" w:hAnsi="Times New Roman" w:cs="Times New Roman"/>
          </w:rPr>
          <w:t xml:space="preserve"> </w:t>
        </w:r>
      </w:ins>
      <w:ins w:id="398" w:author="Benton, Deon" w:date="2025-06-19T12:24:00Z" w16du:dateUtc="2025-06-19T17:24:00Z">
        <w:r w:rsidR="00C41F7A">
          <w:rPr>
            <w:rFonts w:ascii="Times New Roman" w:hAnsi="Times New Roman" w:cs="Times New Roman"/>
          </w:rPr>
          <w:t>The authors found that infants looked longer when the actor reached in the green</w:t>
        </w:r>
      </w:ins>
      <w:ins w:id="399" w:author="Benton, Deon" w:date="2025-06-19T12:25:00Z" w16du:dateUtc="2025-06-19T17:25:00Z">
        <w:r w:rsidR="00C41F7A">
          <w:rPr>
            <w:rFonts w:ascii="Times New Roman" w:hAnsi="Times New Roman" w:cs="Times New Roman"/>
          </w:rPr>
          <w:t xml:space="preserve"> box than when</w:t>
        </w:r>
      </w:ins>
      <w:ins w:id="400" w:author="Benton, Deon" w:date="2025-06-19T12:42:00Z" w16du:dateUtc="2025-06-19T17:42:00Z">
        <w:r w:rsidR="005B2900">
          <w:rPr>
            <w:rFonts w:ascii="Times New Roman" w:hAnsi="Times New Roman" w:cs="Times New Roman"/>
          </w:rPr>
          <w:t xml:space="preserve"> it</w:t>
        </w:r>
      </w:ins>
      <w:ins w:id="401" w:author="Benton, Deon" w:date="2025-06-19T12:26:00Z" w16du:dateUtc="2025-06-19T17:26:00Z">
        <w:r w:rsidR="00C41F7A">
          <w:rPr>
            <w:rFonts w:ascii="Times New Roman" w:hAnsi="Times New Roman" w:cs="Times New Roman"/>
          </w:rPr>
          <w:t xml:space="preserve"> reached in the yellow box if </w:t>
        </w:r>
      </w:ins>
      <w:ins w:id="402" w:author="Benton, Deon" w:date="2025-06-19T12:42:00Z" w16du:dateUtc="2025-06-19T17:42:00Z">
        <w:r w:rsidR="008F3601">
          <w:rPr>
            <w:rFonts w:ascii="Times New Roman" w:hAnsi="Times New Roman" w:cs="Times New Roman"/>
          </w:rPr>
          <w:t>it</w:t>
        </w:r>
      </w:ins>
      <w:ins w:id="403" w:author="Benton, Deon" w:date="2025-06-19T12:26:00Z" w16du:dateUtc="2025-06-19T17:26:00Z">
        <w:r w:rsidR="00C41F7A">
          <w:rPr>
            <w:rFonts w:ascii="Times New Roman" w:hAnsi="Times New Roman" w:cs="Times New Roman"/>
          </w:rPr>
          <w:t xml:space="preserve"> held a </w:t>
        </w:r>
      </w:ins>
      <w:ins w:id="404" w:author="Benton, Deon" w:date="2025-06-19T12:27:00Z" w16du:dateUtc="2025-06-19T17:27:00Z">
        <w:r w:rsidR="005D109D">
          <w:rPr>
            <w:rFonts w:ascii="Times New Roman" w:hAnsi="Times New Roman" w:cs="Times New Roman"/>
          </w:rPr>
          <w:t>true</w:t>
        </w:r>
      </w:ins>
      <w:ins w:id="405" w:author="Benton, Deon" w:date="2025-06-19T12:26:00Z" w16du:dateUtc="2025-06-19T17:26:00Z">
        <w:r w:rsidR="00C41F7A">
          <w:rPr>
            <w:rFonts w:ascii="Times New Roman" w:hAnsi="Times New Roman" w:cs="Times New Roman"/>
          </w:rPr>
          <w:t xml:space="preserve"> belief about the toy’s location. </w:t>
        </w:r>
      </w:ins>
      <w:ins w:id="406" w:author="Benton, Deon" w:date="2025-06-19T12:29:00Z" w16du:dateUtc="2025-06-19T17:29:00Z">
        <w:r w:rsidR="00523624">
          <w:rPr>
            <w:rFonts w:ascii="Times New Roman" w:hAnsi="Times New Roman" w:cs="Times New Roman"/>
          </w:rPr>
          <w:t>Infants showed this same pattern of looking when the actor held a false belief. Onishi and Baillargeon (2005) interpreted these results to mean that infant</w:t>
        </w:r>
      </w:ins>
      <w:ins w:id="407" w:author="Benton, Deon" w:date="2025-06-19T12:34:00Z" w16du:dateUtc="2025-06-19T17:34:00Z">
        <w:r w:rsidR="00752CFE">
          <w:rPr>
            <w:rFonts w:ascii="Times New Roman" w:hAnsi="Times New Roman" w:cs="Times New Roman"/>
          </w:rPr>
          <w:t>s</w:t>
        </w:r>
      </w:ins>
      <w:ins w:id="408" w:author="Benton, Deon" w:date="2025-06-19T12:29:00Z" w16du:dateUtc="2025-06-19T17:29:00Z">
        <w:r w:rsidR="00523624">
          <w:rPr>
            <w:rFonts w:ascii="Times New Roman" w:hAnsi="Times New Roman" w:cs="Times New Roman"/>
          </w:rPr>
          <w:t xml:space="preserve"> understand</w:t>
        </w:r>
      </w:ins>
      <w:ins w:id="409" w:author="Benton, Deon" w:date="2025-06-19T12:33:00Z" w16du:dateUtc="2025-06-19T17:33:00Z">
        <w:r w:rsidR="006F5BF5">
          <w:rPr>
            <w:rFonts w:ascii="Times New Roman" w:hAnsi="Times New Roman" w:cs="Times New Roman"/>
          </w:rPr>
          <w:t xml:space="preserve"> that</w:t>
        </w:r>
      </w:ins>
      <w:ins w:id="410" w:author="Benton, Deon" w:date="2025-06-19T12:29:00Z" w16du:dateUtc="2025-06-19T17:29:00Z">
        <w:r w:rsidR="00523624">
          <w:rPr>
            <w:rFonts w:ascii="Times New Roman" w:hAnsi="Times New Roman" w:cs="Times New Roman"/>
          </w:rPr>
          <w:t xml:space="preserve"> </w:t>
        </w:r>
      </w:ins>
      <w:ins w:id="411"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6C3B2F4D" w:rsidR="007B697A" w:rsidRDefault="003868F5" w:rsidP="00FF7075">
      <w:pPr>
        <w:spacing w:line="480" w:lineRule="auto"/>
        <w:ind w:firstLine="720"/>
        <w:contextualSpacing/>
        <w:rPr>
          <w:ins w:id="412" w:author="detbenton1991@gmail.com" w:date="2025-06-19T17:48:00Z" w16du:dateUtc="2025-06-19T22:48:00Z"/>
          <w:rFonts w:ascii="Times New Roman" w:hAnsi="Times New Roman" w:cs="Times New Roman"/>
        </w:rPr>
      </w:pPr>
      <w:ins w:id="413" w:author="Benton, Deon" w:date="2025-06-19T12:52:00Z" w16du:dateUtc="2025-06-19T17:52:00Z">
        <w:r>
          <w:rPr>
            <w:rFonts w:ascii="Times New Roman" w:hAnsi="Times New Roman" w:cs="Times New Roman"/>
          </w:rPr>
          <w:t>Perner and Ruffman (2005)</w:t>
        </w:r>
      </w:ins>
      <w:ins w:id="414" w:author="Benton, Deon" w:date="2025-06-19T13:06:00Z" w16du:dateUtc="2025-06-19T18:06:00Z">
        <w:r w:rsidR="0092101F">
          <w:rPr>
            <w:rFonts w:ascii="Times New Roman" w:hAnsi="Times New Roman" w:cs="Times New Roman"/>
          </w:rPr>
          <w:t xml:space="preserve"> challenged this interpretation by arguing</w:t>
        </w:r>
      </w:ins>
      <w:ins w:id="415"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16" w:author="Benton, Deon" w:date="2025-06-19T12:49:00Z" w16du:dateUtc="2025-06-19T17:49:00Z">
        <w:r w:rsidR="00CB049D">
          <w:rPr>
            <w:rFonts w:ascii="Times New Roman" w:hAnsi="Times New Roman" w:cs="Times New Roman"/>
          </w:rPr>
          <w:t xml:space="preserve"> rather than </w:t>
        </w:r>
      </w:ins>
      <w:ins w:id="417" w:author="Benton, Deon" w:date="2025-06-19T13:07:00Z" w16du:dateUtc="2025-06-19T18:07:00Z">
        <w:r w:rsidR="0092101F">
          <w:rPr>
            <w:rFonts w:ascii="Times New Roman" w:hAnsi="Times New Roman" w:cs="Times New Roman"/>
          </w:rPr>
          <w:t>an understanding of others’ mental states</w:t>
        </w:r>
      </w:ins>
      <w:ins w:id="418" w:author="Benton, Deon" w:date="2025-06-19T12:48:00Z" w16du:dateUtc="2025-06-19T17:48:00Z">
        <w:r w:rsidR="001A36CD">
          <w:rPr>
            <w:rFonts w:ascii="Times New Roman" w:hAnsi="Times New Roman" w:cs="Times New Roman"/>
          </w:rPr>
          <w:t xml:space="preserve">. </w:t>
        </w:r>
      </w:ins>
      <w:ins w:id="419" w:author="Benton, Deon" w:date="2025-06-19T12:53:00Z" w16du:dateUtc="2025-06-19T17:53:00Z">
        <w:r>
          <w:rPr>
            <w:rFonts w:ascii="Times New Roman" w:hAnsi="Times New Roman" w:cs="Times New Roman"/>
          </w:rPr>
          <w:t>These authors specifically argued</w:t>
        </w:r>
      </w:ins>
      <w:ins w:id="420" w:author="Benton, Deon" w:date="2025-06-19T12:48:00Z" w16du:dateUtc="2025-06-19T17:48:00Z">
        <w:r w:rsidR="001A36CD">
          <w:rPr>
            <w:rFonts w:ascii="Times New Roman" w:hAnsi="Times New Roman" w:cs="Times New Roman"/>
          </w:rPr>
          <w:t xml:space="preserve"> that</w:t>
        </w:r>
      </w:ins>
      <w:ins w:id="421" w:author="Benton, Deon" w:date="2025-06-19T12:50:00Z" w16du:dateUtc="2025-06-19T17:50:00Z">
        <w:r w:rsidR="0024322C">
          <w:rPr>
            <w:rFonts w:ascii="Times New Roman" w:hAnsi="Times New Roman" w:cs="Times New Roman"/>
          </w:rPr>
          <w:t xml:space="preserve"> infants’ looking behaviors during the test events </w:t>
        </w:r>
      </w:ins>
      <w:ins w:id="422" w:author="Benton, Deon" w:date="2025-06-19T13:02:00Z" w16du:dateUtc="2025-06-19T18:02:00Z">
        <w:r w:rsidR="007C077F">
          <w:rPr>
            <w:rFonts w:ascii="Times New Roman" w:hAnsi="Times New Roman" w:cs="Times New Roman"/>
          </w:rPr>
          <w:t xml:space="preserve">in Onishi and Baillargeon (2005) </w:t>
        </w:r>
      </w:ins>
      <w:ins w:id="423" w:author="Benton, Deon" w:date="2025-06-19T12:53:00Z" w16du:dateUtc="2025-06-19T17:53:00Z">
        <w:r>
          <w:rPr>
            <w:rFonts w:ascii="Times New Roman" w:hAnsi="Times New Roman" w:cs="Times New Roman"/>
          </w:rPr>
          <w:t>reflected</w:t>
        </w:r>
      </w:ins>
      <w:ins w:id="424" w:author="Benton, Deon" w:date="2025-06-19T12:50:00Z" w16du:dateUtc="2025-06-19T17:50:00Z">
        <w:r w:rsidR="0024322C">
          <w:rPr>
            <w:rFonts w:ascii="Times New Roman" w:hAnsi="Times New Roman" w:cs="Times New Roman"/>
          </w:rPr>
          <w:t xml:space="preserve"> </w:t>
        </w:r>
      </w:ins>
      <w:ins w:id="425" w:author="Benton, Deon" w:date="2025-06-19T13:02:00Z" w16du:dateUtc="2025-06-19T18:02:00Z">
        <w:r w:rsidR="009B27AA">
          <w:rPr>
            <w:rFonts w:ascii="Times New Roman" w:hAnsi="Times New Roman" w:cs="Times New Roman"/>
          </w:rPr>
          <w:t xml:space="preserve">learned, </w:t>
        </w:r>
      </w:ins>
      <w:ins w:id="426" w:author="Benton, Deon" w:date="2025-06-19T12:51:00Z" w16du:dateUtc="2025-06-19T17:51:00Z">
        <w:r>
          <w:rPr>
            <w:rFonts w:ascii="Times New Roman" w:hAnsi="Times New Roman" w:cs="Times New Roman"/>
          </w:rPr>
          <w:t>tripartite</w:t>
        </w:r>
      </w:ins>
      <w:ins w:id="427" w:author="Benton, Deon" w:date="2025-06-19T12:50:00Z" w16du:dateUtc="2025-06-19T17:50:00Z">
        <w:r w:rsidR="0024322C">
          <w:rPr>
            <w:rFonts w:ascii="Times New Roman" w:hAnsi="Times New Roman" w:cs="Times New Roman"/>
          </w:rPr>
          <w:t xml:space="preserve"> associations that </w:t>
        </w:r>
      </w:ins>
      <w:ins w:id="428" w:author="Benton, Deon" w:date="2025-06-19T13:02:00Z" w16du:dateUtc="2025-06-19T18:02:00Z">
        <w:r w:rsidR="009B27AA">
          <w:rPr>
            <w:rFonts w:ascii="Times New Roman" w:hAnsi="Times New Roman" w:cs="Times New Roman"/>
          </w:rPr>
          <w:t>were established</w:t>
        </w:r>
      </w:ins>
      <w:ins w:id="429" w:author="Benton, Deon" w:date="2025-06-19T12:50:00Z" w16du:dateUtc="2025-06-19T17:50:00Z">
        <w:r w:rsidR="0024322C">
          <w:rPr>
            <w:rFonts w:ascii="Times New Roman" w:hAnsi="Times New Roman" w:cs="Times New Roman"/>
          </w:rPr>
          <w:t xml:space="preserve"> during the familiarization and belief-induction phases. </w:t>
        </w:r>
      </w:ins>
      <w:ins w:id="430" w:author="Benton, Deon" w:date="2025-06-19T12:53:00Z" w16du:dateUtc="2025-06-19T17:53:00Z">
        <w:r w:rsidR="008C3083">
          <w:rPr>
            <w:rFonts w:ascii="Times New Roman" w:hAnsi="Times New Roman" w:cs="Times New Roman"/>
          </w:rPr>
          <w:t xml:space="preserve">For instance, </w:t>
        </w:r>
      </w:ins>
      <w:ins w:id="431" w:author="Benton, Deon" w:date="2025-06-19T13:04:00Z" w16du:dateUtc="2025-06-19T18:04:00Z">
        <w:r w:rsidR="005E1E69">
          <w:rPr>
            <w:rFonts w:ascii="Times New Roman" w:hAnsi="Times New Roman" w:cs="Times New Roman"/>
          </w:rPr>
          <w:t>seeing the toy be</w:t>
        </w:r>
      </w:ins>
      <w:ins w:id="432" w:author="Benton, Deon" w:date="2025-06-19T13:05:00Z" w16du:dateUtc="2025-06-19T18:05:00Z">
        <w:r w:rsidR="005E1E69">
          <w:rPr>
            <w:rFonts w:ascii="Times New Roman" w:hAnsi="Times New Roman" w:cs="Times New Roman"/>
          </w:rPr>
          <w:t>ing placed in the yellow box</w:t>
        </w:r>
      </w:ins>
      <w:ins w:id="433" w:author="Benton, Deon" w:date="2025-06-19T12:54:00Z" w16du:dateUtc="2025-06-19T17:54:00Z">
        <w:r w:rsidR="008C3083">
          <w:rPr>
            <w:rFonts w:ascii="Times New Roman" w:hAnsi="Times New Roman" w:cs="Times New Roman"/>
          </w:rPr>
          <w:t xml:space="preserve"> in the presence of the actor in both </w:t>
        </w:r>
      </w:ins>
      <w:ins w:id="434" w:author="Benton, Deon" w:date="2025-06-19T12:56:00Z" w16du:dateUtc="2025-06-19T17:56:00Z">
        <w:r w:rsidR="00847C7B">
          <w:rPr>
            <w:rFonts w:ascii="Times New Roman" w:hAnsi="Times New Roman" w:cs="Times New Roman"/>
          </w:rPr>
          <w:t xml:space="preserve">belief </w:t>
        </w:r>
      </w:ins>
      <w:ins w:id="435"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36" w:author="Benton, Deon" w:date="2025-06-19T13:05:00Z" w16du:dateUtc="2025-06-19T18:05:00Z">
        <w:r w:rsidR="005E1E69">
          <w:rPr>
            <w:rFonts w:ascii="Times New Roman" w:hAnsi="Times New Roman" w:cs="Times New Roman"/>
          </w:rPr>
          <w:t xml:space="preserve">resulted in infants forming a simple actor-toy-yellow-box association. </w:t>
        </w:r>
      </w:ins>
      <w:ins w:id="43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38" w:author="Benton, Deon" w:date="2025-06-19T12:58:00Z" w16du:dateUtc="2025-06-19T17:58:00Z">
        <w:r w:rsidR="00847C7B">
          <w:rPr>
            <w:rFonts w:ascii="Times New Roman" w:hAnsi="Times New Roman" w:cs="Times New Roman"/>
          </w:rPr>
          <w:t>it</w:t>
        </w:r>
      </w:ins>
      <w:ins w:id="439" w:author="Benton, Deon" w:date="2025-06-19T12:57:00Z" w16du:dateUtc="2025-06-19T17:57:00Z">
        <w:r w:rsidR="00847C7B">
          <w:rPr>
            <w:rFonts w:ascii="Times New Roman" w:hAnsi="Times New Roman" w:cs="Times New Roman"/>
          </w:rPr>
          <w:t>—such as the test event in which the actor retrieves the toy from the yellow box—</w:t>
        </w:r>
      </w:ins>
      <w:ins w:id="440" w:author="Benton, Deon" w:date="2025-06-19T12:59:00Z" w16du:dateUtc="2025-06-19T17:59:00Z">
        <w:r w:rsidR="000F1A90">
          <w:rPr>
            <w:rFonts w:ascii="Times New Roman" w:hAnsi="Times New Roman" w:cs="Times New Roman"/>
          </w:rPr>
          <w:t>should lead to</w:t>
        </w:r>
      </w:ins>
      <w:ins w:id="441" w:author="Benton, Deon" w:date="2025-06-19T13:06:00Z" w16du:dateUtc="2025-06-19T18:06:00Z">
        <w:r w:rsidR="005E1E69">
          <w:rPr>
            <w:rFonts w:ascii="Times New Roman" w:hAnsi="Times New Roman" w:cs="Times New Roman"/>
          </w:rPr>
          <w:t xml:space="preserve"> little (or</w:t>
        </w:r>
      </w:ins>
      <w:ins w:id="442" w:author="Benton, Deon" w:date="2025-06-19T12:59:00Z" w16du:dateUtc="2025-06-19T17:59:00Z">
        <w:r w:rsidR="000F1A90">
          <w:rPr>
            <w:rFonts w:ascii="Times New Roman" w:hAnsi="Times New Roman" w:cs="Times New Roman"/>
          </w:rPr>
          <w:t xml:space="preserve"> no</w:t>
        </w:r>
      </w:ins>
      <w:ins w:id="443" w:author="Benton, Deon" w:date="2025-06-19T13:06:00Z" w16du:dateUtc="2025-06-19T18:06:00Z">
        <w:r w:rsidR="005E1E69">
          <w:rPr>
            <w:rFonts w:ascii="Times New Roman" w:hAnsi="Times New Roman" w:cs="Times New Roman"/>
          </w:rPr>
          <w:t>)</w:t>
        </w:r>
      </w:ins>
      <w:ins w:id="444" w:author="Benton, Deon" w:date="2025-06-19T12:59:00Z" w16du:dateUtc="2025-06-19T17:59:00Z">
        <w:r w:rsidR="000F1A90">
          <w:rPr>
            <w:rFonts w:ascii="Times New Roman" w:hAnsi="Times New Roman" w:cs="Times New Roman"/>
          </w:rPr>
          <w:t xml:space="preserve"> increase in looking</w:t>
        </w:r>
      </w:ins>
      <w:ins w:id="44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46" w:author="Benton, Deon" w:date="2025-06-19T12:59:00Z" w16du:dateUtc="2025-06-19T17:59:00Z">
        <w:r w:rsidR="000F1A90">
          <w:rPr>
            <w:rFonts w:ascii="Times New Roman" w:hAnsi="Times New Roman" w:cs="Times New Roman"/>
          </w:rPr>
          <w:t>lead to an increase in looking</w:t>
        </w:r>
      </w:ins>
      <w:ins w:id="447" w:author="Benton, Deon" w:date="2025-06-19T12:57:00Z" w16du:dateUtc="2025-06-19T17:57:00Z">
        <w:r w:rsidR="00847C7B">
          <w:rPr>
            <w:rFonts w:ascii="Times New Roman" w:hAnsi="Times New Roman" w:cs="Times New Roman"/>
          </w:rPr>
          <w:t>.</w:t>
        </w:r>
      </w:ins>
      <w:ins w:id="448" w:author="Benton, Deon" w:date="2025-06-19T12:59:00Z" w16du:dateUtc="2025-06-19T17:59:00Z">
        <w:r w:rsidR="000F1A90">
          <w:rPr>
            <w:rFonts w:ascii="Times New Roman" w:hAnsi="Times New Roman" w:cs="Times New Roman"/>
          </w:rPr>
          <w:t xml:space="preserve"> Critically, </w:t>
        </w:r>
        <w:r w:rsidR="000F1A90">
          <w:rPr>
            <w:rFonts w:ascii="Times New Roman" w:hAnsi="Times New Roman" w:cs="Times New Roman"/>
          </w:rPr>
          <w:lastRenderedPageBreak/>
          <w:t>infants’ look</w:t>
        </w:r>
      </w:ins>
      <w:ins w:id="44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 this associative learning account without </w:t>
        </w:r>
      </w:ins>
      <w:ins w:id="450" w:author="detbenton1991@gmail.com" w:date="2025-06-19T18:18:00Z" w16du:dateUtc="2025-06-19T23:18:00Z">
        <w:r w:rsidR="00450CC0">
          <w:rPr>
            <w:rFonts w:ascii="Times New Roman" w:hAnsi="Times New Roman" w:cs="Times New Roman"/>
          </w:rPr>
          <w:t>recourse to an early emerging</w:t>
        </w:r>
      </w:ins>
      <w:ins w:id="451" w:author="Benton, Deon" w:date="2025-06-19T13:00:00Z" w16du:dateUtc="2025-06-19T18:00:00Z">
        <w:r w:rsidR="00A80248">
          <w:rPr>
            <w:rFonts w:ascii="Times New Roman" w:hAnsi="Times New Roman" w:cs="Times New Roman"/>
          </w:rPr>
          <w:t xml:space="preserve"> understanding of others’ mental states.</w:t>
        </w:r>
      </w:ins>
    </w:p>
    <w:p w14:paraId="6A4B4639" w14:textId="5F02B623" w:rsidR="00450CC0" w:rsidRDefault="006E1791" w:rsidP="00FF7075">
      <w:pPr>
        <w:spacing w:line="480" w:lineRule="auto"/>
        <w:ind w:firstLine="720"/>
        <w:contextualSpacing/>
        <w:rPr>
          <w:ins w:id="452" w:author="detbenton1991@gmail.com" w:date="2025-06-19T18:20:00Z" w16du:dateUtc="2025-06-19T23:20:00Z"/>
          <w:rFonts w:ascii="Times New Roman" w:hAnsi="Times New Roman" w:cs="Times New Roman"/>
        </w:rPr>
      </w:pPr>
      <w:ins w:id="453" w:author="detbenton1991@gmail.com" w:date="2025-06-19T17:48:00Z" w16du:dateUtc="2025-06-19T22:48:00Z">
        <w:r>
          <w:rPr>
            <w:rFonts w:ascii="Times New Roman" w:hAnsi="Times New Roman" w:cs="Times New Roman"/>
          </w:rPr>
          <w:t>Similar</w:t>
        </w:r>
      </w:ins>
      <w:ins w:id="454" w:author="detbenton1991@gmail.com" w:date="2025-06-19T17:49:00Z" w16du:dateUtc="2025-06-19T22:49:00Z">
        <w:r>
          <w:rPr>
            <w:rFonts w:ascii="Times New Roman" w:hAnsi="Times New Roman" w:cs="Times New Roman"/>
          </w:rPr>
          <w:t xml:space="preserve"> lean</w:t>
        </w:r>
      </w:ins>
      <w:ins w:id="455" w:author="detbenton1991@gmail.com" w:date="2025-06-19T17:48:00Z" w16du:dateUtc="2025-06-19T22:48:00Z">
        <w:r>
          <w:rPr>
            <w:rFonts w:ascii="Times New Roman" w:hAnsi="Times New Roman" w:cs="Times New Roman"/>
          </w:rPr>
          <w:t xml:space="preserve"> proposals have been used to explain </w:t>
        </w:r>
      </w:ins>
      <w:ins w:id="456" w:author="detbenton1991@gmail.com" w:date="2025-06-19T17:51:00Z" w16du:dateUtc="2025-06-19T22:51:00Z">
        <w:r>
          <w:rPr>
            <w:rFonts w:ascii="Times New Roman" w:hAnsi="Times New Roman" w:cs="Times New Roman"/>
          </w:rPr>
          <w:t xml:space="preserve">infants’ looking behaviors in </w:t>
        </w:r>
      </w:ins>
      <w:proofErr w:type="spellStart"/>
      <w:ins w:id="457" w:author="detbenton1991@gmail.com" w:date="2025-06-19T17:52:00Z" w16du:dateUtc="2025-06-19T22:52:00Z">
        <w:r>
          <w:rPr>
            <w:rFonts w:ascii="Times New Roman" w:hAnsi="Times New Roman" w:cs="Times New Roman"/>
          </w:rPr>
          <w:t>VoE</w:t>
        </w:r>
        <w:proofErr w:type="spellEnd"/>
        <w:r>
          <w:rPr>
            <w:rFonts w:ascii="Times New Roman" w:hAnsi="Times New Roman" w:cs="Times New Roman"/>
          </w:rPr>
          <w:t xml:space="preserve"> </w:t>
        </w:r>
      </w:ins>
      <w:ins w:id="458" w:author="detbenton1991@gmail.com" w:date="2025-06-19T17:51:00Z" w16du:dateUtc="2025-06-19T22:51:00Z">
        <w:r>
          <w:rPr>
            <w:rFonts w:ascii="Times New Roman" w:hAnsi="Times New Roman" w:cs="Times New Roman"/>
          </w:rPr>
          <w:t xml:space="preserve">studies that </w:t>
        </w:r>
      </w:ins>
      <w:ins w:id="459" w:author="detbenton1991@gmail.com" w:date="2025-06-19T17:52:00Z" w16du:dateUtc="2025-06-19T22:52:00Z">
        <w:r>
          <w:rPr>
            <w:rFonts w:ascii="Times New Roman" w:hAnsi="Times New Roman" w:cs="Times New Roman"/>
          </w:rPr>
          <w:t>test</w:t>
        </w:r>
      </w:ins>
      <w:ins w:id="460" w:author="detbenton1991@gmail.com" w:date="2025-06-19T17:55:00Z" w16du:dateUtc="2025-06-19T22:55:00Z">
        <w:r>
          <w:rPr>
            <w:rFonts w:ascii="Times New Roman" w:hAnsi="Times New Roman" w:cs="Times New Roman"/>
          </w:rPr>
          <w:t xml:space="preserve"> </w:t>
        </w:r>
      </w:ins>
      <w:ins w:id="461" w:author="detbenton1991@gmail.com" w:date="2025-06-19T17:52:00Z" w16du:dateUtc="2025-06-19T22:52:00Z">
        <w:r>
          <w:rPr>
            <w:rFonts w:ascii="Times New Roman" w:hAnsi="Times New Roman" w:cs="Times New Roman"/>
          </w:rPr>
          <w:t xml:space="preserve">for </w:t>
        </w:r>
      </w:ins>
      <w:ins w:id="462" w:author="detbenton1991@gmail.com" w:date="2025-06-19T17:55:00Z" w16du:dateUtc="2025-06-19T22:55:00Z">
        <w:r>
          <w:rPr>
            <w:rFonts w:ascii="Times New Roman" w:hAnsi="Times New Roman" w:cs="Times New Roman"/>
          </w:rPr>
          <w:t xml:space="preserve">the existence of </w:t>
        </w:r>
      </w:ins>
      <w:ins w:id="463" w:author="detbenton1991@gmail.com" w:date="2025-06-19T17:52:00Z" w16du:dateUtc="2025-06-19T22:52:00Z">
        <w:r>
          <w:rPr>
            <w:rFonts w:ascii="Times New Roman" w:hAnsi="Times New Roman" w:cs="Times New Roman"/>
          </w:rPr>
          <w:t xml:space="preserve">other </w:t>
        </w:r>
      </w:ins>
      <w:ins w:id="464" w:author="detbenton1991@gmail.com" w:date="2025-06-19T17:55:00Z" w16du:dateUtc="2025-06-19T22:55:00Z">
        <w:r>
          <w:rPr>
            <w:rFonts w:ascii="Times New Roman" w:hAnsi="Times New Roman" w:cs="Times New Roman"/>
          </w:rPr>
          <w:t xml:space="preserve">cognitively sophisticated </w:t>
        </w:r>
      </w:ins>
      <w:ins w:id="465" w:author="detbenton1991@gmail.com" w:date="2025-06-19T17:52:00Z" w16du:dateUtc="2025-06-19T22:52:00Z">
        <w:r>
          <w:rPr>
            <w:rFonts w:ascii="Times New Roman" w:hAnsi="Times New Roman" w:cs="Times New Roman"/>
          </w:rPr>
          <w:t>capacities</w:t>
        </w:r>
      </w:ins>
      <w:ins w:id="466" w:author="detbenton1991@gmail.com" w:date="2025-06-19T18:34:00Z" w16du:dateUtc="2025-06-19T23:34:00Z">
        <w:r w:rsidR="000B1763">
          <w:rPr>
            <w:rFonts w:ascii="Times New Roman" w:hAnsi="Times New Roman" w:cs="Times New Roman"/>
          </w:rPr>
          <w:t>,</w:t>
        </w:r>
      </w:ins>
      <w:ins w:id="467" w:author="detbenton1991@gmail.com" w:date="2025-06-19T18:19:00Z" w16du:dateUtc="2025-06-19T23:19:00Z">
        <w:r w:rsidR="00450CC0">
          <w:rPr>
            <w:rFonts w:ascii="Times New Roman" w:hAnsi="Times New Roman" w:cs="Times New Roman"/>
          </w:rPr>
          <w:t xml:space="preserve"> such as the ability to perform numerical operations on small numbers or the </w:t>
        </w:r>
      </w:ins>
      <w:ins w:id="468" w:author="detbenton1991@gmail.com" w:date="2025-06-19T18:20:00Z" w16du:dateUtc="2025-06-19T23:20:00Z">
        <w:r w:rsidR="00450CC0">
          <w:rPr>
            <w:rFonts w:ascii="Times New Roman" w:hAnsi="Times New Roman" w:cs="Times New Roman"/>
          </w:rPr>
          <w:t>capacity to distinguish prosocial agents from antisocial ones</w:t>
        </w:r>
      </w:ins>
      <w:ins w:id="469" w:author="detbenton1991@gmail.com" w:date="2025-06-19T17:52:00Z" w16du:dateUtc="2025-06-19T22:52:00Z">
        <w:r>
          <w:rPr>
            <w:rFonts w:ascii="Times New Roman" w:hAnsi="Times New Roman" w:cs="Times New Roman"/>
          </w:rPr>
          <w:t xml:space="preserve">. </w:t>
        </w:r>
      </w:ins>
      <w:ins w:id="470" w:author="detbenton1991@gmail.com" w:date="2025-06-19T17:51:00Z" w16du:dateUtc="2025-06-19T22:51:00Z">
        <w:r>
          <w:rPr>
            <w:rFonts w:ascii="Times New Roman" w:hAnsi="Times New Roman" w:cs="Times New Roman"/>
          </w:rPr>
          <w:t xml:space="preserve"> </w:t>
        </w:r>
      </w:ins>
      <w:ins w:id="471" w:author="detbenton1991@gmail.com" w:date="2025-06-19T17:53:00Z" w16du:dateUtc="2025-06-19T22:53:00Z">
        <w:r>
          <w:rPr>
            <w:rFonts w:ascii="Times New Roman" w:hAnsi="Times New Roman" w:cs="Times New Roman"/>
          </w:rPr>
          <w:t>In the number domain, for example, it has been suggested that</w:t>
        </w:r>
      </w:ins>
      <w:ins w:id="472" w:author="detbenton1991@gmail.com" w:date="2025-06-19T17:57:00Z" w16du:dateUtc="2025-06-19T22:57:00Z">
        <w:r w:rsidR="00145AD8">
          <w:rPr>
            <w:rFonts w:ascii="Times New Roman" w:hAnsi="Times New Roman" w:cs="Times New Roman"/>
          </w:rPr>
          <w:t xml:space="preserve"> the</w:t>
        </w:r>
      </w:ins>
      <w:ins w:id="473" w:author="detbenton1991@gmail.com" w:date="2025-06-19T17:53:00Z" w16du:dateUtc="2025-06-19T22:53:00Z">
        <w:r>
          <w:rPr>
            <w:rFonts w:ascii="Times New Roman" w:hAnsi="Times New Roman" w:cs="Times New Roman"/>
          </w:rPr>
          <w:t xml:space="preserve"> ability to add small and large numbers</w:t>
        </w:r>
      </w:ins>
      <w:ins w:id="474" w:author="detbenton1991@gmail.com" w:date="2025-06-19T17:57:00Z" w16du:dateUtc="2025-06-19T22:57:00Z">
        <w:r w:rsidR="00145AD8">
          <w:rPr>
            <w:rFonts w:ascii="Times New Roman" w:hAnsi="Times New Roman" w:cs="Times New Roman"/>
          </w:rPr>
          <w:t xml:space="preserve"> precisely</w:t>
        </w:r>
      </w:ins>
      <w:ins w:id="475" w:author="detbenton1991@gmail.com" w:date="2025-06-19T17:53:00Z" w16du:dateUtc="2025-06-19T22:53:00Z">
        <w:r>
          <w:rPr>
            <w:rFonts w:ascii="Times New Roman" w:hAnsi="Times New Roman" w:cs="Times New Roman"/>
          </w:rPr>
          <w:t xml:space="preserve"> is in place</w:t>
        </w:r>
      </w:ins>
      <w:ins w:id="476" w:author="detbenton1991@gmail.com" w:date="2025-06-19T17:54:00Z" w16du:dateUtc="2025-06-19T22:54:00Z">
        <w:r>
          <w:rPr>
            <w:rFonts w:ascii="Times New Roman" w:hAnsi="Times New Roman" w:cs="Times New Roman"/>
          </w:rPr>
          <w:t xml:space="preserve"> by 5 months of age (McCrink &amp; Wynn, 2004; Wynn, 1992).</w:t>
        </w:r>
      </w:ins>
      <w:ins w:id="477" w:author="detbenton1991@gmail.com" w:date="2025-06-19T17:55:00Z" w16du:dateUtc="2025-06-19T22:55:00Z">
        <w:r>
          <w:rPr>
            <w:rFonts w:ascii="Times New Roman" w:hAnsi="Times New Roman" w:cs="Times New Roman"/>
          </w:rPr>
          <w:t xml:space="preserve"> However, </w:t>
        </w:r>
      </w:ins>
      <w:ins w:id="478" w:author="detbenton1991@gmail.com" w:date="2025-06-19T18:07:00Z" w16du:dateUtc="2025-06-19T23:07:00Z">
        <w:r w:rsidR="00145AD8">
          <w:rPr>
            <w:rFonts w:ascii="Times New Roman" w:hAnsi="Times New Roman" w:cs="Times New Roman"/>
          </w:rPr>
          <w:t xml:space="preserve">others </w:t>
        </w:r>
      </w:ins>
      <w:ins w:id="479" w:author="detbenton1991@gmail.com" w:date="2025-06-19T18:10:00Z" w16du:dateUtc="2025-06-19T23:10:00Z">
        <w:r w:rsidR="00504680">
          <w:rPr>
            <w:rFonts w:ascii="Times New Roman" w:hAnsi="Times New Roman" w:cs="Times New Roman"/>
          </w:rPr>
          <w:t>maintain that</w:t>
        </w:r>
      </w:ins>
      <w:ins w:id="480" w:author="detbenton1991@gmail.com" w:date="2025-06-19T18:07:00Z" w16du:dateUtc="2025-06-19T23:07:00Z">
        <w:r w:rsidR="00145AD8">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approximate rather than exact numerical reasoning</w:t>
        </w:r>
      </w:ins>
      <w:ins w:id="481" w:author="detbenton1991@gmail.com" w:date="2025-06-19T18:10:00Z" w16du:dateUtc="2025-06-19T23:10:00Z">
        <w:r w:rsidR="00504680">
          <w:rPr>
            <w:rFonts w:ascii="Times New Roman" w:hAnsi="Times New Roman" w:cs="Times New Roman"/>
          </w:rPr>
          <w:t xml:space="preserve"> (e.g., Cohen &amp; Marks, 2002).</w:t>
        </w:r>
      </w:ins>
      <w:ins w:id="482" w:author="detbenton1991@gmail.com" w:date="2025-06-19T18:08:00Z" w16du:dateUtc="2025-06-19T23:08:00Z">
        <w:r w:rsidR="00807108">
          <w:rPr>
            <w:rFonts w:ascii="Times New Roman" w:hAnsi="Times New Roman" w:cs="Times New Roman"/>
          </w:rPr>
          <w:t xml:space="preserve"> For example, infants may expect that </w:t>
        </w:r>
      </w:ins>
      <w:ins w:id="483" w:author="detbenton1991@gmail.com" w:date="2025-06-19T18:09:00Z" w16du:dateUtc="2025-06-19T23:09:00Z">
        <w:r w:rsidR="00807108">
          <w:rPr>
            <w:rFonts w:ascii="Times New Roman" w:hAnsi="Times New Roman" w:cs="Times New Roman"/>
          </w:rPr>
          <w:t xml:space="preserve">addition results in more of something and that subtraction results in less of something, even if the precise quantities that are shown are incongruous with the correct outcome. </w:t>
        </w:r>
      </w:ins>
    </w:p>
    <w:p w14:paraId="55972335" w14:textId="1B00436F" w:rsidR="00145AD8" w:rsidRDefault="00450CC0" w:rsidP="009975B0">
      <w:pPr>
        <w:spacing w:line="480" w:lineRule="auto"/>
        <w:ind w:firstLine="720"/>
        <w:contextualSpacing/>
        <w:rPr>
          <w:ins w:id="484" w:author="detbenton1991@gmail.com" w:date="2025-06-19T18:07:00Z" w16du:dateUtc="2025-06-19T23:07:00Z"/>
          <w:rFonts w:ascii="Times New Roman" w:hAnsi="Times New Roman" w:cs="Times New Roman"/>
        </w:rPr>
      </w:pPr>
      <w:ins w:id="485" w:author="detbenton1991@gmail.com" w:date="2025-06-19T18:20:00Z" w16du:dateUtc="2025-06-19T23:20:00Z">
        <w:r>
          <w:rPr>
            <w:rFonts w:ascii="Times New Roman" w:hAnsi="Times New Roman" w:cs="Times New Roman"/>
          </w:rPr>
          <w:t>In terms of infants’ s</w:t>
        </w:r>
      </w:ins>
      <w:ins w:id="486" w:author="detbenton1991@gmail.com" w:date="2025-06-19T18:21:00Z" w16du:dateUtc="2025-06-19T23:21:00Z">
        <w:r>
          <w:rPr>
            <w:rFonts w:ascii="Times New Roman" w:hAnsi="Times New Roman" w:cs="Times New Roman"/>
          </w:rPr>
          <w:t>o</w:t>
        </w:r>
      </w:ins>
      <w:ins w:id="487" w:author="detbenton1991@gmail.com" w:date="2025-06-19T18:20:00Z" w16du:dateUtc="2025-06-19T23:20:00Z">
        <w:r>
          <w:rPr>
            <w:rFonts w:ascii="Times New Roman" w:hAnsi="Times New Roman" w:cs="Times New Roman"/>
          </w:rPr>
          <w:t>cial evaluation abilities, research sugge</w:t>
        </w:r>
      </w:ins>
      <w:ins w:id="488" w:author="detbenton1991@gmail.com" w:date="2025-06-19T18:21:00Z" w16du:dateUtc="2025-06-19T23:21:00Z">
        <w:r>
          <w:rPr>
            <w:rFonts w:ascii="Times New Roman" w:hAnsi="Times New Roman" w:cs="Times New Roman"/>
          </w:rPr>
          <w:t xml:space="preserve">sts that infants can distinguish between prosocial and antisocial agents by </w:t>
        </w:r>
      </w:ins>
      <w:ins w:id="489" w:author="detbenton1991@gmail.com" w:date="2025-06-19T18:23:00Z" w16du:dateUtc="2025-06-19T23:23:00Z">
        <w:r>
          <w:rPr>
            <w:rFonts w:ascii="Times New Roman" w:hAnsi="Times New Roman" w:cs="Times New Roman"/>
          </w:rPr>
          <w:t xml:space="preserve">6 </w:t>
        </w:r>
      </w:ins>
      <w:ins w:id="490" w:author="detbenton1991@gmail.com" w:date="2025-06-19T18:21:00Z" w16du:dateUtc="2025-06-19T23:21:00Z">
        <w:r>
          <w:rPr>
            <w:rFonts w:ascii="Times New Roman" w:hAnsi="Times New Roman" w:cs="Times New Roman"/>
          </w:rPr>
          <w:t>months of age</w:t>
        </w:r>
      </w:ins>
      <w:ins w:id="491" w:author="detbenton1991@gmail.com" w:date="2025-06-19T18:23:00Z" w16du:dateUtc="2025-06-19T23:23:00Z">
        <w:r>
          <w:rPr>
            <w:rFonts w:ascii="Times New Roman" w:hAnsi="Times New Roman" w:cs="Times New Roman"/>
          </w:rPr>
          <w:t xml:space="preserve"> (e.g., Wynn et al., 2007; cf., </w:t>
        </w:r>
      </w:ins>
      <w:ins w:id="492" w:author="detbenton1991@gmail.com" w:date="2025-06-19T18:24:00Z" w16du:dateUtc="2025-06-19T23:24:00Z">
        <w:r>
          <w:rPr>
            <w:rFonts w:ascii="Times New Roman" w:hAnsi="Times New Roman" w:cs="Times New Roman"/>
          </w:rPr>
          <w:t>Lucca et al., 2025)</w:t>
        </w:r>
      </w:ins>
      <w:ins w:id="493" w:author="detbenton1991@gmail.com" w:date="2025-06-19T18:21:00Z" w16du:dateUtc="2025-06-19T23:21:00Z">
        <w:r>
          <w:rPr>
            <w:rFonts w:ascii="Times New Roman" w:hAnsi="Times New Roman" w:cs="Times New Roman"/>
          </w:rPr>
          <w:t>, if not earlier</w:t>
        </w:r>
      </w:ins>
      <w:ins w:id="494" w:author="detbenton1991@gmail.com" w:date="2025-06-19T18:24:00Z" w16du:dateUtc="2025-06-19T23:24:00Z">
        <w:r>
          <w:rPr>
            <w:rFonts w:ascii="Times New Roman" w:hAnsi="Times New Roman" w:cs="Times New Roman"/>
          </w:rPr>
          <w:t xml:space="preserve"> (Hamlin &amp; Wy</w:t>
        </w:r>
      </w:ins>
      <w:ins w:id="495" w:author="detbenton1991@gmail.com" w:date="2025-06-19T18:25:00Z" w16du:dateUtc="2025-06-19T23:25:00Z">
        <w:r>
          <w:rPr>
            <w:rFonts w:ascii="Times New Roman" w:hAnsi="Times New Roman" w:cs="Times New Roman"/>
          </w:rPr>
          <w:t>nn, 2011)</w:t>
        </w:r>
      </w:ins>
      <w:ins w:id="496" w:author="detbenton1991@gmail.com" w:date="2025-06-19T18:21:00Z" w16du:dateUtc="2025-06-19T23:21:00Z">
        <w:r>
          <w:rPr>
            <w:rFonts w:ascii="Times New Roman" w:hAnsi="Times New Roman" w:cs="Times New Roman"/>
          </w:rPr>
          <w:t>.</w:t>
        </w:r>
      </w:ins>
      <w:ins w:id="497" w:author="detbenton1991@gmail.com" w:date="2025-06-19T18:35:00Z" w16du:dateUtc="2025-06-19T23:35:00Z">
        <w:r w:rsidR="009975B0">
          <w:rPr>
            <w:rFonts w:ascii="Times New Roman" w:hAnsi="Times New Roman" w:cs="Times New Roman"/>
          </w:rPr>
          <w:t xml:space="preserve"> </w:t>
        </w:r>
        <w:r w:rsidR="009975B0">
          <w:rPr>
            <w:rFonts w:ascii="Times New Roman" w:hAnsi="Times New Roman" w:cs="Times New Roman"/>
          </w:rPr>
          <w:t>This finding has been interpreted to mean that infants possess from birth or shortly thereafter an “innate moral core” (Hamlin, 2013).</w:t>
        </w:r>
        <w:r w:rsidR="009975B0">
          <w:rPr>
            <w:rFonts w:ascii="Times New Roman" w:hAnsi="Times New Roman" w:cs="Times New Roman"/>
          </w:rPr>
          <w:t xml:space="preserve"> But here </w:t>
        </w:r>
        <w:proofErr w:type="gramStart"/>
        <w:r w:rsidR="009975B0">
          <w:rPr>
            <w:rFonts w:ascii="Times New Roman" w:hAnsi="Times New Roman" w:cs="Times New Roman"/>
          </w:rPr>
          <w:t>too</w:t>
        </w:r>
      </w:ins>
      <w:proofErr w:type="gramEnd"/>
      <w:ins w:id="498" w:author="detbenton1991@gmail.com" w:date="2025-06-19T18:24:00Z" w16du:dateUtc="2025-06-19T23:24:00Z">
        <w:r>
          <w:rPr>
            <w:rFonts w:ascii="Times New Roman" w:hAnsi="Times New Roman" w:cs="Times New Roman"/>
          </w:rPr>
          <w:t xml:space="preserve"> </w:t>
        </w:r>
      </w:ins>
      <w:ins w:id="499" w:author="detbenton1991@gmail.com" w:date="2025-06-19T18:35:00Z" w16du:dateUtc="2025-06-19T23:35:00Z">
        <w:r w:rsidR="009975B0">
          <w:rPr>
            <w:rFonts w:ascii="Times New Roman" w:hAnsi="Times New Roman" w:cs="Times New Roman"/>
          </w:rPr>
          <w:t>accounts</w:t>
        </w:r>
      </w:ins>
      <w:ins w:id="500" w:author="detbenton1991@gmail.com" w:date="2025-06-19T18:24:00Z" w16du:dateUtc="2025-06-19T23:24:00Z">
        <w:r>
          <w:rPr>
            <w:rFonts w:ascii="Times New Roman" w:hAnsi="Times New Roman" w:cs="Times New Roman"/>
          </w:rPr>
          <w:t xml:space="preserve"> have been </w:t>
        </w:r>
      </w:ins>
      <w:ins w:id="501" w:author="detbenton1991@gmail.com" w:date="2025-06-19T18:35:00Z" w16du:dateUtc="2025-06-19T23:35:00Z">
        <w:r w:rsidR="009975B0">
          <w:rPr>
            <w:rFonts w:ascii="Times New Roman" w:hAnsi="Times New Roman" w:cs="Times New Roman"/>
          </w:rPr>
          <w:t>proposed</w:t>
        </w:r>
      </w:ins>
      <w:ins w:id="502" w:author="detbenton1991@gmail.com" w:date="2025-06-19T18:24:00Z" w16du:dateUtc="2025-06-19T23:24:00Z">
        <w:r>
          <w:rPr>
            <w:rFonts w:ascii="Times New Roman" w:hAnsi="Times New Roman" w:cs="Times New Roman"/>
          </w:rPr>
          <w:t xml:space="preserve"> to explain </w:t>
        </w:r>
        <w:proofErr w:type="gramStart"/>
        <w:r>
          <w:rPr>
            <w:rFonts w:ascii="Times New Roman" w:hAnsi="Times New Roman" w:cs="Times New Roman"/>
          </w:rPr>
          <w:t>these</w:t>
        </w:r>
        <w:proofErr w:type="gramEnd"/>
        <w:r>
          <w:rPr>
            <w:rFonts w:ascii="Times New Roman" w:hAnsi="Times New Roman" w:cs="Times New Roman"/>
          </w:rPr>
          <w:t xml:space="preserve"> data. </w:t>
        </w:r>
      </w:ins>
      <w:ins w:id="503" w:author="detbenton1991@gmail.com" w:date="2025-06-19T18:21:00Z" w16du:dateUtc="2025-06-19T23:21:00Z">
        <w:r>
          <w:rPr>
            <w:rFonts w:ascii="Times New Roman" w:hAnsi="Times New Roman" w:cs="Times New Roman"/>
          </w:rPr>
          <w:t xml:space="preserve"> </w:t>
        </w:r>
      </w:ins>
      <w:ins w:id="504" w:author="detbenton1991@gmail.com" w:date="2025-06-19T18:33:00Z" w16du:dateUtc="2025-06-19T23:33:00Z">
        <w:r w:rsidR="00A610B2" w:rsidRPr="00A610B2">
          <w:rPr>
            <w:rFonts w:ascii="Times New Roman" w:hAnsi="Times New Roman" w:cs="Times New Roman"/>
          </w:rPr>
          <w:t xml:space="preserve">For example, </w:t>
        </w:r>
      </w:ins>
      <w:ins w:id="505" w:author="detbenton1991@gmail.com" w:date="2025-06-19T18:36:00Z" w16du:dateUtc="2025-06-19T23:36:00Z">
        <w:r w:rsidR="009975B0">
          <w:rPr>
            <w:rFonts w:ascii="Times New Roman" w:hAnsi="Times New Roman" w:cs="Times New Roman"/>
          </w:rPr>
          <w:t xml:space="preserve">some </w:t>
        </w:r>
      </w:ins>
      <w:ins w:id="506" w:author="detbenton1991@gmail.com" w:date="2025-06-19T18:33:00Z" w16du:dateUtc="2025-06-19T23:33:00Z">
        <w:r w:rsidR="00A610B2" w:rsidRPr="00A610B2">
          <w:rPr>
            <w:rFonts w:ascii="Times New Roman" w:hAnsi="Times New Roman" w:cs="Times New Roman"/>
          </w:rPr>
          <w:t xml:space="preserve">attribute infants’ performance to simple associative mechanisms (e.g., Scarf et al., 2012), others to a preference for agents who </w:t>
        </w:r>
        <w:proofErr w:type="gramStart"/>
        <w:r w:rsidR="00A610B2" w:rsidRPr="00A610B2">
          <w:rPr>
            <w:rFonts w:ascii="Times New Roman" w:hAnsi="Times New Roman" w:cs="Times New Roman"/>
          </w:rPr>
          <w:t>engage</w:t>
        </w:r>
        <w:proofErr w:type="gramEnd"/>
        <w:r w:rsidR="00A610B2" w:rsidRPr="00A610B2">
          <w:rPr>
            <w:rFonts w:ascii="Times New Roman" w:hAnsi="Times New Roman" w:cs="Times New Roman"/>
          </w:rPr>
          <w:t xml:space="preserve"> </w:t>
        </w:r>
        <w:r w:rsidR="00A610B2">
          <w:rPr>
            <w:rFonts w:ascii="Times New Roman" w:hAnsi="Times New Roman" w:cs="Times New Roman"/>
          </w:rPr>
          <w:t xml:space="preserve">imitation (e.g.,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and still others propose that both factors jointly account for infants’ responses</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07" w:author="detbenton1991@gmail.com" w:date="2025-06-19T18:34:00Z" w16du:dateUtc="2025-06-19T23:34:00Z">
        <w:r w:rsidR="00A610B2">
          <w:rPr>
            <w:rFonts w:ascii="Times New Roman" w:hAnsi="Times New Roman" w:cs="Times New Roman"/>
          </w:rPr>
          <w:t xml:space="preserve"> </w:t>
        </w:r>
      </w:ins>
      <w:ins w:id="508" w:author="detbenton1991@gmail.com" w:date="2025-06-19T18:25:00Z" w16du:dateUtc="2025-06-19T23:25:00Z">
        <w:r>
          <w:rPr>
            <w:rFonts w:ascii="Times New Roman" w:hAnsi="Times New Roman" w:cs="Times New Roman"/>
          </w:rPr>
          <w:t xml:space="preserve">Scarf et al. </w:t>
        </w:r>
      </w:ins>
    </w:p>
    <w:p w14:paraId="3E933227" w14:textId="77777777" w:rsidR="00145AD8" w:rsidRDefault="00145AD8" w:rsidP="00FF7075">
      <w:pPr>
        <w:spacing w:line="480" w:lineRule="auto"/>
        <w:ind w:firstLine="720"/>
        <w:contextualSpacing/>
        <w:rPr>
          <w:ins w:id="509" w:author="detbenton1991@gmail.com" w:date="2025-06-19T18:07:00Z" w16du:dateUtc="2025-06-19T23:07:00Z"/>
          <w:rFonts w:ascii="Times New Roman" w:hAnsi="Times New Roman" w:cs="Times New Roman"/>
        </w:rPr>
      </w:pPr>
    </w:p>
    <w:p w14:paraId="2EDD0E34" w14:textId="7FA02AB4" w:rsidR="006E1791" w:rsidRPr="00BD28B3" w:rsidRDefault="00145AD8" w:rsidP="00FF7075">
      <w:pPr>
        <w:spacing w:line="480" w:lineRule="auto"/>
        <w:ind w:firstLine="720"/>
        <w:contextualSpacing/>
        <w:rPr>
          <w:rFonts w:ascii="Times New Roman" w:hAnsi="Times New Roman" w:cs="Times New Roman"/>
        </w:rPr>
      </w:pPr>
      <w:ins w:id="510" w:author="detbenton1991@gmail.com" w:date="2025-06-19T17:57:00Z" w16du:dateUtc="2025-06-19T22:57:00Z">
        <w:r>
          <w:rPr>
            <w:rFonts w:ascii="Times New Roman" w:hAnsi="Times New Roman" w:cs="Times New Roman"/>
          </w:rPr>
          <w:lastRenderedPageBreak/>
          <w:t>others</w:t>
        </w:r>
      </w:ins>
      <w:ins w:id="511" w:author="detbenton1991@gmail.com" w:date="2025-06-19T17:55:00Z" w16du:dateUtc="2025-06-19T22:55:00Z">
        <w:r w:rsidR="006E1791">
          <w:rPr>
            <w:rFonts w:ascii="Times New Roman" w:hAnsi="Times New Roman" w:cs="Times New Roman"/>
          </w:rPr>
          <w:t xml:space="preserve"> have argued that infants’ behavior in these studies </w:t>
        </w:r>
      </w:ins>
      <w:ins w:id="512" w:author="detbenton1991@gmail.com" w:date="2025-06-19T18:02:00Z" w16du:dateUtc="2025-06-19T23:02:00Z">
        <w:r>
          <w:rPr>
            <w:rFonts w:ascii="Times New Roman" w:hAnsi="Times New Roman" w:cs="Times New Roman"/>
          </w:rPr>
          <w:t>reflect a tendency to look at outcomes that do not exactly equal the result of a numerical operation but rather are in the general direction of such</w:t>
        </w:r>
      </w:ins>
      <w:ins w:id="513" w:author="detbenton1991@gmail.com" w:date="2025-06-19T18:03:00Z" w16du:dateUtc="2025-06-19T23:03:00Z">
        <w:r>
          <w:rPr>
            <w:rFonts w:ascii="Times New Roman" w:hAnsi="Times New Roman" w:cs="Times New Roman"/>
          </w:rPr>
          <w:t xml:space="preserve"> an operation (e.g., if more is added, look at an outcome with more than with less; if less is added look at an outcome that contains less than more).</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610D633E"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 xml:space="preserve">An alternative mechanistic account of action understanding </w:t>
      </w:r>
      <w:r>
        <w:rPr>
          <w:rFonts w:ascii="Times New Roman" w:hAnsi="Times New Roman" w:cs="Times New Roman"/>
        </w:rPr>
        <w:t xml:space="preserve"> </w:t>
      </w:r>
    </w:p>
    <w:p w14:paraId="59A5325D" w14:textId="48525F8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514" w:author="Benton, Deon" w:date="2025-06-17T14:27:00Z" w16du:dateUtc="2025-06-17T19:27:00Z">
        <w:r w:rsidR="000A7004">
          <w:rPr>
            <w:rFonts w:ascii="Times New Roman" w:hAnsi="Times New Roman" w:cs="Times New Roman"/>
          </w:rPr>
          <w:t>The proposal that is offered here bui</w:t>
        </w:r>
      </w:ins>
      <w:ins w:id="515" w:author="Benton, Deon" w:date="2025-06-17T14:28:00Z" w16du:dateUtc="2025-06-17T19:28:00Z">
        <w:r w:rsidR="000A7004">
          <w:rPr>
            <w:rFonts w:ascii="Times New Roman" w:hAnsi="Times New Roman" w:cs="Times New Roman"/>
          </w:rPr>
          <w:t xml:space="preserve">lds on the lean </w:t>
        </w:r>
        <w:proofErr w:type="spellStart"/>
        <w:proofErr w:type="gramStart"/>
        <w:r w:rsidR="000A7004">
          <w:rPr>
            <w:rFonts w:ascii="Times New Roman" w:hAnsi="Times New Roman" w:cs="Times New Roman"/>
          </w:rPr>
          <w:t>perspective.</w:t>
        </w:r>
      </w:ins>
      <w:r>
        <w:rPr>
          <w:rFonts w:ascii="Times New Roman" w:hAnsi="Times New Roman" w:cs="Times New Roman"/>
        </w:rPr>
        <w:t>Based</w:t>
      </w:r>
      <w:proofErr w:type="spellEnd"/>
      <w:proofErr w:type="gramEnd"/>
      <w:r>
        <w:rPr>
          <w:rFonts w:ascii="Times New Roman" w:hAnsi="Times New Roman" w:cs="Times New Roman"/>
        </w:rPr>
        <w:t xml:space="preserve"> on these limitations, the goals of this paper were twofold. The first was to present an alternative account of infant action understanding. I will argue that such behavior can be explained by associative learning alone. The basic idea is that i</w:t>
      </w:r>
      <w:r w:rsidRPr="007D7F06">
        <w:rPr>
          <w:rFonts w:ascii="Times New Roman" w:hAnsi="Times New Roman" w:cs="Times New Roman"/>
        </w:rPr>
        <w:t xml:space="preserve">nfants’ online behavior during </w:t>
      </w:r>
      <w:r>
        <w:rPr>
          <w:rFonts w:ascii="Times New Roman" w:hAnsi="Times New Roman" w:cs="Times New Roman"/>
        </w:rPr>
        <w:t xml:space="preserve">the test portion of action understanding experiments </w:t>
      </w:r>
      <w:r w:rsidRPr="007D7F06">
        <w:rPr>
          <w:rFonts w:ascii="Times New Roman" w:hAnsi="Times New Roman" w:cs="Times New Roman"/>
        </w:rPr>
        <w:t>reflects</w:t>
      </w:r>
      <w:r>
        <w:rPr>
          <w:rFonts w:ascii="Times New Roman" w:hAnsi="Times New Roman" w:cs="Times New Roman"/>
        </w:rPr>
        <w:t xml:space="preserve"> prior, real-world experience with linear and curved motion and online associative learning. 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Pr="007D7F06">
        <w:rPr>
          <w:rFonts w:ascii="Times New Roman" w:hAnsi="Times New Roman" w:cs="Times New Roman"/>
        </w:rPr>
        <w:t xml:space="preserve"> when the trajectory occurs over rather than beside the barrier.  </w:t>
      </w:r>
      <w:r>
        <w:rPr>
          <w:rFonts w:ascii="Times New Roman" w:hAnsi="Times New Roman" w:cs="Times New Roman"/>
        </w:rPr>
        <w:t>This may be because w</w:t>
      </w:r>
      <w:r w:rsidRPr="00E85228">
        <w:rPr>
          <w:rFonts w:ascii="Times New Roman" w:hAnsi="Times New Roman" w:cs="Times New Roman"/>
        </w:rPr>
        <w:t xml:space="preserve">hen the jumping action occurs </w:t>
      </w:r>
      <w:r w:rsidRPr="006D48F4">
        <w:rPr>
          <w:rFonts w:ascii="Times New Roman" w:hAnsi="Times New Roman" w:cs="Times New Roman"/>
          <w:i/>
          <w:iCs/>
        </w:rPr>
        <w:t>over</w:t>
      </w:r>
      <w:r w:rsidRPr="00E85228">
        <w:rPr>
          <w:rFonts w:ascii="Times New Roman" w:hAnsi="Times New Roman" w:cs="Times New Roman"/>
        </w:rPr>
        <w:t xml:space="preserve"> the barrier, the apex of the curved motion and the barrier occupy the same region of the screen</w:t>
      </w:r>
      <w:r>
        <w:rPr>
          <w:rFonts w:ascii="Times New Roman" w:hAnsi="Times New Roman" w:cs="Times New Roman"/>
        </w:rPr>
        <w:t>. This may have two consequences. First, it makes the</w:t>
      </w:r>
      <w:r w:rsidRPr="00E85228">
        <w:rPr>
          <w:rFonts w:ascii="Times New Roman" w:hAnsi="Times New Roman" w:cs="Times New Roman"/>
        </w:rPr>
        <w:t xml:space="preserve"> barrier </w:t>
      </w:r>
      <w:r>
        <w:rPr>
          <w:rFonts w:ascii="Times New Roman" w:hAnsi="Times New Roman" w:cs="Times New Roman"/>
        </w:rPr>
        <w:t xml:space="preserve">visually </w:t>
      </w:r>
      <w:r w:rsidRPr="00E85228">
        <w:rPr>
          <w:rFonts w:ascii="Times New Roman" w:hAnsi="Times New Roman" w:cs="Times New Roman"/>
        </w:rPr>
        <w:t>more salient</w:t>
      </w:r>
      <w:r>
        <w:rPr>
          <w:rFonts w:ascii="Times New Roman" w:hAnsi="Times New Roman" w:cs="Times New Roman"/>
        </w:rPr>
        <w:t xml:space="preserve">. Second, this </w:t>
      </w:r>
      <w:r w:rsidRPr="00E85228">
        <w:rPr>
          <w:rFonts w:ascii="Times New Roman" w:hAnsi="Times New Roman" w:cs="Times New Roman"/>
        </w:rPr>
        <w:t>increased salience may enhance the likelihood t</w:t>
      </w:r>
      <w:r>
        <w:rPr>
          <w:rFonts w:ascii="Times New Roman" w:hAnsi="Times New Roman" w:cs="Times New Roman"/>
        </w:rPr>
        <w:t>hat an associative link is established</w:t>
      </w:r>
      <w:r w:rsidRPr="00E85228">
        <w:rPr>
          <w:rFonts w:ascii="Times New Roman" w:hAnsi="Times New Roman" w:cs="Times New Roman"/>
        </w:rPr>
        <w:t xml:space="preserve">. In contrast, when </w:t>
      </w:r>
      <w:r>
        <w:rPr>
          <w:rFonts w:ascii="Times New Roman" w:hAnsi="Times New Roman" w:cs="Times New Roman"/>
        </w:rPr>
        <w:t>the curved motion</w:t>
      </w:r>
      <w:r w:rsidRPr="00E85228">
        <w:rPr>
          <w:rFonts w:ascii="Times New Roman" w:hAnsi="Times New Roman" w:cs="Times New Roman"/>
        </w:rPr>
        <w:t xml:space="preserve"> occurs </w:t>
      </w:r>
      <w:r w:rsidRPr="006D48F4">
        <w:rPr>
          <w:rFonts w:ascii="Times New Roman" w:hAnsi="Times New Roman" w:cs="Times New Roman"/>
          <w:i/>
          <w:iCs/>
        </w:rPr>
        <w:t>beside</w:t>
      </w:r>
      <w:r w:rsidRPr="00E85228">
        <w:rPr>
          <w:rFonts w:ascii="Times New Roman" w:hAnsi="Times New Roman" w:cs="Times New Roman"/>
        </w:rPr>
        <w:t xml:space="preserve"> the barrier,</w:t>
      </w:r>
      <w:r>
        <w:rPr>
          <w:rFonts w:ascii="Times New Roman" w:hAnsi="Times New Roman" w:cs="Times New Roman"/>
        </w:rPr>
        <w:t xml:space="preserve"> as is the case in the control condition of action understanding studies, </w:t>
      </w:r>
      <w:r w:rsidRPr="00E85228">
        <w:rPr>
          <w:rFonts w:ascii="Times New Roman" w:hAnsi="Times New Roman" w:cs="Times New Roman"/>
        </w:rPr>
        <w:t>more effort is required to form this link.</w:t>
      </w:r>
      <w:r>
        <w:rPr>
          <w:rFonts w:ascii="Times New Roman" w:hAnsi="Times New Roman" w:cs="Times New Roman"/>
        </w:rPr>
        <w:t xml:space="preserve"> </w:t>
      </w:r>
      <w:r w:rsidRPr="00273FB5">
        <w:rPr>
          <w:rFonts w:ascii="Times New Roman" w:hAnsi="Times New Roman" w:cs="Times New Roman"/>
        </w:rPr>
        <w:t xml:space="preserve">This may be because infants must first </w:t>
      </w:r>
      <w:r>
        <w:rPr>
          <w:rFonts w:ascii="Times New Roman" w:hAnsi="Times New Roman" w:cs="Times New Roman"/>
        </w:rPr>
        <w:t>attend to</w:t>
      </w:r>
      <w:r w:rsidRPr="00273FB5">
        <w:rPr>
          <w:rFonts w:ascii="Times New Roman" w:hAnsi="Times New Roman" w:cs="Times New Roman"/>
        </w:rPr>
        <w:t xml:space="preserve"> the jumping action</w:t>
      </w:r>
      <w:r>
        <w:rPr>
          <w:rFonts w:ascii="Times New Roman" w:hAnsi="Times New Roman" w:cs="Times New Roman"/>
        </w:rPr>
        <w:t xml:space="preserve"> in the middle of the screen</w:t>
      </w:r>
      <w:r w:rsidRPr="00273FB5">
        <w:rPr>
          <w:rFonts w:ascii="Times New Roman" w:hAnsi="Times New Roman" w:cs="Times New Roman"/>
        </w:rPr>
        <w:t xml:space="preserve"> before shifting their gaze to the barrier</w:t>
      </w:r>
      <w:r>
        <w:rPr>
          <w:rFonts w:ascii="Times New Roman" w:hAnsi="Times New Roman" w:cs="Times New Roman"/>
        </w:rPr>
        <w:t xml:space="preserve"> off to the side. A consequence of this is that the</w:t>
      </w:r>
      <w:r w:rsidRPr="00E85228">
        <w:rPr>
          <w:rFonts w:ascii="Times New Roman" w:hAnsi="Times New Roman" w:cs="Times New Roman"/>
        </w:rPr>
        <w:t xml:space="preserve"> barrier becomes less salient in this </w:t>
      </w:r>
      <w:r w:rsidRPr="00E85228">
        <w:rPr>
          <w:rFonts w:ascii="Times New Roman" w:hAnsi="Times New Roman" w:cs="Times New Roman"/>
        </w:rPr>
        <w:lastRenderedPageBreak/>
        <w:t xml:space="preserve">arrangement, </w:t>
      </w:r>
      <w:r>
        <w:rPr>
          <w:rFonts w:ascii="Times New Roman" w:hAnsi="Times New Roman" w:cs="Times New Roman"/>
        </w:rPr>
        <w:t xml:space="preserve">thereby leading to a weaker association between the curved motion and barrier. </w:t>
      </w:r>
      <w:r w:rsidRPr="00B46EF7">
        <w:rPr>
          <w:rFonts w:ascii="Times New Roman" w:hAnsi="Times New Roman" w:cs="Times New Roman"/>
        </w:rPr>
        <w:t>This could potentially explain why</w:t>
      </w:r>
      <w:r>
        <w:rPr>
          <w:rFonts w:ascii="Times New Roman" w:hAnsi="Times New Roman" w:cs="Times New Roman"/>
        </w:rPr>
        <w:t xml:space="preserve"> in action understanding studies</w:t>
      </w:r>
      <w:r w:rsidRPr="00B46EF7">
        <w:rPr>
          <w:rFonts w:ascii="Times New Roman" w:hAnsi="Times New Roman" w:cs="Times New Roman"/>
        </w:rPr>
        <w:t xml:space="preserve"> infants in the experimental conditions, but not those in the control conditions, look longer at inefficient than efficient actions</w:t>
      </w:r>
      <w:r>
        <w:rPr>
          <w:rFonts w:ascii="Times New Roman" w:hAnsi="Times New Roman" w:cs="Times New Roman"/>
        </w:rPr>
        <w:t>:</w:t>
      </w:r>
      <w:r w:rsidRPr="00B46EF7">
        <w:rPr>
          <w:rFonts w:ascii="Times New Roman" w:hAnsi="Times New Roman" w:cs="Times New Roman"/>
        </w:rPr>
        <w:t xml:space="preserve"> </w:t>
      </w:r>
      <w:r>
        <w:rPr>
          <w:rFonts w:ascii="Times New Roman" w:hAnsi="Times New Roman" w:cs="Times New Roman"/>
        </w:rPr>
        <w:t>When shown</w:t>
      </w:r>
      <w:r w:rsidRPr="00B46EF7">
        <w:rPr>
          <w:rFonts w:ascii="Times New Roman" w:hAnsi="Times New Roman" w:cs="Times New Roman"/>
        </w:rPr>
        <w:t xml:space="preserve"> barrierless curved motion and straight motion, only infants in the experimental conditions should look longer at the curved </w:t>
      </w:r>
      <w:r>
        <w:rPr>
          <w:rFonts w:ascii="Times New Roman" w:hAnsi="Times New Roman" w:cs="Times New Roman"/>
        </w:rPr>
        <w:t>than straight motion;</w:t>
      </w:r>
      <w:r w:rsidRPr="00B46EF7">
        <w:rPr>
          <w:rFonts w:ascii="Times New Roman" w:hAnsi="Times New Roman" w:cs="Times New Roman"/>
        </w:rPr>
        <w:t xml:space="preserve"> </w:t>
      </w:r>
      <w:r>
        <w:rPr>
          <w:rFonts w:ascii="Times New Roman" w:hAnsi="Times New Roman" w:cs="Times New Roman"/>
        </w:rPr>
        <w:t>the former</w:t>
      </w:r>
      <w:r w:rsidRPr="00B46EF7">
        <w:rPr>
          <w:rFonts w:ascii="Times New Roman" w:hAnsi="Times New Roman" w:cs="Times New Roman"/>
        </w:rPr>
        <w:t xml:space="preserve"> triggers an expectation for a barrier, based on an established link between </w:t>
      </w:r>
      <w:r>
        <w:rPr>
          <w:rFonts w:ascii="Times New Roman" w:hAnsi="Times New Roman" w:cs="Times New Roman"/>
        </w:rPr>
        <w:t>them</w:t>
      </w:r>
      <w:r w:rsidRPr="00B46EF7">
        <w:rPr>
          <w:rFonts w:ascii="Times New Roman" w:hAnsi="Times New Roman" w:cs="Times New Roman"/>
        </w:rPr>
        <w:t xml:space="preserve">, </w:t>
      </w:r>
      <w:r>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 xml:space="preserve">see Singh et al., 2025 for a gentle introduction). The model was not developed to simulate any one study but to capture the following key findings that have been taken as evidence of either a NUC or a teleological stance: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can infer external constraints from an agent’s actions and goals as well as an agent’s goal from its actions and external constraints (e.g., </w:t>
      </w:r>
      <w:proofErr w:type="spellStart"/>
      <w:r>
        <w:rPr>
          <w:rFonts w:ascii="Times New Roman" w:hAnsi="Times New Roman" w:cs="Times New Roman"/>
        </w:rPr>
        <w:t>Csibra</w:t>
      </w:r>
      <w:proofErr w:type="spellEnd"/>
      <w:r>
        <w:rPr>
          <w:rFonts w:ascii="Times New Roman" w:hAnsi="Times New Roman" w:cs="Times New Roman"/>
        </w:rPr>
        <w:t xml:space="preserve">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represent efficiency continuously (e.g., Liu &amp; </w:t>
      </w:r>
      <w:proofErr w:type="spellStart"/>
      <w:r>
        <w:rPr>
          <w:rFonts w:ascii="Times New Roman" w:hAnsi="Times New Roman" w:cs="Times New Roman"/>
        </w:rPr>
        <w:t>Spelke</w:t>
      </w:r>
      <w:proofErr w:type="spellEnd"/>
      <w:r>
        <w:rPr>
          <w:rFonts w:ascii="Times New Roman" w:hAnsi="Times New Roman" w:cs="Times New Roman"/>
        </w:rPr>
        <w:t>,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should be clear from the list above that all the findings derive from studies that used some version of the Gergely et al. (1995) method (henceforth, the Gergely paradigm). The </w:t>
      </w:r>
      <w:r>
        <w:rPr>
          <w:rFonts w:ascii="Times New Roman" w:hAnsi="Times New Roman" w:cs="Times New Roman"/>
        </w:rPr>
        <w:lastRenderedPageBreak/>
        <w:t>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current perspective can capture data from studies that use the Gergely paradigm, each of the studies that illustrate one of the previous findings will be modeled only at the most general level.  This means that study specific details deemed nonessential were omitted.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network architecture used in the current series of simulations was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 reconstruct it at the output layer</w:t>
      </w:r>
      <w:r>
        <w:rPr>
          <w:rFonts w:ascii="Times New Roman" w:hAnsi="Times New Roman" w:cs="Times New Roman"/>
        </w:rPr>
        <w:t>.</w:t>
      </w:r>
    </w:p>
    <w:p w14:paraId="3DFA6843"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unspecified units are assumed to be 0 (corresponding to the unit being “off”). In contrast, the hidden layer consisted of a single group of units and the representations developed over these units were largely distributed (i.e., multiple units coded for a given concept or feature, and the same unit could participate in coding different concepts or features) (Hinton,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w:t>
      </w:r>
      <w:r>
        <w:rPr>
          <w:rFonts w:ascii="Times New Roman" w:hAnsi="Times New Roman" w:cs="Times New Roman"/>
        </w:rPr>
        <w:lastRenderedPageBreak/>
        <w:t>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Barrier Side units.  Finally, the single unit in the Contiguous group coded whether two objects came to rest next to one another following a reaching or jumping event.</w:t>
      </w:r>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with </w:t>
      </w:r>
      <w:r>
        <w:rPr>
          <w:rFonts w:ascii="Times New Roman" w:hAnsi="Times New Roman" w:cs="Times New Roman"/>
        </w:rPr>
        <w:lastRenderedPageBreak/>
        <w:t xml:space="preserve">the exception of Simulation 3, the habituation phase lasted 10 epochs in all other simulations. The dependent measure used in the simulations reported below was cross-entropy error (Hinton, 1989). Greater error corresponds to longer looking. Using error as a proxy for infant looking is typical in simulation studies (e.g.,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Follow-up paired t-tests indicated that networks in </w:t>
      </w:r>
      <w:proofErr w:type="gramStart"/>
      <w:r>
        <w:rPr>
          <w:rFonts w:ascii="Times New Roman" w:eastAsia="Times New Roman" w:hAnsi="Times New Roman" w:cs="Times New Roman"/>
        </w:rPr>
        <w:t>the Experimental</w:t>
      </w:r>
      <w:proofErr w:type="gramEnd"/>
      <w:r>
        <w:rPr>
          <w:rFonts w:ascii="Times New Roman" w:eastAsia="Times New Roman" w:hAnsi="Times New Roman" w:cs="Times New Roman"/>
        </w:rPr>
        <w:t xml:space="preserve">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comes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 xml:space="preserve">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parabolic 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w:t>
      </w:r>
      <w:proofErr w:type="spellStart"/>
      <w:r w:rsidRPr="00871FE7">
        <w:rPr>
          <w:rFonts w:ascii="Times New Roman" w:eastAsia="Times New Roman" w:hAnsi="Times New Roman" w:cs="Times New Roman"/>
        </w:rPr>
        <w:t>Csibra</w:t>
      </w:r>
      <w:proofErr w:type="spellEnd"/>
      <w:r w:rsidRPr="00871FE7">
        <w:rPr>
          <w:rFonts w:ascii="Times New Roman" w:eastAsia="Times New Roman" w:hAnsi="Times New Roman" w:cs="Times New Roman"/>
        </w:rPr>
        <w:t xml:space="preserve">,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Hunnius</w:t>
      </w:r>
      <w:proofErr w:type="spellEnd"/>
      <w:r w:rsidRPr="00871FE7">
        <w:rPr>
          <w:rFonts w:ascii="Times New Roman" w:eastAsia="Times New Roman" w:hAnsi="Times New Roman" w:cs="Times New Roman"/>
        </w:rPr>
        <w:t xml:space="preserve">,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Kamewari</w:t>
      </w:r>
      <w:proofErr w:type="spellEnd"/>
      <w:r w:rsidRPr="00871FE7">
        <w:rPr>
          <w:rFonts w:ascii="Times New Roman" w:eastAsia="Times New Roman" w:hAnsi="Times New Roman" w:cs="Times New Roman"/>
        </w:rPr>
        <w:t>,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lastRenderedPageBreak/>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AD015" w14:textId="77777777" w:rsidR="00FD3DFD" w:rsidRDefault="00FD3DFD" w:rsidP="00391C7E">
      <w:pPr>
        <w:spacing w:after="0" w:line="240" w:lineRule="auto"/>
      </w:pPr>
      <w:r>
        <w:separator/>
      </w:r>
    </w:p>
  </w:endnote>
  <w:endnote w:type="continuationSeparator" w:id="0">
    <w:p w14:paraId="4593F41C" w14:textId="77777777" w:rsidR="00FD3DFD" w:rsidRDefault="00FD3DFD"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21480" w14:textId="77777777" w:rsidR="00FD3DFD" w:rsidRDefault="00FD3DFD" w:rsidP="00391C7E">
      <w:pPr>
        <w:spacing w:after="0" w:line="240" w:lineRule="auto"/>
      </w:pPr>
      <w:r>
        <w:separator/>
      </w:r>
    </w:p>
  </w:footnote>
  <w:footnote w:type="continuationSeparator" w:id="0">
    <w:p w14:paraId="4A81380E" w14:textId="77777777" w:rsidR="00FD3DFD" w:rsidRDefault="00FD3DFD"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BFB"/>
    <w:rsid w:val="000021C8"/>
    <w:rsid w:val="000030F0"/>
    <w:rsid w:val="00003878"/>
    <w:rsid w:val="00003BC2"/>
    <w:rsid w:val="0000482E"/>
    <w:rsid w:val="00005701"/>
    <w:rsid w:val="0000707B"/>
    <w:rsid w:val="00007559"/>
    <w:rsid w:val="00007F8F"/>
    <w:rsid w:val="0001298D"/>
    <w:rsid w:val="00012E70"/>
    <w:rsid w:val="0001385A"/>
    <w:rsid w:val="00014150"/>
    <w:rsid w:val="00015DDE"/>
    <w:rsid w:val="00017D72"/>
    <w:rsid w:val="00017DBA"/>
    <w:rsid w:val="00020CAF"/>
    <w:rsid w:val="0002114F"/>
    <w:rsid w:val="000213EE"/>
    <w:rsid w:val="00021531"/>
    <w:rsid w:val="00022327"/>
    <w:rsid w:val="00022546"/>
    <w:rsid w:val="00023A54"/>
    <w:rsid w:val="00023DB7"/>
    <w:rsid w:val="00023E47"/>
    <w:rsid w:val="000241BE"/>
    <w:rsid w:val="00024F3E"/>
    <w:rsid w:val="00025D02"/>
    <w:rsid w:val="00026194"/>
    <w:rsid w:val="00026BFA"/>
    <w:rsid w:val="000271FF"/>
    <w:rsid w:val="00030981"/>
    <w:rsid w:val="00030BE5"/>
    <w:rsid w:val="00030E89"/>
    <w:rsid w:val="0003197D"/>
    <w:rsid w:val="00031AF9"/>
    <w:rsid w:val="00031D3F"/>
    <w:rsid w:val="000323A9"/>
    <w:rsid w:val="000323C8"/>
    <w:rsid w:val="00032E80"/>
    <w:rsid w:val="000362C5"/>
    <w:rsid w:val="000363E9"/>
    <w:rsid w:val="00036806"/>
    <w:rsid w:val="000375C0"/>
    <w:rsid w:val="00037D11"/>
    <w:rsid w:val="00040656"/>
    <w:rsid w:val="0004069B"/>
    <w:rsid w:val="0004140C"/>
    <w:rsid w:val="000420ED"/>
    <w:rsid w:val="000428C9"/>
    <w:rsid w:val="0004301F"/>
    <w:rsid w:val="00044011"/>
    <w:rsid w:val="0004411F"/>
    <w:rsid w:val="000467F5"/>
    <w:rsid w:val="00046880"/>
    <w:rsid w:val="0004750E"/>
    <w:rsid w:val="000476A1"/>
    <w:rsid w:val="00047ECC"/>
    <w:rsid w:val="00050739"/>
    <w:rsid w:val="0005092E"/>
    <w:rsid w:val="00050DB2"/>
    <w:rsid w:val="00051561"/>
    <w:rsid w:val="00052891"/>
    <w:rsid w:val="00052988"/>
    <w:rsid w:val="00052C35"/>
    <w:rsid w:val="00052E0C"/>
    <w:rsid w:val="0005322D"/>
    <w:rsid w:val="00053773"/>
    <w:rsid w:val="000537A9"/>
    <w:rsid w:val="00053B11"/>
    <w:rsid w:val="00054354"/>
    <w:rsid w:val="000543D8"/>
    <w:rsid w:val="000548CD"/>
    <w:rsid w:val="0005658D"/>
    <w:rsid w:val="00061FA1"/>
    <w:rsid w:val="00062B4C"/>
    <w:rsid w:val="00063A7C"/>
    <w:rsid w:val="00063FD5"/>
    <w:rsid w:val="0006578D"/>
    <w:rsid w:val="000678F1"/>
    <w:rsid w:val="0007013C"/>
    <w:rsid w:val="00071A55"/>
    <w:rsid w:val="00071F26"/>
    <w:rsid w:val="0007371A"/>
    <w:rsid w:val="000767FC"/>
    <w:rsid w:val="000771B9"/>
    <w:rsid w:val="00080943"/>
    <w:rsid w:val="000829B9"/>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DBF"/>
    <w:rsid w:val="000B0656"/>
    <w:rsid w:val="000B09DB"/>
    <w:rsid w:val="000B1763"/>
    <w:rsid w:val="000B1C1A"/>
    <w:rsid w:val="000B2757"/>
    <w:rsid w:val="000B279A"/>
    <w:rsid w:val="000B3D55"/>
    <w:rsid w:val="000B4399"/>
    <w:rsid w:val="000B4ECF"/>
    <w:rsid w:val="000B7DDA"/>
    <w:rsid w:val="000C0869"/>
    <w:rsid w:val="000C5A1C"/>
    <w:rsid w:val="000C6870"/>
    <w:rsid w:val="000D148B"/>
    <w:rsid w:val="000D1EAC"/>
    <w:rsid w:val="000D22BE"/>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1A90"/>
    <w:rsid w:val="000F43CD"/>
    <w:rsid w:val="000F4505"/>
    <w:rsid w:val="000F4507"/>
    <w:rsid w:val="000F4814"/>
    <w:rsid w:val="000F5BC5"/>
    <w:rsid w:val="000F65EB"/>
    <w:rsid w:val="000F6EAD"/>
    <w:rsid w:val="000F7626"/>
    <w:rsid w:val="000F7CAC"/>
    <w:rsid w:val="0010035E"/>
    <w:rsid w:val="00100FC9"/>
    <w:rsid w:val="00101D73"/>
    <w:rsid w:val="00101D77"/>
    <w:rsid w:val="00102C53"/>
    <w:rsid w:val="00104354"/>
    <w:rsid w:val="00104696"/>
    <w:rsid w:val="00106100"/>
    <w:rsid w:val="00106257"/>
    <w:rsid w:val="00106D77"/>
    <w:rsid w:val="0010728E"/>
    <w:rsid w:val="0011041C"/>
    <w:rsid w:val="00112ABC"/>
    <w:rsid w:val="00114F18"/>
    <w:rsid w:val="00115972"/>
    <w:rsid w:val="00117198"/>
    <w:rsid w:val="001178B1"/>
    <w:rsid w:val="00117AE9"/>
    <w:rsid w:val="00120625"/>
    <w:rsid w:val="00120B8F"/>
    <w:rsid w:val="00120F6F"/>
    <w:rsid w:val="00121E0F"/>
    <w:rsid w:val="00122750"/>
    <w:rsid w:val="0012541B"/>
    <w:rsid w:val="001269C7"/>
    <w:rsid w:val="00126A22"/>
    <w:rsid w:val="00126B81"/>
    <w:rsid w:val="00126FCB"/>
    <w:rsid w:val="001276E5"/>
    <w:rsid w:val="00127B08"/>
    <w:rsid w:val="00127C68"/>
    <w:rsid w:val="0013112B"/>
    <w:rsid w:val="0013468D"/>
    <w:rsid w:val="00134CB3"/>
    <w:rsid w:val="00136065"/>
    <w:rsid w:val="00140E0D"/>
    <w:rsid w:val="0014179B"/>
    <w:rsid w:val="001443CC"/>
    <w:rsid w:val="001445E1"/>
    <w:rsid w:val="00144CDB"/>
    <w:rsid w:val="00145AD8"/>
    <w:rsid w:val="00146207"/>
    <w:rsid w:val="00146CE2"/>
    <w:rsid w:val="0015277B"/>
    <w:rsid w:val="001537B7"/>
    <w:rsid w:val="001558F7"/>
    <w:rsid w:val="00156A94"/>
    <w:rsid w:val="00157975"/>
    <w:rsid w:val="001614AB"/>
    <w:rsid w:val="0016283A"/>
    <w:rsid w:val="00163799"/>
    <w:rsid w:val="0016470F"/>
    <w:rsid w:val="001647C9"/>
    <w:rsid w:val="001654E4"/>
    <w:rsid w:val="001673BB"/>
    <w:rsid w:val="0016771A"/>
    <w:rsid w:val="00167C72"/>
    <w:rsid w:val="001719A1"/>
    <w:rsid w:val="001736EE"/>
    <w:rsid w:val="00175501"/>
    <w:rsid w:val="0017668E"/>
    <w:rsid w:val="00181761"/>
    <w:rsid w:val="001823A3"/>
    <w:rsid w:val="00183E63"/>
    <w:rsid w:val="00186357"/>
    <w:rsid w:val="001863D5"/>
    <w:rsid w:val="001864B7"/>
    <w:rsid w:val="00190AA0"/>
    <w:rsid w:val="00192937"/>
    <w:rsid w:val="001938E6"/>
    <w:rsid w:val="0019465C"/>
    <w:rsid w:val="00195B5F"/>
    <w:rsid w:val="00196664"/>
    <w:rsid w:val="00196750"/>
    <w:rsid w:val="001971A6"/>
    <w:rsid w:val="001A00F6"/>
    <w:rsid w:val="001A0B2E"/>
    <w:rsid w:val="001A16E9"/>
    <w:rsid w:val="001A319B"/>
    <w:rsid w:val="001A36CD"/>
    <w:rsid w:val="001A4239"/>
    <w:rsid w:val="001A49A7"/>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5197"/>
    <w:rsid w:val="001E68C5"/>
    <w:rsid w:val="001E700D"/>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79A3"/>
    <w:rsid w:val="00230700"/>
    <w:rsid w:val="00230A9A"/>
    <w:rsid w:val="00230D82"/>
    <w:rsid w:val="002327B3"/>
    <w:rsid w:val="00233AAE"/>
    <w:rsid w:val="00233BDD"/>
    <w:rsid w:val="00233DE0"/>
    <w:rsid w:val="002341FE"/>
    <w:rsid w:val="00235E21"/>
    <w:rsid w:val="002361BE"/>
    <w:rsid w:val="00236819"/>
    <w:rsid w:val="002375BF"/>
    <w:rsid w:val="0023784B"/>
    <w:rsid w:val="00241F9B"/>
    <w:rsid w:val="0024216C"/>
    <w:rsid w:val="00242C4E"/>
    <w:rsid w:val="0024322C"/>
    <w:rsid w:val="00243D6F"/>
    <w:rsid w:val="00243F2E"/>
    <w:rsid w:val="00243F44"/>
    <w:rsid w:val="00244733"/>
    <w:rsid w:val="00245521"/>
    <w:rsid w:val="002456DD"/>
    <w:rsid w:val="0024591C"/>
    <w:rsid w:val="00245994"/>
    <w:rsid w:val="00246178"/>
    <w:rsid w:val="00246567"/>
    <w:rsid w:val="00246BFD"/>
    <w:rsid w:val="00251F38"/>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875F4"/>
    <w:rsid w:val="0029016F"/>
    <w:rsid w:val="002907E3"/>
    <w:rsid w:val="00290B5C"/>
    <w:rsid w:val="002916CF"/>
    <w:rsid w:val="002921E1"/>
    <w:rsid w:val="0029249D"/>
    <w:rsid w:val="0029288D"/>
    <w:rsid w:val="002936C1"/>
    <w:rsid w:val="00295316"/>
    <w:rsid w:val="00295C36"/>
    <w:rsid w:val="00296443"/>
    <w:rsid w:val="00297E73"/>
    <w:rsid w:val="002A117A"/>
    <w:rsid w:val="002A2538"/>
    <w:rsid w:val="002A3067"/>
    <w:rsid w:val="002A37DF"/>
    <w:rsid w:val="002A3A1B"/>
    <w:rsid w:val="002A3C80"/>
    <w:rsid w:val="002A3D05"/>
    <w:rsid w:val="002A3D14"/>
    <w:rsid w:val="002A49D0"/>
    <w:rsid w:val="002A4DD0"/>
    <w:rsid w:val="002A557A"/>
    <w:rsid w:val="002A5A9C"/>
    <w:rsid w:val="002A72AC"/>
    <w:rsid w:val="002A758B"/>
    <w:rsid w:val="002A7C4E"/>
    <w:rsid w:val="002B039E"/>
    <w:rsid w:val="002B0AE2"/>
    <w:rsid w:val="002B0EE1"/>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20DD"/>
    <w:rsid w:val="003058A8"/>
    <w:rsid w:val="003065D0"/>
    <w:rsid w:val="00306C1A"/>
    <w:rsid w:val="00307939"/>
    <w:rsid w:val="00310140"/>
    <w:rsid w:val="00311337"/>
    <w:rsid w:val="00313295"/>
    <w:rsid w:val="0031334A"/>
    <w:rsid w:val="0031496D"/>
    <w:rsid w:val="003154EC"/>
    <w:rsid w:val="00315AA6"/>
    <w:rsid w:val="00315BAF"/>
    <w:rsid w:val="00316FCF"/>
    <w:rsid w:val="00320BF1"/>
    <w:rsid w:val="00320E67"/>
    <w:rsid w:val="003218F1"/>
    <w:rsid w:val="00322DE6"/>
    <w:rsid w:val="0032327D"/>
    <w:rsid w:val="0032420B"/>
    <w:rsid w:val="00324C6A"/>
    <w:rsid w:val="00326DF7"/>
    <w:rsid w:val="00327070"/>
    <w:rsid w:val="00327258"/>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886"/>
    <w:rsid w:val="003455EB"/>
    <w:rsid w:val="00345A2E"/>
    <w:rsid w:val="00346D92"/>
    <w:rsid w:val="00350670"/>
    <w:rsid w:val="00350C5C"/>
    <w:rsid w:val="0035106A"/>
    <w:rsid w:val="0035138D"/>
    <w:rsid w:val="00351EF3"/>
    <w:rsid w:val="003528D6"/>
    <w:rsid w:val="00353A69"/>
    <w:rsid w:val="00354104"/>
    <w:rsid w:val="00355614"/>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68F5"/>
    <w:rsid w:val="00387DEB"/>
    <w:rsid w:val="0039195C"/>
    <w:rsid w:val="00391C7E"/>
    <w:rsid w:val="00391CD2"/>
    <w:rsid w:val="003962FC"/>
    <w:rsid w:val="00397D00"/>
    <w:rsid w:val="00397D27"/>
    <w:rsid w:val="003A0BCB"/>
    <w:rsid w:val="003A2701"/>
    <w:rsid w:val="003A291F"/>
    <w:rsid w:val="003A4D94"/>
    <w:rsid w:val="003A5B59"/>
    <w:rsid w:val="003A5E67"/>
    <w:rsid w:val="003B27D8"/>
    <w:rsid w:val="003B2898"/>
    <w:rsid w:val="003B6400"/>
    <w:rsid w:val="003B6799"/>
    <w:rsid w:val="003B6AAD"/>
    <w:rsid w:val="003B7BD9"/>
    <w:rsid w:val="003C0D57"/>
    <w:rsid w:val="003C1C65"/>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487"/>
    <w:rsid w:val="003E6E9E"/>
    <w:rsid w:val="003E7264"/>
    <w:rsid w:val="003E746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AE"/>
    <w:rsid w:val="00424FED"/>
    <w:rsid w:val="00425AC5"/>
    <w:rsid w:val="004271E8"/>
    <w:rsid w:val="004277B0"/>
    <w:rsid w:val="00431948"/>
    <w:rsid w:val="004323AB"/>
    <w:rsid w:val="00432733"/>
    <w:rsid w:val="00433FAF"/>
    <w:rsid w:val="004369C7"/>
    <w:rsid w:val="004373BA"/>
    <w:rsid w:val="004378E5"/>
    <w:rsid w:val="00437BF2"/>
    <w:rsid w:val="00437E08"/>
    <w:rsid w:val="0044000D"/>
    <w:rsid w:val="00441421"/>
    <w:rsid w:val="004416FA"/>
    <w:rsid w:val="004419FC"/>
    <w:rsid w:val="00442667"/>
    <w:rsid w:val="00442EA0"/>
    <w:rsid w:val="00444DAC"/>
    <w:rsid w:val="00445430"/>
    <w:rsid w:val="004454B4"/>
    <w:rsid w:val="00446614"/>
    <w:rsid w:val="00450CC0"/>
    <w:rsid w:val="00451AFF"/>
    <w:rsid w:val="00451C83"/>
    <w:rsid w:val="00452025"/>
    <w:rsid w:val="0045203F"/>
    <w:rsid w:val="00452848"/>
    <w:rsid w:val="00452B7E"/>
    <w:rsid w:val="004537FC"/>
    <w:rsid w:val="00455692"/>
    <w:rsid w:val="00455A5B"/>
    <w:rsid w:val="00456B28"/>
    <w:rsid w:val="00456E1C"/>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5524"/>
    <w:rsid w:val="00475880"/>
    <w:rsid w:val="004800B5"/>
    <w:rsid w:val="00480783"/>
    <w:rsid w:val="004809DA"/>
    <w:rsid w:val="00480E70"/>
    <w:rsid w:val="004815FC"/>
    <w:rsid w:val="00482BE5"/>
    <w:rsid w:val="00483082"/>
    <w:rsid w:val="00483DF0"/>
    <w:rsid w:val="004846D9"/>
    <w:rsid w:val="00485058"/>
    <w:rsid w:val="004856B9"/>
    <w:rsid w:val="0048659B"/>
    <w:rsid w:val="00486861"/>
    <w:rsid w:val="00486EC4"/>
    <w:rsid w:val="004878F3"/>
    <w:rsid w:val="004906F2"/>
    <w:rsid w:val="004910CA"/>
    <w:rsid w:val="00491E6D"/>
    <w:rsid w:val="00491F3E"/>
    <w:rsid w:val="0049319B"/>
    <w:rsid w:val="00493A31"/>
    <w:rsid w:val="00493D23"/>
    <w:rsid w:val="00494550"/>
    <w:rsid w:val="00497F11"/>
    <w:rsid w:val="004A07A5"/>
    <w:rsid w:val="004A0BA0"/>
    <w:rsid w:val="004A274B"/>
    <w:rsid w:val="004A3C37"/>
    <w:rsid w:val="004A587D"/>
    <w:rsid w:val="004A5D51"/>
    <w:rsid w:val="004A6E29"/>
    <w:rsid w:val="004A7C3D"/>
    <w:rsid w:val="004B03EF"/>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4762"/>
    <w:rsid w:val="004D527A"/>
    <w:rsid w:val="004D5AD0"/>
    <w:rsid w:val="004D6DCF"/>
    <w:rsid w:val="004D6F40"/>
    <w:rsid w:val="004E0094"/>
    <w:rsid w:val="004E1192"/>
    <w:rsid w:val="004E20B8"/>
    <w:rsid w:val="004E3677"/>
    <w:rsid w:val="004E3CE1"/>
    <w:rsid w:val="004E413A"/>
    <w:rsid w:val="004E5234"/>
    <w:rsid w:val="004E6DB2"/>
    <w:rsid w:val="004F044E"/>
    <w:rsid w:val="004F2B4A"/>
    <w:rsid w:val="004F32E8"/>
    <w:rsid w:val="004F5A03"/>
    <w:rsid w:val="004F6BF0"/>
    <w:rsid w:val="005033CE"/>
    <w:rsid w:val="00503726"/>
    <w:rsid w:val="00504680"/>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3624"/>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875"/>
    <w:rsid w:val="00545E1D"/>
    <w:rsid w:val="00546966"/>
    <w:rsid w:val="005509E0"/>
    <w:rsid w:val="005510C2"/>
    <w:rsid w:val="00552D36"/>
    <w:rsid w:val="00553AD7"/>
    <w:rsid w:val="00556548"/>
    <w:rsid w:val="00556BD0"/>
    <w:rsid w:val="00557181"/>
    <w:rsid w:val="0055722D"/>
    <w:rsid w:val="00560C8D"/>
    <w:rsid w:val="00560F91"/>
    <w:rsid w:val="005617FB"/>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80F17"/>
    <w:rsid w:val="00584DD2"/>
    <w:rsid w:val="00586957"/>
    <w:rsid w:val="0058743A"/>
    <w:rsid w:val="005879DA"/>
    <w:rsid w:val="00590B37"/>
    <w:rsid w:val="00591021"/>
    <w:rsid w:val="005916D7"/>
    <w:rsid w:val="005917AA"/>
    <w:rsid w:val="005917B9"/>
    <w:rsid w:val="005963CC"/>
    <w:rsid w:val="005A05D9"/>
    <w:rsid w:val="005A0644"/>
    <w:rsid w:val="005A0A14"/>
    <w:rsid w:val="005A22DD"/>
    <w:rsid w:val="005A26E5"/>
    <w:rsid w:val="005A2B3D"/>
    <w:rsid w:val="005A2FE6"/>
    <w:rsid w:val="005A421A"/>
    <w:rsid w:val="005A446F"/>
    <w:rsid w:val="005A4760"/>
    <w:rsid w:val="005A660C"/>
    <w:rsid w:val="005A703B"/>
    <w:rsid w:val="005A72CB"/>
    <w:rsid w:val="005A7F7F"/>
    <w:rsid w:val="005B26B8"/>
    <w:rsid w:val="005B2900"/>
    <w:rsid w:val="005B3ABC"/>
    <w:rsid w:val="005B571A"/>
    <w:rsid w:val="005B614B"/>
    <w:rsid w:val="005B624E"/>
    <w:rsid w:val="005B670E"/>
    <w:rsid w:val="005B6758"/>
    <w:rsid w:val="005C1ABE"/>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1E69"/>
    <w:rsid w:val="005E28F2"/>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601A7D"/>
    <w:rsid w:val="00601EDE"/>
    <w:rsid w:val="00602BA1"/>
    <w:rsid w:val="00602CDD"/>
    <w:rsid w:val="0060305E"/>
    <w:rsid w:val="0060428E"/>
    <w:rsid w:val="00604DD2"/>
    <w:rsid w:val="00605D33"/>
    <w:rsid w:val="00607FF6"/>
    <w:rsid w:val="00610A20"/>
    <w:rsid w:val="00611CCC"/>
    <w:rsid w:val="00613257"/>
    <w:rsid w:val="0061426F"/>
    <w:rsid w:val="006151A4"/>
    <w:rsid w:val="00615345"/>
    <w:rsid w:val="006159FC"/>
    <w:rsid w:val="00616350"/>
    <w:rsid w:val="00620AAD"/>
    <w:rsid w:val="00621102"/>
    <w:rsid w:val="0062328E"/>
    <w:rsid w:val="00624B0D"/>
    <w:rsid w:val="006261D9"/>
    <w:rsid w:val="006304C3"/>
    <w:rsid w:val="006315A5"/>
    <w:rsid w:val="00631B2C"/>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4E0"/>
    <w:rsid w:val="00652AD4"/>
    <w:rsid w:val="00652E3F"/>
    <w:rsid w:val="006537E7"/>
    <w:rsid w:val="00654585"/>
    <w:rsid w:val="00654A0D"/>
    <w:rsid w:val="0065508E"/>
    <w:rsid w:val="00655B06"/>
    <w:rsid w:val="00655DFA"/>
    <w:rsid w:val="00655F46"/>
    <w:rsid w:val="006578DB"/>
    <w:rsid w:val="00657E09"/>
    <w:rsid w:val="00660231"/>
    <w:rsid w:val="00662A1E"/>
    <w:rsid w:val="00665BA2"/>
    <w:rsid w:val="00666E29"/>
    <w:rsid w:val="006670BE"/>
    <w:rsid w:val="00667311"/>
    <w:rsid w:val="00670905"/>
    <w:rsid w:val="006710F2"/>
    <w:rsid w:val="006729CD"/>
    <w:rsid w:val="00672C8A"/>
    <w:rsid w:val="00672F7D"/>
    <w:rsid w:val="0067470E"/>
    <w:rsid w:val="0067525E"/>
    <w:rsid w:val="00676474"/>
    <w:rsid w:val="00677910"/>
    <w:rsid w:val="00677A99"/>
    <w:rsid w:val="00680EB7"/>
    <w:rsid w:val="0068133A"/>
    <w:rsid w:val="00681944"/>
    <w:rsid w:val="0068299E"/>
    <w:rsid w:val="0068337B"/>
    <w:rsid w:val="00684751"/>
    <w:rsid w:val="006849FB"/>
    <w:rsid w:val="006866B6"/>
    <w:rsid w:val="00686A3F"/>
    <w:rsid w:val="00687073"/>
    <w:rsid w:val="0069126B"/>
    <w:rsid w:val="00691467"/>
    <w:rsid w:val="00692E63"/>
    <w:rsid w:val="00693870"/>
    <w:rsid w:val="0069554C"/>
    <w:rsid w:val="006959B0"/>
    <w:rsid w:val="00696C04"/>
    <w:rsid w:val="006A0061"/>
    <w:rsid w:val="006A02DB"/>
    <w:rsid w:val="006A10F7"/>
    <w:rsid w:val="006A14C5"/>
    <w:rsid w:val="006A15E1"/>
    <w:rsid w:val="006A1D8C"/>
    <w:rsid w:val="006A3BB6"/>
    <w:rsid w:val="006A419C"/>
    <w:rsid w:val="006A4E8A"/>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7E"/>
    <w:rsid w:val="006D17D2"/>
    <w:rsid w:val="006D3768"/>
    <w:rsid w:val="006D51A8"/>
    <w:rsid w:val="006D54BC"/>
    <w:rsid w:val="006D6448"/>
    <w:rsid w:val="006D7406"/>
    <w:rsid w:val="006D7DD0"/>
    <w:rsid w:val="006E0957"/>
    <w:rsid w:val="006E1791"/>
    <w:rsid w:val="006E1BBA"/>
    <w:rsid w:val="006E2794"/>
    <w:rsid w:val="006E3582"/>
    <w:rsid w:val="006E4352"/>
    <w:rsid w:val="006E4A39"/>
    <w:rsid w:val="006E59CB"/>
    <w:rsid w:val="006E59D3"/>
    <w:rsid w:val="006E6C79"/>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1837"/>
    <w:rsid w:val="00714074"/>
    <w:rsid w:val="00715713"/>
    <w:rsid w:val="00715AB2"/>
    <w:rsid w:val="007166EB"/>
    <w:rsid w:val="00716C50"/>
    <w:rsid w:val="00717CF4"/>
    <w:rsid w:val="007208DB"/>
    <w:rsid w:val="00721075"/>
    <w:rsid w:val="0072275E"/>
    <w:rsid w:val="0072329E"/>
    <w:rsid w:val="00725B8D"/>
    <w:rsid w:val="0072658E"/>
    <w:rsid w:val="00727508"/>
    <w:rsid w:val="00731ADA"/>
    <w:rsid w:val="0073348D"/>
    <w:rsid w:val="007336E4"/>
    <w:rsid w:val="00734053"/>
    <w:rsid w:val="007346F5"/>
    <w:rsid w:val="007350B5"/>
    <w:rsid w:val="00737142"/>
    <w:rsid w:val="007409C9"/>
    <w:rsid w:val="007409EB"/>
    <w:rsid w:val="00740B6F"/>
    <w:rsid w:val="00741612"/>
    <w:rsid w:val="007418DF"/>
    <w:rsid w:val="007424A2"/>
    <w:rsid w:val="007425C4"/>
    <w:rsid w:val="00743467"/>
    <w:rsid w:val="007441A8"/>
    <w:rsid w:val="0074478E"/>
    <w:rsid w:val="0074588B"/>
    <w:rsid w:val="0074612B"/>
    <w:rsid w:val="00746FC8"/>
    <w:rsid w:val="00751B32"/>
    <w:rsid w:val="00752CFE"/>
    <w:rsid w:val="0075366D"/>
    <w:rsid w:val="00753AB2"/>
    <w:rsid w:val="00754213"/>
    <w:rsid w:val="00755587"/>
    <w:rsid w:val="00756B1E"/>
    <w:rsid w:val="007574C9"/>
    <w:rsid w:val="00757781"/>
    <w:rsid w:val="0075794E"/>
    <w:rsid w:val="00757D6A"/>
    <w:rsid w:val="00760389"/>
    <w:rsid w:val="00762AB4"/>
    <w:rsid w:val="0076508A"/>
    <w:rsid w:val="0076716D"/>
    <w:rsid w:val="00770678"/>
    <w:rsid w:val="00770DE0"/>
    <w:rsid w:val="0077113B"/>
    <w:rsid w:val="00772B3F"/>
    <w:rsid w:val="007738D4"/>
    <w:rsid w:val="00773A8C"/>
    <w:rsid w:val="00774252"/>
    <w:rsid w:val="00775603"/>
    <w:rsid w:val="007806FD"/>
    <w:rsid w:val="0078079B"/>
    <w:rsid w:val="00780B0E"/>
    <w:rsid w:val="00780B62"/>
    <w:rsid w:val="007811D2"/>
    <w:rsid w:val="0078424D"/>
    <w:rsid w:val="0078570D"/>
    <w:rsid w:val="00790E1C"/>
    <w:rsid w:val="00791C06"/>
    <w:rsid w:val="00791DBB"/>
    <w:rsid w:val="00793930"/>
    <w:rsid w:val="00793BEE"/>
    <w:rsid w:val="00793E6A"/>
    <w:rsid w:val="00795359"/>
    <w:rsid w:val="007A07DB"/>
    <w:rsid w:val="007A11F9"/>
    <w:rsid w:val="007A157E"/>
    <w:rsid w:val="007A28C6"/>
    <w:rsid w:val="007A4606"/>
    <w:rsid w:val="007A46E1"/>
    <w:rsid w:val="007A4942"/>
    <w:rsid w:val="007A5C67"/>
    <w:rsid w:val="007A7037"/>
    <w:rsid w:val="007B5240"/>
    <w:rsid w:val="007B5FC1"/>
    <w:rsid w:val="007B697A"/>
    <w:rsid w:val="007B795A"/>
    <w:rsid w:val="007B79E3"/>
    <w:rsid w:val="007C077F"/>
    <w:rsid w:val="007C0C38"/>
    <w:rsid w:val="007C2988"/>
    <w:rsid w:val="007C313A"/>
    <w:rsid w:val="007C344B"/>
    <w:rsid w:val="007C3635"/>
    <w:rsid w:val="007C36AD"/>
    <w:rsid w:val="007C37A3"/>
    <w:rsid w:val="007C42A4"/>
    <w:rsid w:val="007C4465"/>
    <w:rsid w:val="007C689F"/>
    <w:rsid w:val="007C71AF"/>
    <w:rsid w:val="007C7310"/>
    <w:rsid w:val="007D1E9D"/>
    <w:rsid w:val="007D285B"/>
    <w:rsid w:val="007D3D94"/>
    <w:rsid w:val="007D4B1A"/>
    <w:rsid w:val="007D4C49"/>
    <w:rsid w:val="007D5256"/>
    <w:rsid w:val="007D682B"/>
    <w:rsid w:val="007D6BA2"/>
    <w:rsid w:val="007D6C53"/>
    <w:rsid w:val="007D7314"/>
    <w:rsid w:val="007D7544"/>
    <w:rsid w:val="007D7753"/>
    <w:rsid w:val="007D7F06"/>
    <w:rsid w:val="007E3120"/>
    <w:rsid w:val="007E599D"/>
    <w:rsid w:val="007E6B7B"/>
    <w:rsid w:val="007E6F85"/>
    <w:rsid w:val="007E7BF4"/>
    <w:rsid w:val="007F0053"/>
    <w:rsid w:val="007F20F3"/>
    <w:rsid w:val="007F27FF"/>
    <w:rsid w:val="007F309C"/>
    <w:rsid w:val="007F35EA"/>
    <w:rsid w:val="007F66CE"/>
    <w:rsid w:val="007F7CDF"/>
    <w:rsid w:val="00801363"/>
    <w:rsid w:val="00803276"/>
    <w:rsid w:val="00804C29"/>
    <w:rsid w:val="008055AC"/>
    <w:rsid w:val="00807108"/>
    <w:rsid w:val="0080748F"/>
    <w:rsid w:val="00810B00"/>
    <w:rsid w:val="008113AA"/>
    <w:rsid w:val="008116FC"/>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31D8"/>
    <w:rsid w:val="008343F0"/>
    <w:rsid w:val="0083496E"/>
    <w:rsid w:val="008353F2"/>
    <w:rsid w:val="0084040E"/>
    <w:rsid w:val="00840FE5"/>
    <w:rsid w:val="008414EA"/>
    <w:rsid w:val="00842627"/>
    <w:rsid w:val="00843D21"/>
    <w:rsid w:val="008446E8"/>
    <w:rsid w:val="0084584F"/>
    <w:rsid w:val="00845DA8"/>
    <w:rsid w:val="00846E02"/>
    <w:rsid w:val="00847C7B"/>
    <w:rsid w:val="008505CC"/>
    <w:rsid w:val="008512A3"/>
    <w:rsid w:val="00851B40"/>
    <w:rsid w:val="008523EA"/>
    <w:rsid w:val="008557E5"/>
    <w:rsid w:val="00855D4E"/>
    <w:rsid w:val="00856DF2"/>
    <w:rsid w:val="00856EC5"/>
    <w:rsid w:val="008605C8"/>
    <w:rsid w:val="00861588"/>
    <w:rsid w:val="008615A9"/>
    <w:rsid w:val="00861708"/>
    <w:rsid w:val="008629CE"/>
    <w:rsid w:val="00862BAC"/>
    <w:rsid w:val="00863C6D"/>
    <w:rsid w:val="008646CA"/>
    <w:rsid w:val="0086760B"/>
    <w:rsid w:val="00867CF7"/>
    <w:rsid w:val="00870188"/>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8E9"/>
    <w:rsid w:val="00896D74"/>
    <w:rsid w:val="008A014D"/>
    <w:rsid w:val="008A1C8D"/>
    <w:rsid w:val="008A1EC2"/>
    <w:rsid w:val="008A2FA7"/>
    <w:rsid w:val="008A348B"/>
    <w:rsid w:val="008A446F"/>
    <w:rsid w:val="008A5F06"/>
    <w:rsid w:val="008A734F"/>
    <w:rsid w:val="008B0DC3"/>
    <w:rsid w:val="008B1C5C"/>
    <w:rsid w:val="008B2BDD"/>
    <w:rsid w:val="008B33D2"/>
    <w:rsid w:val="008B4CFF"/>
    <w:rsid w:val="008C27AE"/>
    <w:rsid w:val="008C3083"/>
    <w:rsid w:val="008C38EB"/>
    <w:rsid w:val="008C4764"/>
    <w:rsid w:val="008C5DB0"/>
    <w:rsid w:val="008C67D6"/>
    <w:rsid w:val="008C75A3"/>
    <w:rsid w:val="008C7D82"/>
    <w:rsid w:val="008D040E"/>
    <w:rsid w:val="008D14E2"/>
    <w:rsid w:val="008D2955"/>
    <w:rsid w:val="008D351D"/>
    <w:rsid w:val="008D46EC"/>
    <w:rsid w:val="008D72C9"/>
    <w:rsid w:val="008E0039"/>
    <w:rsid w:val="008E0F75"/>
    <w:rsid w:val="008E36C2"/>
    <w:rsid w:val="008E3D5D"/>
    <w:rsid w:val="008E5DB6"/>
    <w:rsid w:val="008E6FE0"/>
    <w:rsid w:val="008F011B"/>
    <w:rsid w:val="008F0951"/>
    <w:rsid w:val="008F1789"/>
    <w:rsid w:val="008F19CE"/>
    <w:rsid w:val="008F2162"/>
    <w:rsid w:val="008F3601"/>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101F"/>
    <w:rsid w:val="009242D3"/>
    <w:rsid w:val="00926A43"/>
    <w:rsid w:val="00926B08"/>
    <w:rsid w:val="00926D5F"/>
    <w:rsid w:val="00930D6E"/>
    <w:rsid w:val="0093112D"/>
    <w:rsid w:val="009338D6"/>
    <w:rsid w:val="00935537"/>
    <w:rsid w:val="00935891"/>
    <w:rsid w:val="00935DE9"/>
    <w:rsid w:val="00936A30"/>
    <w:rsid w:val="00936B29"/>
    <w:rsid w:val="009372D8"/>
    <w:rsid w:val="0093767D"/>
    <w:rsid w:val="00940028"/>
    <w:rsid w:val="00942861"/>
    <w:rsid w:val="00944070"/>
    <w:rsid w:val="00944188"/>
    <w:rsid w:val="00944226"/>
    <w:rsid w:val="009442FC"/>
    <w:rsid w:val="00945CE8"/>
    <w:rsid w:val="00946FC1"/>
    <w:rsid w:val="00950D30"/>
    <w:rsid w:val="00951796"/>
    <w:rsid w:val="00951952"/>
    <w:rsid w:val="00951BCB"/>
    <w:rsid w:val="00951C55"/>
    <w:rsid w:val="009526B1"/>
    <w:rsid w:val="009526C3"/>
    <w:rsid w:val="00953B34"/>
    <w:rsid w:val="009557D6"/>
    <w:rsid w:val="00955F89"/>
    <w:rsid w:val="00956913"/>
    <w:rsid w:val="0096055E"/>
    <w:rsid w:val="009608CD"/>
    <w:rsid w:val="00961B2B"/>
    <w:rsid w:val="00962119"/>
    <w:rsid w:val="00962626"/>
    <w:rsid w:val="00963623"/>
    <w:rsid w:val="00963AF0"/>
    <w:rsid w:val="00964347"/>
    <w:rsid w:val="00964D23"/>
    <w:rsid w:val="00966715"/>
    <w:rsid w:val="00967403"/>
    <w:rsid w:val="00970A55"/>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907B4"/>
    <w:rsid w:val="00993375"/>
    <w:rsid w:val="009943CD"/>
    <w:rsid w:val="009952B7"/>
    <w:rsid w:val="00995683"/>
    <w:rsid w:val="00996380"/>
    <w:rsid w:val="009975B0"/>
    <w:rsid w:val="009A00F6"/>
    <w:rsid w:val="009A0315"/>
    <w:rsid w:val="009A1510"/>
    <w:rsid w:val="009A1C9A"/>
    <w:rsid w:val="009A474B"/>
    <w:rsid w:val="009A56F5"/>
    <w:rsid w:val="009A5D9D"/>
    <w:rsid w:val="009A609C"/>
    <w:rsid w:val="009A630B"/>
    <w:rsid w:val="009A70D1"/>
    <w:rsid w:val="009A76EF"/>
    <w:rsid w:val="009A7B28"/>
    <w:rsid w:val="009B27AA"/>
    <w:rsid w:val="009B49B7"/>
    <w:rsid w:val="009B50DC"/>
    <w:rsid w:val="009B7C29"/>
    <w:rsid w:val="009B7CD2"/>
    <w:rsid w:val="009C3EF9"/>
    <w:rsid w:val="009C4A63"/>
    <w:rsid w:val="009C4B66"/>
    <w:rsid w:val="009C6E3C"/>
    <w:rsid w:val="009C73A9"/>
    <w:rsid w:val="009C7755"/>
    <w:rsid w:val="009D0868"/>
    <w:rsid w:val="009D14FD"/>
    <w:rsid w:val="009D1C06"/>
    <w:rsid w:val="009D31C5"/>
    <w:rsid w:val="009D4EC0"/>
    <w:rsid w:val="009D70F9"/>
    <w:rsid w:val="009D7E96"/>
    <w:rsid w:val="009E09CA"/>
    <w:rsid w:val="009E193F"/>
    <w:rsid w:val="009E3705"/>
    <w:rsid w:val="009E3BB5"/>
    <w:rsid w:val="009E3F46"/>
    <w:rsid w:val="009E613A"/>
    <w:rsid w:val="009E666D"/>
    <w:rsid w:val="009E6BA2"/>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D8E"/>
    <w:rsid w:val="009F3DCF"/>
    <w:rsid w:val="009F41EB"/>
    <w:rsid w:val="009F59B7"/>
    <w:rsid w:val="00A00BDA"/>
    <w:rsid w:val="00A037F0"/>
    <w:rsid w:val="00A073F1"/>
    <w:rsid w:val="00A076A4"/>
    <w:rsid w:val="00A07FB7"/>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4693"/>
    <w:rsid w:val="00A35226"/>
    <w:rsid w:val="00A3639E"/>
    <w:rsid w:val="00A3716A"/>
    <w:rsid w:val="00A4013A"/>
    <w:rsid w:val="00A404F2"/>
    <w:rsid w:val="00A42E15"/>
    <w:rsid w:val="00A44142"/>
    <w:rsid w:val="00A46D12"/>
    <w:rsid w:val="00A4710E"/>
    <w:rsid w:val="00A529D2"/>
    <w:rsid w:val="00A54F8B"/>
    <w:rsid w:val="00A552F9"/>
    <w:rsid w:val="00A55725"/>
    <w:rsid w:val="00A5680C"/>
    <w:rsid w:val="00A56F86"/>
    <w:rsid w:val="00A579AD"/>
    <w:rsid w:val="00A57EC9"/>
    <w:rsid w:val="00A6063D"/>
    <w:rsid w:val="00A610B2"/>
    <w:rsid w:val="00A62FC9"/>
    <w:rsid w:val="00A63352"/>
    <w:rsid w:val="00A66922"/>
    <w:rsid w:val="00A66C83"/>
    <w:rsid w:val="00A67D28"/>
    <w:rsid w:val="00A67E7E"/>
    <w:rsid w:val="00A70F21"/>
    <w:rsid w:val="00A71A33"/>
    <w:rsid w:val="00A71CE7"/>
    <w:rsid w:val="00A71DFF"/>
    <w:rsid w:val="00A72621"/>
    <w:rsid w:val="00A74BC2"/>
    <w:rsid w:val="00A753F4"/>
    <w:rsid w:val="00A776DA"/>
    <w:rsid w:val="00A80248"/>
    <w:rsid w:val="00A81A34"/>
    <w:rsid w:val="00A81B31"/>
    <w:rsid w:val="00A81FE5"/>
    <w:rsid w:val="00A8238A"/>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2DF9"/>
    <w:rsid w:val="00AC2F10"/>
    <w:rsid w:val="00AC3525"/>
    <w:rsid w:val="00AC7F40"/>
    <w:rsid w:val="00AD00AF"/>
    <w:rsid w:val="00AD1099"/>
    <w:rsid w:val="00AD1A5E"/>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E69"/>
    <w:rsid w:val="00AF0534"/>
    <w:rsid w:val="00AF15E4"/>
    <w:rsid w:val="00AF3BF6"/>
    <w:rsid w:val="00AF4B3A"/>
    <w:rsid w:val="00AF554A"/>
    <w:rsid w:val="00AF6150"/>
    <w:rsid w:val="00AF7951"/>
    <w:rsid w:val="00B00FC9"/>
    <w:rsid w:val="00B0260D"/>
    <w:rsid w:val="00B0365B"/>
    <w:rsid w:val="00B03EA0"/>
    <w:rsid w:val="00B07A0C"/>
    <w:rsid w:val="00B105E4"/>
    <w:rsid w:val="00B10715"/>
    <w:rsid w:val="00B110C8"/>
    <w:rsid w:val="00B112D0"/>
    <w:rsid w:val="00B12272"/>
    <w:rsid w:val="00B12CDF"/>
    <w:rsid w:val="00B12D83"/>
    <w:rsid w:val="00B13025"/>
    <w:rsid w:val="00B13A99"/>
    <w:rsid w:val="00B142D5"/>
    <w:rsid w:val="00B143A6"/>
    <w:rsid w:val="00B158A5"/>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1E23"/>
    <w:rsid w:val="00B42B37"/>
    <w:rsid w:val="00B43BF1"/>
    <w:rsid w:val="00B46EF7"/>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3E84"/>
    <w:rsid w:val="00B768A2"/>
    <w:rsid w:val="00B76E9F"/>
    <w:rsid w:val="00B77102"/>
    <w:rsid w:val="00B77B44"/>
    <w:rsid w:val="00B80004"/>
    <w:rsid w:val="00B8047D"/>
    <w:rsid w:val="00B80D24"/>
    <w:rsid w:val="00B832CB"/>
    <w:rsid w:val="00B8453C"/>
    <w:rsid w:val="00B84810"/>
    <w:rsid w:val="00B85B22"/>
    <w:rsid w:val="00B87F57"/>
    <w:rsid w:val="00B90810"/>
    <w:rsid w:val="00B9118A"/>
    <w:rsid w:val="00B95538"/>
    <w:rsid w:val="00B976AB"/>
    <w:rsid w:val="00BA0E3A"/>
    <w:rsid w:val="00BA0E9D"/>
    <w:rsid w:val="00BA0F18"/>
    <w:rsid w:val="00BA2326"/>
    <w:rsid w:val="00BA2929"/>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65BD"/>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4B8E"/>
    <w:rsid w:val="00C05467"/>
    <w:rsid w:val="00C0571E"/>
    <w:rsid w:val="00C06055"/>
    <w:rsid w:val="00C073D6"/>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307E8"/>
    <w:rsid w:val="00C30B04"/>
    <w:rsid w:val="00C31D52"/>
    <w:rsid w:val="00C32CC5"/>
    <w:rsid w:val="00C32D6D"/>
    <w:rsid w:val="00C3314B"/>
    <w:rsid w:val="00C3386F"/>
    <w:rsid w:val="00C33B89"/>
    <w:rsid w:val="00C33C0A"/>
    <w:rsid w:val="00C33EA5"/>
    <w:rsid w:val="00C34E71"/>
    <w:rsid w:val="00C35BBA"/>
    <w:rsid w:val="00C365BB"/>
    <w:rsid w:val="00C37792"/>
    <w:rsid w:val="00C4025F"/>
    <w:rsid w:val="00C41654"/>
    <w:rsid w:val="00C41F7A"/>
    <w:rsid w:val="00C4274D"/>
    <w:rsid w:val="00C43F56"/>
    <w:rsid w:val="00C450BA"/>
    <w:rsid w:val="00C4616F"/>
    <w:rsid w:val="00C4667A"/>
    <w:rsid w:val="00C46B1C"/>
    <w:rsid w:val="00C50832"/>
    <w:rsid w:val="00C51F90"/>
    <w:rsid w:val="00C521F0"/>
    <w:rsid w:val="00C52DD9"/>
    <w:rsid w:val="00C530DC"/>
    <w:rsid w:val="00C5385B"/>
    <w:rsid w:val="00C54E7C"/>
    <w:rsid w:val="00C56F1B"/>
    <w:rsid w:val="00C61018"/>
    <w:rsid w:val="00C63A84"/>
    <w:rsid w:val="00C64FB6"/>
    <w:rsid w:val="00C65941"/>
    <w:rsid w:val="00C65B37"/>
    <w:rsid w:val="00C66CAA"/>
    <w:rsid w:val="00C66E1A"/>
    <w:rsid w:val="00C66E74"/>
    <w:rsid w:val="00C678D5"/>
    <w:rsid w:val="00C67AB0"/>
    <w:rsid w:val="00C70736"/>
    <w:rsid w:val="00C72415"/>
    <w:rsid w:val="00C7381B"/>
    <w:rsid w:val="00C7438A"/>
    <w:rsid w:val="00C75B7F"/>
    <w:rsid w:val="00C772A6"/>
    <w:rsid w:val="00C809C4"/>
    <w:rsid w:val="00C81684"/>
    <w:rsid w:val="00C82BE6"/>
    <w:rsid w:val="00C839AB"/>
    <w:rsid w:val="00C84E5C"/>
    <w:rsid w:val="00C84FA5"/>
    <w:rsid w:val="00C87A6B"/>
    <w:rsid w:val="00C90914"/>
    <w:rsid w:val="00C929D0"/>
    <w:rsid w:val="00C92A33"/>
    <w:rsid w:val="00C92ABD"/>
    <w:rsid w:val="00C9336C"/>
    <w:rsid w:val="00C95114"/>
    <w:rsid w:val="00C96EB0"/>
    <w:rsid w:val="00C97E4A"/>
    <w:rsid w:val="00CA146B"/>
    <w:rsid w:val="00CA1A99"/>
    <w:rsid w:val="00CA1D02"/>
    <w:rsid w:val="00CA2FFA"/>
    <w:rsid w:val="00CA5297"/>
    <w:rsid w:val="00CA5B4A"/>
    <w:rsid w:val="00CA711C"/>
    <w:rsid w:val="00CA7522"/>
    <w:rsid w:val="00CB049D"/>
    <w:rsid w:val="00CB1F41"/>
    <w:rsid w:val="00CB29AC"/>
    <w:rsid w:val="00CB4189"/>
    <w:rsid w:val="00CB4683"/>
    <w:rsid w:val="00CB4940"/>
    <w:rsid w:val="00CB4E79"/>
    <w:rsid w:val="00CB5688"/>
    <w:rsid w:val="00CC17E5"/>
    <w:rsid w:val="00CC1A56"/>
    <w:rsid w:val="00CC2F41"/>
    <w:rsid w:val="00CC3F59"/>
    <w:rsid w:val="00CC53AD"/>
    <w:rsid w:val="00CC62A2"/>
    <w:rsid w:val="00CC7164"/>
    <w:rsid w:val="00CD0161"/>
    <w:rsid w:val="00CD062E"/>
    <w:rsid w:val="00CD1446"/>
    <w:rsid w:val="00CD2FA0"/>
    <w:rsid w:val="00CD3619"/>
    <w:rsid w:val="00CD40A3"/>
    <w:rsid w:val="00CD4829"/>
    <w:rsid w:val="00CD51FC"/>
    <w:rsid w:val="00CD7918"/>
    <w:rsid w:val="00CE09FB"/>
    <w:rsid w:val="00CE33E0"/>
    <w:rsid w:val="00CE3D02"/>
    <w:rsid w:val="00CE47FC"/>
    <w:rsid w:val="00CE5A7B"/>
    <w:rsid w:val="00CE5D3E"/>
    <w:rsid w:val="00CE7981"/>
    <w:rsid w:val="00CF07AA"/>
    <w:rsid w:val="00CF1DBF"/>
    <w:rsid w:val="00CF2128"/>
    <w:rsid w:val="00CF6F6A"/>
    <w:rsid w:val="00CF7576"/>
    <w:rsid w:val="00CF769D"/>
    <w:rsid w:val="00CF7892"/>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604"/>
    <w:rsid w:val="00D20AEB"/>
    <w:rsid w:val="00D226EB"/>
    <w:rsid w:val="00D24830"/>
    <w:rsid w:val="00D25482"/>
    <w:rsid w:val="00D25C7E"/>
    <w:rsid w:val="00D25DBF"/>
    <w:rsid w:val="00D27BF8"/>
    <w:rsid w:val="00D30D47"/>
    <w:rsid w:val="00D339D0"/>
    <w:rsid w:val="00D34A44"/>
    <w:rsid w:val="00D35C7A"/>
    <w:rsid w:val="00D37BE2"/>
    <w:rsid w:val="00D401E8"/>
    <w:rsid w:val="00D4032F"/>
    <w:rsid w:val="00D4098D"/>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3348"/>
    <w:rsid w:val="00D73477"/>
    <w:rsid w:val="00D749BD"/>
    <w:rsid w:val="00D7656F"/>
    <w:rsid w:val="00D76C7B"/>
    <w:rsid w:val="00D772CF"/>
    <w:rsid w:val="00D81444"/>
    <w:rsid w:val="00D85002"/>
    <w:rsid w:val="00D85633"/>
    <w:rsid w:val="00D866F7"/>
    <w:rsid w:val="00D8709E"/>
    <w:rsid w:val="00D87370"/>
    <w:rsid w:val="00D90E96"/>
    <w:rsid w:val="00D91346"/>
    <w:rsid w:val="00D914C7"/>
    <w:rsid w:val="00D92B12"/>
    <w:rsid w:val="00D940E8"/>
    <w:rsid w:val="00D9594F"/>
    <w:rsid w:val="00D95BD1"/>
    <w:rsid w:val="00D9740E"/>
    <w:rsid w:val="00DA232F"/>
    <w:rsid w:val="00DA286F"/>
    <w:rsid w:val="00DA7FA8"/>
    <w:rsid w:val="00DB020F"/>
    <w:rsid w:val="00DB0878"/>
    <w:rsid w:val="00DB0B34"/>
    <w:rsid w:val="00DB0E07"/>
    <w:rsid w:val="00DB0EB2"/>
    <w:rsid w:val="00DB2407"/>
    <w:rsid w:val="00DB3A30"/>
    <w:rsid w:val="00DB5FFD"/>
    <w:rsid w:val="00DC2CEA"/>
    <w:rsid w:val="00DC50DC"/>
    <w:rsid w:val="00DC604A"/>
    <w:rsid w:val="00DC7210"/>
    <w:rsid w:val="00DC7422"/>
    <w:rsid w:val="00DD0491"/>
    <w:rsid w:val="00DD04E1"/>
    <w:rsid w:val="00DD1BAF"/>
    <w:rsid w:val="00DD213A"/>
    <w:rsid w:val="00DD4A33"/>
    <w:rsid w:val="00DD75E0"/>
    <w:rsid w:val="00DE04F1"/>
    <w:rsid w:val="00DE0CC6"/>
    <w:rsid w:val="00DE1A35"/>
    <w:rsid w:val="00DE359F"/>
    <w:rsid w:val="00DE38E7"/>
    <w:rsid w:val="00DE6A2C"/>
    <w:rsid w:val="00DF095F"/>
    <w:rsid w:val="00DF0EC3"/>
    <w:rsid w:val="00DF0EE5"/>
    <w:rsid w:val="00DF18B8"/>
    <w:rsid w:val="00DF2286"/>
    <w:rsid w:val="00DF4952"/>
    <w:rsid w:val="00DF4BEE"/>
    <w:rsid w:val="00E024EB"/>
    <w:rsid w:val="00E030EC"/>
    <w:rsid w:val="00E03CC8"/>
    <w:rsid w:val="00E0430E"/>
    <w:rsid w:val="00E06D25"/>
    <w:rsid w:val="00E073F9"/>
    <w:rsid w:val="00E10101"/>
    <w:rsid w:val="00E11144"/>
    <w:rsid w:val="00E1396C"/>
    <w:rsid w:val="00E14B3B"/>
    <w:rsid w:val="00E164AF"/>
    <w:rsid w:val="00E1679A"/>
    <w:rsid w:val="00E1685A"/>
    <w:rsid w:val="00E20BAF"/>
    <w:rsid w:val="00E20D06"/>
    <w:rsid w:val="00E214C8"/>
    <w:rsid w:val="00E21AE5"/>
    <w:rsid w:val="00E22F89"/>
    <w:rsid w:val="00E240D0"/>
    <w:rsid w:val="00E25014"/>
    <w:rsid w:val="00E26167"/>
    <w:rsid w:val="00E27F9E"/>
    <w:rsid w:val="00E3097B"/>
    <w:rsid w:val="00E316C0"/>
    <w:rsid w:val="00E326A7"/>
    <w:rsid w:val="00E32921"/>
    <w:rsid w:val="00E343BF"/>
    <w:rsid w:val="00E350B1"/>
    <w:rsid w:val="00E36030"/>
    <w:rsid w:val="00E40300"/>
    <w:rsid w:val="00E409AC"/>
    <w:rsid w:val="00E41327"/>
    <w:rsid w:val="00E43D65"/>
    <w:rsid w:val="00E43F96"/>
    <w:rsid w:val="00E4402B"/>
    <w:rsid w:val="00E45204"/>
    <w:rsid w:val="00E47072"/>
    <w:rsid w:val="00E50066"/>
    <w:rsid w:val="00E51229"/>
    <w:rsid w:val="00E52B9F"/>
    <w:rsid w:val="00E537A4"/>
    <w:rsid w:val="00E53D02"/>
    <w:rsid w:val="00E543BC"/>
    <w:rsid w:val="00E554DB"/>
    <w:rsid w:val="00E5730A"/>
    <w:rsid w:val="00E576CA"/>
    <w:rsid w:val="00E60464"/>
    <w:rsid w:val="00E63115"/>
    <w:rsid w:val="00E632B3"/>
    <w:rsid w:val="00E63BF1"/>
    <w:rsid w:val="00E63F31"/>
    <w:rsid w:val="00E6500A"/>
    <w:rsid w:val="00E66F57"/>
    <w:rsid w:val="00E67BCC"/>
    <w:rsid w:val="00E67C60"/>
    <w:rsid w:val="00E70DB2"/>
    <w:rsid w:val="00E718C8"/>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D015A"/>
    <w:rsid w:val="00ED0548"/>
    <w:rsid w:val="00ED183C"/>
    <w:rsid w:val="00ED2947"/>
    <w:rsid w:val="00ED3E36"/>
    <w:rsid w:val="00ED5EFE"/>
    <w:rsid w:val="00ED65B9"/>
    <w:rsid w:val="00ED6C4D"/>
    <w:rsid w:val="00ED70CB"/>
    <w:rsid w:val="00ED78AD"/>
    <w:rsid w:val="00EE0F9F"/>
    <w:rsid w:val="00EE1B56"/>
    <w:rsid w:val="00EE2414"/>
    <w:rsid w:val="00EE29D6"/>
    <w:rsid w:val="00EE32F4"/>
    <w:rsid w:val="00EE46D0"/>
    <w:rsid w:val="00EE5680"/>
    <w:rsid w:val="00EE631C"/>
    <w:rsid w:val="00EE6FBF"/>
    <w:rsid w:val="00EF188C"/>
    <w:rsid w:val="00EF1920"/>
    <w:rsid w:val="00EF252C"/>
    <w:rsid w:val="00EF4342"/>
    <w:rsid w:val="00EF5636"/>
    <w:rsid w:val="00EF571D"/>
    <w:rsid w:val="00F0039B"/>
    <w:rsid w:val="00F00DBF"/>
    <w:rsid w:val="00F00F20"/>
    <w:rsid w:val="00F014E5"/>
    <w:rsid w:val="00F02B1D"/>
    <w:rsid w:val="00F047E0"/>
    <w:rsid w:val="00F0619D"/>
    <w:rsid w:val="00F06E39"/>
    <w:rsid w:val="00F06FB8"/>
    <w:rsid w:val="00F10AA6"/>
    <w:rsid w:val="00F14D46"/>
    <w:rsid w:val="00F15A81"/>
    <w:rsid w:val="00F15BC5"/>
    <w:rsid w:val="00F178F2"/>
    <w:rsid w:val="00F204C6"/>
    <w:rsid w:val="00F228E6"/>
    <w:rsid w:val="00F229BE"/>
    <w:rsid w:val="00F2356C"/>
    <w:rsid w:val="00F23EE3"/>
    <w:rsid w:val="00F268BB"/>
    <w:rsid w:val="00F26DCE"/>
    <w:rsid w:val="00F2763C"/>
    <w:rsid w:val="00F2783C"/>
    <w:rsid w:val="00F27A77"/>
    <w:rsid w:val="00F27C99"/>
    <w:rsid w:val="00F3141E"/>
    <w:rsid w:val="00F32D9F"/>
    <w:rsid w:val="00F35422"/>
    <w:rsid w:val="00F35D63"/>
    <w:rsid w:val="00F36B19"/>
    <w:rsid w:val="00F37618"/>
    <w:rsid w:val="00F37ACB"/>
    <w:rsid w:val="00F41036"/>
    <w:rsid w:val="00F420C7"/>
    <w:rsid w:val="00F44557"/>
    <w:rsid w:val="00F445AA"/>
    <w:rsid w:val="00F44E67"/>
    <w:rsid w:val="00F46E2D"/>
    <w:rsid w:val="00F50D46"/>
    <w:rsid w:val="00F51002"/>
    <w:rsid w:val="00F542C3"/>
    <w:rsid w:val="00F547AB"/>
    <w:rsid w:val="00F54E74"/>
    <w:rsid w:val="00F553A0"/>
    <w:rsid w:val="00F55F74"/>
    <w:rsid w:val="00F563F4"/>
    <w:rsid w:val="00F564C8"/>
    <w:rsid w:val="00F56F81"/>
    <w:rsid w:val="00F57842"/>
    <w:rsid w:val="00F579DD"/>
    <w:rsid w:val="00F61D6F"/>
    <w:rsid w:val="00F621EA"/>
    <w:rsid w:val="00F62820"/>
    <w:rsid w:val="00F62E1D"/>
    <w:rsid w:val="00F63F0A"/>
    <w:rsid w:val="00F649C9"/>
    <w:rsid w:val="00F64C3E"/>
    <w:rsid w:val="00F655E1"/>
    <w:rsid w:val="00F655E7"/>
    <w:rsid w:val="00F65CDA"/>
    <w:rsid w:val="00F67055"/>
    <w:rsid w:val="00F70F76"/>
    <w:rsid w:val="00F71A9E"/>
    <w:rsid w:val="00F73F26"/>
    <w:rsid w:val="00F749B5"/>
    <w:rsid w:val="00F77428"/>
    <w:rsid w:val="00F80189"/>
    <w:rsid w:val="00F81813"/>
    <w:rsid w:val="00F81C2F"/>
    <w:rsid w:val="00F82AFD"/>
    <w:rsid w:val="00F82F57"/>
    <w:rsid w:val="00F8321F"/>
    <w:rsid w:val="00F8342C"/>
    <w:rsid w:val="00F85290"/>
    <w:rsid w:val="00F85E06"/>
    <w:rsid w:val="00F861A3"/>
    <w:rsid w:val="00F911F3"/>
    <w:rsid w:val="00F936AC"/>
    <w:rsid w:val="00F961C4"/>
    <w:rsid w:val="00F9799A"/>
    <w:rsid w:val="00FA08CD"/>
    <w:rsid w:val="00FA0AFC"/>
    <w:rsid w:val="00FA1A74"/>
    <w:rsid w:val="00FA1E65"/>
    <w:rsid w:val="00FA264D"/>
    <w:rsid w:val="00FA4415"/>
    <w:rsid w:val="00FA4CDC"/>
    <w:rsid w:val="00FA5D6C"/>
    <w:rsid w:val="00FA6246"/>
    <w:rsid w:val="00FA782C"/>
    <w:rsid w:val="00FA7D63"/>
    <w:rsid w:val="00FB07D4"/>
    <w:rsid w:val="00FC031C"/>
    <w:rsid w:val="00FC1B2A"/>
    <w:rsid w:val="00FC1B56"/>
    <w:rsid w:val="00FC3B3E"/>
    <w:rsid w:val="00FC4ACD"/>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E088A"/>
    <w:rsid w:val="00FE0F26"/>
    <w:rsid w:val="00FE1823"/>
    <w:rsid w:val="00FE26BD"/>
    <w:rsid w:val="00FE2B0E"/>
    <w:rsid w:val="00FE2BF9"/>
    <w:rsid w:val="00FE354E"/>
    <w:rsid w:val="00FE4588"/>
    <w:rsid w:val="00FE6071"/>
    <w:rsid w:val="00FE7133"/>
    <w:rsid w:val="00FE7308"/>
    <w:rsid w:val="00FF0A6F"/>
    <w:rsid w:val="00FF0E4F"/>
    <w:rsid w:val="00FF28B1"/>
    <w:rsid w:val="00FF543A"/>
    <w:rsid w:val="00FF585D"/>
    <w:rsid w:val="00FF5F71"/>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42</Pages>
  <Words>10629</Words>
  <Characters>60586</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21</cp:revision>
  <dcterms:created xsi:type="dcterms:W3CDTF">2025-06-19T17:04:00Z</dcterms:created>
  <dcterms:modified xsi:type="dcterms:W3CDTF">2025-06-19T23:37:00Z</dcterms:modified>
</cp:coreProperties>
</file>