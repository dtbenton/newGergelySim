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 xml:space="preserve">Kim &amp; </w:t>
        </w:r>
        <w:proofErr w:type="spellStart"/>
        <w:r w:rsidR="00C54E7C">
          <w:rPr>
            <w:rFonts w:ascii="Times New Roman" w:hAnsi="Times New Roman" w:cs="Times New Roman"/>
          </w:rPr>
          <w:t>S</w:t>
        </w:r>
      </w:ins>
      <w:ins w:id="42" w:author="Benton, Deon" w:date="2025-06-16T12:56:00Z" w16du:dateUtc="2025-06-16T17:56:00Z">
        <w:r w:rsidR="00C54E7C">
          <w:rPr>
            <w:rFonts w:ascii="Times New Roman" w:hAnsi="Times New Roman" w:cs="Times New Roman"/>
          </w:rPr>
          <w:t>pelke</w:t>
        </w:r>
        <w:proofErr w:type="spellEnd"/>
        <w:r w:rsidR="00C54E7C">
          <w:rPr>
            <w:rFonts w:ascii="Times New Roman" w:hAnsi="Times New Roman" w:cs="Times New Roman"/>
          </w:rPr>
          <w:t>, 1992;</w:t>
        </w:r>
      </w:ins>
      <w:ins w:id="43" w:author="Benton, Deon" w:date="2025-06-16T12:37:00Z" w16du:dateUtc="2025-06-16T17:37:00Z">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 xml:space="preserve">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 xml:space="preserve">Two of the first studies to use the </w:t>
        </w:r>
        <w:proofErr w:type="spellStart"/>
        <w:r>
          <w:rPr>
            <w:rFonts w:ascii="Times New Roman" w:hAnsi="Times New Roman" w:cs="Times New Roman"/>
          </w:rPr>
          <w:t>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E</w:t>
        </w:r>
        <w:proofErr w:type="spellEnd"/>
        <w:r>
          <w:rPr>
            <w:rFonts w:ascii="Times New Roman" w:hAnsi="Times New Roman" w:cs="Times New Roman"/>
          </w:rPr>
          <w:t xml:space="preserv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xml:space="preserv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55D49792"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 xml:space="preserve">These proposals </w:t>
        </w:r>
      </w:ins>
      <w:ins w:id="97" w:author="Benton, Deon" w:date="2025-06-23T20:47:00Z" w16du:dateUtc="2025-06-24T01:47:00Z">
        <w:r w:rsidR="00F63756">
          <w:rPr>
            <w:rFonts w:ascii="Times New Roman" w:hAnsi="Times New Roman" w:cs="Times New Roman"/>
          </w:rPr>
          <w:t>roughly fall</w:t>
        </w:r>
      </w:ins>
      <w:ins w:id="98" w:author="Benton, Deon" w:date="2025-06-13T11:56:00Z" w16du:dateUtc="2025-06-13T16:56:00Z">
        <w:r w:rsidR="00E326A7">
          <w:rPr>
            <w:rFonts w:ascii="Times New Roman" w:hAnsi="Times New Roman" w:cs="Times New Roman"/>
          </w:rPr>
          <w:t xml:space="preserve"> into </w:t>
        </w:r>
      </w:ins>
      <w:ins w:id="99" w:author="Benton, Deon" w:date="2025-06-23T20:42:00Z" w16du:dateUtc="2025-06-24T01:42:00Z">
        <w:r w:rsidR="00CF07BC">
          <w:rPr>
            <w:rFonts w:ascii="Times New Roman" w:hAnsi="Times New Roman" w:cs="Times New Roman"/>
          </w:rPr>
          <w:t>two 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 xml:space="preserve">The first </w:t>
        </w:r>
      </w:ins>
      <w:ins w:id="102" w:author="Benton, Deon" w:date="2025-06-23T20:47:00Z" w16du:dateUtc="2025-06-24T01:47:00Z">
        <w:r w:rsidR="00F57151">
          <w:rPr>
            <w:rFonts w:ascii="Times New Roman" w:hAnsi="Times New Roman" w:cs="Times New Roman"/>
          </w:rPr>
          <w:t>is</w:t>
        </w:r>
      </w:ins>
      <w:ins w:id="103" w:author="Benton, Deon" w:date="2025-06-13T11:56:00Z" w16du:dateUtc="2025-06-13T16:56:00Z">
        <w:r w:rsidR="00E326A7">
          <w:rPr>
            <w:rFonts w:ascii="Times New Roman" w:hAnsi="Times New Roman" w:cs="Times New Roman"/>
          </w:rPr>
          <w:t xml:space="preserve"> </w:t>
        </w:r>
      </w:ins>
      <w:ins w:id="104" w:author="Benton, Deon" w:date="2025-06-13T11:57:00Z" w16du:dateUtc="2025-06-13T16:57:00Z">
        <w:r w:rsidR="00E326A7">
          <w:rPr>
            <w:rFonts w:ascii="Times New Roman" w:hAnsi="Times New Roman" w:cs="Times New Roman"/>
          </w:rPr>
          <w:t>“</w:t>
        </w:r>
      </w:ins>
      <w:ins w:id="105" w:author="Benton, Deon" w:date="2025-06-13T11:56:00Z" w16du:dateUtc="2025-06-13T16:56:00Z">
        <w:r w:rsidR="00E326A7">
          <w:rPr>
            <w:rFonts w:ascii="Times New Roman" w:hAnsi="Times New Roman" w:cs="Times New Roman"/>
          </w:rPr>
          <w:t>rich</w:t>
        </w:r>
      </w:ins>
      <w:ins w:id="106" w:author="Benton, Deon" w:date="2025-06-13T11:57:00Z" w16du:dateUtc="2025-06-13T16:57:00Z">
        <w:r w:rsidR="00E326A7">
          <w:rPr>
            <w:rFonts w:ascii="Times New Roman" w:hAnsi="Times New Roman" w:cs="Times New Roman"/>
          </w:rPr>
          <w:t>”</w:t>
        </w:r>
      </w:ins>
      <w:ins w:id="107" w:author="Benton, Deon" w:date="2025-06-13T11:56:00Z" w16du:dateUtc="2025-06-13T16:56:00Z">
        <w:r w:rsidR="00E326A7">
          <w:rPr>
            <w:rFonts w:ascii="Times New Roman" w:hAnsi="Times New Roman" w:cs="Times New Roman"/>
          </w:rPr>
          <w:t xml:space="preserve"> proposals for the origins of infant action understa</w:t>
        </w:r>
      </w:ins>
      <w:ins w:id="108" w:author="Benton, Deon" w:date="2025-06-13T11:57:00Z" w16du:dateUtc="2025-06-13T16:57:00Z">
        <w:r w:rsidR="00E326A7">
          <w:rPr>
            <w:rFonts w:ascii="Times New Roman" w:hAnsi="Times New Roman" w:cs="Times New Roman"/>
          </w:rPr>
          <w:t xml:space="preserve">nding. </w:t>
        </w:r>
      </w:ins>
      <w:ins w:id="109" w:author="Benton, Deon" w:date="2025-06-23T20:44:00Z" w16du:dateUtc="2025-06-24T01:44:00Z">
        <w:r w:rsidR="00B778CC">
          <w:rPr>
            <w:rFonts w:ascii="Times New Roman" w:hAnsi="Times New Roman" w:cs="Times New Roman"/>
          </w:rPr>
          <w:t>According to these accounts, infants</w:t>
        </w:r>
      </w:ins>
      <w:ins w:id="110" w:author="detbenton1991@gmail.com" w:date="2025-06-14T14:06:00Z" w16du:dateUtc="2025-06-14T19:06:00Z">
        <w:r w:rsidR="005E4A7C">
          <w:rPr>
            <w:rFonts w:ascii="Times New Roman" w:hAnsi="Times New Roman" w:cs="Times New Roman"/>
          </w:rPr>
          <w:t xml:space="preserve"> possess from birth or shortly</w:t>
        </w:r>
      </w:ins>
      <w:ins w:id="111" w:author="Benton, Deon" w:date="2025-06-23T20:49:00Z" w16du:dateUtc="2025-06-24T01:49:00Z">
        <w:r w:rsidR="00F57151">
          <w:rPr>
            <w:rFonts w:ascii="Times New Roman" w:hAnsi="Times New Roman" w:cs="Times New Roman"/>
          </w:rPr>
          <w:t xml:space="preserve"> domain-specific mechanisms, or mechanisms that are triggered by </w:t>
        </w:r>
      </w:ins>
      <w:ins w:id="112" w:author="Benton, Deon" w:date="2025-06-23T20:50:00Z" w16du:dateUtc="2025-06-24T01:50:00Z">
        <w:r w:rsidR="00F57151">
          <w:rPr>
            <w:rFonts w:ascii="Times New Roman" w:hAnsi="Times New Roman" w:cs="Times New Roman"/>
          </w:rPr>
          <w:t>a single input type</w:t>
        </w:r>
      </w:ins>
      <w:ins w:id="113" w:author="Benton, Deon" w:date="2025-06-23T20:49:00Z" w16du:dateUtc="2025-06-24T01:49:00Z">
        <w:r w:rsidR="00F57151">
          <w:rPr>
            <w:rFonts w:ascii="Times New Roman" w:hAnsi="Times New Roman" w:cs="Times New Roman"/>
          </w:rPr>
          <w:t xml:space="preserve"> and operate in a single domain,</w:t>
        </w:r>
      </w:ins>
      <w:ins w:id="114" w:author="Benton, Deon" w:date="2025-06-23T20:50:00Z" w16du:dateUtc="2025-06-24T01:50:00Z">
        <w:r w:rsidR="00F57151">
          <w:rPr>
            <w:rFonts w:ascii="Times New Roman" w:hAnsi="Times New Roman" w:cs="Times New Roman"/>
          </w:rPr>
          <w:t xml:space="preserve"> that support</w:t>
        </w:r>
      </w:ins>
      <w:ins w:id="115" w:author="detbenton1991@gmail.com" w:date="2025-06-14T14:06:00Z" w16du:dateUtc="2025-06-14T19:06:00Z">
        <w:del w:id="116" w:author="Benton, Deon" w:date="2025-06-23T20:50:00Z" w16du:dateUtc="2025-06-24T01:50:00Z">
          <w:r w:rsidR="005E4A7C" w:rsidDel="00F57151">
            <w:rPr>
              <w:rFonts w:ascii="Times New Roman" w:hAnsi="Times New Roman" w:cs="Times New Roman"/>
            </w:rPr>
            <w:delText xml:space="preserve"> thereafter</w:delText>
          </w:r>
        </w:del>
        <w:r w:rsidR="005E4A7C">
          <w:rPr>
            <w:rFonts w:ascii="Times New Roman" w:hAnsi="Times New Roman" w:cs="Times New Roman"/>
          </w:rPr>
          <w:t xml:space="preserve"> </w:t>
        </w:r>
      </w:ins>
      <w:ins w:id="117" w:author="Benton, Deon" w:date="2025-06-23T20:50:00Z" w16du:dateUtc="2025-06-24T01:50:00Z">
        <w:r w:rsidR="00F57151">
          <w:rPr>
            <w:rFonts w:ascii="Times New Roman" w:hAnsi="Times New Roman" w:cs="Times New Roman"/>
          </w:rPr>
          <w:t>abstract</w:t>
        </w:r>
      </w:ins>
      <w:ins w:id="118" w:author="Benton, Deon" w:date="2025-06-23T20:47:00Z" w16du:dateUtc="2025-06-24T01:47:00Z">
        <w:r w:rsidR="00F57151">
          <w:rPr>
            <w:rFonts w:ascii="Times New Roman" w:hAnsi="Times New Roman" w:cs="Times New Roman"/>
          </w:rPr>
          <w:t xml:space="preserve"> and conceptually rich</w:t>
        </w:r>
      </w:ins>
      <w:ins w:id="119" w:author="detbenton1991@gmail.com" w:date="2025-06-14T14:06:00Z" w16du:dateUtc="2025-06-14T19:06:00Z">
        <w:r w:rsidR="005E4A7C">
          <w:rPr>
            <w:rFonts w:ascii="Times New Roman" w:hAnsi="Times New Roman" w:cs="Times New Roman"/>
          </w:rPr>
          <w:t xml:space="preserve"> knowledge about </w:t>
        </w:r>
      </w:ins>
      <w:ins w:id="120" w:author="detbenton1991@gmail.com" w:date="2025-06-14T14:07:00Z" w16du:dateUtc="2025-06-14T19:07:00Z">
        <w:r w:rsidR="005E4A7C">
          <w:rPr>
            <w:rFonts w:ascii="Times New Roman" w:hAnsi="Times New Roman" w:cs="Times New Roman"/>
          </w:rPr>
          <w:t xml:space="preserve">how the various objects and entities in the world behave and act. </w:t>
        </w:r>
      </w:ins>
      <w:ins w:id="121" w:author="detbenton1991@gmail.com" w:date="2025-06-14T14:08:00Z" w16du:dateUtc="2025-06-14T19:08:00Z">
        <w:r w:rsidR="005E4A7C">
          <w:rPr>
            <w:rFonts w:ascii="Times New Roman" w:hAnsi="Times New Roman" w:cs="Times New Roman"/>
          </w:rPr>
          <w:t>For example, some argue that infants</w:t>
        </w:r>
      </w:ins>
      <w:ins w:id="122" w:author="detbenton1991@gmail.com" w:date="2025-06-14T14:09:00Z" w16du:dateUtc="2025-06-14T19:09:00Z">
        <w:r w:rsidR="005E4A7C">
          <w:rPr>
            <w:rFonts w:ascii="Times New Roman" w:hAnsi="Times New Roman" w:cs="Times New Roman"/>
          </w:rPr>
          <w:t xml:space="preserve">’ knowledge about how animate entities </w:t>
        </w:r>
      </w:ins>
      <w:ins w:id="123" w:author="detbenton1991@gmail.com" w:date="2025-06-14T14:10:00Z" w16du:dateUtc="2025-06-14T19:10:00Z">
        <w:r w:rsidR="005E4A7C">
          <w:rPr>
            <w:rFonts w:ascii="Times New Roman" w:hAnsi="Times New Roman" w:cs="Times New Roman"/>
          </w:rPr>
          <w:t xml:space="preserve">act is subserved by a </w:t>
        </w:r>
      </w:ins>
      <w:ins w:id="124" w:author="detbenton1991@gmail.com" w:date="2025-06-14T14:53:00Z" w16du:dateUtc="2025-06-14T19:53:00Z">
        <w:r w:rsidR="005D2269">
          <w:rPr>
            <w:rFonts w:ascii="Times New Roman" w:hAnsi="Times New Roman" w:cs="Times New Roman"/>
            <w:i/>
            <w:iCs/>
          </w:rPr>
          <w:t>core knowledge system</w:t>
        </w:r>
      </w:ins>
      <w:ins w:id="125" w:author="detbenton1991@gmail.com" w:date="2025-06-14T14:10:00Z" w16du:dateUtc="2025-06-14T19:10:00Z">
        <w:r w:rsidR="005E4A7C">
          <w:rPr>
            <w:rFonts w:ascii="Times New Roman" w:hAnsi="Times New Roman" w:cs="Times New Roman"/>
          </w:rPr>
          <w:t xml:space="preserve"> for agents</w:t>
        </w:r>
      </w:ins>
      <w:ins w:id="126" w:author="detbenton1991@gmail.com" w:date="2025-06-14T14:13:00Z" w16du:dateUtc="2025-06-14T19:13:00Z">
        <w:r w:rsidR="005E4A7C">
          <w:rPr>
            <w:rFonts w:ascii="Times New Roman" w:hAnsi="Times New Roman" w:cs="Times New Roman"/>
          </w:rPr>
          <w:t>, whereas their</w:t>
        </w:r>
      </w:ins>
      <w:ins w:id="127" w:author="detbenton1991@gmail.com" w:date="2025-06-14T14:10:00Z" w16du:dateUtc="2025-06-14T19:10:00Z">
        <w:r w:rsidR="005E4A7C">
          <w:rPr>
            <w:rFonts w:ascii="Times New Roman" w:hAnsi="Times New Roman" w:cs="Times New Roman"/>
          </w:rPr>
          <w:t xml:space="preserve"> knowledge about</w:t>
        </w:r>
      </w:ins>
      <w:ins w:id="128" w:author="detbenton1991@gmail.com" w:date="2025-06-14T14:09:00Z" w16du:dateUtc="2025-06-14T19:09:00Z">
        <w:r w:rsidR="005E4A7C">
          <w:rPr>
            <w:rFonts w:ascii="Times New Roman" w:hAnsi="Times New Roman" w:cs="Times New Roman"/>
          </w:rPr>
          <w:t xml:space="preserve"> inanimate objects act is </w:t>
        </w:r>
      </w:ins>
      <w:ins w:id="129" w:author="detbenton1991@gmail.com" w:date="2025-06-14T14:10:00Z" w16du:dateUtc="2025-06-14T19:10:00Z">
        <w:r w:rsidR="005E4A7C">
          <w:rPr>
            <w:rFonts w:ascii="Times New Roman" w:hAnsi="Times New Roman" w:cs="Times New Roman"/>
          </w:rPr>
          <w:t>supported by a core system for objects</w:t>
        </w:r>
      </w:ins>
      <w:ins w:id="130" w:author="detbenton1991@gmail.com" w:date="2025-06-14T14:44:00Z" w16du:dateUtc="2025-06-14T19:44:00Z">
        <w:r w:rsidR="006F1D6A">
          <w:rPr>
            <w:rFonts w:ascii="Times New Roman" w:hAnsi="Times New Roman" w:cs="Times New Roman"/>
          </w:rPr>
          <w:t xml:space="preserve"> (e.g., </w:t>
        </w:r>
      </w:ins>
      <w:ins w:id="131" w:author="detbenton1991@gmail.com" w:date="2025-06-14T14:45:00Z" w16du:dateUtc="2025-06-14T19:45:00Z">
        <w:r w:rsidR="006F1D6A">
          <w:rPr>
            <w:rFonts w:ascii="Times New Roman" w:hAnsi="Times New Roman" w:cs="Times New Roman"/>
          </w:rPr>
          <w:t xml:space="preserve">Carey, 2009; </w:t>
        </w:r>
      </w:ins>
      <w:proofErr w:type="spellStart"/>
      <w:ins w:id="132" w:author="detbenton1991@gmail.com" w:date="2025-06-14T14:44:00Z" w16du:dateUtc="2025-06-14T19:44:00Z">
        <w:r w:rsidR="006F1D6A">
          <w:rPr>
            <w:rFonts w:ascii="Times New Roman" w:hAnsi="Times New Roman" w:cs="Times New Roman"/>
          </w:rPr>
          <w:t>Spelke</w:t>
        </w:r>
      </w:ins>
      <w:proofErr w:type="spellEnd"/>
      <w:ins w:id="133" w:author="detbenton1991@gmail.com" w:date="2025-06-14T14:45:00Z" w16du:dateUtc="2025-06-14T19:45:00Z">
        <w:r w:rsidR="006F1D6A">
          <w:rPr>
            <w:rFonts w:ascii="Times New Roman" w:hAnsi="Times New Roman" w:cs="Times New Roman"/>
          </w:rPr>
          <w:t>, 2022)</w:t>
        </w:r>
      </w:ins>
      <w:ins w:id="134" w:author="detbenton1991@gmail.com" w:date="2025-06-14T14:10:00Z" w16du:dateUtc="2025-06-14T19:10:00Z">
        <w:r w:rsidR="005E4A7C">
          <w:rPr>
            <w:rFonts w:ascii="Times New Roman" w:hAnsi="Times New Roman" w:cs="Times New Roman"/>
          </w:rPr>
          <w:t xml:space="preserve">. </w:t>
        </w:r>
      </w:ins>
      <w:ins w:id="135" w:author="detbenton1991@gmail.com" w:date="2025-06-14T14:09:00Z" w16du:dateUtc="2025-06-14T19:09:00Z">
        <w:r w:rsidR="005E4A7C">
          <w:rPr>
            <w:rFonts w:ascii="Times New Roman" w:hAnsi="Times New Roman" w:cs="Times New Roman"/>
          </w:rPr>
          <w:t xml:space="preserve"> </w:t>
        </w:r>
      </w:ins>
      <w:ins w:id="136" w:author="detbenton1991@gmail.com" w:date="2025-06-14T14:13:00Z" w16du:dateUtc="2025-06-14T19:13:00Z">
        <w:r w:rsidR="005E4A7C">
          <w:rPr>
            <w:rFonts w:ascii="Times New Roman" w:hAnsi="Times New Roman" w:cs="Times New Roman"/>
          </w:rPr>
          <w:t xml:space="preserve">The core system for agents enables infants to know that </w:t>
        </w:r>
      </w:ins>
      <w:ins w:id="137"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8" w:author="Benton, Deon" w:date="2025-06-13T15:25:00Z" w16du:dateUtc="2025-06-13T20:25:00Z">
        <w:r w:rsidR="004107DA">
          <w:rPr>
            <w:rFonts w:ascii="Times New Roman" w:eastAsia="Times New Roman" w:hAnsi="Times New Roman" w:cs="Times New Roman"/>
          </w:rPr>
          <w:t>irregular</w:t>
        </w:r>
      </w:ins>
      <w:ins w:id="139" w:author="Benton, Deon" w:date="2025-06-13T15:20:00Z" w16du:dateUtc="2025-06-13T20:20:00Z">
        <w:r w:rsidR="00342333">
          <w:rPr>
            <w:rFonts w:ascii="Times New Roman" w:eastAsia="Times New Roman" w:hAnsi="Times New Roman" w:cs="Times New Roman"/>
          </w:rPr>
          <w:t xml:space="preserve"> trajectories, and can cause</w:t>
        </w:r>
      </w:ins>
      <w:ins w:id="140" w:author="Benton, Deon" w:date="2025-06-13T15:25:00Z" w16du:dateUtc="2025-06-13T20:25:00Z">
        <w:r w:rsidR="004107DA">
          <w:rPr>
            <w:rFonts w:ascii="Times New Roman" w:eastAsia="Times New Roman" w:hAnsi="Times New Roman" w:cs="Times New Roman"/>
          </w:rPr>
          <w:t xml:space="preserve"> other agents to act at a distance.</w:t>
        </w:r>
      </w:ins>
      <w:ins w:id="14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2E23C4F2" w:rsidR="005D2269" w:rsidRDefault="00037D11" w:rsidP="00524642">
      <w:pPr>
        <w:spacing w:line="480" w:lineRule="auto"/>
        <w:contextualSpacing/>
        <w:rPr>
          <w:ins w:id="142" w:author="detbenton1991@gmail.com" w:date="2025-06-14T15:33:00Z" w16du:dateUtc="2025-06-14T20:33:00Z"/>
          <w:rFonts w:ascii="Times New Roman" w:eastAsia="Times New Roman" w:hAnsi="Times New Roman" w:cs="Times New Roman"/>
        </w:rPr>
      </w:pPr>
      <w:ins w:id="143" w:author="Benton, Deon" w:date="2025-06-13T15:35:00Z" w16du:dateUtc="2025-06-13T20:35:00Z">
        <w:r>
          <w:rPr>
            <w:rFonts w:ascii="Times New Roman" w:eastAsia="Times New Roman" w:hAnsi="Times New Roman" w:cs="Times New Roman"/>
          </w:rPr>
          <w:tab/>
        </w:r>
      </w:ins>
      <w:ins w:id="144" w:author="Benton, Deon" w:date="2025-06-13T16:22:00Z" w16du:dateUtc="2025-06-13T21:22:00Z">
        <w:r w:rsidR="00CA5B4A">
          <w:rPr>
            <w:rFonts w:ascii="Times New Roman" w:eastAsia="Times New Roman" w:hAnsi="Times New Roman" w:cs="Times New Roman"/>
          </w:rPr>
          <w:t>Conceptually s</w:t>
        </w:r>
      </w:ins>
      <w:ins w:id="145" w:author="Benton, Deon" w:date="2025-06-13T15:49:00Z" w16du:dateUtc="2025-06-13T20:49:00Z">
        <w:r w:rsidR="00E70DB2">
          <w:rPr>
            <w:rFonts w:ascii="Times New Roman" w:eastAsia="Times New Roman" w:hAnsi="Times New Roman" w:cs="Times New Roman"/>
          </w:rPr>
          <w:t>imilar proposals have been put forward by</w:t>
        </w:r>
      </w:ins>
      <w:ins w:id="146" w:author="Benton, Deon" w:date="2025-06-23T20:51:00Z" w16du:dateUtc="2025-06-24T01:51:00Z">
        <w:r w:rsidR="00F57151">
          <w:rPr>
            <w:rFonts w:ascii="Times New Roman" w:eastAsia="Times New Roman" w:hAnsi="Times New Roman" w:cs="Times New Roman"/>
          </w:rPr>
          <w:t xml:space="preserve"> other theorists.</w:t>
        </w:r>
      </w:ins>
      <w:ins w:id="147" w:author="Benton, Deon" w:date="2025-06-13T15:36:00Z" w16du:dateUtc="2025-06-13T20:36:00Z">
        <w:r w:rsidR="006F1777">
          <w:rPr>
            <w:rFonts w:ascii="Times New Roman" w:eastAsia="Times New Roman" w:hAnsi="Times New Roman" w:cs="Times New Roman"/>
          </w:rPr>
          <w:t xml:space="preserve"> </w:t>
        </w:r>
      </w:ins>
      <w:ins w:id="148" w:author="Benton, Deon" w:date="2025-06-13T16:22:00Z" w16du:dateUtc="2025-06-13T21:22:00Z">
        <w:r w:rsidR="00CA5B4A">
          <w:rPr>
            <w:rFonts w:ascii="Times New Roman" w:eastAsia="Times New Roman" w:hAnsi="Times New Roman" w:cs="Times New Roman"/>
          </w:rPr>
          <w:t>For example, Leslie (1995)</w:t>
        </w:r>
      </w:ins>
      <w:ins w:id="149" w:author="detbenton1991@gmail.com" w:date="2025-06-14T14:46:00Z" w16du:dateUtc="2025-06-14T19:46:00Z">
        <w:r w:rsidR="005D2269">
          <w:rPr>
            <w:rFonts w:ascii="Times New Roman" w:eastAsia="Times New Roman" w:hAnsi="Times New Roman" w:cs="Times New Roman"/>
          </w:rPr>
          <w:t xml:space="preserve"> argued </w:t>
        </w:r>
        <w:del w:id="150" w:author="Benton, Deon" w:date="2025-06-20T11:52:00Z" w16du:dateUtc="2025-06-20T16:52:00Z">
          <w:r w:rsidR="005D2269" w:rsidDel="00FE0AF8">
            <w:rPr>
              <w:rFonts w:ascii="Times New Roman" w:eastAsia="Times New Roman" w:hAnsi="Times New Roman" w:cs="Times New Roman"/>
            </w:rPr>
            <w:delText>that</w:delText>
          </w:r>
        </w:del>
      </w:ins>
      <w:ins w:id="151" w:author="Benton, Deon" w:date="2025-06-20T11:52:00Z" w16du:dateUtc="2025-06-20T16:52:00Z">
        <w:r w:rsidR="00FE0AF8">
          <w:rPr>
            <w:rFonts w:ascii="Times New Roman" w:eastAsia="Times New Roman" w:hAnsi="Times New Roman" w:cs="Times New Roman"/>
          </w:rPr>
          <w:t>infants’ knowledge</w:t>
        </w:r>
      </w:ins>
      <w:ins w:id="152" w:author="detbenton1991@gmail.com" w:date="2025-06-14T14:46:00Z" w16du:dateUtc="2025-06-14T19:46:00Z">
        <w:r w:rsidR="005D2269">
          <w:rPr>
            <w:rFonts w:ascii="Times New Roman" w:eastAsia="Times New Roman" w:hAnsi="Times New Roman" w:cs="Times New Roman"/>
          </w:rPr>
          <w:t xml:space="preserve"> about agents and objects</w:t>
        </w:r>
      </w:ins>
      <w:ins w:id="153" w:author="Benton, Deon" w:date="2025-06-16T13:59:00Z" w16du:dateUtc="2025-06-16T18:59:00Z">
        <w:r w:rsidR="002103B3">
          <w:rPr>
            <w:rFonts w:ascii="Times New Roman" w:eastAsia="Times New Roman" w:hAnsi="Times New Roman" w:cs="Times New Roman"/>
          </w:rPr>
          <w:t xml:space="preserve"> </w:t>
        </w:r>
      </w:ins>
      <w:ins w:id="154" w:author="Benton, Deon" w:date="2025-06-13T15:42:00Z" w16du:dateUtc="2025-06-13T20:42:00Z">
        <w:r w:rsidR="008A348B">
          <w:rPr>
            <w:rFonts w:ascii="Times New Roman" w:eastAsia="Times New Roman" w:hAnsi="Times New Roman" w:cs="Times New Roman"/>
          </w:rPr>
          <w:t xml:space="preserve">is supported by </w:t>
        </w:r>
      </w:ins>
      <w:ins w:id="155" w:author="Benton, Deon" w:date="2025-06-13T15:44:00Z" w16du:dateUtc="2025-06-13T20:44:00Z">
        <w:r w:rsidR="00B31B44">
          <w:rPr>
            <w:rFonts w:ascii="Times New Roman" w:eastAsia="Times New Roman" w:hAnsi="Times New Roman" w:cs="Times New Roman"/>
          </w:rPr>
          <w:t>a</w:t>
        </w:r>
      </w:ins>
      <w:ins w:id="15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7" w:author="Benton, Deon" w:date="2025-06-13T15:44:00Z" w16du:dateUtc="2025-06-13T20:44:00Z">
        <w:r w:rsidR="00B31B44">
          <w:rPr>
            <w:rFonts w:ascii="Times New Roman" w:eastAsia="Times New Roman" w:hAnsi="Times New Roman" w:cs="Times New Roman"/>
          </w:rPr>
          <w:t xml:space="preserve"> and a</w:t>
        </w:r>
      </w:ins>
      <w:ins w:id="15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60" w:author="Benton, Deon" w:date="2025-06-13T15:44:00Z" w16du:dateUtc="2025-06-13T20:44:00Z">
        <w:r w:rsidR="00B31B44">
          <w:rPr>
            <w:rFonts w:ascii="Times New Roman" w:eastAsia="Times New Roman" w:hAnsi="Times New Roman" w:cs="Times New Roman"/>
          </w:rPr>
          <w:t>module. The</w:t>
        </w:r>
      </w:ins>
      <w:ins w:id="161" w:author="Benton, Deon" w:date="2025-06-16T14:00:00Z" w16du:dateUtc="2025-06-16T19:00:00Z">
        <w:r w:rsidR="002103B3">
          <w:rPr>
            <w:rFonts w:ascii="Times New Roman" w:eastAsia="Times New Roman" w:hAnsi="Times New Roman" w:cs="Times New Roman"/>
          </w:rPr>
          <w:t>se modules</w:t>
        </w:r>
      </w:ins>
      <w:ins w:id="162" w:author="Benton, Deon" w:date="2025-06-20T11:52:00Z" w16du:dateUtc="2025-06-20T16:52:00Z">
        <w:r w:rsidR="00FE0AF8">
          <w:rPr>
            <w:rFonts w:ascii="Times New Roman" w:eastAsia="Times New Roman" w:hAnsi="Times New Roman" w:cs="Times New Roman"/>
          </w:rPr>
          <w:t xml:space="preserve"> enable</w:t>
        </w:r>
      </w:ins>
      <w:ins w:id="163" w:author="Benton, Deon" w:date="2025-06-16T14:00:00Z" w16du:dateUtc="2025-06-16T19:00:00Z">
        <w:r w:rsidR="002103B3">
          <w:rPr>
            <w:rFonts w:ascii="Times New Roman" w:eastAsia="Times New Roman" w:hAnsi="Times New Roman" w:cs="Times New Roman"/>
          </w:rPr>
          <w:t xml:space="preserve"> infants to know that</w:t>
        </w:r>
      </w:ins>
      <w:ins w:id="164" w:author="Benton, Deon" w:date="2025-06-13T15:44:00Z" w16du:dateUtc="2025-06-13T20:44:00Z">
        <w:r w:rsidR="00B31B44">
          <w:rPr>
            <w:rFonts w:ascii="Times New Roman" w:eastAsia="Times New Roman" w:hAnsi="Times New Roman" w:cs="Times New Roman"/>
          </w:rPr>
          <w:t xml:space="preserve"> </w:t>
        </w:r>
      </w:ins>
      <w:ins w:id="165"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66" w:author="Benton, Deon" w:date="2025-06-16T14:00:00Z" w16du:dateUtc="2025-06-16T19:00:00Z">
        <w:r w:rsidR="00795359">
          <w:rPr>
            <w:rFonts w:ascii="Times New Roman" w:eastAsia="Times New Roman" w:hAnsi="Times New Roman" w:cs="Times New Roman"/>
          </w:rPr>
          <w:t>act in accordance with</w:t>
        </w:r>
      </w:ins>
      <w:ins w:id="167" w:author="Benton, Deon" w:date="2025-06-20T11:53:00Z" w16du:dateUtc="2025-06-20T16:53:00Z">
        <w:r w:rsidR="00FE0AF8">
          <w:rPr>
            <w:rFonts w:ascii="Times New Roman" w:eastAsia="Times New Roman" w:hAnsi="Times New Roman" w:cs="Times New Roman"/>
          </w:rPr>
          <w:t xml:space="preserve"> their</w:t>
        </w:r>
      </w:ins>
      <w:ins w:id="168" w:author="Benton, Deon" w:date="2025-06-16T14:00:00Z" w16du:dateUtc="2025-06-16T19:00:00Z">
        <w:r w:rsidR="00795359">
          <w:rPr>
            <w:rFonts w:ascii="Times New Roman" w:eastAsia="Times New Roman" w:hAnsi="Times New Roman" w:cs="Times New Roman"/>
          </w:rPr>
          <w:t xml:space="preserve"> beliefs, desires and goals </w:t>
        </w:r>
      </w:ins>
      <w:ins w:id="169" w:author="Benton, Deon" w:date="2025-06-16T14:01:00Z" w16du:dateUtc="2025-06-16T19:01:00Z">
        <w:r w:rsidR="00795359">
          <w:rPr>
            <w:rFonts w:ascii="Times New Roman" w:eastAsia="Times New Roman" w:hAnsi="Times New Roman" w:cs="Times New Roman"/>
          </w:rPr>
          <w:t xml:space="preserve">and </w:t>
        </w:r>
      </w:ins>
      <w:ins w:id="170" w:author="detbenton1991@gmail.com" w:date="2025-06-14T14:48:00Z" w16du:dateUtc="2025-06-14T19:48:00Z">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w:t>
        </w:r>
      </w:ins>
      <w:ins w:id="171"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72" w:author="detbenton1991@gmail.com" w:date="2025-06-14T14:52:00Z" w16du:dateUtc="2025-06-14T19:52:00Z">
        <w:r w:rsidR="005D2269">
          <w:rPr>
            <w:rFonts w:ascii="Times New Roman" w:eastAsia="Times New Roman" w:hAnsi="Times New Roman" w:cs="Times New Roman"/>
          </w:rPr>
          <w:t>Similarly, Gelman (1990) argued that</w:t>
        </w:r>
      </w:ins>
      <w:ins w:id="173"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74" w:author="detbenton1991@gmail.com" w:date="2025-06-14T14:52:00Z" w16du:dateUtc="2025-06-14T19:52:00Z">
        <w:r w:rsidR="005D2269">
          <w:rPr>
            <w:rFonts w:ascii="Times New Roman" w:eastAsia="Times New Roman" w:hAnsi="Times New Roman" w:cs="Times New Roman"/>
          </w:rPr>
          <w:t xml:space="preserve"> </w:t>
        </w:r>
      </w:ins>
      <w:ins w:id="175"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76"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7" w:author="detbenton1991@gmail.com" w:date="2025-06-14T15:29:00Z" w16du:dateUtc="2025-06-14T20:29:00Z">
        <w:r w:rsidR="00953B34" w:rsidRPr="00953B34">
          <w:rPr>
            <w:rFonts w:ascii="Times New Roman" w:eastAsia="Times New Roman" w:hAnsi="Times New Roman" w:cs="Times New Roman"/>
          </w:rPr>
          <w:t>The</w:t>
        </w:r>
      </w:ins>
      <w:ins w:id="178" w:author="Benton, Deon" w:date="2025-06-16T14:03:00Z" w16du:dateUtc="2025-06-16T19:03:00Z">
        <w:r w:rsidR="00A87E09">
          <w:rPr>
            <w:rFonts w:ascii="Times New Roman" w:eastAsia="Times New Roman" w:hAnsi="Times New Roman" w:cs="Times New Roman"/>
          </w:rPr>
          <w:t xml:space="preserve"> function of these</w:t>
        </w:r>
      </w:ins>
      <w:ins w:id="179" w:author="detbenton1991@gmail.com" w:date="2025-06-14T15:29:00Z" w16du:dateUtc="2025-06-14T20:29:00Z">
        <w:r w:rsidR="00953B34" w:rsidRPr="00953B34">
          <w:rPr>
            <w:rFonts w:ascii="Times New Roman" w:eastAsia="Times New Roman" w:hAnsi="Times New Roman" w:cs="Times New Roman"/>
          </w:rPr>
          <w:t xml:space="preserve"> principles</w:t>
        </w:r>
      </w:ins>
      <w:ins w:id="180" w:author="Benton, Deon" w:date="2025-06-16T14:03:00Z" w16du:dateUtc="2025-06-16T19:03:00Z">
        <w:r w:rsidR="00A87E09">
          <w:rPr>
            <w:rFonts w:ascii="Times New Roman" w:eastAsia="Times New Roman" w:hAnsi="Times New Roman" w:cs="Times New Roman"/>
          </w:rPr>
          <w:t xml:space="preserve"> is</w:t>
        </w:r>
      </w:ins>
      <w:ins w:id="181"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82" w:author="detbenton1991@gmail.com" w:date="2025-06-14T15:30:00Z" w16du:dateUtc="2025-06-14T20:30:00Z">
        <w:r w:rsidR="009100A7">
          <w:rPr>
            <w:rFonts w:ascii="Times New Roman" w:eastAsia="Times New Roman" w:hAnsi="Times New Roman" w:cs="Times New Roman"/>
          </w:rPr>
          <w:t>ded to allow the object to move.</w:t>
        </w:r>
      </w:ins>
      <w:ins w:id="183"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0AA1C607" w:rsidR="005917B9" w:rsidRDefault="009100A7" w:rsidP="005917B9">
      <w:pPr>
        <w:spacing w:line="480" w:lineRule="auto"/>
        <w:contextualSpacing/>
        <w:rPr>
          <w:ins w:id="184" w:author="Benton, Deon" w:date="2025-06-16T14:25:00Z" w16du:dateUtc="2025-06-16T19:25:00Z"/>
          <w:rFonts w:ascii="Times New Roman" w:hAnsi="Times New Roman" w:cs="Times New Roman"/>
        </w:rPr>
      </w:pPr>
      <w:ins w:id="185"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86" w:author="detbenton1991@gmail.com" w:date="2025-06-14T15:34:00Z" w16du:dateUtc="2025-06-14T20:34:00Z">
        <w:r w:rsidR="00903601">
          <w:rPr>
            <w:rFonts w:ascii="Times New Roman" w:eastAsia="Times New Roman" w:hAnsi="Times New Roman" w:cs="Times New Roman"/>
          </w:rPr>
          <w:t xml:space="preserve">specific </w:t>
        </w:r>
      </w:ins>
      <w:ins w:id="187" w:author="detbenton1991@gmail.com" w:date="2025-06-14T15:33:00Z" w16du:dateUtc="2025-06-14T20:33:00Z">
        <w:r>
          <w:rPr>
            <w:rFonts w:ascii="Times New Roman" w:eastAsia="Times New Roman" w:hAnsi="Times New Roman" w:cs="Times New Roman"/>
          </w:rPr>
          <w:t xml:space="preserve">proposals have been </w:t>
        </w:r>
        <w:del w:id="188" w:author="Benton, Deon" w:date="2025-06-23T20:51:00Z" w16du:dateUtc="2025-06-24T01:51:00Z">
          <w:r w:rsidDel="00F57151">
            <w:rPr>
              <w:rFonts w:ascii="Times New Roman" w:eastAsia="Times New Roman" w:hAnsi="Times New Roman" w:cs="Times New Roman"/>
            </w:rPr>
            <w:delText xml:space="preserve">put forward </w:delText>
          </w:r>
        </w:del>
      </w:ins>
      <w:ins w:id="189" w:author="Benton, Deon" w:date="2025-06-23T20:51:00Z" w16du:dateUtc="2025-06-24T01:51:00Z">
        <w:r w:rsidR="00F57151">
          <w:rPr>
            <w:rFonts w:ascii="Times New Roman" w:eastAsia="Times New Roman" w:hAnsi="Times New Roman" w:cs="Times New Roman"/>
          </w:rPr>
          <w:t xml:space="preserve">developed </w:t>
        </w:r>
      </w:ins>
      <w:ins w:id="190"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91"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92" w:author="Benton, Deon" w:date="2025-06-16T14:08:00Z" w16du:dateUtc="2025-06-16T19:08:00Z">
        <w:r w:rsidR="005917B9" w:rsidRPr="00996380">
          <w:rPr>
            <w:rFonts w:ascii="Times New Roman" w:hAnsi="Times New Roman" w:cs="Times New Roman"/>
          </w:rPr>
          <w:t>Thus, the reason infants in the</w:t>
        </w:r>
      </w:ins>
      <w:ins w:id="193" w:author="Benton, Deon" w:date="2025-06-16T14:18:00Z" w16du:dateUtc="2025-06-16T19:18:00Z">
        <w:r w:rsidR="006A02DB">
          <w:rPr>
            <w:rFonts w:ascii="Times New Roman" w:hAnsi="Times New Roman" w:cs="Times New Roman"/>
          </w:rPr>
          <w:t xml:space="preserve"> Experimental conditions of the studies</w:t>
        </w:r>
      </w:ins>
      <w:ins w:id="194"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95" w:author="Benton, Deon" w:date="2025-06-16T14:19:00Z" w16du:dateUtc="2025-06-16T19:19:00Z">
        <w:r w:rsidR="00EE29D6" w:rsidRPr="00EE29D6">
          <w:rPr>
            <w:rFonts w:ascii="Times New Roman" w:hAnsi="Times New Roman" w:cs="Times New Roman"/>
          </w:rPr>
          <w:t>In contrast, the reason infants looked equally</w:t>
        </w:r>
      </w:ins>
      <w:ins w:id="196" w:author="Benton, Deon" w:date="2025-06-16T14:20:00Z" w16du:dateUtc="2025-06-16T19:20:00Z">
        <w:r w:rsidR="00EE29D6">
          <w:rPr>
            <w:rFonts w:ascii="Times New Roman" w:hAnsi="Times New Roman" w:cs="Times New Roman"/>
          </w:rPr>
          <w:t xml:space="preserve"> long</w:t>
        </w:r>
      </w:ins>
      <w:ins w:id="197"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98" w:author="Benton, Deon" w:date="2025-06-16T14:20:00Z" w16du:dateUtc="2025-06-16T19:20:00Z">
        <w:r w:rsidR="00EE29D6">
          <w:rPr>
            <w:rFonts w:ascii="Times New Roman" w:hAnsi="Times New Roman" w:cs="Times New Roman"/>
          </w:rPr>
          <w:t>given that</w:t>
        </w:r>
      </w:ins>
      <w:ins w:id="199" w:author="Benton, Deon" w:date="2025-06-16T14:19:00Z" w16du:dateUtc="2025-06-16T19:19:00Z">
        <w:r w:rsidR="00EE29D6" w:rsidRPr="00EE29D6">
          <w:rPr>
            <w:rFonts w:ascii="Times New Roman" w:hAnsi="Times New Roman" w:cs="Times New Roman"/>
          </w:rPr>
          <w:t xml:space="preserve"> the agent’s </w:t>
        </w:r>
      </w:ins>
      <w:ins w:id="200" w:author="Benton, Deon" w:date="2025-06-16T14:20:00Z" w16du:dateUtc="2025-06-16T19:20:00Z">
        <w:r w:rsidR="00EE29D6">
          <w:rPr>
            <w:rFonts w:ascii="Times New Roman" w:hAnsi="Times New Roman" w:cs="Times New Roman"/>
          </w:rPr>
          <w:lastRenderedPageBreak/>
          <w:t>actions during habituation</w:t>
        </w:r>
      </w:ins>
      <w:ins w:id="201" w:author="Benton, Deon" w:date="2025-06-16T14:19:00Z" w16du:dateUtc="2025-06-16T19:19:00Z">
        <w:r w:rsidR="00EE29D6" w:rsidRPr="00EE29D6">
          <w:rPr>
            <w:rFonts w:ascii="Times New Roman" w:hAnsi="Times New Roman" w:cs="Times New Roman"/>
          </w:rPr>
          <w:t xml:space="preserve"> were not rational given the environmental constraints</w:t>
        </w:r>
      </w:ins>
      <w:ins w:id="202" w:author="Benton, Deon" w:date="2025-06-16T14:17:00Z" w16du:dateUtc="2025-06-16T19:17:00Z">
        <w:r w:rsidR="006A02DB">
          <w:rPr>
            <w:rFonts w:ascii="Times New Roman" w:hAnsi="Times New Roman" w:cs="Times New Roman"/>
          </w:rPr>
          <w:t xml:space="preserve"> </w:t>
        </w:r>
      </w:ins>
      <w:ins w:id="203"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2991A7E7" w:rsidR="00F06FB8" w:rsidRPr="00F06FB8" w:rsidRDefault="00221A84" w:rsidP="00F06FB8">
      <w:pPr>
        <w:spacing w:line="480" w:lineRule="auto"/>
        <w:contextualSpacing/>
        <w:rPr>
          <w:ins w:id="204" w:author="Benton, Deon" w:date="2025-06-16T21:48:00Z" w16du:dateUtc="2025-06-17T02:48:00Z"/>
          <w:rFonts w:ascii="Times New Roman" w:hAnsi="Times New Roman" w:cs="Times New Roman"/>
        </w:rPr>
      </w:pPr>
      <w:ins w:id="205" w:author="Benton, Deon" w:date="2025-06-16T14:25:00Z" w16du:dateUtc="2025-06-16T19:25:00Z">
        <w:r>
          <w:rPr>
            <w:rFonts w:ascii="Times New Roman" w:hAnsi="Times New Roman" w:cs="Times New Roman"/>
          </w:rPr>
          <w:tab/>
        </w:r>
      </w:ins>
      <w:ins w:id="206" w:author="Benton, Deon" w:date="2025-06-16T20:06:00Z" w16du:dateUtc="2025-06-17T01:06:00Z">
        <w:r w:rsidR="004878F3">
          <w:rPr>
            <w:rFonts w:ascii="Times New Roman" w:hAnsi="Times New Roman" w:cs="Times New Roman"/>
          </w:rPr>
          <w:t xml:space="preserve">An account that is related to the </w:t>
        </w:r>
      </w:ins>
      <w:ins w:id="207" w:author="Benton, Deon" w:date="2025-06-16T20:07:00Z" w16du:dateUtc="2025-06-17T01:07:00Z">
        <w:r w:rsidR="003962FC">
          <w:rPr>
            <w:rFonts w:ascii="Times New Roman" w:hAnsi="Times New Roman" w:cs="Times New Roman"/>
          </w:rPr>
          <w:t>teleological</w:t>
        </w:r>
      </w:ins>
      <w:ins w:id="208"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9"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10" w:author="Benton, Deon" w:date="2025-06-16T20:08:00Z" w16du:dateUtc="2025-06-17T01:08:00Z">
        <w:r w:rsidR="006849FB">
          <w:rPr>
            <w:rFonts w:ascii="Times New Roman" w:hAnsi="Times New Roman" w:cs="Times New Roman"/>
          </w:rPr>
          <w:t xml:space="preserve">e.g., </w:t>
        </w:r>
      </w:ins>
      <w:ins w:id="211" w:author="Benton, Deon" w:date="2025-06-16T20:07:00Z" w16du:dateUtc="2025-06-17T01:07:00Z">
        <w:r w:rsidR="004878F3">
          <w:rPr>
            <w:rFonts w:ascii="Times New Roman" w:hAnsi="Times New Roman" w:cs="Times New Roman"/>
          </w:rPr>
          <w:t>Jara-Ettinger et al., 2016; Jara-Ettinger et al., 2020)</w:t>
        </w:r>
      </w:ins>
      <w:ins w:id="212"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w:t>
        </w:r>
      </w:ins>
      <w:ins w:id="213" w:author="Benton, Deon" w:date="2025-06-23T15:37:00Z" w16du:dateUtc="2025-06-23T20:37:00Z">
        <w:r w:rsidR="0050384B">
          <w:rPr>
            <w:rFonts w:ascii="Times New Roman" w:hAnsi="Times New Roman" w:cs="Times New Roman"/>
          </w:rPr>
          <w:t>proposal concerns</w:t>
        </w:r>
      </w:ins>
      <w:ins w:id="214" w:author="Benton, Deon" w:date="2025-06-16T14:25:00Z" w16du:dateUtc="2025-06-16T19:25:00Z">
        <w:r>
          <w:rPr>
            <w:rFonts w:ascii="Times New Roman" w:hAnsi="Times New Roman" w:cs="Times New Roman"/>
          </w:rPr>
          <w:t xml:space="preserve"> how agents choose actions and how observers process</w:t>
        </w:r>
      </w:ins>
      <w:ins w:id="215" w:author="Benton, Deon" w:date="2025-06-16T20:07:00Z" w16du:dateUtc="2025-06-17T01:07:00Z">
        <w:r w:rsidR="003962FC">
          <w:rPr>
            <w:rFonts w:ascii="Times New Roman" w:hAnsi="Times New Roman" w:cs="Times New Roman"/>
          </w:rPr>
          <w:t xml:space="preserve"> those</w:t>
        </w:r>
      </w:ins>
      <w:ins w:id="216" w:author="Benton, Deon" w:date="2025-06-16T14:25:00Z" w16du:dateUtc="2025-06-16T19:25:00Z">
        <w:r>
          <w:rPr>
            <w:rFonts w:ascii="Times New Roman" w:hAnsi="Times New Roman" w:cs="Times New Roman"/>
          </w:rPr>
          <w:t xml:space="preserve"> actions</w:t>
        </w:r>
      </w:ins>
      <w:ins w:id="217" w:author="Benton, Deon" w:date="2025-06-16T20:07:00Z" w16du:dateUtc="2025-06-17T01:07:00Z">
        <w:r w:rsidR="004878F3">
          <w:rPr>
            <w:rFonts w:ascii="Times New Roman" w:hAnsi="Times New Roman" w:cs="Times New Roman"/>
          </w:rPr>
          <w:t>.</w:t>
        </w:r>
      </w:ins>
      <w:ins w:id="218" w:author="Benton, Deon" w:date="2025-06-16T14:31:00Z" w16du:dateUtc="2025-06-16T19:31:00Z">
        <w:r w:rsidR="00A579AD">
          <w:rPr>
            <w:rFonts w:ascii="Times New Roman" w:hAnsi="Times New Roman" w:cs="Times New Roman"/>
          </w:rPr>
          <w:t xml:space="preserve"> </w:t>
        </w:r>
      </w:ins>
      <w:ins w:id="219" w:author="Benton, Deon" w:date="2025-06-16T14:25:00Z" w16du:dateUtc="2025-06-16T19:25:00Z">
        <w:r>
          <w:rPr>
            <w:rFonts w:ascii="Times New Roman" w:hAnsi="Times New Roman" w:cs="Times New Roman"/>
          </w:rPr>
          <w:t xml:space="preserve">On the agent side, </w:t>
        </w:r>
      </w:ins>
      <w:ins w:id="220" w:author="Benton, Deon" w:date="2025-06-16T14:31:00Z" w16du:dateUtc="2025-06-16T19:31:00Z">
        <w:r w:rsidR="00C90914">
          <w:rPr>
            <w:rFonts w:ascii="Times New Roman" w:hAnsi="Times New Roman" w:cs="Times New Roman"/>
          </w:rPr>
          <w:t xml:space="preserve">actors </w:t>
        </w:r>
      </w:ins>
      <w:ins w:id="221" w:author="Benton, Deon" w:date="2025-06-16T20:45:00Z" w16du:dateUtc="2025-06-17T01:45:00Z">
        <w:r w:rsidR="00FD6C4C">
          <w:rPr>
            <w:rFonts w:ascii="Times New Roman" w:hAnsi="Times New Roman" w:cs="Times New Roman"/>
          </w:rPr>
          <w:t>evaluate possible plan</w:t>
        </w:r>
      </w:ins>
      <w:ins w:id="222" w:author="Benton, Deon" w:date="2025-06-16T20:50:00Z" w16du:dateUtc="2025-06-17T01:50:00Z">
        <w:r w:rsidR="00FD6C4C">
          <w:rPr>
            <w:rFonts w:ascii="Times New Roman" w:hAnsi="Times New Roman" w:cs="Times New Roman"/>
          </w:rPr>
          <w:t>s</w:t>
        </w:r>
      </w:ins>
      <w:ins w:id="223" w:author="Benton, Deon" w:date="2025-06-16T20:52:00Z" w16du:dateUtc="2025-06-17T01:52:00Z">
        <w:r w:rsidR="00FD6C4C">
          <w:rPr>
            <w:rFonts w:ascii="Times New Roman" w:hAnsi="Times New Roman" w:cs="Times New Roman"/>
          </w:rPr>
          <w:t>—that is,</w:t>
        </w:r>
      </w:ins>
      <w:ins w:id="224" w:author="Benton, Deon" w:date="2025-06-16T20:44:00Z" w16du:dateUtc="2025-06-17T01:44:00Z">
        <w:r w:rsidR="00FD6C4C">
          <w:rPr>
            <w:rFonts w:ascii="Times New Roman" w:hAnsi="Times New Roman" w:cs="Times New Roman"/>
          </w:rPr>
          <w:t xml:space="preserve"> </w:t>
        </w:r>
      </w:ins>
      <w:ins w:id="225" w:author="Benton, Deon" w:date="2025-06-16T20:50:00Z" w16du:dateUtc="2025-06-17T01:50:00Z">
        <w:r w:rsidR="00FD6C4C">
          <w:rPr>
            <w:rFonts w:ascii="Times New Roman" w:hAnsi="Times New Roman" w:cs="Times New Roman"/>
          </w:rPr>
          <w:t>sequences</w:t>
        </w:r>
      </w:ins>
      <w:ins w:id="226" w:author="Benton, Deon" w:date="2025-06-16T20:44:00Z" w16du:dateUtc="2025-06-17T01:44:00Z">
        <w:r w:rsidR="00FD6C4C">
          <w:rPr>
            <w:rFonts w:ascii="Times New Roman" w:hAnsi="Times New Roman" w:cs="Times New Roman"/>
          </w:rPr>
          <w:t xml:space="preserve"> of actions that lead to a goal</w:t>
        </w:r>
      </w:ins>
      <w:ins w:id="227" w:author="Benton, Deon" w:date="2025-06-16T20:52:00Z" w16du:dateUtc="2025-06-17T01:52:00Z">
        <w:r w:rsidR="00FD6C4C">
          <w:rPr>
            <w:rFonts w:ascii="Times New Roman" w:hAnsi="Times New Roman" w:cs="Times New Roman"/>
          </w:rPr>
          <w:t>—and select the plan</w:t>
        </w:r>
      </w:ins>
      <w:ins w:id="228" w:author="Benton, Deon" w:date="2025-06-16T20:51:00Z" w16du:dateUtc="2025-06-17T01:51:00Z">
        <w:r w:rsidR="00FD6C4C">
          <w:rPr>
            <w:rFonts w:ascii="Times New Roman" w:hAnsi="Times New Roman" w:cs="Times New Roman"/>
          </w:rPr>
          <w:t xml:space="preserve"> that </w:t>
        </w:r>
      </w:ins>
      <w:ins w:id="229" w:author="Benton, Deon" w:date="2025-06-16T20:45:00Z" w16du:dateUtc="2025-06-17T01:45:00Z">
        <w:r w:rsidR="00FD6C4C">
          <w:rPr>
            <w:rFonts w:ascii="Times New Roman" w:hAnsi="Times New Roman" w:cs="Times New Roman"/>
          </w:rPr>
          <w:t xml:space="preserve">maximizes expected subjective </w:t>
        </w:r>
      </w:ins>
      <w:ins w:id="230" w:author="Benton, Deon" w:date="2025-06-16T20:46:00Z" w16du:dateUtc="2025-06-17T01:46:00Z">
        <w:r w:rsidR="00FD6C4C">
          <w:rPr>
            <w:rFonts w:ascii="Times New Roman" w:hAnsi="Times New Roman" w:cs="Times New Roman"/>
          </w:rPr>
          <w:t>utilities</w:t>
        </w:r>
      </w:ins>
      <w:ins w:id="231" w:author="Benton, Deon" w:date="2025-06-16T20:52:00Z" w16du:dateUtc="2025-06-17T01:52:00Z">
        <w:r w:rsidR="00FD6C4C">
          <w:rPr>
            <w:rFonts w:ascii="Times New Roman" w:hAnsi="Times New Roman" w:cs="Times New Roman"/>
          </w:rPr>
          <w:t xml:space="preserve">. A subjective utility is the </w:t>
        </w:r>
      </w:ins>
      <w:ins w:id="23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33" w:author="Benton, Deon" w:date="2025-06-16T20:45:00Z" w16du:dateUtc="2025-06-17T01:45:00Z">
        <w:r w:rsidR="00FD6C4C">
          <w:rPr>
            <w:rFonts w:ascii="Times New Roman" w:hAnsi="Times New Roman" w:cs="Times New Roman"/>
          </w:rPr>
          <w:t>.</w:t>
        </w:r>
      </w:ins>
      <w:ins w:id="23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35" w:author="Benton, Deon" w:date="2025-06-16T20:53:00Z" w16du:dateUtc="2025-06-17T01:53:00Z">
        <w:r w:rsidR="00FD6C4C">
          <w:rPr>
            <w:rFonts w:ascii="Times New Roman" w:hAnsi="Times New Roman" w:cs="Times New Roman"/>
          </w:rPr>
          <w:t xml:space="preserve"> </w:t>
        </w:r>
      </w:ins>
      <w:ins w:id="236" w:author="Benton, Deon" w:date="2025-06-16T21:22:00Z" w16du:dateUtc="2025-06-17T02:22:00Z">
        <w:r w:rsidR="0036596B">
          <w:rPr>
            <w:rFonts w:ascii="Times New Roman" w:hAnsi="Times New Roman" w:cs="Times New Roman"/>
          </w:rPr>
          <w:t>These utilities are considered</w:t>
        </w:r>
      </w:ins>
      <w:ins w:id="237" w:author="Benton, Deon" w:date="2025-06-16T20:55:00Z" w16du:dateUtc="2025-06-17T01:55:00Z">
        <w:r w:rsidR="00F81813">
          <w:rPr>
            <w:rFonts w:ascii="Times New Roman" w:hAnsi="Times New Roman" w:cs="Times New Roman"/>
          </w:rPr>
          <w:t xml:space="preserve"> “subjective”</w:t>
        </w:r>
      </w:ins>
      <w:ins w:id="23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39" w:author="Benton, Deon" w:date="2025-06-16T21:11:00Z" w16du:dateUtc="2025-06-17T02:11:00Z">
        <w:r w:rsidR="00930D6E">
          <w:rPr>
            <w:rFonts w:ascii="Times New Roman" w:hAnsi="Times New Roman" w:cs="Times New Roman"/>
          </w:rPr>
          <w:t xml:space="preserve"> a plan may differ across agents. </w:t>
        </w:r>
      </w:ins>
      <w:ins w:id="240" w:author="Benton, Deon" w:date="2025-06-16T20:55:00Z" w16du:dateUtc="2025-06-17T01:55:00Z">
        <w:r w:rsidR="001F4EC9">
          <w:rPr>
            <w:rFonts w:ascii="Times New Roman" w:hAnsi="Times New Roman" w:cs="Times New Roman"/>
          </w:rPr>
          <w:t>On the observe</w:t>
        </w:r>
      </w:ins>
      <w:ins w:id="241" w:author="Benton, Deon" w:date="2025-06-16T20:56:00Z" w16du:dateUtc="2025-06-17T01:56:00Z">
        <w:r w:rsidR="001F4EC9">
          <w:rPr>
            <w:rFonts w:ascii="Times New Roman" w:hAnsi="Times New Roman" w:cs="Times New Roman"/>
          </w:rPr>
          <w:t xml:space="preserve">r side, </w:t>
        </w:r>
      </w:ins>
      <w:ins w:id="242" w:author="Benton, Deon" w:date="2025-06-16T21:12:00Z" w16du:dateUtc="2025-06-17T02:12:00Z">
        <w:r w:rsidR="00930D6E">
          <w:rPr>
            <w:rFonts w:ascii="Times New Roman" w:hAnsi="Times New Roman" w:cs="Times New Roman"/>
          </w:rPr>
          <w:t>observers</w:t>
        </w:r>
      </w:ins>
      <w:ins w:id="243" w:author="Benton, Deon" w:date="2025-06-16T14:25:00Z" w16du:dateUtc="2025-06-16T19:25:00Z">
        <w:r>
          <w:rPr>
            <w:rFonts w:ascii="Times New Roman" w:hAnsi="Times New Roman" w:cs="Times New Roman"/>
          </w:rPr>
          <w:t xml:space="preserve"> must infer</w:t>
        </w:r>
      </w:ins>
      <w:ins w:id="244" w:author="Benton, Deon" w:date="2025-06-16T20:54:00Z" w16du:dateUtc="2025-06-17T01:54:00Z">
        <w:r w:rsidR="00FD6C4C">
          <w:rPr>
            <w:rFonts w:ascii="Times New Roman" w:hAnsi="Times New Roman" w:cs="Times New Roman"/>
          </w:rPr>
          <w:t xml:space="preserve"> </w:t>
        </w:r>
      </w:ins>
      <w:ins w:id="245" w:author="Benton, Deon" w:date="2025-06-16T21:11:00Z" w16du:dateUtc="2025-06-17T02:11:00Z">
        <w:r w:rsidR="00930D6E">
          <w:rPr>
            <w:rFonts w:ascii="Times New Roman" w:hAnsi="Times New Roman" w:cs="Times New Roman"/>
          </w:rPr>
          <w:t>rewards and costs that drove an agent’s behavior</w:t>
        </w:r>
      </w:ins>
      <w:ins w:id="246" w:author="Benton, Deon" w:date="2025-06-16T20:56:00Z" w16du:dateUtc="2025-06-17T01:56:00Z">
        <w:r w:rsidR="001F4EC9">
          <w:rPr>
            <w:rFonts w:ascii="Times New Roman" w:hAnsi="Times New Roman" w:cs="Times New Roman"/>
          </w:rPr>
          <w:t xml:space="preserve"> from the</w:t>
        </w:r>
      </w:ins>
      <w:ins w:id="247" w:author="Benton, Deon" w:date="2025-06-16T20:54:00Z" w16du:dateUtc="2025-06-17T01:54:00Z">
        <w:r w:rsidR="00F81813">
          <w:rPr>
            <w:rFonts w:ascii="Times New Roman" w:hAnsi="Times New Roman" w:cs="Times New Roman"/>
          </w:rPr>
          <w:t xml:space="preserve"> </w:t>
        </w:r>
      </w:ins>
      <w:ins w:id="248" w:author="Benton, Deon" w:date="2025-06-16T21:11:00Z" w16du:dateUtc="2025-06-17T02:11:00Z">
        <w:r w:rsidR="00930D6E">
          <w:rPr>
            <w:rFonts w:ascii="Times New Roman" w:hAnsi="Times New Roman" w:cs="Times New Roman"/>
          </w:rPr>
          <w:t>from the behavior itself</w:t>
        </w:r>
      </w:ins>
      <w:ins w:id="249" w:author="Benton, Deon" w:date="2025-06-16T14:25:00Z" w16du:dateUtc="2025-06-16T19:25:00Z">
        <w:r>
          <w:rPr>
            <w:rFonts w:ascii="Times New Roman" w:hAnsi="Times New Roman" w:cs="Times New Roman"/>
          </w:rPr>
          <w:t>.</w:t>
        </w:r>
      </w:ins>
      <w:ins w:id="250" w:author="Benton, Deon" w:date="2025-06-16T21:12:00Z" w16du:dateUtc="2025-06-17T02:12:00Z">
        <w:r w:rsidR="00930D6E">
          <w:rPr>
            <w:rFonts w:ascii="Times New Roman" w:hAnsi="Times New Roman" w:cs="Times New Roman"/>
          </w:rPr>
          <w:t xml:space="preserve"> The way obse</w:t>
        </w:r>
      </w:ins>
      <w:ins w:id="251" w:author="Benton, Deon" w:date="2025-06-16T21:13:00Z" w16du:dateUtc="2025-06-17T02:13:00Z">
        <w:r w:rsidR="00930D6E">
          <w:rPr>
            <w:rFonts w:ascii="Times New Roman" w:hAnsi="Times New Roman" w:cs="Times New Roman"/>
          </w:rPr>
          <w:t>rvers</w:t>
        </w:r>
      </w:ins>
      <w:ins w:id="252" w:author="Benton, Deon" w:date="2025-06-16T14:25:00Z" w16du:dateUtc="2025-06-16T19:25:00Z">
        <w:r>
          <w:rPr>
            <w:rFonts w:ascii="Times New Roman" w:hAnsi="Times New Roman" w:cs="Times New Roman"/>
          </w:rPr>
          <w:t xml:space="preserve"> solve this computational problem </w:t>
        </w:r>
      </w:ins>
      <w:ins w:id="253" w:author="Benton, Deon" w:date="2025-06-16T21:13:00Z" w16du:dateUtc="2025-06-17T02:13:00Z">
        <w:r w:rsidR="00930D6E">
          <w:rPr>
            <w:rFonts w:ascii="Times New Roman" w:hAnsi="Times New Roman" w:cs="Times New Roman"/>
          </w:rPr>
          <w:t xml:space="preserve">is </w:t>
        </w:r>
      </w:ins>
      <w:ins w:id="254" w:author="Benton, Deon" w:date="2025-06-16T14:25:00Z" w16du:dateUtc="2025-06-16T19:25:00Z">
        <w:r>
          <w:rPr>
            <w:rFonts w:ascii="Times New Roman" w:hAnsi="Times New Roman" w:cs="Times New Roman"/>
          </w:rPr>
          <w:t xml:space="preserve">via Bayesian inference. In other words, learners can estimate the probability of </w:t>
        </w:r>
      </w:ins>
      <w:ins w:id="255" w:author="Benton, Deon" w:date="2025-06-16T21:13:00Z" w16du:dateUtc="2025-06-17T02:13:00Z">
        <w:r w:rsidR="00930D6E">
          <w:rPr>
            <w:rFonts w:ascii="Times New Roman" w:hAnsi="Times New Roman" w:cs="Times New Roman"/>
          </w:rPr>
          <w:t>the reward of an outcome and the cost of executing a plan to achieve that outcome</w:t>
        </w:r>
      </w:ins>
      <w:ins w:id="256" w:author="Benton, Deon" w:date="2025-06-16T14:25:00Z" w16du:dateUtc="2025-06-16T19:25:00Z">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ins>
      <w:ins w:id="257" w:author="Benton, Deon" w:date="2025-06-16T21:14:00Z" w16du:dateUtc="2025-06-17T02:14:00Z">
        <w:r w:rsidR="00930D6E">
          <w:rPr>
            <w:rFonts w:ascii="Times New Roman" w:hAnsi="Times New Roman" w:cs="Times New Roman"/>
          </w:rPr>
          <w:t xml:space="preserve"> computing the product of two terms.</w:t>
        </w:r>
      </w:ins>
      <w:ins w:id="258" w:author="Benton, Deon" w:date="2025-06-16T14:25:00Z" w16du:dateUtc="2025-06-16T19:25:00Z">
        <w:r>
          <w:rPr>
            <w:rFonts w:ascii="Times New Roman" w:hAnsi="Times New Roman" w:cs="Times New Roman"/>
          </w:rPr>
          <w:t xml:space="preserve"> </w:t>
        </w:r>
      </w:ins>
      <w:ins w:id="259" w:author="Benton, Deon" w:date="2025-06-16T21:14:00Z" w16du:dateUtc="2025-06-17T02:14:00Z">
        <w:r w:rsidR="00930D6E">
          <w:rPr>
            <w:rFonts w:ascii="Times New Roman" w:hAnsi="Times New Roman" w:cs="Times New Roman"/>
          </w:rPr>
          <w:t>One is the</w:t>
        </w:r>
      </w:ins>
      <w:ins w:id="260" w:author="Benton, Deon" w:date="2025-06-16T14:25:00Z" w16du:dateUtc="2025-06-16T19:25:00Z">
        <w:r>
          <w:rPr>
            <w:rFonts w:ascii="Times New Roman" w:hAnsi="Times New Roman" w:cs="Times New Roman"/>
          </w:rPr>
          <w:t xml:space="preserve"> likelihood of </w:t>
        </w:r>
      </w:ins>
      <w:ins w:id="261" w:author="Benton, Deon" w:date="2025-06-16T21:14:00Z" w16du:dateUtc="2025-06-17T02:14:00Z">
        <w:r w:rsidR="00930D6E">
          <w:rPr>
            <w:rFonts w:ascii="Times New Roman" w:hAnsi="Times New Roman" w:cs="Times New Roman"/>
          </w:rPr>
          <w:t>an action</w:t>
        </w:r>
      </w:ins>
      <w:ins w:id="262" w:author="Benton, Deon" w:date="2025-06-16T14:25:00Z" w16du:dateUtc="2025-06-16T19:25:00Z">
        <w:r>
          <w:rPr>
            <w:rFonts w:ascii="Times New Roman" w:hAnsi="Times New Roman" w:cs="Times New Roman"/>
          </w:rPr>
          <w:t xml:space="preserve"> given </w:t>
        </w:r>
      </w:ins>
      <w:ins w:id="263" w:author="Benton, Deon" w:date="2025-06-16T21:15:00Z" w16du:dateUtc="2025-06-17T02:15:00Z">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64" w:author="Benton, Deon" w:date="2025-06-16T21:16:00Z" w16du:dateUtc="2025-06-17T02:16:00Z">
        <w:r w:rsidR="00930D6E">
          <w:rPr>
            <w:rFonts w:ascii="Times New Roman" w:hAnsi="Times New Roman" w:cs="Times New Roman"/>
          </w:rPr>
          <w:t>the likelihood of the</w:t>
        </w:r>
      </w:ins>
      <w:ins w:id="265" w:author="Benton, Deon" w:date="2025-06-16T14:25:00Z" w16du:dateUtc="2025-06-16T19:25:00Z">
        <w:r>
          <w:rPr>
            <w:rFonts w:ascii="Times New Roman" w:hAnsi="Times New Roman" w:cs="Times New Roman"/>
          </w:rPr>
          <w:t xml:space="preserve"> </w:t>
        </w:r>
      </w:ins>
      <w:ins w:id="266" w:author="Benton, Deon" w:date="2025-06-16T21:16:00Z" w16du:dateUtc="2025-06-17T02:16:00Z">
        <w:r w:rsidR="00930D6E">
          <w:rPr>
            <w:rFonts w:ascii="Times New Roman" w:hAnsi="Times New Roman" w:cs="Times New Roman"/>
          </w:rPr>
          <w:t>reward and cost by itself</w:t>
        </w:r>
      </w:ins>
      <w:ins w:id="267" w:author="Benton, Deon" w:date="2025-06-16T14:25:00Z" w16du:dateUtc="2025-06-16T19:25:00Z">
        <w:r>
          <w:rPr>
            <w:rFonts w:ascii="Times New Roman" w:hAnsi="Times New Roman" w:cs="Times New Roman"/>
          </w:rPr>
          <w:t>—</w:t>
        </w:r>
      </w:ins>
      <w:ins w:id="268" w:author="Benton, Deon" w:date="2025-06-19T12:06:00Z" w16du:dateUtc="2025-06-19T17:06:00Z">
        <w:r w:rsidR="001E700D">
          <w:rPr>
            <w:rFonts w:ascii="Times New Roman" w:hAnsi="Times New Roman" w:cs="Times New Roman"/>
          </w:rPr>
          <w:t xml:space="preserve">that is, </w:t>
        </w:r>
      </w:ins>
      <w:proofErr w:type="gramStart"/>
      <w:ins w:id="269" w:author="Benton, Deon" w:date="2025-06-16T14:25:00Z" w16du:dateUtc="2025-06-16T19:25:00Z">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ins>
      <w:ins w:id="270" w:author="Benton, Deon" w:date="2025-06-16T21:22:00Z" w16du:dateUtc="2025-06-17T02:22:00Z">
        <w:r w:rsidR="00A57EC9">
          <w:rPr>
            <w:rFonts w:ascii="Times New Roman" w:hAnsi="Times New Roman" w:cs="Times New Roman"/>
          </w:rPr>
          <w:t xml:space="preserve"> </w:t>
        </w:r>
      </w:ins>
      <w:ins w:id="271" w:author="Benton, Deon" w:date="2025-06-16T14:42:00Z" w16du:dateUtc="2025-06-16T19:42:00Z">
        <w:r w:rsidR="009D0868">
          <w:rPr>
            <w:rFonts w:ascii="Times New Roman" w:hAnsi="Times New Roman" w:cs="Times New Roman"/>
          </w:rPr>
          <w:tab/>
        </w:r>
      </w:ins>
    </w:p>
    <w:p w14:paraId="0D27293B" w14:textId="77777777" w:rsidR="00A44FE1" w:rsidRDefault="00F06FB8" w:rsidP="00F06FB8">
      <w:pPr>
        <w:spacing w:line="480" w:lineRule="auto"/>
        <w:ind w:firstLine="720"/>
        <w:contextualSpacing/>
        <w:rPr>
          <w:ins w:id="272" w:author="Benton, Deon" w:date="2025-06-23T13:36:00Z" w16du:dateUtc="2025-06-23T18:36:00Z"/>
          <w:rFonts w:ascii="Times New Roman" w:hAnsi="Times New Roman" w:cs="Times New Roman"/>
        </w:rPr>
      </w:pPr>
      <w:ins w:id="273" w:author="Benton, Deon" w:date="2025-06-16T21:48:00Z" w16du:dateUtc="2025-06-17T02:48:00Z">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ins>
      <w:ins w:id="274" w:author="Benton, Deon" w:date="2025-06-16T21:49:00Z" w16du:dateUtc="2025-06-17T02:49:00Z">
        <w:r>
          <w:rPr>
            <w:rFonts w:ascii="Times New Roman" w:hAnsi="Times New Roman" w:cs="Times New Roman"/>
          </w:rPr>
          <w:t>,</w:t>
        </w:r>
      </w:ins>
      <w:ins w:id="275" w:author="Benton, Deon" w:date="2025-06-16T21:48:00Z" w16du:dateUtc="2025-06-17T02:48:00Z">
        <w:r w:rsidRPr="00F06FB8">
          <w:rPr>
            <w:rFonts w:ascii="Times New Roman" w:hAnsi="Times New Roman" w:cs="Times New Roman"/>
          </w:rPr>
          <w:t xml:space="preserve"> the agent engages in </w:t>
        </w:r>
      </w:ins>
      <w:ins w:id="276" w:author="Benton, Deon" w:date="2025-06-16T21:49:00Z" w16du:dateUtc="2025-06-17T02:49:00Z">
        <w:r w:rsidR="00717CF4">
          <w:rPr>
            <w:rFonts w:ascii="Times New Roman" w:hAnsi="Times New Roman" w:cs="Times New Roman"/>
          </w:rPr>
          <w:t xml:space="preserve">a </w:t>
        </w:r>
      </w:ins>
      <w:ins w:id="277" w:author="Benton, Deon" w:date="2025-06-16T21:48:00Z" w16du:dateUtc="2025-06-17T02:48:00Z">
        <w:r w:rsidRPr="00F06FB8">
          <w:rPr>
            <w:rFonts w:ascii="Times New Roman" w:hAnsi="Times New Roman" w:cs="Times New Roman"/>
          </w:rPr>
          <w:t>costly action</w:t>
        </w:r>
      </w:ins>
      <w:ins w:id="278" w:author="Benton, Deon" w:date="2025-06-16T21:49:00Z" w16du:dateUtc="2025-06-17T02:49:00Z">
        <w:r w:rsidR="00717CF4">
          <w:rPr>
            <w:rFonts w:ascii="Times New Roman" w:hAnsi="Times New Roman" w:cs="Times New Roman"/>
          </w:rPr>
          <w:t xml:space="preserve"> </w:t>
        </w:r>
      </w:ins>
      <w:ins w:id="279" w:author="Benton, Deon" w:date="2025-06-16T21:48:00Z" w16du:dateUtc="2025-06-17T02:48:00Z">
        <w:r w:rsidRPr="00F06FB8">
          <w:rPr>
            <w:rFonts w:ascii="Times New Roman" w:hAnsi="Times New Roman" w:cs="Times New Roman"/>
          </w:rPr>
          <w:t>to reach a goal</w:t>
        </w:r>
      </w:ins>
      <w:ins w:id="280" w:author="Benton, Deon" w:date="2025-06-16T21:49:00Z" w16du:dateUtc="2025-06-17T02:49:00Z">
        <w:r w:rsidR="00717CF4">
          <w:rPr>
            <w:rFonts w:ascii="Times New Roman" w:hAnsi="Times New Roman" w:cs="Times New Roman"/>
          </w:rPr>
          <w:t xml:space="preserve"> (i.e., jumping over a barrier)</w:t>
        </w:r>
      </w:ins>
      <w:ins w:id="28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82" w:author="Benton, Deon" w:date="2025-06-19T12:44:00Z" w16du:dateUtc="2025-06-19T17:44:00Z">
        <w:r w:rsidR="008F3601">
          <w:rPr>
            <w:rFonts w:ascii="Times New Roman" w:hAnsi="Times New Roman" w:cs="Times New Roman"/>
          </w:rPr>
          <w:t xml:space="preserve"> over the barrier</w:t>
        </w:r>
      </w:ins>
      <w:ins w:id="28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84" w:author="Benton, Deon" w:date="2025-06-19T12:07:00Z" w16du:dateUtc="2025-06-19T17:07:00Z">
        <w:r w:rsidR="00EA0325" w:rsidRPr="00F06FB8">
          <w:rPr>
            <w:rFonts w:ascii="Times New Roman" w:hAnsi="Times New Roman" w:cs="Times New Roman"/>
          </w:rPr>
          <w:t>despite</w:t>
        </w:r>
      </w:ins>
      <w:ins w:id="28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86" w:author="Benton, Deon" w:date="2025-06-19T12:45:00Z" w16du:dateUtc="2025-06-19T17:45:00Z">
        <w:r w:rsidR="00EB45DF">
          <w:rPr>
            <w:rFonts w:ascii="Times New Roman" w:hAnsi="Times New Roman" w:cs="Times New Roman"/>
          </w:rPr>
          <w:t xml:space="preserve"> implies that </w:t>
        </w:r>
      </w:ins>
      <w:ins w:id="287" w:author="Benton, Deon" w:date="2025-06-16T21:48:00Z" w16du:dateUtc="2025-06-17T02:48:00Z">
        <w:r w:rsidRPr="00F06FB8">
          <w:rPr>
            <w:rFonts w:ascii="Times New Roman" w:hAnsi="Times New Roman" w:cs="Times New Roman"/>
          </w:rPr>
          <w:t xml:space="preserve">the straight path </w:t>
        </w:r>
      </w:ins>
      <w:ins w:id="288" w:author="Benton, Deon" w:date="2025-06-19T12:45:00Z" w16du:dateUtc="2025-06-19T17:45:00Z">
        <w:r w:rsidR="00EB45DF">
          <w:rPr>
            <w:rFonts w:ascii="Times New Roman" w:hAnsi="Times New Roman" w:cs="Times New Roman"/>
          </w:rPr>
          <w:t>has</w:t>
        </w:r>
      </w:ins>
      <w:ins w:id="289" w:author="Benton, Deon" w:date="2025-06-16T21:48:00Z" w16du:dateUtc="2025-06-17T02:48:00Z">
        <w:r w:rsidRPr="00F06FB8">
          <w:rPr>
            <w:rFonts w:ascii="Times New Roman" w:hAnsi="Times New Roman" w:cs="Times New Roman"/>
          </w:rPr>
          <w:t xml:space="preserve"> greater utility; that is, </w:t>
        </w:r>
      </w:ins>
      <w:ins w:id="290" w:author="Benton, Deon" w:date="2025-06-19T12:46:00Z" w16du:dateUtc="2025-06-19T17:46:00Z">
        <w:r w:rsidR="00755587">
          <w:rPr>
            <w:rFonts w:ascii="Times New Roman" w:hAnsi="Times New Roman" w:cs="Times New Roman"/>
          </w:rPr>
          <w:t xml:space="preserve">the </w:t>
        </w:r>
      </w:ins>
      <w:ins w:id="291" w:author="Benton, Deon" w:date="2025-06-16T21:48:00Z" w16du:dateUtc="2025-06-17T02:48:00Z">
        <w:r w:rsidRPr="00F06FB8">
          <w:rPr>
            <w:rFonts w:ascii="Times New Roman" w:hAnsi="Times New Roman" w:cs="Times New Roman"/>
          </w:rPr>
          <w:t>difference between the reward and the cost</w:t>
        </w:r>
      </w:ins>
      <w:ins w:id="292" w:author="Benton, Deon" w:date="2025-06-19T12:45:00Z" w16du:dateUtc="2025-06-19T17:45:00Z">
        <w:r w:rsidR="00755587">
          <w:rPr>
            <w:rFonts w:ascii="Times New Roman" w:hAnsi="Times New Roman" w:cs="Times New Roman"/>
          </w:rPr>
          <w:t xml:space="preserve"> is larger for the straight</w:t>
        </w:r>
      </w:ins>
      <w:ins w:id="293" w:author="Benton, Deon" w:date="2025-06-19T12:46:00Z" w16du:dateUtc="2025-06-19T17:46:00Z">
        <w:r w:rsidR="00755587">
          <w:rPr>
            <w:rFonts w:ascii="Times New Roman" w:hAnsi="Times New Roman" w:cs="Times New Roman"/>
          </w:rPr>
          <w:t xml:space="preserve"> path than</w:t>
        </w:r>
      </w:ins>
      <w:ins w:id="294" w:author="Benton, Deon" w:date="2025-06-19T12:45:00Z" w16du:dateUtc="2025-06-19T17:45:00Z">
        <w:r w:rsidR="00755587">
          <w:rPr>
            <w:rFonts w:ascii="Times New Roman" w:hAnsi="Times New Roman" w:cs="Times New Roman"/>
          </w:rPr>
          <w:t xml:space="preserve"> the curved path</w:t>
        </w:r>
      </w:ins>
      <w:ins w:id="29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96" w:author="Benton, Deon" w:date="2025-06-19T12:07:00Z" w16du:dateUtc="2025-06-19T17:07:00Z">
        <w:r w:rsidR="00EA0325" w:rsidRPr="00F06FB8">
          <w:rPr>
            <w:rFonts w:ascii="Times New Roman" w:hAnsi="Times New Roman" w:cs="Times New Roman"/>
          </w:rPr>
          <w:t>straight</w:t>
        </w:r>
      </w:ins>
      <w:ins w:id="29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98" w:author="Benton, Deon" w:date="2025-06-19T12:46:00Z" w16du:dateUtc="2025-06-19T17:46:00Z">
        <w:r w:rsidR="008557E5">
          <w:rPr>
            <w:rFonts w:ascii="Times New Roman" w:hAnsi="Times New Roman" w:cs="Times New Roman"/>
          </w:rPr>
          <w:t>,</w:t>
        </w:r>
      </w:ins>
      <w:ins w:id="29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0D732D48" w14:textId="7E7564C4" w:rsidR="00201A31" w:rsidRDefault="005F79DF" w:rsidP="00F06FB8">
      <w:pPr>
        <w:spacing w:line="480" w:lineRule="auto"/>
        <w:ind w:firstLine="720"/>
        <w:contextualSpacing/>
        <w:rPr>
          <w:ins w:id="300" w:author="Benton, Deon" w:date="2025-06-13T13:38:00Z" w16du:dateUtc="2025-06-13T18:38:00Z"/>
          <w:rFonts w:ascii="Times New Roman" w:hAnsi="Times New Roman" w:cs="Times New Roman"/>
        </w:rPr>
      </w:pPr>
      <w:ins w:id="301" w:author="Benton, Deon" w:date="2025-06-23T13:33:00Z" w16du:dateUtc="2025-06-23T18:33:00Z">
        <w:r>
          <w:rPr>
            <w:rFonts w:ascii="Times New Roman" w:hAnsi="Times New Roman" w:cs="Times New Roman"/>
          </w:rPr>
          <w:t xml:space="preserve">Although each of </w:t>
        </w:r>
      </w:ins>
      <w:ins w:id="302" w:author="Benton, Deon" w:date="2025-06-23T13:36:00Z" w16du:dateUtc="2025-06-23T18:36:00Z">
        <w:r w:rsidR="00A44FE1">
          <w:rPr>
            <w:rFonts w:ascii="Times New Roman" w:hAnsi="Times New Roman" w:cs="Times New Roman"/>
          </w:rPr>
          <w:t>the perspectives presented in this section differ in their specifics</w:t>
        </w:r>
      </w:ins>
      <w:ins w:id="303" w:author="Benton, Deon" w:date="2025-06-23T13:33:00Z" w16du:dateUtc="2025-06-23T18:33:00Z">
        <w:r>
          <w:rPr>
            <w:rFonts w:ascii="Times New Roman" w:hAnsi="Times New Roman" w:cs="Times New Roman"/>
          </w:rPr>
          <w:t xml:space="preserve">, </w:t>
        </w:r>
      </w:ins>
      <w:ins w:id="304" w:author="Benton, Deon" w:date="2025-06-23T13:36:00Z" w16du:dateUtc="2025-06-23T18:36:00Z">
        <w:r w:rsidR="00A44FE1">
          <w:rPr>
            <w:rFonts w:ascii="Times New Roman" w:hAnsi="Times New Roman" w:cs="Times New Roman"/>
          </w:rPr>
          <w:t>what is common among them is the notion</w:t>
        </w:r>
      </w:ins>
      <w:ins w:id="305" w:author="Benton, Deon" w:date="2025-06-23T13:33:00Z" w16du:dateUtc="2025-06-23T18:33:00Z">
        <w:r>
          <w:rPr>
            <w:rFonts w:ascii="Times New Roman" w:hAnsi="Times New Roman" w:cs="Times New Roman"/>
          </w:rPr>
          <w:t xml:space="preserve"> that</w:t>
        </w:r>
      </w:ins>
      <w:ins w:id="306" w:author="Benton, Deon" w:date="2025-06-23T13:34:00Z" w16du:dateUtc="2025-06-23T18:34:00Z">
        <w:r>
          <w:rPr>
            <w:rFonts w:ascii="Times New Roman" w:hAnsi="Times New Roman" w:cs="Times New Roman"/>
          </w:rPr>
          <w:t xml:space="preserve"> infants possess </w:t>
        </w:r>
      </w:ins>
      <w:ins w:id="307" w:author="Benton, Deon" w:date="2025-06-23T13:36:00Z" w16du:dateUtc="2025-06-23T18:36:00Z">
        <w:r w:rsidR="00A44FE1">
          <w:rPr>
            <w:rFonts w:ascii="Times New Roman" w:hAnsi="Times New Roman" w:cs="Times New Roman"/>
          </w:rPr>
          <w:t xml:space="preserve">abstract, </w:t>
        </w:r>
      </w:ins>
      <w:ins w:id="308" w:author="Benton, Deon" w:date="2025-06-23T20:52:00Z" w16du:dateUtc="2025-06-24T01:52:00Z">
        <w:r w:rsidR="00F57151">
          <w:rPr>
            <w:rFonts w:ascii="Times New Roman" w:hAnsi="Times New Roman" w:cs="Times New Roman"/>
          </w:rPr>
          <w:t>conceptually rich</w:t>
        </w:r>
      </w:ins>
      <w:ins w:id="309" w:author="Benton, Deon" w:date="2025-06-23T13:34:00Z" w16du:dateUtc="2025-06-23T18:34:00Z">
        <w:r>
          <w:rPr>
            <w:rFonts w:ascii="Times New Roman" w:hAnsi="Times New Roman" w:cs="Times New Roman"/>
          </w:rPr>
          <w:t xml:space="preserve"> knowledge about how agents and objects act and behave</w:t>
        </w:r>
      </w:ins>
      <w:ins w:id="310" w:author="Benton, Deon" w:date="2025-06-23T13:37:00Z" w16du:dateUtc="2025-06-23T18:37:00Z">
        <w:r w:rsidR="00A44FE1">
          <w:rPr>
            <w:rFonts w:ascii="Times New Roman" w:hAnsi="Times New Roman" w:cs="Times New Roman"/>
          </w:rPr>
          <w:t xml:space="preserve"> in the world, and that this knowledge</w:t>
        </w:r>
      </w:ins>
      <w:ins w:id="311" w:author="Benton, Deon" w:date="2025-06-23T13:34:00Z" w16du:dateUtc="2025-06-23T18:34:00Z">
        <w:r>
          <w:rPr>
            <w:rFonts w:ascii="Times New Roman" w:hAnsi="Times New Roman" w:cs="Times New Roman"/>
          </w:rPr>
          <w:t xml:space="preserve"> is supported by domain-specifi</w:t>
        </w:r>
      </w:ins>
      <w:ins w:id="312" w:author="Benton, Deon" w:date="2025-06-23T13:35:00Z" w16du:dateUtc="2025-06-23T18:35:00Z">
        <w:r>
          <w:rPr>
            <w:rFonts w:ascii="Times New Roman" w:hAnsi="Times New Roman" w:cs="Times New Roman"/>
          </w:rPr>
          <w:t xml:space="preserve">c, specialized processes that are </w:t>
        </w:r>
      </w:ins>
      <w:ins w:id="313" w:author="Benton, Deon" w:date="2025-06-23T13:37:00Z" w16du:dateUtc="2025-06-23T18:37:00Z">
        <w:r w:rsidR="00A44FE1">
          <w:rPr>
            <w:rFonts w:ascii="Times New Roman" w:hAnsi="Times New Roman" w:cs="Times New Roman"/>
          </w:rPr>
          <w:t>operational and present from birth or shortly after</w:t>
        </w:r>
      </w:ins>
      <w:ins w:id="314" w:author="Benton, Deon" w:date="2025-06-23T13:35:00Z" w16du:dateUtc="2025-06-23T18:35:00Z">
        <w:r>
          <w:rPr>
            <w:rFonts w:ascii="Times New Roman" w:hAnsi="Times New Roman" w:cs="Times New Roman"/>
          </w:rPr>
          <w:t xml:space="preserve">. </w:t>
        </w:r>
      </w:ins>
    </w:p>
    <w:p w14:paraId="7CF77D4B" w14:textId="77777777" w:rsidR="00445430" w:rsidRDefault="00445430" w:rsidP="00524642">
      <w:pPr>
        <w:spacing w:line="480" w:lineRule="auto"/>
        <w:contextualSpacing/>
        <w:rPr>
          <w:ins w:id="315" w:author="Benton, Deon" w:date="2025-06-13T13:38:00Z" w16du:dateUtc="2025-06-13T18:38:00Z"/>
          <w:rFonts w:ascii="Times New Roman" w:hAnsi="Times New Roman" w:cs="Times New Roman"/>
        </w:rPr>
      </w:pPr>
    </w:p>
    <w:p w14:paraId="33B422D5" w14:textId="7011DC63" w:rsidR="001A2641" w:rsidRDefault="001A2641" w:rsidP="001A2641">
      <w:pPr>
        <w:spacing w:line="480" w:lineRule="auto"/>
        <w:contextualSpacing/>
        <w:rPr>
          <w:ins w:id="316" w:author="Benton, Deon" w:date="2025-06-23T13:38:00Z" w16du:dateUtc="2025-06-23T18:38:00Z"/>
          <w:rFonts w:ascii="Times New Roman" w:hAnsi="Times New Roman" w:cs="Times New Roman"/>
          <w:b/>
          <w:bCs/>
        </w:rPr>
      </w:pPr>
      <w:ins w:id="317" w:author="Benton, Deon" w:date="2025-06-23T13:38:00Z" w16du:dateUtc="2025-06-23T18:38:00Z">
        <w:r>
          <w:rPr>
            <w:rFonts w:ascii="Times New Roman" w:hAnsi="Times New Roman" w:cs="Times New Roman"/>
            <w:b/>
            <w:bCs/>
          </w:rPr>
          <w:lastRenderedPageBreak/>
          <w:t>Lean proposals for the origins of infant action understanding</w:t>
        </w:r>
      </w:ins>
    </w:p>
    <w:p w14:paraId="0CC7FD1B" w14:textId="36372CF2" w:rsidR="007C71AF" w:rsidRDefault="00C70432" w:rsidP="003065D0">
      <w:pPr>
        <w:spacing w:line="480" w:lineRule="auto"/>
        <w:ind w:firstLine="720"/>
        <w:contextualSpacing/>
        <w:rPr>
          <w:ins w:id="318" w:author="Benton, Deon" w:date="2025-06-17T15:43:00Z" w16du:dateUtc="2025-06-17T20:43:00Z"/>
          <w:rFonts w:ascii="Times New Roman" w:hAnsi="Times New Roman" w:cs="Times New Roman"/>
        </w:rPr>
      </w:pPr>
      <w:ins w:id="319" w:author="Benton, Deon" w:date="2025-06-24T23:00:00Z" w16du:dateUtc="2025-06-25T04:00:00Z">
        <w:r>
          <w:rPr>
            <w:rFonts w:ascii="Times New Roman" w:hAnsi="Times New Roman" w:cs="Times New Roman"/>
          </w:rPr>
          <w:t>The seco</w:t>
        </w:r>
      </w:ins>
      <w:ins w:id="320" w:author="Benton, Deon" w:date="2025-06-24T23:01:00Z" w16du:dateUtc="2025-06-25T04:01:00Z">
        <w:r>
          <w:rPr>
            <w:rFonts w:ascii="Times New Roman" w:hAnsi="Times New Roman" w:cs="Times New Roman"/>
          </w:rPr>
          <w:t>nd class is “lean” proposals</w:t>
        </w:r>
      </w:ins>
      <w:ins w:id="321" w:author="Benton, Deon" w:date="2025-06-17T15:44:00Z" w16du:dateUtc="2025-06-17T20:44:00Z">
        <w:r w:rsidR="007C71AF">
          <w:rPr>
            <w:rFonts w:ascii="Times New Roman" w:hAnsi="Times New Roman" w:cs="Times New Roman"/>
          </w:rPr>
          <w:t xml:space="preserve"> (e.g., Cohen et al., 2002; Colunga &amp; Smith, 2005; Oakes &amp; Cohen, 2003; </w:t>
        </w:r>
      </w:ins>
      <w:ins w:id="322" w:author="Benton, Deon" w:date="2025-06-17T15:48:00Z" w16du:dateUtc="2025-06-17T20:48:00Z">
        <w:r w:rsidR="005F2703">
          <w:rPr>
            <w:rFonts w:ascii="Times New Roman" w:hAnsi="Times New Roman" w:cs="Times New Roman"/>
          </w:rPr>
          <w:t xml:space="preserve">Jones &amp; Smith, 1993; </w:t>
        </w:r>
      </w:ins>
      <w:ins w:id="323" w:author="Benton, Deon" w:date="2025-06-17T15:44:00Z" w16du:dateUtc="2025-06-17T20:44:00Z">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ins>
      <w:ins w:id="324" w:author="Benton, Deon" w:date="2025-06-17T15:48:00Z" w16du:dateUtc="2025-06-17T20:48:00Z">
        <w:r w:rsidR="005F2703">
          <w:rPr>
            <w:rFonts w:ascii="Times New Roman" w:hAnsi="Times New Roman" w:cs="Times New Roman"/>
          </w:rPr>
          <w:t>; Sloutsky, 2010</w:t>
        </w:r>
      </w:ins>
      <w:ins w:id="325" w:author="Benton, Deon" w:date="2025-06-17T15:44:00Z" w16du:dateUtc="2025-06-17T20:44:00Z">
        <w:r w:rsidR="007C71AF">
          <w:rPr>
            <w:rFonts w:ascii="Times New Roman" w:hAnsi="Times New Roman" w:cs="Times New Roman"/>
          </w:rPr>
          <w:t>)</w:t>
        </w:r>
      </w:ins>
      <w:ins w:id="326" w:author="Benton, Deon" w:date="2025-06-13T11:57:00Z" w16du:dateUtc="2025-06-13T16:57:00Z">
        <w:r w:rsidR="00E326A7">
          <w:rPr>
            <w:rFonts w:ascii="Times New Roman" w:hAnsi="Times New Roman" w:cs="Times New Roman"/>
          </w:rPr>
          <w:t xml:space="preserve">. </w:t>
        </w:r>
      </w:ins>
      <w:ins w:id="327" w:author="Benton, Deon" w:date="2025-06-24T23:02:00Z" w16du:dateUtc="2025-06-25T04:02:00Z">
        <w:r>
          <w:rPr>
            <w:rFonts w:ascii="Times New Roman" w:hAnsi="Times New Roman" w:cs="Times New Roman"/>
          </w:rPr>
          <w:t>The</w:t>
        </w:r>
      </w:ins>
      <w:ins w:id="328" w:author="detbenton1991@gmail.com" w:date="2025-06-14T14:24:00Z" w16du:dateUtc="2025-06-14T19:24:00Z">
        <w:del w:id="329" w:author="Benton, Deon" w:date="2025-06-24T23:02:00Z" w16du:dateUtc="2025-06-25T04:02:00Z">
          <w:r w:rsidR="00364A1A" w:rsidDel="00C70432">
            <w:rPr>
              <w:rFonts w:ascii="Times New Roman" w:hAnsi="Times New Roman" w:cs="Times New Roman"/>
            </w:rPr>
            <w:delText>The</w:delText>
          </w:r>
        </w:del>
        <w:r w:rsidR="00364A1A">
          <w:rPr>
            <w:rFonts w:ascii="Times New Roman" w:hAnsi="Times New Roman" w:cs="Times New Roman"/>
          </w:rPr>
          <w:t xml:space="preserve"> crux of these proposals</w:t>
        </w:r>
      </w:ins>
      <w:ins w:id="330" w:author="Benton, Deon" w:date="2025-06-23T20:54:00Z" w16du:dateUtc="2025-06-24T01:54:00Z">
        <w:r w:rsidR="00300FD4">
          <w:rPr>
            <w:rFonts w:ascii="Times New Roman" w:hAnsi="Times New Roman" w:cs="Times New Roman"/>
          </w:rPr>
          <w:t xml:space="preserve"> </w:t>
        </w:r>
      </w:ins>
      <w:ins w:id="331" w:author="detbenton1991@gmail.com" w:date="2025-06-14T14:24:00Z" w16du:dateUtc="2025-06-14T19:24:00Z">
        <w:del w:id="332"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33" w:author="detbenton1991@gmail.com" w:date="2025-06-14T14:25:00Z" w16du:dateUtc="2025-06-14T19:25:00Z">
        <w:r w:rsidR="00E718C8">
          <w:rPr>
            <w:rFonts w:ascii="Times New Roman" w:hAnsi="Times New Roman" w:cs="Times New Roman"/>
          </w:rPr>
          <w:t xml:space="preserve"> infants’ behavior </w:t>
        </w:r>
      </w:ins>
      <w:ins w:id="334" w:author="Benton, Deon" w:date="2025-06-17T17:05:00Z" w16du:dateUtc="2025-06-17T22:05:00Z">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ins>
      <w:ins w:id="335" w:author="detbenton1991@gmail.com" w:date="2025-06-14T14:25:00Z" w16du:dateUtc="2025-06-14T19:25:00Z">
        <w:r w:rsidR="00E718C8">
          <w:rPr>
            <w:rFonts w:ascii="Times New Roman" w:hAnsi="Times New Roman" w:cs="Times New Roman"/>
          </w:rPr>
          <w:t xml:space="preserve">—of which </w:t>
        </w:r>
      </w:ins>
      <w:ins w:id="336" w:author="detbenton1991@gmail.com" w:date="2025-06-14T14:26:00Z" w16du:dateUtc="2025-06-14T19:26:00Z">
        <w:r w:rsidR="00E718C8">
          <w:rPr>
            <w:rFonts w:ascii="Times New Roman" w:hAnsi="Times New Roman" w:cs="Times New Roman"/>
          </w:rPr>
          <w:t xml:space="preserve">the study by Gergely et al. (1995) is </w:t>
        </w:r>
      </w:ins>
      <w:ins w:id="337" w:author="Benton, Deon" w:date="2025-06-17T13:48:00Z" w16du:dateUtc="2025-06-17T18:48:00Z">
        <w:r w:rsidR="0004411F">
          <w:rPr>
            <w:rFonts w:ascii="Times New Roman" w:hAnsi="Times New Roman" w:cs="Times New Roman"/>
          </w:rPr>
          <w:t>a</w:t>
        </w:r>
      </w:ins>
      <w:ins w:id="338" w:author="detbenton1991@gmail.com" w:date="2025-06-14T14:26:00Z" w16du:dateUtc="2025-06-14T19:26:00Z">
        <w:r w:rsidR="00E718C8">
          <w:rPr>
            <w:rFonts w:ascii="Times New Roman" w:hAnsi="Times New Roman" w:cs="Times New Roman"/>
          </w:rPr>
          <w:t xml:space="preserve"> special case</w:t>
        </w:r>
      </w:ins>
      <w:ins w:id="339" w:author="detbenton1991@gmail.com" w:date="2025-06-14T14:27:00Z" w16du:dateUtc="2025-06-14T19:27:00Z">
        <w:r w:rsidR="008D2955">
          <w:rPr>
            <w:rFonts w:ascii="Times New Roman" w:hAnsi="Times New Roman" w:cs="Times New Roman"/>
          </w:rPr>
          <w:t xml:space="preserve">—do not reflect specialized processes </w:t>
        </w:r>
      </w:ins>
      <w:ins w:id="340" w:author="Benton, Deon" w:date="2025-06-17T13:37:00Z" w16du:dateUtc="2025-06-17T18:37:00Z">
        <w:r w:rsidR="00F8321F">
          <w:rPr>
            <w:rFonts w:ascii="Times New Roman" w:hAnsi="Times New Roman" w:cs="Times New Roman"/>
          </w:rPr>
          <w:t xml:space="preserve">for reasoning about </w:t>
        </w:r>
      </w:ins>
      <w:ins w:id="341" w:author="Benton, Deon" w:date="2025-06-17T16:22:00Z" w16du:dateUtc="2025-06-17T21:22:00Z">
        <w:r w:rsidR="005E73B5">
          <w:rPr>
            <w:rFonts w:ascii="Times New Roman" w:hAnsi="Times New Roman" w:cs="Times New Roman"/>
          </w:rPr>
          <w:t xml:space="preserve">agent and object </w:t>
        </w:r>
      </w:ins>
      <w:ins w:id="342" w:author="Benton, Deon" w:date="2025-06-17T13:37:00Z" w16du:dateUtc="2025-06-17T18:37:00Z">
        <w:r w:rsidR="00F8321F">
          <w:rPr>
            <w:rFonts w:ascii="Times New Roman" w:hAnsi="Times New Roman" w:cs="Times New Roman"/>
          </w:rPr>
          <w:t>action</w:t>
        </w:r>
      </w:ins>
      <w:ins w:id="343" w:author="Benton, Deon" w:date="2025-06-17T13:44:00Z" w16du:dateUtc="2025-06-17T18:44:00Z">
        <w:r w:rsidR="00B30C25">
          <w:rPr>
            <w:rFonts w:ascii="Times New Roman" w:hAnsi="Times New Roman" w:cs="Times New Roman"/>
          </w:rPr>
          <w:t>. Instead, infants’ behavior in these studies</w:t>
        </w:r>
      </w:ins>
      <w:ins w:id="344" w:author="Benton, Deon" w:date="2025-06-17T14:05:00Z" w16du:dateUtc="2025-06-17T19:05:00Z">
        <w:r w:rsidR="00951796">
          <w:rPr>
            <w:rFonts w:ascii="Times New Roman" w:hAnsi="Times New Roman" w:cs="Times New Roman"/>
          </w:rPr>
          <w:t xml:space="preserve"> can</w:t>
        </w:r>
      </w:ins>
      <w:ins w:id="345" w:author="Benton, Deon" w:date="2025-06-17T13:37:00Z" w16du:dateUtc="2025-06-17T18:37:00Z">
        <w:r w:rsidR="00F8321F">
          <w:rPr>
            <w:rFonts w:ascii="Times New Roman" w:hAnsi="Times New Roman" w:cs="Times New Roman"/>
          </w:rPr>
          <w:t xml:space="preserve"> </w:t>
        </w:r>
      </w:ins>
      <w:ins w:id="346" w:author="Benton, Deon" w:date="2025-06-17T13:56:00Z" w16du:dateUtc="2025-06-17T18:56:00Z">
        <w:r w:rsidR="00647216">
          <w:rPr>
            <w:rFonts w:ascii="Times New Roman" w:hAnsi="Times New Roman" w:cs="Times New Roman"/>
          </w:rPr>
          <w:t>be explained by the</w:t>
        </w:r>
      </w:ins>
      <w:ins w:id="347" w:author="detbenton1991@gmail.com" w:date="2025-06-14T14:28:00Z" w16du:dateUtc="2025-06-14T19:28:00Z">
        <w:r w:rsidR="008D2955">
          <w:rPr>
            <w:rFonts w:ascii="Times New Roman" w:hAnsi="Times New Roman" w:cs="Times New Roman"/>
          </w:rPr>
          <w:t xml:space="preserve"> operation of domain-general learning mechanisms</w:t>
        </w:r>
      </w:ins>
      <w:ins w:id="348" w:author="Benton, Deon" w:date="2025-06-17T14:10:00Z" w16du:dateUtc="2025-06-17T19:10:00Z">
        <w:r w:rsidR="000F7626">
          <w:rPr>
            <w:rFonts w:ascii="Times New Roman" w:hAnsi="Times New Roman" w:cs="Times New Roman"/>
          </w:rPr>
          <w:t xml:space="preserve"> </w:t>
        </w:r>
      </w:ins>
      <w:ins w:id="349"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50" w:author="detbenton1991@gmail.com" w:date="2025-06-14T14:28:00Z" w16du:dateUtc="2025-06-14T19:28:00Z">
        <w:r w:rsidR="008D2955">
          <w:rPr>
            <w:rFonts w:ascii="Times New Roman" w:hAnsi="Times New Roman" w:cs="Times New Roman"/>
          </w:rPr>
          <w:t>that operate over low-level, surface-based perceptual features and information.</w:t>
        </w:r>
      </w:ins>
      <w:ins w:id="351" w:author="Benton, Deon" w:date="2025-06-17T15:56:00Z" w16du:dateUtc="2025-06-17T20:56:00Z">
        <w:r w:rsidR="004D4762">
          <w:rPr>
            <w:rFonts w:ascii="Times New Roman" w:hAnsi="Times New Roman" w:cs="Times New Roman"/>
          </w:rPr>
          <w:t xml:space="preserve"> Domain-general mechanisms are </w:t>
        </w:r>
      </w:ins>
      <w:ins w:id="352" w:author="Benton, Deon" w:date="2025-06-17T16:18:00Z" w16du:dateUtc="2025-06-17T21:18:00Z">
        <w:r w:rsidR="008505CC">
          <w:rPr>
            <w:rFonts w:ascii="Times New Roman" w:hAnsi="Times New Roman" w:cs="Times New Roman"/>
          </w:rPr>
          <w:t>sometimes considered “all purpose” because they</w:t>
        </w:r>
      </w:ins>
      <w:ins w:id="353" w:author="Benton, Deon" w:date="2025-06-17T15:56:00Z" w16du:dateUtc="2025-06-17T20:56:00Z">
        <w:r w:rsidR="004D4762">
          <w:rPr>
            <w:rFonts w:ascii="Times New Roman" w:hAnsi="Times New Roman" w:cs="Times New Roman"/>
          </w:rPr>
          <w:t xml:space="preserve"> </w:t>
        </w:r>
      </w:ins>
      <w:ins w:id="354" w:author="Benton, Deon" w:date="2025-06-17T16:17:00Z" w16du:dateUtc="2025-06-17T21:17:00Z">
        <w:r w:rsidR="008505CC">
          <w:rPr>
            <w:rFonts w:ascii="Times New Roman" w:hAnsi="Times New Roman" w:cs="Times New Roman"/>
          </w:rPr>
          <w:t xml:space="preserve">operate on </w:t>
        </w:r>
      </w:ins>
      <w:ins w:id="355" w:author="Benton, Deon" w:date="2025-06-23T20:44:00Z" w16du:dateUtc="2025-06-24T01:44:00Z">
        <w:r w:rsidR="00F63756">
          <w:rPr>
            <w:rFonts w:ascii="Times New Roman" w:hAnsi="Times New Roman" w:cs="Times New Roman"/>
          </w:rPr>
          <w:t>many kinds of</w:t>
        </w:r>
      </w:ins>
      <w:ins w:id="356" w:author="Benton, Deon" w:date="2025-06-17T15:56:00Z" w16du:dateUtc="2025-06-17T20:56:00Z">
        <w:r w:rsidR="00000FDA">
          <w:rPr>
            <w:rFonts w:ascii="Times New Roman" w:hAnsi="Times New Roman" w:cs="Times New Roman"/>
          </w:rPr>
          <w:t xml:space="preserve"> input and support learning across a wide range of domains.</w:t>
        </w:r>
      </w:ins>
      <w:ins w:id="357" w:author="detbenton1991@gmail.com" w:date="2025-06-14T14:28:00Z" w16du:dateUtc="2025-06-14T19:28:00Z">
        <w:r w:rsidR="008D2955">
          <w:rPr>
            <w:rFonts w:ascii="Times New Roman" w:hAnsi="Times New Roman" w:cs="Times New Roman"/>
          </w:rPr>
          <w:t xml:space="preserve"> </w:t>
        </w:r>
      </w:ins>
      <w:ins w:id="358"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59"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60" w:author="Benton, Deon" w:date="2025-06-17T16:35:00Z" w16du:dateUtc="2025-06-17T21:35:00Z">
        <w:r w:rsidR="007346F5">
          <w:rPr>
            <w:rFonts w:ascii="Times New Roman" w:hAnsi="Times New Roman" w:cs="Times New Roman"/>
          </w:rPr>
          <w:t>infants’</w:t>
        </w:r>
      </w:ins>
      <w:ins w:id="361" w:author="Benton, Deon" w:date="2025-06-17T16:25:00Z" w16du:dateUtc="2025-06-17T21:25:00Z">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w:t>
        </w:r>
      </w:ins>
      <w:ins w:id="362" w:author="Benton, Deon" w:date="2025-06-17T16:26:00Z" w16du:dateUtc="2025-06-17T21:26:00Z">
        <w:r w:rsidR="00883325">
          <w:rPr>
            <w:rFonts w:ascii="Times New Roman" w:hAnsi="Times New Roman" w:cs="Times New Roman"/>
          </w:rPr>
          <w:t>mates</w:t>
        </w:r>
        <w:proofErr w:type="spellEnd"/>
        <w:r w:rsidR="00883325">
          <w:rPr>
            <w:rFonts w:ascii="Times New Roman" w:hAnsi="Times New Roman" w:cs="Times New Roman"/>
          </w:rPr>
          <w:t xml:space="preserve"> are formed much more slowly than the available data may suggest.</w:t>
        </w:r>
        <w:r w:rsidR="003065D0">
          <w:rPr>
            <w:rFonts w:ascii="Times New Roman" w:hAnsi="Times New Roman" w:cs="Times New Roman"/>
          </w:rPr>
          <w:t xml:space="preserve"> </w:t>
        </w:r>
      </w:ins>
      <w:ins w:id="363" w:author="Benton, Deon" w:date="2025-06-17T16:36:00Z" w16du:dateUtc="2025-06-17T21:36:00Z">
        <w:r w:rsidR="007346F5">
          <w:rPr>
            <w:rFonts w:ascii="Times New Roman" w:hAnsi="Times New Roman" w:cs="Times New Roman"/>
          </w:rPr>
          <w:t>An implication of this account</w:t>
        </w:r>
      </w:ins>
      <w:ins w:id="364" w:author="Benton, Deon" w:date="2025-06-17T16:26:00Z" w16du:dateUtc="2025-06-17T21:26:00Z">
        <w:r w:rsidR="003065D0">
          <w:rPr>
            <w:rFonts w:ascii="Times New Roman" w:hAnsi="Times New Roman" w:cs="Times New Roman"/>
          </w:rPr>
          <w:t xml:space="preserve"> is</w:t>
        </w:r>
      </w:ins>
      <w:ins w:id="365" w:author="Benton, Deon" w:date="2025-06-17T16:38:00Z" w16du:dateUtc="2025-06-17T21:38:00Z">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 or </w:t>
        </w:r>
      </w:ins>
      <w:ins w:id="366" w:author="Benton, Deon" w:date="2025-06-23T20:57:00Z" w16du:dateUtc="2025-06-24T01:57:00Z">
        <w:r w:rsidR="00300FD4">
          <w:rPr>
            <w:rFonts w:ascii="Times New Roman" w:hAnsi="Times New Roman" w:cs="Times New Roman"/>
          </w:rPr>
          <w:t>conceptually rich knowledge</w:t>
        </w:r>
      </w:ins>
      <w:ins w:id="367" w:author="Benton, Deon" w:date="2025-06-17T16:38:00Z" w16du:dateUtc="2025-06-17T21:38:00Z">
        <w:r w:rsidR="00243F2E">
          <w:rPr>
            <w:rFonts w:ascii="Times New Roman" w:hAnsi="Times New Roman" w:cs="Times New Roman"/>
          </w:rPr>
          <w:t>; inst</w:t>
        </w:r>
      </w:ins>
      <w:ins w:id="368" w:author="Benton, Deon" w:date="2025-06-17T16:39:00Z" w16du:dateUtc="2025-06-17T21:39:00Z">
        <w:r w:rsidR="00243F2E">
          <w:rPr>
            <w:rFonts w:ascii="Times New Roman" w:hAnsi="Times New Roman" w:cs="Times New Roman"/>
          </w:rPr>
          <w:t>ead, such</w:t>
        </w:r>
      </w:ins>
      <w:ins w:id="369" w:author="Benton, Deon" w:date="2025-06-17T16:26:00Z" w16du:dateUtc="2025-06-17T21:26:00Z">
        <w:r w:rsidR="003065D0">
          <w:rPr>
            <w:rFonts w:ascii="Times New Roman" w:hAnsi="Times New Roman" w:cs="Times New Roman"/>
          </w:rPr>
          <w:t xml:space="preserve"> </w:t>
        </w:r>
      </w:ins>
      <w:ins w:id="370" w:author="Benton, Deon" w:date="2025-06-17T16:39:00Z" w16du:dateUtc="2025-06-17T21:39:00Z">
        <w:r w:rsidR="00243F2E">
          <w:rPr>
            <w:rFonts w:ascii="Times New Roman" w:hAnsi="Times New Roman" w:cs="Times New Roman"/>
          </w:rPr>
          <w:t>abilities and knowledge</w:t>
        </w:r>
      </w:ins>
      <w:ins w:id="371" w:author="Benton, Deon" w:date="2025-06-17T16:27:00Z" w16du:dateUtc="2025-06-17T21:27:00Z">
        <w:r w:rsidR="003065D0">
          <w:rPr>
            <w:rFonts w:ascii="Times New Roman" w:hAnsi="Times New Roman" w:cs="Times New Roman"/>
          </w:rPr>
          <w:t xml:space="preserve"> emerge</w:t>
        </w:r>
      </w:ins>
      <w:ins w:id="372" w:author="Benton, Deon" w:date="2025-06-17T16:19:00Z" w16du:dateUtc="2025-06-17T21:19:00Z">
        <w:r w:rsidR="002D687C">
          <w:rPr>
            <w:rFonts w:ascii="Times New Roman" w:hAnsi="Times New Roman" w:cs="Times New Roman"/>
          </w:rPr>
          <w:t xml:space="preserve"> </w:t>
        </w:r>
      </w:ins>
      <w:ins w:id="373" w:author="Benton, Deon" w:date="2025-06-23T20:57:00Z" w16du:dateUtc="2025-06-24T01:57:00Z">
        <w:r w:rsidR="00300FD4">
          <w:rPr>
            <w:rFonts w:ascii="Times New Roman" w:hAnsi="Times New Roman" w:cs="Times New Roman"/>
          </w:rPr>
          <w:t>gradually over time</w:t>
        </w:r>
      </w:ins>
      <w:ins w:id="374" w:author="Benton, Deon" w:date="2025-06-17T16:39:00Z" w16du:dateUtc="2025-06-17T21:39:00Z">
        <w:r w:rsidR="00243F2E">
          <w:rPr>
            <w:rFonts w:ascii="Times New Roman" w:hAnsi="Times New Roman" w:cs="Times New Roman"/>
          </w:rPr>
          <w:t xml:space="preserve"> </w:t>
        </w:r>
      </w:ins>
      <w:ins w:id="375" w:author="Benton, Deon" w:date="2025-06-17T16:19:00Z" w16du:dateUtc="2025-06-17T21:19:00Z">
        <w:r w:rsidR="002D687C">
          <w:rPr>
            <w:rFonts w:ascii="Times New Roman" w:hAnsi="Times New Roman" w:cs="Times New Roman"/>
          </w:rPr>
          <w:t>through</w:t>
        </w:r>
      </w:ins>
      <w:ins w:id="376" w:author="Benton, Deon" w:date="2025-06-17T14:19:00Z" w16du:dateUtc="2025-06-17T19:19:00Z">
        <w:r w:rsidR="006304C3">
          <w:rPr>
            <w:rFonts w:ascii="Times New Roman" w:hAnsi="Times New Roman" w:cs="Times New Roman"/>
          </w:rPr>
          <w:t xml:space="preserve"> </w:t>
        </w:r>
      </w:ins>
      <w:ins w:id="377" w:author="Benton, Deon" w:date="2025-06-17T16:19:00Z" w16du:dateUtc="2025-06-17T21:19:00Z">
        <w:r w:rsidR="002D687C">
          <w:rPr>
            <w:rFonts w:ascii="Times New Roman" w:hAnsi="Times New Roman" w:cs="Times New Roman"/>
          </w:rPr>
          <w:t>a</w:t>
        </w:r>
      </w:ins>
      <w:ins w:id="378" w:author="Benton, Deon" w:date="2025-06-17T16:28:00Z" w16du:dateUtc="2025-06-17T21:28:00Z">
        <w:r w:rsidR="00014150">
          <w:rPr>
            <w:rFonts w:ascii="Times New Roman" w:hAnsi="Times New Roman" w:cs="Times New Roman"/>
          </w:rPr>
          <w:t xml:space="preserve"> slow, </w:t>
        </w:r>
      </w:ins>
      <w:ins w:id="379" w:author="Benton, Deon" w:date="2025-06-17T16:19:00Z" w16du:dateUtc="2025-06-17T21:19:00Z">
        <w:r w:rsidR="002D687C">
          <w:rPr>
            <w:rFonts w:ascii="Times New Roman" w:hAnsi="Times New Roman" w:cs="Times New Roman"/>
          </w:rPr>
          <w:t>effortful</w:t>
        </w:r>
      </w:ins>
      <w:ins w:id="380" w:author="Benton, Deon" w:date="2025-06-17T16:28:00Z" w16du:dateUtc="2025-06-17T21:28:00Z">
        <w:r w:rsidR="00014150">
          <w:rPr>
            <w:rFonts w:ascii="Times New Roman" w:hAnsi="Times New Roman" w:cs="Times New Roman"/>
          </w:rPr>
          <w:t xml:space="preserve">, </w:t>
        </w:r>
      </w:ins>
      <w:ins w:id="381" w:author="Benton, Deon" w:date="2025-06-17T16:19:00Z" w16du:dateUtc="2025-06-17T21:19:00Z">
        <w:r w:rsidR="002D687C">
          <w:rPr>
            <w:rFonts w:ascii="Times New Roman" w:hAnsi="Times New Roman" w:cs="Times New Roman"/>
          </w:rPr>
          <w:t>and</w:t>
        </w:r>
      </w:ins>
      <w:ins w:id="382"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83"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84" w:author="Benton, Deon" w:date="2025-06-19T12:32:00Z" w16du:dateUtc="2025-06-19T17:32:00Z"/>
          <w:rFonts w:ascii="Times New Roman" w:hAnsi="Times New Roman" w:cs="Times New Roman"/>
        </w:rPr>
      </w:pPr>
      <w:ins w:id="385" w:author="Benton, Deon" w:date="2025-06-17T16:43:00Z" w16du:dateUtc="2025-06-17T21:43:00Z">
        <w:r>
          <w:rPr>
            <w:rFonts w:ascii="Times New Roman" w:hAnsi="Times New Roman" w:cs="Times New Roman"/>
          </w:rPr>
          <w:t xml:space="preserve">To </w:t>
        </w:r>
      </w:ins>
      <w:ins w:id="386" w:author="Benton, Deon" w:date="2025-06-17T16:47:00Z" w16du:dateUtc="2025-06-17T21:47:00Z">
        <w:r w:rsidR="00144CDB">
          <w:rPr>
            <w:rFonts w:ascii="Times New Roman" w:hAnsi="Times New Roman" w:cs="Times New Roman"/>
          </w:rPr>
          <w:t xml:space="preserve">see how lean accounts explain </w:t>
        </w:r>
      </w:ins>
      <w:ins w:id="387" w:author="Benton, Deon" w:date="2025-06-17T16:43:00Z" w16du:dateUtc="2025-06-17T21:43:00Z">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w:t>
        </w:r>
      </w:ins>
      <w:ins w:id="388" w:author="Benton, Deon" w:date="2025-06-17T16:44:00Z" w16du:dateUtc="2025-06-17T21:44:00Z">
        <w:r>
          <w:rPr>
            <w:rFonts w:ascii="Times New Roman" w:hAnsi="Times New Roman" w:cs="Times New Roman"/>
          </w:rPr>
          <w:t xml:space="preserve">, </w:t>
        </w:r>
      </w:ins>
      <w:ins w:id="389" w:author="Benton, Deon" w:date="2025-06-17T16:45:00Z" w16du:dateUtc="2025-06-17T21:45:00Z">
        <w:r>
          <w:rPr>
            <w:rFonts w:ascii="Times New Roman" w:hAnsi="Times New Roman" w:cs="Times New Roman"/>
          </w:rPr>
          <w:t xml:space="preserve">it can </w:t>
        </w:r>
      </w:ins>
      <w:ins w:id="390" w:author="Benton, Deon" w:date="2025-06-17T16:48:00Z" w16du:dateUtc="2025-06-17T21:48:00Z">
        <w:r w:rsidR="00144CDB">
          <w:rPr>
            <w:rFonts w:ascii="Times New Roman" w:hAnsi="Times New Roman" w:cs="Times New Roman"/>
          </w:rPr>
          <w:t>hel</w:t>
        </w:r>
      </w:ins>
      <w:ins w:id="391" w:author="Benton, Deon" w:date="2025-06-17T17:01:00Z" w16du:dateUtc="2025-06-17T22:01:00Z">
        <w:r w:rsidR="00AD00AF">
          <w:rPr>
            <w:rFonts w:ascii="Times New Roman" w:hAnsi="Times New Roman" w:cs="Times New Roman"/>
          </w:rPr>
          <w:t>p</w:t>
        </w:r>
      </w:ins>
      <w:ins w:id="392" w:author="Benton, Deon" w:date="2025-06-17T16:48:00Z" w16du:dateUtc="2025-06-17T21:48:00Z">
        <w:r w:rsidR="00144CDB">
          <w:rPr>
            <w:rFonts w:ascii="Times New Roman" w:hAnsi="Times New Roman" w:cs="Times New Roman"/>
          </w:rPr>
          <w:t xml:space="preserve"> to consider </w:t>
        </w:r>
      </w:ins>
      <w:ins w:id="393" w:author="Benton, Deon" w:date="2025-06-19T13:12:00Z" w16du:dateUtc="2025-06-19T18:12:00Z">
        <w:r w:rsidR="00ED015A">
          <w:rPr>
            <w:rFonts w:ascii="Times New Roman" w:hAnsi="Times New Roman" w:cs="Times New Roman"/>
          </w:rPr>
          <w:t>how lean accounts have been used to explain specific finds</w:t>
        </w:r>
      </w:ins>
      <w:ins w:id="394" w:author="Benton, Deon" w:date="2025-06-17T16:48:00Z" w16du:dateUtc="2025-06-17T21:48:00Z">
        <w:r w:rsidR="00144CDB">
          <w:rPr>
            <w:rFonts w:ascii="Times New Roman" w:hAnsi="Times New Roman" w:cs="Times New Roman"/>
          </w:rPr>
          <w:t>.</w:t>
        </w:r>
      </w:ins>
      <w:ins w:id="395" w:author="Benton, Deon" w:date="2025-06-19T13:12:00Z" w16du:dateUtc="2025-06-19T18:12:00Z">
        <w:r w:rsidR="00ED015A">
          <w:rPr>
            <w:rFonts w:ascii="Times New Roman" w:hAnsi="Times New Roman" w:cs="Times New Roman"/>
          </w:rPr>
          <w:t xml:space="preserve"> To that end, c</w:t>
        </w:r>
      </w:ins>
      <w:ins w:id="396" w:author="Benton, Deon" w:date="2025-06-17T16:48:00Z" w16du:dateUtc="2025-06-17T21:48:00Z">
        <w:r w:rsidR="00144CDB">
          <w:rPr>
            <w:rFonts w:ascii="Times New Roman" w:hAnsi="Times New Roman" w:cs="Times New Roman"/>
          </w:rPr>
          <w:t>onsider</w:t>
        </w:r>
      </w:ins>
      <w:ins w:id="397" w:author="Benton, Deon" w:date="2025-06-17T16:45:00Z" w16du:dateUtc="2025-06-17T21:45:00Z">
        <w:r w:rsidR="005A421A">
          <w:rPr>
            <w:rFonts w:ascii="Times New Roman" w:hAnsi="Times New Roman" w:cs="Times New Roman"/>
          </w:rPr>
          <w:t xml:space="preserve"> the </w:t>
        </w:r>
      </w:ins>
      <w:ins w:id="398" w:author="Benton, Deon" w:date="2025-06-17T16:29:00Z" w16du:dateUtc="2025-06-17T21:29:00Z">
        <w:r w:rsidR="00643A05">
          <w:rPr>
            <w:rFonts w:ascii="Times New Roman" w:hAnsi="Times New Roman" w:cs="Times New Roman"/>
          </w:rPr>
          <w:t xml:space="preserve">finding that infants ostensibly </w:t>
        </w:r>
      </w:ins>
      <w:ins w:id="399"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400" w:author="Benton, Deon" w:date="2025-06-17T16:30:00Z" w16du:dateUtc="2025-06-17T21:30:00Z">
        <w:r w:rsidR="00643A05">
          <w:rPr>
            <w:rFonts w:ascii="Times New Roman" w:hAnsi="Times New Roman" w:cs="Times New Roman"/>
          </w:rPr>
          <w:t>.</w:t>
        </w:r>
      </w:ins>
      <w:ins w:id="401" w:author="Benton, Deon" w:date="2025-06-17T17:11:00Z" w16du:dateUtc="2025-06-17T22:11:00Z">
        <w:r w:rsidR="00190AA0">
          <w:rPr>
            <w:rFonts w:ascii="Times New Roman" w:hAnsi="Times New Roman" w:cs="Times New Roman"/>
          </w:rPr>
          <w:t xml:space="preserve"> In </w:t>
        </w:r>
      </w:ins>
      <w:ins w:id="402" w:author="Benton, Deon" w:date="2025-06-19T12:12:00Z" w16du:dateUtc="2025-06-19T17:12:00Z">
        <w:r w:rsidR="00590B37">
          <w:rPr>
            <w:rFonts w:ascii="Times New Roman" w:hAnsi="Times New Roman" w:cs="Times New Roman"/>
          </w:rPr>
          <w:t>one of the first studies on this topic in infants</w:t>
        </w:r>
      </w:ins>
      <w:ins w:id="403" w:author="Benton, Deon" w:date="2025-06-17T17:11:00Z" w16du:dateUtc="2025-06-17T22:11:00Z">
        <w:r w:rsidR="00190AA0">
          <w:rPr>
            <w:rFonts w:ascii="Times New Roman" w:hAnsi="Times New Roman" w:cs="Times New Roman"/>
          </w:rPr>
          <w:t>, Onishi and Baillargeon (2005)</w:t>
        </w:r>
      </w:ins>
      <w:ins w:id="404" w:author="Benton, Deon" w:date="2025-06-17T16:30:00Z" w16du:dateUtc="2025-06-17T21:30:00Z">
        <w:r w:rsidR="00643A05">
          <w:rPr>
            <w:rFonts w:ascii="Times New Roman" w:hAnsi="Times New Roman" w:cs="Times New Roman"/>
          </w:rPr>
          <w:t xml:space="preserve"> </w:t>
        </w:r>
      </w:ins>
      <w:ins w:id="405" w:author="detbenton1991@gmail.com" w:date="2025-06-17T19:30:00Z" w16du:dateUtc="2025-06-18T00:30:00Z">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 xml:space="preserve">slice that was positioned between a </w:t>
        </w:r>
      </w:ins>
      <w:ins w:id="406" w:author="detbenton1991@gmail.com" w:date="2025-06-17T19:31:00Z" w16du:dateUtc="2025-06-18T00:31:00Z">
        <w:r w:rsidR="00BE628D">
          <w:rPr>
            <w:rFonts w:ascii="Times New Roman" w:hAnsi="Times New Roman" w:cs="Times New Roman"/>
          </w:rPr>
          <w:t xml:space="preserve">yellow box and a green box. </w:t>
        </w:r>
      </w:ins>
      <w:ins w:id="407" w:author="detbenton1991@gmail.com" w:date="2025-06-17T19:32:00Z" w16du:dateUtc="2025-06-18T00:32:00Z">
        <w:r w:rsidR="00BE628D">
          <w:rPr>
            <w:rFonts w:ascii="Times New Roman" w:hAnsi="Times New Roman" w:cs="Times New Roman"/>
          </w:rPr>
          <w:t>A previously unseen actor then</w:t>
        </w:r>
      </w:ins>
      <w:ins w:id="408" w:author="detbenton1991@gmail.com" w:date="2025-06-17T21:49:00Z" w16du:dateUtc="2025-06-18T02:49:00Z">
        <w:r w:rsidR="005F51C0">
          <w:rPr>
            <w:rFonts w:ascii="Times New Roman" w:hAnsi="Times New Roman" w:cs="Times New Roman"/>
          </w:rPr>
          <w:t xml:space="preserve"> </w:t>
        </w:r>
      </w:ins>
      <w:ins w:id="409" w:author="detbenton1991@gmail.com" w:date="2025-06-17T21:53:00Z" w16du:dateUtc="2025-06-18T02:53:00Z">
        <w:r w:rsidR="005F51C0">
          <w:rPr>
            <w:rFonts w:ascii="Times New Roman" w:hAnsi="Times New Roman" w:cs="Times New Roman"/>
          </w:rPr>
          <w:t>emerged</w:t>
        </w:r>
      </w:ins>
      <w:ins w:id="410" w:author="detbenton1991@gmail.com" w:date="2025-06-17T21:49:00Z" w16du:dateUtc="2025-06-18T02:49:00Z">
        <w:r w:rsidR="005F51C0">
          <w:rPr>
            <w:rFonts w:ascii="Times New Roman" w:hAnsi="Times New Roman" w:cs="Times New Roman"/>
          </w:rPr>
          <w:t xml:space="preserve"> from behind a wall,</w:t>
        </w:r>
      </w:ins>
      <w:ins w:id="411" w:author="detbenton1991@gmail.com" w:date="2025-06-17T21:53:00Z" w16du:dateUtc="2025-06-18T02:53:00Z">
        <w:r w:rsidR="005F51C0">
          <w:rPr>
            <w:rFonts w:ascii="Times New Roman" w:hAnsi="Times New Roman" w:cs="Times New Roman"/>
          </w:rPr>
          <w:t xml:space="preserve"> </w:t>
        </w:r>
      </w:ins>
      <w:ins w:id="412" w:author="detbenton1991@gmail.com" w:date="2025-06-17T21:54:00Z" w16du:dateUtc="2025-06-18T02:54:00Z">
        <w:r w:rsidR="005F51C0">
          <w:rPr>
            <w:rFonts w:ascii="Times New Roman" w:hAnsi="Times New Roman" w:cs="Times New Roman"/>
          </w:rPr>
          <w:t>picked up the</w:t>
        </w:r>
      </w:ins>
      <w:ins w:id="413" w:author="detbenton1991@gmail.com" w:date="2025-06-17T19:32:00Z" w16du:dateUtc="2025-06-18T00:32:00Z">
        <w:r w:rsidR="00BE628D">
          <w:rPr>
            <w:rFonts w:ascii="Times New Roman" w:hAnsi="Times New Roman" w:cs="Times New Roman"/>
          </w:rPr>
          <w:t xml:space="preserve"> watermelon slice</w:t>
        </w:r>
      </w:ins>
      <w:ins w:id="414" w:author="detbenton1991@gmail.com" w:date="2025-06-17T21:54:00Z" w16du:dateUtc="2025-06-18T02:54:00Z">
        <w:r w:rsidR="005F51C0">
          <w:rPr>
            <w:rFonts w:ascii="Times New Roman" w:hAnsi="Times New Roman" w:cs="Times New Roman"/>
          </w:rPr>
          <w:t>, and placed it</w:t>
        </w:r>
      </w:ins>
      <w:ins w:id="415" w:author="detbenton1991@gmail.com" w:date="2025-06-17T19:32:00Z" w16du:dateUtc="2025-06-18T00:32:00Z">
        <w:r w:rsidR="00BE628D">
          <w:rPr>
            <w:rFonts w:ascii="Times New Roman" w:hAnsi="Times New Roman" w:cs="Times New Roman"/>
          </w:rPr>
          <w:t xml:space="preserve"> into one of the boxes (e.g., the </w:t>
        </w:r>
      </w:ins>
      <w:ins w:id="416" w:author="detbenton1991@gmail.com" w:date="2025-06-17T19:36:00Z" w16du:dateUtc="2025-06-18T00:36:00Z">
        <w:r w:rsidR="00BE628D">
          <w:rPr>
            <w:rFonts w:ascii="Times New Roman" w:hAnsi="Times New Roman" w:cs="Times New Roman"/>
          </w:rPr>
          <w:t>green</w:t>
        </w:r>
      </w:ins>
      <w:ins w:id="417" w:author="detbenton1991@gmail.com" w:date="2025-06-17T19:32:00Z" w16du:dateUtc="2025-06-18T00:32:00Z">
        <w:r w:rsidR="00BE628D">
          <w:rPr>
            <w:rFonts w:ascii="Times New Roman" w:hAnsi="Times New Roman" w:cs="Times New Roman"/>
          </w:rPr>
          <w:t xml:space="preserve"> box).</w:t>
        </w:r>
      </w:ins>
      <w:ins w:id="418" w:author="detbenton1991@gmail.com" w:date="2025-06-17T19:30:00Z" w16du:dateUtc="2025-06-18T00:30:00Z">
        <w:r w:rsidR="00BE628D">
          <w:rPr>
            <w:rFonts w:ascii="Times New Roman" w:hAnsi="Times New Roman" w:cs="Times New Roman"/>
          </w:rPr>
          <w:t xml:space="preserve"> </w:t>
        </w:r>
      </w:ins>
      <w:ins w:id="419" w:author="detbenton1991@gmail.com" w:date="2025-06-17T19:37:00Z" w16du:dateUtc="2025-06-18T00:37:00Z">
        <w:r w:rsidR="00C34E71">
          <w:rPr>
            <w:rFonts w:ascii="Times New Roman" w:hAnsi="Times New Roman" w:cs="Times New Roman"/>
          </w:rPr>
          <w:t>The actor</w:t>
        </w:r>
      </w:ins>
      <w:ins w:id="420" w:author="detbenton1991@gmail.com" w:date="2025-06-17T19:38:00Z" w16du:dateUtc="2025-06-18T00:38:00Z">
        <w:r w:rsidR="00C34E71">
          <w:rPr>
            <w:rFonts w:ascii="Times New Roman" w:hAnsi="Times New Roman" w:cs="Times New Roman"/>
          </w:rPr>
          <w:t xml:space="preserve">’s visual access to the </w:t>
        </w:r>
      </w:ins>
      <w:ins w:id="421"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422" w:author="detbenton1991@gmail.com" w:date="2025-06-17T19:41:00Z" w16du:dateUtc="2025-06-18T00:41:00Z">
        <w:r w:rsidR="00EE5680">
          <w:rPr>
            <w:rFonts w:ascii="Times New Roman" w:hAnsi="Times New Roman" w:cs="Times New Roman"/>
          </w:rPr>
          <w:t xml:space="preserve">These trials established that the actor desired the toy. </w:t>
        </w:r>
      </w:ins>
      <w:ins w:id="423"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424" w:author="detbenton1991@gmail.com" w:date="2025-06-17T22:01:00Z" w16du:dateUtc="2025-06-18T03:01:00Z">
        <w:r w:rsidR="00EE2414">
          <w:rPr>
            <w:rFonts w:ascii="Times New Roman" w:hAnsi="Times New Roman" w:cs="Times New Roman"/>
          </w:rPr>
          <w:t xml:space="preserve">x. </w:t>
        </w:r>
      </w:ins>
      <w:ins w:id="425" w:author="Benton, Deon" w:date="2025-06-19T12:08:00Z" w16du:dateUtc="2025-06-19T17:08:00Z">
        <w:r w:rsidR="00EA0325">
          <w:rPr>
            <w:rFonts w:ascii="Times New Roman" w:hAnsi="Times New Roman" w:cs="Times New Roman"/>
          </w:rPr>
          <w:t xml:space="preserve">In the false-belief condition, the actor again watched the toy </w:t>
        </w:r>
      </w:ins>
      <w:ins w:id="426" w:author="Benton, Deon" w:date="2025-06-19T12:10:00Z" w16du:dateUtc="2025-06-19T17:10:00Z">
        <w:r w:rsidR="00590B37">
          <w:rPr>
            <w:rFonts w:ascii="Times New Roman" w:hAnsi="Times New Roman" w:cs="Times New Roman"/>
          </w:rPr>
          <w:t>move from the g</w:t>
        </w:r>
      </w:ins>
      <w:ins w:id="427" w:author="Benton, Deon" w:date="2025-06-19T12:11:00Z" w16du:dateUtc="2025-06-19T17:11:00Z">
        <w:r w:rsidR="00590B37">
          <w:rPr>
            <w:rFonts w:ascii="Times New Roman" w:hAnsi="Times New Roman" w:cs="Times New Roman"/>
          </w:rPr>
          <w:t>reen box to the yellow box.</w:t>
        </w:r>
      </w:ins>
      <w:ins w:id="428" w:author="Benton, Deon" w:date="2025-06-19T12:23:00Z" w16du:dateUtc="2025-06-19T17:23:00Z">
        <w:r w:rsidR="006524E0">
          <w:rPr>
            <w:rFonts w:ascii="Times New Roman" w:hAnsi="Times New Roman" w:cs="Times New Roman"/>
          </w:rPr>
          <w:t xml:space="preserve"> The actor then moved from view behind the back wall, at which</w:t>
        </w:r>
      </w:ins>
      <w:ins w:id="429" w:author="Benton, Deon" w:date="2025-06-19T12:32:00Z" w16du:dateUtc="2025-06-19T17:32:00Z">
        <w:r w:rsidR="007B697A">
          <w:rPr>
            <w:rFonts w:ascii="Times New Roman" w:hAnsi="Times New Roman" w:cs="Times New Roman"/>
          </w:rPr>
          <w:t xml:space="preserve"> point</w:t>
        </w:r>
      </w:ins>
      <w:ins w:id="430" w:author="Benton, Deon" w:date="2025-06-19T12:23:00Z" w16du:dateUtc="2025-06-19T17:23:00Z">
        <w:r w:rsidR="006524E0">
          <w:rPr>
            <w:rFonts w:ascii="Times New Roman" w:hAnsi="Times New Roman" w:cs="Times New Roman"/>
          </w:rPr>
          <w:t xml:space="preserve"> </w:t>
        </w:r>
      </w:ins>
      <w:ins w:id="431" w:author="Benton, Deon" w:date="2025-06-19T12:14:00Z" w16du:dateUtc="2025-06-19T17:14:00Z">
        <w:r w:rsidR="007409C9">
          <w:rPr>
            <w:rFonts w:ascii="Times New Roman" w:hAnsi="Times New Roman" w:cs="Times New Roman"/>
          </w:rPr>
          <w:t>the toy was moved back to the green box.</w:t>
        </w:r>
      </w:ins>
      <w:ins w:id="432" w:author="Benton, Deon" w:date="2025-06-19T12:23:00Z" w16du:dateUtc="2025-06-19T17:23:00Z">
        <w:r w:rsidR="006524E0">
          <w:rPr>
            <w:rFonts w:ascii="Times New Roman" w:hAnsi="Times New Roman" w:cs="Times New Roman"/>
          </w:rPr>
          <w:t xml:space="preserve"> Thus, the actor held a false belief that the toy was in the ye</w:t>
        </w:r>
      </w:ins>
      <w:ins w:id="433" w:author="Benton, Deon" w:date="2025-06-19T12:24:00Z" w16du:dateUtc="2025-06-19T17:24:00Z">
        <w:r w:rsidR="006524E0">
          <w:rPr>
            <w:rFonts w:ascii="Times New Roman" w:hAnsi="Times New Roman" w:cs="Times New Roman"/>
          </w:rPr>
          <w:t>llow box.</w:t>
        </w:r>
      </w:ins>
      <w:ins w:id="434" w:author="Benton, Deon" w:date="2025-06-19T12:14:00Z" w16du:dateUtc="2025-06-19T17:14:00Z">
        <w:r w:rsidR="007409C9">
          <w:rPr>
            <w:rFonts w:ascii="Times New Roman" w:hAnsi="Times New Roman" w:cs="Times New Roman"/>
          </w:rPr>
          <w:t xml:space="preserve"> </w:t>
        </w:r>
      </w:ins>
      <w:ins w:id="435" w:author="Benton, Deon" w:date="2025-06-19T12:24:00Z" w16du:dateUtc="2025-06-19T17:24:00Z">
        <w:r w:rsidR="00C41F7A">
          <w:rPr>
            <w:rFonts w:ascii="Times New Roman" w:hAnsi="Times New Roman" w:cs="Times New Roman"/>
          </w:rPr>
          <w:t>The authors found that infants looked longer when the actor reached in the green</w:t>
        </w:r>
      </w:ins>
      <w:ins w:id="436" w:author="Benton, Deon" w:date="2025-06-19T12:25:00Z" w16du:dateUtc="2025-06-19T17:25:00Z">
        <w:r w:rsidR="00C41F7A">
          <w:rPr>
            <w:rFonts w:ascii="Times New Roman" w:hAnsi="Times New Roman" w:cs="Times New Roman"/>
          </w:rPr>
          <w:t xml:space="preserve"> box than when</w:t>
        </w:r>
      </w:ins>
      <w:ins w:id="437" w:author="Benton, Deon" w:date="2025-06-19T12:42:00Z" w16du:dateUtc="2025-06-19T17:42:00Z">
        <w:r w:rsidR="005B2900">
          <w:rPr>
            <w:rFonts w:ascii="Times New Roman" w:hAnsi="Times New Roman" w:cs="Times New Roman"/>
          </w:rPr>
          <w:t xml:space="preserve"> it</w:t>
        </w:r>
      </w:ins>
      <w:ins w:id="438" w:author="Benton, Deon" w:date="2025-06-19T12:26:00Z" w16du:dateUtc="2025-06-19T17:26:00Z">
        <w:r w:rsidR="00C41F7A">
          <w:rPr>
            <w:rFonts w:ascii="Times New Roman" w:hAnsi="Times New Roman" w:cs="Times New Roman"/>
          </w:rPr>
          <w:t xml:space="preserve"> reached in the yellow box if </w:t>
        </w:r>
      </w:ins>
      <w:ins w:id="439" w:author="Benton, Deon" w:date="2025-06-19T12:42:00Z" w16du:dateUtc="2025-06-19T17:42:00Z">
        <w:r w:rsidR="008F3601">
          <w:rPr>
            <w:rFonts w:ascii="Times New Roman" w:hAnsi="Times New Roman" w:cs="Times New Roman"/>
          </w:rPr>
          <w:t>it</w:t>
        </w:r>
      </w:ins>
      <w:ins w:id="440" w:author="Benton, Deon" w:date="2025-06-19T12:26:00Z" w16du:dateUtc="2025-06-19T17:26:00Z">
        <w:r w:rsidR="00C41F7A">
          <w:rPr>
            <w:rFonts w:ascii="Times New Roman" w:hAnsi="Times New Roman" w:cs="Times New Roman"/>
          </w:rPr>
          <w:t xml:space="preserve"> held a </w:t>
        </w:r>
      </w:ins>
      <w:ins w:id="441" w:author="Benton, Deon" w:date="2025-06-19T12:27:00Z" w16du:dateUtc="2025-06-19T17:27:00Z">
        <w:r w:rsidR="005D109D">
          <w:rPr>
            <w:rFonts w:ascii="Times New Roman" w:hAnsi="Times New Roman" w:cs="Times New Roman"/>
          </w:rPr>
          <w:t>true</w:t>
        </w:r>
      </w:ins>
      <w:ins w:id="442" w:author="Benton, Deon" w:date="2025-06-19T12:26:00Z" w16du:dateUtc="2025-06-19T17:26:00Z">
        <w:r w:rsidR="00C41F7A">
          <w:rPr>
            <w:rFonts w:ascii="Times New Roman" w:hAnsi="Times New Roman" w:cs="Times New Roman"/>
          </w:rPr>
          <w:t xml:space="preserve"> belief about the toy’s location. </w:t>
        </w:r>
      </w:ins>
      <w:ins w:id="443" w:author="Benton, Deon" w:date="2025-06-19T12:29:00Z" w16du:dateUtc="2025-06-19T17:29:00Z">
        <w:r w:rsidR="00523624">
          <w:rPr>
            <w:rFonts w:ascii="Times New Roman" w:hAnsi="Times New Roman" w:cs="Times New Roman"/>
          </w:rPr>
          <w:t>Infants showed this same pattern of looking when the actor held a false belief. Onishi and Baillargeon (2005) interpreted these results to mean that infant</w:t>
        </w:r>
      </w:ins>
      <w:ins w:id="444" w:author="Benton, Deon" w:date="2025-06-19T12:34:00Z" w16du:dateUtc="2025-06-19T17:34:00Z">
        <w:r w:rsidR="00752CFE">
          <w:rPr>
            <w:rFonts w:ascii="Times New Roman" w:hAnsi="Times New Roman" w:cs="Times New Roman"/>
          </w:rPr>
          <w:t>s</w:t>
        </w:r>
      </w:ins>
      <w:ins w:id="445" w:author="Benton, Deon" w:date="2025-06-19T12:29:00Z" w16du:dateUtc="2025-06-19T17:29:00Z">
        <w:r w:rsidR="00523624">
          <w:rPr>
            <w:rFonts w:ascii="Times New Roman" w:hAnsi="Times New Roman" w:cs="Times New Roman"/>
          </w:rPr>
          <w:t xml:space="preserve"> understand</w:t>
        </w:r>
      </w:ins>
      <w:ins w:id="446" w:author="Benton, Deon" w:date="2025-06-19T12:33:00Z" w16du:dateUtc="2025-06-19T17:33:00Z">
        <w:r w:rsidR="006F5BF5">
          <w:rPr>
            <w:rFonts w:ascii="Times New Roman" w:hAnsi="Times New Roman" w:cs="Times New Roman"/>
          </w:rPr>
          <w:t xml:space="preserve"> that</w:t>
        </w:r>
      </w:ins>
      <w:ins w:id="447" w:author="Benton, Deon" w:date="2025-06-19T12:29:00Z" w16du:dateUtc="2025-06-19T17:29:00Z">
        <w:r w:rsidR="00523624">
          <w:rPr>
            <w:rFonts w:ascii="Times New Roman" w:hAnsi="Times New Roman" w:cs="Times New Roman"/>
          </w:rPr>
          <w:t xml:space="preserve"> </w:t>
        </w:r>
      </w:ins>
      <w:ins w:id="448"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49" w:author="detbenton1991@gmail.com" w:date="2025-06-19T17:48:00Z" w16du:dateUtc="2025-06-19T22:48:00Z"/>
          <w:rFonts w:ascii="Times New Roman" w:hAnsi="Times New Roman" w:cs="Times New Roman"/>
        </w:rPr>
      </w:pPr>
      <w:ins w:id="450" w:author="Benton, Deon" w:date="2025-06-19T12:52:00Z" w16du:dateUtc="2025-06-19T17:52:00Z">
        <w:r>
          <w:rPr>
            <w:rFonts w:ascii="Times New Roman" w:hAnsi="Times New Roman" w:cs="Times New Roman"/>
          </w:rPr>
          <w:t>Perner and Ruffman (2005)</w:t>
        </w:r>
      </w:ins>
      <w:ins w:id="451" w:author="Benton, Deon" w:date="2025-06-19T13:06:00Z" w16du:dateUtc="2025-06-19T18:06:00Z">
        <w:r w:rsidR="0092101F">
          <w:rPr>
            <w:rFonts w:ascii="Times New Roman" w:hAnsi="Times New Roman" w:cs="Times New Roman"/>
          </w:rPr>
          <w:t xml:space="preserve"> challenged this interpretation by arguing</w:t>
        </w:r>
      </w:ins>
      <w:ins w:id="452"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53" w:author="Benton, Deon" w:date="2025-06-19T12:49:00Z" w16du:dateUtc="2025-06-19T17:49:00Z">
        <w:r w:rsidR="00CB049D">
          <w:rPr>
            <w:rFonts w:ascii="Times New Roman" w:hAnsi="Times New Roman" w:cs="Times New Roman"/>
          </w:rPr>
          <w:t xml:space="preserve"> rather than </w:t>
        </w:r>
      </w:ins>
      <w:ins w:id="454" w:author="Benton, Deon" w:date="2025-06-19T13:07:00Z" w16du:dateUtc="2025-06-19T18:07:00Z">
        <w:r w:rsidR="0092101F">
          <w:rPr>
            <w:rFonts w:ascii="Times New Roman" w:hAnsi="Times New Roman" w:cs="Times New Roman"/>
          </w:rPr>
          <w:t>an understanding of others’ mental states</w:t>
        </w:r>
      </w:ins>
      <w:ins w:id="455" w:author="Benton, Deon" w:date="2025-06-19T12:48:00Z" w16du:dateUtc="2025-06-19T17:48:00Z">
        <w:r w:rsidR="001A36CD">
          <w:rPr>
            <w:rFonts w:ascii="Times New Roman" w:hAnsi="Times New Roman" w:cs="Times New Roman"/>
          </w:rPr>
          <w:t xml:space="preserve">. </w:t>
        </w:r>
      </w:ins>
      <w:ins w:id="456" w:author="Benton, Deon" w:date="2025-06-19T12:53:00Z" w16du:dateUtc="2025-06-19T17:53:00Z">
        <w:r>
          <w:rPr>
            <w:rFonts w:ascii="Times New Roman" w:hAnsi="Times New Roman" w:cs="Times New Roman"/>
          </w:rPr>
          <w:t>These authors specifically argued</w:t>
        </w:r>
      </w:ins>
      <w:ins w:id="457" w:author="Benton, Deon" w:date="2025-06-19T12:48:00Z" w16du:dateUtc="2025-06-19T17:48:00Z">
        <w:r w:rsidR="001A36CD">
          <w:rPr>
            <w:rFonts w:ascii="Times New Roman" w:hAnsi="Times New Roman" w:cs="Times New Roman"/>
          </w:rPr>
          <w:t xml:space="preserve"> that</w:t>
        </w:r>
      </w:ins>
      <w:ins w:id="458" w:author="Benton, Deon" w:date="2025-06-19T12:50:00Z" w16du:dateUtc="2025-06-19T17:50:00Z">
        <w:r w:rsidR="0024322C">
          <w:rPr>
            <w:rFonts w:ascii="Times New Roman" w:hAnsi="Times New Roman" w:cs="Times New Roman"/>
          </w:rPr>
          <w:t xml:space="preserve"> infants’ looking behaviors during the test events </w:t>
        </w:r>
      </w:ins>
      <w:ins w:id="459" w:author="Benton, Deon" w:date="2025-06-19T13:02:00Z" w16du:dateUtc="2025-06-19T18:02:00Z">
        <w:r w:rsidR="007C077F">
          <w:rPr>
            <w:rFonts w:ascii="Times New Roman" w:hAnsi="Times New Roman" w:cs="Times New Roman"/>
          </w:rPr>
          <w:t xml:space="preserve">in Onishi and Baillargeon (2005) </w:t>
        </w:r>
      </w:ins>
      <w:ins w:id="460" w:author="Benton, Deon" w:date="2025-06-19T12:53:00Z" w16du:dateUtc="2025-06-19T17:53:00Z">
        <w:r>
          <w:rPr>
            <w:rFonts w:ascii="Times New Roman" w:hAnsi="Times New Roman" w:cs="Times New Roman"/>
          </w:rPr>
          <w:t>reflected</w:t>
        </w:r>
      </w:ins>
      <w:ins w:id="461" w:author="Benton, Deon" w:date="2025-06-19T12:50:00Z" w16du:dateUtc="2025-06-19T17:50:00Z">
        <w:r w:rsidR="0024322C">
          <w:rPr>
            <w:rFonts w:ascii="Times New Roman" w:hAnsi="Times New Roman" w:cs="Times New Roman"/>
          </w:rPr>
          <w:t xml:space="preserve"> </w:t>
        </w:r>
      </w:ins>
      <w:ins w:id="462" w:author="Benton, Deon" w:date="2025-06-19T12:51:00Z" w16du:dateUtc="2025-06-19T17:51:00Z">
        <w:r>
          <w:rPr>
            <w:rFonts w:ascii="Times New Roman" w:hAnsi="Times New Roman" w:cs="Times New Roman"/>
          </w:rPr>
          <w:t>tripartite</w:t>
        </w:r>
      </w:ins>
      <w:ins w:id="463" w:author="Benton, Deon" w:date="2025-06-19T12:50:00Z" w16du:dateUtc="2025-06-19T17:50:00Z">
        <w:r w:rsidR="0024322C">
          <w:rPr>
            <w:rFonts w:ascii="Times New Roman" w:hAnsi="Times New Roman" w:cs="Times New Roman"/>
          </w:rPr>
          <w:t xml:space="preserve"> associations that </w:t>
        </w:r>
      </w:ins>
      <w:ins w:id="464" w:author="Benton, Deon" w:date="2025-06-19T13:02:00Z" w16du:dateUtc="2025-06-19T18:02:00Z">
        <w:r w:rsidR="009B27AA">
          <w:rPr>
            <w:rFonts w:ascii="Times New Roman" w:hAnsi="Times New Roman" w:cs="Times New Roman"/>
          </w:rPr>
          <w:t xml:space="preserve">were </w:t>
        </w:r>
      </w:ins>
      <w:ins w:id="465" w:author="Benton, Deon" w:date="2025-06-20T10:41:00Z" w16du:dateUtc="2025-06-20T15:41:00Z">
        <w:r w:rsidR="0034473E">
          <w:rPr>
            <w:rFonts w:ascii="Times New Roman" w:hAnsi="Times New Roman" w:cs="Times New Roman"/>
          </w:rPr>
          <w:t>forme</w:t>
        </w:r>
      </w:ins>
      <w:ins w:id="466" w:author="Benton, Deon" w:date="2025-06-19T13:02:00Z" w16du:dateUtc="2025-06-19T18:02:00Z">
        <w:r w:rsidR="009B27AA">
          <w:rPr>
            <w:rFonts w:ascii="Times New Roman" w:hAnsi="Times New Roman" w:cs="Times New Roman"/>
          </w:rPr>
          <w:t>d</w:t>
        </w:r>
      </w:ins>
      <w:ins w:id="467" w:author="Benton, Deon" w:date="2025-06-19T12:50:00Z" w16du:dateUtc="2025-06-19T17:50:00Z">
        <w:r w:rsidR="0024322C">
          <w:rPr>
            <w:rFonts w:ascii="Times New Roman" w:hAnsi="Times New Roman" w:cs="Times New Roman"/>
          </w:rPr>
          <w:t xml:space="preserve"> during the familiarization and belief-induction phases. </w:t>
        </w:r>
      </w:ins>
      <w:ins w:id="468" w:author="Benton, Deon" w:date="2025-06-19T12:53:00Z" w16du:dateUtc="2025-06-19T17:53:00Z">
        <w:r w:rsidR="008C3083">
          <w:rPr>
            <w:rFonts w:ascii="Times New Roman" w:hAnsi="Times New Roman" w:cs="Times New Roman"/>
          </w:rPr>
          <w:t xml:space="preserve">For instance, </w:t>
        </w:r>
      </w:ins>
      <w:ins w:id="469" w:author="Benton, Deon" w:date="2025-06-19T13:04:00Z" w16du:dateUtc="2025-06-19T18:04:00Z">
        <w:r w:rsidR="005E1E69">
          <w:rPr>
            <w:rFonts w:ascii="Times New Roman" w:hAnsi="Times New Roman" w:cs="Times New Roman"/>
          </w:rPr>
          <w:t xml:space="preserve">seeing the toy </w:t>
        </w:r>
      </w:ins>
      <w:ins w:id="470" w:author="Benton, Deon" w:date="2025-06-20T10:41:00Z" w16du:dateUtc="2025-06-20T15:41:00Z">
        <w:r w:rsidR="00310B37">
          <w:rPr>
            <w:rFonts w:ascii="Times New Roman" w:hAnsi="Times New Roman" w:cs="Times New Roman"/>
          </w:rPr>
          <w:t>move from the green box to the</w:t>
        </w:r>
      </w:ins>
      <w:ins w:id="471" w:author="Benton, Deon" w:date="2025-06-19T13:05:00Z" w16du:dateUtc="2025-06-19T18:05:00Z">
        <w:r w:rsidR="005E1E69">
          <w:rPr>
            <w:rFonts w:ascii="Times New Roman" w:hAnsi="Times New Roman" w:cs="Times New Roman"/>
          </w:rPr>
          <w:t xml:space="preserve"> yellow box</w:t>
        </w:r>
      </w:ins>
      <w:ins w:id="472" w:author="Benton, Deon" w:date="2025-06-19T12:54:00Z" w16du:dateUtc="2025-06-19T17:54:00Z">
        <w:r w:rsidR="008C3083">
          <w:rPr>
            <w:rFonts w:ascii="Times New Roman" w:hAnsi="Times New Roman" w:cs="Times New Roman"/>
          </w:rPr>
          <w:t xml:space="preserve"> in the presence of the actor in both </w:t>
        </w:r>
      </w:ins>
      <w:ins w:id="473" w:author="Benton, Deon" w:date="2025-06-19T12:56:00Z" w16du:dateUtc="2025-06-19T17:56:00Z">
        <w:r w:rsidR="00847C7B">
          <w:rPr>
            <w:rFonts w:ascii="Times New Roman" w:hAnsi="Times New Roman" w:cs="Times New Roman"/>
          </w:rPr>
          <w:t xml:space="preserve">belief </w:t>
        </w:r>
      </w:ins>
      <w:ins w:id="474"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75" w:author="Benton, Deon" w:date="2025-06-20T10:42:00Z" w16du:dateUtc="2025-06-20T15:42:00Z">
        <w:r w:rsidR="00310B37">
          <w:rPr>
            <w:rFonts w:ascii="Times New Roman" w:hAnsi="Times New Roman" w:cs="Times New Roman"/>
          </w:rPr>
          <w:t>led infants to form a</w:t>
        </w:r>
      </w:ins>
      <w:ins w:id="476" w:author="Benton, Deon" w:date="2025-06-19T13:05:00Z" w16du:dateUtc="2025-06-19T18:05:00Z">
        <w:r w:rsidR="005E1E69">
          <w:rPr>
            <w:rFonts w:ascii="Times New Roman" w:hAnsi="Times New Roman" w:cs="Times New Roman"/>
          </w:rPr>
          <w:t xml:space="preserve"> simple actor-toy-yellow-box association. </w:t>
        </w:r>
      </w:ins>
      <w:ins w:id="477"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78" w:author="Benton, Deon" w:date="2025-06-19T12:58:00Z" w16du:dateUtc="2025-06-19T17:58:00Z">
        <w:r w:rsidR="00847C7B">
          <w:rPr>
            <w:rFonts w:ascii="Times New Roman" w:hAnsi="Times New Roman" w:cs="Times New Roman"/>
          </w:rPr>
          <w:t>it</w:t>
        </w:r>
      </w:ins>
      <w:ins w:id="479" w:author="Benton, Deon" w:date="2025-06-19T12:57:00Z" w16du:dateUtc="2025-06-19T17:57:00Z">
        <w:r w:rsidR="00847C7B">
          <w:rPr>
            <w:rFonts w:ascii="Times New Roman" w:hAnsi="Times New Roman" w:cs="Times New Roman"/>
          </w:rPr>
          <w:t xml:space="preserve">—such as the test event in which the actor </w:t>
        </w:r>
        <w:r w:rsidR="00847C7B">
          <w:rPr>
            <w:rFonts w:ascii="Times New Roman" w:hAnsi="Times New Roman" w:cs="Times New Roman"/>
          </w:rPr>
          <w:lastRenderedPageBreak/>
          <w:t>retrieves the toy from the yellow box—</w:t>
        </w:r>
      </w:ins>
      <w:ins w:id="480" w:author="Benton, Deon" w:date="2025-06-19T12:59:00Z" w16du:dateUtc="2025-06-19T17:59:00Z">
        <w:r w:rsidR="000F1A90">
          <w:rPr>
            <w:rFonts w:ascii="Times New Roman" w:hAnsi="Times New Roman" w:cs="Times New Roman"/>
          </w:rPr>
          <w:t>should lead to</w:t>
        </w:r>
      </w:ins>
      <w:ins w:id="481" w:author="Benton, Deon" w:date="2025-06-19T13:06:00Z" w16du:dateUtc="2025-06-19T18:06:00Z">
        <w:r w:rsidR="005E1E69">
          <w:rPr>
            <w:rFonts w:ascii="Times New Roman" w:hAnsi="Times New Roman" w:cs="Times New Roman"/>
          </w:rPr>
          <w:t xml:space="preserve"> little (or</w:t>
        </w:r>
      </w:ins>
      <w:ins w:id="482" w:author="Benton, Deon" w:date="2025-06-19T12:59:00Z" w16du:dateUtc="2025-06-19T17:59:00Z">
        <w:r w:rsidR="000F1A90">
          <w:rPr>
            <w:rFonts w:ascii="Times New Roman" w:hAnsi="Times New Roman" w:cs="Times New Roman"/>
          </w:rPr>
          <w:t xml:space="preserve"> no</w:t>
        </w:r>
      </w:ins>
      <w:ins w:id="483" w:author="Benton, Deon" w:date="2025-06-19T13:06:00Z" w16du:dateUtc="2025-06-19T18:06:00Z">
        <w:r w:rsidR="005E1E69">
          <w:rPr>
            <w:rFonts w:ascii="Times New Roman" w:hAnsi="Times New Roman" w:cs="Times New Roman"/>
          </w:rPr>
          <w:t>)</w:t>
        </w:r>
      </w:ins>
      <w:ins w:id="484" w:author="Benton, Deon" w:date="2025-06-19T12:59:00Z" w16du:dateUtc="2025-06-19T17:59:00Z">
        <w:r w:rsidR="000F1A90">
          <w:rPr>
            <w:rFonts w:ascii="Times New Roman" w:hAnsi="Times New Roman" w:cs="Times New Roman"/>
          </w:rPr>
          <w:t xml:space="preserve"> increase in looking</w:t>
        </w:r>
      </w:ins>
      <w:ins w:id="485"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86" w:author="Benton, Deon" w:date="2025-06-19T12:59:00Z" w16du:dateUtc="2025-06-19T17:59:00Z">
        <w:r w:rsidR="000F1A90">
          <w:rPr>
            <w:rFonts w:ascii="Times New Roman" w:hAnsi="Times New Roman" w:cs="Times New Roman"/>
          </w:rPr>
          <w:t>lead to an increase in looking</w:t>
        </w:r>
      </w:ins>
      <w:ins w:id="487" w:author="Benton, Deon" w:date="2025-06-19T12:57:00Z" w16du:dateUtc="2025-06-19T17:57:00Z">
        <w:r w:rsidR="00847C7B">
          <w:rPr>
            <w:rFonts w:ascii="Times New Roman" w:hAnsi="Times New Roman" w:cs="Times New Roman"/>
          </w:rPr>
          <w:t>.</w:t>
        </w:r>
      </w:ins>
      <w:ins w:id="488" w:author="Benton, Deon" w:date="2025-06-19T12:59:00Z" w16du:dateUtc="2025-06-19T17:59:00Z">
        <w:r w:rsidR="000F1A90">
          <w:rPr>
            <w:rFonts w:ascii="Times New Roman" w:hAnsi="Times New Roman" w:cs="Times New Roman"/>
          </w:rPr>
          <w:t xml:space="preserve"> Critically, infants’ look</w:t>
        </w:r>
      </w:ins>
      <w:ins w:id="489"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90" w:author="Benton, Deon" w:date="2025-06-20T10:43:00Z" w16du:dateUtc="2025-06-20T15:43:00Z">
        <w:r w:rsidR="00780197">
          <w:rPr>
            <w:rFonts w:ascii="Times New Roman" w:hAnsi="Times New Roman" w:cs="Times New Roman"/>
          </w:rPr>
          <w:t xml:space="preserve"> simple associative learning </w:t>
        </w:r>
      </w:ins>
      <w:ins w:id="491" w:author="Benton, Deon" w:date="2025-06-19T13:00:00Z" w16du:dateUtc="2025-06-19T18:00:00Z">
        <w:r w:rsidR="00A80248">
          <w:rPr>
            <w:rFonts w:ascii="Times New Roman" w:hAnsi="Times New Roman" w:cs="Times New Roman"/>
          </w:rPr>
          <w:t xml:space="preserve">without </w:t>
        </w:r>
      </w:ins>
      <w:ins w:id="492" w:author="detbenton1991@gmail.com" w:date="2025-06-19T18:18:00Z" w16du:dateUtc="2025-06-19T23:18:00Z">
        <w:r w:rsidR="00450CC0">
          <w:rPr>
            <w:rFonts w:ascii="Times New Roman" w:hAnsi="Times New Roman" w:cs="Times New Roman"/>
          </w:rPr>
          <w:t>recourse to an early emerging</w:t>
        </w:r>
      </w:ins>
      <w:ins w:id="493" w:author="Benton, Deon" w:date="2025-06-19T13:00:00Z" w16du:dateUtc="2025-06-19T18:00:00Z">
        <w:r w:rsidR="00A80248">
          <w:rPr>
            <w:rFonts w:ascii="Times New Roman" w:hAnsi="Times New Roman" w:cs="Times New Roman"/>
          </w:rPr>
          <w:t xml:space="preserve"> understanding of others’ mental states.</w:t>
        </w:r>
      </w:ins>
    </w:p>
    <w:p w14:paraId="55972335" w14:textId="322F796D" w:rsidR="00145AD8" w:rsidDel="0015363E" w:rsidRDefault="006E1791" w:rsidP="005565CD">
      <w:pPr>
        <w:spacing w:line="480" w:lineRule="auto"/>
        <w:ind w:firstLine="720"/>
        <w:contextualSpacing/>
        <w:rPr>
          <w:del w:id="494" w:author="Benton, Deon" w:date="2025-06-23T12:54:00Z" w16du:dateUtc="2025-06-23T17:54:00Z"/>
          <w:rFonts w:ascii="Times New Roman" w:hAnsi="Times New Roman" w:cs="Times New Roman"/>
        </w:rPr>
      </w:pPr>
      <w:ins w:id="495" w:author="detbenton1991@gmail.com" w:date="2025-06-19T17:48:00Z" w16du:dateUtc="2025-06-19T22:48:00Z">
        <w:r>
          <w:rPr>
            <w:rFonts w:ascii="Times New Roman" w:hAnsi="Times New Roman" w:cs="Times New Roman"/>
          </w:rPr>
          <w:t>Similar</w:t>
        </w:r>
      </w:ins>
      <w:ins w:id="496" w:author="detbenton1991@gmail.com" w:date="2025-06-19T17:49:00Z" w16du:dateUtc="2025-06-19T22:49:00Z">
        <w:r>
          <w:rPr>
            <w:rFonts w:ascii="Times New Roman" w:hAnsi="Times New Roman" w:cs="Times New Roman"/>
          </w:rPr>
          <w:t xml:space="preserve"> lean</w:t>
        </w:r>
      </w:ins>
      <w:ins w:id="497" w:author="detbenton1991@gmail.com" w:date="2025-06-19T17:48:00Z" w16du:dateUtc="2025-06-19T22:48:00Z">
        <w:r>
          <w:rPr>
            <w:rFonts w:ascii="Times New Roman" w:hAnsi="Times New Roman" w:cs="Times New Roman"/>
          </w:rPr>
          <w:t xml:space="preserve"> proposals have been </w:t>
        </w:r>
      </w:ins>
      <w:ins w:id="498" w:author="Benton, Deon" w:date="2025-06-20T10:33:00Z" w16du:dateUtc="2025-06-20T15:33:00Z">
        <w:r w:rsidR="0095540A">
          <w:rPr>
            <w:rFonts w:ascii="Times New Roman" w:hAnsi="Times New Roman" w:cs="Times New Roman"/>
          </w:rPr>
          <w:t>applied</w:t>
        </w:r>
      </w:ins>
      <w:ins w:id="499" w:author="detbenton1991@gmail.com" w:date="2025-06-19T17:48:00Z" w16du:dateUtc="2025-06-19T22:48:00Z">
        <w:r>
          <w:rPr>
            <w:rFonts w:ascii="Times New Roman" w:hAnsi="Times New Roman" w:cs="Times New Roman"/>
          </w:rPr>
          <w:t xml:space="preserve"> to explain </w:t>
        </w:r>
      </w:ins>
      <w:ins w:id="500" w:author="detbenton1991@gmail.com" w:date="2025-06-19T17:51:00Z" w16du:dateUtc="2025-06-19T22:51:00Z">
        <w:r>
          <w:rPr>
            <w:rFonts w:ascii="Times New Roman" w:hAnsi="Times New Roman" w:cs="Times New Roman"/>
          </w:rPr>
          <w:t xml:space="preserve">infants’ looking behaviors in </w:t>
        </w:r>
      </w:ins>
      <w:proofErr w:type="spellStart"/>
      <w:ins w:id="501" w:author="detbenton1991@gmail.com" w:date="2025-06-19T17:52:00Z" w16du:dateUtc="2025-06-19T22:52:00Z">
        <w:r>
          <w:rPr>
            <w:rFonts w:ascii="Times New Roman" w:hAnsi="Times New Roman" w:cs="Times New Roman"/>
          </w:rPr>
          <w:t>VoE</w:t>
        </w:r>
        <w:proofErr w:type="spellEnd"/>
        <w:r>
          <w:rPr>
            <w:rFonts w:ascii="Times New Roman" w:hAnsi="Times New Roman" w:cs="Times New Roman"/>
          </w:rPr>
          <w:t xml:space="preserve"> </w:t>
        </w:r>
      </w:ins>
      <w:ins w:id="502" w:author="detbenton1991@gmail.com" w:date="2025-06-19T17:51:00Z" w16du:dateUtc="2025-06-19T22:51:00Z">
        <w:r>
          <w:rPr>
            <w:rFonts w:ascii="Times New Roman" w:hAnsi="Times New Roman" w:cs="Times New Roman"/>
          </w:rPr>
          <w:t xml:space="preserve">studies that </w:t>
        </w:r>
      </w:ins>
      <w:ins w:id="503" w:author="detbenton1991@gmail.com" w:date="2025-06-19T17:52:00Z" w16du:dateUtc="2025-06-19T22:52:00Z">
        <w:r>
          <w:rPr>
            <w:rFonts w:ascii="Times New Roman" w:hAnsi="Times New Roman" w:cs="Times New Roman"/>
          </w:rPr>
          <w:t>test</w:t>
        </w:r>
      </w:ins>
      <w:ins w:id="504" w:author="detbenton1991@gmail.com" w:date="2025-06-19T17:55:00Z" w16du:dateUtc="2025-06-19T22:55:00Z">
        <w:r>
          <w:rPr>
            <w:rFonts w:ascii="Times New Roman" w:hAnsi="Times New Roman" w:cs="Times New Roman"/>
          </w:rPr>
          <w:t xml:space="preserve"> </w:t>
        </w:r>
      </w:ins>
      <w:ins w:id="505" w:author="detbenton1991@gmail.com" w:date="2025-06-19T17:52:00Z" w16du:dateUtc="2025-06-19T22:52:00Z">
        <w:r>
          <w:rPr>
            <w:rFonts w:ascii="Times New Roman" w:hAnsi="Times New Roman" w:cs="Times New Roman"/>
          </w:rPr>
          <w:t xml:space="preserve">for </w:t>
        </w:r>
      </w:ins>
      <w:ins w:id="506" w:author="detbenton1991@gmail.com" w:date="2025-06-19T17:55:00Z" w16du:dateUtc="2025-06-19T22:55:00Z">
        <w:r>
          <w:rPr>
            <w:rFonts w:ascii="Times New Roman" w:hAnsi="Times New Roman" w:cs="Times New Roman"/>
          </w:rPr>
          <w:t>t</w:t>
        </w:r>
      </w:ins>
      <w:ins w:id="507" w:author="Benton, Deon" w:date="2025-06-23T20:58:00Z" w16du:dateUtc="2025-06-24T01:58:00Z">
        <w:r w:rsidR="00300FD4">
          <w:rPr>
            <w:rFonts w:ascii="Times New Roman" w:hAnsi="Times New Roman" w:cs="Times New Roman"/>
          </w:rPr>
          <w:t>other early emerging,</w:t>
        </w:r>
      </w:ins>
      <w:ins w:id="508" w:author="detbenton1991@gmail.com" w:date="2025-06-19T17:52:00Z" w16du:dateUtc="2025-06-19T22:52:00Z">
        <w:r>
          <w:rPr>
            <w:rFonts w:ascii="Times New Roman" w:hAnsi="Times New Roman" w:cs="Times New Roman"/>
          </w:rPr>
          <w:t xml:space="preserve"> </w:t>
        </w:r>
      </w:ins>
      <w:ins w:id="509" w:author="detbenton1991@gmail.com" w:date="2025-06-19T17:55:00Z" w16du:dateUtc="2025-06-19T22:55:00Z">
        <w:r>
          <w:rPr>
            <w:rFonts w:ascii="Times New Roman" w:hAnsi="Times New Roman" w:cs="Times New Roman"/>
          </w:rPr>
          <w:t xml:space="preserve">cognitively sophisticated </w:t>
        </w:r>
      </w:ins>
      <w:ins w:id="510" w:author="detbenton1991@gmail.com" w:date="2025-06-19T17:52:00Z" w16du:dateUtc="2025-06-19T22:52:00Z">
        <w:r>
          <w:rPr>
            <w:rFonts w:ascii="Times New Roman" w:hAnsi="Times New Roman" w:cs="Times New Roman"/>
          </w:rPr>
          <w:t>capacities</w:t>
        </w:r>
      </w:ins>
      <w:ins w:id="511" w:author="Benton, Deon" w:date="2025-06-23T12:13:00Z" w16du:dateUtc="2025-06-23T17:13:00Z">
        <w:r w:rsidR="0068586F">
          <w:rPr>
            <w:rFonts w:ascii="Times New Roman" w:hAnsi="Times New Roman" w:cs="Times New Roman"/>
          </w:rPr>
          <w:t>. For example, it has been suggested that infan</w:t>
        </w:r>
      </w:ins>
      <w:ins w:id="512" w:author="Benton, Deon" w:date="2025-06-23T12:14:00Z" w16du:dateUtc="2025-06-23T17:14:00Z">
        <w:r w:rsidR="0068586F">
          <w:rPr>
            <w:rFonts w:ascii="Times New Roman" w:hAnsi="Times New Roman" w:cs="Times New Roman"/>
          </w:rPr>
          <w:t>ts possess innately a domain-specific “accumulator” mechanism that enables them</w:t>
        </w:r>
      </w:ins>
      <w:ins w:id="513" w:author="detbenton1991@gmail.com" w:date="2025-06-19T17:53:00Z" w16du:dateUtc="2025-06-19T22:53:00Z">
        <w:r>
          <w:rPr>
            <w:rFonts w:ascii="Times New Roman" w:hAnsi="Times New Roman" w:cs="Times New Roman"/>
          </w:rPr>
          <w:t xml:space="preserve"> </w:t>
        </w:r>
      </w:ins>
      <w:ins w:id="514" w:author="Benton, Deon" w:date="2025-06-23T12:15:00Z" w16du:dateUtc="2025-06-23T17:15:00Z">
        <w:r w:rsidR="0068586F">
          <w:rPr>
            <w:rFonts w:ascii="Times New Roman" w:hAnsi="Times New Roman" w:cs="Times New Roman"/>
          </w:rPr>
          <w:t xml:space="preserve">precisely </w:t>
        </w:r>
      </w:ins>
      <w:ins w:id="515" w:author="detbenton1991@gmail.com" w:date="2025-06-19T17:53:00Z" w16du:dateUtc="2025-06-19T22:53:00Z">
        <w:r>
          <w:rPr>
            <w:rFonts w:ascii="Times New Roman" w:hAnsi="Times New Roman" w:cs="Times New Roman"/>
          </w:rPr>
          <w:t>to add small and large numbers</w:t>
        </w:r>
      </w:ins>
      <w:ins w:id="516" w:author="detbenton1991@gmail.com" w:date="2025-06-19T17:54:00Z" w16du:dateUtc="2025-06-19T22:54:00Z">
        <w:r>
          <w:rPr>
            <w:rFonts w:ascii="Times New Roman" w:hAnsi="Times New Roman" w:cs="Times New Roman"/>
          </w:rPr>
          <w:t xml:space="preserve"> (McCrink &amp; Wynn, 2004; Wynn, 1992</w:t>
        </w:r>
      </w:ins>
      <w:ins w:id="517" w:author="Benton, Deon" w:date="2025-06-23T12:29:00Z" w16du:dateUtc="2025-06-23T17:29:00Z">
        <w:r w:rsidR="00010A55">
          <w:rPr>
            <w:rFonts w:ascii="Times New Roman" w:hAnsi="Times New Roman" w:cs="Times New Roman"/>
          </w:rPr>
          <w:t>, 1995</w:t>
        </w:r>
      </w:ins>
      <w:ins w:id="518" w:author="detbenton1991@gmail.com" w:date="2025-06-19T17:54:00Z" w16du:dateUtc="2025-06-19T22:54:00Z">
        <w:r>
          <w:rPr>
            <w:rFonts w:ascii="Times New Roman" w:hAnsi="Times New Roman" w:cs="Times New Roman"/>
          </w:rPr>
          <w:t>).</w:t>
        </w:r>
      </w:ins>
      <w:ins w:id="519" w:author="detbenton1991@gmail.com" w:date="2025-06-19T17:55:00Z" w16du:dateUtc="2025-06-19T22:55:00Z">
        <w:r>
          <w:rPr>
            <w:rFonts w:ascii="Times New Roman" w:hAnsi="Times New Roman" w:cs="Times New Roman"/>
          </w:rPr>
          <w:t xml:space="preserve"> However,</w:t>
        </w:r>
      </w:ins>
      <w:ins w:id="520" w:author="Benton, Deon" w:date="2025-06-23T12:15:00Z" w16du:dateUtc="2025-06-23T17:15:00Z">
        <w:r w:rsidR="0068586F">
          <w:rPr>
            <w:rFonts w:ascii="Times New Roman" w:hAnsi="Times New Roman" w:cs="Times New Roman"/>
          </w:rPr>
          <w:t xml:space="preserve"> this conclusion </w:t>
        </w:r>
      </w:ins>
      <w:ins w:id="521" w:author="Benton, Deon" w:date="2025-06-24T13:28:00Z" w16du:dateUtc="2025-06-24T18:28:00Z">
        <w:r w:rsidR="0006493F">
          <w:rPr>
            <w:rFonts w:ascii="Times New Roman" w:hAnsi="Times New Roman" w:cs="Times New Roman"/>
          </w:rPr>
          <w:t>has been contested</w:t>
        </w:r>
      </w:ins>
      <w:ins w:id="522" w:author="Benton, Deon" w:date="2025-06-24T23:03:00Z" w16du:dateUtc="2025-06-25T04:03:00Z">
        <w:r w:rsidR="00F01DCF">
          <w:rPr>
            <w:rFonts w:ascii="Times New Roman" w:hAnsi="Times New Roman" w:cs="Times New Roman"/>
          </w:rPr>
          <w:t xml:space="preserve">; </w:t>
        </w:r>
      </w:ins>
      <w:ins w:id="523" w:author="Benton, Deon" w:date="2025-06-23T12:16:00Z" w16du:dateUtc="2025-06-23T17:16:00Z">
        <w:r w:rsidR="00DE2096">
          <w:rPr>
            <w:rFonts w:ascii="Times New Roman" w:hAnsi="Times New Roman" w:cs="Times New Roman"/>
          </w:rPr>
          <w:t>some argue that</w:t>
        </w:r>
      </w:ins>
      <w:ins w:id="524" w:author="detbenton1991@gmail.com" w:date="2025-06-19T17:55:00Z" w16du:dateUtc="2025-06-19T22:55:00Z">
        <w:r>
          <w:rPr>
            <w:rFonts w:ascii="Times New Roman" w:hAnsi="Times New Roman" w:cs="Times New Roman"/>
          </w:rPr>
          <w:t xml:space="preserve"> </w:t>
        </w:r>
      </w:ins>
      <w:ins w:id="525" w:author="detbenton1991@gmail.com" w:date="2025-06-19T18:07:00Z" w16du:dateUtc="2025-06-19T23:07:00Z">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ins>
      <w:ins w:id="526" w:author="Benton, Deon" w:date="2025-06-23T12:16:00Z" w16du:dateUtc="2025-06-23T17:16:00Z">
        <w:r w:rsidR="00DE2096">
          <w:rPr>
            <w:rFonts w:ascii="Times New Roman" w:hAnsi="Times New Roman" w:cs="Times New Roman"/>
          </w:rPr>
          <w:t xml:space="preserve">imprecise quantity </w:t>
        </w:r>
      </w:ins>
      <w:ins w:id="527" w:author="Benton, Deon" w:date="2025-06-23T12:29:00Z" w16du:dateUtc="2025-06-23T17:29:00Z">
        <w:r w:rsidR="00435E2A">
          <w:rPr>
            <w:rFonts w:ascii="Times New Roman" w:hAnsi="Times New Roman" w:cs="Times New Roman"/>
          </w:rPr>
          <w:t xml:space="preserve">or amount </w:t>
        </w:r>
      </w:ins>
      <w:ins w:id="528" w:author="Benton, Deon" w:date="2025-06-23T12:16:00Z" w16du:dateUtc="2025-06-23T17:16:00Z">
        <w:r w:rsidR="00DE2096">
          <w:rPr>
            <w:rFonts w:ascii="Times New Roman" w:hAnsi="Times New Roman" w:cs="Times New Roman"/>
          </w:rPr>
          <w:t>estimation</w:t>
        </w:r>
      </w:ins>
      <w:ins w:id="529" w:author="detbenton1991@gmail.com" w:date="2025-06-19T18:07:00Z" w16du:dateUtc="2025-06-19T23:07:00Z">
        <w:r w:rsidR="00145AD8" w:rsidRPr="00145AD8">
          <w:rPr>
            <w:rFonts w:ascii="Times New Roman" w:hAnsi="Times New Roman" w:cs="Times New Roman"/>
          </w:rPr>
          <w:t xml:space="preserve"> rather than exact numerical reasoning</w:t>
        </w:r>
      </w:ins>
      <w:ins w:id="530" w:author="detbenton1991@gmail.com" w:date="2025-06-19T18:10:00Z" w16du:dateUtc="2025-06-19T23:10:00Z">
        <w:r w:rsidR="00504680">
          <w:rPr>
            <w:rFonts w:ascii="Times New Roman" w:hAnsi="Times New Roman" w:cs="Times New Roman"/>
          </w:rPr>
          <w:t xml:space="preserve"> (e.g., Cohen &amp; Marks, 2002).</w:t>
        </w:r>
      </w:ins>
      <w:ins w:id="531" w:author="detbenton1991@gmail.com" w:date="2025-06-19T18:08:00Z" w16du:dateUtc="2025-06-19T23:08:00Z">
        <w:r w:rsidR="00807108">
          <w:rPr>
            <w:rFonts w:ascii="Times New Roman" w:hAnsi="Times New Roman" w:cs="Times New Roman"/>
          </w:rPr>
          <w:t xml:space="preserve"> </w:t>
        </w:r>
      </w:ins>
      <w:ins w:id="532" w:author="Benton, Deon" w:date="2025-06-23T12:30:00Z" w16du:dateUtc="2025-06-23T17:30:00Z">
        <w:r w:rsidR="007E68F5">
          <w:rPr>
            <w:rFonts w:ascii="Times New Roman" w:hAnsi="Times New Roman" w:cs="Times New Roman"/>
          </w:rPr>
          <w:t>In other words, inf</w:t>
        </w:r>
      </w:ins>
      <w:ins w:id="533" w:author="Benton, Deon" w:date="2025-06-23T12:31:00Z" w16du:dateUtc="2025-06-23T17:31:00Z">
        <w:r w:rsidR="007E68F5">
          <w:rPr>
            <w:rFonts w:ascii="Times New Roman" w:hAnsi="Times New Roman" w:cs="Times New Roman"/>
          </w:rPr>
          <w:t>ants may simply expect addition to result in more stuff</w:t>
        </w:r>
      </w:ins>
      <w:ins w:id="534" w:author="Benton, Deon" w:date="2025-06-23T12:17:00Z" w16du:dateUtc="2025-06-23T17:17:00Z">
        <w:r w:rsidR="00DE2096">
          <w:rPr>
            <w:rFonts w:ascii="Times New Roman" w:hAnsi="Times New Roman" w:cs="Times New Roman"/>
          </w:rPr>
          <w:t xml:space="preserve"> </w:t>
        </w:r>
      </w:ins>
      <w:ins w:id="535" w:author="detbenton1991@gmail.com" w:date="2025-06-19T18:09:00Z" w16du:dateUtc="2025-06-19T23:09:00Z">
        <w:r w:rsidR="00807108">
          <w:rPr>
            <w:rFonts w:ascii="Times New Roman" w:hAnsi="Times New Roman" w:cs="Times New Roman"/>
          </w:rPr>
          <w:t xml:space="preserve">and </w:t>
        </w:r>
      </w:ins>
      <w:ins w:id="536" w:author="Benton, Deon" w:date="2025-06-23T12:31:00Z" w16du:dateUtc="2025-06-23T17:31:00Z">
        <w:r w:rsidR="007E68F5">
          <w:rPr>
            <w:rFonts w:ascii="Times New Roman" w:hAnsi="Times New Roman" w:cs="Times New Roman"/>
          </w:rPr>
          <w:t>subtraction to</w:t>
        </w:r>
      </w:ins>
      <w:ins w:id="537" w:author="Benton, Deon" w:date="2025-06-23T21:26:00Z" w16du:dateUtc="2025-06-24T02:26:00Z">
        <w:r w:rsidR="005E350A">
          <w:rPr>
            <w:rFonts w:ascii="Times New Roman" w:hAnsi="Times New Roman" w:cs="Times New Roman"/>
          </w:rPr>
          <w:t xml:space="preserve"> result in</w:t>
        </w:r>
      </w:ins>
      <w:ins w:id="538" w:author="Benton, Deon" w:date="2025-06-23T12:31:00Z" w16du:dateUtc="2025-06-23T17:31:00Z">
        <w:r w:rsidR="007E68F5">
          <w:rPr>
            <w:rFonts w:ascii="Times New Roman" w:hAnsi="Times New Roman" w:cs="Times New Roman"/>
          </w:rPr>
          <w:t xml:space="preserve"> less stuff</w:t>
        </w:r>
      </w:ins>
      <w:ins w:id="539" w:author="detbenton1991@gmail.com" w:date="2025-06-19T18:09:00Z" w16du:dateUtc="2025-06-19T23:09:00Z">
        <w:r w:rsidR="00807108">
          <w:rPr>
            <w:rFonts w:ascii="Times New Roman" w:hAnsi="Times New Roman" w:cs="Times New Roman"/>
          </w:rPr>
          <w:t xml:space="preserve">, even if the precise quantities that are shown are incongruous with the correct outcome. </w:t>
        </w:r>
      </w:ins>
      <w:ins w:id="540" w:author="Benton, Deon" w:date="2025-06-23T12:31:00Z" w16du:dateUtc="2025-06-23T17:31:00Z">
        <w:r w:rsidR="007E68F5">
          <w:rPr>
            <w:rFonts w:ascii="Times New Roman" w:hAnsi="Times New Roman" w:cs="Times New Roman"/>
          </w:rPr>
          <w:t>Similarly</w:t>
        </w:r>
      </w:ins>
      <w:ins w:id="541" w:author="Benton, Deon" w:date="2025-06-23T12:17:00Z" w16du:dateUtc="2025-06-23T17:17:00Z">
        <w:r w:rsidR="00DE2096">
          <w:rPr>
            <w:rFonts w:ascii="Times New Roman" w:hAnsi="Times New Roman" w:cs="Times New Roman"/>
          </w:rPr>
          <w:t>, some argue that infa</w:t>
        </w:r>
      </w:ins>
      <w:ins w:id="542" w:author="Benton, Deon" w:date="2025-06-23T12:18:00Z" w16du:dateUtc="2025-06-23T17:18:00Z">
        <w:r w:rsidR="00DE2096">
          <w:rPr>
            <w:rFonts w:ascii="Times New Roman" w:hAnsi="Times New Roman" w:cs="Times New Roman"/>
          </w:rPr>
          <w:t xml:space="preserve">nts </w:t>
        </w:r>
        <w:r w:rsidR="00CC7469">
          <w:rPr>
            <w:rFonts w:ascii="Times New Roman" w:hAnsi="Times New Roman" w:cs="Times New Roman"/>
          </w:rPr>
          <w:t>possess an “innate moral core”</w:t>
        </w:r>
      </w:ins>
      <w:ins w:id="543" w:author="Benton, Deon" w:date="2025-06-23T12:19:00Z" w16du:dateUtc="2025-06-23T17:19:00Z">
        <w:r w:rsidR="00CC7469">
          <w:rPr>
            <w:rFonts w:ascii="Times New Roman" w:hAnsi="Times New Roman" w:cs="Times New Roman"/>
          </w:rPr>
          <w:t xml:space="preserve"> that, among other things, enables them to distinguish between prosocial and antisocial agents (</w:t>
        </w:r>
      </w:ins>
      <w:ins w:id="544" w:author="Benton, Deon" w:date="2025-06-23T13:25:00Z" w16du:dateUtc="2025-06-23T18:25:00Z">
        <w:r w:rsidR="007E5E6D">
          <w:rPr>
            <w:rFonts w:ascii="Times New Roman" w:hAnsi="Times New Roman" w:cs="Times New Roman"/>
          </w:rPr>
          <w:t xml:space="preserve">e.g., </w:t>
        </w:r>
      </w:ins>
      <w:ins w:id="545" w:author="Benton, Deon" w:date="2025-06-23T12:20:00Z" w16du:dateUtc="2025-06-23T17:20:00Z">
        <w:r w:rsidR="004E5457">
          <w:rPr>
            <w:rFonts w:ascii="Times New Roman" w:hAnsi="Times New Roman" w:cs="Times New Roman"/>
          </w:rPr>
          <w:t xml:space="preserve">Hamlin, 2013a; </w:t>
        </w:r>
      </w:ins>
      <w:ins w:id="546" w:author="Benton, Deon" w:date="2025-06-23T12:21:00Z" w16du:dateUtc="2025-06-23T17:21:00Z">
        <w:r w:rsidR="004E5457">
          <w:rPr>
            <w:rFonts w:ascii="Times New Roman" w:hAnsi="Times New Roman" w:cs="Times New Roman"/>
          </w:rPr>
          <w:t>Hamlin &amp; Wynn, 2011; cf., Lucca et al., 2025</w:t>
        </w:r>
      </w:ins>
      <w:ins w:id="547" w:author="Benton, Deon" w:date="2025-06-23T12:22:00Z" w16du:dateUtc="2025-06-23T17:22:00Z">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ins>
      <w:ins w:id="548" w:author="Benton, Deon" w:date="2025-06-23T12:21:00Z" w16du:dateUtc="2025-06-23T17:21:00Z">
        <w:r w:rsidR="004E5457">
          <w:rPr>
            <w:rFonts w:ascii="Times New Roman" w:hAnsi="Times New Roman" w:cs="Times New Roman"/>
          </w:rPr>
          <w:t>)</w:t>
        </w:r>
      </w:ins>
      <w:ins w:id="549" w:author="Benton, Deon" w:date="2025-06-23T12:22:00Z" w16du:dateUtc="2025-06-23T17:22:00Z">
        <w:r w:rsidR="004E6BFF">
          <w:rPr>
            <w:rFonts w:ascii="Times New Roman" w:hAnsi="Times New Roman" w:cs="Times New Roman"/>
          </w:rPr>
          <w:t>.</w:t>
        </w:r>
      </w:ins>
      <w:ins w:id="550" w:author="Benton, Deon" w:date="2025-06-23T12:24:00Z" w16du:dateUtc="2025-06-23T17:24:00Z">
        <w:r w:rsidR="005565CD">
          <w:rPr>
            <w:rFonts w:ascii="Times New Roman" w:hAnsi="Times New Roman" w:cs="Times New Roman"/>
          </w:rPr>
          <w:t xml:space="preserve"> For instance, </w:t>
        </w:r>
      </w:ins>
      <w:ins w:id="551" w:author="Benton, Deon" w:date="2025-06-23T12:38:00Z" w16du:dateUtc="2025-06-23T17:38:00Z">
        <w:r w:rsidR="000C3BCB">
          <w:rPr>
            <w:rFonts w:ascii="Times New Roman" w:hAnsi="Times New Roman" w:cs="Times New Roman"/>
          </w:rPr>
          <w:t xml:space="preserve">in a classic study, </w:t>
        </w:r>
      </w:ins>
      <w:ins w:id="552" w:author="Benton, Deon" w:date="2025-06-23T12:24:00Z" w16du:dateUtc="2025-06-23T17:24:00Z">
        <w:r w:rsidR="005565CD">
          <w:rPr>
            <w:rFonts w:ascii="Times New Roman" w:hAnsi="Times New Roman" w:cs="Times New Roman"/>
          </w:rPr>
          <w:t>Ham</w:t>
        </w:r>
      </w:ins>
      <w:ins w:id="553" w:author="Benton, Deon" w:date="2025-06-23T12:25:00Z" w16du:dateUtc="2025-06-23T17:25:00Z">
        <w:r w:rsidR="005565CD">
          <w:rPr>
            <w:rFonts w:ascii="Times New Roman" w:hAnsi="Times New Roman" w:cs="Times New Roman"/>
          </w:rPr>
          <w:t xml:space="preserve">lin et al. (2007) showed that 6- and 10-month-old infants </w:t>
        </w:r>
        <w:r w:rsidR="00296228">
          <w:rPr>
            <w:rFonts w:ascii="Times New Roman" w:hAnsi="Times New Roman" w:cs="Times New Roman"/>
          </w:rPr>
          <w:t xml:space="preserve">preferred a Helping character that helped a protagonist reach the top of a hill over a Hindering character that </w:t>
        </w:r>
      </w:ins>
      <w:ins w:id="554" w:author="Benton, Deon" w:date="2025-06-23T12:26:00Z" w16du:dateUtc="2025-06-23T17:26:00Z">
        <w:r w:rsidR="00296228">
          <w:rPr>
            <w:rFonts w:ascii="Times New Roman" w:hAnsi="Times New Roman" w:cs="Times New Roman"/>
          </w:rPr>
          <w:t xml:space="preserve">prevented the protagonist for reaching the top of the hill. As with arguments against an inborn number ability, </w:t>
        </w:r>
      </w:ins>
      <w:ins w:id="555" w:author="Benton, Deon" w:date="2025-06-23T12:27:00Z" w16du:dateUtc="2025-06-23T17:27:00Z">
        <w:r w:rsidR="00296228">
          <w:rPr>
            <w:rFonts w:ascii="Times New Roman" w:hAnsi="Times New Roman" w:cs="Times New Roman"/>
          </w:rPr>
          <w:t>it has been argued that</w:t>
        </w:r>
      </w:ins>
      <w:ins w:id="556" w:author="Benton, Deon" w:date="2025-06-23T12:22:00Z" w16du:dateUtc="2025-06-23T17:22:00Z">
        <w:r w:rsidR="004E6BFF">
          <w:rPr>
            <w:rFonts w:ascii="Times New Roman" w:hAnsi="Times New Roman" w:cs="Times New Roman"/>
          </w:rPr>
          <w:t xml:space="preserve"> these data </w:t>
        </w:r>
      </w:ins>
      <w:ins w:id="557" w:author="Benton, Deon" w:date="2025-06-23T12:23:00Z" w16du:dateUtc="2025-06-23T17:23:00Z">
        <w:r w:rsidR="005565CD">
          <w:rPr>
            <w:rFonts w:ascii="Times New Roman" w:hAnsi="Times New Roman" w:cs="Times New Roman"/>
          </w:rPr>
          <w:t xml:space="preserve">may instead reflect the operation of simple associative processes </w:t>
        </w:r>
      </w:ins>
      <w:ins w:id="558" w:author="detbenton1991@gmail.com" w:date="2025-06-19T18:33:00Z" w16du:dateUtc="2025-06-19T23:33:00Z">
        <w:r w:rsidR="00A610B2" w:rsidRPr="00A610B2">
          <w:rPr>
            <w:rFonts w:ascii="Times New Roman" w:hAnsi="Times New Roman" w:cs="Times New Roman"/>
          </w:rPr>
          <w:t xml:space="preserve">(e.g., Scarf et al., 2012), </w:t>
        </w:r>
      </w:ins>
      <w:ins w:id="559" w:author="Benton, Deon" w:date="2025-06-23T12:23:00Z" w16du:dateUtc="2025-06-23T17:23:00Z">
        <w:r w:rsidR="005565CD">
          <w:rPr>
            <w:rFonts w:ascii="Times New Roman" w:hAnsi="Times New Roman" w:cs="Times New Roman"/>
          </w:rPr>
          <w:t>a</w:t>
        </w:r>
      </w:ins>
      <w:ins w:id="560" w:author="detbenton1991@gmail.com" w:date="2025-06-19T18:33:00Z" w16du:dateUtc="2025-06-19T23:33:00Z">
        <w:r w:rsidR="00A610B2" w:rsidRPr="00A610B2">
          <w:rPr>
            <w:rFonts w:ascii="Times New Roman" w:hAnsi="Times New Roman" w:cs="Times New Roman"/>
          </w:rPr>
          <w:t xml:space="preserve"> preference for </w:t>
        </w:r>
      </w:ins>
      <w:ins w:id="561" w:author="Benton, Deon" w:date="2025-06-23T12:24:00Z" w16du:dateUtc="2025-06-23T17:24:00Z">
        <w:r w:rsidR="005565CD">
          <w:rPr>
            <w:rFonts w:ascii="Times New Roman" w:hAnsi="Times New Roman" w:cs="Times New Roman"/>
          </w:rPr>
          <w:t>imitative</w:t>
        </w:r>
      </w:ins>
      <w:ins w:id="562" w:author="Benton, Deon" w:date="2025-06-24T10:51:00Z" w16du:dateUtc="2025-06-24T15:51:00Z">
        <w:r w:rsidR="00423577">
          <w:rPr>
            <w:rFonts w:ascii="Times New Roman" w:hAnsi="Times New Roman" w:cs="Times New Roman"/>
          </w:rPr>
          <w:t xml:space="preserve"> agents</w:t>
        </w:r>
      </w:ins>
      <w:ins w:id="563" w:author="Benton, Deon" w:date="2025-06-23T12:24:00Z" w16du:dateUtc="2025-06-23T17:24:00Z">
        <w:r w:rsidR="005565CD">
          <w:rPr>
            <w:rFonts w:ascii="Times New Roman" w:hAnsi="Times New Roman" w:cs="Times New Roman"/>
          </w:rPr>
          <w:t xml:space="preserve"> </w:t>
        </w:r>
      </w:ins>
      <w:ins w:id="564" w:author="detbenton1991@gmail.com" w:date="2025-06-19T18:33:00Z" w16du:dateUtc="2025-06-19T23:33:00Z">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ins>
      <w:ins w:id="565" w:author="Benton, Deon" w:date="2025-06-23T12:24:00Z" w16du:dateUtc="2025-06-23T17:24:00Z">
        <w:r w:rsidR="005565CD">
          <w:rPr>
            <w:rFonts w:ascii="Times New Roman" w:hAnsi="Times New Roman" w:cs="Times New Roman"/>
          </w:rPr>
          <w:t xml:space="preserve">or </w:t>
        </w:r>
      </w:ins>
      <w:ins w:id="566" w:author="Benton, Deon" w:date="2025-06-24T10:51:00Z" w16du:dateUtc="2025-06-24T15:51:00Z">
        <w:r w:rsidR="0020340C">
          <w:rPr>
            <w:rFonts w:ascii="Times New Roman" w:hAnsi="Times New Roman" w:cs="Times New Roman"/>
          </w:rPr>
          <w:t>some</w:t>
        </w:r>
      </w:ins>
      <w:ins w:id="567" w:author="Benton, Deon" w:date="2025-06-23T12:24:00Z" w16du:dateUtc="2025-06-23T17:24:00Z">
        <w:r w:rsidR="005565CD">
          <w:rPr>
            <w:rFonts w:ascii="Times New Roman" w:hAnsi="Times New Roman" w:cs="Times New Roman"/>
          </w:rPr>
          <w:t xml:space="preserve"> combination of both</w:t>
        </w:r>
      </w:ins>
      <w:ins w:id="568" w:author="detbenton1991@gmail.com" w:date="2025-06-19T18:33:00Z" w16du:dateUtc="2025-06-19T23:33:00Z">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69" w:author="detbenton1991@gmail.com" w:date="2025-06-19T18:34:00Z" w16du:dateUtc="2025-06-19T23:34:00Z">
        <w:r w:rsidR="00A610B2">
          <w:rPr>
            <w:rFonts w:ascii="Times New Roman" w:hAnsi="Times New Roman" w:cs="Times New Roman"/>
          </w:rPr>
          <w:t xml:space="preserve"> </w:t>
        </w:r>
      </w:ins>
      <w:ins w:id="570" w:author="detbenton1991@gmail.com" w:date="2025-06-19T18:25:00Z" w16du:dateUtc="2025-06-19T23:25:00Z">
        <w:r w:rsidR="00450CC0">
          <w:rPr>
            <w:rFonts w:ascii="Times New Roman" w:hAnsi="Times New Roman" w:cs="Times New Roman"/>
          </w:rPr>
          <w:t xml:space="preserve">Scarf et al. </w:t>
        </w:r>
      </w:ins>
      <w:ins w:id="571" w:author="Benton, Deon" w:date="2025-06-23T12:31:00Z" w16du:dateUtc="2025-06-23T17:31:00Z">
        <w:r w:rsidR="007E68F5">
          <w:rPr>
            <w:rFonts w:ascii="Times New Roman" w:hAnsi="Times New Roman" w:cs="Times New Roman"/>
          </w:rPr>
          <w:t xml:space="preserve">Finally, </w:t>
        </w:r>
      </w:ins>
      <w:ins w:id="572" w:author="Benton, Deon" w:date="2025-06-23T12:32:00Z" w16du:dateUtc="2025-06-23T17:32:00Z">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ins>
      <w:ins w:id="573" w:author="Benton, Deon" w:date="2025-06-23T12:34:00Z" w16du:dateUtc="2025-06-23T17:34:00Z">
        <w:r w:rsidR="00C10B39">
          <w:rPr>
            <w:rFonts w:ascii="Times New Roman" w:hAnsi="Times New Roman" w:cs="Times New Roman"/>
          </w:rPr>
          <w:t xml:space="preserve">, </w:t>
        </w:r>
      </w:ins>
      <w:ins w:id="574" w:author="Benton, Deon" w:date="2025-06-24T10:51:00Z" w16du:dateUtc="2025-06-24T15:51:00Z">
        <w:r w:rsidR="00166E78">
          <w:rPr>
            <w:rFonts w:ascii="Times New Roman" w:hAnsi="Times New Roman" w:cs="Times New Roman"/>
          </w:rPr>
          <w:t xml:space="preserve">understand that </w:t>
        </w:r>
      </w:ins>
      <w:ins w:id="575" w:author="Benton, Deon" w:date="2025-06-23T12:34:00Z" w16du:dateUtc="2025-06-23T17:34:00Z">
        <w:r w:rsidR="00C10B39">
          <w:rPr>
            <w:rFonts w:ascii="Times New Roman" w:hAnsi="Times New Roman" w:cs="Times New Roman"/>
          </w:rPr>
          <w:t>objects continue to exist when hidden</w:t>
        </w:r>
      </w:ins>
      <w:ins w:id="576" w:author="Benton, Deon" w:date="2025-06-23T12:32:00Z" w16du:dateUtc="2025-06-23T17:32:00Z">
        <w:r w:rsidR="00DE2FF0">
          <w:rPr>
            <w:rFonts w:ascii="Times New Roman" w:hAnsi="Times New Roman" w:cs="Times New Roman"/>
          </w:rPr>
          <w:t xml:space="preserve"> based</w:t>
        </w:r>
      </w:ins>
      <w:ins w:id="577" w:author="Benton, Deon" w:date="2025-06-23T12:35:00Z" w16du:dateUtc="2025-06-23T17:35:00Z">
        <w:r w:rsidR="00C10B39">
          <w:rPr>
            <w:rFonts w:ascii="Times New Roman" w:hAnsi="Times New Roman" w:cs="Times New Roman"/>
          </w:rPr>
          <w:t xml:space="preserve"> in part</w:t>
        </w:r>
      </w:ins>
      <w:ins w:id="578" w:author="Benton, Deon" w:date="2025-06-23T12:32:00Z" w16du:dateUtc="2025-06-23T17:32:00Z">
        <w:r w:rsidR="00DE2FF0">
          <w:rPr>
            <w:rFonts w:ascii="Times New Roman" w:hAnsi="Times New Roman" w:cs="Times New Roman"/>
          </w:rPr>
          <w:t xml:space="preserve"> on the finding that they </w:t>
        </w:r>
      </w:ins>
      <w:ins w:id="579" w:author="Benton, Deon" w:date="2025-06-23T12:53:00Z" w16du:dateUtc="2025-06-23T17:53:00Z">
        <w:r w:rsidR="00713513">
          <w:rPr>
            <w:rFonts w:ascii="Times New Roman" w:hAnsi="Times New Roman" w:cs="Times New Roman"/>
          </w:rPr>
          <w:t>show increased looking</w:t>
        </w:r>
      </w:ins>
      <w:ins w:id="580" w:author="Benton, Deon" w:date="2025-06-23T12:32:00Z" w16du:dateUtc="2025-06-23T17:32:00Z">
        <w:r w:rsidR="00DE2FF0">
          <w:rPr>
            <w:rFonts w:ascii="Times New Roman" w:hAnsi="Times New Roman" w:cs="Times New Roman"/>
          </w:rPr>
          <w:t xml:space="preserve"> </w:t>
        </w:r>
      </w:ins>
      <w:ins w:id="581" w:author="Benton, Deon" w:date="2025-06-23T12:33:00Z" w16du:dateUtc="2025-06-23T17:33:00Z">
        <w:r w:rsidR="00DE2FF0">
          <w:rPr>
            <w:rFonts w:ascii="Times New Roman" w:hAnsi="Times New Roman" w:cs="Times New Roman"/>
          </w:rPr>
          <w:t>when</w:t>
        </w:r>
      </w:ins>
      <w:ins w:id="582" w:author="Benton, Deon" w:date="2025-06-23T12:52:00Z" w16du:dateUtc="2025-06-23T17:52:00Z">
        <w:r w:rsidR="00713513">
          <w:rPr>
            <w:rFonts w:ascii="Times New Roman" w:hAnsi="Times New Roman" w:cs="Times New Roman"/>
          </w:rPr>
          <w:t xml:space="preserve"> </w:t>
        </w:r>
      </w:ins>
      <w:ins w:id="583" w:author="Benton, Deon" w:date="2025-06-24T10:51:00Z" w16du:dateUtc="2025-06-24T15:51:00Z">
        <w:r w:rsidR="009B6780">
          <w:rPr>
            <w:rFonts w:ascii="Times New Roman" w:hAnsi="Times New Roman" w:cs="Times New Roman"/>
          </w:rPr>
          <w:t>a screen ostensibly rotates through a box</w:t>
        </w:r>
      </w:ins>
      <w:ins w:id="584" w:author="Benton, Deon" w:date="2025-06-23T13:08:00Z" w16du:dateUtc="2025-06-23T18:08:00Z">
        <w:r w:rsidR="00C65284">
          <w:rPr>
            <w:rFonts w:ascii="Times New Roman" w:hAnsi="Times New Roman" w:cs="Times New Roman"/>
          </w:rPr>
          <w:t xml:space="preserve"> </w:t>
        </w:r>
      </w:ins>
      <w:ins w:id="585" w:author="Benton, Deon" w:date="2025-06-23T13:28:00Z" w16du:dateUtc="2025-06-23T18:28:00Z">
        <w:r w:rsidR="008B1779">
          <w:rPr>
            <w:rFonts w:ascii="Times New Roman" w:hAnsi="Times New Roman" w:cs="Times New Roman"/>
          </w:rPr>
          <w:t>(impossible event)</w:t>
        </w:r>
      </w:ins>
      <w:ins w:id="586" w:author="Benton, Deon" w:date="2025-06-23T13:08:00Z" w16du:dateUtc="2025-06-23T18:08:00Z">
        <w:r w:rsidR="00C65284">
          <w:rPr>
            <w:rFonts w:ascii="Times New Roman" w:hAnsi="Times New Roman" w:cs="Times New Roman"/>
          </w:rPr>
          <w:t xml:space="preserve"> than when it </w:t>
        </w:r>
      </w:ins>
      <w:ins w:id="587" w:author="Benton, Deon" w:date="2025-06-24T10:52:00Z" w16du:dateUtc="2025-06-24T15:52:00Z">
        <w:r w:rsidR="009B6780">
          <w:rPr>
            <w:rFonts w:ascii="Times New Roman" w:hAnsi="Times New Roman" w:cs="Times New Roman"/>
          </w:rPr>
          <w:t>stops rotating once its reached the box</w:t>
        </w:r>
      </w:ins>
      <w:ins w:id="588" w:author="Benton, Deon" w:date="2025-06-23T12:53:00Z" w16du:dateUtc="2025-06-23T17:53:00Z">
        <w:r w:rsidR="00713513">
          <w:rPr>
            <w:rFonts w:ascii="Times New Roman" w:hAnsi="Times New Roman" w:cs="Times New Roman"/>
          </w:rPr>
          <w:t xml:space="preserve"> (</w:t>
        </w:r>
      </w:ins>
      <w:ins w:id="589" w:author="Benton, Deon" w:date="2025-06-23T13:28:00Z" w16du:dateUtc="2025-06-23T18:28:00Z">
        <w:r w:rsidR="008B1779">
          <w:rPr>
            <w:rFonts w:ascii="Times New Roman" w:hAnsi="Times New Roman" w:cs="Times New Roman"/>
          </w:rPr>
          <w:t xml:space="preserve">possible event; </w:t>
        </w:r>
      </w:ins>
      <w:ins w:id="590" w:author="Benton, Deon" w:date="2025-06-23T12:53:00Z" w16du:dateUtc="2025-06-23T17:53:00Z">
        <w:r w:rsidR="00713513">
          <w:rPr>
            <w:rFonts w:ascii="Times New Roman" w:hAnsi="Times New Roman" w:cs="Times New Roman"/>
          </w:rPr>
          <w:t>e.g.,</w:t>
        </w:r>
      </w:ins>
      <w:ins w:id="591" w:author="Benton, Deon" w:date="2025-06-23T12:55:00Z" w16du:dateUtc="2025-06-23T17:55:00Z">
        <w:r w:rsidR="009313B8">
          <w:rPr>
            <w:rFonts w:ascii="Times New Roman" w:hAnsi="Times New Roman" w:cs="Times New Roman"/>
          </w:rPr>
          <w:t xml:space="preserve"> </w:t>
        </w:r>
      </w:ins>
      <w:ins w:id="592" w:author="Benton, Deon" w:date="2025-06-23T12:53:00Z" w16du:dateUtc="2025-06-23T17:53:00Z">
        <w:r w:rsidR="00713513">
          <w:rPr>
            <w:rFonts w:ascii="Times New Roman" w:hAnsi="Times New Roman" w:cs="Times New Roman"/>
          </w:rPr>
          <w:t>Baillargeon et al., 1985; Baillargeon, 1987</w:t>
        </w:r>
      </w:ins>
      <w:ins w:id="593" w:author="Benton, Deon" w:date="2025-06-23T13:08:00Z" w16du:dateUtc="2025-06-23T18:08:00Z">
        <w:r w:rsidR="00C65284">
          <w:rPr>
            <w:rFonts w:ascii="Times New Roman" w:hAnsi="Times New Roman" w:cs="Times New Roman"/>
          </w:rPr>
          <w:t>; for concep</w:t>
        </w:r>
      </w:ins>
      <w:ins w:id="594" w:author="Benton, Deon" w:date="2025-06-23T13:09:00Z" w16du:dateUtc="2025-06-23T18:09:00Z">
        <w:r w:rsidR="00C65284">
          <w:rPr>
            <w:rFonts w:ascii="Times New Roman" w:hAnsi="Times New Roman" w:cs="Times New Roman"/>
          </w:rPr>
          <w:t>tually similar findings, see Baillargeon, 1986; Baillargeon &amp; DeVos, 1991</w:t>
        </w:r>
      </w:ins>
      <w:ins w:id="595" w:author="Benton, Deon" w:date="2025-06-23T12:53:00Z" w16du:dateUtc="2025-06-23T17:53:00Z">
        <w:r w:rsidR="00713513">
          <w:rPr>
            <w:rFonts w:ascii="Times New Roman" w:hAnsi="Times New Roman" w:cs="Times New Roman"/>
          </w:rPr>
          <w:t>)</w:t>
        </w:r>
      </w:ins>
      <w:ins w:id="596" w:author="Benton, Deon" w:date="2025-06-23T12:33:00Z" w16du:dateUtc="2025-06-23T17:33:00Z">
        <w:r w:rsidR="00DE2FF0">
          <w:rPr>
            <w:rFonts w:ascii="Times New Roman" w:hAnsi="Times New Roman" w:cs="Times New Roman"/>
          </w:rPr>
          <w:t xml:space="preserve">. </w:t>
        </w:r>
      </w:ins>
      <w:ins w:id="597" w:author="Benton, Deon" w:date="2025-06-24T10:53:00Z" w16du:dateUtc="2025-06-24T15:53:00Z">
        <w:r w:rsidR="00FF041C">
          <w:rPr>
            <w:rFonts w:ascii="Times New Roman" w:hAnsi="Times New Roman" w:cs="Times New Roman"/>
          </w:rPr>
          <w:t>This conclusion has not b</w:t>
        </w:r>
      </w:ins>
      <w:ins w:id="598" w:author="Benton, Deon" w:date="2025-06-24T10:54:00Z" w16du:dateUtc="2025-06-24T15:54:00Z">
        <w:r w:rsidR="00FF041C">
          <w:rPr>
            <w:rFonts w:ascii="Times New Roman" w:hAnsi="Times New Roman" w:cs="Times New Roman"/>
          </w:rPr>
          <w:t>e</w:t>
        </w:r>
      </w:ins>
      <w:ins w:id="599" w:author="Benton, Deon" w:date="2025-06-24T10:53:00Z" w16du:dateUtc="2025-06-24T15:53:00Z">
        <w:r w:rsidR="00FF041C">
          <w:rPr>
            <w:rFonts w:ascii="Times New Roman" w:hAnsi="Times New Roman" w:cs="Times New Roman"/>
          </w:rPr>
          <w:t>e</w:t>
        </w:r>
      </w:ins>
      <w:ins w:id="600" w:author="Benton, Deon" w:date="2025-06-24T10:54:00Z" w16du:dateUtc="2025-06-24T15:54:00Z">
        <w:r w:rsidR="00FF041C">
          <w:rPr>
            <w:rFonts w:ascii="Times New Roman" w:hAnsi="Times New Roman" w:cs="Times New Roman"/>
          </w:rPr>
          <w:t>n</w:t>
        </w:r>
      </w:ins>
      <w:ins w:id="601" w:author="Benton, Deon" w:date="2025-06-24T10:53:00Z" w16du:dateUtc="2025-06-24T15:53:00Z">
        <w:r w:rsidR="00FF041C">
          <w:rPr>
            <w:rFonts w:ascii="Times New Roman" w:hAnsi="Times New Roman" w:cs="Times New Roman"/>
          </w:rPr>
          <w:t xml:space="preserve"> universally accepted</w:t>
        </w:r>
      </w:ins>
      <w:ins w:id="602" w:author="Benton, Deon" w:date="2025-06-24T10:54:00Z" w16du:dateUtc="2025-06-24T15:54:00Z">
        <w:r w:rsidR="008B5C7C">
          <w:rPr>
            <w:rFonts w:ascii="Times New Roman" w:hAnsi="Times New Roman" w:cs="Times New Roman"/>
          </w:rPr>
          <w:t>. For example,</w:t>
        </w:r>
      </w:ins>
      <w:ins w:id="603" w:author="Benton, Deon" w:date="2025-06-23T13:07:00Z" w16du:dateUtc="2025-06-23T18:07:00Z">
        <w:r w:rsidR="00C65284">
          <w:rPr>
            <w:rFonts w:ascii="Times New Roman" w:hAnsi="Times New Roman" w:cs="Times New Roman"/>
          </w:rPr>
          <w:t xml:space="preserve"> </w:t>
        </w:r>
      </w:ins>
      <w:proofErr w:type="spellStart"/>
      <w:ins w:id="604" w:author="Benton, Deon" w:date="2025-06-23T13:02:00Z" w16du:dateUtc="2025-06-23T18:02:00Z">
        <w:r w:rsidR="00D409AB">
          <w:rPr>
            <w:rFonts w:ascii="Times New Roman" w:hAnsi="Times New Roman" w:cs="Times New Roman"/>
          </w:rPr>
          <w:t>Bogartz</w:t>
        </w:r>
        <w:proofErr w:type="spellEnd"/>
        <w:r w:rsidR="00D409AB">
          <w:rPr>
            <w:rFonts w:ascii="Times New Roman" w:hAnsi="Times New Roman" w:cs="Times New Roman"/>
          </w:rPr>
          <w:t xml:space="preserve"> et al. (</w:t>
        </w:r>
      </w:ins>
      <w:ins w:id="605" w:author="Benton, Deon" w:date="2025-06-24T10:54:00Z" w16du:dateUtc="2025-06-24T15:54:00Z">
        <w:r w:rsidR="008B5C7C">
          <w:rPr>
            <w:rFonts w:ascii="Times New Roman" w:hAnsi="Times New Roman" w:cs="Times New Roman"/>
          </w:rPr>
          <w:t>2000</w:t>
        </w:r>
      </w:ins>
      <w:ins w:id="606" w:author="Benton, Deon" w:date="2025-06-23T13:02:00Z" w16du:dateUtc="2025-06-23T18:02:00Z">
        <w:r w:rsidR="00D409AB">
          <w:rPr>
            <w:rFonts w:ascii="Times New Roman" w:hAnsi="Times New Roman" w:cs="Times New Roman"/>
          </w:rPr>
          <w:t>)</w:t>
        </w:r>
      </w:ins>
      <w:ins w:id="607" w:author="Benton, Deon" w:date="2025-06-24T10:54:00Z" w16du:dateUtc="2025-06-24T15:54:00Z">
        <w:r w:rsidR="008B5C7C">
          <w:rPr>
            <w:rFonts w:ascii="Times New Roman" w:hAnsi="Times New Roman" w:cs="Times New Roman"/>
          </w:rPr>
          <w:t xml:space="preserve"> </w:t>
        </w:r>
      </w:ins>
      <w:ins w:id="608" w:author="Benton, Deon" w:date="2025-06-23T13:04:00Z" w16du:dateUtc="2025-06-23T18:04:00Z">
        <w:r w:rsidR="0063270F">
          <w:rPr>
            <w:rFonts w:ascii="Times New Roman" w:hAnsi="Times New Roman" w:cs="Times New Roman"/>
          </w:rPr>
          <w:t>argued and showed</w:t>
        </w:r>
      </w:ins>
      <w:ins w:id="609" w:author="Benton, Deon" w:date="2025-06-23T13:05:00Z" w16du:dateUtc="2025-06-23T18:05:00Z">
        <w:r w:rsidR="00F15087">
          <w:rPr>
            <w:rFonts w:ascii="Times New Roman" w:hAnsi="Times New Roman" w:cs="Times New Roman"/>
          </w:rPr>
          <w:t xml:space="preserve"> through </w:t>
        </w:r>
      </w:ins>
      <w:ins w:id="610" w:author="Benton, Deon" w:date="2025-06-23T13:14:00Z" w16du:dateUtc="2025-06-23T18:14:00Z">
        <w:r w:rsidR="00AF3CD1">
          <w:rPr>
            <w:rFonts w:ascii="Times New Roman" w:hAnsi="Times New Roman" w:cs="Times New Roman"/>
          </w:rPr>
          <w:t xml:space="preserve">rigorous experimentation </w:t>
        </w:r>
      </w:ins>
      <w:ins w:id="611" w:author="Benton, Deon" w:date="2025-06-23T13:04:00Z" w16du:dateUtc="2025-06-23T18:04:00Z">
        <w:r w:rsidR="0063270F">
          <w:rPr>
            <w:rFonts w:ascii="Times New Roman" w:hAnsi="Times New Roman" w:cs="Times New Roman"/>
          </w:rPr>
          <w:t>that infants</w:t>
        </w:r>
      </w:ins>
      <w:ins w:id="612" w:author="Benton, Deon" w:date="2025-06-23T13:14:00Z" w16du:dateUtc="2025-06-23T18:14:00Z">
        <w:r w:rsidR="00AF3CD1">
          <w:rPr>
            <w:rFonts w:ascii="Times New Roman" w:hAnsi="Times New Roman" w:cs="Times New Roman"/>
          </w:rPr>
          <w:t>’ responses</w:t>
        </w:r>
      </w:ins>
      <w:ins w:id="613" w:author="Benton, Deon" w:date="2025-06-24T10:55:00Z" w16du:dateUtc="2025-06-24T15:55:00Z">
        <w:r w:rsidR="008B5C7C">
          <w:rPr>
            <w:rFonts w:ascii="Times New Roman" w:hAnsi="Times New Roman" w:cs="Times New Roman"/>
          </w:rPr>
          <w:t xml:space="preserve"> to the two test events</w:t>
        </w:r>
      </w:ins>
      <w:ins w:id="614" w:author="Benton, Deon" w:date="2025-06-23T13:14:00Z" w16du:dateUtc="2025-06-23T18:14:00Z">
        <w:r w:rsidR="00AF3CD1">
          <w:rPr>
            <w:rFonts w:ascii="Times New Roman" w:hAnsi="Times New Roman" w:cs="Times New Roman"/>
          </w:rPr>
          <w:t xml:space="preserve"> can be explained by well</w:t>
        </w:r>
      </w:ins>
      <w:ins w:id="615" w:author="Benton, Deon" w:date="2025-06-23T13:15:00Z" w16du:dateUtc="2025-06-23T18:15:00Z">
        <w:r w:rsidR="00AF3CD1">
          <w:rPr>
            <w:rFonts w:ascii="Times New Roman" w:hAnsi="Times New Roman" w:cs="Times New Roman"/>
          </w:rPr>
          <w:t>-documented familiarity and novelty preferences</w:t>
        </w:r>
      </w:ins>
      <w:ins w:id="616" w:author="Benton, Deon" w:date="2025-06-24T10:55:00Z" w16du:dateUtc="2025-06-24T15:55:00Z">
        <w:r w:rsidR="006A6F1E">
          <w:rPr>
            <w:rFonts w:ascii="Times New Roman" w:hAnsi="Times New Roman" w:cs="Times New Roman"/>
          </w:rPr>
          <w:t xml:space="preserve"> (e.g., Hunter &amp; Ames, 1988; Hunter et al., 1982)</w:t>
        </w:r>
      </w:ins>
      <w:ins w:id="617" w:author="Benton, Deon" w:date="2025-06-23T13:15:00Z" w16du:dateUtc="2025-06-23T18:15:00Z">
        <w:r w:rsidR="00AF3CD1">
          <w:rPr>
            <w:rFonts w:ascii="Times New Roman" w:hAnsi="Times New Roman" w:cs="Times New Roman"/>
          </w:rPr>
          <w:t xml:space="preserve">. </w:t>
        </w:r>
      </w:ins>
      <w:ins w:id="618" w:author="Benton, Deon" w:date="2025-06-23T13:21:00Z" w16du:dateUtc="2025-06-23T18:21:00Z">
        <w:r w:rsidR="0085367D">
          <w:rPr>
            <w:rFonts w:ascii="Times New Roman" w:hAnsi="Times New Roman" w:cs="Times New Roman"/>
          </w:rPr>
          <w:t xml:space="preserve">For example, </w:t>
        </w:r>
      </w:ins>
      <w:ins w:id="619" w:author="Benton, Deon" w:date="2025-06-24T10:56:00Z" w16du:dateUtc="2025-06-24T15:56:00Z">
        <w:r w:rsidR="00A86B1C">
          <w:rPr>
            <w:rFonts w:ascii="Times New Roman" w:hAnsi="Times New Roman" w:cs="Times New Roman"/>
          </w:rPr>
          <w:t>infants who were not given</w:t>
        </w:r>
      </w:ins>
      <w:ins w:id="620" w:author="Benton, Deon" w:date="2025-06-23T13:30:00Z" w16du:dateUtc="2025-06-23T18:30:00Z">
        <w:r w:rsidR="002911E8">
          <w:rPr>
            <w:rFonts w:ascii="Times New Roman" w:hAnsi="Times New Roman" w:cs="Times New Roman"/>
          </w:rPr>
          <w:t xml:space="preserve"> enough time to</w:t>
        </w:r>
      </w:ins>
      <w:ins w:id="621" w:author="Benton, Deon" w:date="2025-06-23T13:27:00Z" w16du:dateUtc="2025-06-23T18:27:00Z">
        <w:r w:rsidR="008B1779">
          <w:rPr>
            <w:rFonts w:ascii="Times New Roman" w:hAnsi="Times New Roman" w:cs="Times New Roman"/>
          </w:rPr>
          <w:t xml:space="preserve"> process </w:t>
        </w:r>
      </w:ins>
      <w:ins w:id="622" w:author="Benton, Deon" w:date="2025-06-24T10:53:00Z" w16du:dateUtc="2025-06-24T15:53:00Z">
        <w:r w:rsidR="00FF041C">
          <w:rPr>
            <w:rFonts w:ascii="Times New Roman" w:hAnsi="Times New Roman" w:cs="Times New Roman"/>
          </w:rPr>
          <w:t>a familiarization event in which the screen rotates 180</w:t>
        </w:r>
      </w:ins>
      <w:ins w:id="623" w:author="Benton, Deon" w:date="2025-06-24T10:54:00Z" w16du:dateUtc="2025-06-24T15:54:00Z">
        <w:r w:rsidR="00FF041C">
          <w:rPr>
            <w:rFonts w:ascii="Times New Roman" w:hAnsi="Times New Roman" w:cs="Times New Roman"/>
          </w:rPr>
          <w:t>°</w:t>
        </w:r>
      </w:ins>
      <w:ins w:id="624" w:author="Benton, Deon" w:date="2025-06-24T10:53:00Z" w16du:dateUtc="2025-06-24T15:53:00Z">
        <w:r w:rsidR="00FF041C">
          <w:rPr>
            <w:rFonts w:ascii="Times New Roman" w:hAnsi="Times New Roman" w:cs="Times New Roman"/>
          </w:rPr>
          <w:t xml:space="preserve"> in the absence of a box</w:t>
        </w:r>
      </w:ins>
      <w:ins w:id="625" w:author="Benton, Deon" w:date="2025-06-23T13:22:00Z" w16du:dateUtc="2025-06-23T18:22:00Z">
        <w:r w:rsidR="0085367D">
          <w:rPr>
            <w:rFonts w:ascii="Times New Roman" w:hAnsi="Times New Roman" w:cs="Times New Roman"/>
          </w:rPr>
          <w:t xml:space="preserve"> </w:t>
        </w:r>
      </w:ins>
      <w:ins w:id="626" w:author="Benton, Deon" w:date="2025-06-23T13:31:00Z" w16du:dateUtc="2025-06-23T18:31:00Z">
        <w:r w:rsidR="002911E8">
          <w:rPr>
            <w:rFonts w:ascii="Times New Roman" w:hAnsi="Times New Roman" w:cs="Times New Roman"/>
          </w:rPr>
          <w:t>looked</w:t>
        </w:r>
      </w:ins>
      <w:ins w:id="627" w:author="Benton, Deon" w:date="2025-06-23T13:22:00Z" w16du:dateUtc="2025-06-23T18:22:00Z">
        <w:r w:rsidR="0085367D">
          <w:rPr>
            <w:rFonts w:ascii="Times New Roman" w:hAnsi="Times New Roman" w:cs="Times New Roman"/>
          </w:rPr>
          <w:t xml:space="preserve"> longer at the perceptually more familiar but physically impossible </w:t>
        </w:r>
      </w:ins>
      <w:ins w:id="628" w:author="Benton, Deon" w:date="2025-06-23T13:28:00Z" w16du:dateUtc="2025-06-23T18:28:00Z">
        <w:r w:rsidR="008B1779">
          <w:rPr>
            <w:rFonts w:ascii="Times New Roman" w:hAnsi="Times New Roman" w:cs="Times New Roman"/>
          </w:rPr>
          <w:t xml:space="preserve">test </w:t>
        </w:r>
      </w:ins>
      <w:ins w:id="629" w:author="Benton, Deon" w:date="2025-06-23T13:22:00Z" w16du:dateUtc="2025-06-23T18:22:00Z">
        <w:r w:rsidR="0085367D">
          <w:rPr>
            <w:rFonts w:ascii="Times New Roman" w:hAnsi="Times New Roman" w:cs="Times New Roman"/>
          </w:rPr>
          <w:t xml:space="preserve">event than at the perceptually more novel but physically possible event. </w:t>
        </w:r>
      </w:ins>
      <w:ins w:id="630" w:author="Benton, Deon" w:date="2025-06-24T10:57:00Z" w16du:dateUtc="2025-06-24T15:57:00Z">
        <w:r w:rsidR="00A86B1C">
          <w:rPr>
            <w:rFonts w:ascii="Times New Roman" w:hAnsi="Times New Roman" w:cs="Times New Roman"/>
          </w:rPr>
          <w:t>In contrast, infants who were</w:t>
        </w:r>
      </w:ins>
      <w:ins w:id="631" w:author="Benton, Deon" w:date="2025-06-24T10:56:00Z" w16du:dateUtc="2025-06-24T15:56:00Z">
        <w:r w:rsidR="00A86B1C">
          <w:rPr>
            <w:rFonts w:ascii="Times New Roman" w:hAnsi="Times New Roman" w:cs="Times New Roman"/>
          </w:rPr>
          <w:t xml:space="preserve"> given</w:t>
        </w:r>
      </w:ins>
      <w:ins w:id="632" w:author="Benton, Deon" w:date="2025-06-23T13:30:00Z" w16du:dateUtc="2025-06-23T18:30:00Z">
        <w:r w:rsidR="002911E8">
          <w:rPr>
            <w:rFonts w:ascii="Times New Roman" w:hAnsi="Times New Roman" w:cs="Times New Roman"/>
          </w:rPr>
          <w:t xml:space="preserve"> sufficient </w:t>
        </w:r>
      </w:ins>
      <w:ins w:id="633" w:author="Benton, Deon" w:date="2025-06-24T10:56:00Z" w16du:dateUtc="2025-06-24T15:56:00Z">
        <w:r w:rsidR="00A86B1C">
          <w:rPr>
            <w:rFonts w:ascii="Times New Roman" w:hAnsi="Times New Roman" w:cs="Times New Roman"/>
          </w:rPr>
          <w:t>time to process the familiarization sequence</w:t>
        </w:r>
      </w:ins>
      <w:ins w:id="634" w:author="Benton, Deon" w:date="2025-06-24T10:57:00Z" w16du:dateUtc="2025-06-24T15:57:00Z">
        <w:r w:rsidR="00A86B1C">
          <w:rPr>
            <w:rFonts w:ascii="Times New Roman" w:hAnsi="Times New Roman" w:cs="Times New Roman"/>
          </w:rPr>
          <w:t xml:space="preserve"> showed</w:t>
        </w:r>
      </w:ins>
      <w:ins w:id="635" w:author="Benton, Deon" w:date="2025-06-23T13:31:00Z" w16du:dateUtc="2025-06-23T18:31:00Z">
        <w:r w:rsidR="002911E8">
          <w:rPr>
            <w:rFonts w:ascii="Times New Roman" w:hAnsi="Times New Roman" w:cs="Times New Roman"/>
          </w:rPr>
          <w:t xml:space="preserve"> increased looking to the perceptually novel test event only</w:t>
        </w:r>
      </w:ins>
      <w:ins w:id="636" w:author="Benton, Deon" w:date="2025-06-23T13:42:00Z" w16du:dateUtc="2025-06-23T18:42:00Z">
        <w:r w:rsidR="00D72664">
          <w:rPr>
            <w:rFonts w:ascii="Times New Roman" w:hAnsi="Times New Roman" w:cs="Times New Roman"/>
          </w:rPr>
          <w:t xml:space="preserve">. </w:t>
        </w:r>
      </w:ins>
    </w:p>
    <w:p w14:paraId="17399478" w14:textId="70298061" w:rsidR="0015363E" w:rsidRDefault="00D72664" w:rsidP="004979E4">
      <w:pPr>
        <w:spacing w:line="480" w:lineRule="auto"/>
        <w:ind w:firstLine="720"/>
        <w:contextualSpacing/>
        <w:rPr>
          <w:ins w:id="637" w:author="Benton, Deon" w:date="2025-06-23T13:35:00Z" w16du:dateUtc="2025-06-23T18:35:00Z"/>
          <w:rFonts w:ascii="Times New Roman" w:hAnsi="Times New Roman" w:cs="Times New Roman"/>
        </w:rPr>
      </w:pPr>
      <w:ins w:id="638" w:author="Benton, Deon" w:date="2025-06-23T13:43:00Z" w16du:dateUtc="2025-06-23T18:43:00Z">
        <w:r>
          <w:rPr>
            <w:rFonts w:ascii="Times New Roman" w:hAnsi="Times New Roman" w:cs="Times New Roman"/>
          </w:rPr>
          <w:t xml:space="preserve">Although it is also true that lean accounts differ in their particulars, </w:t>
        </w:r>
      </w:ins>
      <w:ins w:id="639" w:author="Benton, Deon" w:date="2025-06-23T14:17:00Z" w16du:dateUtc="2025-06-23T19:17:00Z">
        <w:r w:rsidR="00A113DB">
          <w:rPr>
            <w:rFonts w:ascii="Times New Roman" w:hAnsi="Times New Roman" w:cs="Times New Roman"/>
          </w:rPr>
          <w:t>they share a commitment to</w:t>
        </w:r>
        <w:r w:rsidR="005A7C4E">
          <w:rPr>
            <w:rFonts w:ascii="Times New Roman" w:hAnsi="Times New Roman" w:cs="Times New Roman"/>
          </w:rPr>
          <w:t xml:space="preserve"> </w:t>
        </w:r>
      </w:ins>
      <w:ins w:id="640" w:author="Benton, Deon" w:date="2025-06-23T20:19:00Z" w16du:dateUtc="2025-06-24T01:19:00Z">
        <w:r w:rsidR="00895308">
          <w:rPr>
            <w:rFonts w:ascii="Times New Roman" w:hAnsi="Times New Roman" w:cs="Times New Roman"/>
          </w:rPr>
          <w:t>the idea</w:t>
        </w:r>
      </w:ins>
      <w:ins w:id="641" w:author="Benton, Deon" w:date="2025-06-23T14:17:00Z" w16du:dateUtc="2025-06-23T19:17:00Z">
        <w:r w:rsidR="005A7C4E">
          <w:rPr>
            <w:rFonts w:ascii="Times New Roman" w:hAnsi="Times New Roman" w:cs="Times New Roman"/>
          </w:rPr>
          <w:t xml:space="preserve"> that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can be explained without recourse to conceptually rich</w:t>
        </w:r>
      </w:ins>
      <w:ins w:id="642" w:author="Benton, Deon" w:date="2025-06-23T14:48:00Z" w16du:dateUtc="2025-06-23T19:48:00Z">
        <w:r w:rsidR="00B164E9">
          <w:rPr>
            <w:rFonts w:ascii="Times New Roman" w:hAnsi="Times New Roman" w:cs="Times New Roman"/>
          </w:rPr>
          <w:t>, innate</w:t>
        </w:r>
      </w:ins>
      <w:ins w:id="643" w:author="Benton, Deon" w:date="2025-06-23T14:17:00Z" w16du:dateUtc="2025-06-23T19:17:00Z">
        <w:r w:rsidR="005A7C4E">
          <w:rPr>
            <w:rFonts w:ascii="Times New Roman" w:hAnsi="Times New Roman" w:cs="Times New Roman"/>
          </w:rPr>
          <w:t xml:space="preserve"> knowledge that is supported by domain-specific mechanisms. </w:t>
        </w:r>
      </w:ins>
      <w:ins w:id="644" w:author="Benton, Deon" w:date="2025-06-23T14:18:00Z" w16du:dateUtc="2025-06-23T19:18:00Z">
        <w:r w:rsidR="005A7C4E">
          <w:rPr>
            <w:rFonts w:ascii="Times New Roman" w:hAnsi="Times New Roman" w:cs="Times New Roman"/>
          </w:rPr>
          <w:t xml:space="preserve">Instead, these accounts </w:t>
        </w:r>
      </w:ins>
      <w:ins w:id="645" w:author="Benton, Deon" w:date="2025-06-23T14:19:00Z" w16du:dateUtc="2025-06-23T19:19:00Z">
        <w:del w:id="646" w:author="detbenton1991@gmail.com" w:date="2025-07-03T18:54:00Z" w16du:dateUtc="2025-07-03T23:54:00Z">
          <w:r w:rsidR="00CF6D13" w:rsidDel="005853DF">
            <w:rPr>
              <w:rFonts w:ascii="Times New Roman" w:hAnsi="Times New Roman" w:cs="Times New Roman"/>
            </w:rPr>
            <w:delText>argue that infants’ responses in VoE studies can be explained by</w:delText>
          </w:r>
        </w:del>
      </w:ins>
      <w:ins w:id="647" w:author="Benton, Deon" w:date="2025-06-23T14:18:00Z" w16du:dateUtc="2025-06-23T19:18:00Z">
        <w:del w:id="648" w:author="detbenton1991@gmail.com" w:date="2025-07-03T18:54:00Z" w16du:dateUtc="2025-07-03T23:54:00Z">
          <w:r w:rsidR="005A7C4E" w:rsidDel="005853DF">
            <w:rPr>
              <w:rFonts w:ascii="Times New Roman" w:hAnsi="Times New Roman" w:cs="Times New Roman"/>
            </w:rPr>
            <w:delText xml:space="preserve"> </w:delText>
          </w:r>
        </w:del>
      </w:ins>
      <w:ins w:id="649" w:author="detbenton1991@gmail.com" w:date="2025-07-03T18:54:00Z" w16du:dateUtc="2025-07-03T23:54:00Z">
        <w:r w:rsidR="005853DF">
          <w:rPr>
            <w:rFonts w:ascii="Times New Roman" w:hAnsi="Times New Roman" w:cs="Times New Roman"/>
          </w:rPr>
          <w:t xml:space="preserve">maintain </w:t>
        </w:r>
        <w:r w:rsidR="00237147">
          <w:rPr>
            <w:rFonts w:ascii="Times New Roman" w:hAnsi="Times New Roman" w:cs="Times New Roman"/>
          </w:rPr>
          <w:t xml:space="preserve">that </w:t>
        </w:r>
      </w:ins>
      <w:ins w:id="650" w:author="Benton, Deon" w:date="2025-06-23T14:18:00Z" w16du:dateUtc="2025-06-23T19:18:00Z">
        <w:r w:rsidR="005A7C4E">
          <w:rPr>
            <w:rFonts w:ascii="Times New Roman" w:hAnsi="Times New Roman" w:cs="Times New Roman"/>
          </w:rPr>
          <w:t xml:space="preserve">domain-general learning mechanisms—such as habituation, statistical learning, </w:t>
        </w:r>
      </w:ins>
      <w:ins w:id="651" w:author="Benton, Deon" w:date="2025-06-23T14:19:00Z" w16du:dateUtc="2025-06-23T19:19:00Z">
        <w:r w:rsidR="005A7C4E">
          <w:rPr>
            <w:rFonts w:ascii="Times New Roman" w:hAnsi="Times New Roman" w:cs="Times New Roman"/>
          </w:rPr>
          <w:t>associative learning, and conditioning, among others—</w:t>
        </w:r>
      </w:ins>
      <w:ins w:id="652" w:author="Benton, Deon" w:date="2025-06-23T14:20:00Z" w16du:dateUtc="2025-06-23T19:20:00Z">
        <w:r w:rsidR="00CF6D13">
          <w:rPr>
            <w:rFonts w:ascii="Times New Roman" w:hAnsi="Times New Roman" w:cs="Times New Roman"/>
          </w:rPr>
          <w:t>that operate on</w:t>
        </w:r>
      </w:ins>
      <w:ins w:id="653" w:author="Benton, Deon" w:date="2025-06-23T14:49:00Z" w16du:dateUtc="2025-06-23T19:49:00Z">
        <w:r w:rsidR="00B164E9">
          <w:rPr>
            <w:rFonts w:ascii="Times New Roman" w:hAnsi="Times New Roman" w:cs="Times New Roman"/>
          </w:rPr>
          <w:t xml:space="preserve"> low-level, surface-based features</w:t>
        </w:r>
      </w:ins>
      <w:ins w:id="654" w:author="detbenton1991@gmail.com" w:date="2025-07-03T18:54:00Z" w16du:dateUtc="2025-07-03T23:54:00Z">
        <w:r w:rsidR="005853DF">
          <w:rPr>
            <w:rFonts w:ascii="Times New Roman" w:hAnsi="Times New Roman" w:cs="Times New Roman"/>
          </w:rPr>
          <w:t xml:space="preserve"> can capture infants’ responses in </w:t>
        </w:r>
        <w:proofErr w:type="spellStart"/>
        <w:r w:rsidR="005853DF">
          <w:rPr>
            <w:rFonts w:ascii="Times New Roman" w:hAnsi="Times New Roman" w:cs="Times New Roman"/>
          </w:rPr>
          <w:t>VoE</w:t>
        </w:r>
        <w:proofErr w:type="spellEnd"/>
        <w:r w:rsidR="005853DF">
          <w:rPr>
            <w:rFonts w:ascii="Times New Roman" w:hAnsi="Times New Roman" w:cs="Times New Roman"/>
          </w:rPr>
          <w:t xml:space="preserve"> studies</w:t>
        </w:r>
      </w:ins>
      <w:ins w:id="655" w:author="Benton, Deon" w:date="2025-06-23T14:49:00Z" w16du:dateUtc="2025-06-23T19:49:00Z">
        <w:r w:rsidR="00B164E9">
          <w:rPr>
            <w:rFonts w:ascii="Times New Roman" w:hAnsi="Times New Roman" w:cs="Times New Roman"/>
          </w:rPr>
          <w:t>.</w:t>
        </w:r>
      </w:ins>
      <w:ins w:id="656" w:author="Benton, Deon" w:date="2025-06-23T15:10:00Z" w16du:dateUtc="2025-06-23T20:10:00Z">
        <w:r w:rsidR="00575943">
          <w:rPr>
            <w:rFonts w:ascii="Times New Roman" w:hAnsi="Times New Roman" w:cs="Times New Roman"/>
          </w:rPr>
          <w:t xml:space="preserve"> </w:t>
        </w:r>
      </w:ins>
      <w:ins w:id="657" w:author="Benton, Deon" w:date="2025-06-23T15:25:00Z" w16du:dateUtc="2025-06-23T20:25:00Z">
        <w:r w:rsidR="00FC1A1E">
          <w:rPr>
            <w:rFonts w:ascii="Times New Roman" w:hAnsi="Times New Roman" w:cs="Times New Roman"/>
          </w:rPr>
          <w:t>In other words</w:t>
        </w:r>
      </w:ins>
      <w:ins w:id="658" w:author="Benton, Deon" w:date="2025-06-23T15:10:00Z" w16du:dateUtc="2025-06-23T20:10:00Z">
        <w:r w:rsidR="00575943">
          <w:rPr>
            <w:rFonts w:ascii="Times New Roman" w:hAnsi="Times New Roman" w:cs="Times New Roman"/>
          </w:rPr>
          <w:t xml:space="preserve">, infants’ looking responses may reflect factors such as the strength of stimulus encoding, </w:t>
        </w:r>
      </w:ins>
      <w:ins w:id="659" w:author="Benton, Deon" w:date="2025-06-23T15:11:00Z" w16du:dateUtc="2025-06-23T20:11:00Z">
        <w:r w:rsidR="00575943">
          <w:rPr>
            <w:rFonts w:ascii="Times New Roman" w:hAnsi="Times New Roman" w:cs="Times New Roman"/>
          </w:rPr>
          <w:t>perceptual novelty or familiarity, and simple preferences rather than inferences about numerical computations, sociomoral evaluation, or object permanence</w:t>
        </w:r>
      </w:ins>
      <w:ins w:id="660" w:author="Benton, Deon" w:date="2025-06-23T15:12:00Z" w16du:dateUtc="2025-06-23T20:12:00Z">
        <w:r w:rsidR="00575943">
          <w:rPr>
            <w:rFonts w:ascii="Times New Roman" w:hAnsi="Times New Roman" w:cs="Times New Roman"/>
          </w:rPr>
          <w:t>.</w:t>
        </w:r>
      </w:ins>
      <w:ins w:id="661" w:author="Benton, Deon" w:date="2025-06-23T15:13:00Z" w16du:dateUtc="2025-06-23T20:13:00Z">
        <w:r w:rsidR="004E5558">
          <w:rPr>
            <w:rFonts w:ascii="Times New Roman" w:hAnsi="Times New Roman" w:cs="Times New Roman"/>
          </w:rPr>
          <w:t xml:space="preserve"> </w:t>
        </w:r>
      </w:ins>
      <w:ins w:id="662" w:author="Benton, Deon" w:date="2025-06-23T15:31:00Z" w16du:dateUtc="2025-06-23T20:31:00Z">
        <w:r w:rsidR="003579F0">
          <w:rPr>
            <w:rFonts w:ascii="Times New Roman" w:hAnsi="Times New Roman" w:cs="Times New Roman"/>
          </w:rPr>
          <w:t>This</w:t>
        </w:r>
      </w:ins>
      <w:ins w:id="663" w:author="Benton, Deon" w:date="2025-06-23T15:26:00Z" w16du:dateUtc="2025-06-23T20:26:00Z">
        <w:r w:rsidR="00FC1A1E">
          <w:rPr>
            <w:rFonts w:ascii="Times New Roman" w:hAnsi="Times New Roman" w:cs="Times New Roman"/>
          </w:rPr>
          <w:t xml:space="preserve"> more sophisticated knowledge </w:t>
        </w:r>
        <w:r w:rsidR="00FC1A1E">
          <w:rPr>
            <w:rFonts w:ascii="Times New Roman" w:hAnsi="Times New Roman" w:cs="Times New Roman"/>
          </w:rPr>
          <w:lastRenderedPageBreak/>
          <w:t>is though</w:t>
        </w:r>
      </w:ins>
      <w:ins w:id="664" w:author="Benton, Deon" w:date="2025-06-23T15:28:00Z" w16du:dateUtc="2025-06-23T20:28:00Z">
        <w:r w:rsidR="002A693A">
          <w:rPr>
            <w:rFonts w:ascii="Times New Roman" w:hAnsi="Times New Roman" w:cs="Times New Roman"/>
          </w:rPr>
          <w:t>t</w:t>
        </w:r>
      </w:ins>
      <w:ins w:id="665" w:author="Benton, Deon" w:date="2025-06-23T15:26:00Z" w16du:dateUtc="2025-06-23T20:26:00Z">
        <w:r w:rsidR="00FC1A1E">
          <w:rPr>
            <w:rFonts w:ascii="Times New Roman" w:hAnsi="Times New Roman" w:cs="Times New Roman"/>
          </w:rPr>
          <w:t xml:space="preserve"> to emerge</w:t>
        </w:r>
      </w:ins>
      <w:ins w:id="666" w:author="Benton, Deon" w:date="2025-06-23T15:27:00Z" w16du:dateUtc="2025-06-23T20:27:00Z">
        <w:r w:rsidR="002A693A">
          <w:rPr>
            <w:rFonts w:ascii="Times New Roman" w:hAnsi="Times New Roman" w:cs="Times New Roman"/>
          </w:rPr>
          <w:t xml:space="preserve"> gradually </w:t>
        </w:r>
      </w:ins>
      <w:ins w:id="667" w:author="Benton, Deon" w:date="2025-06-23T15:28:00Z" w16du:dateUtc="2025-06-23T20:28:00Z">
        <w:r w:rsidR="002A693A">
          <w:rPr>
            <w:rFonts w:ascii="Times New Roman" w:hAnsi="Times New Roman" w:cs="Times New Roman"/>
          </w:rPr>
          <w:t xml:space="preserve">via the same learning </w:t>
        </w:r>
      </w:ins>
      <w:ins w:id="668" w:author="Benton, Deon" w:date="2025-06-23T15:29:00Z" w16du:dateUtc="2025-06-23T20:29:00Z">
        <w:r w:rsidR="002A693A">
          <w:rPr>
            <w:rFonts w:ascii="Times New Roman" w:hAnsi="Times New Roman" w:cs="Times New Roman"/>
          </w:rPr>
          <w:t>mechanisms</w:t>
        </w:r>
        <w:r w:rsidR="004979E4">
          <w:rPr>
            <w:rFonts w:ascii="Times New Roman" w:hAnsi="Times New Roman" w:cs="Times New Roman"/>
          </w:rPr>
          <w:t xml:space="preserve"> believed to</w:t>
        </w:r>
      </w:ins>
      <w:ins w:id="669" w:author="Benton, Deon" w:date="2025-06-23T20:24:00Z" w16du:dateUtc="2025-06-24T01:24:00Z">
        <w:r w:rsidR="00F17246">
          <w:rPr>
            <w:rFonts w:ascii="Times New Roman" w:hAnsi="Times New Roman" w:cs="Times New Roman"/>
          </w:rPr>
          <w:t xml:space="preserve"> subserve</w:t>
        </w:r>
      </w:ins>
      <w:ins w:id="670" w:author="Benton, Deon" w:date="2025-06-23T15:29:00Z" w16du:dateUtc="2025-06-23T20:29:00Z">
        <w:r w:rsidR="004979E4">
          <w:rPr>
            <w:rFonts w:ascii="Times New Roman" w:hAnsi="Times New Roman" w:cs="Times New Roman"/>
          </w:rPr>
          <w:t xml:space="preserve"> infants’ responses in </w:t>
        </w:r>
        <w:proofErr w:type="spellStart"/>
        <w:r w:rsidR="004979E4">
          <w:rPr>
            <w:rFonts w:ascii="Times New Roman" w:hAnsi="Times New Roman" w:cs="Times New Roman"/>
          </w:rPr>
          <w:t>VoE</w:t>
        </w:r>
        <w:proofErr w:type="spellEnd"/>
        <w:r w:rsidR="004979E4">
          <w:rPr>
            <w:rFonts w:ascii="Times New Roman" w:hAnsi="Times New Roman" w:cs="Times New Roman"/>
          </w:rPr>
          <w:t xml:space="preserve"> studies.</w:t>
        </w:r>
      </w:ins>
      <w:ins w:id="671" w:author="Benton, Deon" w:date="2025-06-23T15:18:00Z" w16du:dateUtc="2025-06-23T20:18:00Z">
        <w:r w:rsidR="00115675">
          <w:rPr>
            <w:rFonts w:ascii="Times New Roman" w:hAnsi="Times New Roman" w:cs="Times New Roman"/>
          </w:rPr>
          <w:t xml:space="preserve">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77777777" w:rsidR="001A2641" w:rsidRPr="00445430" w:rsidRDefault="001A2641" w:rsidP="001A2641">
      <w:pPr>
        <w:spacing w:line="480" w:lineRule="auto"/>
        <w:contextualSpacing/>
        <w:rPr>
          <w:ins w:id="672" w:author="Benton, Deon" w:date="2025-06-23T13:38:00Z" w16du:dateUtc="2025-06-23T18:38:00Z"/>
          <w:rFonts w:ascii="Times New Roman" w:hAnsi="Times New Roman" w:cs="Times New Roman"/>
          <w:b/>
          <w:bCs/>
        </w:rPr>
      </w:pPr>
      <w:ins w:id="673" w:author="Benton, Deon" w:date="2025-06-23T13:38:00Z" w16du:dateUtc="2025-06-23T18:38:00Z">
        <w:r>
          <w:rPr>
            <w:rFonts w:ascii="Times New Roman" w:hAnsi="Times New Roman" w:cs="Times New Roman"/>
            <w:b/>
            <w:bCs/>
          </w:rPr>
          <w:t xml:space="preserve">A lean proposal for the origins of infant action understanding </w:t>
        </w:r>
      </w:ins>
    </w:p>
    <w:p w14:paraId="69D56AA6" w14:textId="11FF3117" w:rsidR="00EF4B25" w:rsidRDefault="00DE18F0" w:rsidP="00D027B5">
      <w:pPr>
        <w:spacing w:line="480" w:lineRule="auto"/>
        <w:contextualSpacing/>
        <w:rPr>
          <w:ins w:id="674" w:author="Benton, Deon" w:date="2025-06-25T13:18:00Z" w16du:dateUtc="2025-06-25T18:18:00Z"/>
          <w:rFonts w:ascii="Times New Roman" w:hAnsi="Times New Roman" w:cs="Times New Roman"/>
        </w:rPr>
      </w:pPr>
      <w:ins w:id="675" w:author="Benton, Deon" w:date="2025-06-24T12:03:00Z" w16du:dateUtc="2025-06-24T17:03:00Z">
        <w:r>
          <w:rPr>
            <w:rFonts w:ascii="Times New Roman" w:hAnsi="Times New Roman" w:cs="Times New Roman"/>
          </w:rPr>
          <w:tab/>
          <w:t>As the discussion to this point has shown, there have been many attempts to explain infants’ looking behavior</w:t>
        </w:r>
      </w:ins>
      <w:ins w:id="676" w:author="Benton, Deon" w:date="2025-06-24T12:04:00Z" w16du:dateUtc="2025-06-24T17:04:00Z">
        <w:r>
          <w:rPr>
            <w:rFonts w:ascii="Times New Roman" w:hAnsi="Times New Roman" w:cs="Times New Roman"/>
          </w:rPr>
          <w:t xml:space="preserve">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infants’ action understanding</w:t>
        </w:r>
      </w:ins>
      <w:ins w:id="677" w:author="detbenton1991@gmail.com" w:date="2025-07-03T18:56:00Z" w16du:dateUtc="2025-07-03T23:56:00Z">
        <w:r w:rsidR="00E7463E">
          <w:rPr>
            <w:rFonts w:ascii="Times New Roman" w:hAnsi="Times New Roman" w:cs="Times New Roman"/>
          </w:rPr>
          <w:t xml:space="preserve"> and processing in particular</w:t>
        </w:r>
      </w:ins>
      <w:ins w:id="678" w:author="Benton, Deon" w:date="2025-06-24T12:04:00Z" w16du:dateUtc="2025-06-24T17:04:00Z">
        <w:r>
          <w:rPr>
            <w:rFonts w:ascii="Times New Roman" w:hAnsi="Times New Roman" w:cs="Times New Roman"/>
          </w:rPr>
          <w:t xml:space="preserve"> from the same perspective remain relatively scarce</w:t>
        </w:r>
      </w:ins>
      <w:ins w:id="679" w:author="Benton, Deon" w:date="2025-06-24T13:30:00Z" w16du:dateUtc="2025-06-24T18:30:00Z">
        <w:r w:rsidR="000C6B58">
          <w:rPr>
            <w:rFonts w:ascii="Times New Roman" w:hAnsi="Times New Roman" w:cs="Times New Roman"/>
          </w:rPr>
          <w:t>.</w:t>
        </w:r>
      </w:ins>
      <w:ins w:id="680" w:author="Benton, Deon" w:date="2025-06-24T13:18:00Z" w16du:dateUtc="2025-06-24T18:18:00Z">
        <w:r w:rsidR="00C03B2C">
          <w:rPr>
            <w:rFonts w:ascii="Times New Roman" w:hAnsi="Times New Roman" w:cs="Times New Roman"/>
          </w:rPr>
          <w:t xml:space="preserve"> </w:t>
        </w:r>
      </w:ins>
      <w:ins w:id="681" w:author="Benton, Deon" w:date="2025-06-24T14:41:00Z" w16du:dateUtc="2025-06-24T19:41:00Z">
        <w:r w:rsidR="00673D12">
          <w:rPr>
            <w:rFonts w:ascii="Times New Roman" w:hAnsi="Times New Roman" w:cs="Times New Roman"/>
          </w:rPr>
          <w:t>A</w:t>
        </w:r>
      </w:ins>
      <w:ins w:id="682" w:author="Benton, Deon" w:date="2025-06-23T21:57:00Z" w16du:dateUtc="2025-06-24T02:57:00Z">
        <w:r w:rsidR="000329CC">
          <w:rPr>
            <w:rFonts w:ascii="Times New Roman" w:hAnsi="Times New Roman" w:cs="Times New Roman"/>
          </w:rPr>
          <w:t xml:space="preserve"> </w:t>
        </w:r>
      </w:ins>
      <w:ins w:id="683" w:author="Benton, Deon" w:date="2025-06-24T13:30:00Z" w16du:dateUtc="2025-06-24T18:30:00Z">
        <w:r w:rsidR="000C6B58">
          <w:rPr>
            <w:rFonts w:ascii="Times New Roman" w:hAnsi="Times New Roman" w:cs="Times New Roman"/>
          </w:rPr>
          <w:t>notab</w:t>
        </w:r>
      </w:ins>
      <w:ins w:id="684" w:author="Benton, Deon" w:date="2025-06-24T13:31:00Z" w16du:dateUtc="2025-06-24T18:31:00Z">
        <w:r w:rsidR="000C6B58">
          <w:rPr>
            <w:rFonts w:ascii="Times New Roman" w:hAnsi="Times New Roman" w:cs="Times New Roman"/>
          </w:rPr>
          <w:t>le exception to this is a</w:t>
        </w:r>
      </w:ins>
      <w:ins w:id="685" w:author="detbenton1991@gmail.com" w:date="2025-07-03T18:56:00Z" w16du:dateUtc="2025-07-03T23:56:00Z">
        <w:r w:rsidR="00E7463E">
          <w:rPr>
            <w:rFonts w:ascii="Times New Roman" w:hAnsi="Times New Roman" w:cs="Times New Roman"/>
          </w:rPr>
          <w:t xml:space="preserve"> computational investigation</w:t>
        </w:r>
      </w:ins>
      <w:ins w:id="686" w:author="Benton, Deon" w:date="2025-06-24T13:31:00Z" w16du:dateUtc="2025-06-24T18:31:00Z">
        <w:del w:id="687" w:author="detbenton1991@gmail.com" w:date="2025-07-03T18:56:00Z" w16du:dateUtc="2025-07-03T23:56:00Z">
          <w:r w:rsidR="000C6B58" w:rsidDel="00E7463E">
            <w:rPr>
              <w:rFonts w:ascii="Times New Roman" w:hAnsi="Times New Roman" w:cs="Times New Roman"/>
            </w:rPr>
            <w:delText xml:space="preserve"> study</w:delText>
          </w:r>
        </w:del>
        <w:r w:rsidR="000C6B58">
          <w:rPr>
            <w:rFonts w:ascii="Times New Roman" w:hAnsi="Times New Roman" w:cs="Times New Roman"/>
          </w:rPr>
          <w:t xml:space="preserve"> </w:t>
        </w:r>
      </w:ins>
      <w:ins w:id="688" w:author="Benton, Deon" w:date="2025-06-23T21:12:00Z" w16du:dateUtc="2025-06-24T02:12:00Z">
        <w:r w:rsidR="00EC7604">
          <w:rPr>
            <w:rFonts w:ascii="Times New Roman" w:hAnsi="Times New Roman" w:cs="Times New Roman"/>
          </w:rPr>
          <w:t xml:space="preserve">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ins>
      <w:ins w:id="689" w:author="Benton, Deon" w:date="2025-06-24T14:25:00Z" w16du:dateUtc="2025-06-24T19:25:00Z">
        <w:r w:rsidR="00B81767">
          <w:rPr>
            <w:rFonts w:ascii="Times New Roman" w:hAnsi="Times New Roman" w:cs="Times New Roman"/>
          </w:rPr>
          <w:t>.</w:t>
        </w:r>
      </w:ins>
      <w:ins w:id="690" w:author="Benton, Deon" w:date="2025-06-24T14:41:00Z" w16du:dateUtc="2025-06-24T19:41:00Z">
        <w:r w:rsidR="00673D12">
          <w:rPr>
            <w:rFonts w:ascii="Times New Roman" w:hAnsi="Times New Roman" w:cs="Times New Roman"/>
          </w:rPr>
          <w:t xml:space="preserve"> </w:t>
        </w:r>
      </w:ins>
      <w:ins w:id="691" w:author="Benton, Deon" w:date="2025-06-24T22:46:00Z" w16du:dateUtc="2025-06-25T03:46:00Z">
        <w:r w:rsidR="00861E76">
          <w:rPr>
            <w:rFonts w:ascii="Times New Roman" w:hAnsi="Times New Roman" w:cs="Times New Roman"/>
          </w:rPr>
          <w:t xml:space="preserve">One of the goals of this study was to explain infants’ looking behaviors in Gergely et al. (1995).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argued that infants learn about what makes an action efficient (or inefficient) based on prior experience either observing or engaging in those actions; </w:t>
        </w:r>
      </w:ins>
      <w:ins w:id="692" w:author="Benton, Deon" w:date="2025-06-24T22:47:00Z" w16du:dateUtc="2025-06-25T03:47:00Z">
        <w:r w:rsidR="00861E76">
          <w:rPr>
            <w:rFonts w:ascii="Times New Roman" w:hAnsi="Times New Roman" w:cs="Times New Roman"/>
          </w:rPr>
          <w:t>a priori notions of efficiency based on a teleological stance are not necessary</w:t>
        </w:r>
      </w:ins>
      <w:ins w:id="693" w:author="Benton, Deon" w:date="2025-06-24T22:46:00Z" w16du:dateUtc="2025-06-25T03:46:00Z">
        <w:r w:rsidR="00861E76">
          <w:rPr>
            <w:rFonts w:ascii="Times New Roman" w:hAnsi="Times New Roman" w:cs="Times New Roman"/>
          </w:rPr>
          <w:t xml:space="preserve">.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ins>
      <w:proofErr w:type="spellStart"/>
      <w:ins w:id="694" w:author="Benton, Deon" w:date="2025-06-24T22:47:00Z" w16du:dateUtc="2025-06-25T03:47:00Z">
        <w:r w:rsidR="00861E76">
          <w:rPr>
            <w:rFonts w:ascii="Times New Roman" w:hAnsi="Times New Roman" w:cs="Times New Roman"/>
          </w:rPr>
          <w:t>Overwalle</w:t>
        </w:r>
        <w:proofErr w:type="spellEnd"/>
        <w:r w:rsidR="00861E76">
          <w:rPr>
            <w:rFonts w:ascii="Times New Roman" w:hAnsi="Times New Roman" w:cs="Times New Roman"/>
          </w:rPr>
          <w:t xml:space="preserve"> (2010) </w:t>
        </w:r>
      </w:ins>
      <w:ins w:id="695" w:author="Benton, Deon" w:date="2025-06-24T22:51:00Z" w16du:dateUtc="2025-06-25T03:51:00Z">
        <w:r w:rsidR="00811804">
          <w:rPr>
            <w:rFonts w:ascii="Times New Roman" w:hAnsi="Times New Roman" w:cs="Times New Roman"/>
          </w:rPr>
          <w:t>implemented this idea in a</w:t>
        </w:r>
      </w:ins>
      <w:ins w:id="696" w:author="Benton, Deon" w:date="2025-06-24T22:43:00Z" w16du:dateUtc="2025-06-25T03:43:00Z">
        <w:r w:rsidR="00861E76">
          <w:rPr>
            <w:rFonts w:ascii="Times New Roman" w:hAnsi="Times New Roman" w:cs="Times New Roman"/>
          </w:rPr>
          <w:t xml:space="preserve"> </w:t>
        </w:r>
      </w:ins>
      <w:ins w:id="697" w:author="Benton, Deon" w:date="2025-06-24T22:51:00Z" w16du:dateUtc="2025-06-25T03:51:00Z">
        <w:r w:rsidR="00861E76">
          <w:rPr>
            <w:rFonts w:ascii="Times New Roman" w:hAnsi="Times New Roman" w:cs="Times New Roman"/>
          </w:rPr>
          <w:t>recurrent connectionist model</w:t>
        </w:r>
      </w:ins>
      <w:ins w:id="698" w:author="Benton, Deon" w:date="2025-06-24T22:45:00Z" w16du:dateUtc="2025-06-25T03:45:00Z">
        <w:r w:rsidR="00861E76">
          <w:rPr>
            <w:rFonts w:ascii="Times New Roman" w:hAnsi="Times New Roman" w:cs="Times New Roman"/>
          </w:rPr>
          <w:t xml:space="preserve"> </w:t>
        </w:r>
      </w:ins>
      <w:ins w:id="699" w:author="Benton, Deon" w:date="2025-06-24T22:51:00Z" w16du:dateUtc="2025-06-25T03:51:00Z">
        <w:r w:rsidR="00811804">
          <w:rPr>
            <w:rFonts w:ascii="Times New Roman" w:hAnsi="Times New Roman" w:cs="Times New Roman"/>
          </w:rPr>
          <w:t xml:space="preserve">and showed that </w:t>
        </w:r>
      </w:ins>
      <w:ins w:id="700" w:author="Benton, Deon" w:date="2025-06-24T22:54:00Z" w16du:dateUtc="2025-06-25T03:54:00Z">
        <w:r w:rsidR="00D027B5">
          <w:rPr>
            <w:rFonts w:ascii="Times New Roman" w:hAnsi="Times New Roman" w:cs="Times New Roman"/>
          </w:rPr>
          <w:t>it could explain</w:t>
        </w:r>
      </w:ins>
      <w:ins w:id="701" w:author="Benton, Deon" w:date="2025-06-24T22:51:00Z" w16du:dateUtc="2025-06-25T03:51:00Z">
        <w:r w:rsidR="00811804">
          <w:rPr>
            <w:rFonts w:ascii="Times New Roman" w:hAnsi="Times New Roman" w:cs="Times New Roman"/>
          </w:rPr>
          <w:t xml:space="preserve"> </w:t>
        </w:r>
      </w:ins>
      <w:ins w:id="702" w:author="Benton, Deon" w:date="2025-06-24T22:45:00Z" w16du:dateUtc="2025-06-25T03:45:00Z">
        <w:r w:rsidR="00861E76">
          <w:rPr>
            <w:rFonts w:ascii="Times New Roman" w:hAnsi="Times New Roman" w:cs="Times New Roman"/>
          </w:rPr>
          <w:t>i</w:t>
        </w:r>
      </w:ins>
      <w:ins w:id="703" w:author="Benton, Deon" w:date="2025-06-24T22:46:00Z" w16du:dateUtc="2025-06-25T03:46:00Z">
        <w:r w:rsidR="00861E76">
          <w:rPr>
            <w:rFonts w:ascii="Times New Roman" w:hAnsi="Times New Roman" w:cs="Times New Roman"/>
          </w:rPr>
          <w:t>nfants’ looking responses across the Experimental and Control conditions</w:t>
        </w:r>
      </w:ins>
      <w:ins w:id="704" w:author="Benton, Deon" w:date="2025-06-24T22:54:00Z" w16du:dateUtc="2025-06-25T03:54:00Z">
        <w:r w:rsidR="00D027B5">
          <w:rPr>
            <w:rFonts w:ascii="Times New Roman" w:hAnsi="Times New Roman" w:cs="Times New Roman"/>
          </w:rPr>
          <w:t xml:space="preserve"> in Gergely et al. (199</w:t>
        </w:r>
      </w:ins>
      <w:ins w:id="705" w:author="Benton, Deon" w:date="2025-06-24T22:55:00Z" w16du:dateUtc="2025-06-25T03:55:00Z">
        <w:r w:rsidR="00D027B5">
          <w:rPr>
            <w:rFonts w:ascii="Times New Roman" w:hAnsi="Times New Roman" w:cs="Times New Roman"/>
          </w:rPr>
          <w:t xml:space="preserve">5). </w:t>
        </w:r>
        <w:proofErr w:type="spellStart"/>
        <w:r w:rsidR="00D027B5">
          <w:rPr>
            <w:rFonts w:ascii="Times New Roman" w:hAnsi="Times New Roman" w:cs="Times New Roman"/>
          </w:rPr>
          <w:t>Overwalle</w:t>
        </w:r>
        <w:proofErr w:type="spellEnd"/>
        <w:r w:rsidR="00D027B5">
          <w:rPr>
            <w:rFonts w:ascii="Times New Roman" w:hAnsi="Times New Roman" w:cs="Times New Roman"/>
          </w:rPr>
          <w:t xml:space="preserve"> (2010) interpreted this finding to mean that</w:t>
        </w:r>
      </w:ins>
      <w:ins w:id="706" w:author="Benton, Deon" w:date="2025-06-25T11:45:00Z" w16du:dateUtc="2025-06-25T16:45:00Z">
        <w:r w:rsidR="00BC3402">
          <w:rPr>
            <w:rFonts w:ascii="Times New Roman" w:hAnsi="Times New Roman" w:cs="Times New Roman"/>
          </w:rPr>
          <w:t xml:space="preserve"> knowledge about what makes an action efficient can be learned from</w:t>
        </w:r>
      </w:ins>
      <w:ins w:id="707" w:author="Benton, Deon" w:date="2025-06-25T11:46:00Z" w16du:dateUtc="2025-06-25T16:46:00Z">
        <w:r w:rsidR="00BC3402">
          <w:rPr>
            <w:rFonts w:ascii="Times New Roman" w:hAnsi="Times New Roman" w:cs="Times New Roman"/>
          </w:rPr>
          <w:t xml:space="preserve"> experience observing objects move in relation to external constraints and obstacles;</w:t>
        </w:r>
      </w:ins>
      <w:ins w:id="708" w:author="Benton, Deon" w:date="2025-06-24T22:55:00Z" w16du:dateUtc="2025-06-25T03:55:00Z">
        <w:r w:rsidR="00D027B5">
          <w:rPr>
            <w:rFonts w:ascii="Times New Roman" w:hAnsi="Times New Roman" w:cs="Times New Roman"/>
          </w:rPr>
          <w:t xml:space="preserve"> a priori notions of efficiency</w:t>
        </w:r>
      </w:ins>
      <w:ins w:id="709" w:author="Benton, Deon" w:date="2025-06-25T11:47:00Z" w16du:dateUtc="2025-06-25T16:47:00Z">
        <w:r w:rsidR="006624D1">
          <w:rPr>
            <w:rFonts w:ascii="Times New Roman" w:hAnsi="Times New Roman" w:cs="Times New Roman"/>
          </w:rPr>
          <w:t xml:space="preserve"> based on a teleological stance</w:t>
        </w:r>
      </w:ins>
      <w:ins w:id="710" w:author="Benton, Deon" w:date="2025-06-24T22:55:00Z" w16du:dateUtc="2025-06-25T03:55:00Z">
        <w:r w:rsidR="00D027B5">
          <w:rPr>
            <w:rFonts w:ascii="Times New Roman" w:hAnsi="Times New Roman" w:cs="Times New Roman"/>
          </w:rPr>
          <w:t xml:space="preserve"> </w:t>
        </w:r>
      </w:ins>
      <w:ins w:id="711" w:author="Benton, Deon" w:date="2025-06-25T11:46:00Z" w16du:dateUtc="2025-06-25T16:46:00Z">
        <w:r w:rsidR="00BC3402">
          <w:rPr>
            <w:rFonts w:ascii="Times New Roman" w:hAnsi="Times New Roman" w:cs="Times New Roman"/>
          </w:rPr>
          <w:t>are not</w:t>
        </w:r>
      </w:ins>
      <w:ins w:id="712" w:author="Benton, Deon" w:date="2025-06-24T22:55:00Z" w16du:dateUtc="2025-06-25T03:55:00Z">
        <w:r w:rsidR="00D027B5">
          <w:rPr>
            <w:rFonts w:ascii="Times New Roman" w:hAnsi="Times New Roman" w:cs="Times New Roman"/>
          </w:rPr>
          <w:t xml:space="preserve"> necessary to account for infants’ responses</w:t>
        </w:r>
      </w:ins>
      <w:ins w:id="713" w:author="Benton, Deon" w:date="2025-06-25T11:44:00Z" w16du:dateUtc="2025-06-25T16:44:00Z">
        <w:r w:rsidR="00BC3402">
          <w:rPr>
            <w:rFonts w:ascii="Times New Roman" w:hAnsi="Times New Roman" w:cs="Times New Roman"/>
          </w:rPr>
          <w:t xml:space="preserve"> in Gergely et al. (1995)</w:t>
        </w:r>
      </w:ins>
      <w:ins w:id="714" w:author="Benton, Deon" w:date="2025-06-24T22:56:00Z" w16du:dateUtc="2025-06-25T03:56:00Z">
        <w:r w:rsidR="00D027B5">
          <w:rPr>
            <w:rFonts w:ascii="Times New Roman" w:hAnsi="Times New Roman" w:cs="Times New Roman"/>
          </w:rPr>
          <w:t>.</w:t>
        </w:r>
      </w:ins>
    </w:p>
    <w:p w14:paraId="32536664" w14:textId="0E5AC9BB" w:rsidR="003E6A28" w:rsidRPr="00600BB7" w:rsidRDefault="00DA57F6" w:rsidP="00600BB7">
      <w:pPr>
        <w:spacing w:line="480" w:lineRule="auto"/>
        <w:ind w:firstLine="720"/>
        <w:contextualSpacing/>
        <w:rPr>
          <w:ins w:id="715" w:author="Benton, Deon" w:date="2025-06-26T11:30:00Z" w16du:dateUtc="2025-06-26T16:30:00Z"/>
          <w:rFonts w:ascii="Times New Roman" w:eastAsia="Times New Roman" w:hAnsi="Times New Roman" w:cs="Times New Roman"/>
        </w:rPr>
      </w:pPr>
      <w:ins w:id="716" w:author="Benton, Deon" w:date="2025-06-25T13:14:00Z" w16du:dateUtc="2025-06-25T18:14:00Z">
        <w:r>
          <w:rPr>
            <w:rFonts w:ascii="Times New Roman" w:hAnsi="Times New Roman" w:cs="Times New Roman"/>
          </w:rPr>
          <w:t xml:space="preserve">Although </w:t>
        </w:r>
        <w:proofErr w:type="spellStart"/>
        <w:r>
          <w:rPr>
            <w:rFonts w:ascii="Times New Roman" w:hAnsi="Times New Roman" w:cs="Times New Roman"/>
          </w:rPr>
          <w:t>Overwalle</w:t>
        </w:r>
      </w:ins>
      <w:ins w:id="717" w:author="Benton, Deon" w:date="2025-06-25T13:15:00Z" w16du:dateUtc="2025-06-25T18:15:00Z">
        <w:r>
          <w:rPr>
            <w:rFonts w:ascii="Times New Roman" w:hAnsi="Times New Roman" w:cs="Times New Roman"/>
          </w:rPr>
          <w:t>’s</w:t>
        </w:r>
      </w:ins>
      <w:proofErr w:type="spellEnd"/>
      <w:ins w:id="718" w:author="Benton, Deon" w:date="2025-06-25T13:14:00Z" w16du:dateUtc="2025-06-25T18:14:00Z">
        <w:r>
          <w:rPr>
            <w:rFonts w:ascii="Times New Roman" w:hAnsi="Times New Roman" w:cs="Times New Roman"/>
          </w:rPr>
          <w:t xml:space="preserve"> (2010) model </w:t>
        </w:r>
      </w:ins>
      <w:ins w:id="719" w:author="Benton, Deon" w:date="2025-06-26T11:27:00Z" w16du:dateUtc="2025-06-26T16:27:00Z">
        <w:r w:rsidR="000B60E2">
          <w:rPr>
            <w:rFonts w:ascii="Times New Roman" w:hAnsi="Times New Roman" w:cs="Times New Roman"/>
          </w:rPr>
          <w:t>results suggest putatively that</w:t>
        </w:r>
      </w:ins>
      <w:ins w:id="720" w:author="Benton, Deon" w:date="2025-06-25T13:15:00Z" w16du:dateUtc="2025-06-25T18:15:00Z">
        <w:r>
          <w:rPr>
            <w:rFonts w:ascii="Times New Roman" w:hAnsi="Times New Roman" w:cs="Times New Roman"/>
          </w:rPr>
          <w:t xml:space="preserve"> action</w:t>
        </w:r>
      </w:ins>
      <w:ins w:id="721" w:author="Benton, Deon" w:date="2025-06-25T13:14:00Z" w16du:dateUtc="2025-06-25T18:14:00Z">
        <w:r>
          <w:rPr>
            <w:rFonts w:ascii="Times New Roman" w:hAnsi="Times New Roman" w:cs="Times New Roman"/>
          </w:rPr>
          <w:t xml:space="preserve"> efficiency can be learned, </w:t>
        </w:r>
      </w:ins>
      <w:ins w:id="722" w:author="Benton, Deon" w:date="2025-06-25T13:21:00Z" w16du:dateUtc="2025-06-25T18:21:00Z">
        <w:r w:rsidR="008E542C">
          <w:rPr>
            <w:rFonts w:ascii="Times New Roman" w:hAnsi="Times New Roman" w:cs="Times New Roman"/>
          </w:rPr>
          <w:t xml:space="preserve">caution should be exercised before accepting </w:t>
        </w:r>
      </w:ins>
      <w:ins w:id="723" w:author="Benton, Deon" w:date="2025-06-26T11:27:00Z" w16du:dateUtc="2025-06-26T16:27:00Z">
        <w:r w:rsidR="000B60E2">
          <w:rPr>
            <w:rFonts w:ascii="Times New Roman" w:hAnsi="Times New Roman" w:cs="Times New Roman"/>
          </w:rPr>
          <w:t>this conclusion for</w:t>
        </w:r>
      </w:ins>
      <w:ins w:id="724" w:author="Benton, Deon" w:date="2025-06-25T13:58:00Z" w16du:dateUtc="2025-06-25T18:58:00Z">
        <w:r w:rsidR="00B474F5">
          <w:rPr>
            <w:rFonts w:ascii="Times New Roman" w:hAnsi="Times New Roman" w:cs="Times New Roman"/>
          </w:rPr>
          <w:t xml:space="preserve"> at least three </w:t>
        </w:r>
        <w:r w:rsidR="00B474F5">
          <w:rPr>
            <w:rFonts w:ascii="Times New Roman" w:hAnsi="Times New Roman" w:cs="Times New Roman"/>
          </w:rPr>
          <w:lastRenderedPageBreak/>
          <w:t>reasons</w:t>
        </w:r>
      </w:ins>
      <w:ins w:id="725" w:author="Benton, Deon" w:date="2025-06-24T14:50:00Z" w16du:dateUtc="2025-06-24T19:50:00Z">
        <w:r w:rsidR="00DC3C33">
          <w:rPr>
            <w:rFonts w:ascii="Times New Roman" w:hAnsi="Times New Roman" w:cs="Times New Roman"/>
          </w:rPr>
          <w:t>.</w:t>
        </w:r>
      </w:ins>
      <w:ins w:id="726" w:author="Benton, Deon" w:date="2025-06-25T13:58:00Z" w16du:dateUtc="2025-06-25T18:58:00Z">
        <w:r w:rsidR="00B474F5">
          <w:rPr>
            <w:rFonts w:ascii="Times New Roman" w:hAnsi="Times New Roman" w:cs="Times New Roman"/>
          </w:rPr>
          <w:t xml:space="preserve"> </w:t>
        </w:r>
      </w:ins>
      <w:ins w:id="727" w:author="Benton, Deon" w:date="2025-06-25T20:29:00Z" w16du:dateUtc="2025-06-26T01:29:00Z">
        <w:r w:rsidR="00BC7B45">
          <w:rPr>
            <w:rFonts w:ascii="Times New Roman" w:hAnsi="Times New Roman" w:cs="Times New Roman"/>
          </w:rPr>
          <w:t>The first is that</w:t>
        </w:r>
      </w:ins>
      <w:ins w:id="728" w:author="Benton, Deon" w:date="2025-06-24T14:50:00Z" w16du:dateUtc="2025-06-24T19:50:00Z">
        <w:r w:rsidR="00DC3C33">
          <w:rPr>
            <w:rFonts w:ascii="Times New Roman" w:hAnsi="Times New Roman" w:cs="Times New Roman"/>
          </w:rPr>
          <w:t xml:space="preserve"> </w:t>
        </w:r>
      </w:ins>
      <w:ins w:id="729" w:author="Benton, Deon" w:date="2025-06-26T11:28:00Z" w16du:dateUtc="2025-06-26T16:28:00Z">
        <w:r w:rsidR="006D4C64">
          <w:rPr>
            <w:rFonts w:ascii="Times New Roman" w:hAnsi="Times New Roman" w:cs="Times New Roman"/>
          </w:rPr>
          <w:t>because the model did not possess one (or more) hidden layers</w:t>
        </w:r>
      </w:ins>
      <w:ins w:id="730" w:author="Benton, Deon" w:date="2025-06-26T11:29:00Z" w16du:dateUtc="2025-06-26T16:29:00Z">
        <w:r w:rsidR="009539FA">
          <w:rPr>
            <w:rFonts w:ascii="Times New Roman" w:hAnsi="Times New Roman" w:cs="Times New Roman"/>
          </w:rPr>
          <w:t>,</w:t>
        </w:r>
      </w:ins>
      <w:ins w:id="731" w:author="Benton, Deon" w:date="2025-06-26T11:28:00Z" w16du:dateUtc="2025-06-26T16:28:00Z">
        <w:r w:rsidR="006D4C64">
          <w:rPr>
            <w:rFonts w:ascii="Times New Roman" w:hAnsi="Times New Roman" w:cs="Times New Roman"/>
          </w:rPr>
          <w:t xml:space="preserve"> it could not develop internal representations</w:t>
        </w:r>
      </w:ins>
      <w:ins w:id="732" w:author="Benton, Deon" w:date="2025-06-24T14:50:00Z" w16du:dateUtc="2025-06-24T19:50:00Z">
        <w:r w:rsidR="00DC3C33">
          <w:rPr>
            <w:rFonts w:ascii="Times New Roman" w:hAnsi="Times New Roman" w:cs="Times New Roman"/>
          </w:rPr>
          <w:t xml:space="preserve">. </w:t>
        </w:r>
      </w:ins>
      <w:ins w:id="733" w:author="Benton, Deon" w:date="2025-06-26T11:29:00Z" w16du:dateUtc="2025-06-26T16:29:00Z">
        <w:r w:rsidR="009539FA">
          <w:rPr>
            <w:rFonts w:ascii="Times New Roman" w:hAnsi="Times New Roman" w:cs="Times New Roman"/>
          </w:rPr>
          <w:t xml:space="preserve">This inability to develop internal representations is problematic because it meant that </w:t>
        </w:r>
      </w:ins>
      <w:ins w:id="734" w:author="Benton, Deon" w:date="2025-06-24T14:37:00Z" w16du:dateUtc="2025-06-24T19:37:00Z">
        <w:r w:rsidR="00052DF8">
          <w:rPr>
            <w:rFonts w:ascii="Times New Roman" w:eastAsia="Times New Roman" w:hAnsi="Times New Roman" w:cs="Times New Roman"/>
          </w:rPr>
          <w:t>the model could</w:t>
        </w:r>
      </w:ins>
      <w:ins w:id="735" w:author="Benton, Deon" w:date="2025-06-24T14:36:00Z" w16du:dateUtc="2025-06-24T19:36:00Z">
        <w:r w:rsidR="00052DF8">
          <w:rPr>
            <w:rFonts w:ascii="Times New Roman" w:eastAsia="Times New Roman" w:hAnsi="Times New Roman" w:cs="Times New Roman"/>
          </w:rPr>
          <w:t xml:space="preserve"> not make use of any prior, “real-world” experience</w:t>
        </w:r>
      </w:ins>
      <w:ins w:id="736" w:author="Benton, Deon" w:date="2025-06-24T14:37:00Z" w16du:dateUtc="2025-06-24T19:37:00Z">
        <w:r w:rsidR="00052DF8">
          <w:rPr>
            <w:rFonts w:ascii="Times New Roman" w:eastAsia="Times New Roman" w:hAnsi="Times New Roman" w:cs="Times New Roman"/>
          </w:rPr>
          <w:t xml:space="preserve">. </w:t>
        </w:r>
      </w:ins>
      <w:ins w:id="737" w:author="Benton, Deon" w:date="2025-06-25T13:24:00Z" w16du:dateUtc="2025-06-25T18:24:00Z">
        <w:r w:rsidR="00E17676">
          <w:rPr>
            <w:rFonts w:ascii="Times New Roman" w:eastAsia="Times New Roman" w:hAnsi="Times New Roman" w:cs="Times New Roman"/>
          </w:rPr>
          <w:t xml:space="preserve">Yet, infants </w:t>
        </w:r>
      </w:ins>
      <w:ins w:id="738" w:author="Benton, Deon" w:date="2025-06-25T15:45:00Z" w16du:dateUtc="2025-06-25T20:45:00Z">
        <w:r w:rsidR="009A5197">
          <w:rPr>
            <w:rFonts w:ascii="Times New Roman" w:eastAsia="Times New Roman" w:hAnsi="Times New Roman" w:cs="Times New Roman"/>
          </w:rPr>
          <w:t>probably do</w:t>
        </w:r>
      </w:ins>
      <w:ins w:id="739" w:author="Benton, Deon" w:date="2025-06-25T13:24:00Z" w16du:dateUtc="2025-06-25T18:24:00Z">
        <w:r w:rsidR="00E17676">
          <w:rPr>
            <w:rFonts w:ascii="Times New Roman" w:eastAsia="Times New Roman" w:hAnsi="Times New Roman" w:cs="Times New Roman"/>
          </w:rPr>
          <w:t xml:space="preserve"> enter studies like that by Gergely et al. (1995) with substantial experience processing others’ actions</w:t>
        </w:r>
      </w:ins>
      <w:ins w:id="740" w:author="Benton, Deon" w:date="2025-06-26T11:31:00Z" w16du:dateUtc="2025-06-26T16:31:00Z">
        <w:r w:rsidR="003E6A28">
          <w:rPr>
            <w:rFonts w:ascii="Times New Roman" w:eastAsia="Times New Roman" w:hAnsi="Times New Roman" w:cs="Times New Roman"/>
          </w:rPr>
          <w:t xml:space="preserve">, </w:t>
        </w:r>
      </w:ins>
      <w:ins w:id="741" w:author="Benton, Deon" w:date="2025-06-26T11:34:00Z" w16du:dateUtc="2025-06-26T16:34:00Z">
        <w:r w:rsidR="009A355D">
          <w:rPr>
            <w:rFonts w:ascii="Times New Roman" w:eastAsia="Times New Roman" w:hAnsi="Times New Roman" w:cs="Times New Roman"/>
          </w:rPr>
          <w:t>and this experience</w:t>
        </w:r>
      </w:ins>
      <w:ins w:id="742" w:author="Benton, Deon" w:date="2025-06-26T11:31:00Z" w16du:dateUtc="2025-06-26T16:31:00Z">
        <w:r w:rsidR="003E6A28">
          <w:rPr>
            <w:rFonts w:ascii="Times New Roman" w:eastAsia="Times New Roman" w:hAnsi="Times New Roman" w:cs="Times New Roman"/>
          </w:rPr>
          <w:t xml:space="preserve"> may</w:t>
        </w:r>
      </w:ins>
      <w:ins w:id="743" w:author="Benton, Deon" w:date="2025-06-26T11:34:00Z" w16du:dateUtc="2025-06-26T16:34:00Z">
        <w:r w:rsidR="009A355D">
          <w:rPr>
            <w:rFonts w:ascii="Times New Roman" w:eastAsia="Times New Roman" w:hAnsi="Times New Roman" w:cs="Times New Roman"/>
          </w:rPr>
          <w:t xml:space="preserve"> </w:t>
        </w:r>
      </w:ins>
      <w:ins w:id="744" w:author="Benton, Deon" w:date="2025-06-26T11:39:00Z" w16du:dateUtc="2025-06-26T16:39:00Z">
        <w:r w:rsidR="00503A87">
          <w:rPr>
            <w:rFonts w:ascii="Times New Roman" w:eastAsia="Times New Roman" w:hAnsi="Times New Roman" w:cs="Times New Roman"/>
          </w:rPr>
          <w:t>bear directly on how</w:t>
        </w:r>
      </w:ins>
      <w:ins w:id="745" w:author="Benton, Deon" w:date="2025-06-25T20:31:00Z" w16du:dateUtc="2025-06-26T01:31:00Z">
        <w:r w:rsidR="00BC7B45">
          <w:rPr>
            <w:rFonts w:ascii="Times New Roman" w:eastAsia="Times New Roman" w:hAnsi="Times New Roman" w:cs="Times New Roman"/>
          </w:rPr>
          <w:t xml:space="preserve"> infants process</w:t>
        </w:r>
      </w:ins>
      <w:ins w:id="746" w:author="Benton, Deon" w:date="2025-06-25T15:46:00Z" w16du:dateUtc="2025-06-25T20:46:00Z">
        <w:r w:rsidR="009A5197">
          <w:rPr>
            <w:rFonts w:ascii="Times New Roman" w:eastAsia="Times New Roman" w:hAnsi="Times New Roman" w:cs="Times New Roman"/>
          </w:rPr>
          <w:t xml:space="preserve"> </w:t>
        </w:r>
      </w:ins>
      <w:ins w:id="747" w:author="Benton, Deon" w:date="2025-06-25T20:33:00Z" w16du:dateUtc="2025-06-26T01:33:00Z">
        <w:r w:rsidR="00AC0C13">
          <w:rPr>
            <w:rFonts w:ascii="Times New Roman" w:eastAsia="Times New Roman" w:hAnsi="Times New Roman" w:cs="Times New Roman"/>
          </w:rPr>
          <w:t>the habituation</w:t>
        </w:r>
      </w:ins>
      <w:ins w:id="748" w:author="Benton, Deon" w:date="2025-06-25T15:46:00Z" w16du:dateUtc="2025-06-25T20:46:00Z">
        <w:r w:rsidR="009A5197">
          <w:rPr>
            <w:rFonts w:ascii="Times New Roman" w:eastAsia="Times New Roman" w:hAnsi="Times New Roman" w:cs="Times New Roman"/>
          </w:rPr>
          <w:t xml:space="preserve"> and test events</w:t>
        </w:r>
      </w:ins>
      <w:ins w:id="749" w:author="Benton, Deon" w:date="2025-06-25T13:24:00Z" w16du:dateUtc="2025-06-25T18:24:00Z">
        <w:r w:rsidR="00E17676">
          <w:rPr>
            <w:rFonts w:ascii="Times New Roman" w:eastAsia="Times New Roman" w:hAnsi="Times New Roman" w:cs="Times New Roman"/>
          </w:rPr>
          <w:t>.</w:t>
        </w:r>
      </w:ins>
      <w:ins w:id="750" w:author="Benton, Deon" w:date="2025-06-26T11:30:00Z" w16du:dateUtc="2025-06-26T16:30:00Z">
        <w:r w:rsidR="0077236B">
          <w:rPr>
            <w:rFonts w:ascii="Times New Roman" w:eastAsia="Times New Roman" w:hAnsi="Times New Roman" w:cs="Times New Roman"/>
          </w:rPr>
          <w:t xml:space="preserve"> Thus, to the extent</w:t>
        </w:r>
      </w:ins>
      <w:ins w:id="751" w:author="Benton, Deon" w:date="2025-06-26T11:40:00Z" w16du:dateUtc="2025-06-26T16:40:00Z">
        <w:r w:rsidR="00503A87">
          <w:rPr>
            <w:rFonts w:ascii="Times New Roman" w:eastAsia="Times New Roman" w:hAnsi="Times New Roman" w:cs="Times New Roman"/>
          </w:rPr>
          <w:t xml:space="preserve"> </w:t>
        </w:r>
        <w:proofErr w:type="spellStart"/>
        <w:r w:rsidR="00503A87">
          <w:rPr>
            <w:rFonts w:ascii="Times New Roman" w:eastAsia="Times New Roman" w:hAnsi="Times New Roman" w:cs="Times New Roman"/>
          </w:rPr>
          <w:t>Overwalle</w:t>
        </w:r>
        <w:proofErr w:type="spellEnd"/>
        <w:r w:rsidR="00503A87">
          <w:rPr>
            <w:rFonts w:ascii="Times New Roman" w:eastAsia="Times New Roman" w:hAnsi="Times New Roman" w:cs="Times New Roman"/>
          </w:rPr>
          <w:t xml:space="preserve"> </w:t>
        </w:r>
      </w:ins>
      <w:ins w:id="752" w:author="Benton, Deon" w:date="2025-06-26T11:42:00Z" w16du:dateUtc="2025-06-26T16:42:00Z">
        <w:r w:rsidR="00955AA2">
          <w:rPr>
            <w:rFonts w:ascii="Times New Roman" w:eastAsia="Times New Roman" w:hAnsi="Times New Roman" w:cs="Times New Roman"/>
          </w:rPr>
          <w:t xml:space="preserve">(2010) </w:t>
        </w:r>
      </w:ins>
      <w:ins w:id="753" w:author="Benton, Deon" w:date="2025-06-26T11:40:00Z" w16du:dateUtc="2025-06-26T16:40:00Z">
        <w:r w:rsidR="00503A87">
          <w:rPr>
            <w:rFonts w:ascii="Times New Roman" w:eastAsia="Times New Roman" w:hAnsi="Times New Roman" w:cs="Times New Roman"/>
          </w:rPr>
          <w:t xml:space="preserve">is correct </w:t>
        </w:r>
      </w:ins>
      <w:ins w:id="754" w:author="Benton, Deon" w:date="2025-06-26T11:43:00Z" w16du:dateUtc="2025-06-26T16:43:00Z">
        <w:r w:rsidR="00955AA2">
          <w:rPr>
            <w:rFonts w:ascii="Times New Roman" w:eastAsia="Times New Roman" w:hAnsi="Times New Roman" w:cs="Times New Roman"/>
          </w:rPr>
          <w:t>that infants learn about efficiency by processing the movement trajectories of different objects in the real world, then it is imperative to show that such experience is sufficient to capture infants’ looking behaviors</w:t>
        </w:r>
      </w:ins>
      <w:ins w:id="755" w:author="Benton, Deon" w:date="2025-06-26T11:44:00Z" w16du:dateUtc="2025-06-26T16:44:00Z">
        <w:r w:rsidR="00955AA2">
          <w:rPr>
            <w:rFonts w:ascii="Times New Roman" w:eastAsia="Times New Roman" w:hAnsi="Times New Roman" w:cs="Times New Roman"/>
          </w:rPr>
          <w:t xml:space="preserve"> in Gergely et al. (1995)</w:t>
        </w:r>
      </w:ins>
      <w:ins w:id="756" w:author="Benton, Deon" w:date="2025-06-26T11:45:00Z" w16du:dateUtc="2025-06-26T16:45:00Z">
        <w:r w:rsidR="0074445A">
          <w:rPr>
            <w:rFonts w:ascii="Times New Roman" w:eastAsia="Times New Roman" w:hAnsi="Times New Roman" w:cs="Times New Roman"/>
          </w:rPr>
          <w:t>.</w:t>
        </w:r>
      </w:ins>
    </w:p>
    <w:p w14:paraId="5614AB4C" w14:textId="75A81292" w:rsidR="0077236B" w:rsidRDefault="00052DF8" w:rsidP="0097127C">
      <w:pPr>
        <w:spacing w:line="480" w:lineRule="auto"/>
        <w:ind w:firstLine="720"/>
        <w:contextualSpacing/>
        <w:rPr>
          <w:ins w:id="757" w:author="Benton, Deon" w:date="2025-06-26T11:56:00Z" w16du:dateUtc="2025-06-26T16:56:00Z"/>
          <w:rFonts w:ascii="Times New Roman" w:eastAsia="Times New Roman" w:hAnsi="Times New Roman" w:cs="Times New Roman"/>
        </w:rPr>
      </w:pPr>
      <w:ins w:id="758" w:author="Benton, Deon" w:date="2025-06-24T14:37:00Z" w16du:dateUtc="2025-06-24T19:37:00Z">
        <w:r>
          <w:rPr>
            <w:rFonts w:ascii="Times New Roman" w:eastAsia="Times New Roman" w:hAnsi="Times New Roman" w:cs="Times New Roman"/>
          </w:rPr>
          <w:t xml:space="preserve">A second limitation </w:t>
        </w:r>
      </w:ins>
      <w:ins w:id="759" w:author="Benton, Deon" w:date="2025-06-24T14:38:00Z" w16du:dateUtc="2025-06-24T19:38:00Z">
        <w:r w:rsidR="000D3BCD">
          <w:rPr>
            <w:rFonts w:ascii="Times New Roman" w:eastAsia="Times New Roman" w:hAnsi="Times New Roman" w:cs="Times New Roman"/>
          </w:rPr>
          <w:t>concerns how</w:t>
        </w:r>
      </w:ins>
      <w:ins w:id="760" w:author="Benton, Deon" w:date="2025-06-25T20:32:00Z" w16du:dateUtc="2025-06-26T01:32:00Z">
        <w:r w:rsidR="00862286">
          <w:rPr>
            <w:rFonts w:ascii="Times New Roman" w:eastAsia="Times New Roman" w:hAnsi="Times New Roman" w:cs="Times New Roman"/>
          </w:rPr>
          <w:t xml:space="preserve"> </w:t>
        </w:r>
        <w:proofErr w:type="spellStart"/>
        <w:r w:rsidR="00862286">
          <w:rPr>
            <w:rFonts w:ascii="Times New Roman" w:eastAsia="Times New Roman" w:hAnsi="Times New Roman" w:cs="Times New Roman"/>
          </w:rPr>
          <w:t>Overwalle</w:t>
        </w:r>
        <w:proofErr w:type="spellEnd"/>
        <w:r w:rsidR="00862286">
          <w:rPr>
            <w:rFonts w:ascii="Times New Roman" w:eastAsia="Times New Roman" w:hAnsi="Times New Roman" w:cs="Times New Roman"/>
          </w:rPr>
          <w:t xml:space="preserve"> (2010) simulated the</w:t>
        </w:r>
      </w:ins>
      <w:ins w:id="761" w:author="Benton, Deon" w:date="2025-06-24T14:38:00Z" w16du:dateUtc="2025-06-24T19:38:00Z">
        <w:r w:rsidR="000D3BCD">
          <w:rPr>
            <w:rFonts w:ascii="Times New Roman" w:eastAsia="Times New Roman" w:hAnsi="Times New Roman" w:cs="Times New Roman"/>
          </w:rPr>
          <w:t xml:space="preserve"> Experimental and Control conditions </w:t>
        </w:r>
      </w:ins>
      <w:ins w:id="762" w:author="Benton, Deon" w:date="2025-06-25T20:32:00Z" w16du:dateUtc="2025-06-26T01:32:00Z">
        <w:r w:rsidR="00862286">
          <w:rPr>
            <w:rFonts w:ascii="Times New Roman" w:eastAsia="Times New Roman" w:hAnsi="Times New Roman" w:cs="Times New Roman"/>
          </w:rPr>
          <w:t>in Gergely et al. (1995)</w:t>
        </w:r>
      </w:ins>
      <w:ins w:id="763" w:author="Benton, Deon" w:date="2025-06-24T14:38:00Z" w16du:dateUtc="2025-06-24T19:38:00Z">
        <w:r w:rsidR="000D3BCD">
          <w:rPr>
            <w:rFonts w:ascii="Times New Roman" w:eastAsia="Times New Roman" w:hAnsi="Times New Roman" w:cs="Times New Roman"/>
          </w:rPr>
          <w:t xml:space="preserve">. </w:t>
        </w:r>
      </w:ins>
      <w:ins w:id="764" w:author="Benton, Deon" w:date="2025-06-25T13:32:00Z" w16du:dateUtc="2025-06-25T18:32:00Z">
        <w:r w:rsidR="006D000D">
          <w:rPr>
            <w:rFonts w:ascii="Times New Roman" w:eastAsia="Times New Roman" w:hAnsi="Times New Roman" w:cs="Times New Roman"/>
          </w:rPr>
          <w:t>It</w:t>
        </w:r>
      </w:ins>
      <w:ins w:id="765" w:author="Benton, Deon" w:date="2025-06-25T13:30:00Z" w16du:dateUtc="2025-06-25T18:30:00Z">
        <w:r w:rsidR="00710E81">
          <w:rPr>
            <w:rFonts w:ascii="Times New Roman" w:eastAsia="Times New Roman" w:hAnsi="Times New Roman" w:cs="Times New Roman"/>
          </w:rPr>
          <w:t xml:space="preserve"> will be recalled that </w:t>
        </w:r>
      </w:ins>
      <w:ins w:id="766" w:author="Benton, Deon" w:date="2025-06-26T13:45:00Z" w16du:dateUtc="2025-06-26T18:45:00Z">
        <w:r w:rsidR="007E3290">
          <w:rPr>
            <w:rFonts w:ascii="Times New Roman" w:eastAsia="Times New Roman" w:hAnsi="Times New Roman" w:cs="Times New Roman"/>
          </w:rPr>
          <w:t>the</w:t>
        </w:r>
      </w:ins>
      <w:ins w:id="767" w:author="Benton, Deon" w:date="2025-06-26T13:46:00Z" w16du:dateUtc="2025-06-26T18:46:00Z">
        <w:r w:rsidR="007E3290">
          <w:rPr>
            <w:rFonts w:ascii="Times New Roman" w:eastAsia="Times New Roman" w:hAnsi="Times New Roman" w:cs="Times New Roman"/>
          </w:rPr>
          <w:t xml:space="preserve"> habituation events shown to </w:t>
        </w:r>
      </w:ins>
      <w:ins w:id="768" w:author="Benton, Deon" w:date="2025-06-25T20:40:00Z" w16du:dateUtc="2025-06-26T01:40:00Z">
        <w:r w:rsidR="00FC5D4F">
          <w:rPr>
            <w:rFonts w:ascii="Times New Roman" w:eastAsia="Times New Roman" w:hAnsi="Times New Roman" w:cs="Times New Roman"/>
          </w:rPr>
          <w:t xml:space="preserve">infants in the Experimental and Control conditions </w:t>
        </w:r>
      </w:ins>
      <w:ins w:id="769" w:author="Benton, Deon" w:date="2025-06-25T20:41:00Z" w16du:dateUtc="2025-06-26T01:41:00Z">
        <w:r w:rsidR="00FC5D4F">
          <w:rPr>
            <w:rFonts w:ascii="Times New Roman" w:eastAsia="Times New Roman" w:hAnsi="Times New Roman" w:cs="Times New Roman"/>
          </w:rPr>
          <w:t xml:space="preserve">included a </w:t>
        </w:r>
      </w:ins>
      <w:ins w:id="770" w:author="Benton, Deon" w:date="2025-06-26T13:47:00Z" w16du:dateUtc="2025-06-26T18:47:00Z">
        <w:r w:rsidR="007E3290">
          <w:rPr>
            <w:rFonts w:ascii="Times New Roman" w:eastAsia="Times New Roman" w:hAnsi="Times New Roman" w:cs="Times New Roman"/>
          </w:rPr>
          <w:t>small wall</w:t>
        </w:r>
      </w:ins>
      <w:ins w:id="771" w:author="Benton, Deon" w:date="2025-06-25T20:41:00Z" w16du:dateUtc="2025-06-26T01:41:00Z">
        <w:r w:rsidR="00FC5D4F">
          <w:rPr>
            <w:rFonts w:ascii="Times New Roman" w:eastAsia="Times New Roman" w:hAnsi="Times New Roman" w:cs="Times New Roman"/>
          </w:rPr>
          <w:t>; the difference between the habituation events shown to infants in these two conditions was whether the first circle jumped over the wall (Experimental condition) or beside it (Control condition)</w:t>
        </w:r>
      </w:ins>
      <w:ins w:id="772" w:author="Benton, Deon" w:date="2025-06-24T14:52:00Z" w16du:dateUtc="2025-06-24T19:52:00Z">
        <w:r w:rsidR="001950BB">
          <w:rPr>
            <w:rFonts w:ascii="Times New Roman" w:eastAsia="Times New Roman" w:hAnsi="Times New Roman" w:cs="Times New Roman"/>
          </w:rPr>
          <w:t>.</w:t>
        </w:r>
      </w:ins>
      <w:ins w:id="773" w:author="Benton, Deon" w:date="2025-06-25T20:44:00Z" w16du:dateUtc="2025-06-26T01:44:00Z">
        <w:r w:rsidR="00562E90">
          <w:rPr>
            <w:rFonts w:ascii="Times New Roman" w:eastAsia="Times New Roman" w:hAnsi="Times New Roman" w:cs="Times New Roman"/>
          </w:rPr>
          <w:t xml:space="preserve"> </w:t>
        </w:r>
      </w:ins>
      <w:ins w:id="774" w:author="Benton, Deon" w:date="2025-06-25T20:45:00Z" w16du:dateUtc="2025-06-26T01:45:00Z">
        <w:r w:rsidR="00562E90">
          <w:rPr>
            <w:rFonts w:ascii="Times New Roman" w:eastAsia="Times New Roman" w:hAnsi="Times New Roman" w:cs="Times New Roman"/>
          </w:rPr>
          <w:t>In contrast,</w:t>
        </w:r>
      </w:ins>
      <w:ins w:id="775" w:author="Benton, Deon" w:date="2025-06-25T20:44:00Z" w16du:dateUtc="2025-06-26T01:44:00Z">
        <w:r w:rsidR="00562E90">
          <w:rPr>
            <w:rFonts w:ascii="Times New Roman" w:eastAsia="Times New Roman" w:hAnsi="Times New Roman" w:cs="Times New Roman"/>
          </w:rPr>
          <w:t xml:space="preserve"> such a wall was not included</w:t>
        </w:r>
      </w:ins>
      <w:ins w:id="776" w:author="Benton, Deon" w:date="2025-06-25T20:45:00Z" w16du:dateUtc="2025-06-26T01:45:00Z">
        <w:r w:rsidR="00562E90">
          <w:rPr>
            <w:rFonts w:ascii="Times New Roman" w:eastAsia="Times New Roman" w:hAnsi="Times New Roman" w:cs="Times New Roman"/>
          </w:rPr>
          <w:t xml:space="preserve"> in</w:t>
        </w:r>
      </w:ins>
      <w:ins w:id="777" w:author="Benton, Deon" w:date="2025-06-25T20:44:00Z" w16du:dateUtc="2025-06-26T01:44:00Z">
        <w:r w:rsidR="00562E90">
          <w:rPr>
            <w:rFonts w:ascii="Times New Roman" w:eastAsia="Times New Roman" w:hAnsi="Times New Roman" w:cs="Times New Roman"/>
          </w:rPr>
          <w:t xml:space="preserve"> </w:t>
        </w:r>
        <w:proofErr w:type="spellStart"/>
        <w:r w:rsidR="00562E90">
          <w:rPr>
            <w:rFonts w:ascii="Times New Roman" w:eastAsia="Times New Roman" w:hAnsi="Times New Roman" w:cs="Times New Roman"/>
          </w:rPr>
          <w:t>Overwalle</w:t>
        </w:r>
        <w:proofErr w:type="spellEnd"/>
        <w:r w:rsidR="00562E90">
          <w:rPr>
            <w:rFonts w:ascii="Times New Roman" w:eastAsia="Times New Roman" w:hAnsi="Times New Roman" w:cs="Times New Roman"/>
          </w:rPr>
          <w:t xml:space="preserve"> simulation of the habituation event in the Control condition</w:t>
        </w:r>
      </w:ins>
      <w:ins w:id="778" w:author="Benton, Deon" w:date="2025-06-25T20:45:00Z" w16du:dateUtc="2025-06-26T01:45:00Z">
        <w:r w:rsidR="00562E90">
          <w:rPr>
            <w:rFonts w:ascii="Times New Roman" w:eastAsia="Times New Roman" w:hAnsi="Times New Roman" w:cs="Times New Roman"/>
          </w:rPr>
          <w:t>; it only appeared in the Experimental condition.</w:t>
        </w:r>
      </w:ins>
      <w:ins w:id="779" w:author="Benton, Deon" w:date="2025-06-24T14:52:00Z" w16du:dateUtc="2025-06-24T19:52:00Z">
        <w:r w:rsidR="001950BB">
          <w:rPr>
            <w:rFonts w:ascii="Times New Roman" w:eastAsia="Times New Roman" w:hAnsi="Times New Roman" w:cs="Times New Roman"/>
          </w:rPr>
          <w:t xml:space="preserve"> </w:t>
        </w:r>
      </w:ins>
      <w:ins w:id="780" w:author="Benton, Deon" w:date="2025-06-25T13:30:00Z" w16du:dateUtc="2025-06-25T18:30:00Z">
        <w:r w:rsidR="00457BC7">
          <w:rPr>
            <w:rFonts w:ascii="Times New Roman" w:eastAsia="Times New Roman" w:hAnsi="Times New Roman" w:cs="Times New Roman"/>
          </w:rPr>
          <w:t xml:space="preserve">Thus, </w:t>
        </w:r>
      </w:ins>
      <w:ins w:id="781" w:author="Benton, Deon" w:date="2025-06-26T13:48:00Z" w16du:dateUtc="2025-06-26T18:48:00Z">
        <w:r w:rsidR="007749D6">
          <w:rPr>
            <w:rFonts w:ascii="Times New Roman" w:eastAsia="Times New Roman" w:hAnsi="Times New Roman" w:cs="Times New Roman"/>
          </w:rPr>
          <w:t>the model’s success may simply reflect a failure accurately to simulate the Control condition rather than evidence it learned what makes actions efficient.</w:t>
        </w:r>
      </w:ins>
    </w:p>
    <w:p w14:paraId="66061142" w14:textId="2878B95F" w:rsidR="00A73232" w:rsidRDefault="00A73232" w:rsidP="00A73232">
      <w:pPr>
        <w:spacing w:line="480" w:lineRule="auto"/>
        <w:ind w:firstLine="720"/>
        <w:contextualSpacing/>
        <w:rPr>
          <w:ins w:id="782" w:author="Benton, Deon" w:date="2025-06-26T13:56:00Z" w16du:dateUtc="2025-06-26T18:56:00Z"/>
          <w:rFonts w:ascii="Times New Roman" w:eastAsia="Times New Roman" w:hAnsi="Times New Roman" w:cs="Times New Roman"/>
        </w:rPr>
      </w:pPr>
      <w:ins w:id="783" w:author="Benton, Deon" w:date="2025-06-26T11:56:00Z" w16du:dateUtc="2025-06-26T16:56:00Z">
        <w:r>
          <w:rPr>
            <w:rFonts w:ascii="Times New Roman" w:eastAsia="Times New Roman" w:hAnsi="Times New Roman" w:cs="Times New Roman"/>
          </w:rPr>
          <w:t xml:space="preserve">A final limitation </w:t>
        </w:r>
      </w:ins>
      <w:ins w:id="784" w:author="Benton, Deon" w:date="2025-06-26T13:49:00Z" w16du:dateUtc="2025-06-26T18:49:00Z">
        <w:r w:rsidR="00E21FFA">
          <w:rPr>
            <w:rFonts w:ascii="Times New Roman" w:eastAsia="Times New Roman" w:hAnsi="Times New Roman" w:cs="Times New Roman"/>
          </w:rPr>
          <w:t xml:space="preserve">relates to the fact that </w:t>
        </w:r>
      </w:ins>
      <w:proofErr w:type="spellStart"/>
      <w:ins w:id="785" w:author="Benton, Deon" w:date="2025-06-26T11:56:00Z" w16du:dateUtc="2025-06-26T16:56:00Z">
        <w:r>
          <w:rPr>
            <w:rFonts w:ascii="Times New Roman" w:eastAsia="Times New Roman" w:hAnsi="Times New Roman" w:cs="Times New Roman"/>
          </w:rPr>
          <w:t>Overwalle</w:t>
        </w:r>
        <w:proofErr w:type="spellEnd"/>
        <w:r>
          <w:rPr>
            <w:rFonts w:ascii="Times New Roman" w:eastAsia="Times New Roman" w:hAnsi="Times New Roman" w:cs="Times New Roman"/>
          </w:rPr>
          <w:t xml:space="preserve"> (2010) only modeled the original Gergely et al.’s (2010) study</w:t>
        </w:r>
      </w:ins>
      <w:ins w:id="786" w:author="Benton, Deon" w:date="2025-06-26T13:50:00Z" w16du:dateUtc="2025-06-26T18:50:00Z">
        <w:r w:rsidR="00E606FC">
          <w:rPr>
            <w:rFonts w:ascii="Times New Roman" w:eastAsia="Times New Roman" w:hAnsi="Times New Roman" w:cs="Times New Roman"/>
          </w:rPr>
          <w:t>. This means that it remains unknown whether the same model can account for findings from several follow-up studies</w:t>
        </w:r>
      </w:ins>
      <w:ins w:id="787" w:author="Benton, Deon" w:date="2025-06-26T13:51:00Z" w16du:dateUtc="2025-06-26T18:51:00Z">
        <w:r w:rsidR="0020291A">
          <w:rPr>
            <w:rFonts w:ascii="Times New Roman" w:eastAsia="Times New Roman" w:hAnsi="Times New Roman" w:cs="Times New Roman"/>
          </w:rPr>
          <w:t xml:space="preserve">—based on the original designed used in Gergely et al. (1995)—that were designed to </w:t>
        </w:r>
      </w:ins>
      <w:ins w:id="788" w:author="Benton, Deon" w:date="2025-06-26T13:52:00Z" w16du:dateUtc="2025-06-26T18:52:00Z">
        <w:r w:rsidR="0020291A">
          <w:rPr>
            <w:rFonts w:ascii="Times New Roman" w:eastAsia="Times New Roman" w:hAnsi="Times New Roman" w:cs="Times New Roman"/>
          </w:rPr>
          <w:t xml:space="preserve">assess the scope (and thereby, the limits) of infants’ action understanding. </w:t>
        </w:r>
      </w:ins>
      <w:ins w:id="789" w:author="Benton, Deon" w:date="2025-06-26T13:55:00Z" w16du:dateUtc="2025-06-26T18:55:00Z">
        <w:r w:rsidR="00ED3290">
          <w:rPr>
            <w:rFonts w:ascii="Times New Roman" w:eastAsia="Times New Roman" w:hAnsi="Times New Roman" w:cs="Times New Roman"/>
          </w:rPr>
          <w:t>In the absence of such a demonstration</w:t>
        </w:r>
      </w:ins>
      <w:ins w:id="790" w:author="Benton, Deon" w:date="2025-06-26T13:53:00Z" w16du:dateUtc="2025-06-26T18:53:00Z">
        <w:r w:rsidR="00D37BBE">
          <w:rPr>
            <w:rFonts w:ascii="Times New Roman" w:eastAsia="Times New Roman" w:hAnsi="Times New Roman" w:cs="Times New Roman"/>
          </w:rPr>
          <w:t xml:space="preserve">, it </w:t>
        </w:r>
      </w:ins>
      <w:ins w:id="791" w:author="Benton, Deon" w:date="2025-06-26T13:55:00Z" w16du:dateUtc="2025-06-26T18:55:00Z">
        <w:r w:rsidR="00ED3290">
          <w:rPr>
            <w:rFonts w:ascii="Times New Roman" w:eastAsia="Times New Roman" w:hAnsi="Times New Roman" w:cs="Times New Roman"/>
          </w:rPr>
          <w:t>is difficult to know</w:t>
        </w:r>
      </w:ins>
      <w:ins w:id="792" w:author="Benton, Deon" w:date="2025-06-26T13:54:00Z" w16du:dateUtc="2025-06-26T18:54:00Z">
        <w:r w:rsidR="00D37BBE">
          <w:rPr>
            <w:rFonts w:ascii="Times New Roman" w:eastAsia="Times New Roman" w:hAnsi="Times New Roman" w:cs="Times New Roman"/>
          </w:rPr>
          <w:t xml:space="preserve"> whether the </w:t>
        </w:r>
      </w:ins>
      <w:ins w:id="793" w:author="Benton, Deon" w:date="2025-06-26T13:57:00Z" w16du:dateUtc="2025-06-26T18:57:00Z">
        <w:r w:rsidR="00612353">
          <w:rPr>
            <w:rFonts w:ascii="Times New Roman" w:eastAsia="Times New Roman" w:hAnsi="Times New Roman" w:cs="Times New Roman"/>
          </w:rPr>
          <w:lastRenderedPageBreak/>
          <w:t xml:space="preserve">lean </w:t>
        </w:r>
      </w:ins>
      <w:ins w:id="794" w:author="Benton, Deon" w:date="2025-06-26T13:55:00Z" w16du:dateUtc="2025-06-26T18:55:00Z">
        <w:r w:rsidR="00E34EED">
          <w:rPr>
            <w:rFonts w:ascii="Times New Roman" w:eastAsia="Times New Roman" w:hAnsi="Times New Roman" w:cs="Times New Roman"/>
          </w:rPr>
          <w:t xml:space="preserve">mechanisms instantiated in </w:t>
        </w:r>
        <w:proofErr w:type="spellStart"/>
        <w:r w:rsidR="00E34EED">
          <w:rPr>
            <w:rFonts w:ascii="Times New Roman" w:eastAsia="Times New Roman" w:hAnsi="Times New Roman" w:cs="Times New Roman"/>
          </w:rPr>
          <w:t>Overwalle’s</w:t>
        </w:r>
        <w:proofErr w:type="spellEnd"/>
        <w:r w:rsidR="00E34EED">
          <w:rPr>
            <w:rFonts w:ascii="Times New Roman" w:eastAsia="Times New Roman" w:hAnsi="Times New Roman" w:cs="Times New Roman"/>
          </w:rPr>
          <w:t xml:space="preserve"> (2010) </w:t>
        </w:r>
      </w:ins>
      <w:ins w:id="795" w:author="Benton, Deon" w:date="2025-06-26T13:54:00Z" w16du:dateUtc="2025-06-26T18:54:00Z">
        <w:r w:rsidR="00D37BBE">
          <w:rPr>
            <w:rFonts w:ascii="Times New Roman" w:eastAsia="Times New Roman" w:hAnsi="Times New Roman" w:cs="Times New Roman"/>
          </w:rPr>
          <w:t xml:space="preserve">model </w:t>
        </w:r>
      </w:ins>
      <w:ins w:id="796" w:author="Benton, Deon" w:date="2025-06-26T13:55:00Z" w16du:dateUtc="2025-06-26T18:55:00Z">
        <w:r w:rsidR="00E34EED">
          <w:rPr>
            <w:rFonts w:ascii="Times New Roman" w:eastAsia="Times New Roman" w:hAnsi="Times New Roman" w:cs="Times New Roman"/>
          </w:rPr>
          <w:t>were</w:t>
        </w:r>
      </w:ins>
      <w:ins w:id="797" w:author="Benton, Deon" w:date="2025-06-26T13:54:00Z" w16du:dateUtc="2025-06-26T18:54:00Z">
        <w:r w:rsidR="00D37BBE">
          <w:rPr>
            <w:rFonts w:ascii="Times New Roman" w:eastAsia="Times New Roman" w:hAnsi="Times New Roman" w:cs="Times New Roman"/>
          </w:rPr>
          <w:t xml:space="preserve"> sufficient to explain how infants learn about the efficiency of others’ actions.</w:t>
        </w:r>
      </w:ins>
    </w:p>
    <w:p w14:paraId="59A5325D" w14:textId="3A2A42A0" w:rsidR="00524642" w:rsidRDefault="007649FC" w:rsidP="007E1A4C">
      <w:pPr>
        <w:spacing w:line="480" w:lineRule="auto"/>
        <w:ind w:firstLine="720"/>
        <w:contextualSpacing/>
        <w:rPr>
          <w:rFonts w:ascii="Times New Roman" w:hAnsi="Times New Roman" w:cs="Times New Roman"/>
        </w:rPr>
      </w:pPr>
      <w:ins w:id="798" w:author="Benton, Deon" w:date="2025-06-26T13:59:00Z" w16du:dateUtc="2025-06-26T18:59:00Z">
        <w:r>
          <w:rPr>
            <w:rFonts w:ascii="Times New Roman" w:eastAsia="Times New Roman" w:hAnsi="Times New Roman" w:cs="Times New Roman"/>
          </w:rPr>
          <w:t>These limitations mak</w:t>
        </w:r>
      </w:ins>
      <w:ins w:id="799" w:author="Benton, Deon" w:date="2025-06-26T14:00:00Z" w16du:dateUtc="2025-06-26T19:00:00Z">
        <w:r>
          <w:rPr>
            <w:rFonts w:ascii="Times New Roman" w:eastAsia="Times New Roman" w:hAnsi="Times New Roman" w:cs="Times New Roman"/>
          </w:rPr>
          <w:t>e it difficult to assess whether the results reported by Gergely et al. (1995) and in several follow-up studies can be explained from a lean perspective.</w:t>
        </w:r>
      </w:ins>
      <w:del w:id="800" w:author="Benton, Deon" w:date="2025-06-25T20:55:00Z" w16du:dateUtc="2025-06-26T01:55:00Z">
        <w:r w:rsidR="00F17246" w:rsidDel="005E03D9">
          <w:rPr>
            <w:rFonts w:ascii="Times New Roman" w:hAnsi="Times New Roman" w:cs="Times New Roman"/>
          </w:rPr>
          <w:delText xml:space="preserve"> </w:delText>
        </w:r>
      </w:del>
      <w:ins w:id="801" w:author="Benton, Deon" w:date="2025-06-26T14:02:00Z" w16du:dateUtc="2025-06-26T19:02:00Z">
        <w:r w:rsidR="005F76C3">
          <w:rPr>
            <w:rFonts w:ascii="Times New Roman" w:hAnsi="Times New Roman" w:cs="Times New Roman"/>
          </w:rPr>
          <w:t xml:space="preserve"> </w:t>
        </w:r>
      </w:ins>
      <w:r w:rsidR="00524642">
        <w:rPr>
          <w:rFonts w:ascii="Times New Roman" w:hAnsi="Times New Roman" w:cs="Times New Roman"/>
        </w:rPr>
        <w:t xml:space="preserve">Based on these limitations, the goals of this paper were twofold. The first was to present an alternative </w:t>
      </w:r>
      <w:ins w:id="802" w:author="Benton, Deon" w:date="2025-06-26T14:10:00Z" w16du:dateUtc="2025-06-26T19:10:00Z">
        <w:r w:rsidR="00CE165F">
          <w:rPr>
            <w:rFonts w:ascii="Times New Roman" w:hAnsi="Times New Roman" w:cs="Times New Roman"/>
          </w:rPr>
          <w:t xml:space="preserve">lean </w:t>
        </w:r>
      </w:ins>
      <w:r w:rsidR="00524642">
        <w:rPr>
          <w:rFonts w:ascii="Times New Roman" w:hAnsi="Times New Roman" w:cs="Times New Roman"/>
        </w:rPr>
        <w:t>account of infant action understanding</w:t>
      </w:r>
      <w:ins w:id="803" w:author="Benton, Deon" w:date="2025-06-26T14:10:00Z" w16du:dateUtc="2025-06-26T19:10:00Z">
        <w:r w:rsidR="00CE165F">
          <w:rPr>
            <w:rFonts w:ascii="Times New Roman" w:hAnsi="Times New Roman" w:cs="Times New Roman"/>
          </w:rPr>
          <w:t xml:space="preserve"> that can explain several of the key findings in the literature based on the original Gergely et al. (199</w:t>
        </w:r>
      </w:ins>
      <w:ins w:id="804" w:author="Benton, Deon" w:date="2025-06-26T14:11:00Z" w16du:dateUtc="2025-06-26T19:11:00Z">
        <w:r w:rsidR="00CE165F">
          <w:rPr>
            <w:rFonts w:ascii="Times New Roman" w:hAnsi="Times New Roman" w:cs="Times New Roman"/>
          </w:rPr>
          <w:t xml:space="preserve">5) paradigm. </w:t>
        </w:r>
      </w:ins>
      <w:ins w:id="805" w:author="Benton, Deon" w:date="2025-06-26T14:10:00Z" w16du:dateUtc="2025-06-26T19:10:00Z">
        <w:r w:rsidR="00CE165F">
          <w:rPr>
            <w:rFonts w:ascii="Times New Roman" w:hAnsi="Times New Roman" w:cs="Times New Roman"/>
          </w:rPr>
          <w:t xml:space="preserve"> </w:t>
        </w:r>
      </w:ins>
      <w:ins w:id="806" w:author="Benton, Deon" w:date="2025-06-26T14:11:00Z" w16du:dateUtc="2025-06-26T19:11:00Z">
        <w:r w:rsidR="00CE165F">
          <w:rPr>
            <w:rFonts w:ascii="Times New Roman" w:hAnsi="Times New Roman" w:cs="Times New Roman"/>
          </w:rPr>
          <w:t>It should be noted that although the focus here is on infant action understanding, the account offered here and the findings from the simulations reported below may reflect</w:t>
        </w:r>
      </w:ins>
      <w:ins w:id="807" w:author="Benton, Deon" w:date="2025-06-26T14:12:00Z" w16du:dateUtc="2025-06-26T19:12:00Z">
        <w:r w:rsidR="00CE165F">
          <w:rPr>
            <w:rFonts w:ascii="Times New Roman" w:hAnsi="Times New Roman" w:cs="Times New Roman"/>
          </w:rPr>
          <w:t xml:space="preserve"> the ability of domain-general learning mechanisms to account for infants’ behavior in </w:t>
        </w:r>
        <w:proofErr w:type="spellStart"/>
        <w:r w:rsidR="00B72E2D">
          <w:rPr>
            <w:rFonts w:ascii="Times New Roman" w:hAnsi="Times New Roman" w:cs="Times New Roman"/>
          </w:rPr>
          <w:t>VoE</w:t>
        </w:r>
        <w:proofErr w:type="spellEnd"/>
        <w:r w:rsidR="00B72E2D">
          <w:rPr>
            <w:rFonts w:ascii="Times New Roman" w:hAnsi="Times New Roman" w:cs="Times New Roman"/>
          </w:rPr>
          <w:t xml:space="preserve"> studies. My central argument is that infants’ perfor</w:t>
        </w:r>
      </w:ins>
      <w:ins w:id="808" w:author="Benton, Deon" w:date="2025-06-26T14:13:00Z" w16du:dateUtc="2025-06-26T19:13:00Z">
        <w:r w:rsidR="00B72E2D">
          <w:rPr>
            <w:rFonts w:ascii="Times New Roman" w:hAnsi="Times New Roman" w:cs="Times New Roman"/>
          </w:rPr>
          <w:t xml:space="preserve">mance in action understanding studies that employ the </w:t>
        </w:r>
        <w:proofErr w:type="spellStart"/>
        <w:r w:rsidR="00B72E2D">
          <w:rPr>
            <w:rFonts w:ascii="Times New Roman" w:hAnsi="Times New Roman" w:cs="Times New Roman"/>
          </w:rPr>
          <w:t>VoE</w:t>
        </w:r>
        <w:proofErr w:type="spellEnd"/>
        <w:r w:rsidR="00B72E2D">
          <w:rPr>
            <w:rFonts w:ascii="Times New Roman" w:hAnsi="Times New Roman" w:cs="Times New Roman"/>
          </w:rPr>
          <w:t xml:space="preserve"> design</w:t>
        </w:r>
      </w:ins>
      <w:ins w:id="809" w:author="Benton, Deon" w:date="2025-06-26T14:15:00Z" w16du:dateUtc="2025-06-26T19:15:00Z">
        <w:r w:rsidR="00841801">
          <w:rPr>
            <w:rFonts w:ascii="Times New Roman" w:hAnsi="Times New Roman" w:cs="Times New Roman"/>
          </w:rPr>
          <w:t xml:space="preserve"> can be explained by </w:t>
        </w:r>
      </w:ins>
      <w:ins w:id="810" w:author="Benton, Deon" w:date="2025-06-26T14:16:00Z" w16du:dateUtc="2025-06-26T19:16:00Z">
        <w:r w:rsidR="00841801">
          <w:rPr>
            <w:rFonts w:ascii="Times New Roman" w:hAnsi="Times New Roman" w:cs="Times New Roman"/>
          </w:rPr>
          <w:t xml:space="preserve">real-world, </w:t>
        </w:r>
      </w:ins>
      <w:ins w:id="811" w:author="Benton, Deon" w:date="2025-06-26T15:06:00Z" w16du:dateUtc="2025-06-26T20:06:00Z">
        <w:r w:rsidR="00A31C2C">
          <w:rPr>
            <w:rFonts w:ascii="Times New Roman" w:hAnsi="Times New Roman" w:cs="Times New Roman"/>
          </w:rPr>
          <w:t>third person</w:t>
        </w:r>
      </w:ins>
      <w:ins w:id="812" w:author="Benton, Deon" w:date="2025-06-26T14:15:00Z" w16du:dateUtc="2025-06-26T19:15:00Z">
        <w:r w:rsidR="00841801">
          <w:rPr>
            <w:rFonts w:ascii="Times New Roman" w:hAnsi="Times New Roman" w:cs="Times New Roman"/>
          </w:rPr>
          <w:t xml:space="preserve"> experience</w:t>
        </w:r>
      </w:ins>
      <w:ins w:id="813" w:author="Benton, Deon" w:date="2025-06-26T14:16:00Z" w16du:dateUtc="2025-06-26T19:16:00Z">
        <w:r w:rsidR="00841801">
          <w:rPr>
            <w:rFonts w:ascii="Times New Roman" w:hAnsi="Times New Roman" w:cs="Times New Roman"/>
          </w:rPr>
          <w:t xml:space="preserve"> processing others’ action as well as by</w:t>
        </w:r>
        <w:r w:rsidR="00834486">
          <w:rPr>
            <w:rFonts w:ascii="Times New Roman" w:hAnsi="Times New Roman" w:cs="Times New Roman"/>
          </w:rPr>
          <w:t xml:space="preserve"> associative learning</w:t>
        </w:r>
      </w:ins>
      <w:ins w:id="814" w:author="Benton, Deon" w:date="2025-06-26T14:15:00Z" w16du:dateUtc="2025-06-26T19:15:00Z">
        <w:r w:rsidR="00841801">
          <w:rPr>
            <w:rFonts w:ascii="Times New Roman" w:hAnsi="Times New Roman" w:cs="Times New Roman"/>
          </w:rPr>
          <w:t xml:space="preserve"> </w:t>
        </w:r>
      </w:ins>
      <w:del w:id="815" w:author="Benton, Deon" w:date="2025-06-26T14:11:00Z" w16du:dateUtc="2025-06-26T19:11:00Z">
        <w:r w:rsidR="00524642" w:rsidDel="00CE165F">
          <w:rPr>
            <w:rFonts w:ascii="Times New Roman" w:hAnsi="Times New Roman" w:cs="Times New Roman"/>
          </w:rPr>
          <w:delText xml:space="preserve">. </w:delText>
        </w:r>
      </w:del>
      <w:ins w:id="816" w:author="Benton, Deon" w:date="2025-06-26T14:14:00Z" w16du:dateUtc="2025-06-26T19:14:00Z">
        <w:r w:rsidR="00841801">
          <w:rPr>
            <w:rFonts w:ascii="Times New Roman" w:hAnsi="Times New Roman" w:cs="Times New Roman"/>
          </w:rPr>
          <w:t xml:space="preserve"> </w:t>
        </w:r>
      </w:ins>
      <w:ins w:id="817" w:author="Benton, Deon" w:date="2025-06-26T14:16:00Z" w16du:dateUtc="2025-06-26T19:16:00Z">
        <w:r w:rsidR="00834486">
          <w:rPr>
            <w:rFonts w:ascii="Times New Roman" w:hAnsi="Times New Roman" w:cs="Times New Roman"/>
          </w:rPr>
          <w:t xml:space="preserve">In particular, </w:t>
        </w:r>
      </w:ins>
      <w:ins w:id="818" w:author="Benton, Deon" w:date="2025-06-26T14:17:00Z" w16du:dateUtc="2025-06-26T19:17:00Z">
        <w:r w:rsidR="00834486">
          <w:rPr>
            <w:rFonts w:ascii="Times New Roman" w:hAnsi="Times New Roman" w:cs="Times New Roman"/>
          </w:rPr>
          <w:t>my argument</w:t>
        </w:r>
      </w:ins>
      <w:r w:rsidR="00524642">
        <w:rPr>
          <w:rFonts w:ascii="Times New Roman" w:hAnsi="Times New Roman" w:cs="Times New Roman"/>
        </w:rPr>
        <w:t xml:space="preserve"> is that i</w:t>
      </w:r>
      <w:r w:rsidR="00524642" w:rsidRPr="007D7F06">
        <w:rPr>
          <w:rFonts w:ascii="Times New Roman" w:hAnsi="Times New Roman" w:cs="Times New Roman"/>
        </w:rPr>
        <w:t xml:space="preserve">nfants’ online behavior </w:t>
      </w:r>
      <w:ins w:id="819" w:author="Benton, Deon" w:date="2025-06-26T15:06:00Z" w16du:dateUtc="2025-06-26T20:06:00Z">
        <w:r w:rsidR="00A31C2C">
          <w:rPr>
            <w:rFonts w:ascii="Times New Roman" w:hAnsi="Times New Roman" w:cs="Times New Roman"/>
          </w:rPr>
          <w:t xml:space="preserve">in studies </w:t>
        </w:r>
      </w:ins>
      <w:ins w:id="820" w:author="Benton, Deon" w:date="2025-06-26T15:12:00Z" w16du:dateUtc="2025-06-26T20:12:00Z">
        <w:r w:rsidR="006E4D46">
          <w:rPr>
            <w:rFonts w:ascii="Times New Roman" w:hAnsi="Times New Roman" w:cs="Times New Roman"/>
          </w:rPr>
          <w:t>reflects sensitivity to the low-level kinematic properties of motion—such as whether an action follows a linear or curved motion path</w:t>
        </w:r>
      </w:ins>
      <w:ins w:id="821" w:author="Benton, Deon" w:date="2025-06-26T15:13:00Z" w16du:dateUtc="2025-06-26T20:13:00Z">
        <w:r w:rsidR="006E4D46">
          <w:rPr>
            <w:rFonts w:ascii="Times New Roman" w:hAnsi="Times New Roman" w:cs="Times New Roman"/>
          </w:rPr>
          <w:t xml:space="preserve">—and to online associative learning. In my view, infants’ behavior neither reflects an innate notion or efficiency nor does it reflect a learned notion of efficiency. </w:t>
        </w:r>
      </w:ins>
      <w:ins w:id="822" w:author="Benton, Deon" w:date="2025-06-26T15:16:00Z" w16du:dateUtc="2025-06-26T20:16:00Z">
        <w:r w:rsidR="00CA6A68">
          <w:rPr>
            <w:rFonts w:ascii="Times New Roman" w:hAnsi="Times New Roman" w:cs="Times New Roman"/>
          </w:rPr>
          <w:t xml:space="preserve">Instead, infants’ responses are shaped by extensive experience observing movement in the real world together with an associative learning </w:t>
        </w:r>
      </w:ins>
      <w:ins w:id="823" w:author="Benton, Deon" w:date="2025-06-26T15:17:00Z" w16du:dateUtc="2025-06-26T20:17:00Z">
        <w:r w:rsidR="00CA6A68">
          <w:rPr>
            <w:rFonts w:ascii="Times New Roman" w:hAnsi="Times New Roman" w:cs="Times New Roman"/>
          </w:rPr>
          <w:t xml:space="preserve">mechanism that operates over low-level, surface-based kinematic features. </w:t>
        </w:r>
      </w:ins>
      <w:del w:id="824" w:author="Benton, Deon" w:date="2025-06-26T15:14:00Z" w16du:dateUtc="2025-06-26T20:14:00Z">
        <w:r w:rsidR="00524642" w:rsidDel="007E1A4C">
          <w:rPr>
            <w:rFonts w:ascii="Times New Roman" w:hAnsi="Times New Roman" w:cs="Times New Roman"/>
          </w:rPr>
          <w:delText xml:space="preserve"> </w:delText>
        </w:r>
      </w:del>
      <w:del w:id="825" w:author="Benton, Deon" w:date="2025-06-26T15:07:00Z" w16du:dateUtc="2025-06-26T20:07:00Z">
        <w:r w:rsidR="00524642" w:rsidRPr="007D7F06" w:rsidDel="00A31C2C">
          <w:rPr>
            <w:rFonts w:ascii="Times New Roman" w:hAnsi="Times New Roman" w:cs="Times New Roman"/>
          </w:rPr>
          <w:delText>reflects</w:delText>
        </w:r>
        <w:r w:rsidR="00524642" w:rsidDel="00A31C2C">
          <w:rPr>
            <w:rFonts w:ascii="Times New Roman" w:hAnsi="Times New Roman" w:cs="Times New Roman"/>
          </w:rPr>
          <w:delText xml:space="preserve"> prior, </w:delText>
        </w:r>
      </w:del>
      <w:del w:id="826" w:author="Benton, Deon" w:date="2025-06-26T15:14:00Z" w16du:dateUtc="2025-06-26T20:14:00Z">
        <w:r w:rsidR="00524642" w:rsidDel="007E1A4C">
          <w:rPr>
            <w:rFonts w:ascii="Times New Roman" w:hAnsi="Times New Roman" w:cs="Times New Roman"/>
          </w:rPr>
          <w:delText xml:space="preserve">real-world experience with linear and curved motion and online associative learning. </w:delText>
        </w:r>
      </w:del>
      <w:r w:rsidR="00524642">
        <w:rPr>
          <w:rFonts w:ascii="Times New Roman" w:hAnsi="Times New Roman" w:cs="Times New Roman"/>
        </w:rPr>
        <w:t>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w:t>
      </w:r>
      <w:r w:rsidR="00524642" w:rsidRPr="00E85228">
        <w:rPr>
          <w:rFonts w:ascii="Times New Roman" w:hAnsi="Times New Roman" w:cs="Times New Roman"/>
        </w:rPr>
        <w:lastRenderedPageBreak/>
        <w:t xml:space="preserve">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w:t>
      </w:r>
      <w:del w:id="827" w:author="Benton, Deon" w:date="2025-06-26T14:18:00Z" w16du:dateUtc="2025-06-26T19:18:00Z">
        <w:r w:rsidR="00524642" w:rsidRPr="00273FB5" w:rsidDel="009E4B8A">
          <w:rPr>
            <w:rFonts w:ascii="Times New Roman" w:hAnsi="Times New Roman" w:cs="Times New Roman"/>
          </w:rPr>
          <w:delText>shifting their gaze</w:delText>
        </w:r>
      </w:del>
      <w:ins w:id="828" w:author="Benton, Deon" w:date="2025-06-26T14:18:00Z" w16du:dateUtc="2025-06-26T19:18:00Z">
        <w:r w:rsidR="009E4B8A">
          <w:rPr>
            <w:rFonts w:ascii="Times New Roman" w:hAnsi="Times New Roman" w:cs="Times New Roman"/>
          </w:rPr>
          <w:t>making a saccade</w:t>
        </w:r>
      </w:ins>
      <w:r w:rsidR="00524642" w:rsidRPr="00273FB5">
        <w:rPr>
          <w:rFonts w:ascii="Times New Roman" w:hAnsi="Times New Roman" w:cs="Times New Roman"/>
        </w:rPr>
        <w:t xml:space="preserve"> to the barrier</w:t>
      </w:r>
      <w:r w:rsidR="00524642">
        <w:rPr>
          <w:rFonts w:ascii="Times New Roman" w:hAnsi="Times New Roman" w:cs="Times New Roman"/>
        </w:rPr>
        <w:t xml:space="preserve"> </w:t>
      </w:r>
      <w:del w:id="829" w:author="Benton, Deon" w:date="2025-06-26T14:18:00Z" w16du:dateUtc="2025-06-26T19:18:00Z">
        <w:r w:rsidR="00524642" w:rsidDel="009E4B8A">
          <w:rPr>
            <w:rFonts w:ascii="Times New Roman" w:hAnsi="Times New Roman" w:cs="Times New Roman"/>
          </w:rPr>
          <w:delText>off to the side</w:delText>
        </w:r>
      </w:del>
      <w:ins w:id="830" w:author="Benton, Deon" w:date="2025-06-26T14:18:00Z" w16du:dateUtc="2025-06-26T19:18:00Z">
        <w:r w:rsidR="009E4B8A">
          <w:rPr>
            <w:rFonts w:ascii="Times New Roman" w:hAnsi="Times New Roman" w:cs="Times New Roman"/>
          </w:rPr>
          <w:t>located to the side</w:t>
        </w:r>
      </w:ins>
      <w:r w:rsidR="00524642">
        <w:rPr>
          <w:rFonts w:ascii="Times New Roman" w:hAnsi="Times New Roman" w:cs="Times New Roman"/>
        </w:rPr>
        <w:t>. A consequence of this is that the</w:t>
      </w:r>
      <w:r w:rsidR="00524642" w:rsidRPr="00E85228">
        <w:rPr>
          <w:rFonts w:ascii="Times New Roman" w:hAnsi="Times New Roman" w:cs="Times New Roman"/>
        </w:rPr>
        <w:t xml:space="preserve"> barrier becomes less salient in this arrangement, </w:t>
      </w:r>
      <w:del w:id="831" w:author="Benton, Deon" w:date="2025-06-26T14:49:00Z" w16du:dateUtc="2025-06-26T19:49:00Z">
        <w:r w:rsidR="00524642" w:rsidDel="00E54CCA">
          <w:rPr>
            <w:rFonts w:ascii="Times New Roman" w:hAnsi="Times New Roman" w:cs="Times New Roman"/>
          </w:rPr>
          <w:delText>thereby leading to</w:delText>
        </w:r>
      </w:del>
      <w:ins w:id="832" w:author="Benton, Deon" w:date="2025-06-26T14:49:00Z" w16du:dateUtc="2025-06-26T19:49:00Z">
        <w:r w:rsidR="00E54CCA">
          <w:rPr>
            <w:rFonts w:ascii="Times New Roman" w:hAnsi="Times New Roman" w:cs="Times New Roman"/>
          </w:rPr>
          <w:t>and this may lead to</w:t>
        </w:r>
      </w:ins>
      <w:r w:rsidR="00524642">
        <w:rPr>
          <w:rFonts w:ascii="Times New Roman" w:hAnsi="Times New Roman" w:cs="Times New Roman"/>
        </w:rPr>
        <w:t xml:space="preserve">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w:t>
      </w:r>
      <w:proofErr w:type="spellStart"/>
      <w:ins w:id="833" w:author="Benton, Deon" w:date="2025-06-26T14:50:00Z" w16du:dateUtc="2025-06-26T19:50:00Z">
        <w:r w:rsidR="00E54CCA">
          <w:rPr>
            <w:rFonts w:ascii="Times New Roman" w:hAnsi="Times New Roman" w:cs="Times New Roman"/>
          </w:rPr>
          <w:t>VoE</w:t>
        </w:r>
        <w:proofErr w:type="spellEnd"/>
        <w:r w:rsidR="00E54CCA">
          <w:rPr>
            <w:rFonts w:ascii="Times New Roman" w:hAnsi="Times New Roman" w:cs="Times New Roman"/>
          </w:rPr>
          <w:t xml:space="preserve"> </w:t>
        </w:r>
      </w:ins>
      <w:r w:rsidR="00524642">
        <w:rPr>
          <w:rFonts w:ascii="Times New Roman" w:hAnsi="Times New Roman" w:cs="Times New Roman"/>
        </w:rPr>
        <w:t>studies</w:t>
      </w:r>
      <w:ins w:id="834" w:author="Benton, Deon" w:date="2025-06-26T14:50:00Z" w16du:dateUtc="2025-06-26T19:50:00Z">
        <w:r w:rsidR="00E54CCA">
          <w:rPr>
            <w:rFonts w:ascii="Times New Roman" w:hAnsi="Times New Roman" w:cs="Times New Roman"/>
          </w:rPr>
          <w:t xml:space="preserve"> like that by Gergely et al. (1995),</w:t>
        </w:r>
      </w:ins>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61DBD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see Singh et al., 2025 for a gentle introduction).</w:t>
      </w:r>
      <w:ins w:id="835" w:author="Benton, Deon" w:date="2025-06-26T14:19:00Z" w16du:dateUtc="2025-06-26T19:19:00Z">
        <w:r w:rsidR="007E43F8">
          <w:rPr>
            <w:rFonts w:ascii="Times New Roman" w:eastAsia="Times New Roman" w:hAnsi="Times New Roman" w:cs="Times New Roman"/>
          </w:rPr>
          <w:t xml:space="preserve"> Crucially,</w:t>
        </w:r>
      </w:ins>
      <w:del w:id="836" w:author="Benton, Deon" w:date="2025-06-26T14:19:00Z" w16du:dateUtc="2025-06-26T19:19:00Z">
        <w:r w:rsidDel="007E43F8">
          <w:rPr>
            <w:rFonts w:ascii="Times New Roman" w:eastAsia="Times New Roman" w:hAnsi="Times New Roman" w:cs="Times New Roman"/>
          </w:rPr>
          <w:delText xml:space="preserve"> T</w:delText>
        </w:r>
      </w:del>
      <w:ins w:id="837" w:author="Benton, Deon" w:date="2025-06-26T14:19:00Z" w16du:dateUtc="2025-06-26T19:19:00Z">
        <w:r w:rsidR="007E43F8">
          <w:rPr>
            <w:rFonts w:ascii="Times New Roman" w:eastAsia="Times New Roman" w:hAnsi="Times New Roman" w:cs="Times New Roman"/>
          </w:rPr>
          <w:t xml:space="preserve"> t</w:t>
        </w:r>
      </w:ins>
      <w:r>
        <w:rPr>
          <w:rFonts w:ascii="Times New Roman" w:eastAsia="Times New Roman" w:hAnsi="Times New Roman" w:cs="Times New Roman"/>
        </w:rPr>
        <w:t>he model was not developed to simulate any one</w:t>
      </w:r>
      <w:ins w:id="838" w:author="Benton, Deon" w:date="2025-06-26T14:20:00Z" w16du:dateUtc="2025-06-26T19:20:00Z">
        <w:r w:rsidR="007E43F8">
          <w:rPr>
            <w:rFonts w:ascii="Times New Roman" w:eastAsia="Times New Roman" w:hAnsi="Times New Roman" w:cs="Times New Roman"/>
          </w:rPr>
          <w:t xml:space="preserve"> </w:t>
        </w:r>
        <w:proofErr w:type="spellStart"/>
        <w:r w:rsidR="007E43F8">
          <w:rPr>
            <w:rFonts w:ascii="Times New Roman" w:eastAsia="Times New Roman" w:hAnsi="Times New Roman" w:cs="Times New Roman"/>
          </w:rPr>
          <w:t>VoE</w:t>
        </w:r>
      </w:ins>
      <w:proofErr w:type="spellEnd"/>
      <w:r>
        <w:rPr>
          <w:rFonts w:ascii="Times New Roman" w:eastAsia="Times New Roman" w:hAnsi="Times New Roman" w:cs="Times New Roman"/>
        </w:rPr>
        <w:t xml:space="preserve"> study</w:t>
      </w:r>
      <w:ins w:id="839" w:author="Benton, Deon" w:date="2025-06-26T14:20:00Z" w16du:dateUtc="2025-06-26T19:20:00Z">
        <w:r w:rsidR="007E43F8">
          <w:rPr>
            <w:rFonts w:ascii="Times New Roman" w:eastAsia="Times New Roman" w:hAnsi="Times New Roman" w:cs="Times New Roman"/>
          </w:rPr>
          <w:t xml:space="preserve"> on infants’ action understanding. Instead, the goal was</w:t>
        </w:r>
      </w:ins>
      <w:r>
        <w:rPr>
          <w:rFonts w:ascii="Times New Roman" w:eastAsia="Times New Roman" w:hAnsi="Times New Roman" w:cs="Times New Roman"/>
        </w:rPr>
        <w:t xml:space="preserve"> </w:t>
      </w:r>
      <w:ins w:id="840" w:author="Benton, Deon" w:date="2025-06-26T14:25:00Z" w16du:dateUtc="2025-06-26T19:25:00Z">
        <w:r w:rsidR="009406C0">
          <w:rPr>
            <w:rFonts w:ascii="Times New Roman" w:eastAsia="Times New Roman" w:hAnsi="Times New Roman" w:cs="Times New Roman"/>
          </w:rPr>
          <w:t xml:space="preserve">to </w:t>
        </w:r>
      </w:ins>
      <w:ins w:id="841" w:author="Benton, Deon" w:date="2025-06-26T14:20:00Z" w16du:dateUtc="2025-06-26T19:20:00Z">
        <w:r w:rsidR="007E43F8">
          <w:rPr>
            <w:rFonts w:ascii="Times New Roman" w:eastAsia="Times New Roman" w:hAnsi="Times New Roman" w:cs="Times New Roman"/>
          </w:rPr>
          <w:t>capture a</w:t>
        </w:r>
      </w:ins>
      <w:ins w:id="842" w:author="detbenton1991@gmail.com" w:date="2025-07-03T18:58:00Z" w16du:dateUtc="2025-07-03T23:58:00Z">
        <w:r w:rsidR="001C6311">
          <w:rPr>
            <w:rFonts w:ascii="Times New Roman" w:eastAsia="Times New Roman" w:hAnsi="Times New Roman" w:cs="Times New Roman"/>
          </w:rPr>
          <w:t xml:space="preserve"> broad</w:t>
        </w:r>
      </w:ins>
      <w:ins w:id="843" w:author="Benton, Deon" w:date="2025-06-26T14:20:00Z" w16du:dateUtc="2025-06-26T19:20:00Z">
        <w:r w:rsidR="007E43F8">
          <w:rPr>
            <w:rFonts w:ascii="Times New Roman" w:eastAsia="Times New Roman" w:hAnsi="Times New Roman" w:cs="Times New Roman"/>
          </w:rPr>
          <w:t xml:space="preserve"> set of</w:t>
        </w:r>
      </w:ins>
      <w:r>
        <w:rPr>
          <w:rFonts w:ascii="Times New Roman" w:eastAsia="Times New Roman" w:hAnsi="Times New Roman" w:cs="Times New Roman"/>
        </w:rPr>
        <w:t xml:space="preserve"> findings that</w:t>
      </w:r>
      <w:ins w:id="844" w:author="detbenton1991@gmail.com" w:date="2025-07-03T18:57:00Z" w16du:dateUtc="2025-07-03T23:57:00Z">
        <w:r w:rsidR="007D403D">
          <w:rPr>
            <w:rFonts w:ascii="Times New Roman" w:eastAsia="Times New Roman" w:hAnsi="Times New Roman" w:cs="Times New Roman"/>
          </w:rPr>
          <w:t>,</w:t>
        </w:r>
      </w:ins>
      <w:ins w:id="845" w:author="Benton, Deon" w:date="2025-06-26T14:21:00Z" w16du:dateUtc="2025-06-26T19:21:00Z">
        <w:r w:rsidR="007E43F8">
          <w:rPr>
            <w:rFonts w:ascii="Times New Roman" w:eastAsia="Times New Roman" w:hAnsi="Times New Roman" w:cs="Times New Roman"/>
          </w:rPr>
          <w:t xml:space="preserve"> </w:t>
        </w:r>
      </w:ins>
      <w:ins w:id="846" w:author="Benton, Deon" w:date="2025-06-26T14:25:00Z" w16du:dateUtc="2025-06-26T19:25:00Z">
        <w:r w:rsidR="009406C0">
          <w:rPr>
            <w:rFonts w:ascii="Times New Roman" w:eastAsia="Times New Roman" w:hAnsi="Times New Roman" w:cs="Times New Roman"/>
          </w:rPr>
          <w:t>to this point</w:t>
        </w:r>
      </w:ins>
      <w:ins w:id="847" w:author="detbenton1991@gmail.com" w:date="2025-07-03T18:57:00Z" w16du:dateUtc="2025-07-03T23:57:00Z">
        <w:r w:rsidR="007D403D">
          <w:rPr>
            <w:rFonts w:ascii="Times New Roman" w:eastAsia="Times New Roman" w:hAnsi="Times New Roman" w:cs="Times New Roman"/>
          </w:rPr>
          <w:t>,</w:t>
        </w:r>
      </w:ins>
      <w:r>
        <w:rPr>
          <w:rFonts w:ascii="Times New Roman" w:eastAsia="Times New Roman" w:hAnsi="Times New Roman" w:cs="Times New Roman"/>
        </w:rPr>
        <w:t xml:space="preserve"> have been taken as evidence of </w:t>
      </w:r>
      <w:del w:id="848" w:author="Benton, Deon" w:date="2025-06-26T14:26:00Z" w16du:dateUtc="2025-06-26T19:26:00Z">
        <w:r w:rsidDel="00A53913">
          <w:rPr>
            <w:rFonts w:ascii="Times New Roman" w:eastAsia="Times New Roman" w:hAnsi="Times New Roman" w:cs="Times New Roman"/>
          </w:rPr>
          <w:delText>either a NUC or a teleological stance</w:delText>
        </w:r>
      </w:del>
      <w:ins w:id="849" w:author="Benton, Deon" w:date="2025-06-26T14:26:00Z" w16du:dateUtc="2025-06-26T19:26:00Z">
        <w:r w:rsidR="00A53913">
          <w:rPr>
            <w:rFonts w:ascii="Times New Roman" w:eastAsia="Times New Roman" w:hAnsi="Times New Roman" w:cs="Times New Roman"/>
          </w:rPr>
          <w:t xml:space="preserve">conceptually rich </w:t>
        </w:r>
        <w:r w:rsidR="00A53913">
          <w:rPr>
            <w:rFonts w:ascii="Times New Roman" w:eastAsia="Times New Roman" w:hAnsi="Times New Roman" w:cs="Times New Roman"/>
          </w:rPr>
          <w:lastRenderedPageBreak/>
          <w:t>knowledge and specialized processes</w:t>
        </w:r>
      </w:ins>
      <w:ins w:id="850" w:author="detbenton1991@gmail.com" w:date="2025-07-03T18:58:00Z" w16du:dateUtc="2025-07-03T23:58:00Z">
        <w:r w:rsidR="001C6311">
          <w:rPr>
            <w:rFonts w:ascii="Times New Roman" w:eastAsia="Times New Roman" w:hAnsi="Times New Roman" w:cs="Times New Roman"/>
          </w:rPr>
          <w:t xml:space="preserve">. By simulating a broad set of findings rather than </w:t>
        </w:r>
      </w:ins>
      <w:ins w:id="851" w:author="detbenton1991@gmail.com" w:date="2025-07-03T18:59:00Z" w16du:dateUtc="2025-07-03T23:59:00Z">
        <w:r w:rsidR="00D664FA">
          <w:rPr>
            <w:rFonts w:ascii="Times New Roman" w:eastAsia="Times New Roman" w:hAnsi="Times New Roman" w:cs="Times New Roman"/>
          </w:rPr>
          <w:t>one or two specific findings</w:t>
        </w:r>
      </w:ins>
      <w:ins w:id="852" w:author="detbenton1991@gmail.com" w:date="2025-07-03T18:58:00Z" w16du:dateUtc="2025-07-03T23:58:00Z">
        <w:r w:rsidR="001C6311">
          <w:rPr>
            <w:rFonts w:ascii="Times New Roman" w:eastAsia="Times New Roman" w:hAnsi="Times New Roman" w:cs="Times New Roman"/>
          </w:rPr>
          <w:t xml:space="preserve">, as was the case in </w:t>
        </w:r>
        <w:proofErr w:type="spellStart"/>
        <w:r w:rsidR="001C6311">
          <w:rPr>
            <w:rFonts w:ascii="Times New Roman" w:eastAsia="Times New Roman" w:hAnsi="Times New Roman" w:cs="Times New Roman"/>
          </w:rPr>
          <w:t>Overwalle</w:t>
        </w:r>
        <w:proofErr w:type="spellEnd"/>
        <w:r w:rsidR="001C6311">
          <w:rPr>
            <w:rFonts w:ascii="Times New Roman" w:eastAsia="Times New Roman" w:hAnsi="Times New Roman" w:cs="Times New Roman"/>
          </w:rPr>
          <w:t xml:space="preserve"> (2010), it was possible to demonstrate the explanatory breadth of the current account </w:t>
        </w:r>
      </w:ins>
      <w:ins w:id="853" w:author="detbenton1991@gmail.com" w:date="2025-07-03T18:59:00Z" w16du:dateUtc="2025-07-03T23:59:00Z">
        <w:r w:rsidR="001C6311">
          <w:rPr>
            <w:rFonts w:ascii="Times New Roman" w:eastAsia="Times New Roman" w:hAnsi="Times New Roman" w:cs="Times New Roman"/>
          </w:rPr>
          <w:t>in particular</w:t>
        </w:r>
      </w:ins>
      <w:ins w:id="854" w:author="detbenton1991@gmail.com" w:date="2025-07-03T19:00:00Z" w16du:dateUtc="2025-07-04T00:00:00Z">
        <w:r w:rsidR="00E4463E">
          <w:rPr>
            <w:rFonts w:ascii="Times New Roman" w:eastAsia="Times New Roman" w:hAnsi="Times New Roman" w:cs="Times New Roman"/>
          </w:rPr>
          <w:t xml:space="preserve"> </w:t>
        </w:r>
      </w:ins>
      <w:ins w:id="855" w:author="detbenton1991@gmail.com" w:date="2025-07-03T18:59:00Z" w16du:dateUtc="2025-07-03T23:59:00Z">
        <w:r w:rsidR="001C6311">
          <w:rPr>
            <w:rFonts w:ascii="Times New Roman" w:eastAsia="Times New Roman" w:hAnsi="Times New Roman" w:cs="Times New Roman"/>
          </w:rPr>
          <w:t>and the sufficiency of lean accounts</w:t>
        </w:r>
      </w:ins>
      <w:ins w:id="856" w:author="detbenton1991@gmail.com" w:date="2025-07-03T19:00:00Z" w16du:dateUtc="2025-07-04T00:00:00Z">
        <w:r w:rsidR="00E4463E">
          <w:rPr>
            <w:rFonts w:ascii="Times New Roman" w:eastAsia="Times New Roman" w:hAnsi="Times New Roman" w:cs="Times New Roman"/>
          </w:rPr>
          <w:t xml:space="preserve"> </w:t>
        </w:r>
      </w:ins>
      <w:ins w:id="857" w:author="detbenton1991@gmail.com" w:date="2025-07-03T18:59:00Z" w16du:dateUtc="2025-07-03T23:59:00Z">
        <w:r w:rsidR="001C6311">
          <w:rPr>
            <w:rFonts w:ascii="Times New Roman" w:eastAsia="Times New Roman" w:hAnsi="Times New Roman" w:cs="Times New Roman"/>
          </w:rPr>
          <w:t>in general</w:t>
        </w:r>
      </w:ins>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25BF1E8D" w14:textId="1F34996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ins w:id="858" w:author="detbenton1991@gmail.com" w:date="2025-07-03T19:47:00Z" w16du:dateUtc="2025-07-04T00:47:00Z">
        <w:r w:rsidR="002807A7">
          <w:rPr>
            <w:rFonts w:ascii="Times New Roman" w:hAnsi="Times New Roman" w:cs="Times New Roman"/>
          </w:rPr>
          <w:t xml:space="preserve"> </w:t>
        </w:r>
        <w:proofErr w:type="spellStart"/>
        <w:r w:rsidR="002807A7">
          <w:rPr>
            <w:rFonts w:ascii="Times New Roman" w:hAnsi="Times New Roman" w:cs="Times New Roman"/>
          </w:rPr>
          <w:t>VoE</w:t>
        </w:r>
      </w:ins>
      <w:proofErr w:type="spellEnd"/>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1D27A29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w:t>
      </w:r>
      <w:r>
        <w:rPr>
          <w:rFonts w:ascii="Times New Roman" w:hAnsi="Times New Roman" w:cs="Times New Roman"/>
        </w:rPr>
        <w:lastRenderedPageBreak/>
        <w:t xml:space="preserve">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ins w:id="859" w:author="Benton, Deon" w:date="2025-06-26T14:39:00Z" w16du:dateUtc="2025-06-26T19:39:00Z">
        <w:r w:rsidR="00691D93">
          <w:rPr>
            <w:rFonts w:ascii="Times New Roman" w:eastAsia="Times New Roman" w:hAnsi="Times New Roman" w:cs="Times New Roman"/>
          </w:rPr>
          <w:t xml:space="preserve">It is worth reiterating that although I have chosen to focus on </w:t>
        </w:r>
      </w:ins>
      <w:ins w:id="860" w:author="Benton, Deon" w:date="2025-06-26T14:40:00Z" w16du:dateUtc="2025-06-26T19:40:00Z">
        <w:r w:rsidR="00691D93">
          <w:rPr>
            <w:rFonts w:ascii="Times New Roman" w:eastAsia="Times New Roman" w:hAnsi="Times New Roman" w:cs="Times New Roman"/>
          </w:rPr>
          <w:t>key</w:t>
        </w:r>
        <w:r w:rsidR="00FA0DA0">
          <w:rPr>
            <w:rFonts w:ascii="Times New Roman" w:eastAsia="Times New Roman" w:hAnsi="Times New Roman" w:cs="Times New Roman"/>
          </w:rPr>
          <w:t xml:space="preserve"> findings from </w:t>
        </w:r>
        <w:proofErr w:type="spellStart"/>
        <w:r w:rsidR="00FA0DA0">
          <w:rPr>
            <w:rFonts w:ascii="Times New Roman" w:eastAsia="Times New Roman" w:hAnsi="Times New Roman" w:cs="Times New Roman"/>
          </w:rPr>
          <w:t>VoE</w:t>
        </w:r>
        <w:proofErr w:type="spellEnd"/>
        <w:r w:rsidR="00FA0DA0">
          <w:rPr>
            <w:rFonts w:ascii="Times New Roman" w:eastAsia="Times New Roman" w:hAnsi="Times New Roman" w:cs="Times New Roman"/>
          </w:rPr>
          <w:t xml:space="preserve"> studies on infant action understanding</w:t>
        </w:r>
      </w:ins>
      <w:ins w:id="861" w:author="Benton, Deon" w:date="2025-06-26T14:39:00Z" w16du:dateUtc="2025-06-26T19:39:00Z">
        <w:r w:rsidR="00691D93">
          <w:rPr>
            <w:rFonts w:ascii="Times New Roman" w:eastAsia="Times New Roman" w:hAnsi="Times New Roman" w:cs="Times New Roman"/>
          </w:rPr>
          <w:t xml:space="preserve">, I see </w:t>
        </w:r>
      </w:ins>
      <w:ins w:id="862" w:author="Benton, Deon" w:date="2025-06-26T14:40:00Z" w16du:dateUtc="2025-06-26T19:40:00Z">
        <w:r w:rsidR="000475E7">
          <w:rPr>
            <w:rFonts w:ascii="Times New Roman" w:eastAsia="Times New Roman" w:hAnsi="Times New Roman" w:cs="Times New Roman"/>
          </w:rPr>
          <w:t>these simulations—and the</w:t>
        </w:r>
      </w:ins>
      <w:ins w:id="863" w:author="Benton, Deon" w:date="2025-06-26T14:42:00Z" w16du:dateUtc="2025-06-26T19:42:00Z">
        <w:r w:rsidR="00582C9C">
          <w:rPr>
            <w:rFonts w:ascii="Times New Roman" w:eastAsia="Times New Roman" w:hAnsi="Times New Roman" w:cs="Times New Roman"/>
          </w:rPr>
          <w:t xml:space="preserve"> theoretical</w:t>
        </w:r>
      </w:ins>
      <w:ins w:id="864" w:author="Benton, Deon" w:date="2025-06-26T14:40:00Z" w16du:dateUtc="2025-06-26T19:40:00Z">
        <w:r w:rsidR="000475E7">
          <w:rPr>
            <w:rFonts w:ascii="Times New Roman" w:eastAsia="Times New Roman" w:hAnsi="Times New Roman" w:cs="Times New Roman"/>
          </w:rPr>
          <w:t xml:space="preserve"> argument they</w:t>
        </w:r>
      </w:ins>
      <w:ins w:id="865" w:author="Benton, Deon" w:date="2025-06-26T14:42:00Z" w16du:dateUtc="2025-06-26T19:42:00Z">
        <w:r w:rsidR="00582C9C">
          <w:rPr>
            <w:rFonts w:ascii="Times New Roman" w:eastAsia="Times New Roman" w:hAnsi="Times New Roman" w:cs="Times New Roman"/>
          </w:rPr>
          <w:t xml:space="preserve"> implement—</w:t>
        </w:r>
      </w:ins>
      <w:ins w:id="866" w:author="Benton, Deon" w:date="2025-06-26T14:43:00Z" w16du:dateUtc="2025-06-26T19:43:00Z">
        <w:r w:rsidR="00582C9C">
          <w:rPr>
            <w:rFonts w:ascii="Times New Roman" w:eastAsia="Times New Roman" w:hAnsi="Times New Roman" w:cs="Times New Roman"/>
          </w:rPr>
          <w:t>contribute to</w:t>
        </w:r>
      </w:ins>
      <w:ins w:id="867" w:author="Benton, Deon" w:date="2025-06-26T14:41:00Z" w16du:dateUtc="2025-06-26T19:41:00Z">
        <w:r w:rsidR="000475E7">
          <w:rPr>
            <w:rFonts w:ascii="Times New Roman" w:eastAsia="Times New Roman" w:hAnsi="Times New Roman" w:cs="Times New Roman"/>
          </w:rPr>
          <w:t xml:space="preserve"> a much broader literature that demonstrates that domain-general mechanisms</w:t>
        </w:r>
      </w:ins>
      <w:ins w:id="868" w:author="Benton, Deon" w:date="2025-06-26T14:39:00Z" w16du:dateUtc="2025-06-26T19:39:00Z">
        <w:r w:rsidR="00691D93">
          <w:rPr>
            <w:rFonts w:ascii="Times New Roman" w:eastAsia="Times New Roman" w:hAnsi="Times New Roman" w:cs="Times New Roman"/>
          </w:rPr>
          <w:t xml:space="preserve"> may </w:t>
        </w:r>
      </w:ins>
      <w:ins w:id="869" w:author="Benton, Deon" w:date="2025-06-26T14:43:00Z" w16du:dateUtc="2025-06-26T19:43:00Z">
        <w:r w:rsidR="00582C9C">
          <w:rPr>
            <w:rFonts w:ascii="Times New Roman" w:eastAsia="Times New Roman" w:hAnsi="Times New Roman" w:cs="Times New Roman"/>
          </w:rPr>
          <w:t xml:space="preserve">suffice to explain infants’ seemingly sophisticated behaviors in </w:t>
        </w:r>
        <w:proofErr w:type="spellStart"/>
        <w:r w:rsidR="00582C9C">
          <w:rPr>
            <w:rFonts w:ascii="Times New Roman" w:eastAsia="Times New Roman" w:hAnsi="Times New Roman" w:cs="Times New Roman"/>
          </w:rPr>
          <w:t>VoE</w:t>
        </w:r>
        <w:proofErr w:type="spellEnd"/>
        <w:r w:rsidR="00582C9C">
          <w:rPr>
            <w:rFonts w:ascii="Times New Roman" w:eastAsia="Times New Roman" w:hAnsi="Times New Roman" w:cs="Times New Roman"/>
          </w:rPr>
          <w:t xml:space="preserve"> tasks</w:t>
        </w:r>
        <w:r w:rsidR="005948EA">
          <w:rPr>
            <w:rFonts w:ascii="Times New Roman" w:eastAsia="Times New Roman" w:hAnsi="Times New Roman" w:cs="Times New Roman"/>
          </w:rPr>
          <w:t>; rich knowledge or specialized processes may neither be necessary nor sufficient to account for these behaviors.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791EA6B"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ins w:id="870" w:author="Benton, Deon" w:date="2025-06-26T14:56:00Z" w16du:dateUtc="2025-06-26T19:56:00Z">
        <w:r w:rsidR="006805C3">
          <w:rPr>
            <w:rFonts w:ascii="Times New Roman" w:hAnsi="Times New Roman" w:cs="Times New Roman"/>
          </w:rPr>
          <w:t xml:space="preserve"> curren</w:t>
        </w:r>
      </w:ins>
      <w:ins w:id="871" w:author="Benton, Deon" w:date="2025-06-26T14:57:00Z" w16du:dateUtc="2025-06-26T19:57:00Z">
        <w:r w:rsidR="006805C3">
          <w:rPr>
            <w:rFonts w:ascii="Times New Roman" w:hAnsi="Times New Roman" w:cs="Times New Roman"/>
          </w:rPr>
          <w:t>t series of simulations used</w:t>
        </w:r>
      </w:ins>
      <w:r>
        <w:rPr>
          <w:rFonts w:ascii="Times New Roman" w:hAnsi="Times New Roman" w:cs="Times New Roman"/>
        </w:rPr>
        <w:t xml:space="preserve"> a three-layer, feedforward, </w:t>
      </w:r>
      <w:proofErr w:type="spellStart"/>
      <w:ins w:id="872" w:author="Benton, Deon" w:date="2025-07-09T16:07:00Z" w16du:dateUtc="2025-07-09T21:07:00Z">
        <w:r w:rsidR="00672000">
          <w:rPr>
            <w:rFonts w:ascii="Times New Roman" w:hAnsi="Times New Roman" w:cs="Times New Roman"/>
          </w:rPr>
          <w:t>autoassociative</w:t>
        </w:r>
        <w:proofErr w:type="spellEnd"/>
        <w:r w:rsidR="00672000">
          <w:rPr>
            <w:rFonts w:ascii="Times New Roman" w:hAnsi="Times New Roman" w:cs="Times New Roman"/>
          </w:rPr>
          <w:t>, autoregressive artificial neural network model</w:t>
        </w:r>
      </w:ins>
      <w:r>
        <w:rPr>
          <w:rFonts w:ascii="Times New Roman" w:hAnsi="Times New Roman" w:cs="Times New Roman"/>
        </w:rPr>
        <w:t xml:space="preserve"> (e.g., Mareschal et al., 2000). Networks were trained with backpropagation in cross-entropy error (e.g., Rumelhart et al., 1986). The hidden units used a RELU activation function</w:t>
      </w:r>
      <w:ins w:id="873" w:author="Benton, Deon" w:date="2025-07-09T16:07:00Z" w16du:dateUtc="2025-07-09T21:07:00Z">
        <w:r w:rsidR="00672000">
          <w:rPr>
            <w:rFonts w:ascii="Times New Roman" w:hAnsi="Times New Roman" w:cs="Times New Roman"/>
          </w:rPr>
          <w:t xml:space="preserve"> to prevent </w:t>
        </w:r>
      </w:ins>
      <w:ins w:id="874" w:author="Benton, Deon" w:date="2025-07-09T16:08:00Z" w16du:dateUtc="2025-07-09T21:08:00Z">
        <w:r w:rsidR="0073183C">
          <w:rPr>
            <w:rFonts w:ascii="Times New Roman" w:hAnsi="Times New Roman" w:cs="Times New Roman"/>
          </w:rPr>
          <w:t>the computed gradients from vanishing across time steps</w:t>
        </w:r>
      </w:ins>
      <w:r>
        <w:rPr>
          <w:rFonts w:ascii="Times New Roman" w:hAnsi="Times New Roman" w:cs="Times New Roman"/>
        </w:rPr>
        <w:t>; the output units used a sigmoid activation function. The</w:t>
      </w:r>
      <w:ins w:id="875" w:author="Benton, Deon" w:date="2025-07-09T16:08:00Z" w16du:dateUtc="2025-07-09T21:08:00Z">
        <w:r w:rsidR="0073183C">
          <w:rPr>
            <w:rFonts w:ascii="Times New Roman" w:hAnsi="Times New Roman" w:cs="Times New Roman"/>
          </w:rPr>
          <w:t xml:space="preserve"> goal of the </w:t>
        </w:r>
        <w:proofErr w:type="spellStart"/>
        <w:r w:rsidR="0073183C">
          <w:rPr>
            <w:rFonts w:ascii="Times New Roman" w:hAnsi="Times New Roman" w:cs="Times New Roman"/>
          </w:rPr>
          <w:t>autoassociative</w:t>
        </w:r>
        <w:proofErr w:type="spellEnd"/>
        <w:r w:rsidR="0073183C">
          <w:rPr>
            <w:rFonts w:ascii="Times New Roman" w:hAnsi="Times New Roman" w:cs="Times New Roman"/>
          </w:rPr>
          <w:t xml:space="preserve"> part of the network was </w:t>
        </w:r>
      </w:ins>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ins w:id="876" w:author="Benton, Deon" w:date="2025-06-26T14:57:00Z" w16du:dateUtc="2025-06-26T19:57:00Z">
        <w:r w:rsidR="006805C3">
          <w:rPr>
            <w:rFonts w:ascii="Times New Roman" w:hAnsi="Times New Roman" w:cs="Times New Roman"/>
          </w:rPr>
          <w:t xml:space="preserve"> then</w:t>
        </w:r>
      </w:ins>
      <w:r w:rsidRPr="006E3582">
        <w:rPr>
          <w:rFonts w:ascii="Times New Roman" w:hAnsi="Times New Roman" w:cs="Times New Roman"/>
        </w:rPr>
        <w:t xml:space="preserve"> reconstruct it at the output layer</w:t>
      </w:r>
      <w:r>
        <w:rPr>
          <w:rFonts w:ascii="Times New Roman" w:hAnsi="Times New Roman" w:cs="Times New Roman"/>
        </w:rPr>
        <w:t>.</w:t>
      </w:r>
      <w:ins w:id="877" w:author="Benton, Deon" w:date="2025-07-09T16:08:00Z" w16du:dateUtc="2025-07-09T21:08:00Z">
        <w:r w:rsidR="0073183C">
          <w:rPr>
            <w:rFonts w:ascii="Times New Roman" w:hAnsi="Times New Roman" w:cs="Times New Roman"/>
          </w:rPr>
          <w:t xml:space="preserve"> The</w:t>
        </w:r>
      </w:ins>
      <w:ins w:id="878" w:author="Benton, Deon" w:date="2025-07-09T16:09:00Z" w16du:dateUtc="2025-07-09T21:09:00Z">
        <w:r w:rsidR="0073183C">
          <w:rPr>
            <w:rFonts w:ascii="Times New Roman" w:hAnsi="Times New Roman" w:cs="Times New Roman"/>
          </w:rPr>
          <w:t xml:space="preserve"> goal of the autoregressive part of the network (described in more detail below) was to predict a given object’s position at the next time step.</w:t>
        </w:r>
      </w:ins>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ins w:id="879" w:author="Benton, Deon" w:date="2025-07-09T16:11:00Z" w16du:dateUtc="2025-07-09T21:11:00Z">
        <w:r w:rsidR="009F7697">
          <w:rPr>
            <w:rFonts w:ascii="Times New Roman" w:hAnsi="Times New Roman" w:cs="Times New Roman"/>
          </w:rPr>
          <w:t xml:space="preserve">11 </w:t>
        </w:r>
      </w:ins>
      <w:r>
        <w:rPr>
          <w:rFonts w:ascii="Times New Roman" w:hAnsi="Times New Roman" w:cs="Times New Roman"/>
        </w:rPr>
        <w:t xml:space="preserve">groups of units. The groups in the input and output layers were identical, and all </w:t>
      </w:r>
      <w:r>
        <w:rPr>
          <w:rFonts w:ascii="Times New Roman" w:hAnsi="Times New Roman" w:cs="Times New Roman"/>
        </w:rPr>
        <w:lastRenderedPageBreak/>
        <w:t>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w:t>
      </w:r>
      <w:ins w:id="880" w:author="Benton, Deon" w:date="2025-07-09T16:12:00Z" w16du:dateUtc="2025-07-09T21:12:00Z">
        <w:r w:rsidR="00603B06">
          <w:rPr>
            <w:rFonts w:ascii="Times New Roman" w:hAnsi="Times New Roman" w:cs="Times New Roman"/>
          </w:rPr>
          <w:t>It is worth noting that the</w:t>
        </w:r>
      </w:ins>
      <w:r>
        <w:rPr>
          <w:rFonts w:ascii="Times New Roman" w:hAnsi="Times New Roman" w:cs="Times New Roman"/>
        </w:rPr>
        <w:t xml:space="preserve"> values of </w:t>
      </w:r>
      <w:ins w:id="881" w:author="Benton, Deon" w:date="2025-06-27T11:22:00Z" w16du:dateUtc="2025-06-27T16:22:00Z">
        <w:r w:rsidR="00C80AC6">
          <w:rPr>
            <w:rFonts w:ascii="Times New Roman" w:hAnsi="Times New Roman" w:cs="Times New Roman"/>
          </w:rPr>
          <w:t>units that are unspecified in the text</w:t>
        </w:r>
      </w:ins>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ins w:id="882" w:author="Benton, Deon" w:date="2025-06-27T11:16:00Z" w16du:dateUtc="2025-06-27T16:16:00Z">
        <w:r w:rsidR="008B5493">
          <w:rPr>
            <w:rFonts w:ascii="Times New Roman" w:hAnsi="Times New Roman" w:cs="Times New Roman"/>
          </w:rPr>
          <w:t xml:space="preserve">; </w:t>
        </w:r>
      </w:ins>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w:t>
      </w:r>
      <w:r>
        <w:rPr>
          <w:rFonts w:ascii="Times New Roman" w:hAnsi="Times New Roman" w:cs="Times New Roman"/>
        </w:rPr>
        <w:lastRenderedPageBreak/>
        <w:t xml:space="preserve">because studies that used the Gergely paradigm tended to use two objects or entities. Crucially, each group consisted of 82 units. One of these groups was located on the network’s </w:t>
      </w:r>
      <w:ins w:id="883" w:author="detbenton1991@gmail.com" w:date="2025-07-09T20:05:00Z" w16du:dateUtc="2025-07-10T01:05:00Z">
        <w:r w:rsidR="00803555">
          <w:rPr>
            <w:rFonts w:ascii="Times New Roman" w:hAnsi="Times New Roman" w:cs="Times New Roman"/>
          </w:rPr>
          <w:t>“</w:t>
        </w:r>
      </w:ins>
      <w:r>
        <w:rPr>
          <w:rFonts w:ascii="Times New Roman" w:hAnsi="Times New Roman" w:cs="Times New Roman"/>
        </w:rPr>
        <w:t>left side</w:t>
      </w:r>
      <w:ins w:id="884" w:author="detbenton1991@gmail.com" w:date="2025-07-09T20:05:00Z" w16du:dateUtc="2025-07-10T01:05:00Z">
        <w:r w:rsidR="00803555">
          <w:rPr>
            <w:rFonts w:ascii="Times New Roman" w:hAnsi="Times New Roman" w:cs="Times New Roman"/>
          </w:rPr>
          <w:t>”</w:t>
        </w:r>
      </w:ins>
      <w:r>
        <w:rPr>
          <w:rFonts w:ascii="Times New Roman" w:hAnsi="Times New Roman" w:cs="Times New Roman"/>
        </w:rPr>
        <w:t xml:space="preserve"> (hence, Object Left); the other group was located on the network’s </w:t>
      </w:r>
      <w:ins w:id="885" w:author="detbenton1991@gmail.com" w:date="2025-07-09T20:05:00Z" w16du:dateUtc="2025-07-10T01:05:00Z">
        <w:r w:rsidR="00803555">
          <w:rPr>
            <w:rFonts w:ascii="Times New Roman" w:hAnsi="Times New Roman" w:cs="Times New Roman"/>
          </w:rPr>
          <w:t>“</w:t>
        </w:r>
      </w:ins>
      <w:r>
        <w:rPr>
          <w:rFonts w:ascii="Times New Roman" w:hAnsi="Times New Roman" w:cs="Times New Roman"/>
        </w:rPr>
        <w:t>right side</w:t>
      </w:r>
      <w:ins w:id="886" w:author="detbenton1991@gmail.com" w:date="2025-07-09T20:05:00Z" w16du:dateUtc="2025-07-10T01:05:00Z">
        <w:r w:rsidR="00803555">
          <w:rPr>
            <w:rFonts w:ascii="Times New Roman" w:hAnsi="Times New Roman" w:cs="Times New Roman"/>
          </w:rPr>
          <w:t>”</w:t>
        </w:r>
      </w:ins>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7777777" w:rsidR="006969EB" w:rsidRDefault="00524642" w:rsidP="00524642">
      <w:pPr>
        <w:spacing w:line="480" w:lineRule="auto"/>
        <w:ind w:firstLine="720"/>
        <w:contextualSpacing/>
        <w:rPr>
          <w:ins w:id="887" w:author="detbenton1991@gmail.com" w:date="2025-07-09T20:11:00Z" w16du:dateUtc="2025-07-10T01:11:00Z"/>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w:t>
      </w:r>
    </w:p>
    <w:p w14:paraId="7BCA20BA" w14:textId="54071D37"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ins w:id="888" w:author="detbenton1991@gmail.com" w:date="2025-07-09T20:12:00Z" w16du:dateUtc="2025-07-10T01:12:00Z">
        <w:r w:rsidR="006969EB">
          <w:rPr>
            <w:rFonts w:ascii="Times New Roman" w:hAnsi="Times New Roman" w:cs="Times New Roman"/>
          </w:rPr>
          <w:t>six-unit Motion</w:t>
        </w:r>
      </w:ins>
      <w:r>
        <w:rPr>
          <w:rFonts w:ascii="Times New Roman" w:hAnsi="Times New Roman" w:cs="Times New Roman"/>
        </w:rPr>
        <w:t xml:space="preserve"> group. </w:t>
      </w:r>
      <w:ins w:id="889" w:author="detbenton1991@gmail.com" w:date="2025-07-09T20:14:00Z" w16du:dateUtc="2025-07-10T01:14:00Z">
        <w:r w:rsidR="006A1861">
          <w:rPr>
            <w:rFonts w:ascii="Times New Roman" w:eastAsia="Times New Roman" w:hAnsi="Times New Roman" w:cs="Times New Roman"/>
          </w:rPr>
          <w:t xml:space="preserve">Although </w:t>
        </w:r>
      </w:ins>
      <w:ins w:id="890" w:author="detbenton1991@gmail.com" w:date="2025-07-09T20:15:00Z" w16du:dateUtc="2025-07-10T01:15:00Z">
        <w:r w:rsidR="006A1861">
          <w:rPr>
            <w:rFonts w:ascii="Times New Roman" w:eastAsia="Times New Roman" w:hAnsi="Times New Roman" w:cs="Times New Roman"/>
          </w:rPr>
          <w:t>the network could “see” at any point in time two agents or objects</w:t>
        </w:r>
      </w:ins>
      <w:ins w:id="891" w:author="detbenton1991@gmail.com" w:date="2025-07-09T20:14:00Z" w16du:dateUtc="2025-07-10T01:14:00Z">
        <w:r w:rsidR="006A1861" w:rsidRPr="007208F2">
          <w:rPr>
            <w:rFonts w:ascii="Times New Roman" w:eastAsia="Times New Roman" w:hAnsi="Times New Roman" w:cs="Times New Roman"/>
          </w:rPr>
          <w:t xml:space="preserve">, a single motion </w:t>
        </w:r>
      </w:ins>
      <w:ins w:id="892" w:author="Benton, Deon" w:date="2025-07-10T10:10:00Z" w16du:dateUtc="2025-07-10T15:10:00Z">
        <w:r w:rsidR="00A70A72">
          <w:rPr>
            <w:rFonts w:ascii="Times New Roman" w:eastAsia="Times New Roman" w:hAnsi="Times New Roman" w:cs="Times New Roman"/>
          </w:rPr>
          <w:t>group</w:t>
        </w:r>
      </w:ins>
      <w:ins w:id="893" w:author="detbenton1991@gmail.com" w:date="2025-07-09T20:14:00Z" w16du:dateUtc="2025-07-10T01:14:00Z">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ins>
      <w:ins w:id="894" w:author="detbenton1991@gmail.com" w:date="2025-07-09T20:16:00Z" w16du:dateUtc="2025-07-10T01:16:00Z">
        <w:r w:rsidR="006A1861">
          <w:rPr>
            <w:rFonts w:ascii="Times New Roman" w:eastAsia="Times New Roman" w:hAnsi="Times New Roman" w:cs="Times New Roman"/>
          </w:rPr>
          <w:t xml:space="preserve"> </w:t>
        </w:r>
      </w:ins>
      <w:ins w:id="895" w:author="detbenton1991@gmail.com" w:date="2025-07-09T20:38:00Z" w16du:dateUtc="2025-07-10T01:38:00Z">
        <w:r w:rsidR="00AF1530">
          <w:rPr>
            <w:rFonts w:ascii="Times New Roman" w:eastAsia="Times New Roman" w:hAnsi="Times New Roman" w:cs="Times New Roman"/>
          </w:rPr>
          <w:t>O</w:t>
        </w:r>
      </w:ins>
      <w:ins w:id="896" w:author="detbenton1991@gmail.com" w:date="2025-07-09T20:14:00Z" w16du:dateUtc="2025-07-10T01:14:00Z">
        <w:r w:rsidR="006A1861" w:rsidRPr="007208F2">
          <w:rPr>
            <w:rFonts w:ascii="Times New Roman" w:eastAsia="Times New Roman" w:hAnsi="Times New Roman" w:cs="Times New Roman"/>
          </w:rPr>
          <w:t>n each timestep</w:t>
        </w:r>
      </w:ins>
      <w:ins w:id="897" w:author="detbenton1991@gmail.com" w:date="2025-07-09T20:38:00Z" w16du:dateUtc="2025-07-10T01:38:00Z">
        <w:r w:rsidR="00AF1530">
          <w:rPr>
            <w:rFonts w:ascii="Times New Roman" w:eastAsia="Times New Roman" w:hAnsi="Times New Roman" w:cs="Times New Roman"/>
          </w:rPr>
          <w:t>,</w:t>
        </w:r>
      </w:ins>
      <w:ins w:id="898" w:author="detbenton1991@gmail.com" w:date="2025-07-09T20:14:00Z" w16du:dateUtc="2025-07-10T01:14:00Z">
        <w:r w:rsidR="006A1861" w:rsidRPr="007208F2">
          <w:rPr>
            <w:rFonts w:ascii="Times New Roman" w:eastAsia="Times New Roman" w:hAnsi="Times New Roman" w:cs="Times New Roman"/>
          </w:rPr>
          <w:t xml:space="preserve"> a single bit in the motion layer was active according to the </w:t>
        </w:r>
      </w:ins>
      <w:ins w:id="899" w:author="Benton, Deon" w:date="2025-07-10T10:11:00Z" w16du:dateUtc="2025-07-10T15:11:00Z">
        <w:r w:rsidR="00C77DB5">
          <w:rPr>
            <w:rFonts w:ascii="Times New Roman" w:eastAsia="Times New Roman" w:hAnsi="Times New Roman" w:cs="Times New Roman"/>
          </w:rPr>
          <w:t xml:space="preserve">first </w:t>
        </w:r>
        <w:proofErr w:type="gramStart"/>
        <w:r w:rsidR="00C77DB5">
          <w:rPr>
            <w:rFonts w:ascii="Times New Roman" w:eastAsia="Times New Roman" w:hAnsi="Times New Roman" w:cs="Times New Roman"/>
          </w:rPr>
          <w:t>object’s</w:t>
        </w:r>
        <w:proofErr w:type="gramEnd"/>
        <w:r w:rsidR="00C77DB5">
          <w:rPr>
            <w:rFonts w:ascii="Times New Roman" w:eastAsia="Times New Roman" w:hAnsi="Times New Roman" w:cs="Times New Roman"/>
          </w:rPr>
          <w:t xml:space="preserve"> or entit</w:t>
        </w:r>
      </w:ins>
      <w:ins w:id="900" w:author="Benton, Deon" w:date="2025-07-10T10:12:00Z" w16du:dateUtc="2025-07-10T15:12:00Z">
        <w:r w:rsidR="00C77DB5">
          <w:rPr>
            <w:rFonts w:ascii="Times New Roman" w:eastAsia="Times New Roman" w:hAnsi="Times New Roman" w:cs="Times New Roman"/>
          </w:rPr>
          <w:t>y’s position</w:t>
        </w:r>
      </w:ins>
      <w:ins w:id="901" w:author="detbenton1991@gmail.com" w:date="2025-07-09T20:14:00Z" w16du:dateUtc="2025-07-10T01:14:00Z">
        <w:r w:rsidR="006A1861" w:rsidRPr="007208F2">
          <w:rPr>
            <w:rFonts w:ascii="Times New Roman" w:eastAsia="Times New Roman" w:hAnsi="Times New Roman" w:cs="Times New Roman"/>
          </w:rPr>
          <w:t xml:space="preserve">. </w:t>
        </w:r>
      </w:ins>
      <w:ins w:id="902" w:author="detbenton1991@gmail.com" w:date="2025-07-09T20:39:00Z" w16du:dateUtc="2025-07-10T01:39:00Z">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w:t>
        </w:r>
        <w:r w:rsidR="00AF1530" w:rsidRPr="004A50FC">
          <w:rPr>
            <w:rFonts w:ascii="Times New Roman" w:eastAsia="Times New Roman" w:hAnsi="Times New Roman" w:cs="Times New Roman"/>
            <w:i/>
            <w:iCs/>
          </w:rPr>
          <w:t>t</w:t>
        </w:r>
        <w:r w:rsidR="00AF1530">
          <w:rPr>
            <w:rFonts w:ascii="Times New Roman" w:eastAsia="Times New Roman" w:hAnsi="Times New Roman" w:cs="Times New Roman"/>
            <w:i/>
            <w:iCs/>
          </w:rPr>
          <w:t xml:space="preserve"> </w:t>
        </w:r>
        <w:r w:rsidR="00AF1530">
          <w:rPr>
            <w:rFonts w:ascii="Times New Roman" w:eastAsia="Times New Roman" w:hAnsi="Times New Roman" w:cs="Times New Roman"/>
          </w:rPr>
          <w:t xml:space="preserve">+1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ins>
      <w:ins w:id="903" w:author="Benton, Deon" w:date="2025-07-10T10:34:00Z" w16du:dateUtc="2025-07-10T15:34:00Z">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w:t>
        </w:r>
      </w:ins>
      <w:ins w:id="904" w:author="Benton, Deon" w:date="2025-07-10T10:35:00Z" w16du:dateUtc="2025-07-10T15:35:00Z">
        <w:r w:rsidR="00125E54">
          <w:rPr>
            <w:rFonts w:ascii="Times New Roman" w:eastAsia="Times New Roman" w:hAnsi="Times New Roman" w:cs="Times New Roman"/>
          </w:rPr>
          <w:t xml:space="preserve">t unit was activated in the input layer. The network’s </w:t>
        </w:r>
        <w:r w:rsidR="00125E54">
          <w:rPr>
            <w:rFonts w:ascii="Times New Roman" w:eastAsia="Times New Roman" w:hAnsi="Times New Roman" w:cs="Times New Roman"/>
          </w:rPr>
          <w:lastRenderedPageBreak/>
          <w:t>job at this</w:t>
        </w:r>
      </w:ins>
      <w:ins w:id="905" w:author="Benton, Deon" w:date="2025-07-10T10:36:00Z" w16du:dateUtc="2025-07-10T15:36:00Z">
        <w:r w:rsidR="00125E54">
          <w:rPr>
            <w:rFonts w:ascii="Times New Roman" w:eastAsia="Times New Roman" w:hAnsi="Times New Roman" w:cs="Times New Roman"/>
          </w:rPr>
          <w:t xml:space="preserve"> point </w:t>
        </w:r>
      </w:ins>
      <w:ins w:id="906" w:author="Benton, Deon" w:date="2025-07-10T10:35:00Z" w16du:dateUtc="2025-07-10T15:35:00Z">
        <w:r w:rsidR="00125E54">
          <w:rPr>
            <w:rFonts w:ascii="Times New Roman" w:eastAsia="Times New Roman" w:hAnsi="Times New Roman" w:cs="Times New Roman"/>
          </w:rPr>
          <w:t>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ins>
      <w:ins w:id="907" w:author="detbenton1991@gmail.com" w:date="2025-07-09T20:39:00Z" w16du:dateUtc="2025-07-10T01:39:00Z">
        <w:r w:rsidR="00AF1530">
          <w:rPr>
            <w:rFonts w:ascii="Times New Roman" w:eastAsia="Times New Roman" w:hAnsi="Times New Roman" w:cs="Times New Roman"/>
          </w:rPr>
          <w:t xml:space="preserve"> </w:t>
        </w:r>
      </w:ins>
      <w:ins w:id="908" w:author="Benton, Deon" w:date="2025-07-10T11:31:00Z" w16du:dateUtc="2025-07-10T16:31:00Z">
        <w:r w:rsidR="00E32409">
          <w:rPr>
            <w:rFonts w:ascii="Times New Roman" w:eastAsia="Times New Roman" w:hAnsi="Times New Roman" w:cs="Times New Roman"/>
          </w:rPr>
          <w:t>It should be noted that a</w:t>
        </w:r>
      </w:ins>
      <w:ins w:id="909" w:author="detbenton1991@gmail.com" w:date="2025-07-09T20:36:00Z" w16du:dateUtc="2025-07-10T01:36:00Z">
        <w:r w:rsidR="00AF1530">
          <w:rPr>
            <w:rFonts w:ascii="Times New Roman" w:eastAsia="Times New Roman" w:hAnsi="Times New Roman" w:cs="Times New Roman"/>
          </w:rPr>
          <w:t>lthough</w:t>
        </w:r>
      </w:ins>
      <w:ins w:id="910" w:author="Benton, Deon" w:date="2025-07-10T11:39:00Z" w16du:dateUtc="2025-07-10T16:39:00Z">
        <w:r w:rsidR="00521380">
          <w:rPr>
            <w:rFonts w:ascii="Times New Roman" w:eastAsia="Times New Roman" w:hAnsi="Times New Roman" w:cs="Times New Roman"/>
          </w:rPr>
          <w:t xml:space="preserve"> the described motion resembled that of a straight line</w:t>
        </w:r>
      </w:ins>
      <w:ins w:id="911" w:author="Benton, Deon" w:date="2025-07-10T11:36:00Z" w16du:dateUtc="2025-07-10T16:36:00Z">
        <w:r w:rsidR="00C4526A">
          <w:rPr>
            <w:rFonts w:ascii="Times New Roman" w:eastAsia="Times New Roman" w:hAnsi="Times New Roman" w:cs="Times New Roman"/>
          </w:rPr>
          <w:t>,</w:t>
        </w:r>
      </w:ins>
      <w:ins w:id="912" w:author="Benton, Deon" w:date="2025-07-10T11:31:00Z" w16du:dateUtc="2025-07-10T16:31:00Z">
        <w:r w:rsidR="00E32409">
          <w:rPr>
            <w:rFonts w:ascii="Times New Roman" w:eastAsia="Times New Roman" w:hAnsi="Times New Roman" w:cs="Times New Roman"/>
          </w:rPr>
          <w:t xml:space="preserve"> this group</w:t>
        </w:r>
      </w:ins>
      <w:ins w:id="913" w:author="Benton, Deon" w:date="2025-07-10T11:39:00Z" w16du:dateUtc="2025-07-10T16:39:00Z">
        <w:r w:rsidR="00521380">
          <w:rPr>
            <w:rFonts w:ascii="Times New Roman" w:eastAsia="Times New Roman" w:hAnsi="Times New Roman" w:cs="Times New Roman"/>
          </w:rPr>
          <w:t xml:space="preserve"> captured</w:t>
        </w:r>
      </w:ins>
      <w:ins w:id="914" w:author="Benton, Deon" w:date="2025-07-10T11:32:00Z" w16du:dateUtc="2025-07-10T16:32:00Z">
        <w:r w:rsidR="00E32409">
          <w:rPr>
            <w:rFonts w:ascii="Times New Roman" w:eastAsia="Times New Roman" w:hAnsi="Times New Roman" w:cs="Times New Roman"/>
          </w:rPr>
          <w:t xml:space="preserve"> whether the left entity or object moved as well as its location in network space relative to the second object or ent</w:t>
        </w:r>
      </w:ins>
      <w:ins w:id="915" w:author="Benton, Deon" w:date="2025-07-10T11:33:00Z" w16du:dateUtc="2025-07-10T16:33:00Z">
        <w:r w:rsidR="00E32409">
          <w:rPr>
            <w:rFonts w:ascii="Times New Roman" w:eastAsia="Times New Roman" w:hAnsi="Times New Roman" w:cs="Times New Roman"/>
          </w:rPr>
          <w:t>ity</w:t>
        </w:r>
      </w:ins>
      <w:ins w:id="916" w:author="Benton, Deon" w:date="2025-07-10T11:32:00Z" w16du:dateUtc="2025-07-10T16:32:00Z">
        <w:r w:rsidR="00E32409">
          <w:rPr>
            <w:rFonts w:ascii="Times New Roman" w:eastAsia="Times New Roman" w:hAnsi="Times New Roman" w:cs="Times New Roman"/>
          </w:rPr>
          <w:t xml:space="preserve"> (e.g., closer or further </w:t>
        </w:r>
      </w:ins>
      <w:ins w:id="917" w:author="Benton, Deon" w:date="2025-07-10T11:33:00Z" w16du:dateUtc="2025-07-10T16:33:00Z">
        <w:r w:rsidR="00E32409">
          <w:rPr>
            <w:rFonts w:ascii="Times New Roman" w:eastAsia="Times New Roman" w:hAnsi="Times New Roman" w:cs="Times New Roman"/>
          </w:rPr>
          <w:t xml:space="preserve">way from it). </w:t>
        </w:r>
      </w:ins>
      <w:ins w:id="918" w:author="Benton, Deon" w:date="2025-07-10T11:41:00Z" w16du:dateUtc="2025-07-10T16:41:00Z">
        <w:r w:rsidR="000A78E6">
          <w:rPr>
            <w:rFonts w:ascii="Times New Roman" w:eastAsia="Times New Roman" w:hAnsi="Times New Roman" w:cs="Times New Roman"/>
          </w:rPr>
          <w:t>Instead,</w:t>
        </w:r>
      </w:ins>
      <w:ins w:id="919" w:author="detbenton1991@gmail.com" w:date="2025-07-09T20:36:00Z" w16du:dateUtc="2025-07-10T01:36:00Z">
        <w:del w:id="920" w:author="Benton, Deon" w:date="2025-07-10T11:41:00Z" w16du:dateUtc="2025-07-10T16:41:00Z">
          <w:r w:rsidR="00AF1530" w:rsidDel="000A78E6">
            <w:rPr>
              <w:rFonts w:ascii="Times New Roman" w:eastAsia="Times New Roman" w:hAnsi="Times New Roman" w:cs="Times New Roman"/>
            </w:rPr>
            <w:delText xml:space="preserve"> </w:delText>
          </w:r>
        </w:del>
      </w:ins>
      <w:ins w:id="921" w:author="Benton, Deon" w:date="2025-07-10T11:41:00Z" w16du:dateUtc="2025-07-10T16:41:00Z">
        <w:r w:rsidR="000A78E6">
          <w:rPr>
            <w:rFonts w:ascii="Times New Roman" w:eastAsia="Times New Roman" w:hAnsi="Times New Roman" w:cs="Times New Roman"/>
          </w:rPr>
          <w:t xml:space="preserve"> t</w:t>
        </w:r>
      </w:ins>
      <w:ins w:id="922" w:author="Benton, Deon" w:date="2025-07-10T11:35:00Z" w16du:dateUtc="2025-07-10T16:35:00Z">
        <w:r w:rsidR="003128F0">
          <w:rPr>
            <w:rFonts w:ascii="Times New Roman" w:eastAsia="Times New Roman" w:hAnsi="Times New Roman" w:cs="Times New Roman"/>
          </w:rPr>
          <w:t>he type or nature of the left object’s movement was captured by a</w:t>
        </w:r>
      </w:ins>
      <w:ins w:id="923" w:author="detbenton1991@gmail.com" w:date="2025-07-09T20:39:00Z" w16du:dateUtc="2025-07-10T01:39:00Z">
        <w:r w:rsidR="00837F81">
          <w:rPr>
            <w:rFonts w:ascii="Times New Roman" w:eastAsia="Times New Roman" w:hAnsi="Times New Roman" w:cs="Times New Roman"/>
          </w:rPr>
          <w:t xml:space="preserve"> separate group of input and output units</w:t>
        </w:r>
      </w:ins>
      <w:ins w:id="924" w:author="Benton, Deon" w:date="2025-07-10T11:50:00Z" w16du:dateUtc="2025-07-10T16:50:00Z">
        <w:r w:rsidR="002B4582">
          <w:rPr>
            <w:rFonts w:ascii="Times New Roman" w:eastAsia="Times New Roman" w:hAnsi="Times New Roman" w:cs="Times New Roman"/>
          </w:rPr>
          <w:t xml:space="preserve"> called the Motion Type group</w:t>
        </w:r>
      </w:ins>
      <w:ins w:id="925" w:author="detbenton1991@gmail.com" w:date="2025-07-09T20:40:00Z" w16du:dateUtc="2025-07-10T01:40:00Z">
        <w:r w:rsidR="00837F81">
          <w:rPr>
            <w:rFonts w:ascii="Times New Roman" w:eastAsia="Times New Roman" w:hAnsi="Times New Roman" w:cs="Times New Roman"/>
          </w:rPr>
          <w:t xml:space="preserve">. </w:t>
        </w:r>
      </w:ins>
      <w:r w:rsidR="002B4582">
        <w:rPr>
          <w:rFonts w:ascii="Times New Roman" w:hAnsi="Times New Roman" w:cs="Times New Roman"/>
        </w:rPr>
        <w:t>The first unit in this group was the Straight Motion unit</w:t>
      </w:r>
      <w:ins w:id="926" w:author="Benton, Deon" w:date="2025-07-10T11:51:00Z" w16du:dateUtc="2025-07-10T16:51:00Z">
        <w:r w:rsidR="002B4582">
          <w:rPr>
            <w:rFonts w:ascii="Times New Roman" w:hAnsi="Times New Roman" w:cs="Times New Roman"/>
          </w:rPr>
          <w:t>;</w:t>
        </w:r>
      </w:ins>
      <w:r w:rsidR="002B4582">
        <w:rPr>
          <w:rFonts w:ascii="Times New Roman" w:hAnsi="Times New Roman" w:cs="Times New Roman"/>
        </w:rPr>
        <w:t xml:space="preserve"> the second unit was the Curved Motion unit. </w:t>
      </w:r>
      <w:ins w:id="927" w:author="Benton, Deon" w:date="2025-07-10T11:51:00Z" w16du:dateUtc="2025-07-10T16:51:00Z">
        <w:r w:rsidR="002B4582">
          <w:rPr>
            <w:rFonts w:ascii="Times New Roman" w:hAnsi="Times New Roman" w:cs="Times New Roman"/>
          </w:rPr>
          <w:t xml:space="preserve">This group </w:t>
        </w:r>
      </w:ins>
      <w:ins w:id="928" w:author="Benton, Deon" w:date="2025-07-10T12:07:00Z" w16du:dateUtc="2025-07-10T17:07:00Z">
        <w:r w:rsidR="00B659E3">
          <w:rPr>
            <w:rFonts w:ascii="Times New Roman" w:hAnsi="Times New Roman" w:cs="Times New Roman"/>
          </w:rPr>
          <w:t>specified the type of movement represented in the Motion group.</w:t>
        </w:r>
      </w:ins>
      <w:ins w:id="929" w:author="Benton, Deon" w:date="2025-07-10T11:56:00Z" w16du:dateUtc="2025-07-10T16:56:00Z">
        <w:r w:rsidR="0074774D">
          <w:rPr>
            <w:rFonts w:ascii="Times New Roman" w:hAnsi="Times New Roman" w:cs="Times New Roman"/>
          </w:rPr>
          <w:t xml:space="preserve"> </w:t>
        </w:r>
      </w:ins>
      <w:ins w:id="930" w:author="Benton, Deon" w:date="2025-07-10T12:02:00Z" w16du:dateUtc="2025-07-10T17:02:00Z">
        <w:r w:rsidR="00DE481C">
          <w:rPr>
            <w:rFonts w:ascii="Times New Roman" w:hAnsi="Times New Roman" w:cs="Times New Roman"/>
          </w:rPr>
          <w:t>Movement and its type were separated in this way</w:t>
        </w:r>
      </w:ins>
      <w:ins w:id="931" w:author="Benton, Deon" w:date="2025-07-10T11:58:00Z" w16du:dateUtc="2025-07-10T16:58:00Z">
        <w:r w:rsidR="005070EF">
          <w:rPr>
            <w:rFonts w:ascii="Times New Roman" w:hAnsi="Times New Roman" w:cs="Times New Roman"/>
          </w:rPr>
          <w:t xml:space="preserve"> to</w:t>
        </w:r>
      </w:ins>
      <w:ins w:id="932" w:author="Benton, Deon" w:date="2025-07-10T11:56:00Z" w16du:dateUtc="2025-07-10T16:56:00Z">
        <w:r w:rsidR="0074774D">
          <w:rPr>
            <w:rFonts w:ascii="Times New Roman" w:hAnsi="Times New Roman" w:cs="Times New Roman"/>
          </w:rPr>
          <w:t xml:space="preserve"> </w:t>
        </w:r>
      </w:ins>
      <w:ins w:id="933" w:author="Benton, Deon" w:date="2025-07-10T12:00:00Z" w16du:dateUtc="2025-07-10T17:00:00Z">
        <w:r w:rsidR="001B597B">
          <w:rPr>
            <w:rFonts w:ascii="Times New Roman" w:hAnsi="Times New Roman" w:cs="Times New Roman"/>
          </w:rPr>
          <w:t>simplify</w:t>
        </w:r>
      </w:ins>
      <w:ins w:id="934" w:author="Benton, Deon" w:date="2025-07-10T12:08:00Z" w16du:dateUtc="2025-07-10T17:08:00Z">
        <w:r w:rsidR="00B659E3">
          <w:rPr>
            <w:rFonts w:ascii="Times New Roman" w:hAnsi="Times New Roman" w:cs="Times New Roman"/>
          </w:rPr>
          <w:t xml:space="preserve"> latter</w:t>
        </w:r>
      </w:ins>
      <w:ins w:id="935" w:author="Benton, Deon" w:date="2025-07-10T12:00:00Z" w16du:dateUtc="2025-07-10T17:00:00Z">
        <w:r w:rsidR="001B597B">
          <w:rPr>
            <w:rFonts w:ascii="Times New Roman" w:hAnsi="Times New Roman" w:cs="Times New Roman"/>
          </w:rPr>
          <w:t xml:space="preserve"> analyses </w:t>
        </w:r>
      </w:ins>
      <w:ins w:id="936" w:author="Benton, Deon" w:date="2025-07-10T12:02:00Z" w16du:dateUtc="2025-07-10T17:02:00Z">
        <w:r w:rsidR="00DE481C">
          <w:rPr>
            <w:rFonts w:ascii="Times New Roman" w:hAnsi="Times New Roman" w:cs="Times New Roman"/>
          </w:rPr>
          <w:t>of the model’s internal dynamics</w:t>
        </w:r>
      </w:ins>
      <w:ins w:id="937" w:author="Benton, Deon" w:date="2025-07-10T12:00:00Z" w16du:dateUtc="2025-07-10T17:00:00Z">
        <w:r w:rsidR="001B597B">
          <w:rPr>
            <w:rFonts w:ascii="Times New Roman" w:hAnsi="Times New Roman" w:cs="Times New Roman"/>
          </w:rPr>
          <w:t xml:space="preserve">. However, I recognize that these </w:t>
        </w:r>
      </w:ins>
      <w:ins w:id="938" w:author="Benton, Deon" w:date="2025-07-10T12:01:00Z" w16du:dateUtc="2025-07-10T17:01:00Z">
        <w:r w:rsidR="001B597B">
          <w:rPr>
            <w:rFonts w:ascii="Times New Roman" w:hAnsi="Times New Roman" w:cs="Times New Roman"/>
          </w:rPr>
          <w:t xml:space="preserve">two </w:t>
        </w:r>
      </w:ins>
      <w:ins w:id="939" w:author="Benton, Deon" w:date="2025-07-10T12:03:00Z" w16du:dateUtc="2025-07-10T17:03:00Z">
        <w:r w:rsidR="00DE481C">
          <w:rPr>
            <w:rFonts w:ascii="Times New Roman" w:hAnsi="Times New Roman" w:cs="Times New Roman"/>
          </w:rPr>
          <w:t>aspects of motion</w:t>
        </w:r>
      </w:ins>
      <w:ins w:id="940" w:author="Benton, Deon" w:date="2025-07-10T12:01:00Z" w16du:dateUtc="2025-07-10T17:01:00Z">
        <w:r w:rsidR="001B597B">
          <w:rPr>
            <w:rFonts w:ascii="Times New Roman" w:hAnsi="Times New Roman" w:cs="Times New Roman"/>
          </w:rPr>
          <w:t xml:space="preserve"> </w:t>
        </w:r>
      </w:ins>
      <w:ins w:id="941" w:author="Benton, Deon" w:date="2025-07-10T12:08:00Z" w16du:dateUtc="2025-07-10T17:08:00Z">
        <w:r w:rsidR="00920922">
          <w:rPr>
            <w:rFonts w:ascii="Times New Roman" w:hAnsi="Times New Roman" w:cs="Times New Roman"/>
          </w:rPr>
          <w:t>are unlikely to be perceived independently in the real world</w:t>
        </w:r>
      </w:ins>
      <w:ins w:id="942" w:author="Benton, Deon" w:date="2025-07-10T12:00:00Z" w16du:dateUtc="2025-07-10T17:00:00Z">
        <w:r w:rsidR="001B597B">
          <w:rPr>
            <w:rFonts w:ascii="Times New Roman" w:hAnsi="Times New Roman" w:cs="Times New Roman"/>
          </w:rPr>
          <w:t>, and a more rea</w:t>
        </w:r>
      </w:ins>
      <w:ins w:id="943" w:author="Benton, Deon" w:date="2025-07-10T12:01:00Z" w16du:dateUtc="2025-07-10T17:01:00Z">
        <w:r w:rsidR="001B597B">
          <w:rPr>
            <w:rFonts w:ascii="Times New Roman" w:hAnsi="Times New Roman" w:cs="Times New Roman"/>
          </w:rPr>
          <w:t>listic model would</w:t>
        </w:r>
      </w:ins>
      <w:ins w:id="944" w:author="Benton, Deon" w:date="2025-07-10T12:03:00Z" w16du:dateUtc="2025-07-10T17:03:00Z">
        <w:r w:rsidR="00DE481C">
          <w:rPr>
            <w:rFonts w:ascii="Times New Roman" w:hAnsi="Times New Roman" w:cs="Times New Roman"/>
          </w:rPr>
          <w:t xml:space="preserve"> need</w:t>
        </w:r>
      </w:ins>
      <w:ins w:id="945" w:author="Benton, Deon" w:date="2025-07-10T12:01:00Z" w16du:dateUtc="2025-07-10T17:01:00Z">
        <w:r w:rsidR="001B597B">
          <w:rPr>
            <w:rFonts w:ascii="Times New Roman" w:hAnsi="Times New Roman" w:cs="Times New Roman"/>
          </w:rPr>
          <w:t xml:space="preserve"> simulate actual c</w:t>
        </w:r>
      </w:ins>
      <w:ins w:id="946" w:author="Benton, Deon" w:date="2025-07-10T12:02:00Z" w16du:dateUtc="2025-07-10T17:02:00Z">
        <w:r w:rsidR="001B597B">
          <w:rPr>
            <w:rFonts w:ascii="Times New Roman" w:hAnsi="Times New Roman" w:cs="Times New Roman"/>
          </w:rPr>
          <w:t>urved</w:t>
        </w:r>
      </w:ins>
      <w:ins w:id="947" w:author="Benton, Deon" w:date="2025-07-10T12:01:00Z" w16du:dateUtc="2025-07-10T17:01:00Z">
        <w:r w:rsidR="001B597B">
          <w:rPr>
            <w:rFonts w:ascii="Times New Roman" w:hAnsi="Times New Roman" w:cs="Times New Roman"/>
          </w:rPr>
          <w:t xml:space="preserve"> a</w:t>
        </w:r>
      </w:ins>
      <w:ins w:id="948" w:author="Benton, Deon" w:date="2025-07-10T12:02:00Z" w16du:dateUtc="2025-07-10T17:02:00Z">
        <w:r w:rsidR="001B597B">
          <w:rPr>
            <w:rFonts w:ascii="Times New Roman" w:hAnsi="Times New Roman" w:cs="Times New Roman"/>
          </w:rPr>
          <w:t>nd straight motion.</w:t>
        </w:r>
      </w:ins>
      <w:ins w:id="949" w:author="Benton, Deon" w:date="2025-07-10T12:09:00Z" w16du:dateUtc="2025-07-10T17:09:00Z">
        <w:r w:rsidR="00920922">
          <w:rPr>
            <w:rFonts w:ascii="Times New Roman" w:hAnsi="Times New Roman" w:cs="Times New Roman"/>
          </w:rPr>
          <w:t xml:space="preserve"> Nonetheless</w:t>
        </w:r>
      </w:ins>
      <w:ins w:id="950" w:author="Benton, Deon" w:date="2025-07-10T12:03:00Z" w16du:dateUtc="2025-07-10T17:03:00Z">
        <w:r w:rsidR="00DE481C">
          <w:rPr>
            <w:rFonts w:ascii="Times New Roman" w:hAnsi="Times New Roman" w:cs="Times New Roman"/>
          </w:rPr>
          <w:t xml:space="preserve">, because the goal of the current simulations was to </w:t>
        </w:r>
      </w:ins>
      <w:ins w:id="951" w:author="Benton, Deon" w:date="2025-07-10T12:04:00Z" w16du:dateUtc="2025-07-10T17:04:00Z">
        <w:r w:rsidR="00DE481C">
          <w:rPr>
            <w:rFonts w:ascii="Times New Roman" w:hAnsi="Times New Roman" w:cs="Times New Roman"/>
          </w:rPr>
          <w:t xml:space="preserve">offer a mechanistic account of infants’ looking behaviors in </w:t>
        </w:r>
        <w:proofErr w:type="spellStart"/>
        <w:r w:rsidR="00DE481C">
          <w:rPr>
            <w:rFonts w:ascii="Times New Roman" w:hAnsi="Times New Roman" w:cs="Times New Roman"/>
          </w:rPr>
          <w:t>VoE</w:t>
        </w:r>
        <w:proofErr w:type="spellEnd"/>
        <w:r w:rsidR="00DE481C">
          <w:rPr>
            <w:rFonts w:ascii="Times New Roman" w:hAnsi="Times New Roman" w:cs="Times New Roman"/>
          </w:rPr>
          <w:t xml:space="preserve"> studies that employ the Gergely paradigm rather than </w:t>
        </w:r>
        <w:r w:rsidR="00817C59">
          <w:rPr>
            <w:rFonts w:ascii="Times New Roman" w:hAnsi="Times New Roman" w:cs="Times New Roman"/>
          </w:rPr>
          <w:t xml:space="preserve">an account of motion per se, </w:t>
        </w:r>
      </w:ins>
      <w:ins w:id="952" w:author="Benton, Deon" w:date="2025-07-10T12:05:00Z" w16du:dateUtc="2025-07-10T17:05:00Z">
        <w:r w:rsidR="00817C59" w:rsidRPr="00817C59">
          <w:rPr>
            <w:rFonts w:ascii="Times New Roman" w:hAnsi="Times New Roman" w:cs="Times New Roman"/>
          </w:rPr>
          <w:t xml:space="preserve">this abstraction </w:t>
        </w:r>
      </w:ins>
      <w:ins w:id="953" w:author="Benton, Deon" w:date="2025-07-10T12:06:00Z" w16du:dateUtc="2025-07-10T17:06:00Z">
        <w:r w:rsidR="00817C59">
          <w:rPr>
            <w:rFonts w:ascii="Times New Roman" w:hAnsi="Times New Roman" w:cs="Times New Roman"/>
          </w:rPr>
          <w:t>made it possible to examine</w:t>
        </w:r>
      </w:ins>
      <w:ins w:id="954" w:author="Benton, Deon" w:date="2025-07-10T12:05:00Z" w16du:dateUtc="2025-07-10T17:05:00Z">
        <w:r w:rsidR="00817C59" w:rsidRPr="00817C59">
          <w:rPr>
            <w:rFonts w:ascii="Times New Roman" w:hAnsi="Times New Roman" w:cs="Times New Roman"/>
          </w:rPr>
          <w:t xml:space="preserve"> how infants might encode and learn about goal-directed action based on simple, low-level spatiotemporal cues rather than detailed kinematic trajectories</w:t>
        </w:r>
      </w:ins>
      <w:ins w:id="955" w:author="Benton, Deon" w:date="2025-07-10T12:06:00Z" w16du:dateUtc="2025-07-10T17:06:00Z">
        <w:r w:rsidR="00817C59">
          <w:rPr>
            <w:rFonts w:ascii="Times New Roman" w:hAnsi="Times New Roman" w:cs="Times New Roman"/>
          </w:rPr>
          <w:t>.</w:t>
        </w:r>
      </w:ins>
      <w:ins w:id="956" w:author="Benton, Deon" w:date="2025-07-10T12:15:00Z" w16du:dateUtc="2025-07-10T17:15:00Z">
        <w:r w:rsidR="00652EF0">
          <w:rPr>
            <w:rFonts w:ascii="Times New Roman" w:hAnsi="Times New Roman" w:cs="Times New Roman"/>
          </w:rPr>
          <w:t xml:space="preserve"> </w:t>
        </w:r>
      </w:ins>
      <w:ins w:id="957" w:author="Benton, Deon" w:date="2025-07-10T11:51:00Z" w16du:dateUtc="2025-07-10T16:51:00Z">
        <w:r w:rsidR="002B4582">
          <w:rPr>
            <w:rFonts w:ascii="Times New Roman" w:hAnsi="Times New Roman" w:cs="Times New Roman"/>
          </w:rPr>
          <w:t xml:space="preserve">In general, it was critical to </w:t>
        </w:r>
      </w:ins>
      <w:ins w:id="958" w:author="Benton, Deon" w:date="2025-07-10T12:14:00Z" w16du:dateUtc="2025-07-10T17:14:00Z">
        <w:r w:rsidR="00652EF0">
          <w:rPr>
            <w:rFonts w:ascii="Times New Roman" w:eastAsia="Times New Roman" w:hAnsi="Times New Roman" w:cs="Times New Roman"/>
          </w:rPr>
          <w:t>simulate movement (in this case via the Motion group)</w:t>
        </w:r>
      </w:ins>
      <w:ins w:id="959" w:author="detbenton1991@gmail.com" w:date="2025-07-09T20:40:00Z" w16du:dateUtc="2025-07-10T01:40:00Z">
        <w:r w:rsidR="00837F81">
          <w:rPr>
            <w:rFonts w:ascii="Times New Roman" w:eastAsia="Times New Roman" w:hAnsi="Times New Roman" w:cs="Times New Roman"/>
          </w:rPr>
          <w:t xml:space="preserve"> given</w:t>
        </w:r>
      </w:ins>
      <w:ins w:id="960" w:author="Benton, Deon" w:date="2025-07-10T11:42:00Z" w16du:dateUtc="2025-07-10T16:42:00Z">
        <w:r w:rsidR="000A78E6">
          <w:rPr>
            <w:rFonts w:ascii="Times New Roman" w:eastAsia="Times New Roman" w:hAnsi="Times New Roman" w:cs="Times New Roman"/>
          </w:rPr>
          <w:t xml:space="preserve"> that the findings that were the basis of the present simulations</w:t>
        </w:r>
        <w:r w:rsidR="00142ED1">
          <w:rPr>
            <w:rFonts w:ascii="Times New Roman" w:eastAsia="Times New Roman" w:hAnsi="Times New Roman" w:cs="Times New Roman"/>
          </w:rPr>
          <w:t xml:space="preserve"> </w:t>
        </w:r>
      </w:ins>
      <w:ins w:id="961" w:author="Benton, Deon" w:date="2025-07-10T11:43:00Z" w16du:dateUtc="2025-07-10T16:43:00Z">
        <w:r w:rsidR="00142ED1">
          <w:rPr>
            <w:rFonts w:ascii="Times New Roman" w:eastAsia="Times New Roman" w:hAnsi="Times New Roman" w:cs="Times New Roman"/>
          </w:rPr>
          <w:t xml:space="preserve">derived from studies </w:t>
        </w:r>
      </w:ins>
      <w:ins w:id="962" w:author="Benton, Deon" w:date="2025-07-10T12:14:00Z" w16du:dateUtc="2025-07-10T17:14:00Z">
        <w:r w:rsidR="00652EF0">
          <w:rPr>
            <w:rFonts w:ascii="Times New Roman" w:eastAsia="Times New Roman" w:hAnsi="Times New Roman" w:cs="Times New Roman"/>
          </w:rPr>
          <w:t>that involved habituating infants to events in which objects move.</w:t>
        </w:r>
      </w:ins>
      <w:ins w:id="963" w:author="detbenton1991@gmail.com" w:date="2025-07-09T20:40:00Z" w16du:dateUtc="2025-07-10T01:40:00Z">
        <w:r w:rsidR="00837F81">
          <w:rPr>
            <w:rFonts w:ascii="Times New Roman" w:eastAsia="Times New Roman" w:hAnsi="Times New Roman" w:cs="Times New Roman"/>
          </w:rPr>
          <w:t xml:space="preserve"> </w:t>
        </w:r>
      </w:ins>
      <w:ins w:id="964" w:author="Benton, Deon" w:date="2025-07-10T11:43:00Z" w16du:dateUtc="2025-07-10T16:43:00Z">
        <w:r w:rsidR="00142ED1">
          <w:rPr>
            <w:rFonts w:ascii="Times New Roman" w:eastAsia="Times New Roman" w:hAnsi="Times New Roman" w:cs="Times New Roman"/>
          </w:rPr>
          <w:t>A second reason it was important to simulate motion was that</w:t>
        </w:r>
      </w:ins>
      <w:ins w:id="965" w:author="Benton, Deon" w:date="2025-07-10T10:15:00Z" w16du:dateUtc="2025-07-10T15:15:00Z">
        <w:r w:rsidR="00A5708B">
          <w:rPr>
            <w:rFonts w:ascii="Times New Roman" w:eastAsia="Times New Roman" w:hAnsi="Times New Roman" w:cs="Times New Roman"/>
          </w:rPr>
          <w:t xml:space="preserve"> infants’ emerging action understanding </w:t>
        </w:r>
      </w:ins>
      <w:ins w:id="966" w:author="Benton, Deon" w:date="2025-07-10T11:43:00Z" w16du:dateUtc="2025-07-10T16:43:00Z">
        <w:r w:rsidR="00142ED1">
          <w:rPr>
            <w:rFonts w:ascii="Times New Roman" w:eastAsia="Times New Roman" w:hAnsi="Times New Roman" w:cs="Times New Roman"/>
          </w:rPr>
          <w:t>stems at least in part</w:t>
        </w:r>
      </w:ins>
      <w:ins w:id="967" w:author="Benton, Deon" w:date="2025-07-10T10:15:00Z" w16du:dateUtc="2025-07-10T15:15:00Z">
        <w:r w:rsidR="00A5708B">
          <w:rPr>
            <w:rFonts w:ascii="Times New Roman" w:eastAsia="Times New Roman" w:hAnsi="Times New Roman" w:cs="Times New Roman"/>
          </w:rPr>
          <w:t xml:space="preserve"> from processing dynamic actions as they unfold</w:t>
        </w:r>
      </w:ins>
      <w:ins w:id="968" w:author="Benton, Deon" w:date="2025-07-10T11:44:00Z" w16du:dateUtc="2025-07-10T16:44:00Z">
        <w:r w:rsidR="00142ED1">
          <w:rPr>
            <w:rFonts w:ascii="Times New Roman" w:eastAsia="Times New Roman" w:hAnsi="Times New Roman" w:cs="Times New Roman"/>
          </w:rPr>
          <w:t xml:space="preserve"> over time</w:t>
        </w:r>
      </w:ins>
      <w:ins w:id="969" w:author="Benton, Deon" w:date="2025-07-10T10:15:00Z" w16du:dateUtc="2025-07-10T15:15:00Z">
        <w:r w:rsidR="00A5708B">
          <w:rPr>
            <w:rFonts w:ascii="Times New Roman" w:eastAsia="Times New Roman" w:hAnsi="Times New Roman" w:cs="Times New Roman"/>
          </w:rPr>
          <w:t xml:space="preserve"> in the real world</w:t>
        </w:r>
      </w:ins>
      <w:ins w:id="970" w:author="detbenton1991@gmail.com" w:date="2025-07-09T20:41:00Z" w16du:dateUtc="2025-07-10T01:41:00Z">
        <w:r w:rsidR="0026223F">
          <w:rPr>
            <w:rFonts w:ascii="Times New Roman" w:eastAsia="Times New Roman" w:hAnsi="Times New Roman" w:cs="Times New Roman"/>
          </w:rPr>
          <w:t>.</w:t>
        </w:r>
      </w:ins>
      <w:ins w:id="971" w:author="detbenton1991@gmail.com" w:date="2025-07-09T20:36:00Z" w16du:dateUtc="2025-07-10T01:36:00Z">
        <w:r w:rsidR="00AF1530">
          <w:rPr>
            <w:rFonts w:ascii="Times New Roman" w:eastAsia="Times New Roman" w:hAnsi="Times New Roman" w:cs="Times New Roman"/>
          </w:rPr>
          <w:t xml:space="preserve"> </w:t>
        </w:r>
      </w:ins>
    </w:p>
    <w:p w14:paraId="14567CA1" w14:textId="7B9C8317" w:rsidR="00524642" w:rsidRDefault="00524642" w:rsidP="00524642">
      <w:pPr>
        <w:spacing w:line="480" w:lineRule="auto"/>
        <w:ind w:firstLine="720"/>
        <w:contextualSpacing/>
        <w:rPr>
          <w:ins w:id="972" w:author="Benton, Deon" w:date="2025-06-27T11:23:00Z" w16du:dateUtc="2025-06-27T16:23:00Z"/>
          <w:rFonts w:ascii="Times New Roman" w:hAnsi="Times New Roman" w:cs="Times New Roman"/>
        </w:rPr>
      </w:pPr>
      <w:r>
        <w:rPr>
          <w:rFonts w:ascii="Times New Roman" w:hAnsi="Times New Roman" w:cs="Times New Roman"/>
        </w:rPr>
        <w:t xml:space="preserve">The remaining </w:t>
      </w:r>
      <w:del w:id="973" w:author="Benton, Deon" w:date="2025-07-10T12:43:00Z" w16du:dateUtc="2025-07-10T17:43:00Z">
        <w:r w:rsidDel="003836A8">
          <w:rPr>
            <w:rFonts w:ascii="Times New Roman" w:hAnsi="Times New Roman" w:cs="Times New Roman"/>
          </w:rPr>
          <w:delText xml:space="preserve">four </w:delText>
        </w:r>
      </w:del>
      <w:ins w:id="974" w:author="Benton, Deon" w:date="2025-07-10T12:43:00Z" w16du:dateUtc="2025-07-10T17:43:00Z">
        <w:r w:rsidR="003836A8">
          <w:rPr>
            <w:rFonts w:ascii="Times New Roman" w:hAnsi="Times New Roman" w:cs="Times New Roman"/>
          </w:rPr>
          <w:t>f</w:t>
        </w:r>
        <w:r w:rsidR="003836A8">
          <w:rPr>
            <w:rFonts w:ascii="Times New Roman" w:hAnsi="Times New Roman" w:cs="Times New Roman"/>
          </w:rPr>
          <w:t>ive</w:t>
        </w:r>
        <w:r w:rsidR="003836A8">
          <w:rPr>
            <w:rFonts w:ascii="Times New Roman" w:hAnsi="Times New Roman" w:cs="Times New Roman"/>
          </w:rPr>
          <w:t xml:space="preserve"> </w:t>
        </w:r>
      </w:ins>
      <w:r>
        <w:rPr>
          <w:rFonts w:ascii="Times New Roman" w:hAnsi="Times New Roman" w:cs="Times New Roman"/>
        </w:rPr>
        <w:t>input and output groups were a five-unit Barrier Height group, a five-unit Jump Height group, a three-unit Barrier Location group,</w:t>
      </w:r>
      <w:ins w:id="975" w:author="Benton, Deon" w:date="2025-07-10T12:45:00Z" w16du:dateUtc="2025-07-10T17:45:00Z">
        <w:r w:rsidR="00A00226">
          <w:rPr>
            <w:rFonts w:ascii="Times New Roman" w:hAnsi="Times New Roman" w:cs="Times New Roman"/>
          </w:rPr>
          <w:t xml:space="preserve"> a third-unit Clearance group,</w:t>
        </w:r>
      </w:ins>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w:t>
      </w:r>
      <w:r>
        <w:rPr>
          <w:rFonts w:ascii="Times New Roman" w:hAnsi="Times New Roman" w:cs="Times New Roman"/>
        </w:rPr>
        <w:lastRenderedPageBreak/>
        <w:t>units in the Jump Height group represented increasingly higher jumps (i.e., Jump Height 0 through Jump Height 4). Note that Barrier Height 0 corresponds to a barrier with no height. The same is true for Jump Height 0</w:t>
      </w:r>
      <w:ins w:id="976" w:author="Benton, Deon" w:date="2025-07-10T12:45:00Z" w16du:dateUtc="2025-07-10T17:45:00Z">
        <w:r w:rsidR="00A00226">
          <w:rPr>
            <w:rFonts w:ascii="Times New Roman" w:hAnsi="Times New Roman" w:cs="Times New Roman"/>
          </w:rPr>
          <w:t xml:space="preserve">; that is, Jump Height 0 corresponds to </w:t>
        </w:r>
      </w:ins>
      <w:ins w:id="977" w:author="Benton, Deon" w:date="2025-07-10T12:46:00Z" w16du:dateUtc="2025-07-10T17:46:00Z">
        <w:r w:rsidR="00A00226">
          <w:rPr>
            <w:rFonts w:ascii="Times New Roman" w:hAnsi="Times New Roman" w:cs="Times New Roman"/>
          </w:rPr>
          <w:t>a non-jump</w:t>
        </w:r>
      </w:ins>
      <w:r>
        <w:rPr>
          <w:rFonts w:ascii="Times New Roman" w:hAnsi="Times New Roman" w:cs="Times New Roman"/>
        </w:rPr>
        <w:t xml:space="preserve">. In the simulations reported below, jump heights mostly aligned with barrier heights (though see Simulation 3). </w:t>
      </w:r>
      <w:ins w:id="978" w:author="Benton, Deon" w:date="2025-07-10T12:47:00Z" w16du:dateUtc="2025-07-10T17:47:00Z">
        <w:r w:rsidR="00A00226">
          <w:rPr>
            <w:rFonts w:ascii="Times New Roman" w:hAnsi="Times New Roman" w:cs="Times New Roman"/>
          </w:rPr>
          <w:t>The first unit in the Barrier Location group</w:t>
        </w:r>
      </w:ins>
      <w:r>
        <w:rPr>
          <w:rFonts w:ascii="Times New Roman" w:hAnsi="Times New Roman" w:cs="Times New Roman"/>
        </w:rPr>
        <w:t xml:space="preserve"> corresponded to the Barrier Missing unit, whereas the remaining two units corresponded, respectively, to Barrier Middle and Barrier Side units</w:t>
      </w:r>
      <w:ins w:id="979" w:author="Benton, Deon" w:date="2025-07-10T12:46:00Z" w16du:dateUtc="2025-07-10T17:46:00Z">
        <w:r w:rsidR="00A00226">
          <w:rPr>
            <w:rFonts w:ascii="Times New Roman" w:hAnsi="Times New Roman" w:cs="Times New Roman"/>
          </w:rPr>
          <w:t>.</w:t>
        </w:r>
      </w:ins>
      <w:del w:id="980" w:author="Benton, Deon" w:date="2025-07-10T12:46:00Z" w16du:dateUtc="2025-07-10T17:46:00Z">
        <w:r w:rsidDel="00A00226">
          <w:rPr>
            <w:rFonts w:ascii="Times New Roman" w:hAnsi="Times New Roman" w:cs="Times New Roman"/>
          </w:rPr>
          <w:delText>.</w:delText>
        </w:r>
      </w:del>
      <w:ins w:id="981" w:author="Benton, Deon" w:date="2025-07-10T12:50:00Z" w16du:dateUtc="2025-07-10T17:50:00Z">
        <w:r w:rsidR="000B7017">
          <w:rPr>
            <w:rFonts w:ascii="Times New Roman" w:hAnsi="Times New Roman" w:cs="Times New Roman"/>
          </w:rPr>
          <w:t xml:space="preserve"> </w:t>
        </w:r>
      </w:ins>
      <w:ins w:id="982" w:author="Benton, Deon" w:date="2025-07-10T12:51:00Z" w16du:dateUtc="2025-07-10T17:51:00Z">
        <w:r w:rsidR="000B7017">
          <w:rPr>
            <w:rFonts w:ascii="Times New Roman" w:hAnsi="Times New Roman" w:cs="Times New Roman"/>
          </w:rPr>
          <w:t>As the name of the group implies, this group</w:t>
        </w:r>
      </w:ins>
      <w:ins w:id="983" w:author="Benton, Deon" w:date="2025-07-10T12:50:00Z" w16du:dateUtc="2025-07-10T17:50:00Z">
        <w:r w:rsidR="000B7017">
          <w:rPr>
            <w:rFonts w:ascii="Times New Roman" w:hAnsi="Times New Roman" w:cs="Times New Roman"/>
          </w:rPr>
          <w:t xml:space="preserve"> encoded the location o</w:t>
        </w:r>
      </w:ins>
      <w:ins w:id="984" w:author="Benton, Deon" w:date="2025-07-10T12:51:00Z" w16du:dateUtc="2025-07-10T17:51:00Z">
        <w:r w:rsidR="000B7017">
          <w:rPr>
            <w:rFonts w:ascii="Times New Roman" w:hAnsi="Times New Roman" w:cs="Times New Roman"/>
          </w:rPr>
          <w:t>f the barrier.</w:t>
        </w:r>
      </w:ins>
      <w:ins w:id="985" w:author="Benton, Deon" w:date="2025-07-10T12:47:00Z" w16du:dateUtc="2025-07-10T17:47:00Z">
        <w:r w:rsidR="00A00226">
          <w:rPr>
            <w:rFonts w:ascii="Times New Roman" w:hAnsi="Times New Roman" w:cs="Times New Roman"/>
          </w:rPr>
          <w:t xml:space="preserve"> </w:t>
        </w:r>
      </w:ins>
      <w:ins w:id="986" w:author="Benton, Deon" w:date="2025-07-10T12:52:00Z" w16du:dateUtc="2025-07-10T17:52:00Z">
        <w:r w:rsidR="00126BA4">
          <w:rPr>
            <w:rFonts w:ascii="Times New Roman" w:hAnsi="Times New Roman" w:cs="Times New Roman"/>
          </w:rPr>
          <w:t xml:space="preserve">In terms of the </w:t>
        </w:r>
      </w:ins>
      <w:ins w:id="987" w:author="Benton, Deon" w:date="2025-07-10T12:54:00Z" w16du:dateUtc="2025-07-10T17:54:00Z">
        <w:r w:rsidR="00126BA4">
          <w:rPr>
            <w:rFonts w:ascii="Times New Roman" w:hAnsi="Times New Roman" w:cs="Times New Roman"/>
          </w:rPr>
          <w:t xml:space="preserve">three-unit </w:t>
        </w:r>
      </w:ins>
      <w:ins w:id="988" w:author="Benton, Deon" w:date="2025-07-10T12:52:00Z" w16du:dateUtc="2025-07-10T17:52:00Z">
        <w:r w:rsidR="00126BA4">
          <w:rPr>
            <w:rFonts w:ascii="Times New Roman" w:hAnsi="Times New Roman" w:cs="Times New Roman"/>
          </w:rPr>
          <w:t>Clearance group, the first unit corresponded to no clearance (which occurred when the agent did not jump)</w:t>
        </w:r>
      </w:ins>
      <w:ins w:id="989" w:author="Benton, Deon" w:date="2025-07-10T12:53:00Z" w16du:dateUtc="2025-07-10T17:53:00Z">
        <w:r w:rsidR="00126BA4">
          <w:rPr>
            <w:rFonts w:ascii="Times New Roman" w:hAnsi="Times New Roman" w:cs="Times New Roman"/>
          </w:rPr>
          <w:t>, the second to minimal clearance (which occurred when an agent jumped just high enough to clear the barrier), and the third to large clearance (which occurred when an agent jumped much higher than needed to clear the barrier).</w:t>
        </w:r>
      </w:ins>
      <w:ins w:id="990" w:author="Benton, Deon" w:date="2025-07-10T12:54:00Z" w16du:dateUtc="2025-07-10T17:54:00Z">
        <w:r w:rsidR="00126BA4">
          <w:rPr>
            <w:rFonts w:ascii="Times New Roman" w:hAnsi="Times New Roman" w:cs="Times New Roman"/>
          </w:rPr>
          <w:t xml:space="preserve"> This group encoded the vertical distance between </w:t>
        </w:r>
        <w:r w:rsidR="00FE70C7">
          <w:rPr>
            <w:rFonts w:ascii="Times New Roman" w:hAnsi="Times New Roman" w:cs="Times New Roman"/>
          </w:rPr>
          <w:t>a jumping agent and the barrier it jumped over.</w:t>
        </w:r>
      </w:ins>
      <w:ins w:id="991" w:author="Benton, Deon" w:date="2025-07-10T12:53:00Z" w16du:dateUtc="2025-07-10T17:53:00Z">
        <w:r w:rsidR="00126BA4">
          <w:rPr>
            <w:rFonts w:ascii="Times New Roman" w:hAnsi="Times New Roman" w:cs="Times New Roman"/>
          </w:rPr>
          <w:t xml:space="preserve"> </w:t>
        </w:r>
      </w:ins>
      <w:del w:id="992" w:author="Benton, Deon" w:date="2025-07-10T12:54:00Z" w16du:dateUtc="2025-07-10T17:54:00Z">
        <w:r w:rsidDel="00FE70C7">
          <w:rPr>
            <w:rFonts w:ascii="Times New Roman" w:hAnsi="Times New Roman" w:cs="Times New Roman"/>
          </w:rPr>
          <w:delText xml:space="preserve">  </w:delText>
        </w:r>
      </w:del>
      <w:r>
        <w:rPr>
          <w:rFonts w:ascii="Times New Roman" w:hAnsi="Times New Roman" w:cs="Times New Roman"/>
        </w:rPr>
        <w:t xml:space="preserve">Finally, the single unit in the Contiguous group </w:t>
      </w:r>
      <w:ins w:id="993" w:author="Benton, Deon" w:date="2025-07-10T12:54:00Z" w16du:dateUtc="2025-07-10T17:54:00Z">
        <w:r w:rsidR="00FE70C7">
          <w:rPr>
            <w:rFonts w:ascii="Times New Roman" w:hAnsi="Times New Roman" w:cs="Times New Roman"/>
          </w:rPr>
          <w:t>en</w:t>
        </w:r>
      </w:ins>
      <w:r>
        <w:rPr>
          <w:rFonts w:ascii="Times New Roman" w:hAnsi="Times New Roman" w:cs="Times New Roman"/>
        </w:rPr>
        <w:t>coded whether two objects came to rest next to one another following a reaching or jumping event.</w:t>
      </w:r>
      <w:ins w:id="994" w:author="Benton, Deon" w:date="2025-07-10T12:55:00Z" w16du:dateUtc="2025-07-10T17:55:00Z">
        <w:r w:rsidR="00FE70C7">
          <w:rPr>
            <w:rFonts w:ascii="Times New Roman" w:hAnsi="Times New Roman" w:cs="Times New Roman"/>
          </w:rPr>
          <w:t xml:space="preserve"> This unit was turned on (i.e., its value set to 1) </w:t>
        </w:r>
      </w:ins>
      <w:ins w:id="995" w:author="Benton, Deon" w:date="2025-07-10T13:10:00Z" w16du:dateUtc="2025-07-10T18:10:00Z">
        <w:r w:rsidR="00432D34">
          <w:rPr>
            <w:rFonts w:ascii="Times New Roman" w:hAnsi="Times New Roman" w:cs="Times New Roman"/>
          </w:rPr>
          <w:t>only</w:t>
        </w:r>
      </w:ins>
      <w:ins w:id="996" w:author="Benton, Deon" w:date="2025-07-10T12:55:00Z" w16du:dateUtc="2025-07-10T17:55:00Z">
        <w:r w:rsidR="00FE70C7">
          <w:rPr>
            <w:rFonts w:ascii="Times New Roman" w:hAnsi="Times New Roman" w:cs="Times New Roman"/>
          </w:rPr>
          <w:t xml:space="preserve"> if the first object came to rest near the second object.</w:t>
        </w:r>
      </w:ins>
    </w:p>
    <w:p w14:paraId="545FE4B1" w14:textId="403F8513" w:rsidR="00C80AC6" w:rsidRDefault="00C80AC6" w:rsidP="00524642">
      <w:pPr>
        <w:spacing w:line="480" w:lineRule="auto"/>
        <w:ind w:firstLine="720"/>
        <w:contextualSpacing/>
        <w:rPr>
          <w:rFonts w:ascii="Times New Roman" w:hAnsi="Times New Roman" w:cs="Times New Roman"/>
        </w:rPr>
      </w:pPr>
      <w:ins w:id="997" w:author="Benton, Deon" w:date="2025-06-27T11:23:00Z" w16du:dateUtc="2025-06-27T16:23:00Z">
        <w:r>
          <w:rPr>
            <w:rFonts w:ascii="Times New Roman" w:hAnsi="Times New Roman" w:cs="Times New Roman"/>
          </w:rPr>
          <w:t xml:space="preserve">Although I use semantically rich terms to describe the features in the model, </w:t>
        </w:r>
      </w:ins>
      <w:ins w:id="998" w:author="Benton, Deon" w:date="2025-06-27T11:41:00Z" w16du:dateUtc="2025-06-27T16:41:00Z">
        <w:r w:rsidR="001A55CE">
          <w:rPr>
            <w:rFonts w:ascii="Times New Roman" w:hAnsi="Times New Roman" w:cs="Times New Roman"/>
          </w:rPr>
          <w:t>this is not meant to suggest that</w:t>
        </w:r>
      </w:ins>
      <w:ins w:id="999" w:author="Benton, Deon" w:date="2025-06-27T11:23:00Z" w16du:dateUtc="2025-06-27T16:23:00Z">
        <w:r>
          <w:rPr>
            <w:rFonts w:ascii="Times New Roman" w:hAnsi="Times New Roman" w:cs="Times New Roman"/>
          </w:rPr>
          <w:t xml:space="preserve"> </w:t>
        </w:r>
      </w:ins>
      <w:ins w:id="1000" w:author="Benton, Deon" w:date="2025-06-27T11:41:00Z" w16du:dateUtc="2025-06-27T16:41:00Z">
        <w:r w:rsidR="001A55CE">
          <w:rPr>
            <w:rFonts w:ascii="Times New Roman" w:hAnsi="Times New Roman" w:cs="Times New Roman"/>
          </w:rPr>
          <w:t xml:space="preserve">infants </w:t>
        </w:r>
      </w:ins>
      <w:ins w:id="1001" w:author="Benton, Deon" w:date="2025-06-27T11:24:00Z" w16du:dateUtc="2025-06-27T16:24:00Z">
        <w:r>
          <w:rPr>
            <w:rFonts w:ascii="Times New Roman" w:hAnsi="Times New Roman" w:cs="Times New Roman"/>
          </w:rPr>
          <w:t xml:space="preserve">represent these features in a conceptually or semantically </w:t>
        </w:r>
      </w:ins>
      <w:ins w:id="1002" w:author="Benton, Deon" w:date="2025-06-27T11:25:00Z" w16du:dateUtc="2025-06-27T16:25:00Z">
        <w:r w:rsidR="006A1D61">
          <w:rPr>
            <w:rFonts w:ascii="Times New Roman" w:hAnsi="Times New Roman" w:cs="Times New Roman"/>
          </w:rPr>
          <w:t>meaningful</w:t>
        </w:r>
      </w:ins>
      <w:ins w:id="1003" w:author="Benton, Deon" w:date="2025-06-27T11:42:00Z" w16du:dateUtc="2025-06-27T16:42:00Z">
        <w:r w:rsidR="001A55CE">
          <w:rPr>
            <w:rFonts w:ascii="Times New Roman" w:hAnsi="Times New Roman" w:cs="Times New Roman"/>
          </w:rPr>
          <w:t xml:space="preserve"> way</w:t>
        </w:r>
      </w:ins>
      <w:ins w:id="1004" w:author="Benton, Deon" w:date="2025-06-27T11:24:00Z" w16du:dateUtc="2025-06-27T16:24:00Z">
        <w:r>
          <w:rPr>
            <w:rFonts w:ascii="Times New Roman" w:hAnsi="Times New Roman" w:cs="Times New Roman"/>
          </w:rPr>
          <w:t>.</w:t>
        </w:r>
        <w:r w:rsidR="006A1D61">
          <w:rPr>
            <w:rFonts w:ascii="Times New Roman" w:hAnsi="Times New Roman" w:cs="Times New Roman"/>
          </w:rPr>
          <w:t xml:space="preserve"> </w:t>
        </w:r>
      </w:ins>
      <w:ins w:id="1005" w:author="Benton, Deon" w:date="2025-06-27T11:42:00Z" w16du:dateUtc="2025-06-27T16:42:00Z">
        <w:r w:rsidR="001A55CE">
          <w:rPr>
            <w:rFonts w:ascii="Times New Roman" w:hAnsi="Times New Roman" w:cs="Times New Roman"/>
          </w:rPr>
          <w:t>These terms are used solely to help</w:t>
        </w:r>
      </w:ins>
      <w:ins w:id="1006" w:author="Benton, Deon" w:date="2025-06-27T11:24:00Z" w16du:dateUtc="2025-06-27T16:24:00Z">
        <w:r w:rsidR="006A1D61">
          <w:rPr>
            <w:rFonts w:ascii="Times New Roman" w:hAnsi="Times New Roman" w:cs="Times New Roman"/>
          </w:rPr>
          <w:t xml:space="preserve"> </w:t>
        </w:r>
      </w:ins>
      <w:ins w:id="1007" w:author="Benton, Deon" w:date="2025-06-27T11:42:00Z" w16du:dateUtc="2025-06-27T16:42:00Z">
        <w:r w:rsidR="001A55CE">
          <w:rPr>
            <w:rFonts w:ascii="Times New Roman" w:hAnsi="Times New Roman" w:cs="Times New Roman"/>
          </w:rPr>
          <w:t>readers understand the model’s structure</w:t>
        </w:r>
      </w:ins>
      <w:ins w:id="1008" w:author="Benton, Deon" w:date="2025-06-27T11:26:00Z" w16du:dateUtc="2025-06-27T16:26:00Z">
        <w:r w:rsidR="00DD3FDE">
          <w:rPr>
            <w:rFonts w:ascii="Times New Roman" w:hAnsi="Times New Roman" w:cs="Times New Roman"/>
          </w:rPr>
          <w:t>.</w:t>
        </w:r>
      </w:ins>
      <w:ins w:id="1009" w:author="Benton, Deon" w:date="2025-06-27T11:27:00Z" w16du:dateUtc="2025-06-27T16:27:00Z">
        <w:r w:rsidR="00DD3FDE">
          <w:rPr>
            <w:rFonts w:ascii="Times New Roman" w:hAnsi="Times New Roman" w:cs="Times New Roman"/>
          </w:rPr>
          <w:t xml:space="preserve"> As </w:t>
        </w:r>
      </w:ins>
      <w:ins w:id="1010" w:author="detbenton1991@gmail.com" w:date="2025-07-04T12:24:00Z" w16du:dateUtc="2025-07-04T17:24:00Z">
        <w:r w:rsidR="00475A8D">
          <w:rPr>
            <w:rFonts w:ascii="Times New Roman" w:hAnsi="Times New Roman" w:cs="Times New Roman"/>
          </w:rPr>
          <w:t>is assumed to be true</w:t>
        </w:r>
      </w:ins>
      <w:ins w:id="1011" w:author="Benton, Deon" w:date="2025-06-27T11:27:00Z" w16du:dateUtc="2025-06-27T16:27:00Z">
        <w:r w:rsidR="00DD3FDE">
          <w:rPr>
            <w:rFonts w:ascii="Times New Roman" w:hAnsi="Times New Roman" w:cs="Times New Roman"/>
          </w:rPr>
          <w:t xml:space="preserve">, the </w:t>
        </w:r>
      </w:ins>
      <w:ins w:id="1012" w:author="detbenton1991@gmail.com" w:date="2025-06-28T12:30:00Z" w16du:dateUtc="2025-06-28T17:30:00Z">
        <w:r w:rsidR="00CE7E5C">
          <w:rPr>
            <w:rFonts w:ascii="Times New Roman" w:hAnsi="Times New Roman" w:cs="Times New Roman"/>
          </w:rPr>
          <w:t>present models</w:t>
        </w:r>
      </w:ins>
      <w:ins w:id="1013" w:author="Benton, Deon" w:date="2025-06-27T11:27:00Z" w16du:dateUtc="2025-06-27T16:27:00Z">
        <w:r w:rsidR="00DD3FDE">
          <w:rPr>
            <w:rFonts w:ascii="Times New Roman" w:hAnsi="Times New Roman" w:cs="Times New Roman"/>
          </w:rPr>
          <w:t xml:space="preserve"> process these features as low-level perceptual properties </w:t>
        </w:r>
      </w:ins>
      <w:ins w:id="1014" w:author="detbenton1991@gmail.com" w:date="2025-07-04T12:24:00Z" w16du:dateUtc="2025-07-04T17:24:00Z">
        <w:r w:rsidR="00226AC2">
          <w:rPr>
            <w:rFonts w:ascii="Times New Roman" w:hAnsi="Times New Roman" w:cs="Times New Roman"/>
          </w:rPr>
          <w:t>rather than in terms of their</w:t>
        </w:r>
      </w:ins>
      <w:ins w:id="1015" w:author="Benton, Deon" w:date="2025-06-27T11:27:00Z" w16du:dateUtc="2025-06-27T16:27:00Z">
        <w:r w:rsidR="00DD3FDE">
          <w:rPr>
            <w:rFonts w:ascii="Times New Roman" w:hAnsi="Times New Roman" w:cs="Times New Roman"/>
          </w:rPr>
          <w:t xml:space="preserve"> conceptual meaning</w:t>
        </w:r>
      </w:ins>
      <w:ins w:id="1016" w:author="detbenton1991@gmail.com" w:date="2025-07-04T12:25:00Z" w16du:dateUtc="2025-07-04T17:25:00Z">
        <w:r w:rsidR="003D011B">
          <w:rPr>
            <w:rFonts w:ascii="Times New Roman" w:hAnsi="Times New Roman" w:cs="Times New Roman"/>
          </w:rPr>
          <w:t xml:space="preserve"> (as defined by the modeler)</w:t>
        </w:r>
      </w:ins>
      <w:ins w:id="1017" w:author="Benton, Deon" w:date="2025-06-27T11:27:00Z" w16du:dateUtc="2025-06-27T16:27:00Z">
        <w:r w:rsidR="00DD3FDE">
          <w:rPr>
            <w:rFonts w:ascii="Times New Roman" w:hAnsi="Times New Roman" w:cs="Times New Roman"/>
          </w:rPr>
          <w:t>.</w:t>
        </w:r>
      </w:ins>
      <w:ins w:id="1018" w:author="Benton, Deon" w:date="2025-06-27T11:28:00Z" w16du:dateUtc="2025-06-27T16:28:00Z">
        <w:r w:rsidR="007C07E0">
          <w:rPr>
            <w:rFonts w:ascii="Times New Roman" w:hAnsi="Times New Roman" w:cs="Times New Roman"/>
          </w:rPr>
          <w:t xml:space="preserve"> N</w:t>
        </w:r>
      </w:ins>
      <w:ins w:id="1019" w:author="Benton, Deon" w:date="2025-06-27T11:29:00Z" w16du:dateUtc="2025-06-27T16:29:00Z">
        <w:r w:rsidR="007C07E0">
          <w:rPr>
            <w:rFonts w:ascii="Times New Roman" w:hAnsi="Times New Roman" w:cs="Times New Roman"/>
          </w:rPr>
          <w:t>onetheless, a potential objection is t</w:t>
        </w:r>
      </w:ins>
      <w:ins w:id="1020" w:author="Benton, Deon" w:date="2025-06-27T11:30:00Z" w16du:dateUtc="2025-06-27T16:30:00Z">
        <w:r w:rsidR="007C07E0">
          <w:rPr>
            <w:rFonts w:ascii="Times New Roman" w:hAnsi="Times New Roman" w:cs="Times New Roman"/>
          </w:rPr>
          <w:t>hat</w:t>
        </w:r>
      </w:ins>
      <w:ins w:id="1021" w:author="Benton, Deon" w:date="2025-06-27T11:29:00Z" w16du:dateUtc="2025-06-27T16:29:00Z">
        <w:r w:rsidR="007C07E0">
          <w:rPr>
            <w:rFonts w:ascii="Times New Roman" w:hAnsi="Times New Roman" w:cs="Times New Roman"/>
          </w:rPr>
          <w:t xml:space="preserve"> </w:t>
        </w:r>
      </w:ins>
      <w:ins w:id="1022" w:author="Benton, Deon" w:date="2025-06-27T11:30:00Z" w16du:dateUtc="2025-06-27T16:30:00Z">
        <w:r w:rsidR="007C07E0">
          <w:rPr>
            <w:rFonts w:ascii="Times New Roman" w:hAnsi="Times New Roman" w:cs="Times New Roman"/>
          </w:rPr>
          <w:t xml:space="preserve">because the features that the model </w:t>
        </w:r>
      </w:ins>
      <w:ins w:id="1023" w:author="Benton, Deon" w:date="2025-06-27T11:42:00Z" w16du:dateUtc="2025-06-27T16:42:00Z">
        <w:r w:rsidR="001A55CE">
          <w:rPr>
            <w:rFonts w:ascii="Times New Roman" w:hAnsi="Times New Roman" w:cs="Times New Roman"/>
          </w:rPr>
          <w:t>pr</w:t>
        </w:r>
      </w:ins>
      <w:ins w:id="1024" w:author="Benton, Deon" w:date="2025-06-27T11:43:00Z" w16du:dateUtc="2025-06-27T16:43:00Z">
        <w:r w:rsidR="001A55CE">
          <w:rPr>
            <w:rFonts w:ascii="Times New Roman" w:hAnsi="Times New Roman" w:cs="Times New Roman"/>
          </w:rPr>
          <w:t>ocesses</w:t>
        </w:r>
      </w:ins>
      <w:ins w:id="1025" w:author="Benton, Deon" w:date="2025-06-27T11:30:00Z" w16du:dateUtc="2025-06-27T16:30:00Z">
        <w:r w:rsidR="007C07E0">
          <w:rPr>
            <w:rFonts w:ascii="Times New Roman" w:hAnsi="Times New Roman" w:cs="Times New Roman"/>
          </w:rPr>
          <w:t xml:space="preserve"> </w:t>
        </w:r>
      </w:ins>
      <w:ins w:id="1026" w:author="detbenton1991@gmail.com" w:date="2025-06-28T12:31:00Z" w16du:dateUtc="2025-06-28T17:31:00Z">
        <w:r w:rsidR="00CE5DD4">
          <w:rPr>
            <w:rFonts w:ascii="Times New Roman" w:hAnsi="Times New Roman" w:cs="Times New Roman"/>
          </w:rPr>
          <w:t>are</w:t>
        </w:r>
      </w:ins>
      <w:ins w:id="1027" w:author="Benton, Deon" w:date="2025-06-27T11:30:00Z" w16du:dateUtc="2025-06-27T16:30:00Z">
        <w:r w:rsidR="007C07E0">
          <w:rPr>
            <w:rFonts w:ascii="Times New Roman" w:hAnsi="Times New Roman" w:cs="Times New Roman"/>
          </w:rPr>
          <w:t xml:space="preserve"> stipulated in the input</w:t>
        </w:r>
      </w:ins>
      <w:ins w:id="1028" w:author="Benton, Deon" w:date="2025-07-10T12:33:00Z" w16du:dateUtc="2025-07-10T17:33:00Z">
        <w:r w:rsidR="00362392">
          <w:rPr>
            <w:rFonts w:ascii="Times New Roman" w:hAnsi="Times New Roman" w:cs="Times New Roman"/>
          </w:rPr>
          <w:t xml:space="preserve"> rather than discovered as an infant might</w:t>
        </w:r>
      </w:ins>
      <w:ins w:id="1029" w:author="Benton, Deon" w:date="2025-06-27T11:29:00Z" w16du:dateUtc="2025-06-27T16:29:00Z">
        <w:r w:rsidR="007C07E0">
          <w:rPr>
            <w:rFonts w:ascii="Times New Roman" w:hAnsi="Times New Roman" w:cs="Times New Roman"/>
          </w:rPr>
          <w:t xml:space="preserve">, the learning task </w:t>
        </w:r>
      </w:ins>
      <w:ins w:id="1030" w:author="Benton, Deon" w:date="2025-06-27T11:43:00Z" w16du:dateUtc="2025-06-27T16:43:00Z">
        <w:r w:rsidR="001A55CE">
          <w:rPr>
            <w:rFonts w:ascii="Times New Roman" w:hAnsi="Times New Roman" w:cs="Times New Roman"/>
          </w:rPr>
          <w:t>differs in important ways from the one that infants face in the real world</w:t>
        </w:r>
      </w:ins>
      <w:ins w:id="1031" w:author="Benton, Deon" w:date="2025-06-27T11:29:00Z" w16du:dateUtc="2025-06-27T16:29:00Z">
        <w:r w:rsidR="007C07E0">
          <w:rPr>
            <w:rFonts w:ascii="Times New Roman" w:hAnsi="Times New Roman" w:cs="Times New Roman"/>
          </w:rPr>
          <w:t>.</w:t>
        </w:r>
      </w:ins>
      <w:ins w:id="1032" w:author="Benton, Deon" w:date="2025-06-27T11:30:00Z" w16du:dateUtc="2025-06-27T16:30:00Z">
        <w:r w:rsidR="007C07E0">
          <w:rPr>
            <w:rFonts w:ascii="Times New Roman" w:hAnsi="Times New Roman" w:cs="Times New Roman"/>
          </w:rPr>
          <w:t xml:space="preserve"> </w:t>
        </w:r>
      </w:ins>
      <w:ins w:id="1033" w:author="Benton, Deon" w:date="2025-06-27T11:43:00Z" w16du:dateUtc="2025-06-27T16:43:00Z">
        <w:r w:rsidR="00716327">
          <w:rPr>
            <w:rFonts w:ascii="Times New Roman" w:hAnsi="Times New Roman" w:cs="Times New Roman"/>
          </w:rPr>
          <w:t>Specifically</w:t>
        </w:r>
      </w:ins>
      <w:ins w:id="1034" w:author="Benton, Deon" w:date="2025-06-27T11:30:00Z" w16du:dateUtc="2025-06-27T16:30:00Z">
        <w:r w:rsidR="007C07E0">
          <w:rPr>
            <w:rFonts w:ascii="Times New Roman" w:hAnsi="Times New Roman" w:cs="Times New Roman"/>
          </w:rPr>
          <w:t>, by</w:t>
        </w:r>
      </w:ins>
      <w:ins w:id="1035" w:author="Benton, Deon" w:date="2025-06-27T11:31:00Z" w16du:dateUtc="2025-06-27T16:31:00Z">
        <w:r w:rsidR="00954129">
          <w:rPr>
            <w:rFonts w:ascii="Times New Roman" w:hAnsi="Times New Roman" w:cs="Times New Roman"/>
          </w:rPr>
          <w:t xml:space="preserve"> </w:t>
        </w:r>
      </w:ins>
      <w:ins w:id="1036" w:author="Benton, Deon" w:date="2025-06-27T11:43:00Z" w16du:dateUtc="2025-06-27T16:43:00Z">
        <w:r w:rsidR="00716327">
          <w:rPr>
            <w:rFonts w:ascii="Times New Roman" w:hAnsi="Times New Roman" w:cs="Times New Roman"/>
          </w:rPr>
          <w:t>deciding</w:t>
        </w:r>
      </w:ins>
      <w:ins w:id="1037" w:author="Benton, Deon" w:date="2025-06-27T11:31:00Z" w16du:dateUtc="2025-06-27T16:31:00Z">
        <w:r w:rsidR="00954129">
          <w:rPr>
            <w:rFonts w:ascii="Times New Roman" w:hAnsi="Times New Roman" w:cs="Times New Roman"/>
          </w:rPr>
          <w:t xml:space="preserve"> which </w:t>
        </w:r>
        <w:r w:rsidR="00954129">
          <w:rPr>
            <w:rFonts w:ascii="Times New Roman" w:hAnsi="Times New Roman" w:cs="Times New Roman"/>
          </w:rPr>
          <w:lastRenderedPageBreak/>
          <w:t xml:space="preserve">features to implement, </w:t>
        </w:r>
      </w:ins>
      <w:ins w:id="1038" w:author="Benton, Deon" w:date="2025-06-27T11:43:00Z" w16du:dateUtc="2025-06-27T16:43:00Z">
        <w:r w:rsidR="00716327">
          <w:rPr>
            <w:rFonts w:ascii="Times New Roman" w:hAnsi="Times New Roman" w:cs="Times New Roman"/>
          </w:rPr>
          <w:t>the aspects of the input that the model attends to</w:t>
        </w:r>
      </w:ins>
      <w:ins w:id="1039" w:author="Benton, Deon" w:date="2025-06-27T11:44:00Z" w16du:dateUtc="2025-06-27T16:44:00Z">
        <w:r w:rsidR="00716327">
          <w:rPr>
            <w:rFonts w:ascii="Times New Roman" w:hAnsi="Times New Roman" w:cs="Times New Roman"/>
          </w:rPr>
          <w:t xml:space="preserve"> </w:t>
        </w:r>
      </w:ins>
      <w:ins w:id="1040" w:author="detbenton1991@gmail.com" w:date="2025-06-28T12:34:00Z" w16du:dateUtc="2025-06-28T17:34:00Z">
        <w:r w:rsidR="00DE5412">
          <w:rPr>
            <w:rFonts w:ascii="Times New Roman" w:hAnsi="Times New Roman" w:cs="Times New Roman"/>
          </w:rPr>
          <w:t>have</w:t>
        </w:r>
      </w:ins>
      <w:ins w:id="1041" w:author="Benton, Deon" w:date="2025-06-27T11:44:00Z" w16du:dateUtc="2025-06-27T16:44:00Z">
        <w:r w:rsidR="00716327">
          <w:rPr>
            <w:rFonts w:ascii="Times New Roman" w:hAnsi="Times New Roman" w:cs="Times New Roman"/>
          </w:rPr>
          <w:t xml:space="preserve"> been prespecified</w:t>
        </w:r>
      </w:ins>
      <w:ins w:id="1042" w:author="Benton, Deon" w:date="2025-06-27T11:31:00Z" w16du:dateUtc="2025-06-27T16:31:00Z">
        <w:r w:rsidR="00954129">
          <w:rPr>
            <w:rFonts w:ascii="Times New Roman" w:hAnsi="Times New Roman" w:cs="Times New Roman"/>
          </w:rPr>
          <w:t xml:space="preserve">. There are two responses to this potential criticism. First, it has been shown </w:t>
        </w:r>
      </w:ins>
      <w:ins w:id="1043" w:author="Benton, Deon" w:date="2025-06-27T11:44:00Z" w16du:dateUtc="2025-06-27T16:44:00Z">
        <w:r w:rsidR="00716327">
          <w:rPr>
            <w:rFonts w:ascii="Times New Roman" w:hAnsi="Times New Roman" w:cs="Times New Roman"/>
          </w:rPr>
          <w:t>that when some</w:t>
        </w:r>
      </w:ins>
      <w:ins w:id="1044" w:author="Benton, Deon" w:date="2025-06-27T11:32:00Z" w16du:dateUtc="2025-06-27T16:32:00Z">
        <w:r w:rsidR="00954129">
          <w:rPr>
            <w:rFonts w:ascii="Times New Roman" w:hAnsi="Times New Roman" w:cs="Times New Roman"/>
          </w:rPr>
          <w:t xml:space="preserve"> features are made more salient than others</w:t>
        </w:r>
      </w:ins>
      <w:ins w:id="1045" w:author="Benton, Deon" w:date="2025-06-27T11:44:00Z" w16du:dateUtc="2025-06-27T16:44:00Z">
        <w:r w:rsidR="00716327">
          <w:rPr>
            <w:rFonts w:ascii="Times New Roman" w:hAnsi="Times New Roman" w:cs="Times New Roman"/>
          </w:rPr>
          <w:t>—a</w:t>
        </w:r>
      </w:ins>
      <w:ins w:id="1046" w:author="Benton, Deon" w:date="2025-06-27T11:32:00Z" w16du:dateUtc="2025-06-27T16:32:00Z">
        <w:r w:rsidR="00954129">
          <w:rPr>
            <w:rFonts w:ascii="Times New Roman" w:hAnsi="Times New Roman" w:cs="Times New Roman"/>
          </w:rPr>
          <w:t>s is the case here</w:t>
        </w:r>
      </w:ins>
      <w:ins w:id="1047" w:author="Benton, Deon" w:date="2025-06-27T11:45:00Z" w16du:dateUtc="2025-06-27T16:45:00Z">
        <w:r w:rsidR="00716327">
          <w:rPr>
            <w:rFonts w:ascii="Times New Roman" w:hAnsi="Times New Roman" w:cs="Times New Roman"/>
          </w:rPr>
          <w:t>—</w:t>
        </w:r>
      </w:ins>
      <w:ins w:id="1048" w:author="Benton, Deon" w:date="2025-06-27T11:32:00Z" w16du:dateUtc="2025-06-27T16:32:00Z">
        <w:r w:rsidR="00954129">
          <w:rPr>
            <w:rFonts w:ascii="Times New Roman" w:hAnsi="Times New Roman" w:cs="Times New Roman"/>
          </w:rPr>
          <w:t xml:space="preserve">models </w:t>
        </w:r>
      </w:ins>
      <w:ins w:id="1049" w:author="Benton, Deon" w:date="2025-06-27T11:45:00Z" w16du:dateUtc="2025-06-27T16:45:00Z">
        <w:r w:rsidR="00716327">
          <w:rPr>
            <w:rFonts w:ascii="Times New Roman" w:hAnsi="Times New Roman" w:cs="Times New Roman"/>
          </w:rPr>
          <w:t xml:space="preserve">like that used here </w:t>
        </w:r>
      </w:ins>
      <w:ins w:id="1050" w:author="Benton, Deon" w:date="2025-06-27T11:32:00Z" w16du:dateUtc="2025-06-27T16:32:00Z">
        <w:r w:rsidR="00954129">
          <w:rPr>
            <w:rFonts w:ascii="Times New Roman" w:hAnsi="Times New Roman" w:cs="Times New Roman"/>
          </w:rPr>
          <w:t>can discover autonomously which features to focus on, and this is true even if the</w:t>
        </w:r>
      </w:ins>
      <w:ins w:id="1051" w:author="Benton, Deon" w:date="2025-07-10T16:00:00Z" w16du:dateUtc="2025-07-10T21:00:00Z">
        <w:r w:rsidR="00F777EF">
          <w:rPr>
            <w:rFonts w:ascii="Times New Roman" w:hAnsi="Times New Roman" w:cs="Times New Roman"/>
          </w:rPr>
          <w:t xml:space="preserve"> salient and less salient</w:t>
        </w:r>
      </w:ins>
      <w:ins w:id="1052" w:author="Benton, Deon" w:date="2025-06-27T11:32:00Z" w16du:dateUtc="2025-06-27T16:32:00Z">
        <w:r w:rsidR="00954129">
          <w:rPr>
            <w:rFonts w:ascii="Times New Roman" w:hAnsi="Times New Roman" w:cs="Times New Roman"/>
          </w:rPr>
          <w:t xml:space="preserve"> features are perfectly correlated</w:t>
        </w:r>
      </w:ins>
      <w:ins w:id="1053" w:author="Benton, Deon" w:date="2025-06-27T11:34:00Z" w16du:dateUtc="2025-06-27T16:34:00Z">
        <w:r w:rsidR="00183524">
          <w:rPr>
            <w:rFonts w:ascii="Times New Roman" w:hAnsi="Times New Roman" w:cs="Times New Roman"/>
          </w:rPr>
          <w:t xml:space="preserve"> (e.g., Benton, 2024; </w:t>
        </w:r>
        <w:proofErr w:type="spellStart"/>
        <w:r w:rsidR="00183524">
          <w:rPr>
            <w:rFonts w:ascii="Times New Roman" w:hAnsi="Times New Roman" w:cs="Times New Roman"/>
          </w:rPr>
          <w:t>Rakison</w:t>
        </w:r>
        <w:proofErr w:type="spellEnd"/>
        <w:r w:rsidR="00183524">
          <w:rPr>
            <w:rFonts w:ascii="Times New Roman" w:hAnsi="Times New Roman" w:cs="Times New Roman"/>
          </w:rPr>
          <w:t xml:space="preserve"> &amp; </w:t>
        </w:r>
        <w:proofErr w:type="spellStart"/>
        <w:r w:rsidR="00183524">
          <w:rPr>
            <w:rFonts w:ascii="Times New Roman" w:hAnsi="Times New Roman" w:cs="Times New Roman"/>
          </w:rPr>
          <w:t>Lupyan</w:t>
        </w:r>
        <w:proofErr w:type="spellEnd"/>
        <w:r w:rsidR="00183524">
          <w:rPr>
            <w:rFonts w:ascii="Times New Roman" w:hAnsi="Times New Roman" w:cs="Times New Roman"/>
          </w:rPr>
          <w:t>, 2008; Singh et al., 2025)</w:t>
        </w:r>
      </w:ins>
      <w:ins w:id="1054" w:author="Benton, Deon" w:date="2025-06-27T11:32:00Z" w16du:dateUtc="2025-06-27T16:32:00Z">
        <w:r w:rsidR="00954129">
          <w:rPr>
            <w:rFonts w:ascii="Times New Roman" w:hAnsi="Times New Roman" w:cs="Times New Roman"/>
          </w:rPr>
          <w:t xml:space="preserve">. </w:t>
        </w:r>
        <w:r w:rsidR="002428C0">
          <w:rPr>
            <w:rFonts w:ascii="Times New Roman" w:hAnsi="Times New Roman" w:cs="Times New Roman"/>
          </w:rPr>
          <w:t xml:space="preserve">Second, </w:t>
        </w:r>
      </w:ins>
      <w:ins w:id="1055" w:author="Benton, Deon" w:date="2025-07-10T13:13:00Z" w16du:dateUtc="2025-07-10T18:13:00Z">
        <w:r w:rsidR="0046083C">
          <w:rPr>
            <w:rFonts w:ascii="Times New Roman" w:hAnsi="Times New Roman" w:cs="Times New Roman"/>
          </w:rPr>
          <w:t xml:space="preserve">it is assumed here that </w:t>
        </w:r>
      </w:ins>
      <w:ins w:id="1056" w:author="Benton, Deon" w:date="2025-07-10T13:14:00Z" w16du:dateUtc="2025-07-10T18:14:00Z">
        <w:r w:rsidR="009B718F">
          <w:rPr>
            <w:rFonts w:ascii="Times New Roman" w:hAnsi="Times New Roman" w:cs="Times New Roman"/>
          </w:rPr>
          <w:t>att</w:t>
        </w:r>
      </w:ins>
      <w:ins w:id="1057" w:author="Benton, Deon" w:date="2025-07-10T13:15:00Z" w16du:dateUtc="2025-07-10T18:15:00Z">
        <w:r w:rsidR="009B718F">
          <w:rPr>
            <w:rFonts w:ascii="Times New Roman" w:hAnsi="Times New Roman" w:cs="Times New Roman"/>
          </w:rPr>
          <w:t xml:space="preserve">ention to these </w:t>
        </w:r>
      </w:ins>
      <w:ins w:id="1058" w:author="Benton, Deon" w:date="2025-07-10T13:16:00Z" w16du:dateUtc="2025-07-10T18:16:00Z">
        <w:r w:rsidR="009B718F">
          <w:rPr>
            <w:rFonts w:ascii="Times New Roman" w:hAnsi="Times New Roman" w:cs="Times New Roman"/>
          </w:rPr>
          <w:t xml:space="preserve">low-level </w:t>
        </w:r>
      </w:ins>
      <w:ins w:id="1059" w:author="Benton, Deon" w:date="2025-07-10T13:14:00Z" w16du:dateUtc="2025-07-10T18:14:00Z">
        <w:r w:rsidR="0046083C">
          <w:rPr>
            <w:rFonts w:ascii="Times New Roman" w:hAnsi="Times New Roman" w:cs="Times New Roman"/>
          </w:rPr>
          <w:t xml:space="preserve">features </w:t>
        </w:r>
      </w:ins>
      <w:ins w:id="1060" w:author="Benton, Deon" w:date="2025-07-10T13:15:00Z" w16du:dateUtc="2025-07-10T18:15:00Z">
        <w:r w:rsidR="009B718F">
          <w:rPr>
            <w:rFonts w:ascii="Times New Roman" w:hAnsi="Times New Roman" w:cs="Times New Roman"/>
          </w:rPr>
          <w:t xml:space="preserve">as well as </w:t>
        </w:r>
      </w:ins>
      <w:ins w:id="1061" w:author="Benton, Deon" w:date="2025-07-10T13:16:00Z" w16du:dateUtc="2025-07-10T18:16:00Z">
        <w:r w:rsidR="009B718F">
          <w:rPr>
            <w:rFonts w:ascii="Times New Roman" w:hAnsi="Times New Roman" w:cs="Times New Roman"/>
          </w:rPr>
          <w:t>sensitivity to the</w:t>
        </w:r>
      </w:ins>
      <w:ins w:id="1062" w:author="Benton, Deon" w:date="2025-07-10T13:15:00Z" w16du:dateUtc="2025-07-10T18:15:00Z">
        <w:r w:rsidR="009B718F">
          <w:rPr>
            <w:rFonts w:ascii="Times New Roman" w:hAnsi="Times New Roman" w:cs="Times New Roman"/>
          </w:rPr>
          <w:t xml:space="preserve"> associative relation among them is sufficient to explain infants’ looking behaviors in </w:t>
        </w:r>
        <w:proofErr w:type="spellStart"/>
        <w:r w:rsidR="009B718F">
          <w:rPr>
            <w:rFonts w:ascii="Times New Roman" w:hAnsi="Times New Roman" w:cs="Times New Roman"/>
          </w:rPr>
          <w:t>VoE</w:t>
        </w:r>
        <w:proofErr w:type="spellEnd"/>
        <w:r w:rsidR="009B718F">
          <w:rPr>
            <w:rFonts w:ascii="Times New Roman" w:hAnsi="Times New Roman" w:cs="Times New Roman"/>
          </w:rPr>
          <w:t xml:space="preserve"> studies that adopt the Gergely paradigm. </w:t>
        </w:r>
      </w:ins>
      <w:ins w:id="1063" w:author="Benton, Deon" w:date="2025-07-10T16:00:00Z" w16du:dateUtc="2025-07-10T21:00:00Z">
        <w:r w:rsidR="00F777EF">
          <w:rPr>
            <w:rFonts w:ascii="Times New Roman" w:hAnsi="Times New Roman" w:cs="Times New Roman"/>
          </w:rPr>
          <w:t xml:space="preserve">If the present model that is exposed </w:t>
        </w:r>
      </w:ins>
      <w:ins w:id="1064" w:author="Benton, Deon" w:date="2025-07-10T16:01:00Z" w16du:dateUtc="2025-07-10T21:01:00Z">
        <w:r w:rsidR="00F777EF">
          <w:rPr>
            <w:rFonts w:ascii="Times New Roman" w:hAnsi="Times New Roman" w:cs="Times New Roman"/>
          </w:rPr>
          <w:t>to these</w:t>
        </w:r>
      </w:ins>
      <w:ins w:id="1065" w:author="Benton, Deon" w:date="2025-07-10T16:00:00Z" w16du:dateUtc="2025-07-10T21:00:00Z">
        <w:r w:rsidR="00F777EF">
          <w:rPr>
            <w:rFonts w:ascii="Times New Roman" w:hAnsi="Times New Roman" w:cs="Times New Roman"/>
          </w:rPr>
          <w:t xml:space="preserve"> features can capture infants’ responses in </w:t>
        </w:r>
      </w:ins>
      <w:ins w:id="1066" w:author="Benton, Deon" w:date="2025-07-10T16:01:00Z" w16du:dateUtc="2025-07-10T21:01:00Z">
        <w:r w:rsidR="00F777EF">
          <w:rPr>
            <w:rFonts w:ascii="Times New Roman" w:hAnsi="Times New Roman" w:cs="Times New Roman"/>
          </w:rPr>
          <w:t>studies on infant action understanding, this would suggest that infants’ performance in these studies reflect sensitivity to similar features.</w:t>
        </w:r>
      </w:ins>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22E962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del w:id="1067" w:author="Benton, Deon" w:date="2025-07-10T16:02:00Z" w16du:dateUtc="2025-07-10T21:02:00Z">
        <w:r w:rsidDel="006C2C60">
          <w:rPr>
            <w:rFonts w:ascii="Times New Roman" w:hAnsi="Times New Roman" w:cs="Times New Roman"/>
          </w:rPr>
          <w:delText>habituation</w:delText>
        </w:r>
      </w:del>
      <w:ins w:id="1068" w:author="Benton, Deon" w:date="2025-07-10T16:02:00Z" w16du:dateUtc="2025-07-10T21:02:00Z">
        <w:r w:rsidR="006C2C60">
          <w:rPr>
            <w:rFonts w:ascii="Times New Roman" w:hAnsi="Times New Roman" w:cs="Times New Roman"/>
          </w:rPr>
          <w:t>pretraining</w:t>
        </w:r>
      </w:ins>
      <w:r>
        <w:rPr>
          <w:rFonts w:ascii="Times New Roman" w:hAnsi="Times New Roman" w:cs="Times New Roman"/>
        </w:rPr>
        <w:t xml:space="preserve">.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w:t>
      </w:r>
      <w:r>
        <w:rPr>
          <w:rFonts w:ascii="Times New Roman" w:hAnsi="Times New Roman" w:cs="Times New Roman"/>
        </w:rPr>
        <w:lastRenderedPageBreak/>
        <w:t xml:space="preserve">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708D6841" w:rsidR="00524642" w:rsidRPr="00AE207C"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Across all four simulations, the pretraining phase lasted 250 epochs. The learning rate for the non-Jump Height and non-Barrier Height connections was 0.1. Crucially, the nature of this pretraining experience was identical for all networks, regardless of simulation. </w:t>
      </w:r>
      <w:ins w:id="1069" w:author="detbenton1991@gmail.com" w:date="2025-06-27T18:22:00Z" w16du:dateUtc="2025-06-27T23:22:00Z">
        <w:r w:rsidR="00457D74">
          <w:rPr>
            <w:rFonts w:ascii="Times New Roman" w:hAnsi="Times New Roman" w:cs="Times New Roman"/>
          </w:rPr>
          <w:t>Additionally</w:t>
        </w:r>
      </w:ins>
      <w:r>
        <w:rPr>
          <w:rFonts w:ascii="Times New Roman" w:hAnsi="Times New Roman" w:cs="Times New Roman"/>
        </w:rPr>
        <w:t xml:space="preserve">, the habituation phase lasted </w:t>
      </w:r>
      <w:del w:id="1070" w:author="Benton, Deon" w:date="2025-07-10T16:05:00Z" w16du:dateUtc="2025-07-10T21:05:00Z">
        <w:r w:rsidDel="008021BD">
          <w:rPr>
            <w:rFonts w:ascii="Times New Roman" w:hAnsi="Times New Roman" w:cs="Times New Roman"/>
          </w:rPr>
          <w:delText xml:space="preserve">10 </w:delText>
        </w:r>
      </w:del>
      <w:ins w:id="1071" w:author="Benton, Deon" w:date="2025-07-10T16:05:00Z" w16du:dateUtc="2025-07-10T21:05:00Z">
        <w:r w:rsidR="008021BD">
          <w:rPr>
            <w:rFonts w:ascii="Times New Roman" w:hAnsi="Times New Roman" w:cs="Times New Roman"/>
          </w:rPr>
          <w:t xml:space="preserve">between 2 and 10 </w:t>
        </w:r>
      </w:ins>
      <w:r>
        <w:rPr>
          <w:rFonts w:ascii="Times New Roman" w:hAnsi="Times New Roman" w:cs="Times New Roman"/>
        </w:rPr>
        <w:t>epochs</w:t>
      </w:r>
      <w:ins w:id="1072" w:author="Benton, Deon" w:date="2025-07-10T16:05:00Z" w16du:dateUtc="2025-07-10T21:05:00Z">
        <w:r w:rsidR="008021BD">
          <w:rPr>
            <w:rFonts w:ascii="Times New Roman" w:hAnsi="Times New Roman" w:cs="Times New Roman"/>
          </w:rPr>
          <w:t xml:space="preserve"> in step sizes of 2.</w:t>
        </w:r>
      </w:ins>
      <w:r>
        <w:rPr>
          <w:rFonts w:ascii="Times New Roman" w:hAnsi="Times New Roman" w:cs="Times New Roman"/>
        </w:rPr>
        <w:t xml:space="preserve"> </w:t>
      </w:r>
      <w:ins w:id="1073" w:author="Benton, Deon" w:date="2025-07-10T16:05:00Z" w16du:dateUtc="2025-07-10T21:05:00Z">
        <w:r w:rsidR="008021BD">
          <w:rPr>
            <w:rFonts w:ascii="Times New Roman" w:hAnsi="Times New Roman" w:cs="Times New Roman"/>
          </w:rPr>
          <w:t xml:space="preserve">Different numbers of epochs were used to ensure that </w:t>
        </w:r>
      </w:ins>
      <w:ins w:id="1074" w:author="Benton, Deon" w:date="2025-07-10T16:07:00Z" w16du:dateUtc="2025-07-10T21:07:00Z">
        <w:r w:rsidR="00B203EF">
          <w:rPr>
            <w:rFonts w:ascii="Times New Roman" w:hAnsi="Times New Roman" w:cs="Times New Roman"/>
          </w:rPr>
          <w:t xml:space="preserve">the results reported below </w:t>
        </w:r>
      </w:ins>
      <w:ins w:id="1075" w:author="Benton, Deon" w:date="2025-07-10T16:08:00Z" w16du:dateUtc="2025-07-10T21:08:00Z">
        <w:r w:rsidR="00B203EF">
          <w:rPr>
            <w:rFonts w:ascii="Times New Roman" w:hAnsi="Times New Roman" w:cs="Times New Roman"/>
          </w:rPr>
          <w:t>were robust to the specific number of habituation epochs</w:t>
        </w:r>
      </w:ins>
      <w:ins w:id="1076" w:author="Benton, Deon" w:date="2025-07-10T16:06:00Z" w16du:dateUtc="2025-07-10T21:06:00Z">
        <w:r w:rsidR="008021BD">
          <w:rPr>
            <w:rFonts w:ascii="Times New Roman" w:hAnsi="Times New Roman" w:cs="Times New Roman"/>
          </w:rPr>
          <w:t>.</w:t>
        </w:r>
        <w:r w:rsidR="00B203EF">
          <w:rPr>
            <w:rFonts w:ascii="Times New Roman" w:hAnsi="Times New Roman" w:cs="Times New Roman"/>
          </w:rPr>
          <w:t xml:space="preserve"> </w:t>
        </w:r>
      </w:ins>
      <w:ins w:id="1077" w:author="Benton, Deon" w:date="2025-07-10T16:08:00Z" w16du:dateUtc="2025-07-10T21:08:00Z">
        <w:r w:rsidR="00B203EF">
          <w:rPr>
            <w:rFonts w:ascii="Times New Roman" w:hAnsi="Times New Roman" w:cs="Times New Roman"/>
          </w:rPr>
          <w:t>Accordingly,</w:t>
        </w:r>
      </w:ins>
      <w:ins w:id="1078" w:author="Benton, Deon" w:date="2025-07-10T16:10:00Z" w16du:dateUtc="2025-07-10T21:10:00Z">
        <w:r w:rsidR="00965615">
          <w:rPr>
            <w:rFonts w:ascii="Times New Roman" w:hAnsi="Times New Roman" w:cs="Times New Roman"/>
          </w:rPr>
          <w:t xml:space="preserve"> data from all five habituation dur</w:t>
        </w:r>
      </w:ins>
      <w:ins w:id="1079" w:author="Benton, Deon" w:date="2025-07-10T16:11:00Z" w16du:dateUtc="2025-07-10T21:11:00Z">
        <w:r w:rsidR="00965615">
          <w:rPr>
            <w:rFonts w:ascii="Times New Roman" w:hAnsi="Times New Roman" w:cs="Times New Roman"/>
          </w:rPr>
          <w:t>ations are shown below for each of the simulated findings.</w:t>
        </w:r>
      </w:ins>
      <w:del w:id="1080" w:author="Benton, Deon" w:date="2025-07-10T16:08:00Z" w16du:dateUtc="2025-07-10T21:08:00Z">
        <w:r w:rsidDel="00B203EF">
          <w:rPr>
            <w:rFonts w:ascii="Times New Roman" w:hAnsi="Times New Roman" w:cs="Times New Roman"/>
          </w:rPr>
          <w:delText xml:space="preserve"> </w:delText>
        </w:r>
      </w:del>
      <w:ins w:id="1081" w:author="Benton, Deon" w:date="2025-07-10T16:11:00Z" w16du:dateUtc="2025-07-10T21:11:00Z">
        <w:r w:rsidR="00CA5BBF">
          <w:rPr>
            <w:rFonts w:ascii="Times New Roman" w:hAnsi="Times New Roman" w:cs="Times New Roman"/>
          </w:rPr>
          <w:t xml:space="preserve"> </w:t>
        </w:r>
      </w:ins>
      <w:r>
        <w:rPr>
          <w:rFonts w:ascii="Times New Roman" w:hAnsi="Times New Roman" w:cs="Times New Roman"/>
        </w:rPr>
        <w:t>The dependent measure used in the</w:t>
      </w:r>
      <w:ins w:id="1082" w:author="Benton, Deon" w:date="2025-07-10T16:11:00Z" w16du:dateUtc="2025-07-10T21:11:00Z">
        <w:r w:rsidR="00965615">
          <w:rPr>
            <w:rFonts w:ascii="Times New Roman" w:hAnsi="Times New Roman" w:cs="Times New Roman"/>
          </w:rPr>
          <w:t xml:space="preserve">se </w:t>
        </w:r>
        <w:proofErr w:type="spellStart"/>
        <w:r w:rsidR="00965615">
          <w:rPr>
            <w:rFonts w:ascii="Times New Roman" w:hAnsi="Times New Roman" w:cs="Times New Roman"/>
          </w:rPr>
          <w:t>simulations</w:t>
        </w:r>
      </w:ins>
      <w:del w:id="1083" w:author="Benton, Deon" w:date="2025-07-10T16:11:00Z" w16du:dateUtc="2025-07-10T21:11:00Z">
        <w:r w:rsidDel="00965615">
          <w:rPr>
            <w:rFonts w:ascii="Times New Roman" w:hAnsi="Times New Roman" w:cs="Times New Roman"/>
          </w:rPr>
          <w:delText xml:space="preserve"> simulations reported below </w:delText>
        </w:r>
      </w:del>
      <w:r>
        <w:rPr>
          <w:rFonts w:ascii="Times New Roman" w:hAnsi="Times New Roman" w:cs="Times New Roman"/>
        </w:rPr>
        <w:t>was</w:t>
      </w:r>
      <w:proofErr w:type="spellEnd"/>
      <w:r>
        <w:rPr>
          <w:rFonts w:ascii="Times New Roman" w:hAnsi="Times New Roman" w:cs="Times New Roman"/>
        </w:rPr>
        <w:t xml:space="preserve"> cross-entropy error (Hinton, 1989). Greater error corresponds to longer looking. Using error as a proxy for infant looking is typical in simulation studies (e.g.,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ins w:id="1084" w:author="detbenton1991@gmail.com" w:date="2025-06-27T18:38:00Z" w16du:dateUtc="2025-06-27T23:38:00Z">
        <w:r w:rsidR="00E71E95">
          <w:rPr>
            <w:rFonts w:ascii="Times New Roman" w:hAnsi="Times New Roman" w:cs="Times New Roman"/>
          </w:rPr>
          <w:t xml:space="preserve">To understand why this is the case—that is, </w:t>
        </w:r>
      </w:ins>
      <w:ins w:id="1085" w:author="detbenton1991@gmail.com" w:date="2025-06-28T11:26:00Z" w16du:dateUtc="2025-06-28T16:26:00Z">
        <w:r w:rsidR="002531AE">
          <w:rPr>
            <w:rFonts w:ascii="Times New Roman" w:hAnsi="Times New Roman" w:cs="Times New Roman"/>
          </w:rPr>
          <w:t>why it is appropriate to conceptualize</w:t>
        </w:r>
      </w:ins>
      <w:ins w:id="1086" w:author="detbenton1991@gmail.com" w:date="2025-07-04T12:26:00Z" w16du:dateUtc="2025-07-04T17:26:00Z">
        <w:r w:rsidR="00CB51A3">
          <w:rPr>
            <w:rFonts w:ascii="Times New Roman" w:hAnsi="Times New Roman" w:cs="Times New Roman"/>
          </w:rPr>
          <w:t xml:space="preserve"> network</w:t>
        </w:r>
      </w:ins>
      <w:ins w:id="1087" w:author="detbenton1991@gmail.com" w:date="2025-06-28T11:26:00Z" w16du:dateUtc="2025-06-28T16:26:00Z">
        <w:r w:rsidR="002531AE">
          <w:rPr>
            <w:rFonts w:ascii="Times New Roman" w:hAnsi="Times New Roman" w:cs="Times New Roman"/>
          </w:rPr>
          <w:t xml:space="preserve"> error as being positively related to infant loo</w:t>
        </w:r>
      </w:ins>
      <w:ins w:id="1088" w:author="detbenton1991@gmail.com" w:date="2025-06-27T18:38:00Z" w16du:dateUtc="2025-06-27T23:38:00Z">
        <w:r w:rsidR="00E71E95">
          <w:rPr>
            <w:rFonts w:ascii="Times New Roman" w:hAnsi="Times New Roman" w:cs="Times New Roman"/>
          </w:rPr>
          <w:t xml:space="preserve">king time—it is </w:t>
        </w:r>
      </w:ins>
      <w:ins w:id="1089" w:author="detbenton1991@gmail.com" w:date="2025-06-27T18:41:00Z" w16du:dateUtc="2025-06-27T23:41:00Z">
        <w:r w:rsidR="00E71E95">
          <w:rPr>
            <w:rFonts w:ascii="Times New Roman" w:hAnsi="Times New Roman" w:cs="Times New Roman"/>
          </w:rPr>
          <w:t xml:space="preserve">important to consider </w:t>
        </w:r>
      </w:ins>
      <w:ins w:id="1090" w:author="detbenton1991@gmail.com" w:date="2025-06-27T18:42:00Z" w16du:dateUtc="2025-06-27T23:42:00Z">
        <w:r w:rsidR="00E71E95">
          <w:rPr>
            <w:rFonts w:ascii="Times New Roman" w:hAnsi="Times New Roman" w:cs="Times New Roman"/>
          </w:rPr>
          <w:t xml:space="preserve">the relation </w:t>
        </w:r>
      </w:ins>
      <w:ins w:id="1091" w:author="detbenton1991@gmail.com" w:date="2025-06-28T11:27:00Z" w16du:dateUtc="2025-06-28T16:27:00Z">
        <w:r w:rsidR="0002365D">
          <w:rPr>
            <w:rFonts w:ascii="Times New Roman" w:hAnsi="Times New Roman" w:cs="Times New Roman"/>
          </w:rPr>
          <w:t>between infant habituation</w:t>
        </w:r>
      </w:ins>
      <w:ins w:id="1092" w:author="detbenton1991@gmail.com" w:date="2025-06-27T18:44:00Z" w16du:dateUtc="2025-06-27T23:44:00Z">
        <w:r w:rsidR="00E71E95">
          <w:rPr>
            <w:rFonts w:ascii="Times New Roman" w:hAnsi="Times New Roman" w:cs="Times New Roman"/>
          </w:rPr>
          <w:t xml:space="preserve"> and learning in standard autoencoder neural networks.</w:t>
        </w:r>
      </w:ins>
      <w:ins w:id="1093" w:author="detbenton1991@gmail.com" w:date="2025-06-27T18:43:00Z" w16du:dateUtc="2025-06-27T23:43:00Z">
        <w:r w:rsidR="00E71E95">
          <w:rPr>
            <w:rFonts w:ascii="Times New Roman" w:hAnsi="Times New Roman" w:cs="Times New Roman"/>
          </w:rPr>
          <w:t xml:space="preserve"> </w:t>
        </w:r>
      </w:ins>
      <w:ins w:id="1094" w:author="detbenton1991@gmail.com" w:date="2025-07-04T12:27:00Z" w16du:dateUtc="2025-07-04T17:27:00Z">
        <w:r w:rsidR="00CB51A3">
          <w:rPr>
            <w:rFonts w:ascii="Times New Roman" w:hAnsi="Times New Roman" w:cs="Times New Roman"/>
          </w:rPr>
          <w:t xml:space="preserve"> </w:t>
        </w:r>
      </w:ins>
      <w:ins w:id="1095" w:author="detbenton1991@gmail.com" w:date="2025-06-28T11:27:00Z" w16du:dateUtc="2025-06-28T16:27:00Z">
        <w:r w:rsidR="003E737D">
          <w:rPr>
            <w:rFonts w:ascii="Times New Roman" w:hAnsi="Times New Roman" w:cs="Times New Roman"/>
          </w:rPr>
          <w:t>According to one influential model (</w:t>
        </w:r>
      </w:ins>
      <w:ins w:id="1096" w:author="detbenton1991@gmail.com" w:date="2025-06-28T11:43:00Z" w16du:dateUtc="2025-06-28T16:43:00Z">
        <w:r w:rsidR="007D16EA">
          <w:rPr>
            <w:rFonts w:ascii="Times New Roman" w:hAnsi="Times New Roman" w:cs="Times New Roman"/>
          </w:rPr>
          <w:t xml:space="preserve">Sokolov, </w:t>
        </w:r>
      </w:ins>
      <w:ins w:id="1097" w:author="detbenton1991@gmail.com" w:date="2025-06-28T11:27:00Z" w16du:dateUtc="2025-06-28T16:27:00Z">
        <w:r w:rsidR="003E737D">
          <w:rPr>
            <w:rFonts w:ascii="Times New Roman" w:hAnsi="Times New Roman" w:cs="Times New Roman"/>
          </w:rPr>
          <w:t xml:space="preserve">1963), </w:t>
        </w:r>
      </w:ins>
      <w:ins w:id="1098" w:author="detbenton1991@gmail.com" w:date="2025-06-28T11:28:00Z" w16du:dateUtc="2025-06-28T16:28:00Z">
        <w:r w:rsidR="008A22C6">
          <w:rPr>
            <w:rFonts w:ascii="Times New Roman" w:hAnsi="Times New Roman" w:cs="Times New Roman"/>
          </w:rPr>
          <w:t xml:space="preserve">habituation is a </w:t>
        </w:r>
      </w:ins>
      <w:ins w:id="1099" w:author="detbenton1991@gmail.com" w:date="2025-06-28T11:29:00Z" w16du:dateUtc="2025-06-28T16:29:00Z">
        <w:r w:rsidR="008A22C6">
          <w:rPr>
            <w:rFonts w:ascii="Times New Roman" w:hAnsi="Times New Roman" w:cs="Times New Roman"/>
          </w:rPr>
          <w:t>process</w:t>
        </w:r>
      </w:ins>
      <w:ins w:id="1100" w:author="detbenton1991@gmail.com" w:date="2025-06-28T11:34:00Z" w16du:dateUtc="2025-06-28T16:34:00Z">
        <w:r w:rsidR="00C26EA0">
          <w:rPr>
            <w:rFonts w:ascii="Times New Roman" w:hAnsi="Times New Roman" w:cs="Times New Roman"/>
          </w:rPr>
          <w:t xml:space="preserve"> in which learners</w:t>
        </w:r>
      </w:ins>
      <w:ins w:id="1101" w:author="detbenton1991@gmail.com" w:date="2025-06-28T11:43:00Z" w16du:dateUtc="2025-06-28T16:43:00Z">
        <w:r w:rsidR="009D0459">
          <w:rPr>
            <w:rFonts w:ascii="Times New Roman" w:hAnsi="Times New Roman" w:cs="Times New Roman"/>
          </w:rPr>
          <w:t xml:space="preserve"> gradually adjust their internal representation of an external stimulus until </w:t>
        </w:r>
      </w:ins>
      <w:ins w:id="1102" w:author="detbenton1991@gmail.com" w:date="2025-06-28T12:02:00Z" w16du:dateUtc="2025-06-28T17:02:00Z">
        <w:r w:rsidR="004743FE">
          <w:rPr>
            <w:rFonts w:ascii="Times New Roman" w:hAnsi="Times New Roman" w:cs="Times New Roman"/>
          </w:rPr>
          <w:t xml:space="preserve">it </w:t>
        </w:r>
      </w:ins>
      <w:ins w:id="1103" w:author="detbenton1991@gmail.com" w:date="2025-06-28T11:44:00Z" w16du:dateUtc="2025-06-28T16:44:00Z">
        <w:r w:rsidR="009D0459">
          <w:rPr>
            <w:rFonts w:ascii="Times New Roman" w:hAnsi="Times New Roman" w:cs="Times New Roman"/>
          </w:rPr>
          <w:t>matches the external stimulus in some way. Crucially, while there is a discrepancy between the internal representation</w:t>
        </w:r>
      </w:ins>
      <w:ins w:id="1104" w:author="detbenton1991@gmail.com" w:date="2025-07-04T12:28:00Z" w16du:dateUtc="2025-07-04T17:28:00Z">
        <w:r w:rsidR="0054510C">
          <w:rPr>
            <w:rFonts w:ascii="Times New Roman" w:hAnsi="Times New Roman" w:cs="Times New Roman"/>
          </w:rPr>
          <w:t xml:space="preserve"> of the external stimulus</w:t>
        </w:r>
      </w:ins>
      <w:ins w:id="1105" w:author="detbenton1991@gmail.com" w:date="2025-06-28T11:44:00Z" w16du:dateUtc="2025-06-28T16:44:00Z">
        <w:r w:rsidR="009D0459">
          <w:rPr>
            <w:rFonts w:ascii="Times New Roman" w:hAnsi="Times New Roman" w:cs="Times New Roman"/>
          </w:rPr>
          <w:t xml:space="preserve"> and the external</w:t>
        </w:r>
      </w:ins>
      <w:ins w:id="1106" w:author="detbenton1991@gmail.com" w:date="2025-06-28T11:45:00Z" w16du:dateUtc="2025-06-28T16:45:00Z">
        <w:r w:rsidR="009D0459">
          <w:rPr>
            <w:rFonts w:ascii="Times New Roman" w:hAnsi="Times New Roman" w:cs="Times New Roman"/>
          </w:rPr>
          <w:t xml:space="preserve"> stimulus</w:t>
        </w:r>
      </w:ins>
      <w:ins w:id="1107" w:author="detbenton1991@gmail.com" w:date="2025-07-04T12:28:00Z" w16du:dateUtc="2025-07-04T17:28:00Z">
        <w:r w:rsidR="0054510C">
          <w:rPr>
            <w:rFonts w:ascii="Times New Roman" w:hAnsi="Times New Roman" w:cs="Times New Roman"/>
          </w:rPr>
          <w:t xml:space="preserve"> itself</w:t>
        </w:r>
      </w:ins>
      <w:ins w:id="1108" w:author="detbenton1991@gmail.com" w:date="2025-06-28T11:45:00Z" w16du:dateUtc="2025-06-28T16:45:00Z">
        <w:r w:rsidR="009D0459">
          <w:rPr>
            <w:rFonts w:ascii="Times New Roman" w:hAnsi="Times New Roman" w:cs="Times New Roman"/>
          </w:rPr>
          <w:t xml:space="preserve">, learners will continue </w:t>
        </w:r>
      </w:ins>
      <w:ins w:id="1109" w:author="detbenton1991@gmail.com" w:date="2025-06-28T12:32:00Z" w16du:dateUtc="2025-06-28T17:32:00Z">
        <w:r w:rsidR="003C36B5">
          <w:rPr>
            <w:rFonts w:ascii="Times New Roman" w:hAnsi="Times New Roman" w:cs="Times New Roman"/>
          </w:rPr>
          <w:t>visually to</w:t>
        </w:r>
      </w:ins>
      <w:ins w:id="1110" w:author="detbenton1991@gmail.com" w:date="2025-06-28T11:45:00Z" w16du:dateUtc="2025-06-28T16:45:00Z">
        <w:r w:rsidR="009D0459">
          <w:rPr>
            <w:rFonts w:ascii="Times New Roman" w:hAnsi="Times New Roman" w:cs="Times New Roman"/>
          </w:rPr>
          <w:t xml:space="preserve"> fixate the external stimulus. </w:t>
        </w:r>
      </w:ins>
      <w:ins w:id="1111" w:author="detbenton1991@gmail.com" w:date="2025-07-04T12:28:00Z" w16du:dateUtc="2025-07-04T17:28:00Z">
        <w:r w:rsidR="00E32B52">
          <w:rPr>
            <w:rFonts w:ascii="Times New Roman" w:hAnsi="Times New Roman" w:cs="Times New Roman"/>
          </w:rPr>
          <w:t xml:space="preserve">Only when this discrepancy is resolved do learners disengage from the external stimulus </w:t>
        </w:r>
      </w:ins>
      <w:ins w:id="1112" w:author="detbenton1991@gmail.com" w:date="2025-06-28T12:33:00Z" w16du:dateUtc="2025-06-28T17:33:00Z">
        <w:r w:rsidR="003C36B5">
          <w:rPr>
            <w:rFonts w:ascii="Times New Roman" w:hAnsi="Times New Roman" w:cs="Times New Roman"/>
          </w:rPr>
          <w:t>and turn their attention elsewhere</w:t>
        </w:r>
      </w:ins>
      <w:ins w:id="1113" w:author="detbenton1991@gmail.com" w:date="2025-06-28T11:45:00Z" w16du:dateUtc="2025-06-28T16:45:00Z">
        <w:r w:rsidR="009D0459">
          <w:rPr>
            <w:rFonts w:ascii="Times New Roman" w:hAnsi="Times New Roman" w:cs="Times New Roman"/>
          </w:rPr>
          <w:t xml:space="preserve">. </w:t>
        </w:r>
      </w:ins>
      <w:ins w:id="1114" w:author="detbenton1991@gmail.com" w:date="2025-06-28T11:29:00Z" w16du:dateUtc="2025-06-28T16:29:00Z">
        <w:r w:rsidR="00C26EA0">
          <w:rPr>
            <w:rFonts w:ascii="Times New Roman" w:hAnsi="Times New Roman" w:cs="Times New Roman"/>
          </w:rPr>
          <w:t>In a similar vein,</w:t>
        </w:r>
      </w:ins>
      <w:ins w:id="1115" w:author="detbenton1991@gmail.com" w:date="2025-06-28T12:02:00Z" w16du:dateUtc="2025-06-28T17:02:00Z">
        <w:r w:rsidR="00863608">
          <w:rPr>
            <w:rFonts w:ascii="Times New Roman" w:hAnsi="Times New Roman" w:cs="Times New Roman"/>
          </w:rPr>
          <w:t xml:space="preserve"> autoencoder neural networks learn to reproduce</w:t>
        </w:r>
      </w:ins>
      <w:ins w:id="1116" w:author="detbenton1991@gmail.com" w:date="2025-06-28T12:14:00Z" w16du:dateUtc="2025-06-28T17:14:00Z">
        <w:r w:rsidR="00F00019">
          <w:rPr>
            <w:rFonts w:ascii="Times New Roman" w:hAnsi="Times New Roman" w:cs="Times New Roman"/>
          </w:rPr>
          <w:t xml:space="preserve"> at the output layer</w:t>
        </w:r>
      </w:ins>
      <w:ins w:id="1117" w:author="detbenton1991@gmail.com" w:date="2025-06-28T12:02:00Z" w16du:dateUtc="2025-06-28T17:02:00Z">
        <w:r w:rsidR="00863608">
          <w:rPr>
            <w:rFonts w:ascii="Times New Roman" w:hAnsi="Times New Roman" w:cs="Times New Roman"/>
          </w:rPr>
          <w:t xml:space="preserve"> in</w:t>
        </w:r>
      </w:ins>
      <w:ins w:id="1118" w:author="detbenton1991@gmail.com" w:date="2025-06-28T12:03:00Z" w16du:dateUtc="2025-06-28T17:03:00Z">
        <w:r w:rsidR="00863608">
          <w:rPr>
            <w:rFonts w:ascii="Times New Roman" w:hAnsi="Times New Roman" w:cs="Times New Roman"/>
          </w:rPr>
          <w:t>put</w:t>
        </w:r>
      </w:ins>
      <w:ins w:id="1119" w:author="detbenton1991@gmail.com" w:date="2025-07-04T12:29:00Z" w16du:dateUtc="2025-07-04T17:29:00Z">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ins>
      <w:ins w:id="1120" w:author="detbenton1991@gmail.com" w:date="2025-06-28T12:03:00Z" w16du:dateUtc="2025-06-28T17:03:00Z">
        <w:r w:rsidR="00863608">
          <w:rPr>
            <w:rFonts w:ascii="Times New Roman" w:hAnsi="Times New Roman" w:cs="Times New Roman"/>
          </w:rPr>
          <w:t xml:space="preserve"> to the model</w:t>
        </w:r>
      </w:ins>
      <w:ins w:id="1121" w:author="detbenton1991@gmail.com" w:date="2025-06-28T12:14:00Z" w16du:dateUtc="2025-06-28T17:14:00Z">
        <w:r w:rsidR="002A0405">
          <w:rPr>
            <w:rFonts w:ascii="Times New Roman" w:hAnsi="Times New Roman" w:cs="Times New Roman"/>
          </w:rPr>
          <w:t xml:space="preserve">. These networks do this </w:t>
        </w:r>
      </w:ins>
      <w:ins w:id="1122" w:author="detbenton1991@gmail.com" w:date="2025-06-28T12:03:00Z" w16du:dateUtc="2025-06-28T17:03:00Z">
        <w:r w:rsidR="00863608">
          <w:rPr>
            <w:rFonts w:ascii="Times New Roman" w:hAnsi="Times New Roman" w:cs="Times New Roman"/>
          </w:rPr>
          <w:t xml:space="preserve">by gradually adjusting their </w:t>
        </w:r>
      </w:ins>
      <w:ins w:id="1123" w:author="detbenton1991@gmail.com" w:date="2025-07-04T12:29:00Z" w16du:dateUtc="2025-07-04T17:29:00Z">
        <w:r w:rsidR="00E10136">
          <w:rPr>
            <w:rFonts w:ascii="Times New Roman" w:hAnsi="Times New Roman" w:cs="Times New Roman"/>
          </w:rPr>
          <w:t>hidden</w:t>
        </w:r>
      </w:ins>
      <w:ins w:id="1124" w:author="detbenton1991@gmail.com" w:date="2025-06-28T12:03:00Z" w16du:dateUtc="2025-06-28T17:03:00Z">
        <w:r w:rsidR="00863608">
          <w:rPr>
            <w:rFonts w:ascii="Times New Roman" w:hAnsi="Times New Roman" w:cs="Times New Roman"/>
          </w:rPr>
          <w:t xml:space="preserve"> representations </w:t>
        </w:r>
      </w:ins>
      <w:ins w:id="1125" w:author="detbenton1991@gmail.com" w:date="2025-07-04T12:29:00Z" w16du:dateUtc="2025-07-04T17:29:00Z">
        <w:r w:rsidR="00E10136">
          <w:rPr>
            <w:rFonts w:ascii="Times New Roman" w:hAnsi="Times New Roman" w:cs="Times New Roman"/>
          </w:rPr>
          <w:t xml:space="preserve">(akin to the </w:t>
        </w:r>
      </w:ins>
      <w:ins w:id="1126" w:author="detbenton1991@gmail.com" w:date="2025-07-04T12:30:00Z" w16du:dateUtc="2025-07-04T17:30:00Z">
        <w:r w:rsidR="00E10136">
          <w:rPr>
            <w:rFonts w:ascii="Times New Roman" w:hAnsi="Times New Roman" w:cs="Times New Roman"/>
          </w:rPr>
          <w:t xml:space="preserve">model’s internal representation) </w:t>
        </w:r>
      </w:ins>
      <w:ins w:id="1127" w:author="detbenton1991@gmail.com" w:date="2025-06-28T12:03:00Z" w16du:dateUtc="2025-06-28T17:03:00Z">
        <w:r w:rsidR="00863608">
          <w:rPr>
            <w:rFonts w:ascii="Times New Roman" w:hAnsi="Times New Roman" w:cs="Times New Roman"/>
          </w:rPr>
          <w:t>until those representations are sufficient to reproduce that input at the output.</w:t>
        </w:r>
      </w:ins>
      <w:ins w:id="1128" w:author="detbenton1991@gmail.com" w:date="2025-06-28T11:29:00Z" w16du:dateUtc="2025-06-28T16:29:00Z">
        <w:r w:rsidR="00C26EA0">
          <w:rPr>
            <w:rFonts w:ascii="Times New Roman" w:hAnsi="Times New Roman" w:cs="Times New Roman"/>
          </w:rPr>
          <w:t xml:space="preserve"> </w:t>
        </w:r>
      </w:ins>
      <w:ins w:id="1129" w:author="detbenton1991@gmail.com" w:date="2025-06-28T12:08:00Z" w16du:dateUtc="2025-06-28T17:08:00Z">
        <w:r w:rsidR="00863608">
          <w:rPr>
            <w:rFonts w:ascii="Times New Roman" w:hAnsi="Times New Roman" w:cs="Times New Roman"/>
          </w:rPr>
          <w:t>As was true for infant</w:t>
        </w:r>
      </w:ins>
      <w:ins w:id="1130" w:author="detbenton1991@gmail.com" w:date="2025-06-28T12:09:00Z" w16du:dateUtc="2025-06-28T17:09:00Z">
        <w:r w:rsidR="00863608">
          <w:rPr>
            <w:rFonts w:ascii="Times New Roman" w:hAnsi="Times New Roman" w:cs="Times New Roman"/>
          </w:rPr>
          <w:t xml:space="preserve"> habituation</w:t>
        </w:r>
      </w:ins>
      <w:ins w:id="1131" w:author="detbenton1991@gmail.com" w:date="2025-06-28T11:46:00Z" w16du:dateUtc="2025-06-28T16:46:00Z">
        <w:r w:rsidR="00FD7FD0">
          <w:rPr>
            <w:rFonts w:ascii="Times New Roman" w:hAnsi="Times New Roman" w:cs="Times New Roman"/>
          </w:rPr>
          <w:t xml:space="preserve">, </w:t>
        </w:r>
      </w:ins>
      <w:ins w:id="1132" w:author="detbenton1991@gmail.com" w:date="2025-06-28T12:04:00Z" w16du:dateUtc="2025-06-28T17:04:00Z">
        <w:r w:rsidR="00863608">
          <w:rPr>
            <w:rFonts w:ascii="Times New Roman" w:hAnsi="Times New Roman" w:cs="Times New Roman"/>
          </w:rPr>
          <w:t xml:space="preserve">network </w:t>
        </w:r>
      </w:ins>
      <w:ins w:id="1133" w:author="detbenton1991@gmail.com" w:date="2025-06-28T11:46:00Z" w16du:dateUtc="2025-06-28T16:46:00Z">
        <w:r w:rsidR="00FD7FD0">
          <w:rPr>
            <w:rFonts w:ascii="Times New Roman" w:hAnsi="Times New Roman" w:cs="Times New Roman"/>
          </w:rPr>
          <w:t>error will remain high</w:t>
        </w:r>
      </w:ins>
      <w:ins w:id="1134" w:author="detbenton1991@gmail.com" w:date="2025-07-04T12:30:00Z" w16du:dateUtc="2025-07-04T17:30:00Z">
        <w:r w:rsidR="00E10136">
          <w:rPr>
            <w:rFonts w:ascii="Times New Roman" w:hAnsi="Times New Roman" w:cs="Times New Roman"/>
          </w:rPr>
          <w:t xml:space="preserve"> (akin to the network continuing to fixate the external stimulus)</w:t>
        </w:r>
      </w:ins>
      <w:ins w:id="1135" w:author="detbenton1991@gmail.com" w:date="2025-06-28T11:46:00Z" w16du:dateUtc="2025-06-28T16:46:00Z">
        <w:r w:rsidR="00FD7FD0">
          <w:rPr>
            <w:rFonts w:ascii="Times New Roman" w:hAnsi="Times New Roman" w:cs="Times New Roman"/>
          </w:rPr>
          <w:t xml:space="preserve"> until the </w:t>
        </w:r>
        <w:r w:rsidR="00FD7FD0">
          <w:rPr>
            <w:rFonts w:ascii="Times New Roman" w:hAnsi="Times New Roman" w:cs="Times New Roman"/>
          </w:rPr>
          <w:lastRenderedPageBreak/>
          <w:t xml:space="preserve">discrepancy between the model’s representation of the external stimulus at the hidden layer matches the external stimulus </w:t>
        </w:r>
      </w:ins>
      <w:ins w:id="1136" w:author="detbenton1991@gmail.com" w:date="2025-06-28T12:10:00Z" w16du:dateUtc="2025-06-28T17:10:00Z">
        <w:r w:rsidR="008324D1">
          <w:rPr>
            <w:rFonts w:ascii="Times New Roman" w:hAnsi="Times New Roman" w:cs="Times New Roman"/>
          </w:rPr>
          <w:t>in some way</w:t>
        </w:r>
      </w:ins>
      <w:ins w:id="1137" w:author="detbenton1991@gmail.com" w:date="2025-06-28T11:46:00Z" w16du:dateUtc="2025-06-28T16:46:00Z">
        <w:r w:rsidR="00FD7FD0">
          <w:rPr>
            <w:rFonts w:ascii="Times New Roman" w:hAnsi="Times New Roman" w:cs="Times New Roman"/>
          </w:rPr>
          <w:t>.</w:t>
        </w:r>
      </w:ins>
      <w:ins w:id="1138" w:author="detbenton1991@gmail.com" w:date="2025-07-04T12:30:00Z" w16du:dateUtc="2025-07-04T17:30:00Z">
        <w:r w:rsidR="004C7140">
          <w:rPr>
            <w:rFonts w:ascii="Times New Roman" w:hAnsi="Times New Roman" w:cs="Times New Roman"/>
          </w:rPr>
          <w:t xml:space="preserve"> </w:t>
        </w:r>
      </w:ins>
      <w:ins w:id="1139" w:author="detbenton1991@gmail.com" w:date="2025-07-04T12:31:00Z" w16du:dateUtc="2025-07-04T17:31:00Z">
        <w:r w:rsidR="0026456F">
          <w:rPr>
            <w:rFonts w:ascii="Times New Roman" w:hAnsi="Times New Roman" w:cs="Times New Roman"/>
          </w:rPr>
          <w:t>Only at this point is</w:t>
        </w:r>
      </w:ins>
      <w:ins w:id="1140" w:author="detbenton1991@gmail.com" w:date="2025-07-04T12:30:00Z" w16du:dateUtc="2025-07-04T17:30:00Z">
        <w:r w:rsidR="004C7140">
          <w:rPr>
            <w:rFonts w:ascii="Times New Roman" w:hAnsi="Times New Roman" w:cs="Times New Roman"/>
          </w:rPr>
          <w:t xml:space="preserve"> the network ready to proces</w:t>
        </w:r>
      </w:ins>
      <w:ins w:id="1141" w:author="detbenton1991@gmail.com" w:date="2025-07-04T12:31:00Z" w16du:dateUtc="2025-07-04T17:31:00Z">
        <w:r w:rsidR="004C7140">
          <w:rPr>
            <w:rFonts w:ascii="Times New Roman" w:hAnsi="Times New Roman" w:cs="Times New Roman"/>
          </w:rPr>
          <w:t>s (i.e., fixate) a new external stimulus.</w:t>
        </w:r>
      </w:ins>
      <w:ins w:id="1142" w:author="detbenton1991@gmail.com" w:date="2025-06-28T12:10:00Z" w16du:dateUtc="2025-06-28T17:10:00Z">
        <w:r w:rsidR="007F7477">
          <w:rPr>
            <w:rFonts w:ascii="Times New Roman" w:hAnsi="Times New Roman" w:cs="Times New Roman"/>
          </w:rPr>
          <w:t xml:space="preserve"> </w:t>
        </w:r>
      </w:ins>
      <w:ins w:id="1143" w:author="detbenton1991@gmail.com" w:date="2025-07-04T12:31:00Z" w16du:dateUtc="2025-07-04T17:31:00Z">
        <w:r w:rsidR="00A56514">
          <w:rPr>
            <w:rFonts w:ascii="Times New Roman" w:hAnsi="Times New Roman" w:cs="Times New Roman"/>
          </w:rPr>
          <w:t>These details notwithstanding,</w:t>
        </w:r>
      </w:ins>
      <w:ins w:id="1144" w:author="detbenton1991@gmail.com" w:date="2025-06-27T18:40:00Z" w16du:dateUtc="2025-06-27T23:40:00Z">
        <w:r w:rsidR="00E71E95">
          <w:rPr>
            <w:rFonts w:ascii="Times New Roman" w:hAnsi="Times New Roman" w:cs="Times New Roman"/>
          </w:rPr>
          <w:t xml:space="preserve"> </w:t>
        </w:r>
      </w:ins>
      <w:del w:id="1145" w:author="detbenton1991@gmail.com" w:date="2025-07-04T12:31:00Z" w16du:dateUtc="2025-07-04T17:31:00Z">
        <w:r w:rsidDel="00A56514">
          <w:rPr>
            <w:rFonts w:ascii="Times New Roman" w:hAnsi="Times New Roman" w:cs="Times New Roman"/>
          </w:rPr>
          <w:delText>A</w:delText>
        </w:r>
      </w:del>
      <w:ins w:id="1146" w:author="detbenton1991@gmail.com" w:date="2025-07-04T12:31:00Z" w16du:dateUtc="2025-07-04T17:31:00Z">
        <w:r w:rsidR="00A56514">
          <w:rPr>
            <w:rFonts w:ascii="Times New Roman" w:hAnsi="Times New Roman" w:cs="Times New Roman"/>
          </w:rPr>
          <w:t>a</w:t>
        </w:r>
      </w:ins>
      <w:r>
        <w:rPr>
          <w:rFonts w:ascii="Times New Roman" w:hAnsi="Times New Roman" w:cs="Times New Roman"/>
        </w:rPr>
        <w:t xml:space="preserve">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98BAA69"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w:t>
      </w:r>
      <w:ins w:id="1147" w:author="detbenton1991@gmail.com" w:date="2025-07-04T12:34:00Z" w16du:dateUtc="2025-07-04T17:34:00Z">
        <w:r w:rsidR="00A568AB">
          <w:rPr>
            <w:rFonts w:ascii="Times New Roman" w:hAnsi="Times New Roman" w:cs="Times New Roman"/>
          </w:rPr>
          <w:t xml:space="preserve"> theoretical</w:t>
        </w:r>
      </w:ins>
      <w:r>
        <w:rPr>
          <w:rFonts w:ascii="Times New Roman" w:hAnsi="Times New Roman" w:cs="Times New Roman"/>
        </w:rPr>
        <w:t xml:space="preserve"> proposal) could account for this finding. </w:t>
      </w:r>
    </w:p>
    <w:p w14:paraId="1687A257" w14:textId="6A350695" w:rsidR="00524642" w:rsidDel="00A649C6" w:rsidRDefault="00524642" w:rsidP="00524642">
      <w:pPr>
        <w:tabs>
          <w:tab w:val="left" w:pos="720"/>
          <w:tab w:val="left" w:pos="1440"/>
          <w:tab w:val="left" w:pos="2160"/>
          <w:tab w:val="left" w:pos="2880"/>
          <w:tab w:val="left" w:pos="3600"/>
          <w:tab w:val="center" w:pos="4680"/>
        </w:tabs>
        <w:spacing w:line="480" w:lineRule="auto"/>
        <w:contextualSpacing/>
        <w:rPr>
          <w:del w:id="1148" w:author="detbenton1991@gmail.com" w:date="2025-07-04T12:38:00Z" w16du:dateUtc="2025-07-04T17:38:00Z"/>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w:t>
      </w:r>
      <w:del w:id="1149" w:author="detbenton1991@gmail.com" w:date="2025-07-04T12:37:00Z" w16du:dateUtc="2025-07-04T17:37:00Z">
        <w:r w:rsidDel="00DB7A24">
          <w:rPr>
            <w:rFonts w:ascii="Times New Roman" w:hAnsi="Times New Roman" w:cs="Times New Roman"/>
          </w:rPr>
          <w:delText>This ensured</w:delText>
        </w:r>
      </w:del>
      <w:ins w:id="1150" w:author="detbenton1991@gmail.com" w:date="2025-07-04T12:37:00Z" w16du:dateUtc="2025-07-04T17:37:00Z">
        <w:r w:rsidR="00DB7A24">
          <w:rPr>
            <w:rFonts w:ascii="Times New Roman" w:hAnsi="Times New Roman" w:cs="Times New Roman"/>
          </w:rPr>
          <w:t>These differences ensured</w:t>
        </w:r>
      </w:ins>
      <w:r>
        <w:rPr>
          <w:rFonts w:ascii="Times New Roman" w:hAnsi="Times New Roman" w:cs="Times New Roman"/>
        </w:rPr>
        <w:t xml:space="preserve"> that network’s processing during habituation was not influenced by prior experience with </w:t>
      </w:r>
      <w:ins w:id="1151" w:author="detbenton1991@gmail.com" w:date="2025-07-04T12:37:00Z" w16du:dateUtc="2025-07-04T17:37:00Z">
        <w:r w:rsidR="00DB7A24">
          <w:rPr>
            <w:rFonts w:ascii="Times New Roman" w:hAnsi="Times New Roman" w:cs="Times New Roman"/>
          </w:rPr>
          <w:t xml:space="preserve">either </w:t>
        </w:r>
      </w:ins>
      <w:r>
        <w:rPr>
          <w:rFonts w:ascii="Times New Roman" w:hAnsi="Times New Roman" w:cs="Times New Roman"/>
        </w:rPr>
        <w:t>the pretraining barrier height</w:t>
      </w:r>
      <w:ins w:id="1152" w:author="detbenton1991@gmail.com" w:date="2025-07-04T12:37:00Z" w16du:dateUtc="2025-07-04T17:37:00Z">
        <w:r w:rsidR="00DB7A24">
          <w:rPr>
            <w:rFonts w:ascii="Times New Roman" w:hAnsi="Times New Roman" w:cs="Times New Roman"/>
          </w:rPr>
          <w:t xml:space="preserve"> or specific objects or entities</w:t>
        </w:r>
      </w:ins>
      <w:r>
        <w:rPr>
          <w:rFonts w:ascii="Times New Roman" w:hAnsi="Times New Roman" w:cs="Times New Roman"/>
        </w:rPr>
        <w:t xml:space="preserve">. Networks were then shown a straight path event (Efficient test event) and curved path event (Inefficient test event). Both events were shown without the barrier and used the same objects from habituation. </w:t>
      </w:r>
    </w:p>
    <w:p w14:paraId="6C6B9701" w14:textId="77777777" w:rsidR="00524642" w:rsidDel="00A649C6" w:rsidRDefault="00524642" w:rsidP="00524642">
      <w:pPr>
        <w:tabs>
          <w:tab w:val="left" w:pos="720"/>
          <w:tab w:val="left" w:pos="1440"/>
          <w:tab w:val="left" w:pos="2160"/>
          <w:tab w:val="left" w:pos="2880"/>
          <w:tab w:val="left" w:pos="3600"/>
          <w:tab w:val="center" w:pos="4680"/>
        </w:tabs>
        <w:spacing w:line="480" w:lineRule="auto"/>
        <w:contextualSpacing/>
        <w:rPr>
          <w:del w:id="1153" w:author="detbenton1991@gmail.com" w:date="2025-07-04T12:38:00Z" w16du:dateUtc="2025-07-04T17:38:00Z"/>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1ECC73B9">
                                  <wp:extent cx="5872348" cy="3864486"/>
                                  <wp:effectExtent l="0" t="0" r="0" b="3175"/>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31562" cy="3969262"/>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1ECC73B9">
                            <wp:extent cx="5872348" cy="3864486"/>
                            <wp:effectExtent l="0" t="0" r="0" b="3175"/>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31562" cy="3969262"/>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605E87D8"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Simulation 1 showed that networks, like infants, only looked longer at</w:t>
      </w:r>
      <w:ins w:id="1154" w:author="detbenton1991@gmail.com" w:date="2025-07-04T12:40:00Z" w16du:dateUtc="2025-07-04T17:40:00Z">
        <w:r w:rsidR="00A649C6">
          <w:rPr>
            <w:rFonts w:ascii="Times New Roman" w:eastAsia="Times New Roman" w:hAnsi="Times New Roman" w:cs="Times New Roman"/>
          </w:rPr>
          <w:t xml:space="preserve"> (i.e., produced greater error to)</w:t>
        </w:r>
      </w:ins>
      <w:r>
        <w:rPr>
          <w:rFonts w:ascii="Times New Roman" w:eastAsia="Times New Roman" w:hAnsi="Times New Roman" w:cs="Times New Roman"/>
        </w:rPr>
        <w:t xml:space="preserve"> the Inefficient test event than at the Efficient test event if the barrier was beneath rather than beside the curved motion during habituation. This result supports the contention that associative learning </w:t>
      </w:r>
      <w:del w:id="1155" w:author="detbenton1991@gmail.com" w:date="2025-07-04T12:43:00Z" w16du:dateUtc="2025-07-04T17:43:00Z">
        <w:r w:rsidDel="003A3BF0">
          <w:rPr>
            <w:rFonts w:ascii="Times New Roman" w:eastAsia="Times New Roman" w:hAnsi="Times New Roman" w:cs="Times New Roman"/>
          </w:rPr>
          <w:delText xml:space="preserve">is </w:delText>
        </w:r>
      </w:del>
      <w:ins w:id="1156" w:author="detbenton1991@gmail.com" w:date="2025-07-04T12:43:00Z" w16du:dateUtc="2025-07-04T17:43:00Z">
        <w:r w:rsidR="003A3BF0">
          <w:rPr>
            <w:rFonts w:ascii="Times New Roman" w:eastAsia="Times New Roman" w:hAnsi="Times New Roman" w:cs="Times New Roman"/>
          </w:rPr>
          <w:t xml:space="preserve">may be </w:t>
        </w:r>
      </w:ins>
      <w:r>
        <w:rPr>
          <w:rFonts w:ascii="Times New Roman" w:eastAsia="Times New Roman" w:hAnsi="Times New Roman" w:cs="Times New Roman"/>
        </w:rPr>
        <w:t xml:space="preserve">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ins w:id="1157" w:author="detbenton1991@gmail.com" w:date="2025-07-04T12:44:00Z" w16du:dateUtc="2025-07-04T17:44:00Z">
        <w:r w:rsidR="006019F3">
          <w:rPr>
            <w:rFonts w:ascii="Times New Roman" w:eastAsia="Times New Roman" w:hAnsi="Times New Roman" w:cs="Times New Roman"/>
          </w:rPr>
          <w:t>It will be recalled that previous work showed that infants’</w:t>
        </w:r>
      </w:ins>
      <w:ins w:id="1158" w:author="detbenton1991@gmail.com" w:date="2025-07-04T12:46:00Z" w16du:dateUtc="2025-07-04T17:46:00Z">
        <w:r w:rsidR="0057194A">
          <w:rPr>
            <w:rFonts w:ascii="Times New Roman" w:eastAsia="Times New Roman" w:hAnsi="Times New Roman" w:cs="Times New Roman"/>
          </w:rPr>
          <w:t xml:space="preserve"> looking behaviors do not depend on </w:t>
        </w:r>
        <w:proofErr w:type="gramStart"/>
        <w:r w:rsidR="0057194A">
          <w:rPr>
            <w:rFonts w:ascii="Times New Roman" w:eastAsia="Times New Roman" w:hAnsi="Times New Roman" w:cs="Times New Roman"/>
          </w:rPr>
          <w:t xml:space="preserve">whether </w:t>
        </w:r>
      </w:ins>
      <w:ins w:id="1159" w:author="detbenton1991@gmail.com" w:date="2025-07-04T12:44:00Z" w16du:dateUtc="2025-07-04T17:44:00Z">
        <w:r w:rsidR="006019F3">
          <w:rPr>
            <w:rFonts w:ascii="Times New Roman" w:eastAsia="Times New Roman" w:hAnsi="Times New Roman" w:cs="Times New Roman"/>
          </w:rPr>
          <w:t xml:space="preserve"> </w:t>
        </w:r>
      </w:ins>
      <w:ins w:id="1160" w:author="detbenton1991@gmail.com" w:date="2025-07-04T12:46:00Z" w16du:dateUtc="2025-07-04T17:46:00Z">
        <w:r w:rsidR="0057194A">
          <w:rPr>
            <w:rFonts w:ascii="Times New Roman" w:eastAsia="Times New Roman" w:hAnsi="Times New Roman" w:cs="Times New Roman"/>
          </w:rPr>
          <w:t>objects</w:t>
        </w:r>
        <w:proofErr w:type="gramEnd"/>
        <w:r w:rsidR="0057194A">
          <w:rPr>
            <w:rFonts w:ascii="Times New Roman" w:eastAsia="Times New Roman" w:hAnsi="Times New Roman" w:cs="Times New Roman"/>
          </w:rPr>
          <w:t xml:space="preserve"> possessed animate features</w:t>
        </w:r>
      </w:ins>
      <w:ins w:id="1161" w:author="detbenton1991@gmail.com" w:date="2025-07-04T12:44:00Z" w16du:dateUtc="2025-07-04T17:44:00Z">
        <w:r w:rsidR="006019F3">
          <w:rPr>
            <w:rFonts w:ascii="Times New Roman" w:eastAsia="Times New Roman" w:hAnsi="Times New Roman" w:cs="Times New Roman"/>
          </w:rPr>
          <w:t xml:space="preserve"> (e.g., </w:t>
        </w:r>
        <w:proofErr w:type="spellStart"/>
        <w:r w:rsidR="006019F3">
          <w:rPr>
            <w:rFonts w:ascii="Times New Roman" w:eastAsia="Times New Roman" w:hAnsi="Times New Roman" w:cs="Times New Roman"/>
          </w:rPr>
          <w:t>Csi</w:t>
        </w:r>
      </w:ins>
      <w:ins w:id="1162" w:author="detbenton1991@gmail.com" w:date="2025-07-04T12:45:00Z" w16du:dateUtc="2025-07-04T17:45:00Z">
        <w:r w:rsidR="006019F3">
          <w:rPr>
            <w:rFonts w:ascii="Times New Roman" w:eastAsia="Times New Roman" w:hAnsi="Times New Roman" w:cs="Times New Roman"/>
          </w:rPr>
          <w:t>bra</w:t>
        </w:r>
        <w:proofErr w:type="spellEnd"/>
        <w:r w:rsidR="006019F3">
          <w:rPr>
            <w:rFonts w:ascii="Times New Roman" w:eastAsia="Times New Roman" w:hAnsi="Times New Roman" w:cs="Times New Roman"/>
          </w:rPr>
          <w:t xml:space="preserve"> et al., 1999).</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2942CCA4" w:rsidR="00524642"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how much of the network’s behavior in Simulation 1 depended on whether the object’s</w:t>
      </w:r>
      <w:ins w:id="1163" w:author="detbenton1991@gmail.com" w:date="2025-07-04T12:46:00Z" w16du:dateUtc="2025-07-04T17:46:00Z">
        <w:r w:rsidR="0057194A">
          <w:rPr>
            <w:rFonts w:ascii="Times New Roman" w:eastAsia="Times New Roman" w:hAnsi="Times New Roman" w:cs="Times New Roman"/>
          </w:rPr>
          <w:t xml:space="preserve"> involved in the habituation and test events</w:t>
        </w:r>
      </w:ins>
      <w:r>
        <w:rPr>
          <w:rFonts w:ascii="Times New Roman" w:eastAsia="Times New Roman" w:hAnsi="Times New Roman" w:cs="Times New Roman"/>
        </w:rPr>
        <w:t xml:space="preserve">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w:t>
      </w:r>
      <w:r>
        <w:rPr>
          <w:rFonts w:ascii="Times New Roman" w:hAnsi="Times New Roman" w:cs="Times New Roman"/>
        </w:rPr>
        <w:lastRenderedPageBreak/>
        <w:t xml:space="preserve">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 of Trial Type, which was qualified by a significant interaction between both variables,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w:t>
      </w:r>
      <w:r w:rsidR="00944950">
        <w:rPr>
          <w:rFonts w:ascii="Times New Roman" w:eastAsia="Times New Roman" w:hAnsi="Times New Roman" w:cs="Times New Roman"/>
        </w:rPr>
        <w:t xml:space="preserve"> </w:t>
      </w:r>
      <w:r>
        <w:rPr>
          <w:rFonts w:ascii="Times New Roman" w:eastAsia="Times New Roman" w:hAnsi="Times New Roman" w:cs="Times New Roman"/>
        </w:rPr>
        <w:t>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equally long at both test events,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7ABC7962">
                <wp:simplePos x="0" y="0"/>
                <wp:positionH relativeFrom="margin">
                  <wp:posOffset>-19050</wp:posOffset>
                </wp:positionH>
                <wp:positionV relativeFrom="paragraph">
                  <wp:posOffset>395605</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027C08F3" w14:textId="77777777" w:rsidR="00944950" w:rsidRDefault="00944950" w:rsidP="00944950">
                            <w:pPr>
                              <w:keepNext/>
                            </w:pPr>
                            <w:r>
                              <w:rPr>
                                <w:noProof/>
                              </w:rPr>
                              <w:drawing>
                                <wp:inline distT="0" distB="0" distL="0" distR="0" wp14:anchorId="7F068E3B" wp14:editId="398B6851">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6B6FFFC2" w14:textId="77777777"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1.5pt;margin-top:31.15pt;width:540.75pt;height:331.4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" stroked="f">
                <v:textbox>
                  <w:txbxContent>
                    <w:p w14:paraId="027C08F3" w14:textId="77777777" w:rsidR="00944950" w:rsidRDefault="00944950" w:rsidP="00944950">
                      <w:pPr>
                        <w:keepNext/>
                      </w:pPr>
                      <w:r>
                        <w:rPr>
                          <w:noProof/>
                        </w:rPr>
                        <w:drawing>
                          <wp:inline distT="0" distB="0" distL="0" distR="0" wp14:anchorId="7F068E3B" wp14:editId="398B6851">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6B6FFFC2" w14:textId="77777777"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42B39922" w14:textId="77777777" w:rsidR="00944950" w:rsidRDefault="00944950" w:rsidP="00944950"/>
                  </w:txbxContent>
                </v:textbox>
                <w10:wrap type="square" anchorx="margin"/>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w:t>
      </w:r>
      <w:del w:id="1164" w:author="detbenton1991@gmail.com" w:date="2025-06-27T18:27:00Z" w16du:dateUtc="2025-06-27T23:27:00Z">
        <w:r w:rsidDel="00720720">
          <w:rPr>
            <w:rFonts w:ascii="Times New Roman" w:hAnsi="Times New Roman" w:cs="Times New Roman"/>
          </w:rPr>
          <w:delText>s</w:delText>
        </w:r>
      </w:del>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 xml:space="preserve">direction in which the small circle was last seen. Crucially, because the larger circle never reached the small circle, its goal—namely, to catch the small circle—had to be inferred. Infants were then shown two test events—the gap between the two barriers was now wide enough for </w:t>
      </w:r>
      <w:r>
        <w:rPr>
          <w:rFonts w:ascii="Times New Roman" w:hAnsi="Times New Roman" w:cs="Times New Roman"/>
        </w:rPr>
        <w:lastRenderedPageBreak/>
        <w:t xml:space="preserve">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parabolic 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w:t>
      </w:r>
      <w:proofErr w:type="spellStart"/>
      <w:r>
        <w:rPr>
          <w:rFonts w:ascii="Times New Roman" w:eastAsia="Times New Roman" w:hAnsi="Times New Roman" w:cs="Times New Roman"/>
        </w:rPr>
        <w:t>Overwalle</w:t>
      </w:r>
      <w:proofErr w:type="spellEnd"/>
      <w:r>
        <w:rPr>
          <w:rFonts w:ascii="Times New Roman" w:eastAsia="Times New Roman" w:hAnsi="Times New Roman" w:cs="Times New Roman"/>
        </w:rPr>
        <w:t xml:space="preserve">, 2010). However, a key difference between the model in that paper and the current one is that Van </w:t>
      </w:r>
      <w:proofErr w:type="spellStart"/>
      <w:r>
        <w:rPr>
          <w:rFonts w:ascii="Times New Roman" w:eastAsia="Times New Roman" w:hAnsi="Times New Roman" w:cs="Times New Roman"/>
        </w:rPr>
        <w:t>Overwalle</w:t>
      </w:r>
      <w:proofErr w:type="spellEnd"/>
      <w:r>
        <w:rPr>
          <w:rFonts w:ascii="Times New Roman" w:eastAsia="Times New Roman" w:hAnsi="Times New Roman" w:cs="Times New Roman"/>
        </w:rPr>
        <w:t xml:space="preserv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2FE5A6ED"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del w:id="1165" w:author="detbenton1991@gmail.com" w:date="2025-07-03T20:43:00Z" w16du:dateUtc="2025-07-04T01:43:00Z">
        <w:r w:rsidRPr="00EC33BD" w:rsidDel="00B05A5B">
          <w:rPr>
            <w:rFonts w:ascii="Times New Roman" w:eastAsia="Times New Roman" w:hAnsi="Times New Roman" w:cs="Times New Roman"/>
          </w:rPr>
          <w:delText xml:space="preserve">two </w:delText>
        </w:r>
      </w:del>
      <w:ins w:id="1166" w:author="detbenton1991@gmail.com" w:date="2025-07-03T20:43:00Z" w16du:dateUtc="2025-07-04T01:43:00Z">
        <w:r w:rsidR="00B05A5B" w:rsidRPr="00EC33BD">
          <w:rPr>
            <w:rFonts w:ascii="Times New Roman" w:eastAsia="Times New Roman" w:hAnsi="Times New Roman" w:cs="Times New Roman"/>
          </w:rPr>
          <w:t>t</w:t>
        </w:r>
        <w:r w:rsidR="00B05A5B">
          <w:rPr>
            <w:rFonts w:ascii="Times New Roman" w:eastAsia="Times New Roman" w:hAnsi="Times New Roman" w:cs="Times New Roman"/>
          </w:rPr>
          <w:t>hree</w:t>
        </w:r>
        <w:r w:rsidR="00B05A5B" w:rsidRPr="00EC33BD">
          <w:rPr>
            <w:rFonts w:ascii="Times New Roman" w:eastAsia="Times New Roman" w:hAnsi="Times New Roman" w:cs="Times New Roman"/>
          </w:rPr>
          <w:t xml:space="preserve"> </w:t>
        </w:r>
      </w:ins>
      <w:r w:rsidRPr="00EC33BD">
        <w:rPr>
          <w:rFonts w:ascii="Times New Roman" w:eastAsia="Times New Roman" w:hAnsi="Times New Roman" w:cs="Times New Roman"/>
        </w:rPr>
        <w:t xml:space="preserve">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ins w:id="1167" w:author="detbenton1991@gmail.com" w:date="2025-07-03T20:43:00Z" w16du:dateUtc="2025-07-04T01:43:00Z"/>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3C07CBAD" w14:textId="29BDC188" w:rsidR="00B05A5B" w:rsidRDefault="00B05A5B" w:rsidP="00524642">
      <w:pPr>
        <w:spacing w:line="480" w:lineRule="auto"/>
        <w:ind w:firstLine="720"/>
        <w:contextualSpacing/>
        <w:rPr>
          <w:rFonts w:ascii="Times New Roman" w:eastAsia="Times New Roman" w:hAnsi="Times New Roman" w:cs="Times New Roman"/>
        </w:rPr>
      </w:pPr>
      <w:ins w:id="1168" w:author="detbenton1991@gmail.com" w:date="2025-07-03T20:43:00Z" w16du:dateUtc="2025-07-04T01:43:00Z">
        <w:r>
          <w:rPr>
            <w:rFonts w:ascii="Times New Roman" w:eastAsia="Times New Roman" w:hAnsi="Times New Roman" w:cs="Times New Roman"/>
          </w:rPr>
          <w:t>A third and related limitation is</w:t>
        </w:r>
        <w:r w:rsidRPr="00B05A5B">
          <w:rPr>
            <w:rFonts w:ascii="Times New Roman" w:eastAsia="Times New Roman" w:hAnsi="Times New Roman" w:cs="Times New Roman"/>
          </w:rPr>
          <w:t xml:space="preserve"> that because the current simulations focused on studies that employed the Gergely paradigm, it remains to be seen whether the current model (and the theory it implements) can explain findings from other studies on infant action understanding. Although it is true that the current simulations may have little to say about these other studies because they were designed to capture a broad set of findings from studies that used the Gergely paradigm, this limitation may be more apparent than real. This is because if those studies can be recast within the Gergely paradigm, it is possible that the same model could account for infants’ behavior in those studies as well. This would suggest that</w:t>
        </w:r>
      </w:ins>
      <w:ins w:id="1169" w:author="detbenton1991@gmail.com" w:date="2025-07-03T20:44:00Z" w16du:dateUtc="2025-07-04T01:44:00Z">
        <w:r>
          <w:rPr>
            <w:rFonts w:ascii="Times New Roman" w:eastAsia="Times New Roman" w:hAnsi="Times New Roman" w:cs="Times New Roman"/>
          </w:rPr>
          <w:t xml:space="preserve"> the explanatory breadth of the</w:t>
        </w:r>
      </w:ins>
      <w:ins w:id="1170" w:author="detbenton1991@gmail.com" w:date="2025-07-03T20:43:00Z" w16du:dateUtc="2025-07-04T01:43:00Z">
        <w:r w:rsidRPr="00B05A5B">
          <w:rPr>
            <w:rFonts w:ascii="Times New Roman" w:eastAsia="Times New Roman" w:hAnsi="Times New Roman" w:cs="Times New Roman"/>
          </w:rPr>
          <w:t xml:space="preserve"> current extends beyond the specific paradigm for which it was originally developed. Simulation 3 took a step in this direction by reframing the 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ins>
      <w:ins w:id="1171" w:author="detbenton1991@gmail.com" w:date="2025-07-03T20:45:00Z" w16du:dateUtc="2025-07-04T01:45:00Z">
        <w:r>
          <w:rPr>
            <w:rFonts w:ascii="Times New Roman" w:eastAsia="Times New Roman" w:hAnsi="Times New Roman" w:cs="Times New Roman"/>
          </w:rPr>
          <w:t>—</w:t>
        </w:r>
      </w:ins>
      <w:ins w:id="1172" w:author="detbenton1991@gmail.com" w:date="2025-07-03T20:43:00Z" w16du:dateUtc="2025-07-04T01:43:00Z">
        <w:r w:rsidRPr="00B05A5B">
          <w:rPr>
            <w:rFonts w:ascii="Times New Roman" w:eastAsia="Times New Roman" w:hAnsi="Times New Roman" w:cs="Times New Roman"/>
          </w:rPr>
          <w:t>which did not use the Gergely paradigm</w:t>
        </w:r>
      </w:ins>
      <w:ins w:id="1173" w:author="detbenton1991@gmail.com" w:date="2025-07-03T20:45:00Z" w16du:dateUtc="2025-07-04T01:45:00Z">
        <w:r>
          <w:rPr>
            <w:rFonts w:ascii="Times New Roman" w:eastAsia="Times New Roman" w:hAnsi="Times New Roman" w:cs="Times New Roman"/>
          </w:rPr>
          <w:t>—</w:t>
        </w:r>
      </w:ins>
      <w:ins w:id="1174" w:author="detbenton1991@gmail.com" w:date="2025-07-03T20:43:00Z" w16du:dateUtc="2025-07-04T01:43:00Z">
        <w:r w:rsidRPr="00B05A5B">
          <w:rPr>
            <w:rFonts w:ascii="Times New Roman" w:eastAsia="Times New Roman" w:hAnsi="Times New Roman" w:cs="Times New Roman"/>
          </w:rPr>
          <w:t xml:space="preserve">in terms of that framework and showing that the model could </w:t>
        </w:r>
        <w:r w:rsidRPr="00B05A5B">
          <w:rPr>
            <w:rFonts w:ascii="Times New Roman" w:eastAsia="Times New Roman" w:hAnsi="Times New Roman" w:cs="Times New Roman"/>
          </w:rPr>
          <w:lastRenderedPageBreak/>
          <w:t>capture infants' responses in this condition.</w:t>
        </w:r>
      </w:ins>
      <w:ins w:id="1175" w:author="detbenton1991@gmail.com" w:date="2025-07-03T20:45:00Z" w16du:dateUtc="2025-07-04T01:45:00Z">
        <w:r>
          <w:rPr>
            <w:rFonts w:ascii="Times New Roman" w:eastAsia="Times New Roman" w:hAnsi="Times New Roman" w:cs="Times New Roman"/>
          </w:rPr>
          <w:t xml:space="preserve"> Future modeling work that builds on the current set of simulations could </w:t>
        </w:r>
      </w:ins>
      <w:ins w:id="1176" w:author="detbenton1991@gmail.com" w:date="2025-07-03T20:46:00Z" w16du:dateUtc="2025-07-04T01:46:00Z">
        <w:r>
          <w:rPr>
            <w:rFonts w:ascii="Times New Roman" w:eastAsia="Times New Roman" w:hAnsi="Times New Roman" w:cs="Times New Roman"/>
          </w:rPr>
          <w:t xml:space="preserve">similarly recast other studies on infant action understanding </w:t>
        </w:r>
      </w:ins>
      <w:ins w:id="1177" w:author="detbenton1991@gmail.com" w:date="2025-07-03T20:47:00Z" w16du:dateUtc="2025-07-04T01:47:00Z">
        <w:r>
          <w:rPr>
            <w:rFonts w:ascii="Times New Roman" w:eastAsia="Times New Roman" w:hAnsi="Times New Roman" w:cs="Times New Roman"/>
          </w:rPr>
          <w:t xml:space="preserve">in terms of the Gergely paradigm to determine whether the current model can explain an even wider range of findings. </w:t>
        </w:r>
      </w:ins>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Hunnius</w:t>
      </w:r>
      <w:proofErr w:type="spellEnd"/>
      <w:r w:rsidRPr="00871FE7">
        <w:rPr>
          <w:rFonts w:ascii="Times New Roman" w:eastAsia="Times New Roman" w:hAnsi="Times New Roman" w:cs="Times New Roman"/>
        </w:rPr>
        <w:t xml:space="preserve">,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Kamewari</w:t>
      </w:r>
      <w:proofErr w:type="spellEnd"/>
      <w:r w:rsidRPr="00871FE7">
        <w:rPr>
          <w:rFonts w:ascii="Times New Roman" w:eastAsia="Times New Roman" w:hAnsi="Times New Roman" w:cs="Times New Roman"/>
        </w:rPr>
        <w:t>,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lastRenderedPageBreak/>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D058" w14:textId="77777777" w:rsidR="00983580" w:rsidRDefault="00983580" w:rsidP="00391C7E">
      <w:pPr>
        <w:spacing w:after="0" w:line="240" w:lineRule="auto"/>
      </w:pPr>
      <w:r>
        <w:separator/>
      </w:r>
    </w:p>
  </w:endnote>
  <w:endnote w:type="continuationSeparator" w:id="0">
    <w:p w14:paraId="58F550DB" w14:textId="77777777" w:rsidR="00983580" w:rsidRDefault="00983580"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EDE11" w14:textId="77777777" w:rsidR="00983580" w:rsidRDefault="00983580" w:rsidP="00391C7E">
      <w:pPr>
        <w:spacing w:after="0" w:line="240" w:lineRule="auto"/>
      </w:pPr>
      <w:r>
        <w:separator/>
      </w:r>
    </w:p>
  </w:footnote>
  <w:footnote w:type="continuationSeparator" w:id="0">
    <w:p w14:paraId="268E2037" w14:textId="77777777" w:rsidR="00983580" w:rsidRDefault="00983580"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AA5"/>
    <w:rsid w:val="00012E70"/>
    <w:rsid w:val="0001385A"/>
    <w:rsid w:val="00014150"/>
    <w:rsid w:val="00015DDE"/>
    <w:rsid w:val="00017D72"/>
    <w:rsid w:val="00017DBA"/>
    <w:rsid w:val="00020CAF"/>
    <w:rsid w:val="0002114F"/>
    <w:rsid w:val="000213EE"/>
    <w:rsid w:val="00021531"/>
    <w:rsid w:val="00022327"/>
    <w:rsid w:val="00022546"/>
    <w:rsid w:val="0002365D"/>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E80"/>
    <w:rsid w:val="000362C5"/>
    <w:rsid w:val="000363E9"/>
    <w:rsid w:val="00036806"/>
    <w:rsid w:val="000375C0"/>
    <w:rsid w:val="00037D11"/>
    <w:rsid w:val="00040656"/>
    <w:rsid w:val="0004069B"/>
    <w:rsid w:val="000412D9"/>
    <w:rsid w:val="0004140C"/>
    <w:rsid w:val="000420ED"/>
    <w:rsid w:val="000428C9"/>
    <w:rsid w:val="0004301F"/>
    <w:rsid w:val="00044011"/>
    <w:rsid w:val="0004411F"/>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78D"/>
    <w:rsid w:val="000678F1"/>
    <w:rsid w:val="0007013C"/>
    <w:rsid w:val="000705E6"/>
    <w:rsid w:val="00070F6C"/>
    <w:rsid w:val="00071A55"/>
    <w:rsid w:val="00071F26"/>
    <w:rsid w:val="0007371A"/>
    <w:rsid w:val="000742D7"/>
    <w:rsid w:val="00075C51"/>
    <w:rsid w:val="000767FC"/>
    <w:rsid w:val="000771B9"/>
    <w:rsid w:val="00080943"/>
    <w:rsid w:val="00081085"/>
    <w:rsid w:val="000829B9"/>
    <w:rsid w:val="000832B4"/>
    <w:rsid w:val="000835DD"/>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3D55"/>
    <w:rsid w:val="000B4399"/>
    <w:rsid w:val="000B4ECF"/>
    <w:rsid w:val="000B60E2"/>
    <w:rsid w:val="000B6458"/>
    <w:rsid w:val="000B7017"/>
    <w:rsid w:val="000B7DDA"/>
    <w:rsid w:val="000C0869"/>
    <w:rsid w:val="000C3BCB"/>
    <w:rsid w:val="000C5A1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F18"/>
    <w:rsid w:val="000F158C"/>
    <w:rsid w:val="000F1A90"/>
    <w:rsid w:val="000F43CD"/>
    <w:rsid w:val="000F4505"/>
    <w:rsid w:val="000F4507"/>
    <w:rsid w:val="000F4814"/>
    <w:rsid w:val="000F5BC5"/>
    <w:rsid w:val="000F65EB"/>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E0F"/>
    <w:rsid w:val="00122750"/>
    <w:rsid w:val="0012541B"/>
    <w:rsid w:val="00125E54"/>
    <w:rsid w:val="001269C7"/>
    <w:rsid w:val="00126A22"/>
    <w:rsid w:val="00126B81"/>
    <w:rsid w:val="00126BA4"/>
    <w:rsid w:val="00126FCB"/>
    <w:rsid w:val="001276E5"/>
    <w:rsid w:val="00127B08"/>
    <w:rsid w:val="00127C68"/>
    <w:rsid w:val="0013112B"/>
    <w:rsid w:val="00131EFD"/>
    <w:rsid w:val="0013468D"/>
    <w:rsid w:val="00134CB3"/>
    <w:rsid w:val="00136065"/>
    <w:rsid w:val="00140E0D"/>
    <w:rsid w:val="001414E8"/>
    <w:rsid w:val="0014179B"/>
    <w:rsid w:val="00142ED1"/>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54E4"/>
    <w:rsid w:val="00166E78"/>
    <w:rsid w:val="001673BB"/>
    <w:rsid w:val="0016771A"/>
    <w:rsid w:val="00167C72"/>
    <w:rsid w:val="001719A1"/>
    <w:rsid w:val="001736EE"/>
    <w:rsid w:val="00175501"/>
    <w:rsid w:val="0017668E"/>
    <w:rsid w:val="00181761"/>
    <w:rsid w:val="0018182D"/>
    <w:rsid w:val="001823A3"/>
    <w:rsid w:val="00183524"/>
    <w:rsid w:val="00183E63"/>
    <w:rsid w:val="00186357"/>
    <w:rsid w:val="001863D5"/>
    <w:rsid w:val="001864B7"/>
    <w:rsid w:val="00190AA0"/>
    <w:rsid w:val="00192937"/>
    <w:rsid w:val="001938E6"/>
    <w:rsid w:val="0019465C"/>
    <w:rsid w:val="001950BB"/>
    <w:rsid w:val="00195B5F"/>
    <w:rsid w:val="00196664"/>
    <w:rsid w:val="00196750"/>
    <w:rsid w:val="001971A6"/>
    <w:rsid w:val="001A00F6"/>
    <w:rsid w:val="001A0B2E"/>
    <w:rsid w:val="001A16E9"/>
    <w:rsid w:val="001A2641"/>
    <w:rsid w:val="001A319B"/>
    <w:rsid w:val="001A36CD"/>
    <w:rsid w:val="001A4239"/>
    <w:rsid w:val="001A49A7"/>
    <w:rsid w:val="001A55CE"/>
    <w:rsid w:val="001A7B4F"/>
    <w:rsid w:val="001A7F1C"/>
    <w:rsid w:val="001B02D5"/>
    <w:rsid w:val="001B034E"/>
    <w:rsid w:val="001B0A01"/>
    <w:rsid w:val="001B1FAF"/>
    <w:rsid w:val="001B26F5"/>
    <w:rsid w:val="001B3C78"/>
    <w:rsid w:val="001B597B"/>
    <w:rsid w:val="001B7D9D"/>
    <w:rsid w:val="001C01D1"/>
    <w:rsid w:val="001C0D7C"/>
    <w:rsid w:val="001C1F09"/>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02B6"/>
    <w:rsid w:val="001E15BC"/>
    <w:rsid w:val="001E2FFC"/>
    <w:rsid w:val="001E5197"/>
    <w:rsid w:val="001E68C5"/>
    <w:rsid w:val="001E700D"/>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6AC2"/>
    <w:rsid w:val="002279A3"/>
    <w:rsid w:val="00230700"/>
    <w:rsid w:val="00230A9A"/>
    <w:rsid w:val="00230D82"/>
    <w:rsid w:val="002327B3"/>
    <w:rsid w:val="00233AAE"/>
    <w:rsid w:val="00233BDD"/>
    <w:rsid w:val="00233DE0"/>
    <w:rsid w:val="002341FE"/>
    <w:rsid w:val="00235E21"/>
    <w:rsid w:val="002361BE"/>
    <w:rsid w:val="00236819"/>
    <w:rsid w:val="00237147"/>
    <w:rsid w:val="002375BF"/>
    <w:rsid w:val="0023784B"/>
    <w:rsid w:val="00241F9B"/>
    <w:rsid w:val="0024216C"/>
    <w:rsid w:val="002428C0"/>
    <w:rsid w:val="00242C4E"/>
    <w:rsid w:val="0024322C"/>
    <w:rsid w:val="00243D6F"/>
    <w:rsid w:val="00243F2E"/>
    <w:rsid w:val="00243F44"/>
    <w:rsid w:val="00244733"/>
    <w:rsid w:val="00245521"/>
    <w:rsid w:val="002456DD"/>
    <w:rsid w:val="0024591C"/>
    <w:rsid w:val="00245994"/>
    <w:rsid w:val="00246178"/>
    <w:rsid w:val="00246567"/>
    <w:rsid w:val="00246765"/>
    <w:rsid w:val="00246BFD"/>
    <w:rsid w:val="00251F38"/>
    <w:rsid w:val="002531AE"/>
    <w:rsid w:val="0025617C"/>
    <w:rsid w:val="002575FD"/>
    <w:rsid w:val="002576EE"/>
    <w:rsid w:val="00261659"/>
    <w:rsid w:val="00261D7B"/>
    <w:rsid w:val="0026223F"/>
    <w:rsid w:val="0026456F"/>
    <w:rsid w:val="0026634B"/>
    <w:rsid w:val="00266FBB"/>
    <w:rsid w:val="0026781C"/>
    <w:rsid w:val="0027198F"/>
    <w:rsid w:val="0027220C"/>
    <w:rsid w:val="00273FB5"/>
    <w:rsid w:val="00280367"/>
    <w:rsid w:val="002807A7"/>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5316"/>
    <w:rsid w:val="00295C36"/>
    <w:rsid w:val="00296228"/>
    <w:rsid w:val="00296443"/>
    <w:rsid w:val="00297E73"/>
    <w:rsid w:val="002A0405"/>
    <w:rsid w:val="002A117A"/>
    <w:rsid w:val="002A20CD"/>
    <w:rsid w:val="002A2538"/>
    <w:rsid w:val="002A306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745"/>
    <w:rsid w:val="002B338A"/>
    <w:rsid w:val="002B3A31"/>
    <w:rsid w:val="002B3C35"/>
    <w:rsid w:val="002B3E4E"/>
    <w:rsid w:val="002B4582"/>
    <w:rsid w:val="002B6D19"/>
    <w:rsid w:val="002B739D"/>
    <w:rsid w:val="002B752F"/>
    <w:rsid w:val="002B7E6E"/>
    <w:rsid w:val="002C05D5"/>
    <w:rsid w:val="002C068B"/>
    <w:rsid w:val="002C1978"/>
    <w:rsid w:val="002C2FA4"/>
    <w:rsid w:val="002C38E4"/>
    <w:rsid w:val="002C3A0E"/>
    <w:rsid w:val="002C3D2A"/>
    <w:rsid w:val="002C3FF9"/>
    <w:rsid w:val="002C4837"/>
    <w:rsid w:val="002C50CE"/>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0FD4"/>
    <w:rsid w:val="003020DD"/>
    <w:rsid w:val="003058A8"/>
    <w:rsid w:val="003065D0"/>
    <w:rsid w:val="00306C1A"/>
    <w:rsid w:val="00307939"/>
    <w:rsid w:val="00307F45"/>
    <w:rsid w:val="00310140"/>
    <w:rsid w:val="00310B37"/>
    <w:rsid w:val="00311337"/>
    <w:rsid w:val="003128F0"/>
    <w:rsid w:val="00313295"/>
    <w:rsid w:val="0031334A"/>
    <w:rsid w:val="0031496D"/>
    <w:rsid w:val="003154EC"/>
    <w:rsid w:val="00315AA6"/>
    <w:rsid w:val="00315BAF"/>
    <w:rsid w:val="00316871"/>
    <w:rsid w:val="00316FCF"/>
    <w:rsid w:val="00320BF1"/>
    <w:rsid w:val="00320E67"/>
    <w:rsid w:val="003218F1"/>
    <w:rsid w:val="00322DE6"/>
    <w:rsid w:val="0032327D"/>
    <w:rsid w:val="0032420B"/>
    <w:rsid w:val="00324C6A"/>
    <w:rsid w:val="00326DF7"/>
    <w:rsid w:val="00327070"/>
    <w:rsid w:val="00327258"/>
    <w:rsid w:val="003314EC"/>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4CF"/>
    <w:rsid w:val="00355614"/>
    <w:rsid w:val="003579F0"/>
    <w:rsid w:val="00362392"/>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6A8"/>
    <w:rsid w:val="00383A1C"/>
    <w:rsid w:val="00385014"/>
    <w:rsid w:val="00385A62"/>
    <w:rsid w:val="003860C6"/>
    <w:rsid w:val="00386361"/>
    <w:rsid w:val="003868F5"/>
    <w:rsid w:val="00387DEB"/>
    <w:rsid w:val="0039195C"/>
    <w:rsid w:val="00391C7E"/>
    <w:rsid w:val="00391CD2"/>
    <w:rsid w:val="00395866"/>
    <w:rsid w:val="00396028"/>
    <w:rsid w:val="003962FC"/>
    <w:rsid w:val="00397D00"/>
    <w:rsid w:val="00397D27"/>
    <w:rsid w:val="003A0BCB"/>
    <w:rsid w:val="003A2701"/>
    <w:rsid w:val="003A291F"/>
    <w:rsid w:val="003A3080"/>
    <w:rsid w:val="003A3BF0"/>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6B5"/>
    <w:rsid w:val="003C3F81"/>
    <w:rsid w:val="003C6B4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2D34"/>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5430"/>
    <w:rsid w:val="004454B4"/>
    <w:rsid w:val="00446614"/>
    <w:rsid w:val="004507C2"/>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083C"/>
    <w:rsid w:val="00461154"/>
    <w:rsid w:val="00461A8D"/>
    <w:rsid w:val="0046222C"/>
    <w:rsid w:val="00462878"/>
    <w:rsid w:val="00464028"/>
    <w:rsid w:val="0046412A"/>
    <w:rsid w:val="0046453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43FE"/>
    <w:rsid w:val="00475524"/>
    <w:rsid w:val="00475880"/>
    <w:rsid w:val="00475A8D"/>
    <w:rsid w:val="004800B5"/>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319B"/>
    <w:rsid w:val="00493A31"/>
    <w:rsid w:val="00493D23"/>
    <w:rsid w:val="00494550"/>
    <w:rsid w:val="004979E4"/>
    <w:rsid w:val="00497F11"/>
    <w:rsid w:val="004A045E"/>
    <w:rsid w:val="004A07A5"/>
    <w:rsid w:val="004A0BA0"/>
    <w:rsid w:val="004A274B"/>
    <w:rsid w:val="004A3C37"/>
    <w:rsid w:val="004A587D"/>
    <w:rsid w:val="004A5D51"/>
    <w:rsid w:val="004A5EA5"/>
    <w:rsid w:val="004A6E29"/>
    <w:rsid w:val="004A7C3D"/>
    <w:rsid w:val="004B03EF"/>
    <w:rsid w:val="004B16EB"/>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140"/>
    <w:rsid w:val="004C795D"/>
    <w:rsid w:val="004C7C59"/>
    <w:rsid w:val="004C7F46"/>
    <w:rsid w:val="004D151D"/>
    <w:rsid w:val="004D2C27"/>
    <w:rsid w:val="004D32F5"/>
    <w:rsid w:val="004D4762"/>
    <w:rsid w:val="004D527A"/>
    <w:rsid w:val="004D5AD0"/>
    <w:rsid w:val="004D6DCF"/>
    <w:rsid w:val="004D6F40"/>
    <w:rsid w:val="004E0094"/>
    <w:rsid w:val="004E0FC1"/>
    <w:rsid w:val="004E1192"/>
    <w:rsid w:val="004E20B8"/>
    <w:rsid w:val="004E3677"/>
    <w:rsid w:val="004E3CE1"/>
    <w:rsid w:val="004E413A"/>
    <w:rsid w:val="004E438D"/>
    <w:rsid w:val="004E5234"/>
    <w:rsid w:val="004E5457"/>
    <w:rsid w:val="004E5558"/>
    <w:rsid w:val="004E5DB2"/>
    <w:rsid w:val="004E6BFF"/>
    <w:rsid w:val="004E6DB2"/>
    <w:rsid w:val="004F044E"/>
    <w:rsid w:val="004F15D3"/>
    <w:rsid w:val="004F2B4A"/>
    <w:rsid w:val="004F32E8"/>
    <w:rsid w:val="004F5A03"/>
    <w:rsid w:val="004F6BF0"/>
    <w:rsid w:val="005033CE"/>
    <w:rsid w:val="00503726"/>
    <w:rsid w:val="0050384B"/>
    <w:rsid w:val="00503A87"/>
    <w:rsid w:val="00504680"/>
    <w:rsid w:val="0050569B"/>
    <w:rsid w:val="00506300"/>
    <w:rsid w:val="00506630"/>
    <w:rsid w:val="00506D12"/>
    <w:rsid w:val="005070EF"/>
    <w:rsid w:val="005072F7"/>
    <w:rsid w:val="005076A1"/>
    <w:rsid w:val="00510561"/>
    <w:rsid w:val="00511EFF"/>
    <w:rsid w:val="0051293E"/>
    <w:rsid w:val="00512CFD"/>
    <w:rsid w:val="00513C73"/>
    <w:rsid w:val="00514921"/>
    <w:rsid w:val="00516E10"/>
    <w:rsid w:val="00517F8E"/>
    <w:rsid w:val="00521380"/>
    <w:rsid w:val="005216B0"/>
    <w:rsid w:val="00522843"/>
    <w:rsid w:val="00522BE1"/>
    <w:rsid w:val="00523624"/>
    <w:rsid w:val="00524642"/>
    <w:rsid w:val="0052470C"/>
    <w:rsid w:val="00524DCD"/>
    <w:rsid w:val="00525589"/>
    <w:rsid w:val="00527B4D"/>
    <w:rsid w:val="00530FCA"/>
    <w:rsid w:val="00532A6B"/>
    <w:rsid w:val="0053378E"/>
    <w:rsid w:val="00533F44"/>
    <w:rsid w:val="00534AB2"/>
    <w:rsid w:val="00537EE9"/>
    <w:rsid w:val="0054379B"/>
    <w:rsid w:val="0054398E"/>
    <w:rsid w:val="005439CC"/>
    <w:rsid w:val="00543A42"/>
    <w:rsid w:val="0054474F"/>
    <w:rsid w:val="00544B2D"/>
    <w:rsid w:val="00544F7F"/>
    <w:rsid w:val="0054510C"/>
    <w:rsid w:val="00545875"/>
    <w:rsid w:val="00545E1D"/>
    <w:rsid w:val="00546966"/>
    <w:rsid w:val="005509E0"/>
    <w:rsid w:val="005510C2"/>
    <w:rsid w:val="00552D36"/>
    <w:rsid w:val="00553AD7"/>
    <w:rsid w:val="00556548"/>
    <w:rsid w:val="005565CD"/>
    <w:rsid w:val="00556BD0"/>
    <w:rsid w:val="00557181"/>
    <w:rsid w:val="0055722D"/>
    <w:rsid w:val="00560C8D"/>
    <w:rsid w:val="00560F91"/>
    <w:rsid w:val="005617FB"/>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1081"/>
    <w:rsid w:val="005715BA"/>
    <w:rsid w:val="0057194A"/>
    <w:rsid w:val="00572D50"/>
    <w:rsid w:val="00575813"/>
    <w:rsid w:val="00575943"/>
    <w:rsid w:val="00577556"/>
    <w:rsid w:val="00580F17"/>
    <w:rsid w:val="00582C9C"/>
    <w:rsid w:val="00584DD2"/>
    <w:rsid w:val="005853DF"/>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ABE"/>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03D9"/>
    <w:rsid w:val="005E1B9A"/>
    <w:rsid w:val="005E1E69"/>
    <w:rsid w:val="005E28F2"/>
    <w:rsid w:val="005E350A"/>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5F76C3"/>
    <w:rsid w:val="005F79DF"/>
    <w:rsid w:val="00600BB7"/>
    <w:rsid w:val="006019F3"/>
    <w:rsid w:val="00601A7D"/>
    <w:rsid w:val="00601EDE"/>
    <w:rsid w:val="00602BA1"/>
    <w:rsid w:val="00602CDD"/>
    <w:rsid w:val="0060305E"/>
    <w:rsid w:val="00603B06"/>
    <w:rsid w:val="0060428E"/>
    <w:rsid w:val="00604DD2"/>
    <w:rsid w:val="00605D33"/>
    <w:rsid w:val="00607FF6"/>
    <w:rsid w:val="00610A20"/>
    <w:rsid w:val="00611CCC"/>
    <w:rsid w:val="00612353"/>
    <w:rsid w:val="00613257"/>
    <w:rsid w:val="0061426F"/>
    <w:rsid w:val="006151A4"/>
    <w:rsid w:val="00615345"/>
    <w:rsid w:val="006159FC"/>
    <w:rsid w:val="00616350"/>
    <w:rsid w:val="00620593"/>
    <w:rsid w:val="00620A87"/>
    <w:rsid w:val="00620AAD"/>
    <w:rsid w:val="00621102"/>
    <w:rsid w:val="0062328E"/>
    <w:rsid w:val="00624B0D"/>
    <w:rsid w:val="006261D9"/>
    <w:rsid w:val="006304C3"/>
    <w:rsid w:val="006315A5"/>
    <w:rsid w:val="00631863"/>
    <w:rsid w:val="00631B2C"/>
    <w:rsid w:val="0063270F"/>
    <w:rsid w:val="00633138"/>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2135"/>
    <w:rsid w:val="0065220D"/>
    <w:rsid w:val="00652419"/>
    <w:rsid w:val="006524E0"/>
    <w:rsid w:val="00652AD4"/>
    <w:rsid w:val="00652E3F"/>
    <w:rsid w:val="00652EF0"/>
    <w:rsid w:val="006537E7"/>
    <w:rsid w:val="00654585"/>
    <w:rsid w:val="00654A0D"/>
    <w:rsid w:val="0065508E"/>
    <w:rsid w:val="0065588C"/>
    <w:rsid w:val="00655B06"/>
    <w:rsid w:val="00655DFA"/>
    <w:rsid w:val="00655F46"/>
    <w:rsid w:val="006578DB"/>
    <w:rsid w:val="00657E09"/>
    <w:rsid w:val="00660231"/>
    <w:rsid w:val="006624D1"/>
    <w:rsid w:val="00662A1E"/>
    <w:rsid w:val="00665BA2"/>
    <w:rsid w:val="00666E29"/>
    <w:rsid w:val="006670BE"/>
    <w:rsid w:val="00667311"/>
    <w:rsid w:val="00670905"/>
    <w:rsid w:val="006710F2"/>
    <w:rsid w:val="00672000"/>
    <w:rsid w:val="006729CD"/>
    <w:rsid w:val="00672C8A"/>
    <w:rsid w:val="00672F7D"/>
    <w:rsid w:val="00673D12"/>
    <w:rsid w:val="0067470E"/>
    <w:rsid w:val="0067525E"/>
    <w:rsid w:val="00676474"/>
    <w:rsid w:val="00677910"/>
    <w:rsid w:val="00677A99"/>
    <w:rsid w:val="006805C3"/>
    <w:rsid w:val="00680E02"/>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467"/>
    <w:rsid w:val="00691D93"/>
    <w:rsid w:val="00692E63"/>
    <w:rsid w:val="00693870"/>
    <w:rsid w:val="0069554C"/>
    <w:rsid w:val="006959B0"/>
    <w:rsid w:val="006969EB"/>
    <w:rsid w:val="00696C04"/>
    <w:rsid w:val="006A0061"/>
    <w:rsid w:val="006A02DB"/>
    <w:rsid w:val="006A10F7"/>
    <w:rsid w:val="006A14C5"/>
    <w:rsid w:val="006A15E1"/>
    <w:rsid w:val="006A1861"/>
    <w:rsid w:val="006A1D61"/>
    <w:rsid w:val="006A1D8C"/>
    <w:rsid w:val="006A2238"/>
    <w:rsid w:val="006A3BB6"/>
    <w:rsid w:val="006A419C"/>
    <w:rsid w:val="006A4E8A"/>
    <w:rsid w:val="006A6F1E"/>
    <w:rsid w:val="006A72E8"/>
    <w:rsid w:val="006A7FEB"/>
    <w:rsid w:val="006B0561"/>
    <w:rsid w:val="006B0C96"/>
    <w:rsid w:val="006B18F7"/>
    <w:rsid w:val="006B599B"/>
    <w:rsid w:val="006B666F"/>
    <w:rsid w:val="006B7002"/>
    <w:rsid w:val="006C012B"/>
    <w:rsid w:val="006C0589"/>
    <w:rsid w:val="006C277B"/>
    <w:rsid w:val="006C2C60"/>
    <w:rsid w:val="006C3037"/>
    <w:rsid w:val="006C3F33"/>
    <w:rsid w:val="006C4F53"/>
    <w:rsid w:val="006C6ADB"/>
    <w:rsid w:val="006D000D"/>
    <w:rsid w:val="006D007E"/>
    <w:rsid w:val="006D17D2"/>
    <w:rsid w:val="006D3768"/>
    <w:rsid w:val="006D4C64"/>
    <w:rsid w:val="006D51A8"/>
    <w:rsid w:val="006D54BC"/>
    <w:rsid w:val="006D6448"/>
    <w:rsid w:val="006D7406"/>
    <w:rsid w:val="006D7DD0"/>
    <w:rsid w:val="006E0957"/>
    <w:rsid w:val="006E1791"/>
    <w:rsid w:val="006E1BBA"/>
    <w:rsid w:val="006E2794"/>
    <w:rsid w:val="006E3582"/>
    <w:rsid w:val="006E4352"/>
    <w:rsid w:val="006E4A39"/>
    <w:rsid w:val="006E4D46"/>
    <w:rsid w:val="006E59CB"/>
    <w:rsid w:val="006E59D3"/>
    <w:rsid w:val="006E6C79"/>
    <w:rsid w:val="006F0798"/>
    <w:rsid w:val="006F1777"/>
    <w:rsid w:val="006F1D6A"/>
    <w:rsid w:val="006F1EAF"/>
    <w:rsid w:val="006F25E6"/>
    <w:rsid w:val="006F2FB7"/>
    <w:rsid w:val="006F30B6"/>
    <w:rsid w:val="006F31B8"/>
    <w:rsid w:val="006F3300"/>
    <w:rsid w:val="006F345C"/>
    <w:rsid w:val="006F5BF5"/>
    <w:rsid w:val="006F67D4"/>
    <w:rsid w:val="006F77E7"/>
    <w:rsid w:val="006F7A51"/>
    <w:rsid w:val="00702669"/>
    <w:rsid w:val="00704050"/>
    <w:rsid w:val="00704837"/>
    <w:rsid w:val="007059C9"/>
    <w:rsid w:val="00707469"/>
    <w:rsid w:val="0070789A"/>
    <w:rsid w:val="00710E81"/>
    <w:rsid w:val="00711837"/>
    <w:rsid w:val="00713513"/>
    <w:rsid w:val="00714074"/>
    <w:rsid w:val="00715713"/>
    <w:rsid w:val="00715AB2"/>
    <w:rsid w:val="00716327"/>
    <w:rsid w:val="007166EB"/>
    <w:rsid w:val="00716C50"/>
    <w:rsid w:val="00717CF4"/>
    <w:rsid w:val="00720720"/>
    <w:rsid w:val="007208DB"/>
    <w:rsid w:val="00721075"/>
    <w:rsid w:val="0072275E"/>
    <w:rsid w:val="0072329E"/>
    <w:rsid w:val="00725B8D"/>
    <w:rsid w:val="0072658E"/>
    <w:rsid w:val="00727508"/>
    <w:rsid w:val="0073183C"/>
    <w:rsid w:val="00731ADA"/>
    <w:rsid w:val="00733452"/>
    <w:rsid w:val="0073348D"/>
    <w:rsid w:val="0073360D"/>
    <w:rsid w:val="007336E4"/>
    <w:rsid w:val="00734053"/>
    <w:rsid w:val="007346F5"/>
    <w:rsid w:val="007350B5"/>
    <w:rsid w:val="00737142"/>
    <w:rsid w:val="007409C9"/>
    <w:rsid w:val="007409EB"/>
    <w:rsid w:val="00740B6F"/>
    <w:rsid w:val="00740E1E"/>
    <w:rsid w:val="00741612"/>
    <w:rsid w:val="007418DF"/>
    <w:rsid w:val="007424A2"/>
    <w:rsid w:val="007425C4"/>
    <w:rsid w:val="00743467"/>
    <w:rsid w:val="007441A8"/>
    <w:rsid w:val="0074445A"/>
    <w:rsid w:val="0074478E"/>
    <w:rsid w:val="0074588B"/>
    <w:rsid w:val="0074612B"/>
    <w:rsid w:val="00746FC8"/>
    <w:rsid w:val="0074774D"/>
    <w:rsid w:val="00751B32"/>
    <w:rsid w:val="00752CFE"/>
    <w:rsid w:val="0075366D"/>
    <w:rsid w:val="00753AB2"/>
    <w:rsid w:val="00754213"/>
    <w:rsid w:val="00755587"/>
    <w:rsid w:val="00756B1E"/>
    <w:rsid w:val="007574C9"/>
    <w:rsid w:val="00757781"/>
    <w:rsid w:val="0075794E"/>
    <w:rsid w:val="00757D6A"/>
    <w:rsid w:val="00760389"/>
    <w:rsid w:val="00762AB4"/>
    <w:rsid w:val="007649FC"/>
    <w:rsid w:val="0076508A"/>
    <w:rsid w:val="0076716D"/>
    <w:rsid w:val="00770678"/>
    <w:rsid w:val="00770DE0"/>
    <w:rsid w:val="0077113B"/>
    <w:rsid w:val="0077236B"/>
    <w:rsid w:val="00772B3F"/>
    <w:rsid w:val="007738D4"/>
    <w:rsid w:val="00773A8C"/>
    <w:rsid w:val="00774252"/>
    <w:rsid w:val="007749D6"/>
    <w:rsid w:val="00775603"/>
    <w:rsid w:val="0077624C"/>
    <w:rsid w:val="00780197"/>
    <w:rsid w:val="007806FD"/>
    <w:rsid w:val="0078079B"/>
    <w:rsid w:val="00780B0E"/>
    <w:rsid w:val="00780B62"/>
    <w:rsid w:val="007811D2"/>
    <w:rsid w:val="0078424D"/>
    <w:rsid w:val="0078570D"/>
    <w:rsid w:val="00790E1C"/>
    <w:rsid w:val="00791C06"/>
    <w:rsid w:val="00791DBB"/>
    <w:rsid w:val="00793930"/>
    <w:rsid w:val="00793BEE"/>
    <w:rsid w:val="00793E6A"/>
    <w:rsid w:val="00793FEB"/>
    <w:rsid w:val="00795359"/>
    <w:rsid w:val="007978A2"/>
    <w:rsid w:val="007A07DB"/>
    <w:rsid w:val="007A11F9"/>
    <w:rsid w:val="007A157E"/>
    <w:rsid w:val="007A28C6"/>
    <w:rsid w:val="007A4606"/>
    <w:rsid w:val="007A46E1"/>
    <w:rsid w:val="007A4942"/>
    <w:rsid w:val="007A4C33"/>
    <w:rsid w:val="007A5C67"/>
    <w:rsid w:val="007A7037"/>
    <w:rsid w:val="007B2167"/>
    <w:rsid w:val="007B5240"/>
    <w:rsid w:val="007B5FC1"/>
    <w:rsid w:val="007B697A"/>
    <w:rsid w:val="007B795A"/>
    <w:rsid w:val="007B79E3"/>
    <w:rsid w:val="007C077F"/>
    <w:rsid w:val="007C07E0"/>
    <w:rsid w:val="007C0C38"/>
    <w:rsid w:val="007C2988"/>
    <w:rsid w:val="007C313A"/>
    <w:rsid w:val="007C344B"/>
    <w:rsid w:val="007C3635"/>
    <w:rsid w:val="007C36AD"/>
    <w:rsid w:val="007C37A3"/>
    <w:rsid w:val="007C42A4"/>
    <w:rsid w:val="007C4465"/>
    <w:rsid w:val="007C689F"/>
    <w:rsid w:val="007C71AF"/>
    <w:rsid w:val="007C7310"/>
    <w:rsid w:val="007C7EAC"/>
    <w:rsid w:val="007D16EA"/>
    <w:rsid w:val="007D1E9D"/>
    <w:rsid w:val="007D285B"/>
    <w:rsid w:val="007D3D94"/>
    <w:rsid w:val="007D403D"/>
    <w:rsid w:val="007D4B1A"/>
    <w:rsid w:val="007D4C49"/>
    <w:rsid w:val="007D5256"/>
    <w:rsid w:val="007D682B"/>
    <w:rsid w:val="007D6BA2"/>
    <w:rsid w:val="007D6C53"/>
    <w:rsid w:val="007D7314"/>
    <w:rsid w:val="007D7544"/>
    <w:rsid w:val="007D7753"/>
    <w:rsid w:val="007D7F06"/>
    <w:rsid w:val="007E1A4C"/>
    <w:rsid w:val="007E3120"/>
    <w:rsid w:val="007E3290"/>
    <w:rsid w:val="007E43F8"/>
    <w:rsid w:val="007E599D"/>
    <w:rsid w:val="007E5E6D"/>
    <w:rsid w:val="007E68F5"/>
    <w:rsid w:val="007E6B7B"/>
    <w:rsid w:val="007E6C2C"/>
    <w:rsid w:val="007E6F85"/>
    <w:rsid w:val="007E7BF4"/>
    <w:rsid w:val="007F0053"/>
    <w:rsid w:val="007F20F3"/>
    <w:rsid w:val="007F27FF"/>
    <w:rsid w:val="007F309C"/>
    <w:rsid w:val="007F35EA"/>
    <w:rsid w:val="007F66CE"/>
    <w:rsid w:val="007F7477"/>
    <w:rsid w:val="007F7CDF"/>
    <w:rsid w:val="00801363"/>
    <w:rsid w:val="008021BD"/>
    <w:rsid w:val="00803276"/>
    <w:rsid w:val="00803555"/>
    <w:rsid w:val="00804C29"/>
    <w:rsid w:val="008055AC"/>
    <w:rsid w:val="0080566C"/>
    <w:rsid w:val="00807108"/>
    <w:rsid w:val="0080748F"/>
    <w:rsid w:val="00810B00"/>
    <w:rsid w:val="008113AA"/>
    <w:rsid w:val="008116FC"/>
    <w:rsid w:val="00811804"/>
    <w:rsid w:val="00811BF5"/>
    <w:rsid w:val="00811FFC"/>
    <w:rsid w:val="008123BA"/>
    <w:rsid w:val="00813B8A"/>
    <w:rsid w:val="00814524"/>
    <w:rsid w:val="008149A6"/>
    <w:rsid w:val="008157D0"/>
    <w:rsid w:val="00815E16"/>
    <w:rsid w:val="0081607E"/>
    <w:rsid w:val="00816A7D"/>
    <w:rsid w:val="00816AE3"/>
    <w:rsid w:val="00816E14"/>
    <w:rsid w:val="0081725A"/>
    <w:rsid w:val="00817C59"/>
    <w:rsid w:val="00820218"/>
    <w:rsid w:val="00821320"/>
    <w:rsid w:val="00824650"/>
    <w:rsid w:val="0082609A"/>
    <w:rsid w:val="00826106"/>
    <w:rsid w:val="008308C9"/>
    <w:rsid w:val="008317A2"/>
    <w:rsid w:val="008324D1"/>
    <w:rsid w:val="008331D8"/>
    <w:rsid w:val="008343F0"/>
    <w:rsid w:val="00834486"/>
    <w:rsid w:val="0083496E"/>
    <w:rsid w:val="008353F2"/>
    <w:rsid w:val="00837114"/>
    <w:rsid w:val="00837F81"/>
    <w:rsid w:val="0084040E"/>
    <w:rsid w:val="00840FE5"/>
    <w:rsid w:val="008414EA"/>
    <w:rsid w:val="00841801"/>
    <w:rsid w:val="00842627"/>
    <w:rsid w:val="00843D21"/>
    <w:rsid w:val="008446E8"/>
    <w:rsid w:val="0084584F"/>
    <w:rsid w:val="00845DA8"/>
    <w:rsid w:val="00846A79"/>
    <w:rsid w:val="00846E02"/>
    <w:rsid w:val="00847C7B"/>
    <w:rsid w:val="008505CC"/>
    <w:rsid w:val="008512A3"/>
    <w:rsid w:val="00851B40"/>
    <w:rsid w:val="008523EA"/>
    <w:rsid w:val="0085367D"/>
    <w:rsid w:val="008557E5"/>
    <w:rsid w:val="00855D4E"/>
    <w:rsid w:val="00856DF2"/>
    <w:rsid w:val="00856EC5"/>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308"/>
    <w:rsid w:val="008958E9"/>
    <w:rsid w:val="00896D74"/>
    <w:rsid w:val="008A014D"/>
    <w:rsid w:val="008A1C8D"/>
    <w:rsid w:val="008A1EC2"/>
    <w:rsid w:val="008A22C6"/>
    <w:rsid w:val="008A28D4"/>
    <w:rsid w:val="008A2FA7"/>
    <w:rsid w:val="008A348B"/>
    <w:rsid w:val="008A446F"/>
    <w:rsid w:val="008A5F06"/>
    <w:rsid w:val="008A734F"/>
    <w:rsid w:val="008B0DC3"/>
    <w:rsid w:val="008B1779"/>
    <w:rsid w:val="008B1C5C"/>
    <w:rsid w:val="008B2BDD"/>
    <w:rsid w:val="008B33D2"/>
    <w:rsid w:val="008B4CFF"/>
    <w:rsid w:val="008B5493"/>
    <w:rsid w:val="008B5C7C"/>
    <w:rsid w:val="008C27AE"/>
    <w:rsid w:val="008C3083"/>
    <w:rsid w:val="008C38EB"/>
    <w:rsid w:val="008C4764"/>
    <w:rsid w:val="008C5DB0"/>
    <w:rsid w:val="008C67D6"/>
    <w:rsid w:val="008C75A3"/>
    <w:rsid w:val="008C7D82"/>
    <w:rsid w:val="008D040E"/>
    <w:rsid w:val="008D14E2"/>
    <w:rsid w:val="008D2955"/>
    <w:rsid w:val="008D351D"/>
    <w:rsid w:val="008D46EC"/>
    <w:rsid w:val="008D72C9"/>
    <w:rsid w:val="008E0039"/>
    <w:rsid w:val="008E037F"/>
    <w:rsid w:val="008E0F75"/>
    <w:rsid w:val="008E36C2"/>
    <w:rsid w:val="008E3D5D"/>
    <w:rsid w:val="008E542C"/>
    <w:rsid w:val="008E5DB6"/>
    <w:rsid w:val="008E6FE0"/>
    <w:rsid w:val="008F011B"/>
    <w:rsid w:val="008F0951"/>
    <w:rsid w:val="008F1789"/>
    <w:rsid w:val="008F19CE"/>
    <w:rsid w:val="008F2162"/>
    <w:rsid w:val="008F3601"/>
    <w:rsid w:val="008F453A"/>
    <w:rsid w:val="008F6768"/>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922"/>
    <w:rsid w:val="00920D2C"/>
    <w:rsid w:val="0092101F"/>
    <w:rsid w:val="009242D3"/>
    <w:rsid w:val="0092661E"/>
    <w:rsid w:val="00926A43"/>
    <w:rsid w:val="00926B08"/>
    <w:rsid w:val="00926D5F"/>
    <w:rsid w:val="009309A1"/>
    <w:rsid w:val="00930D6E"/>
    <w:rsid w:val="0093112D"/>
    <w:rsid w:val="009313B8"/>
    <w:rsid w:val="009338D6"/>
    <w:rsid w:val="00935537"/>
    <w:rsid w:val="00935891"/>
    <w:rsid w:val="00935DE9"/>
    <w:rsid w:val="00936A30"/>
    <w:rsid w:val="00936B29"/>
    <w:rsid w:val="009372D8"/>
    <w:rsid w:val="0093767D"/>
    <w:rsid w:val="00940028"/>
    <w:rsid w:val="009406C0"/>
    <w:rsid w:val="0094211D"/>
    <w:rsid w:val="00942861"/>
    <w:rsid w:val="00944070"/>
    <w:rsid w:val="00944188"/>
    <w:rsid w:val="00944226"/>
    <w:rsid w:val="009442FC"/>
    <w:rsid w:val="00944950"/>
    <w:rsid w:val="00945CE8"/>
    <w:rsid w:val="00946FC1"/>
    <w:rsid w:val="00950D30"/>
    <w:rsid w:val="00951796"/>
    <w:rsid w:val="00951952"/>
    <w:rsid w:val="00951BCB"/>
    <w:rsid w:val="00951C55"/>
    <w:rsid w:val="009526B1"/>
    <w:rsid w:val="009526C3"/>
    <w:rsid w:val="009539FA"/>
    <w:rsid w:val="00953B34"/>
    <w:rsid w:val="00954129"/>
    <w:rsid w:val="0095540A"/>
    <w:rsid w:val="009557D6"/>
    <w:rsid w:val="00955AA2"/>
    <w:rsid w:val="00955F89"/>
    <w:rsid w:val="00956913"/>
    <w:rsid w:val="0096055E"/>
    <w:rsid w:val="009608CD"/>
    <w:rsid w:val="00961B2B"/>
    <w:rsid w:val="00962119"/>
    <w:rsid w:val="00962626"/>
    <w:rsid w:val="00963623"/>
    <w:rsid w:val="00963AF0"/>
    <w:rsid w:val="00964347"/>
    <w:rsid w:val="00964D23"/>
    <w:rsid w:val="009650C0"/>
    <w:rsid w:val="00965615"/>
    <w:rsid w:val="00966715"/>
    <w:rsid w:val="00967403"/>
    <w:rsid w:val="00967683"/>
    <w:rsid w:val="00970A55"/>
    <w:rsid w:val="0097127C"/>
    <w:rsid w:val="00971A00"/>
    <w:rsid w:val="0097290B"/>
    <w:rsid w:val="0097588A"/>
    <w:rsid w:val="009761A8"/>
    <w:rsid w:val="00977197"/>
    <w:rsid w:val="00977D06"/>
    <w:rsid w:val="00977EC4"/>
    <w:rsid w:val="00982472"/>
    <w:rsid w:val="00983580"/>
    <w:rsid w:val="009841DE"/>
    <w:rsid w:val="00984BDE"/>
    <w:rsid w:val="00985654"/>
    <w:rsid w:val="009856BE"/>
    <w:rsid w:val="00985A75"/>
    <w:rsid w:val="00986B93"/>
    <w:rsid w:val="00987489"/>
    <w:rsid w:val="00987A3A"/>
    <w:rsid w:val="009907B4"/>
    <w:rsid w:val="00992848"/>
    <w:rsid w:val="00993375"/>
    <w:rsid w:val="009943CD"/>
    <w:rsid w:val="009952B7"/>
    <w:rsid w:val="00995683"/>
    <w:rsid w:val="00996380"/>
    <w:rsid w:val="009975B0"/>
    <w:rsid w:val="009A00F6"/>
    <w:rsid w:val="009A0315"/>
    <w:rsid w:val="009A1510"/>
    <w:rsid w:val="009A1C9A"/>
    <w:rsid w:val="009A3008"/>
    <w:rsid w:val="009A355D"/>
    <w:rsid w:val="009A474B"/>
    <w:rsid w:val="009A5197"/>
    <w:rsid w:val="009A56F5"/>
    <w:rsid w:val="009A5D9D"/>
    <w:rsid w:val="009A609C"/>
    <w:rsid w:val="009A630B"/>
    <w:rsid w:val="009A6851"/>
    <w:rsid w:val="009A70D1"/>
    <w:rsid w:val="009A76EF"/>
    <w:rsid w:val="009A7B28"/>
    <w:rsid w:val="009B27AA"/>
    <w:rsid w:val="009B3D3F"/>
    <w:rsid w:val="009B49B7"/>
    <w:rsid w:val="009B50DC"/>
    <w:rsid w:val="009B6780"/>
    <w:rsid w:val="009B6BE9"/>
    <w:rsid w:val="009B718F"/>
    <w:rsid w:val="009B7C29"/>
    <w:rsid w:val="009B7CD2"/>
    <w:rsid w:val="009C3EF9"/>
    <w:rsid w:val="009C4A63"/>
    <w:rsid w:val="009C4B66"/>
    <w:rsid w:val="009C6E3C"/>
    <w:rsid w:val="009C73A9"/>
    <w:rsid w:val="009C7755"/>
    <w:rsid w:val="009D0459"/>
    <w:rsid w:val="009D0868"/>
    <w:rsid w:val="009D14FD"/>
    <w:rsid w:val="009D1C06"/>
    <w:rsid w:val="009D31C5"/>
    <w:rsid w:val="009D4EC0"/>
    <w:rsid w:val="009D70F9"/>
    <w:rsid w:val="009D7E96"/>
    <w:rsid w:val="009E09CA"/>
    <w:rsid w:val="009E193F"/>
    <w:rsid w:val="009E3705"/>
    <w:rsid w:val="009E3864"/>
    <w:rsid w:val="009E3BB5"/>
    <w:rsid w:val="009E3F46"/>
    <w:rsid w:val="009E4B8A"/>
    <w:rsid w:val="009E613A"/>
    <w:rsid w:val="009E666D"/>
    <w:rsid w:val="009E6BA2"/>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59B7"/>
    <w:rsid w:val="009F7697"/>
    <w:rsid w:val="00A00226"/>
    <w:rsid w:val="00A00BDA"/>
    <w:rsid w:val="00A03432"/>
    <w:rsid w:val="00A037F0"/>
    <w:rsid w:val="00A073F1"/>
    <w:rsid w:val="00A076A4"/>
    <w:rsid w:val="00A07FB7"/>
    <w:rsid w:val="00A113DB"/>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0FB2"/>
    <w:rsid w:val="00A31C2C"/>
    <w:rsid w:val="00A34693"/>
    <w:rsid w:val="00A35226"/>
    <w:rsid w:val="00A3639E"/>
    <w:rsid w:val="00A3716A"/>
    <w:rsid w:val="00A4013A"/>
    <w:rsid w:val="00A404F2"/>
    <w:rsid w:val="00A42E15"/>
    <w:rsid w:val="00A44142"/>
    <w:rsid w:val="00A44FE1"/>
    <w:rsid w:val="00A46D12"/>
    <w:rsid w:val="00A4710E"/>
    <w:rsid w:val="00A474B0"/>
    <w:rsid w:val="00A529D2"/>
    <w:rsid w:val="00A53913"/>
    <w:rsid w:val="00A54F8B"/>
    <w:rsid w:val="00A552F9"/>
    <w:rsid w:val="00A55725"/>
    <w:rsid w:val="00A56514"/>
    <w:rsid w:val="00A5680C"/>
    <w:rsid w:val="00A568AB"/>
    <w:rsid w:val="00A56F86"/>
    <w:rsid w:val="00A5708B"/>
    <w:rsid w:val="00A579AD"/>
    <w:rsid w:val="00A57EC9"/>
    <w:rsid w:val="00A6063D"/>
    <w:rsid w:val="00A610B2"/>
    <w:rsid w:val="00A62FC9"/>
    <w:rsid w:val="00A63352"/>
    <w:rsid w:val="00A649C6"/>
    <w:rsid w:val="00A66922"/>
    <w:rsid w:val="00A66C83"/>
    <w:rsid w:val="00A67D28"/>
    <w:rsid w:val="00A67E7E"/>
    <w:rsid w:val="00A70A72"/>
    <w:rsid w:val="00A70F21"/>
    <w:rsid w:val="00A71A33"/>
    <w:rsid w:val="00A71CE7"/>
    <w:rsid w:val="00A71DFF"/>
    <w:rsid w:val="00A72621"/>
    <w:rsid w:val="00A73232"/>
    <w:rsid w:val="00A74BC2"/>
    <w:rsid w:val="00A753F4"/>
    <w:rsid w:val="00A776DA"/>
    <w:rsid w:val="00A80248"/>
    <w:rsid w:val="00A80C79"/>
    <w:rsid w:val="00A81A34"/>
    <w:rsid w:val="00A81B31"/>
    <w:rsid w:val="00A81FE5"/>
    <w:rsid w:val="00A8238A"/>
    <w:rsid w:val="00A85BF1"/>
    <w:rsid w:val="00A86B1C"/>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90A"/>
    <w:rsid w:val="00AE18BB"/>
    <w:rsid w:val="00AE207C"/>
    <w:rsid w:val="00AE350A"/>
    <w:rsid w:val="00AE3882"/>
    <w:rsid w:val="00AE5308"/>
    <w:rsid w:val="00AE5ADC"/>
    <w:rsid w:val="00AE5C3C"/>
    <w:rsid w:val="00AE5E69"/>
    <w:rsid w:val="00AF0534"/>
    <w:rsid w:val="00AF1530"/>
    <w:rsid w:val="00AF15E4"/>
    <w:rsid w:val="00AF3BF6"/>
    <w:rsid w:val="00AF3CD1"/>
    <w:rsid w:val="00AF4B3A"/>
    <w:rsid w:val="00AF554A"/>
    <w:rsid w:val="00AF6150"/>
    <w:rsid w:val="00AF7951"/>
    <w:rsid w:val="00B00645"/>
    <w:rsid w:val="00B00FC9"/>
    <w:rsid w:val="00B0260D"/>
    <w:rsid w:val="00B0365B"/>
    <w:rsid w:val="00B03EA0"/>
    <w:rsid w:val="00B05A5B"/>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546"/>
    <w:rsid w:val="00B37BBF"/>
    <w:rsid w:val="00B37EAA"/>
    <w:rsid w:val="00B40634"/>
    <w:rsid w:val="00B40710"/>
    <w:rsid w:val="00B41E23"/>
    <w:rsid w:val="00B42B37"/>
    <w:rsid w:val="00B43BF1"/>
    <w:rsid w:val="00B46EF7"/>
    <w:rsid w:val="00B474F5"/>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59E3"/>
    <w:rsid w:val="00B66F2A"/>
    <w:rsid w:val="00B67082"/>
    <w:rsid w:val="00B67083"/>
    <w:rsid w:val="00B6764A"/>
    <w:rsid w:val="00B7144B"/>
    <w:rsid w:val="00B716BE"/>
    <w:rsid w:val="00B72E2D"/>
    <w:rsid w:val="00B73E84"/>
    <w:rsid w:val="00B758D5"/>
    <w:rsid w:val="00B768A2"/>
    <w:rsid w:val="00B76E9F"/>
    <w:rsid w:val="00B77102"/>
    <w:rsid w:val="00B778CC"/>
    <w:rsid w:val="00B77B44"/>
    <w:rsid w:val="00B80004"/>
    <w:rsid w:val="00B8047D"/>
    <w:rsid w:val="00B80D24"/>
    <w:rsid w:val="00B81767"/>
    <w:rsid w:val="00B832CB"/>
    <w:rsid w:val="00B8453C"/>
    <w:rsid w:val="00B84810"/>
    <w:rsid w:val="00B85B22"/>
    <w:rsid w:val="00B87F57"/>
    <w:rsid w:val="00B90810"/>
    <w:rsid w:val="00B9118A"/>
    <w:rsid w:val="00B94A3A"/>
    <w:rsid w:val="00B95538"/>
    <w:rsid w:val="00B976AB"/>
    <w:rsid w:val="00BA0E3A"/>
    <w:rsid w:val="00BA0E9D"/>
    <w:rsid w:val="00BA0F18"/>
    <w:rsid w:val="00BA2326"/>
    <w:rsid w:val="00BA2929"/>
    <w:rsid w:val="00BA29AD"/>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3402"/>
    <w:rsid w:val="00BC65BD"/>
    <w:rsid w:val="00BC7B45"/>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3B2C"/>
    <w:rsid w:val="00C04B8E"/>
    <w:rsid w:val="00C05467"/>
    <w:rsid w:val="00C0571E"/>
    <w:rsid w:val="00C06055"/>
    <w:rsid w:val="00C073D6"/>
    <w:rsid w:val="00C10B39"/>
    <w:rsid w:val="00C11584"/>
    <w:rsid w:val="00C11B44"/>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26EA0"/>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792"/>
    <w:rsid w:val="00C4025F"/>
    <w:rsid w:val="00C41654"/>
    <w:rsid w:val="00C41F7A"/>
    <w:rsid w:val="00C4274D"/>
    <w:rsid w:val="00C43F56"/>
    <w:rsid w:val="00C442F3"/>
    <w:rsid w:val="00C450BA"/>
    <w:rsid w:val="00C4526A"/>
    <w:rsid w:val="00C4616F"/>
    <w:rsid w:val="00C4667A"/>
    <w:rsid w:val="00C46B1C"/>
    <w:rsid w:val="00C50832"/>
    <w:rsid w:val="00C51F90"/>
    <w:rsid w:val="00C521F0"/>
    <w:rsid w:val="00C52DD9"/>
    <w:rsid w:val="00C530DC"/>
    <w:rsid w:val="00C5385B"/>
    <w:rsid w:val="00C54E7C"/>
    <w:rsid w:val="00C56F1B"/>
    <w:rsid w:val="00C57CAD"/>
    <w:rsid w:val="00C61018"/>
    <w:rsid w:val="00C63A84"/>
    <w:rsid w:val="00C64FB6"/>
    <w:rsid w:val="00C65284"/>
    <w:rsid w:val="00C65941"/>
    <w:rsid w:val="00C65B37"/>
    <w:rsid w:val="00C66CAA"/>
    <w:rsid w:val="00C66E1A"/>
    <w:rsid w:val="00C66E74"/>
    <w:rsid w:val="00C678D5"/>
    <w:rsid w:val="00C67AB0"/>
    <w:rsid w:val="00C70432"/>
    <w:rsid w:val="00C70736"/>
    <w:rsid w:val="00C72415"/>
    <w:rsid w:val="00C734A3"/>
    <w:rsid w:val="00C7381B"/>
    <w:rsid w:val="00C7438A"/>
    <w:rsid w:val="00C75B7F"/>
    <w:rsid w:val="00C772A6"/>
    <w:rsid w:val="00C77DB5"/>
    <w:rsid w:val="00C809C4"/>
    <w:rsid w:val="00C80AC6"/>
    <w:rsid w:val="00C81684"/>
    <w:rsid w:val="00C82BE6"/>
    <w:rsid w:val="00C839AB"/>
    <w:rsid w:val="00C84E5C"/>
    <w:rsid w:val="00C84FA5"/>
    <w:rsid w:val="00C870C2"/>
    <w:rsid w:val="00C87A6B"/>
    <w:rsid w:val="00C90914"/>
    <w:rsid w:val="00C929D0"/>
    <w:rsid w:val="00C92A33"/>
    <w:rsid w:val="00C92ABD"/>
    <w:rsid w:val="00C9336C"/>
    <w:rsid w:val="00C95114"/>
    <w:rsid w:val="00C96EB0"/>
    <w:rsid w:val="00C97E4A"/>
    <w:rsid w:val="00CA13AD"/>
    <w:rsid w:val="00CA146B"/>
    <w:rsid w:val="00CA1A99"/>
    <w:rsid w:val="00CA1BFC"/>
    <w:rsid w:val="00CA1D02"/>
    <w:rsid w:val="00CA2FFA"/>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C17E5"/>
    <w:rsid w:val="00CC1A56"/>
    <w:rsid w:val="00CC231A"/>
    <w:rsid w:val="00CC2F41"/>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E09FB"/>
    <w:rsid w:val="00CE165F"/>
    <w:rsid w:val="00CE33E0"/>
    <w:rsid w:val="00CE3D02"/>
    <w:rsid w:val="00CE47FC"/>
    <w:rsid w:val="00CE5A7B"/>
    <w:rsid w:val="00CE5D3E"/>
    <w:rsid w:val="00CE5DD4"/>
    <w:rsid w:val="00CE7981"/>
    <w:rsid w:val="00CE7E5C"/>
    <w:rsid w:val="00CF07AA"/>
    <w:rsid w:val="00CF07BC"/>
    <w:rsid w:val="00CF150C"/>
    <w:rsid w:val="00CF1DBF"/>
    <w:rsid w:val="00CF2128"/>
    <w:rsid w:val="00CF6D13"/>
    <w:rsid w:val="00CF6F6A"/>
    <w:rsid w:val="00CF7576"/>
    <w:rsid w:val="00CF769D"/>
    <w:rsid w:val="00CF7892"/>
    <w:rsid w:val="00D027B5"/>
    <w:rsid w:val="00D02CB7"/>
    <w:rsid w:val="00D02F1A"/>
    <w:rsid w:val="00D03381"/>
    <w:rsid w:val="00D05B9F"/>
    <w:rsid w:val="00D0709C"/>
    <w:rsid w:val="00D07834"/>
    <w:rsid w:val="00D108B4"/>
    <w:rsid w:val="00D123BB"/>
    <w:rsid w:val="00D1264D"/>
    <w:rsid w:val="00D12D42"/>
    <w:rsid w:val="00D15380"/>
    <w:rsid w:val="00D1615E"/>
    <w:rsid w:val="00D168E6"/>
    <w:rsid w:val="00D16A84"/>
    <w:rsid w:val="00D17F2C"/>
    <w:rsid w:val="00D204CB"/>
    <w:rsid w:val="00D20604"/>
    <w:rsid w:val="00D20AEB"/>
    <w:rsid w:val="00D226EB"/>
    <w:rsid w:val="00D24830"/>
    <w:rsid w:val="00D25482"/>
    <w:rsid w:val="00D25C7E"/>
    <w:rsid w:val="00D25DBF"/>
    <w:rsid w:val="00D26E56"/>
    <w:rsid w:val="00D27BF8"/>
    <w:rsid w:val="00D30D47"/>
    <w:rsid w:val="00D339D0"/>
    <w:rsid w:val="00D34A44"/>
    <w:rsid w:val="00D35C7A"/>
    <w:rsid w:val="00D37BBE"/>
    <w:rsid w:val="00D37BE2"/>
    <w:rsid w:val="00D401E8"/>
    <w:rsid w:val="00D4032F"/>
    <w:rsid w:val="00D4098D"/>
    <w:rsid w:val="00D409AB"/>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64FA"/>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740E"/>
    <w:rsid w:val="00D97578"/>
    <w:rsid w:val="00DA0B7C"/>
    <w:rsid w:val="00DA1F8A"/>
    <w:rsid w:val="00DA232F"/>
    <w:rsid w:val="00DA286F"/>
    <w:rsid w:val="00DA4520"/>
    <w:rsid w:val="00DA5522"/>
    <w:rsid w:val="00DA5568"/>
    <w:rsid w:val="00DA57F6"/>
    <w:rsid w:val="00DA7FA8"/>
    <w:rsid w:val="00DB020F"/>
    <w:rsid w:val="00DB0878"/>
    <w:rsid w:val="00DB0B34"/>
    <w:rsid w:val="00DB0E07"/>
    <w:rsid w:val="00DB0EB2"/>
    <w:rsid w:val="00DB2407"/>
    <w:rsid w:val="00DB3A30"/>
    <w:rsid w:val="00DB5FFD"/>
    <w:rsid w:val="00DB7A24"/>
    <w:rsid w:val="00DC2CEA"/>
    <w:rsid w:val="00DC3C33"/>
    <w:rsid w:val="00DC50DC"/>
    <w:rsid w:val="00DC5A18"/>
    <w:rsid w:val="00DC604A"/>
    <w:rsid w:val="00DC7210"/>
    <w:rsid w:val="00DC7422"/>
    <w:rsid w:val="00DD0491"/>
    <w:rsid w:val="00DD04E1"/>
    <w:rsid w:val="00DD1BAF"/>
    <w:rsid w:val="00DD213A"/>
    <w:rsid w:val="00DD3FDE"/>
    <w:rsid w:val="00DD4A33"/>
    <w:rsid w:val="00DD75E0"/>
    <w:rsid w:val="00DE04F1"/>
    <w:rsid w:val="00DE0CC6"/>
    <w:rsid w:val="00DE18F0"/>
    <w:rsid w:val="00DE1A35"/>
    <w:rsid w:val="00DE2096"/>
    <w:rsid w:val="00DE2FF0"/>
    <w:rsid w:val="00DE359F"/>
    <w:rsid w:val="00DE38E7"/>
    <w:rsid w:val="00DE4309"/>
    <w:rsid w:val="00DE481C"/>
    <w:rsid w:val="00DE5412"/>
    <w:rsid w:val="00DE5FE7"/>
    <w:rsid w:val="00DE6A2C"/>
    <w:rsid w:val="00DF095F"/>
    <w:rsid w:val="00DF0EC3"/>
    <w:rsid w:val="00DF0EE5"/>
    <w:rsid w:val="00DF18B8"/>
    <w:rsid w:val="00DF2286"/>
    <w:rsid w:val="00DF4952"/>
    <w:rsid w:val="00DF4BEE"/>
    <w:rsid w:val="00E016FD"/>
    <w:rsid w:val="00E024EB"/>
    <w:rsid w:val="00E030EC"/>
    <w:rsid w:val="00E03CC8"/>
    <w:rsid w:val="00E0430E"/>
    <w:rsid w:val="00E06D25"/>
    <w:rsid w:val="00E073F9"/>
    <w:rsid w:val="00E10101"/>
    <w:rsid w:val="00E10136"/>
    <w:rsid w:val="00E11144"/>
    <w:rsid w:val="00E1396C"/>
    <w:rsid w:val="00E14B3B"/>
    <w:rsid w:val="00E164AF"/>
    <w:rsid w:val="00E1679A"/>
    <w:rsid w:val="00E1685A"/>
    <w:rsid w:val="00E17676"/>
    <w:rsid w:val="00E20BAF"/>
    <w:rsid w:val="00E20D06"/>
    <w:rsid w:val="00E214C8"/>
    <w:rsid w:val="00E21AE5"/>
    <w:rsid w:val="00E21FFA"/>
    <w:rsid w:val="00E22F89"/>
    <w:rsid w:val="00E240D0"/>
    <w:rsid w:val="00E25014"/>
    <w:rsid w:val="00E26167"/>
    <w:rsid w:val="00E26300"/>
    <w:rsid w:val="00E27F9E"/>
    <w:rsid w:val="00E3097B"/>
    <w:rsid w:val="00E316C0"/>
    <w:rsid w:val="00E32409"/>
    <w:rsid w:val="00E326A7"/>
    <w:rsid w:val="00E32921"/>
    <w:rsid w:val="00E32B52"/>
    <w:rsid w:val="00E343BF"/>
    <w:rsid w:val="00E34EED"/>
    <w:rsid w:val="00E350B1"/>
    <w:rsid w:val="00E36030"/>
    <w:rsid w:val="00E40300"/>
    <w:rsid w:val="00E409AC"/>
    <w:rsid w:val="00E41327"/>
    <w:rsid w:val="00E43D65"/>
    <w:rsid w:val="00E43F96"/>
    <w:rsid w:val="00E4402B"/>
    <w:rsid w:val="00E4463E"/>
    <w:rsid w:val="00E44B06"/>
    <w:rsid w:val="00E45204"/>
    <w:rsid w:val="00E47072"/>
    <w:rsid w:val="00E50066"/>
    <w:rsid w:val="00E51229"/>
    <w:rsid w:val="00E52B9F"/>
    <w:rsid w:val="00E537A4"/>
    <w:rsid w:val="00E53D02"/>
    <w:rsid w:val="00E543BC"/>
    <w:rsid w:val="00E54CCA"/>
    <w:rsid w:val="00E554DB"/>
    <w:rsid w:val="00E5730A"/>
    <w:rsid w:val="00E576CA"/>
    <w:rsid w:val="00E60464"/>
    <w:rsid w:val="00E606FC"/>
    <w:rsid w:val="00E63115"/>
    <w:rsid w:val="00E632B3"/>
    <w:rsid w:val="00E63BF1"/>
    <w:rsid w:val="00E63F31"/>
    <w:rsid w:val="00E6500A"/>
    <w:rsid w:val="00E66F57"/>
    <w:rsid w:val="00E67BCC"/>
    <w:rsid w:val="00E67C60"/>
    <w:rsid w:val="00E70DB2"/>
    <w:rsid w:val="00E718C8"/>
    <w:rsid w:val="00E71E95"/>
    <w:rsid w:val="00E72417"/>
    <w:rsid w:val="00E72866"/>
    <w:rsid w:val="00E72ACE"/>
    <w:rsid w:val="00E732BC"/>
    <w:rsid w:val="00E740ED"/>
    <w:rsid w:val="00E744E6"/>
    <w:rsid w:val="00E7463E"/>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139F"/>
    <w:rsid w:val="00E91CF8"/>
    <w:rsid w:val="00E920F1"/>
    <w:rsid w:val="00E92E75"/>
    <w:rsid w:val="00E93A9B"/>
    <w:rsid w:val="00E9583B"/>
    <w:rsid w:val="00E95CFB"/>
    <w:rsid w:val="00E96994"/>
    <w:rsid w:val="00E97BFE"/>
    <w:rsid w:val="00E97F98"/>
    <w:rsid w:val="00EA0325"/>
    <w:rsid w:val="00EA2657"/>
    <w:rsid w:val="00EA4C6F"/>
    <w:rsid w:val="00EB061F"/>
    <w:rsid w:val="00EB239C"/>
    <w:rsid w:val="00EB2A66"/>
    <w:rsid w:val="00EB38EC"/>
    <w:rsid w:val="00EB4313"/>
    <w:rsid w:val="00EB45DF"/>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C7604"/>
    <w:rsid w:val="00EC7BB8"/>
    <w:rsid w:val="00ED015A"/>
    <w:rsid w:val="00ED0548"/>
    <w:rsid w:val="00ED183C"/>
    <w:rsid w:val="00ED2947"/>
    <w:rsid w:val="00ED3290"/>
    <w:rsid w:val="00ED3E36"/>
    <w:rsid w:val="00ED5EFE"/>
    <w:rsid w:val="00ED6246"/>
    <w:rsid w:val="00ED65B9"/>
    <w:rsid w:val="00ED6C4D"/>
    <w:rsid w:val="00ED70CB"/>
    <w:rsid w:val="00ED78AD"/>
    <w:rsid w:val="00EE0F9F"/>
    <w:rsid w:val="00EE1B56"/>
    <w:rsid w:val="00EE2414"/>
    <w:rsid w:val="00EE29D6"/>
    <w:rsid w:val="00EE32F4"/>
    <w:rsid w:val="00EE46D0"/>
    <w:rsid w:val="00EE5680"/>
    <w:rsid w:val="00EE6228"/>
    <w:rsid w:val="00EE631C"/>
    <w:rsid w:val="00EE6FBF"/>
    <w:rsid w:val="00EF188C"/>
    <w:rsid w:val="00EF1920"/>
    <w:rsid w:val="00EF1DF9"/>
    <w:rsid w:val="00EF252C"/>
    <w:rsid w:val="00EF4342"/>
    <w:rsid w:val="00EF4B25"/>
    <w:rsid w:val="00EF5636"/>
    <w:rsid w:val="00EF571D"/>
    <w:rsid w:val="00F00019"/>
    <w:rsid w:val="00F0039B"/>
    <w:rsid w:val="00F00DBF"/>
    <w:rsid w:val="00F00F20"/>
    <w:rsid w:val="00F014E5"/>
    <w:rsid w:val="00F01DCF"/>
    <w:rsid w:val="00F02B1D"/>
    <w:rsid w:val="00F047E0"/>
    <w:rsid w:val="00F0619D"/>
    <w:rsid w:val="00F06E39"/>
    <w:rsid w:val="00F06FB8"/>
    <w:rsid w:val="00F10AA6"/>
    <w:rsid w:val="00F14D46"/>
    <w:rsid w:val="00F15087"/>
    <w:rsid w:val="00F15A81"/>
    <w:rsid w:val="00F15BC5"/>
    <w:rsid w:val="00F17246"/>
    <w:rsid w:val="00F178F2"/>
    <w:rsid w:val="00F204C6"/>
    <w:rsid w:val="00F228E6"/>
    <w:rsid w:val="00F229BE"/>
    <w:rsid w:val="00F2356C"/>
    <w:rsid w:val="00F23EE3"/>
    <w:rsid w:val="00F268BB"/>
    <w:rsid w:val="00F26DCE"/>
    <w:rsid w:val="00F2763C"/>
    <w:rsid w:val="00F2783C"/>
    <w:rsid w:val="00F27A77"/>
    <w:rsid w:val="00F27C99"/>
    <w:rsid w:val="00F27E3C"/>
    <w:rsid w:val="00F3141E"/>
    <w:rsid w:val="00F31A93"/>
    <w:rsid w:val="00F32D9F"/>
    <w:rsid w:val="00F35422"/>
    <w:rsid w:val="00F35D63"/>
    <w:rsid w:val="00F36B19"/>
    <w:rsid w:val="00F37618"/>
    <w:rsid w:val="00F37ACB"/>
    <w:rsid w:val="00F41036"/>
    <w:rsid w:val="00F420C7"/>
    <w:rsid w:val="00F44557"/>
    <w:rsid w:val="00F445AA"/>
    <w:rsid w:val="00F44A9B"/>
    <w:rsid w:val="00F44E67"/>
    <w:rsid w:val="00F45785"/>
    <w:rsid w:val="00F46E2D"/>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777EF"/>
    <w:rsid w:val="00F80189"/>
    <w:rsid w:val="00F81813"/>
    <w:rsid w:val="00F81C2F"/>
    <w:rsid w:val="00F82AFD"/>
    <w:rsid w:val="00F82F57"/>
    <w:rsid w:val="00F8321F"/>
    <w:rsid w:val="00F833D4"/>
    <w:rsid w:val="00F8342C"/>
    <w:rsid w:val="00F85290"/>
    <w:rsid w:val="00F85D14"/>
    <w:rsid w:val="00F85E06"/>
    <w:rsid w:val="00F861A3"/>
    <w:rsid w:val="00F911F3"/>
    <w:rsid w:val="00F936AC"/>
    <w:rsid w:val="00F93971"/>
    <w:rsid w:val="00F961C4"/>
    <w:rsid w:val="00F9799A"/>
    <w:rsid w:val="00F97CDD"/>
    <w:rsid w:val="00FA08CD"/>
    <w:rsid w:val="00FA0AFC"/>
    <w:rsid w:val="00FA0DA0"/>
    <w:rsid w:val="00FA1A74"/>
    <w:rsid w:val="00FA1E65"/>
    <w:rsid w:val="00FA264D"/>
    <w:rsid w:val="00FA4415"/>
    <w:rsid w:val="00FA4CDC"/>
    <w:rsid w:val="00FA5D6C"/>
    <w:rsid w:val="00FA6246"/>
    <w:rsid w:val="00FA782C"/>
    <w:rsid w:val="00FA7D63"/>
    <w:rsid w:val="00FB07D4"/>
    <w:rsid w:val="00FC031C"/>
    <w:rsid w:val="00FC1A1E"/>
    <w:rsid w:val="00FC1B2A"/>
    <w:rsid w:val="00FC1B56"/>
    <w:rsid w:val="00FC3B3E"/>
    <w:rsid w:val="00FC4ACD"/>
    <w:rsid w:val="00FC5D4F"/>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D7FD0"/>
    <w:rsid w:val="00FE088A"/>
    <w:rsid w:val="00FE0AF8"/>
    <w:rsid w:val="00FE0F26"/>
    <w:rsid w:val="00FE1823"/>
    <w:rsid w:val="00FE26BD"/>
    <w:rsid w:val="00FE2B0E"/>
    <w:rsid w:val="00FE2BF9"/>
    <w:rsid w:val="00FE354E"/>
    <w:rsid w:val="00FE4588"/>
    <w:rsid w:val="00FE55EE"/>
    <w:rsid w:val="00FE6071"/>
    <w:rsid w:val="00FE70C7"/>
    <w:rsid w:val="00FE7133"/>
    <w:rsid w:val="00FE7308"/>
    <w:rsid w:val="00FF041C"/>
    <w:rsid w:val="00FF0A6F"/>
    <w:rsid w:val="00FF0E4F"/>
    <w:rsid w:val="00FF28B1"/>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50</Pages>
  <Words>13134</Words>
  <Characters>74865</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19</cp:revision>
  <dcterms:created xsi:type="dcterms:W3CDTF">2025-07-10T15:10:00Z</dcterms:created>
  <dcterms:modified xsi:type="dcterms:W3CDTF">2025-07-10T21:11:00Z</dcterms:modified>
</cp:coreProperties>
</file>