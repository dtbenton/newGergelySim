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88E0E94" w:rsidR="007F20F3"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Yet, despite its apparent difficulty, </w:t>
      </w:r>
      <w:r w:rsidR="008E6FE0">
        <w:rPr>
          <w:rFonts w:ascii="Times New Roman" w:hAnsi="Times New Roman" w:cs="Times New Roman"/>
        </w:rPr>
        <w:t>recognizing that some actions are more efficient than others</w:t>
      </w:r>
      <w:r w:rsidR="00885BA2">
        <w:rPr>
          <w:rFonts w:ascii="Times New Roman" w:hAnsi="Times New Roman" w:cs="Times New Roman"/>
        </w:rPr>
        <w:t xml:space="preserve"> </w:t>
      </w:r>
      <w:r>
        <w:rPr>
          <w:rFonts w:ascii="Times New Roman" w:hAnsi="Times New Roman" w:cs="Times New Roman"/>
        </w:rPr>
        <w:t>is</w:t>
      </w:r>
      <w:r w:rsidR="00885BA2">
        <w:rPr>
          <w:rFonts w:ascii="Times New Roman" w:hAnsi="Times New Roman" w:cs="Times New Roman"/>
        </w:rPr>
        <w:t xml:space="preserve"> ostensibly</w:t>
      </w:r>
      <w:r>
        <w:rPr>
          <w:rFonts w:ascii="Times New Roman" w:hAnsi="Times New Roman" w:cs="Times New Roman"/>
        </w:rPr>
        <w:t xml:space="preserve"> in place in infancy (Csibra et al., 1999; Gergely et al., 1995).</w:t>
      </w:r>
      <w:r w:rsidR="00D5365A">
        <w:rPr>
          <w:rFonts w:ascii="Times New Roman" w:hAnsi="Times New Roman" w:cs="Times New Roman"/>
        </w:rPr>
        <w:t xml:space="preserve"> Evidence that </w:t>
      </w:r>
      <w:r w:rsidR="001F5299">
        <w:rPr>
          <w:rFonts w:ascii="Times New Roman" w:hAnsi="Times New Roman" w:cs="Times New Roman"/>
        </w:rPr>
        <w:t>the ability to interpret the efficiency of actions is present from early in development</w:t>
      </w:r>
      <w:r w:rsidR="00D5365A">
        <w:rPr>
          <w:rFonts w:ascii="Times New Roman" w:hAnsi="Times New Roman" w:cs="Times New Roman"/>
        </w:rPr>
        <w:t xml:space="preserve"> come</w:t>
      </w:r>
      <w:r w:rsidR="00940028">
        <w:rPr>
          <w:rFonts w:ascii="Times New Roman" w:hAnsi="Times New Roman" w:cs="Times New Roman"/>
        </w:rPr>
        <w:t>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studies that use this method, infants are habituated or familiarized 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4F6BF0">
        <w:rPr>
          <w:rFonts w:ascii="Times New Roman" w:hAnsi="Times New Roman" w:cs="Times New Roman"/>
        </w:rPr>
        <w:t>establish an expectation about how objects or agents behave</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xml:space="preserve">), </w:t>
      </w:r>
      <w:r w:rsidR="002936C1">
        <w:rPr>
          <w:rFonts w:ascii="Times New Roman" w:hAnsi="Times New Roman" w:cs="Times New Roman"/>
        </w:rPr>
        <w:lastRenderedPageBreak/>
        <w:t>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enable them to </w:t>
      </w:r>
      <w:r w:rsidR="00015DDE">
        <w:rPr>
          <w:rFonts w:ascii="Times New Roman" w:hAnsi="Times New Roman" w:cs="Times New Roman"/>
        </w:rPr>
        <w:t>learning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45BA9412"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DB0E07">
        <w:rPr>
          <w:rFonts w:ascii="Times New Roman" w:hAnsi="Times New Roman" w:cs="Times New Roman"/>
        </w:rPr>
        <w:t>was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3B24E595" w14:textId="1EEE7D81" w:rsidR="00445430" w:rsidRDefault="00524642" w:rsidP="005E4A7C">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F63756">
        <w:rPr>
          <w:rFonts w:ascii="Times New Roman" w:hAnsi="Times New Roman" w:cs="Times New Roman"/>
        </w:rPr>
        <w:t>roughly fall</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F57151">
        <w:rPr>
          <w:rFonts w:ascii="Times New Roman" w:hAnsi="Times New Roman" w:cs="Times New Roman"/>
        </w:rPr>
        <w:t xml:space="preserve"> domain-specific mechanisms, or mechanisms that are triggered by a single input type and operate in a single domain, 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act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p>
    <w:p w14:paraId="697C4062" w14:textId="78D3F686" w:rsidR="005D2269" w:rsidRDefault="00037D11"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CA5B4A">
        <w:rPr>
          <w:rFonts w:ascii="Times New Roman" w:eastAsia="Times New Roman" w:hAnsi="Times New Roman" w:cs="Times New Roman"/>
        </w:rPr>
        <w:t>Conceptually s</w:t>
      </w:r>
      <w:r w:rsidR="00E70DB2">
        <w:rPr>
          <w:rFonts w:ascii="Times New Roman" w:eastAsia="Times New Roman" w:hAnsi="Times New Roman" w:cs="Times New Roman"/>
        </w:rPr>
        <w:t>imilar proposals have been put forward by</w:t>
      </w:r>
      <w:r w:rsidR="00F57151">
        <w:rPr>
          <w:rFonts w:ascii="Times New Roman" w:eastAsia="Times New Roman" w:hAnsi="Times New Roman" w:cs="Times New Roman"/>
        </w:rPr>
        <w:t xml:space="preserve"> other theorists.</w:t>
      </w:r>
      <w:r w:rsidR="006F1777">
        <w:rPr>
          <w:rFonts w:ascii="Times New Roman" w:eastAsia="Times New Roman" w:hAnsi="Times New Roman" w:cs="Times New Roman"/>
        </w:rPr>
        <w:t xml:space="preserve"> </w:t>
      </w:r>
      <w:r w:rsidR="00CA5B4A">
        <w:rPr>
          <w:rFonts w:ascii="Times New Roman" w:eastAsia="Times New Roman" w:hAnsi="Times New Roman" w:cs="Times New Roman"/>
        </w:rPr>
        <w:t>For example, Leslie (1995)</w:t>
      </w:r>
      <w:r w:rsidR="005D2269">
        <w:rPr>
          <w:rFonts w:ascii="Times New Roman" w:eastAsia="Times New Roman" w:hAnsi="Times New Roman" w:cs="Times New Roman"/>
        </w:rPr>
        <w:t xml:space="preserve"> argued </w:t>
      </w:r>
      <w:r w:rsidR="00FE0AF8">
        <w:rPr>
          <w:rFonts w:ascii="Times New Roman" w:eastAsia="Times New Roman" w:hAnsi="Times New Roman" w:cs="Times New Roman"/>
        </w:rPr>
        <w:t>infants’ knowledge</w:t>
      </w:r>
      <w:r w:rsidR="005D2269">
        <w:rPr>
          <w:rFonts w:ascii="Times New Roman" w:eastAsia="Times New Roman" w:hAnsi="Times New Roman" w:cs="Times New Roman"/>
        </w:rPr>
        <w:t xml:space="preserve"> about agents and objects</w:t>
      </w:r>
      <w:r w:rsidR="002103B3">
        <w:rPr>
          <w:rFonts w:ascii="Times New Roman" w:eastAsia="Times New Roman" w:hAnsi="Times New Roman" w:cs="Times New Roman"/>
        </w:rPr>
        <w:t xml:space="preserve"> </w:t>
      </w:r>
      <w:r w:rsidR="008A348B">
        <w:rPr>
          <w:rFonts w:ascii="Times New Roman" w:eastAsia="Times New Roman" w:hAnsi="Times New Roman" w:cs="Times New Roman"/>
        </w:rPr>
        <w:t xml:space="preserve">is supported by </w:t>
      </w:r>
      <w:r w:rsidR="00B31B44">
        <w:rPr>
          <w:rFonts w:ascii="Times New Roman" w:eastAsia="Times New Roman" w:hAnsi="Times New Roman" w:cs="Times New Roman"/>
        </w:rPr>
        <w:t>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r w:rsidR="00B31B44">
        <w:rPr>
          <w:rFonts w:ascii="Times New Roman" w:eastAsia="Times New Roman" w:hAnsi="Times New Roman" w:cs="Times New Roman"/>
        </w:rPr>
        <w:t xml:space="preserve"> and 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mind</w:t>
      </w:r>
      <w:r w:rsidR="008A348B">
        <w:rPr>
          <w:rFonts w:ascii="Times New Roman" w:eastAsia="Times New Roman" w:hAnsi="Times New Roman" w:cs="Times New Roman"/>
        </w:rPr>
        <w:t xml:space="preserve"> </w:t>
      </w:r>
      <w:r w:rsidR="00B31B44">
        <w:rPr>
          <w:rFonts w:ascii="Times New Roman" w:eastAsia="Times New Roman" w:hAnsi="Times New Roman" w:cs="Times New Roman"/>
        </w:rPr>
        <w:t>module. The</w:t>
      </w:r>
      <w:r w:rsidR="002103B3">
        <w:rPr>
          <w:rFonts w:ascii="Times New Roman" w:eastAsia="Times New Roman" w:hAnsi="Times New Roman" w:cs="Times New Roman"/>
        </w:rPr>
        <w:t>se modules</w:t>
      </w:r>
      <w:r w:rsidR="00FE0AF8">
        <w:rPr>
          <w:rFonts w:ascii="Times New Roman" w:eastAsia="Times New Roman" w:hAnsi="Times New Roman" w:cs="Times New Roman"/>
        </w:rPr>
        <w:t xml:space="preserve"> enable</w:t>
      </w:r>
      <w:r w:rsidR="002103B3">
        <w:rPr>
          <w:rFonts w:ascii="Times New Roman" w:eastAsia="Times New Roman" w:hAnsi="Times New Roman" w:cs="Times New Roman"/>
        </w:rPr>
        <w:t xml:space="preserve"> infants to know that</w:t>
      </w:r>
      <w:r w:rsidR="00B31B44">
        <w:rPr>
          <w:rFonts w:ascii="Times New Roman" w:eastAsia="Times New Roman" w:hAnsi="Times New Roman" w:cs="Times New Roman"/>
        </w:rPr>
        <w:t xml:space="preserve"> </w:t>
      </w:r>
      <w:r w:rsidR="005D2269">
        <w:rPr>
          <w:rFonts w:ascii="Times New Roman" w:eastAsia="Times New Roman" w:hAnsi="Times New Roman" w:cs="Times New Roman"/>
        </w:rPr>
        <w:t xml:space="preserve">animate entities, but not inanimate objects, </w:t>
      </w:r>
      <w:r w:rsidR="00795359">
        <w:rPr>
          <w:rFonts w:ascii="Times New Roman" w:eastAsia="Times New Roman" w:hAnsi="Times New Roman" w:cs="Times New Roman"/>
        </w:rPr>
        <w:t>act in accordance with</w:t>
      </w:r>
      <w:r w:rsidR="00FE0AF8">
        <w:rPr>
          <w:rFonts w:ascii="Times New Roman" w:eastAsia="Times New Roman" w:hAnsi="Times New Roman" w:cs="Times New Roman"/>
        </w:rPr>
        <w:t xml:space="preserve"> their</w:t>
      </w:r>
      <w:r w:rsidR="00795359">
        <w:rPr>
          <w:rFonts w:ascii="Times New Roman" w:eastAsia="Times New Roman" w:hAnsi="Times New Roman" w:cs="Times New Roman"/>
        </w:rPr>
        <w:t xml:space="preserve"> beliefs, desires and goals and </w:t>
      </w:r>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 they possess an internal, renewable source of energy. Similarly, Gelman (1990) argued that</w:t>
      </w:r>
      <w:r w:rsidR="00795359">
        <w:rPr>
          <w:rFonts w:ascii="Times New Roman" w:eastAsia="Times New Roman" w:hAnsi="Times New Roman" w:cs="Times New Roman"/>
        </w:rPr>
        <w:t xml:space="preserve"> infants’ knowledge about objects and agents is subserved by</w:t>
      </w:r>
      <w:r w:rsidR="005D2269">
        <w:rPr>
          <w:rFonts w:ascii="Times New Roman" w:eastAsia="Times New Roman" w:hAnsi="Times New Roman" w:cs="Times New Roman"/>
        </w:rPr>
        <w:t xml:space="preserve"> innate </w:t>
      </w:r>
      <w:r w:rsidR="005D2269">
        <w:rPr>
          <w:rFonts w:ascii="Times New Roman" w:eastAsia="Times New Roman" w:hAnsi="Times New Roman" w:cs="Times New Roman"/>
          <w:i/>
          <w:iCs/>
        </w:rPr>
        <w:t>skeletal causal principles</w:t>
      </w:r>
      <w:r w:rsidR="005D2269">
        <w:rPr>
          <w:rFonts w:ascii="Times New Roman" w:eastAsia="Times New Roman" w:hAnsi="Times New Roman" w:cs="Times New Roman"/>
        </w:rPr>
        <w:t xml:space="preserve">. </w:t>
      </w:r>
      <w:r w:rsidR="00953B34" w:rsidRPr="00953B34">
        <w:rPr>
          <w:rFonts w:ascii="Times New Roman" w:eastAsia="Times New Roman" w:hAnsi="Times New Roman" w:cs="Times New Roman"/>
        </w:rPr>
        <w:t>The</w:t>
      </w:r>
      <w:r w:rsidR="00A87E09">
        <w:rPr>
          <w:rFonts w:ascii="Times New Roman" w:eastAsia="Times New Roman" w:hAnsi="Times New Roman" w:cs="Times New Roman"/>
        </w:rPr>
        <w:t xml:space="preserve"> function of these</w:t>
      </w:r>
      <w:r w:rsidR="00953B34" w:rsidRPr="00953B34">
        <w:rPr>
          <w:rFonts w:ascii="Times New Roman" w:eastAsia="Times New Roman" w:hAnsi="Times New Roman" w:cs="Times New Roman"/>
        </w:rPr>
        <w:t xml:space="preserve"> principles</w:t>
      </w:r>
      <w:r w:rsidR="00A87E09">
        <w:rPr>
          <w:rFonts w:ascii="Times New Roman" w:eastAsia="Times New Roman" w:hAnsi="Times New Roman" w:cs="Times New Roman"/>
        </w:rPr>
        <w:t xml:space="preserve"> is</w:t>
      </w:r>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needed to allow the object to move.</w:t>
      </w:r>
      <w:r w:rsidR="00953B34" w:rsidRPr="00953B34">
        <w:rPr>
          <w:rFonts w:ascii="Times New Roman" w:eastAsia="Times New Roman" w:hAnsi="Times New Roman" w:cs="Times New Roman"/>
        </w:rPr>
        <w:t xml:space="preserve"> </w:t>
      </w:r>
    </w:p>
    <w:p w14:paraId="68C4497A" w14:textId="1F5E7B48"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these broad accounts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 xml:space="preserve">actions during </w:t>
      </w:r>
      <w:r w:rsidR="00EE29D6">
        <w:rPr>
          <w:rFonts w:ascii="Times New Roman" w:hAnsi="Times New Roman" w:cs="Times New Roman"/>
        </w:rPr>
        <w:lastRenderedPageBreak/>
        <w:t>habituation</w:t>
      </w:r>
      <w:r w:rsidR="00EE29D6" w:rsidRPr="00EE29D6">
        <w:rPr>
          <w:rFonts w:ascii="Times New Roman" w:hAnsi="Times New Roman" w:cs="Times New Roman"/>
        </w:rPr>
        <w:t xml:space="preserve"> were not rational given the environmental constraints</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p>
    <w:p w14:paraId="350B4F24" w14:textId="2991A7E7"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878F3">
        <w:rPr>
          <w:rFonts w:ascii="Times New Roman" w:hAnsi="Times New Roman" w:cs="Times New Roman"/>
        </w:rPr>
        <w:t xml:space="preserve">An account that is related to the </w:t>
      </w:r>
      <w:r w:rsidR="003962FC">
        <w:rPr>
          <w:rFonts w:ascii="Times New Roman" w:hAnsi="Times New Roman" w:cs="Times New Roman"/>
        </w:rPr>
        <w:t>teleological</w:t>
      </w:r>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the</w:t>
      </w:r>
      <w:r w:rsidR="00F81813">
        <w:rPr>
          <w:rFonts w:ascii="Times New Roman" w:hAnsi="Times New Roman" w:cs="Times New Roman"/>
        </w:rPr>
        <w:t xml:space="preserve"> </w:t>
      </w:r>
      <w:r w:rsidR="00930D6E">
        <w:rPr>
          <w:rFonts w:ascii="Times New Roman" w:hAnsi="Times New Roman" w:cs="Times New Roman"/>
        </w:rPr>
        <w:t>from 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77777777"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Pr="00F06FB8">
        <w:rPr>
          <w:rFonts w:ascii="Times New Roman" w:hAnsi="Times New Roman" w:cs="Times New Roman"/>
        </w:rPr>
        <w:t xml:space="preserve"> and thus should be the plan that is chosen.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0D732D48" w14:textId="7E7564C4"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 about how agents and objects act and behave</w:t>
      </w:r>
      <w:r w:rsidR="00A44FE1">
        <w:rPr>
          <w:rFonts w:ascii="Times New Roman" w:hAnsi="Times New Roman" w:cs="Times New Roman"/>
        </w:rPr>
        <w:t xml:space="preserve"> in the world, and that this knowledge</w:t>
      </w:r>
      <w:r>
        <w:rPr>
          <w:rFonts w:ascii="Times New Roman" w:hAnsi="Times New Roman" w:cs="Times New Roman"/>
        </w:rPr>
        <w:t xml:space="preserve"> is supported by domain-specific, specialized processes that are </w:t>
      </w:r>
      <w:r w:rsidR="00A44FE1">
        <w:rPr>
          <w:rFonts w:ascii="Times New Roman" w:hAnsi="Times New Roman" w:cs="Times New Roman"/>
        </w:rPr>
        <w:t>operational and present from birth or shortly 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7011DC63"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lastRenderedPageBreak/>
        <w:t>Lean proposals for the origins of infant action understanding</w:t>
      </w:r>
    </w:p>
    <w:p w14:paraId="0CC7FD1B" w14:textId="3317133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5E73B5">
        <w:rPr>
          <w:rFonts w:ascii="Times New Roman" w:hAnsi="Times New Roman" w:cs="Times New Roman"/>
        </w:rPr>
        <w:t xml:space="preserve">agent and object </w:t>
      </w:r>
      <w:r w:rsidR="00F8321F">
        <w:rPr>
          <w:rFonts w:ascii="Times New Roman" w:hAnsi="Times New Roman" w:cs="Times New Roman"/>
        </w:rPr>
        <w:t>action</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883325">
        <w:rPr>
          <w:rFonts w:ascii="Times New Roman" w:hAnsi="Times New Roman" w:cs="Times New Roman"/>
        </w:rPr>
        <w:t xml:space="preserve">Crucially, although the theories that constitute this class of perspectives differ in their specifics, each places considerable importance on the surface properties of objects and each emphasizes the notion 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 or </w:t>
      </w:r>
      <w:r w:rsidR="00300FD4">
        <w:rPr>
          <w:rFonts w:ascii="Times New Roman" w:hAnsi="Times New Roman" w:cs="Times New Roman"/>
        </w:rPr>
        <w:t>conceptually rich knowledge</w:t>
      </w:r>
      <w:r w:rsidR="00243F2E">
        <w:rPr>
          <w:rFonts w:ascii="Times New Roman" w:hAnsi="Times New Roman" w:cs="Times New Roman"/>
        </w:rPr>
        <w:t>; instead,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emerge</w:t>
      </w:r>
      <w:r w:rsidR="002D687C">
        <w:rPr>
          <w:rFonts w:ascii="Times New Roman" w:hAnsi="Times New Roman" w:cs="Times New Roman"/>
        </w:rPr>
        <w:t xml:space="preserve"> </w:t>
      </w:r>
      <w:r w:rsidR="00300FD4">
        <w:rPr>
          <w:rFonts w:ascii="Times New Roman" w:hAnsi="Times New Roman" w:cs="Times New Roman"/>
        </w:rPr>
        <w:t>gradually over time</w:t>
      </w:r>
      <w:r w:rsidR="00243F2E">
        <w:rPr>
          <w:rFonts w:ascii="Times New Roman" w:hAnsi="Times New Roman" w:cs="Times New Roman"/>
        </w:rPr>
        <w:t xml:space="preserve">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5F03CE0D"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how lean accounts have been used to explain specific finds</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 beliefs that are inconsistent 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 in infants</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slice that was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the green box (as if to retrieve the toy). These trials established 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4EA7040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rather than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sidR="007C077F">
        <w:rPr>
          <w:rFonts w:ascii="Times New Roman" w:hAnsi="Times New Roman" w:cs="Times New Roman"/>
        </w:rPr>
        <w:t xml:space="preserve">in Onishi and Baillargeon (2005)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 xml:space="preserve">A consequence of such an association is that events that are consistent with it—such as the test event in which the actor </w:t>
      </w:r>
      <w:r w:rsidR="00847C7B">
        <w:rPr>
          <w:rFonts w:ascii="Times New Roman" w:hAnsi="Times New Roman" w:cs="Times New Roman"/>
        </w:rPr>
        <w:lastRenderedPageBreak/>
        <w:t>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Critically, infants’ looking behaviors in Onishi and Baillargeon’s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 </w:t>
      </w:r>
      <w:r w:rsidR="00A80248">
        <w:rPr>
          <w:rFonts w:ascii="Times New Roman" w:hAnsi="Times New Roman" w:cs="Times New Roman"/>
        </w:rPr>
        <w:t xml:space="preserve">without </w:t>
      </w:r>
      <w:r w:rsidR="00450CC0">
        <w:rPr>
          <w:rFonts w:ascii="Times New Roman" w:hAnsi="Times New Roman" w:cs="Times New Roman"/>
        </w:rPr>
        <w:t>recourse to an early emerging</w:t>
      </w:r>
      <w:r w:rsidR="00A80248">
        <w:rPr>
          <w:rFonts w:ascii="Times New Roman" w:hAnsi="Times New Roman" w:cs="Times New Roman"/>
        </w:rPr>
        <w:t xml:space="preserve"> understanding of others’ mental states.</w:t>
      </w:r>
    </w:p>
    <w:p w14:paraId="07B396C0" w14:textId="5B753ADF"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95540A">
        <w:rPr>
          <w:rFonts w:ascii="Times New Roman" w:hAnsi="Times New Roman" w:cs="Times New Roman"/>
        </w:rPr>
        <w:t>applied</w:t>
      </w:r>
      <w:r>
        <w:rPr>
          <w:rFonts w:ascii="Times New Roman" w:hAnsi="Times New Roman" w:cs="Times New Roman"/>
        </w:rPr>
        <w:t xml:space="preserve"> to explain infants’ looking behaviors in VoE studies that test for t</w:t>
      </w:r>
      <w:r w:rsidR="00300FD4">
        <w:rPr>
          <w:rFonts w:ascii="Times New Roman" w:hAnsi="Times New Roman" w:cs="Times New Roman"/>
        </w:rPr>
        <w:t>other early emerging,</w:t>
      </w:r>
      <w:r>
        <w:rPr>
          <w:rFonts w:ascii="Times New Roman" w:hAnsi="Times New Roman" w:cs="Times New Roman"/>
        </w:rPr>
        <w:t xml:space="preserve"> cognitively sophisticated capacities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 small and large numbers (McCrink &amp; Wynn, 2004; Wynn, 1992</w:t>
      </w:r>
      <w:r w:rsidR="00010A55">
        <w:rPr>
          <w:rFonts w:ascii="Times New Roman" w:hAnsi="Times New Roman" w:cs="Times New Roman"/>
        </w:rPr>
        <w:t>, 1995</w:t>
      </w:r>
      <w:r>
        <w:rPr>
          <w:rFonts w:ascii="Times New Roman" w:hAnsi="Times New Roman" w:cs="Times New Roman"/>
        </w:rPr>
        <w:t>). However,</w:t>
      </w:r>
      <w:r w:rsidR="0068586F">
        <w:rPr>
          <w:rFonts w:ascii="Times New Roman" w:hAnsi="Times New Roman" w:cs="Times New Roman"/>
        </w:rPr>
        <w:t xml:space="preserve"> this conclusion </w:t>
      </w:r>
      <w:r w:rsidR="0006493F">
        <w:rPr>
          <w:rFonts w:ascii="Times New Roman" w:hAnsi="Times New Roman" w:cs="Times New Roman"/>
        </w:rPr>
        <w:t>has been contested</w:t>
      </w:r>
      <w:r w:rsidR="00F01DCF">
        <w:rPr>
          <w:rFonts w:ascii="Times New Roman" w:hAnsi="Times New Roman" w:cs="Times New Roman"/>
        </w:rPr>
        <w:t xml:space="preserve">; </w:t>
      </w:r>
      <w:r w:rsidR="00DE2096">
        <w:rPr>
          <w:rFonts w:ascii="Times New Roman" w:hAnsi="Times New Roman" w:cs="Times New Roman"/>
        </w:rPr>
        <w:t>some argue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In other words, infants may simply expect addition to result in more stuff</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stuff</w:t>
      </w:r>
      <w:r w:rsidR="00807108">
        <w:rPr>
          <w:rFonts w:ascii="Times New Roman" w:hAnsi="Times New Roman" w:cs="Times New Roman"/>
        </w:rPr>
        <w:t xml:space="preserve">, even if the precise quantities that are shown are incongruous 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450CC0">
        <w:rPr>
          <w:rFonts w:ascii="Times New Roman" w:hAnsi="Times New Roman" w:cs="Times New Roman"/>
        </w:rPr>
        <w:t xml:space="preserve">Scarf et al. </w:t>
      </w:r>
      <w:r w:rsidR="007E68F5">
        <w:rPr>
          <w:rFonts w:ascii="Times New Roman" w:hAnsi="Times New Roman" w:cs="Times New Roman"/>
        </w:rPr>
        <w:t xml:space="preserve">Finally, </w:t>
      </w:r>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its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FF041C">
        <w:rPr>
          <w:rFonts w:ascii="Times New Roman" w:hAnsi="Times New Roman" w:cs="Times New Roman"/>
        </w:rPr>
        <w:t>This conclusion has not been universally accepted</w:t>
      </w:r>
      <w:r w:rsidR="008B5C7C">
        <w:rPr>
          <w:rFonts w:ascii="Times New Roman" w:hAnsi="Times New Roman" w:cs="Times New Roman"/>
        </w:rPr>
        <w:t>. For example,</w:t>
      </w:r>
      <w:r w:rsidR="00C65284">
        <w:rPr>
          <w:rFonts w:ascii="Times New Roman" w:hAnsi="Times New Roman" w:cs="Times New Roman"/>
        </w:rPr>
        <w:t xml:space="preserve"> </w:t>
      </w:r>
      <w:r w:rsidR="00D409AB">
        <w:rPr>
          <w:rFonts w:ascii="Times New Roman" w:hAnsi="Times New Roman" w:cs="Times New Roman"/>
        </w:rPr>
        <w:t>Bogartz et al. (</w:t>
      </w:r>
      <w:r w:rsidR="008B5C7C">
        <w:rPr>
          <w:rFonts w:ascii="Times New Roman" w:hAnsi="Times New Roman" w:cs="Times New Roman"/>
        </w:rPr>
        <w:t>2000</w:t>
      </w:r>
      <w:r w:rsidR="00D409AB">
        <w:rPr>
          <w:rFonts w:ascii="Times New Roman" w:hAnsi="Times New Roman" w:cs="Times New Roman"/>
        </w:rPr>
        <w:t>)</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 only</w:t>
      </w:r>
      <w:r w:rsidR="00D72664">
        <w:rPr>
          <w:rFonts w:ascii="Times New Roman" w:hAnsi="Times New Roman" w:cs="Times New Roman"/>
        </w:rPr>
        <w:t xml:space="preserve">. </w:t>
      </w:r>
    </w:p>
    <w:p w14:paraId="17399478" w14:textId="104E63FB" w:rsidR="0015363E" w:rsidRDefault="00D72664"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w:t>
      </w:r>
      <w:r w:rsidR="00501680">
        <w:rPr>
          <w:rFonts w:ascii="Times New Roman" w:hAnsi="Times New Roman" w:cs="Times New Roman"/>
        </w:rPr>
        <w:t>true that lean accounts, much like rich accounts,</w:t>
      </w:r>
      <w:r>
        <w:rPr>
          <w:rFonts w:ascii="Times New Roman" w:hAnsi="Times New Roman" w:cs="Times New Roman"/>
        </w:rPr>
        <w:t xml:space="preserve"> differ in their particulars, </w:t>
      </w:r>
      <w:r w:rsidR="00A113DB">
        <w:rPr>
          <w:rFonts w:ascii="Times New Roman" w:hAnsi="Times New Roman" w:cs="Times New Roman"/>
        </w:rPr>
        <w:t>they share a commitment to</w:t>
      </w:r>
      <w:r w:rsidR="005A7C4E">
        <w:rPr>
          <w:rFonts w:ascii="Times New Roman" w:hAnsi="Times New Roman" w:cs="Times New Roman"/>
        </w:rPr>
        <w:t xml:space="preserve"> </w:t>
      </w:r>
      <w:r w:rsidR="00895308">
        <w:rPr>
          <w:rFonts w:ascii="Times New Roman" w:hAnsi="Times New Roman" w:cs="Times New Roman"/>
        </w:rPr>
        <w:t>the idea</w:t>
      </w:r>
      <w:r w:rsidR="005A7C4E">
        <w:rPr>
          <w:rFonts w:ascii="Times New Roman" w:hAnsi="Times New Roman" w:cs="Times New Roman"/>
        </w:rPr>
        <w:t xml:space="preserve"> that infants’ looking behaviors in VoE studies can be explained without recourse to conceptually rich</w:t>
      </w:r>
      <w:r w:rsidR="00B164E9">
        <w:rPr>
          <w:rFonts w:ascii="Times New Roman" w:hAnsi="Times New Roman" w:cs="Times New Roman"/>
        </w:rPr>
        <w:t>, innate</w:t>
      </w:r>
      <w:r w:rsidR="005A7C4E">
        <w:rPr>
          <w:rFonts w:ascii="Times New Roman" w:hAnsi="Times New Roman" w:cs="Times New Roman"/>
        </w:rPr>
        <w:t xml:space="preserve"> knowledge that is supported by domain-specific mechanisms. Instead, these accounts </w:t>
      </w:r>
      <w:r w:rsidR="005853DF">
        <w:rPr>
          <w:rFonts w:ascii="Times New Roman" w:hAnsi="Times New Roman" w:cs="Times New Roman"/>
        </w:rPr>
        <w:t xml:space="preserve">maintain </w:t>
      </w:r>
      <w:r w:rsidR="00237147">
        <w:rPr>
          <w:rFonts w:ascii="Times New Roman" w:hAnsi="Times New Roman" w:cs="Times New Roman"/>
        </w:rPr>
        <w:t xml:space="preserve">that </w:t>
      </w:r>
      <w:r w:rsidR="005A7C4E">
        <w:rPr>
          <w:rFonts w:ascii="Times New Roman" w:hAnsi="Times New Roman" w:cs="Times New Roman"/>
        </w:rPr>
        <w:t>domain-general learning mechanisms—such as habituation, statistical learning, associative learning, and conditioning, among others—</w:t>
      </w:r>
      <w:r w:rsidR="00CF6D13">
        <w:rPr>
          <w:rFonts w:ascii="Times New Roman" w:hAnsi="Times New Roman" w:cs="Times New Roman"/>
        </w:rPr>
        <w:t>that operate on</w:t>
      </w:r>
      <w:r w:rsidR="00B164E9">
        <w:rPr>
          <w:rFonts w:ascii="Times New Roman" w:hAnsi="Times New Roman" w:cs="Times New Roman"/>
        </w:rPr>
        <w:t xml:space="preserve"> low-level, surface-based features</w:t>
      </w:r>
      <w:r w:rsidR="005853DF">
        <w:rPr>
          <w:rFonts w:ascii="Times New Roman" w:hAnsi="Times New Roman" w:cs="Times New Roman"/>
        </w:rPr>
        <w:t xml:space="preserve"> can capture infants’ responses in VoE studies</w:t>
      </w:r>
      <w:r w:rsidR="00B164E9">
        <w:rPr>
          <w:rFonts w:ascii="Times New Roman" w:hAnsi="Times New Roman" w:cs="Times New Roman"/>
        </w:rPr>
        <w:t>.</w:t>
      </w:r>
      <w:r w:rsidR="00575943">
        <w:rPr>
          <w:rFonts w:ascii="Times New Roman" w:hAnsi="Times New Roman" w:cs="Times New Roman"/>
        </w:rPr>
        <w:t xml:space="preserve"> </w:t>
      </w:r>
      <w:r w:rsidR="00FC1A1E">
        <w:rPr>
          <w:rFonts w:ascii="Times New Roman" w:hAnsi="Times New Roman" w:cs="Times New Roman"/>
        </w:rPr>
        <w:t>In other words</w:t>
      </w:r>
      <w:r w:rsidR="00575943">
        <w:rPr>
          <w:rFonts w:ascii="Times New Roman" w:hAnsi="Times New Roman" w:cs="Times New Roman"/>
        </w:rPr>
        <w:t>, infants’ looking responses may reflect factors such as the strength of stimulus encoding, perceptual novelty or familiarity, and simple preferences rather than inferences about numerical computations, sociomoral evaluation, or object permanence.</w:t>
      </w:r>
      <w:r w:rsidR="004E5558">
        <w:rPr>
          <w:rFonts w:ascii="Times New Roman" w:hAnsi="Times New Roman" w:cs="Times New Roman"/>
        </w:rPr>
        <w:t xml:space="preserve"> </w:t>
      </w:r>
      <w:r w:rsidR="003579F0">
        <w:rPr>
          <w:rFonts w:ascii="Times New Roman" w:hAnsi="Times New Roman" w:cs="Times New Roman"/>
        </w:rPr>
        <w:t>This</w:t>
      </w:r>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r w:rsidR="002A693A">
        <w:rPr>
          <w:rFonts w:ascii="Times New Roman" w:hAnsi="Times New Roman" w:cs="Times New Roman"/>
        </w:rPr>
        <w:t>t</w:t>
      </w:r>
      <w:r w:rsidR="00FC1A1E">
        <w:rPr>
          <w:rFonts w:ascii="Times New Roman" w:hAnsi="Times New Roman" w:cs="Times New Roman"/>
        </w:rPr>
        <w:t xml:space="preserve"> to emerge</w:t>
      </w:r>
      <w:r w:rsidR="002A693A">
        <w:rPr>
          <w:rFonts w:ascii="Times New Roman" w:hAnsi="Times New Roman" w:cs="Times New Roman"/>
        </w:rPr>
        <w:t xml:space="preserve"> gradually via the same learning mechanisms</w:t>
      </w:r>
      <w:r w:rsidR="004979E4">
        <w:rPr>
          <w:rFonts w:ascii="Times New Roman" w:hAnsi="Times New Roman" w:cs="Times New Roman"/>
        </w:rPr>
        <w:t xml:space="preserve"> believed to</w:t>
      </w:r>
      <w:r w:rsidR="00F17246">
        <w:rPr>
          <w:rFonts w:ascii="Times New Roman" w:hAnsi="Times New Roman" w:cs="Times New Roman"/>
        </w:rPr>
        <w:t xml:space="preserve"> subserve</w:t>
      </w:r>
      <w:r w:rsidR="004979E4">
        <w:rPr>
          <w:rFonts w:ascii="Times New Roman" w:hAnsi="Times New Roman" w:cs="Times New Roman"/>
        </w:rPr>
        <w:t xml:space="preserve"> infants’ responses in VoE studies.</w:t>
      </w:r>
      <w:r w:rsidR="00115675">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00DE202A">
        <w:rPr>
          <w:rFonts w:ascii="Times New Roman" w:hAnsi="Times New Roman" w:cs="Times New Roman"/>
          <w:b/>
          <w:bCs/>
          <w:i/>
          <w:iCs/>
        </w:rPr>
        <w:t xml:space="preserve">new </w:t>
      </w:r>
      <w:r>
        <w:rPr>
          <w:rFonts w:ascii="Times New Roman" w:hAnsi="Times New Roman" w:cs="Times New Roman"/>
          <w:b/>
          <w:bCs/>
        </w:rPr>
        <w:t xml:space="preserve">lean proposal for the origins of infant action understanding </w:t>
      </w:r>
    </w:p>
    <w:p w14:paraId="69D56AA6" w14:textId="374C8A36"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tab/>
        <w:t>As the discussion to this point has shown, there have been many attempts to explain infants’ looking behaviors in VoE studies from a lean perspective. However, efforts to explain infants’ action understanding</w:t>
      </w:r>
      <w:r w:rsidR="00E7463E">
        <w:rPr>
          <w:rFonts w:ascii="Times New Roman" w:hAnsi="Times New Roman" w:cs="Times New Roman"/>
        </w:rPr>
        <w:t xml:space="preserve"> and processing in particular</w:t>
      </w:r>
      <w:r>
        <w:rPr>
          <w:rFonts w:ascii="Times New Roman" w:hAnsi="Times New Roman" w:cs="Times New Roman"/>
        </w:rPr>
        <w:t xml:space="preserve"> 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a priori notions of efficiency based on a teleological stance are not necessary.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 observing objects move in relation to external constraints and obstacles;</w:t>
      </w:r>
      <w:r w:rsidR="00D027B5">
        <w:rPr>
          <w:rFonts w:ascii="Times New Roman" w:hAnsi="Times New Roman" w:cs="Times New Roman"/>
        </w:rPr>
        <w:t xml:space="preserve"> a priori notions of efficiency</w:t>
      </w:r>
      <w:r w:rsidR="006624D1">
        <w:rPr>
          <w:rFonts w:ascii="Times New Roman" w:hAnsi="Times New Roman" w:cs="Times New Roman"/>
        </w:rPr>
        <w:t xml:space="preserve"> based on a teleological stance</w:t>
      </w:r>
      <w:r w:rsidR="00D027B5">
        <w:rPr>
          <w:rFonts w:ascii="Times New Roman" w:hAnsi="Times New Roman" w:cs="Times New Roman"/>
        </w:rPr>
        <w:t xml:space="preserve"> </w:t>
      </w:r>
      <w:r w:rsidR="00BC3402">
        <w:rPr>
          <w:rFonts w:ascii="Times New Roman" w:hAnsi="Times New Roman" w:cs="Times New Roman"/>
        </w:rPr>
        <w:t>are not</w:t>
      </w:r>
      <w:r w:rsidR="00D027B5">
        <w:rPr>
          <w:rFonts w:ascii="Times New Roman" w:hAnsi="Times New Roman" w:cs="Times New Roman"/>
        </w:rPr>
        <w:t xml:space="preserve"> necessary to account for infants’ responses</w:t>
      </w:r>
      <w:r w:rsidR="00BC3402">
        <w:rPr>
          <w:rFonts w:ascii="Times New Roman" w:hAnsi="Times New Roman" w:cs="Times New Roman"/>
        </w:rPr>
        <w:t xml:space="preserve"> in Gergely et al. (1995)</w:t>
      </w:r>
      <w:r w:rsidR="00D027B5">
        <w:rPr>
          <w:rFonts w:ascii="Times New Roman" w:hAnsi="Times New Roman" w:cs="Times New Roman"/>
        </w:rPr>
        <w:t>.</w:t>
      </w:r>
    </w:p>
    <w:p w14:paraId="32536664" w14:textId="0E5AC9B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Overwalle’s (2010) model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w:t>
      </w:r>
      <w:r w:rsidR="00B474F5">
        <w:rPr>
          <w:rFonts w:ascii="Times New Roman" w:hAnsi="Times New Roman" w:cs="Times New Roman"/>
        </w:rPr>
        <w:lastRenderedPageBreak/>
        <w:t>reasons</w:t>
      </w:r>
      <w:r w:rsidR="00DC3C33">
        <w:rPr>
          <w:rFonts w:ascii="Times New Roman" w:hAnsi="Times New Roman" w:cs="Times New Roman"/>
        </w:rPr>
        <w:t>.</w:t>
      </w:r>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503A87">
        <w:rPr>
          <w:rFonts w:ascii="Times New Roman" w:eastAsia="Times New Roman" w:hAnsi="Times New Roman" w:cs="Times New Roman"/>
        </w:rPr>
        <w:t>bear directly on 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AC0C13">
        <w:rPr>
          <w:rFonts w:ascii="Times New Roman" w:eastAsia="Times New Roman" w:hAnsi="Times New Roman" w:cs="Times New Roman"/>
        </w:rPr>
        <w:t>the habituation</w:t>
      </w:r>
      <w:r w:rsidR="009A5197">
        <w:rPr>
          <w:rFonts w:ascii="Times New Roman" w:eastAsia="Times New Roman" w:hAnsi="Times New Roman" w:cs="Times New Roman"/>
        </w:rPr>
        <w:t xml:space="preserve"> and test events</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Thus, to the extent</w:t>
      </w:r>
      <w:r w:rsidR="00503A87">
        <w:rPr>
          <w:rFonts w:ascii="Times New Roman" w:eastAsia="Times New Roman" w:hAnsi="Times New Roman" w:cs="Times New Roman"/>
        </w:rPr>
        <w:t xml:space="preserve"> Overwalle </w:t>
      </w:r>
      <w:r w:rsidR="00955AA2">
        <w:rPr>
          <w:rFonts w:ascii="Times New Roman" w:eastAsia="Times New Roman" w:hAnsi="Times New Roman" w:cs="Times New Roman"/>
        </w:rPr>
        <w:t xml:space="preserve">(2010) </w:t>
      </w:r>
      <w:r w:rsidR="00503A87">
        <w:rPr>
          <w:rFonts w:ascii="Times New Roman" w:eastAsia="Times New Roman" w:hAnsi="Times New Roman" w:cs="Times New Roman"/>
        </w:rPr>
        <w:t xml:space="preserve">is correct </w:t>
      </w:r>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 in Gergely et al. (1995)</w:t>
      </w:r>
      <w:r w:rsidR="0074445A">
        <w:rPr>
          <w:rFonts w:ascii="Times New Roman" w:eastAsia="Times New Roman" w:hAnsi="Times New Roman" w:cs="Times New Roman"/>
        </w:rPr>
        <w:t>.</w:t>
      </w:r>
    </w:p>
    <w:p w14:paraId="5614AB4C" w14:textId="75A81292" w:rsidR="0077236B" w:rsidRDefault="00052DF8" w:rsidP="0097127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Overwalle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 </w:t>
      </w:r>
      <w:r w:rsidR="007E3290">
        <w:rPr>
          <w:rFonts w:ascii="Times New Roman" w:eastAsia="Times New Roman" w:hAnsi="Times New Roman" w:cs="Times New Roman"/>
        </w:rPr>
        <w:t xml:space="preserve">the habituation events shown to </w:t>
      </w:r>
      <w:r w:rsidR="00FC5D4F">
        <w:rPr>
          <w:rFonts w:ascii="Times New Roman" w:eastAsia="Times New Roman" w:hAnsi="Times New Roman" w:cs="Times New Roman"/>
        </w:rPr>
        <w:t xml:space="preserve">infants in the Experimental and Control conditions included a </w:t>
      </w:r>
      <w:r w:rsidR="007E3290">
        <w:rPr>
          <w:rFonts w:ascii="Times New Roman" w:eastAsia="Times New Roman" w:hAnsi="Times New Roman" w:cs="Times New Roman"/>
        </w:rPr>
        <w:t>small wall</w:t>
      </w:r>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Overwalle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p>
    <w:p w14:paraId="66061142" w14:textId="2878B95F" w:rsidR="00A73232" w:rsidRDefault="00A73232" w:rsidP="00A7323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final limitation </w:t>
      </w:r>
      <w:r w:rsidR="00E21FFA">
        <w:rPr>
          <w:rFonts w:ascii="Times New Roman" w:eastAsia="Times New Roman" w:hAnsi="Times New Roman" w:cs="Times New Roman"/>
        </w:rPr>
        <w:t xml:space="preserve">relates to the fact that </w:t>
      </w:r>
      <w:r>
        <w:rPr>
          <w:rFonts w:ascii="Times New Roman" w:eastAsia="Times New Roman" w:hAnsi="Times New Roman" w:cs="Times New Roman"/>
        </w:rPr>
        <w:t>Overwalle (2010) only modeled the original Gergely et al.’s (2010) study</w:t>
      </w:r>
      <w:r w:rsidR="00E606FC">
        <w:rPr>
          <w:rFonts w:ascii="Times New Roman" w:eastAsia="Times New Roman" w:hAnsi="Times New Roman" w:cs="Times New Roman"/>
        </w:rPr>
        <w:t>. This means that it remains unknown whether the same model can account for findings from several follow-up studies</w:t>
      </w:r>
      <w:r w:rsidR="0020291A">
        <w:rPr>
          <w:rFonts w:ascii="Times New Roman" w:eastAsia="Times New Roman" w:hAnsi="Times New Roman" w:cs="Times New Roman"/>
        </w:rPr>
        <w:t xml:space="preserve">—based on the original designed used in Gergely et al. (1995)—that were designed to assess the scope (and thereby, the limits) of infants’ action understanding. </w:t>
      </w:r>
      <w:r w:rsidR="00ED3290">
        <w:rPr>
          <w:rFonts w:ascii="Times New Roman" w:eastAsia="Times New Roman" w:hAnsi="Times New Roman" w:cs="Times New Roman"/>
        </w:rPr>
        <w:t>In the absence of such a demonstration</w:t>
      </w:r>
      <w:r w:rsidR="00D37BBE">
        <w:rPr>
          <w:rFonts w:ascii="Times New Roman" w:eastAsia="Times New Roman" w:hAnsi="Times New Roman" w:cs="Times New Roman"/>
        </w:rPr>
        <w:t xml:space="preserve">, it </w:t>
      </w:r>
      <w:r w:rsidR="00ED3290">
        <w:rPr>
          <w:rFonts w:ascii="Times New Roman" w:eastAsia="Times New Roman" w:hAnsi="Times New Roman" w:cs="Times New Roman"/>
        </w:rPr>
        <w:t>is difficult to know</w:t>
      </w:r>
      <w:r w:rsidR="00D37BBE">
        <w:rPr>
          <w:rFonts w:ascii="Times New Roman" w:eastAsia="Times New Roman" w:hAnsi="Times New Roman" w:cs="Times New Roman"/>
        </w:rPr>
        <w:t xml:space="preserve"> whether the </w:t>
      </w:r>
      <w:r w:rsidR="00612353">
        <w:rPr>
          <w:rFonts w:ascii="Times New Roman" w:eastAsia="Times New Roman" w:hAnsi="Times New Roman" w:cs="Times New Roman"/>
        </w:rPr>
        <w:lastRenderedPageBreak/>
        <w:t xml:space="preserve">lean </w:t>
      </w:r>
      <w:r w:rsidR="00E34EED">
        <w:rPr>
          <w:rFonts w:ascii="Times New Roman" w:eastAsia="Times New Roman" w:hAnsi="Times New Roman" w:cs="Times New Roman"/>
        </w:rPr>
        <w:t xml:space="preserve">mechanisms instantiated in Overwalle’s (2010) </w:t>
      </w:r>
      <w:r w:rsidR="00D37BBE">
        <w:rPr>
          <w:rFonts w:ascii="Times New Roman" w:eastAsia="Times New Roman" w:hAnsi="Times New Roman" w:cs="Times New Roman"/>
        </w:rPr>
        <w:t xml:space="preserve">model </w:t>
      </w:r>
      <w:r w:rsidR="00E34EED">
        <w:rPr>
          <w:rFonts w:ascii="Times New Roman" w:eastAsia="Times New Roman" w:hAnsi="Times New Roman" w:cs="Times New Roman"/>
        </w:rPr>
        <w:t>were</w:t>
      </w:r>
      <w:r w:rsidR="00D37BBE">
        <w:rPr>
          <w:rFonts w:ascii="Times New Roman" w:eastAsia="Times New Roman" w:hAnsi="Times New Roman" w:cs="Times New Roman"/>
        </w:rPr>
        <w:t xml:space="preserve"> sufficient to explain how infants learn about the efficiency of others’ actions.</w:t>
      </w:r>
    </w:p>
    <w:p w14:paraId="59A5325D" w14:textId="19DD247F" w:rsidR="00524642" w:rsidRDefault="007649FC" w:rsidP="007E1A4C">
      <w:pPr>
        <w:spacing w:line="480" w:lineRule="auto"/>
        <w:ind w:firstLine="720"/>
        <w:contextualSpacing/>
        <w:rPr>
          <w:rFonts w:ascii="Times New Roman" w:hAnsi="Times New Roman" w:cs="Times New Roman"/>
        </w:rPr>
      </w:pPr>
      <w:r>
        <w:rPr>
          <w:rFonts w:ascii="Times New Roman" w:eastAsia="Times New Roman" w:hAnsi="Times New Roman" w:cs="Times New Roman"/>
        </w:rPr>
        <w:t>These limitations make it difficult to assess whether the results reported by Gergely et al. (1995) and in several follow-up studies can be explained from a lean perspective.</w:t>
      </w:r>
      <w:r w:rsidR="005F76C3">
        <w:rPr>
          <w:rFonts w:ascii="Times New Roman" w:hAnsi="Times New Roman" w:cs="Times New Roman"/>
        </w:rPr>
        <w:t xml:space="preserve"> </w:t>
      </w:r>
      <w:r w:rsidR="00524642">
        <w:rPr>
          <w:rFonts w:ascii="Times New Roman" w:hAnsi="Times New Roman" w:cs="Times New Roman"/>
        </w:rPr>
        <w:t xml:space="preserve">Based on these limitations, the goals of this paper were twofold. The first was to present an alternative </w:t>
      </w:r>
      <w:r w:rsidR="00CE165F">
        <w:rPr>
          <w:rFonts w:ascii="Times New Roman" w:hAnsi="Times New Roman" w:cs="Times New Roman"/>
        </w:rPr>
        <w:t xml:space="preserve">lean </w:t>
      </w:r>
      <w:r w:rsidR="00524642">
        <w:rPr>
          <w:rFonts w:ascii="Times New Roman" w:hAnsi="Times New Roman" w:cs="Times New Roman"/>
        </w:rPr>
        <w:t>account of infant action understanding</w:t>
      </w:r>
      <w:r w:rsidR="00CE165F">
        <w:rPr>
          <w:rFonts w:ascii="Times New Roman" w:hAnsi="Times New Roman" w:cs="Times New Roman"/>
        </w:rPr>
        <w:t xml:space="preserve"> that can explain several of the key findings in the literature based on the original Gergely et al. (1995) paradigm.  It should be noted that although the focus here is on infant action understanding, the account offered here and the findings from the simulations reported below may reflect the ability of domain-general learning mechanisms to account for infants’ behavior in </w:t>
      </w:r>
      <w:r w:rsidR="00B72E2D">
        <w:rPr>
          <w:rFonts w:ascii="Times New Roman" w:hAnsi="Times New Roman" w:cs="Times New Roman"/>
        </w:rPr>
        <w:t>VoE studies. My central argument is that infants’ performance in action understanding studies that employ the VoE design</w:t>
      </w:r>
      <w:r w:rsidR="00841801">
        <w:rPr>
          <w:rFonts w:ascii="Times New Roman" w:hAnsi="Times New Roman" w:cs="Times New Roman"/>
        </w:rPr>
        <w:t xml:space="preserve"> can be explained by real-world, </w:t>
      </w:r>
      <w:r w:rsidR="00A31C2C">
        <w:rPr>
          <w:rFonts w:ascii="Times New Roman" w:hAnsi="Times New Roman" w:cs="Times New Roman"/>
        </w:rPr>
        <w:t>third person</w:t>
      </w:r>
      <w:r w:rsidR="00841801">
        <w:rPr>
          <w:rFonts w:ascii="Times New Roman" w:hAnsi="Times New Roman" w:cs="Times New Roman"/>
        </w:rPr>
        <w:t xml:space="preserve"> experience processing others’ action as well as by</w:t>
      </w:r>
      <w:r w:rsidR="00834486">
        <w:rPr>
          <w:rFonts w:ascii="Times New Roman" w:hAnsi="Times New Roman" w:cs="Times New Roman"/>
        </w:rPr>
        <w:t xml:space="preserve"> associative learning</w:t>
      </w:r>
      <w:r w:rsidR="00841801">
        <w:rPr>
          <w:rFonts w:ascii="Times New Roman" w:hAnsi="Times New Roman" w:cs="Times New Roman"/>
        </w:rPr>
        <w:t xml:space="preserve">  </w:t>
      </w:r>
      <w:r w:rsidR="00834486">
        <w:rPr>
          <w:rFonts w:ascii="Times New Roman" w:hAnsi="Times New Roman" w:cs="Times New Roman"/>
        </w:rPr>
        <w:t>In particular, my argument</w:t>
      </w:r>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r w:rsidR="00A31C2C">
        <w:rPr>
          <w:rFonts w:ascii="Times New Roman" w:hAnsi="Times New Roman" w:cs="Times New Roman"/>
        </w:rPr>
        <w:t xml:space="preserve">in studies </w:t>
      </w:r>
      <w:r w:rsidR="006E4D46">
        <w:rPr>
          <w:rFonts w:ascii="Times New Roman" w:hAnsi="Times New Roman" w:cs="Times New Roman"/>
        </w:rPr>
        <w:t xml:space="preserve">reflects sensitivity to the low-level kinematic properties of motion—such as whether an action follows a linear or curved motion path—and to online associative learning. In my view, infants’ behavior neither reflects an innate notion or efficiency nor does it reflect a learned notion of efficiency. </w:t>
      </w:r>
      <w:r w:rsidR="00CA6A68">
        <w:rPr>
          <w:rFonts w:ascii="Times New Roman" w:hAnsi="Times New Roman" w:cs="Times New Roman"/>
        </w:rPr>
        <w:t xml:space="preserve">Instead, infants’ responses are shaped by extensive experience observing movement in the real world together with an associative learning mechanism that operates over low-level, surface-based kinematic features. </w:t>
      </w:r>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w:t>
      </w:r>
      <w:r w:rsidR="00524642" w:rsidRPr="00E85228">
        <w:rPr>
          <w:rFonts w:ascii="Times New Roman" w:hAnsi="Times New Roman" w:cs="Times New Roman"/>
        </w:rPr>
        <w:lastRenderedPageBreak/>
        <w:t>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r w:rsidR="009E4B8A">
        <w:rPr>
          <w:rFonts w:ascii="Times New Roman" w:hAnsi="Times New Roman" w:cs="Times New Roman"/>
        </w:rPr>
        <w:t>making a saccade</w:t>
      </w:r>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r w:rsidR="009E4B8A">
        <w:rPr>
          <w:rFonts w:ascii="Times New Roman" w:hAnsi="Times New Roman" w:cs="Times New Roman"/>
        </w:rPr>
        <w:t>located to the side</w:t>
      </w:r>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r w:rsidR="00E54CCA">
        <w:rPr>
          <w:rFonts w:ascii="Times New Roman" w:hAnsi="Times New Roman" w:cs="Times New Roman"/>
        </w:rPr>
        <w:t>and this may lead to</w:t>
      </w:r>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r w:rsidR="00E54CCA">
        <w:rPr>
          <w:rFonts w:ascii="Times New Roman" w:hAnsi="Times New Roman" w:cs="Times New Roman"/>
        </w:rPr>
        <w:t xml:space="preserve">VoE </w:t>
      </w:r>
      <w:r w:rsidR="00524642">
        <w:rPr>
          <w:rFonts w:ascii="Times New Roman" w:hAnsi="Times New Roman" w:cs="Times New Roman"/>
        </w:rPr>
        <w:t>studies</w:t>
      </w:r>
      <w:r w:rsidR="00E54CCA">
        <w:rPr>
          <w:rFonts w:ascii="Times New Roman" w:hAnsi="Times New Roman" w:cs="Times New Roman"/>
        </w:rPr>
        <w:t xml:space="preserve"> like that by Gergely et al. (1995),</w:t>
      </w:r>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C7A5AE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r w:rsidR="007E43F8">
        <w:rPr>
          <w:rFonts w:ascii="Times New Roman" w:eastAsia="Times New Roman" w:hAnsi="Times New Roman" w:cs="Times New Roman"/>
        </w:rPr>
        <w:t xml:space="preserve"> Crucially, t</w:t>
      </w:r>
      <w:r>
        <w:rPr>
          <w:rFonts w:ascii="Times New Roman" w:eastAsia="Times New Roman" w:hAnsi="Times New Roman" w:cs="Times New Roman"/>
        </w:rPr>
        <w:t>he model was not developed to simulate any one</w:t>
      </w:r>
      <w:r w:rsidR="007E43F8">
        <w:rPr>
          <w:rFonts w:ascii="Times New Roman" w:eastAsia="Times New Roman" w:hAnsi="Times New Roman" w:cs="Times New Roman"/>
        </w:rPr>
        <w:t xml:space="preserve"> VoE</w:t>
      </w:r>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 and specialized processes</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xml:space="preserve">, as was the case in </w:t>
      </w:r>
      <w:r w:rsidR="001C6311">
        <w:rPr>
          <w:rFonts w:ascii="Times New Roman" w:eastAsia="Times New Roman" w:hAnsi="Times New Roman" w:cs="Times New Roman"/>
        </w:rPr>
        <w:lastRenderedPageBreak/>
        <w:t>Overwalle (2010),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VoE</w:t>
      </w:r>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w:t>
      </w:r>
      <w:r>
        <w:rPr>
          <w:rFonts w:ascii="Times New Roman" w:hAnsi="Times New Roman" w:cs="Times New Roman"/>
        </w:rPr>
        <w:lastRenderedPageBreak/>
        <w:t xml:space="preserve">current perspective can capture data from studies that use the Gergely paradigm, each of the studies that illustrate one of the previous findings will be modeled only at the most general level.  This means that study specific details deemed nonessential were omitted. </w:t>
      </w:r>
      <w:r w:rsidR="00691D93">
        <w:rPr>
          <w:rFonts w:ascii="Times New Roman" w:eastAsia="Times New Roman" w:hAnsi="Times New Roman" w:cs="Times New Roman"/>
        </w:rPr>
        <w:t>It is worth reiterating that although I have chosen to focus on key</w:t>
      </w:r>
      <w:r w:rsidR="00FA0DA0">
        <w:rPr>
          <w:rFonts w:ascii="Times New Roman" w:eastAsia="Times New Roman" w:hAnsi="Times New Roman" w:cs="Times New Roman"/>
        </w:rPr>
        <w:t xml:space="preserve"> findings from VoE studies on infant action understanding</w:t>
      </w:r>
      <w:r w:rsidR="00691D93">
        <w:rPr>
          <w:rFonts w:ascii="Times New Roman" w:eastAsia="Times New Roman" w:hAnsi="Times New Roman" w:cs="Times New Roman"/>
        </w:rPr>
        <w:t xml:space="preserve">, I see </w:t>
      </w:r>
      <w:r w:rsidR="000475E7">
        <w:rPr>
          <w:rFonts w:ascii="Times New Roman" w:eastAsia="Times New Roman" w:hAnsi="Times New Roman" w:cs="Times New Roman"/>
        </w:rPr>
        <w:t>these simulations—and the</w:t>
      </w:r>
      <w:r w:rsidR="00582C9C">
        <w:rPr>
          <w:rFonts w:ascii="Times New Roman" w:eastAsia="Times New Roman" w:hAnsi="Times New Roman" w:cs="Times New Roman"/>
        </w:rPr>
        <w:t xml:space="preserve"> theoretical</w:t>
      </w:r>
      <w:r w:rsidR="000475E7">
        <w:rPr>
          <w:rFonts w:ascii="Times New Roman" w:eastAsia="Times New Roman" w:hAnsi="Times New Roman" w:cs="Times New Roman"/>
        </w:rPr>
        <w:t xml:space="preserve"> argument they</w:t>
      </w:r>
      <w:r w:rsidR="00582C9C">
        <w:rPr>
          <w:rFonts w:ascii="Times New Roman" w:eastAsia="Times New Roman" w:hAnsi="Times New Roman" w:cs="Times New Roman"/>
        </w:rPr>
        <w:t xml:space="preserve"> implement—contribute to</w:t>
      </w:r>
      <w:r w:rsidR="000475E7">
        <w:rPr>
          <w:rFonts w:ascii="Times New Roman" w:eastAsia="Times New Roman" w:hAnsi="Times New Roman" w:cs="Times New Roman"/>
        </w:rPr>
        <w:t xml:space="preserve"> a much broader literature that demonstrates that domain-general mechanisms</w:t>
      </w:r>
      <w:r w:rsidR="00691D93">
        <w:rPr>
          <w:rFonts w:ascii="Times New Roman" w:eastAsia="Times New Roman" w:hAnsi="Times New Roman" w:cs="Times New Roman"/>
        </w:rPr>
        <w:t xml:space="preserve"> may </w:t>
      </w:r>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r w:rsidR="00672000">
        <w:rPr>
          <w:rFonts w:ascii="Times New Roman" w:hAnsi="Times New Roman" w:cs="Times New Roman"/>
        </w:rPr>
        <w:t>autoassociative,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the output units used a sigmoid activation function. The</w:t>
      </w:r>
      <w:r w:rsidR="0073183C">
        <w:rPr>
          <w:rFonts w:ascii="Times New Roman" w:hAnsi="Times New Roman" w:cs="Times New Roman"/>
        </w:rPr>
        <w:t xml:space="preserve"> goal of the autoassociative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next time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w:t>
      </w:r>
      <w:r>
        <w:rPr>
          <w:rFonts w:ascii="Times New Roman" w:hAnsi="Times New Roman" w:cs="Times New Roman"/>
        </w:rPr>
        <w:lastRenderedPageBreak/>
        <w:t xml:space="preserve">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lastRenderedPageBreak/>
        <w:t xml:space="preserve">(hence,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7EFB5292"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first object’s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this group</w:t>
      </w:r>
      <w:r w:rsidR="00521380">
        <w:rPr>
          <w:rFonts w:ascii="Times New Roman" w:eastAsia="Times New Roman" w:hAnsi="Times New Roman" w:cs="Times New Roman"/>
        </w:rPr>
        <w:t xml:space="preserve"> captured</w:t>
      </w:r>
      <w:r w:rsidR="00E32409">
        <w:rPr>
          <w:rFonts w:ascii="Times New Roman" w:eastAsia="Times New Roman" w:hAnsi="Times New Roman" w:cs="Times New Roman"/>
        </w:rPr>
        <w:t xml:space="preserve"> whether the left entity </w:t>
      </w:r>
      <w:r w:rsidR="00E32409">
        <w:rPr>
          <w:rFonts w:ascii="Times New Roman" w:eastAsia="Times New Roman" w:hAnsi="Times New Roman" w:cs="Times New Roman"/>
        </w:rPr>
        <w:lastRenderedPageBreak/>
        <w:t xml:space="preserve">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 xml:space="preserve">way from it). </w:t>
      </w:r>
      <w:r w:rsidR="000A78E6">
        <w:rPr>
          <w:rFonts w:ascii="Times New Roman" w:eastAsia="Times New Roman" w:hAnsi="Times New Roman" w:cs="Times New Roman"/>
        </w:rPr>
        <w:t>Instead, t</w:t>
      </w:r>
      <w:r w:rsidR="003128F0">
        <w:rPr>
          <w:rFonts w:ascii="Times New Roman" w:eastAsia="Times New Roman" w:hAnsi="Times New Roman" w:cs="Times New Roman"/>
        </w:rPr>
        <w:t>he type or nature of the left object’s movement was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specified the type of movement represented in the 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444FD4">
        <w:rPr>
          <w:rFonts w:ascii="Times New Roman" w:hAnsi="Times New Roman" w:cs="Times New Roman"/>
        </w:rPr>
        <w:t xml:space="preserve"> that are presented later</w:t>
      </w:r>
      <w:r w:rsidR="001B597B">
        <w:rPr>
          <w:rFonts w:ascii="Times New Roman" w:hAnsi="Times New Roman" w:cs="Times New Roman"/>
        </w:rPr>
        <w:t xml:space="preserve">. However, I recognize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1B597B">
        <w:rPr>
          <w:rFonts w:ascii="Times New Roman" w:hAnsi="Times New Roman" w:cs="Times New Roman"/>
        </w:rPr>
        <w:t xml:space="preserve"> simulate actual curved and straight motion.</w:t>
      </w:r>
      <w:r w:rsidR="00920922">
        <w:rPr>
          <w:rFonts w:ascii="Times New Roman" w:hAnsi="Times New Roman" w:cs="Times New Roman"/>
        </w:rPr>
        <w:t xml:space="preserve"> Nonetheless</w:t>
      </w:r>
      <w:r w:rsidR="00DE481C">
        <w:rPr>
          <w:rFonts w:ascii="Times New Roman" w:hAnsi="Times New Roman" w:cs="Times New Roman"/>
        </w:rPr>
        <w:t xml:space="preserve">, because the goal of the current simulations was to offer a mechanistic account of infants’ looking behaviors in VoE studies that employ the Gergely paradigm rather than </w:t>
      </w:r>
      <w:r w:rsidR="00817C59">
        <w:rPr>
          <w:rFonts w:ascii="Times New Roman" w:hAnsi="Times New Roman" w:cs="Times New Roman"/>
        </w:rPr>
        <w:t>a</w:t>
      </w:r>
      <w:r w:rsidR="00433EEF">
        <w:rPr>
          <w:rFonts w:ascii="Times New Roman" w:hAnsi="Times New Roman" w:cs="Times New Roman"/>
        </w:rPr>
        <w:t xml:space="preserve"> veritable</w:t>
      </w:r>
      <w:r w:rsidR="00817C59">
        <w:rPr>
          <w:rFonts w:ascii="Times New Roman" w:hAnsi="Times New Roman" w:cs="Times New Roman"/>
        </w:rPr>
        <w:t xml:space="preserve"> account of motion per se, </w:t>
      </w:r>
      <w:r w:rsidR="00817C59" w:rsidRPr="00817C59">
        <w:rPr>
          <w:rFonts w:ascii="Times New Roman" w:hAnsi="Times New Roman" w:cs="Times New Roman"/>
        </w:rPr>
        <w:t xml:space="preserve">this abstraction </w:t>
      </w:r>
      <w:r w:rsidR="00817C59">
        <w:rPr>
          <w:rFonts w:ascii="Times New Roman" w:hAnsi="Times New Roman" w:cs="Times New Roman"/>
        </w:rPr>
        <w:t>made it possible to examine</w:t>
      </w:r>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r w:rsidR="00817C59">
        <w:rPr>
          <w:rFonts w:ascii="Times New Roman" w:hAnsi="Times New Roman" w:cs="Times New Roman"/>
        </w:rPr>
        <w:t>.</w:t>
      </w:r>
      <w:r w:rsidR="00652EF0">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43B1102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w:t>
      </w:r>
      <w:r>
        <w:rPr>
          <w:rFonts w:ascii="Times New Roman" w:hAnsi="Times New Roman" w:cs="Times New Roman"/>
        </w:rPr>
        <w:lastRenderedPageBreak/>
        <w:t>for Jump Height 0</w:t>
      </w:r>
      <w:r w:rsidR="00A00226">
        <w:rPr>
          <w:rFonts w:ascii="Times New Roman" w:hAnsi="Times New Roman" w:cs="Times New Roman"/>
        </w:rPr>
        <w:t>; that is, Jump Height 0 corresponds to a non-jump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near the second object.</w:t>
      </w:r>
    </w:p>
    <w:p w14:paraId="545FE4B1" w14:textId="1E85DB93"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475A8D">
        <w:rPr>
          <w:rFonts w:ascii="Times New Roman" w:hAnsi="Times New Roman" w:cs="Times New Roman"/>
        </w:rPr>
        <w:t>is assumed to be true</w:t>
      </w:r>
      <w:r w:rsidR="00DD3FDE">
        <w:rPr>
          <w:rFonts w:ascii="Times New Roman" w:hAnsi="Times New Roman" w:cs="Times New Roman"/>
        </w:rPr>
        <w:t xml:space="preserve">, the </w:t>
      </w:r>
      <w:r w:rsidR="00CE7E5C">
        <w:rPr>
          <w:rFonts w:ascii="Times New Roman" w:hAnsi="Times New Roman" w:cs="Times New Roman"/>
        </w:rPr>
        <w:t>present models</w:t>
      </w:r>
      <w:r w:rsidR="00DD3FDE">
        <w:rPr>
          <w:rFonts w:ascii="Times New Roman" w:hAnsi="Times New Roman" w:cs="Times New Roman"/>
        </w:rPr>
        <w:t xml:space="preserve"> process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3D011B">
        <w:rPr>
          <w:rFonts w:ascii="Times New Roman" w:hAnsi="Times New Roman" w:cs="Times New Roman"/>
        </w:rPr>
        <w:t xml:space="preserve"> (as defined by the modeler)</w:t>
      </w:r>
      <w:r w:rsidR="00DD3FDE">
        <w:rPr>
          <w:rFonts w:ascii="Times New Roman" w:hAnsi="Times New Roman" w:cs="Times New Roman"/>
        </w:rPr>
        <w:t>.</w:t>
      </w:r>
      <w:r w:rsidR="007C07E0">
        <w:rPr>
          <w:rFonts w:ascii="Times New Roman" w:hAnsi="Times New Roman" w:cs="Times New Roman"/>
        </w:rPr>
        <w:t xml:space="preserve"> 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C07E0">
        <w:rPr>
          <w:rFonts w:ascii="Times New Roman" w:hAnsi="Times New Roman" w:cs="Times New Roman"/>
        </w:rPr>
        <w:t xml:space="preserve">, the learning task </w:t>
      </w:r>
      <w:r w:rsidR="001A55CE">
        <w:rPr>
          <w:rFonts w:ascii="Times New Roman" w:hAnsi="Times New Roman" w:cs="Times New Roman"/>
        </w:rPr>
        <w:t>differs in important ways from the one that infants face in the real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w:t>
      </w:r>
      <w:r w:rsidR="00954129">
        <w:rPr>
          <w:rFonts w:ascii="Times New Roman" w:hAnsi="Times New Roman" w:cs="Times New Roman"/>
        </w:rPr>
        <w:lastRenderedPageBreak/>
        <w:t>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Rakison &amp; Lupyan,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VoE studies that adopt the Gergely paradigm.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Nonetheless, </w:t>
      </w:r>
      <w:r w:rsidR="00772DBF">
        <w:rPr>
          <w:rFonts w:ascii="Times New Roman" w:eastAsia="Times New Roman" w:hAnsi="Times New Roman" w:cs="Times New Roman"/>
        </w:rPr>
        <w:t xml:space="preserve">it is important to note that even if an associative learning system can be shown to capture infants’ looking behaviors in studies that test their action understanding, this neither means that infants use on associative learning to process actions in the real world nor does it </w:t>
      </w:r>
      <w:r w:rsidR="009E7101">
        <w:rPr>
          <w:rFonts w:ascii="Times New Roman" w:eastAsia="Times New Roman" w:hAnsi="Times New Roman" w:cs="Times New Roman"/>
        </w:rPr>
        <w:t xml:space="preserve">demonstrate that infants </w:t>
      </w:r>
      <w:r w:rsidR="00772DBF">
        <w:rPr>
          <w:rFonts w:ascii="Times New Roman" w:eastAsia="Times New Roman" w:hAnsi="Times New Roman" w:cs="Times New Roman"/>
        </w:rPr>
        <w:t>do not possess sophisticated, innate concepts or specialized learning processes.</w:t>
      </w:r>
      <w:r w:rsidR="009E7101">
        <w:rPr>
          <w:rFonts w:ascii="Times New Roman" w:eastAsia="Times New Roman" w:hAnsi="Times New Roman" w:cs="Times New Roman"/>
        </w:rPr>
        <w:t xml:space="preserve"> Insight into these issues can only come from behavioral</w:t>
      </w:r>
      <w:r w:rsidR="00772DBF">
        <w:rPr>
          <w:rFonts w:ascii="Times New Roman" w:eastAsia="Times New Roman" w:hAnsi="Times New Roman" w:cs="Times New Roman"/>
        </w:rPr>
        <w:t xml:space="preserve"> experiments</w:t>
      </w:r>
      <w:r w:rsidR="009E7101">
        <w:rPr>
          <w:rFonts w:ascii="Times New Roman" w:eastAsia="Times New Roman" w:hAnsi="Times New Roman" w:cs="Times New Roman"/>
        </w:rPr>
        <w:t xml:space="preserve"> </w:t>
      </w:r>
      <w:r w:rsidR="00523C7B">
        <w:rPr>
          <w:rFonts w:ascii="Times New Roman" w:eastAsia="Times New Roman" w:hAnsi="Times New Roman" w:cs="Times New Roman"/>
        </w:rPr>
        <w:t>that</w:t>
      </w:r>
      <w:r w:rsidR="009E7101">
        <w:rPr>
          <w:rFonts w:ascii="Times New Roman" w:eastAsia="Times New Roman" w:hAnsi="Times New Roman" w:cs="Times New Roman"/>
        </w:rPr>
        <w:t xml:space="preserve"> test the predictions of competing theoretical accounts.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w:t>
      </w:r>
      <w:r>
        <w:rPr>
          <w:rFonts w:ascii="Times New Roman" w:hAnsi="Times New Roman" w:cs="Times New Roman"/>
        </w:rPr>
        <w:lastRenderedPageBreak/>
        <w:t xml:space="preserve">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3C5A95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w:t>
      </w:r>
      <w:r w:rsidRPr="00D55FBF">
        <w:rPr>
          <w:rFonts w:ascii="Times New Roman" w:hAnsi="Times New Roman" w:cs="Times New Roman"/>
        </w:rPr>
        <w:lastRenderedPageBreak/>
        <w:t xml:space="preserve">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p>
    <w:p w14:paraId="7BB3849B" w14:textId="62D00DB7"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 xml:space="preserve">epochs. The learning rate for the non-Jump Height and non-Barrier Height connections was 0.1. Crucially, the nature of this pretraining experience was identical for all networks, regardless of simulation. </w:t>
      </w:r>
      <w:r w:rsidR="00457D74">
        <w:rPr>
          <w:rFonts w:ascii="Times New Roman" w:hAnsi="Times New Roman" w:cs="Times New Roman"/>
        </w:rPr>
        <w:t>Additionally</w:t>
      </w:r>
      <w:r>
        <w:rPr>
          <w:rFonts w:ascii="Times New Roman" w:hAnsi="Times New Roman" w:cs="Times New Roman"/>
        </w:rPr>
        <w:t xml:space="preserve">, the habituation phase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DF3239">
        <w:rPr>
          <w:rFonts w:ascii="Times New Roman" w:hAnsi="Times New Roman" w:cs="Times New Roman"/>
        </w:rPr>
        <w:t xml:space="preserve">This phase immediately followed the pretraining phase.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the results reported below were robust to the specific number of habituation epochs</w:t>
      </w:r>
      <w:r w:rsidR="008021BD">
        <w:rPr>
          <w:rFonts w:ascii="Times New Roman" w:hAnsi="Times New Roman" w:cs="Times New Roman"/>
        </w:rPr>
        <w:t>.</w:t>
      </w:r>
      <w:r w:rsidR="00B203EF">
        <w:rPr>
          <w:rFonts w:ascii="Times New Roman" w:hAnsi="Times New Roman" w:cs="Times New Roman"/>
        </w:rPr>
        <w:t xml:space="preserve"> 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r>
        <w:rPr>
          <w:rFonts w:ascii="Times New Roman" w:hAnsi="Times New Roman" w:cs="Times New Roman"/>
        </w:rPr>
        <w:t xml:space="preserve">Rakison &amp; Lupyan,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autoencoder neural networks.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w:t>
      </w:r>
      <w:r w:rsidR="009D0459">
        <w:rPr>
          <w:rFonts w:ascii="Times New Roman" w:hAnsi="Times New Roman" w:cs="Times New Roman"/>
        </w:rPr>
        <w:lastRenderedPageBreak/>
        <w:t xml:space="preserve">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matches the external stimulus in some way. Crucially, while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autoencoder neural networks learn to reproduce</w:t>
      </w:r>
      <w:r w:rsidR="00F00019">
        <w:rPr>
          <w:rFonts w:ascii="Times New Roman" w:hAnsi="Times New Roman" w:cs="Times New Roman"/>
        </w:rPr>
        <w:t xml:space="preserve"> at the output layer</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r w:rsidR="00A56514">
        <w:rPr>
          <w:rFonts w:ascii="Times New Roman" w:hAnsi="Times New Roman" w:cs="Times New Roman"/>
        </w:rPr>
        <w:t>These details notwithstanding,</w:t>
      </w:r>
      <w:r w:rsidR="00E71E95">
        <w:rPr>
          <w:rFonts w:ascii="Times New Roman" w:hAnsi="Times New Roman" w:cs="Times New Roman"/>
        </w:rPr>
        <w:t xml:space="preserve"> </w:t>
      </w:r>
      <w:r w:rsidR="00A56514">
        <w:rPr>
          <w:rFonts w:ascii="Times New Roman" w:hAnsi="Times New Roman" w:cs="Times New Roman"/>
        </w:rPr>
        <w:t>a</w:t>
      </w:r>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7554A37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 xml:space="preserve">Networks were assigned either to the Experimental condition (N = 20) or to the Control condition (N = 20). </w:t>
      </w:r>
      <w:r w:rsidR="00D17A95">
        <w:rPr>
          <w:rFonts w:ascii="Times New Roman" w:hAnsi="Times New Roman" w:cs="Times New Roman"/>
        </w:rPr>
        <w:t xml:space="preserve">All total of 240 networks were tested—20 networks for each training epoch.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from habituation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2EE69DF5" w14:textId="4CC01FC6" w:rsidR="00FA6560" w:rsidRPr="001B1023" w:rsidRDefault="00AE6298" w:rsidP="00AE6298">
      <w:pPr>
        <w:spacing w:line="480" w:lineRule="auto"/>
        <w:ind w:firstLine="720"/>
        <w:contextualSpacing/>
        <w:rPr>
          <w:rFonts w:ascii="Times New Roman" w:hAnsi="Times New Roman" w:cs="Times New Roman"/>
        </w:rPr>
      </w:pPr>
      <w:r>
        <w:rPr>
          <w:rFonts w:ascii="Times New Roman" w:hAnsi="Times New Roman" w:cs="Times New Roman"/>
        </w:rPr>
        <w:t xml:space="preserve">Before discussing the results, a note is worth making. This is that traditional inferential statistics were not used here. Although different model runs were implemented by </w:t>
      </w:r>
      <w:r w:rsidR="00B37F94">
        <w:rPr>
          <w:rFonts w:ascii="Times New Roman" w:hAnsi="Times New Roman" w:cs="Times New Roman"/>
        </w:rPr>
        <w:t xml:space="preserve">initializing </w:t>
      </w:r>
      <w:r>
        <w:rPr>
          <w:rFonts w:ascii="Times New Roman" w:hAnsi="Times New Roman" w:cs="Times New Roman"/>
        </w:rPr>
        <w:t xml:space="preserve">the network with a fresh set of small random weights and </w:t>
      </w:r>
      <w:r w:rsidR="00A23A9C">
        <w:rPr>
          <w:rFonts w:ascii="Times New Roman" w:hAnsi="Times New Roman" w:cs="Times New Roman"/>
        </w:rPr>
        <w:t>injecting a</w:t>
      </w:r>
      <w:r w:rsidR="00B37F94">
        <w:rPr>
          <w:rFonts w:ascii="Times New Roman" w:hAnsi="Times New Roman" w:cs="Times New Roman"/>
        </w:rPr>
        <w:t xml:space="preserve"> </w:t>
      </w:r>
      <w:r>
        <w:rPr>
          <w:rFonts w:ascii="Times New Roman" w:hAnsi="Times New Roman" w:cs="Times New Roman"/>
        </w:rPr>
        <w:t xml:space="preserve">small amount of noise </w:t>
      </w:r>
      <w:r w:rsidR="00A23A9C">
        <w:rPr>
          <w:rFonts w:ascii="Times New Roman" w:hAnsi="Times New Roman" w:cs="Times New Roman"/>
        </w:rPr>
        <w:t xml:space="preserve">into the input </w:t>
      </w:r>
      <w:r>
        <w:rPr>
          <w:rFonts w:ascii="Times New Roman" w:hAnsi="Times New Roman" w:cs="Times New Roman"/>
        </w:rPr>
        <w:t>(</w:t>
      </w:r>
      <w:r w:rsidR="00B37F94">
        <w:rPr>
          <w:rFonts w:ascii="Times New Roman" w:hAnsi="Times New Roman" w:cs="Times New Roman"/>
        </w:rPr>
        <w:t>to approximate the natural variability in infant looking behavior</w:t>
      </w:r>
      <w:r>
        <w:rPr>
          <w:rFonts w:ascii="Times New Roman" w:hAnsi="Times New Roman" w:cs="Times New Roman"/>
        </w:rPr>
        <w:t xml:space="preserve">), </w:t>
      </w:r>
      <w:r w:rsidR="000850EE">
        <w:rPr>
          <w:rFonts w:ascii="Times New Roman" w:hAnsi="Times New Roman" w:cs="Times New Roman"/>
        </w:rPr>
        <w:t xml:space="preserve">deterministic models like that used here tend </w:t>
      </w:r>
      <w:r w:rsidR="00B37F94">
        <w:rPr>
          <w:rFonts w:ascii="Times New Roman" w:hAnsi="Times New Roman" w:cs="Times New Roman"/>
        </w:rPr>
        <w:t>to converge on highly stable solutions</w:t>
      </w:r>
      <w:r>
        <w:rPr>
          <w:rFonts w:ascii="Times New Roman" w:hAnsi="Times New Roman" w:cs="Times New Roman"/>
        </w:rPr>
        <w:t xml:space="preserve">. </w:t>
      </w:r>
      <w:r w:rsidR="00A23A9C">
        <w:rPr>
          <w:rFonts w:ascii="Times New Roman" w:hAnsi="Times New Roman" w:cs="Times New Roman"/>
        </w:rPr>
        <w:t>This means that networks necessarily</w:t>
      </w:r>
      <w:r>
        <w:rPr>
          <w:rFonts w:ascii="Times New Roman" w:hAnsi="Times New Roman" w:cs="Times New Roman"/>
        </w:rPr>
        <w:t xml:space="preserve"> </w:t>
      </w:r>
      <w:r w:rsidR="00A23A9C">
        <w:rPr>
          <w:rFonts w:ascii="Times New Roman" w:hAnsi="Times New Roman" w:cs="Times New Roman"/>
        </w:rPr>
        <w:t>exhibit</w:t>
      </w:r>
      <w:r>
        <w:rPr>
          <w:rFonts w:ascii="Times New Roman" w:hAnsi="Times New Roman" w:cs="Times New Roman"/>
        </w:rPr>
        <w:t xml:space="preserve"> very little variability in their output error across model runs.  </w:t>
      </w:r>
      <w:r w:rsidR="00124633">
        <w:rPr>
          <w:rFonts w:ascii="Times New Roman" w:hAnsi="Times New Roman" w:cs="Times New Roman"/>
        </w:rPr>
        <w:t>A corollary of this</w:t>
      </w:r>
      <w:r w:rsidR="009F4ECB">
        <w:rPr>
          <w:rFonts w:ascii="Times New Roman" w:hAnsi="Times New Roman" w:cs="Times New Roman"/>
        </w:rPr>
        <w:t xml:space="preserve"> is that even small differences in looking times within and between conditions—which may </w:t>
      </w:r>
      <w:r w:rsidR="009F4ECB">
        <w:rPr>
          <w:rFonts w:ascii="Times New Roman" w:hAnsi="Times New Roman" w:cs="Times New Roman"/>
        </w:rPr>
        <w:lastRenderedPageBreak/>
        <w:t xml:space="preserve">well be trivial in magnitude—can nevertheless meet the threshold for statistical significance. </w:t>
      </w:r>
      <w:r w:rsidR="00A23A9C">
        <w:rPr>
          <w:rFonts w:ascii="Times New Roman" w:hAnsi="Times New Roman" w:cs="Times New Roman"/>
        </w:rPr>
        <w:t>In contrast, the greater variability in infant looking times</w:t>
      </w:r>
      <w:r w:rsidR="00166A93">
        <w:rPr>
          <w:rFonts w:ascii="Times New Roman" w:hAnsi="Times New Roman" w:cs="Times New Roman"/>
        </w:rPr>
        <w:t xml:space="preserve">—which may be due to individual differences as well as to different “solutions” or interpretations of the events they are shown within the same experimental session—means that statistically significant differences are likely to emerge. In contrast, because neural networks are deterministic and show little variability, standard inferential tests may erroneously treat small or potentially spurious differences in model error as reliable. </w:t>
      </w:r>
      <w:r w:rsidR="009F4ECB">
        <w:rPr>
          <w:rFonts w:ascii="Times New Roman" w:hAnsi="Times New Roman" w:cs="Times New Roman"/>
        </w:rPr>
        <w:t>Given this issue, the analyses reported here (and below) focused on whether the qualitative patterns produced by the model aligned with those observed by infants.</w:t>
      </w:r>
      <w:r w:rsidR="00AE15EC">
        <w:rPr>
          <w:rFonts w:ascii="Times New Roman" w:hAnsi="Times New Roman" w:cs="Times New Roman"/>
        </w:rPr>
        <w:t xml:space="preserve"> Descriptive statistics are provided when and where necessary.</w:t>
      </w:r>
      <w:r w:rsidR="009F4ECB">
        <w:rPr>
          <w:rFonts w:ascii="Times New Roman" w:hAnsi="Times New Roman" w:cs="Times New Roman"/>
        </w:rPr>
        <w:t xml:space="preserve">  </w:t>
      </w:r>
      <w:r w:rsidR="00AE15EC">
        <w:rPr>
          <w:rFonts w:ascii="Times New Roman" w:hAnsi="Times New Roman" w:cs="Times New Roman"/>
        </w:rPr>
        <w:t>Both of these approaches are not</w:t>
      </w:r>
      <w:r w:rsidR="009F4ECB">
        <w:rPr>
          <w:rFonts w:ascii="Times New Roman" w:hAnsi="Times New Roman" w:cs="Times New Roman"/>
        </w:rPr>
        <w:t xml:space="preserve"> new and ha</w:t>
      </w:r>
      <w:r w:rsidR="00AE15EC">
        <w:rPr>
          <w:rFonts w:ascii="Times New Roman" w:hAnsi="Times New Roman" w:cs="Times New Roman"/>
        </w:rPr>
        <w:t xml:space="preserve">ve </w:t>
      </w:r>
      <w:r w:rsidR="009F4ECB">
        <w:rPr>
          <w:rFonts w:ascii="Times New Roman" w:hAnsi="Times New Roman" w:cs="Times New Roman"/>
        </w:rPr>
        <w:t xml:space="preserve">been used successfully elsewhere (e.g., Benton, 2024; Mareschal et al., 2000; Mareschal &amp; Schultz, 1999; McClelland &amp; Thompson, 2007; Plaut &amp; Vande Velde, 2017). </w:t>
      </w:r>
      <w:r w:rsidR="009F4ECB">
        <w:rPr>
          <w:rFonts w:ascii="Times New Roman" w:hAnsi="Times New Roman" w:cs="Times New Roman"/>
          <w:i/>
          <w:iCs/>
        </w:rPr>
        <w:t xml:space="preserve"> </w:t>
      </w:r>
    </w:p>
    <w:p w14:paraId="183D438D" w14:textId="345E09EA" w:rsidR="00524642" w:rsidRDefault="00124633"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 </w:t>
      </w:r>
      <w:r w:rsidR="002C3076">
        <w:rPr>
          <w:rFonts w:ascii="Times New Roman" w:hAnsi="Times New Roman" w:cs="Times New Roman"/>
        </w:rPr>
        <w:t>That said, it should be clear from Figure 2</w:t>
      </w:r>
      <w:r w:rsidR="00D95C3E">
        <w:rPr>
          <w:rFonts w:ascii="Times New Roman" w:hAnsi="Times New Roman" w:cs="Times New Roman"/>
        </w:rPr>
        <w:t xml:space="preserve"> above</w:t>
      </w:r>
      <w:r w:rsidR="002C3076">
        <w:rPr>
          <w:rFonts w:ascii="Times New Roman" w:hAnsi="Times New Roman" w:cs="Times New Roman"/>
        </w:rPr>
        <w:t xml:space="preserve"> that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192.44)</w:t>
      </w:r>
      <w:r w:rsidR="00605525">
        <w:rPr>
          <w:rFonts w:ascii="Times New Roman" w:hAnsi="Times New Roman" w:cs="Times New Roman"/>
        </w:rPr>
        <w:t xml:space="preserve"> than the Efficient test event</w:t>
      </w:r>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108.09)</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for networks assigned to the Control condition. Two observations are worth noting in particular. First,</w:t>
      </w:r>
      <w:r w:rsidR="00651513">
        <w:rPr>
          <w:rFonts w:ascii="Times New Roman" w:hAnsi="Times New Roman" w:cs="Times New Roman"/>
        </w:rPr>
        <w:t xml:space="preserve"> </w:t>
      </w:r>
      <w:r w:rsidR="0016781E">
        <w:rPr>
          <w:rFonts w:ascii="Times New Roman" w:hAnsi="Times New Roman" w:cs="Times New Roman"/>
        </w:rPr>
        <w:t>the pattern of looking across the different training epochs and test events was inconsistent</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Second, networks looked</w:t>
      </w:r>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r w:rsidR="00034A30">
        <w:rPr>
          <w:rFonts w:ascii="Times New Roman" w:hAnsi="Times New Roman" w:cs="Times New Roman"/>
        </w:rPr>
        <w:t xml:space="preserve">across the training epochs </w:t>
      </w:r>
      <w:r w:rsidR="00AA112F">
        <w:rPr>
          <w:rFonts w:ascii="Times New Roman" w:hAnsi="Times New Roman" w:cs="Times New Roman"/>
        </w:rPr>
        <w:t>(</w:t>
      </w:r>
      <w:r w:rsidR="00AA112F">
        <w:rPr>
          <w:rFonts w:ascii="Times New Roman" w:hAnsi="Times New Roman" w:cs="Times New Roman"/>
          <w:i/>
          <w:iCs/>
        </w:rPr>
        <w:t>M</w:t>
      </w:r>
      <w:r w:rsidR="00AA112F">
        <w:rPr>
          <w:rFonts w:ascii="Times New Roman" w:hAnsi="Times New Roman" w:cs="Times New Roman"/>
          <w:i/>
          <w:iCs/>
          <w:vertAlign w:val="subscript"/>
        </w:rPr>
        <w:t>Effficient</w:t>
      </w:r>
      <w:r w:rsidR="00AA112F">
        <w:rPr>
          <w:rFonts w:ascii="Times New Roman" w:hAnsi="Times New Roman" w:cs="Times New Roman"/>
          <w:i/>
          <w:iCs/>
        </w:rPr>
        <w:t xml:space="preserve"> </w:t>
      </w:r>
      <w:r w:rsidR="00AA112F">
        <w:rPr>
          <w:rFonts w:ascii="Times New Roman" w:hAnsi="Times New Roman" w:cs="Times New Roman"/>
        </w:rPr>
        <w:t xml:space="preserve">= </w:t>
      </w:r>
      <w:r w:rsidR="00034AA1">
        <w:rPr>
          <w:rFonts w:ascii="Times New Roman" w:hAnsi="Times New Roman" w:cs="Times New Roman"/>
        </w:rPr>
        <w:t>175</w:t>
      </w:r>
      <w:r w:rsidR="00AA112F">
        <w:rPr>
          <w:rFonts w:ascii="Times New Roman" w:hAnsi="Times New Roman" w:cs="Times New Roman"/>
        </w:rPr>
        <w:t xml:space="preserve">; </w:t>
      </w:r>
      <w:r w:rsidR="00AA112F">
        <w:rPr>
          <w:rFonts w:ascii="Times New Roman" w:hAnsi="Times New Roman" w:cs="Times New Roman"/>
          <w:i/>
          <w:iCs/>
        </w:rPr>
        <w:t>M</w:t>
      </w:r>
      <w:r w:rsidR="00AA112F">
        <w:rPr>
          <w:rFonts w:ascii="Times New Roman" w:hAnsi="Times New Roman" w:cs="Times New Roman"/>
          <w:i/>
          <w:iCs/>
          <w:vertAlign w:val="subscript"/>
        </w:rPr>
        <w:t xml:space="preserve">Effficient </w:t>
      </w:r>
      <w:r w:rsidR="00AA112F" w:rsidRPr="00AA112F">
        <w:rPr>
          <w:rFonts w:ascii="Times New Roman" w:hAnsi="Times New Roman" w:cs="Times New Roman"/>
        </w:rPr>
        <w:t>=</w:t>
      </w:r>
      <w:r w:rsidR="00AA112F">
        <w:rPr>
          <w:rFonts w:ascii="Times New Roman" w:hAnsi="Times New Roman" w:cs="Times New Roman"/>
        </w:rPr>
        <w:t xml:space="preserve"> </w:t>
      </w:r>
      <w:r w:rsidR="00034AA1">
        <w:rPr>
          <w:rFonts w:ascii="Times New Roman" w:hAnsi="Times New Roman" w:cs="Times New Roman"/>
        </w:rPr>
        <w:t>170</w:t>
      </w:r>
      <w:r w:rsidR="00AA112F">
        <w:rPr>
          <w:rFonts w:ascii="Times New Roman" w:hAnsi="Times New Roman" w:cs="Times New Roman"/>
        </w:rPr>
        <w:t>)</w:t>
      </w:r>
      <w:r w:rsidR="00F2233A">
        <w:rPr>
          <w:rFonts w:ascii="Times New Roman" w:hAnsi="Times New Roman" w:cs="Times New Roman"/>
        </w:rPr>
        <w:t xml:space="preserve">. </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02440AC"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and conceptually rich knowledge. </w:t>
      </w:r>
      <w:r w:rsidR="00EE5EBC">
        <w:rPr>
          <w:rFonts w:ascii="Times New Roman" w:eastAsia="Times New Roman" w:hAnsi="Times New Roman" w:cs="Times New Roman"/>
        </w:rPr>
        <w:t xml:space="preserve">The </w:t>
      </w:r>
      <w:r w:rsidR="00B3622E">
        <w:rPr>
          <w:rFonts w:ascii="Times New Roman" w:eastAsia="Times New Roman" w:hAnsi="Times New Roman" w:cs="Times New Roman"/>
        </w:rPr>
        <w:t xml:space="preserve">simulation tested whether this conclusion was warranted. </w:t>
      </w:r>
      <w:r w:rsidR="001349B0">
        <w:rPr>
          <w:rFonts w:ascii="Times New Roman" w:eastAsia="Times New Roman" w:hAnsi="Times New Roman" w:cs="Times New Roman"/>
        </w:rPr>
        <w:t>This simulation specifically</w:t>
      </w:r>
      <w:r w:rsidR="00B3622E">
        <w:rPr>
          <w:rFonts w:ascii="Times New Roman" w:eastAsia="Times New Roman" w:hAnsi="Times New Roman" w:cs="Times New Roman"/>
        </w:rPr>
        <w:t xml:space="preserve"> tested whether </w:t>
      </w:r>
      <w:r w:rsidR="002B13EE">
        <w:rPr>
          <w:rFonts w:ascii="Times New Roman" w:eastAsia="Times New Roman" w:hAnsi="Times New Roman" w:cs="Times New Roman"/>
        </w:rPr>
        <w:t>a system that sees an equal amount of straight and curved motion during a pretraining or “real world” phase and that learned to more strongly associated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 associative learning </w:t>
      </w:r>
      <w:r w:rsidR="003A3BF0">
        <w:rPr>
          <w:rFonts w:ascii="Times New Roman" w:eastAsia="Times New Roman" w:hAnsi="Times New Roman" w:cs="Times New Roman"/>
        </w:rPr>
        <w:t xml:space="preserve">may be </w:t>
      </w:r>
      <w:r>
        <w:rPr>
          <w:rFonts w:ascii="Times New Roman" w:eastAsia="Times New Roman" w:hAnsi="Times New Roman" w:cs="Times New Roman"/>
        </w:rPr>
        <w:t xml:space="preserve">sufficient to explain infants’ looking behaviors in some of the studies that employed the Gergely paradigm. 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7777777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loosely based on that by Csibra et al. (1999) and tested how much of the network’s behavior in Simulation 1 depended on whether the object’s</w:t>
      </w:r>
      <w:r w:rsidR="0057194A">
        <w:rPr>
          <w:rFonts w:ascii="Times New Roman" w:eastAsia="Times New Roman" w:hAnsi="Times New Roman" w:cs="Times New Roman"/>
        </w:rPr>
        <w:t xml:space="preserve"> involved in the habituation and test events</w:t>
      </w:r>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3316346B"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Figure 3, </w:t>
      </w:r>
      <w:r w:rsidR="001426AF">
        <w:rPr>
          <w:rFonts w:ascii="Times New Roman" w:hAnsi="Times New Roman" w:cs="Times New Roman"/>
        </w:rPr>
        <w:t xml:space="preserve">networks assigned to the Experimental condition looked longer at the Inefficient test event </w:t>
      </w:r>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189.22) </w:t>
      </w:r>
      <w:r w:rsidR="001426AF">
        <w:rPr>
          <w:rFonts w:ascii="Times New Roman" w:hAnsi="Times New Roman" w:cs="Times New Roman"/>
        </w:rPr>
        <w:t>than at the Efficient test event</w:t>
      </w:r>
      <w:r w:rsidR="007847D6">
        <w:rPr>
          <w:rFonts w:ascii="Times New Roman" w:hAnsi="Times New Roman" w:cs="Times New Roman"/>
        </w:rPr>
        <w:t xml:space="preserve"> (</w:t>
      </w:r>
      <w:r w:rsidR="007847D6">
        <w:rPr>
          <w:rFonts w:ascii="Times New Roman" w:hAnsi="Times New Roman" w:cs="Times New Roman"/>
          <w:i/>
          <w:iCs/>
        </w:rPr>
        <w:t>M</w:t>
      </w:r>
      <w:r w:rsidR="007847D6">
        <w:rPr>
          <w:rFonts w:ascii="Times New Roman" w:hAnsi="Times New Roman" w:cs="Times New Roman"/>
        </w:rPr>
        <w:t xml:space="preserve"> = 105.31)</w:t>
      </w:r>
      <w:r w:rsidR="001426AF">
        <w:rPr>
          <w:rFonts w:ascii="Times New Roman" w:hAnsi="Times New Roman" w:cs="Times New Roman"/>
        </w:rPr>
        <w:t xml:space="preserve">.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test event than at the Efficient test event,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7847D6">
        <w:rPr>
          <w:rFonts w:ascii="Times New Roman" w:hAnsi="Times New Roman" w:cs="Times New Roman"/>
        </w:rPr>
        <w:t xml:space="preserve">. </w:t>
      </w:r>
      <w:r w:rsidR="00044152">
        <w:rPr>
          <w:rFonts w:ascii="Times New Roman" w:hAnsi="Times New Roman" w:cs="Times New Roman"/>
        </w:rPr>
        <w:t>A result of this varied pattern of looking across training epochs is that o</w:t>
      </w:r>
      <w:r w:rsidR="007847D6">
        <w:rPr>
          <w:rFonts w:ascii="Times New Roman" w:hAnsi="Times New Roman" w:cs="Times New Roman"/>
        </w:rPr>
        <w:t>verall</w:t>
      </w:r>
      <w:r w:rsidR="00044152">
        <w:rPr>
          <w:rFonts w:ascii="Times New Roman" w:hAnsi="Times New Roman" w:cs="Times New Roman"/>
        </w:rPr>
        <w:t xml:space="preserve"> </w:t>
      </w:r>
      <w:r w:rsidR="007847D6">
        <w:rPr>
          <w:rFonts w:ascii="Times New Roman" w:hAnsi="Times New Roman" w:cs="Times New Roman"/>
        </w:rPr>
        <w:t>networks in the Control condition looked about equally at the Efficient</w:t>
      </w:r>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170.96)</w:t>
      </w:r>
      <w:r w:rsidR="007847D6">
        <w:rPr>
          <w:rFonts w:ascii="Times New Roman" w:hAnsi="Times New Roman" w:cs="Times New Roman"/>
        </w:rPr>
        <w:t xml:space="preserve"> and Inefficient test events</w:t>
      </w:r>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166.32)</w:t>
      </w:r>
      <w:r w:rsidR="007847D6">
        <w:rPr>
          <w:rFonts w:ascii="Times New Roman" w:hAnsi="Times New Roman" w:cs="Times New Roman"/>
        </w:rPr>
        <w:t xml:space="preserve">.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18A0B480"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 can account for this finding. Specifically, the main aim of Simulation 2 was to determine</w:t>
      </w:r>
      <w:r>
        <w:rPr>
          <w:rFonts w:ascii="Times New Roman" w:eastAsia="Times New Roman" w:hAnsi="Times New Roman" w:cs="Times New Roman"/>
        </w:rPr>
        <w:t xml:space="preserve"> whether the animate features that the objects possessed in Simulation 1 affected how networks processed the test events across conditions. The results of Simulation 2 </w:t>
      </w:r>
      <w:r w:rsidR="00C46CF6">
        <w:rPr>
          <w:rFonts w:ascii="Times New Roman" w:eastAsia="Times New Roman" w:hAnsi="Times New Roman" w:cs="Times New Roman"/>
        </w:rPr>
        <w:t xml:space="preserve">showed that it was not necessary </w:t>
      </w:r>
      <w:r w:rsidR="00C46CF6">
        <w:rPr>
          <w:rFonts w:ascii="Times New Roman" w:eastAsia="Times New Roman" w:hAnsi="Times New Roman" w:cs="Times New Roman"/>
        </w:rPr>
        <w:lastRenderedPageBreak/>
        <w:t>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they were assigned to the Experimental condition but about equal looking to both test events if they were assigned to the Control condition. </w:t>
      </w:r>
      <w:r>
        <w:rPr>
          <w:rFonts w:ascii="Times New Roman" w:eastAsia="Times New Roman" w:hAnsi="Times New Roman" w:cs="Times New Roman"/>
        </w:rPr>
        <w:t xml:space="preserve"> This result provides additional support for the notion that infants’ looking responses in studies that employ the Gergely paradigm can be explained by an associative learning mechanism. </w:t>
      </w:r>
    </w:p>
    <w:p w14:paraId="085B2D9D" w14:textId="1CD434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key finding in the literature on infant action understanding</w:t>
      </w:r>
      <w:r>
        <w:rPr>
          <w:rFonts w:ascii="Times New Roman" w:hAnsi="Times New Roman" w:cs="Times New Roman"/>
        </w:rPr>
        <w:t xml:space="preserve"> </w:t>
      </w:r>
      <w:r w:rsidR="006A789A">
        <w:rPr>
          <w:rFonts w:ascii="Times New Roman" w:hAnsi="Times New Roman" w:cs="Times New Roman"/>
        </w:rPr>
        <w:t xml:space="preserve">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w:t>
      </w:r>
      <w:r>
        <w:rPr>
          <w:rFonts w:ascii="Times New Roman" w:hAnsi="Times New Roman" w:cs="Times New Roman"/>
        </w:rPr>
        <w:lastRenderedPageBreak/>
        <w:t>the gap in the Congruent event. Csibra et al. (2003) found that infants looked longer at the former event than at the latter. This was interpreted to mean that infants understood that the larger circle’s goal was to catch the smaller circle.</w:t>
      </w:r>
    </w:p>
    <w:p w14:paraId="01968BE4" w14:textId="6F2A9A34"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273AD5BC"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sensitivity to low-level features as well as the associative relations among them was sufficient to explain these findings. Such a demonstration would indicate that a teleological stance is not needed to account for infants behaviors in studies that test their sensitivity to different aspects of an action event.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w:t>
      </w:r>
      <w:r w:rsidR="00375FBD">
        <w:rPr>
          <w:rFonts w:ascii="Times New Roman" w:hAnsi="Times New Roman" w:cs="Times New Roman"/>
        </w:rPr>
        <w:lastRenderedPageBreak/>
        <w:t>Simulation 3 adopted this approach.</w:t>
      </w:r>
      <w:r w:rsidR="00095066">
        <w:rPr>
          <w:rFonts w:ascii="Times New Roman" w:hAnsi="Times New Roman" w:cs="Times New Roman"/>
        </w:rPr>
        <w:t xml:space="preserve"> A chief advantage of this </w:t>
      </w:r>
      <w:r w:rsidR="00736B53">
        <w:rPr>
          <w:rFonts w:ascii="Times New Roman" w:hAnsi="Times New Roman" w:cs="Times New Roman"/>
        </w:rPr>
        <w:t>doing this</w:t>
      </w:r>
      <w:r w:rsidR="00095066">
        <w:rPr>
          <w:rFonts w:ascii="Times New Roman" w:hAnsi="Times New Roman" w:cs="Times New Roman"/>
        </w:rPr>
        <w:t xml:space="preserve"> is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a common model structure.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4A776FAF"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 (</w:t>
      </w:r>
      <w:r w:rsidR="0012108C">
        <w:rPr>
          <w:rFonts w:ascii="Times New Roman" w:hAnsi="Times New Roman" w:cs="Times New Roman"/>
          <w:i/>
          <w:iCs/>
        </w:rPr>
        <w:t>M</w:t>
      </w:r>
      <w:r w:rsidR="0012108C">
        <w:rPr>
          <w:rFonts w:ascii="Times New Roman" w:hAnsi="Times New Roman" w:cs="Times New Roman"/>
        </w:rPr>
        <w:t xml:space="preserve"> = 196.11)</w:t>
      </w:r>
      <w:r w:rsidR="00492711">
        <w:rPr>
          <w:rFonts w:ascii="Times New Roman" w:hAnsi="Times New Roman" w:cs="Times New Roman"/>
        </w:rPr>
        <w:t xml:space="preserve"> or the test event </w:t>
      </w:r>
      <w:r w:rsidR="007010FA">
        <w:rPr>
          <w:rFonts w:ascii="Times New Roman" w:hAnsi="Times New Roman" w:cs="Times New Roman"/>
        </w:rPr>
        <w:t>in which the first object did not stop next to the second one</w:t>
      </w:r>
      <w:r w:rsidR="0012108C">
        <w:rPr>
          <w:rFonts w:ascii="Times New Roman" w:hAnsi="Times New Roman" w:cs="Times New Roman"/>
        </w:rPr>
        <w:t xml:space="preserve"> than at the Congruent test event (</w:t>
      </w:r>
      <w:r w:rsidR="0012108C">
        <w:rPr>
          <w:rFonts w:ascii="Times New Roman" w:hAnsi="Times New Roman" w:cs="Times New Roman"/>
          <w:i/>
          <w:iCs/>
        </w:rPr>
        <w:t>M</w:t>
      </w:r>
      <w:r w:rsidR="0012108C">
        <w:rPr>
          <w:rFonts w:ascii="Times New Roman" w:hAnsi="Times New Roman" w:cs="Times New Roman"/>
        </w:rPr>
        <w:t xml:space="preserve"> = 93.20)</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346031AE"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 No-Obstacle test event </w:t>
      </w:r>
      <w:r w:rsidR="00A82422">
        <w:rPr>
          <w:rFonts w:ascii="Times New Roman" w:hAnsi="Times New Roman" w:cs="Times New Roman"/>
        </w:rPr>
        <w:t xml:space="preserve">or the test event that lacked a physical barrier </w:t>
      </w:r>
      <w:r w:rsidR="007A23AB">
        <w:rPr>
          <w:rFonts w:ascii="Times New Roman" w:hAnsi="Times New Roman" w:cs="Times New Roman"/>
        </w:rPr>
        <w:t xml:space="preserve">than at the Obstacle test event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25FEA958"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 such as a</w:t>
      </w:r>
      <w:r w:rsidR="004B658E">
        <w:rPr>
          <w:rFonts w:ascii="Times New Roman" w:hAnsi="Times New Roman" w:cs="Times New Roman"/>
        </w:rPr>
        <w:t xml:space="preserve"> teleological stance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one study by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 that demonstrate</w:t>
      </w:r>
      <w:r>
        <w:rPr>
          <w:rFonts w:ascii="Times New Roman" w:hAnsi="Times New Roman" w:cs="Times New Roman"/>
        </w:rPr>
        <w:t xml:space="preserve"> the apparent flexibility of </w:t>
      </w:r>
      <w:r w:rsidR="004B658E">
        <w:rPr>
          <w:rFonts w:ascii="Times New Roman" w:hAnsi="Times New Roman" w:cs="Times New Roman"/>
        </w:rPr>
        <w:t>infants’ inferences,</w:t>
      </w:r>
      <w:r>
        <w:rPr>
          <w:rFonts w:ascii="Times New Roman" w:hAnsi="Times New Roman" w:cs="Times New Roman"/>
        </w:rPr>
        <w:t xml:space="preserve"> the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behaviors in studies that assess their ability to use their action understanding flexibly to make novel inferences. </w:t>
      </w:r>
    </w:p>
    <w:p w14:paraId="31374C37" w14:textId="00E8BDBD"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The goal of the final simulation is to push the current theoretical proposal further to determine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finding</w:t>
      </w:r>
      <w:r>
        <w:rPr>
          <w:rFonts w:ascii="Times New Roman" w:hAnsi="Times New Roman" w:cs="Times New Roman"/>
        </w:rPr>
        <w:t xml:space="preserve"> as well as the necessity of a naïve utility calculus</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08FF61CF"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792B19F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w:t>
      </w:r>
      <w:r w:rsidR="00524642">
        <w:rPr>
          <w:rFonts w:ascii="Times New Roman" w:hAnsi="Times New Roman" w:cs="Times New Roman"/>
        </w:rPr>
        <w:lastRenderedPageBreak/>
        <w:t xml:space="preserve">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05B54A63"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 </w:t>
      </w:r>
      <w:r w:rsidR="00762F90">
        <w:rPr>
          <w:rFonts w:ascii="Times New Roman" w:hAnsi="Times New Roman" w:cs="Times New Roman"/>
        </w:rPr>
        <w:t>Efficient and Inefficient test events across training epochs and conditions. As can be seen in the figure,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event (</w:t>
      </w:r>
      <w:r w:rsidR="00714977" w:rsidRPr="00714977">
        <w:rPr>
          <w:rFonts w:ascii="Times New Roman" w:hAnsi="Times New Roman" w:cs="Times New Roman"/>
          <w:i/>
          <w:iCs/>
        </w:rPr>
        <w:t>M</w:t>
      </w:r>
      <w:r w:rsidR="00714977">
        <w:rPr>
          <w:rFonts w:ascii="Times New Roman" w:hAnsi="Times New Roman" w:cs="Times New Roman"/>
        </w:rPr>
        <w:t xml:space="preserve"> = </w:t>
      </w:r>
      <w:r w:rsidR="001F1D9B">
        <w:rPr>
          <w:rFonts w:ascii="Times New Roman" w:hAnsi="Times New Roman" w:cs="Times New Roman"/>
        </w:rPr>
        <w:t>200.16</w:t>
      </w:r>
      <w:r w:rsidR="00714977">
        <w:rPr>
          <w:rFonts w:ascii="Times New Roman" w:hAnsi="Times New Roman" w:cs="Times New Roman"/>
        </w:rPr>
        <w:t xml:space="preserve">) than at the low, efficient </w:t>
      </w:r>
      <w:r w:rsidR="00714977">
        <w:rPr>
          <w:rFonts w:ascii="Times New Roman" w:hAnsi="Times New Roman" w:cs="Times New Roman"/>
        </w:rPr>
        <w:lastRenderedPageBreak/>
        <w:t>test event (</w:t>
      </w:r>
      <w:r w:rsidR="00714977" w:rsidRPr="00714977">
        <w:rPr>
          <w:rFonts w:ascii="Times New Roman" w:hAnsi="Times New Roman" w:cs="Times New Roman"/>
          <w:i/>
          <w:iCs/>
        </w:rPr>
        <w:t>M</w:t>
      </w:r>
      <w:r w:rsidR="00714977">
        <w:rPr>
          <w:rFonts w:ascii="Times New Roman" w:hAnsi="Times New Roman" w:cs="Times New Roman"/>
        </w:rPr>
        <w:t xml:space="preserve"> = </w:t>
      </w:r>
      <w:r w:rsidR="001F1D9B">
        <w:rPr>
          <w:rFonts w:ascii="Times New Roman" w:hAnsi="Times New Roman" w:cs="Times New Roman"/>
        </w:rPr>
        <w:t>131.29</w:t>
      </w:r>
      <w:r w:rsidR="00714977">
        <w:rPr>
          <w:rFonts w:ascii="Times New Roman" w:hAnsi="Times New Roman" w:cs="Times New Roman"/>
        </w:rPr>
        <w:t xml:space="preserve">). In contrast, </w:t>
      </w:r>
      <w:r w:rsidR="007B1477">
        <w:rPr>
          <w:rFonts w:ascii="Times New Roman" w:hAnsi="Times New Roman" w:cs="Times New Roman"/>
        </w:rPr>
        <w:t xml:space="preserve">and as was true for the infants in the Control condition in Liu and Spelke (2017), networks showed a slight tendency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301D705A" w:rsidR="00524642" w:rsidRDefault="00524642" w:rsidP="00524642">
      <w:pPr>
        <w:spacing w:line="480" w:lineRule="auto"/>
        <w:contextualSpacing/>
        <w:rPr>
          <w:rFonts w:ascii="Times New Roman" w:eastAsia="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may be sufficient to explain infants’ looking behaviors in studies that use the Gergely paradigm.</w:t>
      </w:r>
      <w:r w:rsidR="00EC2DE1">
        <w:rPr>
          <w:rFonts w:ascii="Times New Roman" w:hAnsi="Times New Roman" w:cs="Times New Roman"/>
        </w:rPr>
        <w:t xml:space="preserve"> </w:t>
      </w:r>
      <w:r w:rsidR="00742E43">
        <w:rPr>
          <w:rFonts w:ascii="Times New Roman" w:hAnsi="Times New Roman" w:cs="Times New Roman"/>
        </w:rPr>
        <w:t xml:space="preserve">Beyond these two general features of the current model, </w:t>
      </w:r>
      <w:r w:rsidR="002C6957">
        <w:rPr>
          <w:rFonts w:ascii="Times New Roman" w:hAnsi="Times New Roman" w:cs="Times New Roman"/>
        </w:rPr>
        <w:t>one factor in particular was key to the model’s success in this situation and is worth underlining.</w:t>
      </w:r>
      <w:r w:rsidR="00445460">
        <w:rPr>
          <w:rFonts w:ascii="Times New Roman" w:hAnsi="Times New Roman" w:cs="Times New Roman"/>
        </w:rPr>
        <w:t xml:space="preserve"> This concerns </w:t>
      </w:r>
      <w:r w:rsidR="00BC6C12">
        <w:rPr>
          <w:rFonts w:ascii="Times New Roman" w:hAnsi="Times New Roman" w:cs="Times New Roman"/>
        </w:rPr>
        <w:t xml:space="preserve">a low-level statistical regularity that networks learned during pretraining phase. Specifically, networks learned during this phase </w:t>
      </w:r>
      <w:r w:rsidR="00445460">
        <w:rPr>
          <w:rFonts w:ascii="Times New Roman" w:hAnsi="Times New Roman" w:cs="Times New Roman"/>
        </w:rPr>
        <w:t xml:space="preserve">that </w:t>
      </w:r>
      <w:r w:rsidR="00EC2DE1">
        <w:rPr>
          <w:rFonts w:ascii="Times New Roman" w:hAnsi="Times New Roman" w:cs="Times New Roman"/>
        </w:rPr>
        <w:t>agents jump as high as needed to clear barriers but no higher.</w:t>
      </w:r>
      <w:r w:rsidR="00445460">
        <w:rPr>
          <w:rFonts w:ascii="Times New Roman" w:hAnsi="Times New Roman" w:cs="Times New Roman"/>
        </w:rPr>
        <w:t xml:space="preserve"> This fact </w:t>
      </w:r>
      <w:r w:rsidR="002D5326">
        <w:rPr>
          <w:rFonts w:ascii="Times New Roman" w:hAnsi="Times New Roman" w:cs="Times New Roman"/>
        </w:rPr>
        <w:t xml:space="preserve">helps to explain why </w:t>
      </w:r>
      <w:r w:rsidR="00445460">
        <w:rPr>
          <w:rFonts w:ascii="Times New Roman" w:hAnsi="Times New Roman" w:cs="Times New Roman"/>
        </w:rPr>
        <w:t xml:space="preserve">networks looked longer at the high, inefficient test event than at the low, efficient one: </w:t>
      </w:r>
      <w:r w:rsidR="00BC6C12">
        <w:rPr>
          <w:rFonts w:ascii="Times New Roman" w:hAnsi="Times New Roman" w:cs="Times New Roman"/>
        </w:rPr>
        <w:t xml:space="preserve">the gap between the bottom of the jumping agent and the </w:t>
      </w:r>
      <w:r w:rsidR="002D5326">
        <w:rPr>
          <w:rFonts w:ascii="Times New Roman" w:hAnsi="Times New Roman" w:cs="Times New Roman"/>
        </w:rPr>
        <w:t xml:space="preserve">top of the </w:t>
      </w:r>
      <w:r w:rsidR="00BC6C12">
        <w:rPr>
          <w:rFonts w:ascii="Times New Roman" w:hAnsi="Times New Roman" w:cs="Times New Roman"/>
        </w:rPr>
        <w:t xml:space="preserve">physical barrier was larger than that experienced during the pretraining </w:t>
      </w:r>
      <w:r w:rsidR="002D5326">
        <w:rPr>
          <w:rFonts w:ascii="Times New Roman" w:hAnsi="Times New Roman" w:cs="Times New Roman"/>
        </w:rPr>
        <w:t>and habituation phases or that</w:t>
      </w:r>
      <w:r w:rsidR="00BC6C12">
        <w:rPr>
          <w:rFonts w:ascii="Times New Roman" w:hAnsi="Times New Roman" w:cs="Times New Roman"/>
        </w:rPr>
        <w:t xml:space="preserve"> seen in the low, efficient test event. </w:t>
      </w:r>
      <w:r>
        <w:rPr>
          <w:rFonts w:ascii="Times New Roman" w:eastAsia="Times New Roman" w:hAnsi="Times New Roman" w:cs="Times New Roman"/>
        </w:rPr>
        <w:lastRenderedPageBreak/>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 such as a teleological stance or naïve utility calculus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 xml:space="preserve">cannot speak to whether associative learning underpins infants’ processing of action sequences in the real world. It is better to think about the present simulations as </w:t>
      </w:r>
      <w:r w:rsidR="0018749A">
        <w:rPr>
          <w:rFonts w:ascii="Times New Roman" w:eastAsia="Times New Roman" w:hAnsi="Times New Roman" w:cs="Times New Roman"/>
        </w:rPr>
        <w:t>providing a</w:t>
      </w:r>
      <w:r w:rsidR="003E09D2">
        <w:rPr>
          <w:rFonts w:ascii="Times New Roman" w:eastAsia="Times New Roman" w:hAnsi="Times New Roman" w:cs="Times New Roman"/>
        </w:rPr>
        <w:t xml:space="preserve"> kind of</w:t>
      </w:r>
      <w:r w:rsidR="0018749A">
        <w:rPr>
          <w:rFonts w:ascii="Times New Roman" w:eastAsia="Times New Roman" w:hAnsi="Times New Roman" w:cs="Times New Roman"/>
        </w:rPr>
        <w:t xml:space="preserve"> 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1626A49D"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t>One final issue that remains concerns the nature of the model’s associative learning. In other words, it remains to be seen how precisely associative learning operated in the model to enable it to capture several key findings in the literature on infant action understanding. I turn to this issue in the next section.</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575B2A25"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tells us </w:t>
      </w:r>
      <w:r w:rsidR="006A5B68">
        <w:rPr>
          <w:rFonts w:ascii="Times New Roman" w:hAnsi="Times New Roman" w:cs="Times New Roman"/>
        </w:rPr>
        <w:t>little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Yet,</w:t>
      </w:r>
      <w:r w:rsidR="007109FF">
        <w:rPr>
          <w:rFonts w:ascii="Times New Roman" w:hAnsi="Times New Roman" w:cs="Times New Roman"/>
        </w:rPr>
        <w:t xml:space="preserve"> </w:t>
      </w:r>
      <w:r w:rsidR="00C4444B">
        <w:rPr>
          <w:rFonts w:ascii="Times New Roman" w:hAnsi="Times New Roman" w:cs="Times New Roman"/>
        </w:rPr>
        <w:t>a</w:t>
      </w:r>
      <w:r w:rsidR="007109FF">
        <w:rPr>
          <w:rFonts w:ascii="Times New Roman" w:hAnsi="Times New Roman" w:cs="Times New Roman"/>
        </w:rPr>
        <w:t xml:space="preserve"> key reason why </w:t>
      </w:r>
      <w:r w:rsidR="00C4444B">
        <w:rPr>
          <w:rFonts w:ascii="Times New Roman" w:hAnsi="Times New Roman" w:cs="Times New Roman"/>
        </w:rPr>
        <w:t>one would want to clarify</w:t>
      </w:r>
      <w:r w:rsidR="007109FF">
        <w:rPr>
          <w:rFonts w:ascii="Times New Roman" w:hAnsi="Times New Roman" w:cs="Times New Roman"/>
        </w:rPr>
        <w:t xml:space="preserve"> how associative learning </w:t>
      </w:r>
      <w:r w:rsidR="00C4444B">
        <w:rPr>
          <w:rFonts w:ascii="Times New Roman" w:hAnsi="Times New Roman" w:cs="Times New Roman"/>
        </w:rPr>
        <w:t>operate</w:t>
      </w:r>
      <w:r w:rsidR="007109FF">
        <w:rPr>
          <w:rFonts w:ascii="Times New Roman" w:hAnsi="Times New Roman" w:cs="Times New Roman"/>
        </w:rPr>
        <w:t>d in the model is that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 </w:t>
      </w:r>
      <w:r>
        <w:rPr>
          <w:rFonts w:ascii="Times New Roman" w:hAnsi="Times New Roman" w:cs="Times New Roman"/>
        </w:rPr>
        <w:t xml:space="preserve">One way to answer this question is to consider how the model </w:t>
      </w:r>
      <w:r w:rsidR="00C4444B">
        <w:rPr>
          <w:rFonts w:ascii="Times New Roman" w:hAnsi="Times New Roman" w:cs="Times New Roman"/>
        </w:rPr>
        <w:t>processed and linked the</w:t>
      </w:r>
      <w:r w:rsidR="0008747D">
        <w:rPr>
          <w:rFonts w:ascii="Times New Roman" w:hAnsi="Times New Roman" w:cs="Times New Roman"/>
        </w:rPr>
        <w:t xml:space="preserve"> various surface cues and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the information during various phases in the different simulations.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w:t>
      </w:r>
      <w:r w:rsidR="00726B6A">
        <w:rPr>
          <w:rFonts w:ascii="Times New Roman" w:hAnsi="Times New Roman" w:cs="Times New Roman"/>
        </w:rPr>
        <w:lastRenderedPageBreak/>
        <w:t xml:space="preserve">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726B6A">
        <w:rPr>
          <w:rFonts w:ascii="Times New Roman" w:hAnsi="Times New Roman" w:cs="Times New Roman"/>
        </w:rPr>
        <w:t>—through associative learning—</w:t>
      </w:r>
      <w:r w:rsidR="00C72C3C">
        <w:rPr>
          <w:rFonts w:ascii="Times New Roman" w:hAnsi="Times New Roman" w:cs="Times New Roman"/>
        </w:rPr>
        <w:t>reproduced infants’ looking behavior in that study</w:t>
      </w:r>
      <w:r w:rsidR="00726B6A">
        <w:rPr>
          <w:rFonts w:ascii="Times New Roman" w:hAnsi="Times New Roman" w:cs="Times New Roman"/>
        </w:rPr>
        <w:t>. However, the principles used to explain the network’s behavior in Simulation 1 also apply to the remaining simulations.</w:t>
      </w:r>
    </w:p>
    <w:p w14:paraId="3B450944" w14:textId="400A5F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w:t>
      </w:r>
      <w:r w:rsidR="000F566F">
        <w:rPr>
          <w:rFonts w:ascii="Times New Roman" w:hAnsi="Times New Roman" w:cs="Times New Roman"/>
        </w:rPr>
        <w:t>; that is, this pattern of activation does not capture or reflect anything meaningful about the input to the model</w:t>
      </w:r>
      <w:r>
        <w:rPr>
          <w:rFonts w:ascii="Times New Roman" w:hAnsi="Times New Roman" w:cs="Times New Roman"/>
        </w:rPr>
        <w:t xml:space="preserve">. This is because the weights themselves are small, random values. </w:t>
      </w:r>
      <w:r w:rsidR="004E5A80">
        <w:rPr>
          <w:rFonts w:ascii="Times New Roman" w:hAnsi="Times New Roman" w:cs="Times New Roman"/>
        </w:rPr>
        <w:t>Nevertheless, t</w:t>
      </w:r>
      <w:r>
        <w:rPr>
          <w:rFonts w:ascii="Times New Roman" w:hAnsi="Times New Roman" w:cs="Times New Roman"/>
        </w:rPr>
        <w:t xml:space="preserve">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w:t>
      </w:r>
      <w:ins w:id="1" w:author="Benton, Deon" w:date="2025-07-16T21:13:00Z" w16du:dateUtc="2025-07-17T02:13:00Z">
        <w:r w:rsidR="00CF453E">
          <w:rPr>
            <w:rFonts w:ascii="Times New Roman" w:hAnsi="Times New Roman" w:cs="Times New Roman"/>
          </w:rPr>
          <w:t>One consequence of this is that the</w:t>
        </w:r>
      </w:ins>
      <w:r>
        <w:rPr>
          <w:rFonts w:ascii="Times New Roman" w:hAnsi="Times New Roman" w:cs="Times New Roman"/>
        </w:rPr>
        <w:t xml:space="preserve"> weight changes will be different for the two action events</w:t>
      </w:r>
      <w:ins w:id="2" w:author="Benton, Deon" w:date="2025-07-16T21:13:00Z" w16du:dateUtc="2025-07-17T02:13:00Z">
        <w:r w:rsidR="00CF453E">
          <w:rPr>
            <w:rFonts w:ascii="Times New Roman" w:hAnsi="Times New Roman" w:cs="Times New Roman"/>
          </w:rPr>
          <w:t xml:space="preserve">; that is, </w:t>
        </w:r>
      </w:ins>
      <w:ins w:id="3" w:author="Benton, Deon" w:date="2025-07-16T21:14:00Z" w16du:dateUtc="2025-07-17T02:14:00Z">
        <w:r w:rsidR="00CF453E">
          <w:rPr>
            <w:rFonts w:ascii="Times New Roman" w:hAnsi="Times New Roman" w:cs="Times New Roman"/>
          </w:rPr>
          <w:t>the distinct error signals will cause the network weights to move in different directions</w:t>
        </w:r>
      </w:ins>
      <w:r>
        <w:rPr>
          <w:rFonts w:ascii="Times New Roman" w:hAnsi="Times New Roman" w:cs="Times New Roman"/>
        </w:rPr>
        <w:t>.</w:t>
      </w:r>
      <w:ins w:id="4" w:author="Benton, Deon" w:date="2025-07-16T21:14:00Z" w16du:dateUtc="2025-07-17T02:14:00Z">
        <w:r w:rsidR="00CF453E">
          <w:rPr>
            <w:rFonts w:ascii="Times New Roman" w:hAnsi="Times New Roman" w:cs="Times New Roman"/>
          </w:rPr>
          <w:t xml:space="preserve"> Overtime, these distinct weight changes lead to distinct hidde</w:t>
        </w:r>
      </w:ins>
      <w:ins w:id="5" w:author="Benton, Deon" w:date="2025-07-16T21:15:00Z" w16du:dateUtc="2025-07-17T02:15:00Z">
        <w:r w:rsidR="00CF453E">
          <w:rPr>
            <w:rFonts w:ascii="Times New Roman" w:hAnsi="Times New Roman" w:cs="Times New Roman"/>
          </w:rPr>
          <w:t xml:space="preserve">n-layer representations for both types of motion. </w:t>
        </w:r>
      </w:ins>
      <w:r w:rsidR="00B05B2B">
        <w:rPr>
          <w:rFonts w:ascii="Times New Roman" w:hAnsi="Times New Roman" w:cs="Times New Roman"/>
        </w:rPr>
        <w:t xml:space="preserve"> </w:t>
      </w:r>
    </w:p>
    <w:p w14:paraId="7FCE0215" w14:textId="48D974AC" w:rsidR="003168A7" w:rsidRDefault="00524642" w:rsidP="00CF4E22">
      <w:pPr>
        <w:spacing w:line="480" w:lineRule="auto"/>
        <w:ind w:firstLine="720"/>
        <w:contextualSpacing/>
        <w:rPr>
          <w:ins w:id="6" w:author="Benton, Deon" w:date="2025-07-16T21:21:00Z" w16du:dateUtc="2025-07-17T02:21:00Z"/>
          <w:rFonts w:ascii="Times New Roman" w:hAnsi="Times New Roman" w:cs="Times New Roman"/>
        </w:rPr>
      </w:pPr>
      <w:r>
        <w:rPr>
          <w:rFonts w:ascii="Times New Roman" w:hAnsi="Times New Roman" w:cs="Times New Roman"/>
        </w:rPr>
        <w:lastRenderedPageBreak/>
        <w:t>A consequence of this training process is that the network will develop a representation at the hidden layer that</w:t>
      </w:r>
      <w:ins w:id="7" w:author="Benton, Deon" w:date="2025-07-16T21:16:00Z" w16du:dateUtc="2025-07-17T02:16:00Z">
        <w:r w:rsidR="00CF453E">
          <w:rPr>
            <w:rFonts w:ascii="Times New Roman" w:hAnsi="Times New Roman" w:cs="Times New Roman"/>
          </w:rPr>
          <w:t xml:space="preserve"> not only encode information about motion but that</w:t>
        </w:r>
      </w:ins>
      <w:r>
        <w:rPr>
          <w:rFonts w:ascii="Times New Roman" w:hAnsi="Times New Roman" w:cs="Times New Roman"/>
        </w:rPr>
        <w:t xml:space="preserve"> reflects learned </w:t>
      </w:r>
      <w:ins w:id="8" w:author="Benton, Deon" w:date="2025-07-16T21:19:00Z" w16du:dateUtc="2025-07-17T02:19:00Z">
        <w:r w:rsidR="00CF453E">
          <w:rPr>
            <w:rFonts w:ascii="Times New Roman" w:hAnsi="Times New Roman" w:cs="Times New Roman"/>
          </w:rPr>
          <w:t xml:space="preserve">indirect </w:t>
        </w:r>
      </w:ins>
      <w:r>
        <w:rPr>
          <w:rFonts w:ascii="Times New Roman" w:hAnsi="Times New Roman" w:cs="Times New Roman"/>
        </w:rPr>
        <w:t>associations between</w:t>
      </w:r>
      <w:ins w:id="9" w:author="Benton, Deon" w:date="2025-07-16T21:19:00Z" w16du:dateUtc="2025-07-17T02:19:00Z">
        <w:r w:rsidR="00CF453E">
          <w:rPr>
            <w:rFonts w:ascii="Times New Roman" w:hAnsi="Times New Roman" w:cs="Times New Roman"/>
          </w:rPr>
          <w:t xml:space="preserve"> and among</w:t>
        </w:r>
      </w:ins>
      <w:r>
        <w:rPr>
          <w:rFonts w:ascii="Times New Roman" w:hAnsi="Times New Roman" w:cs="Times New Roman"/>
        </w:rPr>
        <w:t xml:space="preserve"> specific surface features. Specifically, features in the input (e.g., the feature or unit that represent curved motion) will </w:t>
      </w:r>
      <w:ins w:id="10" w:author="Benton, Deon" w:date="2025-07-16T21:20:00Z" w16du:dateUtc="2025-07-17T02:20:00Z">
        <w:r w:rsidR="003168A7">
          <w:rPr>
            <w:rFonts w:ascii="Times New Roman" w:hAnsi="Times New Roman" w:cs="Times New Roman"/>
          </w:rPr>
          <w:t xml:space="preserve">indirectly activate via the hidden units </w:t>
        </w:r>
      </w:ins>
      <w:r>
        <w:rPr>
          <w:rFonts w:ascii="Times New Roman" w:hAnsi="Times New Roman" w:cs="Times New Roman"/>
        </w:rPr>
        <w:t>the reconstruction of those same features at the output layer</w:t>
      </w:r>
      <w:del w:id="11" w:author="Benton, Deon" w:date="2025-07-16T21:20:00Z" w16du:dateUtc="2025-07-17T02:20:00Z">
        <w:r w:rsidDel="003168A7">
          <w:rPr>
            <w:rFonts w:ascii="Times New Roman" w:hAnsi="Times New Roman" w:cs="Times New Roman"/>
          </w:rPr>
          <w:delText xml:space="preserve"> via a different set of associations that connect them</w:delText>
        </w:r>
      </w:del>
      <w:r>
        <w:rPr>
          <w:rFonts w:ascii="Times New Roman" w:hAnsi="Times New Roman" w:cs="Times New Roman"/>
        </w:rPr>
        <w:t xml:space="preserve">. </w:t>
      </w:r>
      <w:ins w:id="12" w:author="Benton, Deon" w:date="2025-07-16T21:21:00Z" w16du:dateUtc="2025-07-17T02:21:00Z">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ins>
    </w:p>
    <w:p w14:paraId="6281437A" w14:textId="4AE67E7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del w:id="13" w:author="Benton, Deon" w:date="2025-07-16T21:22:00Z" w16du:dateUtc="2025-07-17T02:22:00Z">
        <w:r w:rsidDel="003168A7">
          <w:rPr>
            <w:rFonts w:ascii="Times New Roman" w:hAnsi="Times New Roman" w:cs="Times New Roman"/>
          </w:rPr>
          <w:delText>Here</w:delText>
        </w:r>
      </w:del>
      <w:ins w:id="14" w:author="Benton, Deon" w:date="2025-07-16T21:22:00Z" w16du:dateUtc="2025-07-17T02:22:00Z">
        <w:r w:rsidR="003168A7">
          <w:rPr>
            <w:rFonts w:ascii="Times New Roman" w:hAnsi="Times New Roman" w:cs="Times New Roman"/>
          </w:rPr>
          <w:t>During habituation</w:t>
        </w:r>
      </w:ins>
      <w:r>
        <w:rPr>
          <w:rFonts w:ascii="Times New Roman" w:hAnsi="Times New Roman" w:cs="Times New Roman"/>
        </w:rPr>
        <w:t xml:space="preserve">, networks are shown an event in which a novel object with animate features jumps over a barrier to reach another object on the other side. Crucially, </w:t>
      </w:r>
      <w:ins w:id="15" w:author="Benton, Deon" w:date="2025-07-16T19:17:00Z" w16du:dateUtc="2025-07-17T00:17:00Z">
        <w:r w:rsidR="00E678BA">
          <w:rPr>
            <w:rFonts w:ascii="Times New Roman" w:hAnsi="Times New Roman" w:cs="Times New Roman"/>
          </w:rPr>
          <w:t xml:space="preserve">two of these features </w:t>
        </w:r>
      </w:ins>
      <w:ins w:id="16" w:author="Benton, Deon" w:date="2025-07-16T21:22:00Z" w16du:dateUtc="2025-07-17T02:22:00Z">
        <w:r w:rsidR="003168A7">
          <w:rPr>
            <w:rFonts w:ascii="Times New Roman" w:hAnsi="Times New Roman" w:cs="Times New Roman"/>
          </w:rPr>
          <w:t>are</w:t>
        </w:r>
      </w:ins>
      <w:ins w:id="17" w:author="Benton, Deon" w:date="2025-07-16T19:17:00Z" w16du:dateUtc="2025-07-17T00:17:00Z">
        <w:r w:rsidR="00E678BA">
          <w:rPr>
            <w:rFonts w:ascii="Times New Roman" w:hAnsi="Times New Roman" w:cs="Times New Roman"/>
          </w:rPr>
          <w:t xml:space="preserve"> novel</w:t>
        </w:r>
      </w:ins>
      <w:ins w:id="18" w:author="Benton, Deon" w:date="2025-07-16T21:22:00Z" w16du:dateUtc="2025-07-17T02:22:00Z">
        <w:r w:rsidR="003168A7">
          <w:rPr>
            <w:rFonts w:ascii="Times New Roman" w:hAnsi="Times New Roman" w:cs="Times New Roman"/>
          </w:rPr>
          <w:t>; the remaining two features are</w:t>
        </w:r>
      </w:ins>
      <w:ins w:id="19" w:author="Benton, Deon" w:date="2025-07-16T19:18:00Z" w16du:dateUtc="2025-07-17T00:18:00Z">
        <w:r w:rsidR="00E678BA">
          <w:rPr>
            <w:rFonts w:ascii="Times New Roman" w:hAnsi="Times New Roman" w:cs="Times New Roman"/>
          </w:rPr>
          <w:t xml:space="preserve"> familia</w:t>
        </w:r>
      </w:ins>
      <w:ins w:id="20" w:author="Benton, Deon" w:date="2025-07-16T19:27:00Z" w16du:dateUtc="2025-07-17T00:27:00Z">
        <w:r w:rsidR="00CF4E22">
          <w:rPr>
            <w:rFonts w:ascii="Times New Roman" w:hAnsi="Times New Roman" w:cs="Times New Roman"/>
          </w:rPr>
          <w:t>r.</w:t>
        </w:r>
      </w:ins>
      <w:ins w:id="21" w:author="Benton, Deon" w:date="2025-07-16T19:21:00Z" w16du:dateUtc="2025-07-17T00:21:00Z">
        <w:r w:rsidR="00E339D7">
          <w:rPr>
            <w:rFonts w:ascii="Times New Roman" w:hAnsi="Times New Roman" w:cs="Times New Roman"/>
          </w:rPr>
          <w:t xml:space="preserve"> The novel features relate</w:t>
        </w:r>
      </w:ins>
      <w:ins w:id="22" w:author="Benton, Deon" w:date="2025-07-16T19:22:00Z" w16du:dateUtc="2025-07-17T00:22:00Z">
        <w:r w:rsidR="00E339D7">
          <w:rPr>
            <w:rFonts w:ascii="Times New Roman" w:hAnsi="Times New Roman" w:cs="Times New Roman"/>
          </w:rPr>
          <w:t xml:space="preserve"> to the height of the barrier (Barrier Height 4) and the height of the jump (Jump Height 4). The </w:t>
        </w:r>
      </w:ins>
      <w:ins w:id="23" w:author="Benton, Deon" w:date="2025-07-16T21:23:00Z" w16du:dateUtc="2025-07-17T02:23:00Z">
        <w:r w:rsidR="003168A7">
          <w:rPr>
            <w:rFonts w:ascii="Times New Roman" w:hAnsi="Times New Roman" w:cs="Times New Roman"/>
          </w:rPr>
          <w:t>familiar features</w:t>
        </w:r>
      </w:ins>
      <w:ins w:id="24" w:author="Benton, Deon" w:date="2025-07-16T19:22:00Z" w16du:dateUtc="2025-07-17T00:22:00Z">
        <w:r w:rsidR="00E339D7">
          <w:rPr>
            <w:rFonts w:ascii="Times New Roman" w:hAnsi="Times New Roman" w:cs="Times New Roman"/>
          </w:rPr>
          <w:t xml:space="preserve"> relate to the position of the barrier (Barrier </w:t>
        </w:r>
      </w:ins>
      <w:ins w:id="25" w:author="Benton, Deon" w:date="2025-07-16T19:27:00Z" w16du:dateUtc="2025-07-17T00:27:00Z">
        <w:r w:rsidR="00CF4E22">
          <w:rPr>
            <w:rFonts w:ascii="Times New Roman" w:hAnsi="Times New Roman" w:cs="Times New Roman"/>
          </w:rPr>
          <w:t>Middle</w:t>
        </w:r>
      </w:ins>
      <w:ins w:id="26" w:author="Benton, Deon" w:date="2025-07-16T19:22:00Z" w16du:dateUtc="2025-07-17T00:22:00Z">
        <w:r w:rsidR="00E339D7">
          <w:rPr>
            <w:rFonts w:ascii="Times New Roman" w:hAnsi="Times New Roman" w:cs="Times New Roman"/>
          </w:rPr>
          <w:t xml:space="preserve">), </w:t>
        </w:r>
      </w:ins>
      <w:ins w:id="27" w:author="Benton, Deon" w:date="2025-07-16T19:23:00Z" w16du:dateUtc="2025-07-17T00:23:00Z">
        <w:r w:rsidR="00E339D7">
          <w:rPr>
            <w:rFonts w:ascii="Times New Roman" w:hAnsi="Times New Roman" w:cs="Times New Roman"/>
          </w:rPr>
          <w:t>the nature of the jumping action (</w:t>
        </w:r>
      </w:ins>
      <w:ins w:id="28" w:author="Benton, Deon" w:date="2025-07-16T19:27:00Z" w16du:dateUtc="2025-07-17T00:27:00Z">
        <w:r w:rsidR="00CF4E22">
          <w:rPr>
            <w:rFonts w:ascii="Times New Roman" w:hAnsi="Times New Roman" w:cs="Times New Roman"/>
          </w:rPr>
          <w:t>Curved Motion</w:t>
        </w:r>
      </w:ins>
      <w:ins w:id="29" w:author="Benton, Deon" w:date="2025-07-16T19:23:00Z" w16du:dateUtc="2025-07-17T00:23:00Z">
        <w:r w:rsidR="00E339D7">
          <w:rPr>
            <w:rFonts w:ascii="Times New Roman" w:hAnsi="Times New Roman" w:cs="Times New Roman"/>
          </w:rPr>
          <w:t>), the size</w:t>
        </w:r>
      </w:ins>
      <w:ins w:id="30" w:author="Benton, Deon" w:date="2025-07-16T19:24:00Z" w16du:dateUtc="2025-07-17T00:24:00Z">
        <w:r w:rsidR="00E339D7">
          <w:rPr>
            <w:rFonts w:ascii="Times New Roman" w:hAnsi="Times New Roman" w:cs="Times New Roman"/>
          </w:rPr>
          <w:t xml:space="preserve"> of the gap between the jumping agent and the barrier (Clearance Small), and</w:t>
        </w:r>
      </w:ins>
      <w:ins w:id="31" w:author="Benton, Deon" w:date="2025-07-16T19:25:00Z" w16du:dateUtc="2025-07-17T00:25:00Z">
        <w:r w:rsidR="00E339D7">
          <w:rPr>
            <w:rFonts w:ascii="Times New Roman" w:hAnsi="Times New Roman" w:cs="Times New Roman"/>
          </w:rPr>
          <w:t xml:space="preserve"> the fact tha</w:t>
        </w:r>
      </w:ins>
      <w:ins w:id="32" w:author="Benton, Deon" w:date="2025-07-16T19:26:00Z" w16du:dateUtc="2025-07-17T00:26:00Z">
        <w:r w:rsidR="00E339D7">
          <w:rPr>
            <w:rFonts w:ascii="Times New Roman" w:hAnsi="Times New Roman" w:cs="Times New Roman"/>
          </w:rPr>
          <w:t>t the agent stops next to its goal (Contiguous).</w:t>
        </w:r>
      </w:ins>
      <w:ins w:id="33" w:author="Benton, Deon" w:date="2025-07-16T19:28:00Z" w16du:dateUtc="2025-07-17T00:28:00Z">
        <w:r w:rsidR="00CF4E22">
          <w:rPr>
            <w:rFonts w:ascii="Times New Roman" w:hAnsi="Times New Roman" w:cs="Times New Roman"/>
          </w:rPr>
          <w:t xml:space="preserve"> At the beginning of the habituation phase, the familiar features </w:t>
        </w:r>
      </w:ins>
      <w:ins w:id="34" w:author="Benton, Deon" w:date="2025-07-16T21:25:00Z" w16du:dateUtc="2025-07-17T02:25:00Z">
        <w:r w:rsidR="003168A7">
          <w:rPr>
            <w:rFonts w:ascii="Times New Roman" w:hAnsi="Times New Roman" w:cs="Times New Roman"/>
          </w:rPr>
          <w:t>activate the features that they occurred with during the pretraining phase</w:t>
        </w:r>
      </w:ins>
      <w:ins w:id="35" w:author="Benton, Deon" w:date="2025-07-16T19:29:00Z" w16du:dateUtc="2025-07-17T00:29:00Z">
        <w:r w:rsidR="00CF4E22">
          <w:rPr>
            <w:rFonts w:ascii="Times New Roman" w:hAnsi="Times New Roman" w:cs="Times New Roman"/>
          </w:rPr>
          <w:t>. By contrast,</w:t>
        </w:r>
      </w:ins>
      <w:ins w:id="36" w:author="Benton, Deon" w:date="2025-07-16T21:25:00Z" w16du:dateUtc="2025-07-17T02:25:00Z">
        <w:r w:rsidR="003168A7">
          <w:rPr>
            <w:rFonts w:ascii="Times New Roman" w:hAnsi="Times New Roman" w:cs="Times New Roman"/>
          </w:rPr>
          <w:t xml:space="preserve"> </w:t>
        </w:r>
      </w:ins>
      <w:ins w:id="37" w:author="Benton, Deon" w:date="2025-07-16T19:29:00Z" w16du:dateUtc="2025-07-17T00:29:00Z">
        <w:r w:rsidR="00CF4E22">
          <w:rPr>
            <w:rFonts w:ascii="Times New Roman" w:hAnsi="Times New Roman" w:cs="Times New Roman"/>
          </w:rPr>
          <w:t>because the novel features</w:t>
        </w:r>
      </w:ins>
      <w:ins w:id="38" w:author="Benton, Deon" w:date="2025-07-16T21:26:00Z" w16du:dateUtc="2025-07-17T02:26:00Z">
        <w:r w:rsidR="003168A7">
          <w:rPr>
            <w:rFonts w:ascii="Times New Roman" w:hAnsi="Times New Roman" w:cs="Times New Roman"/>
          </w:rPr>
          <w:t xml:space="preserve"> </w:t>
        </w:r>
      </w:ins>
      <w:ins w:id="39" w:author="Benton, Deon" w:date="2025-07-16T19:38:00Z" w16du:dateUtc="2025-07-17T00:38:00Z">
        <w:r w:rsidR="002969FD">
          <w:rPr>
            <w:rFonts w:ascii="Times New Roman" w:hAnsi="Times New Roman" w:cs="Times New Roman"/>
          </w:rPr>
          <w:t>were not experienced during the pretraining phase</w:t>
        </w:r>
      </w:ins>
      <w:ins w:id="40" w:author="Benton, Deon" w:date="2025-07-16T19:29:00Z" w16du:dateUtc="2025-07-17T00:29:00Z">
        <w:r w:rsidR="00CF4E22">
          <w:rPr>
            <w:rFonts w:ascii="Times New Roman" w:hAnsi="Times New Roman" w:cs="Times New Roman"/>
          </w:rPr>
          <w:t xml:space="preserve">, </w:t>
        </w:r>
      </w:ins>
      <w:ins w:id="41" w:author="Benton, Deon" w:date="2025-07-16T21:26:00Z" w16du:dateUtc="2025-07-17T02:26:00Z">
        <w:r w:rsidR="003168A7">
          <w:rPr>
            <w:rFonts w:ascii="Times New Roman" w:hAnsi="Times New Roman" w:cs="Times New Roman"/>
          </w:rPr>
          <w:t xml:space="preserve">new associations must be formed during habituation. </w:t>
        </w:r>
      </w:ins>
      <w:ins w:id="42" w:author="Benton, Deon" w:date="2025-07-16T21:27:00Z" w16du:dateUtc="2025-07-17T02:27:00Z">
        <w:r w:rsidR="003168A7">
          <w:rPr>
            <w:rFonts w:ascii="Times New Roman" w:hAnsi="Times New Roman" w:cs="Times New Roman"/>
          </w:rPr>
          <w:t xml:space="preserve">Specifically, the network must learn that the new jumping action and the taller barrier are connected. </w:t>
        </w:r>
      </w:ins>
      <w:ins w:id="43" w:author="Benton, Deon" w:date="2025-07-16T19:31:00Z" w16du:dateUtc="2025-07-17T00:31:00Z">
        <w:r w:rsidR="00CF4E22">
          <w:rPr>
            <w:rFonts w:ascii="Times New Roman" w:hAnsi="Times New Roman" w:cs="Times New Roman"/>
          </w:rPr>
          <w:t xml:space="preserve">Although the habituation phase is shorter than the pretraining phase, </w:t>
        </w:r>
      </w:ins>
      <w:ins w:id="44" w:author="Benton, Deon" w:date="2025-07-16T19:33:00Z" w16du:dateUtc="2025-07-17T00:33:00Z">
        <w:r w:rsidR="00CF4E22">
          <w:rPr>
            <w:rFonts w:ascii="Times New Roman" w:hAnsi="Times New Roman" w:cs="Times New Roman"/>
          </w:rPr>
          <w:t>the network has little difficulty learning these associations</w:t>
        </w:r>
      </w:ins>
      <w:ins w:id="45" w:author="Benton, Deon" w:date="2025-07-16T19:34:00Z" w16du:dateUtc="2025-07-17T00:34:00Z">
        <w:r w:rsidR="00CF4E22">
          <w:rPr>
            <w:rFonts w:ascii="Times New Roman" w:hAnsi="Times New Roman" w:cs="Times New Roman"/>
          </w:rPr>
          <w:t xml:space="preserve"> while simultaneously preserving </w:t>
        </w:r>
      </w:ins>
      <w:ins w:id="46" w:author="Benton, Deon" w:date="2025-07-16T21:27:00Z" w16du:dateUtc="2025-07-17T02:27:00Z">
        <w:r w:rsidR="003168A7">
          <w:rPr>
            <w:rFonts w:ascii="Times New Roman" w:hAnsi="Times New Roman" w:cs="Times New Roman"/>
          </w:rPr>
          <w:t>o</w:t>
        </w:r>
      </w:ins>
      <w:ins w:id="47" w:author="Benton, Deon" w:date="2025-07-16T21:28:00Z" w16du:dateUtc="2025-07-17T02:28:00Z">
        <w:r w:rsidR="003168A7">
          <w:rPr>
            <w:rFonts w:ascii="Times New Roman" w:hAnsi="Times New Roman" w:cs="Times New Roman"/>
          </w:rPr>
          <w:t xml:space="preserve">ld ones </w:t>
        </w:r>
      </w:ins>
      <w:ins w:id="48" w:author="Benton, Deon" w:date="2025-07-16T19:40:00Z" w16du:dateUtc="2025-07-17T00:40:00Z">
        <w:r w:rsidR="002969FD">
          <w:rPr>
            <w:rFonts w:ascii="Times New Roman" w:hAnsi="Times New Roman" w:cs="Times New Roman"/>
          </w:rPr>
          <w:t>(</w:t>
        </w:r>
      </w:ins>
      <w:ins w:id="49" w:author="Benton, Deon" w:date="2025-07-16T21:28:00Z" w16du:dateUtc="2025-07-17T02:28:00Z">
        <w:r w:rsidR="003168A7">
          <w:rPr>
            <w:rFonts w:ascii="Times New Roman" w:hAnsi="Times New Roman" w:cs="Times New Roman"/>
          </w:rPr>
          <w:t xml:space="preserve">as </w:t>
        </w:r>
        <w:r w:rsidR="003168A7">
          <w:rPr>
            <w:rFonts w:ascii="Times New Roman" w:hAnsi="Times New Roman" w:cs="Times New Roman"/>
          </w:rPr>
          <w:lastRenderedPageBreak/>
          <w:t>discussed below</w:t>
        </w:r>
      </w:ins>
      <w:ins w:id="50" w:author="Benton, Deon" w:date="2025-07-16T19:40:00Z" w16du:dateUtc="2025-07-17T00:40:00Z">
        <w:r w:rsidR="002969FD">
          <w:rPr>
            <w:rFonts w:ascii="Times New Roman" w:hAnsi="Times New Roman" w:cs="Times New Roman"/>
          </w:rPr>
          <w:t>)</w:t>
        </w:r>
      </w:ins>
      <w:ins w:id="51" w:author="Benton, Deon" w:date="2025-07-16T19:34:00Z" w16du:dateUtc="2025-07-17T00:34:00Z">
        <w:r w:rsidR="00CF4E22">
          <w:rPr>
            <w:rFonts w:ascii="Times New Roman" w:hAnsi="Times New Roman" w:cs="Times New Roman"/>
          </w:rPr>
          <w:t xml:space="preserve">. </w:t>
        </w:r>
      </w:ins>
      <w:ins w:id="52" w:author="Benton, Deon" w:date="2025-07-16T21:28:00Z" w16du:dateUtc="2025-07-17T02:28:00Z">
        <w:r w:rsidR="003168A7">
          <w:rPr>
            <w:rFonts w:ascii="Times New Roman" w:hAnsi="Times New Roman" w:cs="Times New Roman"/>
          </w:rPr>
          <w:t xml:space="preserve">Consequently, </w:t>
        </w:r>
      </w:ins>
      <w:ins w:id="53" w:author="Benton, Deon" w:date="2025-07-16T19:34:00Z" w16du:dateUtc="2025-07-17T00:34:00Z">
        <w:r w:rsidR="00CF4E22">
          <w:rPr>
            <w:rFonts w:ascii="Times New Roman" w:hAnsi="Times New Roman" w:cs="Times New Roman"/>
          </w:rPr>
          <w:t xml:space="preserve">if one </w:t>
        </w:r>
      </w:ins>
      <w:ins w:id="54" w:author="Benton, Deon" w:date="2025-07-16T19:41:00Z" w16du:dateUtc="2025-07-17T00:41:00Z">
        <w:r w:rsidR="002969FD">
          <w:rPr>
            <w:rFonts w:ascii="Times New Roman" w:hAnsi="Times New Roman" w:cs="Times New Roman"/>
          </w:rPr>
          <w:t>(</w:t>
        </w:r>
      </w:ins>
      <w:ins w:id="55" w:author="Benton, Deon" w:date="2025-07-16T19:34:00Z" w16du:dateUtc="2025-07-17T00:34:00Z">
        <w:r w:rsidR="00CF4E22">
          <w:rPr>
            <w:rFonts w:ascii="Times New Roman" w:hAnsi="Times New Roman" w:cs="Times New Roman"/>
          </w:rPr>
          <w:t>or more</w:t>
        </w:r>
      </w:ins>
      <w:ins w:id="56" w:author="Benton, Deon" w:date="2025-07-16T19:41:00Z" w16du:dateUtc="2025-07-17T00:41:00Z">
        <w:r w:rsidR="002969FD">
          <w:rPr>
            <w:rFonts w:ascii="Times New Roman" w:hAnsi="Times New Roman" w:cs="Times New Roman"/>
          </w:rPr>
          <w:t>)</w:t>
        </w:r>
      </w:ins>
      <w:ins w:id="57" w:author="Benton, Deon" w:date="2025-07-16T19:34:00Z" w16du:dateUtc="2025-07-17T00:34:00Z">
        <w:r w:rsidR="00CF4E22">
          <w:rPr>
            <w:rFonts w:ascii="Times New Roman" w:hAnsi="Times New Roman" w:cs="Times New Roman"/>
          </w:rPr>
          <w:t xml:space="preserve"> of these features </w:t>
        </w:r>
      </w:ins>
      <w:ins w:id="58" w:author="Benton, Deon" w:date="2025-07-16T19:41:00Z" w16du:dateUtc="2025-07-17T00:41:00Z">
        <w:r w:rsidR="002969FD">
          <w:rPr>
            <w:rFonts w:ascii="Times New Roman" w:hAnsi="Times New Roman" w:cs="Times New Roman"/>
          </w:rPr>
          <w:t>is</w:t>
        </w:r>
      </w:ins>
      <w:ins w:id="59" w:author="Benton, Deon" w:date="2025-07-16T19:34:00Z" w16du:dateUtc="2025-07-17T00:34:00Z">
        <w:r w:rsidR="00CF4E22">
          <w:rPr>
            <w:rFonts w:ascii="Times New Roman" w:hAnsi="Times New Roman" w:cs="Times New Roman"/>
          </w:rPr>
          <w:t xml:space="preserve"> presented </w:t>
        </w:r>
      </w:ins>
      <w:ins w:id="60" w:author="Benton, Deon" w:date="2025-07-16T19:41:00Z" w16du:dateUtc="2025-07-17T00:41:00Z">
        <w:r w:rsidR="002969FD">
          <w:rPr>
            <w:rFonts w:ascii="Times New Roman" w:hAnsi="Times New Roman" w:cs="Times New Roman"/>
          </w:rPr>
          <w:t>to the model as input</w:t>
        </w:r>
      </w:ins>
      <w:ins w:id="61" w:author="Benton, Deon" w:date="2025-07-16T19:34:00Z" w16du:dateUtc="2025-07-17T00:34:00Z">
        <w:r w:rsidR="00CF4E22">
          <w:rPr>
            <w:rFonts w:ascii="Times New Roman" w:hAnsi="Times New Roman" w:cs="Times New Roman"/>
          </w:rPr>
          <w:t xml:space="preserve"> in either of the test e</w:t>
        </w:r>
      </w:ins>
      <w:ins w:id="62" w:author="Benton, Deon" w:date="2025-07-16T19:35:00Z" w16du:dateUtc="2025-07-17T00:35:00Z">
        <w:r w:rsidR="00CF4E22">
          <w:rPr>
            <w:rFonts w:ascii="Times New Roman" w:hAnsi="Times New Roman" w:cs="Times New Roman"/>
          </w:rPr>
          <w:t xml:space="preserve">vents, </w:t>
        </w:r>
      </w:ins>
      <w:ins w:id="63" w:author="Benton, Deon" w:date="2025-07-16T19:41:00Z" w16du:dateUtc="2025-07-17T00:41:00Z">
        <w:r w:rsidR="002969FD">
          <w:rPr>
            <w:rFonts w:ascii="Times New Roman" w:hAnsi="Times New Roman" w:cs="Times New Roman"/>
          </w:rPr>
          <w:t>it will</w:t>
        </w:r>
      </w:ins>
      <w:ins w:id="64" w:author="Benton, Deon" w:date="2025-07-16T19:35:00Z" w16du:dateUtc="2025-07-17T00:35:00Z">
        <w:r w:rsidR="00CF4E22">
          <w:rPr>
            <w:rFonts w:ascii="Times New Roman" w:hAnsi="Times New Roman" w:cs="Times New Roman"/>
          </w:rPr>
          <w:t xml:space="preserve"> activate—via the hidden layer—</w:t>
        </w:r>
      </w:ins>
      <w:ins w:id="65" w:author="Benton, Deon" w:date="2025-07-16T19:41:00Z" w16du:dateUtc="2025-07-17T00:41:00Z">
        <w:r w:rsidR="002969FD">
          <w:rPr>
            <w:rFonts w:ascii="Times New Roman" w:hAnsi="Times New Roman" w:cs="Times New Roman"/>
          </w:rPr>
          <w:t xml:space="preserve">features that it was associated with during the pretraining </w:t>
        </w:r>
      </w:ins>
      <w:ins w:id="66" w:author="Benton, Deon" w:date="2025-07-16T21:28:00Z" w16du:dateUtc="2025-07-17T02:28:00Z">
        <w:r w:rsidR="003168A7">
          <w:rPr>
            <w:rFonts w:ascii="Times New Roman" w:hAnsi="Times New Roman" w:cs="Times New Roman"/>
          </w:rPr>
          <w:t>an</w:t>
        </w:r>
      </w:ins>
      <w:ins w:id="67" w:author="Benton, Deon" w:date="2025-07-16T21:29:00Z" w16du:dateUtc="2025-07-17T02:29:00Z">
        <w:r w:rsidR="003168A7">
          <w:rPr>
            <w:rFonts w:ascii="Times New Roman" w:hAnsi="Times New Roman" w:cs="Times New Roman"/>
          </w:rPr>
          <w:t xml:space="preserve">d habituation </w:t>
        </w:r>
      </w:ins>
      <w:ins w:id="68" w:author="Benton, Deon" w:date="2025-07-16T19:41:00Z" w16du:dateUtc="2025-07-17T00:41:00Z">
        <w:r w:rsidR="002969FD">
          <w:rPr>
            <w:rFonts w:ascii="Times New Roman" w:hAnsi="Times New Roman" w:cs="Times New Roman"/>
          </w:rPr>
          <w:t>phase</w:t>
        </w:r>
      </w:ins>
      <w:ins w:id="69" w:author="Benton, Deon" w:date="2025-07-16T21:29:00Z" w16du:dateUtc="2025-07-17T02:29:00Z">
        <w:r w:rsidR="003168A7">
          <w:rPr>
            <w:rFonts w:ascii="Times New Roman" w:hAnsi="Times New Roman" w:cs="Times New Roman"/>
          </w:rPr>
          <w:t>s</w:t>
        </w:r>
      </w:ins>
      <w:ins w:id="70" w:author="Benton, Deon" w:date="2025-07-16T19:41:00Z" w16du:dateUtc="2025-07-17T00:41:00Z">
        <w:r w:rsidR="002969FD">
          <w:rPr>
            <w:rFonts w:ascii="Times New Roman" w:hAnsi="Times New Roman" w:cs="Times New Roman"/>
          </w:rPr>
          <w:t>.</w:t>
        </w:r>
      </w:ins>
      <w:ins w:id="71" w:author="Benton, Deon" w:date="2025-07-16T22:25:00Z" w16du:dateUtc="2025-07-17T03:25:00Z">
        <w:r w:rsidR="00F35BB5">
          <w:rPr>
            <w:rFonts w:ascii="Times New Roman" w:hAnsi="Times New Roman" w:cs="Times New Roman"/>
          </w:rPr>
          <w:t xml:space="preserve"> The reason the network </w:t>
        </w:r>
      </w:ins>
      <w:ins w:id="72" w:author="Benton, Deon" w:date="2025-07-16T22:29:00Z" w16du:dateUtc="2025-07-17T03:29:00Z">
        <w:r w:rsidR="004C6440">
          <w:rPr>
            <w:rFonts w:ascii="Times New Roman" w:hAnsi="Times New Roman" w:cs="Times New Roman"/>
          </w:rPr>
          <w:t>can</w:t>
        </w:r>
      </w:ins>
      <w:ins w:id="73" w:author="Benton, Deon" w:date="2025-07-16T22:25:00Z" w16du:dateUtc="2025-07-17T03:25:00Z">
        <w:r w:rsidR="00F35BB5">
          <w:rPr>
            <w:rFonts w:ascii="Times New Roman" w:hAnsi="Times New Roman" w:cs="Times New Roman"/>
          </w:rPr>
          <w:t xml:space="preserve"> learn these associations within the short timeframe of the habituation phase is because </w:t>
        </w:r>
      </w:ins>
      <w:ins w:id="74" w:author="Benton, Deon" w:date="2025-07-16T22:27:00Z" w16du:dateUtc="2025-07-17T03:27:00Z">
        <w:r w:rsidR="00F35BB5">
          <w:rPr>
            <w:rFonts w:ascii="Times New Roman" w:hAnsi="Times New Roman" w:cs="Times New Roman"/>
          </w:rPr>
          <w:t>the salience of the</w:t>
        </w:r>
      </w:ins>
      <w:ins w:id="75" w:author="Benton, Deon" w:date="2025-07-16T22:26:00Z" w16du:dateUtc="2025-07-17T03:26:00Z">
        <w:r w:rsidR="00F35BB5">
          <w:rPr>
            <w:rFonts w:ascii="Times New Roman" w:hAnsi="Times New Roman" w:cs="Times New Roman"/>
          </w:rPr>
          <w:t xml:space="preserve"> Barrier Height 4 and Jump Height 4 units were heighted</w:t>
        </w:r>
      </w:ins>
      <w:ins w:id="76" w:author="Benton, Deon" w:date="2025-07-16T22:29:00Z" w16du:dateUtc="2025-07-17T03:29:00Z">
        <w:r w:rsidR="004C6440">
          <w:rPr>
            <w:rFonts w:ascii="Times New Roman" w:hAnsi="Times New Roman" w:cs="Times New Roman"/>
          </w:rPr>
          <w:t xml:space="preserve"> relative to that during the pretraining phrase. This r</w:t>
        </w:r>
      </w:ins>
      <w:ins w:id="77" w:author="Benton, Deon" w:date="2025-07-16T22:26:00Z" w16du:dateUtc="2025-07-17T03:26:00Z">
        <w:r w:rsidR="00F35BB5">
          <w:rPr>
            <w:rFonts w:ascii="Times New Roman" w:hAnsi="Times New Roman" w:cs="Times New Roman"/>
          </w:rPr>
          <w:t>eflect</w:t>
        </w:r>
      </w:ins>
      <w:ins w:id="78" w:author="Benton, Deon" w:date="2025-07-16T22:29:00Z" w16du:dateUtc="2025-07-17T03:29:00Z">
        <w:r w:rsidR="004C6440">
          <w:rPr>
            <w:rFonts w:ascii="Times New Roman" w:hAnsi="Times New Roman" w:cs="Times New Roman"/>
          </w:rPr>
          <w:t>ed</w:t>
        </w:r>
      </w:ins>
      <w:ins w:id="79" w:author="Benton, Deon" w:date="2025-07-16T22:26:00Z" w16du:dateUtc="2025-07-17T03:26:00Z">
        <w:r w:rsidR="00F35BB5">
          <w:rPr>
            <w:rFonts w:ascii="Times New Roman" w:hAnsi="Times New Roman" w:cs="Times New Roman"/>
          </w:rPr>
          <w:t xml:space="preserve"> the assumption that barriers are visually more salient when they occur beneath jumps.</w:t>
        </w:r>
      </w:ins>
      <w:ins w:id="80" w:author="Benton, Deon" w:date="2025-07-16T22:27:00Z" w16du:dateUtc="2025-07-17T03:27:00Z">
        <w:r w:rsidR="00F35BB5">
          <w:rPr>
            <w:rFonts w:ascii="Times New Roman" w:hAnsi="Times New Roman" w:cs="Times New Roman"/>
          </w:rPr>
          <w:t xml:space="preserve"> </w:t>
        </w:r>
      </w:ins>
      <w:ins w:id="81" w:author="Benton, Deon" w:date="2025-07-16T22:29:00Z" w16du:dateUtc="2025-07-17T03:29:00Z">
        <w:r w:rsidR="004C6440">
          <w:rPr>
            <w:rFonts w:ascii="Times New Roman" w:hAnsi="Times New Roman" w:cs="Times New Roman"/>
          </w:rPr>
          <w:t>Recall that this assumption was</w:t>
        </w:r>
      </w:ins>
      <w:ins w:id="82" w:author="Benton, Deon" w:date="2025-07-16T22:27:00Z" w16du:dateUtc="2025-07-17T03:27:00Z">
        <w:r w:rsidR="00F35BB5">
          <w:rPr>
            <w:rFonts w:ascii="Times New Roman" w:hAnsi="Times New Roman" w:cs="Times New Roman"/>
          </w:rPr>
          <w:t xml:space="preserve"> implemented by increasing the learning rate on the weights to and from these units.</w:t>
        </w:r>
      </w:ins>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37503BD"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fact helps to explain the network’s responses to the barrierless test events. </w:t>
      </w:r>
      <w:ins w:id="83" w:author="Benton, Deon" w:date="2025-07-16T21:29:00Z" w16du:dateUtc="2025-07-17T02:29:00Z">
        <w:r w:rsidR="003168A7">
          <w:rPr>
            <w:rFonts w:ascii="Times New Roman" w:hAnsi="Times New Roman" w:cs="Times New Roman"/>
          </w:rPr>
          <w:t>Recall that</w:t>
        </w:r>
      </w:ins>
      <w:r>
        <w:rPr>
          <w:rFonts w:ascii="Times New Roman" w:hAnsi="Times New Roman" w:cs="Times New Roman"/>
        </w:rPr>
        <w:t xml:space="preserve"> in the Inefficient test event, the first object again follows an arced path to reach the second object. This event was instantiated by turning on the Barrier </w:t>
      </w:r>
      <w:ins w:id="84" w:author="Benton, Deon" w:date="2025-07-16T19:44:00Z" w16du:dateUtc="2025-07-17T00:44:00Z">
        <w:r w:rsidR="002969FD">
          <w:rPr>
            <w:rFonts w:ascii="Times New Roman" w:hAnsi="Times New Roman" w:cs="Times New Roman"/>
          </w:rPr>
          <w:t>Height 0</w:t>
        </w:r>
      </w:ins>
      <w:r>
        <w:rPr>
          <w:rFonts w:ascii="Times New Roman" w:hAnsi="Times New Roman" w:cs="Times New Roman"/>
        </w:rPr>
        <w:t xml:space="preserve"> unit, the Curved Motion unit, the Barrier Missing unit, the single unit in the Contiguous group, </w:t>
      </w:r>
      <w:ins w:id="85" w:author="Benton, Deon" w:date="2025-07-16T19:44:00Z" w16du:dateUtc="2025-07-17T00:44:00Z">
        <w:r w:rsidR="002969FD">
          <w:rPr>
            <w:rFonts w:ascii="Times New Roman" w:hAnsi="Times New Roman" w:cs="Times New Roman"/>
          </w:rPr>
          <w:t xml:space="preserve">the </w:t>
        </w:r>
      </w:ins>
      <w:ins w:id="86" w:author="Benton, Deon" w:date="2025-07-16T19:45:00Z" w16du:dateUtc="2025-07-17T00:45:00Z">
        <w:r w:rsidR="002969FD">
          <w:rPr>
            <w:rFonts w:ascii="Times New Roman" w:hAnsi="Times New Roman" w:cs="Times New Roman"/>
          </w:rPr>
          <w:t xml:space="preserve">No </w:t>
        </w:r>
      </w:ins>
      <w:ins w:id="87" w:author="Benton, Deon" w:date="2025-07-16T19:44:00Z" w16du:dateUtc="2025-07-17T00:44:00Z">
        <w:r w:rsidR="002969FD">
          <w:rPr>
            <w:rFonts w:ascii="Times New Roman" w:hAnsi="Times New Roman" w:cs="Times New Roman"/>
          </w:rPr>
          <w:t xml:space="preserve">Clearance unit, </w:t>
        </w:r>
      </w:ins>
      <w:r>
        <w:rPr>
          <w:rFonts w:ascii="Times New Roman" w:hAnsi="Times New Roman" w:cs="Times New Roman"/>
        </w:rPr>
        <w:t>and the Jump Height 4</w:t>
      </w:r>
      <w:ins w:id="88" w:author="Benton, Deon" w:date="2025-07-16T19:44:00Z" w16du:dateUtc="2025-07-17T00:44:00Z">
        <w:r w:rsidR="002969FD">
          <w:rPr>
            <w:rFonts w:ascii="Times New Roman" w:hAnsi="Times New Roman" w:cs="Times New Roman"/>
          </w:rPr>
          <w:t xml:space="preserve"> unit</w:t>
        </w:r>
      </w:ins>
      <w:r>
        <w:rPr>
          <w:rFonts w:ascii="Times New Roman" w:hAnsi="Times New Roman" w:cs="Times New Roman"/>
        </w:rPr>
        <w:t>. Because five of these features appeared during the habituation phase</w:t>
      </w:r>
      <w:ins w:id="89" w:author="Benton, Deon" w:date="2025-07-16T21:30:00Z" w16du:dateUtc="2025-07-17T02:30:00Z">
        <w:r w:rsidR="00406364">
          <w:rPr>
            <w:rFonts w:ascii="Times New Roman" w:hAnsi="Times New Roman" w:cs="Times New Roman"/>
          </w:rPr>
          <w:t>—namely,</w:t>
        </w:r>
      </w:ins>
      <w:r>
        <w:rPr>
          <w:rFonts w:ascii="Times New Roman" w:hAnsi="Times New Roman" w:cs="Times New Roman"/>
        </w:rPr>
        <w:t xml:space="preserve"> Contiguous unit, both Animate Feature units, the Curved Motion Unit, and the Jump Height 4 unit</w:t>
      </w:r>
      <w:ins w:id="90" w:author="Benton, Deon" w:date="2025-07-16T21:30:00Z" w16du:dateUtc="2025-07-17T02:30:00Z">
        <w:r w:rsidR="00406364">
          <w:rPr>
            <w:rFonts w:ascii="Times New Roman" w:hAnsi="Times New Roman" w:cs="Times New Roman"/>
          </w:rPr>
          <w:t>—</w:t>
        </w:r>
      </w:ins>
      <w:r>
        <w:rPr>
          <w:rFonts w:ascii="Times New Roman" w:hAnsi="Times New Roman" w:cs="Times New Roman"/>
        </w:rPr>
        <w:t xml:space="preserve">they will activate features </w:t>
      </w:r>
      <w:ins w:id="91" w:author="Benton, Deon" w:date="2025-07-16T21:30:00Z" w16du:dateUtc="2025-07-17T02:30:00Z">
        <w:r w:rsidR="00B66F44">
          <w:rPr>
            <w:rFonts w:ascii="Times New Roman" w:hAnsi="Times New Roman" w:cs="Times New Roman"/>
          </w:rPr>
          <w:t>they became</w:t>
        </w:r>
      </w:ins>
      <w:r>
        <w:rPr>
          <w:rFonts w:ascii="Times New Roman" w:hAnsi="Times New Roman" w:cs="Times New Roman"/>
        </w:rPr>
        <w:t xml:space="preserve"> associated with during that phase (i.e., Barrier Height 4, Jump Height 4)</w:t>
      </w:r>
      <w:ins w:id="92" w:author="Benton, Deon" w:date="2025-07-16T19:52:00Z" w16du:dateUtc="2025-07-17T00:52:00Z">
        <w:r w:rsidR="004B71F8">
          <w:rPr>
            <w:rFonts w:ascii="Times New Roman" w:hAnsi="Times New Roman" w:cs="Times New Roman"/>
          </w:rPr>
          <w:t>, among</w:t>
        </w:r>
      </w:ins>
      <w:ins w:id="93" w:author="Benton, Deon" w:date="2025-07-16T19:53:00Z" w16du:dateUtc="2025-07-17T00:53:00Z">
        <w:r w:rsidR="004B71F8">
          <w:rPr>
            <w:rFonts w:ascii="Times New Roman" w:hAnsi="Times New Roman" w:cs="Times New Roman"/>
          </w:rPr>
          <w:t>s</w:t>
        </w:r>
      </w:ins>
      <w:r>
        <w:rPr>
          <w:rFonts w:ascii="Times New Roman" w:hAnsi="Times New Roman" w:cs="Times New Roman"/>
        </w:rPr>
        <w:t xml:space="preserve">. </w:t>
      </w:r>
      <w:ins w:id="94" w:author="Benton, Deon" w:date="2025-07-16T19:51:00Z" w16du:dateUtc="2025-07-17T00:51:00Z">
        <w:r w:rsidR="004B71F8">
          <w:rPr>
            <w:rFonts w:ascii="Times New Roman" w:hAnsi="Times New Roman" w:cs="Times New Roman"/>
          </w:rPr>
          <w:t xml:space="preserve">For </w:t>
        </w:r>
      </w:ins>
      <w:ins w:id="95" w:author="Benton, Deon" w:date="2025-07-16T21:31:00Z" w16du:dateUtc="2025-07-17T02:31:00Z">
        <w:r w:rsidR="00B66F44">
          <w:rPr>
            <w:rFonts w:ascii="Times New Roman" w:hAnsi="Times New Roman" w:cs="Times New Roman"/>
          </w:rPr>
          <w:t>instance</w:t>
        </w:r>
      </w:ins>
      <w:ins w:id="96" w:author="Benton, Deon" w:date="2025-07-16T19:51:00Z" w16du:dateUtc="2025-07-17T00:51:00Z">
        <w:r w:rsidR="004B71F8">
          <w:rPr>
            <w:rFonts w:ascii="Times New Roman" w:hAnsi="Times New Roman" w:cs="Times New Roman"/>
          </w:rPr>
          <w:t xml:space="preserve">, activation of the Jump Height 4 and </w:t>
        </w:r>
      </w:ins>
      <w:ins w:id="97" w:author="Benton, Deon" w:date="2025-07-16T19:52:00Z" w16du:dateUtc="2025-07-17T00:52:00Z">
        <w:r w:rsidR="004B71F8">
          <w:rPr>
            <w:rFonts w:ascii="Times New Roman" w:hAnsi="Times New Roman" w:cs="Times New Roman"/>
          </w:rPr>
          <w:t xml:space="preserve">Curved Motion units </w:t>
        </w:r>
      </w:ins>
      <w:ins w:id="98" w:author="Benton, Deon" w:date="2025-07-16T21:32:00Z" w16du:dateUtc="2025-07-17T02:32:00Z">
        <w:r w:rsidR="00B66F44">
          <w:rPr>
            <w:rFonts w:ascii="Times New Roman" w:hAnsi="Times New Roman" w:cs="Times New Roman"/>
          </w:rPr>
          <w:t>leads to activation of the</w:t>
        </w:r>
      </w:ins>
      <w:ins w:id="99" w:author="Benton, Deon" w:date="2025-07-16T19:52:00Z" w16du:dateUtc="2025-07-17T00:52:00Z">
        <w:r w:rsidR="004B71F8">
          <w:rPr>
            <w:rFonts w:ascii="Times New Roman" w:hAnsi="Times New Roman" w:cs="Times New Roman"/>
          </w:rPr>
          <w:t xml:space="preserve"> Barrier Height 4 unit.</w:t>
        </w:r>
      </w:ins>
      <w:ins w:id="100" w:author="Benton, Deon" w:date="2025-07-16T19:53:00Z" w16du:dateUtc="2025-07-17T00:53:00Z">
        <w:r w:rsidR="004B71F8">
          <w:rPr>
            <w:rFonts w:ascii="Times New Roman" w:hAnsi="Times New Roman" w:cs="Times New Roman"/>
          </w:rPr>
          <w:t xml:space="preserve"> </w:t>
        </w:r>
      </w:ins>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ins w:id="101" w:author="Benton, Deon" w:date="2025-07-16T19:53:00Z" w16du:dateUtc="2025-07-17T00:53:00Z">
        <w:r w:rsidR="004B71F8">
          <w:rPr>
            <w:rFonts w:ascii="Times New Roman" w:hAnsi="Times New Roman" w:cs="Times New Roman"/>
          </w:rPr>
          <w:t>In part</w:t>
        </w:r>
      </w:ins>
      <w:ins w:id="102" w:author="Benton, Deon" w:date="2025-07-16T19:54:00Z" w16du:dateUtc="2025-07-17T00:54:00Z">
        <w:r w:rsidR="004B71F8">
          <w:rPr>
            <w:rFonts w:ascii="Times New Roman" w:hAnsi="Times New Roman" w:cs="Times New Roman"/>
          </w:rPr>
          <w:t xml:space="preserve">icular, </w:t>
        </w:r>
      </w:ins>
      <w:ins w:id="103" w:author="Benton, Deon" w:date="2025-07-16T21:33:00Z" w16du:dateUtc="2025-07-17T02:33:00Z">
        <w:r w:rsidR="00B66F44">
          <w:rPr>
            <w:rFonts w:ascii="Times New Roman" w:hAnsi="Times New Roman" w:cs="Times New Roman"/>
          </w:rPr>
          <w:t>Figure 7 shows that in</w:t>
        </w:r>
      </w:ins>
      <w:ins w:id="104" w:author="Benton, Deon" w:date="2025-07-16T19:54:00Z" w16du:dateUtc="2025-07-17T00:54:00Z">
        <w:r w:rsidR="004B71F8">
          <w:rPr>
            <w:rFonts w:ascii="Times New Roman" w:hAnsi="Times New Roman" w:cs="Times New Roman"/>
          </w:rPr>
          <w:t xml:space="preserve"> the</w:t>
        </w:r>
      </w:ins>
      <w:r>
        <w:rPr>
          <w:rFonts w:ascii="Times New Roman" w:hAnsi="Times New Roman" w:cs="Times New Roman"/>
        </w:rPr>
        <w:t xml:space="preserve"> Inconsistent test event</w:t>
      </w:r>
      <w:ins w:id="105" w:author="Benton, Deon" w:date="2025-07-16T21:33:00Z" w16du:dateUtc="2025-07-17T02:33:00Z">
        <w:r w:rsidR="00B66F44">
          <w:rPr>
            <w:rFonts w:ascii="Times New Roman" w:hAnsi="Times New Roman" w:cs="Times New Roman"/>
          </w:rPr>
          <w:t>,</w:t>
        </w:r>
      </w:ins>
      <w:ins w:id="106" w:author="Benton, Deon" w:date="2025-07-16T19:54:00Z" w16du:dateUtc="2025-07-17T00:54:00Z">
        <w:r w:rsidR="004B71F8">
          <w:rPr>
            <w:rFonts w:ascii="Times New Roman" w:hAnsi="Times New Roman" w:cs="Times New Roman"/>
          </w:rPr>
          <w:t xml:space="preserve"> the</w:t>
        </w:r>
      </w:ins>
      <w:r>
        <w:rPr>
          <w:rFonts w:ascii="Times New Roman" w:hAnsi="Times New Roman" w:cs="Times New Roman"/>
        </w:rPr>
        <w:t xml:space="preserve"> network correctly activates the Barrier Missing, the Barrier Height 0, Contiguous, and Jump Height 4 output units. The first three are activated </w:t>
      </w:r>
      <w:ins w:id="107" w:author="Benton, Deon" w:date="2025-07-16T21:34:00Z" w16du:dateUtc="2025-07-17T02:34:00Z">
        <w:r w:rsidR="00B66F44">
          <w:rPr>
            <w:rFonts w:ascii="Times New Roman" w:hAnsi="Times New Roman" w:cs="Times New Roman"/>
          </w:rPr>
          <w:t>via indirect associations formed during pretraining; the last is activated due to associations formed</w:t>
        </w:r>
      </w:ins>
      <w:ins w:id="108" w:author="Benton, Deon" w:date="2025-07-16T21:35:00Z" w16du:dateUtc="2025-07-17T02:35:00Z">
        <w:r w:rsidR="00B66F44">
          <w:rPr>
            <w:rFonts w:ascii="Times New Roman" w:hAnsi="Times New Roman" w:cs="Times New Roman"/>
          </w:rPr>
          <w:t xml:space="preserve"> with itself</w:t>
        </w:r>
      </w:ins>
      <w:ins w:id="109" w:author="Benton, Deon" w:date="2025-07-16T21:34:00Z" w16du:dateUtc="2025-07-17T02:34:00Z">
        <w:r w:rsidR="00B66F44">
          <w:rPr>
            <w:rFonts w:ascii="Times New Roman" w:hAnsi="Times New Roman" w:cs="Times New Roman"/>
          </w:rPr>
          <w:t xml:space="preserve"> during habituation</w:t>
        </w:r>
      </w:ins>
      <w:ins w:id="110" w:author="Benton, Deon" w:date="2025-07-16T21:35:00Z" w16du:dateUtc="2025-07-17T02:35:00Z">
        <w:r w:rsidR="00B66F44">
          <w:rPr>
            <w:rFonts w:ascii="Times New Roman" w:hAnsi="Times New Roman" w:cs="Times New Roman"/>
          </w:rPr>
          <w:t xml:space="preserve">. At the same time, the </w:t>
        </w:r>
      </w:ins>
      <w:r>
        <w:rPr>
          <w:rFonts w:ascii="Times New Roman" w:hAnsi="Times New Roman" w:cs="Times New Roman"/>
        </w:rPr>
        <w:t xml:space="preserve">network incorrectly activates the Barrier 4, Jump Height 0, and Straight Motion output units. This response </w:t>
      </w:r>
      <w:ins w:id="111" w:author="Benton, Deon" w:date="2025-07-16T21:36:00Z" w16du:dateUtc="2025-07-17T02:36:00Z">
        <w:r w:rsidR="00B66F44">
          <w:rPr>
            <w:rFonts w:ascii="Times New Roman" w:hAnsi="Times New Roman" w:cs="Times New Roman"/>
          </w:rPr>
          <w:t>is also expected</w:t>
        </w:r>
      </w:ins>
      <w:r>
        <w:rPr>
          <w:rFonts w:ascii="Times New Roman" w:hAnsi="Times New Roman" w:cs="Times New Roman"/>
        </w:rPr>
        <w:t xml:space="preserve">: </w:t>
      </w:r>
      <w:ins w:id="112" w:author="Benton, Deon" w:date="2025-07-16T21:36:00Z" w16du:dateUtc="2025-07-17T02:36:00Z">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ins>
      <w:ins w:id="113" w:author="Benton, Deon" w:date="2025-07-16T21:37:00Z" w16du:dateUtc="2025-07-17T02:37:00Z">
        <w:r w:rsidR="00B66F44">
          <w:rPr>
            <w:rFonts w:ascii="Times New Roman" w:hAnsi="Times New Roman" w:cs="Times New Roman"/>
          </w:rPr>
          <w:t>came to be associated</w:t>
        </w:r>
      </w:ins>
      <w:ins w:id="114" w:author="Benton, Deon" w:date="2025-07-16T21:36:00Z" w16du:dateUtc="2025-07-17T02:36:00Z">
        <w:r w:rsidR="00B66F44" w:rsidRPr="00B66F44">
          <w:rPr>
            <w:rFonts w:ascii="Times New Roman" w:hAnsi="Times New Roman" w:cs="Times New Roman"/>
          </w:rPr>
          <w:t xml:space="preserve"> with Jump Height 4, </w:t>
        </w:r>
      </w:ins>
      <w:ins w:id="115" w:author="Benton, Deon" w:date="2025-07-16T21:37:00Z" w16du:dateUtc="2025-07-17T02:37:00Z">
        <w:r w:rsidR="00B66F44">
          <w:rPr>
            <w:rFonts w:ascii="Times New Roman" w:hAnsi="Times New Roman" w:cs="Times New Roman"/>
          </w:rPr>
          <w:t>its input counterpart,</w:t>
        </w:r>
      </w:ins>
      <w:ins w:id="116" w:author="Benton, Deon" w:date="2025-07-16T21:36:00Z" w16du:dateUtc="2025-07-17T02:36:00Z">
        <w:r w:rsidR="00B66F44" w:rsidRPr="00B66F44">
          <w:rPr>
            <w:rFonts w:ascii="Times New Roman" w:hAnsi="Times New Roman" w:cs="Times New Roman"/>
          </w:rPr>
          <w:t xml:space="preserve"> Contiguous, and Animate Feature input units</w:t>
        </w:r>
      </w:ins>
      <w:r>
        <w:rPr>
          <w:rFonts w:ascii="Times New Roman" w:hAnsi="Times New Roman" w:cs="Times New Roman"/>
        </w:rPr>
        <w:t xml:space="preserve">. This means that three output units (i.e., Barrier 4, Jump Height 0, and Straight Motion) contribute to the error in the Inconsistent test event.  </w:t>
      </w:r>
      <w:ins w:id="117" w:author="Benton, Deon" w:date="2025-07-16T21:57:00Z" w16du:dateUtc="2025-07-17T02:57:00Z">
        <w:r w:rsidR="00A71523">
          <w:rPr>
            <w:rFonts w:ascii="Times New Roman" w:hAnsi="Times New Roman" w:cs="Times New Roman"/>
          </w:rPr>
          <w:t xml:space="preserve">This pattern of activation is precisely what the present theory predicts. </w:t>
        </w:r>
      </w:ins>
      <w:ins w:id="118" w:author="Benton, Deon" w:date="2025-07-16T21:58:00Z" w16du:dateUtc="2025-07-17T02:58:00Z">
        <w:r w:rsidR="00A71523">
          <w:rPr>
            <w:rFonts w:ascii="Times New Roman" w:hAnsi="Times New Roman" w:cs="Times New Roman"/>
          </w:rPr>
          <w:t xml:space="preserve">Specifically, if infants, like the network, learn that a particular barrier height is associated with a specific type of motion (e.g., curved motion), then presenting one of these features at test (e.g., Jump Height 4) should reactivate the </w:t>
        </w:r>
      </w:ins>
      <w:ins w:id="119" w:author="Benton, Deon" w:date="2025-07-16T21:59:00Z" w16du:dateUtc="2025-07-17T02:59:00Z">
        <w:r w:rsidR="00A71523">
          <w:rPr>
            <w:rFonts w:ascii="Times New Roman" w:hAnsi="Times New Roman" w:cs="Times New Roman"/>
          </w:rPr>
          <w:t xml:space="preserve">other (e.g., Barrier Height 4). </w:t>
        </w:r>
      </w:ins>
      <w:ins w:id="120" w:author="Benton, Deon" w:date="2025-07-16T20:15:00Z" w16du:dateUtc="2025-07-17T01:15:00Z">
        <w:r w:rsidR="0089176F">
          <w:rPr>
            <w:rFonts w:ascii="Times New Roman" w:hAnsi="Times New Roman" w:cs="Times New Roman"/>
          </w:rPr>
          <w:t>I</w:t>
        </w:r>
      </w:ins>
      <w:ins w:id="121" w:author="Benton, Deon" w:date="2025-07-16T21:59:00Z" w16du:dateUtc="2025-07-17T02:59:00Z">
        <w:r w:rsidR="00A71523">
          <w:rPr>
            <w:rFonts w:ascii="Times New Roman" w:hAnsi="Times New Roman" w:cs="Times New Roman"/>
          </w:rPr>
          <w:t xml:space="preserve">f that </w:t>
        </w:r>
        <w:r w:rsidR="00A71523">
          <w:rPr>
            <w:rFonts w:ascii="Times New Roman" w:hAnsi="Times New Roman" w:cs="Times New Roman"/>
          </w:rPr>
          <w:lastRenderedPageBreak/>
          <w:t>associated feature is absent</w:t>
        </w:r>
      </w:ins>
      <w:ins w:id="122" w:author="Benton, Deon" w:date="2025-07-16T20:18:00Z" w16du:dateUtc="2025-07-17T01:18:00Z">
        <w:r w:rsidR="0089176F">
          <w:rPr>
            <w:rFonts w:ascii="Times New Roman" w:hAnsi="Times New Roman" w:cs="Times New Roman"/>
          </w:rPr>
          <w:t xml:space="preserve">, as </w:t>
        </w:r>
      </w:ins>
      <w:ins w:id="123" w:author="Benton, Deon" w:date="2025-07-16T21:59:00Z" w16du:dateUtc="2025-07-17T02:59:00Z">
        <w:r w:rsidR="00A71523">
          <w:rPr>
            <w:rFonts w:ascii="Times New Roman" w:hAnsi="Times New Roman" w:cs="Times New Roman"/>
          </w:rPr>
          <w:t xml:space="preserve">in the Inconsistent test event, then the network </w:t>
        </w:r>
      </w:ins>
      <w:ins w:id="124" w:author="Benton, Deon" w:date="2025-07-16T20:20:00Z" w16du:dateUtc="2025-07-17T01:20:00Z">
        <w:r w:rsidR="009A6177">
          <w:rPr>
            <w:rFonts w:ascii="Times New Roman" w:hAnsi="Times New Roman" w:cs="Times New Roman"/>
          </w:rPr>
          <w:t xml:space="preserve">(and by extension, </w:t>
        </w:r>
      </w:ins>
      <w:ins w:id="125" w:author="Benton, Deon" w:date="2025-07-16T22:00:00Z" w16du:dateUtc="2025-07-17T03:00:00Z">
        <w:r w:rsidR="00A71523">
          <w:rPr>
            <w:rFonts w:ascii="Times New Roman" w:hAnsi="Times New Roman" w:cs="Times New Roman"/>
          </w:rPr>
          <w:t>the infant</w:t>
        </w:r>
      </w:ins>
      <w:ins w:id="126" w:author="Benton, Deon" w:date="2025-07-16T20:20:00Z" w16du:dateUtc="2025-07-17T01:20:00Z">
        <w:r w:rsidR="009A6177">
          <w:rPr>
            <w:rFonts w:ascii="Times New Roman" w:hAnsi="Times New Roman" w:cs="Times New Roman"/>
          </w:rPr>
          <w:t>)</w:t>
        </w:r>
      </w:ins>
      <w:ins w:id="127" w:author="Benton, Deon" w:date="2025-07-16T20:19:00Z" w16du:dateUtc="2025-07-17T01:19:00Z">
        <w:r w:rsidR="009A6177">
          <w:rPr>
            <w:rFonts w:ascii="Times New Roman" w:hAnsi="Times New Roman" w:cs="Times New Roman"/>
          </w:rPr>
          <w:t xml:space="preserve"> </w:t>
        </w:r>
      </w:ins>
      <w:ins w:id="128" w:author="Benton, Deon" w:date="2025-07-16T22:00:00Z" w16du:dateUtc="2025-07-17T03:00:00Z">
        <w:r w:rsidR="00A71523">
          <w:rPr>
            <w:rFonts w:ascii="Times New Roman" w:hAnsi="Times New Roman" w:cs="Times New Roman"/>
          </w:rPr>
          <w:t>should detect an error or show increased looking to that event.</w:t>
        </w:r>
      </w:ins>
    </w:p>
    <w:p w14:paraId="496AF0AB" w14:textId="5B3C5FA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ins w:id="129" w:author="Benton, Deon" w:date="2025-07-16T20:21:00Z" w16du:dateUtc="2025-07-17T01:21:00Z">
        <w:r w:rsidR="009A6177">
          <w:rPr>
            <w:rFonts w:ascii="Times New Roman" w:hAnsi="Times New Roman" w:cs="Times New Roman"/>
          </w:rPr>
          <w:t>can be seen in Figure 7</w:t>
        </w:r>
      </w:ins>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ins w:id="130" w:author="Benton, Deon" w:date="2025-07-16T20:22:00Z" w16du:dateUtc="2025-07-17T01:22:00Z">
        <w:r w:rsidR="00707240">
          <w:rPr>
            <w:rFonts w:ascii="Times New Roman" w:hAnsi="Times New Roman" w:cs="Times New Roman"/>
          </w:rPr>
          <w:t xml:space="preserve"> associative</w:t>
        </w:r>
      </w:ins>
      <w:r>
        <w:rPr>
          <w:rFonts w:ascii="Times New Roman" w:hAnsi="Times New Roman" w:cs="Times New Roman"/>
        </w:rPr>
        <w:t xml:space="preserve"> processes described above, two rather than three output units contribute to this event’s error. </w:t>
      </w:r>
      <w:ins w:id="131" w:author="Benton, Deon" w:date="2025-07-16T20:22:00Z" w16du:dateUtc="2025-07-17T01:22:00Z">
        <w:r w:rsidR="00707240">
          <w:rPr>
            <w:rFonts w:ascii="Times New Roman" w:hAnsi="Times New Roman" w:cs="Times New Roman"/>
          </w:rPr>
          <w:t>The fact that one</w:t>
        </w:r>
      </w:ins>
      <w:r>
        <w:rPr>
          <w:rFonts w:ascii="Times New Roman" w:hAnsi="Times New Roman" w:cs="Times New Roman"/>
        </w:rPr>
        <w:t xml:space="preserve"> fewer unit contributes to error in the Consistent than in the Inconsistent event means the network </w:t>
      </w:r>
      <w:ins w:id="132" w:author="Benton, Deon" w:date="2025-07-16T20:22:00Z" w16du:dateUtc="2025-07-17T01:22:00Z">
        <w:r w:rsidR="00707240">
          <w:rPr>
            <w:rFonts w:ascii="Times New Roman" w:hAnsi="Times New Roman" w:cs="Times New Roman"/>
          </w:rPr>
          <w:t>looks less long at the Consistent test event than at the Inconsistent one.</w:t>
        </w:r>
      </w:ins>
      <w:r>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789D64A3" w:rsidR="00136774" w:rsidRPr="00136774" w:rsidRDefault="00136774" w:rsidP="00136774">
      <w:pPr>
        <w:spacing w:line="480" w:lineRule="auto"/>
        <w:ind w:firstLine="720"/>
        <w:contextualSpacing/>
        <w:rPr>
          <w:ins w:id="133" w:author="Benton, Deon" w:date="2025-07-16T22:10:00Z" w16du:dateUtc="2025-07-17T03:10:00Z"/>
          <w:rFonts w:ascii="Times New Roman" w:hAnsi="Times New Roman" w:cs="Times New Roman"/>
        </w:rPr>
      </w:pPr>
      <w:ins w:id="134" w:author="Benton, Deon" w:date="2025-07-16T22:10:00Z" w16du:dateUtc="2025-07-17T03:10:00Z">
        <w:r w:rsidRPr="00136774">
          <w:rPr>
            <w:rFonts w:ascii="Times New Roman" w:hAnsi="Times New Roman" w:cs="Times New Roman"/>
          </w:rPr>
          <w:t xml:space="preserve">The same associative principles also explain why the network responds more similarly to the two test events in the Control condition. Figure 8 shows the test performance of one of the 20 networks in this condition. Before considering these results, it is helpful to examine how the </w:t>
        </w:r>
        <w:r w:rsidRPr="00136774">
          <w:rPr>
            <w:rFonts w:ascii="Times New Roman" w:hAnsi="Times New Roman" w:cs="Times New Roman"/>
          </w:rPr>
          <w:lastRenderedPageBreak/>
          <w:t xml:space="preserve">network processed the habituation event. This event was 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 and the weight decay was increased. </w:t>
        </w:r>
      </w:ins>
      <w:ins w:id="135" w:author="Benton, Deon" w:date="2025-07-16T22:19:00Z" w16du:dateUtc="2025-07-17T03:19:00Z">
        <w:r w:rsidR="00F35BB5" w:rsidRPr="00136774">
          <w:rPr>
            <w:rFonts w:ascii="Times New Roman" w:hAnsi="Times New Roman" w:cs="Times New Roman"/>
          </w:rPr>
          <w:t>Consequently</w:t>
        </w:r>
      </w:ins>
      <w:ins w:id="136" w:author="Benton, Deon" w:date="2025-07-16T22:10:00Z" w16du:dateUtc="2025-07-17T03:10:00Z">
        <w:r w:rsidRPr="00136774">
          <w:rPr>
            <w:rFonts w:ascii="Times New Roman" w:hAnsi="Times New Roman" w:cs="Times New Roman"/>
          </w:rPr>
          <w:t>, the network failed sufficiently to adjust the weights connecting this unit with those features with which it was associated during habitation, and the preexisting associations involving this unit from pretraining remained largely intact.</w:t>
        </w:r>
        <w:r>
          <w:rPr>
            <w:rFonts w:ascii="Times New Roman" w:hAnsi="Times New Roman" w:cs="Times New Roman"/>
          </w:rPr>
          <w:t xml:space="preserve"> </w:t>
        </w:r>
      </w:ins>
      <w:ins w:id="137" w:author="Benton, Deon" w:date="2025-07-16T22:17:00Z" w16du:dateUtc="2025-07-17T03:17:00Z">
        <w:r>
          <w:rPr>
            <w:rFonts w:ascii="Times New Roman" w:hAnsi="Times New Roman" w:cs="Times New Roman"/>
          </w:rPr>
          <w:t>A corollary of this is that</w:t>
        </w:r>
      </w:ins>
      <w:ins w:id="138" w:author="Benton, Deon" w:date="2025-07-16T22:10:00Z" w16du:dateUtc="2025-07-17T03:10:00Z">
        <w:r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Barrier Side </w:t>
        </w:r>
        <w:r>
          <w:rPr>
            <w:rFonts w:ascii="Times New Roman" w:hAnsi="Times New Roman" w:cs="Times New Roman"/>
          </w:rPr>
          <w:t xml:space="preserve">unit </w:t>
        </w:r>
        <w:r w:rsidRPr="00136774">
          <w:rPr>
            <w:rFonts w:ascii="Times New Roman" w:hAnsi="Times New Roman" w:cs="Times New Roman"/>
          </w:rPr>
          <w:t xml:space="preserve">during habituation. This outcome </w:t>
        </w:r>
        <w:r>
          <w:rPr>
            <w:rFonts w:ascii="Times New Roman" w:hAnsi="Times New Roman" w:cs="Times New Roman"/>
          </w:rPr>
          <w:t>too is</w:t>
        </w:r>
        <w:r w:rsidRPr="00136774">
          <w:rPr>
            <w:rFonts w:ascii="Times New Roman" w:hAnsi="Times New Roman" w:cs="Times New Roman"/>
          </w:rPr>
          <w:t xml:space="preserve"> consistent with the theoretical account. Because the barrier was less salient in the side position, the resulting associations with curved motion were weaker and insufficient to support reliable reactivation at test.</w:t>
        </w:r>
      </w:ins>
    </w:p>
    <w:p w14:paraId="1065B9CE" w14:textId="77777777" w:rsidR="00F35BB5" w:rsidRDefault="00F35BB5" w:rsidP="00524642">
      <w:pPr>
        <w:spacing w:line="480" w:lineRule="auto"/>
        <w:ind w:firstLine="720"/>
        <w:contextualSpacing/>
        <w:rPr>
          <w:ins w:id="139" w:author="Benton, Deon" w:date="2025-07-16T22:34:00Z" w16du:dateUtc="2025-07-17T03:34:00Z"/>
          <w:rFonts w:ascii="Times New Roman" w:hAnsi="Times New Roman" w:cs="Times New Roman"/>
        </w:rPr>
      </w:pPr>
      <w:ins w:id="140" w:author="Benton, Deon" w:date="2025-07-16T22:20:00Z" w16du:dateUtc="2025-07-17T03:20:00Z">
        <w:r>
          <w:rPr>
            <w:rFonts w:ascii="Times New Roman" w:hAnsi="Times New Roman" w:cs="Times New Roman"/>
          </w:rPr>
          <w:t>It might</w:t>
        </w:r>
      </w:ins>
      <w:ins w:id="141" w:author="Benton, Deon" w:date="2025-07-16T22:17:00Z" w16du:dateUtc="2025-07-17T03:17:00Z">
        <w:r w:rsidR="00136774">
          <w:rPr>
            <w:rFonts w:ascii="Times New Roman" w:hAnsi="Times New Roman" w:cs="Times New Roman"/>
          </w:rPr>
          <w:t xml:space="preserve"> </w:t>
        </w:r>
      </w:ins>
      <w:ins w:id="142" w:author="Benton, Deon" w:date="2025-07-16T22:10:00Z" w16du:dateUtc="2025-07-17T03:10:00Z">
        <w:r w:rsidR="00136774" w:rsidRPr="00136774">
          <w:rPr>
            <w:rFonts w:ascii="Times New Roman" w:hAnsi="Times New Roman" w:cs="Times New Roman"/>
          </w:rPr>
          <w:t>seem surprising that the network fails to activate the Barrier Side unit at all</w:t>
        </w:r>
      </w:ins>
      <w:ins w:id="143" w:author="Benton, Deon" w:date="2025-07-16T22:17:00Z" w16du:dateUtc="2025-07-17T03:17:00Z">
        <w:r w:rsidR="00136774">
          <w:rPr>
            <w:rFonts w:ascii="Times New Roman" w:hAnsi="Times New Roman" w:cs="Times New Roman"/>
          </w:rPr>
          <w:t>. This is bec</w:t>
        </w:r>
      </w:ins>
      <w:ins w:id="144" w:author="Benton, Deon" w:date="2025-07-16T22:18:00Z" w16du:dateUtc="2025-07-17T03:18:00Z">
        <w:r w:rsidR="00136774">
          <w:rPr>
            <w:rFonts w:ascii="Times New Roman" w:hAnsi="Times New Roman" w:cs="Times New Roman"/>
          </w:rPr>
          <w:t>ause</w:t>
        </w:r>
        <w:r>
          <w:rPr>
            <w:rFonts w:ascii="Times New Roman" w:hAnsi="Times New Roman" w:cs="Times New Roman"/>
          </w:rPr>
          <w:t>, unlike the Barrier Height 4 unit, this unit</w:t>
        </w:r>
      </w:ins>
      <w:ins w:id="145" w:author="Benton, Deon" w:date="2025-07-16T22:10:00Z" w16du:dateUtc="2025-07-17T03:10:00Z">
        <w:r w:rsidR="00136774" w:rsidRPr="00136774">
          <w:rPr>
            <w:rFonts w:ascii="Times New Roman" w:hAnsi="Times New Roman" w:cs="Times New Roman"/>
          </w:rPr>
          <w:t xml:space="preserve"> was not subject to the</w:t>
        </w:r>
      </w:ins>
      <w:ins w:id="146" w:author="Benton, Deon" w:date="2025-07-16T22:11:00Z" w16du:dateUtc="2025-07-17T03:11:00Z">
        <w:r w:rsidR="00136774">
          <w:rPr>
            <w:rFonts w:ascii="Times New Roman" w:hAnsi="Times New Roman" w:cs="Times New Roman"/>
          </w:rPr>
          <w:t xml:space="preserve"> </w:t>
        </w:r>
      </w:ins>
      <w:ins w:id="147" w:author="Benton, Deon" w:date="2025-07-16T22:10:00Z" w16du:dateUtc="2025-07-17T03:10:00Z">
        <w:r w:rsidR="00136774" w:rsidRPr="00136774">
          <w:rPr>
            <w:rFonts w:ascii="Times New Roman" w:hAnsi="Times New Roman" w:cs="Times New Roman"/>
          </w:rPr>
          <w:t xml:space="preserve">salience manipulation. </w:t>
        </w:r>
      </w:ins>
      <w:ins w:id="148" w:author="Benton, Deon" w:date="2025-07-16T22:18:00Z" w16du:dateUtc="2025-07-17T03:18:00Z">
        <w:r>
          <w:rPr>
            <w:rFonts w:ascii="Times New Roman" w:hAnsi="Times New Roman" w:cs="Times New Roman"/>
          </w:rPr>
          <w:t>This failure can nevertheless</w:t>
        </w:r>
      </w:ins>
      <w:ins w:id="149" w:author="Benton, Deon" w:date="2025-07-16T22:10:00Z" w16du:dateUtc="2025-07-17T03:10:00Z">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ins>
      <w:ins w:id="150" w:author="Benton, Deon" w:date="2025-07-16T22:12:00Z" w16du:dateUtc="2025-07-17T03:12:00Z">
        <w:r w:rsidR="00136774">
          <w:rPr>
            <w:rFonts w:ascii="Times New Roman" w:hAnsi="Times New Roman" w:cs="Times New Roman"/>
          </w:rPr>
          <w:t>an established association</w:t>
        </w:r>
      </w:ins>
      <w:ins w:id="151" w:author="Benton, Deon" w:date="2025-07-16T22:10:00Z" w16du:dateUtc="2025-07-17T03:10:00Z">
        <w:r w:rsidR="00136774" w:rsidRPr="00136774">
          <w:rPr>
            <w:rFonts w:ascii="Times New Roman" w:hAnsi="Times New Roman" w:cs="Times New Roman"/>
          </w:rPr>
          <w:t xml:space="preserve"> between curved motion and central barriers. </w:t>
        </w:r>
      </w:ins>
      <w:ins w:id="152" w:author="Benton, Deon" w:date="2025-07-16T22:12:00Z" w16du:dateUtc="2025-07-17T03:12:00Z">
        <w:r w:rsidR="00136774">
          <w:rPr>
            <w:rFonts w:ascii="Times New Roman" w:hAnsi="Times New Roman" w:cs="Times New Roman"/>
          </w:rPr>
          <w:t>Ultimately, the network is unable to do this because</w:t>
        </w:r>
      </w:ins>
      <w:ins w:id="153" w:author="Benton, Deon" w:date="2025-07-16T22:13:00Z" w16du:dateUtc="2025-07-17T03:13:00Z">
        <w:r w:rsidR="00136774">
          <w:rPr>
            <w:rFonts w:ascii="Times New Roman" w:hAnsi="Times New Roman" w:cs="Times New Roman"/>
          </w:rPr>
          <w:t xml:space="preserve"> </w:t>
        </w:r>
      </w:ins>
      <w:ins w:id="154" w:author="Benton, Deon" w:date="2025-07-16T22:10:00Z" w16du:dateUtc="2025-07-17T03:10:00Z">
        <w:r w:rsidR="00136774" w:rsidRPr="00136774">
          <w:rPr>
            <w:rFonts w:ascii="Times New Roman" w:hAnsi="Times New Roman" w:cs="Times New Roman"/>
          </w:rPr>
          <w:t>the habituation phase is much shorter than pretraining</w:t>
        </w:r>
      </w:ins>
      <w:ins w:id="155" w:author="Benton, Deon" w:date="2025-07-16T22:13:00Z" w16du:dateUtc="2025-07-17T03:13:00Z">
        <w:r w:rsidR="00136774">
          <w:rPr>
            <w:rFonts w:ascii="Times New Roman" w:hAnsi="Times New Roman" w:cs="Times New Roman"/>
          </w:rPr>
          <w:t xml:space="preserve">; that is, the short duration of the habituation phase </w:t>
        </w:r>
      </w:ins>
      <w:ins w:id="156" w:author="Benton, Deon" w:date="2025-07-16T22:15:00Z" w16du:dateUtc="2025-07-17T03:15:00Z">
        <w:r w:rsidR="00136774">
          <w:rPr>
            <w:rFonts w:ascii="Times New Roman" w:hAnsi="Times New Roman" w:cs="Times New Roman"/>
          </w:rPr>
          <w:t>precludes the network from overriding</w:t>
        </w:r>
      </w:ins>
      <w:ins w:id="157" w:author="Benton, Deon" w:date="2025-07-16T22:13:00Z" w16du:dateUtc="2025-07-17T03:13:00Z">
        <w:r w:rsidR="00136774">
          <w:rPr>
            <w:rFonts w:ascii="Times New Roman" w:hAnsi="Times New Roman" w:cs="Times New Roman"/>
          </w:rPr>
          <w:t xml:space="preserve"> prior learned associations</w:t>
        </w:r>
      </w:ins>
      <w:ins w:id="158" w:author="Benton, Deon" w:date="2025-07-16T22:10:00Z" w16du:dateUtc="2025-07-17T03:10:00Z">
        <w:r w:rsidR="00136774" w:rsidRPr="00136774">
          <w:rPr>
            <w:rFonts w:ascii="Times New Roman" w:hAnsi="Times New Roman" w:cs="Times New Roman"/>
          </w:rPr>
          <w:t>.</w:t>
        </w:r>
      </w:ins>
      <w:ins w:id="159" w:author="Benton, Deon" w:date="2025-07-16T22:13:00Z" w16du:dateUtc="2025-07-17T03:13:00Z">
        <w:r w:rsidR="00136774">
          <w:rPr>
            <w:rFonts w:ascii="Times New Roman" w:hAnsi="Times New Roman" w:cs="Times New Roman"/>
          </w:rPr>
          <w:t xml:space="preserve"> </w:t>
        </w:r>
      </w:ins>
      <w:ins w:id="160" w:author="Benton, Deon" w:date="2025-07-16T22:10:00Z" w16du:dateUtc="2025-07-17T03:10:00Z">
        <w:r w:rsidR="00136774" w:rsidRPr="00136774">
          <w:rPr>
            <w:rFonts w:ascii="Times New Roman" w:hAnsi="Times New Roman" w:cs="Times New Roman"/>
          </w:rPr>
          <w:t xml:space="preserve">This also explains why the network correctly </w:t>
        </w:r>
        <w:r w:rsidR="00136774" w:rsidRPr="00136774">
          <w:rPr>
            <w:rFonts w:ascii="Times New Roman" w:hAnsi="Times New Roman" w:cs="Times New Roman"/>
          </w:rPr>
          <w:lastRenderedPageBreak/>
          <w:t xml:space="preserve">activates the Barrier Missing output unit in both test events. In the Inconsistent test event, the Barrier Missing and Barrier Height 0 input units are </w:t>
        </w:r>
      </w:ins>
      <w:ins w:id="161" w:author="Benton, Deon" w:date="2025-07-16T22:14:00Z" w16du:dateUtc="2025-07-17T03:14:00Z">
        <w:r w:rsidR="00136774">
          <w:rPr>
            <w:rFonts w:ascii="Times New Roman" w:hAnsi="Times New Roman" w:cs="Times New Roman"/>
          </w:rPr>
          <w:t xml:space="preserve">presented to the model as input—associations were established between these units during pretraining. </w:t>
        </w:r>
      </w:ins>
      <w:ins w:id="162" w:author="Benton, Deon" w:date="2025-07-16T22:10:00Z" w16du:dateUtc="2025-07-17T03:10:00Z">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ins>
    </w:p>
    <w:p w14:paraId="40B182F3" w14:textId="5BC573C9" w:rsidR="00610A6A" w:rsidRPr="00610A6A" w:rsidRDefault="00610A6A" w:rsidP="00610A6A">
      <w:pPr>
        <w:spacing w:line="480" w:lineRule="auto"/>
        <w:ind w:firstLine="720"/>
        <w:contextualSpacing/>
        <w:rPr>
          <w:ins w:id="163" w:author="Benton, Deon" w:date="2025-07-16T23:03:00Z" w16du:dateUtc="2025-07-17T04:03:00Z"/>
          <w:rFonts w:ascii="Times New Roman" w:hAnsi="Times New Roman" w:cs="Times New Roman"/>
        </w:rPr>
      </w:pPr>
      <w:ins w:id="164" w:author="Benton, Deon" w:date="2025-07-16T23:03:00Z" w16du:dateUtc="2025-07-17T04:03:00Z">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pretraining—namely, the Curved Motion input unit, the No Clearance input unit, and its input counterpart.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ins>
    </w:p>
    <w:p w14:paraId="625A693E" w14:textId="77777777" w:rsidR="00610A6A" w:rsidRDefault="00610A6A" w:rsidP="00610A6A">
      <w:pPr>
        <w:spacing w:line="480" w:lineRule="auto"/>
        <w:ind w:firstLine="720"/>
        <w:contextualSpacing/>
        <w:rPr>
          <w:ins w:id="165" w:author="Benton, Deon" w:date="2025-07-16T23:04:00Z" w16du:dateUtc="2025-07-17T04:04:00Z"/>
          <w:rFonts w:ascii="Times New Roman" w:hAnsi="Times New Roman" w:cs="Times New Roman"/>
        </w:rPr>
      </w:pPr>
      <w:ins w:id="166" w:author="Benton, Deon" w:date="2025-07-16T23:03:00Z" w16du:dateUtc="2025-07-17T04:03:00Z">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 contribution of the Jump Height 4 unit in the Consistent test event. As a result, the network, like infants, looks about equally at both test events.</w:t>
        </w:r>
      </w:ins>
    </w:p>
    <w:p w14:paraId="06C9E82F" w14:textId="77777777" w:rsidR="00F70315" w:rsidRDefault="00F70315" w:rsidP="00524642">
      <w:pPr>
        <w:spacing w:line="480" w:lineRule="auto"/>
        <w:ind w:firstLine="720"/>
        <w:contextualSpacing/>
        <w:rPr>
          <w:ins w:id="167" w:author="Benton, Deon" w:date="2025-07-16T23:11:00Z" w16du:dateUtc="2025-07-17T04:11:00Z"/>
          <w:rFonts w:ascii="Times New Roman" w:hAnsi="Times New Roman" w:cs="Times New Roman"/>
        </w:rPr>
      </w:pPr>
      <w:ins w:id="168" w:author="Benton, Deon" w:date="2025-07-16T23:11:00Z" w16du:dateUtc="2025-07-17T04:11:00Z">
        <w:r w:rsidRPr="00F70315">
          <w:rPr>
            <w:rFonts w:ascii="Times New Roman" w:hAnsi="Times New Roman" w:cs="Times New Roman"/>
          </w:rPr>
          <w:lastRenderedPageBreak/>
          <w:t>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This manipulation enabled the network to form strong associations between barriers and jumping actions within the limited time window of the habituation phase. The decision to increase the salience of these features was based on the assumption that barriers are more visually prominent when jumping actions—which are inherently attention-grabbing for infants—occur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The barrier’s lower salience in this condition reflects the assumption that barriers are less visually prominent when they appear beside, rather than beneath, a jumping action. Taken together, these results suggest that infants’ behavior in VoE studies using the Gergely paradigm may be explained by domain-general associative mechanisms operating over perceptual features, rather than by abstract reasoning about goals, cost, or efficiency.</w:t>
        </w:r>
        <w:r>
          <w:rPr>
            <w:rFonts w:ascii="Times New Roman" w:hAnsi="Times New Roman" w:cs="Times New Roman"/>
          </w:rPr>
          <w:t xml:space="preserve"> </w:t>
        </w:r>
      </w:ins>
    </w:p>
    <w:p w14:paraId="26618D65" w14:textId="68F7060C" w:rsidR="00524642" w:rsidRDefault="00F70315" w:rsidP="00524642">
      <w:pPr>
        <w:spacing w:line="480" w:lineRule="auto"/>
        <w:ind w:firstLine="720"/>
        <w:contextualSpacing/>
        <w:rPr>
          <w:rFonts w:ascii="Times New Roman" w:hAnsi="Times New Roman" w:cs="Times New Roman"/>
        </w:rPr>
      </w:pPr>
      <w:ins w:id="169" w:author="Benton, Deon" w:date="2025-07-16T23:14:00Z" w16du:dateUtc="2025-07-17T04:14:00Z">
        <w:r>
          <w:rPr>
            <w:rFonts w:ascii="Times New Roman" w:hAnsi="Times New Roman" w:cs="Times New Roman"/>
          </w:rPr>
          <w:t>The principles that explained the network’s behavior in Simulation 1 extend naturally to the remaining simulations.</w:t>
        </w:r>
      </w:ins>
      <w:ins w:id="170" w:author="Benton, Deon" w:date="2025-07-16T23:15:00Z" w16du:dateUtc="2025-07-17T04:15:00Z">
        <w:r>
          <w:rPr>
            <w:rFonts w:ascii="Times New Roman" w:hAnsi="Times New Roman" w:cs="Times New Roman"/>
          </w:rPr>
          <w:t xml:space="preserve"> </w:t>
        </w:r>
      </w:ins>
      <w:ins w:id="171" w:author="Benton, Deon" w:date="2025-07-16T23:17:00Z" w16du:dateUtc="2025-07-17T04:17:00Z">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1D6D65">
          <w:rPr>
            <w:rFonts w:ascii="Times New Roman" w:hAnsi="Times New Roman" w:cs="Times New Roman"/>
          </w:rPr>
          <w:t xml:space="preserve"> </w:t>
        </w:r>
      </w:ins>
      <w:r w:rsidR="009E0AE8">
        <w:rPr>
          <w:rFonts w:ascii="Times New Roman" w:hAnsi="Times New Roman" w:cs="Times New Roman"/>
        </w:rPr>
        <w:t xml:space="preserve"> </w:t>
      </w:r>
      <w:ins w:id="172" w:author="Benton, Deon" w:date="2025-07-16T23:21:00Z" w16du:dateUtc="2025-07-17T04:21:00Z">
        <w:r w:rsidR="001D6D65" w:rsidRPr="001D6D65">
          <w:rPr>
            <w:rFonts w:ascii="Times New Roman" w:hAnsi="Times New Roman" w:cs="Times New Roman"/>
          </w:rPr>
          <w:t xml:space="preserve">Similarly, the basis for networks’ longer looking at </w:t>
        </w:r>
        <w:r w:rsidR="001D6D65" w:rsidRPr="001D6D65">
          <w:rPr>
            <w:rFonts w:ascii="Times New Roman" w:hAnsi="Times New Roman" w:cs="Times New Roman"/>
          </w:rPr>
          <w:lastRenderedPageBreak/>
          <w:t>the high, inefficient test event than at the low, efficient test event in Simulation 4 was that it violated a learned expectation that agents jump just high enough to clear barriers.</w:t>
        </w:r>
      </w:ins>
      <w:ins w:id="173" w:author="Benton, Deon" w:date="2025-07-16T23:22:00Z" w16du:dateUtc="2025-07-17T04:22:00Z">
        <w:r w:rsidR="001D6D65">
          <w:rPr>
            <w:rFonts w:ascii="Times New Roman" w:hAnsi="Times New Roman" w:cs="Times New Roman"/>
          </w:rPr>
          <w:t xml:space="preserve"> </w:t>
        </w:r>
        <w:r w:rsidR="001D6D65" w:rsidRPr="001D6D65">
          <w:rPr>
            <w:rFonts w:ascii="Times New Roman" w:hAnsi="Times New Roman" w:cs="Times New Roman"/>
          </w:rPr>
          <w:t>Considered together, these findings reinforce the notion that infants' looking behaviors in VoE studies that employ the Gergely paradigm may be explained by domain-general associative processes operating over perceptual regularities.</w:t>
        </w:r>
      </w:ins>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694AD208"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 that infants’ behaviors in VoE studies, of which studies that employ the Gergely paradigm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94618E">
        <w:rPr>
          <w:rFonts w:ascii="Times New Roman" w:eastAsia="Times New Roman" w:hAnsi="Times New Roman" w:cs="Times New Roman"/>
        </w:rPr>
        <w:t>, without recourse to specialized processes or abstract notions of action, efficiency, or cost</w:t>
      </w:r>
      <w:r w:rsidR="006C4E68">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5C52A2B7" w:rsidR="00F21664" w:rsidRDefault="00470D5C" w:rsidP="00F21664">
      <w:pPr>
        <w:spacing w:line="480" w:lineRule="auto"/>
        <w:ind w:firstLine="720"/>
        <w:contextualSpacing/>
        <w:rPr>
          <w:rFonts w:ascii="Times New Roman" w:eastAsia="Times New Roman" w:hAnsi="Times New Roman" w:cs="Times New Roman"/>
        </w:rPr>
      </w:pPr>
      <w:del w:id="174" w:author="Benton, Deon" w:date="2025-07-16T23:24:00Z" w16du:dateUtc="2025-07-17T04:24:00Z">
        <w:r w:rsidDel="00B40E70">
          <w:rPr>
            <w:rFonts w:ascii="Times New Roman" w:eastAsia="Times New Roman" w:hAnsi="Times New Roman" w:cs="Times New Roman"/>
          </w:rPr>
          <w:delText xml:space="preserve">The current paper offers a theoretical perspective that builds on </w:delText>
        </w:r>
        <w:r w:rsidR="00B64262" w:rsidDel="00B40E70">
          <w:rPr>
            <w:rFonts w:ascii="Times New Roman" w:eastAsia="Times New Roman" w:hAnsi="Times New Roman" w:cs="Times New Roman"/>
          </w:rPr>
          <w:delText>this second view</w:delText>
        </w:r>
      </w:del>
      <w:ins w:id="175" w:author="Benton, Deon" w:date="2025-07-16T23:24:00Z" w16du:dateUtc="2025-07-17T04:24:00Z">
        <w:r w:rsidR="00B40E70">
          <w:rPr>
            <w:rFonts w:ascii="Times New Roman" w:eastAsia="Times New Roman" w:hAnsi="Times New Roman" w:cs="Times New Roman"/>
          </w:rPr>
          <w:t>This paper builds on this second view</w:t>
        </w:r>
      </w:ins>
      <w:r>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w:t>
      </w:r>
      <w:r w:rsidR="007C01C2">
        <w:rPr>
          <w:rFonts w:ascii="Times New Roman" w:eastAsia="Times New Roman" w:hAnsi="Times New Roman" w:cs="Times New Roman"/>
        </w:rPr>
        <w:lastRenderedPageBreak/>
        <w:t>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 inferential reasoning or conceptually rich knowledge about agents and goals.</w:t>
      </w:r>
      <w:r w:rsidR="0094618E">
        <w:rPr>
          <w:rFonts w:ascii="Times New Roman" w:eastAsia="Times New Roman" w:hAnsi="Times New Roman" w:cs="Times New Roman"/>
        </w:rPr>
        <w:t xml:space="preserve"> </w:t>
      </w:r>
    </w:p>
    <w:p w14:paraId="1F8FE60A" w14:textId="6C8CAC3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 xml:space="preserve">The findings presented here contribute to a broader tradition </w:t>
      </w:r>
      <w:r w:rsidR="00CA05A7">
        <w:rPr>
          <w:rFonts w:ascii="Times New Roman" w:eastAsia="Times New Roman" w:hAnsi="Times New Roman" w:cs="Times New Roman"/>
        </w:rPr>
        <w:t xml:space="preserve">in </w:t>
      </w:r>
      <w:r>
        <w:rPr>
          <w:rFonts w:ascii="Times New Roman" w:eastAsia="Times New Roman" w:hAnsi="Times New Roman" w:cs="Times New Roman"/>
        </w:rPr>
        <w:t>developmental science that use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w:t>
      </w:r>
      <w:r w:rsidR="00A66E38">
        <w:rPr>
          <w:rFonts w:ascii="Times New Roman" w:eastAsia="Times New Roman" w:hAnsi="Times New Roman" w:cs="Times New Roman"/>
        </w:rPr>
        <w:lastRenderedPageBreak/>
        <w:t>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findings on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048AB24F" w:rsidR="00F21664" w:rsidRDefault="00953A8D"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modeling itself, a</w:t>
      </w:r>
      <w:r w:rsidR="00F21664" w:rsidRPr="00F21664">
        <w:rPr>
          <w:rFonts w:ascii="Times New Roman" w:eastAsia="Times New Roman" w:hAnsi="Times New Roman" w:cs="Times New Roman"/>
        </w:rPr>
        <w:t xml:space="preserve">lthough the present model is not the first to simulate </w:t>
      </w:r>
      <w:r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del w:id="176" w:author="Benton, Deon" w:date="2025-07-16T23:25:00Z" w16du:dateUtc="2025-07-17T04:25:00Z">
        <w:r w:rsidR="00F21664" w:rsidRPr="00F21664" w:rsidDel="00B40E70">
          <w:rPr>
            <w:rFonts w:ascii="Times New Roman" w:eastAsia="Times New Roman" w:hAnsi="Times New Roman" w:cs="Times New Roman"/>
          </w:rPr>
          <w:delText>can account for multiple key findings across distinct studies that used the Gergely paradigm</w:delText>
        </w:r>
      </w:del>
      <w:ins w:id="177" w:author="Benton, Deon" w:date="2025-07-16T23:25:00Z" w16du:dateUtc="2025-07-17T04:25:00Z">
        <w:r w:rsidR="00B40E70">
          <w:rPr>
            <w:rFonts w:ascii="Times New Roman" w:eastAsia="Times New Roman" w:hAnsi="Times New Roman" w:cs="Times New Roman"/>
          </w:rPr>
          <w:t>accounts for multiple findings across Gergely-style studies</w:t>
        </w:r>
      </w:ins>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events—it was possible to move beyond showing that the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 may not reflect any of these abstract concepts. Instead, these behaviors may emerge from learned associations between perceptual features and outcomes.</w:t>
      </w:r>
    </w:p>
    <w:p w14:paraId="3740BC68" w14:textId="012B9D50"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 xml:space="preserve">These simplifications might suggest that the model is a poor approximation of </w:t>
      </w:r>
      <w:r w:rsidRPr="00EC33BD">
        <w:rPr>
          <w:rFonts w:ascii="Times New Roman" w:eastAsia="Times New Roman" w:hAnsi="Times New Roman" w:cs="Times New Roman"/>
        </w:rPr>
        <w:lastRenderedPageBreak/>
        <w:t>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7642E8D2"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 xml:space="preserve">dynamically encoded spatial relations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is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 combined with experience with different kinds of actions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w:t>
      </w:r>
      <w:r w:rsidR="00FE02B4">
        <w:rPr>
          <w:rFonts w:ascii="Times New Roman" w:eastAsia="Times New Roman" w:hAnsi="Times New Roman" w:cs="Times New Roman"/>
        </w:rPr>
        <w:lastRenderedPageBreak/>
        <w:t>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4BF93112"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772C1D">
        <w:rPr>
          <w:rFonts w:ascii="Times New Roman" w:eastAsia="Times New Roman" w:hAnsi="Times New Roman" w:cs="Times New Roman"/>
        </w:rPr>
        <w:t>Gergely-style studies</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34D4195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 that are governed by 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E47ED1">
        <w:rPr>
          <w:rFonts w:ascii="Times New Roman" w:eastAsia="Times New Roman" w:hAnsi="Times New Roman" w:cs="Times New Roman"/>
        </w:rPr>
        <w:t>could be implemented in generic</w:t>
      </w:r>
      <w:r w:rsidR="0019511C">
        <w:rPr>
          <w:rFonts w:ascii="Times New Roman" w:eastAsia="Times New Roman" w:hAnsi="Times New Roman" w:cs="Times New Roman"/>
        </w:rPr>
        <w:t xml:space="preserve"> </w:t>
      </w:r>
      <w:r w:rsidR="009B76EC">
        <w:rPr>
          <w:rFonts w:ascii="Times New Roman" w:eastAsia="Times New Roman" w:hAnsi="Times New Roman" w:cs="Times New Roman"/>
        </w:rPr>
        <w:t>artificial neural network</w:t>
      </w:r>
      <w:r w:rsidR="00FE450C">
        <w:rPr>
          <w:rFonts w:ascii="Times New Roman" w:eastAsia="Times New Roman" w:hAnsi="Times New Roman" w:cs="Times New Roman"/>
        </w:rPr>
        <w:t>—</w:t>
      </w:r>
      <w:r w:rsidR="00E47ED1">
        <w:rPr>
          <w:rFonts w:ascii="Times New Roman" w:eastAsia="Times New Roman" w:hAnsi="Times New Roman" w:cs="Times New Roman"/>
        </w:rPr>
        <w:t>including</w:t>
      </w:r>
      <w:r w:rsidR="0019511C">
        <w:rPr>
          <w:rFonts w:ascii="Times New Roman" w:eastAsia="Times New Roman" w:hAnsi="Times New Roman" w:cs="Times New Roman"/>
        </w:rPr>
        <w:t xml:space="preserve"> connectionist systems not</w:t>
      </w:r>
      <w:r w:rsidR="00FE450C">
        <w:rPr>
          <w:rFonts w:ascii="Times New Roman" w:eastAsia="Times New Roman" w:hAnsi="Times New Roman" w:cs="Times New Roman"/>
        </w:rPr>
        <w:t xml:space="preserve"> designed </w:t>
      </w:r>
      <w:r w:rsidR="00E47ED1">
        <w:rPr>
          <w:rFonts w:ascii="Times New Roman" w:eastAsia="Times New Roman" w:hAnsi="Times New Roman" w:cs="Times New Roman"/>
        </w:rPr>
        <w:t xml:space="preserve">specifically </w:t>
      </w:r>
      <w:r w:rsidR="00FE450C">
        <w:rPr>
          <w:rFonts w:ascii="Times New Roman" w:eastAsia="Times New Roman" w:hAnsi="Times New Roman" w:cs="Times New Roman"/>
        </w:rPr>
        <w:t xml:space="preserve">to simulate the Gergely </w:t>
      </w:r>
      <w:r w:rsidR="00FE450C">
        <w:rPr>
          <w:rFonts w:ascii="Times New Roman" w:eastAsia="Times New Roman" w:hAnsi="Times New Roman" w:cs="Times New Roman"/>
        </w:rPr>
        <w:lastRenderedPageBreak/>
        <w:t xml:space="preserve">paradigm—to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1807E70"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 xml:space="preserve">to test </w:t>
      </w:r>
      <w:r w:rsidR="00EF10E4">
        <w:rPr>
          <w:rFonts w:ascii="Times New Roman" w:eastAsia="Times New Roman" w:hAnsi="Times New Roman" w:cs="Times New Roman"/>
        </w:rPr>
        <w:t xml:space="preserve">a lean theoretical account of infants’ action understanding that is grounded in domain-general associative learning and real-world experience with different types of actions.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524642">
        <w:rPr>
          <w:rFonts w:ascii="Times New Roman" w:eastAsia="Times New Roman" w:hAnsi="Times New Roman" w:cs="Times New Roman"/>
        </w:rPr>
        <w:t>this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actions.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 xml:space="preserve">More broadly, this work speaks to ongoing debates about how best to interpret infants’ looking behaviors in cognitive tasks. </w:t>
      </w:r>
      <w:r w:rsidR="00F80976">
        <w:rPr>
          <w:rFonts w:ascii="Times New Roman" w:eastAsia="Times New Roman" w:hAnsi="Times New Roman" w:cs="Times New Roman"/>
        </w:rPr>
        <w:t>If such behaviors can be captured by simple associative processes that operate over perceptual input, this casts doubts on claims that infants’ looking in these tasks reflect conceptually rich inferences.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3006802D" w14:textId="59E95AD3" w:rsidR="001F385D" w:rsidRDefault="001F385D" w:rsidP="0052464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1"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3"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6"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29"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https://doi.org/10.1111/j.1467-7687.2011.01048.x</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3"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6"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38"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4"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6"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49"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0"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4"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59"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3"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https://doi.org/10.1016/S1364-6613(02)01926-5</w:t>
        </w:r>
      </w:hyperlink>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7"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https://doi.org/10.1002/icd.2359</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6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6"/>
      <w:headerReference w:type="first" r:id="rId7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9CA9" w14:textId="77777777" w:rsidR="00D65145" w:rsidRDefault="00D65145" w:rsidP="00391C7E">
      <w:pPr>
        <w:spacing w:after="0" w:line="240" w:lineRule="auto"/>
      </w:pPr>
      <w:r>
        <w:separator/>
      </w:r>
    </w:p>
  </w:endnote>
  <w:endnote w:type="continuationSeparator" w:id="0">
    <w:p w14:paraId="459D0C36" w14:textId="77777777" w:rsidR="00D65145" w:rsidRDefault="00D6514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C668" w14:textId="77777777" w:rsidR="00D65145" w:rsidRDefault="00D65145" w:rsidP="00391C7E">
      <w:pPr>
        <w:spacing w:after="0" w:line="240" w:lineRule="auto"/>
      </w:pPr>
      <w:r>
        <w:separator/>
      </w:r>
    </w:p>
  </w:footnote>
  <w:footnote w:type="continuationSeparator" w:id="0">
    <w:p w14:paraId="2A0CC881" w14:textId="77777777" w:rsidR="00D65145" w:rsidRDefault="00D65145"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40656"/>
    <w:rsid w:val="0004069B"/>
    <w:rsid w:val="000412D9"/>
    <w:rsid w:val="0004140C"/>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2EB"/>
    <w:rsid w:val="000705E6"/>
    <w:rsid w:val="00070F13"/>
    <w:rsid w:val="00070F6C"/>
    <w:rsid w:val="00071A55"/>
    <w:rsid w:val="00071F26"/>
    <w:rsid w:val="0007371A"/>
    <w:rsid w:val="000742D7"/>
    <w:rsid w:val="00075C51"/>
    <w:rsid w:val="000767FC"/>
    <w:rsid w:val="000771B9"/>
    <w:rsid w:val="00080943"/>
    <w:rsid w:val="00081085"/>
    <w:rsid w:val="000810FA"/>
    <w:rsid w:val="000819BC"/>
    <w:rsid w:val="0008231A"/>
    <w:rsid w:val="000829B9"/>
    <w:rsid w:val="000832B4"/>
    <w:rsid w:val="000835DD"/>
    <w:rsid w:val="00083D9B"/>
    <w:rsid w:val="000849D1"/>
    <w:rsid w:val="000850EE"/>
    <w:rsid w:val="000858E1"/>
    <w:rsid w:val="0008747D"/>
    <w:rsid w:val="000875D2"/>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08C"/>
    <w:rsid w:val="00121E0F"/>
    <w:rsid w:val="00122750"/>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E0D"/>
    <w:rsid w:val="001414E8"/>
    <w:rsid w:val="0014179B"/>
    <w:rsid w:val="001426AF"/>
    <w:rsid w:val="00142ED1"/>
    <w:rsid w:val="00143F51"/>
    <w:rsid w:val="00144357"/>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5501"/>
    <w:rsid w:val="0017668E"/>
    <w:rsid w:val="00181761"/>
    <w:rsid w:val="0018182D"/>
    <w:rsid w:val="001823A3"/>
    <w:rsid w:val="00183524"/>
    <w:rsid w:val="00183E63"/>
    <w:rsid w:val="00185AE3"/>
    <w:rsid w:val="00186357"/>
    <w:rsid w:val="001863D5"/>
    <w:rsid w:val="001864B7"/>
    <w:rsid w:val="0018749A"/>
    <w:rsid w:val="00190AA0"/>
    <w:rsid w:val="00192937"/>
    <w:rsid w:val="001938E6"/>
    <w:rsid w:val="0019465C"/>
    <w:rsid w:val="001950BB"/>
    <w:rsid w:val="0019511C"/>
    <w:rsid w:val="00195B5F"/>
    <w:rsid w:val="00196664"/>
    <w:rsid w:val="00196750"/>
    <w:rsid w:val="001971A6"/>
    <w:rsid w:val="001A00F6"/>
    <w:rsid w:val="001A0B2E"/>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28E"/>
    <w:rsid w:val="002235F4"/>
    <w:rsid w:val="00223D51"/>
    <w:rsid w:val="002240E0"/>
    <w:rsid w:val="0022410E"/>
    <w:rsid w:val="002241DE"/>
    <w:rsid w:val="00225EAA"/>
    <w:rsid w:val="002268D7"/>
    <w:rsid w:val="00226AC2"/>
    <w:rsid w:val="002279A3"/>
    <w:rsid w:val="00230700"/>
    <w:rsid w:val="00230A9A"/>
    <w:rsid w:val="00230D82"/>
    <w:rsid w:val="002319D4"/>
    <w:rsid w:val="002322A5"/>
    <w:rsid w:val="002327B3"/>
    <w:rsid w:val="00233AAE"/>
    <w:rsid w:val="00233BDD"/>
    <w:rsid w:val="00233DE0"/>
    <w:rsid w:val="002341FE"/>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5509"/>
    <w:rsid w:val="00245521"/>
    <w:rsid w:val="002456DD"/>
    <w:rsid w:val="0024591C"/>
    <w:rsid w:val="00245994"/>
    <w:rsid w:val="00246178"/>
    <w:rsid w:val="00246567"/>
    <w:rsid w:val="00246765"/>
    <w:rsid w:val="00246BFD"/>
    <w:rsid w:val="00251F38"/>
    <w:rsid w:val="002531AE"/>
    <w:rsid w:val="0025617C"/>
    <w:rsid w:val="002575FD"/>
    <w:rsid w:val="002576EE"/>
    <w:rsid w:val="002609AA"/>
    <w:rsid w:val="00261659"/>
    <w:rsid w:val="00261D7B"/>
    <w:rsid w:val="0026223F"/>
    <w:rsid w:val="0026456F"/>
    <w:rsid w:val="0026634B"/>
    <w:rsid w:val="00266FBB"/>
    <w:rsid w:val="0026781C"/>
    <w:rsid w:val="0027190A"/>
    <w:rsid w:val="0027198F"/>
    <w:rsid w:val="0027220C"/>
    <w:rsid w:val="00273FB5"/>
    <w:rsid w:val="00280367"/>
    <w:rsid w:val="002807A7"/>
    <w:rsid w:val="00281DD5"/>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69FD"/>
    <w:rsid w:val="00297E73"/>
    <w:rsid w:val="002A0405"/>
    <w:rsid w:val="002A117A"/>
    <w:rsid w:val="002A20CD"/>
    <w:rsid w:val="002A2538"/>
    <w:rsid w:val="002A3067"/>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978"/>
    <w:rsid w:val="002C2FA4"/>
    <w:rsid w:val="002C3076"/>
    <w:rsid w:val="002C38E4"/>
    <w:rsid w:val="002C3A0E"/>
    <w:rsid w:val="002C3D2A"/>
    <w:rsid w:val="002C3FF9"/>
    <w:rsid w:val="002C4837"/>
    <w:rsid w:val="002C50CE"/>
    <w:rsid w:val="002C6957"/>
    <w:rsid w:val="002C6A24"/>
    <w:rsid w:val="002C73D9"/>
    <w:rsid w:val="002C7767"/>
    <w:rsid w:val="002D0BEE"/>
    <w:rsid w:val="002D0F50"/>
    <w:rsid w:val="002D2BA1"/>
    <w:rsid w:val="002D3A1B"/>
    <w:rsid w:val="002D4413"/>
    <w:rsid w:val="002D5326"/>
    <w:rsid w:val="002D55C6"/>
    <w:rsid w:val="002D687C"/>
    <w:rsid w:val="002D7708"/>
    <w:rsid w:val="002E0363"/>
    <w:rsid w:val="002E0FE1"/>
    <w:rsid w:val="002E13C5"/>
    <w:rsid w:val="002E23C4"/>
    <w:rsid w:val="002E3F09"/>
    <w:rsid w:val="002E6504"/>
    <w:rsid w:val="002E6730"/>
    <w:rsid w:val="002E6DC4"/>
    <w:rsid w:val="002E776B"/>
    <w:rsid w:val="002E7906"/>
    <w:rsid w:val="002E7B21"/>
    <w:rsid w:val="002F0131"/>
    <w:rsid w:val="002F0216"/>
    <w:rsid w:val="002F0729"/>
    <w:rsid w:val="002F12FF"/>
    <w:rsid w:val="002F136A"/>
    <w:rsid w:val="002F3FF3"/>
    <w:rsid w:val="002F4940"/>
    <w:rsid w:val="00300FD4"/>
    <w:rsid w:val="003020DD"/>
    <w:rsid w:val="003058A8"/>
    <w:rsid w:val="00305B4B"/>
    <w:rsid w:val="003065B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DE6"/>
    <w:rsid w:val="00322E22"/>
    <w:rsid w:val="0032327D"/>
    <w:rsid w:val="0032420B"/>
    <w:rsid w:val="00324C6A"/>
    <w:rsid w:val="00326DF7"/>
    <w:rsid w:val="00327070"/>
    <w:rsid w:val="00327258"/>
    <w:rsid w:val="003314EC"/>
    <w:rsid w:val="0033184B"/>
    <w:rsid w:val="00331AF7"/>
    <w:rsid w:val="00332406"/>
    <w:rsid w:val="00332621"/>
    <w:rsid w:val="00333DF3"/>
    <w:rsid w:val="00334952"/>
    <w:rsid w:val="00334F3E"/>
    <w:rsid w:val="0033579E"/>
    <w:rsid w:val="00335DE1"/>
    <w:rsid w:val="00335F59"/>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5ED"/>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4483"/>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DF0"/>
    <w:rsid w:val="004846D9"/>
    <w:rsid w:val="00484994"/>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6A43"/>
    <w:rsid w:val="004979E4"/>
    <w:rsid w:val="00497C46"/>
    <w:rsid w:val="00497F11"/>
    <w:rsid w:val="004A045E"/>
    <w:rsid w:val="004A07A5"/>
    <w:rsid w:val="004A0BA0"/>
    <w:rsid w:val="004A274B"/>
    <w:rsid w:val="004A302F"/>
    <w:rsid w:val="004A3C37"/>
    <w:rsid w:val="004A55FC"/>
    <w:rsid w:val="004A587D"/>
    <w:rsid w:val="004A5D51"/>
    <w:rsid w:val="004A5EA5"/>
    <w:rsid w:val="004A6E29"/>
    <w:rsid w:val="004A7C3D"/>
    <w:rsid w:val="004A7EA9"/>
    <w:rsid w:val="004B03EF"/>
    <w:rsid w:val="004B16EB"/>
    <w:rsid w:val="004B2781"/>
    <w:rsid w:val="004B3357"/>
    <w:rsid w:val="004B3A73"/>
    <w:rsid w:val="004B3DFC"/>
    <w:rsid w:val="004B3F0C"/>
    <w:rsid w:val="004B4034"/>
    <w:rsid w:val="004B4BDD"/>
    <w:rsid w:val="004B4CD0"/>
    <w:rsid w:val="004B4FDB"/>
    <w:rsid w:val="004B5BE3"/>
    <w:rsid w:val="004B658E"/>
    <w:rsid w:val="004B69BE"/>
    <w:rsid w:val="004B71F8"/>
    <w:rsid w:val="004B7234"/>
    <w:rsid w:val="004B7711"/>
    <w:rsid w:val="004B7866"/>
    <w:rsid w:val="004B7974"/>
    <w:rsid w:val="004C00B1"/>
    <w:rsid w:val="004C042A"/>
    <w:rsid w:val="004C0529"/>
    <w:rsid w:val="004C15C0"/>
    <w:rsid w:val="004C3088"/>
    <w:rsid w:val="004C4B00"/>
    <w:rsid w:val="004C4B98"/>
    <w:rsid w:val="004C4EE4"/>
    <w:rsid w:val="004C5792"/>
    <w:rsid w:val="004C6440"/>
    <w:rsid w:val="004C6B43"/>
    <w:rsid w:val="004C7140"/>
    <w:rsid w:val="004C795D"/>
    <w:rsid w:val="004C7C59"/>
    <w:rsid w:val="004C7F46"/>
    <w:rsid w:val="004D151D"/>
    <w:rsid w:val="004D2C27"/>
    <w:rsid w:val="004D32F5"/>
    <w:rsid w:val="004D4762"/>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5A03"/>
    <w:rsid w:val="004F6440"/>
    <w:rsid w:val="004F6BF0"/>
    <w:rsid w:val="00500409"/>
    <w:rsid w:val="0050168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3C7B"/>
    <w:rsid w:val="00524642"/>
    <w:rsid w:val="0052470C"/>
    <w:rsid w:val="00524DCD"/>
    <w:rsid w:val="0052528F"/>
    <w:rsid w:val="00525589"/>
    <w:rsid w:val="00527B4D"/>
    <w:rsid w:val="00530632"/>
    <w:rsid w:val="00530FCA"/>
    <w:rsid w:val="00532A6B"/>
    <w:rsid w:val="0053378E"/>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2DFC"/>
    <w:rsid w:val="00575813"/>
    <w:rsid w:val="00575943"/>
    <w:rsid w:val="00577556"/>
    <w:rsid w:val="00580F17"/>
    <w:rsid w:val="00582C9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411"/>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0B56"/>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A20"/>
    <w:rsid w:val="00610A6A"/>
    <w:rsid w:val="00611CCC"/>
    <w:rsid w:val="00612353"/>
    <w:rsid w:val="00613257"/>
    <w:rsid w:val="0061426F"/>
    <w:rsid w:val="006150A4"/>
    <w:rsid w:val="006151A4"/>
    <w:rsid w:val="00615345"/>
    <w:rsid w:val="006159FC"/>
    <w:rsid w:val="00616350"/>
    <w:rsid w:val="006173BD"/>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474"/>
    <w:rsid w:val="006778AC"/>
    <w:rsid w:val="00677910"/>
    <w:rsid w:val="00677A99"/>
    <w:rsid w:val="00677AA8"/>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277B"/>
    <w:rsid w:val="006C2C60"/>
    <w:rsid w:val="006C3037"/>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9C9"/>
    <w:rsid w:val="00707240"/>
    <w:rsid w:val="00707469"/>
    <w:rsid w:val="0070789A"/>
    <w:rsid w:val="007109FF"/>
    <w:rsid w:val="00710E81"/>
    <w:rsid w:val="00711837"/>
    <w:rsid w:val="00713513"/>
    <w:rsid w:val="00714074"/>
    <w:rsid w:val="00714257"/>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60D"/>
    <w:rsid w:val="0073366E"/>
    <w:rsid w:val="007336E4"/>
    <w:rsid w:val="00734053"/>
    <w:rsid w:val="007346F5"/>
    <w:rsid w:val="007350B5"/>
    <w:rsid w:val="00736B53"/>
    <w:rsid w:val="00737142"/>
    <w:rsid w:val="007409C9"/>
    <w:rsid w:val="007409EB"/>
    <w:rsid w:val="00740B6F"/>
    <w:rsid w:val="00740E1E"/>
    <w:rsid w:val="00741612"/>
    <w:rsid w:val="007418DF"/>
    <w:rsid w:val="007424A2"/>
    <w:rsid w:val="007425C4"/>
    <w:rsid w:val="00742E43"/>
    <w:rsid w:val="00743467"/>
    <w:rsid w:val="007441A8"/>
    <w:rsid w:val="0074445A"/>
    <w:rsid w:val="0074478E"/>
    <w:rsid w:val="0074588B"/>
    <w:rsid w:val="0074612B"/>
    <w:rsid w:val="00746FC8"/>
    <w:rsid w:val="0074774D"/>
    <w:rsid w:val="00747F36"/>
    <w:rsid w:val="00751B32"/>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716D"/>
    <w:rsid w:val="00770678"/>
    <w:rsid w:val="00770DE0"/>
    <w:rsid w:val="0077113B"/>
    <w:rsid w:val="0077236B"/>
    <w:rsid w:val="00772B3F"/>
    <w:rsid w:val="00772C1D"/>
    <w:rsid w:val="00772DBF"/>
    <w:rsid w:val="007738D4"/>
    <w:rsid w:val="00773A8C"/>
    <w:rsid w:val="00774252"/>
    <w:rsid w:val="007749D6"/>
    <w:rsid w:val="00775603"/>
    <w:rsid w:val="0077624C"/>
    <w:rsid w:val="00776861"/>
    <w:rsid w:val="00780197"/>
    <w:rsid w:val="007806FD"/>
    <w:rsid w:val="0078079B"/>
    <w:rsid w:val="00780B0E"/>
    <w:rsid w:val="00780B62"/>
    <w:rsid w:val="007811D2"/>
    <w:rsid w:val="00784196"/>
    <w:rsid w:val="0078424D"/>
    <w:rsid w:val="007847D6"/>
    <w:rsid w:val="0078570D"/>
    <w:rsid w:val="00790E1C"/>
    <w:rsid w:val="00791C06"/>
    <w:rsid w:val="00791DBB"/>
    <w:rsid w:val="00793930"/>
    <w:rsid w:val="00793BEE"/>
    <w:rsid w:val="00793E6A"/>
    <w:rsid w:val="00793FEB"/>
    <w:rsid w:val="00795359"/>
    <w:rsid w:val="007978A2"/>
    <w:rsid w:val="007A07DB"/>
    <w:rsid w:val="007A11F9"/>
    <w:rsid w:val="007A157E"/>
    <w:rsid w:val="007A23AB"/>
    <w:rsid w:val="007A28C6"/>
    <w:rsid w:val="007A4606"/>
    <w:rsid w:val="007A46E1"/>
    <w:rsid w:val="007A4942"/>
    <w:rsid w:val="007A4C33"/>
    <w:rsid w:val="007A5C67"/>
    <w:rsid w:val="007A629C"/>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EAC"/>
    <w:rsid w:val="007D16EA"/>
    <w:rsid w:val="007D1E9D"/>
    <w:rsid w:val="007D285B"/>
    <w:rsid w:val="007D3D94"/>
    <w:rsid w:val="007D403D"/>
    <w:rsid w:val="007D4B1A"/>
    <w:rsid w:val="007D4C49"/>
    <w:rsid w:val="007D5256"/>
    <w:rsid w:val="007D5829"/>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7FF"/>
    <w:rsid w:val="007F2D36"/>
    <w:rsid w:val="007F309C"/>
    <w:rsid w:val="007F35EA"/>
    <w:rsid w:val="007F66CE"/>
    <w:rsid w:val="007F7477"/>
    <w:rsid w:val="007F7CDF"/>
    <w:rsid w:val="00801363"/>
    <w:rsid w:val="008021BD"/>
    <w:rsid w:val="00803276"/>
    <w:rsid w:val="00803555"/>
    <w:rsid w:val="00803AC9"/>
    <w:rsid w:val="00804C29"/>
    <w:rsid w:val="008055AC"/>
    <w:rsid w:val="0080566C"/>
    <w:rsid w:val="00807108"/>
    <w:rsid w:val="0080748F"/>
    <w:rsid w:val="00810B00"/>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A7D"/>
    <w:rsid w:val="00816AE3"/>
    <w:rsid w:val="00816E14"/>
    <w:rsid w:val="0081725A"/>
    <w:rsid w:val="00817291"/>
    <w:rsid w:val="00817C59"/>
    <w:rsid w:val="00820218"/>
    <w:rsid w:val="00821320"/>
    <w:rsid w:val="00824650"/>
    <w:rsid w:val="0082609A"/>
    <w:rsid w:val="00826106"/>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72E4"/>
    <w:rsid w:val="00847C7B"/>
    <w:rsid w:val="008505CC"/>
    <w:rsid w:val="008512A3"/>
    <w:rsid w:val="00851B40"/>
    <w:rsid w:val="008523EA"/>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4CFF"/>
    <w:rsid w:val="008B5493"/>
    <w:rsid w:val="008B5C7C"/>
    <w:rsid w:val="008C27AE"/>
    <w:rsid w:val="008C3083"/>
    <w:rsid w:val="008C38EB"/>
    <w:rsid w:val="008C4764"/>
    <w:rsid w:val="008C55D6"/>
    <w:rsid w:val="008C5DB0"/>
    <w:rsid w:val="008C67D6"/>
    <w:rsid w:val="008C75A3"/>
    <w:rsid w:val="008C7D82"/>
    <w:rsid w:val="008D040E"/>
    <w:rsid w:val="008D14E2"/>
    <w:rsid w:val="008D17DA"/>
    <w:rsid w:val="008D22A1"/>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174F"/>
    <w:rsid w:val="0091196C"/>
    <w:rsid w:val="00913512"/>
    <w:rsid w:val="009135CF"/>
    <w:rsid w:val="009139C0"/>
    <w:rsid w:val="00914A32"/>
    <w:rsid w:val="00914A3A"/>
    <w:rsid w:val="0091568C"/>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537"/>
    <w:rsid w:val="00935891"/>
    <w:rsid w:val="009359CC"/>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423"/>
    <w:rsid w:val="00945CE8"/>
    <w:rsid w:val="0094618E"/>
    <w:rsid w:val="00946FC1"/>
    <w:rsid w:val="00950D30"/>
    <w:rsid w:val="00951796"/>
    <w:rsid w:val="00951952"/>
    <w:rsid w:val="00951BCB"/>
    <w:rsid w:val="00951C55"/>
    <w:rsid w:val="009526B1"/>
    <w:rsid w:val="009526C3"/>
    <w:rsid w:val="009539FA"/>
    <w:rsid w:val="00953A8D"/>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3F99"/>
    <w:rsid w:val="00964347"/>
    <w:rsid w:val="00964D23"/>
    <w:rsid w:val="009650C0"/>
    <w:rsid w:val="00965615"/>
    <w:rsid w:val="00966715"/>
    <w:rsid w:val="00967403"/>
    <w:rsid w:val="00967683"/>
    <w:rsid w:val="00970257"/>
    <w:rsid w:val="00970A55"/>
    <w:rsid w:val="0097127C"/>
    <w:rsid w:val="00971A00"/>
    <w:rsid w:val="00971E16"/>
    <w:rsid w:val="0097290B"/>
    <w:rsid w:val="00973274"/>
    <w:rsid w:val="0097588A"/>
    <w:rsid w:val="009761A8"/>
    <w:rsid w:val="00976811"/>
    <w:rsid w:val="00976E80"/>
    <w:rsid w:val="00977197"/>
    <w:rsid w:val="00977D06"/>
    <w:rsid w:val="00977EC4"/>
    <w:rsid w:val="00982472"/>
    <w:rsid w:val="00983580"/>
    <w:rsid w:val="009841DE"/>
    <w:rsid w:val="00984BDE"/>
    <w:rsid w:val="00985654"/>
    <w:rsid w:val="009856BE"/>
    <w:rsid w:val="00985A75"/>
    <w:rsid w:val="00986B93"/>
    <w:rsid w:val="00987489"/>
    <w:rsid w:val="00987A3A"/>
    <w:rsid w:val="00987D54"/>
    <w:rsid w:val="009907B4"/>
    <w:rsid w:val="00992848"/>
    <w:rsid w:val="00993375"/>
    <w:rsid w:val="009943CD"/>
    <w:rsid w:val="009952B7"/>
    <w:rsid w:val="00995683"/>
    <w:rsid w:val="00996380"/>
    <w:rsid w:val="009967C3"/>
    <w:rsid w:val="009975B0"/>
    <w:rsid w:val="009A00F6"/>
    <w:rsid w:val="009A0315"/>
    <w:rsid w:val="009A1510"/>
    <w:rsid w:val="009A1C9A"/>
    <w:rsid w:val="009A3008"/>
    <w:rsid w:val="009A3311"/>
    <w:rsid w:val="009A355D"/>
    <w:rsid w:val="009A474B"/>
    <w:rsid w:val="009A5197"/>
    <w:rsid w:val="009A56F5"/>
    <w:rsid w:val="009A5D9D"/>
    <w:rsid w:val="009A609C"/>
    <w:rsid w:val="009A6177"/>
    <w:rsid w:val="009A630B"/>
    <w:rsid w:val="009A6851"/>
    <w:rsid w:val="009A70D1"/>
    <w:rsid w:val="009A76EF"/>
    <w:rsid w:val="009A7B28"/>
    <w:rsid w:val="009A7C76"/>
    <w:rsid w:val="009B1F81"/>
    <w:rsid w:val="009B27AA"/>
    <w:rsid w:val="009B3D3F"/>
    <w:rsid w:val="009B49B7"/>
    <w:rsid w:val="009B50DC"/>
    <w:rsid w:val="009B6780"/>
    <w:rsid w:val="009B6BE9"/>
    <w:rsid w:val="009B718F"/>
    <w:rsid w:val="009B76EC"/>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0AE8"/>
    <w:rsid w:val="009E193F"/>
    <w:rsid w:val="009E30A3"/>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325"/>
    <w:rsid w:val="00A00BDA"/>
    <w:rsid w:val="00A03432"/>
    <w:rsid w:val="00A037F0"/>
    <w:rsid w:val="00A073F1"/>
    <w:rsid w:val="00A076A4"/>
    <w:rsid w:val="00A07E4E"/>
    <w:rsid w:val="00A07FB7"/>
    <w:rsid w:val="00A113DB"/>
    <w:rsid w:val="00A11D7E"/>
    <w:rsid w:val="00A13194"/>
    <w:rsid w:val="00A131A1"/>
    <w:rsid w:val="00A13E84"/>
    <w:rsid w:val="00A145F9"/>
    <w:rsid w:val="00A178AE"/>
    <w:rsid w:val="00A20504"/>
    <w:rsid w:val="00A20DC8"/>
    <w:rsid w:val="00A22499"/>
    <w:rsid w:val="00A2336B"/>
    <w:rsid w:val="00A23A9C"/>
    <w:rsid w:val="00A23D9B"/>
    <w:rsid w:val="00A24716"/>
    <w:rsid w:val="00A24724"/>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76DA"/>
    <w:rsid w:val="00A80248"/>
    <w:rsid w:val="00A80C79"/>
    <w:rsid w:val="00A81342"/>
    <w:rsid w:val="00A81A34"/>
    <w:rsid w:val="00A81B31"/>
    <w:rsid w:val="00A81FE5"/>
    <w:rsid w:val="00A8238A"/>
    <w:rsid w:val="00A82422"/>
    <w:rsid w:val="00A85BF1"/>
    <w:rsid w:val="00A86B1C"/>
    <w:rsid w:val="00A87063"/>
    <w:rsid w:val="00A87BB6"/>
    <w:rsid w:val="00A87E09"/>
    <w:rsid w:val="00A90082"/>
    <w:rsid w:val="00A9049C"/>
    <w:rsid w:val="00A9112B"/>
    <w:rsid w:val="00A9183C"/>
    <w:rsid w:val="00A94823"/>
    <w:rsid w:val="00A94B96"/>
    <w:rsid w:val="00A9514B"/>
    <w:rsid w:val="00A955F5"/>
    <w:rsid w:val="00A97403"/>
    <w:rsid w:val="00A977FC"/>
    <w:rsid w:val="00AA020C"/>
    <w:rsid w:val="00AA04E9"/>
    <w:rsid w:val="00AA0C2B"/>
    <w:rsid w:val="00AA112F"/>
    <w:rsid w:val="00AA4767"/>
    <w:rsid w:val="00AA4801"/>
    <w:rsid w:val="00AA4E3E"/>
    <w:rsid w:val="00AA6282"/>
    <w:rsid w:val="00AA7078"/>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F0534"/>
    <w:rsid w:val="00AF1530"/>
    <w:rsid w:val="00AF15E4"/>
    <w:rsid w:val="00AF3245"/>
    <w:rsid w:val="00AF3BF6"/>
    <w:rsid w:val="00AF3CD1"/>
    <w:rsid w:val="00AF4B3A"/>
    <w:rsid w:val="00AF554A"/>
    <w:rsid w:val="00AF57C4"/>
    <w:rsid w:val="00AF6150"/>
    <w:rsid w:val="00AF7951"/>
    <w:rsid w:val="00B00645"/>
    <w:rsid w:val="00B00FC9"/>
    <w:rsid w:val="00B0260D"/>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1764"/>
    <w:rsid w:val="00B51F12"/>
    <w:rsid w:val="00B531EF"/>
    <w:rsid w:val="00B534B0"/>
    <w:rsid w:val="00B535E1"/>
    <w:rsid w:val="00B53B42"/>
    <w:rsid w:val="00B54340"/>
    <w:rsid w:val="00B5681A"/>
    <w:rsid w:val="00B57207"/>
    <w:rsid w:val="00B572F3"/>
    <w:rsid w:val="00B604E0"/>
    <w:rsid w:val="00B611BA"/>
    <w:rsid w:val="00B61B53"/>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3C7E"/>
    <w:rsid w:val="00B8453C"/>
    <w:rsid w:val="00B84810"/>
    <w:rsid w:val="00B84C3F"/>
    <w:rsid w:val="00B85B22"/>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A8F"/>
    <w:rsid w:val="00BA502B"/>
    <w:rsid w:val="00BA5989"/>
    <w:rsid w:val="00BA6275"/>
    <w:rsid w:val="00BA759D"/>
    <w:rsid w:val="00BB0BAF"/>
    <w:rsid w:val="00BB13DF"/>
    <w:rsid w:val="00BB21C8"/>
    <w:rsid w:val="00BB2FBE"/>
    <w:rsid w:val="00BB324C"/>
    <w:rsid w:val="00BB41F9"/>
    <w:rsid w:val="00BB4BAA"/>
    <w:rsid w:val="00BB5957"/>
    <w:rsid w:val="00BB607E"/>
    <w:rsid w:val="00BB684F"/>
    <w:rsid w:val="00BB7735"/>
    <w:rsid w:val="00BB7CF2"/>
    <w:rsid w:val="00BC14D4"/>
    <w:rsid w:val="00BC196F"/>
    <w:rsid w:val="00BC21FE"/>
    <w:rsid w:val="00BC3402"/>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B8E"/>
    <w:rsid w:val="00C050FD"/>
    <w:rsid w:val="00C05467"/>
    <w:rsid w:val="00C0571E"/>
    <w:rsid w:val="00C06055"/>
    <w:rsid w:val="00C073D6"/>
    <w:rsid w:val="00C10B39"/>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F7A"/>
    <w:rsid w:val="00C4274D"/>
    <w:rsid w:val="00C43F56"/>
    <w:rsid w:val="00C442F3"/>
    <w:rsid w:val="00C4444B"/>
    <w:rsid w:val="00C44C5D"/>
    <w:rsid w:val="00C450BA"/>
    <w:rsid w:val="00C4526A"/>
    <w:rsid w:val="00C4616F"/>
    <w:rsid w:val="00C4667A"/>
    <w:rsid w:val="00C46B1C"/>
    <w:rsid w:val="00C46CF6"/>
    <w:rsid w:val="00C502AB"/>
    <w:rsid w:val="00C50832"/>
    <w:rsid w:val="00C51255"/>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29D0"/>
    <w:rsid w:val="00C92A33"/>
    <w:rsid w:val="00C92ABD"/>
    <w:rsid w:val="00C9336C"/>
    <w:rsid w:val="00C95114"/>
    <w:rsid w:val="00C963EC"/>
    <w:rsid w:val="00C96EB0"/>
    <w:rsid w:val="00C97E4A"/>
    <w:rsid w:val="00CA05A7"/>
    <w:rsid w:val="00CA13AD"/>
    <w:rsid w:val="00CA146B"/>
    <w:rsid w:val="00CA18AE"/>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5380"/>
    <w:rsid w:val="00D1615E"/>
    <w:rsid w:val="00D168E6"/>
    <w:rsid w:val="00D16A84"/>
    <w:rsid w:val="00D16BF5"/>
    <w:rsid w:val="00D17A95"/>
    <w:rsid w:val="00D17F2C"/>
    <w:rsid w:val="00D204CB"/>
    <w:rsid w:val="00D20604"/>
    <w:rsid w:val="00D20AEB"/>
    <w:rsid w:val="00D226EB"/>
    <w:rsid w:val="00D24830"/>
    <w:rsid w:val="00D25482"/>
    <w:rsid w:val="00D25C7E"/>
    <w:rsid w:val="00D25DBF"/>
    <w:rsid w:val="00D26B7E"/>
    <w:rsid w:val="00D26E56"/>
    <w:rsid w:val="00D27560"/>
    <w:rsid w:val="00D27BF8"/>
    <w:rsid w:val="00D306E8"/>
    <w:rsid w:val="00D30D47"/>
    <w:rsid w:val="00D339D0"/>
    <w:rsid w:val="00D34A44"/>
    <w:rsid w:val="00D35C7A"/>
    <w:rsid w:val="00D37BBE"/>
    <w:rsid w:val="00D37BE2"/>
    <w:rsid w:val="00D401E8"/>
    <w:rsid w:val="00D4032F"/>
    <w:rsid w:val="00D4098D"/>
    <w:rsid w:val="00D409AB"/>
    <w:rsid w:val="00D41B3E"/>
    <w:rsid w:val="00D41EF2"/>
    <w:rsid w:val="00D42F21"/>
    <w:rsid w:val="00D447B4"/>
    <w:rsid w:val="00D45F4C"/>
    <w:rsid w:val="00D470F2"/>
    <w:rsid w:val="00D4764C"/>
    <w:rsid w:val="00D47E63"/>
    <w:rsid w:val="00D506E5"/>
    <w:rsid w:val="00D532E5"/>
    <w:rsid w:val="00D5365A"/>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5145"/>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394"/>
    <w:rsid w:val="00DC2CEA"/>
    <w:rsid w:val="00DC3C33"/>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75E0"/>
    <w:rsid w:val="00DE04F1"/>
    <w:rsid w:val="00DE0CC6"/>
    <w:rsid w:val="00DE18F0"/>
    <w:rsid w:val="00DE1A35"/>
    <w:rsid w:val="00DE202A"/>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90B"/>
    <w:rsid w:val="00DF6D9E"/>
    <w:rsid w:val="00E016FD"/>
    <w:rsid w:val="00E024EB"/>
    <w:rsid w:val="00E030EC"/>
    <w:rsid w:val="00E03CC8"/>
    <w:rsid w:val="00E0430E"/>
    <w:rsid w:val="00E06D2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7072"/>
    <w:rsid w:val="00E47ED1"/>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DB2"/>
    <w:rsid w:val="00E718C8"/>
    <w:rsid w:val="00E71E95"/>
    <w:rsid w:val="00E72417"/>
    <w:rsid w:val="00E72866"/>
    <w:rsid w:val="00E72ACE"/>
    <w:rsid w:val="00E732BC"/>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BFE"/>
    <w:rsid w:val="00E97F98"/>
    <w:rsid w:val="00EA0325"/>
    <w:rsid w:val="00EA2657"/>
    <w:rsid w:val="00EA4335"/>
    <w:rsid w:val="00EA4C6F"/>
    <w:rsid w:val="00EB061F"/>
    <w:rsid w:val="00EB108F"/>
    <w:rsid w:val="00EB239C"/>
    <w:rsid w:val="00EB2A66"/>
    <w:rsid w:val="00EB3215"/>
    <w:rsid w:val="00EB38EC"/>
    <w:rsid w:val="00EB4313"/>
    <w:rsid w:val="00EB45DF"/>
    <w:rsid w:val="00EB4CA4"/>
    <w:rsid w:val="00EB591F"/>
    <w:rsid w:val="00EB59DF"/>
    <w:rsid w:val="00EB5AED"/>
    <w:rsid w:val="00EB5BF7"/>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4D46"/>
    <w:rsid w:val="00F15087"/>
    <w:rsid w:val="00F15A81"/>
    <w:rsid w:val="00F15BC5"/>
    <w:rsid w:val="00F17246"/>
    <w:rsid w:val="00F178F2"/>
    <w:rsid w:val="00F204C6"/>
    <w:rsid w:val="00F20CB1"/>
    <w:rsid w:val="00F21664"/>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A93"/>
    <w:rsid w:val="00F32D9F"/>
    <w:rsid w:val="00F35422"/>
    <w:rsid w:val="00F35BB5"/>
    <w:rsid w:val="00F35D63"/>
    <w:rsid w:val="00F36435"/>
    <w:rsid w:val="00F36B19"/>
    <w:rsid w:val="00F37618"/>
    <w:rsid w:val="00F37ACB"/>
    <w:rsid w:val="00F405B0"/>
    <w:rsid w:val="00F41036"/>
    <w:rsid w:val="00F420C7"/>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315"/>
    <w:rsid w:val="00F70F76"/>
    <w:rsid w:val="00F71A9E"/>
    <w:rsid w:val="00F73F26"/>
    <w:rsid w:val="00F749B5"/>
    <w:rsid w:val="00F74BB7"/>
    <w:rsid w:val="00F77428"/>
    <w:rsid w:val="00F777EF"/>
    <w:rsid w:val="00F80189"/>
    <w:rsid w:val="00F80976"/>
    <w:rsid w:val="00F81813"/>
    <w:rsid w:val="00F81C2F"/>
    <w:rsid w:val="00F82AFD"/>
    <w:rsid w:val="00F82F57"/>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6560"/>
    <w:rsid w:val="00FA782C"/>
    <w:rsid w:val="00FA7D63"/>
    <w:rsid w:val="00FB07D4"/>
    <w:rsid w:val="00FB3565"/>
    <w:rsid w:val="00FC031C"/>
    <w:rsid w:val="00FC1A1E"/>
    <w:rsid w:val="00FC1B2A"/>
    <w:rsid w:val="00FC1B56"/>
    <w:rsid w:val="00FC3B3E"/>
    <w:rsid w:val="00FC4ACD"/>
    <w:rsid w:val="00FC5BD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sycnet.apa.org/doi/10.1037/0033-295X.112.2.347" TargetMode="External"/><Relationship Id="rId21" Type="http://schemas.openxmlformats.org/officeDocument/2006/relationships/hyperlink" Target="https://doi.org/10.1016/j.cogdev.2022.101164" TargetMode="External"/><Relationship Id="rId42" Type="http://schemas.openxmlformats.org/officeDocument/2006/relationships/hyperlink" Target="https://doi.org/10.1016/S0010-0277(98)00036-5" TargetMode="External"/><Relationship Id="rId47" Type="http://schemas.openxmlformats.org/officeDocument/2006/relationships/hyperlink" Target="https://doi.org/10.1080/095400999116322" TargetMode="External"/><Relationship Id="rId63" Type="http://schemas.openxmlformats.org/officeDocument/2006/relationships/hyperlink" Target="https://doi.org/10.1521/soco.2025.43.3.152" TargetMode="External"/><Relationship Id="rId68" Type="http://schemas.openxmlformats.org/officeDocument/2006/relationships/hyperlink" Target="https://doi.org/10.1002/icd.2359" TargetMode="Externa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yperlink" Target="https://doi.org/10.1016/S0885-2014(02)00124-7" TargetMode="External"/><Relationship Id="rId32" Type="http://schemas.openxmlformats.org/officeDocument/2006/relationships/hyperlink" Target="https://doi.org/10.1016/S1364-6613(03)00128-1" TargetMode="External"/><Relationship Id="rId37" Type="http://schemas.openxmlformats.org/officeDocument/2006/relationships/hyperlink" Target="https://doi.org/10.1162/neco.1989.1.1.143" TargetMode="External"/><Relationship Id="rId40" Type="http://schemas.openxmlformats.org/officeDocument/2006/relationships/hyperlink" Target="https://doi.org/10.1016/j.cogdev.2005.04.004" TargetMode="External"/><Relationship Id="rId45" Type="http://schemas.openxmlformats.org/officeDocument/2006/relationships/hyperlink" Target="https://doi.org/10.1016/j.cognition.2016.12.007" TargetMode="External"/><Relationship Id="rId53" Type="http://schemas.openxmlformats.org/officeDocument/2006/relationships/hyperlink" Target="https://doi.org/10.1016/j.cognition.2004.11.005" TargetMode="External"/><Relationship Id="rId58" Type="http://schemas.openxmlformats.org/officeDocument/2006/relationships/hyperlink" Target="https://doi.org/10.1371/journal.pone.0042698" TargetMode="External"/><Relationship Id="rId66" Type="http://schemas.openxmlformats.org/officeDocument/2006/relationships/hyperlink" Target="https://doi.org/10.1146/annurev.ph.25.030163.002553" TargetMode="External"/><Relationship Id="rId74" Type="http://schemas.openxmlformats.org/officeDocument/2006/relationships/hyperlink" Target="https://doi.org/10.1111/1467-8721.ep10772615"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371/journal.pone.0023223" TargetMode="Externa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207/S15327078IN0104_3" TargetMode="External"/><Relationship Id="rId27" Type="http://schemas.openxmlformats.org/officeDocument/2006/relationships/hyperlink" Target="https://doi.org/10.1111/1467-7687.00039" TargetMode="External"/><Relationship Id="rId30" Type="http://schemas.openxmlformats.org/officeDocument/2006/relationships/hyperlink" Target="https://doi.org/10.1207/s15516709cog1401_5" TargetMode="External"/><Relationship Id="rId35" Type="http://schemas.openxmlformats.org/officeDocument/2006/relationships/hyperlink" Target="https://doi.org/10.1016/j.cogdev.2010.09.001" TargetMode="External"/><Relationship Id="rId43" Type="http://schemas.openxmlformats.org/officeDocument/2006/relationships/hyperlink" Target="https://doi.org/10.1016/S0010-0277(87)80006-9" TargetMode="External"/><Relationship Id="rId48" Type="http://schemas.openxmlformats.org/officeDocument/2006/relationships/hyperlink" Target="https://doi.org/10.1111/j.0956-7976.2004.00755.x" TargetMode="External"/><Relationship Id="rId56" Type="http://schemas.openxmlformats.org/officeDocument/2006/relationships/hyperlink" Target="http://www.jstor.org/stable/30162860" TargetMode="External"/><Relationship Id="rId64" Type="http://schemas.openxmlformats.org/officeDocument/2006/relationships/hyperlink" Target="https://doi.org/10.1016/S1364-6613(02)01926-5" TargetMode="External"/><Relationship Id="rId69" Type="http://schemas.openxmlformats.org/officeDocument/2006/relationships/hyperlink" Target="https://doi.org/10.1016/j.neuroimage.2010.05.028" TargetMode="External"/><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hyperlink" Target="https://doi.org/10.1126/science.1107621" TargetMode="External"/><Relationship Id="rId72" Type="http://schemas.openxmlformats.org/officeDocument/2006/relationships/hyperlink" Target="https://doi.org/10.1111/1467-9280.0021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111/1467-7687.00220" TargetMode="External"/><Relationship Id="rId33" Type="http://schemas.openxmlformats.org/officeDocument/2006/relationships/hyperlink" Target="https://doi.org/10.1016/0010-0277(95)00661-H" TargetMode="External"/><Relationship Id="rId38" Type="http://schemas.openxmlformats.org/officeDocument/2006/relationships/hyperlink" Target="https://psycnet.apa.org/doi/10.1037/0012-1649.19.3.338" TargetMode="External"/><Relationship Id="rId46" Type="http://schemas.openxmlformats.org/officeDocument/2006/relationships/hyperlink" Target="https://doi.org/10.1037/0012-1649.36.5.635" TargetMode="External"/><Relationship Id="rId59" Type="http://schemas.openxmlformats.org/officeDocument/2006/relationships/hyperlink" Target="https://doi.org/10.1080/09540090310001655093" TargetMode="External"/><Relationship Id="rId67" Type="http://schemas.openxmlformats.org/officeDocument/2006/relationships/hyperlink" Target="https://psycnet.apa.org/doi/10.1037/0033-295X.99.4.605"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010-0285(83)90017-8" TargetMode="External"/><Relationship Id="rId54" Type="http://schemas.openxmlformats.org/officeDocument/2006/relationships/hyperlink" Target="https://doi.org/10.1016/j.cognition.2017.09.007" TargetMode="External"/><Relationship Id="rId62" Type="http://schemas.openxmlformats.org/officeDocument/2006/relationships/hyperlink" Target="https://doi.org/10.1207/s15327078in1003_6" TargetMode="External"/><Relationship Id="rId70" Type="http://schemas.openxmlformats.org/officeDocument/2006/relationships/hyperlink" Target="https://doi.org/10.1016/j.cogdev.2012.08.004" TargetMode="External"/><Relationship Id="rId75" Type="http://schemas.openxmlformats.org/officeDocument/2006/relationships/hyperlink" Target="https://psycnet.apa.org/doi/10.1037/a0032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psycnet.apa.org/doi/10.1016/S1364-6613(99)01356-X" TargetMode="External"/><Relationship Id="rId28" Type="http://schemas.openxmlformats.org/officeDocument/2006/relationships/hyperlink" Target="https://doi.org/10.1016/S0010-0277(99)00039-6" TargetMode="External"/><Relationship Id="rId36" Type="http://schemas.openxmlformats.org/officeDocument/2006/relationships/hyperlink" Target="https://doi.org/10.1038/nature06288" TargetMode="External"/><Relationship Id="rId49" Type="http://schemas.openxmlformats.org/officeDocument/2006/relationships/hyperlink" Target="https://doi.org/10.1016/j.cogpsych.2010.02.001" TargetMode="External"/><Relationship Id="rId57" Type="http://schemas.openxmlformats.org/officeDocument/2006/relationships/hyperlink" Target="https://doi.org/10.1038/323533a0" TargetMode="External"/><Relationship Id="rId10" Type="http://schemas.openxmlformats.org/officeDocument/2006/relationships/image" Target="media/image2.png"/><Relationship Id="rId31" Type="http://schemas.openxmlformats.org/officeDocument/2006/relationships/hyperlink" Target="https://doi.org/10.1111/j.1467-7687.2011.01048.x" TargetMode="External"/><Relationship Id="rId44" Type="http://schemas.openxmlformats.org/officeDocument/2006/relationships/hyperlink" Target="https://doi.org/10.1111/desc.13581" TargetMode="External"/><Relationship Id="rId52" Type="http://schemas.openxmlformats.org/officeDocument/2006/relationships/hyperlink" Target="https://doi.org/10.1126/science.1111656" TargetMode="External"/><Relationship Id="rId60" Type="http://schemas.openxmlformats.org/officeDocument/2006/relationships/hyperlink" Target="https://doi.org/10.1098/rsos.191795" TargetMode="External"/><Relationship Id="rId65" Type="http://schemas.openxmlformats.org/officeDocument/2006/relationships/hyperlink" Target="https://doi.org/10.1111/j.1551-6709.2010.01129.x" TargetMode="External"/><Relationship Id="rId73" Type="http://schemas.openxmlformats.org/officeDocument/2006/relationships/hyperlink" Target="https://doi.org/10.1038/358749a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016/0885-2014(93)90008-S" TargetMode="External"/><Relationship Id="rId34" Type="http://schemas.openxmlformats.org/officeDocument/2006/relationships/hyperlink" Target="https://doi.org/10.1177/0963721412470687" TargetMode="External"/><Relationship Id="rId50" Type="http://schemas.openxmlformats.org/officeDocument/2006/relationships/hyperlink" Target="https://doi.org/10.1016/S0010-0277(96)00727-5" TargetMode="External"/><Relationship Id="rId55" Type="http://schemas.openxmlformats.org/officeDocument/2006/relationships/hyperlink" Target="https://doi.org/10.1037/1089-2680.1.3.271"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016/j.cognition.2017.06.029" TargetMode="External"/><Relationship Id="rId2" Type="http://schemas.openxmlformats.org/officeDocument/2006/relationships/numbering" Target="numbering.xml"/><Relationship Id="rId29" Type="http://schemas.openxmlformats.org/officeDocument/2006/relationships/hyperlink" Target="https://doi.org/10.1207/s15516709cog2701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64</Pages>
  <Words>17227</Words>
  <Characters>98199</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cp:revision>
  <dcterms:created xsi:type="dcterms:W3CDTF">2025-07-17T00:16:00Z</dcterms:created>
  <dcterms:modified xsi:type="dcterms:W3CDTF">2025-07-17T04:27:00Z</dcterms:modified>
</cp:coreProperties>
</file>