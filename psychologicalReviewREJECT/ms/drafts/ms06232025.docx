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ins w:id="132" w:author="detbenton1991@gmail.com" w:date="2025-06-14T14:44:00Z" w16du:dateUtc="2025-06-14T19:44:00Z">
        <w:r w:rsidR="006F1D6A">
          <w:rPr>
            <w:rFonts w:ascii="Times New Roman" w:hAnsi="Times New Roman" w:cs="Times New Roman"/>
          </w:rPr>
          <w:t>Spelke</w:t>
        </w:r>
      </w:ins>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48A69113" w:rsidR="007C71AF" w:rsidRDefault="00300FD4"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3T20:56:00Z" w16du:dateUtc="2025-06-24T01:56:00Z">
        <w:r>
          <w:rPr>
            <w:rFonts w:ascii="Times New Roman" w:hAnsi="Times New Roman" w:cs="Times New Roman"/>
          </w:rPr>
          <w:t>The second class of proposals consists of what sometimes are known as “lean” accounts</w:t>
        </w:r>
      </w:ins>
      <w:ins w:id="320" w:author="Benton, Deon" w:date="2025-06-17T15:44:00Z" w16du:dateUtc="2025-06-17T20:44:00Z">
        <w:r w:rsidR="007C71AF">
          <w:rPr>
            <w:rFonts w:ascii="Times New Roman" w:hAnsi="Times New Roman" w:cs="Times New Roman"/>
          </w:rPr>
          <w:t xml:space="preserve"> (e.g., Cohen et al., 2002; Colunga &amp; Smith, 2005; Oakes &amp; Cohen, 2003; </w:t>
        </w:r>
      </w:ins>
      <w:ins w:id="321" w:author="Benton, Deon" w:date="2025-06-17T15:48:00Z" w16du:dateUtc="2025-06-17T20:48:00Z">
        <w:r w:rsidR="005F2703">
          <w:rPr>
            <w:rFonts w:ascii="Times New Roman" w:hAnsi="Times New Roman" w:cs="Times New Roman"/>
          </w:rPr>
          <w:t xml:space="preserve">Jones &amp; Smith, 1993; </w:t>
        </w:r>
      </w:ins>
      <w:ins w:id="322" w:author="Benton, Deon" w:date="2025-06-17T15:44:00Z" w16du:dateUtc="2025-06-17T20:44:00Z">
        <w:r w:rsidR="007C71AF">
          <w:rPr>
            <w:rFonts w:ascii="Times New Roman" w:hAnsi="Times New Roman" w:cs="Times New Roman"/>
          </w:rPr>
          <w:t>Quinn &amp; Eimas, 1997; Rakison &amp; Lupyan, 2008</w:t>
        </w:r>
      </w:ins>
      <w:ins w:id="323" w:author="Benton, Deon" w:date="2025-06-17T15:48:00Z" w16du:dateUtc="2025-06-17T20:48:00Z">
        <w:r w:rsidR="005F2703">
          <w:rPr>
            <w:rFonts w:ascii="Times New Roman" w:hAnsi="Times New Roman" w:cs="Times New Roman"/>
          </w:rPr>
          <w:t>; Sloutsky, 2010</w:t>
        </w:r>
      </w:ins>
      <w:ins w:id="324" w:author="Benton, Deon" w:date="2025-06-17T15:44:00Z" w16du:dateUtc="2025-06-17T20:44:00Z">
        <w:r w:rsidR="007C71AF">
          <w:rPr>
            <w:rFonts w:ascii="Times New Roman" w:hAnsi="Times New Roman" w:cs="Times New Roman"/>
          </w:rPr>
          <w:t>)</w:t>
        </w:r>
      </w:ins>
      <w:ins w:id="325" w:author="Benton, Deon" w:date="2025-06-13T11:57:00Z" w16du:dateUtc="2025-06-13T16:57:00Z">
        <w:r w:rsidR="00E326A7">
          <w:rPr>
            <w:rFonts w:ascii="Times New Roman" w:hAnsi="Times New Roman" w:cs="Times New Roman"/>
          </w:rPr>
          <w:t xml:space="preserve">. </w:t>
        </w:r>
      </w:ins>
      <w:ins w:id="326" w:author="detbenton1991@gmail.com" w:date="2025-06-14T14:24:00Z" w16du:dateUtc="2025-06-14T19:24:00Z">
        <w:r w:rsidR="00364A1A">
          <w:rPr>
            <w:rFonts w:ascii="Times New Roman" w:hAnsi="Times New Roman" w:cs="Times New Roman"/>
          </w:rPr>
          <w:t>The crux of these proposals</w:t>
        </w:r>
      </w:ins>
      <w:ins w:id="327" w:author="Benton, Deon" w:date="2025-06-23T20:54:00Z" w16du:dateUtc="2025-06-24T01:54:00Z">
        <w:r>
          <w:rPr>
            <w:rFonts w:ascii="Times New Roman" w:hAnsi="Times New Roman" w:cs="Times New Roman"/>
          </w:rPr>
          <w:t xml:space="preserve"> </w:t>
        </w:r>
      </w:ins>
      <w:ins w:id="328" w:author="detbenton1991@gmail.com" w:date="2025-06-14T14:24:00Z" w16du:dateUtc="2025-06-14T19:24:00Z">
        <w:del w:id="329"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0" w:author="detbenton1991@gmail.com" w:date="2025-06-14T14:25:00Z" w16du:dateUtc="2025-06-14T19:25:00Z">
        <w:r w:rsidR="00E718C8">
          <w:rPr>
            <w:rFonts w:ascii="Times New Roman" w:hAnsi="Times New Roman" w:cs="Times New Roman"/>
          </w:rPr>
          <w:t xml:space="preserve"> infants’ behavior </w:t>
        </w:r>
      </w:ins>
      <w:ins w:id="331" w:author="Benton, Deon" w:date="2025-06-17T17:05:00Z" w16du:dateUtc="2025-06-17T22:05:00Z">
        <w:r w:rsidR="00FF7075">
          <w:rPr>
            <w:rFonts w:ascii="Times New Roman" w:hAnsi="Times New Roman" w:cs="Times New Roman"/>
          </w:rPr>
          <w:t>in VoE studies</w:t>
        </w:r>
      </w:ins>
      <w:ins w:id="332" w:author="detbenton1991@gmail.com" w:date="2025-06-14T14:25:00Z" w16du:dateUtc="2025-06-14T19:25:00Z">
        <w:r w:rsidR="00E718C8">
          <w:rPr>
            <w:rFonts w:ascii="Times New Roman" w:hAnsi="Times New Roman" w:cs="Times New Roman"/>
          </w:rPr>
          <w:t xml:space="preserve">—of which </w:t>
        </w:r>
      </w:ins>
      <w:ins w:id="333" w:author="detbenton1991@gmail.com" w:date="2025-06-14T14:26:00Z" w16du:dateUtc="2025-06-14T19:26:00Z">
        <w:r w:rsidR="00E718C8">
          <w:rPr>
            <w:rFonts w:ascii="Times New Roman" w:hAnsi="Times New Roman" w:cs="Times New Roman"/>
          </w:rPr>
          <w:t xml:space="preserve">the study by Gergely et al. (1995) is </w:t>
        </w:r>
      </w:ins>
      <w:ins w:id="334" w:author="Benton, Deon" w:date="2025-06-17T13:48:00Z" w16du:dateUtc="2025-06-17T18:48:00Z">
        <w:r w:rsidR="0004411F">
          <w:rPr>
            <w:rFonts w:ascii="Times New Roman" w:hAnsi="Times New Roman" w:cs="Times New Roman"/>
          </w:rPr>
          <w:t>a</w:t>
        </w:r>
      </w:ins>
      <w:ins w:id="335" w:author="detbenton1991@gmail.com" w:date="2025-06-14T14:26:00Z" w16du:dateUtc="2025-06-14T19:26:00Z">
        <w:r w:rsidR="00E718C8">
          <w:rPr>
            <w:rFonts w:ascii="Times New Roman" w:hAnsi="Times New Roman" w:cs="Times New Roman"/>
          </w:rPr>
          <w:t xml:space="preserve"> special case</w:t>
        </w:r>
      </w:ins>
      <w:ins w:id="336" w:author="detbenton1991@gmail.com" w:date="2025-06-14T14:27:00Z" w16du:dateUtc="2025-06-14T19:27:00Z">
        <w:r w:rsidR="008D2955">
          <w:rPr>
            <w:rFonts w:ascii="Times New Roman" w:hAnsi="Times New Roman" w:cs="Times New Roman"/>
          </w:rPr>
          <w:t xml:space="preserve">—do not reflect specialized processes </w:t>
        </w:r>
      </w:ins>
      <w:ins w:id="337" w:author="Benton, Deon" w:date="2025-06-17T13:37:00Z" w16du:dateUtc="2025-06-17T18:37:00Z">
        <w:r w:rsidR="00F8321F">
          <w:rPr>
            <w:rFonts w:ascii="Times New Roman" w:hAnsi="Times New Roman" w:cs="Times New Roman"/>
          </w:rPr>
          <w:t xml:space="preserve">for reasoning about </w:t>
        </w:r>
      </w:ins>
      <w:ins w:id="338" w:author="Benton, Deon" w:date="2025-06-17T16:22:00Z" w16du:dateUtc="2025-06-17T21:22:00Z">
        <w:r w:rsidR="005E73B5">
          <w:rPr>
            <w:rFonts w:ascii="Times New Roman" w:hAnsi="Times New Roman" w:cs="Times New Roman"/>
          </w:rPr>
          <w:t xml:space="preserve">agent and object </w:t>
        </w:r>
      </w:ins>
      <w:ins w:id="339" w:author="Benton, Deon" w:date="2025-06-17T13:37:00Z" w16du:dateUtc="2025-06-17T18:37:00Z">
        <w:r w:rsidR="00F8321F">
          <w:rPr>
            <w:rFonts w:ascii="Times New Roman" w:hAnsi="Times New Roman" w:cs="Times New Roman"/>
          </w:rPr>
          <w:t>action</w:t>
        </w:r>
      </w:ins>
      <w:ins w:id="340" w:author="Benton, Deon" w:date="2025-06-17T13:44:00Z" w16du:dateUtc="2025-06-17T18:44:00Z">
        <w:r w:rsidR="00B30C25">
          <w:rPr>
            <w:rFonts w:ascii="Times New Roman" w:hAnsi="Times New Roman" w:cs="Times New Roman"/>
          </w:rPr>
          <w:t>. Instead, infants’ behavior in these studies</w:t>
        </w:r>
      </w:ins>
      <w:ins w:id="341" w:author="Benton, Deon" w:date="2025-06-17T14:05:00Z" w16du:dateUtc="2025-06-17T19:05:00Z">
        <w:r w:rsidR="00951796">
          <w:rPr>
            <w:rFonts w:ascii="Times New Roman" w:hAnsi="Times New Roman" w:cs="Times New Roman"/>
          </w:rPr>
          <w:t xml:space="preserve"> can</w:t>
        </w:r>
      </w:ins>
      <w:ins w:id="342" w:author="Benton, Deon" w:date="2025-06-17T13:37:00Z" w16du:dateUtc="2025-06-17T18:37:00Z">
        <w:r w:rsidR="00F8321F">
          <w:rPr>
            <w:rFonts w:ascii="Times New Roman" w:hAnsi="Times New Roman" w:cs="Times New Roman"/>
          </w:rPr>
          <w:t xml:space="preserve"> </w:t>
        </w:r>
      </w:ins>
      <w:ins w:id="343" w:author="Benton, Deon" w:date="2025-06-17T13:56:00Z" w16du:dateUtc="2025-06-17T18:56:00Z">
        <w:r w:rsidR="00647216">
          <w:rPr>
            <w:rFonts w:ascii="Times New Roman" w:hAnsi="Times New Roman" w:cs="Times New Roman"/>
          </w:rPr>
          <w:t>be explained by the</w:t>
        </w:r>
      </w:ins>
      <w:ins w:id="344" w:author="detbenton1991@gmail.com" w:date="2025-06-14T14:28:00Z" w16du:dateUtc="2025-06-14T19:28:00Z">
        <w:r w:rsidR="008D2955">
          <w:rPr>
            <w:rFonts w:ascii="Times New Roman" w:hAnsi="Times New Roman" w:cs="Times New Roman"/>
          </w:rPr>
          <w:t xml:space="preserve"> operation of domain-general learning mechanisms</w:t>
        </w:r>
      </w:ins>
      <w:ins w:id="345" w:author="Benton, Deon" w:date="2025-06-17T14:10:00Z" w16du:dateUtc="2025-06-17T19:10:00Z">
        <w:r w:rsidR="000F7626">
          <w:rPr>
            <w:rFonts w:ascii="Times New Roman" w:hAnsi="Times New Roman" w:cs="Times New Roman"/>
          </w:rPr>
          <w:t xml:space="preserve"> </w:t>
        </w:r>
      </w:ins>
      <w:ins w:id="346"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47" w:author="detbenton1991@gmail.com" w:date="2025-06-14T14:28:00Z" w16du:dateUtc="2025-06-14T19:28:00Z">
        <w:r w:rsidR="008D2955">
          <w:rPr>
            <w:rFonts w:ascii="Times New Roman" w:hAnsi="Times New Roman" w:cs="Times New Roman"/>
          </w:rPr>
          <w:t>that operate over low-level, surface-based perceptual features and information.</w:t>
        </w:r>
      </w:ins>
      <w:ins w:id="348" w:author="Benton, Deon" w:date="2025-06-17T15:56:00Z" w16du:dateUtc="2025-06-17T20:56:00Z">
        <w:r w:rsidR="004D4762">
          <w:rPr>
            <w:rFonts w:ascii="Times New Roman" w:hAnsi="Times New Roman" w:cs="Times New Roman"/>
          </w:rPr>
          <w:t xml:space="preserve"> Domain-general mechanisms are </w:t>
        </w:r>
      </w:ins>
      <w:ins w:id="349" w:author="Benton, Deon" w:date="2025-06-17T16:18:00Z" w16du:dateUtc="2025-06-17T21:18:00Z">
        <w:r w:rsidR="008505CC">
          <w:rPr>
            <w:rFonts w:ascii="Times New Roman" w:hAnsi="Times New Roman" w:cs="Times New Roman"/>
          </w:rPr>
          <w:t>sometimes considered “all purpose” because they</w:t>
        </w:r>
      </w:ins>
      <w:ins w:id="350" w:author="Benton, Deon" w:date="2025-06-17T15:56:00Z" w16du:dateUtc="2025-06-17T20:56:00Z">
        <w:r w:rsidR="004D4762">
          <w:rPr>
            <w:rFonts w:ascii="Times New Roman" w:hAnsi="Times New Roman" w:cs="Times New Roman"/>
          </w:rPr>
          <w:t xml:space="preserve"> </w:t>
        </w:r>
      </w:ins>
      <w:ins w:id="351" w:author="Benton, Deon" w:date="2025-06-17T16:17:00Z" w16du:dateUtc="2025-06-17T21:17:00Z">
        <w:r w:rsidR="008505CC">
          <w:rPr>
            <w:rFonts w:ascii="Times New Roman" w:hAnsi="Times New Roman" w:cs="Times New Roman"/>
          </w:rPr>
          <w:t xml:space="preserve">operate on </w:t>
        </w:r>
      </w:ins>
      <w:ins w:id="352" w:author="Benton, Deon" w:date="2025-06-23T20:44:00Z" w16du:dateUtc="2025-06-24T01:44:00Z">
        <w:r w:rsidR="00F63756">
          <w:rPr>
            <w:rFonts w:ascii="Times New Roman" w:hAnsi="Times New Roman" w:cs="Times New Roman"/>
          </w:rPr>
          <w:t>many kinds of</w:t>
        </w:r>
      </w:ins>
      <w:ins w:id="353" w:author="Benton, Deon" w:date="2025-06-17T15:56:00Z" w16du:dateUtc="2025-06-17T20:56:00Z">
        <w:r w:rsidR="00000FDA">
          <w:rPr>
            <w:rFonts w:ascii="Times New Roman" w:hAnsi="Times New Roman" w:cs="Times New Roman"/>
          </w:rPr>
          <w:t xml:space="preserve"> input and support learning across a wide range of domains.</w:t>
        </w:r>
      </w:ins>
      <w:ins w:id="354" w:author="detbenton1991@gmail.com" w:date="2025-06-14T14:28:00Z" w16du:dateUtc="2025-06-14T19:28:00Z">
        <w:r w:rsidR="008D2955">
          <w:rPr>
            <w:rFonts w:ascii="Times New Roman" w:hAnsi="Times New Roman" w:cs="Times New Roman"/>
          </w:rPr>
          <w:t xml:space="preserve"> </w:t>
        </w:r>
      </w:ins>
      <w:ins w:id="355"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6"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57" w:author="Benton, Deon" w:date="2025-06-17T16:35:00Z" w16du:dateUtc="2025-06-17T21:35:00Z">
        <w:r w:rsidR="007346F5">
          <w:rPr>
            <w:rFonts w:ascii="Times New Roman" w:hAnsi="Times New Roman" w:cs="Times New Roman"/>
          </w:rPr>
          <w:t>infants’</w:t>
        </w:r>
      </w:ins>
      <w:ins w:id="358" w:author="Benton, Deon" w:date="2025-06-17T16:25:00Z" w16du:dateUtc="2025-06-17T21:25:00Z">
        <w:r w:rsidR="00883325">
          <w:rPr>
            <w:rFonts w:ascii="Times New Roman" w:hAnsi="Times New Roman" w:cs="Times New Roman"/>
          </w:rPr>
          <w:t xml:space="preserve"> concepts for animates and inani</w:t>
        </w:r>
      </w:ins>
      <w:ins w:id="359"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60" w:author="Benton, Deon" w:date="2025-06-17T16:36:00Z" w16du:dateUtc="2025-06-17T21:36:00Z">
        <w:r w:rsidR="007346F5">
          <w:rPr>
            <w:rFonts w:ascii="Times New Roman" w:hAnsi="Times New Roman" w:cs="Times New Roman"/>
          </w:rPr>
          <w:t>An implication of this account</w:t>
        </w:r>
      </w:ins>
      <w:ins w:id="361" w:author="Benton, Deon" w:date="2025-06-17T16:26:00Z" w16du:dateUtc="2025-06-17T21:26:00Z">
        <w:r w:rsidR="003065D0">
          <w:rPr>
            <w:rFonts w:ascii="Times New Roman" w:hAnsi="Times New Roman" w:cs="Times New Roman"/>
          </w:rPr>
          <w:t xml:space="preserve"> is</w:t>
        </w:r>
      </w:ins>
      <w:ins w:id="362"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w:t>
        </w:r>
      </w:ins>
      <w:ins w:id="363" w:author="Benton, Deon" w:date="2025-06-23T20:57:00Z" w16du:dateUtc="2025-06-24T01:57:00Z">
        <w:r>
          <w:rPr>
            <w:rFonts w:ascii="Times New Roman" w:hAnsi="Times New Roman" w:cs="Times New Roman"/>
          </w:rPr>
          <w:t>conceptually rich knowledge</w:t>
        </w:r>
      </w:ins>
      <w:ins w:id="364" w:author="Benton, Deon" w:date="2025-06-17T16:38:00Z" w16du:dateUtc="2025-06-17T21:38:00Z">
        <w:r w:rsidR="00243F2E">
          <w:rPr>
            <w:rFonts w:ascii="Times New Roman" w:hAnsi="Times New Roman" w:cs="Times New Roman"/>
          </w:rPr>
          <w:t>; inst</w:t>
        </w:r>
      </w:ins>
      <w:ins w:id="365" w:author="Benton, Deon" w:date="2025-06-17T16:39:00Z" w16du:dateUtc="2025-06-17T21:39:00Z">
        <w:r w:rsidR="00243F2E">
          <w:rPr>
            <w:rFonts w:ascii="Times New Roman" w:hAnsi="Times New Roman" w:cs="Times New Roman"/>
          </w:rPr>
          <w:t>ead, such</w:t>
        </w:r>
      </w:ins>
      <w:ins w:id="366" w:author="Benton, Deon" w:date="2025-06-17T16:26:00Z" w16du:dateUtc="2025-06-17T21:26:00Z">
        <w:r w:rsidR="003065D0">
          <w:rPr>
            <w:rFonts w:ascii="Times New Roman" w:hAnsi="Times New Roman" w:cs="Times New Roman"/>
          </w:rPr>
          <w:t xml:space="preserve"> </w:t>
        </w:r>
      </w:ins>
      <w:ins w:id="367" w:author="Benton, Deon" w:date="2025-06-17T16:39:00Z" w16du:dateUtc="2025-06-17T21:39:00Z">
        <w:r w:rsidR="00243F2E">
          <w:rPr>
            <w:rFonts w:ascii="Times New Roman" w:hAnsi="Times New Roman" w:cs="Times New Roman"/>
          </w:rPr>
          <w:t>abilities and knowledge</w:t>
        </w:r>
      </w:ins>
      <w:ins w:id="368" w:author="Benton, Deon" w:date="2025-06-17T16:27:00Z" w16du:dateUtc="2025-06-17T21:27:00Z">
        <w:r w:rsidR="003065D0">
          <w:rPr>
            <w:rFonts w:ascii="Times New Roman" w:hAnsi="Times New Roman" w:cs="Times New Roman"/>
          </w:rPr>
          <w:t xml:space="preserve"> emerge</w:t>
        </w:r>
      </w:ins>
      <w:ins w:id="369" w:author="Benton, Deon" w:date="2025-06-17T16:19:00Z" w16du:dateUtc="2025-06-17T21:19:00Z">
        <w:r w:rsidR="002D687C">
          <w:rPr>
            <w:rFonts w:ascii="Times New Roman" w:hAnsi="Times New Roman" w:cs="Times New Roman"/>
          </w:rPr>
          <w:t xml:space="preserve"> </w:t>
        </w:r>
      </w:ins>
      <w:ins w:id="370" w:author="Benton, Deon" w:date="2025-06-23T20:57:00Z" w16du:dateUtc="2025-06-24T01:57:00Z">
        <w:r>
          <w:rPr>
            <w:rFonts w:ascii="Times New Roman" w:hAnsi="Times New Roman" w:cs="Times New Roman"/>
          </w:rPr>
          <w:t>gradually over time</w:t>
        </w:r>
      </w:ins>
      <w:ins w:id="371" w:author="Benton, Deon" w:date="2025-06-17T16:39:00Z" w16du:dateUtc="2025-06-17T21:39:00Z">
        <w:r w:rsidR="00243F2E">
          <w:rPr>
            <w:rFonts w:ascii="Times New Roman" w:hAnsi="Times New Roman" w:cs="Times New Roman"/>
          </w:rPr>
          <w:t xml:space="preserve"> </w:t>
        </w:r>
      </w:ins>
      <w:ins w:id="372" w:author="Benton, Deon" w:date="2025-06-17T16:19:00Z" w16du:dateUtc="2025-06-17T21:19:00Z">
        <w:r w:rsidR="002D687C">
          <w:rPr>
            <w:rFonts w:ascii="Times New Roman" w:hAnsi="Times New Roman" w:cs="Times New Roman"/>
          </w:rPr>
          <w:t>through</w:t>
        </w:r>
      </w:ins>
      <w:ins w:id="373" w:author="Benton, Deon" w:date="2025-06-17T14:19:00Z" w16du:dateUtc="2025-06-17T19:19:00Z">
        <w:r w:rsidR="006304C3">
          <w:rPr>
            <w:rFonts w:ascii="Times New Roman" w:hAnsi="Times New Roman" w:cs="Times New Roman"/>
          </w:rPr>
          <w:t xml:space="preserve"> </w:t>
        </w:r>
      </w:ins>
      <w:ins w:id="374" w:author="Benton, Deon" w:date="2025-06-17T16:19:00Z" w16du:dateUtc="2025-06-17T21:19:00Z">
        <w:r w:rsidR="002D687C">
          <w:rPr>
            <w:rFonts w:ascii="Times New Roman" w:hAnsi="Times New Roman" w:cs="Times New Roman"/>
          </w:rPr>
          <w:t>a</w:t>
        </w:r>
      </w:ins>
      <w:ins w:id="375" w:author="Benton, Deon" w:date="2025-06-17T16:28:00Z" w16du:dateUtc="2025-06-17T21:28:00Z">
        <w:r w:rsidR="00014150">
          <w:rPr>
            <w:rFonts w:ascii="Times New Roman" w:hAnsi="Times New Roman" w:cs="Times New Roman"/>
          </w:rPr>
          <w:t xml:space="preserve"> slow, </w:t>
        </w:r>
      </w:ins>
      <w:ins w:id="376" w:author="Benton, Deon" w:date="2025-06-17T16:19:00Z" w16du:dateUtc="2025-06-17T21:19:00Z">
        <w:r w:rsidR="002D687C">
          <w:rPr>
            <w:rFonts w:ascii="Times New Roman" w:hAnsi="Times New Roman" w:cs="Times New Roman"/>
          </w:rPr>
          <w:t>effortful</w:t>
        </w:r>
      </w:ins>
      <w:ins w:id="377" w:author="Benton, Deon" w:date="2025-06-17T16:28:00Z" w16du:dateUtc="2025-06-17T21:28:00Z">
        <w:r w:rsidR="00014150">
          <w:rPr>
            <w:rFonts w:ascii="Times New Roman" w:hAnsi="Times New Roman" w:cs="Times New Roman"/>
          </w:rPr>
          <w:t xml:space="preserve">, </w:t>
        </w:r>
      </w:ins>
      <w:ins w:id="378" w:author="Benton, Deon" w:date="2025-06-17T16:19:00Z" w16du:dateUtc="2025-06-17T21:19:00Z">
        <w:r w:rsidR="002D687C">
          <w:rPr>
            <w:rFonts w:ascii="Times New Roman" w:hAnsi="Times New Roman" w:cs="Times New Roman"/>
          </w:rPr>
          <w:t>and</w:t>
        </w:r>
      </w:ins>
      <w:ins w:id="379"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0"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1" w:author="Benton, Deon" w:date="2025-06-19T12:32:00Z" w16du:dateUtc="2025-06-19T17:32:00Z"/>
          <w:rFonts w:ascii="Times New Roman" w:hAnsi="Times New Roman" w:cs="Times New Roman"/>
        </w:rPr>
      </w:pPr>
      <w:ins w:id="382" w:author="Benton, Deon" w:date="2025-06-17T16:43:00Z" w16du:dateUtc="2025-06-17T21:43:00Z">
        <w:r>
          <w:rPr>
            <w:rFonts w:ascii="Times New Roman" w:hAnsi="Times New Roman" w:cs="Times New Roman"/>
          </w:rPr>
          <w:t xml:space="preserve">To </w:t>
        </w:r>
      </w:ins>
      <w:ins w:id="383" w:author="Benton, Deon" w:date="2025-06-17T16:47:00Z" w16du:dateUtc="2025-06-17T21:47:00Z">
        <w:r w:rsidR="00144CDB">
          <w:rPr>
            <w:rFonts w:ascii="Times New Roman" w:hAnsi="Times New Roman" w:cs="Times New Roman"/>
          </w:rPr>
          <w:t xml:space="preserve">see how lean accounts explain </w:t>
        </w:r>
      </w:ins>
      <w:ins w:id="384" w:author="Benton, Deon" w:date="2025-06-17T16:43:00Z" w16du:dateUtc="2025-06-17T21:43:00Z">
        <w:r>
          <w:rPr>
            <w:rFonts w:ascii="Times New Roman" w:hAnsi="Times New Roman" w:cs="Times New Roman"/>
          </w:rPr>
          <w:t>infants’ looking behaviors in VoE studies</w:t>
        </w:r>
      </w:ins>
      <w:ins w:id="385" w:author="Benton, Deon" w:date="2025-06-17T16:44:00Z" w16du:dateUtc="2025-06-17T21:44:00Z">
        <w:r>
          <w:rPr>
            <w:rFonts w:ascii="Times New Roman" w:hAnsi="Times New Roman" w:cs="Times New Roman"/>
          </w:rPr>
          <w:t xml:space="preserve">, </w:t>
        </w:r>
      </w:ins>
      <w:ins w:id="386" w:author="Benton, Deon" w:date="2025-06-17T16:45:00Z" w16du:dateUtc="2025-06-17T21:45:00Z">
        <w:r>
          <w:rPr>
            <w:rFonts w:ascii="Times New Roman" w:hAnsi="Times New Roman" w:cs="Times New Roman"/>
          </w:rPr>
          <w:t xml:space="preserve">it can </w:t>
        </w:r>
      </w:ins>
      <w:ins w:id="387" w:author="Benton, Deon" w:date="2025-06-17T16:48:00Z" w16du:dateUtc="2025-06-17T21:48:00Z">
        <w:r w:rsidR="00144CDB">
          <w:rPr>
            <w:rFonts w:ascii="Times New Roman" w:hAnsi="Times New Roman" w:cs="Times New Roman"/>
          </w:rPr>
          <w:t>hel</w:t>
        </w:r>
      </w:ins>
      <w:ins w:id="388" w:author="Benton, Deon" w:date="2025-06-17T17:01:00Z" w16du:dateUtc="2025-06-17T22:01:00Z">
        <w:r w:rsidR="00AD00AF">
          <w:rPr>
            <w:rFonts w:ascii="Times New Roman" w:hAnsi="Times New Roman" w:cs="Times New Roman"/>
          </w:rPr>
          <w:t>p</w:t>
        </w:r>
      </w:ins>
      <w:ins w:id="389" w:author="Benton, Deon" w:date="2025-06-17T16:48:00Z" w16du:dateUtc="2025-06-17T21:48:00Z">
        <w:r w:rsidR="00144CDB">
          <w:rPr>
            <w:rFonts w:ascii="Times New Roman" w:hAnsi="Times New Roman" w:cs="Times New Roman"/>
          </w:rPr>
          <w:t xml:space="preserve"> to consider </w:t>
        </w:r>
      </w:ins>
      <w:ins w:id="390" w:author="Benton, Deon" w:date="2025-06-19T13:12:00Z" w16du:dateUtc="2025-06-19T18:12:00Z">
        <w:r w:rsidR="00ED015A">
          <w:rPr>
            <w:rFonts w:ascii="Times New Roman" w:hAnsi="Times New Roman" w:cs="Times New Roman"/>
          </w:rPr>
          <w:t>how lean accounts have been used to explain specific finds</w:t>
        </w:r>
      </w:ins>
      <w:ins w:id="391" w:author="Benton, Deon" w:date="2025-06-17T16:48:00Z" w16du:dateUtc="2025-06-17T21:48:00Z">
        <w:r w:rsidR="00144CDB">
          <w:rPr>
            <w:rFonts w:ascii="Times New Roman" w:hAnsi="Times New Roman" w:cs="Times New Roman"/>
          </w:rPr>
          <w:t>.</w:t>
        </w:r>
      </w:ins>
      <w:ins w:id="392" w:author="Benton, Deon" w:date="2025-06-19T13:12:00Z" w16du:dateUtc="2025-06-19T18:12:00Z">
        <w:r w:rsidR="00ED015A">
          <w:rPr>
            <w:rFonts w:ascii="Times New Roman" w:hAnsi="Times New Roman" w:cs="Times New Roman"/>
          </w:rPr>
          <w:t xml:space="preserve"> To that end, c</w:t>
        </w:r>
      </w:ins>
      <w:ins w:id="393" w:author="Benton, Deon" w:date="2025-06-17T16:48:00Z" w16du:dateUtc="2025-06-17T21:48:00Z">
        <w:r w:rsidR="00144CDB">
          <w:rPr>
            <w:rFonts w:ascii="Times New Roman" w:hAnsi="Times New Roman" w:cs="Times New Roman"/>
          </w:rPr>
          <w:t>onsider</w:t>
        </w:r>
      </w:ins>
      <w:ins w:id="394" w:author="Benton, Deon" w:date="2025-06-17T16:45:00Z" w16du:dateUtc="2025-06-17T21:45:00Z">
        <w:r w:rsidR="005A421A">
          <w:rPr>
            <w:rFonts w:ascii="Times New Roman" w:hAnsi="Times New Roman" w:cs="Times New Roman"/>
          </w:rPr>
          <w:t xml:space="preserve"> the </w:t>
        </w:r>
      </w:ins>
      <w:ins w:id="395" w:author="Benton, Deon" w:date="2025-06-17T16:29:00Z" w16du:dateUtc="2025-06-17T21:29:00Z">
        <w:r w:rsidR="00643A05">
          <w:rPr>
            <w:rFonts w:ascii="Times New Roman" w:hAnsi="Times New Roman" w:cs="Times New Roman"/>
          </w:rPr>
          <w:t xml:space="preserve">finding that infants ostensibly </w:t>
        </w:r>
      </w:ins>
      <w:ins w:id="396"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397" w:author="Benton, Deon" w:date="2025-06-17T16:30:00Z" w16du:dateUtc="2025-06-17T21:30:00Z">
        <w:r w:rsidR="00643A05">
          <w:rPr>
            <w:rFonts w:ascii="Times New Roman" w:hAnsi="Times New Roman" w:cs="Times New Roman"/>
          </w:rPr>
          <w:t>.</w:t>
        </w:r>
      </w:ins>
      <w:ins w:id="398" w:author="Benton, Deon" w:date="2025-06-17T17:11:00Z" w16du:dateUtc="2025-06-17T22:11:00Z">
        <w:r w:rsidR="00190AA0">
          <w:rPr>
            <w:rFonts w:ascii="Times New Roman" w:hAnsi="Times New Roman" w:cs="Times New Roman"/>
          </w:rPr>
          <w:t xml:space="preserve"> In </w:t>
        </w:r>
      </w:ins>
      <w:ins w:id="399" w:author="Benton, Deon" w:date="2025-06-19T12:12:00Z" w16du:dateUtc="2025-06-19T17:12:00Z">
        <w:r w:rsidR="00590B37">
          <w:rPr>
            <w:rFonts w:ascii="Times New Roman" w:hAnsi="Times New Roman" w:cs="Times New Roman"/>
          </w:rPr>
          <w:t>one of the first studies on this topic in infants</w:t>
        </w:r>
      </w:ins>
      <w:ins w:id="400" w:author="Benton, Deon" w:date="2025-06-17T17:11:00Z" w16du:dateUtc="2025-06-17T22:11:00Z">
        <w:r w:rsidR="00190AA0">
          <w:rPr>
            <w:rFonts w:ascii="Times New Roman" w:hAnsi="Times New Roman" w:cs="Times New Roman"/>
          </w:rPr>
          <w:t>, Onishi and Baillargeon (2005)</w:t>
        </w:r>
      </w:ins>
      <w:ins w:id="401" w:author="Benton, Deon" w:date="2025-06-17T16:30:00Z" w16du:dateUtc="2025-06-17T21:30:00Z">
        <w:r w:rsidR="00643A05">
          <w:rPr>
            <w:rFonts w:ascii="Times New Roman" w:hAnsi="Times New Roman" w:cs="Times New Roman"/>
          </w:rPr>
          <w:t xml:space="preserve"> </w:t>
        </w:r>
      </w:ins>
      <w:ins w:id="402"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3" w:author="detbenton1991@gmail.com" w:date="2025-06-17T19:31:00Z" w16du:dateUtc="2025-06-18T00:31:00Z">
        <w:r w:rsidR="00BE628D">
          <w:rPr>
            <w:rFonts w:ascii="Times New Roman" w:hAnsi="Times New Roman" w:cs="Times New Roman"/>
          </w:rPr>
          <w:t xml:space="preserve">yellow box and a green box. </w:t>
        </w:r>
      </w:ins>
      <w:ins w:id="404" w:author="detbenton1991@gmail.com" w:date="2025-06-17T19:32:00Z" w16du:dateUtc="2025-06-18T00:32:00Z">
        <w:r w:rsidR="00BE628D">
          <w:rPr>
            <w:rFonts w:ascii="Times New Roman" w:hAnsi="Times New Roman" w:cs="Times New Roman"/>
          </w:rPr>
          <w:t>A previously unseen actor then</w:t>
        </w:r>
      </w:ins>
      <w:ins w:id="405" w:author="detbenton1991@gmail.com" w:date="2025-06-17T21:49:00Z" w16du:dateUtc="2025-06-18T02:49:00Z">
        <w:r w:rsidR="005F51C0">
          <w:rPr>
            <w:rFonts w:ascii="Times New Roman" w:hAnsi="Times New Roman" w:cs="Times New Roman"/>
          </w:rPr>
          <w:t xml:space="preserve"> </w:t>
        </w:r>
      </w:ins>
      <w:ins w:id="406" w:author="detbenton1991@gmail.com" w:date="2025-06-17T21:53:00Z" w16du:dateUtc="2025-06-18T02:53:00Z">
        <w:r w:rsidR="005F51C0">
          <w:rPr>
            <w:rFonts w:ascii="Times New Roman" w:hAnsi="Times New Roman" w:cs="Times New Roman"/>
          </w:rPr>
          <w:t>emerged</w:t>
        </w:r>
      </w:ins>
      <w:ins w:id="407" w:author="detbenton1991@gmail.com" w:date="2025-06-17T21:49:00Z" w16du:dateUtc="2025-06-18T02:49:00Z">
        <w:r w:rsidR="005F51C0">
          <w:rPr>
            <w:rFonts w:ascii="Times New Roman" w:hAnsi="Times New Roman" w:cs="Times New Roman"/>
          </w:rPr>
          <w:t xml:space="preserve"> from behind a wall,</w:t>
        </w:r>
      </w:ins>
      <w:ins w:id="408" w:author="detbenton1991@gmail.com" w:date="2025-06-17T21:53:00Z" w16du:dateUtc="2025-06-18T02:53:00Z">
        <w:r w:rsidR="005F51C0">
          <w:rPr>
            <w:rFonts w:ascii="Times New Roman" w:hAnsi="Times New Roman" w:cs="Times New Roman"/>
          </w:rPr>
          <w:t xml:space="preserve"> </w:t>
        </w:r>
      </w:ins>
      <w:ins w:id="409" w:author="detbenton1991@gmail.com" w:date="2025-06-17T21:54:00Z" w16du:dateUtc="2025-06-18T02:54:00Z">
        <w:r w:rsidR="005F51C0">
          <w:rPr>
            <w:rFonts w:ascii="Times New Roman" w:hAnsi="Times New Roman" w:cs="Times New Roman"/>
          </w:rPr>
          <w:t>picked up the</w:t>
        </w:r>
      </w:ins>
      <w:ins w:id="410" w:author="detbenton1991@gmail.com" w:date="2025-06-17T19:32:00Z" w16du:dateUtc="2025-06-18T00:32:00Z">
        <w:r w:rsidR="00BE628D">
          <w:rPr>
            <w:rFonts w:ascii="Times New Roman" w:hAnsi="Times New Roman" w:cs="Times New Roman"/>
          </w:rPr>
          <w:t xml:space="preserve"> watermelon slice</w:t>
        </w:r>
      </w:ins>
      <w:ins w:id="411" w:author="detbenton1991@gmail.com" w:date="2025-06-17T21:54:00Z" w16du:dateUtc="2025-06-18T02:54:00Z">
        <w:r w:rsidR="005F51C0">
          <w:rPr>
            <w:rFonts w:ascii="Times New Roman" w:hAnsi="Times New Roman" w:cs="Times New Roman"/>
          </w:rPr>
          <w:t>, and placed it</w:t>
        </w:r>
      </w:ins>
      <w:ins w:id="412" w:author="detbenton1991@gmail.com" w:date="2025-06-17T19:32:00Z" w16du:dateUtc="2025-06-18T00:32:00Z">
        <w:r w:rsidR="00BE628D">
          <w:rPr>
            <w:rFonts w:ascii="Times New Roman" w:hAnsi="Times New Roman" w:cs="Times New Roman"/>
          </w:rPr>
          <w:t xml:space="preserve"> into one of the boxes (e.g., the </w:t>
        </w:r>
      </w:ins>
      <w:ins w:id="413" w:author="detbenton1991@gmail.com" w:date="2025-06-17T19:36:00Z" w16du:dateUtc="2025-06-18T00:36:00Z">
        <w:r w:rsidR="00BE628D">
          <w:rPr>
            <w:rFonts w:ascii="Times New Roman" w:hAnsi="Times New Roman" w:cs="Times New Roman"/>
          </w:rPr>
          <w:t>green</w:t>
        </w:r>
      </w:ins>
      <w:ins w:id="414" w:author="detbenton1991@gmail.com" w:date="2025-06-17T19:32:00Z" w16du:dateUtc="2025-06-18T00:32:00Z">
        <w:r w:rsidR="00BE628D">
          <w:rPr>
            <w:rFonts w:ascii="Times New Roman" w:hAnsi="Times New Roman" w:cs="Times New Roman"/>
          </w:rPr>
          <w:t xml:space="preserve"> box).</w:t>
        </w:r>
      </w:ins>
      <w:ins w:id="415" w:author="detbenton1991@gmail.com" w:date="2025-06-17T19:30:00Z" w16du:dateUtc="2025-06-18T00:30:00Z">
        <w:r w:rsidR="00BE628D">
          <w:rPr>
            <w:rFonts w:ascii="Times New Roman" w:hAnsi="Times New Roman" w:cs="Times New Roman"/>
          </w:rPr>
          <w:t xml:space="preserve"> </w:t>
        </w:r>
      </w:ins>
      <w:ins w:id="416" w:author="detbenton1991@gmail.com" w:date="2025-06-17T19:37:00Z" w16du:dateUtc="2025-06-18T00:37:00Z">
        <w:r w:rsidR="00C34E71">
          <w:rPr>
            <w:rFonts w:ascii="Times New Roman" w:hAnsi="Times New Roman" w:cs="Times New Roman"/>
          </w:rPr>
          <w:t>The actor</w:t>
        </w:r>
      </w:ins>
      <w:ins w:id="417" w:author="detbenton1991@gmail.com" w:date="2025-06-17T19:38:00Z" w16du:dateUtc="2025-06-18T00:38:00Z">
        <w:r w:rsidR="00C34E71">
          <w:rPr>
            <w:rFonts w:ascii="Times New Roman" w:hAnsi="Times New Roman" w:cs="Times New Roman"/>
          </w:rPr>
          <w:t xml:space="preserve">’s visual access to the </w:t>
        </w:r>
      </w:ins>
      <w:ins w:id="418"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19" w:author="detbenton1991@gmail.com" w:date="2025-06-17T19:41:00Z" w16du:dateUtc="2025-06-18T00:41:00Z">
        <w:r w:rsidR="00EE5680">
          <w:rPr>
            <w:rFonts w:ascii="Times New Roman" w:hAnsi="Times New Roman" w:cs="Times New Roman"/>
          </w:rPr>
          <w:t xml:space="preserve">These trials established that the actor desired the toy. </w:t>
        </w:r>
      </w:ins>
      <w:ins w:id="420"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1" w:author="detbenton1991@gmail.com" w:date="2025-06-17T22:01:00Z" w16du:dateUtc="2025-06-18T03:01:00Z">
        <w:r w:rsidR="00EE2414">
          <w:rPr>
            <w:rFonts w:ascii="Times New Roman" w:hAnsi="Times New Roman" w:cs="Times New Roman"/>
          </w:rPr>
          <w:t xml:space="preserve">x. </w:t>
        </w:r>
      </w:ins>
      <w:ins w:id="422" w:author="Benton, Deon" w:date="2025-06-19T12:08:00Z" w16du:dateUtc="2025-06-19T17:08:00Z">
        <w:r w:rsidR="00EA0325">
          <w:rPr>
            <w:rFonts w:ascii="Times New Roman" w:hAnsi="Times New Roman" w:cs="Times New Roman"/>
          </w:rPr>
          <w:t xml:space="preserve">In the false-belief condition, the actor again watched the toy </w:t>
        </w:r>
      </w:ins>
      <w:ins w:id="423" w:author="Benton, Deon" w:date="2025-06-19T12:10:00Z" w16du:dateUtc="2025-06-19T17:10:00Z">
        <w:r w:rsidR="00590B37">
          <w:rPr>
            <w:rFonts w:ascii="Times New Roman" w:hAnsi="Times New Roman" w:cs="Times New Roman"/>
          </w:rPr>
          <w:t>move from the g</w:t>
        </w:r>
      </w:ins>
      <w:ins w:id="424" w:author="Benton, Deon" w:date="2025-06-19T12:11:00Z" w16du:dateUtc="2025-06-19T17:11:00Z">
        <w:r w:rsidR="00590B37">
          <w:rPr>
            <w:rFonts w:ascii="Times New Roman" w:hAnsi="Times New Roman" w:cs="Times New Roman"/>
          </w:rPr>
          <w:t>reen box to the yellow box.</w:t>
        </w:r>
      </w:ins>
      <w:ins w:id="425" w:author="Benton, Deon" w:date="2025-06-19T12:23:00Z" w16du:dateUtc="2025-06-19T17:23:00Z">
        <w:r w:rsidR="006524E0">
          <w:rPr>
            <w:rFonts w:ascii="Times New Roman" w:hAnsi="Times New Roman" w:cs="Times New Roman"/>
          </w:rPr>
          <w:t xml:space="preserve"> The actor then moved from view behind the back wall, at which</w:t>
        </w:r>
      </w:ins>
      <w:ins w:id="426" w:author="Benton, Deon" w:date="2025-06-19T12:32:00Z" w16du:dateUtc="2025-06-19T17:32:00Z">
        <w:r w:rsidR="007B697A">
          <w:rPr>
            <w:rFonts w:ascii="Times New Roman" w:hAnsi="Times New Roman" w:cs="Times New Roman"/>
          </w:rPr>
          <w:t xml:space="preserve"> point</w:t>
        </w:r>
      </w:ins>
      <w:ins w:id="427" w:author="Benton, Deon" w:date="2025-06-19T12:23:00Z" w16du:dateUtc="2025-06-19T17:23:00Z">
        <w:r w:rsidR="006524E0">
          <w:rPr>
            <w:rFonts w:ascii="Times New Roman" w:hAnsi="Times New Roman" w:cs="Times New Roman"/>
          </w:rPr>
          <w:t xml:space="preserve"> </w:t>
        </w:r>
      </w:ins>
      <w:ins w:id="428" w:author="Benton, Deon" w:date="2025-06-19T12:14:00Z" w16du:dateUtc="2025-06-19T17:14:00Z">
        <w:r w:rsidR="007409C9">
          <w:rPr>
            <w:rFonts w:ascii="Times New Roman" w:hAnsi="Times New Roman" w:cs="Times New Roman"/>
          </w:rPr>
          <w:t>the toy was moved back to the green box.</w:t>
        </w:r>
      </w:ins>
      <w:ins w:id="429" w:author="Benton, Deon" w:date="2025-06-19T12:23:00Z" w16du:dateUtc="2025-06-19T17:23:00Z">
        <w:r w:rsidR="006524E0">
          <w:rPr>
            <w:rFonts w:ascii="Times New Roman" w:hAnsi="Times New Roman" w:cs="Times New Roman"/>
          </w:rPr>
          <w:t xml:space="preserve"> Thus, the actor held a false belief that the toy was in the ye</w:t>
        </w:r>
      </w:ins>
      <w:ins w:id="430" w:author="Benton, Deon" w:date="2025-06-19T12:24:00Z" w16du:dateUtc="2025-06-19T17:24:00Z">
        <w:r w:rsidR="006524E0">
          <w:rPr>
            <w:rFonts w:ascii="Times New Roman" w:hAnsi="Times New Roman" w:cs="Times New Roman"/>
          </w:rPr>
          <w:t>llow box.</w:t>
        </w:r>
      </w:ins>
      <w:ins w:id="431" w:author="Benton, Deon" w:date="2025-06-19T12:14:00Z" w16du:dateUtc="2025-06-19T17:14:00Z">
        <w:r w:rsidR="007409C9">
          <w:rPr>
            <w:rFonts w:ascii="Times New Roman" w:hAnsi="Times New Roman" w:cs="Times New Roman"/>
          </w:rPr>
          <w:t xml:space="preserve"> </w:t>
        </w:r>
      </w:ins>
      <w:ins w:id="432" w:author="Benton, Deon" w:date="2025-06-19T12:24:00Z" w16du:dateUtc="2025-06-19T17:24:00Z">
        <w:r w:rsidR="00C41F7A">
          <w:rPr>
            <w:rFonts w:ascii="Times New Roman" w:hAnsi="Times New Roman" w:cs="Times New Roman"/>
          </w:rPr>
          <w:t>The authors found that infants looked longer when the actor reached in the green</w:t>
        </w:r>
      </w:ins>
      <w:ins w:id="433" w:author="Benton, Deon" w:date="2025-06-19T12:25:00Z" w16du:dateUtc="2025-06-19T17:25:00Z">
        <w:r w:rsidR="00C41F7A">
          <w:rPr>
            <w:rFonts w:ascii="Times New Roman" w:hAnsi="Times New Roman" w:cs="Times New Roman"/>
          </w:rPr>
          <w:t xml:space="preserve"> box than when</w:t>
        </w:r>
      </w:ins>
      <w:ins w:id="434" w:author="Benton, Deon" w:date="2025-06-19T12:42:00Z" w16du:dateUtc="2025-06-19T17:42:00Z">
        <w:r w:rsidR="005B2900">
          <w:rPr>
            <w:rFonts w:ascii="Times New Roman" w:hAnsi="Times New Roman" w:cs="Times New Roman"/>
          </w:rPr>
          <w:t xml:space="preserve"> it</w:t>
        </w:r>
      </w:ins>
      <w:ins w:id="435" w:author="Benton, Deon" w:date="2025-06-19T12:26:00Z" w16du:dateUtc="2025-06-19T17:26:00Z">
        <w:r w:rsidR="00C41F7A">
          <w:rPr>
            <w:rFonts w:ascii="Times New Roman" w:hAnsi="Times New Roman" w:cs="Times New Roman"/>
          </w:rPr>
          <w:t xml:space="preserve"> reached in the yellow box if </w:t>
        </w:r>
      </w:ins>
      <w:ins w:id="436" w:author="Benton, Deon" w:date="2025-06-19T12:42:00Z" w16du:dateUtc="2025-06-19T17:42:00Z">
        <w:r w:rsidR="008F3601">
          <w:rPr>
            <w:rFonts w:ascii="Times New Roman" w:hAnsi="Times New Roman" w:cs="Times New Roman"/>
          </w:rPr>
          <w:t>it</w:t>
        </w:r>
      </w:ins>
      <w:ins w:id="437" w:author="Benton, Deon" w:date="2025-06-19T12:26:00Z" w16du:dateUtc="2025-06-19T17:26:00Z">
        <w:r w:rsidR="00C41F7A">
          <w:rPr>
            <w:rFonts w:ascii="Times New Roman" w:hAnsi="Times New Roman" w:cs="Times New Roman"/>
          </w:rPr>
          <w:t xml:space="preserve"> held a </w:t>
        </w:r>
      </w:ins>
      <w:ins w:id="438" w:author="Benton, Deon" w:date="2025-06-19T12:27:00Z" w16du:dateUtc="2025-06-19T17:27:00Z">
        <w:r w:rsidR="005D109D">
          <w:rPr>
            <w:rFonts w:ascii="Times New Roman" w:hAnsi="Times New Roman" w:cs="Times New Roman"/>
          </w:rPr>
          <w:t>true</w:t>
        </w:r>
      </w:ins>
      <w:ins w:id="439" w:author="Benton, Deon" w:date="2025-06-19T12:26:00Z" w16du:dateUtc="2025-06-19T17:26:00Z">
        <w:r w:rsidR="00C41F7A">
          <w:rPr>
            <w:rFonts w:ascii="Times New Roman" w:hAnsi="Times New Roman" w:cs="Times New Roman"/>
          </w:rPr>
          <w:t xml:space="preserve"> belief about the toy’s location. </w:t>
        </w:r>
      </w:ins>
      <w:ins w:id="440"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1" w:author="Benton, Deon" w:date="2025-06-19T12:34:00Z" w16du:dateUtc="2025-06-19T17:34:00Z">
        <w:r w:rsidR="00752CFE">
          <w:rPr>
            <w:rFonts w:ascii="Times New Roman" w:hAnsi="Times New Roman" w:cs="Times New Roman"/>
          </w:rPr>
          <w:t>s</w:t>
        </w:r>
      </w:ins>
      <w:ins w:id="442" w:author="Benton, Deon" w:date="2025-06-19T12:29:00Z" w16du:dateUtc="2025-06-19T17:29:00Z">
        <w:r w:rsidR="00523624">
          <w:rPr>
            <w:rFonts w:ascii="Times New Roman" w:hAnsi="Times New Roman" w:cs="Times New Roman"/>
          </w:rPr>
          <w:t xml:space="preserve"> understand</w:t>
        </w:r>
      </w:ins>
      <w:ins w:id="443" w:author="Benton, Deon" w:date="2025-06-19T12:33:00Z" w16du:dateUtc="2025-06-19T17:33:00Z">
        <w:r w:rsidR="006F5BF5">
          <w:rPr>
            <w:rFonts w:ascii="Times New Roman" w:hAnsi="Times New Roman" w:cs="Times New Roman"/>
          </w:rPr>
          <w:t xml:space="preserve"> that</w:t>
        </w:r>
      </w:ins>
      <w:ins w:id="444" w:author="Benton, Deon" w:date="2025-06-19T12:29:00Z" w16du:dateUtc="2025-06-19T17:29:00Z">
        <w:r w:rsidR="00523624">
          <w:rPr>
            <w:rFonts w:ascii="Times New Roman" w:hAnsi="Times New Roman" w:cs="Times New Roman"/>
          </w:rPr>
          <w:t xml:space="preserve"> </w:t>
        </w:r>
      </w:ins>
      <w:ins w:id="445"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6" w:author="detbenton1991@gmail.com" w:date="2025-06-19T17:48:00Z" w16du:dateUtc="2025-06-19T22:48:00Z"/>
          <w:rFonts w:ascii="Times New Roman" w:hAnsi="Times New Roman" w:cs="Times New Roman"/>
        </w:rPr>
      </w:pPr>
      <w:ins w:id="447" w:author="Benton, Deon" w:date="2025-06-19T12:52:00Z" w16du:dateUtc="2025-06-19T17:52:00Z">
        <w:r>
          <w:rPr>
            <w:rFonts w:ascii="Times New Roman" w:hAnsi="Times New Roman" w:cs="Times New Roman"/>
          </w:rPr>
          <w:t>Perner and Ruffman (2005)</w:t>
        </w:r>
      </w:ins>
      <w:ins w:id="448" w:author="Benton, Deon" w:date="2025-06-19T13:06:00Z" w16du:dateUtc="2025-06-19T18:06:00Z">
        <w:r w:rsidR="0092101F">
          <w:rPr>
            <w:rFonts w:ascii="Times New Roman" w:hAnsi="Times New Roman" w:cs="Times New Roman"/>
          </w:rPr>
          <w:t xml:space="preserve"> challenged this interpretation by arguing</w:t>
        </w:r>
      </w:ins>
      <w:ins w:id="449"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0" w:author="Benton, Deon" w:date="2025-06-19T12:49:00Z" w16du:dateUtc="2025-06-19T17:49:00Z">
        <w:r w:rsidR="00CB049D">
          <w:rPr>
            <w:rFonts w:ascii="Times New Roman" w:hAnsi="Times New Roman" w:cs="Times New Roman"/>
          </w:rPr>
          <w:t xml:space="preserve"> rather than </w:t>
        </w:r>
      </w:ins>
      <w:ins w:id="451" w:author="Benton, Deon" w:date="2025-06-19T13:07:00Z" w16du:dateUtc="2025-06-19T18:07:00Z">
        <w:r w:rsidR="0092101F">
          <w:rPr>
            <w:rFonts w:ascii="Times New Roman" w:hAnsi="Times New Roman" w:cs="Times New Roman"/>
          </w:rPr>
          <w:t>an understanding of others’ mental states</w:t>
        </w:r>
      </w:ins>
      <w:ins w:id="452" w:author="Benton, Deon" w:date="2025-06-19T12:48:00Z" w16du:dateUtc="2025-06-19T17:48:00Z">
        <w:r w:rsidR="001A36CD">
          <w:rPr>
            <w:rFonts w:ascii="Times New Roman" w:hAnsi="Times New Roman" w:cs="Times New Roman"/>
          </w:rPr>
          <w:t xml:space="preserve">. </w:t>
        </w:r>
      </w:ins>
      <w:ins w:id="453" w:author="Benton, Deon" w:date="2025-06-19T12:53:00Z" w16du:dateUtc="2025-06-19T17:53:00Z">
        <w:r>
          <w:rPr>
            <w:rFonts w:ascii="Times New Roman" w:hAnsi="Times New Roman" w:cs="Times New Roman"/>
          </w:rPr>
          <w:t>These authors specifically argued</w:t>
        </w:r>
      </w:ins>
      <w:ins w:id="454" w:author="Benton, Deon" w:date="2025-06-19T12:48:00Z" w16du:dateUtc="2025-06-19T17:48:00Z">
        <w:r w:rsidR="001A36CD">
          <w:rPr>
            <w:rFonts w:ascii="Times New Roman" w:hAnsi="Times New Roman" w:cs="Times New Roman"/>
          </w:rPr>
          <w:t xml:space="preserve"> that</w:t>
        </w:r>
      </w:ins>
      <w:ins w:id="455" w:author="Benton, Deon" w:date="2025-06-19T12:50:00Z" w16du:dateUtc="2025-06-19T17:50:00Z">
        <w:r w:rsidR="0024322C">
          <w:rPr>
            <w:rFonts w:ascii="Times New Roman" w:hAnsi="Times New Roman" w:cs="Times New Roman"/>
          </w:rPr>
          <w:t xml:space="preserve"> infants’ looking behaviors during the test events </w:t>
        </w:r>
      </w:ins>
      <w:ins w:id="456" w:author="Benton, Deon" w:date="2025-06-19T13:02:00Z" w16du:dateUtc="2025-06-19T18:02:00Z">
        <w:r w:rsidR="007C077F">
          <w:rPr>
            <w:rFonts w:ascii="Times New Roman" w:hAnsi="Times New Roman" w:cs="Times New Roman"/>
          </w:rPr>
          <w:t xml:space="preserve">in Onishi and Baillargeon (2005) </w:t>
        </w:r>
      </w:ins>
      <w:ins w:id="457" w:author="Benton, Deon" w:date="2025-06-19T12:53:00Z" w16du:dateUtc="2025-06-19T17:53:00Z">
        <w:r>
          <w:rPr>
            <w:rFonts w:ascii="Times New Roman" w:hAnsi="Times New Roman" w:cs="Times New Roman"/>
          </w:rPr>
          <w:t>reflected</w:t>
        </w:r>
      </w:ins>
      <w:ins w:id="458" w:author="Benton, Deon" w:date="2025-06-19T12:50:00Z" w16du:dateUtc="2025-06-19T17:50:00Z">
        <w:r w:rsidR="0024322C">
          <w:rPr>
            <w:rFonts w:ascii="Times New Roman" w:hAnsi="Times New Roman" w:cs="Times New Roman"/>
          </w:rPr>
          <w:t xml:space="preserve"> </w:t>
        </w:r>
      </w:ins>
      <w:ins w:id="459" w:author="Benton, Deon" w:date="2025-06-19T12:51:00Z" w16du:dateUtc="2025-06-19T17:51:00Z">
        <w:r>
          <w:rPr>
            <w:rFonts w:ascii="Times New Roman" w:hAnsi="Times New Roman" w:cs="Times New Roman"/>
          </w:rPr>
          <w:t>tripartite</w:t>
        </w:r>
      </w:ins>
      <w:ins w:id="460" w:author="Benton, Deon" w:date="2025-06-19T12:50:00Z" w16du:dateUtc="2025-06-19T17:50:00Z">
        <w:r w:rsidR="0024322C">
          <w:rPr>
            <w:rFonts w:ascii="Times New Roman" w:hAnsi="Times New Roman" w:cs="Times New Roman"/>
          </w:rPr>
          <w:t xml:space="preserve"> associations that </w:t>
        </w:r>
      </w:ins>
      <w:ins w:id="461" w:author="Benton, Deon" w:date="2025-06-19T13:02:00Z" w16du:dateUtc="2025-06-19T18:02:00Z">
        <w:r w:rsidR="009B27AA">
          <w:rPr>
            <w:rFonts w:ascii="Times New Roman" w:hAnsi="Times New Roman" w:cs="Times New Roman"/>
          </w:rPr>
          <w:t xml:space="preserve">were </w:t>
        </w:r>
      </w:ins>
      <w:ins w:id="462" w:author="Benton, Deon" w:date="2025-06-20T10:41:00Z" w16du:dateUtc="2025-06-20T15:41:00Z">
        <w:r w:rsidR="0034473E">
          <w:rPr>
            <w:rFonts w:ascii="Times New Roman" w:hAnsi="Times New Roman" w:cs="Times New Roman"/>
          </w:rPr>
          <w:t>forme</w:t>
        </w:r>
      </w:ins>
      <w:ins w:id="463" w:author="Benton, Deon" w:date="2025-06-19T13:02:00Z" w16du:dateUtc="2025-06-19T18:02:00Z">
        <w:r w:rsidR="009B27AA">
          <w:rPr>
            <w:rFonts w:ascii="Times New Roman" w:hAnsi="Times New Roman" w:cs="Times New Roman"/>
          </w:rPr>
          <w:t>d</w:t>
        </w:r>
      </w:ins>
      <w:ins w:id="464" w:author="Benton, Deon" w:date="2025-06-19T12:50:00Z" w16du:dateUtc="2025-06-19T17:50:00Z">
        <w:r w:rsidR="0024322C">
          <w:rPr>
            <w:rFonts w:ascii="Times New Roman" w:hAnsi="Times New Roman" w:cs="Times New Roman"/>
          </w:rPr>
          <w:t xml:space="preserve"> during the familiarization and belief-induction phases. </w:t>
        </w:r>
      </w:ins>
      <w:ins w:id="465" w:author="Benton, Deon" w:date="2025-06-19T12:53:00Z" w16du:dateUtc="2025-06-19T17:53:00Z">
        <w:r w:rsidR="008C3083">
          <w:rPr>
            <w:rFonts w:ascii="Times New Roman" w:hAnsi="Times New Roman" w:cs="Times New Roman"/>
          </w:rPr>
          <w:t xml:space="preserve">For instance, </w:t>
        </w:r>
      </w:ins>
      <w:ins w:id="466" w:author="Benton, Deon" w:date="2025-06-19T13:04:00Z" w16du:dateUtc="2025-06-19T18:04:00Z">
        <w:r w:rsidR="005E1E69">
          <w:rPr>
            <w:rFonts w:ascii="Times New Roman" w:hAnsi="Times New Roman" w:cs="Times New Roman"/>
          </w:rPr>
          <w:t xml:space="preserve">seeing the toy </w:t>
        </w:r>
      </w:ins>
      <w:ins w:id="467" w:author="Benton, Deon" w:date="2025-06-20T10:41:00Z" w16du:dateUtc="2025-06-20T15:41:00Z">
        <w:r w:rsidR="00310B37">
          <w:rPr>
            <w:rFonts w:ascii="Times New Roman" w:hAnsi="Times New Roman" w:cs="Times New Roman"/>
          </w:rPr>
          <w:t>move from the green box to the</w:t>
        </w:r>
      </w:ins>
      <w:ins w:id="468" w:author="Benton, Deon" w:date="2025-06-19T13:05:00Z" w16du:dateUtc="2025-06-19T18:05:00Z">
        <w:r w:rsidR="005E1E69">
          <w:rPr>
            <w:rFonts w:ascii="Times New Roman" w:hAnsi="Times New Roman" w:cs="Times New Roman"/>
          </w:rPr>
          <w:t xml:space="preserve"> yellow box</w:t>
        </w:r>
      </w:ins>
      <w:ins w:id="469" w:author="Benton, Deon" w:date="2025-06-19T12:54:00Z" w16du:dateUtc="2025-06-19T17:54:00Z">
        <w:r w:rsidR="008C3083">
          <w:rPr>
            <w:rFonts w:ascii="Times New Roman" w:hAnsi="Times New Roman" w:cs="Times New Roman"/>
          </w:rPr>
          <w:t xml:space="preserve"> in the presence of the actor in both </w:t>
        </w:r>
      </w:ins>
      <w:ins w:id="470" w:author="Benton, Deon" w:date="2025-06-19T12:56:00Z" w16du:dateUtc="2025-06-19T17:56:00Z">
        <w:r w:rsidR="00847C7B">
          <w:rPr>
            <w:rFonts w:ascii="Times New Roman" w:hAnsi="Times New Roman" w:cs="Times New Roman"/>
          </w:rPr>
          <w:t xml:space="preserve">belief </w:t>
        </w:r>
      </w:ins>
      <w:ins w:id="471"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2" w:author="Benton, Deon" w:date="2025-06-20T10:42:00Z" w16du:dateUtc="2025-06-20T15:42:00Z">
        <w:r w:rsidR="00310B37">
          <w:rPr>
            <w:rFonts w:ascii="Times New Roman" w:hAnsi="Times New Roman" w:cs="Times New Roman"/>
          </w:rPr>
          <w:t>led infants to form a</w:t>
        </w:r>
      </w:ins>
      <w:ins w:id="473" w:author="Benton, Deon" w:date="2025-06-19T13:05:00Z" w16du:dateUtc="2025-06-19T18:05:00Z">
        <w:r w:rsidR="005E1E69">
          <w:rPr>
            <w:rFonts w:ascii="Times New Roman" w:hAnsi="Times New Roman" w:cs="Times New Roman"/>
          </w:rPr>
          <w:t xml:space="preserve"> simple actor-toy-yellow-box association. </w:t>
        </w:r>
      </w:ins>
      <w:ins w:id="474"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5" w:author="Benton, Deon" w:date="2025-06-19T12:58:00Z" w16du:dateUtc="2025-06-19T17:58:00Z">
        <w:r w:rsidR="00847C7B">
          <w:rPr>
            <w:rFonts w:ascii="Times New Roman" w:hAnsi="Times New Roman" w:cs="Times New Roman"/>
          </w:rPr>
          <w:t>it</w:t>
        </w:r>
      </w:ins>
      <w:ins w:id="476"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77" w:author="Benton, Deon" w:date="2025-06-19T12:59:00Z" w16du:dateUtc="2025-06-19T17:59:00Z">
        <w:r w:rsidR="000F1A90">
          <w:rPr>
            <w:rFonts w:ascii="Times New Roman" w:hAnsi="Times New Roman" w:cs="Times New Roman"/>
          </w:rPr>
          <w:t>should lead to</w:t>
        </w:r>
      </w:ins>
      <w:ins w:id="478" w:author="Benton, Deon" w:date="2025-06-19T13:06:00Z" w16du:dateUtc="2025-06-19T18:06:00Z">
        <w:r w:rsidR="005E1E69">
          <w:rPr>
            <w:rFonts w:ascii="Times New Roman" w:hAnsi="Times New Roman" w:cs="Times New Roman"/>
          </w:rPr>
          <w:t xml:space="preserve"> little (or</w:t>
        </w:r>
      </w:ins>
      <w:ins w:id="479" w:author="Benton, Deon" w:date="2025-06-19T12:59:00Z" w16du:dateUtc="2025-06-19T17:59:00Z">
        <w:r w:rsidR="000F1A90">
          <w:rPr>
            <w:rFonts w:ascii="Times New Roman" w:hAnsi="Times New Roman" w:cs="Times New Roman"/>
          </w:rPr>
          <w:t xml:space="preserve"> no</w:t>
        </w:r>
      </w:ins>
      <w:ins w:id="480" w:author="Benton, Deon" w:date="2025-06-19T13:06:00Z" w16du:dateUtc="2025-06-19T18:06:00Z">
        <w:r w:rsidR="005E1E69">
          <w:rPr>
            <w:rFonts w:ascii="Times New Roman" w:hAnsi="Times New Roman" w:cs="Times New Roman"/>
          </w:rPr>
          <w:t>)</w:t>
        </w:r>
      </w:ins>
      <w:ins w:id="481" w:author="Benton, Deon" w:date="2025-06-19T12:59:00Z" w16du:dateUtc="2025-06-19T17:59:00Z">
        <w:r w:rsidR="000F1A90">
          <w:rPr>
            <w:rFonts w:ascii="Times New Roman" w:hAnsi="Times New Roman" w:cs="Times New Roman"/>
          </w:rPr>
          <w:t xml:space="preserve"> increase in looking</w:t>
        </w:r>
      </w:ins>
      <w:ins w:id="482"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3" w:author="Benton, Deon" w:date="2025-06-19T12:59:00Z" w16du:dateUtc="2025-06-19T17:59:00Z">
        <w:r w:rsidR="000F1A90">
          <w:rPr>
            <w:rFonts w:ascii="Times New Roman" w:hAnsi="Times New Roman" w:cs="Times New Roman"/>
          </w:rPr>
          <w:t>lead to an increase in looking</w:t>
        </w:r>
      </w:ins>
      <w:ins w:id="484" w:author="Benton, Deon" w:date="2025-06-19T12:57:00Z" w16du:dateUtc="2025-06-19T17:57:00Z">
        <w:r w:rsidR="00847C7B">
          <w:rPr>
            <w:rFonts w:ascii="Times New Roman" w:hAnsi="Times New Roman" w:cs="Times New Roman"/>
          </w:rPr>
          <w:t>.</w:t>
        </w:r>
      </w:ins>
      <w:ins w:id="485" w:author="Benton, Deon" w:date="2025-06-19T12:59:00Z" w16du:dateUtc="2025-06-19T17:59:00Z">
        <w:r w:rsidR="000F1A90">
          <w:rPr>
            <w:rFonts w:ascii="Times New Roman" w:hAnsi="Times New Roman" w:cs="Times New Roman"/>
          </w:rPr>
          <w:t xml:space="preserve"> Critically, infants’ look</w:t>
        </w:r>
      </w:ins>
      <w:ins w:id="486"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87" w:author="Benton, Deon" w:date="2025-06-20T10:43:00Z" w16du:dateUtc="2025-06-20T15:43:00Z">
        <w:r w:rsidR="00780197">
          <w:rPr>
            <w:rFonts w:ascii="Times New Roman" w:hAnsi="Times New Roman" w:cs="Times New Roman"/>
          </w:rPr>
          <w:t xml:space="preserve"> simple associative learning </w:t>
        </w:r>
      </w:ins>
      <w:ins w:id="488" w:author="Benton, Deon" w:date="2025-06-19T13:00:00Z" w16du:dateUtc="2025-06-19T18:00:00Z">
        <w:r w:rsidR="00A80248">
          <w:rPr>
            <w:rFonts w:ascii="Times New Roman" w:hAnsi="Times New Roman" w:cs="Times New Roman"/>
          </w:rPr>
          <w:t xml:space="preserve">without </w:t>
        </w:r>
      </w:ins>
      <w:ins w:id="489" w:author="detbenton1991@gmail.com" w:date="2025-06-19T18:18:00Z" w16du:dateUtc="2025-06-19T23:18:00Z">
        <w:r w:rsidR="00450CC0">
          <w:rPr>
            <w:rFonts w:ascii="Times New Roman" w:hAnsi="Times New Roman" w:cs="Times New Roman"/>
          </w:rPr>
          <w:t>recourse to an early emerging</w:t>
        </w:r>
      </w:ins>
      <w:ins w:id="490" w:author="Benton, Deon" w:date="2025-06-19T13:00:00Z" w16du:dateUtc="2025-06-19T18:00:00Z">
        <w:r w:rsidR="00A80248">
          <w:rPr>
            <w:rFonts w:ascii="Times New Roman" w:hAnsi="Times New Roman" w:cs="Times New Roman"/>
          </w:rPr>
          <w:t xml:space="preserve"> understanding of others’ mental states.</w:t>
        </w:r>
      </w:ins>
    </w:p>
    <w:p w14:paraId="55972335" w14:textId="68071FD1" w:rsidR="00145AD8" w:rsidDel="0015363E" w:rsidRDefault="006E1791" w:rsidP="005565CD">
      <w:pPr>
        <w:spacing w:line="480" w:lineRule="auto"/>
        <w:ind w:firstLine="720"/>
        <w:contextualSpacing/>
        <w:rPr>
          <w:del w:id="491" w:author="Benton, Deon" w:date="2025-06-23T12:54:00Z" w16du:dateUtc="2025-06-23T17:54:00Z"/>
          <w:rFonts w:ascii="Times New Roman" w:hAnsi="Times New Roman" w:cs="Times New Roman"/>
        </w:rPr>
      </w:pPr>
      <w:ins w:id="492" w:author="detbenton1991@gmail.com" w:date="2025-06-19T17:48:00Z" w16du:dateUtc="2025-06-19T22:48:00Z">
        <w:r>
          <w:rPr>
            <w:rFonts w:ascii="Times New Roman" w:hAnsi="Times New Roman" w:cs="Times New Roman"/>
          </w:rPr>
          <w:t>Similar</w:t>
        </w:r>
      </w:ins>
      <w:ins w:id="493" w:author="detbenton1991@gmail.com" w:date="2025-06-19T17:49:00Z" w16du:dateUtc="2025-06-19T22:49:00Z">
        <w:r>
          <w:rPr>
            <w:rFonts w:ascii="Times New Roman" w:hAnsi="Times New Roman" w:cs="Times New Roman"/>
          </w:rPr>
          <w:t xml:space="preserve"> lean</w:t>
        </w:r>
      </w:ins>
      <w:ins w:id="494" w:author="detbenton1991@gmail.com" w:date="2025-06-19T17:48:00Z" w16du:dateUtc="2025-06-19T22:48:00Z">
        <w:r>
          <w:rPr>
            <w:rFonts w:ascii="Times New Roman" w:hAnsi="Times New Roman" w:cs="Times New Roman"/>
          </w:rPr>
          <w:t xml:space="preserve"> proposals have been </w:t>
        </w:r>
      </w:ins>
      <w:ins w:id="495" w:author="Benton, Deon" w:date="2025-06-20T10:33:00Z" w16du:dateUtc="2025-06-20T15:33:00Z">
        <w:r w:rsidR="0095540A">
          <w:rPr>
            <w:rFonts w:ascii="Times New Roman" w:hAnsi="Times New Roman" w:cs="Times New Roman"/>
          </w:rPr>
          <w:t>applied</w:t>
        </w:r>
      </w:ins>
      <w:ins w:id="496" w:author="detbenton1991@gmail.com" w:date="2025-06-19T17:48:00Z" w16du:dateUtc="2025-06-19T22:48:00Z">
        <w:r>
          <w:rPr>
            <w:rFonts w:ascii="Times New Roman" w:hAnsi="Times New Roman" w:cs="Times New Roman"/>
          </w:rPr>
          <w:t xml:space="preserve"> to explain </w:t>
        </w:r>
      </w:ins>
      <w:ins w:id="497" w:author="detbenton1991@gmail.com" w:date="2025-06-19T17:51:00Z" w16du:dateUtc="2025-06-19T22:51:00Z">
        <w:r>
          <w:rPr>
            <w:rFonts w:ascii="Times New Roman" w:hAnsi="Times New Roman" w:cs="Times New Roman"/>
          </w:rPr>
          <w:t xml:space="preserve">infants’ looking behaviors in </w:t>
        </w:r>
      </w:ins>
      <w:ins w:id="498" w:author="detbenton1991@gmail.com" w:date="2025-06-19T17:52:00Z" w16du:dateUtc="2025-06-19T22:52:00Z">
        <w:r>
          <w:rPr>
            <w:rFonts w:ascii="Times New Roman" w:hAnsi="Times New Roman" w:cs="Times New Roman"/>
          </w:rPr>
          <w:t xml:space="preserve">VoE </w:t>
        </w:r>
      </w:ins>
      <w:ins w:id="499" w:author="detbenton1991@gmail.com" w:date="2025-06-19T17:51:00Z" w16du:dateUtc="2025-06-19T22:51:00Z">
        <w:r>
          <w:rPr>
            <w:rFonts w:ascii="Times New Roman" w:hAnsi="Times New Roman" w:cs="Times New Roman"/>
          </w:rPr>
          <w:t xml:space="preserve">studies that </w:t>
        </w:r>
      </w:ins>
      <w:ins w:id="500" w:author="detbenton1991@gmail.com" w:date="2025-06-19T17:52:00Z" w16du:dateUtc="2025-06-19T22:52:00Z">
        <w:r>
          <w:rPr>
            <w:rFonts w:ascii="Times New Roman" w:hAnsi="Times New Roman" w:cs="Times New Roman"/>
          </w:rPr>
          <w:t>test</w:t>
        </w:r>
      </w:ins>
      <w:ins w:id="501" w:author="detbenton1991@gmail.com" w:date="2025-06-19T17:55:00Z" w16du:dateUtc="2025-06-19T22:55:00Z">
        <w:r>
          <w:rPr>
            <w:rFonts w:ascii="Times New Roman" w:hAnsi="Times New Roman" w:cs="Times New Roman"/>
          </w:rPr>
          <w:t xml:space="preserve"> </w:t>
        </w:r>
      </w:ins>
      <w:ins w:id="502" w:author="detbenton1991@gmail.com" w:date="2025-06-19T17:52:00Z" w16du:dateUtc="2025-06-19T22:52:00Z">
        <w:r>
          <w:rPr>
            <w:rFonts w:ascii="Times New Roman" w:hAnsi="Times New Roman" w:cs="Times New Roman"/>
          </w:rPr>
          <w:t xml:space="preserve">for </w:t>
        </w:r>
      </w:ins>
      <w:ins w:id="503" w:author="detbenton1991@gmail.com" w:date="2025-06-19T17:55:00Z" w16du:dateUtc="2025-06-19T22:55:00Z">
        <w:r>
          <w:rPr>
            <w:rFonts w:ascii="Times New Roman" w:hAnsi="Times New Roman" w:cs="Times New Roman"/>
          </w:rPr>
          <w:t>t</w:t>
        </w:r>
        <w:del w:id="504" w:author="Benton, Deon" w:date="2025-06-23T20:58:00Z" w16du:dateUtc="2025-06-24T01:58:00Z">
          <w:r w:rsidDel="00300FD4">
            <w:rPr>
              <w:rFonts w:ascii="Times New Roman" w:hAnsi="Times New Roman" w:cs="Times New Roman"/>
            </w:rPr>
            <w:delText xml:space="preserve">he existence of </w:delText>
          </w:r>
        </w:del>
      </w:ins>
      <w:ins w:id="505" w:author="Benton, Deon" w:date="2025-06-23T20:58:00Z" w16du:dateUtc="2025-06-24T01:58:00Z">
        <w:r w:rsidR="00300FD4">
          <w:rPr>
            <w:rFonts w:ascii="Times New Roman" w:hAnsi="Times New Roman" w:cs="Times New Roman"/>
          </w:rPr>
          <w:t xml:space="preserve">other early emerging, </w:t>
        </w:r>
      </w:ins>
      <w:ins w:id="506" w:author="detbenton1991@gmail.com" w:date="2025-06-19T17:52:00Z" w16du:dateUtc="2025-06-19T22:52:00Z">
        <w:del w:id="507" w:author="Benton, Deon" w:date="2025-06-23T20:58:00Z" w16du:dateUtc="2025-06-24T01:58:00Z">
          <w:r w:rsidDel="00300FD4">
            <w:rPr>
              <w:rFonts w:ascii="Times New Roman" w:hAnsi="Times New Roman" w:cs="Times New Roman"/>
            </w:rPr>
            <w:delText>other</w:delText>
          </w:r>
        </w:del>
        <w:r>
          <w:rPr>
            <w:rFonts w:ascii="Times New Roman" w:hAnsi="Times New Roman" w:cs="Times New Roman"/>
          </w:rPr>
          <w:t xml:space="preserve"> </w:t>
        </w:r>
      </w:ins>
      <w:ins w:id="508" w:author="detbenton1991@gmail.com" w:date="2025-06-19T17:55:00Z" w16du:dateUtc="2025-06-19T22:55:00Z">
        <w:r>
          <w:rPr>
            <w:rFonts w:ascii="Times New Roman" w:hAnsi="Times New Roman" w:cs="Times New Roman"/>
          </w:rPr>
          <w:t xml:space="preserve">cognitively sophisticated </w:t>
        </w:r>
      </w:ins>
      <w:ins w:id="509" w:author="detbenton1991@gmail.com" w:date="2025-06-19T17:52:00Z" w16du:dateUtc="2025-06-19T22:52:00Z">
        <w:r>
          <w:rPr>
            <w:rFonts w:ascii="Times New Roman" w:hAnsi="Times New Roman" w:cs="Times New Roman"/>
          </w:rPr>
          <w:t>capacities</w:t>
        </w:r>
      </w:ins>
      <w:ins w:id="510" w:author="Benton, Deon" w:date="2025-06-23T12:13:00Z" w16du:dateUtc="2025-06-23T17:13:00Z">
        <w:r w:rsidR="0068586F">
          <w:rPr>
            <w:rFonts w:ascii="Times New Roman" w:hAnsi="Times New Roman" w:cs="Times New Roman"/>
          </w:rPr>
          <w:t>. For example, it has been suggested that infan</w:t>
        </w:r>
      </w:ins>
      <w:ins w:id="511" w:author="Benton, Deon" w:date="2025-06-23T12:14:00Z" w16du:dateUtc="2025-06-23T17:14:00Z">
        <w:r w:rsidR="0068586F">
          <w:rPr>
            <w:rFonts w:ascii="Times New Roman" w:hAnsi="Times New Roman" w:cs="Times New Roman"/>
          </w:rPr>
          <w:t>ts possess innately a domain-specific “accumulator” mechanism that enables them</w:t>
        </w:r>
      </w:ins>
      <w:ins w:id="512" w:author="detbenton1991@gmail.com" w:date="2025-06-19T17:53:00Z" w16du:dateUtc="2025-06-19T22:53:00Z">
        <w:r>
          <w:rPr>
            <w:rFonts w:ascii="Times New Roman" w:hAnsi="Times New Roman" w:cs="Times New Roman"/>
          </w:rPr>
          <w:t xml:space="preserve"> </w:t>
        </w:r>
      </w:ins>
      <w:ins w:id="513" w:author="Benton, Deon" w:date="2025-06-23T12:15:00Z" w16du:dateUtc="2025-06-23T17:15:00Z">
        <w:r w:rsidR="0068586F">
          <w:rPr>
            <w:rFonts w:ascii="Times New Roman" w:hAnsi="Times New Roman" w:cs="Times New Roman"/>
          </w:rPr>
          <w:t xml:space="preserve">precisely </w:t>
        </w:r>
      </w:ins>
      <w:ins w:id="514" w:author="detbenton1991@gmail.com" w:date="2025-06-19T17:53:00Z" w16du:dateUtc="2025-06-19T22:53:00Z">
        <w:r>
          <w:rPr>
            <w:rFonts w:ascii="Times New Roman" w:hAnsi="Times New Roman" w:cs="Times New Roman"/>
          </w:rPr>
          <w:t>to add small and large numbers</w:t>
        </w:r>
      </w:ins>
      <w:ins w:id="515" w:author="detbenton1991@gmail.com" w:date="2025-06-19T17:54:00Z" w16du:dateUtc="2025-06-19T22:54:00Z">
        <w:r>
          <w:rPr>
            <w:rFonts w:ascii="Times New Roman" w:hAnsi="Times New Roman" w:cs="Times New Roman"/>
          </w:rPr>
          <w:t xml:space="preserve"> (McCrink &amp; Wynn, 2004; Wynn, 1992</w:t>
        </w:r>
      </w:ins>
      <w:ins w:id="516" w:author="Benton, Deon" w:date="2025-06-23T12:29:00Z" w16du:dateUtc="2025-06-23T17:29:00Z">
        <w:r w:rsidR="00010A55">
          <w:rPr>
            <w:rFonts w:ascii="Times New Roman" w:hAnsi="Times New Roman" w:cs="Times New Roman"/>
          </w:rPr>
          <w:t>, 1995</w:t>
        </w:r>
      </w:ins>
      <w:ins w:id="517" w:author="detbenton1991@gmail.com" w:date="2025-06-19T17:54:00Z" w16du:dateUtc="2025-06-19T22:54:00Z">
        <w:r>
          <w:rPr>
            <w:rFonts w:ascii="Times New Roman" w:hAnsi="Times New Roman" w:cs="Times New Roman"/>
          </w:rPr>
          <w:t>).</w:t>
        </w:r>
      </w:ins>
      <w:ins w:id="518" w:author="detbenton1991@gmail.com" w:date="2025-06-19T17:55:00Z" w16du:dateUtc="2025-06-19T22:55:00Z">
        <w:r>
          <w:rPr>
            <w:rFonts w:ascii="Times New Roman" w:hAnsi="Times New Roman" w:cs="Times New Roman"/>
          </w:rPr>
          <w:t xml:space="preserve"> However,</w:t>
        </w:r>
      </w:ins>
      <w:ins w:id="519" w:author="Benton, Deon" w:date="2025-06-23T12:15:00Z" w16du:dateUtc="2025-06-23T17:15:00Z">
        <w:r w:rsidR="0068586F">
          <w:rPr>
            <w:rFonts w:ascii="Times New Roman" w:hAnsi="Times New Roman" w:cs="Times New Roman"/>
          </w:rPr>
          <w:t xml:space="preserve"> this conclusion </w:t>
        </w:r>
      </w:ins>
      <w:ins w:id="520" w:author="Benton, Deon" w:date="2025-06-23T12:16:00Z" w16du:dateUtc="2025-06-23T17:16:00Z">
        <w:r w:rsidR="00DE2096">
          <w:rPr>
            <w:rFonts w:ascii="Times New Roman" w:hAnsi="Times New Roman" w:cs="Times New Roman"/>
          </w:rPr>
          <w:t>is not universally accepted</w:t>
        </w:r>
      </w:ins>
      <w:ins w:id="521" w:author="Benton, Deon" w:date="2025-06-23T12:15:00Z" w16du:dateUtc="2025-06-23T17:15:00Z">
        <w:r w:rsidR="0068586F">
          <w:rPr>
            <w:rFonts w:ascii="Times New Roman" w:hAnsi="Times New Roman" w:cs="Times New Roman"/>
          </w:rPr>
          <w:t>,</w:t>
        </w:r>
      </w:ins>
      <w:ins w:id="522" w:author="Benton, Deon" w:date="2025-06-23T12:16:00Z" w16du:dateUtc="2025-06-23T17:16:00Z">
        <w:r w:rsidR="00DE2096">
          <w:rPr>
            <w:rFonts w:ascii="Times New Roman" w:hAnsi="Times New Roman" w:cs="Times New Roman"/>
          </w:rPr>
          <w:t xml:space="preserve"> and some argue that</w:t>
        </w:r>
      </w:ins>
      <w:ins w:id="523" w:author="detbenton1991@gmail.com" w:date="2025-06-19T17:55:00Z" w16du:dateUtc="2025-06-19T22:55:00Z">
        <w:r>
          <w:rPr>
            <w:rFonts w:ascii="Times New Roman" w:hAnsi="Times New Roman" w:cs="Times New Roman"/>
          </w:rPr>
          <w:t xml:space="preserve"> </w:t>
        </w:r>
      </w:ins>
      <w:ins w:id="524"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5" w:author="Benton, Deon" w:date="2025-06-23T12:16:00Z" w16du:dateUtc="2025-06-23T17:16:00Z">
        <w:r w:rsidR="00DE2096">
          <w:rPr>
            <w:rFonts w:ascii="Times New Roman" w:hAnsi="Times New Roman" w:cs="Times New Roman"/>
          </w:rPr>
          <w:t xml:space="preserve">imprecise quantity </w:t>
        </w:r>
      </w:ins>
      <w:ins w:id="526" w:author="Benton, Deon" w:date="2025-06-23T12:29:00Z" w16du:dateUtc="2025-06-23T17:29:00Z">
        <w:r w:rsidR="00435E2A">
          <w:rPr>
            <w:rFonts w:ascii="Times New Roman" w:hAnsi="Times New Roman" w:cs="Times New Roman"/>
          </w:rPr>
          <w:t xml:space="preserve">or amount </w:t>
        </w:r>
      </w:ins>
      <w:ins w:id="527" w:author="Benton, Deon" w:date="2025-06-23T12:16:00Z" w16du:dateUtc="2025-06-23T17:16:00Z">
        <w:r w:rsidR="00DE2096">
          <w:rPr>
            <w:rFonts w:ascii="Times New Roman" w:hAnsi="Times New Roman" w:cs="Times New Roman"/>
          </w:rPr>
          <w:t>estimation</w:t>
        </w:r>
      </w:ins>
      <w:ins w:id="528" w:author="detbenton1991@gmail.com" w:date="2025-06-19T18:07:00Z" w16du:dateUtc="2025-06-19T23:07:00Z">
        <w:r w:rsidR="00145AD8" w:rsidRPr="00145AD8">
          <w:rPr>
            <w:rFonts w:ascii="Times New Roman" w:hAnsi="Times New Roman" w:cs="Times New Roman"/>
          </w:rPr>
          <w:t xml:space="preserve"> rather than exact numerical reasoning</w:t>
        </w:r>
      </w:ins>
      <w:ins w:id="529" w:author="detbenton1991@gmail.com" w:date="2025-06-19T18:10:00Z" w16du:dateUtc="2025-06-19T23:10:00Z">
        <w:r w:rsidR="00504680">
          <w:rPr>
            <w:rFonts w:ascii="Times New Roman" w:hAnsi="Times New Roman" w:cs="Times New Roman"/>
          </w:rPr>
          <w:t xml:space="preserve"> (e.g., Cohen &amp; Marks, 2002).</w:t>
        </w:r>
      </w:ins>
      <w:ins w:id="530" w:author="detbenton1991@gmail.com" w:date="2025-06-19T18:08:00Z" w16du:dateUtc="2025-06-19T23:08:00Z">
        <w:r w:rsidR="00807108">
          <w:rPr>
            <w:rFonts w:ascii="Times New Roman" w:hAnsi="Times New Roman" w:cs="Times New Roman"/>
          </w:rPr>
          <w:t xml:space="preserve"> </w:t>
        </w:r>
      </w:ins>
      <w:ins w:id="531" w:author="Benton, Deon" w:date="2025-06-23T12:30:00Z" w16du:dateUtc="2025-06-23T17:30:00Z">
        <w:r w:rsidR="007E68F5">
          <w:rPr>
            <w:rFonts w:ascii="Times New Roman" w:hAnsi="Times New Roman" w:cs="Times New Roman"/>
          </w:rPr>
          <w:t>In other words, inf</w:t>
        </w:r>
      </w:ins>
      <w:ins w:id="532" w:author="Benton, Deon" w:date="2025-06-23T12:31:00Z" w16du:dateUtc="2025-06-23T17:31:00Z">
        <w:r w:rsidR="007E68F5">
          <w:rPr>
            <w:rFonts w:ascii="Times New Roman" w:hAnsi="Times New Roman" w:cs="Times New Roman"/>
          </w:rPr>
          <w:t>ants may simply expect addition to result in more stuff</w:t>
        </w:r>
      </w:ins>
      <w:ins w:id="533" w:author="Benton, Deon" w:date="2025-06-23T12:17:00Z" w16du:dateUtc="2025-06-23T17:17:00Z">
        <w:r w:rsidR="00DE2096">
          <w:rPr>
            <w:rFonts w:ascii="Times New Roman" w:hAnsi="Times New Roman" w:cs="Times New Roman"/>
          </w:rPr>
          <w:t xml:space="preserve"> </w:t>
        </w:r>
      </w:ins>
      <w:ins w:id="534" w:author="detbenton1991@gmail.com" w:date="2025-06-19T18:09:00Z" w16du:dateUtc="2025-06-19T23:09:00Z">
        <w:r w:rsidR="00807108">
          <w:rPr>
            <w:rFonts w:ascii="Times New Roman" w:hAnsi="Times New Roman" w:cs="Times New Roman"/>
          </w:rPr>
          <w:t xml:space="preserve">and </w:t>
        </w:r>
      </w:ins>
      <w:ins w:id="535" w:author="Benton, Deon" w:date="2025-06-23T12:31:00Z" w16du:dateUtc="2025-06-23T17:31:00Z">
        <w:r w:rsidR="007E68F5">
          <w:rPr>
            <w:rFonts w:ascii="Times New Roman" w:hAnsi="Times New Roman" w:cs="Times New Roman"/>
          </w:rPr>
          <w:t>subtraction to</w:t>
        </w:r>
      </w:ins>
      <w:ins w:id="536" w:author="Benton, Deon" w:date="2025-06-23T21:26:00Z" w16du:dateUtc="2025-06-24T02:26:00Z">
        <w:r w:rsidR="005E350A">
          <w:rPr>
            <w:rFonts w:ascii="Times New Roman" w:hAnsi="Times New Roman" w:cs="Times New Roman"/>
          </w:rPr>
          <w:t xml:space="preserve"> result in</w:t>
        </w:r>
      </w:ins>
      <w:ins w:id="537" w:author="Benton, Deon" w:date="2025-06-23T12:31:00Z" w16du:dateUtc="2025-06-23T17:31:00Z">
        <w:r w:rsidR="007E68F5">
          <w:rPr>
            <w:rFonts w:ascii="Times New Roman" w:hAnsi="Times New Roman" w:cs="Times New Roman"/>
          </w:rPr>
          <w:t xml:space="preserve"> less stuff</w:t>
        </w:r>
      </w:ins>
      <w:ins w:id="538"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39" w:author="Benton, Deon" w:date="2025-06-23T12:31:00Z" w16du:dateUtc="2025-06-23T17:31:00Z">
        <w:r w:rsidR="007E68F5">
          <w:rPr>
            <w:rFonts w:ascii="Times New Roman" w:hAnsi="Times New Roman" w:cs="Times New Roman"/>
          </w:rPr>
          <w:t>Similarly</w:t>
        </w:r>
      </w:ins>
      <w:ins w:id="540" w:author="Benton, Deon" w:date="2025-06-23T12:17:00Z" w16du:dateUtc="2025-06-23T17:17:00Z">
        <w:r w:rsidR="00DE2096">
          <w:rPr>
            <w:rFonts w:ascii="Times New Roman" w:hAnsi="Times New Roman" w:cs="Times New Roman"/>
          </w:rPr>
          <w:t>, some argue that infa</w:t>
        </w:r>
      </w:ins>
      <w:ins w:id="541"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2"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3" w:author="Benton, Deon" w:date="2025-06-23T13:25:00Z" w16du:dateUtc="2025-06-23T18:25:00Z">
        <w:r w:rsidR="007E5E6D">
          <w:rPr>
            <w:rFonts w:ascii="Times New Roman" w:hAnsi="Times New Roman" w:cs="Times New Roman"/>
          </w:rPr>
          <w:t xml:space="preserve">e.g., </w:t>
        </w:r>
      </w:ins>
      <w:ins w:id="544" w:author="Benton, Deon" w:date="2025-06-23T12:20:00Z" w16du:dateUtc="2025-06-23T17:20:00Z">
        <w:r w:rsidR="004E5457">
          <w:rPr>
            <w:rFonts w:ascii="Times New Roman" w:hAnsi="Times New Roman" w:cs="Times New Roman"/>
          </w:rPr>
          <w:t xml:space="preserve">Hamlin, 2013a; </w:t>
        </w:r>
      </w:ins>
      <w:ins w:id="545" w:author="Benton, Deon" w:date="2025-06-23T12:21:00Z" w16du:dateUtc="2025-06-23T17:21:00Z">
        <w:r w:rsidR="004E5457">
          <w:rPr>
            <w:rFonts w:ascii="Times New Roman" w:hAnsi="Times New Roman" w:cs="Times New Roman"/>
          </w:rPr>
          <w:t>Hamlin &amp; Wynn, 2011; cf., Lucca et al., 2025</w:t>
        </w:r>
      </w:ins>
      <w:ins w:id="546" w:author="Benton, Deon" w:date="2025-06-23T12:22:00Z" w16du:dateUtc="2025-06-23T17:22:00Z">
        <w:r w:rsidR="004E5457">
          <w:rPr>
            <w:rFonts w:ascii="Times New Roman" w:hAnsi="Times New Roman" w:cs="Times New Roman"/>
          </w:rPr>
          <w:t>, Schlingloff et al., 2020</w:t>
        </w:r>
      </w:ins>
      <w:ins w:id="547" w:author="Benton, Deon" w:date="2025-06-23T12:21:00Z" w16du:dateUtc="2025-06-23T17:21:00Z">
        <w:r w:rsidR="004E5457">
          <w:rPr>
            <w:rFonts w:ascii="Times New Roman" w:hAnsi="Times New Roman" w:cs="Times New Roman"/>
          </w:rPr>
          <w:t>)</w:t>
        </w:r>
      </w:ins>
      <w:ins w:id="548" w:author="Benton, Deon" w:date="2025-06-23T12:22:00Z" w16du:dateUtc="2025-06-23T17:22:00Z">
        <w:r w:rsidR="004E6BFF">
          <w:rPr>
            <w:rFonts w:ascii="Times New Roman" w:hAnsi="Times New Roman" w:cs="Times New Roman"/>
          </w:rPr>
          <w:t>.</w:t>
        </w:r>
      </w:ins>
      <w:ins w:id="549" w:author="Benton, Deon" w:date="2025-06-23T12:24:00Z" w16du:dateUtc="2025-06-23T17:24:00Z">
        <w:r w:rsidR="005565CD">
          <w:rPr>
            <w:rFonts w:ascii="Times New Roman" w:hAnsi="Times New Roman" w:cs="Times New Roman"/>
          </w:rPr>
          <w:t xml:space="preserve"> For instance, </w:t>
        </w:r>
      </w:ins>
      <w:ins w:id="550" w:author="Benton, Deon" w:date="2025-06-23T12:38:00Z" w16du:dateUtc="2025-06-23T17:38:00Z">
        <w:r w:rsidR="000C3BCB">
          <w:rPr>
            <w:rFonts w:ascii="Times New Roman" w:hAnsi="Times New Roman" w:cs="Times New Roman"/>
          </w:rPr>
          <w:t xml:space="preserve">in a classic study, </w:t>
        </w:r>
      </w:ins>
      <w:ins w:id="551" w:author="Benton, Deon" w:date="2025-06-23T12:24:00Z" w16du:dateUtc="2025-06-23T17:24:00Z">
        <w:r w:rsidR="005565CD">
          <w:rPr>
            <w:rFonts w:ascii="Times New Roman" w:hAnsi="Times New Roman" w:cs="Times New Roman"/>
          </w:rPr>
          <w:t>Ham</w:t>
        </w:r>
      </w:ins>
      <w:ins w:id="552"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3"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4" w:author="Benton, Deon" w:date="2025-06-23T12:27:00Z" w16du:dateUtc="2025-06-23T17:27:00Z">
        <w:r w:rsidR="00296228">
          <w:rPr>
            <w:rFonts w:ascii="Times New Roman" w:hAnsi="Times New Roman" w:cs="Times New Roman"/>
          </w:rPr>
          <w:t>it has been argued that</w:t>
        </w:r>
      </w:ins>
      <w:ins w:id="555" w:author="Benton, Deon" w:date="2025-06-23T12:22:00Z" w16du:dateUtc="2025-06-23T17:22:00Z">
        <w:r w:rsidR="004E6BFF">
          <w:rPr>
            <w:rFonts w:ascii="Times New Roman" w:hAnsi="Times New Roman" w:cs="Times New Roman"/>
          </w:rPr>
          <w:t xml:space="preserve"> these data </w:t>
        </w:r>
      </w:ins>
      <w:ins w:id="556" w:author="Benton, Deon" w:date="2025-06-23T12:23:00Z" w16du:dateUtc="2025-06-23T17:23:00Z">
        <w:r w:rsidR="005565CD">
          <w:rPr>
            <w:rFonts w:ascii="Times New Roman" w:hAnsi="Times New Roman" w:cs="Times New Roman"/>
          </w:rPr>
          <w:t xml:space="preserve">may instead reflect the operation of simple associative processes </w:t>
        </w:r>
      </w:ins>
      <w:ins w:id="557" w:author="detbenton1991@gmail.com" w:date="2025-06-19T18:33:00Z" w16du:dateUtc="2025-06-19T23:33:00Z">
        <w:r w:rsidR="00A610B2" w:rsidRPr="00A610B2">
          <w:rPr>
            <w:rFonts w:ascii="Times New Roman" w:hAnsi="Times New Roman" w:cs="Times New Roman"/>
          </w:rPr>
          <w:t xml:space="preserve">(e.g., Scarf et al., 2012), </w:t>
        </w:r>
      </w:ins>
      <w:ins w:id="558" w:author="Benton, Deon" w:date="2025-06-23T12:23:00Z" w16du:dateUtc="2025-06-23T17:23:00Z">
        <w:r w:rsidR="005565CD">
          <w:rPr>
            <w:rFonts w:ascii="Times New Roman" w:hAnsi="Times New Roman" w:cs="Times New Roman"/>
          </w:rPr>
          <w:t>a</w:t>
        </w:r>
      </w:ins>
      <w:ins w:id="559" w:author="detbenton1991@gmail.com" w:date="2025-06-19T18:33:00Z" w16du:dateUtc="2025-06-19T23:33:00Z">
        <w:r w:rsidR="00A610B2" w:rsidRPr="00A610B2">
          <w:rPr>
            <w:rFonts w:ascii="Times New Roman" w:hAnsi="Times New Roman" w:cs="Times New Roman"/>
          </w:rPr>
          <w:t xml:space="preserve"> preference for </w:t>
        </w:r>
      </w:ins>
      <w:ins w:id="560" w:author="Benton, Deon" w:date="2025-06-23T12:24:00Z" w16du:dateUtc="2025-06-23T17:24:00Z">
        <w:r w:rsidR="005565CD">
          <w:rPr>
            <w:rFonts w:ascii="Times New Roman" w:hAnsi="Times New Roman" w:cs="Times New Roman"/>
          </w:rPr>
          <w:t xml:space="preserve">imitative </w:t>
        </w:r>
      </w:ins>
      <w:ins w:id="561" w:author="detbenton1991@gmail.com" w:date="2025-06-19T18:33:00Z" w16du:dateUtc="2025-06-19T23:33:00Z">
        <w:r w:rsidR="00A610B2">
          <w:rPr>
            <w:rFonts w:ascii="Times New Roman" w:hAnsi="Times New Roman" w:cs="Times New Roman"/>
          </w:rPr>
          <w:t>(e.g., Powell &amp; Spelke, 2018),</w:t>
        </w:r>
        <w:r w:rsidR="00A610B2" w:rsidRPr="00A610B2">
          <w:rPr>
            <w:rFonts w:ascii="Times New Roman" w:hAnsi="Times New Roman" w:cs="Times New Roman"/>
          </w:rPr>
          <w:t xml:space="preserve"> </w:t>
        </w:r>
      </w:ins>
      <w:ins w:id="562" w:author="Benton, Deon" w:date="2025-06-23T12:24:00Z" w16du:dateUtc="2025-06-23T17:24:00Z">
        <w:r w:rsidR="005565CD">
          <w:rPr>
            <w:rFonts w:ascii="Times New Roman" w:hAnsi="Times New Roman" w:cs="Times New Roman"/>
          </w:rPr>
          <w:t>or a combination of both</w:t>
        </w:r>
      </w:ins>
      <w:ins w:id="563"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4" w:author="detbenton1991@gmail.com" w:date="2025-06-19T18:34:00Z" w16du:dateUtc="2025-06-19T23:34:00Z">
        <w:r w:rsidR="00A610B2">
          <w:rPr>
            <w:rFonts w:ascii="Times New Roman" w:hAnsi="Times New Roman" w:cs="Times New Roman"/>
          </w:rPr>
          <w:t xml:space="preserve"> </w:t>
        </w:r>
      </w:ins>
      <w:ins w:id="565" w:author="detbenton1991@gmail.com" w:date="2025-06-19T18:25:00Z" w16du:dateUtc="2025-06-19T23:25:00Z">
        <w:r w:rsidR="00450CC0">
          <w:rPr>
            <w:rFonts w:ascii="Times New Roman" w:hAnsi="Times New Roman" w:cs="Times New Roman"/>
          </w:rPr>
          <w:t xml:space="preserve">Scarf et al. </w:t>
        </w:r>
      </w:ins>
      <w:ins w:id="566" w:author="Benton, Deon" w:date="2025-06-23T12:31:00Z" w16du:dateUtc="2025-06-23T17:31:00Z">
        <w:r w:rsidR="007E68F5">
          <w:rPr>
            <w:rFonts w:ascii="Times New Roman" w:hAnsi="Times New Roman" w:cs="Times New Roman"/>
          </w:rPr>
          <w:t xml:space="preserve">Finally, </w:t>
        </w:r>
      </w:ins>
      <w:ins w:id="567" w:author="Benton, Deon" w:date="2025-06-23T12:32:00Z" w16du:dateUtc="2025-06-23T17:32:00Z">
        <w:r w:rsidR="00DE2FF0">
          <w:rPr>
            <w:rFonts w:ascii="Times New Roman" w:hAnsi="Times New Roman" w:cs="Times New Roman"/>
          </w:rPr>
          <w:t xml:space="preserve">it has been claimed that infants as young </w:t>
        </w:r>
        <w:r w:rsidR="00DE2FF0">
          <w:rPr>
            <w:rFonts w:ascii="Times New Roman" w:hAnsi="Times New Roman" w:cs="Times New Roman"/>
          </w:rPr>
          <w:lastRenderedPageBreak/>
          <w:t>as 5 months of age, if not earlier</w:t>
        </w:r>
      </w:ins>
      <w:ins w:id="568" w:author="Benton, Deon" w:date="2025-06-23T12:34:00Z" w16du:dateUtc="2025-06-23T17:34:00Z">
        <w:r w:rsidR="00C10B39">
          <w:rPr>
            <w:rFonts w:ascii="Times New Roman" w:hAnsi="Times New Roman" w:cs="Times New Roman"/>
          </w:rPr>
          <w:t>, objects continue to exist when hidden</w:t>
        </w:r>
      </w:ins>
      <w:ins w:id="569" w:author="Benton, Deon" w:date="2025-06-23T12:32:00Z" w16du:dateUtc="2025-06-23T17:32:00Z">
        <w:r w:rsidR="00DE2FF0">
          <w:rPr>
            <w:rFonts w:ascii="Times New Roman" w:hAnsi="Times New Roman" w:cs="Times New Roman"/>
          </w:rPr>
          <w:t xml:space="preserve"> based</w:t>
        </w:r>
      </w:ins>
      <w:ins w:id="570" w:author="Benton, Deon" w:date="2025-06-23T12:35:00Z" w16du:dateUtc="2025-06-23T17:35:00Z">
        <w:r w:rsidR="00C10B39">
          <w:rPr>
            <w:rFonts w:ascii="Times New Roman" w:hAnsi="Times New Roman" w:cs="Times New Roman"/>
          </w:rPr>
          <w:t xml:space="preserve"> in part</w:t>
        </w:r>
      </w:ins>
      <w:ins w:id="571" w:author="Benton, Deon" w:date="2025-06-23T12:32:00Z" w16du:dateUtc="2025-06-23T17:32:00Z">
        <w:r w:rsidR="00DE2FF0">
          <w:rPr>
            <w:rFonts w:ascii="Times New Roman" w:hAnsi="Times New Roman" w:cs="Times New Roman"/>
          </w:rPr>
          <w:t xml:space="preserve"> on the finding that they </w:t>
        </w:r>
      </w:ins>
      <w:ins w:id="572" w:author="Benton, Deon" w:date="2025-06-23T12:53:00Z" w16du:dateUtc="2025-06-23T17:53:00Z">
        <w:r w:rsidR="00713513">
          <w:rPr>
            <w:rFonts w:ascii="Times New Roman" w:hAnsi="Times New Roman" w:cs="Times New Roman"/>
          </w:rPr>
          <w:t>show increased looking</w:t>
        </w:r>
      </w:ins>
      <w:ins w:id="573" w:author="Benton, Deon" w:date="2025-06-23T12:32:00Z" w16du:dateUtc="2025-06-23T17:32:00Z">
        <w:r w:rsidR="00DE2FF0">
          <w:rPr>
            <w:rFonts w:ascii="Times New Roman" w:hAnsi="Times New Roman" w:cs="Times New Roman"/>
          </w:rPr>
          <w:t xml:space="preserve"> </w:t>
        </w:r>
      </w:ins>
      <w:ins w:id="574" w:author="Benton, Deon" w:date="2025-06-23T12:33:00Z" w16du:dateUtc="2025-06-23T17:33:00Z">
        <w:r w:rsidR="00DE2FF0">
          <w:rPr>
            <w:rFonts w:ascii="Times New Roman" w:hAnsi="Times New Roman" w:cs="Times New Roman"/>
          </w:rPr>
          <w:t>when</w:t>
        </w:r>
      </w:ins>
      <w:ins w:id="575" w:author="Benton, Deon" w:date="2025-06-23T12:52:00Z" w16du:dateUtc="2025-06-23T17:52:00Z">
        <w:r w:rsidR="00713513">
          <w:rPr>
            <w:rFonts w:ascii="Times New Roman" w:hAnsi="Times New Roman" w:cs="Times New Roman"/>
          </w:rPr>
          <w:t xml:space="preserve"> </w:t>
        </w:r>
      </w:ins>
      <w:ins w:id="576" w:author="Benton, Deon" w:date="2025-06-23T13:08:00Z" w16du:dateUtc="2025-06-23T18:08:00Z">
        <w:r w:rsidR="00C65284">
          <w:rPr>
            <w:rFonts w:ascii="Times New Roman" w:hAnsi="Times New Roman" w:cs="Times New Roman"/>
          </w:rPr>
          <w:t>a screen appeared to rotate through a box</w:t>
        </w:r>
      </w:ins>
      <w:ins w:id="577" w:author="Benton, Deon" w:date="2025-06-23T13:28:00Z" w16du:dateUtc="2025-06-23T18:28:00Z">
        <w:r w:rsidR="008B1779">
          <w:rPr>
            <w:rFonts w:ascii="Times New Roman" w:hAnsi="Times New Roman" w:cs="Times New Roman"/>
          </w:rPr>
          <w:t xml:space="preserve"> (impossible event)</w:t>
        </w:r>
      </w:ins>
      <w:ins w:id="578" w:author="Benton, Deon" w:date="2025-06-23T13:08:00Z" w16du:dateUtc="2025-06-23T18:08:00Z">
        <w:r w:rsidR="00C65284">
          <w:rPr>
            <w:rFonts w:ascii="Times New Roman" w:hAnsi="Times New Roman" w:cs="Times New Roman"/>
          </w:rPr>
          <w:t xml:space="preserve"> than when it stopped at the box</w:t>
        </w:r>
      </w:ins>
      <w:ins w:id="579" w:author="Benton, Deon" w:date="2025-06-23T12:53:00Z" w16du:dateUtc="2025-06-23T17:53:00Z">
        <w:r w:rsidR="00713513">
          <w:rPr>
            <w:rFonts w:ascii="Times New Roman" w:hAnsi="Times New Roman" w:cs="Times New Roman"/>
          </w:rPr>
          <w:t xml:space="preserve"> (</w:t>
        </w:r>
      </w:ins>
      <w:ins w:id="580" w:author="Benton, Deon" w:date="2025-06-23T13:28:00Z" w16du:dateUtc="2025-06-23T18:28:00Z">
        <w:r w:rsidR="008B1779">
          <w:rPr>
            <w:rFonts w:ascii="Times New Roman" w:hAnsi="Times New Roman" w:cs="Times New Roman"/>
          </w:rPr>
          <w:t xml:space="preserve">possible event; </w:t>
        </w:r>
      </w:ins>
      <w:ins w:id="581" w:author="Benton, Deon" w:date="2025-06-23T12:53:00Z" w16du:dateUtc="2025-06-23T17:53:00Z">
        <w:r w:rsidR="00713513">
          <w:rPr>
            <w:rFonts w:ascii="Times New Roman" w:hAnsi="Times New Roman" w:cs="Times New Roman"/>
          </w:rPr>
          <w:t>e.g.,</w:t>
        </w:r>
      </w:ins>
      <w:ins w:id="582" w:author="Benton, Deon" w:date="2025-06-23T12:55:00Z" w16du:dateUtc="2025-06-23T17:55:00Z">
        <w:r w:rsidR="009313B8">
          <w:rPr>
            <w:rFonts w:ascii="Times New Roman" w:hAnsi="Times New Roman" w:cs="Times New Roman"/>
          </w:rPr>
          <w:t xml:space="preserve"> </w:t>
        </w:r>
      </w:ins>
      <w:ins w:id="583" w:author="Benton, Deon" w:date="2025-06-23T12:53:00Z" w16du:dateUtc="2025-06-23T17:53:00Z">
        <w:r w:rsidR="00713513">
          <w:rPr>
            <w:rFonts w:ascii="Times New Roman" w:hAnsi="Times New Roman" w:cs="Times New Roman"/>
          </w:rPr>
          <w:t>Baillargeon et al., 1985; Baillargeon, 1987</w:t>
        </w:r>
      </w:ins>
      <w:ins w:id="584" w:author="Benton, Deon" w:date="2025-06-23T13:08:00Z" w16du:dateUtc="2025-06-23T18:08:00Z">
        <w:r w:rsidR="00C65284">
          <w:rPr>
            <w:rFonts w:ascii="Times New Roman" w:hAnsi="Times New Roman" w:cs="Times New Roman"/>
          </w:rPr>
          <w:t>; for concep</w:t>
        </w:r>
      </w:ins>
      <w:ins w:id="585" w:author="Benton, Deon" w:date="2025-06-23T13:09:00Z" w16du:dateUtc="2025-06-23T18:09:00Z">
        <w:r w:rsidR="00C65284">
          <w:rPr>
            <w:rFonts w:ascii="Times New Roman" w:hAnsi="Times New Roman" w:cs="Times New Roman"/>
          </w:rPr>
          <w:t>tually similar findings, see Baillargeon, 1986; Baillargeon &amp; DeVos, 1991</w:t>
        </w:r>
      </w:ins>
      <w:ins w:id="586" w:author="Benton, Deon" w:date="2025-06-23T12:53:00Z" w16du:dateUtc="2025-06-23T17:53:00Z">
        <w:r w:rsidR="00713513">
          <w:rPr>
            <w:rFonts w:ascii="Times New Roman" w:hAnsi="Times New Roman" w:cs="Times New Roman"/>
          </w:rPr>
          <w:t>)</w:t>
        </w:r>
      </w:ins>
      <w:ins w:id="587" w:author="Benton, Deon" w:date="2025-06-23T13:27:00Z" w16du:dateUtc="2025-06-23T18:27:00Z">
        <w:r w:rsidR="00F833D4">
          <w:rPr>
            <w:rFonts w:ascii="Times New Roman" w:hAnsi="Times New Roman" w:cs="Times New Roman"/>
          </w:rPr>
          <w:t xml:space="preserve"> following</w:t>
        </w:r>
        <w:r w:rsidR="008B1779">
          <w:rPr>
            <w:rFonts w:ascii="Times New Roman" w:hAnsi="Times New Roman" w:cs="Times New Roman"/>
          </w:rPr>
          <w:t xml:space="preserve"> a brief familiarization phase in which they are shown a 180° arc in the absence of a box</w:t>
        </w:r>
      </w:ins>
      <w:ins w:id="588" w:author="Benton, Deon" w:date="2025-06-23T12:33:00Z" w16du:dateUtc="2025-06-23T17:33:00Z">
        <w:r w:rsidR="00DE2FF0">
          <w:rPr>
            <w:rFonts w:ascii="Times New Roman" w:hAnsi="Times New Roman" w:cs="Times New Roman"/>
          </w:rPr>
          <w:t xml:space="preserve">. </w:t>
        </w:r>
      </w:ins>
      <w:ins w:id="589" w:author="Benton, Deon" w:date="2025-06-23T12:36:00Z" w16du:dateUtc="2025-06-23T17:36:00Z">
        <w:r w:rsidR="000C3BCB">
          <w:rPr>
            <w:rFonts w:ascii="Times New Roman" w:hAnsi="Times New Roman" w:cs="Times New Roman"/>
          </w:rPr>
          <w:t xml:space="preserve">As with the previous </w:t>
        </w:r>
      </w:ins>
      <w:ins w:id="590" w:author="Benton, Deon" w:date="2025-06-23T12:54:00Z" w16du:dateUtc="2025-06-23T17:54:00Z">
        <w:r w:rsidR="00713513">
          <w:rPr>
            <w:rFonts w:ascii="Times New Roman" w:hAnsi="Times New Roman" w:cs="Times New Roman"/>
          </w:rPr>
          <w:t>critiques</w:t>
        </w:r>
      </w:ins>
      <w:ins w:id="591" w:author="Benton, Deon" w:date="2025-06-23T12:36:00Z" w16du:dateUtc="2025-06-23T17:36:00Z">
        <w:r w:rsidR="000C3BCB">
          <w:rPr>
            <w:rFonts w:ascii="Times New Roman" w:hAnsi="Times New Roman" w:cs="Times New Roman"/>
          </w:rPr>
          <w:t xml:space="preserve">, </w:t>
        </w:r>
      </w:ins>
      <w:ins w:id="592" w:author="Benton, Deon" w:date="2025-06-23T12:54:00Z" w16du:dateUtc="2025-06-23T17:54:00Z">
        <w:r w:rsidR="00713513">
          <w:rPr>
            <w:rFonts w:ascii="Times New Roman" w:hAnsi="Times New Roman" w:cs="Times New Roman"/>
          </w:rPr>
          <w:t>this conclusion has</w:t>
        </w:r>
      </w:ins>
      <w:ins w:id="593" w:author="Benton, Deon" w:date="2025-06-23T13:07:00Z" w16du:dateUtc="2025-06-23T18:07:00Z">
        <w:r w:rsidR="00C65284">
          <w:rPr>
            <w:rFonts w:ascii="Times New Roman" w:hAnsi="Times New Roman" w:cs="Times New Roman"/>
          </w:rPr>
          <w:t xml:space="preserve"> also</w:t>
        </w:r>
      </w:ins>
      <w:ins w:id="594" w:author="Benton, Deon" w:date="2025-06-23T12:54:00Z" w16du:dateUtc="2025-06-23T17:54:00Z">
        <w:r w:rsidR="00713513">
          <w:rPr>
            <w:rFonts w:ascii="Times New Roman" w:hAnsi="Times New Roman" w:cs="Times New Roman"/>
          </w:rPr>
          <w:t xml:space="preserve"> been challenged. </w:t>
        </w:r>
      </w:ins>
      <w:ins w:id="595" w:author="Benton, Deon" w:date="2025-06-23T13:01:00Z" w16du:dateUtc="2025-06-23T18:01:00Z">
        <w:r w:rsidR="00D409AB">
          <w:rPr>
            <w:rFonts w:ascii="Times New Roman" w:hAnsi="Times New Roman" w:cs="Times New Roman"/>
          </w:rPr>
          <w:t xml:space="preserve">Perhaps one of the strongest </w:t>
        </w:r>
      </w:ins>
      <w:ins w:id="596" w:author="Benton, Deon" w:date="2025-06-23T13:07:00Z" w16du:dateUtc="2025-06-23T18:07:00Z">
        <w:r w:rsidR="00C65284">
          <w:rPr>
            <w:rFonts w:ascii="Times New Roman" w:hAnsi="Times New Roman" w:cs="Times New Roman"/>
          </w:rPr>
          <w:t xml:space="preserve">challenges </w:t>
        </w:r>
      </w:ins>
      <w:ins w:id="597" w:author="Benton, Deon" w:date="2025-06-23T13:30:00Z" w16du:dateUtc="2025-06-23T18:30:00Z">
        <w:r w:rsidR="002911E8">
          <w:rPr>
            <w:rFonts w:ascii="Times New Roman" w:hAnsi="Times New Roman" w:cs="Times New Roman"/>
          </w:rPr>
          <w:t>comes</w:t>
        </w:r>
      </w:ins>
      <w:ins w:id="598" w:author="Benton, Deon" w:date="2025-06-23T13:07:00Z" w16du:dateUtc="2025-06-23T18:07:00Z">
        <w:r w:rsidR="00C65284">
          <w:rPr>
            <w:rFonts w:ascii="Times New Roman" w:hAnsi="Times New Roman" w:cs="Times New Roman"/>
          </w:rPr>
          <w:t xml:space="preserve"> from research by </w:t>
        </w:r>
      </w:ins>
      <w:ins w:id="599" w:author="Benton, Deon" w:date="2025-06-23T13:02:00Z" w16du:dateUtc="2025-06-23T18:02:00Z">
        <w:r w:rsidR="00D409AB">
          <w:rPr>
            <w:rFonts w:ascii="Times New Roman" w:hAnsi="Times New Roman" w:cs="Times New Roman"/>
          </w:rPr>
          <w:t>Bogartz et al. (1997).</w:t>
        </w:r>
      </w:ins>
      <w:ins w:id="600" w:author="Benton, Deon" w:date="2025-06-23T13:04:00Z" w16du:dateUtc="2025-06-23T18:04:00Z">
        <w:r w:rsidR="0063270F">
          <w:rPr>
            <w:rFonts w:ascii="Times New Roman" w:hAnsi="Times New Roman" w:cs="Times New Roman"/>
          </w:rPr>
          <w:t xml:space="preserve"> These authors argued and showed</w:t>
        </w:r>
      </w:ins>
      <w:ins w:id="601" w:author="Benton, Deon" w:date="2025-06-23T13:05:00Z" w16du:dateUtc="2025-06-23T18:05:00Z">
        <w:r w:rsidR="00F15087">
          <w:rPr>
            <w:rFonts w:ascii="Times New Roman" w:hAnsi="Times New Roman" w:cs="Times New Roman"/>
          </w:rPr>
          <w:t xml:space="preserve"> through </w:t>
        </w:r>
      </w:ins>
      <w:ins w:id="602" w:author="Benton, Deon" w:date="2025-06-23T13:14:00Z" w16du:dateUtc="2025-06-23T18:14:00Z">
        <w:r w:rsidR="00AF3CD1">
          <w:rPr>
            <w:rFonts w:ascii="Times New Roman" w:hAnsi="Times New Roman" w:cs="Times New Roman"/>
          </w:rPr>
          <w:t xml:space="preserve">rigorous experimentation </w:t>
        </w:r>
      </w:ins>
      <w:ins w:id="603" w:author="Benton, Deon" w:date="2025-06-23T13:04:00Z" w16du:dateUtc="2025-06-23T18:04:00Z">
        <w:r w:rsidR="0063270F">
          <w:rPr>
            <w:rFonts w:ascii="Times New Roman" w:hAnsi="Times New Roman" w:cs="Times New Roman"/>
          </w:rPr>
          <w:t>that infants</w:t>
        </w:r>
      </w:ins>
      <w:ins w:id="604" w:author="Benton, Deon" w:date="2025-06-23T13:14:00Z" w16du:dateUtc="2025-06-23T18:14:00Z">
        <w:r w:rsidR="00AF3CD1">
          <w:rPr>
            <w:rFonts w:ascii="Times New Roman" w:hAnsi="Times New Roman" w:cs="Times New Roman"/>
          </w:rPr>
          <w:t>’ responses can be explained by well</w:t>
        </w:r>
      </w:ins>
      <w:ins w:id="605" w:author="Benton, Deon" w:date="2025-06-23T13:15:00Z" w16du:dateUtc="2025-06-23T18:15:00Z">
        <w:r w:rsidR="00AF3CD1">
          <w:rPr>
            <w:rFonts w:ascii="Times New Roman" w:hAnsi="Times New Roman" w:cs="Times New Roman"/>
          </w:rPr>
          <w:t xml:space="preserve">-documented familiarity and novelty preferences. </w:t>
        </w:r>
      </w:ins>
      <w:ins w:id="606" w:author="Benton, Deon" w:date="2025-06-23T13:21:00Z" w16du:dateUtc="2025-06-23T18:21:00Z">
        <w:r w:rsidR="0085367D">
          <w:rPr>
            <w:rFonts w:ascii="Times New Roman" w:hAnsi="Times New Roman" w:cs="Times New Roman"/>
          </w:rPr>
          <w:t xml:space="preserve">For example, if infants are </w:t>
        </w:r>
      </w:ins>
      <w:ins w:id="607" w:author="Benton, Deon" w:date="2025-06-23T13:30:00Z" w16du:dateUtc="2025-06-23T18:30:00Z">
        <w:r w:rsidR="002911E8">
          <w:rPr>
            <w:rFonts w:ascii="Times New Roman" w:hAnsi="Times New Roman" w:cs="Times New Roman"/>
          </w:rPr>
          <w:t>not given enough time to</w:t>
        </w:r>
      </w:ins>
      <w:ins w:id="608" w:author="Benton, Deon" w:date="2025-06-23T13:27:00Z" w16du:dateUtc="2025-06-23T18:27:00Z">
        <w:r w:rsidR="008B1779">
          <w:rPr>
            <w:rFonts w:ascii="Times New Roman" w:hAnsi="Times New Roman" w:cs="Times New Roman"/>
          </w:rPr>
          <w:t xml:space="preserve"> process the familiarization event,</w:t>
        </w:r>
      </w:ins>
      <w:ins w:id="609" w:author="Benton, Deon" w:date="2025-06-23T13:22:00Z" w16du:dateUtc="2025-06-23T18:22:00Z">
        <w:r w:rsidR="0085367D">
          <w:rPr>
            <w:rFonts w:ascii="Times New Roman" w:hAnsi="Times New Roman" w:cs="Times New Roman"/>
          </w:rPr>
          <w:t xml:space="preserve"> they </w:t>
        </w:r>
      </w:ins>
      <w:ins w:id="610" w:author="Benton, Deon" w:date="2025-06-23T13:31:00Z" w16du:dateUtc="2025-06-23T18:31:00Z">
        <w:r w:rsidR="002911E8">
          <w:rPr>
            <w:rFonts w:ascii="Times New Roman" w:hAnsi="Times New Roman" w:cs="Times New Roman"/>
          </w:rPr>
          <w:t>looked</w:t>
        </w:r>
      </w:ins>
      <w:ins w:id="611" w:author="Benton, Deon" w:date="2025-06-23T13:22:00Z" w16du:dateUtc="2025-06-23T18:22:00Z">
        <w:r w:rsidR="0085367D">
          <w:rPr>
            <w:rFonts w:ascii="Times New Roman" w:hAnsi="Times New Roman" w:cs="Times New Roman"/>
          </w:rPr>
          <w:t xml:space="preserve"> longer at the perceptually more familiar but physically impossible </w:t>
        </w:r>
      </w:ins>
      <w:ins w:id="612" w:author="Benton, Deon" w:date="2025-06-23T13:28:00Z" w16du:dateUtc="2025-06-23T18:28:00Z">
        <w:r w:rsidR="008B1779">
          <w:rPr>
            <w:rFonts w:ascii="Times New Roman" w:hAnsi="Times New Roman" w:cs="Times New Roman"/>
          </w:rPr>
          <w:t xml:space="preserve">test </w:t>
        </w:r>
      </w:ins>
      <w:ins w:id="613" w:author="Benton, Deon" w:date="2025-06-23T13:22:00Z" w16du:dateUtc="2025-06-23T18:22:00Z">
        <w:r w:rsidR="0085367D">
          <w:rPr>
            <w:rFonts w:ascii="Times New Roman" w:hAnsi="Times New Roman" w:cs="Times New Roman"/>
          </w:rPr>
          <w:t xml:space="preserve">event than at the perceptually more novel but physically possible event. However, if they are </w:t>
        </w:r>
      </w:ins>
      <w:ins w:id="614" w:author="Benton, Deon" w:date="2025-06-23T13:30:00Z" w16du:dateUtc="2025-06-23T18:30:00Z">
        <w:r w:rsidR="002911E8">
          <w:rPr>
            <w:rFonts w:ascii="Times New Roman" w:hAnsi="Times New Roman" w:cs="Times New Roman"/>
          </w:rPr>
          <w:t xml:space="preserve">given sufficient </w:t>
        </w:r>
      </w:ins>
      <w:ins w:id="615" w:author="Benton, Deon" w:date="2025-06-23T13:31:00Z" w16du:dateUtc="2025-06-23T18:31:00Z">
        <w:r w:rsidR="002911E8">
          <w:rPr>
            <w:rFonts w:ascii="Times New Roman" w:hAnsi="Times New Roman" w:cs="Times New Roman"/>
          </w:rPr>
          <w:t>processing time, they showed increased looking to the perceptually novel test event only</w:t>
        </w:r>
      </w:ins>
      <w:ins w:id="616" w:author="Benton, Deon" w:date="2025-06-23T13:42:00Z" w16du:dateUtc="2025-06-23T18:42:00Z">
        <w:r w:rsidR="00D72664">
          <w:rPr>
            <w:rFonts w:ascii="Times New Roman" w:hAnsi="Times New Roman" w:cs="Times New Roman"/>
          </w:rPr>
          <w:t xml:space="preserve">. </w:t>
        </w:r>
      </w:ins>
    </w:p>
    <w:p w14:paraId="17399478" w14:textId="13840C0D" w:rsidR="0015363E" w:rsidRDefault="00D72664" w:rsidP="004979E4">
      <w:pPr>
        <w:spacing w:line="480" w:lineRule="auto"/>
        <w:ind w:firstLine="720"/>
        <w:contextualSpacing/>
        <w:rPr>
          <w:ins w:id="617" w:author="Benton, Deon" w:date="2025-06-23T13:35:00Z" w16du:dateUtc="2025-06-23T18:35:00Z"/>
          <w:rFonts w:ascii="Times New Roman" w:hAnsi="Times New Roman" w:cs="Times New Roman"/>
        </w:rPr>
      </w:pPr>
      <w:ins w:id="618" w:author="Benton, Deon" w:date="2025-06-23T13:43:00Z" w16du:dateUtc="2025-06-23T18:43:00Z">
        <w:r>
          <w:rPr>
            <w:rFonts w:ascii="Times New Roman" w:hAnsi="Times New Roman" w:cs="Times New Roman"/>
          </w:rPr>
          <w:t xml:space="preserve">Although it is also true that lean accounts differ in their particulars, </w:t>
        </w:r>
      </w:ins>
      <w:ins w:id="61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20" w:author="Benton, Deon" w:date="2025-06-23T20:19:00Z" w16du:dateUtc="2025-06-24T01:19:00Z">
        <w:r w:rsidR="00895308">
          <w:rPr>
            <w:rFonts w:ascii="Times New Roman" w:hAnsi="Times New Roman" w:cs="Times New Roman"/>
          </w:rPr>
          <w:t>the idea</w:t>
        </w:r>
      </w:ins>
      <w:ins w:id="621" w:author="Benton, Deon" w:date="2025-06-23T14:17:00Z" w16du:dateUtc="2025-06-23T19:17:00Z">
        <w:r w:rsidR="005A7C4E">
          <w:rPr>
            <w:rFonts w:ascii="Times New Roman" w:hAnsi="Times New Roman" w:cs="Times New Roman"/>
          </w:rPr>
          <w:t xml:space="preserve"> that infants’ looking behaviors in VoE studies can be explained without recourse to conceptually rich</w:t>
        </w:r>
      </w:ins>
      <w:ins w:id="622" w:author="Benton, Deon" w:date="2025-06-23T14:48:00Z" w16du:dateUtc="2025-06-23T19:48:00Z">
        <w:r w:rsidR="00B164E9">
          <w:rPr>
            <w:rFonts w:ascii="Times New Roman" w:hAnsi="Times New Roman" w:cs="Times New Roman"/>
          </w:rPr>
          <w:t>, innate</w:t>
        </w:r>
      </w:ins>
      <w:ins w:id="623" w:author="Benton, Deon" w:date="2025-06-23T14:17:00Z" w16du:dateUtc="2025-06-23T19:17:00Z">
        <w:r w:rsidR="005A7C4E">
          <w:rPr>
            <w:rFonts w:ascii="Times New Roman" w:hAnsi="Times New Roman" w:cs="Times New Roman"/>
          </w:rPr>
          <w:t xml:space="preserve"> knowledge that is supported by domain-specific mechanisms. </w:t>
        </w:r>
      </w:ins>
      <w:ins w:id="624" w:author="Benton, Deon" w:date="2025-06-23T14:18:00Z" w16du:dateUtc="2025-06-23T19:18:00Z">
        <w:r w:rsidR="005A7C4E">
          <w:rPr>
            <w:rFonts w:ascii="Times New Roman" w:hAnsi="Times New Roman" w:cs="Times New Roman"/>
          </w:rPr>
          <w:t xml:space="preserve">Instead, these accounts </w:t>
        </w:r>
      </w:ins>
      <w:ins w:id="625" w:author="Benton, Deon" w:date="2025-06-23T14:19:00Z" w16du:dateUtc="2025-06-23T19:19:00Z">
        <w:r w:rsidR="00CF6D13">
          <w:rPr>
            <w:rFonts w:ascii="Times New Roman" w:hAnsi="Times New Roman" w:cs="Times New Roman"/>
          </w:rPr>
          <w:t>argue that infants’ responses in VoE studies can be explained by</w:t>
        </w:r>
      </w:ins>
      <w:ins w:id="626" w:author="Benton, Deon" w:date="2025-06-23T14:18:00Z" w16du:dateUtc="2025-06-23T19:18:00Z">
        <w:r w:rsidR="005A7C4E">
          <w:rPr>
            <w:rFonts w:ascii="Times New Roman" w:hAnsi="Times New Roman" w:cs="Times New Roman"/>
          </w:rPr>
          <w:t xml:space="preserve"> domain-general learning mechanisms—such as habituation, statistical learning, </w:t>
        </w:r>
      </w:ins>
      <w:ins w:id="627" w:author="Benton, Deon" w:date="2025-06-23T14:19:00Z" w16du:dateUtc="2025-06-23T19:19:00Z">
        <w:r w:rsidR="005A7C4E">
          <w:rPr>
            <w:rFonts w:ascii="Times New Roman" w:hAnsi="Times New Roman" w:cs="Times New Roman"/>
          </w:rPr>
          <w:t>associative learning, and conditioning, among others—</w:t>
        </w:r>
      </w:ins>
      <w:ins w:id="628" w:author="Benton, Deon" w:date="2025-06-23T14:20:00Z" w16du:dateUtc="2025-06-23T19:20:00Z">
        <w:r w:rsidR="00CF6D13">
          <w:rPr>
            <w:rFonts w:ascii="Times New Roman" w:hAnsi="Times New Roman" w:cs="Times New Roman"/>
          </w:rPr>
          <w:t>that operate on</w:t>
        </w:r>
      </w:ins>
      <w:ins w:id="629" w:author="Benton, Deon" w:date="2025-06-23T14:49:00Z" w16du:dateUtc="2025-06-23T19:49:00Z">
        <w:r w:rsidR="00B164E9">
          <w:rPr>
            <w:rFonts w:ascii="Times New Roman" w:hAnsi="Times New Roman" w:cs="Times New Roman"/>
          </w:rPr>
          <w:t xml:space="preserve"> low-level, surface-based features.</w:t>
        </w:r>
      </w:ins>
      <w:ins w:id="630" w:author="Benton, Deon" w:date="2025-06-23T15:10:00Z" w16du:dateUtc="2025-06-23T20:10:00Z">
        <w:r w:rsidR="00575943">
          <w:rPr>
            <w:rFonts w:ascii="Times New Roman" w:hAnsi="Times New Roman" w:cs="Times New Roman"/>
          </w:rPr>
          <w:t xml:space="preserve"> </w:t>
        </w:r>
      </w:ins>
      <w:ins w:id="631" w:author="Benton, Deon" w:date="2025-06-23T15:25:00Z" w16du:dateUtc="2025-06-23T20:25:00Z">
        <w:r w:rsidR="00FC1A1E">
          <w:rPr>
            <w:rFonts w:ascii="Times New Roman" w:hAnsi="Times New Roman" w:cs="Times New Roman"/>
          </w:rPr>
          <w:t>In other words</w:t>
        </w:r>
      </w:ins>
      <w:ins w:id="632"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33"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34" w:author="Benton, Deon" w:date="2025-06-23T15:12:00Z" w16du:dateUtc="2025-06-23T20:12:00Z">
        <w:r w:rsidR="00575943">
          <w:rPr>
            <w:rFonts w:ascii="Times New Roman" w:hAnsi="Times New Roman" w:cs="Times New Roman"/>
          </w:rPr>
          <w:t>.</w:t>
        </w:r>
      </w:ins>
      <w:ins w:id="635" w:author="Benton, Deon" w:date="2025-06-23T15:13:00Z" w16du:dateUtc="2025-06-23T20:13:00Z">
        <w:r w:rsidR="004E5558">
          <w:rPr>
            <w:rFonts w:ascii="Times New Roman" w:hAnsi="Times New Roman" w:cs="Times New Roman"/>
          </w:rPr>
          <w:t xml:space="preserve"> </w:t>
        </w:r>
      </w:ins>
      <w:ins w:id="636" w:author="Benton, Deon" w:date="2025-06-23T15:31:00Z" w16du:dateUtc="2025-06-23T20:31:00Z">
        <w:r w:rsidR="003579F0">
          <w:rPr>
            <w:rFonts w:ascii="Times New Roman" w:hAnsi="Times New Roman" w:cs="Times New Roman"/>
          </w:rPr>
          <w:t>This</w:t>
        </w:r>
      </w:ins>
      <w:ins w:id="637" w:author="Benton, Deon" w:date="2025-06-23T15:26:00Z" w16du:dateUtc="2025-06-23T20:26:00Z">
        <w:r w:rsidR="00FC1A1E">
          <w:rPr>
            <w:rFonts w:ascii="Times New Roman" w:hAnsi="Times New Roman" w:cs="Times New Roman"/>
          </w:rPr>
          <w:t xml:space="preserve"> </w:t>
        </w:r>
        <w:r w:rsidR="00FC1A1E">
          <w:rPr>
            <w:rFonts w:ascii="Times New Roman" w:hAnsi="Times New Roman" w:cs="Times New Roman"/>
          </w:rPr>
          <w:lastRenderedPageBreak/>
          <w:t>more sophisticated knowledge is though</w:t>
        </w:r>
      </w:ins>
      <w:ins w:id="638" w:author="Benton, Deon" w:date="2025-06-23T15:28:00Z" w16du:dateUtc="2025-06-23T20:28:00Z">
        <w:r w:rsidR="002A693A">
          <w:rPr>
            <w:rFonts w:ascii="Times New Roman" w:hAnsi="Times New Roman" w:cs="Times New Roman"/>
          </w:rPr>
          <w:t>t</w:t>
        </w:r>
      </w:ins>
      <w:ins w:id="639" w:author="Benton, Deon" w:date="2025-06-23T15:26:00Z" w16du:dateUtc="2025-06-23T20:26:00Z">
        <w:r w:rsidR="00FC1A1E">
          <w:rPr>
            <w:rFonts w:ascii="Times New Roman" w:hAnsi="Times New Roman" w:cs="Times New Roman"/>
          </w:rPr>
          <w:t xml:space="preserve"> to emerge</w:t>
        </w:r>
      </w:ins>
      <w:ins w:id="640" w:author="Benton, Deon" w:date="2025-06-23T15:27:00Z" w16du:dateUtc="2025-06-23T20:27:00Z">
        <w:r w:rsidR="002A693A">
          <w:rPr>
            <w:rFonts w:ascii="Times New Roman" w:hAnsi="Times New Roman" w:cs="Times New Roman"/>
          </w:rPr>
          <w:t xml:space="preserve"> gradually </w:t>
        </w:r>
      </w:ins>
      <w:ins w:id="641" w:author="Benton, Deon" w:date="2025-06-23T15:28:00Z" w16du:dateUtc="2025-06-23T20:28:00Z">
        <w:r w:rsidR="002A693A">
          <w:rPr>
            <w:rFonts w:ascii="Times New Roman" w:hAnsi="Times New Roman" w:cs="Times New Roman"/>
          </w:rPr>
          <w:t xml:space="preserve">via the same learning </w:t>
        </w:r>
      </w:ins>
      <w:ins w:id="642"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43" w:author="Benton, Deon" w:date="2025-06-23T20:24:00Z" w16du:dateUtc="2025-06-24T01:24:00Z">
        <w:r w:rsidR="00F17246">
          <w:rPr>
            <w:rFonts w:ascii="Times New Roman" w:hAnsi="Times New Roman" w:cs="Times New Roman"/>
          </w:rPr>
          <w:t xml:space="preserve"> subserve</w:t>
        </w:r>
      </w:ins>
      <w:ins w:id="644" w:author="Benton, Deon" w:date="2025-06-23T15:29:00Z" w16du:dateUtc="2025-06-23T20:29:00Z">
        <w:r w:rsidR="004979E4">
          <w:rPr>
            <w:rFonts w:ascii="Times New Roman" w:hAnsi="Times New Roman" w:cs="Times New Roman"/>
          </w:rPr>
          <w:t xml:space="preserve"> infants’ responses in VoE studies.</w:t>
        </w:r>
      </w:ins>
      <w:ins w:id="645"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46" w:author="Benton, Deon" w:date="2025-06-23T13:38:00Z" w16du:dateUtc="2025-06-23T18:38:00Z"/>
          <w:rFonts w:ascii="Times New Roman" w:hAnsi="Times New Roman" w:cs="Times New Roman"/>
          <w:b/>
          <w:bCs/>
        </w:rPr>
      </w:pPr>
      <w:ins w:id="647" w:author="Benton, Deon" w:date="2025-06-23T13:38:00Z" w16du:dateUtc="2025-06-23T18:38:00Z">
        <w:r>
          <w:rPr>
            <w:rFonts w:ascii="Times New Roman" w:hAnsi="Times New Roman" w:cs="Times New Roman"/>
            <w:b/>
            <w:bCs/>
          </w:rPr>
          <w:t xml:space="preserve">A lean proposal for the origins of infant action understanding </w:t>
        </w:r>
      </w:ins>
    </w:p>
    <w:p w14:paraId="29E5189C" w14:textId="7C099404" w:rsidR="00F63756" w:rsidRDefault="00F63756" w:rsidP="00524642">
      <w:pPr>
        <w:spacing w:line="480" w:lineRule="auto"/>
        <w:contextualSpacing/>
        <w:rPr>
          <w:ins w:id="648" w:author="Benton, Deon" w:date="2025-06-23T20:45:00Z" w16du:dateUtc="2025-06-24T01:45:00Z"/>
          <w:rFonts w:ascii="Times New Roman" w:hAnsi="Times New Roman" w:cs="Times New Roman"/>
        </w:rPr>
      </w:pPr>
      <w:ins w:id="649" w:author="Benton, Deon" w:date="2025-06-23T20:45:00Z" w16du:dateUtc="2025-06-24T01:45:00Z">
        <w:r>
          <w:rPr>
            <w:rFonts w:ascii="Times New Roman" w:hAnsi="Times New Roman" w:cs="Times New Roman"/>
          </w:rPr>
          <w:tab/>
        </w:r>
      </w:ins>
      <w:ins w:id="650" w:author="Benton, Deon" w:date="2025-06-23T21:55:00Z" w16du:dateUtc="2025-06-24T02:55:00Z">
        <w:r w:rsidR="000329CC">
          <w:rPr>
            <w:rFonts w:ascii="Times New Roman" w:hAnsi="Times New Roman" w:cs="Times New Roman"/>
          </w:rPr>
          <w:t xml:space="preserve">Although there exists a number of rich accounts of infant action understanding in VoE studies like that by Gergely et al. (1995), </w:t>
        </w:r>
      </w:ins>
      <w:ins w:id="651" w:author="Benton, Deon" w:date="2025-06-23T21:56:00Z" w16du:dateUtc="2025-06-24T02:56:00Z">
        <w:r w:rsidR="000329CC">
          <w:rPr>
            <w:rFonts w:ascii="Times New Roman" w:hAnsi="Times New Roman" w:cs="Times New Roman"/>
          </w:rPr>
          <w:t xml:space="preserve">as discussed above, it is notable that few attempts have been made to such understanding from a lean perspective. </w:t>
        </w:r>
      </w:ins>
      <w:ins w:id="652" w:author="Benton, Deon" w:date="2025-06-23T21:11:00Z" w16du:dateUtc="2025-06-24T02:11:00Z">
        <w:r w:rsidR="00EC7604">
          <w:rPr>
            <w:rFonts w:ascii="Times New Roman" w:hAnsi="Times New Roman" w:cs="Times New Roman"/>
          </w:rPr>
          <w:t>One</w:t>
        </w:r>
      </w:ins>
      <w:ins w:id="653" w:author="Benton, Deon" w:date="2025-06-23T21:57:00Z" w16du:dateUtc="2025-06-24T02:57:00Z">
        <w:r w:rsidR="000329CC">
          <w:rPr>
            <w:rFonts w:ascii="Times New Roman" w:hAnsi="Times New Roman" w:cs="Times New Roman"/>
          </w:rPr>
          <w:t xml:space="preserve"> of the few</w:t>
        </w:r>
      </w:ins>
      <w:ins w:id="654" w:author="Benton, Deon" w:date="2025-06-23T21:11:00Z" w16du:dateUtc="2025-06-24T02:11:00Z">
        <w:r w:rsidR="00EC7604">
          <w:rPr>
            <w:rFonts w:ascii="Times New Roman" w:hAnsi="Times New Roman" w:cs="Times New Roman"/>
          </w:rPr>
          <w:t xml:space="preserve"> exception to this is</w:t>
        </w:r>
      </w:ins>
      <w:ins w:id="655" w:author="Benton, Deon" w:date="2025-06-23T21:12:00Z" w16du:dateUtc="2025-06-24T02:12:00Z">
        <w:r w:rsidR="00EC7604">
          <w:rPr>
            <w:rFonts w:ascii="Times New Roman" w:hAnsi="Times New Roman" w:cs="Times New Roman"/>
          </w:rPr>
          <w:t xml:space="preserve"> a study by Overwalle (2010).</w:t>
        </w:r>
      </w:ins>
      <w:ins w:id="656" w:author="Benton, Deon" w:date="2025-06-23T21:37:00Z" w16du:dateUtc="2025-06-24T02:37:00Z">
        <w:r w:rsidR="00DA0B7C">
          <w:rPr>
            <w:rFonts w:ascii="Times New Roman" w:hAnsi="Times New Roman" w:cs="Times New Roman"/>
          </w:rPr>
          <w:t xml:space="preserve"> He argued that infants’ looking responses in . To test this idea, Overwalle (2010) built a recurrent</w:t>
        </w:r>
      </w:ins>
    </w:p>
    <w:p w14:paraId="25540AAF" w14:textId="77777777" w:rsidR="00F63756" w:rsidRDefault="00F63756" w:rsidP="00524642">
      <w:pPr>
        <w:spacing w:line="480" w:lineRule="auto"/>
        <w:contextualSpacing/>
        <w:rPr>
          <w:ins w:id="657" w:author="Benton, Deon" w:date="2025-06-23T20:45:00Z" w16du:dateUtc="2025-06-24T01:45:00Z"/>
          <w:rFonts w:ascii="Times New Roman" w:hAnsi="Times New Roman" w:cs="Times New Roman"/>
        </w:rPr>
      </w:pPr>
    </w:p>
    <w:p w14:paraId="220ED507" w14:textId="3B89822F" w:rsidR="00AC3D23" w:rsidRDefault="00AC3D23" w:rsidP="00524642">
      <w:pPr>
        <w:spacing w:line="480" w:lineRule="auto"/>
        <w:contextualSpacing/>
        <w:rPr>
          <w:ins w:id="658" w:author="Benton, Deon" w:date="2025-06-23T20:32:00Z" w16du:dateUtc="2025-06-24T01:32:00Z"/>
          <w:rFonts w:ascii="Times New Roman" w:hAnsi="Times New Roman" w:cs="Times New Roman"/>
        </w:rPr>
      </w:pPr>
      <w:ins w:id="659" w:author="Benton, Deon" w:date="2025-06-23T20:32:00Z" w16du:dateUtc="2025-06-24T01:32:00Z">
        <w:r>
          <w:rPr>
            <w:rFonts w:ascii="Times New Roman" w:hAnsi="Times New Roman" w:cs="Times New Roman"/>
          </w:rPr>
          <w:t xml:space="preserve">It should be clear from the ongoing discussion that infants’ performance in VoE studies can be </w:t>
        </w:r>
      </w:ins>
      <w:ins w:id="660" w:author="Benton, Deon" w:date="2025-06-23T20:33:00Z" w16du:dateUtc="2025-06-24T01:33:00Z">
        <w:r>
          <w:rPr>
            <w:rFonts w:ascii="Times New Roman" w:hAnsi="Times New Roman" w:cs="Times New Roman"/>
          </w:rPr>
          <w:t>explained by . However, it remains to be seen</w:t>
        </w:r>
      </w:ins>
      <w:ins w:id="661" w:author="Benton, Deon" w:date="2025-06-23T20:34:00Z" w16du:dateUtc="2025-06-24T01:34:00Z">
        <w:r w:rsidR="0018182D">
          <w:rPr>
            <w:rFonts w:ascii="Times New Roman" w:hAnsi="Times New Roman" w:cs="Times New Roman"/>
          </w:rPr>
          <w:t xml:space="preserve"> whether lean accounts can also explain this behavior</w:t>
        </w:r>
      </w:ins>
      <w:ins w:id="662" w:author="Benton, Deon" w:date="2025-06-23T20:33:00Z" w16du:dateUtc="2025-06-24T01:33:00Z">
        <w:r>
          <w:rPr>
            <w:rFonts w:ascii="Times New Roman" w:hAnsi="Times New Roman" w:cs="Times New Roman"/>
          </w:rPr>
          <w:t>. To date, only one</w:t>
        </w:r>
      </w:ins>
    </w:p>
    <w:p w14:paraId="1CDAF64E" w14:textId="77777777" w:rsidR="00AC3D23" w:rsidRDefault="00AC3D23" w:rsidP="00524642">
      <w:pPr>
        <w:spacing w:line="480" w:lineRule="auto"/>
        <w:contextualSpacing/>
        <w:rPr>
          <w:ins w:id="663" w:author="Benton, Deon" w:date="2025-06-23T20:32:00Z" w16du:dateUtc="2025-06-24T01:32:00Z"/>
          <w:rFonts w:ascii="Times New Roman" w:hAnsi="Times New Roman" w:cs="Times New Roman"/>
        </w:rPr>
      </w:pPr>
    </w:p>
    <w:p w14:paraId="59A5325D" w14:textId="5D2CDB03" w:rsidR="00524642" w:rsidRDefault="00F17246" w:rsidP="00524642">
      <w:pPr>
        <w:spacing w:line="480" w:lineRule="auto"/>
        <w:contextualSpacing/>
        <w:rPr>
          <w:rFonts w:ascii="Times New Roman" w:hAnsi="Times New Roman" w:cs="Times New Roman"/>
        </w:rPr>
      </w:pPr>
      <w:ins w:id="664" w:author="Benton, Deon" w:date="2025-06-23T20:21:00Z" w16du:dateUtc="2025-06-24T01:21:00Z">
        <w:r>
          <w:rPr>
            <w:rFonts w:ascii="Times New Roman" w:hAnsi="Times New Roman" w:cs="Times New Roman"/>
          </w:rPr>
          <w:t>Although both perspectives can presumably explain infants’ performance in VoE studies that</w:t>
        </w:r>
      </w:ins>
      <w:ins w:id="665" w:author="Benton, Deon" w:date="2025-06-23T20:22:00Z" w16du:dateUtc="2025-06-24T01:22:00Z">
        <w:r>
          <w:rPr>
            <w:rFonts w:ascii="Times New Roman" w:hAnsi="Times New Roman" w:cs="Times New Roman"/>
          </w:rPr>
          <w:t xml:space="preserve"> examine their action understanding (e.g., Gergely et al., 1995)</w:t>
        </w:r>
      </w:ins>
      <w:ins w:id="666" w:author="Benton, Deon" w:date="2025-06-23T20:23:00Z" w16du:dateUtc="2025-06-24T01:23:00Z">
        <w:r>
          <w:rPr>
            <w:rFonts w:ascii="Times New Roman" w:hAnsi="Times New Roman" w:cs="Times New Roman"/>
          </w:rPr>
          <w:t>,</w:t>
        </w:r>
      </w:ins>
      <w:ins w:id="667" w:author="Benton, Deon" w:date="2025-06-23T20:27:00Z" w16du:dateUtc="2025-06-24T01:27:00Z">
        <w:r>
          <w:rPr>
            <w:rFonts w:ascii="Times New Roman" w:hAnsi="Times New Roman" w:cs="Times New Roman"/>
          </w:rPr>
          <w:t xml:space="preserve"> as discussed above,</w:t>
        </w:r>
      </w:ins>
      <w:ins w:id="668" w:author="Benton, Deon" w:date="2025-06-23T20:23:00Z" w16du:dateUtc="2025-06-24T01:23:00Z">
        <w:r>
          <w:rPr>
            <w:rFonts w:ascii="Times New Roman" w:hAnsi="Times New Roman" w:cs="Times New Roman"/>
          </w:rPr>
          <w:t xml:space="preserve"> I will</w:t>
        </w:r>
      </w:ins>
      <w:r>
        <w:rPr>
          <w:rFonts w:ascii="Times New Roman" w:hAnsi="Times New Roman" w:cs="Times New Roman"/>
        </w:rPr>
        <w:t xml:space="preserve"> </w:t>
      </w:r>
      <w:ins w:id="669" w:author="Benton, Deon" w:date="2025-06-17T14:27:00Z" w16du:dateUtc="2025-06-17T19:27:00Z">
        <w:r w:rsidR="000A7004">
          <w:rPr>
            <w:rFonts w:ascii="Times New Roman" w:hAnsi="Times New Roman" w:cs="Times New Roman"/>
          </w:rPr>
          <w:t>The proposal that is offered here bui</w:t>
        </w:r>
      </w:ins>
      <w:ins w:id="670" w:author="Benton, Deon" w:date="2025-06-17T14:28:00Z" w16du:dateUtc="2025-06-17T19:28:00Z">
        <w:r w:rsidR="000A7004">
          <w:rPr>
            <w:rFonts w:ascii="Times New Roman" w:hAnsi="Times New Roman" w:cs="Times New Roman"/>
          </w:rPr>
          <w:t>lds on the lean perspective.</w:t>
        </w:r>
      </w:ins>
      <w:ins w:id="671" w:author="Benton, Deon" w:date="2025-06-23T20:30:00Z" w16du:dateUtc="2025-06-24T01:30:00Z">
        <w:r>
          <w:rPr>
            <w:rFonts w:ascii="Times New Roman" w:hAnsi="Times New Roman" w:cs="Times New Roman"/>
          </w:rPr>
          <w:t xml:space="preserve"> </w:t>
        </w:r>
      </w:ins>
      <w:r w:rsidR="00524642">
        <w:rPr>
          <w:rFonts w:ascii="Times New Roman" w:hAnsi="Times New Roman" w:cs="Times New Roman"/>
        </w:rPr>
        <w:t>Based on these limitations, the goals of this paper were twofold. The first was to present an alternative account of infant action understanding. I will argue that such behavior can be explained by associative learning alone. The basic idea is that i</w:t>
      </w:r>
      <w:r w:rsidR="00524642" w:rsidRPr="007D7F06">
        <w:rPr>
          <w:rFonts w:ascii="Times New Roman" w:hAnsi="Times New Roman" w:cs="Times New Roman"/>
        </w:rPr>
        <w:t xml:space="preserve">nfants’ online behavior during </w:t>
      </w:r>
      <w:r w:rsidR="00524642">
        <w:rPr>
          <w:rFonts w:ascii="Times New Roman" w:hAnsi="Times New Roman" w:cs="Times New Roman"/>
        </w:rPr>
        <w:t xml:space="preserve">the test portion of action understanding experiments </w:t>
      </w:r>
      <w:r w:rsidR="00524642" w:rsidRPr="007D7F06">
        <w:rPr>
          <w:rFonts w:ascii="Times New Roman" w:hAnsi="Times New Roman" w:cs="Times New Roman"/>
        </w:rPr>
        <w:t>reflects</w:t>
      </w:r>
      <w:r w:rsidR="00524642">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w:t>
      </w:r>
      <w:r w:rsidR="00524642">
        <w:rPr>
          <w:rFonts w:ascii="Times New Roman" w:hAnsi="Times New Roman" w:cs="Times New Roman"/>
        </w:rPr>
        <w:lastRenderedPageBreak/>
        <w:t>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shifting their gaze to the barrier</w:t>
      </w:r>
      <w:r w:rsidR="00524642">
        <w:rPr>
          <w:rFonts w:ascii="Times New Roman" w:hAnsi="Times New Roman" w:cs="Times New Roman"/>
        </w:rPr>
        <w:t xml:space="preserve"> off to the side. A consequence of this is that the</w:t>
      </w:r>
      <w:r w:rsidR="00524642" w:rsidRPr="00E85228">
        <w:rPr>
          <w:rFonts w:ascii="Times New Roman" w:hAnsi="Times New Roman" w:cs="Times New Roman"/>
        </w:rPr>
        <w:t xml:space="preserve"> barrier becomes less salient in this arrangement, </w:t>
      </w:r>
      <w:r w:rsidR="00524642">
        <w:rPr>
          <w:rFonts w:ascii="Times New Roman" w:hAnsi="Times New Roman" w:cs="Times New Roman"/>
        </w:rPr>
        <w:t xml:space="preserve">thereby leading to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studies</w:t>
      </w:r>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w:t>
      </w:r>
      <w:r>
        <w:rPr>
          <w:rFonts w:ascii="Times New Roman" w:hAnsi="Times New Roman" w:cs="Times New Roman"/>
        </w:rPr>
        <w:lastRenderedPageBreak/>
        <w:t xml:space="preserve">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 xml:space="preserve">Specifically, </w:t>
      </w:r>
      <w:r w:rsidRPr="005917AA">
        <w:rPr>
          <w:rFonts w:ascii="Times New Roman" w:hAnsi="Times New Roman" w:cs="Times New Roman"/>
        </w:rPr>
        <w:lastRenderedPageBreak/>
        <w:t>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Rakison &amp; Lupyan,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AFB1" w14:textId="77777777" w:rsidR="009650C0" w:rsidRDefault="009650C0" w:rsidP="00391C7E">
      <w:pPr>
        <w:spacing w:after="0" w:line="240" w:lineRule="auto"/>
      </w:pPr>
      <w:r>
        <w:separator/>
      </w:r>
    </w:p>
  </w:endnote>
  <w:endnote w:type="continuationSeparator" w:id="0">
    <w:p w14:paraId="05C7DC13" w14:textId="77777777" w:rsidR="009650C0" w:rsidRDefault="009650C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3704" w14:textId="77777777" w:rsidR="009650C0" w:rsidRDefault="009650C0" w:rsidP="00391C7E">
      <w:pPr>
        <w:spacing w:after="0" w:line="240" w:lineRule="auto"/>
      </w:pPr>
      <w:r>
        <w:separator/>
      </w:r>
    </w:p>
  </w:footnote>
  <w:footnote w:type="continuationSeparator" w:id="0">
    <w:p w14:paraId="55E9F660" w14:textId="77777777" w:rsidR="009650C0" w:rsidRDefault="009650C0"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40C"/>
    <w:rsid w:val="000420ED"/>
    <w:rsid w:val="000428C9"/>
    <w:rsid w:val="0004301F"/>
    <w:rsid w:val="00044011"/>
    <w:rsid w:val="0004411F"/>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7A9"/>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5C51"/>
    <w:rsid w:val="000767FC"/>
    <w:rsid w:val="000771B9"/>
    <w:rsid w:val="00080943"/>
    <w:rsid w:val="000829B9"/>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DBF"/>
    <w:rsid w:val="000B0656"/>
    <w:rsid w:val="000B09DB"/>
    <w:rsid w:val="000B1763"/>
    <w:rsid w:val="000B1C1A"/>
    <w:rsid w:val="000B2757"/>
    <w:rsid w:val="000B279A"/>
    <w:rsid w:val="000B3D55"/>
    <w:rsid w:val="000B4399"/>
    <w:rsid w:val="000B4ECF"/>
    <w:rsid w:val="000B6458"/>
    <w:rsid w:val="000B7DDA"/>
    <w:rsid w:val="000C0869"/>
    <w:rsid w:val="000C3BCB"/>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468D"/>
    <w:rsid w:val="00134CB3"/>
    <w:rsid w:val="00136065"/>
    <w:rsid w:val="00140E0D"/>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182D"/>
    <w:rsid w:val="001823A3"/>
    <w:rsid w:val="00183E63"/>
    <w:rsid w:val="00186357"/>
    <w:rsid w:val="001863D5"/>
    <w:rsid w:val="001864B7"/>
    <w:rsid w:val="00190AA0"/>
    <w:rsid w:val="00192937"/>
    <w:rsid w:val="001938E6"/>
    <w:rsid w:val="0019465C"/>
    <w:rsid w:val="00195B5F"/>
    <w:rsid w:val="00196664"/>
    <w:rsid w:val="00196750"/>
    <w:rsid w:val="001971A6"/>
    <w:rsid w:val="001A00F6"/>
    <w:rsid w:val="001A0B2E"/>
    <w:rsid w:val="001A16E9"/>
    <w:rsid w:val="001A2641"/>
    <w:rsid w:val="001A319B"/>
    <w:rsid w:val="001A36CD"/>
    <w:rsid w:val="001A4239"/>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617C"/>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B5C"/>
    <w:rsid w:val="002911E8"/>
    <w:rsid w:val="002916CF"/>
    <w:rsid w:val="002921E1"/>
    <w:rsid w:val="0029249D"/>
    <w:rsid w:val="0029288D"/>
    <w:rsid w:val="002936C1"/>
    <w:rsid w:val="00295316"/>
    <w:rsid w:val="00295C36"/>
    <w:rsid w:val="00296228"/>
    <w:rsid w:val="00296443"/>
    <w:rsid w:val="00297E73"/>
    <w:rsid w:val="002A117A"/>
    <w:rsid w:val="002A20CD"/>
    <w:rsid w:val="002A2538"/>
    <w:rsid w:val="002A3067"/>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028"/>
    <w:rsid w:val="003962FC"/>
    <w:rsid w:val="00397D00"/>
    <w:rsid w:val="00397D27"/>
    <w:rsid w:val="003A0BCB"/>
    <w:rsid w:val="003A2701"/>
    <w:rsid w:val="003A291F"/>
    <w:rsid w:val="003A4D94"/>
    <w:rsid w:val="003A5B59"/>
    <w:rsid w:val="003A5E67"/>
    <w:rsid w:val="003B27D8"/>
    <w:rsid w:val="003B2898"/>
    <w:rsid w:val="003B3EDF"/>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AE"/>
    <w:rsid w:val="00424FED"/>
    <w:rsid w:val="00425AC5"/>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1192"/>
    <w:rsid w:val="004E20B8"/>
    <w:rsid w:val="004E3677"/>
    <w:rsid w:val="004E3CE1"/>
    <w:rsid w:val="004E413A"/>
    <w:rsid w:val="004E5234"/>
    <w:rsid w:val="004E5457"/>
    <w:rsid w:val="004E5558"/>
    <w:rsid w:val="004E5DB2"/>
    <w:rsid w:val="004E6BFF"/>
    <w:rsid w:val="004E6DB2"/>
    <w:rsid w:val="004F044E"/>
    <w:rsid w:val="004F2B4A"/>
    <w:rsid w:val="004F32E8"/>
    <w:rsid w:val="004F5A03"/>
    <w:rsid w:val="004F6BF0"/>
    <w:rsid w:val="005033CE"/>
    <w:rsid w:val="00503726"/>
    <w:rsid w:val="0050384B"/>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75943"/>
    <w:rsid w:val="00580F17"/>
    <w:rsid w:val="00584DD2"/>
    <w:rsid w:val="00586957"/>
    <w:rsid w:val="0058743A"/>
    <w:rsid w:val="005879DA"/>
    <w:rsid w:val="00590B37"/>
    <w:rsid w:val="00591021"/>
    <w:rsid w:val="005916D7"/>
    <w:rsid w:val="005917AA"/>
    <w:rsid w:val="005917B9"/>
    <w:rsid w:val="005963CC"/>
    <w:rsid w:val="005A05D9"/>
    <w:rsid w:val="005A0644"/>
    <w:rsid w:val="005A0A14"/>
    <w:rsid w:val="005A22DD"/>
    <w:rsid w:val="005A26E5"/>
    <w:rsid w:val="005A2B3D"/>
    <w:rsid w:val="005A2FE6"/>
    <w:rsid w:val="005A421A"/>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9DF"/>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04C3"/>
    <w:rsid w:val="006315A5"/>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33A"/>
    <w:rsid w:val="00681944"/>
    <w:rsid w:val="0068299E"/>
    <w:rsid w:val="0068337B"/>
    <w:rsid w:val="00684751"/>
    <w:rsid w:val="006849FB"/>
    <w:rsid w:val="0068586F"/>
    <w:rsid w:val="006866B6"/>
    <w:rsid w:val="00686A3F"/>
    <w:rsid w:val="00687073"/>
    <w:rsid w:val="0069126B"/>
    <w:rsid w:val="00691467"/>
    <w:rsid w:val="00692E63"/>
    <w:rsid w:val="00693870"/>
    <w:rsid w:val="0069554C"/>
    <w:rsid w:val="006959B0"/>
    <w:rsid w:val="00696C04"/>
    <w:rsid w:val="006A0061"/>
    <w:rsid w:val="006A02DB"/>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791"/>
    <w:rsid w:val="006E1BBA"/>
    <w:rsid w:val="006E2794"/>
    <w:rsid w:val="006E3582"/>
    <w:rsid w:val="006E4352"/>
    <w:rsid w:val="006E4A39"/>
    <w:rsid w:val="006E59CB"/>
    <w:rsid w:val="006E59D3"/>
    <w:rsid w:val="006E6C79"/>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1837"/>
    <w:rsid w:val="00713513"/>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8D"/>
    <w:rsid w:val="007336E4"/>
    <w:rsid w:val="00734053"/>
    <w:rsid w:val="007346F5"/>
    <w:rsid w:val="007350B5"/>
    <w:rsid w:val="00737142"/>
    <w:rsid w:val="007409C9"/>
    <w:rsid w:val="007409EB"/>
    <w:rsid w:val="00740B6F"/>
    <w:rsid w:val="00741612"/>
    <w:rsid w:val="007418DF"/>
    <w:rsid w:val="007424A2"/>
    <w:rsid w:val="007425C4"/>
    <w:rsid w:val="00743467"/>
    <w:rsid w:val="007441A8"/>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508A"/>
    <w:rsid w:val="0076716D"/>
    <w:rsid w:val="00770678"/>
    <w:rsid w:val="00770DE0"/>
    <w:rsid w:val="0077113B"/>
    <w:rsid w:val="00772B3F"/>
    <w:rsid w:val="007738D4"/>
    <w:rsid w:val="00773A8C"/>
    <w:rsid w:val="00774252"/>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5359"/>
    <w:rsid w:val="007978A2"/>
    <w:rsid w:val="007A07DB"/>
    <w:rsid w:val="007A11F9"/>
    <w:rsid w:val="007A157E"/>
    <w:rsid w:val="007A28C6"/>
    <w:rsid w:val="007A4606"/>
    <w:rsid w:val="007A46E1"/>
    <w:rsid w:val="007A4942"/>
    <w:rsid w:val="007A5C67"/>
    <w:rsid w:val="007A7037"/>
    <w:rsid w:val="007B5240"/>
    <w:rsid w:val="007B5FC1"/>
    <w:rsid w:val="007B697A"/>
    <w:rsid w:val="007B795A"/>
    <w:rsid w:val="007B79E3"/>
    <w:rsid w:val="007C077F"/>
    <w:rsid w:val="007C0C38"/>
    <w:rsid w:val="007C2988"/>
    <w:rsid w:val="007C313A"/>
    <w:rsid w:val="007C344B"/>
    <w:rsid w:val="007C3635"/>
    <w:rsid w:val="007C36AD"/>
    <w:rsid w:val="007C37A3"/>
    <w:rsid w:val="007C42A4"/>
    <w:rsid w:val="007C4465"/>
    <w:rsid w:val="007C689F"/>
    <w:rsid w:val="007C71A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5E6D"/>
    <w:rsid w:val="007E68F5"/>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108"/>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29CE"/>
    <w:rsid w:val="00862BAC"/>
    <w:rsid w:val="00863C6D"/>
    <w:rsid w:val="008646CA"/>
    <w:rsid w:val="0086760B"/>
    <w:rsid w:val="00867CF7"/>
    <w:rsid w:val="00870188"/>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FA7"/>
    <w:rsid w:val="008A348B"/>
    <w:rsid w:val="008A446F"/>
    <w:rsid w:val="008A5F06"/>
    <w:rsid w:val="008A734F"/>
    <w:rsid w:val="008B0DC3"/>
    <w:rsid w:val="008B1779"/>
    <w:rsid w:val="008B1C5C"/>
    <w:rsid w:val="008B2BDD"/>
    <w:rsid w:val="008B33D2"/>
    <w:rsid w:val="008B4CFF"/>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F75"/>
    <w:rsid w:val="008E36C2"/>
    <w:rsid w:val="008E3D5D"/>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A43"/>
    <w:rsid w:val="00926B08"/>
    <w:rsid w:val="00926D5F"/>
    <w:rsid w:val="00930D6E"/>
    <w:rsid w:val="0093112D"/>
    <w:rsid w:val="009313B8"/>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B34"/>
    <w:rsid w:val="0095540A"/>
    <w:rsid w:val="009557D6"/>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975B0"/>
    <w:rsid w:val="009A00F6"/>
    <w:rsid w:val="009A0315"/>
    <w:rsid w:val="009A1510"/>
    <w:rsid w:val="009A1C9A"/>
    <w:rsid w:val="009A474B"/>
    <w:rsid w:val="009A56F5"/>
    <w:rsid w:val="009A5D9D"/>
    <w:rsid w:val="009A609C"/>
    <w:rsid w:val="009A630B"/>
    <w:rsid w:val="009A70D1"/>
    <w:rsid w:val="009A76EF"/>
    <w:rsid w:val="009A7B28"/>
    <w:rsid w:val="009B27AA"/>
    <w:rsid w:val="009B49B7"/>
    <w:rsid w:val="009B50DC"/>
    <w:rsid w:val="009B6BE9"/>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BB5"/>
    <w:rsid w:val="009E3F46"/>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4FE1"/>
    <w:rsid w:val="00A46D12"/>
    <w:rsid w:val="00A4710E"/>
    <w:rsid w:val="00A529D2"/>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0248"/>
    <w:rsid w:val="00A80C79"/>
    <w:rsid w:val="00A81A34"/>
    <w:rsid w:val="00A81B31"/>
    <w:rsid w:val="00A81FE5"/>
    <w:rsid w:val="00A8238A"/>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2DF9"/>
    <w:rsid w:val="00AC2F10"/>
    <w:rsid w:val="00AC3525"/>
    <w:rsid w:val="00AC3D23"/>
    <w:rsid w:val="00AC7F40"/>
    <w:rsid w:val="00AD00AF"/>
    <w:rsid w:val="00AD1099"/>
    <w:rsid w:val="00AD1A5E"/>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E4"/>
    <w:rsid w:val="00AF3BF6"/>
    <w:rsid w:val="00AF3CD1"/>
    <w:rsid w:val="00AF4B3A"/>
    <w:rsid w:val="00AF554A"/>
    <w:rsid w:val="00AF6150"/>
    <w:rsid w:val="00AF7951"/>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3E84"/>
    <w:rsid w:val="00B768A2"/>
    <w:rsid w:val="00B76E9F"/>
    <w:rsid w:val="00B77102"/>
    <w:rsid w:val="00B778CC"/>
    <w:rsid w:val="00B77B44"/>
    <w:rsid w:val="00B80004"/>
    <w:rsid w:val="00B8047D"/>
    <w:rsid w:val="00B80D24"/>
    <w:rsid w:val="00B832CB"/>
    <w:rsid w:val="00B8453C"/>
    <w:rsid w:val="00B84810"/>
    <w:rsid w:val="00B85B22"/>
    <w:rsid w:val="00B87F57"/>
    <w:rsid w:val="00B90810"/>
    <w:rsid w:val="00B9118A"/>
    <w:rsid w:val="00B95538"/>
    <w:rsid w:val="00B976AB"/>
    <w:rsid w:val="00BA0E3A"/>
    <w:rsid w:val="00BA0E9D"/>
    <w:rsid w:val="00BA0F18"/>
    <w:rsid w:val="00BA2326"/>
    <w:rsid w:val="00BA2929"/>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4B8E"/>
    <w:rsid w:val="00C05467"/>
    <w:rsid w:val="00C0571E"/>
    <w:rsid w:val="00C06055"/>
    <w:rsid w:val="00C073D6"/>
    <w:rsid w:val="00C10B39"/>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61018"/>
    <w:rsid w:val="00C63A84"/>
    <w:rsid w:val="00C64FB6"/>
    <w:rsid w:val="00C65284"/>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46B"/>
    <w:rsid w:val="00CA1A99"/>
    <w:rsid w:val="00CA1D02"/>
    <w:rsid w:val="00CA2FFA"/>
    <w:rsid w:val="00CA5297"/>
    <w:rsid w:val="00CA5B4A"/>
    <w:rsid w:val="00CA711C"/>
    <w:rsid w:val="00CA7522"/>
    <w:rsid w:val="00CB049D"/>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07BC"/>
    <w:rsid w:val="00CF1DBF"/>
    <w:rsid w:val="00CF2128"/>
    <w:rsid w:val="00CF6D13"/>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4CB"/>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2664"/>
    <w:rsid w:val="00D73348"/>
    <w:rsid w:val="00D73477"/>
    <w:rsid w:val="00D749BD"/>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0B7C"/>
    <w:rsid w:val="00DA232F"/>
    <w:rsid w:val="00DA286F"/>
    <w:rsid w:val="00DA5568"/>
    <w:rsid w:val="00DA7FA8"/>
    <w:rsid w:val="00DB020F"/>
    <w:rsid w:val="00DB0878"/>
    <w:rsid w:val="00DB0B34"/>
    <w:rsid w:val="00DB0E07"/>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2096"/>
    <w:rsid w:val="00DE2FF0"/>
    <w:rsid w:val="00DE359F"/>
    <w:rsid w:val="00DE38E7"/>
    <w:rsid w:val="00DE6A2C"/>
    <w:rsid w:val="00DF095F"/>
    <w:rsid w:val="00DF0EC3"/>
    <w:rsid w:val="00DF0EE5"/>
    <w:rsid w:val="00DF18B8"/>
    <w:rsid w:val="00DF2286"/>
    <w:rsid w:val="00DF4952"/>
    <w:rsid w:val="00DF4BEE"/>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2F89"/>
    <w:rsid w:val="00E240D0"/>
    <w:rsid w:val="00E25014"/>
    <w:rsid w:val="00E26167"/>
    <w:rsid w:val="00E27F9E"/>
    <w:rsid w:val="00E3097B"/>
    <w:rsid w:val="00E316C0"/>
    <w:rsid w:val="00E326A7"/>
    <w:rsid w:val="00E32921"/>
    <w:rsid w:val="00E343BF"/>
    <w:rsid w:val="00E350B1"/>
    <w:rsid w:val="00E36030"/>
    <w:rsid w:val="00E40300"/>
    <w:rsid w:val="00E409AC"/>
    <w:rsid w:val="00E41327"/>
    <w:rsid w:val="00E43D65"/>
    <w:rsid w:val="00E43F96"/>
    <w:rsid w:val="00E4402B"/>
    <w:rsid w:val="00E44B06"/>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D015A"/>
    <w:rsid w:val="00ED0548"/>
    <w:rsid w:val="00ED183C"/>
    <w:rsid w:val="00ED2947"/>
    <w:rsid w:val="00ED3E36"/>
    <w:rsid w:val="00ED5EFE"/>
    <w:rsid w:val="00ED65B9"/>
    <w:rsid w:val="00ED6C4D"/>
    <w:rsid w:val="00ED70CB"/>
    <w:rsid w:val="00ED78AD"/>
    <w:rsid w:val="00EE0F9F"/>
    <w:rsid w:val="00EE1B56"/>
    <w:rsid w:val="00EE2414"/>
    <w:rsid w:val="00EE29D6"/>
    <w:rsid w:val="00EE32F4"/>
    <w:rsid w:val="00EE46D0"/>
    <w:rsid w:val="00EE568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3141E"/>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E06"/>
    <w:rsid w:val="00F861A3"/>
    <w:rsid w:val="00F911F3"/>
    <w:rsid w:val="00F936AC"/>
    <w:rsid w:val="00F93971"/>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E088A"/>
    <w:rsid w:val="00FE0AF8"/>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44</Pages>
  <Words>11062</Words>
  <Characters>63060</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36</cp:revision>
  <dcterms:created xsi:type="dcterms:W3CDTF">2025-06-23T16:29:00Z</dcterms:created>
  <dcterms:modified xsi:type="dcterms:W3CDTF">2025-06-24T02:57:00Z</dcterms:modified>
</cp:coreProperties>
</file>