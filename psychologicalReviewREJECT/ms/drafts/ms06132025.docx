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5CF01C93"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(Csibra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(VoE)</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p>
    <w:p w14:paraId="57DF284E" w14:textId="18D8417F" w:rsidR="00524642" w:rsidRDefault="007F20F3" w:rsidP="00524642">
      <w:pPr>
        <w:spacing w:line="480" w:lineRule="auto"/>
        <w:ind w:firstLine="720"/>
        <w:contextualSpacing/>
        <w:rPr>
          <w:rFonts w:ascii="Times New Roman" w:hAnsi="Times New Roman" w:cs="Times New Roman"/>
        </w:rPr>
      </w:pPr>
      <w:ins w:id="30" w:author="Benton, Deon" w:date="2025-06-13T13:55:00Z" w16du:dateUtc="2025-06-13T18:55:00Z">
        <w:r>
          <w:rPr>
            <w:rFonts w:ascii="Times New Roman" w:hAnsi="Times New Roman" w:cs="Times New Roman"/>
          </w:rPr>
          <w:t>Two of the first studies to use the V</w:t>
        </w:r>
      </w:ins>
      <w:ins w:id="31" w:author="Benton, Deon" w:date="2025-06-13T15:00:00Z" w16du:dateUtc="2025-06-13T20:00:00Z">
        <w:r w:rsidR="00134CB3">
          <w:rPr>
            <w:rFonts w:ascii="Times New Roman" w:hAnsi="Times New Roman" w:cs="Times New Roman"/>
          </w:rPr>
          <w:t>o</w:t>
        </w:r>
      </w:ins>
      <w:ins w:id="32" w:author="Benton, Deon" w:date="2025-06-13T13:55:00Z" w16du:dateUtc="2025-06-13T18:55:00Z">
        <w:r>
          <w:rPr>
            <w:rFonts w:ascii="Times New Roman" w:hAnsi="Times New Roman" w:cs="Times New Roman"/>
          </w:rPr>
          <w:t xml:space="preserve">E method to </w:t>
        </w:r>
      </w:ins>
      <w:ins w:id="33" w:author="Benton, Deon" w:date="2025-06-13T15:00:00Z" w16du:dateUtc="2025-06-13T20:00:00Z">
        <w:r w:rsidR="00134CB3">
          <w:rPr>
            <w:rFonts w:ascii="Times New Roman" w:hAnsi="Times New Roman" w:cs="Times New Roman"/>
          </w:rPr>
          <w:t>assess</w:t>
        </w:r>
      </w:ins>
      <w:ins w:id="34" w:author="Benton, Deon" w:date="2025-06-13T13:55:00Z" w16du:dateUtc="2025-06-13T18:55:00Z">
        <w:r>
          <w:rPr>
            <w:rFonts w:ascii="Times New Roman" w:hAnsi="Times New Roman" w:cs="Times New Roman"/>
          </w:rPr>
          <w:t xml:space="preserve"> infant action understanding were carried out by Gergely et al. (1995) and Csibra et al. (1999).</w:t>
        </w:r>
      </w:ins>
      <w:r w:rsidR="00524642">
        <w:rPr>
          <w:rFonts w:ascii="Times New Roman" w:hAnsi="Times New Roman" w:cs="Times New Roman"/>
        </w:rPr>
        <w:t xml:space="preserve"> </w:t>
      </w:r>
      <w:del w:id="35" w:author="Benton, Deon" w:date="2025-06-13T15:07:00Z" w16du:dateUtc="2025-06-13T20:07:00Z">
        <w:r w:rsidR="00524642" w:rsidDel="001F2099">
          <w:rPr>
            <w:rFonts w:ascii="Times New Roman" w:hAnsi="Times New Roman" w:cs="Times New Roman"/>
          </w:rPr>
          <w:delText>In studies,</w:delText>
        </w:r>
      </w:del>
      <w:ins w:id="36" w:author="Benton, Deon" w:date="2025-06-13T15:07:00Z" w16du:dateUtc="2025-06-13T20:07:00Z">
        <w:r w:rsidR="001F2099">
          <w:rPr>
            <w:rFonts w:ascii="Times New Roman" w:hAnsi="Times New Roman" w:cs="Times New Roman"/>
          </w:rPr>
          <w:t>These authors</w:t>
        </w:r>
      </w:ins>
      <w:ins w:id="37"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w:t>
      </w:r>
      <w:r w:rsidR="00524642">
        <w:rPr>
          <w:rFonts w:ascii="Times New Roman" w:hAnsi="Times New Roman" w:cs="Times New Roman"/>
        </w:rPr>
        <w:lastRenderedPageBreak/>
        <w:t xml:space="preserve">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ins w:id="38"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6C861A22" w:rsidR="00524642" w:rsidRDefault="00524642" w:rsidP="00524642">
      <w:pPr>
        <w:spacing w:line="480" w:lineRule="auto"/>
        <w:contextualSpacing/>
        <w:rPr>
          <w:rFonts w:ascii="Times New Roman" w:hAnsi="Times New Roman" w:cs="Times New Roman"/>
          <w:b/>
          <w:bCs/>
        </w:rPr>
      </w:pPr>
      <w:del w:id="39" w:author="Benton, Deon" w:date="2025-06-13T11:52:00Z" w16du:dateUtc="2025-06-13T16:52:00Z">
        <w:r w:rsidDel="006E59CB">
          <w:rPr>
            <w:rFonts w:ascii="Times New Roman" w:hAnsi="Times New Roman" w:cs="Times New Roman"/>
            <w:b/>
            <w:bCs/>
          </w:rPr>
          <w:delText xml:space="preserve">Mechanistic </w:delText>
        </w:r>
      </w:del>
      <w:ins w:id="40" w:author="Benton, Deon" w:date="2025-06-13T11:52:00Z" w16du:dateUtc="2025-06-13T16:52:00Z">
        <w:r w:rsidR="006E59CB">
          <w:rPr>
            <w:rFonts w:ascii="Times New Roman" w:hAnsi="Times New Roman" w:cs="Times New Roman"/>
            <w:b/>
            <w:bCs/>
          </w:rPr>
          <w:t>Rich</w:t>
        </w:r>
        <w:r w:rsidR="006E59CB">
          <w:rPr>
            <w:rFonts w:ascii="Times New Roman" w:hAnsi="Times New Roman" w:cs="Times New Roman"/>
            <w:b/>
            <w:bCs/>
          </w:rPr>
          <w:t xml:space="preserve"> </w:t>
        </w:r>
      </w:ins>
      <w:r>
        <w:rPr>
          <w:rFonts w:ascii="Times New Roman" w:hAnsi="Times New Roman" w:cs="Times New Roman"/>
          <w:b/>
          <w:bCs/>
        </w:rPr>
        <w:t xml:space="preserve">proposals </w:t>
      </w:r>
      <w:del w:id="41" w:author="Benton, Deon" w:date="2025-06-13T11:52:00Z" w16du:dateUtc="2025-06-13T16:52:00Z">
        <w:r w:rsidDel="006E59CB">
          <w:rPr>
            <w:rFonts w:ascii="Times New Roman" w:hAnsi="Times New Roman" w:cs="Times New Roman"/>
            <w:b/>
            <w:bCs/>
          </w:rPr>
          <w:delText xml:space="preserve">of </w:delText>
        </w:r>
      </w:del>
      <w:ins w:id="42" w:author="Benton, Deon" w:date="2025-06-13T11:52:00Z" w16du:dateUtc="2025-06-13T16:52:00Z">
        <w:r w:rsidR="006E59CB">
          <w:rPr>
            <w:rFonts w:ascii="Times New Roman" w:hAnsi="Times New Roman" w:cs="Times New Roman"/>
            <w:b/>
            <w:bCs/>
          </w:rPr>
          <w:t>for the origins of infant</w:t>
        </w:r>
        <w:r w:rsidR="006E59CB">
          <w:rPr>
            <w:rFonts w:ascii="Times New Roman" w:hAnsi="Times New Roman" w:cs="Times New Roman"/>
            <w:b/>
            <w:bCs/>
          </w:rPr>
          <w:t xml:space="preserve"> </w:t>
        </w:r>
      </w:ins>
      <w:r>
        <w:rPr>
          <w:rFonts w:ascii="Times New Roman" w:hAnsi="Times New Roman" w:cs="Times New Roman"/>
          <w:b/>
          <w:bCs/>
        </w:rPr>
        <w:t>action understanding</w:t>
      </w:r>
    </w:p>
    <w:p w14:paraId="3B24E595" w14:textId="50EBB9FE" w:rsidR="00445430" w:rsidRDefault="00524642" w:rsidP="00524642">
      <w:pPr>
        <w:spacing w:line="480" w:lineRule="auto"/>
        <w:contextualSpacing/>
        <w:rPr>
          <w:ins w:id="43"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infant action understanding (e.g., Carey, 2009; </w:t>
      </w:r>
      <w:r w:rsidRPr="00B17BB5">
        <w:rPr>
          <w:rFonts w:ascii="Times New Roman" w:hAnsi="Times New Roman" w:cs="Times New Roman"/>
        </w:rPr>
        <w:t>Heyes &amp; Ray, 2000</w:t>
      </w:r>
      <w:r>
        <w:rPr>
          <w:rFonts w:ascii="Times New Roman" w:hAnsi="Times New Roman" w:cs="Times New Roman"/>
        </w:rPr>
        <w:t xml:space="preserve">; Hunnius &amp; Bekkering, 2014; Leslie, 1995; </w:t>
      </w:r>
      <w:r>
        <w:rPr>
          <w:rFonts w:ascii="Times New Roman" w:hAnsi="Times New Roman" w:cs="Times New Roman"/>
        </w:rPr>
        <w:lastRenderedPageBreak/>
        <w:t xml:space="preserve">Meltzoff &amp; Moore, 1997; Rakison &amp; Lupyan, 2008; Spelke, 2022). </w:t>
      </w:r>
      <w:ins w:id="44" w:author="Benton, Deon" w:date="2025-06-13T11:56:00Z" w16du:dateUtc="2025-06-13T16:56:00Z">
        <w:r w:rsidR="00E326A7">
          <w:rPr>
            <w:rFonts w:ascii="Times New Roman" w:hAnsi="Times New Roman" w:cs="Times New Roman"/>
          </w:rPr>
          <w:t>These proposals can be thought roughly to fall into t</w:t>
        </w:r>
      </w:ins>
      <w:ins w:id="45" w:author="Benton, Deon" w:date="2025-06-13T15:30:00Z" w16du:dateUtc="2025-06-13T20:30:00Z">
        <w:r w:rsidR="00926D5F">
          <w:rPr>
            <w:rFonts w:ascii="Times New Roman" w:hAnsi="Times New Roman" w:cs="Times New Roman"/>
          </w:rPr>
          <w:t>hree</w:t>
        </w:r>
      </w:ins>
      <w:ins w:id="46" w:author="Benton, Deon" w:date="2025-06-13T11:56:00Z" w16du:dateUtc="2025-06-13T16:56:00Z">
        <w:r w:rsidR="00E326A7">
          <w:rPr>
            <w:rFonts w:ascii="Times New Roman" w:hAnsi="Times New Roman" w:cs="Times New Roman"/>
          </w:rPr>
          <w:t xml:space="preserve"> </w:t>
        </w:r>
      </w:ins>
      <w:ins w:id="47" w:author="Benton, Deon" w:date="2025-06-13T13:33:00Z" w16du:dateUtc="2025-06-13T18:33:00Z">
        <w:r w:rsidR="00AA04E9">
          <w:rPr>
            <w:rFonts w:ascii="Times New Roman" w:hAnsi="Times New Roman" w:cs="Times New Roman"/>
          </w:rPr>
          <w:t>classes</w:t>
        </w:r>
      </w:ins>
      <w:ins w:id="48" w:author="Benton, Deon" w:date="2025-06-13T15:30:00Z" w16du:dateUtc="2025-06-13T20:30:00Z">
        <w:r w:rsidR="00926D5F">
          <w:rPr>
            <w:rFonts w:ascii="Times New Roman" w:hAnsi="Times New Roman" w:cs="Times New Roman"/>
          </w:rPr>
          <w:t xml:space="preserve">: </w:t>
        </w:r>
      </w:ins>
      <w:ins w:id="49" w:author="Benton, Deon" w:date="2025-06-13T13:35:00Z" w16du:dateUtc="2025-06-13T18:35:00Z">
        <w:r w:rsidR="00071A55">
          <w:rPr>
            <w:rFonts w:ascii="Times New Roman" w:hAnsi="Times New Roman" w:cs="Times New Roman"/>
          </w:rPr>
          <w:t>The first class are the</w:t>
        </w:r>
      </w:ins>
      <w:ins w:id="50" w:author="Benton, Deon" w:date="2025-06-13T11:56:00Z" w16du:dateUtc="2025-06-13T16:56:00Z">
        <w:r w:rsidR="00E326A7">
          <w:rPr>
            <w:rFonts w:ascii="Times New Roman" w:hAnsi="Times New Roman" w:cs="Times New Roman"/>
          </w:rPr>
          <w:t xml:space="preserve"> </w:t>
        </w:r>
      </w:ins>
      <w:ins w:id="51" w:author="Benton, Deon" w:date="2025-06-13T11:57:00Z" w16du:dateUtc="2025-06-13T16:57:00Z">
        <w:r w:rsidR="00E326A7">
          <w:rPr>
            <w:rFonts w:ascii="Times New Roman" w:hAnsi="Times New Roman" w:cs="Times New Roman"/>
          </w:rPr>
          <w:t>“</w:t>
        </w:r>
      </w:ins>
      <w:ins w:id="52" w:author="Benton, Deon" w:date="2025-06-13T11:56:00Z" w16du:dateUtc="2025-06-13T16:56:00Z">
        <w:r w:rsidR="00E326A7">
          <w:rPr>
            <w:rFonts w:ascii="Times New Roman" w:hAnsi="Times New Roman" w:cs="Times New Roman"/>
          </w:rPr>
          <w:t>rich</w:t>
        </w:r>
      </w:ins>
      <w:ins w:id="53" w:author="Benton, Deon" w:date="2025-06-13T11:57:00Z" w16du:dateUtc="2025-06-13T16:57:00Z">
        <w:r w:rsidR="00E326A7">
          <w:rPr>
            <w:rFonts w:ascii="Times New Roman" w:hAnsi="Times New Roman" w:cs="Times New Roman"/>
          </w:rPr>
          <w:t>”</w:t>
        </w:r>
      </w:ins>
      <w:ins w:id="54" w:author="Benton, Deon" w:date="2025-06-13T11:56:00Z" w16du:dateUtc="2025-06-13T16:56:00Z">
        <w:r w:rsidR="00E326A7">
          <w:rPr>
            <w:rFonts w:ascii="Times New Roman" w:hAnsi="Times New Roman" w:cs="Times New Roman"/>
          </w:rPr>
          <w:t xml:space="preserve"> proposals for the origins of infant action understa</w:t>
        </w:r>
      </w:ins>
      <w:ins w:id="55" w:author="Benton, Deon" w:date="2025-06-13T11:57:00Z" w16du:dateUtc="2025-06-13T16:57:00Z">
        <w:r w:rsidR="00E326A7">
          <w:rPr>
            <w:rFonts w:ascii="Times New Roman" w:hAnsi="Times New Roman" w:cs="Times New Roman"/>
          </w:rPr>
          <w:t xml:space="preserve">nding. </w:t>
        </w:r>
      </w:ins>
      <w:ins w:id="56" w:author="Benton, Deon" w:date="2025-06-13T13:42:00Z" w16du:dateUtc="2025-06-13T18:42:00Z">
        <w:r w:rsidR="00874FA2">
          <w:rPr>
            <w:rFonts w:ascii="Times New Roman" w:hAnsi="Times New Roman" w:cs="Times New Roman"/>
          </w:rPr>
          <w:t xml:space="preserve">An example of such </w:t>
        </w:r>
        <w:r w:rsidR="00201A31">
          <w:rPr>
            <w:rFonts w:ascii="Times New Roman" w:hAnsi="Times New Roman" w:cs="Times New Roman"/>
          </w:rPr>
          <w:t>proposal is the core knowledge perspective (e.g.,</w:t>
        </w:r>
      </w:ins>
      <w:ins w:id="57" w:author="Benton, Deon" w:date="2025-06-13T13:43:00Z" w16du:dateUtc="2025-06-13T18:43:00Z">
        <w:r w:rsidR="00201A31">
          <w:rPr>
            <w:rFonts w:ascii="Times New Roman" w:hAnsi="Times New Roman" w:cs="Times New Roman"/>
          </w:rPr>
          <w:t xml:space="preserve"> Carey, 2008;</w:t>
        </w:r>
      </w:ins>
      <w:ins w:id="58" w:author="Benton, Deon" w:date="2025-06-13T13:42:00Z" w16du:dateUtc="2025-06-13T18:42:00Z">
        <w:r w:rsidR="00201A31">
          <w:rPr>
            <w:rFonts w:ascii="Times New Roman" w:hAnsi="Times New Roman" w:cs="Times New Roman"/>
          </w:rPr>
          <w:t xml:space="preserve"> Spelke, 2022).</w:t>
        </w:r>
      </w:ins>
      <w:ins w:id="59" w:author="Benton, Deon" w:date="2025-06-13T15:20:00Z" w16du:dateUtc="2025-06-13T20:20:00Z">
        <w:r w:rsidR="00342333">
          <w:rPr>
            <w:rFonts w:ascii="Times New Roman" w:hAnsi="Times New Roman" w:cs="Times New Roman"/>
          </w:rPr>
          <w:t xml:space="preserve"> </w:t>
        </w:r>
      </w:ins>
      <w:ins w:id="60" w:author="Benton, Deon" w:date="2025-06-13T15:21:00Z" w16du:dateUtc="2025-06-13T20:21:00Z">
        <w:r w:rsidR="00342333">
          <w:rPr>
            <w:rFonts w:ascii="Times New Roman" w:eastAsia="Times New Roman" w:hAnsi="Times New Roman" w:cs="Times New Roman"/>
          </w:rPr>
          <w:t>Proponents of this perspective maintain</w:t>
        </w:r>
      </w:ins>
      <w:ins w:id="61" w:author="Benton, Deon" w:date="2025-06-13T15:20:00Z" w16du:dateUtc="2025-06-13T20:20:00Z">
        <w:r w:rsidR="00342333">
          <w:rPr>
            <w:rFonts w:ascii="Times New Roman" w:eastAsia="Times New Roman" w:hAnsi="Times New Roman" w:cs="Times New Roman"/>
          </w:rPr>
          <w:t xml:space="preserve"> that infants are born with a small number of separable “core” systems. </w:t>
        </w:r>
      </w:ins>
      <w:ins w:id="62" w:author="Benton, Deon" w:date="2025-06-13T15:22:00Z" w16du:dateUtc="2025-06-13T20:22:00Z">
        <w:r w:rsidR="00342333">
          <w:rPr>
            <w:rFonts w:ascii="Times New Roman" w:eastAsia="Times New Roman" w:hAnsi="Times New Roman" w:cs="Times New Roman"/>
          </w:rPr>
          <w:t xml:space="preserve">The two systems that are most relevant for the present purposes is </w:t>
        </w:r>
      </w:ins>
      <w:ins w:id="63" w:author="Benton, Deon" w:date="2025-06-13T15:20:00Z" w16du:dateUtc="2025-06-13T20:20:00Z">
        <w:r w:rsidR="00342333">
          <w:rPr>
            <w:rFonts w:ascii="Times New Roman" w:eastAsia="Times New Roman" w:hAnsi="Times New Roman" w:cs="Times New Roman"/>
          </w:rPr>
          <w:t>the core system for agents and the core system for objects</w:t>
        </w:r>
      </w:ins>
      <w:ins w:id="64" w:author="Benton, Deon" w:date="2025-06-13T15:22:00Z" w16du:dateUtc="2025-06-13T20:22:00Z">
        <w:r w:rsidR="00342333">
          <w:rPr>
            <w:rFonts w:ascii="Times New Roman" w:eastAsia="Times New Roman" w:hAnsi="Times New Roman" w:cs="Times New Roman"/>
          </w:rPr>
          <w:t xml:space="preserve">. Both systems </w:t>
        </w:r>
      </w:ins>
      <w:ins w:id="65" w:author="Benton, Deon" w:date="2025-06-13T15:23:00Z" w16du:dateUtc="2025-06-13T20:23:00Z">
        <w:r w:rsidR="004107DA">
          <w:rPr>
            <w:rFonts w:ascii="Times New Roman" w:eastAsia="Times New Roman" w:hAnsi="Times New Roman" w:cs="Times New Roman"/>
          </w:rPr>
          <w:t>endow infants with knowledge about how objects and agents behave</w:t>
        </w:r>
      </w:ins>
      <w:ins w:id="66" w:author="Benton, Deon" w:date="2025-06-13T15:20:00Z" w16du:dateUtc="2025-06-13T20:20:00Z">
        <w:r w:rsidR="00342333">
          <w:rPr>
            <w:rFonts w:ascii="Times New Roman" w:eastAsia="Times New Roman" w:hAnsi="Times New Roman" w:cs="Times New Roman"/>
          </w:rPr>
          <w:t>.</w:t>
        </w:r>
      </w:ins>
      <w:ins w:id="67" w:author="Benton, Deon" w:date="2025-06-13T15:24:00Z" w16du:dateUtc="2025-06-13T20:24:00Z">
        <w:r w:rsidR="004107DA">
          <w:rPr>
            <w:rFonts w:ascii="Times New Roman" w:eastAsia="Times New Roman" w:hAnsi="Times New Roman" w:cs="Times New Roman"/>
          </w:rPr>
          <w:t xml:space="preserve"> Consider the core-knowledge system for agents, for example.</w:t>
        </w:r>
      </w:ins>
      <w:ins w:id="68" w:author="Benton, Deon" w:date="2025-06-13T15:20:00Z" w16du:dateUtc="2025-06-13T20:20:00Z">
        <w:r w:rsidR="00342333">
          <w:rPr>
            <w:rFonts w:ascii="Times New Roman" w:eastAsia="Times New Roman" w:hAnsi="Times New Roman" w:cs="Times New Roman"/>
          </w:rPr>
          <w:t xml:space="preserve"> </w:t>
        </w:r>
      </w:ins>
      <w:ins w:id="69" w:author="Benton, Deon" w:date="2025-06-13T15:24:00Z" w16du:dateUtc="2025-06-13T20:24:00Z">
        <w:r w:rsidR="004107DA">
          <w:rPr>
            <w:rFonts w:ascii="Times New Roman" w:eastAsia="Times New Roman" w:hAnsi="Times New Roman" w:cs="Times New Roman"/>
          </w:rPr>
          <w:t xml:space="preserve">This system is what enables infants to know </w:t>
        </w:r>
      </w:ins>
      <w:ins w:id="70" w:author="Benton, Deon" w:date="2025-06-13T15:20:00Z" w16du:dateUtc="2025-06-13T20:20:00Z">
        <w:r w:rsidR="00342333">
          <w:rPr>
            <w:rFonts w:ascii="Times New Roman" w:eastAsia="Times New Roman" w:hAnsi="Times New Roman" w:cs="Times New Roman"/>
          </w:rPr>
          <w:t xml:space="preserve">that agents are goal-directed, self-propelled, can move on </w:t>
        </w:r>
      </w:ins>
      <w:ins w:id="71" w:author="Benton, Deon" w:date="2025-06-13T15:25:00Z" w16du:dateUtc="2025-06-13T20:25:00Z">
        <w:r w:rsidR="004107DA">
          <w:rPr>
            <w:rFonts w:ascii="Times New Roman" w:eastAsia="Times New Roman" w:hAnsi="Times New Roman" w:cs="Times New Roman"/>
          </w:rPr>
          <w:t>irregular</w:t>
        </w:r>
      </w:ins>
      <w:ins w:id="72" w:author="Benton, Deon" w:date="2025-06-13T15:20:00Z" w16du:dateUtc="2025-06-13T20:20:00Z">
        <w:r w:rsidR="00342333">
          <w:rPr>
            <w:rFonts w:ascii="Times New Roman" w:eastAsia="Times New Roman" w:hAnsi="Times New Roman" w:cs="Times New Roman"/>
          </w:rPr>
          <w:t xml:space="preserve"> trajectories, and can cause</w:t>
        </w:r>
      </w:ins>
      <w:ins w:id="73" w:author="Benton, Deon" w:date="2025-06-13T15:25:00Z" w16du:dateUtc="2025-06-13T20:25:00Z">
        <w:r w:rsidR="004107DA">
          <w:rPr>
            <w:rFonts w:ascii="Times New Roman" w:eastAsia="Times New Roman" w:hAnsi="Times New Roman" w:cs="Times New Roman"/>
          </w:rPr>
          <w:t xml:space="preserve"> other agents to act at a distance.</w:t>
        </w:r>
      </w:ins>
      <w:ins w:id="74"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5ACED3FF" w14:textId="0A33ECE5" w:rsidR="00037D11" w:rsidRPr="008A348B" w:rsidRDefault="00037D11" w:rsidP="00524642">
      <w:pPr>
        <w:spacing w:line="480" w:lineRule="auto"/>
        <w:contextualSpacing/>
        <w:rPr>
          <w:ins w:id="75" w:author="Benton, Deon" w:date="2025-06-13T15:29:00Z" w16du:dateUtc="2025-06-13T20:29:00Z"/>
          <w:rFonts w:ascii="Times New Roman" w:eastAsia="Times New Roman" w:hAnsi="Times New Roman" w:cs="Times New Roman"/>
          <w:i/>
          <w:iCs/>
          <w:rPrChange w:id="76" w:author="Benton, Deon" w:date="2025-06-13T15:43:00Z" w16du:dateUtc="2025-06-13T20:43:00Z">
            <w:rPr>
              <w:ins w:id="77" w:author="Benton, Deon" w:date="2025-06-13T15:29:00Z" w16du:dateUtc="2025-06-13T20:29:00Z"/>
              <w:rFonts w:ascii="Times New Roman" w:eastAsia="Times New Roman" w:hAnsi="Times New Roman" w:cs="Times New Roman"/>
            </w:rPr>
          </w:rPrChange>
        </w:rPr>
      </w:pPr>
      <w:ins w:id="78" w:author="Benton, Deon" w:date="2025-06-13T15:35:00Z" w16du:dateUtc="2025-06-13T20:35:00Z">
        <w:r>
          <w:rPr>
            <w:rFonts w:ascii="Times New Roman" w:eastAsia="Times New Roman" w:hAnsi="Times New Roman" w:cs="Times New Roman"/>
          </w:rPr>
          <w:tab/>
        </w:r>
      </w:ins>
      <w:ins w:id="79" w:author="Benton, Deon" w:date="2025-06-13T16:22:00Z" w16du:dateUtc="2025-06-13T21:22:00Z">
        <w:r w:rsidR="00CA5B4A">
          <w:rPr>
            <w:rFonts w:ascii="Times New Roman" w:eastAsia="Times New Roman" w:hAnsi="Times New Roman" w:cs="Times New Roman"/>
          </w:rPr>
          <w:t>Conceptually s</w:t>
        </w:r>
      </w:ins>
      <w:ins w:id="80" w:author="Benton, Deon" w:date="2025-06-13T15:49:00Z" w16du:dateUtc="2025-06-13T20:49:00Z">
        <w:r w:rsidR="00E70DB2">
          <w:rPr>
            <w:rFonts w:ascii="Times New Roman" w:eastAsia="Times New Roman" w:hAnsi="Times New Roman" w:cs="Times New Roman"/>
          </w:rPr>
          <w:t>imilar proposals have been put forward by</w:t>
        </w:r>
      </w:ins>
      <w:ins w:id="81" w:author="Benton, Deon" w:date="2025-06-13T15:36:00Z" w16du:dateUtc="2025-06-13T20:36:00Z">
        <w:r w:rsidR="006F1777">
          <w:rPr>
            <w:rFonts w:ascii="Times New Roman" w:eastAsia="Times New Roman" w:hAnsi="Times New Roman" w:cs="Times New Roman"/>
          </w:rPr>
          <w:t xml:space="preserve"> Leslie (1995)</w:t>
        </w:r>
      </w:ins>
      <w:ins w:id="82" w:author="Benton, Deon" w:date="2025-06-13T15:50:00Z" w16du:dateUtc="2025-06-13T20:50:00Z">
        <w:r w:rsidR="00B77B44">
          <w:rPr>
            <w:rFonts w:ascii="Times New Roman" w:eastAsia="Times New Roman" w:hAnsi="Times New Roman" w:cs="Times New Roman"/>
          </w:rPr>
          <w:t xml:space="preserve"> and Gelman (1990)</w:t>
        </w:r>
      </w:ins>
      <w:ins w:id="83" w:author="Benton, Deon" w:date="2025-06-13T15:36:00Z" w16du:dateUtc="2025-06-13T20:36:00Z">
        <w:r w:rsidR="006F1777">
          <w:rPr>
            <w:rFonts w:ascii="Times New Roman" w:eastAsia="Times New Roman" w:hAnsi="Times New Roman" w:cs="Times New Roman"/>
          </w:rPr>
          <w:t xml:space="preserve">. </w:t>
        </w:r>
      </w:ins>
      <w:ins w:id="84" w:author="Benton, Deon" w:date="2025-06-13T16:22:00Z" w16du:dateUtc="2025-06-13T21:22:00Z">
        <w:r w:rsidR="00CA5B4A">
          <w:rPr>
            <w:rFonts w:ascii="Times New Roman" w:eastAsia="Times New Roman" w:hAnsi="Times New Roman" w:cs="Times New Roman"/>
          </w:rPr>
          <w:t>For example, Leslie (1995).</w:t>
        </w:r>
      </w:ins>
      <w:ins w:id="85" w:author="Benton, Deon" w:date="2025-06-13T15:42:00Z" w16du:dateUtc="2025-06-13T20:42:00Z">
        <w:r w:rsidR="008A348B">
          <w:rPr>
            <w:rFonts w:ascii="Times New Roman" w:eastAsia="Times New Roman" w:hAnsi="Times New Roman" w:cs="Times New Roman"/>
          </w:rPr>
          <w:t xml:space="preserve"> infants’ knowledge about agents and objects is supported by </w:t>
        </w:r>
      </w:ins>
      <w:ins w:id="86" w:author="Benton, Deon" w:date="2025-06-13T15:44:00Z" w16du:dateUtc="2025-06-13T20:44:00Z">
        <w:r w:rsidR="00B31B44">
          <w:rPr>
            <w:rFonts w:ascii="Times New Roman" w:eastAsia="Times New Roman" w:hAnsi="Times New Roman" w:cs="Times New Roman"/>
          </w:rPr>
          <w:t>a</w:t>
        </w:r>
      </w:ins>
      <w:ins w:id="87"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88" w:author="Benton, Deon" w:date="2025-06-13T15:44:00Z" w16du:dateUtc="2025-06-13T20:44:00Z">
        <w:r w:rsidR="00B31B44">
          <w:rPr>
            <w:rFonts w:ascii="Times New Roman" w:eastAsia="Times New Roman" w:hAnsi="Times New Roman" w:cs="Times New Roman"/>
          </w:rPr>
          <w:t xml:space="preserve"> and a</w:t>
        </w:r>
      </w:ins>
      <w:ins w:id="89"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90"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91" w:author="Benton, Deon" w:date="2025-06-13T15:44:00Z" w16du:dateUtc="2025-06-13T20:44:00Z">
        <w:r w:rsidR="00B31B44">
          <w:rPr>
            <w:rFonts w:ascii="Times New Roman" w:eastAsia="Times New Roman" w:hAnsi="Times New Roman" w:cs="Times New Roman"/>
          </w:rPr>
          <w:t>module. The theory of body module enables inf</w:t>
        </w:r>
      </w:ins>
      <w:ins w:id="92" w:author="Benton, Deon" w:date="2025-06-13T15:45:00Z" w16du:dateUtc="2025-06-13T20:45:00Z">
        <w:r w:rsidR="00B31B44">
          <w:rPr>
            <w:rFonts w:ascii="Times New Roman" w:eastAsia="Times New Roman" w:hAnsi="Times New Roman" w:cs="Times New Roman"/>
          </w:rPr>
          <w:t xml:space="preserve">ants to know that agents, but not inanimate objects, possess an internal, renewable source of energy.  </w:t>
        </w:r>
      </w:ins>
      <w:ins w:id="93" w:author="Benton, Deon" w:date="2025-06-13T15:47:00Z" w16du:dateUtc="2025-06-13T20:47:00Z">
        <w:r w:rsidR="00D339D0">
          <w:rPr>
            <w:rFonts w:ascii="Times New Roman" w:eastAsia="Times New Roman" w:hAnsi="Times New Roman" w:cs="Times New Roman"/>
          </w:rPr>
          <w:t>The idea here is that agents can move unaided.</w:t>
        </w:r>
      </w:ins>
      <w:ins w:id="94" w:author="Benton, Deon" w:date="2025-06-13T15:45:00Z" w16du:dateUtc="2025-06-13T20:45:00Z">
        <w:r w:rsidR="00B31B44">
          <w:rPr>
            <w:rFonts w:ascii="Times New Roman" w:eastAsia="Times New Roman" w:hAnsi="Times New Roman" w:cs="Times New Roman"/>
          </w:rPr>
          <w:t xml:space="preserve"> </w:t>
        </w:r>
      </w:ins>
      <w:ins w:id="95" w:author="Benton, Deon" w:date="2025-06-13T15:46:00Z" w16du:dateUtc="2025-06-13T20:46:00Z">
        <w:r w:rsidR="00D339D0">
          <w:rPr>
            <w:rFonts w:ascii="Times New Roman" w:eastAsia="Times New Roman" w:hAnsi="Times New Roman" w:cs="Times New Roman"/>
          </w:rPr>
          <w:t xml:space="preserve">Object action, in contrast, requires the transmission of FORCE; that is, objects only move when force is transferred </w:t>
        </w:r>
      </w:ins>
      <w:ins w:id="96" w:author="Benton, Deon" w:date="2025-06-13T15:48:00Z" w16du:dateUtc="2025-06-13T20:48:00Z">
        <w:r w:rsidR="00E70DB2">
          <w:rPr>
            <w:rFonts w:ascii="Times New Roman" w:eastAsia="Times New Roman" w:hAnsi="Times New Roman" w:cs="Times New Roman"/>
          </w:rPr>
          <w:t>to them</w:t>
        </w:r>
      </w:ins>
      <w:ins w:id="97" w:author="Benton, Deon" w:date="2025-06-13T15:49:00Z" w16du:dateUtc="2025-06-13T20:49:00Z">
        <w:r w:rsidR="00E70DB2">
          <w:rPr>
            <w:rFonts w:ascii="Times New Roman" w:eastAsia="Times New Roman" w:hAnsi="Times New Roman" w:cs="Times New Roman"/>
          </w:rPr>
          <w:t xml:space="preserve">, </w:t>
        </w:r>
      </w:ins>
      <w:ins w:id="98" w:author="Benton, Deon" w:date="2025-06-13T15:46:00Z" w16du:dateUtc="2025-06-13T20:46:00Z">
        <w:r w:rsidR="00D339D0">
          <w:rPr>
            <w:rFonts w:ascii="Times New Roman" w:eastAsia="Times New Roman" w:hAnsi="Times New Roman" w:cs="Times New Roman"/>
          </w:rPr>
          <w:t>as happe</w:t>
        </w:r>
      </w:ins>
      <w:ins w:id="99" w:author="Benton, Deon" w:date="2025-06-13T15:47:00Z" w16du:dateUtc="2025-06-13T20:47:00Z">
        <w:r w:rsidR="00D339D0">
          <w:rPr>
            <w:rFonts w:ascii="Times New Roman" w:eastAsia="Times New Roman" w:hAnsi="Times New Roman" w:cs="Times New Roman"/>
          </w:rPr>
          <w:t xml:space="preserve">ns when one objects collides with </w:t>
        </w:r>
      </w:ins>
      <w:ins w:id="100" w:author="Benton, Deon" w:date="2025-06-13T15:49:00Z" w16du:dateUtc="2025-06-13T20:49:00Z">
        <w:r w:rsidR="00E70DB2">
          <w:rPr>
            <w:rFonts w:ascii="Times New Roman" w:eastAsia="Times New Roman" w:hAnsi="Times New Roman" w:cs="Times New Roman"/>
          </w:rPr>
          <w:t xml:space="preserve">another and causes it to move. </w:t>
        </w:r>
      </w:ins>
      <w:ins w:id="101" w:author="Benton, Deon" w:date="2025-06-13T16:22:00Z" w16du:dateUtc="2025-06-13T21:22:00Z">
        <w:r w:rsidR="00CA5B4A">
          <w:rPr>
            <w:rFonts w:ascii="Times New Roman" w:eastAsia="Times New Roman" w:hAnsi="Times New Roman" w:cs="Times New Roman"/>
          </w:rPr>
          <w:t>Similarly, Gelman (1990)</w:t>
        </w:r>
      </w:ins>
    </w:p>
    <w:p w14:paraId="6BF7D9BC" w14:textId="7D205493" w:rsidR="00926D5F" w:rsidRDefault="00926D5F" w:rsidP="00524642">
      <w:pPr>
        <w:spacing w:line="480" w:lineRule="auto"/>
        <w:contextualSpacing/>
        <w:rPr>
          <w:ins w:id="102" w:author="Benton, Deon" w:date="2025-06-13T13:42:00Z" w16du:dateUtc="2025-06-13T18:42:00Z"/>
          <w:rFonts w:ascii="Times New Roman" w:hAnsi="Times New Roman" w:cs="Times New Roman"/>
        </w:rPr>
      </w:pPr>
      <w:ins w:id="103" w:author="Benton, Deon" w:date="2025-06-13T15:29:00Z" w16du:dateUtc="2025-06-13T20:29:00Z">
        <w:r>
          <w:rPr>
            <w:rFonts w:ascii="Times New Roman" w:eastAsia="Times New Roman" w:hAnsi="Times New Roman" w:cs="Times New Roman"/>
          </w:rPr>
          <w:tab/>
          <w:t>Another class of theories maintain that infants</w:t>
        </w:r>
      </w:ins>
      <w:ins w:id="104" w:author="Benton, Deon" w:date="2025-06-13T15:30:00Z" w16du:dateUtc="2025-06-13T20:30:00Z">
        <w:r>
          <w:rPr>
            <w:rFonts w:ascii="Times New Roman" w:eastAsia="Times New Roman" w:hAnsi="Times New Roman" w:cs="Times New Roman"/>
          </w:rPr>
          <w:t xml:space="preserve"> process actions in terms of their rationality and efficiency. </w:t>
        </w:r>
      </w:ins>
    </w:p>
    <w:p w14:paraId="0D732D48" w14:textId="03B4FBBA" w:rsidR="00201A31" w:rsidRDefault="00201A31" w:rsidP="00524642">
      <w:pPr>
        <w:spacing w:line="480" w:lineRule="auto"/>
        <w:contextualSpacing/>
        <w:rPr>
          <w:ins w:id="105" w:author="Benton, Deon" w:date="2025-06-13T13:38:00Z" w16du:dateUtc="2025-06-13T18:38:00Z"/>
          <w:rFonts w:ascii="Times New Roman" w:hAnsi="Times New Roman" w:cs="Times New Roman"/>
        </w:rPr>
      </w:pPr>
      <w:ins w:id="106" w:author="Benton, Deon" w:date="2025-06-13T13:42:00Z" w16du:dateUtc="2025-06-13T18:42:00Z">
        <w:r>
          <w:rPr>
            <w:rFonts w:ascii="Times New Roman" w:hAnsi="Times New Roman" w:cs="Times New Roman"/>
          </w:rPr>
          <w:lastRenderedPageBreak/>
          <w:t>Although these perspectives differ in their specifics, they share the idea that infants posses from birth or shortly</w:t>
        </w:r>
      </w:ins>
      <w:ins w:id="107" w:author="Benton, Deon" w:date="2025-06-13T13:43:00Z" w16du:dateUtc="2025-06-13T18:43:00Z">
        <w:r>
          <w:rPr>
            <w:rFonts w:ascii="Times New Roman" w:hAnsi="Times New Roman" w:cs="Times New Roman"/>
          </w:rPr>
          <w:t xml:space="preserve"> thereafter content-rich knowledge about how objects and entities act and behave in the world. </w:t>
        </w:r>
      </w:ins>
    </w:p>
    <w:p w14:paraId="7CF77D4B" w14:textId="77777777" w:rsidR="00445430" w:rsidRDefault="00445430" w:rsidP="00524642">
      <w:pPr>
        <w:spacing w:line="480" w:lineRule="auto"/>
        <w:contextualSpacing/>
        <w:rPr>
          <w:ins w:id="108" w:author="Benton, Deon" w:date="2025-06-13T13:38:00Z" w16du:dateUtc="2025-06-13T18:38:00Z"/>
          <w:rFonts w:ascii="Times New Roman" w:hAnsi="Times New Roman" w:cs="Times New Roman"/>
        </w:rPr>
      </w:pPr>
    </w:p>
    <w:p w14:paraId="665B4C3E" w14:textId="0E72CB4D" w:rsidR="00445430" w:rsidRPr="00445430" w:rsidRDefault="00445430" w:rsidP="00524642">
      <w:pPr>
        <w:spacing w:line="480" w:lineRule="auto"/>
        <w:contextualSpacing/>
        <w:rPr>
          <w:ins w:id="109" w:author="Benton, Deon" w:date="2025-06-13T13:38:00Z" w16du:dateUtc="2025-06-13T18:38:00Z"/>
          <w:rFonts w:ascii="Times New Roman" w:hAnsi="Times New Roman" w:cs="Times New Roman"/>
          <w:b/>
          <w:bCs/>
        </w:rPr>
      </w:pPr>
      <w:ins w:id="110" w:author="Benton, Deon" w:date="2025-06-13T13:38:00Z" w16du:dateUtc="2025-06-13T18:38:00Z">
        <w:r>
          <w:rPr>
            <w:rFonts w:ascii="Times New Roman" w:hAnsi="Times New Roman" w:cs="Times New Roman"/>
            <w:b/>
            <w:bCs/>
          </w:rPr>
          <w:t xml:space="preserve">Lean proposals for the origins of infant action understanding </w:t>
        </w:r>
      </w:ins>
    </w:p>
    <w:p w14:paraId="753774C3" w14:textId="2595293A" w:rsidR="00524642" w:rsidRDefault="00071A55" w:rsidP="00524642">
      <w:pPr>
        <w:spacing w:line="480" w:lineRule="auto"/>
        <w:contextualSpacing/>
        <w:rPr>
          <w:rFonts w:ascii="Times New Roman" w:hAnsi="Times New Roman" w:cs="Times New Roman"/>
        </w:rPr>
      </w:pPr>
      <w:ins w:id="111" w:author="Benton, Deon" w:date="2025-06-13T13:35:00Z" w16du:dateUtc="2025-06-13T18:35:00Z">
        <w:r>
          <w:rPr>
            <w:rFonts w:ascii="Times New Roman" w:hAnsi="Times New Roman" w:cs="Times New Roman"/>
          </w:rPr>
          <w:t>The second class are the</w:t>
        </w:r>
      </w:ins>
      <w:ins w:id="112" w:author="Benton, Deon" w:date="2025-06-13T11:57:00Z" w16du:dateUtc="2025-06-13T16:57:00Z">
        <w:r w:rsidR="00E326A7">
          <w:rPr>
            <w:rFonts w:ascii="Times New Roman" w:hAnsi="Times New Roman" w:cs="Times New Roman"/>
          </w:rPr>
          <w:t xml:space="preserve"> “lean” proposals for the origins of such understanding. </w:t>
        </w:r>
      </w:ins>
      <w:r w:rsidR="00524642">
        <w:rPr>
          <w:rFonts w:ascii="Times New Roman" w:hAnsi="Times New Roman" w:cs="Times New Roman"/>
        </w:rPr>
        <w:t xml:space="preserve">Here, I consider just two. One is the </w:t>
      </w:r>
      <w:r w:rsidR="00524642">
        <w:rPr>
          <w:rFonts w:ascii="Times New Roman" w:hAnsi="Times New Roman" w:cs="Times New Roman"/>
          <w:i/>
          <w:iCs/>
        </w:rPr>
        <w:t xml:space="preserve">teleological stance </w:t>
      </w:r>
      <w:r w:rsidR="00524642">
        <w:rPr>
          <w:rFonts w:ascii="Times New Roman" w:hAnsi="Times New Roman" w:cs="Times New Roman"/>
        </w:rPr>
        <w:t xml:space="preserve">(Csibra &amp; Gergely, 1998; </w:t>
      </w:r>
      <w:r w:rsidR="00524642" w:rsidRPr="004E68A3">
        <w:rPr>
          <w:rFonts w:ascii="Times New Roman" w:hAnsi="Times New Roman" w:cs="Times New Roman"/>
        </w:rPr>
        <w:t>Gergely &amp; Csibra, 2003</w:t>
      </w:r>
      <w:r w:rsidR="00524642">
        <w:rPr>
          <w:rFonts w:ascii="Times New Roman" w:hAnsi="Times New Roman" w:cs="Times New Roman"/>
        </w:rPr>
        <w:t>).</w:t>
      </w:r>
      <w:r w:rsidR="00524642">
        <w:rPr>
          <w:rFonts w:ascii="Times New Roman" w:hAnsi="Times New Roman" w:cs="Times New Roman"/>
          <w:i/>
          <w:iCs/>
        </w:rPr>
        <w:t xml:space="preserve"> </w:t>
      </w:r>
      <w:r w:rsidR="00524642">
        <w:rPr>
          <w:rFonts w:ascii="Times New Roman" w:hAnsi="Times New Roman" w:cs="Times New Roman"/>
        </w:rPr>
        <w:t>Proponents of this account maintain</w:t>
      </w:r>
      <w:r w:rsidR="00524642" w:rsidRPr="00996380">
        <w:rPr>
          <w:rFonts w:ascii="Times New Roman" w:hAnsi="Times New Roman" w:cs="Times New Roman"/>
        </w:rPr>
        <w:t xml:space="preserve"> that if a behavior satisfies the "rationality principle" such that </w:t>
      </w:r>
      <w:r w:rsidR="00524642">
        <w:rPr>
          <w:rFonts w:ascii="Times New Roman" w:hAnsi="Times New Roman" w:cs="Times New Roman"/>
        </w:rPr>
        <w:t>it</w:t>
      </w:r>
      <w:r w:rsidR="00524642"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24642">
        <w:rPr>
          <w:rFonts w:ascii="Times New Roman" w:hAnsi="Times New Roman" w:cs="Times New Roman"/>
        </w:rPr>
        <w:t xml:space="preserve">a set of </w:t>
      </w:r>
      <w:r w:rsidR="00524642" w:rsidRPr="00996380">
        <w:rPr>
          <w:rFonts w:ascii="Times New Roman" w:hAnsi="Times New Roman" w:cs="Times New Roman"/>
        </w:rPr>
        <w:t>"constraints</w:t>
      </w:r>
      <w:r w:rsidR="00524642">
        <w:rPr>
          <w:rFonts w:ascii="Times New Roman" w:hAnsi="Times New Roman" w:cs="Times New Roman"/>
        </w:rPr>
        <w:t>”</w:t>
      </w:r>
      <w:r w:rsidR="00524642" w:rsidRPr="00996380">
        <w:rPr>
          <w:rFonts w:ascii="Times New Roman" w:hAnsi="Times New Roman" w:cs="Times New Roman"/>
        </w:rPr>
        <w:t xml:space="preserve">. </w:t>
      </w:r>
      <w:r w:rsidR="00524642">
        <w:rPr>
          <w:rFonts w:ascii="Times New Roman" w:hAnsi="Times New Roman" w:cs="Times New Roman"/>
        </w:rPr>
        <w:t>In other words</w:t>
      </w:r>
      <w:r w:rsidR="00524642" w:rsidRPr="00996380">
        <w:rPr>
          <w:rFonts w:ascii="Times New Roman" w:hAnsi="Times New Roman" w:cs="Times New Roman"/>
        </w:rPr>
        <w:t xml:space="preserve">, </w:t>
      </w:r>
      <w:r w:rsidR="00524642">
        <w:rPr>
          <w:rFonts w:ascii="Times New Roman" w:hAnsi="Times New Roman" w:cs="Times New Roman"/>
        </w:rPr>
        <w:t>an agent’s actions are seen as goal-directed only if they are the</w:t>
      </w:r>
      <w:r w:rsidR="00524642" w:rsidRPr="00996380">
        <w:rPr>
          <w:rFonts w:ascii="Times New Roman" w:hAnsi="Times New Roman" w:cs="Times New Roman"/>
        </w:rPr>
        <w:t xml:space="preserve"> most efficient </w:t>
      </w:r>
      <w:r w:rsidR="00524642">
        <w:rPr>
          <w:rFonts w:ascii="Times New Roman" w:hAnsi="Times New Roman" w:cs="Times New Roman"/>
        </w:rPr>
        <w:t xml:space="preserve">actions </w:t>
      </w:r>
      <w:r w:rsidR="00524642" w:rsidRPr="00996380">
        <w:rPr>
          <w:rFonts w:ascii="Times New Roman" w:hAnsi="Times New Roman" w:cs="Times New Roman"/>
        </w:rPr>
        <w:t>given the environmental constraints.</w:t>
      </w:r>
      <w:r w:rsidR="00524642" w:rsidRPr="00996380">
        <w:rPr>
          <w:rFonts w:ascii="Times New Roman" w:hAnsi="Times New Roman" w:cs="Times New Roman"/>
          <w:i/>
          <w:iCs/>
        </w:rPr>
        <w:t xml:space="preserve"> </w:t>
      </w:r>
      <w:r w:rsidR="00524642">
        <w:rPr>
          <w:rFonts w:ascii="Times New Roman" w:hAnsi="Times New Roman" w:cs="Times New Roman"/>
        </w:rPr>
        <w:t xml:space="preserve">A somewhat related account is the </w:t>
      </w:r>
      <w:r w:rsidR="00524642" w:rsidRPr="00061FA1">
        <w:rPr>
          <w:rFonts w:ascii="Times New Roman" w:hAnsi="Times New Roman" w:cs="Times New Roman"/>
          <w:i/>
          <w:iCs/>
        </w:rPr>
        <w:t>naïve utility calculus</w:t>
      </w:r>
      <w:r w:rsidR="00524642">
        <w:rPr>
          <w:rFonts w:ascii="Times New Roman" w:hAnsi="Times New Roman" w:cs="Times New Roman"/>
          <w:i/>
          <w:iCs/>
        </w:rPr>
        <w:t xml:space="preserve"> </w:t>
      </w:r>
      <w:r w:rsidR="00524642">
        <w:rPr>
          <w:rFonts w:ascii="Times New Roman" w:hAnsi="Times New Roman" w:cs="Times New Roman"/>
        </w:rPr>
        <w:t xml:space="preserve">(NUC; Jara-Ettinger et al., 2016; Jara-Ettinger et al., 2020). This is a theoretical proposal about how agents choose actions and how observers process those actions. On the agent side, actors are said to choose actions with the largest “utility functions”; that is, agents undertake actions that maximize rewards and minimize costs. On the observer side, because the rewards and costs that drive an agent’s actions are unobservable, observers must infer costs and rewards based on observed actions. NUC proposes that learners use Bayesian inference to determine the best action given costs and rewards. </w:t>
      </w:r>
    </w:p>
    <w:p w14:paraId="6B8754DF" w14:textId="77777777" w:rsidR="00524642" w:rsidRPr="00BD28B3"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Although both perspectives can account for various aspects of infant understanding and have intuitive appeal, each has its own weakness. For example, a limitation of the teleological stance is that it does not specify a mechanism through which behavior, a physical context, and an </w:t>
      </w:r>
      <w:r>
        <w:rPr>
          <w:rFonts w:ascii="Times New Roman" w:hAnsi="Times New Roman" w:cs="Times New Roman"/>
        </w:rPr>
        <w:lastRenderedPageBreak/>
        <w:t xml:space="preserve">end state are transformed, respectively, into a means, a constraint, and a goal. Another weakness is that it assumes a preexisting notion of efficiency; no mechanism is offered for how such a concept might emerge in the first place. This limitation is also shared by NUC. Specifically, because NUC assumes a priori notions of cost and rewards, it remains unresolved what the developmental origins are of these concepts.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610D633E"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Pr>
          <w:rFonts w:ascii="Times New Roman" w:hAnsi="Times New Roman" w:cs="Times New Roman"/>
        </w:rPr>
        <w:t xml:space="preserve"> </w:t>
      </w:r>
    </w:p>
    <w:p w14:paraId="59A5325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Based on these limitations, the goals of this paper were twofold. The first was to present an alternative account of infant action understanding. I will argue that such behavior can be explained by associative learning alone. The basic idea is that i</w:t>
      </w:r>
      <w:r w:rsidRPr="007D7F06">
        <w:rPr>
          <w:rFonts w:ascii="Times New Roman" w:hAnsi="Times New Roman" w:cs="Times New Roman"/>
        </w:rPr>
        <w:t xml:space="preserve">nfants’ online behavior during </w:t>
      </w:r>
      <w:r>
        <w:rPr>
          <w:rFonts w:ascii="Times New Roman" w:hAnsi="Times New Roman" w:cs="Times New Roman"/>
        </w:rPr>
        <w:t xml:space="preserve">the test portion of action understanding experiments </w:t>
      </w:r>
      <w:r w:rsidRPr="007D7F06">
        <w:rPr>
          <w:rFonts w:ascii="Times New Roman" w:hAnsi="Times New Roman" w:cs="Times New Roman"/>
        </w:rPr>
        <w:t>reflects</w:t>
      </w:r>
      <w:r>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Pr="007D7F06">
        <w:rPr>
          <w:rFonts w:ascii="Times New Roman" w:hAnsi="Times New Roman" w:cs="Times New Roman"/>
        </w:rPr>
        <w:t xml:space="preserve"> when the trajectory occurs over rather than beside the barrier.  </w:t>
      </w:r>
      <w:r>
        <w:rPr>
          <w:rFonts w:ascii="Times New Roman" w:hAnsi="Times New Roman" w:cs="Times New Roman"/>
        </w:rPr>
        <w:t>This may be because w</w:t>
      </w:r>
      <w:r w:rsidRPr="00E85228">
        <w:rPr>
          <w:rFonts w:ascii="Times New Roman" w:hAnsi="Times New Roman" w:cs="Times New Roman"/>
        </w:rPr>
        <w:t xml:space="preserve">hen the jumping action occurs </w:t>
      </w:r>
      <w:r w:rsidRPr="006D48F4">
        <w:rPr>
          <w:rFonts w:ascii="Times New Roman" w:hAnsi="Times New Roman" w:cs="Times New Roman"/>
          <w:i/>
          <w:iCs/>
        </w:rPr>
        <w:t>over</w:t>
      </w:r>
      <w:r w:rsidRPr="00E85228">
        <w:rPr>
          <w:rFonts w:ascii="Times New Roman" w:hAnsi="Times New Roman" w:cs="Times New Roman"/>
        </w:rPr>
        <w:t xml:space="preserve"> the barrier, the apex of the curved motion and the barrier occupy the same region of the screen</w:t>
      </w:r>
      <w:r>
        <w:rPr>
          <w:rFonts w:ascii="Times New Roman" w:hAnsi="Times New Roman" w:cs="Times New Roman"/>
        </w:rPr>
        <w:t>. This may have two consequences. First, it makes the</w:t>
      </w:r>
      <w:r w:rsidRPr="00E85228">
        <w:rPr>
          <w:rFonts w:ascii="Times New Roman" w:hAnsi="Times New Roman" w:cs="Times New Roman"/>
        </w:rPr>
        <w:t xml:space="preserve"> barrier </w:t>
      </w:r>
      <w:r>
        <w:rPr>
          <w:rFonts w:ascii="Times New Roman" w:hAnsi="Times New Roman" w:cs="Times New Roman"/>
        </w:rPr>
        <w:t xml:space="preserve">visually </w:t>
      </w:r>
      <w:r w:rsidRPr="00E85228">
        <w:rPr>
          <w:rFonts w:ascii="Times New Roman" w:hAnsi="Times New Roman" w:cs="Times New Roman"/>
        </w:rPr>
        <w:t>more salient</w:t>
      </w:r>
      <w:r>
        <w:rPr>
          <w:rFonts w:ascii="Times New Roman" w:hAnsi="Times New Roman" w:cs="Times New Roman"/>
        </w:rPr>
        <w:t xml:space="preserve">. Second, this </w:t>
      </w:r>
      <w:r w:rsidRPr="00E85228">
        <w:rPr>
          <w:rFonts w:ascii="Times New Roman" w:hAnsi="Times New Roman" w:cs="Times New Roman"/>
        </w:rPr>
        <w:t>increased salience may enhance the likelihood t</w:t>
      </w:r>
      <w:r>
        <w:rPr>
          <w:rFonts w:ascii="Times New Roman" w:hAnsi="Times New Roman" w:cs="Times New Roman"/>
        </w:rPr>
        <w:t>hat an associative link is established</w:t>
      </w:r>
      <w:r w:rsidRPr="00E85228">
        <w:rPr>
          <w:rFonts w:ascii="Times New Roman" w:hAnsi="Times New Roman" w:cs="Times New Roman"/>
        </w:rPr>
        <w:t xml:space="preserve">. In contrast, when </w:t>
      </w:r>
      <w:r>
        <w:rPr>
          <w:rFonts w:ascii="Times New Roman" w:hAnsi="Times New Roman" w:cs="Times New Roman"/>
        </w:rPr>
        <w:t>the curved motion</w:t>
      </w:r>
      <w:r w:rsidRPr="00E85228">
        <w:rPr>
          <w:rFonts w:ascii="Times New Roman" w:hAnsi="Times New Roman" w:cs="Times New Roman"/>
        </w:rPr>
        <w:t xml:space="preserve"> occurs </w:t>
      </w:r>
      <w:r w:rsidRPr="006D48F4">
        <w:rPr>
          <w:rFonts w:ascii="Times New Roman" w:hAnsi="Times New Roman" w:cs="Times New Roman"/>
          <w:i/>
          <w:iCs/>
        </w:rPr>
        <w:t>beside</w:t>
      </w:r>
      <w:r w:rsidRPr="00E85228">
        <w:rPr>
          <w:rFonts w:ascii="Times New Roman" w:hAnsi="Times New Roman" w:cs="Times New Roman"/>
        </w:rPr>
        <w:t xml:space="preserve"> the barrier,</w:t>
      </w:r>
      <w:r>
        <w:rPr>
          <w:rFonts w:ascii="Times New Roman" w:hAnsi="Times New Roman" w:cs="Times New Roman"/>
        </w:rPr>
        <w:t xml:space="preserve"> as is the case in the control condition of action understanding studies, </w:t>
      </w:r>
      <w:r w:rsidRPr="00E85228">
        <w:rPr>
          <w:rFonts w:ascii="Times New Roman" w:hAnsi="Times New Roman" w:cs="Times New Roman"/>
        </w:rPr>
        <w:t>more effort is required to form this link.</w:t>
      </w:r>
      <w:r>
        <w:rPr>
          <w:rFonts w:ascii="Times New Roman" w:hAnsi="Times New Roman" w:cs="Times New Roman"/>
        </w:rPr>
        <w:t xml:space="preserve"> </w:t>
      </w:r>
      <w:r w:rsidRPr="00273FB5">
        <w:rPr>
          <w:rFonts w:ascii="Times New Roman" w:hAnsi="Times New Roman" w:cs="Times New Roman"/>
        </w:rPr>
        <w:t xml:space="preserve">This may be because infants must first </w:t>
      </w:r>
      <w:r>
        <w:rPr>
          <w:rFonts w:ascii="Times New Roman" w:hAnsi="Times New Roman" w:cs="Times New Roman"/>
        </w:rPr>
        <w:t>attend to</w:t>
      </w:r>
      <w:r w:rsidRPr="00273FB5">
        <w:rPr>
          <w:rFonts w:ascii="Times New Roman" w:hAnsi="Times New Roman" w:cs="Times New Roman"/>
        </w:rPr>
        <w:t xml:space="preserve"> the jumping action</w:t>
      </w:r>
      <w:r>
        <w:rPr>
          <w:rFonts w:ascii="Times New Roman" w:hAnsi="Times New Roman" w:cs="Times New Roman"/>
        </w:rPr>
        <w:t xml:space="preserve"> in the middle of the screen</w:t>
      </w:r>
      <w:r w:rsidRPr="00273FB5">
        <w:rPr>
          <w:rFonts w:ascii="Times New Roman" w:hAnsi="Times New Roman" w:cs="Times New Roman"/>
        </w:rPr>
        <w:t xml:space="preserve"> before shifting their gaze to the barrier</w:t>
      </w:r>
      <w:r>
        <w:rPr>
          <w:rFonts w:ascii="Times New Roman" w:hAnsi="Times New Roman" w:cs="Times New Roman"/>
        </w:rPr>
        <w:t xml:space="preserve"> off to the side. A consequence of this is that the</w:t>
      </w:r>
      <w:r w:rsidRPr="00E85228">
        <w:rPr>
          <w:rFonts w:ascii="Times New Roman" w:hAnsi="Times New Roman" w:cs="Times New Roman"/>
        </w:rPr>
        <w:t xml:space="preserve"> barrier becomes less salient in this </w:t>
      </w:r>
      <w:r w:rsidRPr="00E85228">
        <w:rPr>
          <w:rFonts w:ascii="Times New Roman" w:hAnsi="Times New Roman" w:cs="Times New Roman"/>
        </w:rPr>
        <w:lastRenderedPageBreak/>
        <w:t xml:space="preserve">arrangement, </w:t>
      </w:r>
      <w:r>
        <w:rPr>
          <w:rFonts w:ascii="Times New Roman" w:hAnsi="Times New Roman" w:cs="Times New Roman"/>
        </w:rPr>
        <w:t xml:space="preserve">thereby leading to a weaker association between the curved motion and barrier. </w:t>
      </w:r>
      <w:r w:rsidRPr="00B46EF7">
        <w:rPr>
          <w:rFonts w:ascii="Times New Roman" w:hAnsi="Times New Roman" w:cs="Times New Roman"/>
        </w:rPr>
        <w:t>This could potentially explain why</w:t>
      </w:r>
      <w:r>
        <w:rPr>
          <w:rFonts w:ascii="Times New Roman" w:hAnsi="Times New Roman" w:cs="Times New Roman"/>
        </w:rPr>
        <w:t xml:space="preserve"> in action understanding studies</w:t>
      </w:r>
      <w:r w:rsidRPr="00B46EF7">
        <w:rPr>
          <w:rFonts w:ascii="Times New Roman" w:hAnsi="Times New Roman" w:cs="Times New Roman"/>
        </w:rPr>
        <w:t xml:space="preserve"> infants in the experimental conditions, but not those in the control conditions, look longer at inefficient than efficient actions</w:t>
      </w:r>
      <w:r>
        <w:rPr>
          <w:rFonts w:ascii="Times New Roman" w:hAnsi="Times New Roman" w:cs="Times New Roman"/>
        </w:rPr>
        <w:t>:</w:t>
      </w:r>
      <w:r w:rsidRPr="00B46EF7">
        <w:rPr>
          <w:rFonts w:ascii="Times New Roman" w:hAnsi="Times New Roman" w:cs="Times New Roman"/>
        </w:rPr>
        <w:t xml:space="preserve"> </w:t>
      </w:r>
      <w:r>
        <w:rPr>
          <w:rFonts w:ascii="Times New Roman" w:hAnsi="Times New Roman" w:cs="Times New Roman"/>
        </w:rPr>
        <w:t>When shown</w:t>
      </w:r>
      <w:r w:rsidRPr="00B46EF7">
        <w:rPr>
          <w:rFonts w:ascii="Times New Roman" w:hAnsi="Times New Roman" w:cs="Times New Roman"/>
        </w:rPr>
        <w:t xml:space="preserve"> barrierless curved motion and straight motion, only infants in the experimental conditions should look longer at the curved </w:t>
      </w:r>
      <w:r>
        <w:rPr>
          <w:rFonts w:ascii="Times New Roman" w:hAnsi="Times New Roman" w:cs="Times New Roman"/>
        </w:rPr>
        <w:t>than straight motion;</w:t>
      </w:r>
      <w:r w:rsidRPr="00B46EF7">
        <w:rPr>
          <w:rFonts w:ascii="Times New Roman" w:hAnsi="Times New Roman" w:cs="Times New Roman"/>
        </w:rPr>
        <w:t xml:space="preserve"> </w:t>
      </w:r>
      <w:r>
        <w:rPr>
          <w:rFonts w:ascii="Times New Roman" w:hAnsi="Times New Roman" w:cs="Times New Roman"/>
        </w:rPr>
        <w:t>the former</w:t>
      </w:r>
      <w:r w:rsidRPr="00B46EF7">
        <w:rPr>
          <w:rFonts w:ascii="Times New Roman" w:hAnsi="Times New Roman" w:cs="Times New Roman"/>
        </w:rPr>
        <w:t xml:space="preserve"> triggers an expectation for a barrier, based on an established link between </w:t>
      </w:r>
      <w:r>
        <w:rPr>
          <w:rFonts w:ascii="Times New Roman" w:hAnsi="Times New Roman" w:cs="Times New Roman"/>
        </w:rPr>
        <w:t>them</w:t>
      </w:r>
      <w:r w:rsidRPr="00B46EF7">
        <w:rPr>
          <w:rFonts w:ascii="Times New Roman" w:hAnsi="Times New Roman" w:cs="Times New Roman"/>
        </w:rPr>
        <w:t xml:space="preserve">, </w:t>
      </w:r>
      <w:r>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the list above that all the findings derive from studies that used some version of the Gergely et al. (1995) method (henceforth, the Gergely paradigm). The </w:t>
      </w:r>
      <w:r>
        <w:rPr>
          <w:rFonts w:ascii="Times New Roman" w:hAnsi="Times New Roman" w:cs="Times New Roman"/>
        </w:rPr>
        <w:lastRenderedPageBreak/>
        <w:t>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network architecture used in the current series of simulations was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3DFA6843"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w:t>
      </w:r>
      <w:r>
        <w:rPr>
          <w:rFonts w:ascii="Times New Roman" w:hAnsi="Times New Roman" w:cs="Times New Roman"/>
        </w:rPr>
        <w:lastRenderedPageBreak/>
        <w:t>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with </w:t>
      </w:r>
      <w:r>
        <w:rPr>
          <w:rFonts w:ascii="Times New Roman" w:hAnsi="Times New Roman" w:cs="Times New Roman"/>
        </w:rPr>
        <w:lastRenderedPageBreak/>
        <w:t xml:space="preserve">the exception of Simulation 3, the habituation phase lasted 10 epochs in all other simulations. The dependent measure used in the simulations reported below was cross-entropy error (Hinton, 1989). Greater error corresponds to longer looking. Using error as a proxy for infant looking is typical in simulation studies (e.g., Rakison &amp; Lupyan, 2008). 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comes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Spelke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F22F" w14:textId="77777777" w:rsidR="00DE0CC6" w:rsidRDefault="00DE0CC6" w:rsidP="00391C7E">
      <w:pPr>
        <w:spacing w:after="0" w:line="240" w:lineRule="auto"/>
      </w:pPr>
      <w:r>
        <w:separator/>
      </w:r>
    </w:p>
  </w:endnote>
  <w:endnote w:type="continuationSeparator" w:id="0">
    <w:p w14:paraId="78ACA6FA" w14:textId="77777777" w:rsidR="00DE0CC6" w:rsidRDefault="00DE0CC6"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B4542" w14:textId="77777777" w:rsidR="00DE0CC6" w:rsidRDefault="00DE0CC6" w:rsidP="00391C7E">
      <w:pPr>
        <w:spacing w:after="0" w:line="240" w:lineRule="auto"/>
      </w:pPr>
      <w:r>
        <w:separator/>
      </w:r>
    </w:p>
  </w:footnote>
  <w:footnote w:type="continuationSeparator" w:id="0">
    <w:p w14:paraId="7C700B2F" w14:textId="77777777" w:rsidR="00DE0CC6" w:rsidRDefault="00DE0CC6"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1BFB"/>
    <w:rsid w:val="000021C8"/>
    <w:rsid w:val="000030F0"/>
    <w:rsid w:val="00003878"/>
    <w:rsid w:val="00003BC2"/>
    <w:rsid w:val="0000482E"/>
    <w:rsid w:val="00005701"/>
    <w:rsid w:val="0000707B"/>
    <w:rsid w:val="00007559"/>
    <w:rsid w:val="00007F8F"/>
    <w:rsid w:val="0001298D"/>
    <w:rsid w:val="00012E70"/>
    <w:rsid w:val="0001385A"/>
    <w:rsid w:val="00017D72"/>
    <w:rsid w:val="00017DBA"/>
    <w:rsid w:val="00020CAF"/>
    <w:rsid w:val="0002114F"/>
    <w:rsid w:val="000213EE"/>
    <w:rsid w:val="00021531"/>
    <w:rsid w:val="00022327"/>
    <w:rsid w:val="00022546"/>
    <w:rsid w:val="00023A54"/>
    <w:rsid w:val="00023DB7"/>
    <w:rsid w:val="00023E47"/>
    <w:rsid w:val="000241BE"/>
    <w:rsid w:val="00024F3E"/>
    <w:rsid w:val="00025D02"/>
    <w:rsid w:val="00026194"/>
    <w:rsid w:val="00026BFA"/>
    <w:rsid w:val="000271FF"/>
    <w:rsid w:val="00030981"/>
    <w:rsid w:val="00030BE5"/>
    <w:rsid w:val="00030E89"/>
    <w:rsid w:val="0003197D"/>
    <w:rsid w:val="00031D3F"/>
    <w:rsid w:val="000323A9"/>
    <w:rsid w:val="000323C8"/>
    <w:rsid w:val="00032E80"/>
    <w:rsid w:val="000362C5"/>
    <w:rsid w:val="000363E9"/>
    <w:rsid w:val="00036806"/>
    <w:rsid w:val="000375C0"/>
    <w:rsid w:val="00037D11"/>
    <w:rsid w:val="00040656"/>
    <w:rsid w:val="0004140C"/>
    <w:rsid w:val="000420ED"/>
    <w:rsid w:val="000428C9"/>
    <w:rsid w:val="0004301F"/>
    <w:rsid w:val="00044011"/>
    <w:rsid w:val="000467F5"/>
    <w:rsid w:val="00046880"/>
    <w:rsid w:val="0004750E"/>
    <w:rsid w:val="000476A1"/>
    <w:rsid w:val="00047ECC"/>
    <w:rsid w:val="00050739"/>
    <w:rsid w:val="0005092E"/>
    <w:rsid w:val="00050DB2"/>
    <w:rsid w:val="00051561"/>
    <w:rsid w:val="00052891"/>
    <w:rsid w:val="00052988"/>
    <w:rsid w:val="00052C35"/>
    <w:rsid w:val="00052E0C"/>
    <w:rsid w:val="0005322D"/>
    <w:rsid w:val="00053773"/>
    <w:rsid w:val="00053B11"/>
    <w:rsid w:val="00054354"/>
    <w:rsid w:val="000543D8"/>
    <w:rsid w:val="000548CD"/>
    <w:rsid w:val="0005658D"/>
    <w:rsid w:val="00061FA1"/>
    <w:rsid w:val="00062B4C"/>
    <w:rsid w:val="00063A7C"/>
    <w:rsid w:val="00063FD5"/>
    <w:rsid w:val="0006578D"/>
    <w:rsid w:val="000678F1"/>
    <w:rsid w:val="0007013C"/>
    <w:rsid w:val="00071A55"/>
    <w:rsid w:val="00071F26"/>
    <w:rsid w:val="0007371A"/>
    <w:rsid w:val="000767FC"/>
    <w:rsid w:val="000771B9"/>
    <w:rsid w:val="00080943"/>
    <w:rsid w:val="000829B9"/>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17"/>
    <w:rsid w:val="000A7DBF"/>
    <w:rsid w:val="000B0656"/>
    <w:rsid w:val="000B09DB"/>
    <w:rsid w:val="000B1C1A"/>
    <w:rsid w:val="000B2757"/>
    <w:rsid w:val="000B279A"/>
    <w:rsid w:val="000B3D55"/>
    <w:rsid w:val="000B4399"/>
    <w:rsid w:val="000B4ECF"/>
    <w:rsid w:val="000B7DDA"/>
    <w:rsid w:val="000C0869"/>
    <w:rsid w:val="000C5A1C"/>
    <w:rsid w:val="000C6870"/>
    <w:rsid w:val="000D148B"/>
    <w:rsid w:val="000D1EAC"/>
    <w:rsid w:val="000D22BE"/>
    <w:rsid w:val="000D41A4"/>
    <w:rsid w:val="000D4C01"/>
    <w:rsid w:val="000D4FF3"/>
    <w:rsid w:val="000D5358"/>
    <w:rsid w:val="000D5598"/>
    <w:rsid w:val="000D5F92"/>
    <w:rsid w:val="000D6788"/>
    <w:rsid w:val="000E0A20"/>
    <w:rsid w:val="000E0E36"/>
    <w:rsid w:val="000E337A"/>
    <w:rsid w:val="000E43E7"/>
    <w:rsid w:val="000E440C"/>
    <w:rsid w:val="000E4FA5"/>
    <w:rsid w:val="000E6636"/>
    <w:rsid w:val="000E7279"/>
    <w:rsid w:val="000E7F18"/>
    <w:rsid w:val="000F158C"/>
    <w:rsid w:val="000F43CD"/>
    <w:rsid w:val="000F4505"/>
    <w:rsid w:val="000F4507"/>
    <w:rsid w:val="000F4814"/>
    <w:rsid w:val="000F5BC5"/>
    <w:rsid w:val="000F65EB"/>
    <w:rsid w:val="000F6EAD"/>
    <w:rsid w:val="0010035E"/>
    <w:rsid w:val="00100FC9"/>
    <w:rsid w:val="00101D73"/>
    <w:rsid w:val="00101D77"/>
    <w:rsid w:val="00102C53"/>
    <w:rsid w:val="00104354"/>
    <w:rsid w:val="00104696"/>
    <w:rsid w:val="00106100"/>
    <w:rsid w:val="00106257"/>
    <w:rsid w:val="00106D77"/>
    <w:rsid w:val="0010728E"/>
    <w:rsid w:val="0011041C"/>
    <w:rsid w:val="00112ABC"/>
    <w:rsid w:val="00114F18"/>
    <w:rsid w:val="00115972"/>
    <w:rsid w:val="00117198"/>
    <w:rsid w:val="001178B1"/>
    <w:rsid w:val="00117AE9"/>
    <w:rsid w:val="00120625"/>
    <w:rsid w:val="00120B8F"/>
    <w:rsid w:val="00120F6F"/>
    <w:rsid w:val="00121E0F"/>
    <w:rsid w:val="00122750"/>
    <w:rsid w:val="001269C7"/>
    <w:rsid w:val="00126A22"/>
    <w:rsid w:val="00126FCB"/>
    <w:rsid w:val="001276E5"/>
    <w:rsid w:val="00127B08"/>
    <w:rsid w:val="00127C68"/>
    <w:rsid w:val="0013112B"/>
    <w:rsid w:val="0013468D"/>
    <w:rsid w:val="00134CB3"/>
    <w:rsid w:val="00136065"/>
    <w:rsid w:val="0014179B"/>
    <w:rsid w:val="001443CC"/>
    <w:rsid w:val="001445E1"/>
    <w:rsid w:val="00146207"/>
    <w:rsid w:val="00146CE2"/>
    <w:rsid w:val="0015277B"/>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23A3"/>
    <w:rsid w:val="00183E63"/>
    <w:rsid w:val="00186357"/>
    <w:rsid w:val="001863D5"/>
    <w:rsid w:val="001864B7"/>
    <w:rsid w:val="00192937"/>
    <w:rsid w:val="001938E6"/>
    <w:rsid w:val="0019465C"/>
    <w:rsid w:val="00195B5F"/>
    <w:rsid w:val="00196664"/>
    <w:rsid w:val="00196750"/>
    <w:rsid w:val="001971A6"/>
    <w:rsid w:val="001A00F6"/>
    <w:rsid w:val="001A16E9"/>
    <w:rsid w:val="001A319B"/>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68C5"/>
    <w:rsid w:val="001E71FB"/>
    <w:rsid w:val="001F0E24"/>
    <w:rsid w:val="001F0FC2"/>
    <w:rsid w:val="001F12BD"/>
    <w:rsid w:val="001F1CA8"/>
    <w:rsid w:val="001F2099"/>
    <w:rsid w:val="001F213A"/>
    <w:rsid w:val="001F25E8"/>
    <w:rsid w:val="001F36CB"/>
    <w:rsid w:val="001F4D04"/>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35BC"/>
    <w:rsid w:val="00204F2C"/>
    <w:rsid w:val="002055D5"/>
    <w:rsid w:val="002056D1"/>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35F4"/>
    <w:rsid w:val="00223D51"/>
    <w:rsid w:val="0022410E"/>
    <w:rsid w:val="002241DE"/>
    <w:rsid w:val="00225EAA"/>
    <w:rsid w:val="002268D7"/>
    <w:rsid w:val="002279A3"/>
    <w:rsid w:val="00230700"/>
    <w:rsid w:val="00230A9A"/>
    <w:rsid w:val="002327B3"/>
    <w:rsid w:val="00233AAE"/>
    <w:rsid w:val="00233BDD"/>
    <w:rsid w:val="00233DE0"/>
    <w:rsid w:val="002341FE"/>
    <w:rsid w:val="00235E21"/>
    <w:rsid w:val="002361BE"/>
    <w:rsid w:val="002375BF"/>
    <w:rsid w:val="0023784B"/>
    <w:rsid w:val="00241F9B"/>
    <w:rsid w:val="0024216C"/>
    <w:rsid w:val="00242C4E"/>
    <w:rsid w:val="00243D6F"/>
    <w:rsid w:val="00243F44"/>
    <w:rsid w:val="00244733"/>
    <w:rsid w:val="00245521"/>
    <w:rsid w:val="002456DD"/>
    <w:rsid w:val="0024591C"/>
    <w:rsid w:val="00245994"/>
    <w:rsid w:val="00246178"/>
    <w:rsid w:val="00246567"/>
    <w:rsid w:val="00246BFD"/>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9016F"/>
    <w:rsid w:val="002907E3"/>
    <w:rsid w:val="00290B5C"/>
    <w:rsid w:val="002921E1"/>
    <w:rsid w:val="0029249D"/>
    <w:rsid w:val="0029288D"/>
    <w:rsid w:val="00295316"/>
    <w:rsid w:val="00295C36"/>
    <w:rsid w:val="00296443"/>
    <w:rsid w:val="00297E73"/>
    <w:rsid w:val="002A117A"/>
    <w:rsid w:val="002A2538"/>
    <w:rsid w:val="002A3067"/>
    <w:rsid w:val="002A37DF"/>
    <w:rsid w:val="002A3A1B"/>
    <w:rsid w:val="002A3C80"/>
    <w:rsid w:val="002A3D05"/>
    <w:rsid w:val="002A3D14"/>
    <w:rsid w:val="002A49D0"/>
    <w:rsid w:val="002A4DD0"/>
    <w:rsid w:val="002A557A"/>
    <w:rsid w:val="002A5A9C"/>
    <w:rsid w:val="002A72AC"/>
    <w:rsid w:val="002A758B"/>
    <w:rsid w:val="002A7C4E"/>
    <w:rsid w:val="002B039E"/>
    <w:rsid w:val="002B0AE2"/>
    <w:rsid w:val="002B0EE1"/>
    <w:rsid w:val="002B1745"/>
    <w:rsid w:val="002B338A"/>
    <w:rsid w:val="002B3A31"/>
    <w:rsid w:val="002B3C35"/>
    <w:rsid w:val="002B3E4E"/>
    <w:rsid w:val="002B6D19"/>
    <w:rsid w:val="002B739D"/>
    <w:rsid w:val="002B752F"/>
    <w:rsid w:val="002B7E6E"/>
    <w:rsid w:val="002C1978"/>
    <w:rsid w:val="002C38E4"/>
    <w:rsid w:val="002C3A0E"/>
    <w:rsid w:val="002C3D2A"/>
    <w:rsid w:val="002C3FF9"/>
    <w:rsid w:val="002C4837"/>
    <w:rsid w:val="002C7767"/>
    <w:rsid w:val="002D0BEE"/>
    <w:rsid w:val="002D0F50"/>
    <w:rsid w:val="002D2BA1"/>
    <w:rsid w:val="002D3A1B"/>
    <w:rsid w:val="002D4413"/>
    <w:rsid w:val="002D55C6"/>
    <w:rsid w:val="002D7708"/>
    <w:rsid w:val="002E0363"/>
    <w:rsid w:val="002E0FE1"/>
    <w:rsid w:val="002E13C5"/>
    <w:rsid w:val="002E23C4"/>
    <w:rsid w:val="002E3F09"/>
    <w:rsid w:val="002E6730"/>
    <w:rsid w:val="002E776B"/>
    <w:rsid w:val="002E7906"/>
    <w:rsid w:val="002E7B21"/>
    <w:rsid w:val="002F0216"/>
    <w:rsid w:val="002F0729"/>
    <w:rsid w:val="002F12FF"/>
    <w:rsid w:val="002F136A"/>
    <w:rsid w:val="002F3FF3"/>
    <w:rsid w:val="002F4940"/>
    <w:rsid w:val="003020DD"/>
    <w:rsid w:val="003058A8"/>
    <w:rsid w:val="00306C1A"/>
    <w:rsid w:val="00307939"/>
    <w:rsid w:val="00310140"/>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070"/>
    <w:rsid w:val="00327258"/>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886"/>
    <w:rsid w:val="003455EB"/>
    <w:rsid w:val="00345A2E"/>
    <w:rsid w:val="00346D92"/>
    <w:rsid w:val="00350670"/>
    <w:rsid w:val="00350C5C"/>
    <w:rsid w:val="0035106A"/>
    <w:rsid w:val="0035138D"/>
    <w:rsid w:val="00351EF3"/>
    <w:rsid w:val="003528D6"/>
    <w:rsid w:val="00353A69"/>
    <w:rsid w:val="00354104"/>
    <w:rsid w:val="00355614"/>
    <w:rsid w:val="00363803"/>
    <w:rsid w:val="00364CAF"/>
    <w:rsid w:val="003654F0"/>
    <w:rsid w:val="00365D77"/>
    <w:rsid w:val="0036601C"/>
    <w:rsid w:val="00366532"/>
    <w:rsid w:val="0037167D"/>
    <w:rsid w:val="00372084"/>
    <w:rsid w:val="0037276C"/>
    <w:rsid w:val="00374C03"/>
    <w:rsid w:val="003754B0"/>
    <w:rsid w:val="00376019"/>
    <w:rsid w:val="003764BE"/>
    <w:rsid w:val="003770CF"/>
    <w:rsid w:val="00377F56"/>
    <w:rsid w:val="003805C0"/>
    <w:rsid w:val="00381806"/>
    <w:rsid w:val="003818B5"/>
    <w:rsid w:val="003819AD"/>
    <w:rsid w:val="00382CD4"/>
    <w:rsid w:val="00382E21"/>
    <w:rsid w:val="0038350E"/>
    <w:rsid w:val="00383A1C"/>
    <w:rsid w:val="00385014"/>
    <w:rsid w:val="00385A62"/>
    <w:rsid w:val="003860C6"/>
    <w:rsid w:val="00387DEB"/>
    <w:rsid w:val="0039195C"/>
    <w:rsid w:val="00391C7E"/>
    <w:rsid w:val="00397D00"/>
    <w:rsid w:val="00397D27"/>
    <w:rsid w:val="003A0BCB"/>
    <w:rsid w:val="003A2701"/>
    <w:rsid w:val="003A291F"/>
    <w:rsid w:val="003A4D94"/>
    <w:rsid w:val="003A5B59"/>
    <w:rsid w:val="003A5E67"/>
    <w:rsid w:val="003B27D8"/>
    <w:rsid w:val="003B2898"/>
    <w:rsid w:val="003B6400"/>
    <w:rsid w:val="003B6799"/>
    <w:rsid w:val="003B6AAD"/>
    <w:rsid w:val="003B7BD9"/>
    <w:rsid w:val="003C0D57"/>
    <w:rsid w:val="003C1C65"/>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242E"/>
    <w:rsid w:val="004227CF"/>
    <w:rsid w:val="004229A7"/>
    <w:rsid w:val="004230CA"/>
    <w:rsid w:val="004230F5"/>
    <w:rsid w:val="004235AE"/>
    <w:rsid w:val="00424FED"/>
    <w:rsid w:val="00425AC5"/>
    <w:rsid w:val="004271E8"/>
    <w:rsid w:val="004277B0"/>
    <w:rsid w:val="00431948"/>
    <w:rsid w:val="004323AB"/>
    <w:rsid w:val="00432733"/>
    <w:rsid w:val="00433FAF"/>
    <w:rsid w:val="004369C7"/>
    <w:rsid w:val="004373BA"/>
    <w:rsid w:val="004378E5"/>
    <w:rsid w:val="00437BF2"/>
    <w:rsid w:val="00437E08"/>
    <w:rsid w:val="0044000D"/>
    <w:rsid w:val="00441421"/>
    <w:rsid w:val="004416FA"/>
    <w:rsid w:val="004419FC"/>
    <w:rsid w:val="00442667"/>
    <w:rsid w:val="00442EA0"/>
    <w:rsid w:val="00444DAC"/>
    <w:rsid w:val="00445430"/>
    <w:rsid w:val="004454B4"/>
    <w:rsid w:val="00446614"/>
    <w:rsid w:val="00451AFF"/>
    <w:rsid w:val="00451C83"/>
    <w:rsid w:val="00452025"/>
    <w:rsid w:val="0045203F"/>
    <w:rsid w:val="00452848"/>
    <w:rsid w:val="00452B7E"/>
    <w:rsid w:val="004537FC"/>
    <w:rsid w:val="00455A5B"/>
    <w:rsid w:val="00456B28"/>
    <w:rsid w:val="00456E1C"/>
    <w:rsid w:val="00461154"/>
    <w:rsid w:val="00461A8D"/>
    <w:rsid w:val="0046222C"/>
    <w:rsid w:val="00462878"/>
    <w:rsid w:val="00464028"/>
    <w:rsid w:val="0046412A"/>
    <w:rsid w:val="00464C90"/>
    <w:rsid w:val="004650A1"/>
    <w:rsid w:val="0046648B"/>
    <w:rsid w:val="00466BE0"/>
    <w:rsid w:val="00467261"/>
    <w:rsid w:val="00467B27"/>
    <w:rsid w:val="0047043E"/>
    <w:rsid w:val="00470612"/>
    <w:rsid w:val="0047178C"/>
    <w:rsid w:val="004720BB"/>
    <w:rsid w:val="00472702"/>
    <w:rsid w:val="00473039"/>
    <w:rsid w:val="004731A0"/>
    <w:rsid w:val="004741FA"/>
    <w:rsid w:val="00475524"/>
    <w:rsid w:val="00475880"/>
    <w:rsid w:val="004800B5"/>
    <w:rsid w:val="00480783"/>
    <w:rsid w:val="004809DA"/>
    <w:rsid w:val="00480E70"/>
    <w:rsid w:val="004815FC"/>
    <w:rsid w:val="00482BE5"/>
    <w:rsid w:val="00483082"/>
    <w:rsid w:val="00483DF0"/>
    <w:rsid w:val="004846D9"/>
    <w:rsid w:val="00485058"/>
    <w:rsid w:val="004856B9"/>
    <w:rsid w:val="0048659B"/>
    <w:rsid w:val="00486861"/>
    <w:rsid w:val="00486EC4"/>
    <w:rsid w:val="004906F2"/>
    <w:rsid w:val="004910CA"/>
    <w:rsid w:val="00491E6D"/>
    <w:rsid w:val="00491F3E"/>
    <w:rsid w:val="0049319B"/>
    <w:rsid w:val="00493A31"/>
    <w:rsid w:val="00493D23"/>
    <w:rsid w:val="00494550"/>
    <w:rsid w:val="00497F11"/>
    <w:rsid w:val="004A07A5"/>
    <w:rsid w:val="004A0BA0"/>
    <w:rsid w:val="004A274B"/>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527A"/>
    <w:rsid w:val="004D5AD0"/>
    <w:rsid w:val="004D6DCF"/>
    <w:rsid w:val="004D6F40"/>
    <w:rsid w:val="004E0094"/>
    <w:rsid w:val="004E1192"/>
    <w:rsid w:val="004E20B8"/>
    <w:rsid w:val="004E3677"/>
    <w:rsid w:val="004E3CE1"/>
    <w:rsid w:val="004E413A"/>
    <w:rsid w:val="004E5234"/>
    <w:rsid w:val="004E6DB2"/>
    <w:rsid w:val="004F044E"/>
    <w:rsid w:val="004F2B4A"/>
    <w:rsid w:val="004F32E8"/>
    <w:rsid w:val="004F5A03"/>
    <w:rsid w:val="004F6BF0"/>
    <w:rsid w:val="005033CE"/>
    <w:rsid w:val="00503726"/>
    <w:rsid w:val="0050569B"/>
    <w:rsid w:val="00506300"/>
    <w:rsid w:val="00506630"/>
    <w:rsid w:val="00506D12"/>
    <w:rsid w:val="005072F7"/>
    <w:rsid w:val="005076A1"/>
    <w:rsid w:val="00510561"/>
    <w:rsid w:val="00511EFF"/>
    <w:rsid w:val="0051293E"/>
    <w:rsid w:val="00512CFD"/>
    <w:rsid w:val="00513C73"/>
    <w:rsid w:val="00516E10"/>
    <w:rsid w:val="00517F8E"/>
    <w:rsid w:val="005216B0"/>
    <w:rsid w:val="00522843"/>
    <w:rsid w:val="00522BE1"/>
    <w:rsid w:val="00524642"/>
    <w:rsid w:val="0052470C"/>
    <w:rsid w:val="00524DCD"/>
    <w:rsid w:val="00525589"/>
    <w:rsid w:val="00527B4D"/>
    <w:rsid w:val="00532A6B"/>
    <w:rsid w:val="0053378E"/>
    <w:rsid w:val="00537EE9"/>
    <w:rsid w:val="0054379B"/>
    <w:rsid w:val="0054398E"/>
    <w:rsid w:val="005439CC"/>
    <w:rsid w:val="00543A42"/>
    <w:rsid w:val="0054474F"/>
    <w:rsid w:val="00544B2D"/>
    <w:rsid w:val="00544F7F"/>
    <w:rsid w:val="00545875"/>
    <w:rsid w:val="00545E1D"/>
    <w:rsid w:val="00546966"/>
    <w:rsid w:val="005509E0"/>
    <w:rsid w:val="00552D36"/>
    <w:rsid w:val="00553AD7"/>
    <w:rsid w:val="00556548"/>
    <w:rsid w:val="00556BD0"/>
    <w:rsid w:val="00557181"/>
    <w:rsid w:val="0055722D"/>
    <w:rsid w:val="00560C8D"/>
    <w:rsid w:val="00560F91"/>
    <w:rsid w:val="005617FB"/>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17AA"/>
    <w:rsid w:val="005963CC"/>
    <w:rsid w:val="005A05D9"/>
    <w:rsid w:val="005A0644"/>
    <w:rsid w:val="005A0A14"/>
    <w:rsid w:val="005A22DD"/>
    <w:rsid w:val="005A26E5"/>
    <w:rsid w:val="005A2B3D"/>
    <w:rsid w:val="005A2FE6"/>
    <w:rsid w:val="005A446F"/>
    <w:rsid w:val="005A4760"/>
    <w:rsid w:val="005A660C"/>
    <w:rsid w:val="005A703B"/>
    <w:rsid w:val="005A72CB"/>
    <w:rsid w:val="005A7F7F"/>
    <w:rsid w:val="005B26B8"/>
    <w:rsid w:val="005B571A"/>
    <w:rsid w:val="005B614B"/>
    <w:rsid w:val="005B624E"/>
    <w:rsid w:val="005B670E"/>
    <w:rsid w:val="005B6758"/>
    <w:rsid w:val="005C1ABE"/>
    <w:rsid w:val="005C5320"/>
    <w:rsid w:val="005C5375"/>
    <w:rsid w:val="005C7C83"/>
    <w:rsid w:val="005C7F84"/>
    <w:rsid w:val="005D0320"/>
    <w:rsid w:val="005D07DE"/>
    <w:rsid w:val="005D13AE"/>
    <w:rsid w:val="005D15F1"/>
    <w:rsid w:val="005D2600"/>
    <w:rsid w:val="005D2B4E"/>
    <w:rsid w:val="005D3679"/>
    <w:rsid w:val="005D3A5F"/>
    <w:rsid w:val="005D444D"/>
    <w:rsid w:val="005D4897"/>
    <w:rsid w:val="005D5244"/>
    <w:rsid w:val="005D5E1D"/>
    <w:rsid w:val="005D616C"/>
    <w:rsid w:val="005D674D"/>
    <w:rsid w:val="005D6F99"/>
    <w:rsid w:val="005D770B"/>
    <w:rsid w:val="005E28F2"/>
    <w:rsid w:val="005E4F02"/>
    <w:rsid w:val="005E6ED1"/>
    <w:rsid w:val="005E73C1"/>
    <w:rsid w:val="005F04C2"/>
    <w:rsid w:val="005F1C3C"/>
    <w:rsid w:val="005F2D51"/>
    <w:rsid w:val="005F408A"/>
    <w:rsid w:val="005F424B"/>
    <w:rsid w:val="005F6689"/>
    <w:rsid w:val="005F673E"/>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AAD"/>
    <w:rsid w:val="00621102"/>
    <w:rsid w:val="0062328E"/>
    <w:rsid w:val="00624B0D"/>
    <w:rsid w:val="006261D9"/>
    <w:rsid w:val="006315A5"/>
    <w:rsid w:val="00631B2C"/>
    <w:rsid w:val="00633138"/>
    <w:rsid w:val="00634225"/>
    <w:rsid w:val="00634697"/>
    <w:rsid w:val="006346A4"/>
    <w:rsid w:val="00636DAC"/>
    <w:rsid w:val="006377CD"/>
    <w:rsid w:val="006401FB"/>
    <w:rsid w:val="0064223D"/>
    <w:rsid w:val="00642A68"/>
    <w:rsid w:val="00642D50"/>
    <w:rsid w:val="00643439"/>
    <w:rsid w:val="006438E6"/>
    <w:rsid w:val="00645281"/>
    <w:rsid w:val="0064675D"/>
    <w:rsid w:val="00646CBB"/>
    <w:rsid w:val="00647041"/>
    <w:rsid w:val="00650786"/>
    <w:rsid w:val="00652135"/>
    <w:rsid w:val="00652419"/>
    <w:rsid w:val="00652AD4"/>
    <w:rsid w:val="00652E3F"/>
    <w:rsid w:val="006537E7"/>
    <w:rsid w:val="00654585"/>
    <w:rsid w:val="00654A0D"/>
    <w:rsid w:val="0065508E"/>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944"/>
    <w:rsid w:val="0068299E"/>
    <w:rsid w:val="0068337B"/>
    <w:rsid w:val="00684751"/>
    <w:rsid w:val="006866B6"/>
    <w:rsid w:val="00686A3F"/>
    <w:rsid w:val="00687073"/>
    <w:rsid w:val="0069126B"/>
    <w:rsid w:val="00692E63"/>
    <w:rsid w:val="00693870"/>
    <w:rsid w:val="0069554C"/>
    <w:rsid w:val="006959B0"/>
    <w:rsid w:val="00696C04"/>
    <w:rsid w:val="006A0061"/>
    <w:rsid w:val="006A10F7"/>
    <w:rsid w:val="006A14C5"/>
    <w:rsid w:val="006A15E1"/>
    <w:rsid w:val="006A1D8C"/>
    <w:rsid w:val="006A3BB6"/>
    <w:rsid w:val="006A419C"/>
    <w:rsid w:val="006A4E8A"/>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BBA"/>
    <w:rsid w:val="006E2794"/>
    <w:rsid w:val="006E3582"/>
    <w:rsid w:val="006E4352"/>
    <w:rsid w:val="006E4A39"/>
    <w:rsid w:val="006E59CB"/>
    <w:rsid w:val="006E59D3"/>
    <w:rsid w:val="006F1777"/>
    <w:rsid w:val="006F1EAF"/>
    <w:rsid w:val="006F25E6"/>
    <w:rsid w:val="006F2FB7"/>
    <w:rsid w:val="006F30B6"/>
    <w:rsid w:val="006F31B8"/>
    <w:rsid w:val="006F3300"/>
    <w:rsid w:val="006F345C"/>
    <w:rsid w:val="006F67D4"/>
    <w:rsid w:val="006F77E7"/>
    <w:rsid w:val="006F7A51"/>
    <w:rsid w:val="00702669"/>
    <w:rsid w:val="00704050"/>
    <w:rsid w:val="00704837"/>
    <w:rsid w:val="007059C9"/>
    <w:rsid w:val="00707469"/>
    <w:rsid w:val="0070789A"/>
    <w:rsid w:val="00711837"/>
    <w:rsid w:val="00714074"/>
    <w:rsid w:val="00715713"/>
    <w:rsid w:val="00715AB2"/>
    <w:rsid w:val="007166EB"/>
    <w:rsid w:val="00716C50"/>
    <w:rsid w:val="007208DB"/>
    <w:rsid w:val="00721075"/>
    <w:rsid w:val="0072275E"/>
    <w:rsid w:val="0072329E"/>
    <w:rsid w:val="00725B8D"/>
    <w:rsid w:val="0072658E"/>
    <w:rsid w:val="00727508"/>
    <w:rsid w:val="00731ADA"/>
    <w:rsid w:val="0073348D"/>
    <w:rsid w:val="007336E4"/>
    <w:rsid w:val="00734053"/>
    <w:rsid w:val="007350B5"/>
    <w:rsid w:val="00737142"/>
    <w:rsid w:val="007409EB"/>
    <w:rsid w:val="00740B6F"/>
    <w:rsid w:val="00741612"/>
    <w:rsid w:val="007418DF"/>
    <w:rsid w:val="007424A2"/>
    <w:rsid w:val="007425C4"/>
    <w:rsid w:val="00743467"/>
    <w:rsid w:val="007441A8"/>
    <w:rsid w:val="0074478E"/>
    <w:rsid w:val="0074588B"/>
    <w:rsid w:val="0074612B"/>
    <w:rsid w:val="00746FC8"/>
    <w:rsid w:val="00751B32"/>
    <w:rsid w:val="0075366D"/>
    <w:rsid w:val="00753AB2"/>
    <w:rsid w:val="00754213"/>
    <w:rsid w:val="00756B1E"/>
    <w:rsid w:val="007574C9"/>
    <w:rsid w:val="00757781"/>
    <w:rsid w:val="0075794E"/>
    <w:rsid w:val="00757D6A"/>
    <w:rsid w:val="00762AB4"/>
    <w:rsid w:val="0076508A"/>
    <w:rsid w:val="0076716D"/>
    <w:rsid w:val="00770678"/>
    <w:rsid w:val="00770DE0"/>
    <w:rsid w:val="0077113B"/>
    <w:rsid w:val="00772B3F"/>
    <w:rsid w:val="007738D4"/>
    <w:rsid w:val="00773A8C"/>
    <w:rsid w:val="00774252"/>
    <w:rsid w:val="00775603"/>
    <w:rsid w:val="007806FD"/>
    <w:rsid w:val="0078079B"/>
    <w:rsid w:val="00780B0E"/>
    <w:rsid w:val="00780B62"/>
    <w:rsid w:val="007811D2"/>
    <w:rsid w:val="0078424D"/>
    <w:rsid w:val="0078570D"/>
    <w:rsid w:val="00790E1C"/>
    <w:rsid w:val="00791C06"/>
    <w:rsid w:val="00791DBB"/>
    <w:rsid w:val="00793930"/>
    <w:rsid w:val="00793BEE"/>
    <w:rsid w:val="00793E6A"/>
    <w:rsid w:val="007A07DB"/>
    <w:rsid w:val="007A11F9"/>
    <w:rsid w:val="007A157E"/>
    <w:rsid w:val="007A28C6"/>
    <w:rsid w:val="007A4606"/>
    <w:rsid w:val="007A46E1"/>
    <w:rsid w:val="007A4942"/>
    <w:rsid w:val="007A5C67"/>
    <w:rsid w:val="007A7037"/>
    <w:rsid w:val="007B5240"/>
    <w:rsid w:val="007B5FC1"/>
    <w:rsid w:val="007B795A"/>
    <w:rsid w:val="007B79E3"/>
    <w:rsid w:val="007C0C38"/>
    <w:rsid w:val="007C2988"/>
    <w:rsid w:val="007C313A"/>
    <w:rsid w:val="007C344B"/>
    <w:rsid w:val="007C3635"/>
    <w:rsid w:val="007C36AD"/>
    <w:rsid w:val="007C37A3"/>
    <w:rsid w:val="007C42A4"/>
    <w:rsid w:val="007C4465"/>
    <w:rsid w:val="007C689F"/>
    <w:rsid w:val="007C7310"/>
    <w:rsid w:val="007D1E9D"/>
    <w:rsid w:val="007D285B"/>
    <w:rsid w:val="007D3D94"/>
    <w:rsid w:val="007D4B1A"/>
    <w:rsid w:val="007D4C49"/>
    <w:rsid w:val="007D5256"/>
    <w:rsid w:val="007D682B"/>
    <w:rsid w:val="007D6BA2"/>
    <w:rsid w:val="007D6C53"/>
    <w:rsid w:val="007D7314"/>
    <w:rsid w:val="007D7544"/>
    <w:rsid w:val="007D7753"/>
    <w:rsid w:val="007D7F06"/>
    <w:rsid w:val="007E3120"/>
    <w:rsid w:val="007E599D"/>
    <w:rsid w:val="007E6B7B"/>
    <w:rsid w:val="007E6F85"/>
    <w:rsid w:val="007E7BF4"/>
    <w:rsid w:val="007F0053"/>
    <w:rsid w:val="007F20F3"/>
    <w:rsid w:val="007F27FF"/>
    <w:rsid w:val="007F309C"/>
    <w:rsid w:val="007F35EA"/>
    <w:rsid w:val="007F66CE"/>
    <w:rsid w:val="007F7CDF"/>
    <w:rsid w:val="00801363"/>
    <w:rsid w:val="00803276"/>
    <w:rsid w:val="00804C29"/>
    <w:rsid w:val="008055AC"/>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E02"/>
    <w:rsid w:val="008512A3"/>
    <w:rsid w:val="00851B40"/>
    <w:rsid w:val="008523EA"/>
    <w:rsid w:val="00855D4E"/>
    <w:rsid w:val="00856DF2"/>
    <w:rsid w:val="00856EC5"/>
    <w:rsid w:val="008605C8"/>
    <w:rsid w:val="00861588"/>
    <w:rsid w:val="00861708"/>
    <w:rsid w:val="008629CE"/>
    <w:rsid w:val="00862BAC"/>
    <w:rsid w:val="00863C6D"/>
    <w:rsid w:val="008646CA"/>
    <w:rsid w:val="0086760B"/>
    <w:rsid w:val="00867CF7"/>
    <w:rsid w:val="00870188"/>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4672"/>
    <w:rsid w:val="0088536E"/>
    <w:rsid w:val="00885BA2"/>
    <w:rsid w:val="0089177D"/>
    <w:rsid w:val="0089178E"/>
    <w:rsid w:val="00892559"/>
    <w:rsid w:val="00892940"/>
    <w:rsid w:val="00892DA6"/>
    <w:rsid w:val="00894104"/>
    <w:rsid w:val="00894149"/>
    <w:rsid w:val="008958E9"/>
    <w:rsid w:val="00896D74"/>
    <w:rsid w:val="008A014D"/>
    <w:rsid w:val="008A1C8D"/>
    <w:rsid w:val="008A1EC2"/>
    <w:rsid w:val="008A2FA7"/>
    <w:rsid w:val="008A348B"/>
    <w:rsid w:val="008A446F"/>
    <w:rsid w:val="008A5F06"/>
    <w:rsid w:val="008A734F"/>
    <w:rsid w:val="008B0DC3"/>
    <w:rsid w:val="008B1C5C"/>
    <w:rsid w:val="008B2BDD"/>
    <w:rsid w:val="008B33D2"/>
    <w:rsid w:val="008B4CFF"/>
    <w:rsid w:val="008C38EB"/>
    <w:rsid w:val="008C4764"/>
    <w:rsid w:val="008C5DB0"/>
    <w:rsid w:val="008C67D6"/>
    <w:rsid w:val="008C75A3"/>
    <w:rsid w:val="008C7D82"/>
    <w:rsid w:val="008D040E"/>
    <w:rsid w:val="008D14E2"/>
    <w:rsid w:val="008D351D"/>
    <w:rsid w:val="008D46EC"/>
    <w:rsid w:val="008E0F75"/>
    <w:rsid w:val="008E36C2"/>
    <w:rsid w:val="008E3D5D"/>
    <w:rsid w:val="008E5DB6"/>
    <w:rsid w:val="008E6FE0"/>
    <w:rsid w:val="008F011B"/>
    <w:rsid w:val="008F0951"/>
    <w:rsid w:val="008F1789"/>
    <w:rsid w:val="008F19CE"/>
    <w:rsid w:val="008F2162"/>
    <w:rsid w:val="008F453A"/>
    <w:rsid w:val="0090007C"/>
    <w:rsid w:val="00900B1A"/>
    <w:rsid w:val="00900D1B"/>
    <w:rsid w:val="00901508"/>
    <w:rsid w:val="009017C2"/>
    <w:rsid w:val="00904DB1"/>
    <w:rsid w:val="00905051"/>
    <w:rsid w:val="00905087"/>
    <w:rsid w:val="00905528"/>
    <w:rsid w:val="009055E6"/>
    <w:rsid w:val="00907CFC"/>
    <w:rsid w:val="00907FC4"/>
    <w:rsid w:val="009102AD"/>
    <w:rsid w:val="0091174F"/>
    <w:rsid w:val="009135CF"/>
    <w:rsid w:val="009139C0"/>
    <w:rsid w:val="00914A32"/>
    <w:rsid w:val="00914A3A"/>
    <w:rsid w:val="009163C4"/>
    <w:rsid w:val="0091671E"/>
    <w:rsid w:val="009170D2"/>
    <w:rsid w:val="00920D2C"/>
    <w:rsid w:val="009242D3"/>
    <w:rsid w:val="00926A43"/>
    <w:rsid w:val="00926B08"/>
    <w:rsid w:val="00926D5F"/>
    <w:rsid w:val="0093112D"/>
    <w:rsid w:val="009338D6"/>
    <w:rsid w:val="00935537"/>
    <w:rsid w:val="00935891"/>
    <w:rsid w:val="00935DE9"/>
    <w:rsid w:val="00936A30"/>
    <w:rsid w:val="00936B29"/>
    <w:rsid w:val="009372D8"/>
    <w:rsid w:val="0093767D"/>
    <w:rsid w:val="00940028"/>
    <w:rsid w:val="00942861"/>
    <w:rsid w:val="00944070"/>
    <w:rsid w:val="00944188"/>
    <w:rsid w:val="00944226"/>
    <w:rsid w:val="009442FC"/>
    <w:rsid w:val="00945CE8"/>
    <w:rsid w:val="00946FC1"/>
    <w:rsid w:val="00950D30"/>
    <w:rsid w:val="00951952"/>
    <w:rsid w:val="00951BCB"/>
    <w:rsid w:val="00951C55"/>
    <w:rsid w:val="009526B1"/>
    <w:rsid w:val="009526C3"/>
    <w:rsid w:val="009557D6"/>
    <w:rsid w:val="00955F89"/>
    <w:rsid w:val="00956913"/>
    <w:rsid w:val="0096055E"/>
    <w:rsid w:val="009608CD"/>
    <w:rsid w:val="00961B2B"/>
    <w:rsid w:val="00962119"/>
    <w:rsid w:val="00962626"/>
    <w:rsid w:val="00963623"/>
    <w:rsid w:val="00963AF0"/>
    <w:rsid w:val="00964347"/>
    <w:rsid w:val="00964D23"/>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3375"/>
    <w:rsid w:val="009943CD"/>
    <w:rsid w:val="009952B7"/>
    <w:rsid w:val="00995683"/>
    <w:rsid w:val="00996380"/>
    <w:rsid w:val="009A00F6"/>
    <w:rsid w:val="009A0315"/>
    <w:rsid w:val="009A1510"/>
    <w:rsid w:val="009A1C9A"/>
    <w:rsid w:val="009A474B"/>
    <w:rsid w:val="009A56F5"/>
    <w:rsid w:val="009A5D9D"/>
    <w:rsid w:val="009A609C"/>
    <w:rsid w:val="009A630B"/>
    <w:rsid w:val="009A70D1"/>
    <w:rsid w:val="009A76EF"/>
    <w:rsid w:val="009A7B28"/>
    <w:rsid w:val="009B49B7"/>
    <w:rsid w:val="009B50DC"/>
    <w:rsid w:val="009B7C29"/>
    <w:rsid w:val="009B7CD2"/>
    <w:rsid w:val="009C3EF9"/>
    <w:rsid w:val="009C4A63"/>
    <w:rsid w:val="009C4B66"/>
    <w:rsid w:val="009C6E3C"/>
    <w:rsid w:val="009C73A9"/>
    <w:rsid w:val="009C7755"/>
    <w:rsid w:val="009D14FD"/>
    <w:rsid w:val="009D1C06"/>
    <w:rsid w:val="009D31C5"/>
    <w:rsid w:val="009D4EC0"/>
    <w:rsid w:val="009D70F9"/>
    <w:rsid w:val="009D7E96"/>
    <w:rsid w:val="009E09CA"/>
    <w:rsid w:val="009E3705"/>
    <w:rsid w:val="009E3BB5"/>
    <w:rsid w:val="009E3F46"/>
    <w:rsid w:val="009E613A"/>
    <w:rsid w:val="009E666D"/>
    <w:rsid w:val="009E6BA2"/>
    <w:rsid w:val="009E72E9"/>
    <w:rsid w:val="009E7700"/>
    <w:rsid w:val="009F066E"/>
    <w:rsid w:val="009F0A97"/>
    <w:rsid w:val="009F102B"/>
    <w:rsid w:val="009F1297"/>
    <w:rsid w:val="009F1E9A"/>
    <w:rsid w:val="009F2733"/>
    <w:rsid w:val="009F27E9"/>
    <w:rsid w:val="009F2F7F"/>
    <w:rsid w:val="009F3444"/>
    <w:rsid w:val="009F3527"/>
    <w:rsid w:val="009F3D8E"/>
    <w:rsid w:val="009F3DCF"/>
    <w:rsid w:val="009F41EB"/>
    <w:rsid w:val="009F59B7"/>
    <w:rsid w:val="00A00BDA"/>
    <w:rsid w:val="00A037F0"/>
    <w:rsid w:val="00A073F1"/>
    <w:rsid w:val="00A076A4"/>
    <w:rsid w:val="00A07FB7"/>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80C"/>
    <w:rsid w:val="00A56F86"/>
    <w:rsid w:val="00A6063D"/>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1A34"/>
    <w:rsid w:val="00A81B31"/>
    <w:rsid w:val="00A81FE5"/>
    <w:rsid w:val="00A8238A"/>
    <w:rsid w:val="00A87063"/>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BD9"/>
    <w:rsid w:val="00AB4808"/>
    <w:rsid w:val="00AB528D"/>
    <w:rsid w:val="00AB5296"/>
    <w:rsid w:val="00AB6869"/>
    <w:rsid w:val="00AC07E5"/>
    <w:rsid w:val="00AC0A7F"/>
    <w:rsid w:val="00AC2DF9"/>
    <w:rsid w:val="00AC2F10"/>
    <w:rsid w:val="00AC3525"/>
    <w:rsid w:val="00AC7F40"/>
    <w:rsid w:val="00AD1099"/>
    <w:rsid w:val="00AD1A5E"/>
    <w:rsid w:val="00AD48DF"/>
    <w:rsid w:val="00AD5570"/>
    <w:rsid w:val="00AD56A0"/>
    <w:rsid w:val="00AD6584"/>
    <w:rsid w:val="00AD6A30"/>
    <w:rsid w:val="00AD7E2A"/>
    <w:rsid w:val="00AE090A"/>
    <w:rsid w:val="00AE18BB"/>
    <w:rsid w:val="00AE207C"/>
    <w:rsid w:val="00AE350A"/>
    <w:rsid w:val="00AE3882"/>
    <w:rsid w:val="00AE5308"/>
    <w:rsid w:val="00AE5ADC"/>
    <w:rsid w:val="00AF0534"/>
    <w:rsid w:val="00AF15E4"/>
    <w:rsid w:val="00AF4B3A"/>
    <w:rsid w:val="00AF554A"/>
    <w:rsid w:val="00AF6150"/>
    <w:rsid w:val="00AF7951"/>
    <w:rsid w:val="00B00FC9"/>
    <w:rsid w:val="00B0260D"/>
    <w:rsid w:val="00B0365B"/>
    <w:rsid w:val="00B03EA0"/>
    <w:rsid w:val="00B07A0C"/>
    <w:rsid w:val="00B10715"/>
    <w:rsid w:val="00B110C8"/>
    <w:rsid w:val="00B112D0"/>
    <w:rsid w:val="00B12272"/>
    <w:rsid w:val="00B12D83"/>
    <w:rsid w:val="00B13025"/>
    <w:rsid w:val="00B13A99"/>
    <w:rsid w:val="00B142D5"/>
    <w:rsid w:val="00B143A6"/>
    <w:rsid w:val="00B158A5"/>
    <w:rsid w:val="00B168E7"/>
    <w:rsid w:val="00B1724C"/>
    <w:rsid w:val="00B17BB5"/>
    <w:rsid w:val="00B17C73"/>
    <w:rsid w:val="00B17C95"/>
    <w:rsid w:val="00B2202E"/>
    <w:rsid w:val="00B229F8"/>
    <w:rsid w:val="00B24437"/>
    <w:rsid w:val="00B245D1"/>
    <w:rsid w:val="00B250A5"/>
    <w:rsid w:val="00B263B6"/>
    <w:rsid w:val="00B264F3"/>
    <w:rsid w:val="00B30AA1"/>
    <w:rsid w:val="00B316C0"/>
    <w:rsid w:val="00B31B44"/>
    <w:rsid w:val="00B32AC3"/>
    <w:rsid w:val="00B3469F"/>
    <w:rsid w:val="00B36546"/>
    <w:rsid w:val="00B37BBF"/>
    <w:rsid w:val="00B37EAA"/>
    <w:rsid w:val="00B40634"/>
    <w:rsid w:val="00B40710"/>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7144B"/>
    <w:rsid w:val="00B73E84"/>
    <w:rsid w:val="00B768A2"/>
    <w:rsid w:val="00B76E9F"/>
    <w:rsid w:val="00B77102"/>
    <w:rsid w:val="00B77B44"/>
    <w:rsid w:val="00B80004"/>
    <w:rsid w:val="00B8047D"/>
    <w:rsid w:val="00B80D24"/>
    <w:rsid w:val="00B832CB"/>
    <w:rsid w:val="00B8453C"/>
    <w:rsid w:val="00B84810"/>
    <w:rsid w:val="00B87F57"/>
    <w:rsid w:val="00B90810"/>
    <w:rsid w:val="00B9118A"/>
    <w:rsid w:val="00B95538"/>
    <w:rsid w:val="00B976AB"/>
    <w:rsid w:val="00BA0E3A"/>
    <w:rsid w:val="00BA0E9D"/>
    <w:rsid w:val="00BA0F18"/>
    <w:rsid w:val="00BA2326"/>
    <w:rsid w:val="00BA2929"/>
    <w:rsid w:val="00BA3203"/>
    <w:rsid w:val="00BA342A"/>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5D91"/>
    <w:rsid w:val="00BE60B0"/>
    <w:rsid w:val="00BE652A"/>
    <w:rsid w:val="00BE707A"/>
    <w:rsid w:val="00BF09D2"/>
    <w:rsid w:val="00BF0B6A"/>
    <w:rsid w:val="00BF0D23"/>
    <w:rsid w:val="00BF11CF"/>
    <w:rsid w:val="00BF231D"/>
    <w:rsid w:val="00BF23E2"/>
    <w:rsid w:val="00BF2454"/>
    <w:rsid w:val="00BF5620"/>
    <w:rsid w:val="00BF73AD"/>
    <w:rsid w:val="00BF7E16"/>
    <w:rsid w:val="00BF7ECE"/>
    <w:rsid w:val="00C03637"/>
    <w:rsid w:val="00C04B8E"/>
    <w:rsid w:val="00C05467"/>
    <w:rsid w:val="00C0571E"/>
    <w:rsid w:val="00C06055"/>
    <w:rsid w:val="00C073D6"/>
    <w:rsid w:val="00C11F4C"/>
    <w:rsid w:val="00C12E2C"/>
    <w:rsid w:val="00C13A31"/>
    <w:rsid w:val="00C1548D"/>
    <w:rsid w:val="00C200EC"/>
    <w:rsid w:val="00C20523"/>
    <w:rsid w:val="00C21033"/>
    <w:rsid w:val="00C22466"/>
    <w:rsid w:val="00C23172"/>
    <w:rsid w:val="00C23DD3"/>
    <w:rsid w:val="00C245E4"/>
    <w:rsid w:val="00C24ECF"/>
    <w:rsid w:val="00C2566D"/>
    <w:rsid w:val="00C307E8"/>
    <w:rsid w:val="00C30B04"/>
    <w:rsid w:val="00C31D52"/>
    <w:rsid w:val="00C32CC5"/>
    <w:rsid w:val="00C32D6D"/>
    <w:rsid w:val="00C3314B"/>
    <w:rsid w:val="00C3386F"/>
    <w:rsid w:val="00C33B89"/>
    <w:rsid w:val="00C33C0A"/>
    <w:rsid w:val="00C33EA5"/>
    <w:rsid w:val="00C35BBA"/>
    <w:rsid w:val="00C365BB"/>
    <w:rsid w:val="00C37792"/>
    <w:rsid w:val="00C4025F"/>
    <w:rsid w:val="00C41654"/>
    <w:rsid w:val="00C4274D"/>
    <w:rsid w:val="00C43F56"/>
    <w:rsid w:val="00C450BA"/>
    <w:rsid w:val="00C4616F"/>
    <w:rsid w:val="00C4667A"/>
    <w:rsid w:val="00C50832"/>
    <w:rsid w:val="00C51F90"/>
    <w:rsid w:val="00C521F0"/>
    <w:rsid w:val="00C52DD9"/>
    <w:rsid w:val="00C530DC"/>
    <w:rsid w:val="00C5385B"/>
    <w:rsid w:val="00C56F1B"/>
    <w:rsid w:val="00C61018"/>
    <w:rsid w:val="00C63A84"/>
    <w:rsid w:val="00C64FB6"/>
    <w:rsid w:val="00C65941"/>
    <w:rsid w:val="00C65B37"/>
    <w:rsid w:val="00C66CAA"/>
    <w:rsid w:val="00C66E1A"/>
    <w:rsid w:val="00C66E74"/>
    <w:rsid w:val="00C678D5"/>
    <w:rsid w:val="00C67AB0"/>
    <w:rsid w:val="00C70736"/>
    <w:rsid w:val="00C72415"/>
    <w:rsid w:val="00C7381B"/>
    <w:rsid w:val="00C7438A"/>
    <w:rsid w:val="00C75B7F"/>
    <w:rsid w:val="00C772A6"/>
    <w:rsid w:val="00C809C4"/>
    <w:rsid w:val="00C81684"/>
    <w:rsid w:val="00C82BE6"/>
    <w:rsid w:val="00C839AB"/>
    <w:rsid w:val="00C84E5C"/>
    <w:rsid w:val="00C84FA5"/>
    <w:rsid w:val="00C87A6B"/>
    <w:rsid w:val="00C929D0"/>
    <w:rsid w:val="00C92A33"/>
    <w:rsid w:val="00C92ABD"/>
    <w:rsid w:val="00C9336C"/>
    <w:rsid w:val="00C95114"/>
    <w:rsid w:val="00C96EB0"/>
    <w:rsid w:val="00C97E4A"/>
    <w:rsid w:val="00CA146B"/>
    <w:rsid w:val="00CA1A99"/>
    <w:rsid w:val="00CA1D02"/>
    <w:rsid w:val="00CA5297"/>
    <w:rsid w:val="00CA5B4A"/>
    <w:rsid w:val="00CA711C"/>
    <w:rsid w:val="00CA7522"/>
    <w:rsid w:val="00CB1F41"/>
    <w:rsid w:val="00CB29AC"/>
    <w:rsid w:val="00CB4189"/>
    <w:rsid w:val="00CB4683"/>
    <w:rsid w:val="00CB4940"/>
    <w:rsid w:val="00CB4E79"/>
    <w:rsid w:val="00CB5688"/>
    <w:rsid w:val="00CC17E5"/>
    <w:rsid w:val="00CC1A56"/>
    <w:rsid w:val="00CC2F41"/>
    <w:rsid w:val="00CC3F59"/>
    <w:rsid w:val="00CC53AD"/>
    <w:rsid w:val="00CC62A2"/>
    <w:rsid w:val="00CC7164"/>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1DBF"/>
    <w:rsid w:val="00CF2128"/>
    <w:rsid w:val="00CF6F6A"/>
    <w:rsid w:val="00CF7576"/>
    <w:rsid w:val="00CF769D"/>
    <w:rsid w:val="00CF7892"/>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482"/>
    <w:rsid w:val="00D25C7E"/>
    <w:rsid w:val="00D25DBF"/>
    <w:rsid w:val="00D27BF8"/>
    <w:rsid w:val="00D30D47"/>
    <w:rsid w:val="00D339D0"/>
    <w:rsid w:val="00D34A44"/>
    <w:rsid w:val="00D35C7A"/>
    <w:rsid w:val="00D37BE2"/>
    <w:rsid w:val="00D401E8"/>
    <w:rsid w:val="00D4032F"/>
    <w:rsid w:val="00D4098D"/>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3348"/>
    <w:rsid w:val="00D73477"/>
    <w:rsid w:val="00D749BD"/>
    <w:rsid w:val="00D7656F"/>
    <w:rsid w:val="00D76C7B"/>
    <w:rsid w:val="00D772CF"/>
    <w:rsid w:val="00D81444"/>
    <w:rsid w:val="00D85002"/>
    <w:rsid w:val="00D85633"/>
    <w:rsid w:val="00D866F7"/>
    <w:rsid w:val="00D8709E"/>
    <w:rsid w:val="00D87370"/>
    <w:rsid w:val="00D90E96"/>
    <w:rsid w:val="00D91346"/>
    <w:rsid w:val="00D914C7"/>
    <w:rsid w:val="00D92B12"/>
    <w:rsid w:val="00D940E8"/>
    <w:rsid w:val="00D9594F"/>
    <w:rsid w:val="00D95BD1"/>
    <w:rsid w:val="00D9740E"/>
    <w:rsid w:val="00DA232F"/>
    <w:rsid w:val="00DA286F"/>
    <w:rsid w:val="00DA7FA8"/>
    <w:rsid w:val="00DB020F"/>
    <w:rsid w:val="00DB0878"/>
    <w:rsid w:val="00DB0B34"/>
    <w:rsid w:val="00DB0EB2"/>
    <w:rsid w:val="00DB2407"/>
    <w:rsid w:val="00DB3A30"/>
    <w:rsid w:val="00DB5FFD"/>
    <w:rsid w:val="00DC2CEA"/>
    <w:rsid w:val="00DC50DC"/>
    <w:rsid w:val="00DC604A"/>
    <w:rsid w:val="00DC7210"/>
    <w:rsid w:val="00DC7422"/>
    <w:rsid w:val="00DD0491"/>
    <w:rsid w:val="00DD04E1"/>
    <w:rsid w:val="00DD1BAF"/>
    <w:rsid w:val="00DD213A"/>
    <w:rsid w:val="00DD4A33"/>
    <w:rsid w:val="00DD75E0"/>
    <w:rsid w:val="00DE04F1"/>
    <w:rsid w:val="00DE0CC6"/>
    <w:rsid w:val="00DE1A35"/>
    <w:rsid w:val="00DE359F"/>
    <w:rsid w:val="00DE38E7"/>
    <w:rsid w:val="00DE6A2C"/>
    <w:rsid w:val="00DF095F"/>
    <w:rsid w:val="00DF0EC3"/>
    <w:rsid w:val="00DF18B8"/>
    <w:rsid w:val="00DF2286"/>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40D0"/>
    <w:rsid w:val="00E25014"/>
    <w:rsid w:val="00E26167"/>
    <w:rsid w:val="00E27F9E"/>
    <w:rsid w:val="00E3097B"/>
    <w:rsid w:val="00E316C0"/>
    <w:rsid w:val="00E326A7"/>
    <w:rsid w:val="00E32921"/>
    <w:rsid w:val="00E343BF"/>
    <w:rsid w:val="00E350B1"/>
    <w:rsid w:val="00E36030"/>
    <w:rsid w:val="00E40300"/>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0DB2"/>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2657"/>
    <w:rsid w:val="00EA4C6F"/>
    <w:rsid w:val="00EB061F"/>
    <w:rsid w:val="00EB239C"/>
    <w:rsid w:val="00EB2A66"/>
    <w:rsid w:val="00EB38EC"/>
    <w:rsid w:val="00EB4313"/>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D0548"/>
    <w:rsid w:val="00ED183C"/>
    <w:rsid w:val="00ED2947"/>
    <w:rsid w:val="00ED3E36"/>
    <w:rsid w:val="00ED5EFE"/>
    <w:rsid w:val="00ED65B9"/>
    <w:rsid w:val="00ED6C4D"/>
    <w:rsid w:val="00ED70CB"/>
    <w:rsid w:val="00ED78AD"/>
    <w:rsid w:val="00EE0F9F"/>
    <w:rsid w:val="00EE1B56"/>
    <w:rsid w:val="00EE32F4"/>
    <w:rsid w:val="00EE46D0"/>
    <w:rsid w:val="00EE631C"/>
    <w:rsid w:val="00EE6FBF"/>
    <w:rsid w:val="00EF188C"/>
    <w:rsid w:val="00EF1920"/>
    <w:rsid w:val="00EF252C"/>
    <w:rsid w:val="00EF4342"/>
    <w:rsid w:val="00EF5636"/>
    <w:rsid w:val="00EF571D"/>
    <w:rsid w:val="00F0039B"/>
    <w:rsid w:val="00F00DBF"/>
    <w:rsid w:val="00F00F20"/>
    <w:rsid w:val="00F014E5"/>
    <w:rsid w:val="00F02B1D"/>
    <w:rsid w:val="00F047E0"/>
    <w:rsid w:val="00F0619D"/>
    <w:rsid w:val="00F06E39"/>
    <w:rsid w:val="00F10AA6"/>
    <w:rsid w:val="00F14D46"/>
    <w:rsid w:val="00F15A81"/>
    <w:rsid w:val="00F15BC5"/>
    <w:rsid w:val="00F178F2"/>
    <w:rsid w:val="00F204C6"/>
    <w:rsid w:val="00F228E6"/>
    <w:rsid w:val="00F229BE"/>
    <w:rsid w:val="00F2356C"/>
    <w:rsid w:val="00F268BB"/>
    <w:rsid w:val="00F26DCE"/>
    <w:rsid w:val="00F2763C"/>
    <w:rsid w:val="00F2783C"/>
    <w:rsid w:val="00F27A77"/>
    <w:rsid w:val="00F27C99"/>
    <w:rsid w:val="00F3141E"/>
    <w:rsid w:val="00F32D9F"/>
    <w:rsid w:val="00F35422"/>
    <w:rsid w:val="00F35D63"/>
    <w:rsid w:val="00F36B19"/>
    <w:rsid w:val="00F37618"/>
    <w:rsid w:val="00F41036"/>
    <w:rsid w:val="00F420C7"/>
    <w:rsid w:val="00F44557"/>
    <w:rsid w:val="00F445AA"/>
    <w:rsid w:val="00F44E67"/>
    <w:rsid w:val="00F46E2D"/>
    <w:rsid w:val="00F50D46"/>
    <w:rsid w:val="00F51002"/>
    <w:rsid w:val="00F542C3"/>
    <w:rsid w:val="00F547AB"/>
    <w:rsid w:val="00F553A0"/>
    <w:rsid w:val="00F55F74"/>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1A9E"/>
    <w:rsid w:val="00F73F26"/>
    <w:rsid w:val="00F749B5"/>
    <w:rsid w:val="00F77428"/>
    <w:rsid w:val="00F80189"/>
    <w:rsid w:val="00F81C2F"/>
    <w:rsid w:val="00F82AFD"/>
    <w:rsid w:val="00F82F57"/>
    <w:rsid w:val="00F8342C"/>
    <w:rsid w:val="00F85E06"/>
    <w:rsid w:val="00F861A3"/>
    <w:rsid w:val="00F911F3"/>
    <w:rsid w:val="00F936AC"/>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B2A"/>
    <w:rsid w:val="00FC1B56"/>
    <w:rsid w:val="00FC3B3E"/>
    <w:rsid w:val="00FC4ACD"/>
    <w:rsid w:val="00FC659B"/>
    <w:rsid w:val="00FC7A58"/>
    <w:rsid w:val="00FD0140"/>
    <w:rsid w:val="00FD110A"/>
    <w:rsid w:val="00FD197B"/>
    <w:rsid w:val="00FD1C40"/>
    <w:rsid w:val="00FD20BE"/>
    <w:rsid w:val="00FD37AB"/>
    <w:rsid w:val="00FD3991"/>
    <w:rsid w:val="00FD3AB9"/>
    <w:rsid w:val="00FD44DE"/>
    <w:rsid w:val="00FD56A1"/>
    <w:rsid w:val="00FD56B9"/>
    <w:rsid w:val="00FD7E2B"/>
    <w:rsid w:val="00FE088A"/>
    <w:rsid w:val="00FE0F26"/>
    <w:rsid w:val="00FE1823"/>
    <w:rsid w:val="00FE26BD"/>
    <w:rsid w:val="00FE2B0E"/>
    <w:rsid w:val="00FE2BF9"/>
    <w:rsid w:val="00FE354E"/>
    <w:rsid w:val="00FE4588"/>
    <w:rsid w:val="00FE6071"/>
    <w:rsid w:val="00FE7133"/>
    <w:rsid w:val="00FE7308"/>
    <w:rsid w:val="00FF0A6F"/>
    <w:rsid w:val="00FF0E4F"/>
    <w:rsid w:val="00FF28B1"/>
    <w:rsid w:val="00FF543A"/>
    <w:rsid w:val="00FF585D"/>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37</Pages>
  <Words>9030</Words>
  <Characters>51477</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28</cp:revision>
  <dcterms:created xsi:type="dcterms:W3CDTF">2025-04-01T06:17:00Z</dcterms:created>
  <dcterms:modified xsi:type="dcterms:W3CDTF">2025-06-13T21:22:00Z</dcterms:modified>
</cp:coreProperties>
</file>