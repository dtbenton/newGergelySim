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4EB04" w14:textId="77777777" w:rsidR="004337A2" w:rsidRDefault="004337A2" w:rsidP="004337A2">
      <w:pPr>
        <w:spacing w:after="0" w:line="480" w:lineRule="auto"/>
        <w:rPr>
          <w:rFonts w:ascii="Times New Roman" w:eastAsia="Times New Roman" w:hAnsi="Times New Roman" w:cs="Times New Roman"/>
          <w:b/>
        </w:rPr>
      </w:pPr>
      <w:bookmarkStart w:id="0" w:name="_Hlk194438015"/>
    </w:p>
    <w:p w14:paraId="0D98F61C" w14:textId="77777777" w:rsidR="004337A2" w:rsidRDefault="004337A2" w:rsidP="004337A2">
      <w:pPr>
        <w:spacing w:after="0" w:line="480" w:lineRule="auto"/>
        <w:jc w:val="center"/>
        <w:rPr>
          <w:rFonts w:ascii="Times New Roman" w:eastAsia="Times New Roman" w:hAnsi="Times New Roman" w:cs="Times New Roman"/>
          <w:b/>
        </w:rPr>
      </w:pPr>
    </w:p>
    <w:p w14:paraId="40265B2D" w14:textId="77777777" w:rsidR="004337A2" w:rsidRDefault="004337A2" w:rsidP="004337A2">
      <w:pPr>
        <w:spacing w:after="0" w:line="480" w:lineRule="auto"/>
        <w:jc w:val="center"/>
        <w:rPr>
          <w:rFonts w:ascii="Times New Roman" w:eastAsia="Times New Roman" w:hAnsi="Times New Roman" w:cs="Times New Roman"/>
          <w:b/>
        </w:rPr>
      </w:pPr>
    </w:p>
    <w:p w14:paraId="1A84A05F" w14:textId="77777777" w:rsidR="004337A2" w:rsidRDefault="004337A2" w:rsidP="004337A2">
      <w:pPr>
        <w:rPr>
          <w:rFonts w:ascii="Times New Roman" w:hAnsi="Times New Roman" w:cs="Times New Roman"/>
        </w:rPr>
      </w:pPr>
    </w:p>
    <w:p w14:paraId="6D0919E0" w14:textId="5296584D" w:rsidR="004337A2" w:rsidRDefault="00732CBD" w:rsidP="004337A2">
      <w:pPr>
        <w:spacing w:after="0" w:line="480" w:lineRule="auto"/>
        <w:jc w:val="center"/>
        <w:rPr>
          <w:rFonts w:ascii="Times New Roman" w:eastAsia="Times New Roman" w:hAnsi="Times New Roman" w:cs="Times New Roman"/>
        </w:rPr>
      </w:pPr>
      <w:r w:rsidRPr="00732CBD">
        <w:rPr>
          <w:rFonts w:ascii="Times New Roman" w:hAnsi="Times New Roman" w:cs="Times New Roman"/>
          <w:b/>
          <w:bCs/>
        </w:rPr>
        <w:t xml:space="preserve">Associative learning over </w:t>
      </w:r>
      <w:r w:rsidR="00F95C61">
        <w:rPr>
          <w:rFonts w:ascii="Times New Roman" w:hAnsi="Times New Roman" w:cs="Times New Roman"/>
          <w:b/>
          <w:bCs/>
        </w:rPr>
        <w:t>distinct surface features can</w:t>
      </w:r>
      <w:r w:rsidRPr="00732CBD">
        <w:rPr>
          <w:rFonts w:ascii="Times New Roman" w:hAnsi="Times New Roman" w:cs="Times New Roman"/>
          <w:b/>
          <w:bCs/>
        </w:rPr>
        <w:t xml:space="preserve"> explain infants’ action efficiency understanding</w:t>
      </w:r>
      <w:r w:rsidR="004337A2">
        <w:rPr>
          <w:rFonts w:ascii="Times New Roman" w:eastAsia="Times New Roman" w:hAnsi="Times New Roman" w:cs="Times New Roman"/>
          <w:b/>
        </w:rPr>
        <w:br/>
      </w:r>
      <w:r w:rsidR="004337A2">
        <w:rPr>
          <w:rFonts w:ascii="Times New Roman" w:eastAsia="Times New Roman" w:hAnsi="Times New Roman" w:cs="Times New Roman"/>
        </w:rPr>
        <w:t>Deon T. Benton</w:t>
      </w:r>
      <w:r w:rsidR="004337A2">
        <w:rPr>
          <w:rFonts w:ascii="Times New Roman" w:eastAsia="Times New Roman" w:hAnsi="Times New Roman" w:cs="Times New Roman"/>
        </w:rPr>
        <w:br/>
        <w:t>Vanderbilt University</w:t>
      </w:r>
    </w:p>
    <w:p w14:paraId="11329D84" w14:textId="77777777" w:rsidR="004337A2" w:rsidRDefault="004337A2" w:rsidP="004337A2">
      <w:pPr>
        <w:spacing w:after="0" w:line="480" w:lineRule="auto"/>
        <w:rPr>
          <w:rFonts w:ascii="Times New Roman" w:eastAsia="Times New Roman" w:hAnsi="Times New Roman" w:cs="Times New Roman"/>
        </w:rPr>
      </w:pPr>
    </w:p>
    <w:p w14:paraId="5DD17D3C" w14:textId="77777777" w:rsidR="004337A2" w:rsidRDefault="004337A2" w:rsidP="004337A2">
      <w:pPr>
        <w:spacing w:after="0" w:line="480" w:lineRule="auto"/>
        <w:rPr>
          <w:rFonts w:ascii="Times New Roman" w:eastAsia="Times New Roman" w:hAnsi="Times New Roman" w:cs="Times New Roman"/>
        </w:rPr>
      </w:pPr>
    </w:p>
    <w:p w14:paraId="48BE4E0C" w14:textId="77777777" w:rsidR="004337A2" w:rsidRDefault="004337A2" w:rsidP="004337A2">
      <w:pPr>
        <w:spacing w:after="0" w:line="480" w:lineRule="auto"/>
        <w:rPr>
          <w:rFonts w:ascii="Times New Roman" w:eastAsia="Times New Roman" w:hAnsi="Times New Roman" w:cs="Times New Roman"/>
        </w:rPr>
      </w:pPr>
    </w:p>
    <w:p w14:paraId="47C507BD" w14:textId="77777777" w:rsidR="004337A2" w:rsidRDefault="004337A2" w:rsidP="004337A2">
      <w:pPr>
        <w:spacing w:after="0" w:line="480" w:lineRule="auto"/>
        <w:rPr>
          <w:rFonts w:ascii="Times New Roman" w:eastAsia="Times New Roman" w:hAnsi="Times New Roman" w:cs="Times New Roman"/>
        </w:rPr>
      </w:pPr>
    </w:p>
    <w:p w14:paraId="6CC6AE48" w14:textId="77777777" w:rsidR="004337A2" w:rsidRDefault="004337A2" w:rsidP="004337A2">
      <w:pPr>
        <w:spacing w:after="0" w:line="480" w:lineRule="auto"/>
        <w:rPr>
          <w:rFonts w:ascii="Times New Roman" w:eastAsia="Times New Roman" w:hAnsi="Times New Roman" w:cs="Times New Roman"/>
        </w:rPr>
      </w:pPr>
    </w:p>
    <w:p w14:paraId="1D18EB15" w14:textId="77777777" w:rsidR="004337A2" w:rsidRDefault="004337A2" w:rsidP="004337A2">
      <w:pPr>
        <w:spacing w:after="0" w:line="480" w:lineRule="auto"/>
        <w:rPr>
          <w:rFonts w:ascii="Times New Roman" w:eastAsia="Times New Roman" w:hAnsi="Times New Roman" w:cs="Times New Roman"/>
        </w:rPr>
      </w:pPr>
    </w:p>
    <w:p w14:paraId="5FFF3FE5" w14:textId="77777777" w:rsidR="004337A2" w:rsidRDefault="004337A2" w:rsidP="004337A2">
      <w:pPr>
        <w:spacing w:after="0" w:line="480" w:lineRule="auto"/>
        <w:rPr>
          <w:rFonts w:ascii="Times New Roman" w:eastAsia="Times New Roman" w:hAnsi="Times New Roman" w:cs="Times New Roman"/>
        </w:rPr>
      </w:pPr>
    </w:p>
    <w:p w14:paraId="5E432807" w14:textId="77777777" w:rsidR="004337A2" w:rsidRDefault="004337A2" w:rsidP="004337A2">
      <w:pPr>
        <w:spacing w:after="0" w:line="480" w:lineRule="auto"/>
        <w:rPr>
          <w:rFonts w:ascii="Times New Roman" w:eastAsia="Times New Roman" w:hAnsi="Times New Roman" w:cs="Times New Roman"/>
        </w:rPr>
      </w:pPr>
    </w:p>
    <w:p w14:paraId="51638DB4" w14:textId="77777777" w:rsidR="004337A2" w:rsidRDefault="004337A2" w:rsidP="004337A2">
      <w:pPr>
        <w:spacing w:after="0" w:line="480" w:lineRule="auto"/>
        <w:rPr>
          <w:rFonts w:ascii="Times New Roman" w:eastAsia="Times New Roman" w:hAnsi="Times New Roman" w:cs="Times New Roman"/>
        </w:rPr>
      </w:pPr>
    </w:p>
    <w:p w14:paraId="73400136" w14:textId="77777777" w:rsidR="004337A2" w:rsidRDefault="004337A2" w:rsidP="004337A2">
      <w:pPr>
        <w:spacing w:after="0" w:line="480" w:lineRule="auto"/>
        <w:rPr>
          <w:rFonts w:ascii="Times New Roman" w:eastAsia="Times New Roman" w:hAnsi="Times New Roman" w:cs="Times New Roman"/>
        </w:rPr>
      </w:pPr>
    </w:p>
    <w:p w14:paraId="797B781D" w14:textId="77777777" w:rsidR="004337A2" w:rsidRDefault="004337A2" w:rsidP="004337A2">
      <w:pPr>
        <w:spacing w:after="0" w:line="480" w:lineRule="auto"/>
        <w:rPr>
          <w:rFonts w:ascii="Times New Roman" w:eastAsia="Times New Roman" w:hAnsi="Times New Roman" w:cs="Times New Roman"/>
        </w:rPr>
      </w:pPr>
    </w:p>
    <w:p w14:paraId="10BBE859" w14:textId="77777777" w:rsidR="004337A2" w:rsidRDefault="004337A2" w:rsidP="004337A2">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13CD62E5" w14:textId="77777777" w:rsidR="004337A2" w:rsidRDefault="004337A2" w:rsidP="004337A2">
      <w:pPr>
        <w:rPr>
          <w:rFonts w:ascii="Times New Roman" w:hAnsi="Times New Roman" w:cs="Times New Roman"/>
        </w:rPr>
      </w:pPr>
    </w:p>
    <w:p w14:paraId="4957A662" w14:textId="77777777" w:rsidR="004337A2" w:rsidRDefault="004337A2" w:rsidP="004337A2">
      <w:pPr>
        <w:rPr>
          <w:rFonts w:ascii="Times New Roman" w:hAnsi="Times New Roman" w:cs="Times New Roman"/>
        </w:rPr>
      </w:pPr>
      <w:r>
        <w:rPr>
          <w:rFonts w:ascii="Times New Roman" w:hAnsi="Times New Roman" w:cs="Times New Roman"/>
        </w:rPr>
        <w:t xml:space="preserve">Data availability statement: The simulation data for these simulations can be found here </w:t>
      </w:r>
      <w:hyperlink r:id="rId8"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4296EA79" w14:textId="77777777" w:rsidR="004337A2" w:rsidRDefault="004337A2" w:rsidP="004337A2">
      <w:pPr>
        <w:rPr>
          <w:rFonts w:ascii="Times New Roman" w:hAnsi="Times New Roman" w:cs="Times New Roman"/>
        </w:rPr>
      </w:pPr>
      <w:r w:rsidRPr="00594F16">
        <w:rPr>
          <w:rFonts w:ascii="Times New Roman" w:hAnsi="Times New Roman" w:cs="Times New Roman"/>
        </w:rPr>
        <w:t>Conflicts of interests: none</w:t>
      </w:r>
    </w:p>
    <w:p w14:paraId="6C06813E" w14:textId="1100C2FA" w:rsidR="004337A2" w:rsidRDefault="004337A2" w:rsidP="004337A2">
      <w:pPr>
        <w:spacing w:line="480" w:lineRule="auto"/>
        <w:contextualSpacing/>
        <w:rPr>
          <w:rFonts w:ascii="Times New Roman" w:hAnsi="Times New Roman" w:cs="Times New Roman"/>
        </w:rPr>
      </w:pPr>
    </w:p>
    <w:p w14:paraId="2C3C763C" w14:textId="18D33D4F" w:rsidR="00524642" w:rsidRDefault="000064AB" w:rsidP="004337A2">
      <w:pPr>
        <w:jc w:val="center"/>
        <w:rPr>
          <w:rFonts w:ascii="Times New Roman" w:hAnsi="Times New Roman" w:cs="Times New Roman"/>
        </w:rPr>
      </w:pPr>
      <w:r>
        <w:rPr>
          <w:rFonts w:ascii="Times New Roman" w:hAnsi="Times New Roman" w:cs="Times New Roman"/>
        </w:rPr>
        <w:t>“</w:t>
      </w:r>
      <w:r w:rsidR="00F95C61" w:rsidRPr="00732CBD">
        <w:rPr>
          <w:rFonts w:ascii="Times New Roman" w:hAnsi="Times New Roman" w:cs="Times New Roman"/>
          <w:b/>
          <w:bCs/>
        </w:rPr>
        <w:t xml:space="preserve">Associative learning over </w:t>
      </w:r>
      <w:r w:rsidR="00F95C61">
        <w:rPr>
          <w:rFonts w:ascii="Times New Roman" w:hAnsi="Times New Roman" w:cs="Times New Roman"/>
          <w:b/>
          <w:bCs/>
        </w:rPr>
        <w:t>distinct surface features can</w:t>
      </w:r>
      <w:r w:rsidR="00F95C61" w:rsidRPr="00732CBD">
        <w:rPr>
          <w:rFonts w:ascii="Times New Roman" w:hAnsi="Times New Roman" w:cs="Times New Roman"/>
          <w:b/>
          <w:bCs/>
        </w:rPr>
        <w:t xml:space="preserve"> explain infants’ action efficiency</w:t>
      </w:r>
      <w:r>
        <w:rPr>
          <w:rFonts w:ascii="Times New Roman" w:hAnsi="Times New Roman" w:cs="Times New Roman"/>
        </w:rPr>
        <w:t>”</w:t>
      </w:r>
    </w:p>
    <w:p w14:paraId="7B0B679B" w14:textId="77777777" w:rsidR="004337A2" w:rsidRDefault="004337A2" w:rsidP="004337A2">
      <w:pPr>
        <w:jc w:val="center"/>
        <w:rPr>
          <w:rFonts w:ascii="Times New Roman" w:hAnsi="Times New Roman" w:cs="Times New Roman"/>
        </w:rPr>
      </w:pP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2911B94F" w:rsidR="00524642" w:rsidRDefault="00C67093" w:rsidP="00524642">
      <w:pPr>
        <w:spacing w:line="480" w:lineRule="auto"/>
        <w:contextualSpacing/>
        <w:rPr>
          <w:rFonts w:ascii="Times New Roman" w:hAnsi="Times New Roman" w:cs="Times New Roman"/>
        </w:rPr>
      </w:pPr>
      <w:r w:rsidRPr="00C67093">
        <w:rPr>
          <w:rFonts w:ascii="Times New Roman" w:hAnsi="Times New Roman" w:cs="Times New Roman"/>
        </w:rPr>
        <w:t xml:space="preserve">Developmental scientists have long debated how infants come to understand the efficiency of others’ actions. </w:t>
      </w:r>
      <w:commentRangeStart w:id="1"/>
      <w:r w:rsidRPr="00C67093">
        <w:rPr>
          <w:rFonts w:ascii="Times New Roman" w:hAnsi="Times New Roman" w:cs="Times New Roman"/>
        </w:rPr>
        <w:t xml:space="preserve">One </w:t>
      </w:r>
      <w:commentRangeEnd w:id="1"/>
      <w:r w:rsidR="00A72C98" w:rsidRPr="00C67093">
        <w:rPr>
          <w:rStyle w:val="CommentReference"/>
          <w:rFonts w:ascii="Times New Roman" w:hAnsi="Times New Roman" w:cs="Times New Roman"/>
          <w:sz w:val="24"/>
          <w:szCs w:val="24"/>
        </w:rPr>
        <w:commentReference w:id="1"/>
      </w:r>
      <w:r w:rsidRPr="00C67093">
        <w:rPr>
          <w:rFonts w:ascii="Times New Roman" w:hAnsi="Times New Roman" w:cs="Times New Roman"/>
        </w:rPr>
        <w:t>influential perspective maintains that infants possess conceptually rich</w:t>
      </w:r>
      <w:r w:rsidR="00FE03E3">
        <w:rPr>
          <w:rFonts w:ascii="Times New Roman" w:hAnsi="Times New Roman" w:cs="Times New Roman"/>
        </w:rPr>
        <w:t>,</w:t>
      </w:r>
      <w:r w:rsidRPr="00C67093">
        <w:rPr>
          <w:rFonts w:ascii="Times New Roman" w:hAnsi="Times New Roman" w:cs="Times New Roman"/>
        </w:rPr>
        <w:t xml:space="preserve"> domain-specific systems that enable them to represent actions in terms of goals, constraints, efficiency, and rationality. Another perspective argues that infants’ looking behavior in action efficiency understanding studies </w:t>
      </w:r>
      <w:r w:rsidR="00FE03E3">
        <w:rPr>
          <w:rFonts w:ascii="Times New Roman" w:hAnsi="Times New Roman" w:cs="Times New Roman"/>
        </w:rPr>
        <w:t>reflect</w:t>
      </w:r>
      <w:r w:rsidR="00AB7F1C">
        <w:rPr>
          <w:rFonts w:ascii="Times New Roman" w:hAnsi="Times New Roman" w:cs="Times New Roman"/>
        </w:rPr>
        <w:t>s</w:t>
      </w:r>
      <w:r w:rsidRPr="00C67093">
        <w:rPr>
          <w:rFonts w:ascii="Times New Roman" w:hAnsi="Times New Roman" w:cs="Times New Roman"/>
        </w:rPr>
        <w:t xml:space="preserve"> domain-general processes </w:t>
      </w:r>
      <w:r w:rsidR="00FE03E3">
        <w:rPr>
          <w:rFonts w:ascii="Times New Roman" w:hAnsi="Times New Roman" w:cs="Times New Roman"/>
        </w:rPr>
        <w:t xml:space="preserve">that operate </w:t>
      </w:r>
      <w:r w:rsidRPr="00C67093">
        <w:rPr>
          <w:rFonts w:ascii="Times New Roman" w:hAnsi="Times New Roman" w:cs="Times New Roman"/>
        </w:rPr>
        <w:t xml:space="preserve">over the </w:t>
      </w:r>
      <w:r w:rsidR="00FE03E3">
        <w:rPr>
          <w:rFonts w:ascii="Times New Roman" w:hAnsi="Times New Roman" w:cs="Times New Roman"/>
        </w:rPr>
        <w:t xml:space="preserve">surface </w:t>
      </w:r>
      <w:r w:rsidRPr="00C67093">
        <w:rPr>
          <w:rFonts w:ascii="Times New Roman" w:hAnsi="Times New Roman" w:cs="Times New Roman"/>
        </w:rPr>
        <w:t xml:space="preserve">features of events. </w:t>
      </w:r>
      <w:r w:rsidR="00FE03E3">
        <w:rPr>
          <w:rFonts w:ascii="Times New Roman" w:hAnsi="Times New Roman" w:cs="Times New Roman"/>
        </w:rPr>
        <w:t>Here</w:t>
      </w:r>
      <w:r w:rsidRPr="00C67093">
        <w:rPr>
          <w:rFonts w:ascii="Times New Roman" w:hAnsi="Times New Roman" w:cs="Times New Roman"/>
        </w:rPr>
        <w:t>, I instantiate a version of this latter proposal in a new connectionist model called Associative Learning in Action Sequences (</w:t>
      </w:r>
      <w:commentRangeStart w:id="2"/>
      <w:r w:rsidRPr="00C67093">
        <w:rPr>
          <w:rFonts w:ascii="Times New Roman" w:hAnsi="Times New Roman" w:cs="Times New Roman"/>
        </w:rPr>
        <w:t>ALIAS</w:t>
      </w:r>
      <w:commentRangeEnd w:id="2"/>
      <w:r w:rsidR="00A72C98" w:rsidRPr="00C67093">
        <w:rPr>
          <w:rStyle w:val="CommentReference"/>
          <w:rFonts w:ascii="Times New Roman" w:hAnsi="Times New Roman" w:cs="Times New Roman"/>
          <w:sz w:val="24"/>
          <w:szCs w:val="24"/>
        </w:rPr>
        <w:commentReference w:id="2"/>
      </w:r>
      <w:r w:rsidRPr="00C67093">
        <w:rPr>
          <w:rFonts w:ascii="Times New Roman" w:hAnsi="Times New Roman" w:cs="Times New Roman"/>
        </w:rPr>
        <w:t>)</w:t>
      </w:r>
      <w:r w:rsidR="00FE03E3">
        <w:rPr>
          <w:rFonts w:ascii="Times New Roman" w:hAnsi="Times New Roman" w:cs="Times New Roman"/>
        </w:rPr>
        <w:t xml:space="preserve"> and show that the model reproduced</w:t>
      </w:r>
      <w:r w:rsidRPr="00C67093">
        <w:rPr>
          <w:rFonts w:ascii="Times New Roman" w:hAnsi="Times New Roman" w:cs="Times New Roman"/>
        </w:rPr>
        <w:t xml:space="preserve"> findings previously </w:t>
      </w:r>
      <w:r w:rsidR="00FE03E3">
        <w:rPr>
          <w:rFonts w:ascii="Times New Roman" w:hAnsi="Times New Roman" w:cs="Times New Roman"/>
        </w:rPr>
        <w:t>taken as supporting</w:t>
      </w:r>
      <w:r w:rsidRPr="00C67093">
        <w:rPr>
          <w:rFonts w:ascii="Times New Roman" w:hAnsi="Times New Roman" w:cs="Times New Roman"/>
        </w:rPr>
        <w:t xml:space="preserve"> </w:t>
      </w:r>
      <w:r w:rsidR="00BC3A8B">
        <w:rPr>
          <w:rFonts w:ascii="Times New Roman" w:hAnsi="Times New Roman" w:cs="Times New Roman"/>
        </w:rPr>
        <w:t>different domain-specific systems</w:t>
      </w:r>
      <w:r w:rsidRPr="00C67093">
        <w:rPr>
          <w:rFonts w:ascii="Times New Roman" w:hAnsi="Times New Roman" w:cs="Times New Roman"/>
        </w:rPr>
        <w:t xml:space="preserve">. </w:t>
      </w:r>
      <w:r w:rsidR="00FE03E3">
        <w:rPr>
          <w:rFonts w:ascii="Times New Roman" w:hAnsi="Times New Roman" w:cs="Times New Roman"/>
        </w:rPr>
        <w:t>I then discuss how</w:t>
      </w:r>
      <w:r w:rsidRPr="00C67093">
        <w:rPr>
          <w:rFonts w:ascii="Times New Roman" w:hAnsi="Times New Roman" w:cs="Times New Roman"/>
        </w:rPr>
        <w:t xml:space="preserve"> ALIAS reproduced these behaviors through learned associations among perceptual features, the reactivation of associated representations during test events, </w:t>
      </w:r>
      <w:commentRangeStart w:id="3"/>
      <w:r w:rsidRPr="00C67093">
        <w:rPr>
          <w:rFonts w:ascii="Times New Roman" w:hAnsi="Times New Roman" w:cs="Times New Roman"/>
        </w:rPr>
        <w:t>differential obstacle salience</w:t>
      </w:r>
      <w:commentRangeEnd w:id="3"/>
      <w:r w:rsidR="00A72C98" w:rsidRPr="00C67093">
        <w:rPr>
          <w:rStyle w:val="CommentReference"/>
          <w:rFonts w:ascii="Times New Roman" w:hAnsi="Times New Roman" w:cs="Times New Roman"/>
          <w:sz w:val="24"/>
          <w:szCs w:val="24"/>
        </w:rPr>
        <w:commentReference w:id="3"/>
      </w:r>
      <w:r w:rsidRPr="00C67093">
        <w:rPr>
          <w:rFonts w:ascii="Times New Roman" w:hAnsi="Times New Roman" w:cs="Times New Roman"/>
        </w:rPr>
        <w:t xml:space="preserve">, and transient attentional modulation. Additionally, ALIAS generated novel predictions concerning how changes in salience, experience, and attentional persistence should shape infants’ looking behavior in future experiments. Together, these findings </w:t>
      </w:r>
      <w:r w:rsidR="002B1005">
        <w:rPr>
          <w:rFonts w:ascii="Times New Roman" w:hAnsi="Times New Roman" w:cs="Times New Roman"/>
        </w:rPr>
        <w:t>demonstrate</w:t>
      </w:r>
      <w:r w:rsidR="002B1005" w:rsidRPr="00C67093">
        <w:rPr>
          <w:rFonts w:ascii="Times New Roman" w:hAnsi="Times New Roman" w:cs="Times New Roman"/>
        </w:rPr>
        <w:t xml:space="preserve"> </w:t>
      </w:r>
      <w:r w:rsidRPr="00C67093">
        <w:rPr>
          <w:rFonts w:ascii="Times New Roman" w:hAnsi="Times New Roman" w:cs="Times New Roman"/>
        </w:rPr>
        <w:t xml:space="preserve">that behaviors previously interpreted as evidence for rich, domain-specific action-understanding systems may instead emerge from simpler domain-general learning processes operating over </w:t>
      </w:r>
      <w:commentRangeStart w:id="4"/>
      <w:r w:rsidRPr="00C67093">
        <w:rPr>
          <w:rFonts w:ascii="Times New Roman" w:hAnsi="Times New Roman" w:cs="Times New Roman"/>
        </w:rPr>
        <w:t xml:space="preserve">perceptually </w:t>
      </w:r>
      <w:commentRangeEnd w:id="4"/>
      <w:r w:rsidR="00A72C98" w:rsidRPr="00C67093">
        <w:rPr>
          <w:rStyle w:val="CommentReference"/>
          <w:rFonts w:ascii="Times New Roman" w:hAnsi="Times New Roman" w:cs="Times New Roman"/>
          <w:sz w:val="24"/>
          <w:szCs w:val="24"/>
        </w:rPr>
        <w:commentReference w:id="4"/>
      </w:r>
      <w:r w:rsidRPr="00C67093">
        <w:rPr>
          <w:rFonts w:ascii="Times New Roman" w:hAnsi="Times New Roman" w:cs="Times New Roman"/>
        </w:rPr>
        <w:t>grounded event representations.</w:t>
      </w:r>
      <w:r w:rsidR="00524642">
        <w:rPr>
          <w:rFonts w:ascii="Times New Roman" w:hAnsi="Times New Roman" w:cs="Times New Roman"/>
        </w:rPr>
        <w:br w:type="page"/>
      </w:r>
    </w:p>
    <w:p w14:paraId="026B021C" w14:textId="0B642B9E" w:rsidR="00524642" w:rsidRDefault="000064AB"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671B2C">
        <w:rPr>
          <w:rFonts w:ascii="Times New Roman" w:hAnsi="Times New Roman" w:cs="Times New Roman"/>
        </w:rPr>
        <w:t>Associative learning over differentially salient surface features is sufficient to explain infants’ action efficiency understanding</w:t>
      </w:r>
      <w:r>
        <w:rPr>
          <w:rFonts w:ascii="Times New Roman" w:hAnsi="Times New Roman" w:cs="Times New Roman"/>
        </w:rPr>
        <w:t>”</w:t>
      </w:r>
    </w:p>
    <w:p w14:paraId="5E3CA6FD" w14:textId="4511473A"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w:t>
      </w:r>
      <w:r w:rsidR="00E47A78">
        <w:rPr>
          <w:rFonts w:ascii="Times New Roman" w:hAnsi="Times New Roman" w:cs="Times New Roman"/>
        </w:rPr>
        <w:t>challenge for young learners is</w:t>
      </w:r>
      <w:r>
        <w:rPr>
          <w:rFonts w:ascii="Times New Roman" w:hAnsi="Times New Roman" w:cs="Times New Roman"/>
        </w:rPr>
        <w:t xml:space="preserve">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087C36">
        <w:rPr>
          <w:rFonts w:ascii="Times New Roman" w:hAnsi="Times New Roman" w:cs="Times New Roman"/>
        </w:rPr>
        <w:t>An open question in the developmental cognitive sciences</w:t>
      </w:r>
      <w:r w:rsidR="00E05A21">
        <w:rPr>
          <w:rFonts w:ascii="Times New Roman" w:hAnsi="Times New Roman" w:cs="Times New Roman"/>
        </w:rPr>
        <w:t xml:space="preserve"> </w:t>
      </w:r>
      <w:r w:rsidR="00087C36">
        <w:rPr>
          <w:rFonts w:ascii="Times New Roman" w:hAnsi="Times New Roman" w:cs="Times New Roman"/>
        </w:rPr>
        <w:t xml:space="preserve">concerns when and how </w:t>
      </w:r>
      <w:r w:rsidR="00DB0881">
        <w:rPr>
          <w:rFonts w:ascii="Times New Roman" w:hAnsi="Times New Roman" w:cs="Times New Roman"/>
        </w:rPr>
        <w:t>action efficiency understanding</w:t>
      </w:r>
      <w:commentRangeStart w:id="5"/>
      <w:r w:rsidR="008B24E1">
        <w:rPr>
          <w:rFonts w:ascii="Times New Roman" w:hAnsi="Times New Roman" w:cs="Times New Roman"/>
        </w:rPr>
        <w:t>—</w:t>
      </w:r>
      <w:commentRangeEnd w:id="5"/>
      <w:r w:rsidR="00A72C98">
        <w:rPr>
          <w:rStyle w:val="CommentReference"/>
          <w:rFonts w:ascii="Times New Roman" w:hAnsi="Times New Roman" w:cs="Times New Roman"/>
          <w:sz w:val="24"/>
          <w:szCs w:val="24"/>
        </w:rPr>
        <w:commentReference w:id="5"/>
      </w:r>
      <w:r w:rsidR="008B24E1">
        <w:rPr>
          <w:rFonts w:ascii="Times New Roman" w:hAnsi="Times New Roman" w:cs="Times New Roman"/>
        </w:rPr>
        <w:t>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B67174">
        <w:rPr>
          <w:rFonts w:ascii="Times New Roman" w:hAnsi="Times New Roman" w:cs="Times New Roman"/>
        </w:rPr>
        <w:t xml:space="preserve"> during infancy</w:t>
      </w:r>
      <w:r w:rsidR="00087C36">
        <w:rPr>
          <w:rFonts w:ascii="Times New Roman" w:hAnsi="Times New Roman" w:cs="Times New Roman"/>
        </w:rPr>
        <w:t xml:space="preserve">. </w:t>
      </w:r>
    </w:p>
    <w:p w14:paraId="57DF284E" w14:textId="303FC509" w:rsidR="00524642" w:rsidRDefault="008B24E1" w:rsidP="00E05A21">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w:t>
      </w:r>
      <w:del w:id="6" w:author="Jenny Wang" w:date="2026-06-02T14:49:00Z" w16du:dateUtc="2026-06-02T18:49:00Z">
        <w:r w:rsidR="001B1084" w:rsidDel="00A72C98">
          <w:rPr>
            <w:rFonts w:ascii="Times New Roman" w:hAnsi="Times New Roman" w:cs="Times New Roman"/>
          </w:rPr>
          <w:delText xml:space="preserve">process </w:delText>
        </w:r>
      </w:del>
      <w:ins w:id="7" w:author="Jenny Wang" w:date="2026-06-02T14:49:00Z" w16du:dateUtc="2026-06-02T18:49:00Z">
        <w:r w:rsidR="00A72C98">
          <w:rPr>
            <w:rFonts w:ascii="Times New Roman" w:hAnsi="Times New Roman" w:cs="Times New Roman"/>
          </w:rPr>
          <w:t>distinguish</w:t>
        </w:r>
        <w:r w:rsidR="00A72C98">
          <w:rPr>
            <w:rFonts w:ascii="Times New Roman" w:hAnsi="Times New Roman" w:cs="Times New Roman"/>
          </w:rPr>
          <w:t xml:space="preserve"> </w:t>
        </w:r>
      </w:ins>
      <w:r w:rsidR="001B1084">
        <w:rPr>
          <w:rFonts w:ascii="Times New Roman" w:hAnsi="Times New Roman" w:cs="Times New Roman"/>
        </w:rPr>
        <w:t xml:space="preserve">actions in terms of their efficiency </w:t>
      </w:r>
      <w:r w:rsidR="008A78DB">
        <w:rPr>
          <w:rFonts w:ascii="Times New Roman" w:hAnsi="Times New Roman" w:cs="Times New Roman"/>
        </w:rPr>
        <w:t>is</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(Csibra et al., 1999; Gergely et al., 1995).</w:t>
      </w:r>
      <w:r w:rsidR="00D5365A">
        <w:rPr>
          <w:rFonts w:ascii="Times New Roman" w:hAnsi="Times New Roman" w:cs="Times New Roman"/>
        </w:rPr>
        <w:t xml:space="preserve"> </w:t>
      </w:r>
      <w:commentRangeStart w:id="8"/>
      <w:r w:rsidR="00D5365A">
        <w:rPr>
          <w:rFonts w:ascii="Times New Roman" w:hAnsi="Times New Roman" w:cs="Times New Roman"/>
        </w:rPr>
        <w:t xml:space="preserve">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r w:rsidR="00642D50">
        <w:rPr>
          <w:rFonts w:ascii="Times New Roman" w:hAnsi="Times New Roman" w:cs="Times New Roman"/>
        </w:rPr>
        <w:t>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commentRangeEnd w:id="8"/>
      <w:r w:rsidR="00A72C98">
        <w:rPr>
          <w:rStyle w:val="CommentReference"/>
          <w:rFonts w:ascii="Times New Roman" w:hAnsi="Times New Roman" w:cs="Times New Roman"/>
          <w:sz w:val="24"/>
          <w:szCs w:val="24"/>
        </w:rPr>
        <w:commentReference w:id="8"/>
      </w:r>
      <w:r w:rsidR="00FF127E">
        <w:rPr>
          <w:rFonts w:ascii="Times New Roman" w:hAnsi="Times New Roman" w:cs="Times New Roman"/>
        </w:rPr>
        <w:t>One of the first studies</w:t>
      </w:r>
      <w:r w:rsidR="007F20F3">
        <w:rPr>
          <w:rFonts w:ascii="Times New Roman" w:hAnsi="Times New Roman" w:cs="Times New Roman"/>
        </w:rPr>
        <w:t xml:space="preserve"> to use </w:t>
      </w:r>
      <w:r w:rsidR="00E05A21">
        <w:rPr>
          <w:rFonts w:ascii="Times New Roman" w:hAnsi="Times New Roman" w:cs="Times New Roman"/>
        </w:rPr>
        <w:t>this method</w:t>
      </w:r>
      <w:r w:rsidR="007F20F3">
        <w:rPr>
          <w:rFonts w:ascii="Times New Roman" w:hAnsi="Times New Roman" w:cs="Times New Roman"/>
        </w:rPr>
        <w:t xml:space="preserve"> to </w:t>
      </w:r>
      <w:r w:rsidR="00134CB3">
        <w:rPr>
          <w:rFonts w:ascii="Times New Roman" w:hAnsi="Times New Roman" w:cs="Times New Roman"/>
        </w:rPr>
        <w:t>assess</w:t>
      </w:r>
      <w:r w:rsidR="007F20F3">
        <w:rPr>
          <w:rFonts w:ascii="Times New Roman" w:hAnsi="Times New Roman" w:cs="Times New Roman"/>
        </w:rPr>
        <w:t xml:space="preserve"> </w:t>
      </w:r>
      <w:r w:rsidR="00115F64">
        <w:rPr>
          <w:rFonts w:ascii="Times New Roman" w:hAnsi="Times New Roman" w:cs="Times New Roman"/>
        </w:rPr>
        <w:t>action</w:t>
      </w:r>
      <w:r w:rsidR="00DB0881">
        <w:rPr>
          <w:rFonts w:ascii="Times New Roman" w:hAnsi="Times New Roman" w:cs="Times New Roman"/>
        </w:rPr>
        <w:t xml:space="preserve"> efficiency understanding</w:t>
      </w:r>
      <w:r w:rsidR="007F20F3">
        <w:rPr>
          <w:rFonts w:ascii="Times New Roman" w:hAnsi="Times New Roman" w:cs="Times New Roman"/>
        </w:rPr>
        <w:t xml:space="preserve"> </w:t>
      </w:r>
      <w:r w:rsidR="00115F64">
        <w:rPr>
          <w:rFonts w:ascii="Times New Roman" w:hAnsi="Times New Roman" w:cs="Times New Roman"/>
        </w:rPr>
        <w:t xml:space="preserve">in 12-month-olds </w:t>
      </w:r>
      <w:r w:rsidR="00FF127E">
        <w:rPr>
          <w:rFonts w:ascii="Times New Roman" w:hAnsi="Times New Roman" w:cs="Times New Roman"/>
        </w:rPr>
        <w:t>was that</w:t>
      </w:r>
      <w:r w:rsidR="007F20F3">
        <w:rPr>
          <w:rFonts w:ascii="Times New Roman" w:hAnsi="Times New Roman" w:cs="Times New Roman"/>
        </w:rPr>
        <w:t xml:space="preserve"> by Gergely et al. (1995)</w:t>
      </w:r>
      <w:r w:rsidR="00FF127E">
        <w:rPr>
          <w:rFonts w:ascii="Times New Roman" w:hAnsi="Times New Roman" w:cs="Times New Roman"/>
        </w:rPr>
        <w:t>.</w:t>
      </w:r>
      <w:r w:rsidR="00524642">
        <w:rPr>
          <w:rFonts w:ascii="Times New Roman" w:hAnsi="Times New Roman" w:cs="Times New Roman"/>
        </w:rPr>
        <w:t xml:space="preserve"> </w:t>
      </w:r>
      <w:r w:rsidR="00115F64">
        <w:rPr>
          <w:rFonts w:ascii="Times New Roman" w:hAnsi="Times New Roman" w:cs="Times New Roman"/>
        </w:rPr>
        <w:t>Infants were habituated</w:t>
      </w:r>
      <w:r w:rsidR="00524642">
        <w:rPr>
          <w:rFonts w:ascii="Times New Roman" w:hAnsi="Times New Roman" w:cs="Times New Roman"/>
        </w:rPr>
        <w:t xml:space="preserve"> to an event in </w:t>
      </w:r>
      <w:r w:rsidR="00524642" w:rsidRPr="004C0C81">
        <w:rPr>
          <w:rFonts w:ascii="Times New Roman" w:hAnsi="Times New Roman" w:cs="Times New Roman"/>
        </w:rPr>
        <w:t>which a</w:t>
      </w:r>
      <w:r w:rsidR="00524642">
        <w:rPr>
          <w:rFonts w:ascii="Times New Roman" w:hAnsi="Times New Roman" w:cs="Times New Roman"/>
        </w:rPr>
        <w:t xml:space="preserve">n animated ball jumped over </w:t>
      </w:r>
      <w:r w:rsidR="00FA5D8D">
        <w:rPr>
          <w:rFonts w:ascii="Times New Roman" w:hAnsi="Times New Roman" w:cs="Times New Roman"/>
        </w:rPr>
        <w:t xml:space="preserve">(Experimental condition) or beside (Control condition) </w:t>
      </w:r>
      <w:r w:rsidR="00524642">
        <w:rPr>
          <w:rFonts w:ascii="Times New Roman" w:hAnsi="Times New Roman" w:cs="Times New Roman"/>
        </w:rPr>
        <w:t>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w:t>
      </w:r>
      <w:r w:rsidR="00115F64">
        <w:rPr>
          <w:rFonts w:ascii="Times New Roman" w:hAnsi="Times New Roman" w:cs="Times New Roman"/>
        </w:rPr>
        <w:t xml:space="preserve"> two test events with the barrier removed.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115F64">
        <w:rPr>
          <w:rFonts w:ascii="Times New Roman" w:hAnsi="Times New Roman" w:cs="Times New Roman"/>
        </w:rPr>
        <w:t>,</w:t>
      </w:r>
      <w:r w:rsidR="00AE5E71">
        <w:rPr>
          <w:rFonts w:ascii="Times New Roman" w:hAnsi="Times New Roman" w:cs="Times New Roman"/>
        </w:rPr>
        <w:t xml:space="preserve"> the first</w:t>
      </w:r>
      <w:r w:rsidR="00524642" w:rsidRPr="004C0C81">
        <w:rPr>
          <w:rFonts w:ascii="Times New Roman" w:hAnsi="Times New Roman" w:cs="Times New Roman"/>
        </w:rPr>
        <w:t xml:space="preserve"> circle </w:t>
      </w:r>
      <w:r w:rsidR="00524642">
        <w:rPr>
          <w:rFonts w:ascii="Times New Roman" w:hAnsi="Times New Roman" w:cs="Times New Roman"/>
        </w:rPr>
        <w:t>followed the familiar</w:t>
      </w:r>
      <w:r w:rsidR="00CD0177">
        <w:rPr>
          <w:rFonts w:ascii="Times New Roman" w:hAnsi="Times New Roman" w:cs="Times New Roman"/>
        </w:rPr>
        <w:t>, but now inefficient,</w:t>
      </w:r>
      <w:r w:rsidR="00524642">
        <w:rPr>
          <w:rFonts w:ascii="Times New Roman" w:hAnsi="Times New Roman" w:cs="Times New Roman"/>
        </w:rPr>
        <w:t xml:space="preserve"> </w:t>
      </w:r>
      <w:r w:rsidR="00903859">
        <w:rPr>
          <w:rFonts w:ascii="Times New Roman" w:hAnsi="Times New Roman" w:cs="Times New Roman"/>
        </w:rPr>
        <w:t>arced motion</w:t>
      </w:r>
      <w:r w:rsidR="00524642">
        <w:rPr>
          <w:rFonts w:ascii="Times New Roman" w:hAnsi="Times New Roman" w:cs="Times New Roman"/>
        </w:rPr>
        <w:t xml:space="preserve"> path to reach the large circle</w:t>
      </w:r>
      <w:r w:rsidR="00115F64">
        <w:rPr>
          <w:rFonts w:ascii="Times New Roman" w:hAnsi="Times New Roman" w:cs="Times New Roman"/>
        </w:rPr>
        <w:t>. In the</w:t>
      </w:r>
      <w:r w:rsidR="00524642" w:rsidRPr="004C0C81">
        <w:rPr>
          <w:rFonts w:ascii="Times New Roman" w:hAnsi="Times New Roman" w:cs="Times New Roman"/>
        </w:rPr>
        <w:t xml:space="preserv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w:t>
      </w:r>
      <w:r w:rsidR="00115F64">
        <w:rPr>
          <w:rFonts w:ascii="Times New Roman" w:hAnsi="Times New Roman" w:cs="Times New Roman"/>
        </w:rPr>
        <w:t>,</w:t>
      </w:r>
      <w:r w:rsidR="009742E6">
        <w:rPr>
          <w:rFonts w:ascii="Times New Roman" w:hAnsi="Times New Roman" w:cs="Times New Roman"/>
        </w:rPr>
        <w:t xml:space="preserve"> </w:t>
      </w:r>
      <w:r w:rsidR="00524642" w:rsidRPr="004C0C81">
        <w:rPr>
          <w:rFonts w:ascii="Times New Roman" w:hAnsi="Times New Roman" w:cs="Times New Roman"/>
        </w:rPr>
        <w:t xml:space="preserve">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w:t>
      </w:r>
      <w:r w:rsidR="00FA5D8D">
        <w:rPr>
          <w:rFonts w:ascii="Times New Roman" w:hAnsi="Times New Roman" w:cs="Times New Roman"/>
        </w:rPr>
        <w:t xml:space="preserve">Gergely et al. (1995) found </w:t>
      </w:r>
      <w:r w:rsidR="009E38CD">
        <w:rPr>
          <w:rFonts w:ascii="Times New Roman" w:hAnsi="Times New Roman" w:cs="Times New Roman"/>
        </w:rPr>
        <w:t>that</w:t>
      </w:r>
      <w:r w:rsidR="00FA5D8D">
        <w:rPr>
          <w:rFonts w:ascii="Times New Roman" w:hAnsi="Times New Roman" w:cs="Times New Roman"/>
        </w:rPr>
        <w:t xml:space="preserve"> only</w:t>
      </w:r>
      <w:r w:rsidR="009E38CD">
        <w:rPr>
          <w:rFonts w:ascii="Times New Roman" w:hAnsi="Times New Roman" w:cs="Times New Roman"/>
        </w:rPr>
        <w:t xml:space="preserve"> </w:t>
      </w:r>
      <w:r w:rsidR="009E38CD">
        <w:rPr>
          <w:rFonts w:ascii="Times New Roman" w:hAnsi="Times New Roman" w:cs="Times New Roman"/>
        </w:rPr>
        <w:lastRenderedPageBreak/>
        <w:t>infants</w:t>
      </w:r>
      <w:r w:rsidR="00FA5D8D">
        <w:rPr>
          <w:rFonts w:ascii="Times New Roman" w:hAnsi="Times New Roman" w:cs="Times New Roman"/>
        </w:rPr>
        <w:t xml:space="preserve"> in the Experimental condition</w:t>
      </w:r>
      <w:r w:rsidR="00524642">
        <w:rPr>
          <w:rFonts w:ascii="Times New Roman" w:hAnsi="Times New Roman" w:cs="Times New Roman"/>
        </w:rPr>
        <w:t xml:space="preserve"> looked longer at the old </w:t>
      </w:r>
      <w:r w:rsidR="00FA5D8D">
        <w:rPr>
          <w:rFonts w:ascii="Times New Roman" w:hAnsi="Times New Roman" w:cs="Times New Roman"/>
        </w:rPr>
        <w:t xml:space="preserve">than </w:t>
      </w:r>
      <w:r w:rsidR="00524642">
        <w:rPr>
          <w:rFonts w:ascii="Times New Roman" w:hAnsi="Times New Roman" w:cs="Times New Roman"/>
        </w:rPr>
        <w:t xml:space="preserve">at the new </w:t>
      </w:r>
      <w:r w:rsidR="00FA5D8D">
        <w:rPr>
          <w:rFonts w:ascii="Times New Roman" w:hAnsi="Times New Roman" w:cs="Times New Roman"/>
        </w:rPr>
        <w:t xml:space="preserve">action </w:t>
      </w:r>
      <w:r w:rsidR="009742E6">
        <w:rPr>
          <w:rFonts w:ascii="Times New Roman" w:hAnsi="Times New Roman" w:cs="Times New Roman"/>
        </w:rPr>
        <w:t>event</w:t>
      </w:r>
      <w:r w:rsidR="00FA5D8D">
        <w:rPr>
          <w:rFonts w:ascii="Times New Roman" w:hAnsi="Times New Roman" w:cs="Times New Roman"/>
        </w:rPr>
        <w:t>; infants in the Control condition looked equally long at both test events</w:t>
      </w:r>
      <w:r w:rsidR="00524642">
        <w:rPr>
          <w:rFonts w:ascii="Times New Roman" w:hAnsi="Times New Roman" w:cs="Times New Roman"/>
        </w:rPr>
        <w:t xml:space="preserve">. </w:t>
      </w:r>
    </w:p>
    <w:p w14:paraId="271A1480" w14:textId="495A2092"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w:t>
      </w:r>
      <w:r w:rsidR="005212F4">
        <w:rPr>
          <w:rFonts w:ascii="Times New Roman" w:hAnsi="Times New Roman" w:cs="Times New Roman"/>
        </w:rPr>
        <w:t>efficiency-based expectations have been shown to apply</w:t>
      </w:r>
      <w:r>
        <w:rPr>
          <w:rFonts w:ascii="Times New Roman" w:hAnsi="Times New Roman" w:cs="Times New Roman"/>
        </w:rPr>
        <w:t xml:space="preserve"> not only to people (e.g., Phillips &amp; Wellman, 2005; Sodian et al., 2004; Woodward &amp; Sommerville, 2000) and animals (e.g., Schwier et al., 2006) but also to geometric shapes (Csibra et al., 2003; Gergely et al., 1995) and inanimate objects (</w:t>
      </w:r>
      <w:r w:rsidR="005212F4">
        <w:rPr>
          <w:rFonts w:ascii="Times New Roman" w:hAnsi="Times New Roman" w:cs="Times New Roman"/>
        </w:rPr>
        <w:t xml:space="preserve">Csibra et al., 1999; </w:t>
      </w:r>
      <w:r>
        <w:rPr>
          <w:rFonts w:ascii="Times New Roman" w:hAnsi="Times New Roman" w:cs="Times New Roman"/>
        </w:rPr>
        <w:t xml:space="preserve">Kamewari et al., 2005). Additionally, </w:t>
      </w:r>
      <w:r w:rsidR="004F1972">
        <w:rPr>
          <w:rFonts w:ascii="Times New Roman" w:hAnsi="Times New Roman" w:cs="Times New Roman"/>
        </w:rPr>
        <w:t>recent evidence suggests that infants</w:t>
      </w:r>
      <w:r>
        <w:rPr>
          <w:rFonts w:ascii="Times New Roman" w:hAnsi="Times New Roman" w:cs="Times New Roman"/>
        </w:rPr>
        <w:t xml:space="preserve"> </w:t>
      </w:r>
      <w:r w:rsidR="006B7D30">
        <w:rPr>
          <w:rFonts w:ascii="Times New Roman" w:hAnsi="Times New Roman" w:cs="Times New Roman"/>
        </w:rPr>
        <w:t>represent</w:t>
      </w:r>
      <w:r w:rsidR="004F1972">
        <w:rPr>
          <w:rFonts w:ascii="Times New Roman" w:hAnsi="Times New Roman" w:cs="Times New Roman"/>
        </w:rPr>
        <w:t xml:space="preserve"> action</w:t>
      </w:r>
      <w:r w:rsidR="006B7D30">
        <w:rPr>
          <w:rFonts w:ascii="Times New Roman" w:hAnsi="Times New Roman" w:cs="Times New Roman"/>
        </w:rPr>
        <w:t xml:space="preserve"> efficiency </w:t>
      </w:r>
      <w:r w:rsidR="004F1972">
        <w:rPr>
          <w:rFonts w:ascii="Times New Roman" w:hAnsi="Times New Roman" w:cs="Times New Roman"/>
        </w:rPr>
        <w:t>in a more graded, continuous fashion</w:t>
      </w:r>
      <w:r w:rsidR="006B7D30">
        <w:rPr>
          <w:rFonts w:ascii="Times New Roman" w:hAnsi="Times New Roman" w:cs="Times New Roman"/>
        </w:rPr>
        <w:t xml:space="preserve"> rather than in an all-or-none</w:t>
      </w:r>
      <w:r w:rsidR="00CB5C86">
        <w:rPr>
          <w:rFonts w:ascii="Times New Roman" w:hAnsi="Times New Roman" w:cs="Times New Roman"/>
        </w:rPr>
        <w:t>, binary</w:t>
      </w:r>
      <w:r w:rsidR="004F1972">
        <w:rPr>
          <w:rFonts w:ascii="Times New Roman" w:hAnsi="Times New Roman" w:cs="Times New Roman"/>
        </w:rPr>
        <w:t xml:space="preserve"> manner</w:t>
      </w:r>
      <w:r>
        <w:rPr>
          <w:rFonts w:ascii="Times New Roman" w:hAnsi="Times New Roman" w:cs="Times New Roman"/>
        </w:rPr>
        <w:t xml:space="preserve"> (Liu &amp; Spelke, 2017).</w:t>
      </w:r>
      <w:r w:rsidR="00F478FB">
        <w:rPr>
          <w:rFonts w:ascii="Times New Roman" w:hAnsi="Times New Roman" w:cs="Times New Roman"/>
        </w:rPr>
        <w:t xml:space="preserve"> Still other research has shown that </w:t>
      </w:r>
      <w:r w:rsidR="00DB0881">
        <w:rPr>
          <w:rFonts w:ascii="Times New Roman" w:hAnsi="Times New Roman" w:cs="Times New Roman"/>
        </w:rPr>
        <w:t>action efficiency understanding</w:t>
      </w:r>
      <w:r w:rsidR="00F478FB">
        <w:rPr>
          <w:rFonts w:ascii="Times New Roman" w:hAnsi="Times New Roman" w:cs="Times New Roman"/>
        </w:rPr>
        <w:t xml:space="preserve"> can be elicited in infants as young as 3 months of age if they are given direct action experience (e.g., Skerry et al., 2013) or the action events </w:t>
      </w:r>
      <w:r w:rsidR="004F1972">
        <w:rPr>
          <w:rFonts w:ascii="Times New Roman" w:hAnsi="Times New Roman" w:cs="Times New Roman"/>
        </w:rPr>
        <w:t>are causally efficacious</w:t>
      </w:r>
      <w:r w:rsidR="00F478FB">
        <w:rPr>
          <w:rFonts w:ascii="Times New Roman" w:hAnsi="Times New Roman" w:cs="Times New Roman"/>
        </w:rPr>
        <w:t xml:space="preserve"> (e.g., Liu et al., 2019). </w:t>
      </w:r>
      <w:r w:rsidR="004F1972">
        <w:rPr>
          <w:rFonts w:ascii="Times New Roman" w:hAnsi="Times New Roman" w:cs="Times New Roman"/>
        </w:rPr>
        <w:t>Together,</w:t>
      </w:r>
      <w:r w:rsidR="00D74336">
        <w:rPr>
          <w:rFonts w:ascii="Times New Roman" w:hAnsi="Times New Roman" w:cs="Times New Roman"/>
        </w:rPr>
        <w:t xml:space="preserve"> this research </w:t>
      </w:r>
      <w:r w:rsidR="008A78DB">
        <w:rPr>
          <w:rFonts w:ascii="Times New Roman" w:hAnsi="Times New Roman" w:cs="Times New Roman"/>
        </w:rPr>
        <w:t xml:space="preserve">establishes </w:t>
      </w:r>
      <w:r w:rsidR="00D74336">
        <w:rPr>
          <w:rFonts w:ascii="Times New Roman" w:hAnsi="Times New Roman" w:cs="Times New Roman"/>
        </w:rPr>
        <w:t xml:space="preserve">that </w:t>
      </w:r>
      <w:r w:rsidR="00DB0881">
        <w:rPr>
          <w:rFonts w:ascii="Times New Roman" w:hAnsi="Times New Roman" w:cs="Times New Roman"/>
        </w:rPr>
        <w:t>action efficiency understanding</w:t>
      </w:r>
      <w:r w:rsidR="00D74336">
        <w:rPr>
          <w:rFonts w:ascii="Times New Roman" w:hAnsi="Times New Roman" w:cs="Times New Roman"/>
        </w:rPr>
        <w:t xml:space="preserve"> </w:t>
      </w:r>
      <w:r w:rsidR="008A78DB">
        <w:rPr>
          <w:rFonts w:ascii="Times New Roman" w:hAnsi="Times New Roman" w:cs="Times New Roman"/>
        </w:rPr>
        <w:t>is</w:t>
      </w:r>
      <w:r w:rsidR="00972D7B">
        <w:rPr>
          <w:rFonts w:ascii="Times New Roman" w:hAnsi="Times New Roman" w:cs="Times New Roman"/>
        </w:rPr>
        <w:t xml:space="preserv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DB0881">
        <w:rPr>
          <w:rFonts w:ascii="Times New Roman" w:hAnsi="Times New Roman" w:cs="Times New Roman"/>
          <w:b/>
          <w:bCs/>
        </w:rPr>
        <w:t>action efficiency understanding</w:t>
      </w:r>
    </w:p>
    <w:p w14:paraId="68C4497A" w14:textId="4F05A0E8" w:rsidR="005917B9" w:rsidRDefault="00524642" w:rsidP="00715F13">
      <w:pPr>
        <w:spacing w:line="480" w:lineRule="auto"/>
        <w:contextualSpacing/>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w:t>
      </w:r>
      <w:r w:rsidR="00F17F58">
        <w:rPr>
          <w:rFonts w:ascii="Times New Roman" w:hAnsi="Times New Roman" w:cs="Times New Roman"/>
        </w:rPr>
        <w:t>advanced</w:t>
      </w:r>
      <w:r>
        <w:rPr>
          <w:rFonts w:ascii="Times New Roman" w:hAnsi="Times New Roman" w:cs="Times New Roman"/>
        </w:rPr>
        <w:t xml:space="preserve">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w:t>
      </w:r>
      <w:r w:rsidR="000D116A">
        <w:rPr>
          <w:rFonts w:ascii="Times New Roman" w:hAnsi="Times New Roman" w:cs="Times New Roman"/>
        </w:rPr>
        <w:t>theories</w:t>
      </w:r>
      <w:r w:rsidR="00E326A7">
        <w:rPr>
          <w:rFonts w:ascii="Times New Roman" w:hAnsi="Times New Roman" w:cs="Times New Roman"/>
        </w:rPr>
        <w:t xml:space="preserve">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AB3702">
        <w:rPr>
          <w:rFonts w:ascii="Times New Roman" w:hAnsi="Times New Roman" w:cs="Times New Roman"/>
        </w:rPr>
        <w:t>consists of</w:t>
      </w:r>
      <w:r w:rsidR="00EA48CB">
        <w:rPr>
          <w:rFonts w:ascii="Times New Roman" w:hAnsi="Times New Roman" w:cs="Times New Roman"/>
        </w:rPr>
        <w:t xml:space="preserve"> </w:t>
      </w:r>
      <w:r w:rsidR="000064AB">
        <w:rPr>
          <w:rFonts w:ascii="Times New Roman" w:hAnsi="Times New Roman" w:cs="Times New Roman"/>
        </w:rPr>
        <w:t>“</w:t>
      </w:r>
      <w:commentRangeStart w:id="9"/>
      <w:r w:rsidR="00E326A7">
        <w:rPr>
          <w:rFonts w:ascii="Times New Roman" w:hAnsi="Times New Roman" w:cs="Times New Roman"/>
        </w:rPr>
        <w:t>rich</w:t>
      </w:r>
      <w:commentRangeEnd w:id="9"/>
      <w:r w:rsidR="00A72C98">
        <w:rPr>
          <w:rStyle w:val="CommentReference"/>
          <w:rFonts w:ascii="Times New Roman" w:hAnsi="Times New Roman" w:cs="Times New Roman"/>
          <w:sz w:val="24"/>
          <w:szCs w:val="24"/>
        </w:rPr>
        <w:commentReference w:id="9"/>
      </w:r>
      <w:r w:rsidR="000064AB">
        <w:rPr>
          <w:rFonts w:ascii="Times New Roman" w:hAnsi="Times New Roman" w:cs="Times New Roman"/>
        </w:rPr>
        <w:t>”</w:t>
      </w:r>
      <w:r w:rsidR="00E326A7">
        <w:rPr>
          <w:rFonts w:ascii="Times New Roman" w:hAnsi="Times New Roman" w:cs="Times New Roman"/>
        </w:rPr>
        <w:t xml:space="preserve"> proposals for the origins of infant </w:t>
      </w:r>
      <w:r w:rsidR="00DB0881">
        <w:rPr>
          <w:rFonts w:ascii="Times New Roman" w:hAnsi="Times New Roman" w:cs="Times New Roman"/>
        </w:rPr>
        <w:t>action efficiency understanding</w:t>
      </w:r>
      <w:r w:rsidR="00E326A7">
        <w:rPr>
          <w:rFonts w:ascii="Times New Roman" w:hAnsi="Times New Roman" w:cs="Times New Roman"/>
        </w:rPr>
        <w:t xml:space="preserve">.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w:t>
      </w:r>
      <w:r w:rsidR="009F48D5">
        <w:rPr>
          <w:rFonts w:ascii="Times New Roman" w:eastAsia="Times New Roman" w:hAnsi="Times New Roman" w:cs="Times New Roman"/>
        </w:rPr>
        <w:t>An extremely prominent</w:t>
      </w:r>
      <w:r w:rsidR="00715F13">
        <w:rPr>
          <w:rFonts w:ascii="Times New Roman" w:eastAsia="Times New Roman" w:hAnsi="Times New Roman" w:cs="Times New Roman"/>
        </w:rPr>
        <w:t xml:space="preserve"> example of </w:t>
      </w:r>
      <w:r w:rsidR="00FA188E">
        <w:rPr>
          <w:rFonts w:ascii="Times New Roman" w:eastAsia="Times New Roman" w:hAnsi="Times New Roman" w:cs="Times New Roman"/>
        </w:rPr>
        <w:t>this kind of account</w:t>
      </w:r>
      <w:r w:rsidR="002C2FA4">
        <w:rPr>
          <w:rFonts w:ascii="Times New Roman" w:hAnsi="Times New Roman" w:cs="Times New Roman"/>
        </w:rPr>
        <w:t xml:space="preserv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w:t>
      </w:r>
      <w:r w:rsidR="002C2FA4" w:rsidRPr="00996380">
        <w:rPr>
          <w:rFonts w:ascii="Times New Roman" w:hAnsi="Times New Roman" w:cs="Times New Roman"/>
        </w:rPr>
        <w:lastRenderedPageBreak/>
        <w:t>that if a</w:t>
      </w:r>
      <w:r w:rsidR="002C2FA4">
        <w:rPr>
          <w:rFonts w:ascii="Times New Roman" w:hAnsi="Times New Roman" w:cs="Times New Roman"/>
        </w:rPr>
        <w:t>n agent</w:t>
      </w:r>
      <w:r w:rsidR="003D3C80">
        <w:rPr>
          <w:rFonts w:ascii="Times New Roman" w:hAnsi="Times New Roman" w:cs="Times New Roman"/>
        </w:rPr>
        <w:t xml:space="preserve"> pursues some end state efficiently given the </w:t>
      </w:r>
      <w:r w:rsidR="000D7247">
        <w:rPr>
          <w:rFonts w:ascii="Times New Roman" w:hAnsi="Times New Roman" w:cs="Times New Roman"/>
        </w:rPr>
        <w:t xml:space="preserve">physical </w:t>
      </w:r>
      <w:r w:rsidR="003D3C80">
        <w:rPr>
          <w:rFonts w:ascii="Times New Roman" w:hAnsi="Times New Roman" w:cs="Times New Roman"/>
        </w:rPr>
        <w:t xml:space="preserve">context—and thereby satisfies the </w:t>
      </w:r>
      <w:r w:rsidR="000064AB">
        <w:rPr>
          <w:rFonts w:ascii="Times New Roman" w:hAnsi="Times New Roman" w:cs="Times New Roman"/>
        </w:rPr>
        <w:t>“</w:t>
      </w:r>
      <w:r w:rsidR="003D3C80">
        <w:rPr>
          <w:rFonts w:ascii="Times New Roman" w:hAnsi="Times New Roman" w:cs="Times New Roman"/>
        </w:rPr>
        <w:t>rationality principle</w:t>
      </w:r>
      <w:r w:rsidR="000064AB">
        <w:rPr>
          <w:rFonts w:ascii="Times New Roman" w:hAnsi="Times New Roman" w:cs="Times New Roman"/>
        </w:rPr>
        <w:t>”</w:t>
      </w:r>
      <w:r w:rsidR="003D3C80">
        <w:rPr>
          <w:rFonts w:ascii="Times New Roman" w:hAnsi="Times New Roman" w:cs="Times New Roman"/>
        </w:rPr>
        <w:t>—</w:t>
      </w:r>
      <w:r w:rsidR="002C2FA4" w:rsidRPr="00996380">
        <w:rPr>
          <w:rFonts w:ascii="Times New Roman" w:hAnsi="Times New Roman" w:cs="Times New Roman"/>
        </w:rPr>
        <w:t xml:space="preserve">then </w:t>
      </w:r>
      <w:r w:rsidR="003D3C80">
        <w:rPr>
          <w:rFonts w:ascii="Times New Roman" w:hAnsi="Times New Roman" w:cs="Times New Roman"/>
        </w:rPr>
        <w:t xml:space="preserve">that end state will </w:t>
      </w:r>
      <w:r w:rsidR="00CB5C86">
        <w:rPr>
          <w:rFonts w:ascii="Times New Roman" w:hAnsi="Times New Roman" w:cs="Times New Roman"/>
        </w:rPr>
        <w:t>be treated</w:t>
      </w:r>
      <w:r w:rsidR="003D3C80">
        <w:rPr>
          <w:rFonts w:ascii="Times New Roman" w:hAnsi="Times New Roman" w:cs="Times New Roman"/>
        </w:rPr>
        <w:t xml:space="preserve"> as the agent’s goal, </w:t>
      </w:r>
      <w:r w:rsidR="002C2FA4" w:rsidRPr="00996380">
        <w:rPr>
          <w:rFonts w:ascii="Times New Roman" w:hAnsi="Times New Roman" w:cs="Times New Roman"/>
        </w:rPr>
        <w:t>the agent's behavior as a</w:t>
      </w:r>
      <w:r w:rsidR="005B1315">
        <w:rPr>
          <w:rFonts w:ascii="Times New Roman" w:hAnsi="Times New Roman" w:cs="Times New Roman"/>
        </w:rPr>
        <w:t xml:space="preserve"> goal-directed</w:t>
      </w:r>
      <w:r w:rsidR="002C2FA4" w:rsidRPr="00996380">
        <w:rPr>
          <w:rFonts w:ascii="Times New Roman" w:hAnsi="Times New Roman" w:cs="Times New Roman"/>
        </w:rPr>
        <w:t xml:space="preserve"> </w:t>
      </w:r>
      <w:r w:rsidR="000064AB">
        <w:rPr>
          <w:rFonts w:ascii="Times New Roman" w:hAnsi="Times New Roman" w:cs="Times New Roman"/>
        </w:rPr>
        <w:t>“</w:t>
      </w:r>
      <w:r w:rsidR="002C2FA4" w:rsidRPr="00996380">
        <w:rPr>
          <w:rFonts w:ascii="Times New Roman" w:hAnsi="Times New Roman" w:cs="Times New Roman"/>
        </w:rPr>
        <w:t>means</w:t>
      </w:r>
      <w:r w:rsidR="000064AB">
        <w:rPr>
          <w:rFonts w:ascii="Times New Roman" w:hAnsi="Times New Roman" w:cs="Times New Roman"/>
        </w:rPr>
        <w:t>”</w:t>
      </w:r>
      <w:r w:rsidR="002C2FA4" w:rsidRPr="00996380">
        <w:rPr>
          <w:rFonts w:ascii="Times New Roman" w:hAnsi="Times New Roman" w:cs="Times New Roman"/>
        </w:rPr>
        <w:t xml:space="preserve"> to </w:t>
      </w:r>
      <w:r w:rsidR="005B1315">
        <w:rPr>
          <w:rFonts w:ascii="Times New Roman" w:hAnsi="Times New Roman" w:cs="Times New Roman"/>
        </w:rPr>
        <w:t>it</w:t>
      </w:r>
      <w:r w:rsidR="002C2FA4" w:rsidRPr="00996380">
        <w:rPr>
          <w:rFonts w:ascii="Times New Roman" w:hAnsi="Times New Roman" w:cs="Times New Roman"/>
        </w:rPr>
        <w:t xml:space="preserve">, and the physical context as </w:t>
      </w:r>
      <w:r w:rsidR="002C2FA4">
        <w:rPr>
          <w:rFonts w:ascii="Times New Roman" w:hAnsi="Times New Roman" w:cs="Times New Roman"/>
        </w:rPr>
        <w:t xml:space="preserve">a set of </w:t>
      </w:r>
      <w:r w:rsidR="000064AB">
        <w:rPr>
          <w:rFonts w:ascii="Times New Roman" w:hAnsi="Times New Roman" w:cs="Times New Roman"/>
        </w:rPr>
        <w:t>“</w:t>
      </w:r>
      <w:r w:rsidR="002C2FA4" w:rsidRPr="00996380">
        <w:rPr>
          <w:rFonts w:ascii="Times New Roman" w:hAnsi="Times New Roman" w:cs="Times New Roman"/>
        </w:rPr>
        <w:t>constraints</w:t>
      </w:r>
      <w:r w:rsidR="000064AB">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0D7247">
        <w:rPr>
          <w:rFonts w:ascii="Times New Roman" w:hAnsi="Times New Roman" w:cs="Times New Roman"/>
        </w:rPr>
        <w:t>an action is goal</w:t>
      </w:r>
      <w:r w:rsidR="002C2FA4">
        <w:rPr>
          <w:rFonts w:ascii="Times New Roman" w:hAnsi="Times New Roman" w:cs="Times New Roman"/>
        </w:rPr>
        <w:t>-directed</w:t>
      </w:r>
      <w:r w:rsidR="000D7247">
        <w:rPr>
          <w:rFonts w:ascii="Times New Roman" w:hAnsi="Times New Roman" w:cs="Times New Roman"/>
        </w:rPr>
        <w:t xml:space="preserve"> </w:t>
      </w:r>
      <w:r w:rsidR="00CB5C86">
        <w:rPr>
          <w:rFonts w:ascii="Times New Roman" w:hAnsi="Times New Roman" w:cs="Times New Roman"/>
        </w:rPr>
        <w:t>if it is deemed</w:t>
      </w:r>
      <w:r w:rsidR="000D7247">
        <w:rPr>
          <w:rFonts w:ascii="Times New Roman" w:hAnsi="Times New Roman" w:cs="Times New Roman"/>
        </w:rPr>
        <w:t xml:space="preserve"> rational and efficient.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w:t>
      </w:r>
      <w:r w:rsidR="000064AB">
        <w:rPr>
          <w:rFonts w:ascii="Times New Roman" w:hAnsi="Times New Roman" w:cs="Times New Roman"/>
        </w:rPr>
        <w:t>“</w:t>
      </w:r>
      <w:r w:rsidR="005917B9">
        <w:rPr>
          <w:rFonts w:ascii="Times New Roman" w:hAnsi="Times New Roman" w:cs="Times New Roman"/>
        </w:rPr>
        <w:t>non-mentalistic</w:t>
      </w:r>
      <w:r w:rsidR="000064AB">
        <w:rPr>
          <w:rFonts w:ascii="Times New Roman" w:hAnsi="Times New Roman" w:cs="Times New Roman"/>
        </w:rPr>
        <w:t>”</w:t>
      </w:r>
      <w:r w:rsidR="00FA10B5">
        <w:rPr>
          <w:rFonts w:ascii="Times New Roman" w:hAnsi="Times New Roman" w:cs="Times New Roman"/>
        </w:rPr>
        <w:t xml:space="preserve">: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w:t>
      </w:r>
      <w:r w:rsidR="00F17F58">
        <w:rPr>
          <w:rFonts w:ascii="Times New Roman" w:hAnsi="Times New Roman" w:cs="Times New Roman"/>
        </w:rPr>
        <w:t xml:space="preserve"> (i.e., beliefs, desires, and intentions)</w:t>
      </w:r>
      <w:r w:rsidR="005917B9">
        <w:rPr>
          <w:rFonts w:ascii="Times New Roman" w:hAnsi="Times New Roman" w:cs="Times New Roman"/>
        </w:rPr>
        <w:t xml:space="preserve">. </w:t>
      </w:r>
    </w:p>
    <w:p w14:paraId="0D27293B" w14:textId="6B58D4BF" w:rsidR="00A44FE1" w:rsidRDefault="00221A84" w:rsidP="00B878DE">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evaluate possible plans—that is, sequences of actions that lead to a goal—and select the plan that maximizes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5B1315">
        <w:rPr>
          <w:rFonts w:ascii="Times New Roman" w:hAnsi="Times New Roman" w:cs="Times New Roman"/>
        </w:rPr>
        <w:t xml:space="preserve"> </w:t>
      </w:r>
      <w:r w:rsidR="00FA10B5">
        <w:rPr>
          <w:rFonts w:ascii="Times New Roman" w:hAnsi="Times New Roman" w:cs="Times New Roman"/>
        </w:rPr>
        <w:t>Proponents of this perspective maintain that learners solve this computational level problem via Bayesian inference.</w:t>
      </w:r>
      <w:r w:rsidR="00930D6E">
        <w:rPr>
          <w:rFonts w:ascii="Times New Roman" w:hAnsi="Times New Roman" w:cs="Times New Roman"/>
        </w:rPr>
        <w:t xml:space="preserve"> </w:t>
      </w:r>
    </w:p>
    <w:p w14:paraId="753B37F9" w14:textId="48F452D4"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B0881">
        <w:rPr>
          <w:rFonts w:ascii="Times New Roman" w:hAnsi="Times New Roman" w:cs="Times New Roman"/>
        </w:rPr>
        <w:t>action efficiency understanding</w:t>
      </w:r>
      <w:r w:rsidRPr="00A06DD6">
        <w:rPr>
          <w:rFonts w:ascii="Times New Roman" w:hAnsi="Times New Roman" w:cs="Times New Roman"/>
        </w:rPr>
        <w:t xml:space="preserve"> </w:t>
      </w:r>
      <w:r w:rsidR="005B1315">
        <w:rPr>
          <w:rFonts w:ascii="Times New Roman" w:hAnsi="Times New Roman" w:cs="Times New Roman"/>
        </w:rPr>
        <w:t>on the one hand</w:t>
      </w:r>
      <w:r w:rsidR="005B1315" w:rsidRPr="00A06DD6">
        <w:rPr>
          <w:rFonts w:ascii="Times New Roman" w:hAnsi="Times New Roman" w:cs="Times New Roman"/>
        </w:rPr>
        <w:t xml:space="preserve"> </w:t>
      </w:r>
      <w:r w:rsidRPr="00A06DD6">
        <w:rPr>
          <w:rFonts w:ascii="Times New Roman" w:hAnsi="Times New Roman" w:cs="Times New Roman"/>
        </w:rPr>
        <w:t xml:space="preserve">and </w:t>
      </w:r>
      <w:r w:rsidR="00D94C08">
        <w:rPr>
          <w:rFonts w:ascii="Times New Roman" w:hAnsi="Times New Roman" w:cs="Times New Roman"/>
        </w:rPr>
        <w:t xml:space="preserve">their </w:t>
      </w:r>
      <w:r w:rsidRPr="00A06DD6">
        <w:rPr>
          <w:rFonts w:ascii="Times New Roman" w:hAnsi="Times New Roman" w:cs="Times New Roman"/>
        </w:rPr>
        <w:t xml:space="preserve">reasoning about objects and entities </w:t>
      </w:r>
      <w:r w:rsidR="005B1315">
        <w:rPr>
          <w:rFonts w:ascii="Times New Roman" w:hAnsi="Times New Roman" w:cs="Times New Roman"/>
        </w:rPr>
        <w:t>on the other</w:t>
      </w:r>
      <w:r w:rsidR="005B1315" w:rsidRPr="00A06DD6">
        <w:rPr>
          <w:rFonts w:ascii="Times New Roman" w:hAnsi="Times New Roman" w:cs="Times New Roman"/>
        </w:rPr>
        <w:t xml:space="preserve"> </w:t>
      </w:r>
      <w:r w:rsidRPr="00A06DD6">
        <w:rPr>
          <w:rFonts w:ascii="Times New Roman" w:hAnsi="Times New Roman" w:cs="Times New Roman"/>
        </w:rPr>
        <w:t>can be explained by</w:t>
      </w:r>
      <w:r>
        <w:rPr>
          <w:rFonts w:ascii="Times New Roman" w:hAnsi="Times New Roman" w:cs="Times New Roman"/>
        </w:rPr>
        <w:t xml:space="preserve"> two</w:t>
      </w:r>
      <w:r w:rsidR="007C744E">
        <w:rPr>
          <w:rFonts w:ascii="Times New Roman" w:hAnsi="Times New Roman" w:cs="Times New Roman"/>
        </w:rPr>
        <w:t xml:space="preserve"> </w:t>
      </w:r>
      <w:r w:rsidR="0031611D">
        <w:rPr>
          <w:rFonts w:ascii="Times New Roman" w:hAnsi="Times New Roman" w:cs="Times New Roman"/>
        </w:rPr>
        <w:t>interrelated</w:t>
      </w:r>
      <w:r w:rsidR="00932620">
        <w:rPr>
          <w:rFonts w:ascii="Times New Roman" w:hAnsi="Times New Roman" w:cs="Times New Roman"/>
        </w:rPr>
        <w:t xml:space="preserve"> domain-specific</w:t>
      </w:r>
      <w:r>
        <w:rPr>
          <w:rFonts w:ascii="Times New Roman" w:hAnsi="Times New Roman" w:cs="Times New Roman"/>
        </w:rPr>
        <w:t xml:space="preserve"> systems </w:t>
      </w:r>
      <w:r w:rsidR="007C744E">
        <w:rPr>
          <w:rFonts w:ascii="Times New Roman" w:hAnsi="Times New Roman" w:cs="Times New Roman"/>
        </w:rPr>
        <w:t>(</w:t>
      </w:r>
      <w:r w:rsidR="00B31C98">
        <w:rPr>
          <w:rFonts w:ascii="Times New Roman" w:hAnsi="Times New Roman" w:cs="Times New Roman"/>
        </w:rPr>
        <w:t xml:space="preserve">e.g., </w:t>
      </w:r>
      <w:r w:rsidR="00442495">
        <w:rPr>
          <w:rFonts w:ascii="Times New Roman" w:hAnsi="Times New Roman" w:cs="Times New Roman"/>
        </w:rPr>
        <w:t xml:space="preserve">Liu et al., </w:t>
      </w:r>
      <w:r w:rsidR="00D32155">
        <w:rPr>
          <w:rFonts w:ascii="Times New Roman" w:hAnsi="Times New Roman" w:cs="Times New Roman"/>
        </w:rPr>
        <w:t>2026</w:t>
      </w:r>
      <w:r w:rsidR="00442495">
        <w:rPr>
          <w:rFonts w:ascii="Times New Roman" w:hAnsi="Times New Roman" w:cs="Times New Roman"/>
        </w:rPr>
        <w:t>)</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5B1315">
        <w:rPr>
          <w:rFonts w:ascii="Times New Roman" w:hAnsi="Times New Roman" w:cs="Times New Roman"/>
        </w:rPr>
        <w:t>A key assumption of this account</w:t>
      </w:r>
      <w:r w:rsidR="00C04915">
        <w:rPr>
          <w:rFonts w:ascii="Times New Roman" w:hAnsi="Times New Roman" w:cs="Times New Roman"/>
        </w:rPr>
        <w:t xml:space="preserve"> is that</w:t>
      </w:r>
      <w:r w:rsidR="002D1978">
        <w:rPr>
          <w:rFonts w:ascii="Times New Roman" w:hAnsi="Times New Roman" w:cs="Times New Roman"/>
        </w:rPr>
        <w:t xml:space="preserve"> the</w:t>
      </w:r>
      <w:r w:rsidR="00C04915">
        <w:rPr>
          <w:rFonts w:ascii="Times New Roman" w:hAnsi="Times New Roman" w:cs="Times New Roman"/>
        </w:rPr>
        <w:t xml:space="preserve"> naïve psychology</w:t>
      </w:r>
      <w:r w:rsidR="005B1315">
        <w:rPr>
          <w:rFonts w:ascii="Times New Roman" w:hAnsi="Times New Roman" w:cs="Times New Roman"/>
        </w:rPr>
        <w:t xml:space="preserve"> system</w:t>
      </w:r>
      <w:r w:rsidR="00C04915">
        <w:rPr>
          <w:rFonts w:ascii="Times New Roman" w:hAnsi="Times New Roman" w:cs="Times New Roman"/>
        </w:rPr>
        <w:t xml:space="preserve"> </w:t>
      </w:r>
      <w:r w:rsidR="005B1315">
        <w:rPr>
          <w:rFonts w:ascii="Times New Roman" w:hAnsi="Times New Roman" w:cs="Times New Roman"/>
        </w:rPr>
        <w:t>depends on</w:t>
      </w:r>
      <w:r w:rsidR="0031611D">
        <w:rPr>
          <w:rFonts w:ascii="Times New Roman" w:hAnsi="Times New Roman" w:cs="Times New Roman"/>
        </w:rPr>
        <w:t>, and receives input from,</w:t>
      </w:r>
      <w:r w:rsidR="005B1315">
        <w:rPr>
          <w:rFonts w:ascii="Times New Roman" w:hAnsi="Times New Roman" w:cs="Times New Roman"/>
        </w:rPr>
        <w:t xml:space="preserve"> the</w:t>
      </w:r>
      <w:r w:rsidR="002C108B">
        <w:rPr>
          <w:rFonts w:ascii="Times New Roman" w:hAnsi="Times New Roman" w:cs="Times New Roman"/>
        </w:rPr>
        <w:t xml:space="preserve"> </w:t>
      </w:r>
      <w:r w:rsidR="002C108B">
        <w:rPr>
          <w:rFonts w:ascii="Times New Roman" w:hAnsi="Times New Roman" w:cs="Times New Roman"/>
        </w:rPr>
        <w:lastRenderedPageBreak/>
        <w:t>naïve physics system. As Liu et al. (</w:t>
      </w:r>
      <w:r w:rsidR="000C32F7">
        <w:rPr>
          <w:rFonts w:ascii="Times New Roman" w:hAnsi="Times New Roman" w:cs="Times New Roman"/>
        </w:rPr>
        <w:t>2026</w:t>
      </w:r>
      <w:r w:rsidR="002C108B">
        <w:rPr>
          <w:rFonts w:ascii="Times New Roman" w:hAnsi="Times New Roman" w:cs="Times New Roman"/>
        </w:rPr>
        <w:t xml:space="preserve">) state, </w:t>
      </w:r>
      <w:r w:rsidR="000064AB">
        <w:rPr>
          <w:rFonts w:ascii="Times New Roman" w:hAnsi="Times New Roman" w:cs="Times New Roman"/>
        </w:rPr>
        <w:t>“</w:t>
      </w:r>
      <w:r w:rsidR="002C108B">
        <w:rPr>
          <w:rFonts w:ascii="Times New Roman" w:hAnsi="Times New Roman" w:cs="Times New Roman"/>
        </w:rPr>
        <w:t xml:space="preserve">computations about the mind require input from naïve physics to return an </w:t>
      </w:r>
      <w:commentRangeStart w:id="10"/>
      <w:commentRangeStart w:id="11"/>
      <w:r w:rsidR="002C108B">
        <w:rPr>
          <w:rFonts w:ascii="Times New Roman" w:hAnsi="Times New Roman" w:cs="Times New Roman"/>
        </w:rPr>
        <w:t>answer</w:t>
      </w:r>
      <w:commentRangeEnd w:id="10"/>
      <w:r w:rsidR="00A72C98">
        <w:rPr>
          <w:rStyle w:val="CommentReference"/>
          <w:rFonts w:ascii="Times New Roman" w:hAnsi="Times New Roman" w:cs="Times New Roman"/>
          <w:sz w:val="24"/>
          <w:szCs w:val="24"/>
        </w:rPr>
        <w:commentReference w:id="10"/>
      </w:r>
      <w:commentRangeEnd w:id="11"/>
      <w:r w:rsidR="00A72C98">
        <w:rPr>
          <w:rStyle w:val="CommentReference"/>
          <w:rFonts w:ascii="Times New Roman" w:hAnsi="Times New Roman" w:cs="Times New Roman"/>
          <w:sz w:val="24"/>
          <w:szCs w:val="24"/>
        </w:rPr>
        <w:commentReference w:id="11"/>
      </w:r>
      <w:r w:rsidR="000064AB">
        <w:rPr>
          <w:rFonts w:ascii="Times New Roman" w:hAnsi="Times New Roman" w:cs="Times New Roman"/>
        </w:rPr>
        <w:t>”</w:t>
      </w:r>
      <w:r w:rsidR="002C108B">
        <w:rPr>
          <w:rFonts w:ascii="Times New Roman" w:hAnsi="Times New Roman" w:cs="Times New Roman"/>
        </w:rPr>
        <w:t xml:space="preserve">. </w:t>
      </w:r>
      <w:r w:rsidR="00F03A2B" w:rsidRPr="00F03A2B">
        <w:rPr>
          <w:rFonts w:ascii="Times New Roman" w:hAnsi="Times New Roman" w:cs="Times New Roman"/>
        </w:rPr>
        <w:t>Crucially,</w:t>
      </w:r>
      <w:r w:rsidR="005B1315">
        <w:rPr>
          <w:rFonts w:ascii="Times New Roman" w:hAnsi="Times New Roman" w:cs="Times New Roman"/>
        </w:rPr>
        <w:t xml:space="preserve"> each of these accounts explain</w:t>
      </w:r>
      <w:r w:rsidR="00CC1DBB">
        <w:rPr>
          <w:rFonts w:ascii="Times New Roman" w:hAnsi="Times New Roman" w:cs="Times New Roman"/>
        </w:rPr>
        <w:t>s</w:t>
      </w:r>
      <w:r w:rsidR="005B1315">
        <w:rPr>
          <w:rFonts w:ascii="Times New Roman" w:hAnsi="Times New Roman" w:cs="Times New Roman"/>
        </w:rPr>
        <w:t xml:space="preserve"> infants’ looking behaviors in action efficiency understanding studies in a similar way</w:t>
      </w:r>
      <w:r w:rsidR="00807615">
        <w:rPr>
          <w:rFonts w:ascii="Times New Roman" w:hAnsi="Times New Roman" w:cs="Times New Roman"/>
        </w:rPr>
        <w:t>: 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w:t>
      </w:r>
      <w:r w:rsidR="000C32F7">
        <w:rPr>
          <w:rFonts w:ascii="Times New Roman" w:hAnsi="Times New Roman" w:cs="Times New Roman"/>
        </w:rPr>
        <w:t xml:space="preserve"> via Liu et al.’s (2026)</w:t>
      </w:r>
      <w:r w:rsidR="009A4EC3">
        <w:rPr>
          <w:rFonts w:ascii="Times New Roman" w:hAnsi="Times New Roman" w:cs="Times New Roman"/>
        </w:rPr>
        <w:t xml:space="preserve"> </w:t>
      </w:r>
      <w:r w:rsidR="000C32F7">
        <w:rPr>
          <w:rFonts w:ascii="Times New Roman" w:hAnsi="Times New Roman" w:cs="Times New Roman"/>
        </w:rPr>
        <w:t xml:space="preserve">naïve physics system </w:t>
      </w:r>
      <w:r w:rsidR="009A4EC3">
        <w:rPr>
          <w:rFonts w:ascii="Times New Roman" w:hAnsi="Times New Roman" w:cs="Times New Roman"/>
        </w:rPr>
        <w:t xml:space="preserve">along </w:t>
      </w:r>
      <w:r w:rsidR="000C32F7">
        <w:rPr>
          <w:rFonts w:ascii="Times New Roman" w:hAnsi="Times New Roman" w:cs="Times New Roman"/>
        </w:rPr>
        <w:t>with computing their</w:t>
      </w:r>
      <w:r w:rsidR="00F03A2B">
        <w:rPr>
          <w:rFonts w:ascii="Times New Roman" w:hAnsi="Times New Roman" w:cs="Times New Roman"/>
        </w:rPr>
        <w:t xml:space="preserve"> associated costs</w:t>
      </w:r>
      <w:r w:rsidR="000C32F7">
        <w:rPr>
          <w:rFonts w:ascii="Times New Roman" w:hAnsi="Times New Roman" w:cs="Times New Roman"/>
        </w:rPr>
        <w:t xml:space="preserve"> perhaps via the naïve utility calculus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w:t>
      </w:r>
      <w:r w:rsidR="0031611D">
        <w:rPr>
          <w:rFonts w:ascii="Times New Roman" w:hAnsi="Times New Roman" w:cs="Times New Roman"/>
        </w:rPr>
        <w:t xml:space="preserve">more costly action, then the teleological system should cause them to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w:t>
      </w:r>
    </w:p>
    <w:p w14:paraId="7C9D2B33" w14:textId="0DF748F0" w:rsidR="000F3F41" w:rsidRDefault="00C62E91" w:rsidP="00F06FB8">
      <w:pPr>
        <w:spacing w:line="480" w:lineRule="auto"/>
        <w:ind w:firstLine="720"/>
        <w:contextualSpacing/>
        <w:rPr>
          <w:rFonts w:ascii="Times New Roman" w:hAnsi="Times New Roman" w:cs="Times New Roman"/>
        </w:rPr>
      </w:pPr>
      <w:r w:rsidRPr="00C62E91">
        <w:rPr>
          <w:rFonts w:ascii="Times New Roman" w:hAnsi="Times New Roman" w:cs="Times New Roman"/>
        </w:rPr>
        <w:t xml:space="preserve">Although </w:t>
      </w:r>
      <w:r w:rsidR="00052CF0">
        <w:rPr>
          <w:rFonts w:ascii="Times New Roman" w:hAnsi="Times New Roman" w:cs="Times New Roman"/>
        </w:rPr>
        <w:t>each of these theories differ</w:t>
      </w:r>
      <w:r w:rsidR="00817899">
        <w:rPr>
          <w:rFonts w:ascii="Times New Roman" w:hAnsi="Times New Roman" w:cs="Times New Roman"/>
        </w:rPr>
        <w:t>s</w:t>
      </w:r>
      <w:r w:rsidR="00052CF0">
        <w:rPr>
          <w:rFonts w:ascii="Times New Roman" w:hAnsi="Times New Roman" w:cs="Times New Roman"/>
        </w:rPr>
        <w:t xml:space="preserve"> somewhat in their specifics</w:t>
      </w:r>
      <w:r w:rsidRPr="00C62E91">
        <w:rPr>
          <w:rFonts w:ascii="Times New Roman" w:hAnsi="Times New Roman" w:cs="Times New Roman"/>
        </w:rPr>
        <w:t xml:space="preserve">, they share the notion that infants </w:t>
      </w:r>
      <w:commentRangeStart w:id="12"/>
      <w:r w:rsidRPr="00C62E91">
        <w:rPr>
          <w:rFonts w:ascii="Times New Roman" w:hAnsi="Times New Roman" w:cs="Times New Roman"/>
        </w:rPr>
        <w:t xml:space="preserve">process </w:t>
      </w:r>
      <w:commentRangeEnd w:id="12"/>
      <w:r w:rsidR="00AB314F" w:rsidRPr="00C62E91">
        <w:rPr>
          <w:rStyle w:val="CommentReference"/>
          <w:rFonts w:ascii="Times New Roman" w:hAnsi="Times New Roman" w:cs="Times New Roman"/>
          <w:sz w:val="24"/>
          <w:szCs w:val="24"/>
        </w:rPr>
        <w:commentReference w:id="12"/>
      </w:r>
      <w:r w:rsidR="00FA10B5" w:rsidRPr="00C62E91">
        <w:rPr>
          <w:rFonts w:ascii="Times New Roman" w:hAnsi="Times New Roman" w:cs="Times New Roman"/>
        </w:rPr>
        <w:t>others</w:t>
      </w:r>
      <w:r w:rsidR="00FA10B5">
        <w:rPr>
          <w:rFonts w:ascii="Times New Roman" w:hAnsi="Times New Roman" w:cs="Times New Roman"/>
        </w:rPr>
        <w:t>’</w:t>
      </w:r>
      <w:r w:rsidR="00FA10B5" w:rsidRPr="00C62E91">
        <w:rPr>
          <w:rFonts w:ascii="Times New Roman" w:hAnsi="Times New Roman" w:cs="Times New Roman"/>
        </w:rPr>
        <w:t xml:space="preserve"> </w:t>
      </w:r>
      <w:r w:rsidRPr="00C62E91">
        <w:rPr>
          <w:rFonts w:ascii="Times New Roman" w:hAnsi="Times New Roman" w:cs="Times New Roman"/>
        </w:rPr>
        <w:t>actions</w:t>
      </w:r>
      <w:r w:rsidR="0031611D">
        <w:rPr>
          <w:rFonts w:ascii="Times New Roman" w:hAnsi="Times New Roman" w:cs="Times New Roman"/>
        </w:rPr>
        <w:t xml:space="preserve"> in</w:t>
      </w:r>
      <w:r w:rsidR="00270E73">
        <w:rPr>
          <w:rFonts w:ascii="Times New Roman" w:hAnsi="Times New Roman" w:cs="Times New Roman"/>
        </w:rPr>
        <w:t xml:space="preserve"> terms of</w:t>
      </w:r>
      <w:r w:rsidRPr="00C62E91">
        <w:rPr>
          <w:rFonts w:ascii="Times New Roman" w:hAnsi="Times New Roman" w:cs="Times New Roman"/>
        </w:rPr>
        <w:t xml:space="preserve"> </w:t>
      </w:r>
      <w:r>
        <w:rPr>
          <w:rFonts w:ascii="Times New Roman" w:hAnsi="Times New Roman" w:cs="Times New Roman"/>
        </w:rPr>
        <w:t>their efficiency</w:t>
      </w:r>
      <w:r w:rsidR="00CD2C97">
        <w:rPr>
          <w:rFonts w:ascii="Times New Roman" w:hAnsi="Times New Roman" w:cs="Times New Roman"/>
        </w:rPr>
        <w:t>,</w:t>
      </w:r>
      <w:r>
        <w:rPr>
          <w:rFonts w:ascii="Times New Roman" w:hAnsi="Times New Roman" w:cs="Times New Roman"/>
        </w:rPr>
        <w:t xml:space="preserve"> </w:t>
      </w:r>
      <w:r w:rsidR="001166DF">
        <w:rPr>
          <w:rFonts w:ascii="Times New Roman" w:hAnsi="Times New Roman" w:cs="Times New Roman"/>
        </w:rPr>
        <w:t xml:space="preserve">rationality, </w:t>
      </w:r>
      <w:r w:rsidR="000C5ABC">
        <w:rPr>
          <w:rFonts w:ascii="Times New Roman" w:hAnsi="Times New Roman" w:cs="Times New Roman"/>
        </w:rPr>
        <w:t xml:space="preserve">cost, </w:t>
      </w:r>
      <w:r w:rsidR="007B68D3">
        <w:rPr>
          <w:rFonts w:ascii="Times New Roman" w:hAnsi="Times New Roman" w:cs="Times New Roman"/>
        </w:rPr>
        <w:t>and rewards,</w:t>
      </w:r>
      <w:r w:rsidR="00CD2C97">
        <w:rPr>
          <w:rFonts w:ascii="Times New Roman" w:hAnsi="Times New Roman" w:cs="Times New Roman"/>
        </w:rPr>
        <w:t xml:space="preserve"> among other things</w:t>
      </w:r>
      <w:r w:rsidRPr="00C62E91">
        <w:rPr>
          <w:rFonts w:ascii="Times New Roman" w:hAnsi="Times New Roman" w:cs="Times New Roman"/>
        </w:rPr>
        <w:t xml:space="preserve">. </w:t>
      </w:r>
      <w:r w:rsidR="00712CF8">
        <w:rPr>
          <w:rFonts w:ascii="Times New Roman" w:hAnsi="Times New Roman" w:cs="Times New Roman"/>
        </w:rPr>
        <w:t>The notion that infants possess these concepts has some intuitive appeal</w:t>
      </w:r>
      <w:r w:rsidRPr="00C62E91">
        <w:rPr>
          <w:rFonts w:ascii="Times New Roman" w:hAnsi="Times New Roman" w:cs="Times New Roman"/>
        </w:rPr>
        <w:t xml:space="preserve">, </w:t>
      </w:r>
      <w:r w:rsidR="00D35AAC">
        <w:rPr>
          <w:rFonts w:ascii="Times New Roman" w:hAnsi="Times New Roman" w:cs="Times New Roman"/>
        </w:rPr>
        <w:t>not least because adults may</w:t>
      </w:r>
      <w:r w:rsidR="0031611D">
        <w:rPr>
          <w:rFonts w:ascii="Times New Roman" w:hAnsi="Times New Roman" w:cs="Times New Roman"/>
        </w:rPr>
        <w:t xml:space="preserve"> use</w:t>
      </w:r>
      <w:r w:rsidR="00712CF8">
        <w:rPr>
          <w:rFonts w:ascii="Times New Roman" w:hAnsi="Times New Roman" w:cs="Times New Roman"/>
        </w:rPr>
        <w:t xml:space="preserve"> similar</w:t>
      </w:r>
      <w:r w:rsidRPr="00C62E91">
        <w:rPr>
          <w:rFonts w:ascii="Times New Roman" w:hAnsi="Times New Roman" w:cs="Times New Roman"/>
        </w:rPr>
        <w:t xml:space="preserve"> principles to process and interpret </w:t>
      </w:r>
      <w:r w:rsidR="00FA10B5" w:rsidRPr="00C62E91">
        <w:rPr>
          <w:rFonts w:ascii="Times New Roman" w:hAnsi="Times New Roman" w:cs="Times New Roman"/>
        </w:rPr>
        <w:t>others</w:t>
      </w:r>
      <w:r w:rsidR="00FA10B5">
        <w:rPr>
          <w:rFonts w:ascii="Times New Roman" w:hAnsi="Times New Roman" w:cs="Times New Roman"/>
        </w:rPr>
        <w:t>’</w:t>
      </w:r>
      <w:r w:rsidR="00FA10B5" w:rsidRPr="00C62E91">
        <w:rPr>
          <w:rFonts w:ascii="Times New Roman" w:hAnsi="Times New Roman" w:cs="Times New Roman"/>
        </w:rPr>
        <w:t xml:space="preserve"> </w:t>
      </w:r>
      <w:r w:rsidRPr="00C62E91">
        <w:rPr>
          <w:rFonts w:ascii="Times New Roman" w:hAnsi="Times New Roman" w:cs="Times New Roman"/>
        </w:rPr>
        <w:t>actions. Other a</w:t>
      </w:r>
      <w:r w:rsidR="00CC4C6E">
        <w:rPr>
          <w:rFonts w:ascii="Times New Roman" w:hAnsi="Times New Roman" w:cs="Times New Roman"/>
        </w:rPr>
        <w:t>ttractive</w:t>
      </w:r>
      <w:r w:rsidRPr="00C62E91">
        <w:rPr>
          <w:rFonts w:ascii="Times New Roman" w:hAnsi="Times New Roman" w:cs="Times New Roman"/>
        </w:rPr>
        <w:t xml:space="preserve"> aspects of these accounts are that they address foundational questions</w:t>
      </w:r>
      <w:r w:rsidR="00AC6FC0">
        <w:rPr>
          <w:rFonts w:ascii="Times New Roman" w:hAnsi="Times New Roman" w:cs="Times New Roman"/>
        </w:rPr>
        <w:t xml:space="preserve"> at the heart of the developmental cognitive sciences</w:t>
      </w:r>
      <w:r w:rsidR="00CD2C97">
        <w:rPr>
          <w:rFonts w:ascii="Times New Roman" w:hAnsi="Times New Roman" w:cs="Times New Roman"/>
        </w:rPr>
        <w:t>,</w:t>
      </w:r>
      <w:r w:rsidRPr="00C62E91">
        <w:rPr>
          <w:rFonts w:ascii="Times New Roman" w:hAnsi="Times New Roman" w:cs="Times New Roman"/>
        </w:rPr>
        <w:t xml:space="preserve"> have generated a</w:t>
      </w:r>
      <w:r w:rsidR="002F05F8">
        <w:rPr>
          <w:rFonts w:ascii="Times New Roman" w:hAnsi="Times New Roman" w:cs="Times New Roman"/>
        </w:rPr>
        <w:t xml:space="preserve"> substantial body of research,</w:t>
      </w:r>
      <w:r>
        <w:rPr>
          <w:rFonts w:ascii="Times New Roman" w:hAnsi="Times New Roman" w:cs="Times New Roman"/>
        </w:rPr>
        <w:t xml:space="preserve"> </w:t>
      </w:r>
      <w:r w:rsidRPr="00C62E91">
        <w:rPr>
          <w:rFonts w:ascii="Times New Roman" w:hAnsi="Times New Roman" w:cs="Times New Roman"/>
        </w:rPr>
        <w:t>and</w:t>
      </w:r>
      <w:r>
        <w:rPr>
          <w:rFonts w:ascii="Times New Roman" w:hAnsi="Times New Roman" w:cs="Times New Roman"/>
        </w:rPr>
        <w:t xml:space="preserve"> </w:t>
      </w:r>
      <w:r w:rsidR="006C5AAB">
        <w:rPr>
          <w:rFonts w:ascii="Times New Roman" w:hAnsi="Times New Roman" w:cs="Times New Roman"/>
        </w:rPr>
        <w:t>enjoy some degree of</w:t>
      </w:r>
      <w:r w:rsidRPr="00C62E91">
        <w:rPr>
          <w:rFonts w:ascii="Times New Roman" w:hAnsi="Times New Roman" w:cs="Times New Roman"/>
        </w:rPr>
        <w:t xml:space="preserve"> empirical support. </w:t>
      </w:r>
      <w:r w:rsidR="008A4FA6">
        <w:rPr>
          <w:rFonts w:ascii="Times New Roman" w:hAnsi="Times New Roman" w:cs="Times New Roman"/>
        </w:rPr>
        <w:t>Yet</w:t>
      </w:r>
      <w:r w:rsidR="00214F56">
        <w:rPr>
          <w:rFonts w:ascii="Times New Roman" w:hAnsi="Times New Roman" w:cs="Times New Roman"/>
        </w:rPr>
        <w:t>,</w:t>
      </w:r>
      <w:r w:rsidR="008A4FA6">
        <w:rPr>
          <w:rFonts w:ascii="Times New Roman" w:hAnsi="Times New Roman" w:cs="Times New Roman"/>
        </w:rPr>
        <w:t xml:space="preserve"> i</w:t>
      </w:r>
      <w:r w:rsidR="00F42F5B">
        <w:rPr>
          <w:rFonts w:ascii="Times New Roman" w:hAnsi="Times New Roman" w:cs="Times New Roman"/>
        </w:rPr>
        <w:t xml:space="preserve">mportant questions </w:t>
      </w:r>
      <w:r w:rsidR="00956572">
        <w:rPr>
          <w:rFonts w:ascii="Times New Roman" w:hAnsi="Times New Roman" w:cs="Times New Roman"/>
        </w:rPr>
        <w:t>remain</w:t>
      </w:r>
      <w:r>
        <w:rPr>
          <w:rFonts w:ascii="Times New Roman" w:hAnsi="Times New Roman" w:cs="Times New Roman"/>
        </w:rPr>
        <w:t xml:space="preserve"> about key aspects of each proposal.</w:t>
      </w:r>
      <w:r w:rsidRPr="00C62E91">
        <w:rPr>
          <w:rFonts w:ascii="Times New Roman" w:hAnsi="Times New Roman" w:cs="Times New Roman"/>
        </w:rPr>
        <w:t xml:space="preserve"> For example,</w:t>
      </w:r>
      <w:r>
        <w:rPr>
          <w:rFonts w:ascii="Times New Roman" w:hAnsi="Times New Roman" w:cs="Times New Roman"/>
        </w:rPr>
        <w:t xml:space="preserve"> </w:t>
      </w:r>
      <w:r w:rsidR="000651E9">
        <w:rPr>
          <w:rFonts w:ascii="Times New Roman" w:hAnsi="Times New Roman" w:cs="Times New Roman"/>
        </w:rPr>
        <w:t xml:space="preserve">the </w:t>
      </w:r>
      <w:r w:rsidR="0031611D">
        <w:rPr>
          <w:rFonts w:ascii="Times New Roman" w:hAnsi="Times New Roman" w:cs="Times New Roman"/>
        </w:rPr>
        <w:t xml:space="preserve">teleological stance </w:t>
      </w:r>
      <w:r w:rsidR="000651E9">
        <w:rPr>
          <w:rFonts w:ascii="Times New Roman" w:hAnsi="Times New Roman" w:cs="Times New Roman"/>
        </w:rPr>
        <w:t>is notably silent about the</w:t>
      </w:r>
      <w:r w:rsidR="00956572">
        <w:rPr>
          <w:rFonts w:ascii="Times New Roman" w:hAnsi="Times New Roman" w:cs="Times New Roman"/>
        </w:rPr>
        <w:t xml:space="preserve"> </w:t>
      </w:r>
      <w:commentRangeStart w:id="13"/>
      <w:r w:rsidRPr="00C62E91">
        <w:rPr>
          <w:rFonts w:ascii="Times New Roman" w:hAnsi="Times New Roman" w:cs="Times New Roman"/>
        </w:rPr>
        <w:t xml:space="preserve">origins </w:t>
      </w:r>
      <w:commentRangeEnd w:id="13"/>
      <w:r w:rsidR="00AB314F" w:rsidRPr="00C62E91">
        <w:rPr>
          <w:rStyle w:val="CommentReference"/>
          <w:rFonts w:ascii="Times New Roman" w:hAnsi="Times New Roman" w:cs="Times New Roman"/>
          <w:sz w:val="24"/>
          <w:szCs w:val="24"/>
        </w:rPr>
        <w:commentReference w:id="13"/>
      </w:r>
      <w:r w:rsidRPr="00C62E91">
        <w:rPr>
          <w:rFonts w:ascii="Times New Roman" w:hAnsi="Times New Roman" w:cs="Times New Roman"/>
        </w:rPr>
        <w:t xml:space="preserve">of </w:t>
      </w:r>
      <w:r w:rsidR="0031611D">
        <w:rPr>
          <w:rFonts w:ascii="Times New Roman" w:hAnsi="Times New Roman" w:cs="Times New Roman"/>
        </w:rPr>
        <w:t>such notion</w:t>
      </w:r>
      <w:r w:rsidR="00281559">
        <w:rPr>
          <w:rFonts w:ascii="Times New Roman" w:hAnsi="Times New Roman" w:cs="Times New Roman"/>
        </w:rPr>
        <w:t>s</w:t>
      </w:r>
      <w:r w:rsidR="0031611D">
        <w:rPr>
          <w:rFonts w:ascii="Times New Roman" w:hAnsi="Times New Roman" w:cs="Times New Roman"/>
        </w:rPr>
        <w:t xml:space="preserve"> as goals, constraints, efficiency, or rationality</w:t>
      </w:r>
      <w:r w:rsidRPr="00C62E91">
        <w:rPr>
          <w:rFonts w:ascii="Times New Roman" w:hAnsi="Times New Roman" w:cs="Times New Roman"/>
        </w:rPr>
        <w:t>.</w:t>
      </w:r>
      <w:r>
        <w:rPr>
          <w:rFonts w:ascii="Times New Roman" w:hAnsi="Times New Roman" w:cs="Times New Roman"/>
        </w:rPr>
        <w:t xml:space="preserve"> </w:t>
      </w:r>
      <w:r w:rsidR="005E54A6">
        <w:rPr>
          <w:rFonts w:ascii="Times New Roman" w:hAnsi="Times New Roman" w:cs="Times New Roman"/>
        </w:rPr>
        <w:t>This is a</w:t>
      </w:r>
      <w:r w:rsidR="00D34DDA">
        <w:rPr>
          <w:rFonts w:ascii="Times New Roman" w:hAnsi="Times New Roman" w:cs="Times New Roman"/>
        </w:rPr>
        <w:t>n important</w:t>
      </w:r>
      <w:r w:rsidR="005E54A6">
        <w:rPr>
          <w:rFonts w:ascii="Times New Roman" w:hAnsi="Times New Roman" w:cs="Times New Roman"/>
        </w:rPr>
        <w:t xml:space="preserve"> shortcoming given that </w:t>
      </w:r>
      <w:r w:rsidR="0031611D">
        <w:rPr>
          <w:rFonts w:ascii="Times New Roman" w:hAnsi="Times New Roman" w:cs="Times New Roman"/>
        </w:rPr>
        <w:t>knowing</w:t>
      </w:r>
      <w:r w:rsidR="005E54A6">
        <w:rPr>
          <w:rFonts w:ascii="Times New Roman" w:hAnsi="Times New Roman" w:cs="Times New Roman"/>
        </w:rPr>
        <w:t xml:space="preserve"> what makes an action rational or efficient is a prerequisite for judging whether an action is or is not efficient or rational.</w:t>
      </w:r>
      <w:r w:rsidR="00952AE6">
        <w:rPr>
          <w:rFonts w:ascii="Times New Roman" w:hAnsi="Times New Roman" w:cs="Times New Roman"/>
        </w:rPr>
        <w:t xml:space="preserve"> </w:t>
      </w:r>
      <w:r w:rsidR="004277B3">
        <w:rPr>
          <w:rFonts w:ascii="Times New Roman" w:hAnsi="Times New Roman" w:cs="Times New Roman"/>
        </w:rPr>
        <w:t xml:space="preserve">Another </w:t>
      </w:r>
      <w:r w:rsidR="005A6517">
        <w:rPr>
          <w:rFonts w:ascii="Times New Roman" w:hAnsi="Times New Roman" w:cs="Times New Roman"/>
        </w:rPr>
        <w:t xml:space="preserve">critique of this proposal is that </w:t>
      </w:r>
      <w:r w:rsidR="00D35AAC">
        <w:rPr>
          <w:rFonts w:ascii="Times New Roman" w:hAnsi="Times New Roman" w:cs="Times New Roman"/>
        </w:rPr>
        <w:t>it leaves unspecified</w:t>
      </w:r>
      <w:r w:rsidR="005A6517">
        <w:rPr>
          <w:rFonts w:ascii="Times New Roman" w:hAnsi="Times New Roman" w:cs="Times New Roman"/>
        </w:rPr>
        <w:t xml:space="preserve"> how, </w:t>
      </w:r>
      <w:r w:rsidR="00D35AAC">
        <w:rPr>
          <w:rFonts w:ascii="Times New Roman" w:hAnsi="Times New Roman" w:cs="Times New Roman"/>
        </w:rPr>
        <w:t>mechanistically</w:t>
      </w:r>
      <w:r w:rsidR="005A6517">
        <w:rPr>
          <w:rFonts w:ascii="Times New Roman" w:hAnsi="Times New Roman" w:cs="Times New Roman"/>
        </w:rPr>
        <w:t xml:space="preserve">, </w:t>
      </w:r>
      <w:r w:rsidR="004277B3">
        <w:rPr>
          <w:rFonts w:ascii="Times New Roman" w:hAnsi="Times New Roman" w:cs="Times New Roman"/>
        </w:rPr>
        <w:t>an</w:t>
      </w:r>
      <w:r w:rsidRPr="00C62E91">
        <w:rPr>
          <w:rFonts w:ascii="Times New Roman" w:hAnsi="Times New Roman" w:cs="Times New Roman"/>
        </w:rPr>
        <w:t xml:space="preserve"> observed action </w:t>
      </w:r>
      <w:r w:rsidR="005A6517">
        <w:rPr>
          <w:rFonts w:ascii="Times New Roman" w:hAnsi="Times New Roman" w:cs="Times New Roman"/>
        </w:rPr>
        <w:t>consisting of</w:t>
      </w:r>
      <w:r w:rsidRPr="00C62E91">
        <w:rPr>
          <w:rFonts w:ascii="Times New Roman" w:hAnsi="Times New Roman" w:cs="Times New Roman"/>
        </w:rPr>
        <w:t xml:space="preserve"> </w:t>
      </w:r>
      <w:r w:rsidR="005A6517">
        <w:rPr>
          <w:rFonts w:ascii="Times New Roman" w:hAnsi="Times New Roman" w:cs="Times New Roman"/>
        </w:rPr>
        <w:t>an end state, a physical context, and observed behavior</w:t>
      </w:r>
      <w:r w:rsidRPr="00C62E91">
        <w:rPr>
          <w:rFonts w:ascii="Times New Roman" w:hAnsi="Times New Roman" w:cs="Times New Roman"/>
        </w:rPr>
        <w:t xml:space="preserve"> is transformed into </w:t>
      </w:r>
      <w:r w:rsidR="004277B3">
        <w:rPr>
          <w:rFonts w:ascii="Times New Roman" w:hAnsi="Times New Roman" w:cs="Times New Roman"/>
        </w:rPr>
        <w:t>an</w:t>
      </w:r>
      <w:r w:rsidRPr="00C62E91">
        <w:rPr>
          <w:rFonts w:ascii="Times New Roman" w:hAnsi="Times New Roman" w:cs="Times New Roman"/>
        </w:rPr>
        <w:t xml:space="preserve"> interpreted action representation consisting of goals, behaviors, and constraints. </w:t>
      </w:r>
    </w:p>
    <w:p w14:paraId="54BCAE5B" w14:textId="77777777" w:rsidR="00AB314F" w:rsidRDefault="00C62E91" w:rsidP="00337B96">
      <w:pPr>
        <w:spacing w:line="480" w:lineRule="auto"/>
        <w:ind w:firstLine="720"/>
        <w:contextualSpacing/>
        <w:rPr>
          <w:ins w:id="14" w:author="Jenny Wang" w:date="2026-06-02T14:59:00Z" w16du:dateUtc="2026-06-02T18:59:00Z"/>
          <w:rFonts w:ascii="Times New Roman" w:hAnsi="Times New Roman" w:cs="Times New Roman"/>
        </w:rPr>
      </w:pPr>
      <w:r w:rsidRPr="00C62E91">
        <w:rPr>
          <w:rFonts w:ascii="Times New Roman" w:hAnsi="Times New Roman" w:cs="Times New Roman"/>
        </w:rPr>
        <w:t>Similar concerns apply to the naive utility calculus account.</w:t>
      </w:r>
      <w:r w:rsidR="00B83F51">
        <w:rPr>
          <w:rFonts w:ascii="Times New Roman" w:hAnsi="Times New Roman" w:cs="Times New Roman"/>
        </w:rPr>
        <w:t xml:space="preserve"> </w:t>
      </w:r>
      <w:r w:rsidR="00B967F8">
        <w:rPr>
          <w:rFonts w:ascii="Times New Roman" w:hAnsi="Times New Roman" w:cs="Times New Roman"/>
        </w:rPr>
        <w:t xml:space="preserve">Two concerns are particularly </w:t>
      </w:r>
      <w:r w:rsidR="00FA10B5">
        <w:rPr>
          <w:rFonts w:ascii="Times New Roman" w:hAnsi="Times New Roman" w:cs="Times New Roman"/>
        </w:rPr>
        <w:t>notable</w:t>
      </w:r>
      <w:r w:rsidR="00B967F8">
        <w:rPr>
          <w:rFonts w:ascii="Times New Roman" w:hAnsi="Times New Roman" w:cs="Times New Roman"/>
        </w:rPr>
        <w:t>.</w:t>
      </w:r>
      <w:r w:rsidR="00CE6C6A">
        <w:rPr>
          <w:rFonts w:ascii="Times New Roman" w:hAnsi="Times New Roman" w:cs="Times New Roman"/>
        </w:rPr>
        <w:t xml:space="preserve"> The first is that </w:t>
      </w:r>
      <w:r w:rsidR="005639C4">
        <w:rPr>
          <w:rFonts w:ascii="Times New Roman" w:hAnsi="Times New Roman" w:cs="Times New Roman"/>
        </w:rPr>
        <w:t xml:space="preserve">this theory leaves unspecified the </w:t>
      </w:r>
      <w:commentRangeStart w:id="15"/>
      <w:r w:rsidR="005639C4">
        <w:rPr>
          <w:rFonts w:ascii="Times New Roman" w:hAnsi="Times New Roman" w:cs="Times New Roman"/>
        </w:rPr>
        <w:t>developmental</w:t>
      </w:r>
      <w:commentRangeEnd w:id="15"/>
      <w:r w:rsidR="00AB314F">
        <w:rPr>
          <w:rStyle w:val="CommentReference"/>
          <w:rFonts w:ascii="Times New Roman" w:hAnsi="Times New Roman" w:cs="Times New Roman"/>
          <w:sz w:val="24"/>
          <w:szCs w:val="24"/>
        </w:rPr>
        <w:commentReference w:id="15"/>
      </w:r>
      <w:r w:rsidR="005639C4">
        <w:rPr>
          <w:rFonts w:ascii="Times New Roman" w:hAnsi="Times New Roman" w:cs="Times New Roman"/>
        </w:rPr>
        <w:t xml:space="preserve"> origins of </w:t>
      </w:r>
      <w:r w:rsidR="005639C4">
        <w:rPr>
          <w:rFonts w:ascii="Times New Roman" w:hAnsi="Times New Roman" w:cs="Times New Roman"/>
        </w:rPr>
        <w:lastRenderedPageBreak/>
        <w:t>notions such as reward, cost, and subjective utility</w:t>
      </w:r>
      <w:r w:rsidR="00AA6E3C">
        <w:rPr>
          <w:rFonts w:ascii="Times New Roman" w:hAnsi="Times New Roman" w:cs="Times New Roman"/>
        </w:rPr>
        <w:t xml:space="preserve">. The second is that because this </w:t>
      </w:r>
      <w:commentRangeStart w:id="16"/>
      <w:r w:rsidR="00AA6E3C">
        <w:rPr>
          <w:rFonts w:ascii="Times New Roman" w:hAnsi="Times New Roman" w:cs="Times New Roman"/>
        </w:rPr>
        <w:t>perspective</w:t>
      </w:r>
      <w:commentRangeEnd w:id="16"/>
      <w:r w:rsidR="00AB314F">
        <w:rPr>
          <w:rStyle w:val="CommentReference"/>
          <w:rFonts w:ascii="Times New Roman" w:hAnsi="Times New Roman" w:cs="Times New Roman"/>
          <w:sz w:val="24"/>
          <w:szCs w:val="24"/>
        </w:rPr>
        <w:commentReference w:id="16"/>
      </w:r>
      <w:r w:rsidR="00AA6E3C">
        <w:rPr>
          <w:rFonts w:ascii="Times New Roman" w:hAnsi="Times New Roman" w:cs="Times New Roman"/>
        </w:rPr>
        <w:t xml:space="preserve"> is cast at Marr’s (1982) computational level, </w:t>
      </w:r>
      <w:r w:rsidR="00972FDA">
        <w:rPr>
          <w:rFonts w:ascii="Times New Roman" w:hAnsi="Times New Roman" w:cs="Times New Roman"/>
        </w:rPr>
        <w:t xml:space="preserve">it has yet to be determined </w:t>
      </w:r>
      <w:r w:rsidR="00041BC9">
        <w:rPr>
          <w:rFonts w:ascii="Times New Roman" w:hAnsi="Times New Roman" w:cs="Times New Roman"/>
        </w:rPr>
        <w:t xml:space="preserve">how </w:t>
      </w:r>
      <w:r w:rsidR="00AA6E3C">
        <w:rPr>
          <w:rFonts w:ascii="Times New Roman" w:hAnsi="Times New Roman" w:cs="Times New Roman"/>
        </w:rPr>
        <w:t xml:space="preserve">the computations </w:t>
      </w:r>
      <w:r w:rsidR="00041BC9">
        <w:rPr>
          <w:rFonts w:ascii="Times New Roman" w:hAnsi="Times New Roman" w:cs="Times New Roman"/>
        </w:rPr>
        <w:t>specified</w:t>
      </w:r>
      <w:r w:rsidR="008541BE">
        <w:rPr>
          <w:rFonts w:ascii="Times New Roman" w:hAnsi="Times New Roman" w:cs="Times New Roman"/>
        </w:rPr>
        <w:t xml:space="preserve"> by the</w:t>
      </w:r>
      <w:r w:rsidR="00041BC9">
        <w:rPr>
          <w:rFonts w:ascii="Times New Roman" w:hAnsi="Times New Roman" w:cs="Times New Roman"/>
        </w:rPr>
        <w:t xml:space="preserve"> theory are physically realized</w:t>
      </w:r>
      <w:r w:rsidR="00BC3476">
        <w:rPr>
          <w:rFonts w:ascii="Times New Roman" w:hAnsi="Times New Roman" w:cs="Times New Roman"/>
        </w:rPr>
        <w:t xml:space="preserve"> in the mind</w:t>
      </w:r>
      <w:r w:rsidR="00041BC9">
        <w:rPr>
          <w:rFonts w:ascii="Times New Roman" w:hAnsi="Times New Roman" w:cs="Times New Roman"/>
        </w:rPr>
        <w:t xml:space="preserve"> </w:t>
      </w:r>
      <w:r w:rsidR="002F17FC">
        <w:rPr>
          <w:rFonts w:ascii="Times New Roman" w:hAnsi="Times New Roman" w:cs="Times New Roman"/>
        </w:rPr>
        <w:t xml:space="preserve">at the implementational level </w:t>
      </w:r>
      <w:r w:rsidR="005515E3">
        <w:rPr>
          <w:rFonts w:ascii="Times New Roman" w:hAnsi="Times New Roman" w:cs="Times New Roman"/>
        </w:rPr>
        <w:t xml:space="preserve">or what </w:t>
      </w:r>
      <w:r w:rsidR="00BC3476">
        <w:rPr>
          <w:rFonts w:ascii="Times New Roman" w:hAnsi="Times New Roman" w:cs="Times New Roman"/>
        </w:rPr>
        <w:t>operations</w:t>
      </w:r>
      <w:r w:rsidR="008541BE">
        <w:rPr>
          <w:rFonts w:ascii="Times New Roman" w:hAnsi="Times New Roman" w:cs="Times New Roman"/>
        </w:rPr>
        <w:t xml:space="preserve"> give rise to these computations</w:t>
      </w:r>
      <w:r w:rsidR="002F17FC">
        <w:rPr>
          <w:rFonts w:ascii="Times New Roman" w:hAnsi="Times New Roman" w:cs="Times New Roman"/>
        </w:rPr>
        <w:t xml:space="preserve"> at the algorithmic level</w:t>
      </w:r>
      <w:r w:rsidR="002913D3">
        <w:rPr>
          <w:rFonts w:ascii="Times New Roman" w:hAnsi="Times New Roman" w:cs="Times New Roman"/>
        </w:rPr>
        <w:t>.</w:t>
      </w:r>
      <w:r w:rsidR="00337B96">
        <w:rPr>
          <w:rFonts w:ascii="Times New Roman" w:hAnsi="Times New Roman" w:cs="Times New Roman"/>
        </w:rPr>
        <w:t xml:space="preserve"> </w:t>
      </w:r>
    </w:p>
    <w:p w14:paraId="0D732D48" w14:textId="178B4402" w:rsidR="00201A31" w:rsidRDefault="00F47C53" w:rsidP="00337B96">
      <w:pPr>
        <w:spacing w:line="480" w:lineRule="auto"/>
        <w:ind w:firstLine="720"/>
        <w:contextualSpacing/>
        <w:rPr>
          <w:rFonts w:ascii="Times New Roman" w:hAnsi="Times New Roman" w:cs="Times New Roman"/>
        </w:rPr>
      </w:pPr>
      <w:r w:rsidRPr="00F47C53">
        <w:rPr>
          <w:rFonts w:ascii="Times New Roman" w:hAnsi="Times New Roman" w:cs="Times New Roman"/>
        </w:rPr>
        <w:t xml:space="preserve">In terms of Liu et al.’s </w:t>
      </w:r>
      <w:r w:rsidR="008F21E5">
        <w:rPr>
          <w:rFonts w:ascii="Times New Roman" w:hAnsi="Times New Roman" w:cs="Times New Roman"/>
        </w:rPr>
        <w:t>(202</w:t>
      </w:r>
      <w:r w:rsidR="00281559">
        <w:rPr>
          <w:rFonts w:ascii="Times New Roman" w:hAnsi="Times New Roman" w:cs="Times New Roman"/>
        </w:rPr>
        <w:t>6</w:t>
      </w:r>
      <w:r w:rsidR="008F21E5">
        <w:rPr>
          <w:rFonts w:ascii="Times New Roman" w:hAnsi="Times New Roman" w:cs="Times New Roman"/>
        </w:rPr>
        <w:t xml:space="preserve">) </w:t>
      </w:r>
      <w:r w:rsidRPr="00F47C53">
        <w:rPr>
          <w:rFonts w:ascii="Times New Roman" w:hAnsi="Times New Roman" w:cs="Times New Roman"/>
        </w:rPr>
        <w:t xml:space="preserve">proposal, the primary concern </w:t>
      </w:r>
      <w:r w:rsidR="00F91F47">
        <w:rPr>
          <w:rFonts w:ascii="Times New Roman" w:hAnsi="Times New Roman" w:cs="Times New Roman"/>
        </w:rPr>
        <w:t xml:space="preserve">is that </w:t>
      </w:r>
      <w:r w:rsidR="005515E3">
        <w:rPr>
          <w:rFonts w:ascii="Times New Roman" w:hAnsi="Times New Roman" w:cs="Times New Roman"/>
        </w:rPr>
        <w:t>the naïve psychology system presupposes concepts</w:t>
      </w:r>
      <w:r w:rsidR="00B7730C">
        <w:rPr>
          <w:rFonts w:ascii="Times New Roman" w:hAnsi="Times New Roman" w:cs="Times New Roman"/>
        </w:rPr>
        <w:t xml:space="preserve"> for agents and objects.</w:t>
      </w:r>
      <w:r w:rsidR="00FC0858">
        <w:rPr>
          <w:rFonts w:ascii="Times New Roman" w:hAnsi="Times New Roman" w:cs="Times New Roman"/>
        </w:rPr>
        <w:t xml:space="preserve"> </w:t>
      </w:r>
      <w:commentRangeStart w:id="17"/>
      <w:r w:rsidR="005515E3">
        <w:rPr>
          <w:rFonts w:ascii="Times New Roman" w:hAnsi="Times New Roman" w:cs="Times New Roman"/>
        </w:rPr>
        <w:t>However</w:t>
      </w:r>
      <w:commentRangeEnd w:id="17"/>
      <w:r w:rsidR="00AB314F">
        <w:rPr>
          <w:rStyle w:val="CommentReference"/>
          <w:rFonts w:ascii="Times New Roman" w:hAnsi="Times New Roman" w:cs="Times New Roman"/>
          <w:sz w:val="24"/>
          <w:szCs w:val="24"/>
        </w:rPr>
        <w:commentReference w:id="17"/>
      </w:r>
      <w:r w:rsidR="005515E3">
        <w:rPr>
          <w:rFonts w:ascii="Times New Roman" w:hAnsi="Times New Roman" w:cs="Times New Roman"/>
        </w:rPr>
        <w:t xml:space="preserve">, </w:t>
      </w:r>
      <w:r w:rsidR="00B7730C">
        <w:rPr>
          <w:rFonts w:ascii="Times New Roman" w:hAnsi="Times New Roman" w:cs="Times New Roman"/>
        </w:rPr>
        <w:t xml:space="preserve">the </w:t>
      </w:r>
      <w:r w:rsidRPr="00F47C53">
        <w:rPr>
          <w:rFonts w:ascii="Times New Roman" w:hAnsi="Times New Roman" w:cs="Times New Roman"/>
        </w:rPr>
        <w:t>difficulty with this</w:t>
      </w:r>
      <w:r w:rsidR="00B7730C">
        <w:rPr>
          <w:rFonts w:ascii="Times New Roman" w:hAnsi="Times New Roman" w:cs="Times New Roman"/>
        </w:rPr>
        <w:t xml:space="preserve"> position</w:t>
      </w:r>
      <w:r>
        <w:rPr>
          <w:rFonts w:ascii="Times New Roman" w:hAnsi="Times New Roman" w:cs="Times New Roman"/>
        </w:rPr>
        <w:t xml:space="preserve"> </w:t>
      </w:r>
      <w:r w:rsidRPr="00F47C53">
        <w:rPr>
          <w:rFonts w:ascii="Times New Roman" w:hAnsi="Times New Roman" w:cs="Times New Roman"/>
        </w:rPr>
        <w:t xml:space="preserve">is that the evidence on which </w:t>
      </w:r>
      <w:r w:rsidR="005515E3">
        <w:rPr>
          <w:rFonts w:ascii="Times New Roman" w:hAnsi="Times New Roman" w:cs="Times New Roman"/>
        </w:rPr>
        <w:t>it is</w:t>
      </w:r>
      <w:r w:rsidRPr="00F47C53">
        <w:rPr>
          <w:rFonts w:ascii="Times New Roman" w:hAnsi="Times New Roman" w:cs="Times New Roman"/>
        </w:rPr>
        <w:t xml:space="preserve"> based comes</w:t>
      </w:r>
      <w:r w:rsidR="008526EC">
        <w:rPr>
          <w:rFonts w:ascii="Times New Roman" w:hAnsi="Times New Roman" w:cs="Times New Roman"/>
        </w:rPr>
        <w:t xml:space="preserve"> largely</w:t>
      </w:r>
      <w:r w:rsidRPr="00F47C53">
        <w:rPr>
          <w:rFonts w:ascii="Times New Roman" w:hAnsi="Times New Roman" w:cs="Times New Roman"/>
        </w:rPr>
        <w:t xml:space="preserve"> from infants who</w:t>
      </w:r>
      <w:r w:rsidR="008526EC">
        <w:rPr>
          <w:rFonts w:ascii="Times New Roman" w:hAnsi="Times New Roman" w:cs="Times New Roman"/>
        </w:rPr>
        <w:t xml:space="preserve"> </w:t>
      </w:r>
      <w:r w:rsidRPr="00F47C53">
        <w:rPr>
          <w:rFonts w:ascii="Times New Roman" w:hAnsi="Times New Roman" w:cs="Times New Roman"/>
        </w:rPr>
        <w:t xml:space="preserve">have had months of </w:t>
      </w:r>
      <w:r w:rsidR="005515E3">
        <w:rPr>
          <w:rFonts w:ascii="Times New Roman" w:hAnsi="Times New Roman" w:cs="Times New Roman"/>
        </w:rPr>
        <w:t xml:space="preserve">potentially pertinent real-world </w:t>
      </w:r>
      <w:r w:rsidRPr="00F47C53">
        <w:rPr>
          <w:rFonts w:ascii="Times New Roman" w:hAnsi="Times New Roman" w:cs="Times New Roman"/>
        </w:rPr>
        <w:t xml:space="preserve">experience </w:t>
      </w:r>
      <w:r>
        <w:rPr>
          <w:rFonts w:ascii="Times New Roman" w:hAnsi="Times New Roman" w:cs="Times New Roman"/>
        </w:rPr>
        <w:t>(e.g., Benton, 2025</w:t>
      </w:r>
      <w:r w:rsidR="00B7730C">
        <w:rPr>
          <w:rFonts w:ascii="Times New Roman" w:hAnsi="Times New Roman" w:cs="Times New Roman"/>
        </w:rPr>
        <w:t xml:space="preserve">; Haith, 1998; </w:t>
      </w:r>
      <w:r w:rsidR="00C61DE3">
        <w:rPr>
          <w:rFonts w:ascii="Times New Roman" w:hAnsi="Times New Roman" w:cs="Times New Roman"/>
        </w:rPr>
        <w:t>Scott &amp; Arcaro, 2023</w:t>
      </w:r>
      <w:r>
        <w:rPr>
          <w:rFonts w:ascii="Times New Roman" w:hAnsi="Times New Roman" w:cs="Times New Roman"/>
        </w:rPr>
        <w:t>)</w:t>
      </w:r>
      <w:r w:rsidRPr="00F47C53">
        <w:rPr>
          <w:rFonts w:ascii="Times New Roman" w:hAnsi="Times New Roman" w:cs="Times New Roman"/>
        </w:rPr>
        <w:t xml:space="preserve">. </w:t>
      </w:r>
      <w:r w:rsidR="008F21E5">
        <w:rPr>
          <w:rFonts w:ascii="Times New Roman" w:hAnsi="Times New Roman" w:cs="Times New Roman"/>
        </w:rPr>
        <w:t xml:space="preserve"> </w:t>
      </w:r>
    </w:p>
    <w:p w14:paraId="7CF77D4B" w14:textId="212F76EC" w:rsidR="00445430" w:rsidRDefault="00B878DE" w:rsidP="009079B7">
      <w:pPr>
        <w:spacing w:line="480" w:lineRule="auto"/>
        <w:ind w:firstLine="720"/>
        <w:contextualSpacing/>
        <w:rPr>
          <w:rFonts w:ascii="Times New Roman" w:hAnsi="Times New Roman" w:cs="Times New Roman"/>
        </w:rPr>
      </w:pPr>
      <w:commentRangeStart w:id="18"/>
      <w:commentRangeStart w:id="19"/>
      <w:r>
        <w:rPr>
          <w:rFonts w:ascii="Times New Roman" w:hAnsi="Times New Roman" w:cs="Times New Roman"/>
        </w:rPr>
        <w:t>Given these</w:t>
      </w:r>
      <w:r w:rsidR="00340C63">
        <w:rPr>
          <w:rFonts w:ascii="Times New Roman" w:hAnsi="Times New Roman" w:cs="Times New Roman"/>
        </w:rPr>
        <w:t xml:space="preserve"> criticisms</w:t>
      </w:r>
      <w:r w:rsidR="00FC1CA5" w:rsidRPr="00FC1CA5">
        <w:rPr>
          <w:rFonts w:ascii="Times New Roman" w:hAnsi="Times New Roman" w:cs="Times New Roman"/>
        </w:rPr>
        <w:t xml:space="preserve">, </w:t>
      </w:r>
      <w:r w:rsidR="00D27E27">
        <w:rPr>
          <w:rFonts w:ascii="Times New Roman" w:hAnsi="Times New Roman" w:cs="Times New Roman"/>
        </w:rPr>
        <w:t>I see</w:t>
      </w:r>
      <w:r>
        <w:rPr>
          <w:rFonts w:ascii="Times New Roman" w:hAnsi="Times New Roman" w:cs="Times New Roman"/>
        </w:rPr>
        <w:t xml:space="preserve"> at least two</w:t>
      </w:r>
      <w:r w:rsidR="00340C63">
        <w:rPr>
          <w:rFonts w:ascii="Times New Roman" w:hAnsi="Times New Roman" w:cs="Times New Roman"/>
        </w:rPr>
        <w:t xml:space="preserve"> viable paths forward. </w:t>
      </w:r>
      <w:r w:rsidR="00FC1CA5" w:rsidRPr="00FC1CA5">
        <w:rPr>
          <w:rFonts w:ascii="Times New Roman" w:hAnsi="Times New Roman" w:cs="Times New Roman"/>
        </w:rPr>
        <w:t>One is</w:t>
      </w:r>
      <w:r w:rsidR="00FC1CA5">
        <w:rPr>
          <w:rFonts w:ascii="Times New Roman" w:hAnsi="Times New Roman" w:cs="Times New Roman"/>
        </w:rPr>
        <w:t xml:space="preserve"> simply</w:t>
      </w:r>
      <w:r w:rsidR="00FC1CA5" w:rsidRPr="00FC1CA5">
        <w:rPr>
          <w:rFonts w:ascii="Times New Roman" w:hAnsi="Times New Roman" w:cs="Times New Roman"/>
        </w:rPr>
        <w:t xml:space="preserve"> to address these criticisms</w:t>
      </w:r>
      <w:r w:rsidR="00FC1CA5">
        <w:rPr>
          <w:rFonts w:ascii="Times New Roman" w:hAnsi="Times New Roman" w:cs="Times New Roman"/>
        </w:rPr>
        <w:t xml:space="preserve"> </w:t>
      </w:r>
      <w:r w:rsidR="00BC4C2E">
        <w:rPr>
          <w:rFonts w:ascii="Times New Roman" w:hAnsi="Times New Roman" w:cs="Times New Roman"/>
        </w:rPr>
        <w:t>through elaborations and refinements of the theories themselves</w:t>
      </w:r>
      <w:r w:rsidR="00FC1CA5">
        <w:rPr>
          <w:rFonts w:ascii="Times New Roman" w:hAnsi="Times New Roman" w:cs="Times New Roman"/>
        </w:rPr>
        <w:t xml:space="preserve">. </w:t>
      </w:r>
      <w:r w:rsidR="00FC1CA5" w:rsidRPr="00FC1CA5">
        <w:rPr>
          <w:rFonts w:ascii="Times New Roman" w:hAnsi="Times New Roman" w:cs="Times New Roman"/>
        </w:rPr>
        <w:t>Another is t</w:t>
      </w:r>
      <w:r w:rsidR="00930298">
        <w:rPr>
          <w:rFonts w:ascii="Times New Roman" w:hAnsi="Times New Roman" w:cs="Times New Roman"/>
        </w:rPr>
        <w:t xml:space="preserve">o </w:t>
      </w:r>
      <w:r w:rsidR="00FF22B9">
        <w:rPr>
          <w:rFonts w:ascii="Times New Roman" w:hAnsi="Times New Roman" w:cs="Times New Roman"/>
        </w:rPr>
        <w:t>develop a</w:t>
      </w:r>
      <w:r w:rsidR="00930298">
        <w:rPr>
          <w:rFonts w:ascii="Times New Roman" w:hAnsi="Times New Roman" w:cs="Times New Roman"/>
        </w:rPr>
        <w:t xml:space="preserve"> fundamentally different </w:t>
      </w:r>
      <w:r w:rsidR="00FF22B9">
        <w:rPr>
          <w:rFonts w:ascii="Times New Roman" w:hAnsi="Times New Roman" w:cs="Times New Roman"/>
        </w:rPr>
        <w:t>account</w:t>
      </w:r>
      <w:r w:rsidR="00DF5FE5">
        <w:rPr>
          <w:rFonts w:ascii="Times New Roman" w:hAnsi="Times New Roman" w:cs="Times New Roman"/>
        </w:rPr>
        <w:t xml:space="preserve">. </w:t>
      </w:r>
      <w:r w:rsidR="009079B7">
        <w:rPr>
          <w:rFonts w:ascii="Times New Roman" w:hAnsi="Times New Roman" w:cs="Times New Roman"/>
        </w:rPr>
        <w:t>I adopt this latter approach here.</w:t>
      </w:r>
      <w:r w:rsidR="00DF5FE5">
        <w:rPr>
          <w:rFonts w:ascii="Times New Roman" w:hAnsi="Times New Roman" w:cs="Times New Roman"/>
        </w:rPr>
        <w:t xml:space="preserve"> </w:t>
      </w:r>
      <w:r w:rsidR="00131F9A" w:rsidRPr="00131F9A">
        <w:rPr>
          <w:rFonts w:ascii="Times New Roman" w:hAnsi="Times New Roman" w:cs="Times New Roman"/>
        </w:rPr>
        <w:t>I will argue that such behavior emerges from domain-general learning mechanisms that operate over the</w:t>
      </w:r>
      <w:r w:rsidR="00D27E27">
        <w:rPr>
          <w:rFonts w:ascii="Times New Roman" w:hAnsi="Times New Roman" w:cs="Times New Roman"/>
        </w:rPr>
        <w:t xml:space="preserve"> semantically neutral</w:t>
      </w:r>
      <w:r w:rsidR="00131F9A" w:rsidRPr="00131F9A">
        <w:rPr>
          <w:rFonts w:ascii="Times New Roman" w:hAnsi="Times New Roman" w:cs="Times New Roman"/>
        </w:rPr>
        <w:t xml:space="preserve"> perceptual regularities present in infants’ everyday experience.</w:t>
      </w:r>
      <w:r w:rsidR="00131F9A">
        <w:rPr>
          <w:rFonts w:ascii="Times New Roman" w:hAnsi="Times New Roman" w:cs="Times New Roman"/>
        </w:rPr>
        <w:t xml:space="preserve"> </w:t>
      </w:r>
      <w:r w:rsidR="00BC4C2E">
        <w:rPr>
          <w:rFonts w:ascii="Times New Roman" w:hAnsi="Times New Roman" w:cs="Times New Roman"/>
        </w:rPr>
        <w:t xml:space="preserve">However, </w:t>
      </w:r>
      <w:r w:rsidR="00DE5917" w:rsidRPr="00DE5917">
        <w:rPr>
          <w:rFonts w:ascii="Times New Roman" w:hAnsi="Times New Roman" w:cs="Times New Roman"/>
        </w:rPr>
        <w:t xml:space="preserve">demonstrating that an alternative account can capture the very same data as domain-specific proposals does not disprove them any more than it proves that the alternative proposal is the one that underpins infants’ behavior. </w:t>
      </w:r>
      <w:r w:rsidR="009079B7">
        <w:rPr>
          <w:rFonts w:ascii="Times New Roman" w:hAnsi="Times New Roman" w:cs="Times New Roman"/>
        </w:rPr>
        <w:t>Such</w:t>
      </w:r>
      <w:r w:rsidR="00DE5917" w:rsidRPr="00DE5917">
        <w:rPr>
          <w:rFonts w:ascii="Times New Roman" w:hAnsi="Times New Roman" w:cs="Times New Roman"/>
        </w:rPr>
        <w:t xml:space="preserve"> a demonstration does</w:t>
      </w:r>
      <w:r w:rsidR="009079B7">
        <w:rPr>
          <w:rFonts w:ascii="Times New Roman" w:hAnsi="Times New Roman" w:cs="Times New Roman"/>
        </w:rPr>
        <w:t>, however,</w:t>
      </w:r>
      <w:r w:rsidR="00BC4C2E">
        <w:rPr>
          <w:rFonts w:ascii="Times New Roman" w:hAnsi="Times New Roman" w:cs="Times New Roman"/>
        </w:rPr>
        <w:t xml:space="preserve"> </w:t>
      </w:r>
      <w:r w:rsidR="00971B70">
        <w:rPr>
          <w:rFonts w:ascii="Times New Roman" w:hAnsi="Times New Roman" w:cs="Times New Roman"/>
        </w:rPr>
        <w:t>serve</w:t>
      </w:r>
      <w:r w:rsidR="000B5F63" w:rsidRPr="000B5F63">
        <w:rPr>
          <w:rFonts w:ascii="Times New Roman" w:hAnsi="Times New Roman" w:cs="Times New Roman"/>
        </w:rPr>
        <w:t xml:space="preserve"> as proof of concept that infants’ behavior in studies purported to assess their </w:t>
      </w:r>
      <w:r w:rsidR="00DB0881">
        <w:rPr>
          <w:rFonts w:ascii="Times New Roman" w:hAnsi="Times New Roman" w:cs="Times New Roman"/>
        </w:rPr>
        <w:t>action efficiency understanding</w:t>
      </w:r>
      <w:r w:rsidR="000B5F63" w:rsidRPr="000B5F63">
        <w:rPr>
          <w:rFonts w:ascii="Times New Roman" w:hAnsi="Times New Roman" w:cs="Times New Roman"/>
        </w:rPr>
        <w:t xml:space="preserve"> can emerge from simpler and more general processes</w:t>
      </w:r>
      <w:r w:rsidR="00255A04">
        <w:rPr>
          <w:rFonts w:ascii="Times New Roman" w:hAnsi="Times New Roman" w:cs="Times New Roman"/>
        </w:rPr>
        <w:t xml:space="preserve"> and</w:t>
      </w:r>
      <w:r w:rsidR="00DE5917" w:rsidRPr="00DE5917">
        <w:rPr>
          <w:rFonts w:ascii="Times New Roman" w:hAnsi="Times New Roman" w:cs="Times New Roman"/>
        </w:rPr>
        <w:t xml:space="preserve"> calls into question whether the findings from these studies uniquely support richer, domain-specific interpretations.</w:t>
      </w:r>
      <w:r w:rsidR="00FD2210">
        <w:rPr>
          <w:rFonts w:ascii="Times New Roman" w:hAnsi="Times New Roman" w:cs="Times New Roman"/>
        </w:rPr>
        <w:t xml:space="preserve"> </w:t>
      </w:r>
      <w:r w:rsidR="002D38A9" w:rsidRPr="002D38A9">
        <w:rPr>
          <w:rFonts w:ascii="Times New Roman" w:hAnsi="Times New Roman" w:cs="Times New Roman"/>
        </w:rPr>
        <w:t>In what follows, I describe this alternative account. However, because it</w:t>
      </w:r>
      <w:r w:rsidR="00FD2210">
        <w:rPr>
          <w:rFonts w:ascii="Times New Roman" w:hAnsi="Times New Roman" w:cs="Times New Roman"/>
        </w:rPr>
        <w:t xml:space="preserve"> builds on</w:t>
      </w:r>
      <w:r w:rsidR="002D38A9" w:rsidRPr="002D38A9">
        <w:rPr>
          <w:rFonts w:ascii="Times New Roman" w:hAnsi="Times New Roman" w:cs="Times New Roman"/>
        </w:rPr>
        <w:t xml:space="preserve"> existing lean explanations of infants’ performance in </w:t>
      </w:r>
      <w:r w:rsidR="00FD2210">
        <w:rPr>
          <w:rFonts w:ascii="Times New Roman" w:hAnsi="Times New Roman" w:cs="Times New Roman"/>
        </w:rPr>
        <w:t>violation</w:t>
      </w:r>
      <w:commentRangeEnd w:id="18"/>
      <w:r w:rsidR="00AB314F">
        <w:rPr>
          <w:rStyle w:val="CommentReference"/>
          <w:rFonts w:ascii="Times New Roman" w:hAnsi="Times New Roman" w:cs="Times New Roman"/>
          <w:sz w:val="24"/>
          <w:szCs w:val="24"/>
        </w:rPr>
        <w:commentReference w:id="18"/>
      </w:r>
      <w:commentRangeEnd w:id="19"/>
      <w:r w:rsidR="00AB314F">
        <w:rPr>
          <w:rStyle w:val="CommentReference"/>
          <w:rFonts w:ascii="Times New Roman" w:hAnsi="Times New Roman" w:cs="Times New Roman"/>
          <w:sz w:val="24"/>
          <w:szCs w:val="24"/>
        </w:rPr>
        <w:commentReference w:id="19"/>
      </w:r>
      <w:r w:rsidR="00FD2210">
        <w:rPr>
          <w:rFonts w:ascii="Times New Roman" w:hAnsi="Times New Roman" w:cs="Times New Roman"/>
        </w:rPr>
        <w:t>-of-expectation studies</w:t>
      </w:r>
      <w:r w:rsidR="002D38A9" w:rsidRPr="002D38A9">
        <w:rPr>
          <w:rFonts w:ascii="Times New Roman" w:hAnsi="Times New Roman" w:cs="Times New Roman"/>
        </w:rPr>
        <w:t>, I first</w:t>
      </w:r>
      <w:r w:rsidR="00BC4C2E">
        <w:rPr>
          <w:rFonts w:ascii="Times New Roman" w:hAnsi="Times New Roman" w:cs="Times New Roman"/>
        </w:rPr>
        <w:t xml:space="preserve"> briefly</w:t>
      </w:r>
      <w:r w:rsidR="002D38A9" w:rsidRPr="002D38A9">
        <w:rPr>
          <w:rFonts w:ascii="Times New Roman" w:hAnsi="Times New Roman" w:cs="Times New Roman"/>
        </w:rPr>
        <w:t xml:space="preserve"> </w:t>
      </w:r>
      <w:r w:rsidR="00FD2210">
        <w:rPr>
          <w:rFonts w:ascii="Times New Roman" w:hAnsi="Times New Roman" w:cs="Times New Roman"/>
        </w:rPr>
        <w:t xml:space="preserve">describe the core tenet of lean proposals. </w:t>
      </w:r>
    </w:p>
    <w:p w14:paraId="22A59324" w14:textId="77777777" w:rsidR="00CC3624" w:rsidRDefault="00CC3624" w:rsidP="009079B7">
      <w:pPr>
        <w:spacing w:line="480" w:lineRule="auto"/>
        <w:ind w:firstLine="720"/>
        <w:contextualSpacing/>
        <w:rPr>
          <w:rFonts w:ascii="Times New Roman" w:hAnsi="Times New Roman" w:cs="Times New Roman"/>
        </w:rPr>
      </w:pPr>
    </w:p>
    <w:p w14:paraId="67C0CD6E" w14:textId="1E9CF480" w:rsidR="000A329B" w:rsidRPr="00445430" w:rsidRDefault="000A329B" w:rsidP="000A329B">
      <w:pPr>
        <w:spacing w:line="480" w:lineRule="auto"/>
        <w:contextualSpacing/>
        <w:rPr>
          <w:rFonts w:ascii="Times New Roman" w:hAnsi="Times New Roman" w:cs="Times New Roman"/>
          <w:b/>
          <w:bCs/>
        </w:rPr>
      </w:pPr>
      <w:r>
        <w:rPr>
          <w:rFonts w:ascii="Times New Roman" w:hAnsi="Times New Roman" w:cs="Times New Roman"/>
          <w:b/>
          <w:bCs/>
        </w:rPr>
        <w:t>A</w:t>
      </w:r>
      <w:r w:rsidRPr="009A2E64">
        <w:rPr>
          <w:rFonts w:ascii="Times New Roman" w:hAnsi="Times New Roman" w:cs="Times New Roman"/>
          <w:b/>
          <w:bCs/>
        </w:rPr>
        <w:t xml:space="preserve"> </w:t>
      </w:r>
      <w:r>
        <w:rPr>
          <w:rFonts w:ascii="Times New Roman" w:hAnsi="Times New Roman" w:cs="Times New Roman"/>
          <w:b/>
          <w:bCs/>
        </w:rPr>
        <w:t>lean account that can explain</w:t>
      </w:r>
      <w:r w:rsidRPr="00B12893">
        <w:rPr>
          <w:rFonts w:ascii="Times New Roman" w:hAnsi="Times New Roman" w:cs="Times New Roman"/>
          <w:b/>
          <w:bCs/>
        </w:rPr>
        <w:t xml:space="preserve"> infants’ </w:t>
      </w:r>
      <w:r>
        <w:rPr>
          <w:rFonts w:ascii="Times New Roman" w:hAnsi="Times New Roman" w:cs="Times New Roman"/>
          <w:b/>
          <w:bCs/>
        </w:rPr>
        <w:t>behavior</w:t>
      </w:r>
      <w:r w:rsidRPr="00B12893">
        <w:rPr>
          <w:rFonts w:ascii="Times New Roman" w:hAnsi="Times New Roman" w:cs="Times New Roman"/>
          <w:b/>
          <w:bCs/>
        </w:rPr>
        <w:t xml:space="preserve"> </w:t>
      </w:r>
      <w:r>
        <w:rPr>
          <w:rFonts w:ascii="Times New Roman" w:hAnsi="Times New Roman" w:cs="Times New Roman"/>
          <w:b/>
          <w:bCs/>
        </w:rPr>
        <w:t>in action efficiency understanding studies</w:t>
      </w:r>
      <w:r w:rsidRPr="00B12893">
        <w:rPr>
          <w:rFonts w:ascii="Times New Roman" w:hAnsi="Times New Roman" w:cs="Times New Roman"/>
          <w:b/>
          <w:bCs/>
        </w:rPr>
        <w:t xml:space="preserve"> </w:t>
      </w:r>
    </w:p>
    <w:p w14:paraId="41CFEEEA" w14:textId="0FC09DB9" w:rsidR="00524642" w:rsidRPr="000A329B" w:rsidRDefault="00A00DB1" w:rsidP="000A329B">
      <w:pPr>
        <w:spacing w:line="480" w:lineRule="auto"/>
        <w:ind w:firstLine="720"/>
        <w:contextualSpacing/>
        <w:rPr>
          <w:rFonts w:ascii="Times New Roman" w:hAnsi="Times New Roman" w:cs="Times New Roman"/>
        </w:rPr>
      </w:pPr>
      <w:r>
        <w:rPr>
          <w:rFonts w:ascii="Times New Roman" w:hAnsi="Times New Roman" w:cs="Times New Roman"/>
        </w:rPr>
        <w:t>A</w:t>
      </w:r>
      <w:r w:rsidR="00EA5505">
        <w:rPr>
          <w:rFonts w:ascii="Times New Roman" w:hAnsi="Times New Roman" w:cs="Times New Roman"/>
        </w:rPr>
        <w:t xml:space="preserve"> second class of</w:t>
      </w:r>
      <w:r w:rsidR="00C70432">
        <w:rPr>
          <w:rFonts w:ascii="Times New Roman" w:hAnsi="Times New Roman" w:cs="Times New Roman"/>
        </w:rPr>
        <w:t xml:space="preserve"> </w:t>
      </w:r>
      <w:r w:rsidR="000064AB">
        <w:rPr>
          <w:rFonts w:ascii="Times New Roman" w:hAnsi="Times New Roman" w:cs="Times New Roman"/>
        </w:rPr>
        <w:t>“</w:t>
      </w:r>
      <w:r w:rsidR="00C70432">
        <w:rPr>
          <w:rFonts w:ascii="Times New Roman" w:hAnsi="Times New Roman" w:cs="Times New Roman"/>
        </w:rPr>
        <w:t>lean</w:t>
      </w:r>
      <w:r w:rsidR="000064AB">
        <w:rPr>
          <w:rFonts w:ascii="Times New Roman" w:hAnsi="Times New Roman" w:cs="Times New Roman"/>
        </w:rPr>
        <w:t>”</w:t>
      </w:r>
      <w:r w:rsidR="00C70432">
        <w:rPr>
          <w:rFonts w:ascii="Times New Roman" w:hAnsi="Times New Roman" w:cs="Times New Roman"/>
        </w:rPr>
        <w:t xml:space="preserve"> proposals</w:t>
      </w:r>
      <w:r w:rsidR="007C734F">
        <w:rPr>
          <w:rFonts w:ascii="Times New Roman" w:hAnsi="Times New Roman" w:cs="Times New Roman"/>
        </w:rPr>
        <w:t xml:space="preserve"> adopts a radically different viewpoint</w:t>
      </w:r>
      <w:r>
        <w:rPr>
          <w:rFonts w:ascii="Times New Roman" w:hAnsi="Times New Roman" w:cs="Times New Roman"/>
        </w:rPr>
        <w:t xml:space="preserve"> than rich </w:t>
      </w:r>
      <w:r w:rsidR="007F1ABB">
        <w:rPr>
          <w:rFonts w:ascii="Times New Roman" w:hAnsi="Times New Roman" w:cs="Times New Roman"/>
        </w:rPr>
        <w:t>accounts</w:t>
      </w:r>
      <w:r w:rsidR="007C734F">
        <w:rPr>
          <w:rFonts w:ascii="Times New Roman" w:hAnsi="Times New Roman" w:cs="Times New Roman"/>
        </w:rPr>
        <w:t>.</w:t>
      </w:r>
      <w:r w:rsidR="007D5B8A">
        <w:rPr>
          <w:rFonts w:ascii="Times New Roman" w:hAnsi="Times New Roman" w:cs="Times New Roman"/>
        </w:rPr>
        <w:t xml:space="preserve"> </w:t>
      </w:r>
      <w:r w:rsidR="007C734F">
        <w:rPr>
          <w:rFonts w:ascii="Times New Roman" w:hAnsi="Times New Roman" w:cs="Times New Roman"/>
        </w:rPr>
        <w:t>The crux of these proposals is that</w:t>
      </w:r>
      <w:r w:rsidR="00E326A7">
        <w:rPr>
          <w:rFonts w:ascii="Times New Roman" w:hAnsi="Times New Roman" w:cs="Times New Roman"/>
        </w:rPr>
        <w:t xml:space="preserve"> </w:t>
      </w:r>
      <w:r w:rsidR="00E718C8">
        <w:rPr>
          <w:rFonts w:ascii="Times New Roman" w:hAnsi="Times New Roman" w:cs="Times New Roman"/>
        </w:rPr>
        <w:t xml:space="preserve">infants’ behavior </w:t>
      </w:r>
      <w:r w:rsidR="00FF7075">
        <w:rPr>
          <w:rFonts w:ascii="Times New Roman" w:hAnsi="Times New Roman" w:cs="Times New Roman"/>
        </w:rPr>
        <w:t xml:space="preserve">in </w:t>
      </w:r>
      <w:r w:rsidR="00BC4C2E">
        <w:rPr>
          <w:rFonts w:ascii="Times New Roman" w:hAnsi="Times New Roman" w:cs="Times New Roman"/>
        </w:rPr>
        <w:t xml:space="preserve">violation-of-expectation </w:t>
      </w:r>
      <w:r w:rsidR="00FF7075">
        <w:rPr>
          <w:rFonts w:ascii="Times New Roman" w:hAnsi="Times New Roman" w:cs="Times New Roman"/>
        </w:rPr>
        <w:t>studies</w:t>
      </w:r>
      <w:r>
        <w:rPr>
          <w:rFonts w:ascii="Times New Roman" w:hAnsi="Times New Roman" w:cs="Times New Roman"/>
        </w:rPr>
        <w:t xml:space="preserve"> </w:t>
      </w:r>
      <w:r w:rsidR="00951796">
        <w:rPr>
          <w:rFonts w:ascii="Times New Roman" w:hAnsi="Times New Roman" w:cs="Times New Roman"/>
        </w:rPr>
        <w:t>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w:t>
      </w:r>
      <w:r w:rsidR="007C4D65">
        <w:rPr>
          <w:rFonts w:ascii="Times New Roman" w:hAnsi="Times New Roman" w:cs="Times New Roman"/>
        </w:rPr>
        <w:t xml:space="preserve">simple, albeit extremely powerful, </w:t>
      </w:r>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 xml:space="preserve">that operate over low-level, surface-based perceptual features </w:t>
      </w:r>
      <w:r w:rsidR="008948F0">
        <w:rPr>
          <w:rFonts w:ascii="Times New Roman" w:hAnsi="Times New Roman" w:cs="Times New Roman"/>
        </w:rPr>
        <w:t>and that extract statistical regularities in visual scenes</w:t>
      </w:r>
      <w:r w:rsidR="00EA5505">
        <w:rPr>
          <w:rFonts w:ascii="Times New Roman" w:hAnsi="Times New Roman" w:cs="Times New Roman"/>
        </w:rPr>
        <w:t xml:space="preserve"> (e.g., </w:t>
      </w:r>
      <w:r w:rsidR="00406085">
        <w:rPr>
          <w:rFonts w:ascii="Times New Roman" w:hAnsi="Times New Roman" w:cs="Times New Roman"/>
        </w:rPr>
        <w:t xml:space="preserve">Blumberg &amp; Adolph, 2023; </w:t>
      </w:r>
      <w:r w:rsidR="00EA5505">
        <w:rPr>
          <w:rFonts w:ascii="Times New Roman" w:hAnsi="Times New Roman" w:cs="Times New Roman"/>
        </w:rPr>
        <w:t xml:space="preserve">Cohen et al., 2002; </w:t>
      </w:r>
      <w:r w:rsidR="00D003E2">
        <w:rPr>
          <w:rFonts w:ascii="Times New Roman" w:hAnsi="Times New Roman" w:cs="Times New Roman"/>
        </w:rPr>
        <w:t xml:space="preserve">Cohen &amp; Oakes, 1993; </w:t>
      </w:r>
      <w:r w:rsidR="00EA5505">
        <w:rPr>
          <w:rFonts w:ascii="Times New Roman" w:hAnsi="Times New Roman" w:cs="Times New Roman"/>
        </w:rPr>
        <w:t xml:space="preserve">Colunga &amp; Smith, 2005; </w:t>
      </w:r>
      <w:r w:rsidR="00285FCE">
        <w:rPr>
          <w:rFonts w:ascii="Times New Roman" w:hAnsi="Times New Roman" w:cs="Times New Roman"/>
        </w:rPr>
        <w:t>Heyes, 2018</w:t>
      </w:r>
      <w:r w:rsidR="00D20276">
        <w:rPr>
          <w:rFonts w:ascii="Times New Roman" w:hAnsi="Times New Roman" w:cs="Times New Roman"/>
        </w:rPr>
        <w:t>, 2024</w:t>
      </w:r>
      <w:r w:rsidR="00285FCE">
        <w:rPr>
          <w:rFonts w:ascii="Times New Roman" w:hAnsi="Times New Roman" w:cs="Times New Roman"/>
        </w:rPr>
        <w:t xml:space="preserve">; </w:t>
      </w:r>
      <w:r w:rsidR="00EA5505">
        <w:rPr>
          <w:rFonts w:ascii="Times New Roman" w:hAnsi="Times New Roman" w:cs="Times New Roman"/>
        </w:rPr>
        <w:t>Jones &amp; Smith, 1993; Quinn &amp; Eimas, 1997; Rakison &amp; Lupyan, 2008; Sloutsky, 2010)</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 xml:space="preserve">sometimes considered </w:t>
      </w:r>
      <w:r w:rsidR="000064AB">
        <w:rPr>
          <w:rFonts w:ascii="Times New Roman" w:hAnsi="Times New Roman" w:cs="Times New Roman"/>
        </w:rPr>
        <w:t>“</w:t>
      </w:r>
      <w:r w:rsidR="008505CC">
        <w:rPr>
          <w:rFonts w:ascii="Times New Roman" w:hAnsi="Times New Roman" w:cs="Times New Roman"/>
        </w:rPr>
        <w:t>all purpose</w:t>
      </w:r>
      <w:r w:rsidR="000064AB">
        <w:rPr>
          <w:rFonts w:ascii="Times New Roman" w:hAnsi="Times New Roman" w:cs="Times New Roman"/>
        </w:rPr>
        <w:t>”</w:t>
      </w:r>
      <w:r w:rsidR="008505CC">
        <w:rPr>
          <w:rFonts w:ascii="Times New Roman" w:hAnsi="Times New Roman" w:cs="Times New Roman"/>
        </w:rPr>
        <w:t xml:space="preserv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w:t>
      </w:r>
      <w:r>
        <w:rPr>
          <w:rFonts w:ascii="Times New Roman" w:hAnsi="Times New Roman" w:cs="Times New Roman"/>
        </w:rPr>
        <w:t>lean theories</w:t>
      </w:r>
      <w:r w:rsidR="00883325">
        <w:rPr>
          <w:rFonts w:ascii="Times New Roman" w:hAnsi="Times New Roman" w:cs="Times New Roman"/>
        </w:rPr>
        <w:t xml:space="preserve">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w:t>
      </w:r>
      <w:r w:rsidR="00D003E2">
        <w:rPr>
          <w:rFonts w:ascii="Times New Roman" w:hAnsi="Times New Roman" w:cs="Times New Roman"/>
        </w:rPr>
        <w:t>than previously assumed.</w:t>
      </w:r>
    </w:p>
    <w:p w14:paraId="429FDEBE" w14:textId="267597A5"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r>
      <w:r w:rsidR="00BC4C2E">
        <w:rPr>
          <w:rFonts w:ascii="Times New Roman" w:hAnsi="Times New Roman" w:cs="Times New Roman"/>
        </w:rPr>
        <w:t xml:space="preserve">Although lean proposals </w:t>
      </w:r>
      <w:r w:rsidR="00FD2210">
        <w:rPr>
          <w:rFonts w:ascii="Times New Roman" w:hAnsi="Times New Roman" w:cs="Times New Roman"/>
        </w:rPr>
        <w:t>abound for capacities</w:t>
      </w:r>
      <w:r w:rsidR="00BC4C2E">
        <w:rPr>
          <w:rFonts w:ascii="Times New Roman" w:hAnsi="Times New Roman" w:cs="Times New Roman"/>
        </w:rPr>
        <w:t xml:space="preserve"> such as theory of mind (e.g., </w:t>
      </w:r>
      <w:r w:rsidR="000A329B" w:rsidRPr="000A329B">
        <w:rPr>
          <w:rFonts w:ascii="Times New Roman" w:hAnsi="Times New Roman" w:cs="Times New Roman"/>
        </w:rPr>
        <w:t>Berthiaume</w:t>
      </w:r>
      <w:r w:rsidR="000A329B">
        <w:rPr>
          <w:rFonts w:ascii="Times New Roman" w:hAnsi="Times New Roman" w:cs="Times New Roman"/>
        </w:rPr>
        <w:t xml:space="preserve"> et al., 2013; </w:t>
      </w:r>
      <w:r w:rsidR="00BC4C2E">
        <w:rPr>
          <w:rFonts w:ascii="Times New Roman" w:hAnsi="Times New Roman" w:cs="Times New Roman"/>
        </w:rPr>
        <w:t xml:space="preserve">Perner &amp; Ruffman, 2005), causal perception and reasoning (e.g., Cohen et al., 2002; McClelland &amp; Thompson, 2007), sociomoral reasoning (e.g., Benton &amp; Lapan, 2021), object permanence (e.g., </w:t>
      </w:r>
      <w:r w:rsidR="000A329B">
        <w:rPr>
          <w:rFonts w:ascii="Times New Roman" w:hAnsi="Times New Roman" w:cs="Times New Roman"/>
        </w:rPr>
        <w:t xml:space="preserve">Bogartz et al., 2000; </w:t>
      </w:r>
      <w:r w:rsidR="00BC4C2E">
        <w:rPr>
          <w:rFonts w:ascii="Times New Roman" w:hAnsi="Times New Roman" w:cs="Times New Roman"/>
        </w:rPr>
        <w:t>Munakata et al., 1997), numerical cognition (e.g., Cohen &amp; Marks, 2002)</w:t>
      </w:r>
      <w:r w:rsidR="000A329B">
        <w:rPr>
          <w:rFonts w:ascii="Times New Roman" w:hAnsi="Times New Roman" w:cs="Times New Roman"/>
        </w:rPr>
        <w:t xml:space="preserve">, among others (e.g., Benton, 2025; Rakison &amp; Lupyan, 2008), </w:t>
      </w:r>
      <w:r>
        <w:rPr>
          <w:rFonts w:ascii="Times New Roman" w:hAnsi="Times New Roman" w:cs="Times New Roman"/>
        </w:rPr>
        <w:t xml:space="preserve">efforts to explain </w:t>
      </w:r>
      <w:r w:rsidR="006A456E">
        <w:rPr>
          <w:rFonts w:ascii="Times New Roman" w:hAnsi="Times New Roman" w:cs="Times New Roman"/>
        </w:rPr>
        <w:t xml:space="preserve">infants’ looking behavior in studies that </w:t>
      </w:r>
      <w:r w:rsidR="00FD2210">
        <w:rPr>
          <w:rFonts w:ascii="Times New Roman" w:hAnsi="Times New Roman" w:cs="Times New Roman"/>
        </w:rPr>
        <w:t>assess their putative</w:t>
      </w:r>
      <w:r w:rsidR="00CE74CA">
        <w:rPr>
          <w:rFonts w:ascii="Times New Roman" w:hAnsi="Times New Roman" w:cs="Times New Roman"/>
        </w:rPr>
        <w:t xml:space="preserve"> </w:t>
      </w:r>
      <w:r w:rsidR="00DB0881">
        <w:rPr>
          <w:rFonts w:ascii="Times New Roman" w:hAnsi="Times New Roman" w:cs="Times New Roman"/>
        </w:rPr>
        <w:t>action efficiency understanding</w:t>
      </w:r>
      <w:r w:rsidR="000A329B">
        <w:rPr>
          <w:rFonts w:ascii="Times New Roman" w:hAnsi="Times New Roman" w:cs="Times New Roman"/>
        </w:rPr>
        <w:t xml:space="preserve"> </w:t>
      </w:r>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by </w:t>
      </w:r>
      <w:r w:rsidR="00EC7604">
        <w:rPr>
          <w:rFonts w:ascii="Times New Roman" w:hAnsi="Times New Roman" w:cs="Times New Roman"/>
        </w:rPr>
        <w:lastRenderedPageBreak/>
        <w:t>Overwalle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r w:rsidR="0056623D">
        <w:rPr>
          <w:rFonts w:ascii="Times New Roman" w:hAnsi="Times New Roman" w:cs="Times New Roman"/>
        </w:rPr>
        <w:t>Overwalle’s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w:t>
      </w:r>
      <w:r w:rsidR="00264848">
        <w:rPr>
          <w:rFonts w:ascii="Times New Roman" w:hAnsi="Times New Roman" w:cs="Times New Roman"/>
        </w:rPr>
        <w:t xml:space="preserve"> trajectories</w:t>
      </w:r>
      <w:r w:rsidR="00B12D4A">
        <w:rPr>
          <w:rFonts w:ascii="Times New Roman" w:hAnsi="Times New Roman" w:cs="Times New Roman"/>
        </w:rPr>
        <w:t xml:space="preserve"> but not other</w:t>
      </w:r>
      <w:r w:rsidR="00264848">
        <w:rPr>
          <w:rFonts w:ascii="Times New Roman" w:hAnsi="Times New Roman" w:cs="Times New Roman"/>
        </w:rPr>
        <w:t>s</w:t>
      </w:r>
      <w:r w:rsidR="00B12D4A">
        <w:rPr>
          <w:rFonts w:ascii="Times New Roman" w:hAnsi="Times New Roman" w:cs="Times New Roman"/>
        </w:rPr>
        <w:t xml:space="preserve">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w:t>
      </w:r>
      <w:r w:rsidR="00D9158B">
        <w:rPr>
          <w:rFonts w:ascii="Times New Roman" w:hAnsi="Times New Roman" w:cs="Times New Roman"/>
        </w:rPr>
        <w:t xml:space="preserve">it </w:t>
      </w:r>
      <w:r w:rsidR="00C96CA7">
        <w:rPr>
          <w:rFonts w:ascii="Times New Roman" w:hAnsi="Times New Roman" w:cs="Times New Roman"/>
        </w:rPr>
        <w:t xml:space="preserve">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Overwalle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infants watch agents follow particular paths to obtain a goal</w:t>
      </w:r>
      <w:r w:rsidR="0056623D">
        <w:rPr>
          <w:rFonts w:ascii="Times New Roman" w:hAnsi="Times New Roman" w:cs="Times New Roman"/>
        </w:rPr>
        <w:t xml:space="preserve">, </w:t>
      </w:r>
      <w:r w:rsidR="003C6979">
        <w:rPr>
          <w:rFonts w:ascii="Times New Roman" w:hAnsi="Times New Roman" w:cs="Times New Roman"/>
        </w:rPr>
        <w:t>corresponding internal representations are established that</w:t>
      </w:r>
      <w:r w:rsidR="00FD2210">
        <w:rPr>
          <w:rFonts w:ascii="Times New Roman" w:hAnsi="Times New Roman" w:cs="Times New Roman"/>
        </w:rPr>
        <w:t>, with time,</w:t>
      </w:r>
      <w:r w:rsidR="004D4A45">
        <w:rPr>
          <w:rFonts w:ascii="Times New Roman" w:hAnsi="Times New Roman" w:cs="Times New Roman"/>
        </w:rPr>
        <w:t xml:space="preserve"> come to</w:t>
      </w:r>
      <w:r w:rsidR="00FD2210">
        <w:rPr>
          <w:rFonts w:ascii="Times New Roman" w:hAnsi="Times New Roman" w:cs="Times New Roman"/>
        </w:rPr>
        <w:t xml:space="preserve"> resemble the </w:t>
      </w:r>
      <w:r w:rsidR="003C6979">
        <w:rPr>
          <w:rFonts w:ascii="Times New Roman" w:hAnsi="Times New Roman" w:cs="Times New Roman"/>
        </w:rPr>
        <w:t xml:space="preserve">visible state of the world at each point along </w:t>
      </w:r>
      <w:r w:rsidR="00FD2210">
        <w:rPr>
          <w:rFonts w:ascii="Times New Roman" w:hAnsi="Times New Roman" w:cs="Times New Roman"/>
        </w:rPr>
        <w:t>an agent’s</w:t>
      </w:r>
      <w:r w:rsidR="003C6979">
        <w:rPr>
          <w:rFonts w:ascii="Times New Roman" w:hAnsi="Times New Roman" w:cs="Times New Roman"/>
        </w:rPr>
        <w:t xml:space="preserve"> action trajector</w:t>
      </w:r>
      <w:r w:rsidR="00E837A3">
        <w:rPr>
          <w:rFonts w:ascii="Times New Roman" w:hAnsi="Times New Roman" w:cs="Times New Roman"/>
        </w:rPr>
        <w:t>y</w:t>
      </w:r>
      <w:r w:rsidR="003C6979">
        <w:rPr>
          <w:rFonts w:ascii="Times New Roman" w:hAnsi="Times New Roman" w:cs="Times New Roman"/>
        </w:rPr>
        <w:t xml:space="preserve">.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are not actually predicting the agent’s position on the 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p>
    <w:p w14:paraId="0CC76AEF" w14:textId="5948A9D6" w:rsidR="00B95495" w:rsidRDefault="00861E76" w:rsidP="00780892">
      <w:pPr>
        <w:spacing w:line="480" w:lineRule="auto"/>
        <w:ind w:firstLine="720"/>
        <w:contextualSpacing/>
        <w:rPr>
          <w:rFonts w:ascii="Times New Roman" w:hAnsi="Times New Roman" w:cs="Times New Roman"/>
        </w:rPr>
      </w:pPr>
      <w:r>
        <w:rPr>
          <w:rFonts w:ascii="Times New Roman" w:hAnsi="Times New Roman" w:cs="Times New Roman"/>
        </w:rPr>
        <w:t xml:space="preserve"> </w:t>
      </w:r>
      <w:r w:rsidR="00B95495" w:rsidRPr="00B95495">
        <w:rPr>
          <w:rFonts w:ascii="Times New Roman" w:hAnsi="Times New Roman" w:cs="Times New Roman"/>
        </w:rPr>
        <w:t xml:space="preserve">Overwalle (2010) showed that a connectionist implementation of this proposal could reproduce infants’ looking behavior in Gergely et al. (1995). </w:t>
      </w:r>
      <w:r w:rsidR="006E183D">
        <w:rPr>
          <w:rFonts w:ascii="Times New Roman" w:hAnsi="Times New Roman" w:cs="Times New Roman"/>
        </w:rPr>
        <w:t>Networks were</w:t>
      </w:r>
      <w:r w:rsidR="00B95495" w:rsidRPr="00B95495">
        <w:rPr>
          <w:rFonts w:ascii="Times New Roman" w:hAnsi="Times New Roman" w:cs="Times New Roman"/>
        </w:rPr>
        <w:t xml:space="preserve"> </w:t>
      </w:r>
      <w:r w:rsidR="000064AB">
        <w:rPr>
          <w:rFonts w:ascii="Times New Roman" w:hAnsi="Times New Roman" w:cs="Times New Roman"/>
        </w:rPr>
        <w:t>“</w:t>
      </w:r>
      <w:r w:rsidR="00B95495" w:rsidRPr="00B95495">
        <w:rPr>
          <w:rFonts w:ascii="Times New Roman" w:hAnsi="Times New Roman" w:cs="Times New Roman"/>
        </w:rPr>
        <w:t>habituated</w:t>
      </w:r>
      <w:r w:rsidR="000064AB">
        <w:rPr>
          <w:rFonts w:ascii="Times New Roman" w:hAnsi="Times New Roman" w:cs="Times New Roman"/>
        </w:rPr>
        <w:t>”</w:t>
      </w:r>
      <w:r w:rsidR="00B95495" w:rsidRPr="00B95495">
        <w:rPr>
          <w:rFonts w:ascii="Times New Roman" w:hAnsi="Times New Roman" w:cs="Times New Roman"/>
        </w:rPr>
        <w:t xml:space="preserve"> to an event in which an agent followed an arced trajectory to reach a goal</w:t>
      </w:r>
      <w:r w:rsidR="006E183D">
        <w:rPr>
          <w:rFonts w:ascii="Times New Roman" w:hAnsi="Times New Roman" w:cs="Times New Roman"/>
        </w:rPr>
        <w:t>; this was done</w:t>
      </w:r>
      <w:r w:rsidR="00B95495" w:rsidRPr="00B95495">
        <w:rPr>
          <w:rFonts w:ascii="Times New Roman" w:hAnsi="Times New Roman" w:cs="Times New Roman"/>
        </w:rPr>
        <w:t xml:space="preserve"> either in the presence</w:t>
      </w:r>
      <w:r w:rsidR="00D66508">
        <w:rPr>
          <w:rFonts w:ascii="Times New Roman" w:hAnsi="Times New Roman" w:cs="Times New Roman"/>
        </w:rPr>
        <w:t xml:space="preserve"> (constrained action)</w:t>
      </w:r>
      <w:r w:rsidR="00B95495" w:rsidRPr="00B95495">
        <w:rPr>
          <w:rFonts w:ascii="Times New Roman" w:hAnsi="Times New Roman" w:cs="Times New Roman"/>
        </w:rPr>
        <w:t xml:space="preserve"> or absence</w:t>
      </w:r>
      <w:r w:rsidR="00D66508">
        <w:rPr>
          <w:rFonts w:ascii="Times New Roman" w:hAnsi="Times New Roman" w:cs="Times New Roman"/>
        </w:rPr>
        <w:t xml:space="preserve"> (unconstrained action)</w:t>
      </w:r>
      <w:r w:rsidR="00B95495" w:rsidRPr="00B95495">
        <w:rPr>
          <w:rFonts w:ascii="Times New Roman" w:hAnsi="Times New Roman" w:cs="Times New Roman"/>
        </w:rPr>
        <w:t xml:space="preserve"> of a barrier. </w:t>
      </w:r>
      <w:r w:rsidR="006E183D">
        <w:rPr>
          <w:rFonts w:ascii="Times New Roman" w:hAnsi="Times New Roman" w:cs="Times New Roman"/>
        </w:rPr>
        <w:t>Networks—like infants—were then</w:t>
      </w:r>
      <w:r w:rsidR="00B95495" w:rsidRPr="00B95495">
        <w:rPr>
          <w:rFonts w:ascii="Times New Roman" w:hAnsi="Times New Roman" w:cs="Times New Roman"/>
        </w:rPr>
        <w:t xml:space="preserve"> shown barrierless straight and curved test events. The model reproduced infants’ tendency to show greater looking to the inefficient </w:t>
      </w:r>
      <w:r w:rsidR="00E61933">
        <w:rPr>
          <w:rFonts w:ascii="Times New Roman" w:hAnsi="Times New Roman" w:cs="Times New Roman"/>
        </w:rPr>
        <w:t xml:space="preserve">than to the efficient test event </w:t>
      </w:r>
      <w:r w:rsidR="00B95495" w:rsidRPr="00B95495">
        <w:rPr>
          <w:rFonts w:ascii="Times New Roman" w:hAnsi="Times New Roman" w:cs="Times New Roman"/>
        </w:rPr>
        <w:t>following habituation to the constrained</w:t>
      </w:r>
      <w:r w:rsidR="0078769E">
        <w:rPr>
          <w:rFonts w:ascii="Times New Roman" w:hAnsi="Times New Roman" w:cs="Times New Roman"/>
        </w:rPr>
        <w:t xml:space="preserve"> </w:t>
      </w:r>
      <w:r w:rsidR="002F579C">
        <w:rPr>
          <w:rFonts w:ascii="Times New Roman" w:hAnsi="Times New Roman" w:cs="Times New Roman"/>
        </w:rPr>
        <w:t xml:space="preserve">but not to the unconstrained </w:t>
      </w:r>
      <w:r w:rsidR="00B95495" w:rsidRPr="00B95495">
        <w:rPr>
          <w:rFonts w:ascii="Times New Roman" w:hAnsi="Times New Roman" w:cs="Times New Roman"/>
        </w:rPr>
        <w:t>action event.</w:t>
      </w:r>
      <w:r w:rsidR="00B95495">
        <w:rPr>
          <w:rFonts w:ascii="Times New Roman" w:hAnsi="Times New Roman" w:cs="Times New Roman"/>
        </w:rPr>
        <w:t xml:space="preserve"> </w:t>
      </w:r>
    </w:p>
    <w:p w14:paraId="1C0B2AC2" w14:textId="51755561"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r w:rsidR="005416F9">
        <w:rPr>
          <w:rFonts w:ascii="Times New Roman" w:hAnsi="Times New Roman" w:cs="Times New Roman"/>
        </w:rPr>
        <w:t xml:space="preserve">Overwalle’s (2010) account is sufficient to explain </w:t>
      </w:r>
      <w:r w:rsidR="005E149F">
        <w:rPr>
          <w:rFonts w:ascii="Times New Roman" w:hAnsi="Times New Roman" w:cs="Times New Roman"/>
        </w:rPr>
        <w:t>infants’ looking responses in Gergely et al. (1995)</w:t>
      </w:r>
      <w:r w:rsidR="005416F9">
        <w:rPr>
          <w:rFonts w:ascii="Times New Roman" w:hAnsi="Times New Roman" w:cs="Times New Roman"/>
        </w:rPr>
        <w:t xml:space="preserve">, </w:t>
      </w:r>
      <w:r w:rsidR="00B07D54">
        <w:rPr>
          <w:rFonts w:ascii="Times New Roman" w:hAnsi="Times New Roman" w:cs="Times New Roman"/>
        </w:rPr>
        <w:t xml:space="preserve">there are several reasons to exercise caution before accepting </w:t>
      </w:r>
      <w:r w:rsidR="004D4A45">
        <w:rPr>
          <w:rFonts w:ascii="Times New Roman" w:hAnsi="Times New Roman" w:cs="Times New Roman"/>
        </w:rPr>
        <w:t>it</w:t>
      </w:r>
      <w:r w:rsidR="005F2CF5">
        <w:rPr>
          <w:rFonts w:ascii="Times New Roman" w:hAnsi="Times New Roman" w:cs="Times New Roman"/>
        </w:rPr>
        <w:t>.</w:t>
      </w:r>
      <w:r w:rsidR="008E542C">
        <w:rPr>
          <w:rFonts w:ascii="Times New Roman" w:hAnsi="Times New Roman" w:cs="Times New Roman"/>
        </w:rPr>
        <w:t xml:space="preserve"> </w:t>
      </w:r>
      <w:r w:rsidR="00D36BBD">
        <w:rPr>
          <w:rFonts w:ascii="Times New Roman" w:hAnsi="Times New Roman" w:cs="Times New Roman"/>
        </w:rPr>
        <w:t>The first concern is that the</w:t>
      </w:r>
      <w:r w:rsidR="005F2CF5">
        <w:rPr>
          <w:rFonts w:ascii="Times New Roman" w:hAnsi="Times New Roman" w:cs="Times New Roman"/>
        </w:rPr>
        <w:t xml:space="preserve"> model</w:t>
      </w:r>
      <w:r w:rsidR="005E149F">
        <w:rPr>
          <w:rFonts w:ascii="Times New Roman" w:hAnsi="Times New Roman" w:cs="Times New Roman"/>
        </w:rPr>
        <w:t xml:space="preserve"> lacked</w:t>
      </w:r>
      <w:r w:rsidR="009202A3">
        <w:rPr>
          <w:rFonts w:ascii="Times New Roman" w:hAnsi="Times New Roman" w:cs="Times New Roman"/>
        </w:rPr>
        <w:t xml:space="preserve"> any action</w:t>
      </w:r>
      <w:r w:rsidR="002D625F">
        <w:rPr>
          <w:rFonts w:ascii="Times New Roman" w:hAnsi="Times New Roman" w:cs="Times New Roman"/>
        </w:rPr>
        <w:t xml:space="preserve"> observation</w:t>
      </w:r>
      <w:r w:rsidR="009202A3">
        <w:rPr>
          <w:rFonts w:ascii="Times New Roman" w:hAnsi="Times New Roman" w:cs="Times New Roman"/>
        </w:rPr>
        <w:t xml:space="preserve"> experience prior to </w:t>
      </w:r>
      <w:r w:rsidR="005E149F">
        <w:rPr>
          <w:rFonts w:ascii="Times New Roman" w:hAnsi="Times New Roman" w:cs="Times New Roman"/>
        </w:rPr>
        <w:t>participation</w:t>
      </w:r>
      <w:r w:rsidR="005F2CF5">
        <w:rPr>
          <w:rFonts w:ascii="Times New Roman" w:hAnsi="Times New Roman" w:cs="Times New Roman"/>
        </w:rPr>
        <w:t xml:space="preserve"> in a</w:t>
      </w:r>
      <w:r w:rsidR="009202A3">
        <w:rPr>
          <w:rFonts w:ascii="Times New Roman" w:hAnsi="Times New Roman" w:cs="Times New Roman"/>
        </w:rPr>
        <w:t xml:space="preserve"> simulation analogue of Gergely et al. (1995</w:t>
      </w:r>
      <w:r w:rsidR="007A106B">
        <w:rPr>
          <w:rFonts w:ascii="Times New Roman" w:hAnsi="Times New Roman" w:cs="Times New Roman"/>
        </w:rPr>
        <w:t>)</w:t>
      </w:r>
      <w:r w:rsidR="005F2CF5">
        <w:rPr>
          <w:rFonts w:ascii="Times New Roman" w:hAnsi="Times New Roman" w:cs="Times New Roman"/>
        </w:rPr>
        <w:t xml:space="preserve">. </w:t>
      </w:r>
      <w:r w:rsidR="00200667">
        <w:rPr>
          <w:rFonts w:ascii="Times New Roman" w:hAnsi="Times New Roman" w:cs="Times New Roman"/>
        </w:rPr>
        <w:t xml:space="preserve">A consequence of this is that the model could not draw on </w:t>
      </w:r>
      <w:r w:rsidR="002D625F">
        <w:rPr>
          <w:rFonts w:ascii="Times New Roman" w:hAnsi="Times New Roman" w:cs="Times New Roman"/>
        </w:rPr>
        <w:t>such</w:t>
      </w:r>
      <w:r w:rsidR="00200667">
        <w:rPr>
          <w:rFonts w:ascii="Times New Roman" w:hAnsi="Times New Roman" w:cs="Times New Roman"/>
        </w:rPr>
        <w:t xml:space="preserve"> experience when processing habituation and test events. </w:t>
      </w:r>
      <w:r w:rsidR="00200667">
        <w:rPr>
          <w:rFonts w:ascii="Times New Roman" w:hAnsi="Times New Roman" w:cs="Times New Roman"/>
        </w:rPr>
        <w:lastRenderedPageBreak/>
        <w:t>Yet</w:t>
      </w:r>
      <w:r w:rsidR="00297771">
        <w:rPr>
          <w:rFonts w:ascii="Times New Roman" w:hAnsi="Times New Roman" w:cs="Times New Roman"/>
        </w:rPr>
        <w:t xml:space="preserve"> just</w:t>
      </w:r>
      <w:r w:rsidR="00200667">
        <w:rPr>
          <w:rFonts w:ascii="Times New Roman" w:hAnsi="Times New Roman" w:cs="Times New Roman"/>
        </w:rPr>
        <w:t xml:space="preserve"> such experience may be </w:t>
      </w:r>
      <w:r w:rsidR="00297771">
        <w:rPr>
          <w:rFonts w:ascii="Times New Roman" w:hAnsi="Times New Roman" w:cs="Times New Roman"/>
        </w:rPr>
        <w:t>necessary</w:t>
      </w:r>
      <w:r w:rsidR="00200667">
        <w:rPr>
          <w:rFonts w:ascii="Times New Roman" w:hAnsi="Times New Roman" w:cs="Times New Roman"/>
        </w:rPr>
        <w:t xml:space="preserve"> to account for findings like that by</w:t>
      </w:r>
      <w:r w:rsidR="005541AB" w:rsidRPr="005541AB">
        <w:rPr>
          <w:rFonts w:ascii="Times New Roman" w:eastAsia="Times New Roman" w:hAnsi="Times New Roman" w:cs="Times New Roman"/>
        </w:rPr>
        <w:t xml:space="preserve"> </w:t>
      </w:r>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w:t>
      </w:r>
      <w:r w:rsidR="005E149F">
        <w:rPr>
          <w:rFonts w:ascii="Times New Roman" w:hAnsi="Times New Roman" w:cs="Times New Roman"/>
        </w:rPr>
        <w:t>Infants could nonetheless</w:t>
      </w:r>
      <w:r w:rsidR="0095228B">
        <w:rPr>
          <w:rFonts w:ascii="Times New Roman" w:hAnsi="Times New Roman" w:cs="Times New Roman"/>
        </w:rPr>
        <w:t xml:space="preserve"> still see the second object and</w:t>
      </w:r>
      <w:r w:rsidR="004D4A45">
        <w:rPr>
          <w:rFonts w:ascii="Times New Roman" w:hAnsi="Times New Roman" w:cs="Times New Roman"/>
        </w:rPr>
        <w:t xml:space="preserve"> parts of the first object’s arced motion path.</w:t>
      </w:r>
      <w:r w:rsidR="0095228B">
        <w:rPr>
          <w:rFonts w:ascii="Times New Roman" w:hAnsi="Times New Roman" w:cs="Times New Roman"/>
        </w:rPr>
        <w:t xml:space="preserve"> </w:t>
      </w:r>
      <w:r w:rsidR="004D4A45">
        <w:rPr>
          <w:rFonts w:ascii="Times New Roman" w:hAnsi="Times New Roman" w:cs="Times New Roman"/>
        </w:rPr>
        <w:t>Csibra et al. (2003) found that infants looked</w:t>
      </w:r>
      <w:r w:rsidR="00E37C6E">
        <w:rPr>
          <w:rFonts w:ascii="Times New Roman" w:hAnsi="Times New Roman" w:cs="Times New Roman"/>
        </w:rPr>
        <w:t xml:space="preserve"> longer when the first object followed the same path in the absence of an obstacle than when it did so in </w:t>
      </w:r>
      <w:r w:rsidR="00D36BBD">
        <w:rPr>
          <w:rFonts w:ascii="Times New Roman" w:hAnsi="Times New Roman" w:cs="Times New Roman"/>
        </w:rPr>
        <w:t xml:space="preserve">the presence of one. </w:t>
      </w:r>
      <w:r w:rsidR="005E149F">
        <w:rPr>
          <w:rFonts w:ascii="Times New Roman" w:hAnsi="Times New Roman" w:cs="Times New Roman"/>
        </w:rPr>
        <w:t>Overwalle’s (2010)</w:t>
      </w:r>
      <w:r w:rsidR="00D36BBD">
        <w:rPr>
          <w:rFonts w:ascii="Times New Roman" w:hAnsi="Times New Roman" w:cs="Times New Roman"/>
        </w:rPr>
        <w:t xml:space="preserve"> model</w:t>
      </w:r>
      <w:r w:rsidR="005E149F">
        <w:rPr>
          <w:rFonts w:ascii="Times New Roman" w:hAnsi="Times New Roman" w:cs="Times New Roman"/>
        </w:rPr>
        <w:t xml:space="preserve"> </w:t>
      </w:r>
      <w:r w:rsidR="004D4A45">
        <w:rPr>
          <w:rFonts w:ascii="Times New Roman" w:hAnsi="Times New Roman" w:cs="Times New Roman"/>
        </w:rPr>
        <w:t>should</w:t>
      </w:r>
      <w:r w:rsidR="005E149F">
        <w:rPr>
          <w:rFonts w:ascii="Times New Roman" w:hAnsi="Times New Roman" w:cs="Times New Roman"/>
        </w:rPr>
        <w:t xml:space="preserve"> struggle to account for this </w:t>
      </w:r>
      <w:r w:rsidR="00D36BBD">
        <w:rPr>
          <w:rFonts w:ascii="Times New Roman" w:hAnsi="Times New Roman" w:cs="Times New Roman"/>
        </w:rPr>
        <w:t>finding</w:t>
      </w:r>
      <w:r w:rsidR="005E149F">
        <w:rPr>
          <w:rFonts w:ascii="Times New Roman" w:hAnsi="Times New Roman" w:cs="Times New Roman"/>
        </w:rPr>
        <w:t xml:space="preserve"> because doing so </w:t>
      </w:r>
      <w:r w:rsidR="004D4A45">
        <w:rPr>
          <w:rFonts w:ascii="Times New Roman" w:hAnsi="Times New Roman" w:cs="Times New Roman"/>
        </w:rPr>
        <w:t>entails</w:t>
      </w:r>
      <w:r w:rsidR="00EE368D">
        <w:rPr>
          <w:rFonts w:ascii="Times New Roman" w:hAnsi="Times New Roman" w:cs="Times New Roman"/>
        </w:rPr>
        <w:t xml:space="preserve"> </w:t>
      </w:r>
      <w:r w:rsidR="00B00200" w:rsidRPr="00B00200">
        <w:rPr>
          <w:rFonts w:ascii="Times New Roman" w:eastAsia="Times New Roman" w:hAnsi="Times New Roman" w:cs="Times New Roman"/>
        </w:rPr>
        <w:t>spontaneously</w:t>
      </w:r>
      <w:r w:rsidR="005E149F">
        <w:rPr>
          <w:rFonts w:ascii="Times New Roman" w:eastAsia="Times New Roman" w:hAnsi="Times New Roman" w:cs="Times New Roman"/>
        </w:rPr>
        <w:t xml:space="preserve"> inferring</w:t>
      </w:r>
      <w:r w:rsidR="00173688">
        <w:rPr>
          <w:rFonts w:ascii="Times New Roman" w:eastAsia="Times New Roman" w:hAnsi="Times New Roman" w:cs="Times New Roman"/>
        </w:rPr>
        <w:t xml:space="preserve">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notably absent during the habituation phase</w:t>
      </w:r>
      <w:r w:rsidR="00DC0A12">
        <w:rPr>
          <w:rFonts w:ascii="Times New Roman" w:eastAsia="Times New Roman" w:hAnsi="Times New Roman" w:cs="Times New Roman"/>
        </w:rPr>
        <w:t xml:space="preserve">. </w:t>
      </w:r>
    </w:p>
    <w:p w14:paraId="4E21B9CB" w14:textId="76AAF89E"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 relates to the role that agents and goals play in Overwalle’s (2010) account. Although t</w:t>
      </w:r>
      <w:r w:rsidR="001E7EFE">
        <w:rPr>
          <w:rFonts w:ascii="Times New Roman" w:eastAsia="Times New Roman" w:hAnsi="Times New Roman" w:cs="Times New Roman"/>
        </w:rPr>
        <w:t xml:space="preserve">his account maintains that </w:t>
      </w:r>
      <w:r>
        <w:rPr>
          <w:rFonts w:ascii="Times New Roman" w:eastAsia="Times New Roman" w:hAnsi="Times New Roman" w:cs="Times New Roman"/>
        </w:rPr>
        <w:t>infants</w:t>
      </w:r>
      <w:r w:rsidR="00BC285A">
        <w:rPr>
          <w:rFonts w:ascii="Times New Roman" w:eastAsia="Times New Roman" w:hAnsi="Times New Roman" w:cs="Times New Roman"/>
        </w:rPr>
        <w:t xml:space="preserve"> learn through experience that some actions are more efficient ways </w:t>
      </w:r>
      <w:r w:rsidR="001E7EFE">
        <w:rPr>
          <w:rFonts w:ascii="Times New Roman" w:eastAsia="Times New Roman" w:hAnsi="Times New Roman" w:cs="Times New Roman"/>
        </w:rPr>
        <w:t>of achieving</w:t>
      </w:r>
      <w:r w:rsidR="00BC285A">
        <w:rPr>
          <w:rFonts w:ascii="Times New Roman" w:eastAsia="Times New Roman" w:hAnsi="Times New Roman" w:cs="Times New Roman"/>
        </w:rPr>
        <w:t xml:space="preserve"> goals than others, </w:t>
      </w:r>
      <w:r w:rsidR="001E7EFE">
        <w:rPr>
          <w:rFonts w:ascii="Times New Roman" w:eastAsia="Times New Roman" w:hAnsi="Times New Roman" w:cs="Times New Roman"/>
        </w:rPr>
        <w:t xml:space="preserve">the model itself </w:t>
      </w:r>
      <w:r w:rsidR="00470240">
        <w:rPr>
          <w:rFonts w:ascii="Times New Roman" w:eastAsia="Times New Roman" w:hAnsi="Times New Roman" w:cs="Times New Roman"/>
        </w:rPr>
        <w:t>presupposes preexisting notion</w:t>
      </w:r>
      <w:r w:rsidR="00297771">
        <w:rPr>
          <w:rFonts w:ascii="Times New Roman" w:eastAsia="Times New Roman" w:hAnsi="Times New Roman" w:cs="Times New Roman"/>
        </w:rPr>
        <w:t>s</w:t>
      </w:r>
      <w:r w:rsidR="00470240">
        <w:rPr>
          <w:rFonts w:ascii="Times New Roman" w:eastAsia="Times New Roman" w:hAnsi="Times New Roman" w:cs="Times New Roman"/>
        </w:rPr>
        <w:t xml:space="preserve"> of agent</w:t>
      </w:r>
      <w:r w:rsidR="00E43247">
        <w:rPr>
          <w:rFonts w:ascii="Times New Roman" w:eastAsia="Times New Roman" w:hAnsi="Times New Roman" w:cs="Times New Roman"/>
        </w:rPr>
        <w:t>s</w:t>
      </w:r>
      <w:r w:rsidR="00470240">
        <w:rPr>
          <w:rFonts w:ascii="Times New Roman" w:eastAsia="Times New Roman" w:hAnsi="Times New Roman" w:cs="Times New Roman"/>
        </w:rPr>
        <w:t xml:space="preserve"> and goal</w:t>
      </w:r>
      <w:r w:rsidR="00E43247">
        <w:rPr>
          <w:rFonts w:ascii="Times New Roman" w:eastAsia="Times New Roman" w:hAnsi="Times New Roman" w:cs="Times New Roman"/>
        </w:rPr>
        <w:t>s</w:t>
      </w:r>
      <w:r w:rsidR="001E7EFE">
        <w:rPr>
          <w:rFonts w:ascii="Times New Roman" w:eastAsia="Times New Roman" w:hAnsi="Times New Roman" w:cs="Times New Roman"/>
        </w:rPr>
        <w:t xml:space="preserve"> by stipulating units for each of these concepts</w:t>
      </w:r>
      <w:r w:rsidR="00D30F4B">
        <w:rPr>
          <w:rFonts w:ascii="Times New Roman" w:eastAsia="Times New Roman" w:hAnsi="Times New Roman" w:cs="Times New Roman"/>
        </w:rPr>
        <w:t>.</w:t>
      </w:r>
      <w:r w:rsidR="005E149F">
        <w:rPr>
          <w:rFonts w:ascii="Times New Roman" w:eastAsia="Times New Roman" w:hAnsi="Times New Roman" w:cs="Times New Roman"/>
        </w:rPr>
        <w:t xml:space="preserve"> </w:t>
      </w:r>
      <w:r w:rsidR="001E7EFE">
        <w:rPr>
          <w:rFonts w:ascii="Times New Roman" w:eastAsia="Times New Roman" w:hAnsi="Times New Roman" w:cs="Times New Roman"/>
        </w:rPr>
        <w:t>As such, this model</w:t>
      </w:r>
      <w:r w:rsidR="00297771">
        <w:rPr>
          <w:rFonts w:ascii="Times New Roman" w:eastAsia="Times New Roman" w:hAnsi="Times New Roman" w:cs="Times New Roman"/>
        </w:rPr>
        <w:t>—like the teleological stance—</w:t>
      </w:r>
      <w:r w:rsidR="005E149F">
        <w:rPr>
          <w:rFonts w:ascii="Times New Roman" w:eastAsia="Times New Roman" w:hAnsi="Times New Roman" w:cs="Times New Roman"/>
        </w:rPr>
        <w:t xml:space="preserve">leaves unresolved how such concepts develop </w:t>
      </w:r>
      <w:r w:rsidR="001E7EFE">
        <w:rPr>
          <w:rFonts w:ascii="Times New Roman" w:eastAsia="Times New Roman" w:hAnsi="Times New Roman" w:cs="Times New Roman"/>
        </w:rPr>
        <w:t>in the first place</w:t>
      </w:r>
      <w:r w:rsidR="005E149F">
        <w:rPr>
          <w:rFonts w:ascii="Times New Roman" w:eastAsia="Times New Roman" w:hAnsi="Times New Roman" w:cs="Times New Roman"/>
        </w:rPr>
        <w:t xml:space="preserve">. </w:t>
      </w:r>
    </w:p>
    <w:p w14:paraId="685FC961" w14:textId="3EBD5510" w:rsidR="00AD1A72" w:rsidRDefault="00AD1A72" w:rsidP="00037EA9">
      <w:pPr>
        <w:spacing w:line="480" w:lineRule="auto"/>
        <w:ind w:firstLine="720"/>
        <w:contextualSpacing/>
        <w:rPr>
          <w:rFonts w:ascii="Times New Roman" w:eastAsia="Times New Roman" w:hAnsi="Times New Roman" w:cs="Times New Roman"/>
        </w:rPr>
      </w:pPr>
      <w:r w:rsidRPr="00AD1A72">
        <w:rPr>
          <w:rFonts w:ascii="Times New Roman" w:eastAsia="Times New Roman" w:hAnsi="Times New Roman" w:cs="Times New Roman"/>
        </w:rPr>
        <w:t>A third limitation is that the model did not faithfully capture several key aspects of Gergely et al.’s (1995) study. Most notably, the Control condition differed between the behavioral and computational investigations</w:t>
      </w:r>
      <w:r>
        <w:rPr>
          <w:rFonts w:ascii="Times New Roman" w:eastAsia="Times New Roman" w:hAnsi="Times New Roman" w:cs="Times New Roman"/>
        </w:rPr>
        <w:t>.</w:t>
      </w:r>
      <w:r w:rsidRPr="00AD1A72">
        <w:rPr>
          <w:rFonts w:ascii="Times New Roman" w:eastAsia="Times New Roman" w:hAnsi="Times New Roman" w:cs="Times New Roman"/>
        </w:rPr>
        <w:t xml:space="preserve"> </w:t>
      </w:r>
      <w:r>
        <w:rPr>
          <w:rFonts w:ascii="Times New Roman" w:eastAsia="Times New Roman" w:hAnsi="Times New Roman" w:cs="Times New Roman"/>
        </w:rPr>
        <w:t xml:space="preserve">In Gergely et al.’s (1995) study, </w:t>
      </w:r>
      <w:r w:rsidR="001371E0">
        <w:rPr>
          <w:rFonts w:ascii="Times New Roman" w:eastAsia="Times New Roman" w:hAnsi="Times New Roman" w:cs="Times New Roman"/>
        </w:rPr>
        <w:t>an</w:t>
      </w:r>
      <w:r w:rsidRPr="00AD1A72">
        <w:rPr>
          <w:rFonts w:ascii="Times New Roman" w:eastAsia="Times New Roman" w:hAnsi="Times New Roman" w:cs="Times New Roman"/>
        </w:rPr>
        <w:t xml:space="preserve"> obstacle appeared off to one side of the stage</w:t>
      </w:r>
      <w:r w:rsidR="001371E0">
        <w:rPr>
          <w:rFonts w:ascii="Times New Roman" w:eastAsia="Times New Roman" w:hAnsi="Times New Roman" w:cs="Times New Roman"/>
        </w:rPr>
        <w:t xml:space="preserve"> during habituation</w:t>
      </w:r>
      <w:r w:rsidR="008721B2">
        <w:rPr>
          <w:rFonts w:ascii="Times New Roman" w:eastAsia="Times New Roman" w:hAnsi="Times New Roman" w:cs="Times New Roman"/>
        </w:rPr>
        <w:t>. However, in Overwalle’s (2010) simulation, no such obstacle appeared during habituation</w:t>
      </w:r>
      <w:r w:rsidR="00EE5C57">
        <w:rPr>
          <w:rFonts w:ascii="Times New Roman" w:eastAsia="Times New Roman" w:hAnsi="Times New Roman" w:cs="Times New Roman"/>
        </w:rPr>
        <w:t xml:space="preserve">. </w:t>
      </w:r>
      <w:r w:rsidR="004A5CEE">
        <w:rPr>
          <w:rFonts w:ascii="Times New Roman" w:eastAsia="Times New Roman" w:hAnsi="Times New Roman" w:cs="Times New Roman"/>
        </w:rPr>
        <w:t>In addition to this discrepancy, the</w:t>
      </w:r>
      <w:r w:rsidRPr="00AD1A72">
        <w:rPr>
          <w:rFonts w:ascii="Times New Roman" w:eastAsia="Times New Roman" w:hAnsi="Times New Roman" w:cs="Times New Roman"/>
        </w:rPr>
        <w:t xml:space="preserve"> </w:t>
      </w:r>
      <w:r w:rsidR="001110CA">
        <w:rPr>
          <w:rFonts w:ascii="Times New Roman" w:eastAsia="Times New Roman" w:hAnsi="Times New Roman" w:cs="Times New Roman"/>
        </w:rPr>
        <w:t>agent’</w:t>
      </w:r>
      <w:r w:rsidR="008721B2">
        <w:rPr>
          <w:rFonts w:ascii="Times New Roman" w:eastAsia="Times New Roman" w:hAnsi="Times New Roman" w:cs="Times New Roman"/>
        </w:rPr>
        <w:t xml:space="preserve">s </w:t>
      </w:r>
      <w:r w:rsidRPr="00AD1A72">
        <w:rPr>
          <w:rFonts w:ascii="Times New Roman" w:eastAsia="Times New Roman" w:hAnsi="Times New Roman" w:cs="Times New Roman"/>
        </w:rPr>
        <w:t>simulated curved trajectory overshot the barrier</w:t>
      </w:r>
      <w:r w:rsidR="004A5CEE">
        <w:rPr>
          <w:rFonts w:ascii="Times New Roman" w:eastAsia="Times New Roman" w:hAnsi="Times New Roman" w:cs="Times New Roman"/>
        </w:rPr>
        <w:t>; no such overshooting occurs in typical</w:t>
      </w:r>
      <w:r w:rsidRPr="00AD1A72">
        <w:rPr>
          <w:rFonts w:ascii="Times New Roman" w:eastAsia="Times New Roman" w:hAnsi="Times New Roman" w:cs="Times New Roman"/>
        </w:rPr>
        <w:t xml:space="preserve"> infant action-efficiency </w:t>
      </w:r>
      <w:r w:rsidR="006B1E42">
        <w:rPr>
          <w:rFonts w:ascii="Times New Roman" w:eastAsia="Times New Roman" w:hAnsi="Times New Roman" w:cs="Times New Roman"/>
        </w:rPr>
        <w:t>studies</w:t>
      </w:r>
      <w:r w:rsidR="00E07017">
        <w:rPr>
          <w:rFonts w:ascii="Times New Roman" w:eastAsia="Times New Roman" w:hAnsi="Times New Roman" w:cs="Times New Roman"/>
        </w:rPr>
        <w:t xml:space="preserve"> (though see </w:t>
      </w:r>
      <w:r w:rsidR="005812F4">
        <w:rPr>
          <w:rFonts w:ascii="Times New Roman" w:eastAsia="Times New Roman" w:hAnsi="Times New Roman" w:cs="Times New Roman"/>
        </w:rPr>
        <w:t>Liu &amp; Spelke, 2017 and Simulation 4, which models it)</w:t>
      </w:r>
      <w:r w:rsidRPr="00AD1A72">
        <w:rPr>
          <w:rFonts w:ascii="Times New Roman" w:eastAsia="Times New Roman" w:hAnsi="Times New Roman" w:cs="Times New Roman"/>
        </w:rPr>
        <w:t>. Considered together, these issues limit what can be concluded about the sufficiency of Overwalle’s (2010) proposal for explaining infant action efficiency understanding.</w:t>
      </w:r>
      <w:r>
        <w:rPr>
          <w:rFonts w:ascii="Times New Roman" w:eastAsia="Times New Roman" w:hAnsi="Times New Roman" w:cs="Times New Roman"/>
        </w:rPr>
        <w:t xml:space="preserve"> </w:t>
      </w:r>
    </w:p>
    <w:p w14:paraId="6BEE43CD" w14:textId="21AC6254" w:rsidR="002450CA" w:rsidRPr="00037EA9" w:rsidRDefault="00930DFC" w:rsidP="00037EA9">
      <w:pPr>
        <w:spacing w:line="480" w:lineRule="auto"/>
        <w:ind w:firstLine="720"/>
        <w:contextualSpacing/>
        <w:rPr>
          <w:rFonts w:ascii="Times New Roman" w:eastAsia="Times New Roman" w:hAnsi="Times New Roman" w:cs="Times New Roman"/>
        </w:rPr>
      </w:pPr>
      <w:commentRangeStart w:id="20"/>
      <w:r>
        <w:rPr>
          <w:rFonts w:ascii="Times New Roman" w:eastAsia="Times New Roman" w:hAnsi="Times New Roman" w:cs="Times New Roman"/>
        </w:rPr>
        <w:lastRenderedPageBreak/>
        <w:t>Due in part to these limitations and given that Overwalle’s (2010) model is</w:t>
      </w:r>
      <w:r w:rsidR="004D4A45">
        <w:rPr>
          <w:rFonts w:ascii="Times New Roman" w:eastAsia="Times New Roman" w:hAnsi="Times New Roman" w:cs="Times New Roman"/>
        </w:rPr>
        <w:t>, to my knowledge,</w:t>
      </w:r>
      <w:r>
        <w:rPr>
          <w:rFonts w:ascii="Times New Roman" w:eastAsia="Times New Roman" w:hAnsi="Times New Roman" w:cs="Times New Roman"/>
        </w:rPr>
        <w:t xml:space="preserve"> the only lean account of infant action efficiency understanding</w:t>
      </w:r>
      <w:r w:rsidR="00524642">
        <w:rPr>
          <w:rFonts w:ascii="Times New Roman" w:hAnsi="Times New Roman" w:cs="Times New Roman"/>
        </w:rPr>
        <w:t>, the</w:t>
      </w:r>
      <w:r>
        <w:rPr>
          <w:rFonts w:ascii="Times New Roman" w:hAnsi="Times New Roman" w:cs="Times New Roman"/>
        </w:rPr>
        <w:t xml:space="preserve"> goals of the</w:t>
      </w:r>
      <w:r w:rsidR="002265B0">
        <w:rPr>
          <w:rFonts w:ascii="Times New Roman" w:hAnsi="Times New Roman" w:cs="Times New Roman"/>
        </w:rPr>
        <w:t xml:space="preserve"> </w:t>
      </w:r>
      <w:r w:rsidR="00BC654B">
        <w:rPr>
          <w:rFonts w:ascii="Times New Roman" w:hAnsi="Times New Roman" w:cs="Times New Roman"/>
        </w:rPr>
        <w:t>present paper</w:t>
      </w:r>
      <w:r w:rsidR="002265B0">
        <w:rPr>
          <w:rFonts w:ascii="Times New Roman" w:hAnsi="Times New Roman" w:cs="Times New Roman"/>
        </w:rPr>
        <w:t xml:space="preserve"> </w:t>
      </w:r>
      <w:r>
        <w:rPr>
          <w:rFonts w:ascii="Times New Roman" w:hAnsi="Times New Roman" w:cs="Times New Roman"/>
        </w:rPr>
        <w:t xml:space="preserve">were twofold. </w:t>
      </w:r>
      <w:commentRangeEnd w:id="20"/>
      <w:r w:rsidR="009F48CC">
        <w:rPr>
          <w:rStyle w:val="CommentReference"/>
          <w:rFonts w:ascii="Times New Roman" w:hAnsi="Times New Roman" w:cs="Times New Roman"/>
          <w:sz w:val="24"/>
          <w:szCs w:val="24"/>
        </w:rPr>
        <w:commentReference w:id="20"/>
      </w:r>
      <w:r>
        <w:rPr>
          <w:rFonts w:ascii="Times New Roman" w:hAnsi="Times New Roman" w:cs="Times New Roman"/>
        </w:rPr>
        <w:t xml:space="preserve">The first was </w:t>
      </w:r>
      <w:r w:rsidR="00431A61">
        <w:rPr>
          <w:rFonts w:ascii="Times New Roman" w:hAnsi="Times New Roman" w:cs="Times New Roman"/>
        </w:rPr>
        <w:t>to</w:t>
      </w:r>
      <w:r w:rsidR="002265B0">
        <w:rPr>
          <w:rFonts w:ascii="Times New Roman" w:hAnsi="Times New Roman" w:cs="Times New Roman"/>
        </w:rPr>
        <w:t xml:space="preserve"> develop</w:t>
      </w:r>
      <w:r>
        <w:rPr>
          <w:rFonts w:ascii="Times New Roman" w:hAnsi="Times New Roman" w:cs="Times New Roman"/>
        </w:rPr>
        <w:t xml:space="preserve"> </w:t>
      </w:r>
      <w:r w:rsidR="002265B0">
        <w:rPr>
          <w:rFonts w:ascii="Times New Roman" w:hAnsi="Times New Roman" w:cs="Times New Roman"/>
        </w:rPr>
        <w:t>an</w:t>
      </w:r>
      <w:r>
        <w:rPr>
          <w:rFonts w:ascii="Times New Roman" w:hAnsi="Times New Roman" w:cs="Times New Roman"/>
        </w:rPr>
        <w:t xml:space="preserve"> </w:t>
      </w:r>
      <w:r w:rsidR="002265B0">
        <w:rPr>
          <w:rFonts w:ascii="Times New Roman" w:hAnsi="Times New Roman" w:cs="Times New Roman"/>
        </w:rPr>
        <w:t xml:space="preserve">alternative lean account </w:t>
      </w:r>
      <w:r w:rsidR="00B03DF4">
        <w:rPr>
          <w:rFonts w:ascii="Times New Roman" w:hAnsi="Times New Roman" w:cs="Times New Roman"/>
        </w:rPr>
        <w:t xml:space="preserve">that </w:t>
      </w:r>
      <w:r>
        <w:rPr>
          <w:rFonts w:ascii="Times New Roman" w:hAnsi="Times New Roman" w:cs="Times New Roman"/>
        </w:rPr>
        <w:t xml:space="preserve">can </w:t>
      </w:r>
      <w:r w:rsidR="00A66FFF">
        <w:rPr>
          <w:rFonts w:ascii="Times New Roman" w:hAnsi="Times New Roman" w:cs="Times New Roman"/>
        </w:rPr>
        <w:t xml:space="preserve">explain infants’ looking behaviors in Gergely et al. (1995) </w:t>
      </w:r>
      <w:r w:rsidR="004D4A45">
        <w:rPr>
          <w:rFonts w:ascii="Times New Roman" w:hAnsi="Times New Roman" w:cs="Times New Roman"/>
        </w:rPr>
        <w:t>as well as</w:t>
      </w:r>
      <w:r>
        <w:rPr>
          <w:rFonts w:ascii="Times New Roman" w:hAnsi="Times New Roman" w:cs="Times New Roman"/>
        </w:rPr>
        <w:t xml:space="preserve"> capture a range of other key findings in</w:t>
      </w:r>
      <w:r w:rsidR="00B03DF4">
        <w:rPr>
          <w:rFonts w:ascii="Times New Roman" w:hAnsi="Times New Roman" w:cs="Times New Roman"/>
        </w:rPr>
        <w:t xml:space="preserve"> th</w:t>
      </w:r>
      <w:r>
        <w:rPr>
          <w:rFonts w:ascii="Times New Roman" w:hAnsi="Times New Roman" w:cs="Times New Roman"/>
        </w:rPr>
        <w:t>is literature</w:t>
      </w:r>
      <w:r w:rsidR="00D23F8D">
        <w:rPr>
          <w:rFonts w:ascii="Times New Roman" w:hAnsi="Times New Roman" w:cs="Times New Roman"/>
        </w:rPr>
        <w:t xml:space="preserve">. </w:t>
      </w:r>
      <w:r w:rsidR="00811479">
        <w:rPr>
          <w:rFonts w:ascii="Times New Roman" w:hAnsi="Times New Roman" w:cs="Times New Roman"/>
        </w:rPr>
        <w:t xml:space="preserve">I </w:t>
      </w:r>
      <w:r>
        <w:rPr>
          <w:rFonts w:ascii="Times New Roman" w:hAnsi="Times New Roman" w:cs="Times New Roman"/>
        </w:rPr>
        <w:t>will demonstrate that when this alternative account is implemented in a new</w:t>
      </w:r>
      <w:r w:rsidR="00811479">
        <w:rPr>
          <w:rFonts w:ascii="Times New Roman" w:hAnsi="Times New Roman" w:cs="Times New Roman"/>
        </w:rPr>
        <w:t xml:space="preserve"> connectionist </w:t>
      </w:r>
      <w:r>
        <w:rPr>
          <w:rFonts w:ascii="Times New Roman" w:hAnsi="Times New Roman" w:cs="Times New Roman"/>
        </w:rPr>
        <w:t>model</w:t>
      </w:r>
      <w:r w:rsidR="00811479">
        <w:rPr>
          <w:rFonts w:ascii="Times New Roman" w:hAnsi="Times New Roman" w:cs="Times New Roman"/>
        </w:rPr>
        <w:t xml:space="preserve"> called ALIAS (</w:t>
      </w:r>
      <w:r w:rsidR="00811479" w:rsidRPr="004D4A45">
        <w:rPr>
          <w:rFonts w:ascii="Times New Roman" w:hAnsi="Times New Roman" w:cs="Times New Roman"/>
        </w:rPr>
        <w:t xml:space="preserve">for Associative Learning </w:t>
      </w:r>
      <w:r w:rsidR="00AB4988">
        <w:rPr>
          <w:rFonts w:ascii="Times New Roman" w:hAnsi="Times New Roman" w:cs="Times New Roman"/>
        </w:rPr>
        <w:t>in</w:t>
      </w:r>
      <w:r w:rsidR="00811479" w:rsidRPr="004D4A45">
        <w:rPr>
          <w:rFonts w:ascii="Times New Roman" w:hAnsi="Times New Roman" w:cs="Times New Roman"/>
        </w:rPr>
        <w:t xml:space="preserve"> Action Sequences</w:t>
      </w:r>
      <w:r w:rsidR="00811479">
        <w:rPr>
          <w:rFonts w:ascii="Times New Roman" w:hAnsi="Times New Roman" w:cs="Times New Roman"/>
        </w:rPr>
        <w:t>)</w:t>
      </w:r>
      <w:r>
        <w:rPr>
          <w:rFonts w:ascii="Times New Roman" w:hAnsi="Times New Roman" w:cs="Times New Roman"/>
        </w:rPr>
        <w:t>, the model</w:t>
      </w:r>
      <w:r w:rsidR="00811479">
        <w:rPr>
          <w:rFonts w:ascii="Times New Roman" w:hAnsi="Times New Roman" w:cs="Times New Roman"/>
        </w:rPr>
        <w:t xml:space="preserve"> can readily reproduce</w:t>
      </w:r>
      <w:r>
        <w:rPr>
          <w:rFonts w:ascii="Times New Roman" w:hAnsi="Times New Roman" w:cs="Times New Roman"/>
        </w:rPr>
        <w:t xml:space="preserve"> </w:t>
      </w:r>
      <w:r w:rsidR="00297771">
        <w:rPr>
          <w:rFonts w:ascii="Times New Roman" w:hAnsi="Times New Roman" w:cs="Times New Roman"/>
        </w:rPr>
        <w:t xml:space="preserve">these </w:t>
      </w:r>
      <w:r>
        <w:rPr>
          <w:rFonts w:ascii="Times New Roman" w:hAnsi="Times New Roman" w:cs="Times New Roman"/>
        </w:rPr>
        <w:t>key findings</w:t>
      </w:r>
      <w:r w:rsidR="00811479">
        <w:rPr>
          <w:rFonts w:ascii="Times New Roman" w:hAnsi="Times New Roman" w:cs="Times New Roman"/>
        </w:rPr>
        <w:t xml:space="preserve">. </w:t>
      </w:r>
      <w:r w:rsidR="00C43E13" w:rsidRPr="00C43E13">
        <w:rPr>
          <w:rFonts w:ascii="Times New Roman" w:hAnsi="Times New Roman" w:cs="Times New Roman"/>
        </w:rPr>
        <w:t>The second was to compare ALIAS to OM10 and modified versions of both models</w:t>
      </w:r>
      <w:r w:rsidR="00C43E13">
        <w:rPr>
          <w:rFonts w:ascii="Times New Roman" w:hAnsi="Times New Roman" w:cs="Times New Roman"/>
        </w:rPr>
        <w:t>.</w:t>
      </w:r>
    </w:p>
    <w:p w14:paraId="6498E897" w14:textId="329271AB" w:rsidR="001129C8" w:rsidRDefault="00930DFC" w:rsidP="00EF283F">
      <w:pPr>
        <w:spacing w:line="480" w:lineRule="auto"/>
        <w:ind w:firstLine="720"/>
        <w:contextualSpacing/>
        <w:rPr>
          <w:rFonts w:ascii="Times New Roman" w:hAnsi="Times New Roman" w:cs="Times New Roman"/>
        </w:rPr>
      </w:pPr>
      <w:r>
        <w:rPr>
          <w:rFonts w:ascii="Times New Roman" w:hAnsi="Times New Roman" w:cs="Times New Roman"/>
        </w:rPr>
        <w:t>The crux of my proposal is that</w:t>
      </w:r>
      <w:r w:rsidR="00B80D3D">
        <w:rPr>
          <w:rFonts w:ascii="Times New Roman" w:hAnsi="Times New Roman" w:cs="Times New Roman"/>
        </w:rPr>
        <w:t xml:space="preserve"> </w:t>
      </w:r>
      <w:r w:rsidR="00B80D3D" w:rsidRPr="00B80D3D">
        <w:rPr>
          <w:rFonts w:ascii="Times New Roman" w:hAnsi="Times New Roman" w:cs="Times New Roman"/>
        </w:rPr>
        <w:t xml:space="preserve">infants’ looking behaviors in </w:t>
      </w:r>
      <w:r w:rsidR="00DB0881">
        <w:rPr>
          <w:rFonts w:ascii="Times New Roman" w:hAnsi="Times New Roman" w:cs="Times New Roman"/>
        </w:rPr>
        <w:t>action efficiency understanding</w:t>
      </w:r>
      <w:r w:rsidR="00B80D3D">
        <w:rPr>
          <w:rFonts w:ascii="Times New Roman" w:hAnsi="Times New Roman" w:cs="Times New Roman"/>
        </w:rPr>
        <w:t xml:space="preserve"> studies</w:t>
      </w:r>
      <w:r w:rsidR="00B80D3D" w:rsidRPr="00B80D3D">
        <w:rPr>
          <w:rFonts w:ascii="Times New Roman" w:hAnsi="Times New Roman" w:cs="Times New Roman"/>
        </w:rPr>
        <w:t xml:space="preserve"> </w:t>
      </w:r>
      <w:r w:rsidR="00B80B47">
        <w:rPr>
          <w:rFonts w:ascii="Times New Roman" w:hAnsi="Times New Roman" w:cs="Times New Roman"/>
        </w:rPr>
        <w:t xml:space="preserve">reflect </w:t>
      </w:r>
      <w:r w:rsidR="00B80D3D" w:rsidRPr="00B80D3D">
        <w:rPr>
          <w:rFonts w:ascii="Times New Roman" w:hAnsi="Times New Roman" w:cs="Times New Roman"/>
        </w:rPr>
        <w:t>th</w:t>
      </w:r>
      <w:r w:rsidR="001976DC">
        <w:rPr>
          <w:rFonts w:ascii="Times New Roman" w:hAnsi="Times New Roman" w:cs="Times New Roman"/>
        </w:rPr>
        <w:t xml:space="preserve">eir </w:t>
      </w:r>
      <w:r w:rsidR="00880890">
        <w:rPr>
          <w:rFonts w:ascii="Times New Roman" w:hAnsi="Times New Roman" w:cs="Times New Roman"/>
        </w:rPr>
        <w:t>extensive real-world</w:t>
      </w:r>
      <w:r w:rsidR="00B80D3D" w:rsidRPr="00B80D3D">
        <w:rPr>
          <w:rFonts w:ascii="Times New Roman" w:hAnsi="Times New Roman" w:cs="Times New Roman"/>
        </w:rPr>
        <w:t xml:space="preserve"> experience</w:t>
      </w:r>
      <w:r w:rsidR="00F6074B">
        <w:rPr>
          <w:rFonts w:ascii="Times New Roman" w:hAnsi="Times New Roman" w:cs="Times New Roman"/>
        </w:rPr>
        <w:t xml:space="preserve"> observing</w:t>
      </w:r>
      <w:r w:rsidR="00880890">
        <w:rPr>
          <w:rFonts w:ascii="Times New Roman" w:hAnsi="Times New Roman" w:cs="Times New Roman"/>
        </w:rPr>
        <w:t xml:space="preserve"> agents move along straight and curved trajectories in the presence or absence of physical barriers.</w:t>
      </w:r>
      <w:r w:rsidR="00F6074B">
        <w:rPr>
          <w:rFonts w:ascii="Times New Roman" w:hAnsi="Times New Roman" w:cs="Times New Roman"/>
        </w:rPr>
        <w:t xml:space="preserve"> </w:t>
      </w:r>
      <w:commentRangeStart w:id="21"/>
      <w:r w:rsidR="00880890" w:rsidRPr="00880890">
        <w:rPr>
          <w:rFonts w:ascii="Times New Roman" w:hAnsi="Times New Roman" w:cs="Times New Roman"/>
        </w:rPr>
        <w:t xml:space="preserve">Over time, infants learn that </w:t>
      </w:r>
      <w:r w:rsidR="00903859">
        <w:rPr>
          <w:rFonts w:ascii="Times New Roman" w:hAnsi="Times New Roman" w:cs="Times New Roman"/>
        </w:rPr>
        <w:t>arced motion</w:t>
      </w:r>
      <w:r w:rsidR="00880890" w:rsidRPr="00880890">
        <w:rPr>
          <w:rFonts w:ascii="Times New Roman" w:hAnsi="Times New Roman" w:cs="Times New Roman"/>
        </w:rPr>
        <w:t xml:space="preserve"> tends to co-occur with obstacles, whereas straight motion tends to </w:t>
      </w:r>
      <w:r w:rsidR="001F479C">
        <w:rPr>
          <w:rFonts w:ascii="Times New Roman" w:hAnsi="Times New Roman" w:cs="Times New Roman"/>
        </w:rPr>
        <w:t>co-occur with</w:t>
      </w:r>
      <w:r w:rsidR="005B7A4E">
        <w:rPr>
          <w:rFonts w:ascii="Times New Roman" w:hAnsi="Times New Roman" w:cs="Times New Roman"/>
        </w:rPr>
        <w:t>out</w:t>
      </w:r>
      <w:r w:rsidR="001F479C">
        <w:rPr>
          <w:rFonts w:ascii="Times New Roman" w:hAnsi="Times New Roman" w:cs="Times New Roman"/>
        </w:rPr>
        <w:t xml:space="preserve"> obstacles</w:t>
      </w:r>
      <w:r w:rsidR="00880890" w:rsidRPr="00880890">
        <w:rPr>
          <w:rFonts w:ascii="Times New Roman" w:hAnsi="Times New Roman" w:cs="Times New Roman"/>
        </w:rPr>
        <w:t>.</w:t>
      </w:r>
      <w:commentRangeEnd w:id="21"/>
      <w:r w:rsidR="009F48CC">
        <w:rPr>
          <w:rStyle w:val="CommentReference"/>
          <w:rFonts w:ascii="Times New Roman" w:hAnsi="Times New Roman" w:cs="Times New Roman"/>
          <w:sz w:val="24"/>
          <w:szCs w:val="24"/>
        </w:rPr>
        <w:commentReference w:id="21"/>
      </w:r>
      <w:r w:rsidR="00880890">
        <w:rPr>
          <w:rFonts w:ascii="Times New Roman" w:hAnsi="Times New Roman" w:cs="Times New Roman"/>
        </w:rPr>
        <w:t xml:space="preserve"> </w:t>
      </w:r>
      <w:r w:rsidR="00DF4C56" w:rsidRPr="00DF4C56">
        <w:rPr>
          <w:rFonts w:ascii="Times New Roman" w:hAnsi="Times New Roman" w:cs="Times New Roman"/>
        </w:rPr>
        <w:t>A critical assumption of the current proposal</w:t>
      </w:r>
      <w:r w:rsidR="006C2B39">
        <w:rPr>
          <w:rFonts w:ascii="Times New Roman" w:hAnsi="Times New Roman" w:cs="Times New Roman"/>
        </w:rPr>
        <w:t xml:space="preserve"> </w:t>
      </w:r>
      <w:r w:rsidR="00DF4C56" w:rsidRPr="00DF4C56">
        <w:rPr>
          <w:rFonts w:ascii="Times New Roman" w:hAnsi="Times New Roman" w:cs="Times New Roman"/>
        </w:rPr>
        <w:t>is</w:t>
      </w:r>
      <w:r w:rsidR="00DF4C56">
        <w:rPr>
          <w:rFonts w:ascii="Times New Roman" w:hAnsi="Times New Roman" w:cs="Times New Roman"/>
        </w:rPr>
        <w:t xml:space="preserve"> </w:t>
      </w:r>
      <w:r w:rsidR="00DF4C56" w:rsidRPr="00DF4C56">
        <w:rPr>
          <w:rFonts w:ascii="Times New Roman" w:hAnsi="Times New Roman" w:cs="Times New Roman"/>
        </w:rPr>
        <w:t xml:space="preserve">that infants process and represent actions in terms of their semantically neutral kinematics and represent obstacles and the agents that avoid them in terms of </w:t>
      </w:r>
      <w:r w:rsidR="006C2B39">
        <w:rPr>
          <w:rFonts w:ascii="Times New Roman" w:hAnsi="Times New Roman" w:cs="Times New Roman"/>
        </w:rPr>
        <w:t>similarly neutral</w:t>
      </w:r>
      <w:r w:rsidR="00DF4C56" w:rsidRPr="00DF4C56">
        <w:rPr>
          <w:rFonts w:ascii="Times New Roman" w:hAnsi="Times New Roman" w:cs="Times New Roman"/>
        </w:rPr>
        <w:t xml:space="preserve"> surface features.</w:t>
      </w:r>
      <w:r w:rsidR="00DF4C56">
        <w:rPr>
          <w:rFonts w:ascii="Times New Roman" w:hAnsi="Times New Roman" w:cs="Times New Roman"/>
        </w:rPr>
        <w:t xml:space="preserve"> </w:t>
      </w:r>
      <w:r w:rsidR="001129C8" w:rsidRPr="001129C8">
        <w:rPr>
          <w:rFonts w:ascii="Times New Roman" w:hAnsi="Times New Roman" w:cs="Times New Roman"/>
        </w:rPr>
        <w:t xml:space="preserve">Importantly, </w:t>
      </w:r>
      <w:r w:rsidR="001129C8">
        <w:rPr>
          <w:rFonts w:ascii="Times New Roman" w:hAnsi="Times New Roman" w:cs="Times New Roman"/>
        </w:rPr>
        <w:t>associations formed by infants</w:t>
      </w:r>
      <w:r w:rsidR="001129C8" w:rsidRPr="001129C8">
        <w:rPr>
          <w:rFonts w:ascii="Times New Roman" w:hAnsi="Times New Roman" w:cs="Times New Roman"/>
        </w:rPr>
        <w:t xml:space="preserve"> between curved trajectories and barriers in the real world </w:t>
      </w:r>
      <w:r w:rsidR="00D231E0">
        <w:rPr>
          <w:rFonts w:ascii="Times New Roman" w:hAnsi="Times New Roman" w:cs="Times New Roman"/>
        </w:rPr>
        <w:t>are</w:t>
      </w:r>
      <w:r w:rsidR="001129C8" w:rsidRPr="001129C8">
        <w:rPr>
          <w:rFonts w:ascii="Times New Roman" w:hAnsi="Times New Roman" w:cs="Times New Roman"/>
        </w:rPr>
        <w:t xml:space="preserve"> reinforced during the habituation phase of </w:t>
      </w:r>
      <w:r w:rsidR="006362CE">
        <w:rPr>
          <w:rFonts w:ascii="Times New Roman" w:hAnsi="Times New Roman" w:cs="Times New Roman"/>
        </w:rPr>
        <w:t xml:space="preserve">action efficiency understanding </w:t>
      </w:r>
      <w:r w:rsidR="001129C8" w:rsidRPr="001129C8">
        <w:rPr>
          <w:rFonts w:ascii="Times New Roman" w:hAnsi="Times New Roman" w:cs="Times New Roman"/>
        </w:rPr>
        <w:t>studies</w:t>
      </w:r>
      <w:r w:rsidR="006362CE">
        <w:rPr>
          <w:rFonts w:ascii="Times New Roman" w:hAnsi="Times New Roman" w:cs="Times New Roman"/>
        </w:rPr>
        <w:t xml:space="preserve">. </w:t>
      </w:r>
      <w:r w:rsidR="001129C8">
        <w:rPr>
          <w:rFonts w:ascii="Times New Roman" w:hAnsi="Times New Roman" w:cs="Times New Roman"/>
        </w:rPr>
        <w:t>A corollary of such associations is that, if</w:t>
      </w:r>
      <w:r w:rsidR="006362CE">
        <w:rPr>
          <w:rFonts w:ascii="Times New Roman" w:hAnsi="Times New Roman" w:cs="Times New Roman"/>
        </w:rPr>
        <w:t xml:space="preserve"> they are </w:t>
      </w:r>
      <w:r w:rsidR="001129C8">
        <w:rPr>
          <w:rFonts w:ascii="Times New Roman" w:hAnsi="Times New Roman" w:cs="Times New Roman"/>
        </w:rPr>
        <w:t>sufficiently strong,</w:t>
      </w:r>
      <w:r w:rsidR="001129C8" w:rsidRPr="001129C8">
        <w:rPr>
          <w:rFonts w:ascii="Times New Roman" w:hAnsi="Times New Roman" w:cs="Times New Roman"/>
        </w:rPr>
        <w:t xml:space="preserve"> the presence of one component</w:t>
      </w:r>
      <w:r w:rsidR="002225C4">
        <w:rPr>
          <w:rFonts w:ascii="Times New Roman" w:hAnsi="Times New Roman" w:cs="Times New Roman"/>
        </w:rPr>
        <w:t xml:space="preserve"> of the relation will</w:t>
      </w:r>
      <w:r w:rsidR="001129C8" w:rsidRPr="001129C8">
        <w:rPr>
          <w:rFonts w:ascii="Times New Roman" w:hAnsi="Times New Roman" w:cs="Times New Roman"/>
        </w:rPr>
        <w:t xml:space="preserve"> </w:t>
      </w:r>
      <w:r w:rsidR="002225C4">
        <w:rPr>
          <w:rFonts w:ascii="Times New Roman" w:hAnsi="Times New Roman" w:cs="Times New Roman"/>
        </w:rPr>
        <w:t>trigger</w:t>
      </w:r>
      <w:r w:rsidR="001129C8" w:rsidRPr="001129C8">
        <w:rPr>
          <w:rFonts w:ascii="Times New Roman" w:hAnsi="Times New Roman" w:cs="Times New Roman"/>
        </w:rPr>
        <w:t xml:space="preserve"> expectations about the other. Test events that</w:t>
      </w:r>
      <w:r w:rsidR="002225C4">
        <w:rPr>
          <w:rFonts w:ascii="Times New Roman" w:hAnsi="Times New Roman" w:cs="Times New Roman"/>
        </w:rPr>
        <w:t xml:space="preserve"> then</w:t>
      </w:r>
      <w:r w:rsidR="001129C8" w:rsidRPr="001129C8">
        <w:rPr>
          <w:rFonts w:ascii="Times New Roman" w:hAnsi="Times New Roman" w:cs="Times New Roman"/>
        </w:rPr>
        <w:t xml:space="preserve"> violate these expectations should therefore evoke longer looking than those that confirm them.</w:t>
      </w:r>
    </w:p>
    <w:p w14:paraId="7AC9BDD3" w14:textId="308D6529" w:rsidR="00F10AA5" w:rsidRDefault="00D6098E" w:rsidP="00EF283F">
      <w:pPr>
        <w:spacing w:line="480" w:lineRule="auto"/>
        <w:ind w:firstLine="720"/>
        <w:contextualSpacing/>
        <w:rPr>
          <w:rFonts w:ascii="Times New Roman" w:hAnsi="Times New Roman" w:cs="Times New Roman"/>
        </w:rPr>
      </w:pPr>
      <w:r>
        <w:rPr>
          <w:rFonts w:ascii="Times New Roman" w:hAnsi="Times New Roman" w:cs="Times New Roman"/>
        </w:rPr>
        <w:t xml:space="preserve">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habituated to an event that included </w:t>
      </w:r>
      <w:r w:rsidR="00903859">
        <w:rPr>
          <w:rFonts w:ascii="Times New Roman" w:hAnsi="Times New Roman" w:cs="Times New Roman"/>
        </w:rPr>
        <w:t>arced motion</w:t>
      </w:r>
      <w:r w:rsidR="00B12EBA">
        <w:rPr>
          <w:rFonts w:ascii="Times New Roman" w:hAnsi="Times New Roman" w:cs="Times New Roman"/>
        </w:rPr>
        <w:t xml:space="preserve"> and a barrier, </w:t>
      </w:r>
      <w:r w:rsidR="00DF3E6A">
        <w:rPr>
          <w:rFonts w:ascii="Times New Roman" w:hAnsi="Times New Roman" w:cs="Times New Roman"/>
        </w:rPr>
        <w:t xml:space="preserve">one </w:t>
      </w:r>
      <w:r w:rsidR="00EF283F">
        <w:rPr>
          <w:rFonts w:ascii="Times New Roman" w:hAnsi="Times New Roman" w:cs="Times New Roman"/>
        </w:rPr>
        <w:t>may wonder why infants</w:t>
      </w:r>
      <w:r w:rsidR="0043415E">
        <w:rPr>
          <w:rFonts w:ascii="Times New Roman" w:hAnsi="Times New Roman" w:cs="Times New Roman"/>
        </w:rPr>
        <w:t xml:space="preserve"> </w:t>
      </w:r>
      <w:r w:rsidR="00EF283F">
        <w:rPr>
          <w:rFonts w:ascii="Times New Roman" w:hAnsi="Times New Roman" w:cs="Times New Roman"/>
        </w:rPr>
        <w:t>in this condition</w:t>
      </w:r>
      <w:r w:rsidR="0043415E">
        <w:rPr>
          <w:rFonts w:ascii="Times New Roman" w:hAnsi="Times New Roman" w:cs="Times New Roman"/>
        </w:rPr>
        <w:t xml:space="preserve">, who presumably espouse the same associative learning mechanism as that outlined above, </w:t>
      </w:r>
      <w:r w:rsidR="00EF283F">
        <w:rPr>
          <w:rFonts w:ascii="Times New Roman" w:hAnsi="Times New Roman" w:cs="Times New Roman"/>
        </w:rPr>
        <w:t xml:space="preserve">do not show the same </w:t>
      </w:r>
      <w:r w:rsidR="00EF283F">
        <w:rPr>
          <w:rFonts w:ascii="Times New Roman" w:hAnsi="Times New Roman" w:cs="Times New Roman"/>
        </w:rPr>
        <w:lastRenderedPageBreak/>
        <w:t>pattern of looking</w:t>
      </w:r>
      <w:r w:rsidR="00EB7174">
        <w:rPr>
          <w:rFonts w:ascii="Times New Roman" w:hAnsi="Times New Roman" w:cs="Times New Roman"/>
        </w:rPr>
        <w:t>.</w:t>
      </w:r>
      <w:r w:rsidR="00D90A05">
        <w:rPr>
          <w:rFonts w:ascii="Times New Roman" w:hAnsi="Times New Roman" w:cs="Times New Roman"/>
        </w:rPr>
        <w:t xml:space="preserve"> </w:t>
      </w:r>
      <w:r w:rsidR="00244267">
        <w:rPr>
          <w:rFonts w:ascii="Times New Roman" w:hAnsi="Times New Roman" w:cs="Times New Roman"/>
        </w:rPr>
        <w:t xml:space="preserve">Although it is true that </w:t>
      </w:r>
      <w:r w:rsidR="00EF283F">
        <w:rPr>
          <w:rFonts w:ascii="Times New Roman" w:hAnsi="Times New Roman" w:cs="Times New Roman"/>
        </w:rPr>
        <w:t>the habituation event in both conditions depict</w:t>
      </w:r>
      <w:r w:rsidR="00366753">
        <w:rPr>
          <w:rFonts w:ascii="Times New Roman" w:hAnsi="Times New Roman" w:cs="Times New Roman"/>
        </w:rPr>
        <w:t>s</w:t>
      </w:r>
      <w:r w:rsidR="00EF283F">
        <w:rPr>
          <w:rFonts w:ascii="Times New Roman" w:hAnsi="Times New Roman" w:cs="Times New Roman"/>
        </w:rPr>
        <w:t xml:space="preserve"> </w:t>
      </w:r>
      <w:r w:rsidR="00903859">
        <w:rPr>
          <w:rFonts w:ascii="Times New Roman" w:hAnsi="Times New Roman" w:cs="Times New Roman"/>
        </w:rPr>
        <w:t>arced motion</w:t>
      </w:r>
      <w:r w:rsidR="00EF283F">
        <w:rPr>
          <w:rFonts w:ascii="Times New Roman" w:hAnsi="Times New Roman" w:cs="Times New Roman"/>
        </w:rPr>
        <w:t xml:space="preserve"> and a barrier, </w:t>
      </w:r>
      <w:r w:rsidR="00244267">
        <w:rPr>
          <w:rFonts w:ascii="Times New Roman" w:hAnsi="Times New Roman" w:cs="Times New Roman"/>
        </w:rPr>
        <w:t>a key difference between</w:t>
      </w:r>
      <w:r w:rsidR="00F45A64">
        <w:rPr>
          <w:rFonts w:ascii="Times New Roman" w:hAnsi="Times New Roman" w:cs="Times New Roman"/>
        </w:rPr>
        <w:t xml:space="preserve"> the </w:t>
      </w:r>
      <w:r w:rsidR="00244267">
        <w:rPr>
          <w:rFonts w:ascii="Times New Roman" w:hAnsi="Times New Roman" w:cs="Times New Roman"/>
        </w:rPr>
        <w:t xml:space="preserve">conditions is that the </w:t>
      </w:r>
      <w:r w:rsidR="00903859">
        <w:rPr>
          <w:rFonts w:ascii="Times New Roman" w:hAnsi="Times New Roman" w:cs="Times New Roman"/>
        </w:rPr>
        <w:t>arced motion</w:t>
      </w:r>
      <w:r w:rsidR="00244267">
        <w:rPr>
          <w:rFonts w:ascii="Times New Roman" w:hAnsi="Times New Roman" w:cs="Times New Roman"/>
        </w:rPr>
        <w:t xml:space="preserve"> occurred over a barrier in the Experimental condition</w:t>
      </w:r>
      <w:r w:rsidR="00EF283F">
        <w:rPr>
          <w:rFonts w:ascii="Times New Roman" w:hAnsi="Times New Roman" w:cs="Times New Roman"/>
        </w:rPr>
        <w:t xml:space="preserve"> but beside it</w:t>
      </w:r>
      <w:r w:rsidR="00244267">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sidR="00244267">
        <w:rPr>
          <w:rFonts w:ascii="Times New Roman" w:hAnsi="Times New Roman" w:cs="Times New Roman"/>
        </w:rPr>
        <w:t xml:space="preserve"> (i.e., </w:t>
      </w:r>
      <w:r w:rsidR="00B709DE">
        <w:rPr>
          <w:rFonts w:ascii="Times New Roman" w:hAnsi="Times New Roman" w:cs="Times New Roman"/>
        </w:rPr>
        <w:t xml:space="preserve">the </w:t>
      </w:r>
      <w:r w:rsidR="00244267">
        <w:rPr>
          <w:rFonts w:ascii="Times New Roman" w:hAnsi="Times New Roman" w:cs="Times New Roman"/>
        </w:rPr>
        <w:t xml:space="preserve">association) between </w:t>
      </w:r>
      <w:r w:rsidR="00903859">
        <w:rPr>
          <w:rFonts w:ascii="Times New Roman" w:hAnsi="Times New Roman" w:cs="Times New Roman"/>
        </w:rPr>
        <w:t>arced motion</w:t>
      </w:r>
      <w:r w:rsidR="00244267">
        <w:rPr>
          <w:rFonts w:ascii="Times New Roman" w:hAnsi="Times New Roman" w:cs="Times New Roman"/>
        </w:rPr>
        <w:t xml:space="preserve"> and the barrier</w:t>
      </w:r>
      <w:r w:rsidR="00F45A64">
        <w:rPr>
          <w:rFonts w:ascii="Times New Roman" w:hAnsi="Times New Roman" w:cs="Times New Roman"/>
        </w:rPr>
        <w:t xml:space="preserve"> may be stronger when the </w:t>
      </w:r>
      <w:r w:rsidR="00903859">
        <w:rPr>
          <w:rFonts w:ascii="Times New Roman" w:hAnsi="Times New Roman" w:cs="Times New Roman"/>
        </w:rPr>
        <w:t>arced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w:t>
      </w:r>
      <w:r w:rsidR="00EF283F">
        <w:rPr>
          <w:rFonts w:ascii="Times New Roman" w:hAnsi="Times New Roman" w:cs="Times New Roman"/>
        </w:rPr>
        <w:t xml:space="preserve">it. </w:t>
      </w:r>
      <w:r w:rsidR="00C8299F">
        <w:rPr>
          <w:rFonts w:ascii="Times New Roman" w:hAnsi="Times New Roman" w:cs="Times New Roman"/>
        </w:rPr>
        <w:t xml:space="preserve">This follows from the </w:t>
      </w:r>
      <w:r w:rsidR="00EF283F">
        <w:rPr>
          <w:rFonts w:ascii="Times New Roman" w:hAnsi="Times New Roman" w:cs="Times New Roman"/>
        </w:rPr>
        <w:t xml:space="preserve">fact that </w:t>
      </w:r>
      <w:r w:rsidR="00524642">
        <w:rPr>
          <w:rFonts w:ascii="Times New Roman" w:hAnsi="Times New Roman" w:cs="Times New Roman"/>
        </w:rPr>
        <w:t>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w:t>
      </w:r>
      <w:r w:rsidR="00903859">
        <w:rPr>
          <w:rFonts w:ascii="Times New Roman" w:hAnsi="Times New Roman" w:cs="Times New Roman"/>
        </w:rPr>
        <w:t>arced motion</w:t>
      </w:r>
      <w:r w:rsidR="00524642" w:rsidRPr="00E85228">
        <w:rPr>
          <w:rFonts w:ascii="Times New Roman" w:hAnsi="Times New Roman" w:cs="Times New Roman"/>
        </w:rPr>
        <w:t xml:space="preserve"> and the barrier occupy the same region of the screen</w:t>
      </w:r>
      <w:r w:rsidR="00A23E8A">
        <w:rPr>
          <w:rFonts w:ascii="Times New Roman" w:hAnsi="Times New Roman" w:cs="Times New Roman"/>
        </w:rPr>
        <w:t xml:space="preserve">. </w:t>
      </w:r>
      <w:r w:rsidR="008D2072">
        <w:rPr>
          <w:rFonts w:ascii="Times New Roman" w:hAnsi="Times New Roman" w:cs="Times New Roman"/>
        </w:rPr>
        <w:t xml:space="preserve">This </w:t>
      </w:r>
      <w:r w:rsidR="005B760F">
        <w:rPr>
          <w:rFonts w:ascii="Times New Roman" w:hAnsi="Times New Roman" w:cs="Times New Roman"/>
        </w:rPr>
        <w:t>means that it should</w:t>
      </w:r>
      <w:r w:rsidR="00A50C75">
        <w:rPr>
          <w:rFonts w:ascii="Times New Roman" w:hAnsi="Times New Roman" w:cs="Times New Roman"/>
        </w:rPr>
        <w:t xml:space="preserve"> </w:t>
      </w:r>
      <w:r w:rsidR="001D3116">
        <w:rPr>
          <w:rFonts w:ascii="Times New Roman" w:hAnsi="Times New Roman" w:cs="Times New Roman"/>
        </w:rPr>
        <w:t xml:space="preserve">be </w:t>
      </w:r>
      <w:r w:rsidR="00A50C75">
        <w:rPr>
          <w:rFonts w:ascii="Times New Roman" w:hAnsi="Times New Roman" w:cs="Times New Roman"/>
        </w:rPr>
        <w:t>easier to associate one with the other</w:t>
      </w:r>
      <w:r w:rsidR="00EF283F">
        <w:rPr>
          <w:rFonts w:ascii="Times New Roman" w:hAnsi="Times New Roman" w:cs="Times New Roman"/>
        </w:rPr>
        <w:t xml:space="preserve"> </w:t>
      </w:r>
      <w:r w:rsidR="005B760F">
        <w:rPr>
          <w:rFonts w:ascii="Times New Roman" w:hAnsi="Times New Roman" w:cs="Times New Roman"/>
        </w:rPr>
        <w:t xml:space="preserve">given that both </w:t>
      </w:r>
      <w:r w:rsidR="006362CE">
        <w:rPr>
          <w:rFonts w:ascii="Times New Roman" w:hAnsi="Times New Roman" w:cs="Times New Roman"/>
        </w:rPr>
        <w:t xml:space="preserve">features </w:t>
      </w:r>
      <w:r w:rsidR="005B760F">
        <w:rPr>
          <w:rFonts w:ascii="Times New Roman" w:hAnsi="Times New Roman" w:cs="Times New Roman"/>
        </w:rPr>
        <w:t xml:space="preserve">can be </w:t>
      </w:r>
      <w:r w:rsidR="001D3116">
        <w:rPr>
          <w:rFonts w:ascii="Times New Roman" w:hAnsi="Times New Roman" w:cs="Times New Roman"/>
        </w:rPr>
        <w:t>attended to</w:t>
      </w:r>
      <w:r w:rsidR="005B760F">
        <w:rPr>
          <w:rFonts w:ascii="Times New Roman" w:hAnsi="Times New Roman" w:cs="Times New Roman"/>
        </w:rPr>
        <w:t xml:space="preserve"> simultaneously.</w:t>
      </w:r>
      <w:r w:rsidR="00524642" w:rsidRPr="00E85228">
        <w:rPr>
          <w:rFonts w:ascii="Times New Roman" w:hAnsi="Times New Roman" w:cs="Times New Roman"/>
        </w:rPr>
        <w:t xml:space="preserve"> In contrast, when </w:t>
      </w:r>
      <w:r w:rsidR="00524642">
        <w:rPr>
          <w:rFonts w:ascii="Times New Roman" w:hAnsi="Times New Roman" w:cs="Times New Roman"/>
        </w:rPr>
        <w:t xml:space="preserve">the </w:t>
      </w:r>
      <w:r w:rsidR="00903859">
        <w:rPr>
          <w:rFonts w:ascii="Times New Roman" w:hAnsi="Times New Roman" w:cs="Times New Roman"/>
        </w:rPr>
        <w:t>arced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w:t>
      </w:r>
      <w:r w:rsidR="005B760F">
        <w:rPr>
          <w:rFonts w:ascii="Times New Roman" w:hAnsi="Times New Roman" w:cs="Times New Roman"/>
        </w:rPr>
        <w:t xml:space="preserve"> the </w:t>
      </w:r>
      <w:commentRangeStart w:id="22"/>
      <w:r w:rsidR="005B760F">
        <w:rPr>
          <w:rFonts w:ascii="Times New Roman" w:hAnsi="Times New Roman" w:cs="Times New Roman"/>
        </w:rPr>
        <w:t>reduced</w:t>
      </w:r>
      <w:commentRangeEnd w:id="22"/>
      <w:r w:rsidR="009F48CC">
        <w:rPr>
          <w:rStyle w:val="CommentReference"/>
          <w:rFonts w:ascii="Times New Roman" w:hAnsi="Times New Roman" w:cs="Times New Roman"/>
          <w:sz w:val="24"/>
          <w:szCs w:val="24"/>
        </w:rPr>
        <w:commentReference w:id="22"/>
      </w:r>
      <w:r w:rsidR="005B760F">
        <w:rPr>
          <w:rFonts w:ascii="Times New Roman" w:hAnsi="Times New Roman" w:cs="Times New Roman"/>
        </w:rPr>
        <w:t xml:space="preserve"> visual salience of the barrier in this configuration means that </w:t>
      </w:r>
      <w:r w:rsidR="00C8299F">
        <w:rPr>
          <w:rFonts w:ascii="Times New Roman" w:hAnsi="Times New Roman" w:cs="Times New Roman"/>
        </w:rPr>
        <w:t>infants may fail to encode the barrier entirely</w:t>
      </w:r>
      <w:r w:rsidR="00071370">
        <w:rPr>
          <w:rFonts w:ascii="Times New Roman" w:hAnsi="Times New Roman" w:cs="Times New Roman"/>
        </w:rPr>
        <w:t xml:space="preserve">. </w:t>
      </w:r>
      <w:r w:rsidR="005B760F">
        <w:rPr>
          <w:rFonts w:ascii="Times New Roman" w:hAnsi="Times New Roman" w:cs="Times New Roman"/>
        </w:rPr>
        <w:t>If infants do manage to notice the barrier in this arrangement, t</w:t>
      </w:r>
      <w:r w:rsidR="00547101">
        <w:rPr>
          <w:rFonts w:ascii="Times New Roman" w:hAnsi="Times New Roman" w:cs="Times New Roman"/>
        </w:rPr>
        <w:t xml:space="preserve">he association that is established between </w:t>
      </w:r>
      <w:r w:rsidR="00B709DE">
        <w:rPr>
          <w:rFonts w:ascii="Times New Roman" w:hAnsi="Times New Roman" w:cs="Times New Roman"/>
        </w:rPr>
        <w:t>it</w:t>
      </w:r>
      <w:r w:rsidR="00547101">
        <w:rPr>
          <w:rFonts w:ascii="Times New Roman" w:hAnsi="Times New Roman" w:cs="Times New Roman"/>
        </w:rPr>
        <w:t xml:space="preserve"> and arced motion </w:t>
      </w:r>
      <w:r w:rsidR="00C8299F">
        <w:rPr>
          <w:rFonts w:ascii="Times New Roman" w:hAnsi="Times New Roman" w:cs="Times New Roman"/>
        </w:rPr>
        <w:t>will be</w:t>
      </w:r>
      <w:r w:rsidR="005B760F">
        <w:rPr>
          <w:rFonts w:ascii="Times New Roman" w:hAnsi="Times New Roman" w:cs="Times New Roman"/>
        </w:rPr>
        <w:t xml:space="preserve"> weaker simply because </w:t>
      </w:r>
      <w:r w:rsidR="00071370">
        <w:rPr>
          <w:rFonts w:ascii="Times New Roman" w:hAnsi="Times New Roman" w:cs="Times New Roman"/>
        </w:rPr>
        <w:t xml:space="preserve">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5B760F">
        <w:rPr>
          <w:rFonts w:ascii="Times New Roman" w:hAnsi="Times New Roman" w:cs="Times New Roman"/>
        </w:rPr>
        <w:t xml:space="preserve">this link. </w:t>
      </w:r>
      <w:r w:rsidR="004270B1">
        <w:rPr>
          <w:rFonts w:ascii="Times New Roman" w:hAnsi="Times New Roman" w:cs="Times New Roman"/>
        </w:rPr>
        <w:t>The reason</w:t>
      </w:r>
      <w:r w:rsidR="00BA006E">
        <w:rPr>
          <w:rFonts w:ascii="Times New Roman" w:hAnsi="Times New Roman" w:cs="Times New Roman"/>
        </w:rPr>
        <w:t xml:space="preserve"> </w:t>
      </w:r>
      <w:r w:rsidR="005B760F">
        <w:rPr>
          <w:rFonts w:ascii="Times New Roman" w:hAnsi="Times New Roman" w:cs="Times New Roman"/>
        </w:rPr>
        <w:t xml:space="preserve">for this is straightforward: Associating </w:t>
      </w:r>
      <w:r w:rsidR="00903859">
        <w:rPr>
          <w:rFonts w:ascii="Times New Roman" w:hAnsi="Times New Roman" w:cs="Times New Roman"/>
        </w:rPr>
        <w:t>arced motion</w:t>
      </w:r>
      <w:r w:rsidR="005B760F">
        <w:rPr>
          <w:rFonts w:ascii="Times New Roman" w:hAnsi="Times New Roman" w:cs="Times New Roman"/>
        </w:rPr>
        <w:t xml:space="preserve"> with</w:t>
      </w:r>
      <w:r w:rsidR="00780735">
        <w:rPr>
          <w:rFonts w:ascii="Times New Roman" w:hAnsi="Times New Roman" w:cs="Times New Roman"/>
        </w:rPr>
        <w:t xml:space="preserve"> a peripherally located barrier</w:t>
      </w:r>
      <w:r w:rsidR="005B760F">
        <w:rPr>
          <w:rFonts w:ascii="Times New Roman" w:hAnsi="Times New Roman" w:cs="Times New Roman"/>
        </w:rPr>
        <w:t xml:space="preserve"> requires that</w:t>
      </w:r>
      <w:r w:rsidR="00EC4AC0">
        <w:rPr>
          <w:rFonts w:ascii="Times New Roman" w:hAnsi="Times New Roman" w:cs="Times New Roman"/>
        </w:rPr>
        <w:t xml:space="preserve"> infants</w:t>
      </w:r>
      <w:r w:rsidR="005B760F">
        <w:rPr>
          <w:rFonts w:ascii="Times New Roman" w:hAnsi="Times New Roman" w:cs="Times New Roman"/>
        </w:rPr>
        <w:t xml:space="preserve"> make repeated saccades</w:t>
      </w:r>
      <w:r w:rsidR="00105D7B">
        <w:rPr>
          <w:rFonts w:ascii="Times New Roman" w:hAnsi="Times New Roman" w:cs="Times New Roman"/>
        </w:rPr>
        <w:t xml:space="preserve"> </w:t>
      </w:r>
      <w:r w:rsidR="005B760F">
        <w:rPr>
          <w:rFonts w:ascii="Times New Roman" w:hAnsi="Times New Roman" w:cs="Times New Roman"/>
        </w:rPr>
        <w:t>between</w:t>
      </w:r>
      <w:r w:rsidR="00105D7B">
        <w:rPr>
          <w:rFonts w:ascii="Times New Roman" w:hAnsi="Times New Roman" w:cs="Times New Roman"/>
        </w:rPr>
        <w:t xml:space="preserve"> the </w:t>
      </w:r>
      <w:r w:rsidR="00903859">
        <w:rPr>
          <w:rFonts w:ascii="Times New Roman" w:hAnsi="Times New Roman" w:cs="Times New Roman"/>
        </w:rPr>
        <w:t>arced motion</w:t>
      </w:r>
      <w:r w:rsidR="005B760F">
        <w:rPr>
          <w:rFonts w:ascii="Times New Roman" w:hAnsi="Times New Roman" w:cs="Times New Roman"/>
        </w:rPr>
        <w:t xml:space="preserve"> located</w:t>
      </w:r>
      <w:r w:rsidR="00105D7B">
        <w:rPr>
          <w:rFonts w:ascii="Times New Roman" w:hAnsi="Times New Roman" w:cs="Times New Roman"/>
        </w:rPr>
        <w:t xml:space="preserve"> at the center of the screen </w:t>
      </w:r>
      <w:r w:rsidR="005B760F">
        <w:rPr>
          <w:rFonts w:ascii="Times New Roman" w:hAnsi="Times New Roman" w:cs="Times New Roman"/>
        </w:rPr>
        <w:t>and the barrier located in the periphery</w:t>
      </w:r>
      <w:r w:rsidR="00105D7B">
        <w:rPr>
          <w:rFonts w:ascii="Times New Roman" w:hAnsi="Times New Roman" w:cs="Times New Roman"/>
        </w:rPr>
        <w:t>.</w:t>
      </w:r>
      <w:r w:rsidR="005B760F">
        <w:rPr>
          <w:rFonts w:ascii="Times New Roman" w:hAnsi="Times New Roman" w:cs="Times New Roman"/>
        </w:rPr>
        <w:t xml:space="preserve"> </w:t>
      </w:r>
      <w:r w:rsidR="004B17E0" w:rsidRPr="004B17E0">
        <w:rPr>
          <w:rFonts w:ascii="Times New Roman" w:hAnsi="Times New Roman" w:cs="Times New Roman"/>
        </w:rPr>
        <w:t xml:space="preserve">Because the habituation phase itself is brief, infants may simply be unable to make enough repeated saccades between the barrier and the </w:t>
      </w:r>
      <w:r w:rsidR="00903859">
        <w:rPr>
          <w:rFonts w:ascii="Times New Roman" w:hAnsi="Times New Roman" w:cs="Times New Roman"/>
        </w:rPr>
        <w:t>arced motion</w:t>
      </w:r>
      <w:r w:rsidR="004B17E0" w:rsidRPr="004B17E0">
        <w:rPr>
          <w:rFonts w:ascii="Times New Roman" w:hAnsi="Times New Roman" w:cs="Times New Roman"/>
        </w:rPr>
        <w:t xml:space="preserve"> trajectory to form a robust association between t</w:t>
      </w:r>
      <w:r w:rsidR="004B17E0">
        <w:rPr>
          <w:rFonts w:ascii="Times New Roman" w:hAnsi="Times New Roman" w:cs="Times New Roman"/>
        </w:rPr>
        <w:t xml:space="preserve">hem. </w:t>
      </w:r>
    </w:p>
    <w:p w14:paraId="5183A749" w14:textId="4C398899" w:rsidR="00B6552F" w:rsidRDefault="001572E6" w:rsidP="0096761D">
      <w:pPr>
        <w:spacing w:line="480" w:lineRule="auto"/>
        <w:ind w:firstLine="720"/>
        <w:contextualSpacing/>
        <w:rPr>
          <w:rFonts w:ascii="Times New Roman" w:hAnsi="Times New Roman" w:cs="Times New Roman"/>
        </w:rPr>
      </w:pPr>
      <w:r>
        <w:rPr>
          <w:rFonts w:ascii="Times New Roman" w:hAnsi="Times New Roman" w:cs="Times New Roman"/>
        </w:rPr>
        <w:t>One finding that requires explanation within the present account is that</w:t>
      </w:r>
      <w:r w:rsidR="001D3116" w:rsidRPr="001D3116">
        <w:rPr>
          <w:rFonts w:ascii="Times New Roman" w:hAnsi="Times New Roman" w:cs="Times New Roman"/>
        </w:rPr>
        <w:t xml:space="preserve"> showing that infants with minimal </w:t>
      </w:r>
      <w:r w:rsidR="00160A31">
        <w:rPr>
          <w:rFonts w:ascii="Times New Roman" w:hAnsi="Times New Roman" w:cs="Times New Roman"/>
        </w:rPr>
        <w:t xml:space="preserve">action processing </w:t>
      </w:r>
      <w:r w:rsidR="001D3116" w:rsidRPr="001D3116">
        <w:rPr>
          <w:rFonts w:ascii="Times New Roman" w:hAnsi="Times New Roman" w:cs="Times New Roman"/>
        </w:rPr>
        <w:t>experience behave as though they are sensitive to action efficiency when they are given direct action experience (e.g., Skerry et al.</w:t>
      </w:r>
      <w:r w:rsidR="00BF4A47">
        <w:rPr>
          <w:rFonts w:ascii="Times New Roman" w:hAnsi="Times New Roman" w:cs="Times New Roman"/>
        </w:rPr>
        <w:t>, 2013</w:t>
      </w:r>
      <w:r w:rsidR="00202F05">
        <w:rPr>
          <w:rFonts w:ascii="Times New Roman" w:hAnsi="Times New Roman" w:cs="Times New Roman"/>
        </w:rPr>
        <w:t>; see also Liu et al., 2019</w:t>
      </w:r>
      <w:r w:rsidR="001D3116" w:rsidRPr="001D3116">
        <w:rPr>
          <w:rFonts w:ascii="Times New Roman" w:hAnsi="Times New Roman" w:cs="Times New Roman"/>
        </w:rPr>
        <w:t>)</w:t>
      </w:r>
      <w:r w:rsidR="00A63B78">
        <w:rPr>
          <w:rFonts w:ascii="Times New Roman" w:hAnsi="Times New Roman" w:cs="Times New Roman"/>
        </w:rPr>
        <w:t xml:space="preserve">. </w:t>
      </w:r>
      <w:r w:rsidR="00202F05">
        <w:rPr>
          <w:rFonts w:ascii="Times New Roman" w:hAnsi="Times New Roman" w:cs="Times New Roman"/>
        </w:rPr>
        <w:t>In</w:t>
      </w:r>
      <w:r w:rsidR="001D3116">
        <w:rPr>
          <w:rFonts w:ascii="Times New Roman" w:hAnsi="Times New Roman" w:cs="Times New Roman"/>
        </w:rPr>
        <w:t xml:space="preserve"> </w:t>
      </w:r>
      <w:r w:rsidR="009E5538">
        <w:rPr>
          <w:rFonts w:ascii="Times New Roman" w:hAnsi="Times New Roman" w:cs="Times New Roman"/>
        </w:rPr>
        <w:t>Skerry et al.</w:t>
      </w:r>
      <w:r w:rsidR="00202F05">
        <w:rPr>
          <w:rFonts w:ascii="Times New Roman" w:hAnsi="Times New Roman" w:cs="Times New Roman"/>
        </w:rPr>
        <w:t>’s</w:t>
      </w:r>
      <w:r w:rsidR="009E5538">
        <w:rPr>
          <w:rFonts w:ascii="Times New Roman" w:hAnsi="Times New Roman" w:cs="Times New Roman"/>
        </w:rPr>
        <w:t xml:space="preserve"> (2013)</w:t>
      </w:r>
      <w:r w:rsidR="00202F05">
        <w:rPr>
          <w:rFonts w:ascii="Times New Roman" w:hAnsi="Times New Roman" w:cs="Times New Roman"/>
        </w:rPr>
        <w:t xml:space="preserve"> study</w:t>
      </w:r>
      <w:r w:rsidR="009E5538">
        <w:rPr>
          <w:rFonts w:ascii="Times New Roman" w:hAnsi="Times New Roman" w:cs="Times New Roman"/>
        </w:rPr>
        <w:t>, for example</w:t>
      </w:r>
      <w:r w:rsidR="00202F05">
        <w:rPr>
          <w:rFonts w:ascii="Times New Roman" w:hAnsi="Times New Roman" w:cs="Times New Roman"/>
        </w:rPr>
        <w:t xml:space="preserve">, </w:t>
      </w:r>
      <w:r w:rsidR="00202F05" w:rsidRPr="00202F05">
        <w:rPr>
          <w:rFonts w:ascii="Times New Roman" w:hAnsi="Times New Roman" w:cs="Times New Roman"/>
        </w:rPr>
        <w:t>3-month-olds were fitted either with sticky mittens that enabled them successfully to retrieve a Velcro-covered ball or with non-sticky mittens that did not.</w:t>
      </w:r>
      <w:r w:rsidR="00FE787D">
        <w:rPr>
          <w:rFonts w:ascii="Times New Roman" w:hAnsi="Times New Roman" w:cs="Times New Roman"/>
        </w:rPr>
        <w:t xml:space="preserve"> </w:t>
      </w:r>
      <w:r w:rsidR="00202F05">
        <w:rPr>
          <w:rFonts w:ascii="Times New Roman" w:hAnsi="Times New Roman" w:cs="Times New Roman"/>
        </w:rPr>
        <w:t xml:space="preserve">Infants </w:t>
      </w:r>
      <w:r w:rsidR="00DE1779">
        <w:rPr>
          <w:rFonts w:ascii="Times New Roman" w:hAnsi="Times New Roman" w:cs="Times New Roman"/>
        </w:rPr>
        <w:t xml:space="preserve">were then habituated to a </w:t>
      </w:r>
      <w:r w:rsidR="00A63B78">
        <w:rPr>
          <w:rFonts w:ascii="Times New Roman" w:hAnsi="Times New Roman" w:cs="Times New Roman"/>
        </w:rPr>
        <w:t>Gergely-style</w:t>
      </w:r>
      <w:r w:rsidR="00DE1779">
        <w:rPr>
          <w:rFonts w:ascii="Times New Roman" w:hAnsi="Times New Roman" w:cs="Times New Roman"/>
        </w:rPr>
        <w:t xml:space="preserve"> event in which an a</w:t>
      </w:r>
      <w:r w:rsidR="00C47526">
        <w:rPr>
          <w:rFonts w:ascii="Times New Roman" w:hAnsi="Times New Roman" w:cs="Times New Roman"/>
        </w:rPr>
        <w:t>ctor</w:t>
      </w:r>
      <w:r w:rsidR="00DE1779">
        <w:rPr>
          <w:rFonts w:ascii="Times New Roman" w:hAnsi="Times New Roman" w:cs="Times New Roman"/>
        </w:rPr>
        <w:t xml:space="preserve"> </w:t>
      </w:r>
      <w:r w:rsidR="00DE1779">
        <w:rPr>
          <w:rFonts w:ascii="Times New Roman" w:hAnsi="Times New Roman" w:cs="Times New Roman"/>
        </w:rPr>
        <w:lastRenderedPageBreak/>
        <w:t xml:space="preserve">reached over </w:t>
      </w:r>
      <w:r w:rsidR="00160A31">
        <w:rPr>
          <w:rFonts w:ascii="Times New Roman" w:hAnsi="Times New Roman" w:cs="Times New Roman"/>
        </w:rPr>
        <w:t xml:space="preserve">(arm constrained) </w:t>
      </w:r>
      <w:r w:rsidR="00DE1779">
        <w:rPr>
          <w:rFonts w:ascii="Times New Roman" w:hAnsi="Times New Roman" w:cs="Times New Roman"/>
        </w:rPr>
        <w:t xml:space="preserve">or </w:t>
      </w:r>
      <w:r w:rsidR="00202F05">
        <w:rPr>
          <w:rFonts w:ascii="Times New Roman" w:hAnsi="Times New Roman" w:cs="Times New Roman"/>
        </w:rPr>
        <w:t>beside</w:t>
      </w:r>
      <w:r w:rsidR="00160A31">
        <w:rPr>
          <w:rFonts w:ascii="Times New Roman" w:hAnsi="Times New Roman" w:cs="Times New Roman"/>
        </w:rPr>
        <w:t xml:space="preserve"> (arm unconstrained)</w:t>
      </w:r>
      <w:r w:rsidR="00DE1779">
        <w:rPr>
          <w:rFonts w:ascii="Times New Roman" w:hAnsi="Times New Roman" w:cs="Times New Roman"/>
        </w:rPr>
        <w:t xml:space="preserve"> a barrier to retrieve the same ball</w:t>
      </w:r>
      <w:r w:rsidR="00A63B78">
        <w:rPr>
          <w:rFonts w:ascii="Times New Roman" w:hAnsi="Times New Roman" w:cs="Times New Roman"/>
        </w:rPr>
        <w:t xml:space="preserve">. </w:t>
      </w:r>
      <w:r w:rsidR="00DF0521">
        <w:rPr>
          <w:rFonts w:ascii="Times New Roman" w:hAnsi="Times New Roman" w:cs="Times New Roman"/>
        </w:rPr>
        <w:t>Infants then viewed</w:t>
      </w:r>
      <w:r w:rsidR="00EB6B88">
        <w:rPr>
          <w:rFonts w:ascii="Times New Roman" w:hAnsi="Times New Roman" w:cs="Times New Roman"/>
        </w:rPr>
        <w:t xml:space="preserve"> barrierless</w:t>
      </w:r>
      <w:r w:rsidR="00DF0521">
        <w:rPr>
          <w:rFonts w:ascii="Times New Roman" w:hAnsi="Times New Roman" w:cs="Times New Roman"/>
        </w:rPr>
        <w:t xml:space="preserve"> test</w:t>
      </w:r>
      <w:r w:rsidR="00EB6B88">
        <w:rPr>
          <w:rFonts w:ascii="Times New Roman" w:hAnsi="Times New Roman" w:cs="Times New Roman"/>
        </w:rPr>
        <w:t xml:space="preserve"> events in which the actress followed</w:t>
      </w:r>
      <w:r w:rsidR="00B420FF">
        <w:rPr>
          <w:rFonts w:ascii="Times New Roman" w:hAnsi="Times New Roman" w:cs="Times New Roman"/>
        </w:rPr>
        <w:t xml:space="preserve"> either</w:t>
      </w:r>
      <w:r w:rsidR="00EB6B88">
        <w:rPr>
          <w:rFonts w:ascii="Times New Roman" w:hAnsi="Times New Roman" w:cs="Times New Roman"/>
        </w:rPr>
        <w:t xml:space="preserve"> a straight </w:t>
      </w:r>
      <w:r w:rsidR="00DF0521">
        <w:rPr>
          <w:rFonts w:ascii="Times New Roman" w:hAnsi="Times New Roman" w:cs="Times New Roman"/>
        </w:rPr>
        <w:t xml:space="preserve">or </w:t>
      </w:r>
      <w:r w:rsidR="00EB6B88">
        <w:rPr>
          <w:rFonts w:ascii="Times New Roman" w:hAnsi="Times New Roman" w:cs="Times New Roman"/>
        </w:rPr>
        <w:t>curved path</w:t>
      </w:r>
      <w:r w:rsidR="002F3DF8">
        <w:rPr>
          <w:rFonts w:ascii="Times New Roman" w:hAnsi="Times New Roman" w:cs="Times New Roman"/>
        </w:rPr>
        <w:t xml:space="preserve"> </w:t>
      </w:r>
      <w:r w:rsidR="00EB6B88">
        <w:rPr>
          <w:rFonts w:ascii="Times New Roman" w:hAnsi="Times New Roman" w:cs="Times New Roman"/>
        </w:rPr>
        <w:t xml:space="preserve">to reach </w:t>
      </w:r>
      <w:r w:rsidR="000A346C">
        <w:rPr>
          <w:rFonts w:ascii="Times New Roman" w:hAnsi="Times New Roman" w:cs="Times New Roman"/>
        </w:rPr>
        <w:t>the ball.</w:t>
      </w:r>
      <w:r w:rsidR="002F3DF8">
        <w:rPr>
          <w:rFonts w:ascii="Times New Roman" w:hAnsi="Times New Roman" w:cs="Times New Roman"/>
        </w:rPr>
        <w:t xml:space="preserve"> </w:t>
      </w:r>
      <w:r w:rsidR="00DF0521">
        <w:rPr>
          <w:rFonts w:ascii="Times New Roman" w:hAnsi="Times New Roman" w:cs="Times New Roman"/>
        </w:rPr>
        <w:t xml:space="preserve">Only infants in the sticky-mittens condition </w:t>
      </w:r>
      <w:r w:rsidR="002F3DF8">
        <w:rPr>
          <w:rFonts w:ascii="Times New Roman" w:hAnsi="Times New Roman" w:cs="Times New Roman"/>
        </w:rPr>
        <w:t xml:space="preserve">looked longer at the </w:t>
      </w:r>
      <w:r w:rsidR="00DF0521">
        <w:rPr>
          <w:rFonts w:ascii="Times New Roman" w:hAnsi="Times New Roman" w:cs="Times New Roman"/>
        </w:rPr>
        <w:t xml:space="preserve">curved action </w:t>
      </w:r>
      <w:r w:rsidR="00A63B78">
        <w:rPr>
          <w:rFonts w:ascii="Times New Roman" w:hAnsi="Times New Roman" w:cs="Times New Roman"/>
        </w:rPr>
        <w:t xml:space="preserve">following habituation to </w:t>
      </w:r>
      <w:r w:rsidR="00DF0521">
        <w:rPr>
          <w:rFonts w:ascii="Times New Roman" w:hAnsi="Times New Roman" w:cs="Times New Roman"/>
        </w:rPr>
        <w:t>the</w:t>
      </w:r>
      <w:r w:rsidR="00A63B78">
        <w:rPr>
          <w:rFonts w:ascii="Times New Roman" w:hAnsi="Times New Roman" w:cs="Times New Roman"/>
        </w:rPr>
        <w:t xml:space="preserve"> </w:t>
      </w:r>
      <w:r w:rsidR="00DF0521">
        <w:rPr>
          <w:rFonts w:ascii="Times New Roman" w:hAnsi="Times New Roman" w:cs="Times New Roman"/>
        </w:rPr>
        <w:t>arm-</w:t>
      </w:r>
      <w:r w:rsidR="00A63B78">
        <w:rPr>
          <w:rFonts w:ascii="Times New Roman" w:hAnsi="Times New Roman" w:cs="Times New Roman"/>
        </w:rPr>
        <w:t>constrained</w:t>
      </w:r>
      <w:r w:rsidR="00DF0521">
        <w:rPr>
          <w:rFonts w:ascii="Times New Roman" w:hAnsi="Times New Roman" w:cs="Times New Roman"/>
        </w:rPr>
        <w:t xml:space="preserve"> habituation</w:t>
      </w:r>
      <w:r w:rsidR="00A63B78">
        <w:rPr>
          <w:rFonts w:ascii="Times New Roman" w:hAnsi="Times New Roman" w:cs="Times New Roman"/>
        </w:rPr>
        <w:t xml:space="preserve"> event</w:t>
      </w:r>
      <w:r w:rsidR="008223E1">
        <w:rPr>
          <w:rFonts w:ascii="Times New Roman" w:hAnsi="Times New Roman" w:cs="Times New Roman"/>
        </w:rPr>
        <w:t>.</w:t>
      </w:r>
      <w:r w:rsidR="002F3DF8">
        <w:rPr>
          <w:rFonts w:ascii="Times New Roman" w:hAnsi="Times New Roman" w:cs="Times New Roman"/>
        </w:rPr>
        <w:t xml:space="preserve"> </w:t>
      </w:r>
      <w:r w:rsidR="00891313">
        <w:rPr>
          <w:rFonts w:ascii="Times New Roman" w:hAnsi="Times New Roman" w:cs="Times New Roman"/>
        </w:rPr>
        <w:t xml:space="preserve">These results were interpreted to mean that </w:t>
      </w:r>
      <w:r w:rsidR="00A63B78">
        <w:rPr>
          <w:rFonts w:ascii="Times New Roman" w:hAnsi="Times New Roman" w:cs="Times New Roman"/>
        </w:rPr>
        <w:t xml:space="preserve">minimal </w:t>
      </w:r>
      <w:r w:rsidR="00BA458F">
        <w:rPr>
          <w:rFonts w:ascii="Times New Roman" w:hAnsi="Times New Roman" w:cs="Times New Roman"/>
        </w:rPr>
        <w:t>direct-action</w:t>
      </w:r>
      <w:r w:rsidR="00AC2BE6">
        <w:rPr>
          <w:rFonts w:ascii="Times New Roman" w:hAnsi="Times New Roman" w:cs="Times New Roman"/>
        </w:rPr>
        <w:t xml:space="preserve"> experience is </w:t>
      </w:r>
      <w:r w:rsidR="00A63B78">
        <w:rPr>
          <w:rFonts w:ascii="Times New Roman" w:hAnsi="Times New Roman" w:cs="Times New Roman"/>
        </w:rPr>
        <w:t xml:space="preserve">sufficient </w:t>
      </w:r>
      <w:r w:rsidR="00AC2BE6">
        <w:rPr>
          <w:rFonts w:ascii="Times New Roman" w:hAnsi="Times New Roman" w:cs="Times New Roman"/>
        </w:rPr>
        <w:t>for infants to</w:t>
      </w:r>
      <w:r w:rsidR="00891313">
        <w:rPr>
          <w:rFonts w:ascii="Times New Roman" w:hAnsi="Times New Roman" w:cs="Times New Roman"/>
        </w:rPr>
        <w:t xml:space="preserve"> represent goals and action efficiency.</w:t>
      </w:r>
      <w:r w:rsidR="005E3ED4">
        <w:rPr>
          <w:rFonts w:ascii="Times New Roman" w:hAnsi="Times New Roman" w:cs="Times New Roman"/>
        </w:rPr>
        <w:t xml:space="preserve"> </w:t>
      </w:r>
    </w:p>
    <w:p w14:paraId="3FA53A5B" w14:textId="0D2454F3" w:rsidR="00623ED3" w:rsidRDefault="00C2053F" w:rsidP="002921F8">
      <w:pPr>
        <w:spacing w:line="480" w:lineRule="auto"/>
        <w:ind w:firstLine="720"/>
        <w:contextualSpacing/>
        <w:rPr>
          <w:rFonts w:ascii="Times New Roman" w:hAnsi="Times New Roman" w:cs="Times New Roman"/>
        </w:rPr>
      </w:pPr>
      <w:r>
        <w:rPr>
          <w:rFonts w:ascii="Times New Roman" w:hAnsi="Times New Roman" w:cs="Times New Roman"/>
        </w:rPr>
        <w:t>One way to</w:t>
      </w:r>
      <w:r w:rsidR="00CA1341">
        <w:rPr>
          <w:rFonts w:ascii="Times New Roman" w:hAnsi="Times New Roman" w:cs="Times New Roman"/>
        </w:rPr>
        <w:t xml:space="preserve"> reconcile</w:t>
      </w:r>
      <w:r w:rsidR="00A63B78">
        <w:rPr>
          <w:rFonts w:ascii="Times New Roman" w:hAnsi="Times New Roman" w:cs="Times New Roman"/>
        </w:rPr>
        <w:t xml:space="preserve"> this finding with the current account</w:t>
      </w:r>
      <w:r w:rsidR="00CA1341">
        <w:rPr>
          <w:rFonts w:ascii="Times New Roman" w:hAnsi="Times New Roman" w:cs="Times New Roman"/>
        </w:rPr>
        <w:t xml:space="preserve">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891313">
        <w:rPr>
          <w:rFonts w:ascii="Times New Roman" w:hAnsi="Times New Roman" w:cs="Times New Roman"/>
        </w:rPr>
        <w:t xml:space="preserve">possibility that effective </w:t>
      </w:r>
      <w:r w:rsidR="00BA458F">
        <w:rPr>
          <w:rFonts w:ascii="Times New Roman" w:hAnsi="Times New Roman" w:cs="Times New Roman"/>
        </w:rPr>
        <w:t>direct-action</w:t>
      </w:r>
      <w:r w:rsidR="00891313">
        <w:rPr>
          <w:rFonts w:ascii="Times New Roman" w:hAnsi="Times New Roman" w:cs="Times New Roman"/>
        </w:rPr>
        <w:t xml:space="preserve"> experience</w:t>
      </w:r>
      <w:r w:rsidR="004B17E0">
        <w:rPr>
          <w:rFonts w:ascii="Times New Roman" w:hAnsi="Times New Roman" w:cs="Times New Roman"/>
        </w:rPr>
        <w:t xml:space="preserve"> </w:t>
      </w:r>
      <w:r w:rsidR="001572E6">
        <w:rPr>
          <w:rFonts w:ascii="Times New Roman" w:hAnsi="Times New Roman" w:cs="Times New Roman"/>
        </w:rPr>
        <w:t>temporarily heightens</w:t>
      </w:r>
      <w:r w:rsidR="0034312D" w:rsidRPr="00FD1459">
        <w:rPr>
          <w:rFonts w:ascii="Times New Roman" w:hAnsi="Times New Roman" w:cs="Times New Roman"/>
        </w:rPr>
        <w:t xml:space="preserve"> infants’ attention to and encoding of </w:t>
      </w:r>
      <w:r w:rsidR="00891313">
        <w:rPr>
          <w:rFonts w:ascii="Times New Roman" w:hAnsi="Times New Roman" w:cs="Times New Roman"/>
        </w:rPr>
        <w:t xml:space="preserve">an object’s surface features and </w:t>
      </w:r>
      <w:r w:rsidR="004B17E0">
        <w:rPr>
          <w:rFonts w:ascii="Times New Roman" w:hAnsi="Times New Roman" w:cs="Times New Roman"/>
        </w:rPr>
        <w:t>an action’s kinematics</w:t>
      </w:r>
      <w:r w:rsidR="00ED2E5A">
        <w:rPr>
          <w:rFonts w:ascii="Times New Roman" w:hAnsi="Times New Roman" w:cs="Times New Roman"/>
        </w:rPr>
        <w:t>.</w:t>
      </w:r>
      <w:r w:rsidR="00E20DB4">
        <w:rPr>
          <w:rFonts w:ascii="Times New Roman" w:hAnsi="Times New Roman" w:cs="Times New Roman"/>
        </w:rPr>
        <w:t xml:space="preserve"> </w:t>
      </w:r>
      <w:r w:rsidR="007B24BC" w:rsidRPr="007B24BC">
        <w:rPr>
          <w:rFonts w:ascii="Times New Roman" w:hAnsi="Times New Roman" w:cs="Times New Roman"/>
        </w:rPr>
        <w:t>Consistent with this proposal, Needham et al. (2002) showed that</w:t>
      </w:r>
      <w:r w:rsidR="007B24BC">
        <w:rPr>
          <w:rFonts w:ascii="Times New Roman" w:hAnsi="Times New Roman" w:cs="Times New Roman"/>
        </w:rPr>
        <w:t xml:space="preserve"> </w:t>
      </w:r>
      <w:r w:rsidR="007B24BC" w:rsidRPr="007B24BC">
        <w:rPr>
          <w:rFonts w:ascii="Times New Roman" w:hAnsi="Times New Roman" w:cs="Times New Roman"/>
        </w:rPr>
        <w:t>sticky-mittens experience</w:t>
      </w:r>
      <w:r w:rsidR="0076308D">
        <w:rPr>
          <w:rFonts w:ascii="Times New Roman" w:hAnsi="Times New Roman" w:cs="Times New Roman"/>
        </w:rPr>
        <w:t xml:space="preserve"> does</w:t>
      </w:r>
      <w:r w:rsidR="007B24BC" w:rsidRPr="007B24BC">
        <w:rPr>
          <w:rFonts w:ascii="Times New Roman" w:hAnsi="Times New Roman" w:cs="Times New Roman"/>
        </w:rPr>
        <w:t xml:space="preserve"> enhance infants’ learning about objects, </w:t>
      </w:r>
      <w:r w:rsidR="007B24BC">
        <w:rPr>
          <w:rFonts w:ascii="Times New Roman" w:hAnsi="Times New Roman" w:cs="Times New Roman"/>
        </w:rPr>
        <w:t xml:space="preserve">and research </w:t>
      </w:r>
      <w:r w:rsidR="00E8248B">
        <w:rPr>
          <w:rFonts w:ascii="Times New Roman" w:hAnsi="Times New Roman" w:cs="Times New Roman"/>
        </w:rPr>
        <w:t xml:space="preserve">by Sommerville et al. (2005) </w:t>
      </w:r>
      <w:r w:rsidR="00D24343">
        <w:rPr>
          <w:rFonts w:ascii="Times New Roman" w:hAnsi="Times New Roman" w:cs="Times New Roman"/>
        </w:rPr>
        <w:t xml:space="preserve">showed </w:t>
      </w:r>
      <w:r w:rsidR="00E8248B">
        <w:rPr>
          <w:rFonts w:ascii="Times New Roman" w:hAnsi="Times New Roman" w:cs="Times New Roman"/>
        </w:rPr>
        <w:t>that</w:t>
      </w:r>
      <w:r w:rsidR="00BA458F">
        <w:rPr>
          <w:rFonts w:ascii="Times New Roman" w:hAnsi="Times New Roman" w:cs="Times New Roman"/>
        </w:rPr>
        <w:t xml:space="preserve"> sticky mittens experience induces</w:t>
      </w:r>
      <w:r w:rsidR="00EB2791">
        <w:rPr>
          <w:rFonts w:ascii="Times New Roman" w:hAnsi="Times New Roman" w:cs="Times New Roman"/>
        </w:rPr>
        <w:t xml:space="preserve"> </w:t>
      </w:r>
      <w:r w:rsidR="00BA458F">
        <w:rPr>
          <w:rFonts w:ascii="Times New Roman" w:hAnsi="Times New Roman" w:cs="Times New Roman"/>
        </w:rPr>
        <w:t>longer looks at</w:t>
      </w:r>
      <w:r w:rsidR="009152CA">
        <w:rPr>
          <w:rFonts w:ascii="Times New Roman" w:hAnsi="Times New Roman" w:cs="Times New Roman"/>
        </w:rPr>
        <w:t xml:space="preserve"> initial action events </w:t>
      </w:r>
      <w:r w:rsidR="00BA458F">
        <w:rPr>
          <w:rFonts w:ascii="Times New Roman" w:hAnsi="Times New Roman" w:cs="Times New Roman"/>
        </w:rPr>
        <w:t>than non-sticky mittens experience.</w:t>
      </w:r>
    </w:p>
    <w:p w14:paraId="3F43DA49" w14:textId="05EF567B" w:rsidR="00B3601A" w:rsidRDefault="0059095F" w:rsidP="008B60F5">
      <w:pPr>
        <w:spacing w:line="480" w:lineRule="auto"/>
        <w:ind w:firstLine="720"/>
        <w:contextualSpacing/>
        <w:rPr>
          <w:rFonts w:ascii="Times New Roman" w:hAnsi="Times New Roman" w:cs="Times New Roman"/>
        </w:rPr>
      </w:pPr>
      <w:r>
        <w:rPr>
          <w:rFonts w:ascii="Times New Roman" w:hAnsi="Times New Roman" w:cs="Times New Roman"/>
        </w:rPr>
        <w:t xml:space="preserve">Such experience is particularly important here because it </w:t>
      </w:r>
      <w:r w:rsidRPr="0059095F">
        <w:rPr>
          <w:rFonts w:ascii="Times New Roman" w:hAnsi="Times New Roman" w:cs="Times New Roman"/>
        </w:rPr>
        <w:t>strengthen</w:t>
      </w:r>
      <w:r w:rsidR="001572E6">
        <w:rPr>
          <w:rFonts w:ascii="Times New Roman" w:hAnsi="Times New Roman" w:cs="Times New Roman"/>
        </w:rPr>
        <w:t>s</w:t>
      </w:r>
      <w:r w:rsidRPr="0059095F">
        <w:rPr>
          <w:rFonts w:ascii="Times New Roman" w:hAnsi="Times New Roman" w:cs="Times New Roman"/>
        </w:rPr>
        <w:t xml:space="preserve"> </w:t>
      </w:r>
      <w:r>
        <w:rPr>
          <w:rFonts w:ascii="Times New Roman" w:hAnsi="Times New Roman" w:cs="Times New Roman"/>
        </w:rPr>
        <w:t xml:space="preserve">infants’ </w:t>
      </w:r>
      <w:r w:rsidRPr="0059095F">
        <w:rPr>
          <w:rFonts w:ascii="Times New Roman" w:hAnsi="Times New Roman" w:cs="Times New Roman"/>
        </w:rPr>
        <w:t>encoding of the geometry</w:t>
      </w:r>
      <w:r>
        <w:rPr>
          <w:rFonts w:ascii="Times New Roman" w:hAnsi="Times New Roman" w:cs="Times New Roman"/>
        </w:rPr>
        <w:t xml:space="preserve"> (i.e., arm configuration)</w:t>
      </w:r>
      <w:r w:rsidRPr="0059095F">
        <w:rPr>
          <w:rFonts w:ascii="Times New Roman" w:hAnsi="Times New Roman" w:cs="Times New Roman"/>
        </w:rPr>
        <w:t xml:space="preserve"> and </w:t>
      </w:r>
      <w:r w:rsidR="006E159B">
        <w:rPr>
          <w:rFonts w:ascii="Times New Roman" w:hAnsi="Times New Roman" w:cs="Times New Roman"/>
        </w:rPr>
        <w:t xml:space="preserve">movement </w:t>
      </w:r>
      <w:r w:rsidRPr="0059095F">
        <w:rPr>
          <w:rFonts w:ascii="Times New Roman" w:hAnsi="Times New Roman" w:cs="Times New Roman"/>
        </w:rPr>
        <w:t xml:space="preserve">trajectory </w:t>
      </w:r>
      <w:r>
        <w:rPr>
          <w:rFonts w:ascii="Times New Roman" w:hAnsi="Times New Roman" w:cs="Times New Roman"/>
        </w:rPr>
        <w:t xml:space="preserve">(i.e., straightness of arm movement) </w:t>
      </w:r>
      <w:r w:rsidRPr="0059095F">
        <w:rPr>
          <w:rFonts w:ascii="Times New Roman" w:hAnsi="Times New Roman" w:cs="Times New Roman"/>
        </w:rPr>
        <w:t xml:space="preserve">of </w:t>
      </w:r>
      <w:r>
        <w:rPr>
          <w:rFonts w:ascii="Times New Roman" w:hAnsi="Times New Roman" w:cs="Times New Roman"/>
        </w:rPr>
        <w:t xml:space="preserve">their own </w:t>
      </w:r>
      <w:r w:rsidRPr="0059095F">
        <w:rPr>
          <w:rFonts w:ascii="Times New Roman" w:hAnsi="Times New Roman" w:cs="Times New Roman"/>
        </w:rPr>
        <w:t>successful reaches</w:t>
      </w:r>
      <w:r>
        <w:rPr>
          <w:rFonts w:ascii="Times New Roman" w:hAnsi="Times New Roman" w:cs="Times New Roman"/>
        </w:rPr>
        <w:t xml:space="preserve">. </w:t>
      </w:r>
      <w:r w:rsidR="0089720F">
        <w:rPr>
          <w:rFonts w:ascii="Times New Roman" w:hAnsi="Times New Roman" w:cs="Times New Roman"/>
        </w:rPr>
        <w:t>Specifically,</w:t>
      </w:r>
      <w:r w:rsidR="00BA34AC" w:rsidRPr="00BE2E9B">
        <w:rPr>
          <w:rFonts w:ascii="Times New Roman" w:hAnsi="Times New Roman" w:cs="Times New Roman"/>
        </w:rPr>
        <w:t xml:space="preserve"> </w:t>
      </w:r>
      <w:r w:rsidR="0089720F">
        <w:rPr>
          <w:rFonts w:ascii="Times New Roman" w:hAnsi="Times New Roman" w:cs="Times New Roman"/>
        </w:rPr>
        <w:t>i</w:t>
      </w:r>
      <w:r w:rsidR="002A5F73">
        <w:rPr>
          <w:rFonts w:ascii="Times New Roman" w:hAnsi="Times New Roman" w:cs="Times New Roman"/>
        </w:rPr>
        <w:t>nfants</w:t>
      </w:r>
      <w:r w:rsidR="00E912EB">
        <w:rPr>
          <w:rFonts w:ascii="Times New Roman" w:hAnsi="Times New Roman" w:cs="Times New Roman"/>
        </w:rPr>
        <w:t xml:space="preserve"> in a sticky-mittens condition</w:t>
      </w:r>
      <w:r w:rsidR="002A5F73">
        <w:rPr>
          <w:rFonts w:ascii="Times New Roman" w:hAnsi="Times New Roman" w:cs="Times New Roman"/>
        </w:rPr>
        <w:t xml:space="preserve"> </w:t>
      </w:r>
      <w:r w:rsidR="00665CB2">
        <w:rPr>
          <w:rFonts w:ascii="Times New Roman" w:hAnsi="Times New Roman" w:cs="Times New Roman"/>
        </w:rPr>
        <w:t>will notice</w:t>
      </w:r>
      <w:r w:rsidR="001664C2">
        <w:rPr>
          <w:rFonts w:ascii="Times New Roman" w:hAnsi="Times New Roman" w:cs="Times New Roman"/>
        </w:rPr>
        <w:t xml:space="preserve"> that</w:t>
      </w:r>
      <w:r w:rsidR="0089720F">
        <w:rPr>
          <w:rFonts w:ascii="Times New Roman" w:hAnsi="Times New Roman" w:cs="Times New Roman"/>
        </w:rPr>
        <w:t xml:space="preserve"> </w:t>
      </w:r>
      <w:r w:rsidR="00E912EB">
        <w:rPr>
          <w:rFonts w:ascii="Times New Roman" w:hAnsi="Times New Roman" w:cs="Times New Roman"/>
        </w:rPr>
        <w:t xml:space="preserve">each time they attempt to retrieve an object, </w:t>
      </w:r>
      <w:r w:rsidR="0089720F">
        <w:rPr>
          <w:rFonts w:ascii="Times New Roman" w:hAnsi="Times New Roman" w:cs="Times New Roman"/>
        </w:rPr>
        <w:t xml:space="preserve">their arms are extended forward from the body in a relatively straight configuration and </w:t>
      </w:r>
      <w:r w:rsidR="00E912EB">
        <w:rPr>
          <w:rFonts w:ascii="Times New Roman" w:hAnsi="Times New Roman" w:cs="Times New Roman"/>
        </w:rPr>
        <w:t>move along a largely</w:t>
      </w:r>
      <w:r w:rsidR="0089720F" w:rsidRPr="00BE2E9B">
        <w:rPr>
          <w:rFonts w:ascii="Times New Roman" w:hAnsi="Times New Roman" w:cs="Times New Roman"/>
        </w:rPr>
        <w:t xml:space="preserve"> </w:t>
      </w:r>
      <w:r w:rsidR="0089720F">
        <w:rPr>
          <w:rFonts w:ascii="Times New Roman" w:hAnsi="Times New Roman" w:cs="Times New Roman"/>
        </w:rPr>
        <w:t>direct path.</w:t>
      </w:r>
      <w:r w:rsidR="001664C2">
        <w:rPr>
          <w:rFonts w:ascii="Times New Roman" w:hAnsi="Times New Roman" w:cs="Times New Roman"/>
        </w:rPr>
        <w:t xml:space="preserve"> </w:t>
      </w:r>
      <w:r w:rsidR="00E912EB">
        <w:rPr>
          <w:rFonts w:ascii="Times New Roman" w:hAnsi="Times New Roman" w:cs="Times New Roman"/>
        </w:rPr>
        <w:t xml:space="preserve">To </w:t>
      </w:r>
      <w:r w:rsidR="00C34BA4">
        <w:rPr>
          <w:rFonts w:ascii="Times New Roman" w:hAnsi="Times New Roman" w:cs="Times New Roman"/>
        </w:rPr>
        <w:t>envision</w:t>
      </w:r>
      <w:r w:rsidR="00E912EB">
        <w:rPr>
          <w:rFonts w:ascii="Times New Roman" w:hAnsi="Times New Roman" w:cs="Times New Roman"/>
        </w:rPr>
        <w:t xml:space="preserve"> what this might look like, </w:t>
      </w:r>
      <w:r w:rsidR="00C34BA4">
        <w:rPr>
          <w:rFonts w:ascii="Times New Roman" w:hAnsi="Times New Roman" w:cs="Times New Roman"/>
        </w:rPr>
        <w:t>imagine an</w:t>
      </w:r>
      <w:r w:rsidR="008E07C3">
        <w:rPr>
          <w:rFonts w:ascii="Times New Roman" w:hAnsi="Times New Roman" w:cs="Times New Roman"/>
        </w:rPr>
        <w:t xml:space="preserve"> </w:t>
      </w:r>
      <w:r w:rsidR="008E07C3" w:rsidRPr="00D47D06">
        <w:rPr>
          <w:rFonts w:ascii="Times New Roman" w:hAnsi="Times New Roman" w:cs="Times New Roman"/>
        </w:rPr>
        <w:t xml:space="preserve">infant excitedly slapping </w:t>
      </w:r>
      <w:r w:rsidR="00C34BA4">
        <w:rPr>
          <w:rFonts w:ascii="Times New Roman" w:hAnsi="Times New Roman" w:cs="Times New Roman"/>
        </w:rPr>
        <w:t xml:space="preserve">their </w:t>
      </w:r>
      <w:r w:rsidR="004B17E0">
        <w:rPr>
          <w:rFonts w:ascii="Times New Roman" w:hAnsi="Times New Roman" w:cs="Times New Roman"/>
        </w:rPr>
        <w:t>highchair</w:t>
      </w:r>
      <w:r w:rsidR="001433CD">
        <w:rPr>
          <w:rFonts w:ascii="Times New Roman" w:hAnsi="Times New Roman" w:cs="Times New Roman"/>
        </w:rPr>
        <w:t xml:space="preserve"> in anticipation of </w:t>
      </w:r>
      <w:r w:rsidR="00B420FF">
        <w:rPr>
          <w:rFonts w:ascii="Times New Roman" w:hAnsi="Times New Roman" w:cs="Times New Roman"/>
        </w:rPr>
        <w:t>food</w:t>
      </w:r>
      <w:r w:rsidR="008A2E25">
        <w:rPr>
          <w:rFonts w:ascii="Times New Roman" w:hAnsi="Times New Roman" w:cs="Times New Roman"/>
        </w:rPr>
        <w:t xml:space="preserve">. </w:t>
      </w:r>
      <w:r w:rsidR="00BA34AC">
        <w:rPr>
          <w:rFonts w:ascii="Times New Roman" w:hAnsi="Times New Roman" w:cs="Times New Roman"/>
        </w:rPr>
        <w:t xml:space="preserve">Crucially, </w:t>
      </w:r>
      <w:r w:rsidR="00C34BA4">
        <w:rPr>
          <w:rFonts w:ascii="Times New Roman" w:hAnsi="Times New Roman" w:cs="Times New Roman"/>
        </w:rPr>
        <w:t>b</w:t>
      </w:r>
      <w:r w:rsidR="00C34BA4" w:rsidRPr="00C34BA4">
        <w:rPr>
          <w:rFonts w:ascii="Times New Roman" w:hAnsi="Times New Roman" w:cs="Times New Roman"/>
        </w:rPr>
        <w:t>ecause</w:t>
      </w:r>
      <w:r w:rsidR="00C34BA4">
        <w:rPr>
          <w:rFonts w:ascii="Times New Roman" w:hAnsi="Times New Roman" w:cs="Times New Roman"/>
        </w:rPr>
        <w:t xml:space="preserve"> the </w:t>
      </w:r>
      <w:r w:rsidR="00C34BA4">
        <w:rPr>
          <w:rFonts w:ascii="Times New Roman" w:hAnsi="Times New Roman" w:cs="Times New Roman"/>
          <w:i/>
          <w:iCs/>
        </w:rPr>
        <w:t>statistical average</w:t>
      </w:r>
      <w:r w:rsidR="00A5503F">
        <w:rPr>
          <w:rFonts w:ascii="Times New Roman" w:hAnsi="Times New Roman" w:cs="Times New Roman"/>
          <w:i/>
          <w:iCs/>
        </w:rPr>
        <w:t xml:space="preserve"> </w:t>
      </w:r>
      <w:r w:rsidR="00A5503F">
        <w:rPr>
          <w:rFonts w:ascii="Times New Roman" w:hAnsi="Times New Roman" w:cs="Times New Roman"/>
        </w:rPr>
        <w:t>(i.e., prototype)</w:t>
      </w:r>
      <w:r w:rsidR="00A5503F">
        <w:rPr>
          <w:rStyle w:val="FootnoteReference"/>
          <w:rFonts w:ascii="Times New Roman" w:hAnsi="Times New Roman" w:cs="Times New Roman"/>
        </w:rPr>
        <w:footnoteReference w:id="1"/>
      </w:r>
      <w:r w:rsidR="00C34BA4">
        <w:rPr>
          <w:rFonts w:ascii="Times New Roman" w:hAnsi="Times New Roman" w:cs="Times New Roman"/>
          <w:i/>
          <w:iCs/>
        </w:rPr>
        <w:t xml:space="preserve"> </w:t>
      </w:r>
      <w:r w:rsidR="00C34BA4">
        <w:rPr>
          <w:rFonts w:ascii="Times New Roman" w:hAnsi="Times New Roman" w:cs="Times New Roman"/>
        </w:rPr>
        <w:t>of</w:t>
      </w:r>
      <w:r w:rsidR="00363A7B">
        <w:rPr>
          <w:rFonts w:ascii="Times New Roman" w:hAnsi="Times New Roman" w:cs="Times New Roman"/>
        </w:rPr>
        <w:t xml:space="preserve"> infants’ </w:t>
      </w:r>
      <w:r w:rsidR="008B60F5">
        <w:rPr>
          <w:rFonts w:ascii="Times New Roman" w:hAnsi="Times New Roman" w:cs="Times New Roman"/>
        </w:rPr>
        <w:t xml:space="preserve">successful </w:t>
      </w:r>
      <w:r w:rsidR="00C34BA4" w:rsidRPr="00C34BA4">
        <w:rPr>
          <w:rFonts w:ascii="Times New Roman" w:hAnsi="Times New Roman" w:cs="Times New Roman"/>
        </w:rPr>
        <w:t>reaches</w:t>
      </w:r>
      <w:r w:rsidR="00C34BA4">
        <w:rPr>
          <w:rFonts w:ascii="Times New Roman" w:hAnsi="Times New Roman" w:cs="Times New Roman"/>
        </w:rPr>
        <w:t xml:space="preserve"> </w:t>
      </w:r>
      <w:r w:rsidR="00665CB2">
        <w:rPr>
          <w:rFonts w:ascii="Times New Roman" w:hAnsi="Times New Roman" w:cs="Times New Roman"/>
        </w:rPr>
        <w:t>will approximate</w:t>
      </w:r>
      <w:r w:rsidR="00C34BA4" w:rsidRPr="00C34BA4">
        <w:rPr>
          <w:rFonts w:ascii="Times New Roman" w:hAnsi="Times New Roman" w:cs="Times New Roman"/>
        </w:rPr>
        <w:t xml:space="preserve"> </w:t>
      </w:r>
      <w:r w:rsidR="00C34BA4">
        <w:rPr>
          <w:rFonts w:ascii="Times New Roman" w:hAnsi="Times New Roman" w:cs="Times New Roman"/>
        </w:rPr>
        <w:t>a relatively direct path</w:t>
      </w:r>
      <w:r w:rsidR="00C34BA4" w:rsidRPr="00C34BA4">
        <w:rPr>
          <w:rFonts w:ascii="Times New Roman" w:hAnsi="Times New Roman" w:cs="Times New Roman"/>
        </w:rPr>
        <w:t xml:space="preserve">, this experience </w:t>
      </w:r>
      <w:r w:rsidR="00665CB2">
        <w:rPr>
          <w:rFonts w:ascii="Times New Roman" w:hAnsi="Times New Roman" w:cs="Times New Roman"/>
        </w:rPr>
        <w:t>will render</w:t>
      </w:r>
      <w:r w:rsidR="00C34BA4" w:rsidRPr="00C34BA4">
        <w:rPr>
          <w:rFonts w:ascii="Times New Roman" w:hAnsi="Times New Roman" w:cs="Times New Roman"/>
        </w:rPr>
        <w:t xml:space="preserve"> straight </w:t>
      </w:r>
      <w:r w:rsidR="00C34BA4" w:rsidRPr="00C34BA4">
        <w:rPr>
          <w:rFonts w:ascii="Times New Roman" w:hAnsi="Times New Roman" w:cs="Times New Roman"/>
        </w:rPr>
        <w:lastRenderedPageBreak/>
        <w:t>trajectories more familiar than curved ones</w:t>
      </w:r>
      <w:r w:rsidR="00A5503F">
        <w:rPr>
          <w:rFonts w:ascii="Times New Roman" w:hAnsi="Times New Roman" w:cs="Times New Roman"/>
        </w:rPr>
        <w:t>.</w:t>
      </w:r>
      <w:r w:rsidR="00C34BA4">
        <w:rPr>
          <w:rFonts w:ascii="Times New Roman" w:hAnsi="Times New Roman" w:cs="Times New Roman"/>
        </w:rPr>
        <w:t xml:space="preserve"> This </w:t>
      </w:r>
      <w:r w:rsidR="0032551E">
        <w:rPr>
          <w:rFonts w:ascii="Times New Roman" w:hAnsi="Times New Roman" w:cs="Times New Roman"/>
        </w:rPr>
        <w:t>results</w:t>
      </w:r>
      <w:r w:rsidR="00C34BA4">
        <w:rPr>
          <w:rFonts w:ascii="Times New Roman" w:hAnsi="Times New Roman" w:cs="Times New Roman"/>
        </w:rPr>
        <w:t xml:space="preserve"> in </w:t>
      </w:r>
      <w:r w:rsidR="00AE7DD7">
        <w:rPr>
          <w:rFonts w:ascii="Times New Roman" w:hAnsi="Times New Roman" w:cs="Times New Roman"/>
        </w:rPr>
        <w:t>longer looking to the</w:t>
      </w:r>
      <w:r w:rsidR="00C34BA4" w:rsidRPr="00C34BA4">
        <w:rPr>
          <w:rFonts w:ascii="Times New Roman" w:hAnsi="Times New Roman" w:cs="Times New Roman"/>
        </w:rPr>
        <w:t xml:space="preserve"> inefficient test events </w:t>
      </w:r>
      <w:r w:rsidR="00C34BA4">
        <w:rPr>
          <w:rFonts w:ascii="Times New Roman" w:hAnsi="Times New Roman" w:cs="Times New Roman"/>
        </w:rPr>
        <w:t xml:space="preserve">than efficient ones </w:t>
      </w:r>
      <w:r w:rsidR="00C34BA4" w:rsidRPr="00C34BA4">
        <w:rPr>
          <w:rFonts w:ascii="Times New Roman" w:hAnsi="Times New Roman" w:cs="Times New Roman"/>
        </w:rPr>
        <w:t>without requiring a priori notions of goals, efficiency, or cost.</w:t>
      </w:r>
    </w:p>
    <w:p w14:paraId="7FFC4B6D" w14:textId="112094F6" w:rsidR="008B60F5" w:rsidRDefault="009E47D6" w:rsidP="0096761D">
      <w:pPr>
        <w:spacing w:line="480" w:lineRule="auto"/>
        <w:ind w:firstLine="720"/>
        <w:contextualSpacing/>
        <w:rPr>
          <w:rFonts w:ascii="Times New Roman" w:hAnsi="Times New Roman" w:cs="Times New Roman"/>
        </w:rPr>
      </w:pPr>
      <w:r>
        <w:rPr>
          <w:rFonts w:ascii="Times New Roman" w:hAnsi="Times New Roman" w:cs="Times New Roman"/>
        </w:rPr>
        <w:t>One important question that this account raises concerns how</w:t>
      </w:r>
      <w:r w:rsidR="008B60F5" w:rsidRPr="008B60F5">
        <w:rPr>
          <w:rFonts w:ascii="Times New Roman" w:hAnsi="Times New Roman" w:cs="Times New Roman"/>
        </w:rPr>
        <w:t xml:space="preserve"> pre-reaching infants detect a correspondence between their own reaches and those performed by others</w:t>
      </w:r>
      <w:r w:rsidR="004B17E0">
        <w:rPr>
          <w:rFonts w:ascii="Times New Roman" w:hAnsi="Times New Roman" w:cs="Times New Roman"/>
        </w:rPr>
        <w:t xml:space="preserve"> in the first place</w:t>
      </w:r>
      <w:r w:rsidR="00276A87">
        <w:rPr>
          <w:rFonts w:ascii="Times New Roman" w:hAnsi="Times New Roman" w:cs="Times New Roman"/>
        </w:rPr>
        <w:t>.</w:t>
      </w:r>
      <w:r w:rsidR="00276A87" w:rsidRPr="008B60F5">
        <w:rPr>
          <w:rFonts w:ascii="Times New Roman" w:hAnsi="Times New Roman" w:cs="Times New Roman"/>
        </w:rPr>
        <w:t xml:space="preserve"> </w:t>
      </w:r>
      <w:commentRangeStart w:id="23"/>
      <w:commentRangeStart w:id="24"/>
      <w:r w:rsidR="008B60F5" w:rsidRPr="008B60F5">
        <w:rPr>
          <w:rFonts w:ascii="Times New Roman" w:hAnsi="Times New Roman" w:cs="Times New Roman"/>
        </w:rPr>
        <w:t xml:space="preserve">One </w:t>
      </w:r>
      <w:commentRangeEnd w:id="23"/>
      <w:r w:rsidR="009F48CC" w:rsidRPr="008B60F5">
        <w:rPr>
          <w:rStyle w:val="CommentReference"/>
          <w:rFonts w:ascii="Times New Roman" w:hAnsi="Times New Roman" w:cs="Times New Roman"/>
          <w:sz w:val="24"/>
          <w:szCs w:val="24"/>
        </w:rPr>
        <w:commentReference w:id="23"/>
      </w:r>
      <w:commentRangeEnd w:id="24"/>
      <w:r w:rsidR="009F48CC" w:rsidRPr="008B60F5">
        <w:rPr>
          <w:rStyle w:val="CommentReference"/>
          <w:rFonts w:ascii="Times New Roman" w:hAnsi="Times New Roman" w:cs="Times New Roman"/>
          <w:sz w:val="24"/>
          <w:szCs w:val="24"/>
        </w:rPr>
        <w:commentReference w:id="24"/>
      </w:r>
      <w:r w:rsidR="008B60F5" w:rsidRPr="008B60F5">
        <w:rPr>
          <w:rFonts w:ascii="Times New Roman" w:hAnsi="Times New Roman" w:cs="Times New Roman"/>
        </w:rPr>
        <w:t xml:space="preserve">possibility is that because infants can </w:t>
      </w:r>
      <w:r w:rsidR="000C6CBE">
        <w:rPr>
          <w:rFonts w:ascii="Times New Roman" w:hAnsi="Times New Roman" w:cs="Times New Roman"/>
        </w:rPr>
        <w:t xml:space="preserve">see their own </w:t>
      </w:r>
      <w:r w:rsidR="00071508">
        <w:rPr>
          <w:rFonts w:ascii="Times New Roman" w:hAnsi="Times New Roman" w:cs="Times New Roman"/>
        </w:rPr>
        <w:t>arm movements</w:t>
      </w:r>
      <w:r w:rsidR="008B60F5" w:rsidRPr="008B60F5">
        <w:rPr>
          <w:rFonts w:ascii="Times New Roman" w:hAnsi="Times New Roman" w:cs="Times New Roman"/>
        </w:rPr>
        <w:t xml:space="preserve">, they </w:t>
      </w:r>
      <w:r w:rsidR="0032551E">
        <w:rPr>
          <w:rFonts w:ascii="Times New Roman" w:hAnsi="Times New Roman" w:cs="Times New Roman"/>
        </w:rPr>
        <w:t>will form</w:t>
      </w:r>
      <w:r w:rsidR="008B60F5" w:rsidRPr="008B60F5">
        <w:rPr>
          <w:rFonts w:ascii="Times New Roman" w:hAnsi="Times New Roman" w:cs="Times New Roman"/>
        </w:rPr>
        <w:t xml:space="preserve"> </w:t>
      </w:r>
      <w:r w:rsidR="00BA49D4">
        <w:rPr>
          <w:rFonts w:ascii="Times New Roman" w:hAnsi="Times New Roman" w:cs="Times New Roman"/>
        </w:rPr>
        <w:t xml:space="preserve">amodal </w:t>
      </w:r>
      <w:r w:rsidR="008B60F5" w:rsidRPr="008B60F5">
        <w:rPr>
          <w:rFonts w:ascii="Times New Roman" w:hAnsi="Times New Roman" w:cs="Times New Roman"/>
        </w:rPr>
        <w:t>representations</w:t>
      </w:r>
      <w:r w:rsidR="008D41DE">
        <w:rPr>
          <w:rFonts w:ascii="Times New Roman" w:hAnsi="Times New Roman" w:cs="Times New Roman"/>
        </w:rPr>
        <w:t xml:space="preserve">—that is, representations that do not distinguish infants’ own </w:t>
      </w:r>
      <w:r w:rsidR="00D460D5">
        <w:rPr>
          <w:rFonts w:ascii="Times New Roman" w:hAnsi="Times New Roman" w:cs="Times New Roman"/>
        </w:rPr>
        <w:t>arm movements from</w:t>
      </w:r>
      <w:r w:rsidR="008D41DE">
        <w:rPr>
          <w:rFonts w:ascii="Times New Roman" w:hAnsi="Times New Roman" w:cs="Times New Roman"/>
        </w:rPr>
        <w:t xml:space="preserve"> those </w:t>
      </w:r>
      <w:r w:rsidR="008D74F5">
        <w:rPr>
          <w:rFonts w:ascii="Times New Roman" w:hAnsi="Times New Roman" w:cs="Times New Roman"/>
        </w:rPr>
        <w:t>performed by</w:t>
      </w:r>
      <w:r w:rsidR="008D41DE">
        <w:rPr>
          <w:rFonts w:ascii="Times New Roman" w:hAnsi="Times New Roman" w:cs="Times New Roman"/>
        </w:rPr>
        <w:t xml:space="preserve"> others—</w:t>
      </w:r>
      <w:r w:rsidR="008B60F5" w:rsidRPr="008B60F5">
        <w:rPr>
          <w:rFonts w:ascii="Times New Roman" w:hAnsi="Times New Roman" w:cs="Times New Roman"/>
        </w:rPr>
        <w:t>of t</w:t>
      </w:r>
      <w:r w:rsidR="00BA49D4">
        <w:rPr>
          <w:rFonts w:ascii="Times New Roman" w:hAnsi="Times New Roman" w:cs="Times New Roman"/>
        </w:rPr>
        <w:t>he geometry and trajectory</w:t>
      </w:r>
      <w:r w:rsidR="00D460D5">
        <w:rPr>
          <w:rFonts w:ascii="Times New Roman" w:hAnsi="Times New Roman" w:cs="Times New Roman"/>
        </w:rPr>
        <w:t xml:space="preserve"> of those reaches</w:t>
      </w:r>
      <w:r w:rsidR="008B60F5" w:rsidRPr="008B60F5">
        <w:rPr>
          <w:rFonts w:ascii="Times New Roman" w:hAnsi="Times New Roman" w:cs="Times New Roman"/>
        </w:rPr>
        <w:t xml:space="preserve">. </w:t>
      </w:r>
      <w:r w:rsidR="0032551E">
        <w:rPr>
          <w:rFonts w:ascii="Times New Roman" w:hAnsi="Times New Roman" w:cs="Times New Roman"/>
        </w:rPr>
        <w:t>Infants therefore</w:t>
      </w:r>
      <w:r w:rsidR="008D74F5">
        <w:rPr>
          <w:rFonts w:ascii="Times New Roman" w:hAnsi="Times New Roman" w:cs="Times New Roman"/>
        </w:rPr>
        <w:t xml:space="preserve"> </w:t>
      </w:r>
      <w:r w:rsidR="008B60F5" w:rsidRPr="008B60F5">
        <w:rPr>
          <w:rFonts w:ascii="Times New Roman" w:hAnsi="Times New Roman" w:cs="Times New Roman"/>
        </w:rPr>
        <w:t>perceive efficient reaches performed by another individual as more familiar because those reaches overlap with representations established during their own successful action experience.</w:t>
      </w:r>
      <w:r w:rsidR="008B60F5">
        <w:rPr>
          <w:rFonts w:ascii="Times New Roman" w:hAnsi="Times New Roman" w:cs="Times New Roman"/>
        </w:rPr>
        <w:t xml:space="preserve"> </w:t>
      </w:r>
    </w:p>
    <w:p w14:paraId="59A5325D" w14:textId="07BC2168" w:rsidR="00524642" w:rsidRDefault="00AC1B5A"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w:t>
      </w:r>
      <w:r w:rsidR="00EE3AAD">
        <w:rPr>
          <w:rFonts w:ascii="Times New Roman" w:hAnsi="Times New Roman" w:cs="Times New Roman"/>
        </w:rPr>
        <w:t xml:space="preserve">I present </w:t>
      </w:r>
      <w:r>
        <w:rPr>
          <w:rFonts w:ascii="Times New Roman" w:hAnsi="Times New Roman" w:cs="Times New Roman"/>
        </w:rPr>
        <w:t>a series of</w:t>
      </w:r>
      <w:r w:rsidR="008A0C3E">
        <w:rPr>
          <w:rFonts w:ascii="Times New Roman" w:hAnsi="Times New Roman" w:cs="Times New Roman"/>
        </w:rPr>
        <w:t xml:space="preserve"> computer</w:t>
      </w:r>
      <w:r>
        <w:rPr>
          <w:rFonts w:ascii="Times New Roman" w:hAnsi="Times New Roman" w:cs="Times New Roman"/>
        </w:rPr>
        <w:t xml:space="preserve"> simulations</w:t>
      </w:r>
      <w:r w:rsidR="00BD309B">
        <w:rPr>
          <w:rFonts w:ascii="Times New Roman" w:hAnsi="Times New Roman" w:cs="Times New Roman"/>
        </w:rPr>
        <w:t xml:space="preserve"> </w:t>
      </w:r>
      <w:r w:rsidR="008A0C3E">
        <w:rPr>
          <w:rFonts w:ascii="Times New Roman" w:hAnsi="Times New Roman" w:cs="Times New Roman"/>
        </w:rPr>
        <w:t>demonstrating that the</w:t>
      </w:r>
      <w:r w:rsidR="00BD309B">
        <w:rPr>
          <w:rFonts w:ascii="Times New Roman" w:hAnsi="Times New Roman" w:cs="Times New Roman"/>
        </w:rPr>
        <w:t xml:space="preserve"> present</w:t>
      </w:r>
      <w:r w:rsidR="00617B5C">
        <w:rPr>
          <w:rFonts w:ascii="Times New Roman" w:hAnsi="Times New Roman" w:cs="Times New Roman"/>
        </w:rPr>
        <w:t xml:space="preserve"> mechanistic proposal—when instantiated in a connectionist computational model</w:t>
      </w:r>
      <w:r w:rsidR="00340DB1">
        <w:rPr>
          <w:rFonts w:ascii="Times New Roman" w:hAnsi="Times New Roman" w:cs="Times New Roman"/>
        </w:rPr>
        <w:t xml:space="preserve"> called ALIAS</w:t>
      </w:r>
      <w:r w:rsidR="00617B5C">
        <w:rPr>
          <w:rFonts w:ascii="Times New Roman" w:hAnsi="Times New Roman" w:cs="Times New Roman"/>
        </w:rPr>
        <w:t xml:space="preserve">—can account for several major findings in the literature on infant </w:t>
      </w:r>
      <w:r w:rsidR="00DB0881">
        <w:rPr>
          <w:rFonts w:ascii="Times New Roman" w:hAnsi="Times New Roman" w:cs="Times New Roman"/>
        </w:rPr>
        <w:t>action efficiency understanding</w:t>
      </w:r>
      <w:r w:rsidR="00617B5C">
        <w:rPr>
          <w:rFonts w:ascii="Times New Roman" w:hAnsi="Times New Roman" w:cs="Times New Roman"/>
        </w:rPr>
        <w:t xml:space="preserve">. Before </w:t>
      </w:r>
      <w:r w:rsidR="002B6388">
        <w:rPr>
          <w:rFonts w:ascii="Times New Roman" w:hAnsi="Times New Roman" w:cs="Times New Roman"/>
        </w:rPr>
        <w:t>turning to these simulations</w:t>
      </w:r>
      <w:r w:rsidR="00D7476B">
        <w:rPr>
          <w:rFonts w:ascii="Times New Roman" w:hAnsi="Times New Roman" w:cs="Times New Roman"/>
        </w:rPr>
        <w:t xml:space="preserve">, </w:t>
      </w:r>
      <w:r w:rsidR="003148AF">
        <w:rPr>
          <w:rFonts w:ascii="Times New Roman" w:hAnsi="Times New Roman" w:cs="Times New Roman"/>
        </w:rPr>
        <w:t xml:space="preserve">however, </w:t>
      </w:r>
      <w:r w:rsidR="00D7476B">
        <w:rPr>
          <w:rFonts w:ascii="Times New Roman" w:hAnsi="Times New Roman" w:cs="Times New Roman"/>
        </w:rPr>
        <w:t xml:space="preserve">two </w:t>
      </w:r>
      <w:r w:rsidR="004E05F7">
        <w:rPr>
          <w:rFonts w:ascii="Times New Roman" w:hAnsi="Times New Roman" w:cs="Times New Roman"/>
        </w:rPr>
        <w:t xml:space="preserve">points </w:t>
      </w:r>
      <w:r w:rsidR="002B6388">
        <w:rPr>
          <w:rFonts w:ascii="Times New Roman" w:hAnsi="Times New Roman" w:cs="Times New Roman"/>
        </w:rPr>
        <w:t>merit clarification</w:t>
      </w:r>
      <w:r w:rsidR="00D7476B">
        <w:rPr>
          <w:rFonts w:ascii="Times New Roman" w:hAnsi="Times New Roman" w:cs="Times New Roman"/>
        </w:rPr>
        <w:t>.</w:t>
      </w:r>
      <w:r w:rsidR="00617B5C">
        <w:rPr>
          <w:rFonts w:ascii="Times New Roman" w:hAnsi="Times New Roman" w:cs="Times New Roman"/>
        </w:rPr>
        <w:t xml:space="preserve"> </w:t>
      </w:r>
      <w:r w:rsidR="002B6388">
        <w:rPr>
          <w:rFonts w:ascii="Times New Roman" w:hAnsi="Times New Roman" w:cs="Times New Roman"/>
        </w:rPr>
        <w:t>First,</w:t>
      </w:r>
      <w:r w:rsidR="00635C87">
        <w:rPr>
          <w:rFonts w:ascii="Times New Roman" w:hAnsi="Times New Roman" w:cs="Times New Roman"/>
        </w:rPr>
        <w:t xml:space="preserve"> the present account is neither a theory of </w:t>
      </w:r>
      <w:r w:rsidR="00DB0881">
        <w:rPr>
          <w:rFonts w:ascii="Times New Roman" w:hAnsi="Times New Roman" w:cs="Times New Roman"/>
        </w:rPr>
        <w:t>action efficiency understanding</w:t>
      </w:r>
      <w:r w:rsidR="00635C87" w:rsidRPr="000B0B74">
        <w:rPr>
          <w:rFonts w:ascii="Times New Roman" w:hAnsi="Times New Roman" w:cs="Times New Roman"/>
        </w:rPr>
        <w:t xml:space="preserve">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r w:rsidR="002B6388">
        <w:rPr>
          <w:rFonts w:ascii="Times New Roman" w:hAnsi="Times New Roman" w:cs="Times New Roman"/>
        </w:rPr>
        <w:t>These issues</w:t>
      </w:r>
      <w:r w:rsidR="001E340B">
        <w:rPr>
          <w:rFonts w:ascii="Times New Roman" w:hAnsi="Times New Roman" w:cs="Times New Roman"/>
        </w:rPr>
        <w:t xml:space="preserve">, although important, </w:t>
      </w:r>
      <w:r w:rsidR="002B6388">
        <w:rPr>
          <w:rFonts w:ascii="Times New Roman" w:hAnsi="Times New Roman" w:cs="Times New Roman"/>
        </w:rPr>
        <w:t xml:space="preserve">are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w:t>
      </w:r>
      <w:r w:rsidR="008278E5" w:rsidRPr="000B0B74">
        <w:rPr>
          <w:rFonts w:ascii="Times New Roman" w:hAnsi="Times New Roman" w:cs="Times New Roman"/>
        </w:rPr>
        <w:t>infants</w:t>
      </w:r>
      <w:r w:rsidR="008278E5">
        <w:rPr>
          <w:rFonts w:ascii="Times New Roman" w:hAnsi="Times New Roman" w:cs="Times New Roman"/>
        </w:rPr>
        <w:t>’</w:t>
      </w:r>
      <w:r w:rsidR="008278E5" w:rsidRPr="000B0B74">
        <w:rPr>
          <w:rFonts w:ascii="Times New Roman" w:hAnsi="Times New Roman" w:cs="Times New Roman"/>
        </w:rPr>
        <w:t xml:space="preserve"> </w:t>
      </w:r>
      <w:r w:rsidR="00635C87" w:rsidRPr="000B0B74">
        <w:rPr>
          <w:rFonts w:ascii="Times New Roman" w:hAnsi="Times New Roman" w:cs="Times New Roman"/>
        </w:rPr>
        <w:t>behaviors in studies on this topic in terms of</w:t>
      </w:r>
      <w:r w:rsidR="009F7A89">
        <w:rPr>
          <w:rFonts w:ascii="Times New Roman" w:hAnsi="Times New Roman" w:cs="Times New Roman"/>
        </w:rPr>
        <w:t xml:space="preserve"> </w:t>
      </w:r>
      <w:r w:rsidR="008A0C3E">
        <w:rPr>
          <w:rFonts w:ascii="Times New Roman" w:hAnsi="Times New Roman" w:cs="Times New Roman"/>
        </w:rPr>
        <w:t>an associative learning mechanism that</w:t>
      </w:r>
      <w:r w:rsidR="00635C87" w:rsidRPr="000B0B74">
        <w:rPr>
          <w:rFonts w:ascii="Times New Roman" w:hAnsi="Times New Roman" w:cs="Times New Roman"/>
        </w:rPr>
        <w:t xml:space="preserve"> operate</w:t>
      </w:r>
      <w:r w:rsidR="00A709A0">
        <w:rPr>
          <w:rFonts w:ascii="Times New Roman" w:hAnsi="Times New Roman" w:cs="Times New Roman"/>
        </w:rPr>
        <w:t>s</w:t>
      </w:r>
      <w:r w:rsidR="00635C87" w:rsidRPr="000B0B74">
        <w:rPr>
          <w:rFonts w:ascii="Times New Roman" w:hAnsi="Times New Roman" w:cs="Times New Roman"/>
        </w:rPr>
        <w:t xml:space="preserve"> over</w:t>
      </w:r>
      <w:r w:rsidR="00A709A0">
        <w:rPr>
          <w:rFonts w:ascii="Times New Roman" w:hAnsi="Times New Roman" w:cs="Times New Roman"/>
        </w:rPr>
        <w:t>, and forms connections between and among,</w:t>
      </w:r>
      <w:r w:rsidR="00635C87">
        <w:rPr>
          <w:rFonts w:ascii="Times New Roman" w:hAnsi="Times New Roman" w:cs="Times New Roman"/>
        </w:rPr>
        <w:t xml:space="preserve"> the</w:t>
      </w:r>
      <w:r w:rsidR="0096761D">
        <w:rPr>
          <w:rFonts w:ascii="Times New Roman" w:hAnsi="Times New Roman" w:cs="Times New Roman"/>
        </w:rPr>
        <w:t xml:space="preserve"> visible</w:t>
      </w:r>
      <w:r w:rsidR="00A709A0">
        <w:rPr>
          <w:rFonts w:ascii="Times New Roman" w:hAnsi="Times New Roman" w:cs="Times New Roman"/>
        </w:rPr>
        <w:t xml:space="preserve"> </w:t>
      </w:r>
      <w:r w:rsidR="0096761D">
        <w:rPr>
          <w:rFonts w:ascii="Times New Roman" w:hAnsi="Times New Roman" w:cs="Times New Roman"/>
        </w:rPr>
        <w:t>and conceptually neutral</w:t>
      </w:r>
      <w:r w:rsidR="00A709A0">
        <w:rPr>
          <w:rFonts w:ascii="Times New Roman" w:hAnsi="Times New Roman" w:cs="Times New Roman"/>
        </w:rPr>
        <w:t xml:space="preserve"> surface</w:t>
      </w:r>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r w:rsidR="002C0B93">
        <w:rPr>
          <w:rFonts w:ascii="Times New Roman" w:hAnsi="Times New Roman" w:cs="Times New Roman"/>
        </w:rPr>
        <w:t xml:space="preserve">the perceptible </w:t>
      </w:r>
      <w:r w:rsidR="00013134">
        <w:rPr>
          <w:rFonts w:ascii="Times New Roman" w:hAnsi="Times New Roman" w:cs="Times New Roman"/>
        </w:rPr>
        <w:t xml:space="preserve">kinematics of </w:t>
      </w:r>
      <w:r w:rsidR="007D6EE8">
        <w:rPr>
          <w:rFonts w:ascii="Times New Roman" w:hAnsi="Times New Roman" w:cs="Times New Roman"/>
        </w:rPr>
        <w:t>observed actions</w:t>
      </w:r>
      <w:r w:rsidR="0096761D">
        <w:rPr>
          <w:rFonts w:ascii="Times New Roman" w:hAnsi="Times New Roman" w:cs="Times New Roman"/>
        </w:rPr>
        <w:t>.</w:t>
      </w:r>
      <w:r w:rsidR="00635C87">
        <w:rPr>
          <w:rFonts w:ascii="Times New Roman" w:hAnsi="Times New Roman" w:cs="Times New Roman"/>
        </w:rPr>
        <w:t xml:space="preserve"> </w:t>
      </w:r>
      <w:r w:rsidR="008A0DE0">
        <w:rPr>
          <w:rFonts w:ascii="Times New Roman" w:hAnsi="Times New Roman" w:cs="Times New Roman"/>
        </w:rPr>
        <w:t>Second,</w:t>
      </w:r>
      <w:r w:rsidR="00D7476B">
        <w:rPr>
          <w:rFonts w:ascii="Times New Roman" w:hAnsi="Times New Roman" w:cs="Times New Roman"/>
        </w:rPr>
        <w:t xml:space="preserve"> </w:t>
      </w:r>
      <w:r w:rsidR="008A0DE0">
        <w:rPr>
          <w:rFonts w:ascii="Times New Roman" w:hAnsi="Times New Roman" w:cs="Times New Roman"/>
        </w:rPr>
        <w:t>although the primary goal of this paper is to test</w:t>
      </w:r>
      <w:r w:rsidR="00105BB1">
        <w:rPr>
          <w:rFonts w:ascii="Times New Roman" w:hAnsi="Times New Roman" w:cs="Times New Roman"/>
        </w:rPr>
        <w:t xml:space="preserve"> </w:t>
      </w:r>
      <w:r w:rsidR="00BC2A35">
        <w:rPr>
          <w:rFonts w:ascii="Times New Roman" w:hAnsi="Times New Roman" w:cs="Times New Roman"/>
        </w:rPr>
        <w:t>whether a computational instantiation of the present account is sufficient to capture</w:t>
      </w:r>
      <w:r w:rsidR="00013134">
        <w:rPr>
          <w:rFonts w:ascii="Times New Roman" w:hAnsi="Times New Roman" w:cs="Times New Roman"/>
        </w:rPr>
        <w:t xml:space="preserve"> </w:t>
      </w:r>
      <w:r w:rsidR="00635C87" w:rsidRPr="009A322E">
        <w:rPr>
          <w:rFonts w:ascii="Times New Roman" w:hAnsi="Times New Roman" w:cs="Times New Roman"/>
        </w:rPr>
        <w:t>infants’</w:t>
      </w:r>
      <w:r w:rsidR="00BC2A35">
        <w:rPr>
          <w:rFonts w:ascii="Times New Roman" w:hAnsi="Times New Roman" w:cs="Times New Roman"/>
        </w:rPr>
        <w:t xml:space="preserve"> looking</w:t>
      </w:r>
      <w:r w:rsidR="00635C87" w:rsidRPr="009A322E">
        <w:rPr>
          <w:rFonts w:ascii="Times New Roman" w:hAnsi="Times New Roman" w:cs="Times New Roman"/>
        </w:rPr>
        <w:t xml:space="preserve"> behavior in</w:t>
      </w:r>
      <w:r w:rsidR="00B22B2F">
        <w:rPr>
          <w:rFonts w:ascii="Times New Roman" w:hAnsi="Times New Roman" w:cs="Times New Roman"/>
        </w:rPr>
        <w:t xml:space="preserve"> infant action efficiency understanding studies, </w:t>
      </w:r>
      <w:r w:rsidR="00105BB1">
        <w:rPr>
          <w:rFonts w:ascii="Times New Roman" w:hAnsi="Times New Roman" w:cs="Times New Roman"/>
        </w:rPr>
        <w:t>the current theory</w:t>
      </w:r>
      <w:r w:rsidR="00A52D6B">
        <w:rPr>
          <w:rFonts w:ascii="Times New Roman" w:hAnsi="Times New Roman" w:cs="Times New Roman"/>
        </w:rPr>
        <w:t xml:space="preserve"> and model </w:t>
      </w:r>
      <w:r w:rsidR="00105BB1">
        <w:rPr>
          <w:rFonts w:ascii="Times New Roman" w:hAnsi="Times New Roman" w:cs="Times New Roman"/>
        </w:rPr>
        <w:t>build on</w:t>
      </w:r>
      <w:r w:rsidR="00EE0C28">
        <w:rPr>
          <w:rFonts w:ascii="Times New Roman" w:hAnsi="Times New Roman" w:cs="Times New Roman"/>
        </w:rPr>
        <w:t>,</w:t>
      </w:r>
      <w:r w:rsidR="00105BB1">
        <w:rPr>
          <w:rFonts w:ascii="Times New Roman" w:hAnsi="Times New Roman" w:cs="Times New Roman"/>
        </w:rPr>
        <w:t xml:space="preserve"> rather than </w:t>
      </w:r>
      <w:r w:rsidR="00DF7C8B">
        <w:rPr>
          <w:rFonts w:ascii="Times New Roman" w:hAnsi="Times New Roman" w:cs="Times New Roman"/>
        </w:rPr>
        <w:t>depart</w:t>
      </w:r>
      <w:r w:rsidR="00105BB1">
        <w:rPr>
          <w:rFonts w:ascii="Times New Roman" w:hAnsi="Times New Roman" w:cs="Times New Roman"/>
        </w:rPr>
        <w:t xml:space="preserve"> from</w:t>
      </w:r>
      <w:r w:rsidR="00B22B2F">
        <w:rPr>
          <w:rFonts w:ascii="Times New Roman" w:hAnsi="Times New Roman" w:cs="Times New Roman"/>
        </w:rPr>
        <w:t>,</w:t>
      </w:r>
      <w:r w:rsidR="00105BB1">
        <w:rPr>
          <w:rFonts w:ascii="Times New Roman" w:hAnsi="Times New Roman" w:cs="Times New Roman"/>
        </w:rPr>
        <w:t xml:space="preserve"> </w:t>
      </w:r>
      <w:r w:rsidR="00B22B2F">
        <w:rPr>
          <w:rFonts w:ascii="Times New Roman" w:hAnsi="Times New Roman" w:cs="Times New Roman"/>
        </w:rPr>
        <w:t xml:space="preserve">existing lean proposals (e.g., Altmann &amp; </w:t>
      </w:r>
      <w:r w:rsidR="00B22B2F">
        <w:rPr>
          <w:rFonts w:ascii="Times New Roman" w:hAnsi="Times New Roman" w:cs="Times New Roman"/>
        </w:rPr>
        <w:lastRenderedPageBreak/>
        <w:t xml:space="preserve">Dienes, 1999; Benton, 2023, 2024, 2026; Benton &amp; Hoch, in press; Benton et al., 2024; Benton &amp; Lapan, 2021; Endress &amp; Johnson, 2021; McClelland &amp; Thompson, 2007; Munakata, 1998; Munakata et al., 1997; Orhan &amp; Lake, 2024; Overwalle, 2010; Rakison &amp; Lupyan, 2008; Rumelhart &amp; McClelland, 1985; Vong et al., </w:t>
      </w:r>
      <w:r w:rsidR="005900CF">
        <w:rPr>
          <w:rFonts w:ascii="Times New Roman" w:hAnsi="Times New Roman" w:cs="Times New Roman"/>
        </w:rPr>
        <w:t>2024</w:t>
      </w:r>
      <w:r w:rsidR="00B22B2F">
        <w:rPr>
          <w:rFonts w:ascii="Times New Roman" w:hAnsi="Times New Roman" w:cs="Times New Roman"/>
        </w:rPr>
        <w:t>; for excellent reviews see Elman et al., 1996 and Yermolayeva &amp; Rakison, 2014)</w:t>
      </w:r>
      <w:r w:rsidR="00105BB1">
        <w:rPr>
          <w:rFonts w:ascii="Times New Roman" w:hAnsi="Times New Roman" w:cs="Times New Roman"/>
        </w:rPr>
        <w:t>.</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68FEA771"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3247">
        <w:rPr>
          <w:rFonts w:ascii="Times New Roman" w:hAnsi="Times New Roman" w:cs="Times New Roman"/>
        </w:rPr>
        <w:t xml:space="preserve">five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r w:rsidR="006F7263">
        <w:rPr>
          <w:rFonts w:ascii="Times New Roman" w:hAnsi="Times New Roman" w:cs="Times New Roman"/>
        </w:rPr>
        <w:t>To that end</w:t>
      </w:r>
      <w:r>
        <w:rPr>
          <w:rFonts w:ascii="Times New Roman" w:hAnsi="Times New Roman" w:cs="Times New Roman"/>
        </w:rPr>
        <w:t>,</w:t>
      </w:r>
      <w:r w:rsidR="006F7263">
        <w:rPr>
          <w:rFonts w:ascii="Times New Roman" w:hAnsi="Times New Roman" w:cs="Times New Roman"/>
        </w:rPr>
        <w:t xml:space="preserve"> the current account was implemented in </w:t>
      </w:r>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r w:rsidR="006F7263">
        <w:rPr>
          <w:rFonts w:ascii="Times New Roman" w:hAnsi="Times New Roman" w:cs="Times New Roman"/>
        </w:rPr>
        <w:t xml:space="preserve">computational </w:t>
      </w:r>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r w:rsidR="006F7263">
        <w:rPr>
          <w:rFonts w:ascii="Times New Roman" w:hAnsi="Times New Roman" w:cs="Times New Roman"/>
        </w:rPr>
        <w:t xml:space="preserve">assess </w:t>
      </w:r>
      <w:r w:rsidR="00B22B2F">
        <w:rPr>
          <w:rFonts w:ascii="Times New Roman" w:hAnsi="Times New Roman" w:cs="Times New Roman"/>
        </w:rPr>
        <w:t>its</w:t>
      </w:r>
      <w:r w:rsidR="006F7263">
        <w:rPr>
          <w:rFonts w:ascii="Times New Roman" w:hAnsi="Times New Roman" w:cs="Times New Roman"/>
        </w:rPr>
        <w:t xml:space="preserve"> ability to reproduce </w:t>
      </w:r>
      <w:r w:rsidR="005A18FF">
        <w:rPr>
          <w:rFonts w:ascii="Times New Roman" w:hAnsi="Times New Roman" w:cs="Times New Roman"/>
        </w:rPr>
        <w:t>a range of key findings in the literature on infant action efficiency understanding</w:t>
      </w:r>
      <w:r w:rsidR="00B22B2F">
        <w:rPr>
          <w:rFonts w:ascii="Times New Roman" w:hAnsi="Times New Roman" w:cs="Times New Roman"/>
        </w:rPr>
        <w:t xml:space="preserve"> and thus its explanatory breadth</w:t>
      </w:r>
      <w:r w:rsidR="006F7263">
        <w:rPr>
          <w:rFonts w:ascii="Times New Roman" w:hAnsi="Times New Roman" w:cs="Times New Roman"/>
        </w:rPr>
        <w:t>.</w:t>
      </w:r>
      <w:r w:rsidR="00FC2F2A">
        <w:rPr>
          <w:rFonts w:ascii="Times New Roman" w:hAnsi="Times New Roman" w:cs="Times New Roman"/>
        </w:rPr>
        <w:t xml:space="preserve"> </w:t>
      </w:r>
      <w:r w:rsidR="007B777A">
        <w:rPr>
          <w:rFonts w:ascii="Times New Roman" w:eastAsia="Times New Roman" w:hAnsi="Times New Roman" w:cs="Times New Roman"/>
        </w:rPr>
        <w:t xml:space="preserve">The </w:t>
      </w:r>
      <w:r w:rsidR="00A729D9">
        <w:rPr>
          <w:rFonts w:ascii="Times New Roman" w:eastAsia="Times New Roman" w:hAnsi="Times New Roman" w:cs="Times New Roman"/>
        </w:rPr>
        <w:t>target findings that were the focus of</w:t>
      </w:r>
      <w:r w:rsidR="007B777A">
        <w:rPr>
          <w:rFonts w:ascii="Times New Roman" w:eastAsia="Times New Roman" w:hAnsi="Times New Roman" w:cs="Times New Roman"/>
        </w:rPr>
        <w:t xml:space="preserve"> the present series of simulations were</w:t>
      </w:r>
      <w:r w:rsidR="00A729D9">
        <w:rPr>
          <w:rFonts w:ascii="Times New Roman" w:eastAsia="Times New Roman" w:hAnsi="Times New Roman" w:cs="Times New Roman"/>
        </w:rPr>
        <w:t xml:space="preserve"> the following</w:t>
      </w:r>
      <w:r w:rsidR="00155706">
        <w:rPr>
          <w:rFonts w:ascii="Times New Roman" w:eastAsia="Times New Roman" w:hAnsi="Times New Roman" w:cs="Times New Roman"/>
        </w:rPr>
        <w:t xml:space="preserve">: </w:t>
      </w:r>
    </w:p>
    <w:p w14:paraId="0BD64BA0" w14:textId="7CB7CB0B"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Selective longer looking to inefficient actions.</w:t>
      </w:r>
      <w:r w:rsidRPr="00B05956">
        <w:rPr>
          <w:rFonts w:ascii="Times New Roman" w:hAnsi="Times New Roman" w:cs="Times New Roman"/>
        </w:rPr>
        <w:t xml:space="preserve"> </w:t>
      </w:r>
      <w:r w:rsidR="00D42964">
        <w:rPr>
          <w:rFonts w:ascii="Times New Roman" w:hAnsi="Times New Roman" w:cs="Times New Roman"/>
        </w:rPr>
        <w:t>Twelve-month-old i</w:t>
      </w:r>
      <w:r w:rsidR="00F94AD1">
        <w:rPr>
          <w:rFonts w:ascii="Times New Roman" w:hAnsi="Times New Roman" w:cs="Times New Roman"/>
        </w:rPr>
        <w:t>nfants</w:t>
      </w:r>
      <w:r w:rsidRPr="00B05956">
        <w:rPr>
          <w:rFonts w:ascii="Times New Roman" w:hAnsi="Times New Roman" w:cs="Times New Roman"/>
        </w:rPr>
        <w:t xml:space="preserve"> look longer at barrierless curved than straight trajectories</w:t>
      </w:r>
      <w:r w:rsidR="00F94AD1">
        <w:rPr>
          <w:rFonts w:ascii="Times New Roman" w:hAnsi="Times New Roman" w:cs="Times New Roman"/>
        </w:rPr>
        <w:t xml:space="preserve"> following habituation to a constrained </w:t>
      </w:r>
      <w:r w:rsidR="0078769E">
        <w:rPr>
          <w:rFonts w:ascii="Times New Roman" w:hAnsi="Times New Roman" w:cs="Times New Roman"/>
        </w:rPr>
        <w:t>event</w:t>
      </w:r>
      <w:r w:rsidRPr="00B05956">
        <w:rPr>
          <w:rFonts w:ascii="Times New Roman" w:hAnsi="Times New Roman" w:cs="Times New Roman"/>
        </w:rPr>
        <w:t xml:space="preserve">. This pattern disappears </w:t>
      </w:r>
      <w:r w:rsidR="0078769E">
        <w:rPr>
          <w:rFonts w:ascii="Times New Roman" w:hAnsi="Times New Roman" w:cs="Times New Roman"/>
        </w:rPr>
        <w:t>following habituation to</w:t>
      </w:r>
      <w:r w:rsidR="005E3C5D">
        <w:rPr>
          <w:rFonts w:ascii="Times New Roman" w:hAnsi="Times New Roman" w:cs="Times New Roman"/>
        </w:rPr>
        <w:t xml:space="preserve"> </w:t>
      </w:r>
      <w:r w:rsidR="009B1D99">
        <w:rPr>
          <w:rFonts w:ascii="Times New Roman" w:hAnsi="Times New Roman" w:cs="Times New Roman"/>
        </w:rPr>
        <w:t xml:space="preserve">an </w:t>
      </w:r>
      <w:r w:rsidR="005E3C5D">
        <w:rPr>
          <w:rFonts w:ascii="Times New Roman" w:hAnsi="Times New Roman" w:cs="Times New Roman"/>
        </w:rPr>
        <w:t>unconstrained</w:t>
      </w:r>
      <w:r w:rsidR="0078769E">
        <w:rPr>
          <w:rFonts w:ascii="Times New Roman" w:hAnsi="Times New Roman" w:cs="Times New Roman"/>
        </w:rPr>
        <w:t xml:space="preserve"> </w:t>
      </w:r>
      <w:r w:rsidR="009B1D99">
        <w:rPr>
          <w:rFonts w:ascii="Times New Roman" w:hAnsi="Times New Roman" w:cs="Times New Roman"/>
        </w:rPr>
        <w:t>event</w:t>
      </w:r>
      <w:r w:rsidR="0078769E">
        <w:rPr>
          <w:rFonts w:ascii="Times New Roman" w:hAnsi="Times New Roman" w:cs="Times New Roman"/>
        </w:rPr>
        <w:t xml:space="preserve"> </w:t>
      </w:r>
      <w:r w:rsidRPr="00B05956">
        <w:rPr>
          <w:rFonts w:ascii="Times New Roman" w:hAnsi="Times New Roman" w:cs="Times New Roman"/>
        </w:rPr>
        <w:t xml:space="preserve">(e.g., Csibra et al., 1999; Gergely et al., 1995). </w:t>
      </w:r>
    </w:p>
    <w:p w14:paraId="757235CB" w14:textId="28DA83A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Independence from animacy.</w:t>
      </w:r>
      <w:r w:rsidRPr="00B05956">
        <w:rPr>
          <w:rFonts w:ascii="Times New Roman" w:hAnsi="Times New Roman" w:cs="Times New Roman"/>
        </w:rPr>
        <w:t xml:space="preserve"> </w:t>
      </w:r>
      <w:r w:rsidR="00F743B6">
        <w:rPr>
          <w:rFonts w:ascii="Times New Roman" w:hAnsi="Times New Roman" w:cs="Times New Roman"/>
        </w:rPr>
        <w:t>Nine-month-old i</w:t>
      </w:r>
      <w:r w:rsidRPr="00B05956">
        <w:rPr>
          <w:rFonts w:ascii="Times New Roman" w:hAnsi="Times New Roman" w:cs="Times New Roman"/>
        </w:rPr>
        <w:t xml:space="preserve">nfants show the pattern described in (1) even when the agents lack animate features (e.g., Csibra et al., 1999; Sodian et al., 2004). </w:t>
      </w:r>
    </w:p>
    <w:p w14:paraId="0EAC96B9" w14:textId="5787C10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Bidirectional inferences about actions, goals, and constraints.</w:t>
      </w:r>
      <w:r w:rsidRPr="00B05956">
        <w:rPr>
          <w:rFonts w:ascii="Times New Roman" w:hAnsi="Times New Roman" w:cs="Times New Roman"/>
        </w:rPr>
        <w:t xml:space="preserve"> </w:t>
      </w:r>
      <w:r w:rsidR="00917EE2">
        <w:rPr>
          <w:rFonts w:ascii="Times New Roman" w:hAnsi="Times New Roman" w:cs="Times New Roman"/>
        </w:rPr>
        <w:t xml:space="preserve">Twelve-month-old </w:t>
      </w:r>
      <w:r w:rsidRPr="00B05956">
        <w:rPr>
          <w:rFonts w:ascii="Times New Roman" w:hAnsi="Times New Roman" w:cs="Times New Roman"/>
        </w:rPr>
        <w:t xml:space="preserve">Infants can infer goals from actions and constraints, and constraints from actions and goals (e.g., Csibra et al., 2003; Wagner &amp; Carey, 2005). </w:t>
      </w:r>
    </w:p>
    <w:p w14:paraId="04A0C735" w14:textId="16E1C9C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lastRenderedPageBreak/>
        <w:t>Graded representations of efficiency.</w:t>
      </w:r>
      <w:r w:rsidRPr="00B05956">
        <w:rPr>
          <w:rFonts w:ascii="Times New Roman" w:hAnsi="Times New Roman" w:cs="Times New Roman"/>
        </w:rPr>
        <w:t xml:space="preserve"> </w:t>
      </w:r>
      <w:r w:rsidR="00917EE2">
        <w:rPr>
          <w:rFonts w:ascii="Times New Roman" w:hAnsi="Times New Roman" w:cs="Times New Roman"/>
        </w:rPr>
        <w:t>Six-month-old i</w:t>
      </w:r>
      <w:r w:rsidRPr="00B05956">
        <w:rPr>
          <w:rFonts w:ascii="Times New Roman" w:hAnsi="Times New Roman" w:cs="Times New Roman"/>
        </w:rPr>
        <w:t>nfants represent action efficiency continuously rather than dichotomously (e.g., Liu &amp; Spelke, 2017).</w:t>
      </w:r>
    </w:p>
    <w:p w14:paraId="363E6A62" w14:textId="1D8DB0AD" w:rsidR="00B05956" w:rsidRP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Action efficiency understanding in pre-reaching infants.</w:t>
      </w:r>
      <w:r w:rsidRPr="00B05956">
        <w:rPr>
          <w:rFonts w:ascii="Times New Roman" w:hAnsi="Times New Roman" w:cs="Times New Roman"/>
        </w:rPr>
        <w:t xml:space="preserve"> </w:t>
      </w:r>
      <w:r w:rsidR="00917EE2">
        <w:rPr>
          <w:rFonts w:ascii="Times New Roman" w:hAnsi="Times New Roman" w:cs="Times New Roman"/>
        </w:rPr>
        <w:t>Three</w:t>
      </w:r>
      <w:r>
        <w:rPr>
          <w:rFonts w:ascii="Times New Roman" w:hAnsi="Times New Roman" w:cs="Times New Roman"/>
        </w:rPr>
        <w:t>-month-olds</w:t>
      </w:r>
      <w:r w:rsidRPr="00B05956">
        <w:rPr>
          <w:rFonts w:ascii="Times New Roman" w:hAnsi="Times New Roman" w:cs="Times New Roman"/>
        </w:rPr>
        <w:t xml:space="preserve"> show the pattern described in (1) following direct action experience (e.g., Skerry et al., 2013).</w:t>
      </w:r>
    </w:p>
    <w:p w14:paraId="3611B7CC" w14:textId="3768457C"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 xml:space="preserve">all </w:t>
      </w:r>
      <w:r w:rsidR="00F56180">
        <w:rPr>
          <w:rFonts w:ascii="Times New Roman" w:hAnsi="Times New Roman" w:cs="Times New Roman"/>
        </w:rPr>
        <w:t xml:space="preserve">of </w:t>
      </w:r>
      <w:r w:rsidR="00524642">
        <w:rPr>
          <w:rFonts w:ascii="Times New Roman" w:hAnsi="Times New Roman" w:cs="Times New Roman"/>
        </w:rPr>
        <w:t>the findings derive from studies that used some v</w:t>
      </w:r>
      <w:r w:rsidR="00F56180">
        <w:rPr>
          <w:rFonts w:ascii="Times New Roman" w:hAnsi="Times New Roman" w:cs="Times New Roman"/>
        </w:rPr>
        <w:t>ariant</w:t>
      </w:r>
      <w:r w:rsidR="00971205">
        <w:rPr>
          <w:rFonts w:ascii="Times New Roman" w:hAnsi="Times New Roman" w:cs="Times New Roman"/>
        </w:rPr>
        <w:t xml:space="preserve"> </w:t>
      </w:r>
      <w:r w:rsidR="00F56180">
        <w:rPr>
          <w:rFonts w:ascii="Times New Roman" w:hAnsi="Times New Roman" w:cs="Times New Roman"/>
        </w:rPr>
        <w:t xml:space="preserve">of </w:t>
      </w:r>
      <w:r w:rsidR="00524642">
        <w:rPr>
          <w:rFonts w:ascii="Times New Roman" w:hAnsi="Times New Roman" w:cs="Times New Roman"/>
        </w:rPr>
        <w:t>Gergely et al.</w:t>
      </w:r>
      <w:r w:rsidR="00F56180">
        <w:rPr>
          <w:rFonts w:ascii="Times New Roman" w:hAnsi="Times New Roman" w:cs="Times New Roman"/>
        </w:rPr>
        <w:t>’s</w:t>
      </w:r>
      <w:r w:rsidR="00971205">
        <w:rPr>
          <w:rFonts w:ascii="Times New Roman" w:hAnsi="Times New Roman" w:cs="Times New Roman"/>
        </w:rPr>
        <w:t xml:space="preserve"> </w:t>
      </w:r>
      <w:r w:rsidR="00524642">
        <w:rPr>
          <w:rFonts w:ascii="Times New Roman" w:hAnsi="Times New Roman" w:cs="Times New Roman"/>
        </w:rPr>
        <w:t>(1995)</w:t>
      </w:r>
      <w:r w:rsidR="00971205">
        <w:rPr>
          <w:rFonts w:ascii="Times New Roman" w:hAnsi="Times New Roman" w:cs="Times New Roman"/>
        </w:rPr>
        <w:t xml:space="preserve"> study</w:t>
      </w:r>
      <w:r w:rsidR="00F56180">
        <w:rPr>
          <w:rFonts w:ascii="Times New Roman" w:hAnsi="Times New Roman" w:cs="Times New Roman"/>
        </w:rPr>
        <w:t>.</w:t>
      </w:r>
      <w:r w:rsidR="002807A7">
        <w:rPr>
          <w:rFonts w:ascii="Times New Roman" w:hAnsi="Times New Roman" w:cs="Times New Roman"/>
        </w:rPr>
        <w:t xml:space="preserve"> </w:t>
      </w:r>
      <w:r w:rsidR="00524642">
        <w:rPr>
          <w:rFonts w:ascii="Times New Roman" w:hAnsi="Times New Roman" w:cs="Times New Roman"/>
        </w:rPr>
        <w:t>The rationale for</w:t>
      </w:r>
      <w:r w:rsidR="00F56180">
        <w:rPr>
          <w:rFonts w:ascii="Times New Roman" w:hAnsi="Times New Roman" w:cs="Times New Roman"/>
        </w:rPr>
        <w:t xml:space="preserve"> this was twofold. First,</w:t>
      </w:r>
      <w:r w:rsidR="00524642">
        <w:rPr>
          <w:rFonts w:ascii="Times New Roman" w:hAnsi="Times New Roman" w:cs="Times New Roman"/>
        </w:rPr>
        <w:t xml:space="preserve"> few paradigms have been used more extensively to study infant </w:t>
      </w:r>
      <w:r w:rsidR="00DB0881">
        <w:rPr>
          <w:rFonts w:ascii="Times New Roman" w:hAnsi="Times New Roman" w:cs="Times New Roman"/>
        </w:rPr>
        <w:t>action efficiency understanding</w:t>
      </w:r>
      <w:r w:rsidR="00524642">
        <w:rPr>
          <w:rFonts w:ascii="Times New Roman" w:hAnsi="Times New Roman" w:cs="Times New Roman"/>
        </w:rPr>
        <w:t xml:space="preserve"> than this one. </w:t>
      </w:r>
      <w:r w:rsidR="00F56180">
        <w:rPr>
          <w:rFonts w:ascii="Times New Roman" w:hAnsi="Times New Roman" w:cs="Times New Roman"/>
        </w:rPr>
        <w:t>Second,</w:t>
      </w:r>
      <w:r w:rsidR="00524642">
        <w:rPr>
          <w:rFonts w:ascii="Times New Roman" w:hAnsi="Times New Roman" w:cs="Times New Roman"/>
        </w:rPr>
        <w:t xml:space="preserve"> it was possible to test the explanatory scope of the current account with </w:t>
      </w:r>
      <w:r w:rsidR="00971205">
        <w:rPr>
          <w:rFonts w:ascii="Times New Roman" w:hAnsi="Times New Roman" w:cs="Times New Roman"/>
        </w:rPr>
        <w:t xml:space="preserve">minimal changes to the underlying model </w:t>
      </w:r>
      <w:r w:rsidR="00524642">
        <w:rPr>
          <w:rFonts w:ascii="Times New Roman" w:hAnsi="Times New Roman" w:cs="Times New Roman"/>
        </w:rPr>
        <w:t xml:space="preserve">architecture. </w:t>
      </w:r>
      <w:r w:rsidR="00F56180" w:rsidRPr="00F56180">
        <w:rPr>
          <w:rFonts w:ascii="Times New Roman" w:hAnsi="Times New Roman" w:cs="Times New Roman"/>
        </w:rPr>
        <w:t>Nonetheless, I revisit this issue and consider its potential limitations in the General Discussion</w:t>
      </w:r>
      <w:r w:rsidR="00F56180">
        <w:rPr>
          <w:rFonts w:ascii="Times New Roman" w:hAnsi="Times New Roman" w:cs="Times New Roman"/>
        </w:rPr>
        <w:t>.</w:t>
      </w:r>
    </w:p>
    <w:p w14:paraId="6403B81C" w14:textId="7EE39005"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r w:rsidR="00EC19C8">
        <w:rPr>
          <w:rFonts w:ascii="Times New Roman" w:hAnsi="Times New Roman" w:cs="Times New Roman"/>
        </w:rPr>
        <w:t>better captures the</w:t>
      </w:r>
      <w:r w:rsidR="0089435D">
        <w:rPr>
          <w:rFonts w:ascii="Times New Roman" w:hAnsi="Times New Roman" w:cs="Times New Roman"/>
        </w:rPr>
        <w:t xml:space="preserve"> five target findings</w:t>
      </w:r>
      <w:r>
        <w:rPr>
          <w:rFonts w:ascii="Times New Roman" w:hAnsi="Times New Roman" w:cs="Times New Roman"/>
        </w:rPr>
        <w:t xml:space="preserve"> than</w:t>
      </w:r>
      <w:r w:rsidR="001848A9">
        <w:rPr>
          <w:rFonts w:ascii="Times New Roman" w:hAnsi="Times New Roman" w:cs="Times New Roman"/>
        </w:rPr>
        <w:t xml:space="preserve"> either</w:t>
      </w:r>
      <w:r w:rsidR="00366CD3">
        <w:rPr>
          <w:rFonts w:ascii="Times New Roman" w:hAnsi="Times New Roman" w:cs="Times New Roman"/>
        </w:rPr>
        <w:t xml:space="preserve"> Overwalle’s (2010)</w:t>
      </w:r>
      <w:r w:rsidR="00EC19C8">
        <w:rPr>
          <w:rFonts w:ascii="Times New Roman" w:hAnsi="Times New Roman" w:cs="Times New Roman"/>
        </w:rPr>
        <w:t xml:space="preserve"> model (hereafter, OM10)</w:t>
      </w:r>
      <w:r w:rsidR="008278E5">
        <w:rPr>
          <w:rFonts w:ascii="Times New Roman" w:hAnsi="Times New Roman" w:cs="Times New Roman"/>
        </w:rPr>
        <w:t xml:space="preserve"> </w:t>
      </w:r>
      <w:r w:rsidR="001848A9">
        <w:rPr>
          <w:rFonts w:ascii="Times New Roman" w:hAnsi="Times New Roman" w:cs="Times New Roman"/>
        </w:rPr>
        <w:t>or</w:t>
      </w:r>
      <w:r w:rsidR="008278E5">
        <w:rPr>
          <w:rFonts w:ascii="Times New Roman" w:hAnsi="Times New Roman" w:cs="Times New Roman"/>
        </w:rPr>
        <w:t xml:space="preserve"> extensions of </w:t>
      </w:r>
      <w:r w:rsidR="001848A9">
        <w:rPr>
          <w:rFonts w:ascii="Times New Roman" w:hAnsi="Times New Roman" w:cs="Times New Roman"/>
        </w:rPr>
        <w:t>both</w:t>
      </w:r>
      <w:r w:rsidR="008278E5">
        <w:rPr>
          <w:rFonts w:ascii="Times New Roman" w:hAnsi="Times New Roman" w:cs="Times New Roman"/>
        </w:rPr>
        <w:t xml:space="preserve"> models</w:t>
      </w:r>
      <w:r w:rsidR="00366CD3">
        <w:rPr>
          <w:rFonts w:ascii="Times New Roman" w:hAnsi="Times New Roman" w:cs="Times New Roman"/>
        </w:rPr>
        <w:t>.</w:t>
      </w:r>
      <w:r w:rsidR="0089435D">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503694">
        <w:rPr>
          <w:rFonts w:ascii="Times New Roman" w:hAnsi="Times New Roman" w:cs="Times New Roman"/>
        </w:rPr>
        <w:t xml:space="preserve"> (or any of the competitor models)</w:t>
      </w:r>
      <w:r w:rsidR="00183560" w:rsidRPr="00183560">
        <w:rPr>
          <w:rFonts w:ascii="Times New Roman" w:hAnsi="Times New Roman" w:cs="Times New Roman"/>
        </w:rPr>
        <w:t xml:space="preserve"> </w:t>
      </w:r>
      <w:r w:rsidR="00EC19C8">
        <w:rPr>
          <w:rFonts w:ascii="Times New Roman" w:hAnsi="Times New Roman" w:cs="Times New Roman"/>
        </w:rPr>
        <w:t>does a poorer job at capturing these target findings</w:t>
      </w:r>
      <w:r w:rsidR="00183560" w:rsidRPr="00183560">
        <w:rPr>
          <w:rFonts w:ascii="Times New Roman" w:hAnsi="Times New Roman" w:cs="Times New Roman"/>
        </w:rPr>
        <w:t xml:space="preserve">, the present simulations show that the </w:t>
      </w:r>
      <w:r w:rsidR="00EC19C8">
        <w:rPr>
          <w:rFonts w:ascii="Times New Roman" w:hAnsi="Times New Roman" w:cs="Times New Roman"/>
        </w:rPr>
        <w:t xml:space="preserve">limitations that </w:t>
      </w:r>
      <w:r w:rsidR="000F39BE">
        <w:rPr>
          <w:rFonts w:ascii="Times New Roman" w:hAnsi="Times New Roman" w:cs="Times New Roman"/>
        </w:rPr>
        <w:t xml:space="preserve">earlier were </w:t>
      </w:r>
      <w:r w:rsidR="00EC19C8">
        <w:rPr>
          <w:rFonts w:ascii="Times New Roman" w:hAnsi="Times New Roman" w:cs="Times New Roman"/>
        </w:rPr>
        <w:t>ascribed to OM10</w:t>
      </w:r>
      <w:r w:rsidR="00183560" w:rsidRPr="00183560">
        <w:rPr>
          <w:rFonts w:ascii="Times New Roman" w:hAnsi="Times New Roman" w:cs="Times New Roman"/>
        </w:rPr>
        <w:t xml:space="preserve"> are genuine </w:t>
      </w:r>
      <w:r w:rsidR="000F39BE">
        <w:rPr>
          <w:rFonts w:ascii="Times New Roman" w:hAnsi="Times New Roman" w:cs="Times New Roman"/>
        </w:rPr>
        <w:t xml:space="preserve">and </w:t>
      </w:r>
      <w:r w:rsidR="00183560" w:rsidRPr="00183560">
        <w:rPr>
          <w:rFonts w:ascii="Times New Roman" w:hAnsi="Times New Roman" w:cs="Times New Roman"/>
        </w:rPr>
        <w:t xml:space="preserve">that removing them </w:t>
      </w:r>
      <w:r w:rsidR="00EC19C8">
        <w:rPr>
          <w:rFonts w:ascii="Times New Roman" w:hAnsi="Times New Roman" w:cs="Times New Roman"/>
        </w:rPr>
        <w:t>produces a model with enhanced</w:t>
      </w:r>
      <w:r w:rsidR="009C431B">
        <w:rPr>
          <w:rFonts w:ascii="Times New Roman" w:hAnsi="Times New Roman" w:cs="Times New Roman"/>
        </w:rPr>
        <w:t xml:space="preserve"> explanatory scope.</w:t>
      </w:r>
      <w:r w:rsidR="00183560" w:rsidRPr="00183560">
        <w:rPr>
          <w:rFonts w:ascii="Times New Roman" w:hAnsi="Times New Roman" w:cs="Times New Roman"/>
        </w:rPr>
        <w:t xml:space="preserve"> </w:t>
      </w:r>
      <w:r w:rsidR="002A5D19">
        <w:rPr>
          <w:rFonts w:ascii="Times New Roman" w:hAnsi="Times New Roman" w:cs="Times New Roman"/>
        </w:rPr>
        <w:t>Given the goals of the present simulations</w:t>
      </w:r>
      <w:r w:rsidR="002A5D19" w:rsidRPr="00BC1A22">
        <w:rPr>
          <w:rFonts w:ascii="Times New Roman" w:hAnsi="Times New Roman" w:cs="Times New Roman"/>
        </w:rPr>
        <w:t xml:space="preserve">, </w:t>
      </w:r>
      <w:r w:rsidR="002A5D19">
        <w:rPr>
          <w:rFonts w:ascii="Times New Roman" w:hAnsi="Times New Roman" w:cs="Times New Roman"/>
        </w:rPr>
        <w:t>the studies from which the current target findings were derived were modeled</w:t>
      </w:r>
      <w:r w:rsidR="002A5D19" w:rsidRPr="00BC1A22">
        <w:rPr>
          <w:rFonts w:ascii="Times New Roman" w:hAnsi="Times New Roman" w:cs="Times New Roman"/>
        </w:rPr>
        <w:t xml:space="preserve"> only </w:t>
      </w:r>
      <w:r w:rsidR="002A5D19">
        <w:rPr>
          <w:rFonts w:ascii="Times New Roman" w:hAnsi="Times New Roman" w:cs="Times New Roman"/>
        </w:rPr>
        <w:t>in enough detail to preserve the critical structure of the task</w:t>
      </w:r>
      <w:r w:rsidR="002A5D19" w:rsidRPr="00BC1A22">
        <w:rPr>
          <w:rFonts w:ascii="Times New Roman" w:hAnsi="Times New Roman" w:cs="Times New Roman"/>
        </w:rPr>
        <w:t>.</w:t>
      </w:r>
      <w:r w:rsidR="002A5D19">
        <w:rPr>
          <w:rFonts w:ascii="Times New Roman" w:hAnsi="Times New Roman" w:cs="Times New Roman"/>
        </w:rPr>
        <w:t xml:space="preserve"> In cases where the original reports did not provide sufficient detail to model its critical aspects (e.g., the action phase length in Skerry et al., 2013), reasonable assumptions were made.</w:t>
      </w:r>
    </w:p>
    <w:p w14:paraId="34882FA3" w14:textId="0B8E2CA0" w:rsidR="000506B3" w:rsidRDefault="00926947" w:rsidP="00E75EFC">
      <w:pPr>
        <w:spacing w:line="480" w:lineRule="auto"/>
        <w:ind w:firstLine="720"/>
        <w:contextualSpacing/>
        <w:rPr>
          <w:rFonts w:ascii="Times New Roman" w:hAnsi="Times New Roman" w:cs="Times New Roman"/>
        </w:rPr>
      </w:pPr>
      <w:r w:rsidRPr="00926947">
        <w:rPr>
          <w:rFonts w:ascii="Times New Roman" w:hAnsi="Times New Roman" w:cs="Times New Roman"/>
        </w:rPr>
        <w:t>In the next section, I begin by briefly describing OM10</w:t>
      </w:r>
      <w:r w:rsidR="00BB023A">
        <w:rPr>
          <w:rFonts w:ascii="Times New Roman" w:hAnsi="Times New Roman" w:cs="Times New Roman"/>
        </w:rPr>
        <w:t>. I start with OM10</w:t>
      </w:r>
      <w:r w:rsidR="00720495">
        <w:rPr>
          <w:rFonts w:ascii="Times New Roman" w:hAnsi="Times New Roman" w:cs="Times New Roman"/>
        </w:rPr>
        <w:t xml:space="preserve"> because this</w:t>
      </w:r>
      <w:r w:rsidRPr="00926947">
        <w:rPr>
          <w:rFonts w:ascii="Times New Roman" w:hAnsi="Times New Roman" w:cs="Times New Roman"/>
        </w:rPr>
        <w:t xml:space="preserve"> model serves as the primary comparison model throughout the present simulations. That said, because a detailed description of this model can be found in Overwalle (2010), the discussion </w:t>
      </w:r>
      <w:r w:rsidRPr="00926947">
        <w:rPr>
          <w:rFonts w:ascii="Times New Roman" w:hAnsi="Times New Roman" w:cs="Times New Roman"/>
        </w:rPr>
        <w:lastRenderedPageBreak/>
        <w:t xml:space="preserve">here is necessarily kept brief. I next describe ALIAS’s architecture followed by a discussion of its pretraining experience; this experience remained identical across all simulations. I then present five simulations, each corresponding to one of the target findings. In each one, I compare ALIAS’s performance to that of OM10 as well as to modified versions of both models, OM10-2 and ALIAS-2. OM10-2 differs from OM10 in that it more faithfully represents the experimental set-up of the behavioral studies from which the target findings were derived. This is achieved by ensuring that obstacles and goal objects remain continuously visible and that the agent no longer overshoots the barrier when passing over it. These modifications make it possible to determine whether OM10’s original success reflected its ability to capture the processes underlying infant action efficiency understanding or instead arose from atheoretical quirks in how the original simulations were implemented. In contrast, ALIAS-2 differs from ALIAS in that it omits differential obstacle salience; that is, </w:t>
      </w:r>
      <w:r w:rsidR="00BB023A">
        <w:rPr>
          <w:rFonts w:ascii="Times New Roman" w:hAnsi="Times New Roman" w:cs="Times New Roman"/>
        </w:rPr>
        <w:t>obstacles located peripherally to arced motion</w:t>
      </w:r>
      <w:r w:rsidRPr="00926947">
        <w:rPr>
          <w:rFonts w:ascii="Times New Roman" w:hAnsi="Times New Roman" w:cs="Times New Roman"/>
        </w:rPr>
        <w:t xml:space="preserve"> are no less salient than obstacles located directly beneath </w:t>
      </w:r>
      <w:r w:rsidR="00BB023A">
        <w:rPr>
          <w:rFonts w:ascii="Times New Roman" w:hAnsi="Times New Roman" w:cs="Times New Roman"/>
        </w:rPr>
        <w:t>such motion</w:t>
      </w:r>
      <w:r w:rsidRPr="00926947">
        <w:rPr>
          <w:rFonts w:ascii="Times New Roman" w:hAnsi="Times New Roman" w:cs="Times New Roman"/>
        </w:rPr>
        <w:t xml:space="preserve">. This modification makes it possible to assess whether </w:t>
      </w:r>
      <w:r w:rsidR="00A7709C">
        <w:rPr>
          <w:rFonts w:ascii="Times New Roman" w:hAnsi="Times New Roman" w:cs="Times New Roman"/>
        </w:rPr>
        <w:t xml:space="preserve">a model that omits this assumption can nonetheless </w:t>
      </w:r>
      <w:r w:rsidRPr="00926947">
        <w:rPr>
          <w:rFonts w:ascii="Times New Roman" w:hAnsi="Times New Roman" w:cs="Times New Roman"/>
        </w:rPr>
        <w:t>reproduce</w:t>
      </w:r>
      <w:r w:rsidR="00B85AC9">
        <w:rPr>
          <w:rFonts w:ascii="Times New Roman" w:hAnsi="Times New Roman" w:cs="Times New Roman"/>
        </w:rPr>
        <w:t xml:space="preserve"> the current target findings as well as whether</w:t>
      </w:r>
      <w:r w:rsidRPr="00926947">
        <w:rPr>
          <w:rFonts w:ascii="Times New Roman" w:hAnsi="Times New Roman" w:cs="Times New Roman"/>
        </w:rPr>
        <w:t xml:space="preserve"> associative learning alone </w:t>
      </w:r>
      <w:r w:rsidR="00B85AC9">
        <w:rPr>
          <w:rFonts w:ascii="Times New Roman" w:hAnsi="Times New Roman" w:cs="Times New Roman"/>
        </w:rPr>
        <w:t>could capture them</w:t>
      </w:r>
      <w:r w:rsidRPr="00926947">
        <w:rPr>
          <w:rFonts w:ascii="Times New Roman" w:hAnsi="Times New Roman" w:cs="Times New Roman"/>
        </w:rPr>
        <w:t>.</w:t>
      </w:r>
    </w:p>
    <w:p w14:paraId="48BD51A4" w14:textId="55CE5B81" w:rsidR="009F2395" w:rsidRDefault="00BC1A22" w:rsidP="00E75EFC">
      <w:pPr>
        <w:spacing w:line="480" w:lineRule="auto"/>
        <w:ind w:firstLine="720"/>
        <w:contextualSpacing/>
        <w:rPr>
          <w:rFonts w:ascii="Times New Roman" w:hAnsi="Times New Roman" w:cs="Times New Roman"/>
        </w:rPr>
      </w:pPr>
      <w:r w:rsidRPr="00BC1A22">
        <w:rPr>
          <w:rFonts w:ascii="Times New Roman" w:hAnsi="Times New Roman" w:cs="Times New Roman"/>
        </w:rPr>
        <w:t>In addition to evaluating whether a given model qualitatively captures a target finding and comparing ALIAS’s performance to each one, I also discuss the mechanistic basis of ALIAS’s responses in each simulation. Finally, I present two additional simulations that</w:t>
      </w:r>
      <w:r>
        <w:rPr>
          <w:rFonts w:ascii="Times New Roman" w:hAnsi="Times New Roman" w:cs="Times New Roman"/>
        </w:rPr>
        <w:t xml:space="preserve"> involve placing and then evaluating</w:t>
      </w:r>
      <w:r w:rsidRPr="00BC1A22">
        <w:rPr>
          <w:rFonts w:ascii="Times New Roman" w:hAnsi="Times New Roman" w:cs="Times New Roman"/>
        </w:rPr>
        <w:t xml:space="preserve"> </w:t>
      </w:r>
      <w:r>
        <w:rPr>
          <w:rFonts w:ascii="Times New Roman" w:hAnsi="Times New Roman" w:cs="Times New Roman"/>
        </w:rPr>
        <w:t xml:space="preserve">ALIAS’s behavior in novel situations. </w:t>
      </w:r>
      <w:r w:rsidR="00583C36" w:rsidRPr="00583C36">
        <w:rPr>
          <w:rFonts w:ascii="Times New Roman" w:hAnsi="Times New Roman" w:cs="Times New Roman"/>
        </w:rPr>
        <w:t xml:space="preserve">I will suggest that because there exist no analogous behavioral experiments for these situations, the model’s responses in these novel contexts </w:t>
      </w:r>
      <w:r w:rsidR="00583C36">
        <w:rPr>
          <w:rFonts w:ascii="Times New Roman" w:hAnsi="Times New Roman" w:cs="Times New Roman"/>
        </w:rPr>
        <w:t>constitute</w:t>
      </w:r>
      <w:r w:rsidR="00583C36" w:rsidRPr="00583C36">
        <w:rPr>
          <w:rFonts w:ascii="Times New Roman" w:hAnsi="Times New Roman" w:cs="Times New Roman"/>
        </w:rPr>
        <w:t xml:space="preserve"> testable predictions for future research.</w:t>
      </w:r>
      <w:r w:rsidR="00583C36">
        <w:rPr>
          <w:rFonts w:ascii="Times New Roman" w:hAnsi="Times New Roman" w:cs="Times New Roman"/>
        </w:rPr>
        <w:t xml:space="preserve"> </w:t>
      </w:r>
      <w:r w:rsidRPr="00BC1A22">
        <w:rPr>
          <w:rFonts w:ascii="Times New Roman" w:hAnsi="Times New Roman" w:cs="Times New Roman"/>
        </w:rPr>
        <w:t xml:space="preserve"> </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099BDE13" w:rsidR="00524642" w:rsidRPr="00D94781" w:rsidRDefault="00D94781" w:rsidP="00524642">
      <w:pPr>
        <w:spacing w:line="480" w:lineRule="auto"/>
        <w:contextualSpacing/>
        <w:rPr>
          <w:rFonts w:ascii="Times New Roman" w:hAnsi="Times New Roman" w:cs="Times New Roman"/>
          <w:b/>
          <w:bCs/>
        </w:rPr>
      </w:pPr>
      <w:commentRangeStart w:id="25"/>
      <w:r w:rsidRPr="00D94781">
        <w:rPr>
          <w:rFonts w:ascii="Times New Roman" w:hAnsi="Times New Roman" w:cs="Times New Roman"/>
          <w:b/>
          <w:bCs/>
        </w:rPr>
        <w:lastRenderedPageBreak/>
        <w:t>Models</w:t>
      </w:r>
      <w:commentRangeEnd w:id="25"/>
      <w:r w:rsidR="009F48CC" w:rsidRPr="00D94781">
        <w:rPr>
          <w:rStyle w:val="CommentReference"/>
          <w:rFonts w:ascii="Times New Roman" w:hAnsi="Times New Roman" w:cs="Times New Roman"/>
          <w:b/>
          <w:bCs/>
          <w:sz w:val="24"/>
          <w:szCs w:val="24"/>
        </w:rPr>
        <w:commentReference w:id="25"/>
      </w:r>
    </w:p>
    <w:p w14:paraId="11977E71" w14:textId="6E26709B" w:rsidR="00D94781" w:rsidRPr="00DF625A" w:rsidRDefault="00D94781" w:rsidP="00524642">
      <w:pPr>
        <w:spacing w:line="480" w:lineRule="auto"/>
        <w:contextualSpacing/>
        <w:rPr>
          <w:rFonts w:ascii="Times New Roman" w:hAnsi="Times New Roman" w:cs="Times New Roman"/>
          <w:b/>
          <w:bCs/>
          <w:i/>
          <w:iCs/>
        </w:rPr>
      </w:pPr>
      <w:r w:rsidRPr="00DF625A">
        <w:rPr>
          <w:rFonts w:ascii="Times New Roman" w:hAnsi="Times New Roman" w:cs="Times New Roman"/>
          <w:b/>
          <w:bCs/>
          <w:i/>
          <w:iCs/>
        </w:rPr>
        <w:t>OM10</w:t>
      </w:r>
    </w:p>
    <w:p w14:paraId="2B13EE81" w14:textId="412F5A48" w:rsidR="00A86784" w:rsidRDefault="00524642" w:rsidP="00640CAC">
      <w:pPr>
        <w:spacing w:line="480" w:lineRule="auto"/>
        <w:contextualSpacing/>
        <w:rPr>
          <w:rFonts w:ascii="Times New Roman" w:hAnsi="Times New Roman" w:cs="Times New Roman"/>
        </w:rPr>
      </w:pPr>
      <w:r>
        <w:rPr>
          <w:rFonts w:ascii="Times New Roman" w:hAnsi="Times New Roman" w:cs="Times New Roman"/>
        </w:rPr>
        <w:tab/>
      </w:r>
      <w:r w:rsidR="00084546">
        <w:rPr>
          <w:rFonts w:ascii="Times New Roman" w:hAnsi="Times New Roman" w:cs="Times New Roman"/>
        </w:rPr>
        <w:t xml:space="preserve">OM10 </w:t>
      </w:r>
      <w:r w:rsidR="00084546" w:rsidRPr="00084546">
        <w:rPr>
          <w:rFonts w:ascii="Times New Roman" w:hAnsi="Times New Roman" w:cs="Times New Roman"/>
        </w:rPr>
        <w:t>was a one-layer recurrent connectionist model consisting of 27 fully interconnected units</w:t>
      </w:r>
      <w:r w:rsidR="006D43E7">
        <w:rPr>
          <w:rFonts w:ascii="Times New Roman" w:hAnsi="Times New Roman" w:cs="Times New Roman"/>
        </w:rPr>
        <w:t>—</w:t>
      </w:r>
      <w:r w:rsidR="00084546" w:rsidRPr="00084546">
        <w:rPr>
          <w:rFonts w:ascii="Times New Roman" w:hAnsi="Times New Roman" w:cs="Times New Roman"/>
        </w:rPr>
        <w:t xml:space="preserve">25 of </w:t>
      </w:r>
      <w:r w:rsidR="006D43E7">
        <w:rPr>
          <w:rFonts w:ascii="Times New Roman" w:hAnsi="Times New Roman" w:cs="Times New Roman"/>
        </w:rPr>
        <w:t>these units</w:t>
      </w:r>
      <w:r w:rsidR="00084546" w:rsidRPr="00084546">
        <w:rPr>
          <w:rFonts w:ascii="Times New Roman" w:hAnsi="Times New Roman" w:cs="Times New Roman"/>
        </w:rPr>
        <w:t xml:space="preserve"> implemented a 5 × 5 spatial grid and </w:t>
      </w:r>
      <w:r w:rsidR="006D43E7">
        <w:rPr>
          <w:rFonts w:ascii="Times New Roman" w:hAnsi="Times New Roman" w:cs="Times New Roman"/>
        </w:rPr>
        <w:t xml:space="preserve">the remaining two </w:t>
      </w:r>
      <w:r w:rsidR="00084546" w:rsidRPr="00084546">
        <w:rPr>
          <w:rFonts w:ascii="Times New Roman" w:hAnsi="Times New Roman" w:cs="Times New Roman"/>
        </w:rPr>
        <w:t xml:space="preserve">represented an agent and goal object. </w:t>
      </w:r>
      <w:r w:rsidR="006D43E7">
        <w:rPr>
          <w:rFonts w:ascii="Times New Roman" w:hAnsi="Times New Roman" w:cs="Times New Roman"/>
        </w:rPr>
        <w:t>Training involved networks observing</w:t>
      </w:r>
      <w:r w:rsidR="00084546" w:rsidRPr="00084546">
        <w:rPr>
          <w:rFonts w:ascii="Times New Roman" w:hAnsi="Times New Roman" w:cs="Times New Roman"/>
        </w:rPr>
        <w:t xml:space="preserve"> action trajectories </w:t>
      </w:r>
      <w:r w:rsidR="006D43E7">
        <w:rPr>
          <w:rFonts w:ascii="Times New Roman" w:hAnsi="Times New Roman" w:cs="Times New Roman"/>
        </w:rPr>
        <w:t>that unfolded across</w:t>
      </w:r>
      <w:r w:rsidR="00084546" w:rsidRPr="00084546">
        <w:rPr>
          <w:rFonts w:ascii="Times New Roman" w:hAnsi="Times New Roman" w:cs="Times New Roman"/>
        </w:rPr>
        <w:t xml:space="preserve"> a series of discrete time steps.</w:t>
      </w:r>
      <w:r w:rsidR="008F7A11">
        <w:rPr>
          <w:rFonts w:ascii="Times New Roman" w:hAnsi="Times New Roman" w:cs="Times New Roman"/>
        </w:rPr>
        <w:t xml:space="preserve"> In this model, training was akin to habituation.</w:t>
      </w:r>
      <w:r w:rsidR="006D43E7">
        <w:rPr>
          <w:rFonts w:ascii="Times New Roman" w:hAnsi="Times New Roman" w:cs="Times New Roman"/>
        </w:rPr>
        <w:t xml:space="preserve"> For networks assigned to the</w:t>
      </w:r>
      <w:r w:rsidR="00084546" w:rsidRPr="00084546">
        <w:rPr>
          <w:rFonts w:ascii="Times New Roman" w:hAnsi="Times New Roman" w:cs="Times New Roman"/>
        </w:rPr>
        <w:t xml:space="preserve"> Experimental condition</w:t>
      </w:r>
      <w:r w:rsidR="006D43E7">
        <w:rPr>
          <w:rFonts w:ascii="Times New Roman" w:hAnsi="Times New Roman" w:cs="Times New Roman"/>
        </w:rPr>
        <w:t xml:space="preserve"> (</w:t>
      </w:r>
      <w:r w:rsidR="006D43E7">
        <w:rPr>
          <w:rFonts w:ascii="Times New Roman" w:hAnsi="Times New Roman" w:cs="Times New Roman"/>
          <w:i/>
          <w:iCs/>
        </w:rPr>
        <w:t xml:space="preserve">N </w:t>
      </w:r>
      <w:r w:rsidR="006D43E7">
        <w:rPr>
          <w:rFonts w:ascii="Times New Roman" w:hAnsi="Times New Roman" w:cs="Times New Roman"/>
        </w:rPr>
        <w:t>= 20)</w:t>
      </w:r>
      <w:r w:rsidR="00084546" w:rsidRPr="00084546">
        <w:rPr>
          <w:rFonts w:ascii="Times New Roman" w:hAnsi="Times New Roman" w:cs="Times New Roman"/>
        </w:rPr>
        <w:t>, the agent followed an arced path over a barrier to reach a goal object</w:t>
      </w:r>
      <w:r w:rsidR="006D43E7">
        <w:rPr>
          <w:rFonts w:ascii="Times New Roman" w:hAnsi="Times New Roman" w:cs="Times New Roman"/>
        </w:rPr>
        <w:t>. For networks</w:t>
      </w:r>
      <w:r w:rsidR="00084546" w:rsidRPr="00084546">
        <w:rPr>
          <w:rFonts w:ascii="Times New Roman" w:hAnsi="Times New Roman" w:cs="Times New Roman"/>
        </w:rPr>
        <w:t xml:space="preserve"> in the Control condition</w:t>
      </w:r>
      <w:r w:rsidR="002313A1">
        <w:rPr>
          <w:rFonts w:ascii="Times New Roman" w:hAnsi="Times New Roman" w:cs="Times New Roman"/>
        </w:rPr>
        <w:t xml:space="preserve"> (</w:t>
      </w:r>
      <w:r w:rsidR="002313A1">
        <w:rPr>
          <w:rFonts w:ascii="Times New Roman" w:hAnsi="Times New Roman" w:cs="Times New Roman"/>
          <w:i/>
          <w:iCs/>
        </w:rPr>
        <w:t xml:space="preserve">N </w:t>
      </w:r>
      <w:r w:rsidR="002313A1">
        <w:rPr>
          <w:rFonts w:ascii="Times New Roman" w:hAnsi="Times New Roman" w:cs="Times New Roman"/>
        </w:rPr>
        <w:t>= 20)</w:t>
      </w:r>
      <w:r w:rsidR="00084546" w:rsidRPr="00084546">
        <w:rPr>
          <w:rFonts w:ascii="Times New Roman" w:hAnsi="Times New Roman" w:cs="Times New Roman"/>
        </w:rPr>
        <w:t>,</w:t>
      </w:r>
      <w:r w:rsidR="006D43E7">
        <w:rPr>
          <w:rFonts w:ascii="Times New Roman" w:hAnsi="Times New Roman" w:cs="Times New Roman"/>
        </w:rPr>
        <w:t xml:space="preserve"> in contrast,</w:t>
      </w:r>
      <w:r w:rsidR="00084546" w:rsidRPr="00084546">
        <w:rPr>
          <w:rFonts w:ascii="Times New Roman" w:hAnsi="Times New Roman" w:cs="Times New Roman"/>
        </w:rPr>
        <w:t xml:space="preserve"> the same arced motion occurred </w:t>
      </w:r>
      <w:r w:rsidR="006D43E7">
        <w:rPr>
          <w:rFonts w:ascii="Times New Roman" w:hAnsi="Times New Roman" w:cs="Times New Roman"/>
        </w:rPr>
        <w:t>but in the</w:t>
      </w:r>
      <w:r w:rsidR="00084546" w:rsidRPr="00084546">
        <w:rPr>
          <w:rFonts w:ascii="Times New Roman" w:hAnsi="Times New Roman" w:cs="Times New Roman"/>
        </w:rPr>
        <w:t xml:space="preserve"> absence of a barrier. </w:t>
      </w:r>
      <w:r w:rsidR="008F7A11">
        <w:rPr>
          <w:rFonts w:ascii="Times New Roman" w:hAnsi="Times New Roman" w:cs="Times New Roman"/>
        </w:rPr>
        <w:t>A key feature of this model is that, at each time step,</w:t>
      </w:r>
      <w:r w:rsidR="00084546" w:rsidRPr="00084546">
        <w:rPr>
          <w:rFonts w:ascii="Times New Roman" w:hAnsi="Times New Roman" w:cs="Times New Roman"/>
        </w:rPr>
        <w:t xml:space="preserve"> activation propagated </w:t>
      </w:r>
      <w:r w:rsidR="008F7A11">
        <w:rPr>
          <w:rFonts w:ascii="Times New Roman" w:hAnsi="Times New Roman" w:cs="Times New Roman"/>
        </w:rPr>
        <w:t>throughout the network recurrently</w:t>
      </w:r>
      <w:r w:rsidR="00084546" w:rsidRPr="00084546">
        <w:rPr>
          <w:rFonts w:ascii="Times New Roman" w:hAnsi="Times New Roman" w:cs="Times New Roman"/>
        </w:rPr>
        <w:t xml:space="preserve"> before the</w:t>
      </w:r>
      <w:r w:rsidR="008F7A11">
        <w:rPr>
          <w:rFonts w:ascii="Times New Roman" w:hAnsi="Times New Roman" w:cs="Times New Roman"/>
        </w:rPr>
        <w:t xml:space="preserve"> Delta rule was used to update the</w:t>
      </w:r>
      <w:r w:rsidR="00084546" w:rsidRPr="00084546">
        <w:rPr>
          <w:rFonts w:ascii="Times New Roman" w:hAnsi="Times New Roman" w:cs="Times New Roman"/>
        </w:rPr>
        <w:t xml:space="preserve"> weights. Following </w:t>
      </w:r>
      <w:r w:rsidR="00841539">
        <w:rPr>
          <w:rFonts w:ascii="Times New Roman" w:hAnsi="Times New Roman" w:cs="Times New Roman"/>
        </w:rPr>
        <w:t>habituation,</w:t>
      </w:r>
      <w:r w:rsidR="00084546" w:rsidRPr="00084546">
        <w:rPr>
          <w:rFonts w:ascii="Times New Roman" w:hAnsi="Times New Roman" w:cs="Times New Roman"/>
        </w:rPr>
        <w:t xml:space="preserve"> networks</w:t>
      </w:r>
      <w:r w:rsidR="00841539">
        <w:rPr>
          <w:rFonts w:ascii="Times New Roman" w:hAnsi="Times New Roman" w:cs="Times New Roman"/>
        </w:rPr>
        <w:t>—like infants—</w:t>
      </w:r>
      <w:r w:rsidR="00084546" w:rsidRPr="00084546">
        <w:rPr>
          <w:rFonts w:ascii="Times New Roman" w:hAnsi="Times New Roman" w:cs="Times New Roman"/>
        </w:rPr>
        <w:t>were shown barrierless straight and arced trajectories</w:t>
      </w:r>
      <w:r w:rsidR="006A2AD9">
        <w:rPr>
          <w:rFonts w:ascii="Times New Roman" w:hAnsi="Times New Roman" w:cs="Times New Roman"/>
        </w:rPr>
        <w:t>. A</w:t>
      </w:r>
      <w:r w:rsidR="00084546" w:rsidRPr="00084546">
        <w:rPr>
          <w:rFonts w:ascii="Times New Roman" w:hAnsi="Times New Roman" w:cs="Times New Roman"/>
        </w:rPr>
        <w:t xml:space="preserve">ctivation over </w:t>
      </w:r>
      <w:r w:rsidR="006A2AD9">
        <w:rPr>
          <w:rFonts w:ascii="Times New Roman" w:hAnsi="Times New Roman" w:cs="Times New Roman"/>
        </w:rPr>
        <w:t>a set of</w:t>
      </w:r>
      <w:r w:rsidR="00084546" w:rsidRPr="00084546">
        <w:rPr>
          <w:rFonts w:ascii="Times New Roman" w:hAnsi="Times New Roman" w:cs="Times New Roman"/>
        </w:rPr>
        <w:t xml:space="preserve"> </w:t>
      </w:r>
      <w:r w:rsidR="000064AB">
        <w:rPr>
          <w:rFonts w:ascii="Times New Roman" w:hAnsi="Times New Roman" w:cs="Times New Roman"/>
        </w:rPr>
        <w:t>“</w:t>
      </w:r>
      <w:r w:rsidR="00084546" w:rsidRPr="00084546">
        <w:rPr>
          <w:rFonts w:ascii="Times New Roman" w:hAnsi="Times New Roman" w:cs="Times New Roman"/>
        </w:rPr>
        <w:t>critical units</w:t>
      </w:r>
      <w:r w:rsidR="000064AB">
        <w:rPr>
          <w:rFonts w:ascii="Times New Roman" w:hAnsi="Times New Roman" w:cs="Times New Roman"/>
        </w:rPr>
        <w:t>”</w:t>
      </w:r>
      <w:r w:rsidR="00084546" w:rsidRPr="00084546">
        <w:rPr>
          <w:rFonts w:ascii="Times New Roman" w:hAnsi="Times New Roman" w:cs="Times New Roman"/>
        </w:rPr>
        <w:t xml:space="preserve"> </w:t>
      </w:r>
      <w:r w:rsidR="006A2AD9">
        <w:rPr>
          <w:rFonts w:ascii="Times New Roman" w:hAnsi="Times New Roman" w:cs="Times New Roman"/>
        </w:rPr>
        <w:t xml:space="preserve">served as the dependent measure. This activation was treated as being inversely related to looking time (see Overwalle, 2010). </w:t>
      </w:r>
      <w:r w:rsidR="00084546" w:rsidRPr="00084546">
        <w:rPr>
          <w:rFonts w:ascii="Times New Roman" w:hAnsi="Times New Roman" w:cs="Times New Roman"/>
        </w:rPr>
        <w:t xml:space="preserve">Figure 1 illustrates </w:t>
      </w:r>
      <w:r w:rsidR="00916586">
        <w:rPr>
          <w:rFonts w:ascii="Times New Roman" w:hAnsi="Times New Roman" w:cs="Times New Roman"/>
        </w:rPr>
        <w:t>a nine-step</w:t>
      </w:r>
      <w:r w:rsidR="00084546" w:rsidRPr="00084546">
        <w:rPr>
          <w:rFonts w:ascii="Times New Roman" w:hAnsi="Times New Roman" w:cs="Times New Roman"/>
        </w:rPr>
        <w:t xml:space="preserve"> </w:t>
      </w:r>
      <w:r w:rsidR="00573D62">
        <w:rPr>
          <w:rFonts w:ascii="Times New Roman" w:hAnsi="Times New Roman" w:cs="Times New Roman"/>
        </w:rPr>
        <w:t>habituation sequence</w:t>
      </w:r>
      <w:r w:rsidR="00916586">
        <w:rPr>
          <w:rFonts w:ascii="Times New Roman" w:hAnsi="Times New Roman" w:cs="Times New Roman"/>
        </w:rPr>
        <w:t xml:space="preserve"> for networks assigned to the Experimental condition</w:t>
      </w:r>
      <w:r w:rsidR="00084546">
        <w:rPr>
          <w:rFonts w:ascii="Times New Roman" w:hAnsi="Times New Roman" w:cs="Times New Roman"/>
        </w:rPr>
        <w:t xml:space="preserve">. </w:t>
      </w:r>
      <w:r w:rsidR="00FF110D">
        <w:rPr>
          <w:rFonts w:ascii="Times New Roman" w:hAnsi="Times New Roman" w:cs="Times New Roman"/>
        </w:rPr>
        <w:t xml:space="preserve"> </w:t>
      </w:r>
    </w:p>
    <w:p w14:paraId="350607A8" w14:textId="1AB38934"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13">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09FB5EE4"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1</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The barrier is present only when the agent occupies a position immediately adjacent to it (see Overwalle,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r w:rsidR="00AC7F05">
        <w:rPr>
          <w:rFonts w:ascii="Times New Roman" w:hAnsi="Times New Roman" w:cs="Times New Roman"/>
          <w:i w:val="0"/>
          <w:iCs w:val="0"/>
          <w:color w:val="000000" w:themeColor="text1"/>
          <w:sz w:val="24"/>
          <w:szCs w:val="24"/>
        </w:rPr>
        <w:t>See the online article for a color version of this figure.</w:t>
      </w:r>
    </w:p>
    <w:p w14:paraId="4396A4D5" w14:textId="77777777" w:rsidR="00A86784" w:rsidRDefault="00A86784" w:rsidP="00640CAC">
      <w:pPr>
        <w:spacing w:line="480" w:lineRule="auto"/>
        <w:contextualSpacing/>
        <w:rPr>
          <w:rFonts w:ascii="Times New Roman" w:hAnsi="Times New Roman" w:cs="Times New Roman"/>
        </w:rPr>
      </w:pPr>
    </w:p>
    <w:p w14:paraId="10641E2C" w14:textId="77777777" w:rsidR="004D74C4" w:rsidRDefault="004D74C4" w:rsidP="007712E0">
      <w:pPr>
        <w:spacing w:line="480" w:lineRule="auto"/>
        <w:ind w:firstLine="720"/>
        <w:contextualSpacing/>
        <w:rPr>
          <w:rFonts w:ascii="Times New Roman" w:hAnsi="Times New Roman" w:cs="Times New Roman"/>
          <w:b/>
          <w:bCs/>
        </w:rPr>
      </w:pPr>
    </w:p>
    <w:p w14:paraId="198BD83B" w14:textId="1E3AF588" w:rsidR="004D74C4" w:rsidRDefault="002A3038" w:rsidP="007656E1">
      <w:pPr>
        <w:spacing w:line="480" w:lineRule="auto"/>
        <w:ind w:firstLine="720"/>
        <w:contextualSpacing/>
        <w:rPr>
          <w:rFonts w:ascii="Times New Roman" w:hAnsi="Times New Roman" w:cs="Times New Roman"/>
        </w:rPr>
      </w:pPr>
      <w:r>
        <w:rPr>
          <w:rFonts w:ascii="Times New Roman" w:hAnsi="Times New Roman" w:cs="Times New Roman"/>
        </w:rPr>
        <w:lastRenderedPageBreak/>
        <w:t>Note that OM10-2 was identical to this model</w:t>
      </w:r>
      <w:r w:rsidR="0033752D">
        <w:rPr>
          <w:rFonts w:ascii="Times New Roman" w:hAnsi="Times New Roman" w:cs="Times New Roman"/>
        </w:rPr>
        <w:t xml:space="preserve"> in </w:t>
      </w:r>
      <w:r w:rsidR="00D16F3F">
        <w:rPr>
          <w:rFonts w:ascii="Times New Roman" w:hAnsi="Times New Roman" w:cs="Times New Roman"/>
        </w:rPr>
        <w:t>e</w:t>
      </w:r>
      <w:r w:rsidR="0033752D">
        <w:rPr>
          <w:rFonts w:ascii="Times New Roman" w:hAnsi="Times New Roman" w:cs="Times New Roman"/>
        </w:rPr>
        <w:t>very way</w:t>
      </w:r>
      <w:r w:rsidR="004D74C4" w:rsidRPr="007656E1">
        <w:rPr>
          <w:rFonts w:ascii="Times New Roman" w:hAnsi="Times New Roman" w:cs="Times New Roman"/>
        </w:rPr>
        <w:t xml:space="preserve"> </w:t>
      </w:r>
      <w:r>
        <w:rPr>
          <w:rFonts w:ascii="Times New Roman" w:hAnsi="Times New Roman" w:cs="Times New Roman"/>
        </w:rPr>
        <w:t xml:space="preserve">except that, as was mentioned earlier, the agent no longer overshot the barrier </w:t>
      </w:r>
      <w:r w:rsidR="002313A1">
        <w:rPr>
          <w:rFonts w:ascii="Times New Roman" w:hAnsi="Times New Roman" w:cs="Times New Roman"/>
        </w:rPr>
        <w:t xml:space="preserve">by one cell, </w:t>
      </w:r>
      <w:r>
        <w:rPr>
          <w:rFonts w:ascii="Times New Roman" w:hAnsi="Times New Roman" w:cs="Times New Roman"/>
        </w:rPr>
        <w:t xml:space="preserve">and the barrier and goal remained continuously visible throughout the agent’s </w:t>
      </w:r>
      <w:r w:rsidR="00903859">
        <w:rPr>
          <w:rFonts w:ascii="Times New Roman" w:hAnsi="Times New Roman" w:cs="Times New Roman"/>
        </w:rPr>
        <w:t>arced motion</w:t>
      </w:r>
      <w:r>
        <w:rPr>
          <w:rFonts w:ascii="Times New Roman" w:hAnsi="Times New Roman" w:cs="Times New Roman"/>
        </w:rPr>
        <w:t xml:space="preserve"> path.</w:t>
      </w:r>
      <w:r w:rsidR="003120C8">
        <w:rPr>
          <w:rFonts w:ascii="Times New Roman" w:hAnsi="Times New Roman" w:cs="Times New Roman"/>
        </w:rPr>
        <w:t xml:space="preserve"> </w:t>
      </w:r>
      <w:r w:rsidR="007656E1">
        <w:rPr>
          <w:rFonts w:ascii="Times New Roman" w:hAnsi="Times New Roman" w:cs="Times New Roman"/>
        </w:rPr>
        <w:t xml:space="preserve">Because </w:t>
      </w:r>
      <w:r w:rsidR="00C97F82">
        <w:rPr>
          <w:rFonts w:ascii="Times New Roman" w:hAnsi="Times New Roman" w:cs="Times New Roman"/>
        </w:rPr>
        <w:t>these changes resulted in</w:t>
      </w:r>
      <w:r w:rsidR="007656E1" w:rsidRPr="007656E1">
        <w:rPr>
          <w:rFonts w:ascii="Times New Roman" w:hAnsi="Times New Roman" w:cs="Times New Roman"/>
        </w:rPr>
        <w:t xml:space="preserve"> greater overall network activity in OM10-2 compared to OM10</w:t>
      </w:r>
      <w:r w:rsidR="00C97F82">
        <w:rPr>
          <w:rFonts w:ascii="Times New Roman" w:hAnsi="Times New Roman" w:cs="Times New Roman"/>
        </w:rPr>
        <w:t>, the actual activation of the network was a sigmoid function of its internal activation.</w:t>
      </w:r>
      <w:r w:rsidR="007656E1">
        <w:rPr>
          <w:rFonts w:ascii="Times New Roman" w:hAnsi="Times New Roman" w:cs="Times New Roman"/>
        </w:rPr>
        <w:t xml:space="preserve"> This functioned to</w:t>
      </w:r>
      <w:r w:rsidR="004D74C4" w:rsidRPr="007656E1">
        <w:rPr>
          <w:rFonts w:ascii="Times New Roman" w:hAnsi="Times New Roman" w:cs="Times New Roman"/>
        </w:rPr>
        <w:t xml:space="preserve"> stabilize</w:t>
      </w:r>
      <w:r w:rsidR="007656E1">
        <w:rPr>
          <w:rFonts w:ascii="Times New Roman" w:hAnsi="Times New Roman" w:cs="Times New Roman"/>
        </w:rPr>
        <w:t xml:space="preserve"> the</w:t>
      </w:r>
      <w:r w:rsidR="004D74C4" w:rsidRPr="007656E1">
        <w:rPr>
          <w:rFonts w:ascii="Times New Roman" w:hAnsi="Times New Roman" w:cs="Times New Roman"/>
        </w:rPr>
        <w:t xml:space="preserve"> recurrent dynamics</w:t>
      </w:r>
      <w:r w:rsidR="007656E1">
        <w:rPr>
          <w:rFonts w:ascii="Times New Roman" w:hAnsi="Times New Roman" w:cs="Times New Roman"/>
        </w:rPr>
        <w:t xml:space="preserve"> in the network.</w:t>
      </w:r>
    </w:p>
    <w:p w14:paraId="4D2A9236" w14:textId="77777777" w:rsidR="007656E1" w:rsidRDefault="007656E1" w:rsidP="007656E1">
      <w:pPr>
        <w:spacing w:line="480" w:lineRule="auto"/>
        <w:contextualSpacing/>
        <w:rPr>
          <w:rFonts w:ascii="Times New Roman" w:hAnsi="Times New Roman" w:cs="Times New Roman"/>
        </w:rPr>
      </w:pPr>
    </w:p>
    <w:p w14:paraId="0E481CD8" w14:textId="3F1B8B1F" w:rsidR="007656E1" w:rsidRPr="007656E1" w:rsidRDefault="007656E1" w:rsidP="007656E1">
      <w:pPr>
        <w:spacing w:line="480" w:lineRule="auto"/>
        <w:contextualSpacing/>
        <w:rPr>
          <w:rFonts w:ascii="Times New Roman" w:hAnsi="Times New Roman" w:cs="Times New Roman"/>
          <w:b/>
          <w:bCs/>
          <w:i/>
          <w:iCs/>
        </w:rPr>
      </w:pPr>
      <w:r w:rsidRPr="007656E1">
        <w:rPr>
          <w:rFonts w:ascii="Times New Roman" w:hAnsi="Times New Roman" w:cs="Times New Roman"/>
          <w:b/>
          <w:bCs/>
          <w:i/>
          <w:iCs/>
        </w:rPr>
        <w:t>ALIAS</w:t>
      </w:r>
    </w:p>
    <w:p w14:paraId="200D6C24" w14:textId="5208D286" w:rsidR="00524642" w:rsidRDefault="00204AAB" w:rsidP="007712E0">
      <w:pPr>
        <w:spacing w:line="480" w:lineRule="auto"/>
        <w:ind w:firstLine="720"/>
        <w:contextualSpacing/>
        <w:rPr>
          <w:rFonts w:ascii="Times New Roman" w:hAnsi="Times New Roman" w:cs="Times New Roman"/>
        </w:rPr>
      </w:pPr>
      <w:r w:rsidRPr="00204AAB">
        <w:rPr>
          <w:rFonts w:ascii="Times New Roman" w:hAnsi="Times New Roman" w:cs="Times New Roman"/>
        </w:rPr>
        <w:t>This model</w:t>
      </w:r>
      <w:r w:rsidR="00840921">
        <w:rPr>
          <w:rFonts w:ascii="Times New Roman" w:hAnsi="Times New Roman" w:cs="Times New Roman"/>
        </w:rPr>
        <w:t xml:space="preserve">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 xml:space="preserve">Autoencoders </w:t>
      </w:r>
      <w:r w:rsidR="00840921">
        <w:rPr>
          <w:rFonts w:ascii="Times New Roman" w:hAnsi="Times New Roman" w:cs="Times New Roman"/>
        </w:rPr>
        <w:t>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w:t>
      </w:r>
      <w:r w:rsidR="00B01F5F">
        <w:rPr>
          <w:rFonts w:ascii="Times New Roman" w:hAnsi="Times New Roman" w:cs="Times New Roman"/>
        </w:rPr>
        <w:t xml:space="preserve">for the model to </w:t>
      </w:r>
      <w:r w:rsidR="000064AB">
        <w:rPr>
          <w:rFonts w:ascii="Times New Roman" w:hAnsi="Times New Roman" w:cs="Times New Roman"/>
        </w:rPr>
        <w:t>“</w:t>
      </w:r>
      <w:r w:rsidR="00B01F5F">
        <w:rPr>
          <w:rFonts w:ascii="Times New Roman" w:hAnsi="Times New Roman" w:cs="Times New Roman"/>
        </w:rPr>
        <w:t>copy</w:t>
      </w:r>
      <w:r w:rsidR="000064AB">
        <w:rPr>
          <w:rFonts w:ascii="Times New Roman" w:hAnsi="Times New Roman" w:cs="Times New Roman"/>
        </w:rPr>
        <w:t>”</w:t>
      </w:r>
      <w:r w:rsidR="00B01F5F">
        <w:rPr>
          <w:rFonts w:ascii="Times New Roman" w:hAnsi="Times New Roman" w:cs="Times New Roman"/>
        </w:rPr>
        <w:t xml:space="preserve"> the input to the model at the output layer. In contrast, </w:t>
      </w:r>
      <w:r w:rsidR="000F4BFC">
        <w:rPr>
          <w:rFonts w:ascii="Times New Roman" w:hAnsi="Times New Roman" w:cs="Times New Roman"/>
        </w:rPr>
        <w:t xml:space="preserve">SRNs </w:t>
      </w:r>
      <w:r w:rsidR="00B01F5F" w:rsidRPr="00B01F5F">
        <w:rPr>
          <w:rFonts w:ascii="Times New Roman" w:hAnsi="Times New Roman" w:cs="Times New Roman"/>
        </w:rPr>
        <w:t>learn sequential regularities by predicting upcoming states from prior states.</w:t>
      </w:r>
      <w:r w:rsidR="00B01F5F">
        <w:rPr>
          <w:rFonts w:ascii="Times New Roman" w:hAnsi="Times New Roman" w:cs="Times New Roman"/>
        </w:rPr>
        <w:t xml:space="preserve"> </w:t>
      </w:r>
      <w:r w:rsidR="00494C15">
        <w:rPr>
          <w:rFonts w:ascii="Times New Roman" w:hAnsi="Times New Roman" w:cs="Times New Roman"/>
        </w:rPr>
        <w:t>These architectures were</w:t>
      </w:r>
      <w:r w:rsidR="005D3A58">
        <w:rPr>
          <w:rFonts w:ascii="Times New Roman" w:hAnsi="Times New Roman" w:cs="Times New Roman"/>
        </w:rPr>
        <w:t xml:space="preserve"> chosen because the form</w:t>
      </w:r>
      <w:r w:rsidR="003A51F4">
        <w:rPr>
          <w:rFonts w:ascii="Times New Roman" w:hAnsi="Times New Roman" w:cs="Times New Roman"/>
        </w:rPr>
        <w:t>s</w:t>
      </w:r>
      <w:r w:rsidR="005D3A58">
        <w:rPr>
          <w:rFonts w:ascii="Times New Roman" w:hAnsi="Times New Roman" w:cs="Times New Roman"/>
        </w:rPr>
        <w:t xml:space="preserve"> of learning </w:t>
      </w:r>
      <w:r w:rsidR="00494C15">
        <w:rPr>
          <w:rFonts w:ascii="Times New Roman" w:hAnsi="Times New Roman" w:cs="Times New Roman"/>
        </w:rPr>
        <w:t>they employ</w:t>
      </w:r>
      <w:r w:rsidR="005D3A58">
        <w:rPr>
          <w:rFonts w:ascii="Times New Roman" w:hAnsi="Times New Roman" w:cs="Times New Roman"/>
        </w:rPr>
        <w:t xml:space="preserve">—namely, </w:t>
      </w:r>
      <w:r w:rsidR="001D25EC">
        <w:rPr>
          <w:rFonts w:ascii="Times New Roman" w:hAnsi="Times New Roman" w:cs="Times New Roman"/>
        </w:rPr>
        <w:t>self-supervised</w:t>
      </w:r>
      <w:r w:rsidR="00494C15">
        <w:rPr>
          <w:rFonts w:ascii="Times New Roman" w:hAnsi="Times New Roman" w:cs="Times New Roman"/>
        </w:rPr>
        <w:t>, input-driven learning</w:t>
      </w:r>
      <w:r w:rsidR="000F4A8C">
        <w:rPr>
          <w:rFonts w:ascii="Times New Roman" w:hAnsi="Times New Roman" w:cs="Times New Roman"/>
        </w:rPr>
        <w:t xml:space="preserve">—align with prominent theories of how infants </w:t>
      </w:r>
      <w:r w:rsidR="006510CD">
        <w:rPr>
          <w:rFonts w:ascii="Times New Roman" w:hAnsi="Times New Roman" w:cs="Times New Roman"/>
        </w:rPr>
        <w:t>learn</w:t>
      </w:r>
      <w:r w:rsidR="00494C15">
        <w:rPr>
          <w:rFonts w:ascii="Times New Roman" w:hAnsi="Times New Roman" w:cs="Times New Roman"/>
        </w:rPr>
        <w:t xml:space="preserve"> and do not require an explicit teaching signal</w:t>
      </w:r>
      <w:r w:rsidR="00B2137D">
        <w:rPr>
          <w:rFonts w:ascii="Times New Roman" w:hAnsi="Times New Roman" w:cs="Times New Roman"/>
        </w:rPr>
        <w:t xml:space="preserve"> (e.g., Cohen, </w:t>
      </w:r>
      <w:r w:rsidR="002313A1">
        <w:rPr>
          <w:rFonts w:ascii="Times New Roman" w:hAnsi="Times New Roman" w:cs="Times New Roman"/>
        </w:rPr>
        <w:t>1973</w:t>
      </w:r>
      <w:r w:rsidR="00B2137D">
        <w:rPr>
          <w:rFonts w:ascii="Times New Roman" w:hAnsi="Times New Roman" w:cs="Times New Roman"/>
        </w:rPr>
        <w:t>; Sokolov, 1963)</w:t>
      </w:r>
      <w:r w:rsidR="000F4A8C">
        <w:rPr>
          <w:rFonts w:ascii="Times New Roman" w:hAnsi="Times New Roman" w:cs="Times New Roman"/>
        </w:rPr>
        <w:t xml:space="preserve">. </w:t>
      </w:r>
      <w:r w:rsidR="009308AE" w:rsidRPr="009308AE">
        <w:rPr>
          <w:rFonts w:ascii="Times New Roman" w:hAnsi="Times New Roman" w:cs="Times New Roman"/>
        </w:rPr>
        <w:t xml:space="preserve">The SRN </w:t>
      </w:r>
      <w:r w:rsidR="004620C2">
        <w:rPr>
          <w:rFonts w:ascii="Times New Roman" w:hAnsi="Times New Roman" w:cs="Times New Roman"/>
        </w:rPr>
        <w:t>was an especially important component of ALIAS</w:t>
      </w:r>
      <w:r w:rsidR="009308AE" w:rsidRPr="009308AE">
        <w:rPr>
          <w:rFonts w:ascii="Times New Roman" w:hAnsi="Times New Roman" w:cs="Times New Roman"/>
        </w:rPr>
        <w:t xml:space="preserve"> </w:t>
      </w:r>
      <w:r w:rsidR="00C97F82">
        <w:rPr>
          <w:rFonts w:ascii="Times New Roman" w:hAnsi="Times New Roman" w:cs="Times New Roman"/>
        </w:rPr>
        <w:t>given that</w:t>
      </w:r>
      <w:r w:rsidR="00C97F82" w:rsidRPr="009308AE">
        <w:rPr>
          <w:rFonts w:ascii="Times New Roman" w:hAnsi="Times New Roman" w:cs="Times New Roman"/>
        </w:rPr>
        <w:t xml:space="preserve"> </w:t>
      </w:r>
      <w:r w:rsidR="009308AE" w:rsidRPr="009308AE">
        <w:rPr>
          <w:rFonts w:ascii="Times New Roman" w:hAnsi="Times New Roman" w:cs="Times New Roman"/>
        </w:rPr>
        <w:t xml:space="preserve">representing actions necessarily involves encoding how movement unfolds over time. </w:t>
      </w:r>
      <w:r w:rsidR="00DC2238" w:rsidRPr="00DC2238">
        <w:rPr>
          <w:rFonts w:ascii="Times New Roman" w:hAnsi="Times New Roman" w:cs="Times New Roman"/>
        </w:rPr>
        <w:t xml:space="preserve">All networks were trained using recurrent backpropagation through time </w:t>
      </w:r>
      <w:r w:rsidR="00C97F82">
        <w:rPr>
          <w:rFonts w:ascii="Times New Roman" w:hAnsi="Times New Roman" w:cs="Times New Roman"/>
        </w:rPr>
        <w:t>in</w:t>
      </w:r>
      <w:r w:rsidR="00C97F82" w:rsidRPr="00DC2238">
        <w:rPr>
          <w:rFonts w:ascii="Times New Roman" w:hAnsi="Times New Roman" w:cs="Times New Roman"/>
        </w:rPr>
        <w:t xml:space="preserve"> </w:t>
      </w:r>
      <w:r w:rsidR="00DC2238" w:rsidRPr="00DC2238">
        <w:rPr>
          <w:rFonts w:ascii="Times New Roman" w:hAnsi="Times New Roman" w:cs="Times New Roman"/>
        </w:rPr>
        <w:t>cross-entropy error (e.g., Williams &amp; Zipser, 1995).</w:t>
      </w:r>
    </w:p>
    <w:p w14:paraId="3DFA6843" w14:textId="0E7E36B1"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0B3FDA">
        <w:rPr>
          <w:rFonts w:ascii="Times New Roman" w:hAnsi="Times New Roman" w:cs="Times New Roman"/>
        </w:rPr>
        <w:t xml:space="preserve">model </w:t>
      </w:r>
      <w:r w:rsidR="00E45DBA">
        <w:rPr>
          <w:rFonts w:ascii="Times New Roman" w:hAnsi="Times New Roman" w:cs="Times New Roman"/>
        </w:rPr>
        <w:t>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w:t>
      </w:r>
      <w:r w:rsidR="000455F4">
        <w:rPr>
          <w:rFonts w:ascii="Times New Roman" w:hAnsi="Times New Roman" w:cs="Times New Roman"/>
        </w:rPr>
        <w:t>contained</w:t>
      </w:r>
      <w:r w:rsidR="00271083">
        <w:rPr>
          <w:rFonts w:ascii="Times New Roman" w:hAnsi="Times New Roman" w:cs="Times New Roman"/>
        </w:rPr>
        <w:t xml:space="preserve"> the same</w:t>
      </w:r>
      <w:r w:rsidR="00CE59AD">
        <w:rPr>
          <w:rFonts w:ascii="Times New Roman" w:hAnsi="Times New Roman" w:cs="Times New Roman"/>
        </w:rPr>
        <w:t xml:space="preserve"> 11 clusters or groups of units</w:t>
      </w:r>
      <w:r w:rsidR="000455F4">
        <w:rPr>
          <w:rFonts w:ascii="Times New Roman" w:hAnsi="Times New Roman" w:cs="Times New Roman"/>
        </w:rPr>
        <w:t xml:space="preserve"> and employed</w:t>
      </w:r>
      <w:r w:rsidR="004C47A9">
        <w:rPr>
          <w:rFonts w:ascii="Times New Roman" w:hAnsi="Times New Roman" w:cs="Times New Roman"/>
        </w:rPr>
        <w:t xml:space="preserve"> localist</w:t>
      </w:r>
      <w:r w:rsidR="00DA73F5">
        <w:rPr>
          <w:rFonts w:ascii="Times New Roman" w:hAnsi="Times New Roman" w:cs="Times New Roman"/>
        </w:rPr>
        <w:t xml:space="preserve"> </w:t>
      </w:r>
      <w:r w:rsidR="000455F4">
        <w:rPr>
          <w:rFonts w:ascii="Times New Roman" w:hAnsi="Times New Roman" w:cs="Times New Roman"/>
        </w:rPr>
        <w:t>(</w:t>
      </w:r>
      <w:r w:rsidR="000064AB">
        <w:rPr>
          <w:rFonts w:ascii="Times New Roman" w:hAnsi="Times New Roman" w:cs="Times New Roman"/>
        </w:rPr>
        <w:t>“</w:t>
      </w:r>
      <w:r w:rsidR="000455F4">
        <w:rPr>
          <w:rFonts w:ascii="Times New Roman" w:hAnsi="Times New Roman" w:cs="Times New Roman"/>
        </w:rPr>
        <w:t>one-hot</w:t>
      </w:r>
      <w:r w:rsidR="000064AB">
        <w:rPr>
          <w:rFonts w:ascii="Times New Roman" w:hAnsi="Times New Roman" w:cs="Times New Roman"/>
        </w:rPr>
        <w:t>”</w:t>
      </w:r>
      <w:r w:rsidR="000455F4">
        <w:rPr>
          <w:rFonts w:ascii="Times New Roman" w:hAnsi="Times New Roman" w:cs="Times New Roman"/>
        </w:rPr>
        <w:t>) encodings</w:t>
      </w:r>
      <w:r w:rsidR="00AD2DE0">
        <w:rPr>
          <w:rFonts w:ascii="Times New Roman" w:hAnsi="Times New Roman" w:cs="Times New Roman"/>
        </w:rPr>
        <w:t xml:space="preserve">. </w:t>
      </w:r>
      <w:r w:rsidR="00271083">
        <w:rPr>
          <w:rFonts w:ascii="Times New Roman" w:hAnsi="Times New Roman" w:cs="Times New Roman"/>
        </w:rPr>
        <w:t xml:space="preserve">The </w:t>
      </w:r>
      <w:r w:rsidR="00C00835">
        <w:rPr>
          <w:rFonts w:ascii="Times New Roman" w:hAnsi="Times New Roman" w:cs="Times New Roman"/>
        </w:rPr>
        <w:t xml:space="preserve">activity of units in the </w:t>
      </w:r>
      <w:r w:rsidR="00271083">
        <w:rPr>
          <w:rFonts w:ascii="Times New Roman" w:hAnsi="Times New Roman" w:cs="Times New Roman"/>
        </w:rPr>
        <w:t xml:space="preserve">input layer was </w:t>
      </w:r>
      <w:r w:rsidR="000064AB">
        <w:rPr>
          <w:rFonts w:ascii="Times New Roman" w:hAnsi="Times New Roman" w:cs="Times New Roman"/>
        </w:rPr>
        <w:t>“</w:t>
      </w:r>
      <w:r w:rsidR="00271083">
        <w:rPr>
          <w:rFonts w:ascii="Times New Roman" w:hAnsi="Times New Roman" w:cs="Times New Roman"/>
        </w:rPr>
        <w:t>hard-clamped</w:t>
      </w:r>
      <w:r w:rsidR="000064AB">
        <w:rPr>
          <w:rFonts w:ascii="Times New Roman" w:hAnsi="Times New Roman" w:cs="Times New Roman"/>
        </w:rPr>
        <w:t>”</w:t>
      </w:r>
      <w:r w:rsidR="00271083">
        <w:rPr>
          <w:rFonts w:ascii="Times New Roman" w:hAnsi="Times New Roman" w:cs="Times New Roman"/>
        </w:rPr>
        <w:t xml:space="preserve"> (i.e., their activity was set externally), whereas the activity of the output units was</w:t>
      </w:r>
      <w:r w:rsidR="00C94366">
        <w:rPr>
          <w:rFonts w:ascii="Times New Roman" w:hAnsi="Times New Roman" w:cs="Times New Roman"/>
        </w:rPr>
        <w:t xml:space="preserve"> a smooth, nonlinear (logistic) function of </w:t>
      </w:r>
      <w:r w:rsidR="004B65E1">
        <w:rPr>
          <w:rFonts w:ascii="Times New Roman" w:hAnsi="Times New Roman" w:cs="Times New Roman"/>
        </w:rPr>
        <w:t xml:space="preserve">its </w:t>
      </w:r>
      <w:r w:rsidR="00C94366">
        <w:rPr>
          <w:rFonts w:ascii="Times New Roman" w:hAnsi="Times New Roman" w:cs="Times New Roman"/>
        </w:rPr>
        <w:t>input.</w:t>
      </w:r>
      <w:r w:rsidR="00271083">
        <w:rPr>
          <w:rFonts w:ascii="Times New Roman" w:hAnsi="Times New Roman" w:cs="Times New Roman"/>
        </w:rPr>
        <w:t xml:space="preserve"> </w:t>
      </w:r>
      <w:r w:rsidR="00AC45A4" w:rsidRPr="00AC45A4">
        <w:rPr>
          <w:rFonts w:ascii="Times New Roman" w:hAnsi="Times New Roman" w:cs="Times New Roman"/>
        </w:rPr>
        <w:t xml:space="preserve">A localist encoding scheme was adopted in both layers to ensure that the model’s performance </w:t>
      </w:r>
      <w:r w:rsidR="00AC45A4" w:rsidRPr="00AC45A4">
        <w:rPr>
          <w:rFonts w:ascii="Times New Roman" w:hAnsi="Times New Roman" w:cs="Times New Roman"/>
        </w:rPr>
        <w:lastRenderedPageBreak/>
        <w:t xml:space="preserve">reflected learned relations between surface and kinematic features rather than similarity structure imposed by the encoding scheme itself and to facilitate interpretation of the </w:t>
      </w:r>
      <w:r w:rsidR="00AC45A4">
        <w:rPr>
          <w:rFonts w:ascii="Times New Roman" w:hAnsi="Times New Roman" w:cs="Times New Roman"/>
        </w:rPr>
        <w:t xml:space="preserve">mechanism underlying the </w:t>
      </w:r>
      <w:r w:rsidR="00AC45A4" w:rsidRPr="00AC45A4">
        <w:rPr>
          <w:rFonts w:ascii="Times New Roman" w:hAnsi="Times New Roman" w:cs="Times New Roman"/>
        </w:rPr>
        <w:t xml:space="preserve">model’s </w:t>
      </w:r>
      <w:r w:rsidR="00AC45A4">
        <w:rPr>
          <w:rFonts w:ascii="Times New Roman" w:hAnsi="Times New Roman" w:cs="Times New Roman"/>
        </w:rPr>
        <w:t>responses</w:t>
      </w:r>
      <w:r w:rsidR="00AC45A4" w:rsidRPr="00AC45A4">
        <w:rPr>
          <w:rFonts w:ascii="Times New Roman" w:hAnsi="Times New Roman" w:cs="Times New Roman"/>
        </w:rPr>
        <w:t>.</w:t>
      </w:r>
      <w:r w:rsidR="00AC45A4" w:rsidRPr="00AC45A4" w:rsidDel="007462DF">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w:t>
      </w:r>
      <w:r w:rsidR="00155501">
        <w:rPr>
          <w:rFonts w:ascii="Times New Roman" w:hAnsi="Times New Roman" w:cs="Times New Roman"/>
        </w:rPr>
        <w:t xml:space="preserve">RELU </w:t>
      </w:r>
      <w:r w:rsidR="003F0FFD">
        <w:rPr>
          <w:rFonts w:ascii="Times New Roman" w:hAnsi="Times New Roman" w:cs="Times New Roman"/>
        </w:rPr>
        <w:t>units</w:t>
      </w:r>
      <w:r w:rsidR="00E81C7A">
        <w:rPr>
          <w:rFonts w:ascii="Times New Roman" w:hAnsi="Times New Roman" w:cs="Times New Roman"/>
        </w:rPr>
        <w:t>.</w:t>
      </w:r>
      <w:r w:rsidR="00155501">
        <w:rPr>
          <w:rFonts w:ascii="Times New Roman" w:hAnsi="Times New Roman" w:cs="Times New Roman"/>
        </w:rPr>
        <w:t xml:space="preserve"> </w:t>
      </w:r>
      <w:r w:rsidR="00E81C7A">
        <w:rPr>
          <w:rFonts w:ascii="Times New Roman" w:hAnsi="Times New Roman" w:cs="Times New Roman"/>
        </w:rPr>
        <w:t>Over training,</w:t>
      </w:r>
      <w:r w:rsidR="00155501">
        <w:rPr>
          <w:rFonts w:ascii="Times New Roman" w:hAnsi="Times New Roman" w:cs="Times New Roman"/>
        </w:rPr>
        <w:t xml:space="preserve"> these units developed distributed representations</w:t>
      </w:r>
      <w:r w:rsidR="003F0FFD">
        <w:rPr>
          <w:rFonts w:ascii="Times New Roman" w:hAnsi="Times New Roman" w:cs="Times New Roman"/>
        </w:rPr>
        <w:t xml:space="preserve">. </w:t>
      </w:r>
      <w:r w:rsidR="00DF1363">
        <w:rPr>
          <w:rFonts w:ascii="Times New Roman" w:hAnsi="Times New Roman" w:cs="Times New Roman"/>
        </w:rPr>
        <w:t>This</w:t>
      </w:r>
      <w:r w:rsidR="00B91B2D" w:rsidRPr="00B91B2D">
        <w:rPr>
          <w:rFonts w:ascii="Times New Roman" w:hAnsi="Times New Roman" w:cs="Times New Roman"/>
        </w:rPr>
        <w:t xml:space="preserve"> enabled the model to encode learned relations among the surface features of objects and the</w:t>
      </w:r>
      <w:r w:rsidR="00762876">
        <w:rPr>
          <w:rFonts w:ascii="Times New Roman" w:hAnsi="Times New Roman" w:cs="Times New Roman"/>
        </w:rPr>
        <w:t xml:space="preserve"> surface</w:t>
      </w:r>
      <w:r w:rsidR="00B91B2D" w:rsidRPr="00B91B2D">
        <w:rPr>
          <w:rFonts w:ascii="Times New Roman" w:hAnsi="Times New Roman" w:cs="Times New Roman"/>
        </w:rPr>
        <w:t xml:space="preserve"> kinematics of different actions (</w:t>
      </w:r>
      <w:r w:rsidR="00E81C7A">
        <w:rPr>
          <w:rFonts w:ascii="Times New Roman" w:hAnsi="Times New Roman" w:cs="Times New Roman"/>
        </w:rPr>
        <w:t xml:space="preserve">e.g., </w:t>
      </w:r>
      <w:r w:rsidR="00B91B2D" w:rsidRPr="00B91B2D">
        <w:rPr>
          <w:rFonts w:ascii="Times New Roman" w:hAnsi="Times New Roman" w:cs="Times New Roman"/>
        </w:rPr>
        <w:t>Hinton, 1984).</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6465BF65" wp14:editId="1B7636E5">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468914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14">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5BC7A82F"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A179B3">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 xml:space="preserve">Schematic of </w:t>
                            </w:r>
                            <w:r w:rsidR="00A5163D" w:rsidRPr="00A91E96">
                              <w:rPr>
                                <w:rFonts w:ascii="Times New Roman" w:hAnsi="Times New Roman" w:cs="Times New Roman"/>
                                <w:color w:val="000000" w:themeColor="text1"/>
                                <w:sz w:val="24"/>
                                <w:szCs w:val="24"/>
                              </w:rPr>
                              <w:t>an untrained ALIAS</w:t>
                            </w:r>
                            <w:r w:rsidRPr="00A91E96">
                              <w:rPr>
                                <w:rFonts w:ascii="Times New Roman" w:hAnsi="Times New Roman" w:cs="Times New Roman"/>
                                <w:color w:val="000000" w:themeColor="text1"/>
                                <w:sz w:val="24"/>
                                <w:szCs w:val="24"/>
                              </w:rPr>
                              <w:t>.</w:t>
                            </w:r>
                            <w:r w:rsidR="00410053" w:rsidRPr="00A91E96">
                              <w:rPr>
                                <w:rFonts w:ascii="Times New Roman" w:hAnsi="Times New Roman" w:cs="Times New Roman"/>
                                <w:color w:val="000000" w:themeColor="text1"/>
                                <w:sz w:val="24"/>
                                <w:szCs w:val="24"/>
                              </w:rPr>
                              <w:t xml:space="preserve"> </w:t>
                            </w:r>
                            <w:r w:rsidR="008B2A1D" w:rsidRPr="00A91E96">
                              <w:rPr>
                                <w:rFonts w:ascii="Times New Roman" w:hAnsi="Times New Roman" w:cs="Times New Roman"/>
                                <w:color w:val="000000" w:themeColor="text1"/>
                                <w:sz w:val="24"/>
                                <w:szCs w:val="24"/>
                              </w:rPr>
                              <w:t>A</w:t>
                            </w:r>
                            <w:r w:rsidR="008B2A1D">
                              <w:rPr>
                                <w:rFonts w:ascii="Times New Roman" w:hAnsi="Times New Roman" w:cs="Times New Roman"/>
                                <w:i w:val="0"/>
                                <w:iCs w:val="0"/>
                                <w:color w:val="000000" w:themeColor="text1"/>
                                <w:sz w:val="24"/>
                                <w:szCs w:val="24"/>
                              </w:rPr>
                              <w:t xml:space="preserve">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begin</w:t>
                            </w:r>
                            <w:r w:rsidR="00DD6305">
                              <w:rPr>
                                <w:rFonts w:ascii="Times New Roman" w:hAnsi="Times New Roman" w:cs="Times New Roman"/>
                                <w:i w:val="0"/>
                                <w:iCs w:val="0"/>
                                <w:color w:val="000000" w:themeColor="text1"/>
                                <w:sz w:val="24"/>
                                <w:szCs w:val="24"/>
                              </w:rPr>
                              <w:t>s</w:t>
                            </w:r>
                            <w:r w:rsidR="00A5163D">
                              <w:rPr>
                                <w:rFonts w:ascii="Times New Roman" w:hAnsi="Times New Roman" w:cs="Times New Roman"/>
                                <w:i w:val="0"/>
                                <w:iCs w:val="0"/>
                                <w:color w:val="000000" w:themeColor="text1"/>
                                <w:sz w:val="24"/>
                                <w:szCs w:val="24"/>
                              </w:rPr>
                              <w:t xml:space="preserve">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468914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15">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5BC7A82F"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A179B3">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 xml:space="preserve">Schematic of </w:t>
                      </w:r>
                      <w:r w:rsidR="00A5163D" w:rsidRPr="00A91E96">
                        <w:rPr>
                          <w:rFonts w:ascii="Times New Roman" w:hAnsi="Times New Roman" w:cs="Times New Roman"/>
                          <w:color w:val="000000" w:themeColor="text1"/>
                          <w:sz w:val="24"/>
                          <w:szCs w:val="24"/>
                        </w:rPr>
                        <w:t>an untrained ALIAS</w:t>
                      </w:r>
                      <w:r w:rsidRPr="00A91E96">
                        <w:rPr>
                          <w:rFonts w:ascii="Times New Roman" w:hAnsi="Times New Roman" w:cs="Times New Roman"/>
                          <w:color w:val="000000" w:themeColor="text1"/>
                          <w:sz w:val="24"/>
                          <w:szCs w:val="24"/>
                        </w:rPr>
                        <w:t>.</w:t>
                      </w:r>
                      <w:r w:rsidR="00410053" w:rsidRPr="00A91E96">
                        <w:rPr>
                          <w:rFonts w:ascii="Times New Roman" w:hAnsi="Times New Roman" w:cs="Times New Roman"/>
                          <w:color w:val="000000" w:themeColor="text1"/>
                          <w:sz w:val="24"/>
                          <w:szCs w:val="24"/>
                        </w:rPr>
                        <w:t xml:space="preserve"> </w:t>
                      </w:r>
                      <w:r w:rsidR="008B2A1D" w:rsidRPr="00A91E96">
                        <w:rPr>
                          <w:rFonts w:ascii="Times New Roman" w:hAnsi="Times New Roman" w:cs="Times New Roman"/>
                          <w:color w:val="000000" w:themeColor="text1"/>
                          <w:sz w:val="24"/>
                          <w:szCs w:val="24"/>
                        </w:rPr>
                        <w:t>A</w:t>
                      </w:r>
                      <w:r w:rsidR="008B2A1D">
                        <w:rPr>
                          <w:rFonts w:ascii="Times New Roman" w:hAnsi="Times New Roman" w:cs="Times New Roman"/>
                          <w:i w:val="0"/>
                          <w:iCs w:val="0"/>
                          <w:color w:val="000000" w:themeColor="text1"/>
                          <w:sz w:val="24"/>
                          <w:szCs w:val="24"/>
                        </w:rPr>
                        <w:t xml:space="preserve">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begin</w:t>
                      </w:r>
                      <w:r w:rsidR="00DD6305">
                        <w:rPr>
                          <w:rFonts w:ascii="Times New Roman" w:hAnsi="Times New Roman" w:cs="Times New Roman"/>
                          <w:i w:val="0"/>
                          <w:iCs w:val="0"/>
                          <w:color w:val="000000" w:themeColor="text1"/>
                          <w:sz w:val="24"/>
                          <w:szCs w:val="24"/>
                        </w:rPr>
                        <w:t>s</w:t>
                      </w:r>
                      <w:r w:rsidR="00A5163D">
                        <w:rPr>
                          <w:rFonts w:ascii="Times New Roman" w:hAnsi="Times New Roman" w:cs="Times New Roman"/>
                          <w:i w:val="0"/>
                          <w:iCs w:val="0"/>
                          <w:color w:val="000000" w:themeColor="text1"/>
                          <w:sz w:val="24"/>
                          <w:szCs w:val="24"/>
                        </w:rPr>
                        <w:t xml:space="preserve">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3EEC149E"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first two </w:t>
      </w:r>
      <w:r w:rsidR="001B6FC4">
        <w:rPr>
          <w:rFonts w:ascii="Times New Roman" w:hAnsi="Times New Roman" w:cs="Times New Roman"/>
        </w:rPr>
        <w:t xml:space="preserve">input and output </w:t>
      </w:r>
      <w:r w:rsidR="00860AB8">
        <w:rPr>
          <w:rFonts w:ascii="Times New Roman" w:hAnsi="Times New Roman" w:cs="Times New Roman"/>
        </w:rPr>
        <w:t>groups were</w:t>
      </w:r>
      <w:r>
        <w:rPr>
          <w:rFonts w:ascii="Times New Roman" w:hAnsi="Times New Roman" w:cs="Times New Roman"/>
        </w:rPr>
        <w:t xml:space="preserve"> Object Left and Object Right. </w:t>
      </w:r>
      <w:r w:rsidR="001B6FC4">
        <w:rPr>
          <w:rFonts w:ascii="Times New Roman" w:hAnsi="Times New Roman" w:cs="Times New Roman"/>
        </w:rPr>
        <w:t>Each</w:t>
      </w:r>
      <w:r>
        <w:rPr>
          <w:rFonts w:ascii="Times New Roman" w:hAnsi="Times New Roman" w:cs="Times New Roman"/>
        </w:rPr>
        <w:t xml:space="preserve"> group consisted of 82 units</w:t>
      </w:r>
      <w:r w:rsidR="001B6FC4">
        <w:rPr>
          <w:rFonts w:ascii="Times New Roman" w:hAnsi="Times New Roman" w:cs="Times New Roman"/>
        </w:rPr>
        <w:t xml:space="preserve">, </w:t>
      </w:r>
      <w:r w:rsidR="00CF1F17">
        <w:rPr>
          <w:rFonts w:ascii="Times New Roman" w:hAnsi="Times New Roman" w:cs="Times New Roman"/>
        </w:rPr>
        <w:t>and each unit within a given group</w:t>
      </w:r>
      <w:r w:rsidR="001B6FC4">
        <w:rPr>
          <w:rFonts w:ascii="Times New Roman" w:hAnsi="Times New Roman" w:cs="Times New Roman"/>
        </w:rPr>
        <w:t xml:space="preserve"> corresponded to a single object</w:t>
      </w:r>
      <w:r w:rsidR="00CF1F17">
        <w:rPr>
          <w:rFonts w:ascii="Times New Roman" w:hAnsi="Times New Roman" w:cs="Times New Roman"/>
        </w:rPr>
        <w:t xml:space="preserve">. The </w:t>
      </w:r>
      <w:r w:rsidR="00BE532D">
        <w:rPr>
          <w:rFonts w:ascii="Times New Roman" w:hAnsi="Times New Roman" w:cs="Times New Roman"/>
        </w:rPr>
        <w:t>left-right naming designation captures the</w:t>
      </w:r>
      <w:r w:rsidR="00374825">
        <w:rPr>
          <w:rFonts w:ascii="Times New Roman" w:hAnsi="Times New Roman" w:cs="Times New Roman"/>
        </w:rPr>
        <w:t xml:space="preserve"> relative</w:t>
      </w:r>
      <w:r w:rsidR="00BE532D">
        <w:rPr>
          <w:rFonts w:ascii="Times New Roman" w:hAnsi="Times New Roman" w:cs="Times New Roman"/>
        </w:rPr>
        <w:t xml:space="preserve"> spatial position of a given group</w:t>
      </w:r>
      <w:r>
        <w:rPr>
          <w:rFonts w:ascii="Times New Roman" w:hAnsi="Times New Roman" w:cs="Times New Roman"/>
        </w:rPr>
        <w:t xml:space="preserve">. </w:t>
      </w:r>
      <w:r w:rsidR="00CF1F17">
        <w:rPr>
          <w:rFonts w:ascii="Times New Roman" w:hAnsi="Times New Roman" w:cs="Times New Roman"/>
        </w:rPr>
        <w:t>Eighty different</w:t>
      </w:r>
      <w:r>
        <w:rPr>
          <w:rFonts w:ascii="Times New Roman" w:hAnsi="Times New Roman" w:cs="Times New Roman"/>
        </w:rPr>
        <w:t xml:space="preserve"> objects</w:t>
      </w:r>
      <w:r w:rsidR="0016301B">
        <w:rPr>
          <w:rFonts w:ascii="Times New Roman" w:hAnsi="Times New Roman" w:cs="Times New Roman"/>
        </w:rPr>
        <w:t xml:space="preserve"> </w:t>
      </w:r>
      <w:r w:rsidR="00CF1F17">
        <w:rPr>
          <w:rFonts w:ascii="Times New Roman" w:hAnsi="Times New Roman" w:cs="Times New Roman"/>
        </w:rPr>
        <w:t>were used during</w:t>
      </w:r>
      <w:r w:rsidR="005047DB">
        <w:rPr>
          <w:rFonts w:ascii="Times New Roman" w:hAnsi="Times New Roman" w:cs="Times New Roman"/>
        </w:rPr>
        <w:t xml:space="preserve"> the</w:t>
      </w:r>
      <w:r w:rsidR="0016301B">
        <w:rPr>
          <w:rFonts w:ascii="Times New Roman" w:hAnsi="Times New Roman" w:cs="Times New Roman"/>
        </w:rPr>
        <w:t xml:space="preserve"> pretraining phase in</w:t>
      </w:r>
      <w:r w:rsidR="00DB7E6E">
        <w:rPr>
          <w:rFonts w:ascii="Times New Roman" w:hAnsi="Times New Roman" w:cs="Times New Roman"/>
        </w:rPr>
        <w:t xml:space="preserve"> </w:t>
      </w:r>
      <w:r w:rsidR="009B0551">
        <w:rPr>
          <w:rFonts w:ascii="Times New Roman" w:hAnsi="Times New Roman" w:cs="Times New Roman"/>
        </w:rPr>
        <w:t xml:space="preserve">all reported </w:t>
      </w:r>
      <w:r w:rsidR="0016301B">
        <w:rPr>
          <w:rFonts w:ascii="Times New Roman" w:hAnsi="Times New Roman" w:cs="Times New Roman"/>
        </w:rPr>
        <w:t>simulations.</w:t>
      </w:r>
      <w:r w:rsidR="000F1DD4">
        <w:rPr>
          <w:rFonts w:ascii="Times New Roman" w:hAnsi="Times New Roman" w:cs="Times New Roman"/>
        </w:rPr>
        <w:t xml:space="preserve"> </w:t>
      </w:r>
      <w:r w:rsidR="00DB7E6E">
        <w:rPr>
          <w:rFonts w:ascii="Times New Roman" w:hAnsi="Times New Roman" w:cs="Times New Roman"/>
        </w:rPr>
        <w:t>This number ensured that networks had sufficient exposure to different objects while simultaneously allowing</w:t>
      </w:r>
      <w:r w:rsidR="000F1DD4">
        <w:rPr>
          <w:rFonts w:ascii="Times New Roman" w:hAnsi="Times New Roman" w:cs="Times New Roman"/>
        </w:rPr>
        <w:t xml:space="preserve"> training time </w:t>
      </w:r>
      <w:r w:rsidR="00DB7E6E">
        <w:rPr>
          <w:rFonts w:ascii="Times New Roman" w:hAnsi="Times New Roman" w:cs="Times New Roman"/>
        </w:rPr>
        <w:t>to be kept</w:t>
      </w:r>
      <w:r w:rsidR="000F1DD4">
        <w:rPr>
          <w:rFonts w:ascii="Times New Roman" w:hAnsi="Times New Roman" w:cs="Times New Roman"/>
        </w:rPr>
        <w:t xml:space="preserve"> </w:t>
      </w:r>
      <w:r w:rsidR="006325DA">
        <w:rPr>
          <w:rFonts w:ascii="Times New Roman" w:hAnsi="Times New Roman" w:cs="Times New Roman"/>
        </w:rPr>
        <w:t xml:space="preserve">within </w:t>
      </w:r>
      <w:r w:rsidR="000F1DD4">
        <w:rPr>
          <w:rFonts w:ascii="Times New Roman" w:hAnsi="Times New Roman" w:cs="Times New Roman"/>
        </w:rPr>
        <w:t>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w:t>
      </w:r>
      <w:r w:rsidR="00BE532D">
        <w:rPr>
          <w:rFonts w:ascii="Times New Roman" w:hAnsi="Times New Roman" w:cs="Times New Roman"/>
        </w:rPr>
        <w:t>The remaining two objects were used during the habituation and test phases</w:t>
      </w:r>
      <w:r w:rsidR="00D838CA">
        <w:rPr>
          <w:rFonts w:ascii="Times New Roman" w:hAnsi="Times New Roman" w:cs="Times New Roman"/>
        </w:rPr>
        <w:t xml:space="preserve">. </w:t>
      </w:r>
    </w:p>
    <w:p w14:paraId="52D95AED" w14:textId="7DB5F37C" w:rsidR="006969EB" w:rsidRDefault="00971B09" w:rsidP="002C3761">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w:t>
      </w:r>
      <w:r w:rsidR="004B43ED">
        <w:rPr>
          <w:rFonts w:ascii="Times New Roman" w:hAnsi="Times New Roman" w:cs="Times New Roman"/>
        </w:rPr>
        <w:t xml:space="preserve">surface </w:t>
      </w:r>
      <w:r w:rsidR="009D1FA7">
        <w:rPr>
          <w:rFonts w:ascii="Times New Roman" w:hAnsi="Times New Roman" w:cs="Times New Roman"/>
        </w:rPr>
        <w:t xml:space="preserve">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4B43ED">
        <w:rPr>
          <w:rFonts w:ascii="Times New Roman" w:hAnsi="Times New Roman" w:cs="Times New Roman"/>
        </w:rPr>
        <w:t xml:space="preserve">; </w:t>
      </w:r>
      <w:r w:rsidR="003000D0">
        <w:rPr>
          <w:rFonts w:ascii="Times New Roman" w:hAnsi="Times New Roman" w:cs="Times New Roman"/>
        </w:rPr>
        <w:t xml:space="preserve">the second unit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w:t>
      </w:r>
      <w:r w:rsidR="004B43ED">
        <w:rPr>
          <w:rFonts w:ascii="Times New Roman" w:hAnsi="Times New Roman" w:cs="Times New Roman"/>
        </w:rPr>
        <w:t xml:space="preserve"> </w:t>
      </w:r>
      <w:r w:rsidR="008D01EF">
        <w:rPr>
          <w:rFonts w:ascii="Times New Roman" w:hAnsi="Times New Roman" w:cs="Times New Roman"/>
        </w:rPr>
        <w:t>If a feature was being presented as input to the model, the activation of</w:t>
      </w:r>
      <w:r w:rsidR="004B43ED">
        <w:rPr>
          <w:rFonts w:ascii="Times New Roman" w:hAnsi="Times New Roman" w:cs="Times New Roman"/>
        </w:rPr>
        <w:t xml:space="preserve"> </w:t>
      </w:r>
      <w:r w:rsidR="008D01EF">
        <w:rPr>
          <w:rFonts w:ascii="Times New Roman" w:hAnsi="Times New Roman" w:cs="Times New Roman"/>
        </w:rPr>
        <w:t xml:space="preserve">its corresponding unit was set to 1.0; the other unit was set to 0.0. </w:t>
      </w:r>
      <w:r w:rsidR="002C3761">
        <w:rPr>
          <w:rFonts w:ascii="Times New Roman" w:hAnsi="Times New Roman" w:cs="Times New Roman"/>
        </w:rPr>
        <w:t>Note that</w:t>
      </w:r>
      <w:r w:rsidR="001B1E4E">
        <w:rPr>
          <w:rFonts w:ascii="Times New Roman" w:hAnsi="Times New Roman" w:cs="Times New Roman"/>
        </w:rPr>
        <w:t xml:space="preserve">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sidR="001B1E4E">
        <w:rPr>
          <w:rFonts w:ascii="Times New Roman" w:hAnsi="Times New Roman" w:cs="Times New Roman"/>
        </w:rPr>
        <w:t xml:space="preserve">studies assessing their putative </w:t>
      </w:r>
      <w:r w:rsidR="00DB0881">
        <w:rPr>
          <w:rFonts w:ascii="Times New Roman" w:hAnsi="Times New Roman" w:cs="Times New Roman"/>
        </w:rPr>
        <w:t>action efficiency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2C3761">
        <w:rPr>
          <w:rFonts w:ascii="Times New Roman" w:hAnsi="Times New Roman" w:cs="Times New Roman"/>
        </w:rPr>
        <w:t xml:space="preserve"> with high fidelity</w:t>
      </w:r>
      <w:r w:rsidR="00FB1CF6">
        <w:rPr>
          <w:rFonts w:ascii="Times New Roman" w:hAnsi="Times New Roman" w:cs="Times New Roman"/>
        </w:rPr>
        <w:t>.</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w:t>
      </w:r>
      <w:r w:rsidR="002C3761">
        <w:rPr>
          <w:rFonts w:ascii="Times New Roman" w:hAnsi="Times New Roman" w:cs="Times New Roman"/>
        </w:rPr>
        <w:t xml:space="preserve">semantically neutral </w:t>
      </w:r>
      <w:r w:rsidR="007636E8">
        <w:rPr>
          <w:rFonts w:ascii="Times New Roman" w:hAnsi="Times New Roman" w:cs="Times New Roman"/>
        </w:rPr>
        <w:t>surface features</w:t>
      </w:r>
      <w:r w:rsidR="00BA0306">
        <w:rPr>
          <w:rFonts w:ascii="Times New Roman" w:hAnsi="Times New Roman" w:cs="Times New Roman"/>
        </w:rPr>
        <w:t xml:space="preserve"> possessed by animate entities (e.g., elongated appendage-like extensions) and inanimate objects (e.g., rigidity and compactness)</w:t>
      </w:r>
      <w:r w:rsidR="007E006B">
        <w:rPr>
          <w:rFonts w:ascii="Times New Roman" w:hAnsi="Times New Roman" w:cs="Times New Roman"/>
        </w:rPr>
        <w:t>; these units did not serve as placeholders for the</w:t>
      </w:r>
      <w:r w:rsidR="00C667E4">
        <w:rPr>
          <w:rFonts w:ascii="Times New Roman" w:hAnsi="Times New Roman" w:cs="Times New Roman"/>
        </w:rPr>
        <w:t xml:space="preserve"> semantically rich</w:t>
      </w:r>
      <w:r w:rsidR="007E006B">
        <w:rPr>
          <w:rFonts w:ascii="Times New Roman" w:hAnsi="Times New Roman" w:cs="Times New Roman"/>
        </w:rPr>
        <w:t xml:space="preserve"> categories themselves</w:t>
      </w:r>
      <w:r w:rsidR="00BA0306">
        <w:rPr>
          <w:rFonts w:ascii="Times New Roman" w:hAnsi="Times New Roman" w:cs="Times New Roman"/>
        </w:rPr>
        <w:t>.</w:t>
      </w:r>
      <w:r w:rsidR="007E006B">
        <w:rPr>
          <w:rFonts w:ascii="Times New Roman" w:hAnsi="Times New Roman" w:cs="Times New Roman"/>
        </w:rPr>
        <w:t xml:space="preserve"> </w:t>
      </w:r>
    </w:p>
    <w:p w14:paraId="235AF362" w14:textId="08137F8C" w:rsidR="00136EF5" w:rsidRDefault="008F6102" w:rsidP="00F246A7">
      <w:pPr>
        <w:spacing w:line="480" w:lineRule="auto"/>
        <w:ind w:firstLine="720"/>
        <w:contextualSpacing/>
        <w:rPr>
          <w:rFonts w:ascii="Times New Roman" w:eastAsia="Times New Roman" w:hAnsi="Times New Roman" w:cs="Times New Roman"/>
        </w:rPr>
      </w:pPr>
      <w:r>
        <w:rPr>
          <w:rFonts w:ascii="Times New Roman" w:hAnsi="Times New Roman" w:cs="Times New Roman"/>
        </w:rPr>
        <w:lastRenderedPageBreak/>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6A1861">
        <w:rPr>
          <w:rFonts w:ascii="Times New Roman" w:eastAsia="Times New Roman" w:hAnsi="Times New Roman" w:cs="Times New Roman"/>
        </w:rPr>
        <w:t xml:space="preserve">Although the network could </w:t>
      </w:r>
      <w:r w:rsidR="000064AB">
        <w:rPr>
          <w:rFonts w:ascii="Times New Roman" w:eastAsia="Times New Roman" w:hAnsi="Times New Roman" w:cs="Times New Roman"/>
        </w:rPr>
        <w:t>“</w:t>
      </w:r>
      <w:r w:rsidR="006A1861">
        <w:rPr>
          <w:rFonts w:ascii="Times New Roman" w:eastAsia="Times New Roman" w:hAnsi="Times New Roman" w:cs="Times New Roman"/>
        </w:rPr>
        <w:t>see</w:t>
      </w:r>
      <w:r w:rsidR="000064AB">
        <w:rPr>
          <w:rFonts w:ascii="Times New Roman" w:eastAsia="Times New Roman" w:hAnsi="Times New Roman" w:cs="Times New Roman"/>
        </w:rPr>
        <w:t>”</w:t>
      </w:r>
      <w:r w:rsidR="006A1861">
        <w:rPr>
          <w:rFonts w:ascii="Times New Roman" w:eastAsia="Times New Roman" w:hAnsi="Times New Roman" w:cs="Times New Roman"/>
        </w:rPr>
        <w:t xml:space="preserve"> two </w:t>
      </w:r>
      <w:r w:rsidR="00CF4781">
        <w:rPr>
          <w:rFonts w:ascii="Times New Roman" w:eastAsia="Times New Roman" w:hAnsi="Times New Roman" w:cs="Times New Roman"/>
        </w:rPr>
        <w:t>objects</w:t>
      </w:r>
      <w:r w:rsidR="00C34DA6">
        <w:rPr>
          <w:rFonts w:ascii="Times New Roman" w:eastAsia="Times New Roman" w:hAnsi="Times New Roman" w:cs="Times New Roman"/>
        </w:rPr>
        <w:t xml:space="preserve"> at any point in time</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 xml:space="preserve">group </w:t>
      </w:r>
      <w:r w:rsidR="004D74DF">
        <w:rPr>
          <w:rFonts w:ascii="Times New Roman" w:eastAsia="Times New Roman" w:hAnsi="Times New Roman" w:cs="Times New Roman"/>
        </w:rPr>
        <w:t>capturing the</w:t>
      </w:r>
      <w:r w:rsidR="00287F77">
        <w:rPr>
          <w:rFonts w:ascii="Times New Roman" w:eastAsia="Times New Roman" w:hAnsi="Times New Roman" w:cs="Times New Roman"/>
        </w:rPr>
        <w:t xml:space="preserve"> precise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w:t>
      </w:r>
      <w:r w:rsidR="00287F77">
        <w:rPr>
          <w:rFonts w:ascii="Times New Roman" w:eastAsia="Times New Roman" w:hAnsi="Times New Roman" w:cs="Times New Roman"/>
        </w:rPr>
        <w:t xml:space="preserve">the left object relative to the right one </w:t>
      </w:r>
      <w:r w:rsidR="00CF4781">
        <w:rPr>
          <w:rFonts w:ascii="Times New Roman" w:eastAsia="Times New Roman" w:hAnsi="Times New Roman" w:cs="Times New Roman"/>
        </w:rPr>
        <w:t>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r w:rsidR="005E2925">
        <w:rPr>
          <w:rFonts w:ascii="Times New Roman" w:eastAsia="Times New Roman" w:hAnsi="Times New Roman" w:cs="Times New Roman"/>
        </w:rPr>
        <w:t>Rakison &amp; Lupyan, 2008)</w:t>
      </w:r>
      <w:r w:rsidR="00287F77">
        <w:rPr>
          <w:rFonts w:ascii="Times New Roman" w:eastAsia="Times New Roman" w:hAnsi="Times New Roman" w:cs="Times New Roman"/>
        </w:rPr>
        <w:t>; this group did not capture the kinematics of an action</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w:t>
      </w:r>
      <w:r w:rsidR="00555070">
        <w:rPr>
          <w:rFonts w:ascii="Times New Roman" w:eastAsia="Times New Roman" w:hAnsi="Times New Roman" w:cs="Times New Roman"/>
        </w:rPr>
        <w:t>.0</w:t>
      </w:r>
      <w:r w:rsidR="00AF1530">
        <w:rPr>
          <w:rFonts w:ascii="Times New Roman" w:eastAsia="Times New Roman" w:hAnsi="Times New Roman" w:cs="Times New Roman"/>
        </w:rPr>
        <w:t xml:space="preserve"> (the activation values of the remaining units were set to 0</w:t>
      </w:r>
      <w:r w:rsidR="00555070">
        <w:rPr>
          <w:rFonts w:ascii="Times New Roman" w:eastAsia="Times New Roman" w:hAnsi="Times New Roman" w:cs="Times New Roman"/>
        </w:rPr>
        <w:t>.0</w:t>
      </w:r>
      <w:r w:rsidR="00AF1530">
        <w:rPr>
          <w:rFonts w:ascii="Times New Roman" w:eastAsia="Times New Roman" w:hAnsi="Times New Roman" w:cs="Times New Roman"/>
        </w:rPr>
        <w:t>),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w:t>
      </w:r>
      <w:r w:rsidR="00030852">
        <w:rPr>
          <w:rFonts w:ascii="Times New Roman" w:eastAsia="Times New Roman" w:hAnsi="Times New Roman" w:cs="Times New Roman"/>
        </w:rPr>
        <w:t>, at which point the</w:t>
      </w:r>
      <w:r w:rsidR="00125E54">
        <w:rPr>
          <w:rFonts w:ascii="Times New Roman" w:eastAsia="Times New Roman" w:hAnsi="Times New Roman" w:cs="Times New Roman"/>
        </w:rPr>
        <w:t xml:space="preserve"> network’s job 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136EF5">
        <w:rPr>
          <w:rFonts w:ascii="Times New Roman" w:eastAsia="Times New Roman" w:hAnsi="Times New Roman" w:cs="Times New Roman"/>
        </w:rPr>
        <w:t xml:space="preserve">. </w:t>
      </w:r>
      <w:r w:rsidR="00136EF5" w:rsidRPr="00136EF5">
        <w:rPr>
          <w:rFonts w:ascii="Times New Roman" w:eastAsia="Times New Roman" w:hAnsi="Times New Roman" w:cs="Times New Roman"/>
        </w:rPr>
        <w:t>The type of movement itself was captured separately by a Kinematic Motion Type group</w:t>
      </w:r>
      <w:r w:rsidR="00555070">
        <w:rPr>
          <w:rFonts w:ascii="Times New Roman" w:eastAsia="Times New Roman" w:hAnsi="Times New Roman" w:cs="Times New Roman"/>
        </w:rPr>
        <w:t>. This group consisted</w:t>
      </w:r>
      <w:r w:rsidR="00136EF5" w:rsidRPr="00136EF5">
        <w:rPr>
          <w:rFonts w:ascii="Times New Roman" w:eastAsia="Times New Roman" w:hAnsi="Times New Roman" w:cs="Times New Roman"/>
        </w:rPr>
        <w:t xml:space="preserve"> of Linear Path and Arced Path units. Separating horizontal translation from trajectory geometry in this way enabled the model to represent heading direction independently from movement curvature and simplified later analyses of the model’s internal dynamics. </w:t>
      </w:r>
      <w:r w:rsidR="0032551E" w:rsidRPr="0032551E">
        <w:rPr>
          <w:rFonts w:ascii="Times New Roman" w:eastAsia="Times New Roman" w:hAnsi="Times New Roman" w:cs="Times New Roman"/>
        </w:rPr>
        <w:t>In the real world, these aspects of motion are perceived as integrated; a more biologically realistic model would encode them as such. The present simplification is adopted to facilitate interpretation of the model's internal dynamics.</w:t>
      </w:r>
    </w:p>
    <w:p w14:paraId="36D540BC" w14:textId="4F36CE52"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w:t>
      </w:r>
      <w:r w:rsidR="00676E97">
        <w:rPr>
          <w:rFonts w:ascii="Times New Roman" w:hAnsi="Times New Roman" w:cs="Times New Roman"/>
        </w:rPr>
        <w:t>three</w:t>
      </w:r>
      <w:r w:rsidR="00A00226">
        <w:rPr>
          <w:rFonts w:ascii="Times New Roman" w:hAnsi="Times New Roman" w:cs="Times New Roman"/>
        </w:rPr>
        <w:t xml:space="preserve">-unit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w:t>
      </w:r>
      <w:r w:rsidR="00B339E9">
        <w:rPr>
          <w:rFonts w:ascii="Times New Roman" w:hAnsi="Times New Roman" w:cs="Times New Roman"/>
        </w:rPr>
        <w:t xml:space="preserve">and Arc Peak Height </w:t>
      </w:r>
      <w:r>
        <w:rPr>
          <w:rFonts w:ascii="Times New Roman" w:hAnsi="Times New Roman" w:cs="Times New Roman"/>
        </w:rPr>
        <w:t>group</w:t>
      </w:r>
      <w:r w:rsidR="00B339E9">
        <w:rPr>
          <w:rFonts w:ascii="Times New Roman" w:hAnsi="Times New Roman" w:cs="Times New Roman"/>
        </w:rPr>
        <w:t>s</w:t>
      </w:r>
      <w:r>
        <w:rPr>
          <w:rFonts w:ascii="Times New Roman" w:hAnsi="Times New Roman" w:cs="Times New Roman"/>
        </w:rPr>
        <w:t xml:space="preserve"> represented</w:t>
      </w:r>
      <w:r w:rsidR="00B339E9">
        <w:rPr>
          <w:rFonts w:ascii="Times New Roman" w:hAnsi="Times New Roman" w:cs="Times New Roman"/>
        </w:rPr>
        <w:t>, respectively,</w:t>
      </w:r>
      <w:r>
        <w:rPr>
          <w:rFonts w:ascii="Times New Roman" w:hAnsi="Times New Roman" w:cs="Times New Roman"/>
        </w:rPr>
        <w:t xml:space="preserve">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w:t>
      </w:r>
      <w:r w:rsidR="00555070">
        <w:rPr>
          <w:rFonts w:ascii="Times New Roman" w:hAnsi="Times New Roman" w:cs="Times New Roman"/>
        </w:rPr>
        <w:t xml:space="preserve">1 </w:t>
      </w:r>
      <w:r>
        <w:rPr>
          <w:rFonts w:ascii="Times New Roman" w:hAnsi="Times New Roman" w:cs="Times New Roman"/>
        </w:rPr>
        <w:t xml:space="preserve">through </w:t>
      </w:r>
      <w:r w:rsidR="00C12084">
        <w:rPr>
          <w:rFonts w:ascii="Times New Roman" w:hAnsi="Times New Roman" w:cs="Times New Roman"/>
        </w:rPr>
        <w:t xml:space="preserve">Obstacle </w:t>
      </w:r>
      <w:r>
        <w:rPr>
          <w:rFonts w:ascii="Times New Roman" w:hAnsi="Times New Roman" w:cs="Times New Roman"/>
        </w:rPr>
        <w:t xml:space="preserve">Height 4) </w:t>
      </w:r>
      <w:r w:rsidR="001D4942">
        <w:rPr>
          <w:rFonts w:ascii="Times New Roman" w:hAnsi="Times New Roman" w:cs="Times New Roman"/>
        </w:rPr>
        <w:t xml:space="preserve">and </w:t>
      </w:r>
      <w:r>
        <w:rPr>
          <w:rFonts w:ascii="Times New Roman" w:hAnsi="Times New Roman" w:cs="Times New Roman"/>
        </w:rPr>
        <w:t>higher</w:t>
      </w:r>
      <w:r w:rsidR="00B339E9">
        <w:rPr>
          <w:rFonts w:ascii="Times New Roman" w:hAnsi="Times New Roman" w:cs="Times New Roman"/>
        </w:rPr>
        <w:t xml:space="preserve"> arcs</w:t>
      </w:r>
      <w:r>
        <w:rPr>
          <w:rFonts w:ascii="Times New Roman" w:hAnsi="Times New Roman" w:cs="Times New Roman"/>
        </w:rPr>
        <w:t xml:space="preserve"> (i.e., </w:t>
      </w:r>
      <w:r w:rsidR="00C12084">
        <w:rPr>
          <w:rFonts w:ascii="Times New Roman" w:hAnsi="Times New Roman" w:cs="Times New Roman"/>
        </w:rPr>
        <w:t xml:space="preserve">Arc Peak </w:t>
      </w:r>
      <w:r>
        <w:rPr>
          <w:rFonts w:ascii="Times New Roman" w:hAnsi="Times New Roman" w:cs="Times New Roman"/>
        </w:rPr>
        <w:t xml:space="preserve">Height </w:t>
      </w:r>
      <w:r w:rsidR="00555070">
        <w:rPr>
          <w:rFonts w:ascii="Times New Roman" w:hAnsi="Times New Roman" w:cs="Times New Roman"/>
        </w:rPr>
        <w:t xml:space="preserve">1 </w:t>
      </w:r>
      <w:r>
        <w:rPr>
          <w:rFonts w:ascii="Times New Roman" w:hAnsi="Times New Roman" w:cs="Times New Roman"/>
        </w:rPr>
        <w:t xml:space="preserve">through </w:t>
      </w:r>
      <w:r w:rsidR="00C12084">
        <w:rPr>
          <w:rFonts w:ascii="Times New Roman" w:hAnsi="Times New Roman" w:cs="Times New Roman"/>
        </w:rPr>
        <w:t>Arc</w:t>
      </w:r>
      <w:r w:rsidR="001E05DF">
        <w:rPr>
          <w:rFonts w:ascii="Times New Roman" w:hAnsi="Times New Roman" w:cs="Times New Roman"/>
        </w:rPr>
        <w:t xml:space="preserve"> Peak</w:t>
      </w:r>
      <w:r w:rsidR="00C12084">
        <w:rPr>
          <w:rFonts w:ascii="Times New Roman" w:hAnsi="Times New Roman" w:cs="Times New Roman"/>
        </w:rPr>
        <w:t xml:space="preserve"> </w:t>
      </w:r>
      <w:r>
        <w:rPr>
          <w:rFonts w:ascii="Times New Roman" w:hAnsi="Times New Roman" w:cs="Times New Roman"/>
        </w:rPr>
        <w:t xml:space="preserve">Height 4). </w:t>
      </w:r>
      <w:r w:rsidR="00B339E9">
        <w:rPr>
          <w:rFonts w:ascii="Times New Roman" w:hAnsi="Times New Roman" w:cs="Times New Roman"/>
        </w:rPr>
        <w:t>The</w:t>
      </w:r>
      <w:r>
        <w:rPr>
          <w:rFonts w:ascii="Times New Roman" w:hAnsi="Times New Roman" w:cs="Times New Roman"/>
        </w:rPr>
        <w:t xml:space="preserve"> </w:t>
      </w:r>
      <w:r w:rsidR="00A858D9">
        <w:rPr>
          <w:rFonts w:ascii="Times New Roman" w:hAnsi="Times New Roman" w:cs="Times New Roman"/>
        </w:rPr>
        <w:t xml:space="preserve">Obstacle </w:t>
      </w:r>
      <w:r>
        <w:rPr>
          <w:rFonts w:ascii="Times New Roman" w:hAnsi="Times New Roman" w:cs="Times New Roman"/>
        </w:rPr>
        <w:t>Height 0</w:t>
      </w:r>
      <w:r w:rsidR="00B339E9">
        <w:rPr>
          <w:rFonts w:ascii="Times New Roman" w:hAnsi="Times New Roman" w:cs="Times New Roman"/>
        </w:rPr>
        <w:t xml:space="preserve"> and Arc Peak 0 units</w:t>
      </w:r>
      <w:r>
        <w:rPr>
          <w:rFonts w:ascii="Times New Roman" w:hAnsi="Times New Roman" w:cs="Times New Roman"/>
        </w:rPr>
        <w:t xml:space="preserve"> </w:t>
      </w:r>
      <w:r w:rsidR="00B339E9">
        <w:rPr>
          <w:rFonts w:ascii="Times New Roman" w:hAnsi="Times New Roman" w:cs="Times New Roman"/>
        </w:rPr>
        <w:t>corresponded</w:t>
      </w:r>
      <w:r w:rsidR="00E01745">
        <w:rPr>
          <w:rFonts w:ascii="Times New Roman" w:hAnsi="Times New Roman" w:cs="Times New Roman"/>
        </w:rPr>
        <w:t>,</w:t>
      </w:r>
      <w:r w:rsidR="00B339E9">
        <w:rPr>
          <w:rFonts w:ascii="Times New Roman" w:hAnsi="Times New Roman" w:cs="Times New Roman"/>
        </w:rPr>
        <w:t xml:space="preserve"> </w:t>
      </w:r>
      <w:r w:rsidR="00B339E9">
        <w:rPr>
          <w:rFonts w:ascii="Times New Roman" w:hAnsi="Times New Roman" w:cs="Times New Roman"/>
        </w:rPr>
        <w:lastRenderedPageBreak/>
        <w:t xml:space="preserve">respectively, </w:t>
      </w:r>
      <w:r>
        <w:rPr>
          <w:rFonts w:ascii="Times New Roman" w:hAnsi="Times New Roman" w:cs="Times New Roman"/>
        </w:rPr>
        <w:t>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sidR="00B339E9">
        <w:rPr>
          <w:rFonts w:ascii="Times New Roman" w:hAnsi="Times New Roman" w:cs="Times New Roman"/>
        </w:rPr>
        <w:t xml:space="preserve"> and no </w:t>
      </w:r>
      <w:r w:rsidR="00756926">
        <w:rPr>
          <w:rFonts w:ascii="Times New Roman" w:hAnsi="Times New Roman" w:cs="Times New Roman"/>
        </w:rPr>
        <w:t xml:space="preserve">arced </w:t>
      </w:r>
      <w:r w:rsidR="00B339E9">
        <w:rPr>
          <w:rFonts w:ascii="Times New Roman" w:hAnsi="Times New Roman" w:cs="Times New Roman"/>
        </w:rPr>
        <w:t>motion</w:t>
      </w:r>
      <w:r>
        <w:rPr>
          <w:rFonts w:ascii="Times New Roman" w:hAnsi="Times New Roman" w:cs="Times New Roman"/>
        </w:rPr>
        <w:t xml:space="preserve">. </w:t>
      </w:r>
      <w:r w:rsidR="00A00226">
        <w:rPr>
          <w:rFonts w:ascii="Times New Roman" w:hAnsi="Times New Roman" w:cs="Times New Roman"/>
        </w:rPr>
        <w:t>The</w:t>
      </w:r>
      <w:r w:rsidR="00BB0C16">
        <w:rPr>
          <w:rFonts w:ascii="Times New Roman" w:hAnsi="Times New Roman" w:cs="Times New Roman"/>
        </w:rPr>
        <w:t xml:space="preserve"> three units in </w:t>
      </w:r>
      <w:r w:rsidR="00A00226">
        <w:rPr>
          <w:rFonts w:ascii="Times New Roman" w:hAnsi="Times New Roman" w:cs="Times New Roman"/>
        </w:rPr>
        <w:t xml:space="preserve">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w:t>
      </w:r>
      <w:r w:rsidR="00E1689C">
        <w:rPr>
          <w:rFonts w:ascii="Times New Roman" w:hAnsi="Times New Roman" w:cs="Times New Roman"/>
        </w:rPr>
        <w:t xml:space="preserve"> the</w:t>
      </w:r>
      <w:r w:rsidR="00BB0C16">
        <w:rPr>
          <w:rFonts w:ascii="Times New Roman" w:hAnsi="Times New Roman" w:cs="Times New Roman"/>
        </w:rPr>
        <w:t xml:space="preserve"> spatial position of the obstacle (i.e., missing, middle, periphery), and the three units in the </w:t>
      </w:r>
      <w:r w:rsidR="000D00F9">
        <w:rPr>
          <w:rFonts w:ascii="Times New Roman" w:hAnsi="Times New Roman" w:cs="Times New Roman"/>
        </w:rPr>
        <w:t>Arc Apex-Obstacle Gap</w:t>
      </w:r>
      <w:r w:rsidR="00126BA4">
        <w:rPr>
          <w:rFonts w:ascii="Times New Roman" w:hAnsi="Times New Roman" w:cs="Times New Roman"/>
        </w:rPr>
        <w:t xml:space="preserve"> group</w:t>
      </w:r>
      <w:r w:rsidR="004C21ED">
        <w:rPr>
          <w:rFonts w:ascii="Times New Roman" w:hAnsi="Times New Roman" w:cs="Times New Roman"/>
        </w:rPr>
        <w:t xml:space="preserve"> corresponded to the vertical distance between the top of an obstacle and the apex of the arced motion trajectory (i.e., no separation [used for linear movements], minimal separation, large separation). </w:t>
      </w:r>
      <w:r w:rsidR="00D45295">
        <w:rPr>
          <w:rFonts w:ascii="Times New Roman" w:hAnsi="Times New Roman" w:cs="Times New Roman"/>
        </w:rPr>
        <w:t>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whether the first and second object</w:t>
      </w:r>
      <w:r w:rsidR="008C2658">
        <w:rPr>
          <w:rFonts w:ascii="Times New Roman" w:hAnsi="Times New Roman" w:cs="Times New Roman"/>
        </w:rPr>
        <w:t>s</w:t>
      </w:r>
      <w:r w:rsidR="00305A74">
        <w:rPr>
          <w:rFonts w:ascii="Times New Roman" w:hAnsi="Times New Roman" w:cs="Times New Roman"/>
        </w:rPr>
        <w:t xml:space="preserve">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340214">
        <w:rPr>
          <w:rFonts w:ascii="Times New Roman" w:hAnsi="Times New Roman" w:cs="Times New Roman"/>
        </w:rPr>
        <w:t xml:space="preserve"> All eleven groups</w:t>
      </w:r>
      <w:r w:rsidR="001862B7">
        <w:rPr>
          <w:rFonts w:ascii="Times New Roman" w:hAnsi="Times New Roman" w:cs="Times New Roman"/>
        </w:rPr>
        <w:t xml:space="preserve"> </w:t>
      </w:r>
      <w:r w:rsidR="00340214">
        <w:rPr>
          <w:rFonts w:ascii="Times New Roman" w:hAnsi="Times New Roman" w:cs="Times New Roman"/>
        </w:rPr>
        <w:t>were named this way intentionally to</w:t>
      </w:r>
      <w:r w:rsidR="001862B7">
        <w:rPr>
          <w:rFonts w:ascii="Times New Roman" w:hAnsi="Times New Roman" w:cs="Times New Roman"/>
        </w:rPr>
        <w:t xml:space="preserve"> </w:t>
      </w:r>
      <w:r w:rsidR="00DB1E68">
        <w:rPr>
          <w:rFonts w:ascii="Times New Roman" w:hAnsi="Times New Roman" w:cs="Times New Roman"/>
        </w:rPr>
        <w:t xml:space="preserve">emphasize </w:t>
      </w:r>
      <w:r w:rsidR="001862B7">
        <w:rPr>
          <w:rFonts w:ascii="Times New Roman" w:hAnsi="Times New Roman" w:cs="Times New Roman"/>
        </w:rPr>
        <w:t xml:space="preserve">their semantically neutral, </w:t>
      </w:r>
      <w:r w:rsidR="00340214">
        <w:rPr>
          <w:rFonts w:ascii="Times New Roman" w:hAnsi="Times New Roman" w:cs="Times New Roman"/>
        </w:rPr>
        <w:t xml:space="preserve">surface </w:t>
      </w:r>
      <w:r w:rsidR="001862B7">
        <w:rPr>
          <w:rFonts w:ascii="Times New Roman" w:hAnsi="Times New Roman" w:cs="Times New Roman"/>
        </w:rPr>
        <w:t>nature</w:t>
      </w:r>
      <w:r w:rsidR="00340214">
        <w:rPr>
          <w:rFonts w:ascii="Times New Roman" w:hAnsi="Times New Roman" w:cs="Times New Roman"/>
        </w:rPr>
        <w:t>s</w:t>
      </w:r>
      <w:r w:rsidR="001862B7">
        <w:rPr>
          <w:rFonts w:ascii="Times New Roman" w:hAnsi="Times New Roman" w:cs="Times New Roman"/>
        </w:rPr>
        <w:t xml:space="preserve">. </w:t>
      </w:r>
      <w:r w:rsidR="00DB1E68">
        <w:rPr>
          <w:rFonts w:ascii="Times New Roman" w:hAnsi="Times New Roman" w:cs="Times New Roman"/>
        </w:rPr>
        <w:t xml:space="preserv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2D5845CE" w14:textId="5A13B62E" w:rsidR="008674ED" w:rsidRPr="008674ED" w:rsidRDefault="00524642" w:rsidP="00821F6A">
      <w:pPr>
        <w:spacing w:line="480" w:lineRule="auto"/>
        <w:contextualSpacing/>
        <w:rPr>
          <w:rFonts w:ascii="Times New Roman" w:hAnsi="Times New Roman" w:cs="Times New Roman"/>
        </w:rPr>
      </w:pPr>
      <w:r>
        <w:rPr>
          <w:rFonts w:ascii="Times New Roman" w:hAnsi="Times New Roman" w:cs="Times New Roman"/>
        </w:rPr>
        <w:tab/>
      </w:r>
      <w:r w:rsidR="008674ED" w:rsidRPr="008674ED">
        <w:rPr>
          <w:rFonts w:ascii="Times New Roman" w:hAnsi="Times New Roman" w:cs="Times New Roman"/>
        </w:rPr>
        <w:t>The present account assumes that infants’ looking behaviors in studies assessing</w:t>
      </w:r>
      <w:r w:rsidR="008674ED">
        <w:rPr>
          <w:rFonts w:ascii="Times New Roman" w:hAnsi="Times New Roman" w:cs="Times New Roman"/>
        </w:rPr>
        <w:t xml:space="preserve"> their</w:t>
      </w:r>
      <w:r w:rsidR="008674ED" w:rsidRPr="008674ED">
        <w:rPr>
          <w:rFonts w:ascii="Times New Roman" w:hAnsi="Times New Roman" w:cs="Times New Roman"/>
        </w:rPr>
        <w:t xml:space="preserve"> action efficiency understanding reflect extensive real-world experience </w:t>
      </w:r>
      <w:r w:rsidR="008674ED">
        <w:rPr>
          <w:rFonts w:ascii="Times New Roman" w:hAnsi="Times New Roman" w:cs="Times New Roman"/>
        </w:rPr>
        <w:t>in which they process the</w:t>
      </w:r>
      <w:r w:rsidR="008674ED" w:rsidRPr="008674ED">
        <w:rPr>
          <w:rFonts w:ascii="Times New Roman" w:hAnsi="Times New Roman" w:cs="Times New Roman"/>
        </w:rPr>
        <w:t xml:space="preserve"> kinematics of actions, the visible surface features of objects and agents, and the associative relations among these perceptually grounded </w:t>
      </w:r>
      <w:r w:rsidR="008674ED">
        <w:rPr>
          <w:rFonts w:ascii="Times New Roman" w:hAnsi="Times New Roman" w:cs="Times New Roman"/>
        </w:rPr>
        <w:t>features</w:t>
      </w:r>
      <w:r w:rsidR="008674ED" w:rsidRPr="008674ED">
        <w:rPr>
          <w:rFonts w:ascii="Times New Roman" w:hAnsi="Times New Roman" w:cs="Times New Roman"/>
        </w:rPr>
        <w:t xml:space="preserve">. </w:t>
      </w:r>
      <w:r w:rsidR="00821F6A">
        <w:rPr>
          <w:rFonts w:ascii="Times New Roman" w:hAnsi="Times New Roman" w:cs="Times New Roman"/>
        </w:rPr>
        <w:t>This proposal was implemented via a pretraining phase. During this phase,</w:t>
      </w:r>
      <w:r w:rsidR="008674ED" w:rsidRPr="008674ED">
        <w:rPr>
          <w:rFonts w:ascii="Times New Roman" w:hAnsi="Times New Roman" w:cs="Times New Roman"/>
        </w:rPr>
        <w:t xml:space="preserve"> networks experienced two broad classes of events</w:t>
      </w:r>
      <w:r w:rsidR="00821F6A">
        <w:rPr>
          <w:rFonts w:ascii="Times New Roman" w:hAnsi="Times New Roman" w:cs="Times New Roman"/>
        </w:rPr>
        <w:t>: Linear Path Events and Arced Path Events</w:t>
      </w:r>
      <w:r w:rsidR="008674ED" w:rsidRPr="008674ED">
        <w:rPr>
          <w:rFonts w:ascii="Times New Roman" w:hAnsi="Times New Roman" w:cs="Times New Roman"/>
        </w:rPr>
        <w:t xml:space="preserve">. In </w:t>
      </w:r>
      <w:r w:rsidR="00027D4F">
        <w:rPr>
          <w:rFonts w:ascii="Times New Roman" w:hAnsi="Times New Roman" w:cs="Times New Roman"/>
        </w:rPr>
        <w:t>the former event, one</w:t>
      </w:r>
      <w:r w:rsidR="008674ED" w:rsidRPr="008674ED">
        <w:rPr>
          <w:rFonts w:ascii="Times New Roman" w:hAnsi="Times New Roman" w:cs="Times New Roman"/>
        </w:rPr>
        <w:t xml:space="preserve"> object moved </w:t>
      </w:r>
      <w:r w:rsidR="00C14C39">
        <w:rPr>
          <w:rFonts w:ascii="Times New Roman" w:hAnsi="Times New Roman" w:cs="Times New Roman"/>
        </w:rPr>
        <w:t>unobstructed</w:t>
      </w:r>
      <w:r w:rsidR="00C14C39" w:rsidRPr="008674ED">
        <w:rPr>
          <w:rFonts w:ascii="Times New Roman" w:hAnsi="Times New Roman" w:cs="Times New Roman"/>
        </w:rPr>
        <w:t xml:space="preserve"> </w:t>
      </w:r>
      <w:r w:rsidR="008674ED" w:rsidRPr="008674ED">
        <w:rPr>
          <w:rFonts w:ascii="Times New Roman" w:hAnsi="Times New Roman" w:cs="Times New Roman"/>
        </w:rPr>
        <w:t>toward</w:t>
      </w:r>
      <w:r w:rsidR="00C14C39">
        <w:rPr>
          <w:rFonts w:ascii="Times New Roman" w:hAnsi="Times New Roman" w:cs="Times New Roman"/>
        </w:rPr>
        <w:t>s</w:t>
      </w:r>
      <w:r w:rsidR="008674ED" w:rsidRPr="008674ED">
        <w:rPr>
          <w:rFonts w:ascii="Times New Roman" w:hAnsi="Times New Roman" w:cs="Times New Roman"/>
        </w:rPr>
        <w:t xml:space="preserve"> another along a horizontal trajectory. In </w:t>
      </w:r>
      <w:r w:rsidR="00C14C39">
        <w:rPr>
          <w:rFonts w:ascii="Times New Roman" w:hAnsi="Times New Roman" w:cs="Times New Roman"/>
        </w:rPr>
        <w:t>the latter event,</w:t>
      </w:r>
      <w:r w:rsidR="008674ED" w:rsidRPr="008674ED">
        <w:rPr>
          <w:rFonts w:ascii="Times New Roman" w:hAnsi="Times New Roman" w:cs="Times New Roman"/>
        </w:rPr>
        <w:t xml:space="preserve"> one object moved along a curved trajectory over an obstacle before coming to rest </w:t>
      </w:r>
      <w:r w:rsidR="00C14C39">
        <w:rPr>
          <w:rFonts w:ascii="Times New Roman" w:hAnsi="Times New Roman" w:cs="Times New Roman"/>
        </w:rPr>
        <w:t>next to the other object</w:t>
      </w:r>
      <w:r w:rsidR="008674ED" w:rsidRPr="008674ED">
        <w:rPr>
          <w:rFonts w:ascii="Times New Roman" w:hAnsi="Times New Roman" w:cs="Times New Roman"/>
        </w:rPr>
        <w:t>.</w:t>
      </w:r>
      <w:r w:rsidR="00C14C39">
        <w:rPr>
          <w:rFonts w:ascii="Times New Roman" w:hAnsi="Times New Roman" w:cs="Times New Roman"/>
        </w:rPr>
        <w:t xml:space="preserve"> Half of the objects in both events possessed one of the two classes of visible surface features</w:t>
      </w:r>
      <w:r w:rsidR="0093595B">
        <w:rPr>
          <w:rFonts w:ascii="Times New Roman" w:hAnsi="Times New Roman" w:cs="Times New Roman"/>
        </w:rPr>
        <w:t xml:space="preserve"> represented by the Surface Property groups</w:t>
      </w:r>
      <w:r w:rsidR="00C14C39">
        <w:rPr>
          <w:rFonts w:ascii="Times New Roman" w:hAnsi="Times New Roman" w:cs="Times New Roman"/>
        </w:rPr>
        <w:t xml:space="preserve">, whereas the remaining half possessed the other class. </w:t>
      </w:r>
      <w:r w:rsidR="00842ED5">
        <w:rPr>
          <w:rFonts w:ascii="Times New Roman" w:hAnsi="Times New Roman" w:cs="Times New Roman"/>
        </w:rPr>
        <w:t>This</w:t>
      </w:r>
      <w:r w:rsidR="008674ED" w:rsidRPr="008674ED">
        <w:rPr>
          <w:rFonts w:ascii="Times New Roman" w:hAnsi="Times New Roman" w:cs="Times New Roman"/>
        </w:rPr>
        <w:t xml:space="preserve"> </w:t>
      </w:r>
      <w:r w:rsidR="00842ED5" w:rsidRPr="008674ED">
        <w:rPr>
          <w:rFonts w:ascii="Times New Roman" w:hAnsi="Times New Roman" w:cs="Times New Roman"/>
        </w:rPr>
        <w:t>implement</w:t>
      </w:r>
      <w:r w:rsidR="00842ED5">
        <w:rPr>
          <w:rFonts w:ascii="Times New Roman" w:hAnsi="Times New Roman" w:cs="Times New Roman"/>
        </w:rPr>
        <w:t>ed</w:t>
      </w:r>
      <w:r w:rsidR="008674ED" w:rsidRPr="008674ED">
        <w:rPr>
          <w:rFonts w:ascii="Times New Roman" w:hAnsi="Times New Roman" w:cs="Times New Roman"/>
        </w:rPr>
        <w:t xml:space="preserve"> the assumption that entities with different appearances can engage in both </w:t>
      </w:r>
      <w:r w:rsidR="00842ED5">
        <w:rPr>
          <w:rFonts w:ascii="Times New Roman" w:hAnsi="Times New Roman" w:cs="Times New Roman"/>
        </w:rPr>
        <w:t>kinds of movement</w:t>
      </w:r>
      <w:r w:rsidR="008674ED" w:rsidRPr="008674ED">
        <w:rPr>
          <w:rFonts w:ascii="Times New Roman" w:hAnsi="Times New Roman" w:cs="Times New Roman"/>
        </w:rPr>
        <w:t xml:space="preserve">. </w:t>
      </w:r>
    </w:p>
    <w:p w14:paraId="6E4B832A" w14:textId="3DE5F18C" w:rsidR="0081314B" w:rsidRDefault="00662293" w:rsidP="008674ED">
      <w:pPr>
        <w:spacing w:line="480" w:lineRule="auto"/>
        <w:contextualSpacing/>
        <w:rPr>
          <w:rFonts w:ascii="Times New Roman" w:hAnsi="Times New Roman" w:cs="Times New Roman"/>
        </w:rPr>
      </w:pPr>
      <w:r>
        <w:rPr>
          <w:rFonts w:ascii="Times New Roman" w:hAnsi="Times New Roman" w:cs="Times New Roman"/>
        </w:rPr>
        <w:lastRenderedPageBreak/>
        <w:t xml:space="preserve">Additional assumptions that were implemented </w:t>
      </w:r>
      <w:r w:rsidR="00555070">
        <w:rPr>
          <w:rFonts w:ascii="Times New Roman" w:hAnsi="Times New Roman" w:cs="Times New Roman"/>
        </w:rPr>
        <w:t>in the model</w:t>
      </w:r>
      <w:r>
        <w:rPr>
          <w:rFonts w:ascii="Times New Roman" w:hAnsi="Times New Roman" w:cs="Times New Roman"/>
        </w:rPr>
        <w:t xml:space="preserve"> were that obstacles have reduced salience when they are located peripheral to </w:t>
      </w:r>
      <w:r w:rsidR="00903859">
        <w:rPr>
          <w:rFonts w:ascii="Times New Roman" w:hAnsi="Times New Roman" w:cs="Times New Roman"/>
        </w:rPr>
        <w:t>arced motion</w:t>
      </w:r>
      <w:r>
        <w:rPr>
          <w:rFonts w:ascii="Times New Roman" w:hAnsi="Times New Roman" w:cs="Times New Roman"/>
        </w:rPr>
        <w:t xml:space="preserve"> than when they are spatially contiguous and that </w:t>
      </w:r>
      <w:r w:rsidRPr="008674ED">
        <w:rPr>
          <w:rFonts w:ascii="Times New Roman" w:hAnsi="Times New Roman" w:cs="Times New Roman"/>
        </w:rPr>
        <w:t>curved trajectories clear obstacles by relatively small margins</w:t>
      </w:r>
      <w:r>
        <w:rPr>
          <w:rFonts w:ascii="Times New Roman" w:hAnsi="Times New Roman" w:cs="Times New Roman"/>
        </w:rPr>
        <w:t>. The first of these assumptions was</w:t>
      </w:r>
      <w:r w:rsidRPr="008674ED">
        <w:rPr>
          <w:rFonts w:ascii="Times New Roman" w:hAnsi="Times New Roman" w:cs="Times New Roman"/>
        </w:rPr>
        <w:t xml:space="preserve"> </w:t>
      </w:r>
      <w:r w:rsidR="00AE60E1" w:rsidRPr="00AE60E1">
        <w:rPr>
          <w:rFonts w:ascii="Times New Roman" w:hAnsi="Times New Roman" w:cs="Times New Roman"/>
        </w:rPr>
        <w:t>implemented by lower</w:t>
      </w:r>
      <w:r w:rsidR="001A5B1D">
        <w:rPr>
          <w:rFonts w:ascii="Times New Roman" w:hAnsi="Times New Roman" w:cs="Times New Roman"/>
        </w:rPr>
        <w:t>ing</w:t>
      </w:r>
      <w:r w:rsidR="00AE60E1" w:rsidRPr="00AE60E1">
        <w:rPr>
          <w:rFonts w:ascii="Times New Roman" w:hAnsi="Times New Roman" w:cs="Times New Roman"/>
        </w:rPr>
        <w:t xml:space="preserve"> the learning rate and increasing the weight decay on the incoming and outgoing </w:t>
      </w:r>
      <w:r w:rsidR="00AE60E1">
        <w:rPr>
          <w:rFonts w:ascii="Times New Roman" w:hAnsi="Times New Roman" w:cs="Times New Roman"/>
        </w:rPr>
        <w:t>weights</w:t>
      </w:r>
      <w:r w:rsidR="00AE60E1" w:rsidRPr="00AE60E1">
        <w:rPr>
          <w:rFonts w:ascii="Times New Roman" w:hAnsi="Times New Roman" w:cs="Times New Roman"/>
        </w:rPr>
        <w:t xml:space="preserve"> to the Obstacle Height and Obstacle Position groups. The specific value</w:t>
      </w:r>
      <w:r w:rsidR="005357E7">
        <w:rPr>
          <w:rFonts w:ascii="Times New Roman" w:hAnsi="Times New Roman" w:cs="Times New Roman"/>
        </w:rPr>
        <w:t xml:space="preserve"> </w:t>
      </w:r>
      <w:r w:rsidR="00AE60E1" w:rsidRPr="00AE60E1">
        <w:rPr>
          <w:rFonts w:ascii="Times New Roman" w:hAnsi="Times New Roman" w:cs="Times New Roman"/>
        </w:rPr>
        <w:t>used for the learning rate</w:t>
      </w:r>
      <w:r w:rsidR="00CB1571">
        <w:rPr>
          <w:rFonts w:ascii="Times New Roman" w:hAnsi="Times New Roman" w:cs="Times New Roman"/>
        </w:rPr>
        <w:t>—which, importantly, were distinct from the learning rate values used to simulate development age (see below)—</w:t>
      </w:r>
      <w:r w:rsidR="00AE60E1" w:rsidRPr="00AE60E1">
        <w:rPr>
          <w:rFonts w:ascii="Times New Roman" w:hAnsi="Times New Roman" w:cs="Times New Roman"/>
        </w:rPr>
        <w:t>was 1×10</w:t>
      </w:r>
      <w:r w:rsidR="00AE60E1" w:rsidRPr="00AE60E1">
        <w:rPr>
          <w:rFonts w:ascii="Times New Roman" w:hAnsi="Times New Roman" w:cs="Times New Roman"/>
          <w:vertAlign w:val="superscript"/>
        </w:rPr>
        <w:t>-4</w:t>
      </w:r>
      <w:r w:rsidR="00AE60E1" w:rsidRPr="00AE60E1">
        <w:rPr>
          <w:rFonts w:ascii="Times New Roman" w:hAnsi="Times New Roman" w:cs="Times New Roman"/>
        </w:rPr>
        <w:t>; the value used for the weight decay was 0.1. These values were kept constant across all simulations.</w:t>
      </w:r>
      <w:r w:rsidR="00A84060">
        <w:rPr>
          <w:rFonts w:ascii="Times New Roman" w:hAnsi="Times New Roman" w:cs="Times New Roman"/>
        </w:rPr>
        <w:t xml:space="preserve"> </w:t>
      </w:r>
      <w:r w:rsidR="008027E6">
        <w:rPr>
          <w:rFonts w:ascii="Times New Roman" w:hAnsi="Times New Roman" w:cs="Times New Roman"/>
        </w:rPr>
        <w:t xml:space="preserve">Additional </w:t>
      </w:r>
      <w:r w:rsidR="00A84060">
        <w:rPr>
          <w:rFonts w:ascii="Times New Roman" w:hAnsi="Times New Roman" w:cs="Times New Roman"/>
        </w:rPr>
        <w:t>simulations</w:t>
      </w:r>
      <w:r w:rsidR="008027E6">
        <w:rPr>
          <w:rFonts w:ascii="Times New Roman" w:hAnsi="Times New Roman" w:cs="Times New Roman"/>
        </w:rPr>
        <w:t xml:space="preserve"> reported in the Supplementary Materials</w:t>
      </w:r>
      <w:r w:rsidR="00A84060">
        <w:rPr>
          <w:rFonts w:ascii="Times New Roman" w:hAnsi="Times New Roman" w:cs="Times New Roman"/>
        </w:rPr>
        <w:t xml:space="preserve"> indicated that the results reported below were robust to the specific values used for the learning rate </w:t>
      </w:r>
      <w:r w:rsidR="00C47761">
        <w:rPr>
          <w:rFonts w:ascii="Times New Roman" w:hAnsi="Times New Roman" w:cs="Times New Roman"/>
        </w:rPr>
        <w:t xml:space="preserve">and </w:t>
      </w:r>
      <w:r w:rsidR="00A84060">
        <w:rPr>
          <w:rFonts w:ascii="Times New Roman" w:hAnsi="Times New Roman" w:cs="Times New Roman"/>
        </w:rPr>
        <w:t xml:space="preserve">weight decay. </w:t>
      </w:r>
      <w:r w:rsidR="00AE60E1" w:rsidRPr="00AE60E1">
        <w:rPr>
          <w:rFonts w:ascii="Times New Roman" w:hAnsi="Times New Roman" w:cs="Times New Roman"/>
        </w:rPr>
        <w:t xml:space="preserve"> </w:t>
      </w:r>
      <w:r w:rsidR="00AE60E1">
        <w:rPr>
          <w:rFonts w:ascii="Times New Roman" w:hAnsi="Times New Roman" w:cs="Times New Roman"/>
        </w:rPr>
        <w:t>Learning rate</w:t>
      </w:r>
      <w:r w:rsidR="00AE60E1" w:rsidRPr="00AE60E1">
        <w:rPr>
          <w:rFonts w:ascii="Times New Roman" w:hAnsi="Times New Roman" w:cs="Times New Roman"/>
        </w:rPr>
        <w:t xml:space="preserve"> is a parameter that controls </w:t>
      </w:r>
      <w:r w:rsidR="001A5B1D">
        <w:rPr>
          <w:rFonts w:ascii="Times New Roman" w:hAnsi="Times New Roman" w:cs="Times New Roman"/>
        </w:rPr>
        <w:t>how quickly a network’s weights adapt</w:t>
      </w:r>
      <w:r w:rsidR="00AE60E1" w:rsidRPr="00AE60E1">
        <w:rPr>
          <w:rFonts w:ascii="Times New Roman" w:hAnsi="Times New Roman" w:cs="Times New Roman"/>
        </w:rPr>
        <w:t xml:space="preserve">; larger learning rates </w:t>
      </w:r>
      <w:r w:rsidR="001A5B1D">
        <w:rPr>
          <w:rFonts w:ascii="Times New Roman" w:hAnsi="Times New Roman" w:cs="Times New Roman"/>
        </w:rPr>
        <w:t>correspond to</w:t>
      </w:r>
      <w:r w:rsidR="00AE60E1" w:rsidRPr="00AE60E1">
        <w:rPr>
          <w:rFonts w:ascii="Times New Roman" w:hAnsi="Times New Roman" w:cs="Times New Roman"/>
        </w:rPr>
        <w:t xml:space="preserve"> more rapid weight changes and faster learning. In contrast, weight decay controls how </w:t>
      </w:r>
      <w:r w:rsidR="000064AB">
        <w:rPr>
          <w:rFonts w:ascii="Times New Roman" w:hAnsi="Times New Roman" w:cs="Times New Roman"/>
        </w:rPr>
        <w:t>“</w:t>
      </w:r>
      <w:r w:rsidR="00AE60E1" w:rsidRPr="00AE60E1">
        <w:rPr>
          <w:rFonts w:ascii="Times New Roman" w:hAnsi="Times New Roman" w:cs="Times New Roman"/>
        </w:rPr>
        <w:t>big</w:t>
      </w:r>
      <w:r w:rsidR="000064AB">
        <w:rPr>
          <w:rFonts w:ascii="Times New Roman" w:hAnsi="Times New Roman" w:cs="Times New Roman"/>
        </w:rPr>
        <w:t>”</w:t>
      </w:r>
      <w:r w:rsidR="00AE60E1" w:rsidRPr="00AE60E1">
        <w:rPr>
          <w:rFonts w:ascii="Times New Roman" w:hAnsi="Times New Roman" w:cs="Times New Roman"/>
        </w:rPr>
        <w:t xml:space="preserve"> the weights are allowed to grow; lower values for this parameter correspond to larger weights. </w:t>
      </w:r>
      <w:r w:rsidR="001A5B1D">
        <w:rPr>
          <w:rFonts w:ascii="Times New Roman" w:hAnsi="Times New Roman" w:cs="Times New Roman"/>
        </w:rPr>
        <w:t>This way of implementing salience</w:t>
      </w:r>
      <w:r w:rsidR="00AE60E1" w:rsidRPr="00AE60E1">
        <w:rPr>
          <w:rFonts w:ascii="Times New Roman" w:hAnsi="Times New Roman" w:cs="Times New Roman"/>
        </w:rPr>
        <w:t xml:space="preserve"> aligns with past connectionist modeling work (e.g., Benton, 2024; Singh et al., 2025). </w:t>
      </w:r>
      <w:r w:rsidR="001C534C">
        <w:rPr>
          <w:rFonts w:ascii="Times New Roman" w:hAnsi="Times New Roman" w:cs="Times New Roman"/>
        </w:rPr>
        <w:t>The second</w:t>
      </w:r>
      <w:r w:rsidR="008674ED" w:rsidRPr="008674ED">
        <w:rPr>
          <w:rFonts w:ascii="Times New Roman" w:hAnsi="Times New Roman" w:cs="Times New Roman"/>
        </w:rPr>
        <w:t xml:space="preserve"> assumption was implemented by activating the Small Vertical Separation unit whenever </w:t>
      </w:r>
      <w:r w:rsidR="00903859">
        <w:rPr>
          <w:rFonts w:ascii="Times New Roman" w:hAnsi="Times New Roman" w:cs="Times New Roman"/>
        </w:rPr>
        <w:t>arced motion</w:t>
      </w:r>
      <w:r w:rsidR="008674ED" w:rsidRPr="008674ED">
        <w:rPr>
          <w:rFonts w:ascii="Times New Roman" w:hAnsi="Times New Roman" w:cs="Times New Roman"/>
        </w:rPr>
        <w:t xml:space="preserve"> occurred over an obstacle.</w:t>
      </w:r>
      <w:r w:rsidR="0081314B">
        <w:rPr>
          <w:rFonts w:ascii="Times New Roman" w:hAnsi="Times New Roman" w:cs="Times New Roman"/>
        </w:rPr>
        <w:t xml:space="preserve"> </w:t>
      </w:r>
    </w:p>
    <w:p w14:paraId="48870FEF" w14:textId="78C7D2A4" w:rsidR="00F04C71" w:rsidRDefault="00EB298A" w:rsidP="00555070">
      <w:pPr>
        <w:spacing w:line="480" w:lineRule="auto"/>
        <w:ind w:firstLine="720"/>
        <w:contextualSpacing/>
        <w:rPr>
          <w:rFonts w:ascii="Times New Roman" w:hAnsi="Times New Roman" w:cs="Times New Roman"/>
        </w:rPr>
      </w:pPr>
      <w:r>
        <w:rPr>
          <w:rFonts w:ascii="Times New Roman" w:hAnsi="Times New Roman" w:cs="Times New Roman"/>
        </w:rPr>
        <w:t xml:space="preserve">In terms of the duration of the pretraining phase, its length </w:t>
      </w:r>
      <w:r w:rsidR="008674ED" w:rsidRPr="008674ED">
        <w:rPr>
          <w:rFonts w:ascii="Times New Roman" w:hAnsi="Times New Roman" w:cs="Times New Roman"/>
        </w:rPr>
        <w:t xml:space="preserve">varied systematically across simulations such that networks corresponding to older infants received proportionally more pretraining experience than </w:t>
      </w:r>
      <w:r>
        <w:rPr>
          <w:rFonts w:ascii="Times New Roman" w:hAnsi="Times New Roman" w:cs="Times New Roman"/>
        </w:rPr>
        <w:t xml:space="preserve">those </w:t>
      </w:r>
      <w:r w:rsidR="008674ED" w:rsidRPr="008674ED">
        <w:rPr>
          <w:rFonts w:ascii="Times New Roman" w:hAnsi="Times New Roman" w:cs="Times New Roman"/>
        </w:rPr>
        <w:t xml:space="preserve">corresponding to younger infants. </w:t>
      </w:r>
      <w:r w:rsidR="00A36A7C">
        <w:rPr>
          <w:rFonts w:ascii="Times New Roman" w:hAnsi="Times New Roman" w:cs="Times New Roman"/>
        </w:rPr>
        <w:t>Specifically</w:t>
      </w:r>
      <w:r w:rsidR="008674ED" w:rsidRPr="008674ED">
        <w:rPr>
          <w:rFonts w:ascii="Times New Roman" w:hAnsi="Times New Roman" w:cs="Times New Roman"/>
        </w:rPr>
        <w:t xml:space="preserve">, simulations </w:t>
      </w:r>
      <w:r>
        <w:rPr>
          <w:rFonts w:ascii="Times New Roman" w:hAnsi="Times New Roman" w:cs="Times New Roman"/>
        </w:rPr>
        <w:t>that modeled</w:t>
      </w:r>
      <w:r w:rsidRPr="008674ED">
        <w:rPr>
          <w:rFonts w:ascii="Times New Roman" w:hAnsi="Times New Roman" w:cs="Times New Roman"/>
        </w:rPr>
        <w:t xml:space="preserve"> </w:t>
      </w:r>
      <w:r w:rsidR="008674ED" w:rsidRPr="008674ED">
        <w:rPr>
          <w:rFonts w:ascii="Times New Roman" w:hAnsi="Times New Roman" w:cs="Times New Roman"/>
        </w:rPr>
        <w:t xml:space="preserve">12-month-olds received 900 epochs of pretraining, whereas simulations </w:t>
      </w:r>
      <w:r>
        <w:rPr>
          <w:rFonts w:ascii="Times New Roman" w:hAnsi="Times New Roman" w:cs="Times New Roman"/>
        </w:rPr>
        <w:t>that modeled</w:t>
      </w:r>
      <w:r w:rsidRPr="008674ED">
        <w:rPr>
          <w:rFonts w:ascii="Times New Roman" w:hAnsi="Times New Roman" w:cs="Times New Roman"/>
        </w:rPr>
        <w:t xml:space="preserve"> </w:t>
      </w:r>
      <w:r w:rsidR="008674ED" w:rsidRPr="008674ED">
        <w:rPr>
          <w:rFonts w:ascii="Times New Roman" w:hAnsi="Times New Roman" w:cs="Times New Roman"/>
        </w:rPr>
        <w:t xml:space="preserve">9-, 6-, and 3-month-olds received 675, 450, and 225 epochs, respectively. </w:t>
      </w:r>
      <w:r>
        <w:rPr>
          <w:rFonts w:ascii="Times New Roman" w:hAnsi="Times New Roman" w:cs="Times New Roman"/>
        </w:rPr>
        <w:t xml:space="preserve">Developmental </w:t>
      </w:r>
      <w:r w:rsidR="000064AB">
        <w:rPr>
          <w:rFonts w:ascii="Times New Roman" w:hAnsi="Times New Roman" w:cs="Times New Roman"/>
        </w:rPr>
        <w:t>“</w:t>
      </w:r>
      <w:r>
        <w:rPr>
          <w:rFonts w:ascii="Times New Roman" w:hAnsi="Times New Roman" w:cs="Times New Roman"/>
        </w:rPr>
        <w:t>age</w:t>
      </w:r>
      <w:r w:rsidR="000064AB">
        <w:rPr>
          <w:rFonts w:ascii="Times New Roman" w:hAnsi="Times New Roman" w:cs="Times New Roman"/>
        </w:rPr>
        <w:t>”</w:t>
      </w:r>
      <w:r>
        <w:rPr>
          <w:rFonts w:ascii="Times New Roman" w:hAnsi="Times New Roman" w:cs="Times New Roman"/>
        </w:rPr>
        <w:t xml:space="preserve"> was also modeled via the learning rate parameter</w:t>
      </w:r>
      <w:r w:rsidR="009C69D7">
        <w:rPr>
          <w:rFonts w:ascii="Times New Roman" w:hAnsi="Times New Roman" w:cs="Times New Roman"/>
        </w:rPr>
        <w:t xml:space="preserve">; a higher learning rate was used for older models than younger ones. This value ranged from 0.1 for the oldest models to 0.05 for the </w:t>
      </w:r>
      <w:r w:rsidR="009C69D7">
        <w:rPr>
          <w:rFonts w:ascii="Times New Roman" w:hAnsi="Times New Roman" w:cs="Times New Roman"/>
        </w:rPr>
        <w:lastRenderedPageBreak/>
        <w:t xml:space="preserve">youngest models. </w:t>
      </w:r>
      <w:r w:rsidR="00D12019">
        <w:rPr>
          <w:rFonts w:ascii="Times New Roman" w:hAnsi="Times New Roman" w:cs="Times New Roman"/>
        </w:rPr>
        <w:t xml:space="preserve">Note that these learning rates applied to the non-obstacle weights. </w:t>
      </w:r>
      <w:r w:rsidR="002E6914">
        <w:rPr>
          <w:rFonts w:ascii="Times New Roman" w:hAnsi="Times New Roman" w:cs="Times New Roman"/>
        </w:rPr>
        <w:t xml:space="preserve">Assigning larger learning rates to older models </w:t>
      </w:r>
      <w:r w:rsidR="008674ED" w:rsidRPr="008674ED">
        <w:rPr>
          <w:rFonts w:ascii="Times New Roman" w:hAnsi="Times New Roman" w:cs="Times New Roman"/>
        </w:rPr>
        <w:t>implemented the assumption that processing efficiency improves developmentally.</w:t>
      </w:r>
      <w:r w:rsidR="00555070">
        <w:rPr>
          <w:rFonts w:ascii="Times New Roman" w:hAnsi="Times New Roman" w:cs="Times New Roman"/>
        </w:rPr>
        <w:t xml:space="preserve"> </w:t>
      </w:r>
      <w:r w:rsidR="00FE50C8">
        <w:rPr>
          <w:rFonts w:ascii="Times New Roman" w:hAnsi="Times New Roman" w:cs="Times New Roman"/>
        </w:rPr>
        <w:t>Apart from</w:t>
      </w:r>
      <w:r w:rsidR="00555070">
        <w:rPr>
          <w:rFonts w:ascii="Times New Roman" w:hAnsi="Times New Roman" w:cs="Times New Roman"/>
        </w:rPr>
        <w:t xml:space="preserve"> Simulation 5,</w:t>
      </w:r>
      <w:r w:rsidR="008674ED" w:rsidRPr="008674ED">
        <w:rPr>
          <w:rFonts w:ascii="Times New Roman" w:hAnsi="Times New Roman" w:cs="Times New Roman"/>
        </w:rPr>
        <w:t xml:space="preserve"> </w:t>
      </w:r>
      <w:r w:rsidR="00555070">
        <w:rPr>
          <w:rFonts w:ascii="Times New Roman" w:hAnsi="Times New Roman" w:cs="Times New Roman"/>
        </w:rPr>
        <w:t>t</w:t>
      </w:r>
      <w:r w:rsidR="002E6914" w:rsidRPr="002E6914">
        <w:rPr>
          <w:rFonts w:ascii="Times New Roman" w:hAnsi="Times New Roman" w:cs="Times New Roman"/>
        </w:rPr>
        <w:t>he habituation phase always followed the pretraining phase and lasted between 8 and 12 epochs in step sizes of 1 (see below for details about the nature of the habituation experience for a given simulation). Different numbers of habituation epochs were used to ensure that the results reported below were robust to particular values of this parameter.</w:t>
      </w:r>
      <w:r w:rsidR="00F04C71">
        <w:rPr>
          <w:rFonts w:ascii="Times New Roman" w:hAnsi="Times New Roman" w:cs="Times New Roman"/>
        </w:rPr>
        <w:t xml:space="preserve"> </w:t>
      </w:r>
    </w:p>
    <w:p w14:paraId="360CBDC1" w14:textId="56E2F6B4" w:rsidR="00CE5085" w:rsidRDefault="00B40E05" w:rsidP="00B40E05">
      <w:pPr>
        <w:spacing w:line="480" w:lineRule="auto"/>
        <w:ind w:firstLine="720"/>
        <w:contextualSpacing/>
        <w:rPr>
          <w:rFonts w:ascii="Times New Roman" w:hAnsi="Times New Roman" w:cs="Times New Roman"/>
        </w:rPr>
      </w:pPr>
      <w:r w:rsidRPr="00B40E05">
        <w:rPr>
          <w:rFonts w:ascii="Times New Roman" w:hAnsi="Times New Roman" w:cs="Times New Roman"/>
        </w:rPr>
        <w:t>The dependent measure used in these simulations was network (cross-entropy) error (Hinton, 1989). As in prior developmental connectionist models (e.g., Mareschal et al., 2000; Quinn &amp; Johnson, 2000; Rakison &amp; Lupyan, 2008), network error was treated as a proxy for looking time such that greater error corresponded to longer looking. This interpretation of error also aligns with theories of habituation proposing that infants’ looking declines as their internal representations increasingly match external events (e.g., Cohen, 1973; Sokolov, 1963), as well as with how autoencoders—which</w:t>
      </w:r>
      <w:r w:rsidR="00555070">
        <w:rPr>
          <w:rFonts w:ascii="Times New Roman" w:hAnsi="Times New Roman" w:cs="Times New Roman"/>
        </w:rPr>
        <w:t>, in part,</w:t>
      </w:r>
      <w:r w:rsidRPr="00B40E05">
        <w:rPr>
          <w:rFonts w:ascii="Times New Roman" w:hAnsi="Times New Roman" w:cs="Times New Roman"/>
        </w:rPr>
        <w:t xml:space="preserve"> ALIAS is—learn.</w:t>
      </w:r>
      <w:r>
        <w:rPr>
          <w:rFonts w:ascii="Times New Roman" w:hAnsi="Times New Roman" w:cs="Times New Roman"/>
        </w:rPr>
        <w:t xml:space="preserve"> </w:t>
      </w:r>
    </w:p>
    <w:p w14:paraId="7BB3849B" w14:textId="3BEB1697"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6"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9E2CFEB" w:rsidR="00524642" w:rsidRDefault="00524642" w:rsidP="00D86763">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D86763" w:rsidRPr="00D86763">
        <w:rPr>
          <w:rFonts w:ascii="Times New Roman" w:hAnsi="Times New Roman" w:cs="Times New Roman"/>
          <w:b/>
          <w:bCs/>
        </w:rPr>
        <w:t>Selective longer looking to inefficient actions.</w:t>
      </w:r>
    </w:p>
    <w:p w14:paraId="5F0C4689" w14:textId="40970862" w:rsidR="007A330E" w:rsidRDefault="00524642" w:rsidP="007A330E">
      <w:pPr>
        <w:spacing w:line="480" w:lineRule="auto"/>
        <w:contextualSpacing/>
        <w:rPr>
          <w:rFonts w:ascii="Times New Roman" w:hAnsi="Times New Roman" w:cs="Times New Roman"/>
        </w:rPr>
      </w:pPr>
      <w:r>
        <w:rPr>
          <w:rFonts w:ascii="Times New Roman" w:hAnsi="Times New Roman" w:cs="Times New Roman"/>
        </w:rPr>
        <w:tab/>
      </w:r>
      <w:r w:rsidR="007C234D" w:rsidRPr="007C234D">
        <w:rPr>
          <w:rFonts w:ascii="Times New Roman" w:hAnsi="Times New Roman" w:cs="Times New Roman"/>
        </w:rPr>
        <w:t xml:space="preserve">Simulation 1a modeled the first target finding: </w:t>
      </w:r>
      <w:r w:rsidR="005E3C5D">
        <w:rPr>
          <w:rFonts w:ascii="Times New Roman" w:hAnsi="Times New Roman" w:cs="Times New Roman"/>
        </w:rPr>
        <w:t xml:space="preserve">Infants </w:t>
      </w:r>
      <w:r w:rsidR="007C234D" w:rsidRPr="007C234D">
        <w:rPr>
          <w:rFonts w:ascii="Times New Roman" w:hAnsi="Times New Roman" w:cs="Times New Roman"/>
        </w:rPr>
        <w:t>look longer at a barrierless curved test event than at a barrierless straight-path event</w:t>
      </w:r>
      <w:r w:rsidR="005E3C5D">
        <w:rPr>
          <w:rFonts w:ascii="Times New Roman" w:hAnsi="Times New Roman" w:cs="Times New Roman"/>
        </w:rPr>
        <w:t xml:space="preserve"> following habituation to a constrained event. </w:t>
      </w:r>
      <w:r w:rsidR="004F5E4E">
        <w:rPr>
          <w:rFonts w:ascii="Times New Roman" w:hAnsi="Times New Roman" w:cs="Times New Roman"/>
        </w:rPr>
        <w:t>ALIAS performance was</w:t>
      </w:r>
      <w:r w:rsidR="007C234D" w:rsidRPr="007C234D">
        <w:rPr>
          <w:rFonts w:ascii="Times New Roman" w:hAnsi="Times New Roman" w:cs="Times New Roman"/>
        </w:rPr>
        <w:t xml:space="preserve"> compared to that of OM10, OM10-2, and ALIAS-2.</w:t>
      </w:r>
      <w:r w:rsidR="007A330E">
        <w:rPr>
          <w:rFonts w:ascii="Times New Roman" w:hAnsi="Times New Roman" w:cs="Times New Roman"/>
        </w:rPr>
        <w:t xml:space="preserve"> </w:t>
      </w:r>
      <w:r w:rsidR="00555070">
        <w:rPr>
          <w:rFonts w:ascii="Times New Roman" w:hAnsi="Times New Roman" w:cs="Times New Roman"/>
        </w:rPr>
        <w:t>All</w:t>
      </w:r>
      <w:r w:rsidR="007A330E">
        <w:rPr>
          <w:rFonts w:ascii="Times New Roman" w:hAnsi="Times New Roman" w:cs="Times New Roman"/>
        </w:rPr>
        <w:t xml:space="preserve"> networks </w:t>
      </w:r>
      <w:r>
        <w:rPr>
          <w:rFonts w:ascii="Times New Roman" w:hAnsi="Times New Roman" w:cs="Times New Roman"/>
        </w:rPr>
        <w:t xml:space="preserve">were </w:t>
      </w:r>
      <w:r>
        <w:rPr>
          <w:rFonts w:ascii="Times New Roman" w:hAnsi="Times New Roman" w:cs="Times New Roman"/>
        </w:rPr>
        <w:lastRenderedPageBreak/>
        <w:t xml:space="preserve">assigned either to the Experimental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20) or</w:t>
      </w:r>
      <w:r>
        <w:rPr>
          <w:rFonts w:ascii="Times New Roman" w:hAnsi="Times New Roman" w:cs="Times New Roman"/>
        </w:rPr>
        <w:t xml:space="preserve"> Control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xml:space="preserve">= 20) </w:t>
      </w:r>
      <w:r>
        <w:rPr>
          <w:rFonts w:ascii="Times New Roman" w:hAnsi="Times New Roman" w:cs="Times New Roman"/>
        </w:rPr>
        <w:t>condition</w:t>
      </w:r>
      <w:r w:rsidR="00F62A90">
        <w:rPr>
          <w:rFonts w:ascii="Times New Roman" w:hAnsi="Times New Roman" w:cs="Times New Roman"/>
        </w:rPr>
        <w:t xml:space="preserve">. </w:t>
      </w:r>
      <w:r>
        <w:rPr>
          <w:rFonts w:ascii="Times New Roman" w:hAnsi="Times New Roman" w:cs="Times New Roman"/>
        </w:rPr>
        <w:t xml:space="preserve"> </w:t>
      </w:r>
      <w:r w:rsidR="00555070">
        <w:rPr>
          <w:rFonts w:ascii="Times New Roman" w:hAnsi="Times New Roman" w:cs="Times New Roman"/>
        </w:rPr>
        <w:t>For ALIAS and ALIAS-2, in particular, 20</w:t>
      </w:r>
      <w:r w:rsidR="00F62A90">
        <w:rPr>
          <w:rFonts w:ascii="Times New Roman" w:hAnsi="Times New Roman" w:cs="Times New Roman"/>
        </w:rPr>
        <w:t xml:space="preserve"> networks were tested </w:t>
      </w:r>
      <w:r w:rsidR="006C7DCD">
        <w:rPr>
          <w:rFonts w:ascii="Times New Roman" w:hAnsi="Times New Roman" w:cs="Times New Roman"/>
        </w:rPr>
        <w:t xml:space="preserve">at each of five different </w:t>
      </w:r>
      <w:r w:rsidR="000064AB">
        <w:rPr>
          <w:rFonts w:ascii="Times New Roman" w:hAnsi="Times New Roman" w:cs="Times New Roman"/>
        </w:rPr>
        <w:t>“</w:t>
      </w:r>
      <w:r w:rsidR="006C7DCD">
        <w:rPr>
          <w:rFonts w:ascii="Times New Roman" w:hAnsi="Times New Roman" w:cs="Times New Roman"/>
        </w:rPr>
        <w:t>habituation</w:t>
      </w:r>
      <w:r w:rsidR="000064AB">
        <w:rPr>
          <w:rFonts w:ascii="Times New Roman" w:hAnsi="Times New Roman" w:cs="Times New Roman"/>
        </w:rPr>
        <w:t>”</w:t>
      </w:r>
      <w:r w:rsidR="006C7DCD">
        <w:rPr>
          <w:rFonts w:ascii="Times New Roman" w:hAnsi="Times New Roman" w:cs="Times New Roman"/>
        </w:rPr>
        <w:t xml:space="preserve"> epochs </w:t>
      </w:r>
      <w:r w:rsidR="00F62A90">
        <w:rPr>
          <w:rFonts w:ascii="Times New Roman" w:hAnsi="Times New Roman" w:cs="Times New Roman"/>
        </w:rPr>
        <w:t xml:space="preserve">across both conditions. This yielded a total of 200 networks per model variant. </w:t>
      </w:r>
    </w:p>
    <w:p w14:paraId="5DAC01E5" w14:textId="2BE897D3" w:rsidR="00BC196F" w:rsidRDefault="001F49EB"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D401B" w:rsidRPr="003D401B">
        <w:rPr>
          <w:rFonts w:ascii="Times New Roman" w:hAnsi="Times New Roman" w:cs="Times New Roman"/>
        </w:rPr>
        <w:t xml:space="preserve">The habituation event used in the Experimental condition closely resembled the Arced Path pretraining event with two modifications. First, novel objects possessing surface features </w:t>
      </w:r>
      <w:r w:rsidR="00B93DE3">
        <w:rPr>
          <w:rFonts w:ascii="Times New Roman" w:hAnsi="Times New Roman" w:cs="Times New Roman"/>
        </w:rPr>
        <w:t>typical of</w:t>
      </w:r>
      <w:r w:rsidR="003D401B" w:rsidRPr="003D401B">
        <w:rPr>
          <w:rFonts w:ascii="Times New Roman" w:hAnsi="Times New Roman" w:cs="Times New Roman"/>
        </w:rPr>
        <w:t xml:space="preserve"> animate entities were used; these objects approximated the animate stimuli employed in the original behavioral studies. Second, a higher obstacle and curved trajectory were used than those encountered during pretraining. Networks were then tested on barrierless straight and curved events involving the habituation objects. The straight trajectory corresponded to the Efficient test event</w:t>
      </w:r>
      <w:r w:rsidR="003D401B">
        <w:rPr>
          <w:rFonts w:ascii="Times New Roman" w:hAnsi="Times New Roman" w:cs="Times New Roman"/>
        </w:rPr>
        <w:t>;</w:t>
      </w:r>
      <w:r w:rsidR="003D401B" w:rsidRPr="003D401B">
        <w:rPr>
          <w:rFonts w:ascii="Times New Roman" w:hAnsi="Times New Roman" w:cs="Times New Roman"/>
        </w:rPr>
        <w:t xml:space="preserve"> the curved trajectory</w:t>
      </w:r>
      <w:r w:rsidR="000757D8">
        <w:rPr>
          <w:rFonts w:ascii="Times New Roman" w:hAnsi="Times New Roman" w:cs="Times New Roman"/>
        </w:rPr>
        <w:t>,</w:t>
      </w:r>
      <w:r w:rsidR="003D401B" w:rsidRPr="003D401B">
        <w:rPr>
          <w:rFonts w:ascii="Times New Roman" w:hAnsi="Times New Roman" w:cs="Times New Roman"/>
        </w:rPr>
        <w:t xml:space="preserve"> to the Inefficient test event.</w:t>
      </w:r>
    </w:p>
    <w:p w14:paraId="4AEA4692" w14:textId="77777777" w:rsidR="00C0405C" w:rsidRDefault="00C0405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9F50EB" w14:textId="6F9AF82C" w:rsidR="00660433" w:rsidRPr="003428D1"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6BF59CDA"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w:t>
      </w:r>
      <w:r w:rsidR="00D63B57"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(Left)</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N</w:t>
      </w:r>
      <w:r w:rsidR="00D63B57" w:rsidRPr="00D63B57">
        <w:rPr>
          <w:rFonts w:ascii="Times New Roman" w:hAnsi="Times New Roman" w:cs="Times New Roman"/>
          <w:i w:val="0"/>
          <w:iCs w:val="0"/>
          <w:color w:val="000000" w:themeColor="text1"/>
          <w:sz w:val="24"/>
          <w:szCs w:val="24"/>
        </w:rPr>
        <w:t>etwork error collapsed across habituation lengths</w:t>
      </w:r>
      <w:r w:rsidR="00D63B57">
        <w:rPr>
          <w:rFonts w:ascii="Times New Roman" w:hAnsi="Times New Roman" w:cs="Times New Roman"/>
          <w:i w:val="0"/>
          <w:iCs w:val="0"/>
          <w:color w:val="000000" w:themeColor="text1"/>
          <w:sz w:val="24"/>
          <w:szCs w:val="24"/>
        </w:rPr>
        <w:t>. (Right) Error</w:t>
      </w:r>
      <w:r w:rsidR="00D63B57" w:rsidRPr="00D63B57">
        <w:rPr>
          <w:rFonts w:ascii="Times New Roman" w:hAnsi="Times New Roman" w:cs="Times New Roman"/>
          <w:i w:val="0"/>
          <w:iCs w:val="0"/>
          <w:color w:val="000000" w:themeColor="text1"/>
          <w:sz w:val="24"/>
          <w:szCs w:val="24"/>
        </w:rPr>
        <w:t xml:space="preserve"> as a function of habituation length. Data shown were generated by ALIAS.</w:t>
      </w:r>
      <w:r w:rsidR="00D63B57">
        <w:rPr>
          <w:rFonts w:ascii="Times New Roman" w:hAnsi="Times New Roman" w:cs="Times New Roman"/>
          <w:i w:val="0"/>
          <w:iCs w:val="0"/>
          <w:color w:val="000000" w:themeColor="text1"/>
          <w:sz w:val="24"/>
          <w:szCs w:val="24"/>
        </w:rPr>
        <w:t xml:space="preserve"> </w:t>
      </w:r>
    </w:p>
    <w:p w14:paraId="328D1202" w14:textId="77777777" w:rsidR="007942CC"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B661446" w14:textId="636D4DCF" w:rsidR="00DA2268"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Figure 3 shows the looking time data—operationalized as network error—for ALIAS overall (i.e., averaged over different lengths of habituation) and for different amounts of </w:t>
      </w:r>
      <w:r>
        <w:rPr>
          <w:rFonts w:ascii="Times New Roman" w:hAnsi="Times New Roman" w:cs="Times New Roman"/>
        </w:rPr>
        <w:lastRenderedPageBreak/>
        <w:t xml:space="preserve">habituation. </w:t>
      </w:r>
      <w:r w:rsidR="00DF0A8B">
        <w:rPr>
          <w:rFonts w:ascii="Times New Roman" w:hAnsi="Times New Roman" w:cs="Times New Roman"/>
        </w:rPr>
        <w:t>As can be seen</w:t>
      </w:r>
      <w:r>
        <w:rPr>
          <w:rStyle w:val="FootnoteReference"/>
          <w:rFonts w:ascii="Times New Roman" w:hAnsi="Times New Roman" w:cs="Times New Roman"/>
        </w:rPr>
        <w:footnoteReference w:id="2"/>
      </w:r>
      <w:r w:rsidR="00DF0A8B">
        <w:rPr>
          <w:rFonts w:ascii="Times New Roman" w:hAnsi="Times New Roman" w:cs="Times New Roman"/>
        </w:rPr>
        <w:t xml:space="preserve">, </w:t>
      </w:r>
      <w:r>
        <w:rPr>
          <w:rFonts w:ascii="Times New Roman" w:hAnsi="Times New Roman" w:cs="Times New Roman"/>
        </w:rPr>
        <w:t>ALIAS successfully reproduced the first target finding</w:t>
      </w:r>
      <w:r w:rsidR="00DF0A8B">
        <w:rPr>
          <w:rFonts w:ascii="Times New Roman" w:hAnsi="Times New Roman" w:cs="Times New Roman"/>
        </w:rPr>
        <w:t>, both overall and across different amounts of habituation</w:t>
      </w:r>
      <w:r>
        <w:rPr>
          <w:rFonts w:ascii="Times New Roman" w:hAnsi="Times New Roman" w:cs="Times New Roman"/>
        </w:rPr>
        <w:t xml:space="preserve">: Networks in the Experimental condition produced greater error to (i.e., looked longer at) the Inefficient test event than at the Efficient one. In contrast, networks in the Control condition produced comparable error across the two test events.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084716C5" w14:textId="209C20DB" w:rsidR="007942CC" w:rsidRDefault="00AC1613" w:rsidP="00647442">
      <w:pPr>
        <w:pStyle w:val="Caption"/>
        <w:rPr>
          <w:rFonts w:ascii="Times New Roman" w:hAnsi="Times New Roman" w:cs="Times New Roman"/>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M</w:t>
      </w:r>
      <w:r w:rsidR="0064744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OM10. </w:t>
      </w:r>
      <w:r w:rsidR="00647442" w:rsidRPr="00647442">
        <w:rPr>
          <w:rFonts w:ascii="Times New Roman" w:hAnsi="Times New Roman" w:cs="Times New Roman"/>
          <w:i w:val="0"/>
          <w:iCs w:val="0"/>
          <w:color w:val="000000" w:themeColor="text1"/>
          <w:sz w:val="24"/>
          <w:szCs w:val="24"/>
        </w:rPr>
        <w:t>Error bars represent standard errors.</w:t>
      </w:r>
    </w:p>
    <w:p w14:paraId="57D6296B" w14:textId="77777777" w:rsidR="00410A05" w:rsidRDefault="00376BBD"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18FC986" w14:textId="57C31935" w:rsidR="00BC196F" w:rsidRDefault="00410A05"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76BBD" w:rsidRPr="00376BBD">
        <w:rPr>
          <w:rFonts w:ascii="Times New Roman" w:hAnsi="Times New Roman" w:cs="Times New Roman"/>
        </w:rPr>
        <w:t xml:space="preserve">Figure 4 shows OM10’s responses to the same test events. The results revealed that networks in the Experimental condition produced greater error to the Inefficient test event than to the Efficient one. In contrast, networks in the Control condition produced comparable error across the two test events. </w:t>
      </w:r>
      <w:r w:rsidR="004761CD">
        <w:rPr>
          <w:rFonts w:ascii="Times New Roman" w:hAnsi="Times New Roman" w:cs="Times New Roman"/>
        </w:rPr>
        <w:t xml:space="preserve">OM10 thus </w:t>
      </w:r>
      <w:r w:rsidR="00376BBD">
        <w:rPr>
          <w:rFonts w:ascii="Times New Roman" w:hAnsi="Times New Roman" w:cs="Times New Roman"/>
        </w:rPr>
        <w:t>qualitatively</w:t>
      </w:r>
      <w:r w:rsidR="00376BBD" w:rsidRPr="00376BBD">
        <w:rPr>
          <w:rFonts w:ascii="Times New Roman" w:hAnsi="Times New Roman" w:cs="Times New Roman"/>
        </w:rPr>
        <w:t xml:space="preserve"> reproduced the first target finding</w:t>
      </w:r>
      <w:r w:rsidR="00376BBD">
        <w:rPr>
          <w:rFonts w:ascii="Times New Roman" w:hAnsi="Times New Roman" w:cs="Times New Roman"/>
        </w:rPr>
        <w:t xml:space="preserve">. At the same time, comparing these responses to ALIAS’s responses in Figure 3 </w:t>
      </w:r>
      <w:r w:rsidR="00376BBD" w:rsidRPr="00376BBD">
        <w:rPr>
          <w:rFonts w:ascii="Times New Roman" w:hAnsi="Times New Roman" w:cs="Times New Roman"/>
        </w:rPr>
        <w:t xml:space="preserve">reveals that the difference in error between the Efficient and Inefficient test events in the Experimental condition was </w:t>
      </w:r>
      <w:r w:rsidR="00376BBD">
        <w:rPr>
          <w:rFonts w:ascii="Times New Roman" w:hAnsi="Times New Roman" w:cs="Times New Roman"/>
        </w:rPr>
        <w:t xml:space="preserve">substantially attenuated for OM10 </w:t>
      </w:r>
      <w:r w:rsidR="004208D5">
        <w:rPr>
          <w:rFonts w:ascii="Times New Roman" w:hAnsi="Times New Roman" w:cs="Times New Roman"/>
        </w:rPr>
        <w:t>compared to</w:t>
      </w:r>
      <w:r w:rsidR="00BF4A47">
        <w:rPr>
          <w:rFonts w:ascii="Times New Roman" w:hAnsi="Times New Roman" w:cs="Times New Roman"/>
        </w:rPr>
        <w:t xml:space="preserve"> </w:t>
      </w:r>
      <w:commentRangeStart w:id="26"/>
      <w:commentRangeStart w:id="27"/>
      <w:commentRangeStart w:id="28"/>
      <w:commentRangeStart w:id="29"/>
      <w:r w:rsidR="00376BBD">
        <w:rPr>
          <w:rFonts w:ascii="Times New Roman" w:hAnsi="Times New Roman" w:cs="Times New Roman"/>
        </w:rPr>
        <w:t>ALIAS</w:t>
      </w:r>
      <w:commentRangeEnd w:id="26"/>
      <w:r w:rsidR="00CC2CA0">
        <w:rPr>
          <w:rStyle w:val="CommentReference"/>
          <w:rFonts w:ascii="Times New Roman" w:hAnsi="Times New Roman" w:cs="Times New Roman"/>
          <w:sz w:val="24"/>
          <w:szCs w:val="24"/>
        </w:rPr>
        <w:commentReference w:id="26"/>
      </w:r>
      <w:commentRangeEnd w:id="27"/>
      <w:r w:rsidR="00CC2CA0">
        <w:rPr>
          <w:rStyle w:val="CommentReference"/>
          <w:rFonts w:ascii="Times New Roman" w:hAnsi="Times New Roman" w:cs="Times New Roman"/>
          <w:sz w:val="24"/>
          <w:szCs w:val="24"/>
        </w:rPr>
        <w:commentReference w:id="27"/>
      </w:r>
      <w:commentRangeEnd w:id="28"/>
      <w:r w:rsidR="00CC2CA0">
        <w:rPr>
          <w:rStyle w:val="CommentReference"/>
          <w:rFonts w:ascii="Times New Roman" w:hAnsi="Times New Roman" w:cs="Times New Roman"/>
          <w:sz w:val="24"/>
          <w:szCs w:val="24"/>
        </w:rPr>
        <w:commentReference w:id="28"/>
      </w:r>
      <w:commentRangeEnd w:id="29"/>
      <w:r w:rsidR="00CC2CA0">
        <w:rPr>
          <w:rStyle w:val="CommentReference"/>
          <w:rFonts w:ascii="Times New Roman" w:hAnsi="Times New Roman" w:cs="Times New Roman"/>
          <w:sz w:val="24"/>
          <w:szCs w:val="24"/>
        </w:rPr>
        <w:commentReference w:id="29"/>
      </w:r>
      <w:r w:rsidR="00376BBD">
        <w:rPr>
          <w:rFonts w:ascii="Times New Roman" w:hAnsi="Times New Roman" w:cs="Times New Roman"/>
        </w:rPr>
        <w:t>.</w:t>
      </w:r>
      <w:r w:rsidR="00376BBD" w:rsidRPr="00376BBD">
        <w:rPr>
          <w:rFonts w:ascii="Times New Roman" w:hAnsi="Times New Roman" w:cs="Times New Roman"/>
        </w:rPr>
        <w:t xml:space="preserve"> </w:t>
      </w: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657063D6"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M</w:t>
      </w:r>
      <w:r w:rsidR="008A52B2" w:rsidRPr="00647442">
        <w:rPr>
          <w:rFonts w:ascii="Times New Roman" w:hAnsi="Times New Roman" w:cs="Times New Roman"/>
          <w:color w:val="000000" w:themeColor="text1"/>
          <w:sz w:val="24"/>
          <w:szCs w:val="24"/>
        </w:rPr>
        <w:t>ean activation of the critical units for Efficient and Inefficient test events in the Experimental and Control conditions for OM10</w:t>
      </w:r>
      <w:r w:rsidR="00AB4988">
        <w:rPr>
          <w:rFonts w:ascii="Times New Roman" w:hAnsi="Times New Roman" w:cs="Times New Roman"/>
          <w:color w:val="000000" w:themeColor="text1"/>
          <w:sz w:val="24"/>
          <w:szCs w:val="24"/>
        </w:rPr>
        <w:t>-2</w:t>
      </w:r>
      <w:r w:rsidR="008A52B2" w:rsidRPr="00647442">
        <w:rPr>
          <w:rFonts w:ascii="Times New Roman" w:hAnsi="Times New Roman" w:cs="Times New Roman"/>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Error bars represent standard errors.</w:t>
      </w:r>
    </w:p>
    <w:p w14:paraId="2CE49843" w14:textId="77777777" w:rsidR="009606A5" w:rsidRDefault="009606A5" w:rsidP="00A31190">
      <w:pPr>
        <w:spacing w:line="480" w:lineRule="auto"/>
        <w:contextualSpacing/>
        <w:rPr>
          <w:rFonts w:ascii="Times New Roman" w:hAnsi="Times New Roman" w:cs="Times New Roman"/>
        </w:rPr>
      </w:pPr>
    </w:p>
    <w:p w14:paraId="2EDF7BC0" w14:textId="536F658E" w:rsidR="007173F3" w:rsidRDefault="000A0EEF" w:rsidP="007173F3">
      <w:pPr>
        <w:spacing w:line="480" w:lineRule="auto"/>
        <w:ind w:firstLine="720"/>
        <w:contextualSpacing/>
        <w:rPr>
          <w:rFonts w:ascii="Times New Roman" w:hAnsi="Times New Roman" w:cs="Times New Roman"/>
        </w:rPr>
      </w:pPr>
      <w:r w:rsidRPr="000A0EEF">
        <w:rPr>
          <w:rFonts w:ascii="Times New Roman" w:hAnsi="Times New Roman" w:cs="Times New Roman"/>
        </w:rPr>
        <w:t xml:space="preserve">To determine whether OM10’s success depended on </w:t>
      </w:r>
      <w:r>
        <w:rPr>
          <w:rFonts w:ascii="Times New Roman" w:hAnsi="Times New Roman" w:cs="Times New Roman"/>
        </w:rPr>
        <w:t>specific implementational details</w:t>
      </w:r>
      <w:r w:rsidRPr="000A0EEF">
        <w:rPr>
          <w:rFonts w:ascii="Times New Roman" w:hAnsi="Times New Roman" w:cs="Times New Roman"/>
        </w:rPr>
        <w:t>, its performance was compared to OM10-2</w:t>
      </w:r>
      <w:r>
        <w:rPr>
          <w:rFonts w:ascii="Times New Roman" w:hAnsi="Times New Roman" w:cs="Times New Roman"/>
        </w:rPr>
        <w:t>.</w:t>
      </w:r>
      <w:r w:rsidR="00AB4988">
        <w:rPr>
          <w:rFonts w:ascii="Times New Roman" w:hAnsi="Times New Roman" w:cs="Times New Roman"/>
        </w:rPr>
        <w:t xml:space="preserve"> These results</w:t>
      </w:r>
      <w:r w:rsidR="00540CB3">
        <w:rPr>
          <w:rFonts w:ascii="Times New Roman" w:hAnsi="Times New Roman" w:cs="Times New Roman"/>
        </w:rPr>
        <w:t>—</w:t>
      </w:r>
      <w:r w:rsidR="00AB4988">
        <w:rPr>
          <w:rFonts w:ascii="Times New Roman" w:hAnsi="Times New Roman" w:cs="Times New Roman"/>
        </w:rPr>
        <w:t>shown in Figure 5</w:t>
      </w:r>
      <w:r w:rsidR="00540CB3">
        <w:rPr>
          <w:rFonts w:ascii="Times New Roman" w:hAnsi="Times New Roman" w:cs="Times New Roman"/>
        </w:rPr>
        <w:t xml:space="preserve">—reveal that </w:t>
      </w:r>
      <w:r w:rsidR="00566545" w:rsidRPr="00566545">
        <w:rPr>
          <w:rFonts w:ascii="Times New Roman" w:hAnsi="Times New Roman" w:cs="Times New Roman"/>
        </w:rPr>
        <w:t xml:space="preserve">OM10-2 </w:t>
      </w:r>
      <w:r w:rsidR="00540CB3">
        <w:rPr>
          <w:rFonts w:ascii="Times New Roman" w:hAnsi="Times New Roman" w:cs="Times New Roman"/>
        </w:rPr>
        <w:t xml:space="preserve">failed </w:t>
      </w:r>
      <w:r w:rsidR="00566545" w:rsidRPr="00566545">
        <w:rPr>
          <w:rFonts w:ascii="Times New Roman" w:hAnsi="Times New Roman" w:cs="Times New Roman"/>
        </w:rPr>
        <w:t>qualitatively to capture the first target finding</w:t>
      </w:r>
      <w:r w:rsidR="00E33426">
        <w:rPr>
          <w:rFonts w:ascii="Times New Roman" w:hAnsi="Times New Roman" w:cs="Times New Roman"/>
        </w:rPr>
        <w:t>:</w:t>
      </w:r>
      <w:r w:rsidR="00566545" w:rsidRPr="00566545">
        <w:rPr>
          <w:rFonts w:ascii="Times New Roman" w:hAnsi="Times New Roman" w:cs="Times New Roman"/>
        </w:rPr>
        <w:t xml:space="preserve"> OM10-2’s pattern of looking is the </w:t>
      </w:r>
      <w:r w:rsidR="00D17DF0">
        <w:rPr>
          <w:rFonts w:ascii="Times New Roman" w:hAnsi="Times New Roman" w:cs="Times New Roman"/>
        </w:rPr>
        <w:t>exact opposite of</w:t>
      </w:r>
      <w:r w:rsidR="00566545" w:rsidRPr="00566545">
        <w:rPr>
          <w:rFonts w:ascii="Times New Roman" w:hAnsi="Times New Roman" w:cs="Times New Roman"/>
        </w:rPr>
        <w:t xml:space="preserve"> OM10</w:t>
      </w:r>
      <w:r w:rsidR="0091095B">
        <w:rPr>
          <w:rFonts w:ascii="Times New Roman" w:hAnsi="Times New Roman" w:cs="Times New Roman"/>
        </w:rPr>
        <w:t>’s pattern</w:t>
      </w:r>
      <w:r w:rsidR="00566545" w:rsidRPr="00566545">
        <w:rPr>
          <w:rFonts w:ascii="Times New Roman" w:hAnsi="Times New Roman" w:cs="Times New Roman"/>
        </w:rPr>
        <w:t>.</w:t>
      </w:r>
      <w:r w:rsidR="00D17DF0">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24C8B63" w14:textId="22970132" w:rsidR="00FC40FE" w:rsidRPr="00FC40FE" w:rsidRDefault="00A15CEA" w:rsidP="00FC40FE">
      <w:pPr>
        <w:pStyle w:val="Caption"/>
        <w:rPr>
          <w:rFonts w:ascii="Times New Roman" w:hAnsi="Times New Roman" w:cs="Times New Roman"/>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FC40FE"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FC40FE" w:rsidRPr="00D63B57">
        <w:rPr>
          <w:rFonts w:ascii="Times New Roman" w:hAnsi="Times New Roman" w:cs="Times New Roman"/>
          <w:i w:val="0"/>
          <w:iCs w:val="0"/>
          <w:color w:val="000000" w:themeColor="text1"/>
          <w:sz w:val="24"/>
          <w:szCs w:val="24"/>
        </w:rPr>
        <w:t xml:space="preserve"> Data shown were generated by ALIAS</w:t>
      </w:r>
      <w:r w:rsidR="00FC40FE">
        <w:rPr>
          <w:rFonts w:ascii="Times New Roman" w:hAnsi="Times New Roman" w:cs="Times New Roman"/>
          <w:i w:val="0"/>
          <w:iCs w:val="0"/>
          <w:color w:val="000000" w:themeColor="text1"/>
          <w:sz w:val="24"/>
          <w:szCs w:val="24"/>
        </w:rPr>
        <w:t>-2</w:t>
      </w:r>
      <w:r w:rsidR="00FC40FE" w:rsidRPr="00D63B57">
        <w:rPr>
          <w:rFonts w:ascii="Times New Roman" w:hAnsi="Times New Roman" w:cs="Times New Roman"/>
          <w:i w:val="0"/>
          <w:iCs w:val="0"/>
          <w:color w:val="000000" w:themeColor="text1"/>
          <w:sz w:val="24"/>
          <w:szCs w:val="24"/>
        </w:rPr>
        <w:t>.</w:t>
      </w:r>
      <w:r w:rsidR="00FC40FE">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289A654" w14:textId="77777777" w:rsidR="00A15CEA" w:rsidRDefault="00A15CEA" w:rsidP="00DD74B2">
      <w:pPr>
        <w:spacing w:line="480" w:lineRule="auto"/>
        <w:contextualSpacing/>
        <w:rPr>
          <w:rFonts w:ascii="Times New Roman" w:hAnsi="Times New Roman" w:cs="Times New Roman"/>
        </w:rPr>
      </w:pPr>
    </w:p>
    <w:p w14:paraId="47B005BD" w14:textId="7B87CE86" w:rsidR="0074311C" w:rsidRDefault="00CE358A" w:rsidP="0066698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The final analysis focused on </w:t>
      </w:r>
      <w:r w:rsidR="004E4E4E">
        <w:rPr>
          <w:rFonts w:ascii="Times New Roman" w:hAnsi="Times New Roman" w:cs="Times New Roman"/>
        </w:rPr>
        <w:t>ALIAS-2</w:t>
      </w:r>
      <w:r w:rsidR="00AB0D11">
        <w:rPr>
          <w:rFonts w:ascii="Times New Roman" w:hAnsi="Times New Roman" w:cs="Times New Roman"/>
        </w:rPr>
        <w:t>’s responses</w:t>
      </w:r>
      <w:r w:rsidR="004E4E4E">
        <w:rPr>
          <w:rFonts w:ascii="Times New Roman" w:hAnsi="Times New Roman" w:cs="Times New Roman"/>
        </w:rPr>
        <w:t xml:space="preserve">. These are shown in Figure 6. This version of ALIAS omits differential obstacle salience. </w:t>
      </w:r>
      <w:r w:rsidR="003570F8">
        <w:rPr>
          <w:rFonts w:ascii="Times New Roman" w:hAnsi="Times New Roman" w:cs="Times New Roman"/>
        </w:rPr>
        <w:t xml:space="preserve">Although both models showed similar patterns of looking in the Experimental condition, their patterns of looking diverged in the Control condition. Specifically, only </w:t>
      </w:r>
      <w:r w:rsidR="004E4E4E">
        <w:rPr>
          <w:rFonts w:ascii="Times New Roman" w:hAnsi="Times New Roman" w:cs="Times New Roman"/>
        </w:rPr>
        <w:t>ALIAS-2</w:t>
      </w:r>
      <w:r w:rsidR="003570F8">
        <w:rPr>
          <w:rFonts w:ascii="Times New Roman" w:hAnsi="Times New Roman" w:cs="Times New Roman"/>
        </w:rPr>
        <w:t xml:space="preserve"> looked longer at the Inefficient test event than at the Efficient one. </w:t>
      </w:r>
    </w:p>
    <w:p w14:paraId="749A0F2D" w14:textId="77777777" w:rsidR="002A5455" w:rsidRDefault="00B01F9A"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01701D">
        <w:rPr>
          <w:rFonts w:ascii="Times New Roman" w:hAnsi="Times New Roman" w:cs="Times New Roman"/>
        </w:rPr>
        <w:t>evaluate whether, in fact,</w:t>
      </w:r>
      <w:r>
        <w:rPr>
          <w:rFonts w:ascii="Times New Roman" w:hAnsi="Times New Roman" w:cs="Times New Roman"/>
        </w:rPr>
        <w:t xml:space="preserve"> associative learning underpinned ALIAS’s current performance, it is worth explicating the mechanism through which it successfully reproduced the first target finding.</w:t>
      </w:r>
      <w:r w:rsidR="0078102C" w:rsidRPr="0078102C">
        <w:rPr>
          <w:rFonts w:ascii="Times New Roman" w:hAnsi="Times New Roman" w:cs="Times New Roman"/>
        </w:rPr>
        <w:t xml:space="preserve"> </w:t>
      </w:r>
      <w:r w:rsidR="006E64BC">
        <w:rPr>
          <w:rFonts w:ascii="Times New Roman" w:hAnsi="Times New Roman" w:cs="Times New Roman"/>
        </w:rPr>
        <w:t>Processing began during</w:t>
      </w:r>
      <w:r w:rsidR="00481032">
        <w:rPr>
          <w:rFonts w:ascii="Times New Roman" w:hAnsi="Times New Roman" w:cs="Times New Roman"/>
        </w:rPr>
        <w:t xml:space="preserve"> the pretraining phase</w:t>
      </w:r>
      <w:r w:rsidR="0001701D">
        <w:rPr>
          <w:rFonts w:ascii="Times New Roman" w:hAnsi="Times New Roman" w:cs="Times New Roman"/>
        </w:rPr>
        <w:t>, in which</w:t>
      </w:r>
      <w:r w:rsidR="00757027">
        <w:rPr>
          <w:rFonts w:ascii="Times New Roman" w:hAnsi="Times New Roman" w:cs="Times New Roman"/>
        </w:rPr>
        <w:t xml:space="preserve"> networks </w:t>
      </w:r>
      <w:r w:rsidR="00481032">
        <w:rPr>
          <w:rFonts w:ascii="Times New Roman" w:hAnsi="Times New Roman" w:cs="Times New Roman"/>
        </w:rPr>
        <w:t>were exposed repeatedly</w:t>
      </w:r>
      <w:r w:rsidR="0078102C" w:rsidRPr="0078102C">
        <w:rPr>
          <w:rFonts w:ascii="Times New Roman" w:hAnsi="Times New Roman" w:cs="Times New Roman"/>
        </w:rPr>
        <w:t xml:space="preserve"> to events in which agents move along either straight or curved trajectories to reach other objects or agents. </w:t>
      </w:r>
    </w:p>
    <w:p w14:paraId="349545A5"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These events were implemented as </w:t>
      </w:r>
      <w:r w:rsidRPr="0078102C">
        <w:rPr>
          <w:rFonts w:ascii="Times New Roman" w:hAnsi="Times New Roman" w:cs="Times New Roman"/>
        </w:rPr>
        <w:t xml:space="preserve">distributed </w:t>
      </w:r>
      <w:r>
        <w:rPr>
          <w:rFonts w:ascii="Times New Roman" w:hAnsi="Times New Roman" w:cs="Times New Roman"/>
        </w:rPr>
        <w:t xml:space="preserve">patterns of activity </w:t>
      </w:r>
      <w:r w:rsidRPr="0078102C">
        <w:rPr>
          <w:rFonts w:ascii="Times New Roman" w:hAnsi="Times New Roman" w:cs="Times New Roman"/>
        </w:rPr>
        <w:t xml:space="preserve">across the model’s </w:t>
      </w:r>
      <w:r>
        <w:rPr>
          <w:rFonts w:ascii="Times New Roman" w:hAnsi="Times New Roman" w:cs="Times New Roman"/>
        </w:rPr>
        <w:t xml:space="preserve">various </w:t>
      </w:r>
      <w:r w:rsidRPr="0078102C">
        <w:rPr>
          <w:rFonts w:ascii="Times New Roman" w:hAnsi="Times New Roman" w:cs="Times New Roman"/>
        </w:rPr>
        <w:t>input groups</w:t>
      </w:r>
      <w:r>
        <w:rPr>
          <w:rFonts w:ascii="Times New Roman" w:hAnsi="Times New Roman" w:cs="Times New Roman"/>
        </w:rPr>
        <w:t xml:space="preserve"> (e.g., Object Left and Right, Horizontal Position, Obstacle Height, etc.). </w:t>
      </w:r>
      <w:r>
        <w:rPr>
          <w:rFonts w:ascii="Times New Roman" w:hAnsi="Times New Roman" w:cs="Times New Roman"/>
        </w:rPr>
        <w:lastRenderedPageBreak/>
        <w:t xml:space="preserve">This pattern of activation is then propagated to the hidden layer via the weights that connect each of the input groups to the hidden layer. At the beginning of training, this pattern of activity does not capture or reflect anything meaningful about the input to the model. This is because the weights themselves are small, random values. This hidden activity, then, propagates to, and elicits a corresponding pattern of activity over, the output groups in the output layer. This observed pattern of activation is then compared to the target pattern of activation. Any discrepancy between the two patterns is treated as error, and the network uses this error to adjust the weights throughout the network. </w:t>
      </w:r>
    </w:p>
    <w:p w14:paraId="5D9DA0F5"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Crucially, from the very outset, the pattern of error that the linear motion events produce over the output groups is different than that produced by the arced motion events. As a result, each motion type’s distinct error signal will cause the network weights to move in different directions for both events. Over time, these distinct weight changes led to meaningfully distinct hidden representations for both types of motion.  At the same time, the network will develop a representation at the hidden layer that reflects learned associations between and among specific surface features. That these</w:t>
      </w:r>
      <w:r w:rsidRPr="003168A7">
        <w:rPr>
          <w:rFonts w:ascii="Times New Roman" w:hAnsi="Times New Roman" w:cs="Times New Roman"/>
        </w:rPr>
        <w:t xml:space="preserve"> associations </w:t>
      </w:r>
      <w:r>
        <w:rPr>
          <w:rFonts w:ascii="Times New Roman" w:hAnsi="Times New Roman" w:cs="Times New Roman"/>
        </w:rPr>
        <w:t>had 900</w:t>
      </w:r>
      <w:r w:rsidRPr="003168A7">
        <w:rPr>
          <w:rFonts w:ascii="Times New Roman" w:hAnsi="Times New Roman" w:cs="Times New Roman"/>
        </w:rPr>
        <w:t xml:space="preserve"> epochs to develop—combined with the fact that many of the same features reappear during the experimental phase—plays an important role in explaining how the network responds to the test events in these simulations</w:t>
      </w:r>
      <w:r>
        <w:rPr>
          <w:rFonts w:ascii="Times New Roman" w:hAnsi="Times New Roman" w:cs="Times New Roman"/>
        </w:rPr>
        <w:t xml:space="preserve">. </w:t>
      </w:r>
    </w:p>
    <w:p w14:paraId="0334C4EE"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To illustrate, consider the habituation and test events for networks in the Experimental condition. Two of the features presented to the model during this phase were novel (i.e., Obstacle Height 4 and Arc Peak Height 4); the remaining four were familiar (i.e., Horizontal Spatial Position Middle, Arc Apex-Obstacle Gap minimal separation, Spatially Contiguous, and Arc Path). At the beginning of the habituation phase, the familiar features activated—via the hidden layer—the features that they occurred with during the pretraining phase. By contrast, because the </w:t>
      </w:r>
      <w:r>
        <w:rPr>
          <w:rFonts w:ascii="Times New Roman" w:hAnsi="Times New Roman" w:cs="Times New Roman"/>
        </w:rPr>
        <w:lastRenderedPageBreak/>
        <w:t xml:space="preserve">novel features were not experienced during the pretraining phase, new associations must be formed during habituation. Thus, the network must learn that a higher jump and taller barrier are associated. Although the habituation phase is shorter than the pretraining phase, the network had little difficulty learning these associations while simultaneously preserving old ones due to its enhanced processing capacity. </w:t>
      </w:r>
    </w:p>
    <w:p w14:paraId="1A737D7C" w14:textId="77777777" w:rsidR="002A5455" w:rsidRDefault="002A5455" w:rsidP="002A5455">
      <w:pPr>
        <w:spacing w:line="480" w:lineRule="auto"/>
        <w:contextualSpacing/>
        <w:rPr>
          <w:rFonts w:ascii="Times New Roman" w:hAnsi="Times New Roman" w:cs="Times New Roman"/>
        </w:rPr>
      </w:pPr>
    </w:p>
    <w:tbl>
      <w:tblPr>
        <w:tblStyle w:val="TableGrid"/>
        <w:tblW w:w="12090"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06"/>
      </w:tblGrid>
      <w:tr w:rsidR="002A5455" w14:paraId="66497D29" w14:textId="77777777" w:rsidTr="00B07B17">
        <w:trPr>
          <w:trHeight w:val="4339"/>
        </w:trPr>
        <w:tc>
          <w:tcPr>
            <w:tcW w:w="12090" w:type="dxa"/>
          </w:tcPr>
          <w:p w14:paraId="5BA1B92B" w14:textId="77777777" w:rsidR="002A5455" w:rsidRDefault="002A5455" w:rsidP="00B07B1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2253CB3" wp14:editId="531FA6CD">
                  <wp:extent cx="7550340" cy="2876550"/>
                  <wp:effectExtent l="0" t="0" r="0" b="0"/>
                  <wp:docPr id="4537394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63591" name="Picture 135226359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563972" cy="2881744"/>
                          </a:xfrm>
                          <a:prstGeom prst="rect">
                            <a:avLst/>
                          </a:prstGeom>
                        </pic:spPr>
                      </pic:pic>
                    </a:graphicData>
                  </a:graphic>
                </wp:inline>
              </w:drawing>
            </w:r>
          </w:p>
        </w:tc>
      </w:tr>
    </w:tbl>
    <w:p w14:paraId="2C53863B" w14:textId="77777777" w:rsidR="002A5455" w:rsidRPr="00B95538" w:rsidRDefault="002A5455" w:rsidP="002A5455">
      <w:pPr>
        <w:pStyle w:val="Caption"/>
        <w:rPr>
          <w:rFonts w:ascii="Times New Roman" w:hAnsi="Times New Roman" w:cs="Times New Roman"/>
          <w:i w:val="0"/>
          <w:iCs w:val="0"/>
          <w:color w:val="000000" w:themeColor="text1"/>
          <w:sz w:val="24"/>
          <w:szCs w:val="24"/>
        </w:rPr>
      </w:pPr>
      <w:r w:rsidRPr="00E82187">
        <w:rPr>
          <w:rFonts w:ascii="Times New Roman" w:hAnsi="Times New Roman" w:cs="Times New Roman"/>
          <w:b/>
          <w:bCs/>
          <w:i w:val="0"/>
          <w:iCs w:val="0"/>
          <w:color w:val="000000" w:themeColor="text1"/>
          <w:sz w:val="24"/>
          <w:szCs w:val="24"/>
        </w:rPr>
        <w:t xml:space="preserve">Figure </w:t>
      </w:r>
      <w:r w:rsidRPr="00E82187">
        <w:rPr>
          <w:rFonts w:ascii="Times New Roman" w:hAnsi="Times New Roman" w:cs="Times New Roman"/>
          <w:b/>
          <w:bCs/>
          <w:i w:val="0"/>
          <w:iCs w:val="0"/>
          <w:color w:val="000000" w:themeColor="text1"/>
          <w:sz w:val="24"/>
          <w:szCs w:val="24"/>
        </w:rPr>
        <w:fldChar w:fldCharType="begin"/>
      </w:r>
      <w:r w:rsidRPr="00E82187">
        <w:rPr>
          <w:rFonts w:ascii="Times New Roman" w:hAnsi="Times New Roman" w:cs="Times New Roman"/>
          <w:b/>
          <w:bCs/>
          <w:i w:val="0"/>
          <w:iCs w:val="0"/>
          <w:color w:val="000000" w:themeColor="text1"/>
          <w:sz w:val="24"/>
          <w:szCs w:val="24"/>
        </w:rPr>
        <w:instrText xml:space="preserve"> SEQ Figure \* ARABIC </w:instrText>
      </w:r>
      <w:r w:rsidRPr="00E82187">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7</w:t>
      </w:r>
      <w:r w:rsidRPr="00E82187">
        <w:rPr>
          <w:rFonts w:ascii="Times New Roman" w:hAnsi="Times New Roman" w:cs="Times New Roman"/>
          <w:b/>
          <w:bCs/>
          <w:i w:val="0"/>
          <w:iCs w:val="0"/>
          <w:color w:val="000000" w:themeColor="text1"/>
          <w:sz w:val="24"/>
          <w:szCs w:val="24"/>
        </w:rPr>
        <w:fldChar w:fldCharType="end"/>
      </w:r>
      <w:r w:rsidRPr="00E82187">
        <w:rPr>
          <w:rFonts w:ascii="Times New Roman" w:hAnsi="Times New Roman" w:cs="Times New Roman"/>
          <w:b/>
          <w:bCs/>
          <w:i w:val="0"/>
          <w:iCs w:val="0"/>
          <w:color w:val="000000" w:themeColor="text1"/>
          <w:sz w:val="24"/>
          <w:szCs w:val="24"/>
        </w:rPr>
        <w:t>.</w:t>
      </w:r>
      <w:r w:rsidRPr="00E82187">
        <w:rPr>
          <w:color w:val="000000" w:themeColor="text1"/>
          <w:sz w:val="20"/>
          <w:szCs w:val="20"/>
        </w:rPr>
        <w:t xml:space="preserve"> </w:t>
      </w:r>
      <w:r w:rsidRPr="00E82187">
        <w:rPr>
          <w:rFonts w:ascii="Times New Roman" w:hAnsi="Times New Roman" w:cs="Times New Roman"/>
          <w:color w:val="000000" w:themeColor="text1"/>
          <w:sz w:val="24"/>
          <w:szCs w:val="24"/>
        </w:rPr>
        <w:t>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w:t>
      </w:r>
      <w:r>
        <w:rPr>
          <w:rFonts w:ascii="Times New Roman" w:hAnsi="Times New Roman" w:cs="Times New Roman"/>
          <w:i w:val="0"/>
          <w:iCs w:val="0"/>
          <w:color w:val="000000" w:themeColor="text1"/>
          <w:sz w:val="24"/>
          <w:szCs w:val="24"/>
        </w:rPr>
        <w:t xml:space="preserve"> (i.e., the unit should be “off”)</w:t>
      </w:r>
      <w:r w:rsidRPr="00B95538">
        <w:rPr>
          <w:rFonts w:ascii="Times New Roman" w:hAnsi="Times New Roman" w:cs="Times New Roman"/>
          <w:i w:val="0"/>
          <w:iCs w:val="0"/>
          <w:color w:val="000000" w:themeColor="text1"/>
          <w:sz w:val="24"/>
          <w:szCs w:val="24"/>
        </w:rPr>
        <w:t>; light colored borders correspond to target values of “1”</w:t>
      </w:r>
      <w:r>
        <w:rPr>
          <w:rFonts w:ascii="Times New Roman" w:hAnsi="Times New Roman" w:cs="Times New Roman"/>
          <w:i w:val="0"/>
          <w:iCs w:val="0"/>
          <w:color w:val="000000" w:themeColor="text1"/>
          <w:sz w:val="24"/>
          <w:szCs w:val="24"/>
        </w:rPr>
        <w:t xml:space="preserve"> (i.e., the unit should be “on”)</w:t>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Correct unit activation = color of inner and outer regions of an output unit is identical. Incorrect unit activation = color of inner and outer regions of an output unit is different.</w:t>
      </w:r>
      <w:r w:rsidRPr="00B95538">
        <w:rPr>
          <w:rFonts w:ascii="Times New Roman" w:hAnsi="Times New Roman" w:cs="Times New Roman"/>
          <w:i w:val="0"/>
          <w:iCs w:val="0"/>
          <w:color w:val="000000" w:themeColor="text1"/>
          <w:sz w:val="24"/>
          <w:szCs w:val="24"/>
        </w:rPr>
        <w:t xml:space="preserve"> </w:t>
      </w:r>
    </w:p>
    <w:p w14:paraId="1B515456" w14:textId="77777777" w:rsidR="002A5455" w:rsidRDefault="002A5455" w:rsidP="002A5455">
      <w:pPr>
        <w:spacing w:line="480" w:lineRule="auto"/>
        <w:contextualSpacing/>
        <w:rPr>
          <w:rFonts w:ascii="Times New Roman" w:hAnsi="Times New Roman" w:cs="Times New Roman"/>
        </w:rPr>
      </w:pPr>
    </w:p>
    <w:p w14:paraId="1A1D24FC"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These facts help to explain the network’s responses to the barrierless test events. In the Inefficient test event, the first object again followed an arced path to reach the second object. </w:t>
      </w:r>
      <w:r>
        <w:rPr>
          <w:rFonts w:ascii="Times New Roman" w:hAnsi="Times New Roman" w:cs="Times New Roman"/>
        </w:rPr>
        <w:lastRenderedPageBreak/>
        <w:t>This event was instantiated by turning on the Obstacle Height 0, Curved Motion, Horizontal Spatial Position Missing, Spatially Contiguous, No Clearance, and Arc Peak Height 4 input units. Because four of these features appeared during the habituation phase—namely, the Spatially Contiguous, Animate Feature, Curved Motion, and Arc Peak Height 4 input units—they activated the features with which they were associated during that phase (i.e., Obstacle Height 4, Arc Peak Height 4), among others. For instance, presentation of the Arc Peak Height 4 and Curved Motion input units led to activation of the Obstacle Height 4 unit. This can be seen in Figure 7. It can be seen that for the Inconsistent test event, the network correctly activated the Missing unit in the Obstacle Horizontal Position output group, the Obstacle Height 0 unit in the Obstacle Height output group, the Spatially Contiguous unit in the Final Adjacency output group, and the Arc Peak Height 4 unit in the Arc Peak Height output group. The first three were activated due to associations formed during pretraining; the last was activated due to associations formed with itself during habituation. At the same time, the network incorrectly activated the Obstacle Height 4, Arc Height 0, and Linear Path output units. This response is also expected: T</w:t>
      </w:r>
      <w:r w:rsidRPr="00B66F44">
        <w:rPr>
          <w:rFonts w:ascii="Times New Roman" w:hAnsi="Times New Roman" w:cs="Times New Roman"/>
        </w:rPr>
        <w:t xml:space="preserve">he </w:t>
      </w:r>
      <w:r>
        <w:rPr>
          <w:rFonts w:ascii="Times New Roman" w:hAnsi="Times New Roman" w:cs="Times New Roman"/>
        </w:rPr>
        <w:t>Arc</w:t>
      </w:r>
      <w:r w:rsidRPr="00B66F44">
        <w:rPr>
          <w:rFonts w:ascii="Times New Roman" w:hAnsi="Times New Roman" w:cs="Times New Roman"/>
        </w:rPr>
        <w:t xml:space="preserve"> </w:t>
      </w:r>
      <w:r>
        <w:rPr>
          <w:rFonts w:ascii="Times New Roman" w:hAnsi="Times New Roman" w:cs="Times New Roman"/>
        </w:rPr>
        <w:t xml:space="preserve">Peak </w:t>
      </w:r>
      <w:r w:rsidRPr="00B66F44">
        <w:rPr>
          <w:rFonts w:ascii="Times New Roman" w:hAnsi="Times New Roman" w:cs="Times New Roman"/>
        </w:rPr>
        <w:t xml:space="preserve">Height 0 and </w:t>
      </w:r>
      <w:r>
        <w:rPr>
          <w:rFonts w:ascii="Times New Roman" w:hAnsi="Times New Roman" w:cs="Times New Roman"/>
        </w:rPr>
        <w:t>Linear Path</w:t>
      </w:r>
      <w:r w:rsidRPr="00B66F44">
        <w:rPr>
          <w:rFonts w:ascii="Times New Roman" w:hAnsi="Times New Roman" w:cs="Times New Roman"/>
        </w:rPr>
        <w:t xml:space="preserve"> units were associated with </w:t>
      </w:r>
      <w:r>
        <w:rPr>
          <w:rFonts w:ascii="Times New Roman" w:hAnsi="Times New Roman" w:cs="Times New Roman"/>
        </w:rPr>
        <w:t>each unit’s</w:t>
      </w:r>
      <w:r w:rsidRPr="00B66F44">
        <w:rPr>
          <w:rFonts w:ascii="Times New Roman" w:hAnsi="Times New Roman" w:cs="Times New Roman"/>
        </w:rPr>
        <w:t xml:space="preserve"> input counterpart during pretraining, and the </w:t>
      </w:r>
      <w:r>
        <w:rPr>
          <w:rFonts w:ascii="Times New Roman" w:hAnsi="Times New Roman" w:cs="Times New Roman"/>
        </w:rPr>
        <w:t>Obstacle</w:t>
      </w:r>
      <w:r w:rsidRPr="00B66F44">
        <w:rPr>
          <w:rFonts w:ascii="Times New Roman" w:hAnsi="Times New Roman" w:cs="Times New Roman"/>
        </w:rPr>
        <w:t xml:space="preserve"> Height 4 unit </w:t>
      </w:r>
      <w:r>
        <w:rPr>
          <w:rFonts w:ascii="Times New Roman" w:hAnsi="Times New Roman" w:cs="Times New Roman"/>
        </w:rPr>
        <w:t>was associated</w:t>
      </w:r>
      <w:r w:rsidRPr="00B66F44">
        <w:rPr>
          <w:rFonts w:ascii="Times New Roman" w:hAnsi="Times New Roman" w:cs="Times New Roman"/>
        </w:rPr>
        <w:t xml:space="preserve"> with </w:t>
      </w:r>
      <w:r>
        <w:rPr>
          <w:rFonts w:ascii="Times New Roman" w:hAnsi="Times New Roman" w:cs="Times New Roman"/>
        </w:rPr>
        <w:t>Arc Peak</w:t>
      </w:r>
      <w:r w:rsidRPr="00B66F44">
        <w:rPr>
          <w:rFonts w:ascii="Times New Roman" w:hAnsi="Times New Roman" w:cs="Times New Roman"/>
        </w:rPr>
        <w:t xml:space="preserve"> Height 4</w:t>
      </w:r>
      <w:r>
        <w:rPr>
          <w:rFonts w:ascii="Times New Roman" w:hAnsi="Times New Roman" w:cs="Times New Roman"/>
        </w:rPr>
        <w:t xml:space="preserve"> and Obstacle Height 4 input units, among others,</w:t>
      </w:r>
      <w:r w:rsidRPr="00B66F44">
        <w:rPr>
          <w:rFonts w:ascii="Times New Roman" w:hAnsi="Times New Roman" w:cs="Times New Roman"/>
        </w:rPr>
        <w:t xml:space="preserve"> </w:t>
      </w:r>
      <w:r>
        <w:rPr>
          <w:rFonts w:ascii="Times New Roman" w:hAnsi="Times New Roman" w:cs="Times New Roman"/>
        </w:rPr>
        <w:t xml:space="preserve">during habituation. Thus, three output units (i.e., Obstacle Height 4, Arc Peak Height 0, and Linear Path) contributed to the network’s looking time (or error) during the Inconsistent test event. This pattern of activation is precisely what the present theory predicts. Specifically, if infants, like the network, learn that a particular obstacle height is associated with a specific type of motion, then presenting one of these features at test (e.g., Arc Path and Arc Peak Height 4) should reactivate the other (e.g., Obstacle Height 4). If </w:t>
      </w:r>
      <w:r>
        <w:rPr>
          <w:rFonts w:ascii="Times New Roman" w:hAnsi="Times New Roman" w:cs="Times New Roman"/>
        </w:rPr>
        <w:lastRenderedPageBreak/>
        <w:t>that associated feature is absent, as is the case with the Obstacle Height 4 unit in the Inconsistent test event, then the network should detect an error and show heightened looking.</w:t>
      </w:r>
    </w:p>
    <w:p w14:paraId="6B20A4CC"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Linear Path and Arc Peak Height 0 input units were turned on. As shown in Figure 7, the network activated the same units as those in the Inconsistent test event. However, because the network correctly activated four of these units and incorrectly activated the remaining two units via the same associative processes described above, two rather than three output units contributed to this event’s error. The fact that one fewer unit contributed to error in the Consistent test event means the network looked for less time at this event than at the Inconsistent one. </w:t>
      </w:r>
    </w:p>
    <w:p w14:paraId="5E5F0A5D" w14:textId="77777777" w:rsidR="002A5455" w:rsidRDefault="002A5455" w:rsidP="002A5455">
      <w:pPr>
        <w:spacing w:line="480" w:lineRule="auto"/>
        <w:contextualSpacing/>
        <w:rPr>
          <w:rFonts w:ascii="Times New Roman" w:hAnsi="Times New Roman" w:cs="Times New Roman"/>
        </w:rPr>
      </w:pPr>
    </w:p>
    <w:tbl>
      <w:tblPr>
        <w:tblStyle w:val="TableGrid"/>
        <w:tblW w:w="12138"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56"/>
      </w:tblGrid>
      <w:tr w:rsidR="002A5455" w14:paraId="26F02836" w14:textId="77777777" w:rsidTr="00B07B17">
        <w:trPr>
          <w:trHeight w:val="4676"/>
        </w:trPr>
        <w:tc>
          <w:tcPr>
            <w:tcW w:w="12138" w:type="dxa"/>
          </w:tcPr>
          <w:p w14:paraId="7F1D6D1F" w14:textId="77777777" w:rsidR="002A5455" w:rsidRDefault="002A5455" w:rsidP="00B07B1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A65E850" wp14:editId="2D4F37E2">
                  <wp:extent cx="7575340" cy="2886075"/>
                  <wp:effectExtent l="0" t="0" r="6985" b="0"/>
                  <wp:docPr id="11333619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7395" name="Picture 4680739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583994" cy="2889372"/>
                          </a:xfrm>
                          <a:prstGeom prst="rect">
                            <a:avLst/>
                          </a:prstGeom>
                        </pic:spPr>
                      </pic:pic>
                    </a:graphicData>
                  </a:graphic>
                </wp:inline>
              </w:drawing>
            </w:r>
          </w:p>
        </w:tc>
      </w:tr>
    </w:tbl>
    <w:p w14:paraId="66437376" w14:textId="77777777" w:rsidR="002A5455" w:rsidRPr="00A179B3" w:rsidRDefault="002A5455" w:rsidP="002A5455">
      <w:pPr>
        <w:pStyle w:val="Caption"/>
        <w:rPr>
          <w:rFonts w:ascii="Times New Roman" w:hAnsi="Times New Roman" w:cs="Times New Roman"/>
          <w:i w:val="0"/>
          <w:iCs w:val="0"/>
          <w:color w:val="000000" w:themeColor="text1"/>
          <w:sz w:val="24"/>
          <w:szCs w:val="24"/>
        </w:rPr>
      </w:pPr>
      <w:r w:rsidRPr="00A179B3">
        <w:rPr>
          <w:rFonts w:ascii="Times New Roman" w:hAnsi="Times New Roman" w:cs="Times New Roman"/>
          <w:b/>
          <w:bCs/>
          <w:i w:val="0"/>
          <w:iCs w:val="0"/>
          <w:color w:val="000000" w:themeColor="text1"/>
          <w:sz w:val="24"/>
          <w:szCs w:val="24"/>
        </w:rPr>
        <w:t xml:space="preserve">Figure </w:t>
      </w:r>
      <w:r w:rsidRPr="00A179B3">
        <w:rPr>
          <w:rFonts w:ascii="Times New Roman" w:hAnsi="Times New Roman" w:cs="Times New Roman"/>
          <w:b/>
          <w:bCs/>
          <w:i w:val="0"/>
          <w:iCs w:val="0"/>
          <w:color w:val="000000" w:themeColor="text1"/>
          <w:sz w:val="24"/>
          <w:szCs w:val="24"/>
        </w:rPr>
        <w:fldChar w:fldCharType="begin"/>
      </w:r>
      <w:r w:rsidRPr="00A179B3">
        <w:rPr>
          <w:rFonts w:ascii="Times New Roman" w:hAnsi="Times New Roman" w:cs="Times New Roman"/>
          <w:b/>
          <w:bCs/>
          <w:i w:val="0"/>
          <w:iCs w:val="0"/>
          <w:color w:val="000000" w:themeColor="text1"/>
          <w:sz w:val="24"/>
          <w:szCs w:val="24"/>
        </w:rPr>
        <w:instrText xml:space="preserve"> SEQ Figure \* ARABIC </w:instrText>
      </w:r>
      <w:r w:rsidRPr="00A179B3">
        <w:rPr>
          <w:rFonts w:ascii="Times New Roman" w:hAnsi="Times New Roman" w:cs="Times New Roman"/>
          <w:b/>
          <w:bCs/>
          <w:i w:val="0"/>
          <w:iCs w:val="0"/>
          <w:color w:val="000000" w:themeColor="text1"/>
          <w:sz w:val="24"/>
          <w:szCs w:val="24"/>
        </w:rPr>
        <w:fldChar w:fldCharType="separate"/>
      </w:r>
      <w:r w:rsidRPr="00A179B3">
        <w:rPr>
          <w:rFonts w:ascii="Times New Roman" w:hAnsi="Times New Roman" w:cs="Times New Roman"/>
          <w:b/>
          <w:bCs/>
          <w:i w:val="0"/>
          <w:iCs w:val="0"/>
          <w:noProof/>
          <w:color w:val="000000" w:themeColor="text1"/>
          <w:sz w:val="24"/>
          <w:szCs w:val="24"/>
        </w:rPr>
        <w:t>8</w:t>
      </w:r>
      <w:r w:rsidRPr="00A179B3">
        <w:rPr>
          <w:rFonts w:ascii="Times New Roman" w:hAnsi="Times New Roman" w:cs="Times New Roman"/>
          <w:b/>
          <w:bCs/>
          <w:i w:val="0"/>
          <w:iCs w:val="0"/>
          <w:color w:val="000000" w:themeColor="text1"/>
          <w:sz w:val="24"/>
          <w:szCs w:val="24"/>
        </w:rPr>
        <w:fldChar w:fldCharType="end"/>
      </w:r>
      <w:r w:rsidRPr="00A179B3">
        <w:rPr>
          <w:rFonts w:ascii="Times New Roman" w:hAnsi="Times New Roman" w:cs="Times New Roman"/>
          <w:b/>
          <w:bCs/>
          <w:i w:val="0"/>
          <w:iCs w:val="0"/>
          <w:color w:val="000000" w:themeColor="text1"/>
          <w:sz w:val="24"/>
          <w:szCs w:val="24"/>
        </w:rPr>
        <w:t>.</w:t>
      </w:r>
      <w:r w:rsidRPr="00A179B3">
        <w:rPr>
          <w:rFonts w:ascii="Times New Roman" w:hAnsi="Times New Roman" w:cs="Times New Roman"/>
          <w:i w:val="0"/>
          <w:iCs w:val="0"/>
          <w:color w:val="000000" w:themeColor="text1"/>
          <w:sz w:val="24"/>
          <w:szCs w:val="24"/>
        </w:rPr>
        <w:t xml:space="preserve"> </w:t>
      </w:r>
      <w:r w:rsidRPr="00A179B3">
        <w:rPr>
          <w:rFonts w:ascii="Times New Roman" w:hAnsi="Times New Roman" w:cs="Times New Roman"/>
          <w:color w:val="000000" w:themeColor="text1"/>
          <w:sz w:val="24"/>
          <w:szCs w:val="24"/>
        </w:rPr>
        <w:t>Depiction of the test performance of networks in the Control condition.</w:t>
      </w:r>
    </w:p>
    <w:p w14:paraId="44B15986" w14:textId="77777777" w:rsidR="002A5455" w:rsidRDefault="002A5455" w:rsidP="002A5455">
      <w:pPr>
        <w:spacing w:line="480" w:lineRule="auto"/>
        <w:ind w:firstLine="720"/>
        <w:contextualSpacing/>
        <w:rPr>
          <w:rFonts w:ascii="Times New Roman" w:hAnsi="Times New Roman" w:cs="Times New Roman"/>
        </w:rPr>
      </w:pPr>
    </w:p>
    <w:p w14:paraId="62C4337B" w14:textId="77777777" w:rsidR="002A5455" w:rsidRPr="00136774"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The</w:t>
      </w:r>
      <w:r w:rsidRPr="00136774">
        <w:rPr>
          <w:rFonts w:ascii="Times New Roman" w:hAnsi="Times New Roman" w:cs="Times New Roman"/>
        </w:rPr>
        <w:t xml:space="preserve"> same associative principles also explain </w:t>
      </w:r>
      <w:r>
        <w:rPr>
          <w:rFonts w:ascii="Times New Roman" w:hAnsi="Times New Roman" w:cs="Times New Roman"/>
        </w:rPr>
        <w:t>how</w:t>
      </w:r>
      <w:r w:rsidRPr="00136774">
        <w:rPr>
          <w:rFonts w:ascii="Times New Roman" w:hAnsi="Times New Roman" w:cs="Times New Roman"/>
        </w:rPr>
        <w:t xml:space="preserve"> </w:t>
      </w:r>
      <w:r>
        <w:rPr>
          <w:rFonts w:ascii="Times New Roman" w:hAnsi="Times New Roman" w:cs="Times New Roman"/>
        </w:rPr>
        <w:t>ALIAS came to respond more</w:t>
      </w:r>
      <w:r w:rsidRPr="00136774">
        <w:rPr>
          <w:rFonts w:ascii="Times New Roman" w:hAnsi="Times New Roman" w:cs="Times New Roman"/>
        </w:rPr>
        <w:t xml:space="preserve"> similarly to the two test events in the Control condition. Figure 8 shows </w:t>
      </w:r>
      <w:r>
        <w:rPr>
          <w:rFonts w:ascii="Times New Roman" w:hAnsi="Times New Roman" w:cs="Times New Roman"/>
        </w:rPr>
        <w:t xml:space="preserve">ALIAS’s performance in the </w:t>
      </w:r>
      <w:r>
        <w:rPr>
          <w:rFonts w:ascii="Times New Roman" w:hAnsi="Times New Roman" w:cs="Times New Roman"/>
        </w:rPr>
        <w:lastRenderedPageBreak/>
        <w:t>Control condition.</w:t>
      </w:r>
      <w:r w:rsidRPr="00136774">
        <w:rPr>
          <w:rFonts w:ascii="Times New Roman" w:hAnsi="Times New Roman" w:cs="Times New Roman"/>
        </w:rPr>
        <w:t xml:space="preserve"> </w:t>
      </w:r>
      <w:r>
        <w:rPr>
          <w:rFonts w:ascii="Times New Roman" w:hAnsi="Times New Roman" w:cs="Times New Roman"/>
        </w:rPr>
        <w:t xml:space="preserve">Because peripherally located barriers were less salient than central ones as stipulated by the current theory, </w:t>
      </w:r>
      <w:r w:rsidRPr="00136774">
        <w:rPr>
          <w:rFonts w:ascii="Times New Roman" w:hAnsi="Times New Roman" w:cs="Times New Roman"/>
        </w:rPr>
        <w:t xml:space="preserve">the network failed sufficiently to adjust the weights connecting </w:t>
      </w:r>
      <w:r>
        <w:rPr>
          <w:rFonts w:ascii="Times New Roman" w:hAnsi="Times New Roman" w:cs="Times New Roman"/>
        </w:rPr>
        <w:t>the Obstacle Height 4 and Periphery units</w:t>
      </w:r>
      <w:r w:rsidRPr="00136774">
        <w:rPr>
          <w:rFonts w:ascii="Times New Roman" w:hAnsi="Times New Roman" w:cs="Times New Roman"/>
        </w:rPr>
        <w:t xml:space="preserve"> with those features with which it was associated during habit</w:t>
      </w:r>
      <w:r>
        <w:rPr>
          <w:rFonts w:ascii="Times New Roman" w:hAnsi="Times New Roman" w:cs="Times New Roman"/>
        </w:rPr>
        <w:t>u</w:t>
      </w:r>
      <w:r w:rsidRPr="00136774">
        <w:rPr>
          <w:rFonts w:ascii="Times New Roman" w:hAnsi="Times New Roman" w:cs="Times New Roman"/>
        </w:rPr>
        <w:t>ation.</w:t>
      </w:r>
      <w:r>
        <w:rPr>
          <w:rFonts w:ascii="Times New Roman" w:hAnsi="Times New Roman" w:cs="Times New Roman"/>
        </w:rPr>
        <w:t xml:space="preserve"> A corollary of this is that</w:t>
      </w:r>
      <w:r w:rsidRPr="00136774">
        <w:rPr>
          <w:rFonts w:ascii="Times New Roman" w:hAnsi="Times New Roman" w:cs="Times New Roman"/>
        </w:rPr>
        <w:t xml:space="preserve"> during the Inconsistent test event, the network </w:t>
      </w:r>
      <w:r>
        <w:rPr>
          <w:rFonts w:ascii="Times New Roman" w:hAnsi="Times New Roman" w:cs="Times New Roman"/>
        </w:rPr>
        <w:t>did not</w:t>
      </w:r>
      <w:r w:rsidRPr="00136774">
        <w:rPr>
          <w:rFonts w:ascii="Times New Roman" w:hAnsi="Times New Roman" w:cs="Times New Roman"/>
        </w:rPr>
        <w:t xml:space="preserve"> activate the </w:t>
      </w:r>
      <w:r>
        <w:rPr>
          <w:rFonts w:ascii="Times New Roman" w:hAnsi="Times New Roman" w:cs="Times New Roman"/>
        </w:rPr>
        <w:t>Obstacle Height</w:t>
      </w:r>
      <w:r w:rsidRPr="00136774">
        <w:rPr>
          <w:rFonts w:ascii="Times New Roman" w:hAnsi="Times New Roman" w:cs="Times New Roman"/>
        </w:rPr>
        <w:t xml:space="preserve"> 4 or </w:t>
      </w:r>
      <w:r>
        <w:rPr>
          <w:rFonts w:ascii="Times New Roman" w:hAnsi="Times New Roman" w:cs="Times New Roman"/>
        </w:rPr>
        <w:t>Periphery</w:t>
      </w:r>
      <w:r w:rsidRPr="00136774">
        <w:rPr>
          <w:rFonts w:ascii="Times New Roman" w:hAnsi="Times New Roman" w:cs="Times New Roman"/>
        </w:rPr>
        <w:t xml:space="preserve"> output units in response to input from the </w:t>
      </w:r>
      <w:r>
        <w:rPr>
          <w:rFonts w:ascii="Times New Roman" w:hAnsi="Times New Roman" w:cs="Times New Roman"/>
        </w:rPr>
        <w:t>Arced Path</w:t>
      </w:r>
      <w:r w:rsidRPr="00136774">
        <w:rPr>
          <w:rFonts w:ascii="Times New Roman" w:hAnsi="Times New Roman" w:cs="Times New Roman"/>
        </w:rPr>
        <w:t xml:space="preserve">, </w:t>
      </w:r>
      <w:r>
        <w:rPr>
          <w:rFonts w:ascii="Times New Roman" w:hAnsi="Times New Roman" w:cs="Times New Roman"/>
        </w:rPr>
        <w:t>Arc Peak Height</w:t>
      </w:r>
      <w:r w:rsidRPr="00136774">
        <w:rPr>
          <w:rFonts w:ascii="Times New Roman" w:hAnsi="Times New Roman" w:cs="Times New Roman"/>
        </w:rPr>
        <w:t xml:space="preserve"> 4, Contiguous, and Animate Feature </w:t>
      </w:r>
      <w:r>
        <w:rPr>
          <w:rFonts w:ascii="Times New Roman" w:hAnsi="Times New Roman" w:cs="Times New Roman"/>
        </w:rPr>
        <w:t xml:space="preserve">input </w:t>
      </w:r>
      <w:r w:rsidRPr="00136774">
        <w:rPr>
          <w:rFonts w:ascii="Times New Roman" w:hAnsi="Times New Roman" w:cs="Times New Roman"/>
        </w:rPr>
        <w:t xml:space="preserve">units, </w:t>
      </w:r>
      <w:r>
        <w:rPr>
          <w:rFonts w:ascii="Times New Roman" w:hAnsi="Times New Roman" w:cs="Times New Roman"/>
        </w:rPr>
        <w:t>even though</w:t>
      </w:r>
      <w:r w:rsidRPr="00136774">
        <w:rPr>
          <w:rFonts w:ascii="Times New Roman" w:hAnsi="Times New Roman" w:cs="Times New Roman"/>
        </w:rPr>
        <w:t xml:space="preserve"> these features co-occurred with</w:t>
      </w:r>
      <w:r>
        <w:rPr>
          <w:rFonts w:ascii="Times New Roman" w:hAnsi="Times New Roman" w:cs="Times New Roman"/>
        </w:rPr>
        <w:t xml:space="preserve"> the</w:t>
      </w:r>
      <w:r w:rsidRPr="00136774">
        <w:rPr>
          <w:rFonts w:ascii="Times New Roman" w:hAnsi="Times New Roman" w:cs="Times New Roman"/>
        </w:rPr>
        <w:t xml:space="preserve"> </w:t>
      </w:r>
      <w:r>
        <w:rPr>
          <w:rFonts w:ascii="Times New Roman" w:hAnsi="Times New Roman" w:cs="Times New Roman"/>
        </w:rPr>
        <w:t xml:space="preserve">Obstacle Height 4 and Periphery input units </w:t>
      </w:r>
      <w:r w:rsidRPr="00136774">
        <w:rPr>
          <w:rFonts w:ascii="Times New Roman" w:hAnsi="Times New Roman" w:cs="Times New Roman"/>
        </w:rPr>
        <w:t xml:space="preserve">during habituation. </w:t>
      </w:r>
    </w:p>
    <w:p w14:paraId="10651209" w14:textId="2E43ABD5" w:rsidR="0078102C" w:rsidRDefault="002A5455" w:rsidP="002A5455">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w:t>
      </w:r>
      <w:r>
        <w:rPr>
          <w:rFonts w:ascii="Times New Roman" w:hAnsi="Times New Roman" w:cs="Times New Roman"/>
        </w:rPr>
        <w:t xml:space="preserve">contrast, because the Arc Peak Height group remained visually salient during habituation, </w:t>
      </w:r>
      <w:r w:rsidRPr="00610A6A">
        <w:rPr>
          <w:rFonts w:ascii="Times New Roman" w:hAnsi="Times New Roman" w:cs="Times New Roman"/>
        </w:rPr>
        <w:t xml:space="preserve">the network </w:t>
      </w:r>
      <w:r>
        <w:rPr>
          <w:rFonts w:ascii="Times New Roman" w:hAnsi="Times New Roman" w:cs="Times New Roman"/>
        </w:rPr>
        <w:t>was able to adjust</w:t>
      </w:r>
      <w:r w:rsidRPr="00610A6A">
        <w:rPr>
          <w:rFonts w:ascii="Times New Roman" w:hAnsi="Times New Roman" w:cs="Times New Roman"/>
        </w:rPr>
        <w:t xml:space="preserve"> its weights sufficiently during </w:t>
      </w:r>
      <w:r>
        <w:rPr>
          <w:rFonts w:ascii="Times New Roman" w:hAnsi="Times New Roman" w:cs="Times New Roman"/>
        </w:rPr>
        <w:t xml:space="preserve">this phase </w:t>
      </w:r>
      <w:r w:rsidRPr="00610A6A">
        <w:rPr>
          <w:rFonts w:ascii="Times New Roman" w:hAnsi="Times New Roman" w:cs="Times New Roman"/>
        </w:rPr>
        <w:t xml:space="preserve">to activate the </w:t>
      </w:r>
      <w:r>
        <w:rPr>
          <w:rFonts w:ascii="Times New Roman" w:hAnsi="Times New Roman" w:cs="Times New Roman"/>
        </w:rPr>
        <w:t>Arc Peak Height</w:t>
      </w:r>
      <w:r w:rsidRPr="00610A6A">
        <w:rPr>
          <w:rFonts w:ascii="Times New Roman" w:hAnsi="Times New Roman" w:cs="Times New Roman"/>
        </w:rPr>
        <w:t xml:space="preserve"> 4 output unit in response to the input features it was associated with during </w:t>
      </w:r>
      <w:r>
        <w:rPr>
          <w:rFonts w:ascii="Times New Roman" w:hAnsi="Times New Roman" w:cs="Times New Roman"/>
        </w:rPr>
        <w:t>habituation, including itself</w:t>
      </w:r>
      <w:r w:rsidRPr="00610A6A">
        <w:rPr>
          <w:rFonts w:ascii="Times New Roman" w:hAnsi="Times New Roman" w:cs="Times New Roman"/>
        </w:rPr>
        <w:t>—namely, the</w:t>
      </w:r>
      <w:r>
        <w:rPr>
          <w:rFonts w:ascii="Times New Roman" w:hAnsi="Times New Roman" w:cs="Times New Roman"/>
        </w:rPr>
        <w:t xml:space="preserve"> Arc Peak Height 4,</w:t>
      </w:r>
      <w:r w:rsidRPr="00610A6A">
        <w:rPr>
          <w:rFonts w:ascii="Times New Roman" w:hAnsi="Times New Roman" w:cs="Times New Roman"/>
        </w:rPr>
        <w:t xml:space="preserve"> </w:t>
      </w:r>
      <w:r>
        <w:rPr>
          <w:rFonts w:ascii="Times New Roman" w:hAnsi="Times New Roman" w:cs="Times New Roman"/>
        </w:rPr>
        <w:t>Arc Path and</w:t>
      </w:r>
      <w:r w:rsidRPr="00610A6A">
        <w:rPr>
          <w:rFonts w:ascii="Times New Roman" w:hAnsi="Times New Roman" w:cs="Times New Roman"/>
        </w:rPr>
        <w:t xml:space="preserve"> the No Clearance input unit</w:t>
      </w:r>
      <w:r>
        <w:rPr>
          <w:rFonts w:ascii="Times New Roman" w:hAnsi="Times New Roman" w:cs="Times New Roman"/>
        </w:rPr>
        <w:t>s</w:t>
      </w:r>
      <w:r w:rsidRPr="00610A6A">
        <w:rPr>
          <w:rFonts w:ascii="Times New Roman" w:hAnsi="Times New Roman" w:cs="Times New Roman"/>
        </w:rPr>
        <w:t xml:space="preserve">. This </w:t>
      </w:r>
      <w:r>
        <w:rPr>
          <w:rFonts w:ascii="Times New Roman" w:hAnsi="Times New Roman" w:cs="Times New Roman"/>
        </w:rPr>
        <w:t>was</w:t>
      </w:r>
      <w:r w:rsidRPr="00610A6A">
        <w:rPr>
          <w:rFonts w:ascii="Times New Roman" w:hAnsi="Times New Roman" w:cs="Times New Roman"/>
        </w:rPr>
        <w:t xml:space="preserve"> the correct response in the Inconsistent test event but the incorrect response in the Consistent test event. Thus, the</w:t>
      </w:r>
      <w:r>
        <w:rPr>
          <w:rFonts w:ascii="Times New Roman" w:hAnsi="Times New Roman" w:cs="Times New Roman"/>
        </w:rPr>
        <w:t xml:space="preserve"> Arc Peak Height</w:t>
      </w:r>
      <w:r w:rsidRPr="00610A6A">
        <w:rPr>
          <w:rFonts w:ascii="Times New Roman" w:hAnsi="Times New Roman" w:cs="Times New Roman"/>
        </w:rPr>
        <w:t xml:space="preserve"> 4 output unit</w:t>
      </w:r>
      <w:r>
        <w:rPr>
          <w:rFonts w:ascii="Times New Roman" w:hAnsi="Times New Roman" w:cs="Times New Roman"/>
        </w:rPr>
        <w:t xml:space="preserve"> was the</w:t>
      </w:r>
      <w:r w:rsidRPr="00610A6A">
        <w:rPr>
          <w:rFonts w:ascii="Times New Roman" w:hAnsi="Times New Roman" w:cs="Times New Roman"/>
        </w:rPr>
        <w:t xml:space="preserve"> largest contributor to error in the Consistent test event.</w:t>
      </w:r>
      <w:r>
        <w:rPr>
          <w:rFonts w:ascii="Times New Roman" w:hAnsi="Times New Roman" w:cs="Times New Roman"/>
        </w:rPr>
        <w:t xml:space="preserve"> </w:t>
      </w:r>
      <w:r w:rsidRPr="00610A6A">
        <w:rPr>
          <w:rFonts w:ascii="Times New Roman" w:hAnsi="Times New Roman" w:cs="Times New Roman"/>
        </w:rPr>
        <w:t>By comparison, the Inconsistent event include</w:t>
      </w:r>
      <w:r>
        <w:rPr>
          <w:rFonts w:ascii="Times New Roman" w:hAnsi="Times New Roman" w:cs="Times New Roman"/>
        </w:rPr>
        <w:t>d</w:t>
      </w:r>
      <w:r w:rsidRPr="00610A6A">
        <w:rPr>
          <w:rFonts w:ascii="Times New Roman" w:hAnsi="Times New Roman" w:cs="Times New Roman"/>
        </w:rPr>
        <w:t xml:space="preserve"> two smaller contributors to error: the </w:t>
      </w:r>
      <w:r>
        <w:rPr>
          <w:rFonts w:ascii="Times New Roman" w:hAnsi="Times New Roman" w:cs="Times New Roman"/>
        </w:rPr>
        <w:t>Linear Path</w:t>
      </w:r>
      <w:r w:rsidRPr="00610A6A">
        <w:rPr>
          <w:rFonts w:ascii="Times New Roman" w:hAnsi="Times New Roman" w:cs="Times New Roman"/>
        </w:rPr>
        <w:t xml:space="preserve"> and </w:t>
      </w:r>
      <w:r>
        <w:rPr>
          <w:rFonts w:ascii="Times New Roman" w:hAnsi="Times New Roman" w:cs="Times New Roman"/>
        </w:rPr>
        <w:t>Arc Peak Height</w:t>
      </w:r>
      <w:r w:rsidRPr="00610A6A">
        <w:rPr>
          <w:rFonts w:ascii="Times New Roman" w:hAnsi="Times New Roman" w:cs="Times New Roman"/>
        </w:rPr>
        <w:t xml:space="preserve"> 0 units. These units </w:t>
      </w:r>
      <w:r>
        <w:rPr>
          <w:rFonts w:ascii="Times New Roman" w:hAnsi="Times New Roman" w:cs="Times New Roman"/>
        </w:rPr>
        <w:t>w</w:t>
      </w:r>
      <w:r w:rsidRPr="00610A6A">
        <w:rPr>
          <w:rFonts w:ascii="Times New Roman" w:hAnsi="Times New Roman" w:cs="Times New Roman"/>
        </w:rPr>
        <w:t>e</w:t>
      </w:r>
      <w:r>
        <w:rPr>
          <w:rFonts w:ascii="Times New Roman" w:hAnsi="Times New Roman" w:cs="Times New Roman"/>
        </w:rPr>
        <w:t>re</w:t>
      </w:r>
      <w:r w:rsidRPr="00610A6A">
        <w:rPr>
          <w:rFonts w:ascii="Times New Roman" w:hAnsi="Times New Roman" w:cs="Times New Roman"/>
        </w:rPr>
        <w:t xml:space="preserve"> activated because they </w:t>
      </w:r>
      <w:r>
        <w:rPr>
          <w:rFonts w:ascii="Times New Roman" w:hAnsi="Times New Roman" w:cs="Times New Roman"/>
        </w:rPr>
        <w:t>were associated with</w:t>
      </w:r>
      <w:r w:rsidRPr="00610A6A">
        <w:rPr>
          <w:rFonts w:ascii="Times New Roman" w:hAnsi="Times New Roman" w:cs="Times New Roman"/>
        </w:rPr>
        <w:t xml:space="preserve"> </w:t>
      </w:r>
      <w:r>
        <w:rPr>
          <w:rFonts w:ascii="Times New Roman" w:hAnsi="Times New Roman" w:cs="Times New Roman"/>
        </w:rPr>
        <w:t xml:space="preserve">some of the input features (e.g., Obstacle Height 0, Linear Path, Missing, etc.) during pretraining. </w:t>
      </w:r>
      <w:r w:rsidRPr="00610A6A">
        <w:rPr>
          <w:rFonts w:ascii="Times New Roman" w:hAnsi="Times New Roman" w:cs="Times New Roman"/>
        </w:rPr>
        <w:t xml:space="preserve">Importantly, the </w:t>
      </w:r>
      <w:r w:rsidRPr="00144DDE">
        <w:rPr>
          <w:rFonts w:ascii="Times New Roman" w:hAnsi="Times New Roman" w:cs="Times New Roman"/>
          <w:i/>
          <w:iCs/>
        </w:rPr>
        <w:t>combined</w:t>
      </w:r>
      <w:r w:rsidRPr="00610A6A">
        <w:rPr>
          <w:rFonts w:ascii="Times New Roman" w:hAnsi="Times New Roman" w:cs="Times New Roman"/>
        </w:rPr>
        <w:t xml:space="preserve"> contribution of these two units to the network’s total error in the Inconsistent event matche</w:t>
      </w:r>
      <w:r>
        <w:rPr>
          <w:rFonts w:ascii="Times New Roman" w:hAnsi="Times New Roman" w:cs="Times New Roman"/>
        </w:rPr>
        <w:t>d</w:t>
      </w:r>
      <w:r w:rsidRPr="00610A6A">
        <w:rPr>
          <w:rFonts w:ascii="Times New Roman" w:hAnsi="Times New Roman" w:cs="Times New Roman"/>
        </w:rPr>
        <w:t xml:space="preserve"> </w:t>
      </w:r>
      <w:r>
        <w:rPr>
          <w:rFonts w:ascii="Times New Roman" w:hAnsi="Times New Roman" w:cs="Times New Roman"/>
        </w:rPr>
        <w:t>that of the</w:t>
      </w:r>
      <w:r w:rsidRPr="00610A6A">
        <w:rPr>
          <w:rFonts w:ascii="Times New Roman" w:hAnsi="Times New Roman" w:cs="Times New Roman"/>
        </w:rPr>
        <w:t xml:space="preserve"> </w:t>
      </w:r>
      <w:r>
        <w:rPr>
          <w:rFonts w:ascii="Times New Roman" w:hAnsi="Times New Roman" w:cs="Times New Roman"/>
        </w:rPr>
        <w:t>Arc Peak Height</w:t>
      </w:r>
      <w:r w:rsidRPr="00610A6A">
        <w:rPr>
          <w:rFonts w:ascii="Times New Roman" w:hAnsi="Times New Roman" w:cs="Times New Roman"/>
        </w:rPr>
        <w:t xml:space="preserve"> 4 unit in the Consistent test event. As a result, the network, like infants, look</w:t>
      </w:r>
      <w:r>
        <w:rPr>
          <w:rFonts w:ascii="Times New Roman" w:hAnsi="Times New Roman" w:cs="Times New Roman"/>
        </w:rPr>
        <w:t>ed</w:t>
      </w:r>
      <w:r w:rsidRPr="00610A6A">
        <w:rPr>
          <w:rFonts w:ascii="Times New Roman" w:hAnsi="Times New Roman" w:cs="Times New Roman"/>
        </w:rPr>
        <w:t xml:space="preserve"> about equally</w:t>
      </w:r>
      <w:r>
        <w:rPr>
          <w:rFonts w:ascii="Times New Roman" w:hAnsi="Times New Roman" w:cs="Times New Roman"/>
        </w:rPr>
        <w:t xml:space="preserve"> long</w:t>
      </w:r>
      <w:r w:rsidRPr="00610A6A">
        <w:rPr>
          <w:rFonts w:ascii="Times New Roman" w:hAnsi="Times New Roman" w:cs="Times New Roman"/>
        </w:rPr>
        <w:t xml:space="preserve"> at both test events.</w:t>
      </w:r>
      <w:r>
        <w:rPr>
          <w:rFonts w:ascii="Times New Roman" w:hAnsi="Times New Roman" w:cs="Times New Roman"/>
        </w:rPr>
        <w:t xml:space="preserve"> Together, this discussion elucidates the mechanism through which the model’s behavior emerged across the two conditions in Simulation 1a </w:t>
      </w:r>
      <w:r w:rsidRPr="008B1909">
        <w:rPr>
          <w:rFonts w:ascii="Times New Roman" w:hAnsi="Times New Roman" w:cs="Times New Roman"/>
        </w:rPr>
        <w:t xml:space="preserve">and, critically, demonstrates that the mechanism implemented by the model is the one </w:t>
      </w:r>
      <w:r>
        <w:rPr>
          <w:rFonts w:ascii="Times New Roman" w:hAnsi="Times New Roman" w:cs="Times New Roman"/>
        </w:rPr>
        <w:t>governing</w:t>
      </w:r>
      <w:r w:rsidRPr="008B1909">
        <w:rPr>
          <w:rFonts w:ascii="Times New Roman" w:hAnsi="Times New Roman" w:cs="Times New Roman"/>
        </w:rPr>
        <w:t xml:space="preserve"> its performance</w:t>
      </w:r>
      <w:r>
        <w:rPr>
          <w:rFonts w:ascii="Times New Roman" w:hAnsi="Times New Roman" w:cs="Times New Roman"/>
        </w:rPr>
        <w:t>.</w:t>
      </w:r>
      <w:r w:rsidR="00144DDE">
        <w:rPr>
          <w:rFonts w:ascii="Times New Roman" w:hAnsi="Times New Roman" w:cs="Times New Roman"/>
        </w:rPr>
        <w:t xml:space="preserve"> </w:t>
      </w:r>
    </w:p>
    <w:p w14:paraId="3E108D4A" w14:textId="46CB9DA7" w:rsidR="00B63244" w:rsidRDefault="000A25F1" w:rsidP="008554A5">
      <w:pPr>
        <w:spacing w:line="480" w:lineRule="auto"/>
        <w:ind w:firstLine="720"/>
        <w:contextualSpacing/>
        <w:rPr>
          <w:rFonts w:ascii="Times New Roman" w:hAnsi="Times New Roman" w:cs="Times New Roman"/>
        </w:rPr>
      </w:pPr>
      <w:r>
        <w:rPr>
          <w:rFonts w:ascii="Times New Roman" w:hAnsi="Times New Roman" w:cs="Times New Roman"/>
        </w:rPr>
        <w:lastRenderedPageBreak/>
        <w:t>Nevertheless, o</w:t>
      </w:r>
      <w:r w:rsidR="00B63244" w:rsidRPr="00B63244">
        <w:rPr>
          <w:rFonts w:ascii="Times New Roman" w:hAnsi="Times New Roman" w:cs="Times New Roman"/>
        </w:rPr>
        <w:t xml:space="preserve">ne potential criticism of </w:t>
      </w:r>
      <w:r w:rsidR="009C1ABF">
        <w:rPr>
          <w:rFonts w:ascii="Times New Roman" w:hAnsi="Times New Roman" w:cs="Times New Roman"/>
        </w:rPr>
        <w:t>this simulation</w:t>
      </w:r>
      <w:r w:rsidR="00B63244">
        <w:rPr>
          <w:rFonts w:ascii="Times New Roman" w:hAnsi="Times New Roman" w:cs="Times New Roman"/>
        </w:rPr>
        <w:t xml:space="preserve"> </w:t>
      </w:r>
      <w:r w:rsidR="00B63244" w:rsidRPr="00B63244">
        <w:rPr>
          <w:rFonts w:ascii="Times New Roman" w:hAnsi="Times New Roman" w:cs="Times New Roman"/>
        </w:rPr>
        <w:t>concerns the nature of pretraining. Specifically, arced motion never occurred in the absence of obstacles during pretraining</w:t>
      </w:r>
      <w:r w:rsidR="009E3E69">
        <w:rPr>
          <w:rFonts w:ascii="Times New Roman" w:hAnsi="Times New Roman" w:cs="Times New Roman"/>
        </w:rPr>
        <w:t>. Yet</w:t>
      </w:r>
      <w:r w:rsidR="00B63244" w:rsidRPr="00B63244">
        <w:rPr>
          <w:rFonts w:ascii="Times New Roman" w:hAnsi="Times New Roman" w:cs="Times New Roman"/>
        </w:rPr>
        <w:t xml:space="preserve">, </w:t>
      </w:r>
      <w:r w:rsidR="00B905EE">
        <w:rPr>
          <w:rFonts w:ascii="Times New Roman" w:hAnsi="Times New Roman" w:cs="Times New Roman"/>
        </w:rPr>
        <w:t xml:space="preserve">infants do </w:t>
      </w:r>
      <w:r w:rsidR="00B63244" w:rsidRPr="00B63244">
        <w:rPr>
          <w:rFonts w:ascii="Times New Roman" w:hAnsi="Times New Roman" w:cs="Times New Roman"/>
        </w:rPr>
        <w:t>observe arced motion in the absence of obstacles</w:t>
      </w:r>
      <w:r w:rsidR="00B905EE">
        <w:rPr>
          <w:rFonts w:ascii="Times New Roman" w:hAnsi="Times New Roman" w:cs="Times New Roman"/>
        </w:rPr>
        <w:t xml:space="preserve"> in the real world</w:t>
      </w:r>
      <w:r w:rsidR="00B63244">
        <w:rPr>
          <w:rFonts w:ascii="Times New Roman" w:hAnsi="Times New Roman" w:cs="Times New Roman"/>
        </w:rPr>
        <w:t xml:space="preserve">. </w:t>
      </w:r>
      <w:r w:rsidR="0078769E">
        <w:rPr>
          <w:rFonts w:ascii="Times New Roman" w:hAnsi="Times New Roman" w:cs="Times New Roman"/>
        </w:rPr>
        <w:t xml:space="preserve">Simulation 1b thus assessed whether </w:t>
      </w:r>
      <w:r w:rsidR="00B63244">
        <w:rPr>
          <w:rFonts w:ascii="Times New Roman" w:hAnsi="Times New Roman" w:cs="Times New Roman"/>
        </w:rPr>
        <w:t xml:space="preserve">ALIAS could </w:t>
      </w:r>
      <w:r w:rsidR="00B63244" w:rsidRPr="00B63244">
        <w:rPr>
          <w:rFonts w:ascii="Times New Roman" w:hAnsi="Times New Roman" w:cs="Times New Roman"/>
        </w:rPr>
        <w:t>reproduce the first target finding when the ratio of constrained to unconstrained arced motion was varied</w:t>
      </w:r>
      <w:r w:rsidR="00B63244">
        <w:rPr>
          <w:rFonts w:ascii="Times New Roman" w:hAnsi="Times New Roman" w:cs="Times New Roman"/>
        </w:rPr>
        <w:t xml:space="preserve"> during pretraining</w:t>
      </w:r>
      <w:r w:rsidR="00B63244" w:rsidRPr="00B63244">
        <w:rPr>
          <w:rFonts w:ascii="Times New Roman" w:hAnsi="Times New Roman" w:cs="Times New Roman"/>
        </w:rPr>
        <w:t xml:space="preserve">.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6A58B730" w14:textId="0B95F23B" w:rsidR="009A08C7" w:rsidRDefault="00F728A6"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assessed ALIAS’s </w:t>
      </w:r>
      <w:r w:rsidR="0061476C">
        <w:rPr>
          <w:rFonts w:ascii="Times New Roman" w:eastAsia="Times New Roman" w:hAnsi="Times New Roman" w:cs="Times New Roman"/>
        </w:rPr>
        <w:t xml:space="preserve">test </w:t>
      </w:r>
      <w:r>
        <w:rPr>
          <w:rFonts w:ascii="Times New Roman" w:eastAsia="Times New Roman" w:hAnsi="Times New Roman" w:cs="Times New Roman"/>
        </w:rPr>
        <w:t>performance across different ratios</w:t>
      </w:r>
      <w:r w:rsidR="00BF62AD" w:rsidRPr="00BF62AD">
        <w:rPr>
          <w:rFonts w:ascii="Times New Roman" w:eastAsia="Times New Roman" w:hAnsi="Times New Roman" w:cs="Times New Roman"/>
        </w:rPr>
        <w:t xml:space="preserve"> of constrained to unconstrained arced motion</w:t>
      </w:r>
      <w:r>
        <w:rPr>
          <w:rFonts w:ascii="Times New Roman" w:eastAsia="Times New Roman" w:hAnsi="Times New Roman" w:cs="Times New Roman"/>
        </w:rPr>
        <w:t xml:space="preserve"> experienced</w:t>
      </w:r>
      <w:r w:rsidR="0061476C">
        <w:rPr>
          <w:rFonts w:ascii="Times New Roman" w:eastAsia="Times New Roman" w:hAnsi="Times New Roman" w:cs="Times New Roman"/>
        </w:rPr>
        <w:t xml:space="preserve"> during pretraining</w:t>
      </w:r>
      <w:r w:rsidR="00BF62AD">
        <w:rPr>
          <w:rFonts w:ascii="Times New Roman" w:eastAsia="Times New Roman" w:hAnsi="Times New Roman" w:cs="Times New Roman"/>
        </w:rPr>
        <w:t>.</w:t>
      </w:r>
      <w:r w:rsidR="00BF62AD" w:rsidRPr="00BF62AD">
        <w:rPr>
          <w:rFonts w:ascii="Times New Roman" w:eastAsia="Times New Roman" w:hAnsi="Times New Roman" w:cs="Times New Roman"/>
        </w:rPr>
        <w:t xml:space="preserve"> Six ratios</w:t>
      </w:r>
      <w:r w:rsidR="00C16B81">
        <w:rPr>
          <w:rFonts w:ascii="Times New Roman" w:eastAsia="Times New Roman" w:hAnsi="Times New Roman" w:cs="Times New Roman"/>
        </w:rPr>
        <w:t>,</w:t>
      </w:r>
      <w:r w:rsidR="00BF62AD" w:rsidRPr="00BF62AD">
        <w:rPr>
          <w:rFonts w:ascii="Times New Roman" w:eastAsia="Times New Roman" w:hAnsi="Times New Roman" w:cs="Times New Roman"/>
        </w:rPr>
        <w:t xml:space="preserve"> </w:t>
      </w:r>
      <w:r>
        <w:rPr>
          <w:rFonts w:ascii="Times New Roman" w:eastAsia="Times New Roman" w:hAnsi="Times New Roman" w:cs="Times New Roman"/>
        </w:rPr>
        <w:t>ranging</w:t>
      </w:r>
      <w:r w:rsidR="00BF62AD">
        <w:rPr>
          <w:rFonts w:ascii="Times New Roman" w:eastAsia="Times New Roman" w:hAnsi="Times New Roman" w:cs="Times New Roman"/>
        </w:rPr>
        <w:t xml:space="preserve"> from</w:t>
      </w:r>
      <w:r w:rsidR="00BF62AD" w:rsidRPr="00BF62AD">
        <w:rPr>
          <w:rFonts w:ascii="Times New Roman" w:eastAsia="Times New Roman" w:hAnsi="Times New Roman" w:cs="Times New Roman"/>
        </w:rPr>
        <w:t xml:space="preserve"> 100% constrained vs. 0% unconstrained</w:t>
      </w:r>
      <w:r w:rsidR="003C1182">
        <w:rPr>
          <w:rFonts w:ascii="Times New Roman" w:eastAsia="Times New Roman" w:hAnsi="Times New Roman" w:cs="Times New Roman"/>
        </w:rPr>
        <w:t xml:space="preserve"> (a replication of Simulation 1a)</w:t>
      </w:r>
      <w:r w:rsidR="00BF62AD">
        <w:rPr>
          <w:rFonts w:ascii="Times New Roman" w:eastAsia="Times New Roman" w:hAnsi="Times New Roman" w:cs="Times New Roman"/>
        </w:rPr>
        <w:t xml:space="preserve"> to </w:t>
      </w:r>
      <w:r w:rsidR="00BF62AD" w:rsidRPr="00BF62AD">
        <w:rPr>
          <w:rFonts w:ascii="Times New Roman" w:eastAsia="Times New Roman" w:hAnsi="Times New Roman" w:cs="Times New Roman"/>
        </w:rPr>
        <w:t>50% constrained vs. 50% unconstrained</w:t>
      </w:r>
      <w:r>
        <w:rPr>
          <w:rFonts w:ascii="Times New Roman" w:eastAsia="Times New Roman" w:hAnsi="Times New Roman" w:cs="Times New Roman"/>
        </w:rPr>
        <w:t>,</w:t>
      </w:r>
      <w:r w:rsidR="00BF62AD">
        <w:rPr>
          <w:rFonts w:ascii="Times New Roman" w:eastAsia="Times New Roman" w:hAnsi="Times New Roman" w:cs="Times New Roman"/>
        </w:rPr>
        <w:t xml:space="preserve"> in step sizes of 10%</w:t>
      </w:r>
      <w:r>
        <w:rPr>
          <w:rFonts w:ascii="Times New Roman" w:eastAsia="Times New Roman" w:hAnsi="Times New Roman" w:cs="Times New Roman"/>
        </w:rPr>
        <w:t>,</w:t>
      </w:r>
      <w:r w:rsidR="00BF62AD">
        <w:rPr>
          <w:rFonts w:ascii="Times New Roman" w:eastAsia="Times New Roman" w:hAnsi="Times New Roman" w:cs="Times New Roman"/>
        </w:rPr>
        <w:t xml:space="preserve"> were tested</w:t>
      </w:r>
      <w:r>
        <w:rPr>
          <w:rFonts w:ascii="Times New Roman" w:eastAsia="Times New Roman" w:hAnsi="Times New Roman" w:cs="Times New Roman"/>
        </w:rPr>
        <w:t xml:space="preserve"> during habituation</w:t>
      </w:r>
      <w:r w:rsidR="00BF62AD" w:rsidRPr="00BF62AD">
        <w:rPr>
          <w:rFonts w:ascii="Times New Roman" w:eastAsia="Times New Roman" w:hAnsi="Times New Roman" w:cs="Times New Roman"/>
        </w:rPr>
        <w:t xml:space="preserve">. For example, in the </w:t>
      </w:r>
      <w:r w:rsidR="00BF62AD">
        <w:rPr>
          <w:rFonts w:ascii="Times New Roman" w:eastAsia="Times New Roman" w:hAnsi="Times New Roman" w:cs="Times New Roman"/>
        </w:rPr>
        <w:t>6</w:t>
      </w:r>
      <w:r w:rsidR="00BF62AD" w:rsidRPr="00BF62AD">
        <w:rPr>
          <w:rFonts w:ascii="Times New Roman" w:eastAsia="Times New Roman" w:hAnsi="Times New Roman" w:cs="Times New Roman"/>
        </w:rPr>
        <w:t xml:space="preserve">0% constrained vs. </w:t>
      </w:r>
      <w:r w:rsidR="00BF62AD">
        <w:rPr>
          <w:rFonts w:ascii="Times New Roman" w:eastAsia="Times New Roman" w:hAnsi="Times New Roman" w:cs="Times New Roman"/>
        </w:rPr>
        <w:t>4</w:t>
      </w:r>
      <w:r w:rsidR="00BF62AD" w:rsidRPr="00BF62AD">
        <w:rPr>
          <w:rFonts w:ascii="Times New Roman" w:eastAsia="Times New Roman" w:hAnsi="Times New Roman" w:cs="Times New Roman"/>
        </w:rPr>
        <w:t>0% unconstrained</w:t>
      </w:r>
      <w:r w:rsidR="00BF62AD">
        <w:rPr>
          <w:rFonts w:ascii="Times New Roman" w:eastAsia="Times New Roman" w:hAnsi="Times New Roman" w:cs="Times New Roman"/>
        </w:rPr>
        <w:t xml:space="preserve"> condition</w:t>
      </w:r>
      <w:r w:rsidR="00BF62AD" w:rsidRPr="00BF62AD">
        <w:rPr>
          <w:rFonts w:ascii="Times New Roman" w:eastAsia="Times New Roman" w:hAnsi="Times New Roman" w:cs="Times New Roman"/>
        </w:rPr>
        <w:t>, arced motion occurred over obstacles 60% of the time</w:t>
      </w:r>
      <w:r>
        <w:rPr>
          <w:rFonts w:ascii="Times New Roman" w:eastAsia="Times New Roman" w:hAnsi="Times New Roman" w:cs="Times New Roman"/>
        </w:rPr>
        <w:t>;</w:t>
      </w:r>
      <w:r w:rsidR="00BF62AD" w:rsidRPr="00BF62AD">
        <w:rPr>
          <w:rFonts w:ascii="Times New Roman" w:eastAsia="Times New Roman" w:hAnsi="Times New Roman" w:cs="Times New Roman"/>
        </w:rPr>
        <w:t xml:space="preserve"> 40% of the time</w:t>
      </w:r>
      <w:r>
        <w:rPr>
          <w:rFonts w:ascii="Times New Roman" w:eastAsia="Times New Roman" w:hAnsi="Times New Roman" w:cs="Times New Roman"/>
        </w:rPr>
        <w:t xml:space="preserve"> it occurred without them</w:t>
      </w:r>
      <w:r w:rsidR="00BF62AD" w:rsidRPr="00BF62AD">
        <w:rPr>
          <w:rFonts w:ascii="Times New Roman" w:eastAsia="Times New Roman" w:hAnsi="Times New Roman" w:cs="Times New Roman"/>
        </w:rPr>
        <w:t>.</w:t>
      </w:r>
      <w:r>
        <w:rPr>
          <w:rFonts w:ascii="Times New Roman" w:eastAsia="Times New Roman" w:hAnsi="Times New Roman" w:cs="Times New Roman"/>
        </w:rPr>
        <w:t xml:space="preserve"> Parametric variation was used here</w:t>
      </w:r>
      <w:r w:rsidR="00BF62AD" w:rsidRPr="00BF62AD">
        <w:rPr>
          <w:rFonts w:ascii="Times New Roman" w:eastAsia="Times New Roman" w:hAnsi="Times New Roman" w:cs="Times New Roman"/>
        </w:rPr>
        <w:t xml:space="preserve"> because the true proportion of</w:t>
      </w:r>
      <w:r w:rsidR="00687285">
        <w:rPr>
          <w:rFonts w:ascii="Times New Roman" w:eastAsia="Times New Roman" w:hAnsi="Times New Roman" w:cs="Times New Roman"/>
        </w:rPr>
        <w:t xml:space="preserve"> constrained-to-unconstrained arced motion in the real world</w:t>
      </w:r>
      <w:r>
        <w:rPr>
          <w:rFonts w:ascii="Times New Roman" w:eastAsia="Times New Roman" w:hAnsi="Times New Roman" w:cs="Times New Roman"/>
        </w:rPr>
        <w:t xml:space="preserve"> is unknown. </w:t>
      </w:r>
      <w:r w:rsidRPr="00F728A6">
        <w:rPr>
          <w:rFonts w:ascii="Times New Roman" w:eastAsia="Times New Roman" w:hAnsi="Times New Roman" w:cs="Times New Roman"/>
        </w:rPr>
        <w:t xml:space="preserve">At the same time, because the true estimates </w:t>
      </w:r>
      <w:r w:rsidR="00D02495">
        <w:rPr>
          <w:rFonts w:ascii="Times New Roman" w:eastAsia="Times New Roman" w:hAnsi="Times New Roman" w:cs="Times New Roman"/>
        </w:rPr>
        <w:t>likely</w:t>
      </w:r>
      <w:r w:rsidR="00D02495" w:rsidRPr="00F728A6">
        <w:rPr>
          <w:rFonts w:ascii="Times New Roman" w:eastAsia="Times New Roman" w:hAnsi="Times New Roman" w:cs="Times New Roman"/>
        </w:rPr>
        <w:t xml:space="preserve"> </w:t>
      </w:r>
      <w:r w:rsidRPr="00F728A6">
        <w:rPr>
          <w:rFonts w:ascii="Times New Roman" w:eastAsia="Times New Roman" w:hAnsi="Times New Roman" w:cs="Times New Roman"/>
        </w:rPr>
        <w:t xml:space="preserve">fall </w:t>
      </w:r>
      <w:r>
        <w:rPr>
          <w:rFonts w:ascii="Times New Roman" w:eastAsia="Times New Roman" w:hAnsi="Times New Roman" w:cs="Times New Roman"/>
        </w:rPr>
        <w:t>somewhere in the</w:t>
      </w:r>
      <w:r w:rsidRPr="00F728A6">
        <w:rPr>
          <w:rFonts w:ascii="Times New Roman" w:eastAsia="Times New Roman" w:hAnsi="Times New Roman" w:cs="Times New Roman"/>
        </w:rPr>
        <w:t xml:space="preserve"> range tested here, the results </w:t>
      </w:r>
      <w:r w:rsidR="00D02495">
        <w:rPr>
          <w:rFonts w:ascii="Times New Roman" w:eastAsia="Times New Roman" w:hAnsi="Times New Roman" w:cs="Times New Roman"/>
        </w:rPr>
        <w:t>reported below</w:t>
      </w:r>
      <w:r w:rsidR="00D02495" w:rsidRPr="00F728A6">
        <w:rPr>
          <w:rFonts w:ascii="Times New Roman" w:eastAsia="Times New Roman" w:hAnsi="Times New Roman" w:cs="Times New Roman"/>
        </w:rPr>
        <w:t xml:space="preserve"> </w:t>
      </w:r>
      <w:r w:rsidRPr="00F728A6">
        <w:rPr>
          <w:rFonts w:ascii="Times New Roman" w:eastAsia="Times New Roman" w:hAnsi="Times New Roman" w:cs="Times New Roman"/>
        </w:rPr>
        <w:t xml:space="preserve">provide a reasonable approximation of infants’ expected responses across </w:t>
      </w:r>
      <w:r w:rsidR="00687285">
        <w:rPr>
          <w:rFonts w:ascii="Times New Roman" w:eastAsia="Times New Roman" w:hAnsi="Times New Roman" w:cs="Times New Roman"/>
        </w:rPr>
        <w:t>that range</w:t>
      </w:r>
      <w:r w:rsidRPr="00F728A6">
        <w:rPr>
          <w:rFonts w:ascii="Times New Roman" w:eastAsia="Times New Roman" w:hAnsi="Times New Roman" w:cs="Times New Roman"/>
        </w:rPr>
        <w:t>.</w:t>
      </w:r>
      <w:r>
        <w:rPr>
          <w:rFonts w:ascii="Times New Roman" w:eastAsia="Times New Roman" w:hAnsi="Times New Roman" w:cs="Times New Roman"/>
        </w:rPr>
        <w:t xml:space="preserve"> </w:t>
      </w:r>
      <w:r w:rsidR="00305822">
        <w:rPr>
          <w:rFonts w:ascii="Times New Roman" w:eastAsia="Times New Roman" w:hAnsi="Times New Roman" w:cs="Times New Roman"/>
        </w:rPr>
        <w:t>Finally, b</w:t>
      </w:r>
      <w:r>
        <w:rPr>
          <w:rFonts w:ascii="Times New Roman" w:eastAsia="Times New Roman" w:hAnsi="Times New Roman" w:cs="Times New Roman"/>
        </w:rPr>
        <w:t>ecause</w:t>
      </w:r>
      <w:r w:rsidR="00901C0F">
        <w:rPr>
          <w:rFonts w:ascii="Times New Roman" w:eastAsia="Times New Roman" w:hAnsi="Times New Roman" w:cs="Times New Roman"/>
        </w:rPr>
        <w:t xml:space="preserve"> this simulation was designed </w:t>
      </w:r>
      <w:r w:rsidR="003B5301">
        <w:rPr>
          <w:rFonts w:ascii="Times New Roman" w:eastAsia="Times New Roman" w:hAnsi="Times New Roman" w:cs="Times New Roman"/>
        </w:rPr>
        <w:t xml:space="preserve">to assess </w:t>
      </w:r>
      <w:r w:rsidR="00305822">
        <w:rPr>
          <w:rFonts w:ascii="Times New Roman" w:eastAsia="Times New Roman" w:hAnsi="Times New Roman" w:cs="Times New Roman"/>
        </w:rPr>
        <w:t>whether</w:t>
      </w:r>
      <w:r w:rsidR="003B5301">
        <w:rPr>
          <w:rFonts w:ascii="Times New Roman" w:eastAsia="Times New Roman" w:hAnsi="Times New Roman" w:cs="Times New Roman"/>
        </w:rPr>
        <w:t xml:space="preserve"> ALIAS’s responses</w:t>
      </w:r>
      <w:r>
        <w:rPr>
          <w:rFonts w:ascii="Times New Roman" w:eastAsia="Times New Roman" w:hAnsi="Times New Roman" w:cs="Times New Roman"/>
        </w:rPr>
        <w:t xml:space="preserve"> </w:t>
      </w:r>
      <w:r w:rsidR="00305822">
        <w:rPr>
          <w:rFonts w:ascii="Times New Roman" w:eastAsia="Times New Roman" w:hAnsi="Times New Roman" w:cs="Times New Roman"/>
        </w:rPr>
        <w:t xml:space="preserve">were robust </w:t>
      </w:r>
      <w:r>
        <w:rPr>
          <w:rFonts w:ascii="Times New Roman" w:eastAsia="Times New Roman" w:hAnsi="Times New Roman" w:cs="Times New Roman"/>
        </w:rPr>
        <w:t xml:space="preserve">across different constrained-to-unconstrained ratios, its performance was not compared to that of the competitor models.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2EA4FB92"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A179B3">
        <w:rPr>
          <w:rFonts w:ascii="Times New Roman" w:hAnsi="Times New Roman" w:cs="Times New Roman"/>
          <w:b/>
          <w:bCs/>
          <w:noProof/>
          <w:color w:val="000000" w:themeColor="text1"/>
        </w:rPr>
        <w:t>9</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A36A7C">
        <w:rPr>
          <w:rFonts w:ascii="Times New Roman" w:hAnsi="Times New Roman" w:cs="Times New Roman"/>
          <w:i/>
          <w:iCs/>
          <w:color w:val="000000" w:themeColor="text1"/>
        </w:rPr>
        <w:t xml:space="preserve">Mean network error produced to the Efficient and Inefficient </w:t>
      </w:r>
      <w:r w:rsidR="00AD4C5C" w:rsidRPr="00A36A7C">
        <w:rPr>
          <w:rFonts w:ascii="Times New Roman" w:hAnsi="Times New Roman" w:cs="Times New Roman"/>
          <w:i/>
          <w:iCs/>
          <w:color w:val="000000" w:themeColor="text1"/>
        </w:rPr>
        <w:t xml:space="preserve">test events in the Experimental and Control conditions </w:t>
      </w:r>
      <w:r w:rsidR="002518A6" w:rsidRPr="00A36A7C">
        <w:rPr>
          <w:rFonts w:ascii="Times New Roman" w:hAnsi="Times New Roman" w:cs="Times New Roman"/>
          <w:i/>
          <w:iCs/>
          <w:color w:val="000000" w:themeColor="text1"/>
        </w:rPr>
        <w:t>across different ratios</w:t>
      </w:r>
      <w:r w:rsidR="00AD4C5C" w:rsidRPr="00A36A7C">
        <w:rPr>
          <w:rFonts w:ascii="Times New Roman" w:hAnsi="Times New Roman" w:cs="Times New Roman"/>
          <w:i/>
          <w:iCs/>
          <w:color w:val="000000" w:themeColor="text1"/>
        </w:rPr>
        <w:t>.</w:t>
      </w:r>
      <w:r w:rsidR="00E17934">
        <w:rPr>
          <w:rFonts w:ascii="Times New Roman" w:hAnsi="Times New Roman" w:cs="Times New Roman"/>
          <w:color w:val="000000" w:themeColor="text1"/>
        </w:rPr>
        <w:t xml:space="preserve"> </w:t>
      </w:r>
      <w:r w:rsidR="00E17934" w:rsidRPr="00647442">
        <w:rPr>
          <w:rFonts w:ascii="Times New Roman" w:hAnsi="Times New Roman" w:cs="Times New Roman"/>
          <w:color w:val="000000" w:themeColor="text1"/>
        </w:rPr>
        <w:t>Error bars represent standard errors.</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083CA914"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25F1">
        <w:rPr>
          <w:rFonts w:ascii="Times New Roman" w:hAnsi="Times New Roman" w:cs="Times New Roman"/>
        </w:rPr>
        <w:t xml:space="preserve">9 </w:t>
      </w:r>
      <w:r>
        <w:rPr>
          <w:rFonts w:ascii="Times New Roman" w:hAnsi="Times New Roman" w:cs="Times New Roman"/>
        </w:rPr>
        <w:t xml:space="preserve">depicts </w:t>
      </w:r>
      <w:r w:rsidR="008F16CC">
        <w:rPr>
          <w:rFonts w:ascii="Times New Roman" w:hAnsi="Times New Roman" w:cs="Times New Roman"/>
        </w:rPr>
        <w:t>networks’ looking time to the two test events across conditions and ratios</w:t>
      </w:r>
      <w:r>
        <w:rPr>
          <w:rFonts w:ascii="Times New Roman" w:hAnsi="Times New Roman" w:cs="Times New Roman"/>
        </w:rPr>
        <w:t xml:space="preserve">. </w:t>
      </w:r>
      <w:r w:rsidR="008F16CC">
        <w:rPr>
          <w:rFonts w:ascii="Times New Roman" w:hAnsi="Times New Roman" w:cs="Times New Roman"/>
        </w:rPr>
        <w:t>The key takeaway is that</w:t>
      </w:r>
      <w:r>
        <w:rPr>
          <w:rFonts w:ascii="Times New Roman" w:hAnsi="Times New Roman" w:cs="Times New Roman"/>
        </w:rPr>
        <w:t xml:space="preserve"> networks in the Experimental condition looked longer at the Inefficient than at the Efficient </w:t>
      </w:r>
      <w:r w:rsidR="008F16CC">
        <w:rPr>
          <w:rFonts w:ascii="Times New Roman" w:hAnsi="Times New Roman" w:cs="Times New Roman"/>
        </w:rPr>
        <w:t xml:space="preserve">test </w:t>
      </w:r>
      <w:r>
        <w:rPr>
          <w:rFonts w:ascii="Times New Roman" w:hAnsi="Times New Roman" w:cs="Times New Roman"/>
        </w:rPr>
        <w:t xml:space="preserve">event </w:t>
      </w:r>
      <w:r w:rsidR="00D97373">
        <w:rPr>
          <w:rFonts w:ascii="Times New Roman" w:hAnsi="Times New Roman" w:cs="Times New Roman"/>
        </w:rPr>
        <w:t xml:space="preserve">irrespective of the ratio </w:t>
      </w:r>
      <w:r w:rsidR="008F16CC">
        <w:rPr>
          <w:rFonts w:ascii="Times New Roman" w:hAnsi="Times New Roman" w:cs="Times New Roman"/>
        </w:rPr>
        <w:t>of constrained-to-unconstrained motion</w:t>
      </w:r>
      <w:r w:rsidR="00497410">
        <w:rPr>
          <w:rFonts w:ascii="Times New Roman" w:hAnsi="Times New Roman" w:cs="Times New Roman"/>
        </w:rPr>
        <w:t xml:space="preserve"> </w:t>
      </w:r>
      <w:r w:rsidR="00507A53">
        <w:rPr>
          <w:rFonts w:ascii="Times New Roman" w:hAnsi="Times New Roman" w:cs="Times New Roman"/>
        </w:rPr>
        <w:t xml:space="preserve">experienced </w:t>
      </w:r>
      <w:r w:rsidR="00497410">
        <w:rPr>
          <w:rFonts w:ascii="Times New Roman" w:hAnsi="Times New Roman" w:cs="Times New Roman"/>
        </w:rPr>
        <w:t>during pretraining</w:t>
      </w:r>
      <w:r w:rsidR="008F16CC">
        <w:rPr>
          <w:rFonts w:ascii="Times New Roman" w:hAnsi="Times New Roman" w:cs="Times New Roman"/>
        </w:rPr>
        <w:t xml:space="preserve">. </w:t>
      </w:r>
      <w:r w:rsidR="00D97373">
        <w:rPr>
          <w:rFonts w:ascii="Times New Roman" w:hAnsi="Times New Roman" w:cs="Times New Roman"/>
        </w:rPr>
        <w:t>In contrast, networks in the Control condition looked about equally</w:t>
      </w:r>
      <w:r w:rsidR="00F840B9">
        <w:rPr>
          <w:rFonts w:ascii="Times New Roman" w:hAnsi="Times New Roman" w:cs="Times New Roman"/>
        </w:rPr>
        <w:t xml:space="preserve"> long</w:t>
      </w:r>
      <w:r w:rsidR="00D97373">
        <w:rPr>
          <w:rFonts w:ascii="Times New Roman" w:hAnsi="Times New Roman" w:cs="Times New Roman"/>
        </w:rPr>
        <w:t xml:space="preserve"> at these two test events</w:t>
      </w:r>
      <w:r w:rsidR="008F16CC">
        <w:rPr>
          <w:rFonts w:ascii="Times New Roman" w:hAnsi="Times New Roman" w:cs="Times New Roman"/>
        </w:rPr>
        <w:t xml:space="preserve"> across different ratios</w:t>
      </w:r>
      <w:r w:rsidR="00D97373">
        <w:rPr>
          <w:rFonts w:ascii="Times New Roman" w:hAnsi="Times New Roman" w:cs="Times New Roman"/>
        </w:rPr>
        <w:t>.</w:t>
      </w:r>
      <w:r w:rsidR="006223B9">
        <w:rPr>
          <w:rFonts w:ascii="Times New Roman" w:hAnsi="Times New Roman" w:cs="Times New Roman"/>
        </w:rPr>
        <w:t xml:space="preserve"> These results</w:t>
      </w:r>
      <w:r w:rsidR="00664F8B">
        <w:rPr>
          <w:rFonts w:ascii="Times New Roman" w:hAnsi="Times New Roman" w:cs="Times New Roman"/>
        </w:rPr>
        <w:t xml:space="preserve"> </w:t>
      </w:r>
      <w:r w:rsidR="00B905EE">
        <w:rPr>
          <w:rFonts w:ascii="Times New Roman" w:hAnsi="Times New Roman" w:cs="Times New Roman"/>
        </w:rPr>
        <w:t xml:space="preserve">confirm </w:t>
      </w:r>
      <w:r w:rsidR="003A731B">
        <w:rPr>
          <w:rFonts w:ascii="Times New Roman" w:hAnsi="Times New Roman" w:cs="Times New Roman"/>
        </w:rPr>
        <w:t xml:space="preserve">that </w:t>
      </w:r>
      <w:r w:rsidR="008F16CC">
        <w:rPr>
          <w:rFonts w:ascii="Times New Roman" w:hAnsi="Times New Roman" w:cs="Times New Roman"/>
        </w:rPr>
        <w:t xml:space="preserve">ALIAS’s performance in Simulation 1a </w:t>
      </w:r>
      <w:r w:rsidR="00507A53">
        <w:rPr>
          <w:rFonts w:ascii="Times New Roman" w:hAnsi="Times New Roman" w:cs="Times New Roman"/>
        </w:rPr>
        <w:t>was</w:t>
      </w:r>
      <w:r w:rsidR="003A731B">
        <w:rPr>
          <w:rFonts w:ascii="Times New Roman" w:hAnsi="Times New Roman" w:cs="Times New Roman"/>
        </w:rPr>
        <w:t xml:space="preserve"> </w:t>
      </w:r>
      <w:r w:rsidR="00C06E59">
        <w:rPr>
          <w:rFonts w:ascii="Times New Roman" w:hAnsi="Times New Roman" w:cs="Times New Roman"/>
        </w:rPr>
        <w:t>robust to</w:t>
      </w:r>
      <w:r w:rsidR="008F16CC">
        <w:rPr>
          <w:rFonts w:ascii="Times New Roman" w:hAnsi="Times New Roman" w:cs="Times New Roman"/>
        </w:rPr>
        <w:t xml:space="preserve"> </w:t>
      </w:r>
      <w:r w:rsidR="00B905EE">
        <w:rPr>
          <w:rFonts w:ascii="Times New Roman" w:hAnsi="Times New Roman" w:cs="Times New Roman"/>
        </w:rPr>
        <w:t>experience with</w:t>
      </w:r>
      <w:r w:rsidR="00507A53">
        <w:rPr>
          <w:rFonts w:ascii="Times New Roman" w:hAnsi="Times New Roman" w:cs="Times New Roman"/>
        </w:rPr>
        <w:t xml:space="preserve"> </w:t>
      </w:r>
      <w:r w:rsidR="008F16CC">
        <w:rPr>
          <w:rFonts w:ascii="Times New Roman" w:hAnsi="Times New Roman" w:cs="Times New Roman"/>
        </w:rPr>
        <w:t>constrained motion</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62C40EE" w14:textId="1A1BA4F4" w:rsidR="003A731B" w:rsidRDefault="00B91D50" w:rsidP="002B5E0A">
      <w:pPr>
        <w:spacing w:line="480" w:lineRule="auto"/>
        <w:ind w:firstLine="720"/>
        <w:contextualSpacing/>
        <w:rPr>
          <w:rFonts w:ascii="Times New Roman" w:hAnsi="Times New Roman" w:cs="Times New Roman"/>
        </w:rPr>
      </w:pPr>
      <w:r>
        <w:rPr>
          <w:rFonts w:ascii="Times New Roman" w:hAnsi="Times New Roman" w:cs="Times New Roman"/>
        </w:rPr>
        <w:t xml:space="preserve">Simulation </w:t>
      </w:r>
      <w:r w:rsidR="004F7CB0">
        <w:rPr>
          <w:rFonts w:ascii="Times New Roman" w:hAnsi="Times New Roman" w:cs="Times New Roman"/>
        </w:rPr>
        <w:t xml:space="preserve">1b </w:t>
      </w:r>
      <w:r>
        <w:rPr>
          <w:rFonts w:ascii="Times New Roman" w:hAnsi="Times New Roman" w:cs="Times New Roman"/>
        </w:rPr>
        <w:t>assessed whether ALIAS’s ability to</w:t>
      </w:r>
      <w:r w:rsidR="002B5E0A">
        <w:rPr>
          <w:rFonts w:ascii="Times New Roman" w:hAnsi="Times New Roman" w:cs="Times New Roman"/>
        </w:rPr>
        <w:t xml:space="preserve"> </w:t>
      </w:r>
      <w:r w:rsidRPr="00B63244">
        <w:rPr>
          <w:rFonts w:ascii="Times New Roman" w:hAnsi="Times New Roman" w:cs="Times New Roman"/>
        </w:rPr>
        <w:t xml:space="preserve">reproduce the first target finding </w:t>
      </w:r>
      <w:r>
        <w:rPr>
          <w:rFonts w:ascii="Times New Roman" w:hAnsi="Times New Roman" w:cs="Times New Roman"/>
        </w:rPr>
        <w:t>was robust to variation in the amount of constrained and unconstrained motion experienced during pretraining</w:t>
      </w:r>
      <w:r w:rsidRPr="00B63244">
        <w:rPr>
          <w:rFonts w:ascii="Times New Roman" w:hAnsi="Times New Roman" w:cs="Times New Roman"/>
        </w:rPr>
        <w:t xml:space="preserve">. </w:t>
      </w:r>
      <w:r w:rsidR="002B5E0A">
        <w:rPr>
          <w:rFonts w:ascii="Times New Roman" w:hAnsi="Times New Roman" w:cs="Times New Roman"/>
        </w:rPr>
        <w:t xml:space="preserve">The results of this simulation provided a positive answer to this question. Specifically, networks in the </w:t>
      </w:r>
      <w:r w:rsidR="006920E0">
        <w:rPr>
          <w:rFonts w:ascii="Times New Roman" w:hAnsi="Times New Roman" w:cs="Times New Roman"/>
        </w:rPr>
        <w:t xml:space="preserve">Experimental condition looked longer at the Inefficient </w:t>
      </w:r>
      <w:r w:rsidR="002B5E0A">
        <w:rPr>
          <w:rFonts w:ascii="Times New Roman" w:hAnsi="Times New Roman" w:cs="Times New Roman"/>
        </w:rPr>
        <w:t xml:space="preserve">than at the </w:t>
      </w:r>
      <w:r w:rsidR="002B5E0A">
        <w:rPr>
          <w:rFonts w:ascii="Times New Roman" w:hAnsi="Times New Roman" w:cs="Times New Roman"/>
        </w:rPr>
        <w:lastRenderedPageBreak/>
        <w:t xml:space="preserve">Efficient test event; networks in the Control condition showed comparable looking to both events. </w:t>
      </w:r>
      <w:r w:rsidR="008A2609">
        <w:rPr>
          <w:rFonts w:ascii="Times New Roman" w:hAnsi="Times New Roman" w:cs="Times New Roman"/>
        </w:rPr>
        <w:t>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The </w:t>
      </w:r>
      <w:r w:rsidR="00161BCA">
        <w:rPr>
          <w:rFonts w:ascii="Times New Roman" w:hAnsi="Times New Roman" w:cs="Times New Roman"/>
        </w:rPr>
        <w:t xml:space="preserve">reason </w:t>
      </w:r>
      <w:r w:rsidR="002E4851">
        <w:rPr>
          <w:rFonts w:ascii="Times New Roman" w:hAnsi="Times New Roman" w:cs="Times New Roman"/>
        </w:rPr>
        <w:t xml:space="preserve">for this was simply that ALIAS </w:t>
      </w:r>
      <w:r w:rsidR="00161BCA">
        <w:rPr>
          <w:rFonts w:ascii="Times New Roman" w:hAnsi="Times New Roman" w:cs="Times New Roman"/>
        </w:rPr>
        <w:t xml:space="preserve">was habituated to </w:t>
      </w:r>
      <w:r w:rsidR="002B5E0A">
        <w:rPr>
          <w:rFonts w:ascii="Times New Roman" w:hAnsi="Times New Roman" w:cs="Times New Roman"/>
        </w:rPr>
        <w:t>constrained action</w:t>
      </w:r>
      <w:r w:rsidR="002E4851">
        <w:rPr>
          <w:rFonts w:ascii="Times New Roman" w:hAnsi="Times New Roman" w:cs="Times New Roman"/>
        </w:rPr>
        <w:t>.</w:t>
      </w:r>
      <w:r w:rsidR="00C4010C">
        <w:rPr>
          <w:rFonts w:ascii="Times New Roman" w:hAnsi="Times New Roman" w:cs="Times New Roman"/>
        </w:rPr>
        <w:t xml:space="preserve"> </w:t>
      </w:r>
    </w:p>
    <w:p w14:paraId="328EAFCD" w14:textId="5269BB19" w:rsidR="00A03867" w:rsidRDefault="000D11DB" w:rsidP="00677D91">
      <w:pPr>
        <w:spacing w:line="480" w:lineRule="auto"/>
        <w:ind w:firstLine="720"/>
        <w:contextualSpacing/>
        <w:rPr>
          <w:rFonts w:ascii="Times New Roman" w:hAnsi="Times New Roman" w:cs="Times New Roman"/>
        </w:rPr>
      </w:pPr>
      <w:r>
        <w:rPr>
          <w:rFonts w:ascii="Times New Roman" w:hAnsi="Times New Roman" w:cs="Times New Roman"/>
        </w:rPr>
        <w:t>Simulation 2 took a first step toward assessing the explanatory breadth of ALIAS by examining whether it can capture the second target finding: Infants’</w:t>
      </w:r>
      <w:r w:rsidR="00D876C9">
        <w:rPr>
          <w:rFonts w:ascii="Times New Roman" w:eastAsia="Times New Roman" w:hAnsi="Times New Roman" w:cs="Times New Roman"/>
        </w:rPr>
        <w:t xml:space="preserve"> looking responses in </w:t>
      </w:r>
      <w:r w:rsidR="00DB0881">
        <w:rPr>
          <w:rFonts w:ascii="Times New Roman" w:eastAsia="Times New Roman" w:hAnsi="Times New Roman" w:cs="Times New Roman"/>
        </w:rPr>
        <w:t>action efficiency understanding</w:t>
      </w:r>
      <w:r w:rsidR="00D876C9">
        <w:rPr>
          <w:rFonts w:ascii="Times New Roman" w:eastAsia="Times New Roman" w:hAnsi="Times New Roman" w:cs="Times New Roman"/>
        </w:rPr>
        <w:t xml:space="preserve"> studies do not depend on </w:t>
      </w:r>
      <w:r>
        <w:rPr>
          <w:rFonts w:ascii="Times New Roman" w:eastAsia="Times New Roman" w:hAnsi="Times New Roman" w:cs="Times New Roman"/>
        </w:rPr>
        <w:t>the entities involved possessing animate features</w:t>
      </w:r>
      <w:r w:rsidR="00D876C9">
        <w:rPr>
          <w:rFonts w:ascii="Times New Roman" w:eastAsia="Times New Roman" w:hAnsi="Times New Roman" w:cs="Times New Roman"/>
        </w:rPr>
        <w:t>.</w:t>
      </w:r>
      <w:r w:rsidR="00E2240B">
        <w:rPr>
          <w:rFonts w:ascii="Times New Roman" w:eastAsia="Times New Roman" w:hAnsi="Times New Roman" w:cs="Times New Roman"/>
        </w:rPr>
        <w:t xml:space="preserve"> </w:t>
      </w:r>
      <w:r>
        <w:rPr>
          <w:rFonts w:ascii="Times New Roman" w:eastAsia="Times New Roman" w:hAnsi="Times New Roman" w:cs="Times New Roman"/>
        </w:rPr>
        <w:t>Simulation 2 was thus similar to Simulation 1a except that the objects lacked</w:t>
      </w:r>
      <w:r w:rsidR="00E2240B">
        <w:rPr>
          <w:rFonts w:ascii="Times New Roman" w:eastAsia="Times New Roman" w:hAnsi="Times New Roman" w:cs="Times New Roman"/>
        </w:rPr>
        <w:t xml:space="preserve"> surface features typical of animate entities. </w:t>
      </w:r>
      <w:r w:rsidR="00E06F55">
        <w:rPr>
          <w:rFonts w:ascii="Times New Roman" w:eastAsia="Times New Roman" w:hAnsi="Times New Roman" w:cs="Times New Roman"/>
        </w:rPr>
        <w:t>Simulation 2 only focused on the behavior of ALIAS and ALIAS-2</w:t>
      </w:r>
      <w:r w:rsidR="002E4851">
        <w:rPr>
          <w:rFonts w:ascii="Times New Roman" w:eastAsia="Times New Roman" w:hAnsi="Times New Roman" w:cs="Times New Roman"/>
        </w:rPr>
        <w:t xml:space="preserve"> because neither OM10 nor OM10-2 had a means for representing whether an object possessed animate- or object-typical surface features</w:t>
      </w:r>
      <w:r w:rsidR="00E06F55">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71215EA2"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Independence from animacy.</w:t>
      </w:r>
    </w:p>
    <w:p w14:paraId="5B4F8381" w14:textId="791BE16B"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t>
      </w:r>
      <w:r w:rsidR="00E30AC4">
        <w:rPr>
          <w:rFonts w:ascii="Times New Roman" w:eastAsia="Times New Roman" w:hAnsi="Times New Roman" w:cs="Times New Roman"/>
        </w:rPr>
        <w:t xml:space="preserve">tested whether ALIAS could capture the </w:t>
      </w:r>
      <w:r w:rsidR="0010245A">
        <w:rPr>
          <w:rFonts w:ascii="Times New Roman" w:eastAsia="Times New Roman" w:hAnsi="Times New Roman" w:cs="Times New Roman"/>
        </w:rPr>
        <w:t>(</w:t>
      </w:r>
      <w:r w:rsidR="00E30AC4">
        <w:rPr>
          <w:rFonts w:ascii="Times New Roman" w:eastAsia="Times New Roman" w:hAnsi="Times New Roman" w:cs="Times New Roman"/>
        </w:rPr>
        <w:t>second target</w:t>
      </w:r>
      <w:r w:rsidR="0010245A">
        <w:rPr>
          <w:rFonts w:ascii="Times New Roman" w:eastAsia="Times New Roman" w:hAnsi="Times New Roman" w:cs="Times New Roman"/>
        </w:rPr>
        <w:t>)</w:t>
      </w:r>
      <w:r w:rsidR="00E30AC4">
        <w:rPr>
          <w:rFonts w:ascii="Times New Roman" w:eastAsia="Times New Roman" w:hAnsi="Times New Roman" w:cs="Times New Roman"/>
        </w:rPr>
        <w:t xml:space="preserve"> finding that</w:t>
      </w:r>
      <w:r w:rsidR="002E4851">
        <w:rPr>
          <w:rFonts w:ascii="Times New Roman" w:eastAsia="Times New Roman" w:hAnsi="Times New Roman" w:cs="Times New Roman"/>
        </w:rPr>
        <w:t xml:space="preserve"> 9-month-old</w:t>
      </w:r>
      <w:r w:rsidR="00E30AC4">
        <w:rPr>
          <w:rFonts w:ascii="Times New Roman" w:eastAsia="Times New Roman" w:hAnsi="Times New Roman" w:cs="Times New Roman"/>
        </w:rPr>
        <w:t xml:space="preserve"> infants’ performance in action efficiency understanding studies is unaffected by whether the objects involved possess animate features. To that end,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 xml:space="preserve">used </w:t>
      </w:r>
      <w:r w:rsidR="00E30AC4">
        <w:rPr>
          <w:rFonts w:ascii="Times New Roman" w:eastAsia="Times New Roman" w:hAnsi="Times New Roman" w:cs="Times New Roman"/>
        </w:rPr>
        <w:t>here</w:t>
      </w:r>
      <w:r>
        <w:rPr>
          <w:rFonts w:ascii="Times New Roman" w:eastAsia="Times New Roman" w:hAnsi="Times New Roman" w:cs="Times New Roman"/>
        </w:rPr>
        <w:t xml:space="preserve"> possess</w:t>
      </w:r>
      <w:r w:rsidR="0010245A">
        <w:rPr>
          <w:rFonts w:ascii="Times New Roman" w:eastAsia="Times New Roman" w:hAnsi="Times New Roman" w:cs="Times New Roman"/>
        </w:rPr>
        <w:t>ed</w:t>
      </w:r>
      <w:r>
        <w:rPr>
          <w:rFonts w:ascii="Times New Roman" w:eastAsia="Times New Roman" w:hAnsi="Times New Roman" w:cs="Times New Roman"/>
        </w:rPr>
        <w:t xml:space="preserve"> </w:t>
      </w:r>
      <w:r w:rsidR="00282727">
        <w:rPr>
          <w:rFonts w:ascii="Times New Roman" w:eastAsia="Times New Roman" w:hAnsi="Times New Roman" w:cs="Times New Roman"/>
        </w:rPr>
        <w:t xml:space="preserve">surface features associated with </w:t>
      </w:r>
      <w:r w:rsidR="0010245A">
        <w:rPr>
          <w:rFonts w:ascii="Times New Roman" w:eastAsia="Times New Roman" w:hAnsi="Times New Roman" w:cs="Times New Roman"/>
        </w:rPr>
        <w:t>in</w:t>
      </w:r>
      <w:r w:rsidR="00282727">
        <w:rPr>
          <w:rFonts w:ascii="Times New Roman" w:eastAsia="Times New Roman" w:hAnsi="Times New Roman" w:cs="Times New Roman"/>
        </w:rPr>
        <w:t xml:space="preserve">animate </w:t>
      </w:r>
      <w:r w:rsidR="0010245A">
        <w:rPr>
          <w:rFonts w:ascii="Times New Roman" w:eastAsia="Times New Roman" w:hAnsi="Times New Roman" w:cs="Times New Roman"/>
        </w:rPr>
        <w:t>objects</w:t>
      </w:r>
      <w:r w:rsidR="00FA1C29">
        <w:rPr>
          <w:rFonts w:ascii="Times New Roman" w:eastAsia="Times New Roman" w:hAnsi="Times New Roman" w:cs="Times New Roman"/>
        </w:rPr>
        <w:t xml:space="preserve"> and </w:t>
      </w:r>
      <w:r w:rsidR="00E30AC4">
        <w:rPr>
          <w:rFonts w:ascii="Times New Roman" w:eastAsia="Times New Roman" w:hAnsi="Times New Roman" w:cs="Times New Roman"/>
        </w:rPr>
        <w:t xml:space="preserve">the </w:t>
      </w:r>
      <w:r w:rsidR="00B155D7">
        <w:rPr>
          <w:rFonts w:ascii="Times New Roman" w:eastAsia="Times New Roman" w:hAnsi="Times New Roman" w:cs="Times New Roman"/>
        </w:rPr>
        <w:t>pretraining</w:t>
      </w:r>
      <w:r w:rsidR="007300EB">
        <w:rPr>
          <w:rFonts w:ascii="Times New Roman" w:eastAsia="Times New Roman" w:hAnsi="Times New Roman" w:cs="Times New Roman"/>
        </w:rPr>
        <w:t xml:space="preserve"> phase </w:t>
      </w:r>
      <w:r w:rsidR="00DC6C96">
        <w:rPr>
          <w:rFonts w:ascii="Times New Roman" w:eastAsia="Times New Roman" w:hAnsi="Times New Roman" w:cs="Times New Roman"/>
        </w:rPr>
        <w:t xml:space="preserve">and learning rate were shortened, respectively, to 675 epochs and </w:t>
      </w:r>
      <w:r w:rsidR="009D18BB">
        <w:rPr>
          <w:rFonts w:ascii="Times New Roman" w:eastAsia="Times New Roman" w:hAnsi="Times New Roman" w:cs="Times New Roman"/>
        </w:rPr>
        <w:t>0.0875</w:t>
      </w:r>
      <w:r w:rsidR="00AB345C">
        <w:rPr>
          <w:rFonts w:ascii="Times New Roman" w:eastAsia="Times New Roman" w:hAnsi="Times New Roman" w:cs="Times New Roman"/>
        </w:rPr>
        <w:t xml:space="preserve"> because Csibra et al. (1999) tested 9-month-olds</w:t>
      </w:r>
      <w:r w:rsidR="007300EB">
        <w:rPr>
          <w:rFonts w:ascii="Times New Roman" w:eastAsia="Times New Roman" w:hAnsi="Times New Roman" w:cs="Times New Roman"/>
        </w:rPr>
        <w:t xml:space="preserve">.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lastRenderedPageBreak/>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425E7BCC" w:rsidR="00614A04" w:rsidRPr="00E17934" w:rsidRDefault="00614A04" w:rsidP="00614A04">
      <w:pPr>
        <w:pStyle w:val="Caption"/>
        <w:rPr>
          <w:rFonts w:ascii="Times New Roman" w:hAnsi="Times New Roman" w:cs="Times New Roman"/>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10</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E17934">
        <w:rPr>
          <w:rFonts w:ascii="Times New Roman" w:hAnsi="Times New Roman" w:cs="Times New Roman"/>
          <w:color w:val="000000" w:themeColor="text1"/>
          <w:sz w:val="24"/>
          <w:szCs w:val="24"/>
        </w:rPr>
        <w:t xml:space="preserve">Mean network error produced to the Efficient and Inefficient </w:t>
      </w:r>
      <w:r w:rsidRPr="00E17934">
        <w:rPr>
          <w:rFonts w:ascii="Times New Roman" w:hAnsi="Times New Roman" w:cs="Times New Roman"/>
          <w:color w:val="000000" w:themeColor="text1"/>
          <w:sz w:val="24"/>
          <w:szCs w:val="24"/>
        </w:rPr>
        <w:t>test events in Simulation 2 across conditions</w:t>
      </w:r>
      <w:r w:rsidR="0092396B" w:rsidRPr="00E17934">
        <w:rPr>
          <w:rFonts w:ascii="Times New Roman" w:hAnsi="Times New Roman" w:cs="Times New Roman"/>
          <w:color w:val="000000" w:themeColor="text1"/>
          <w:sz w:val="24"/>
          <w:szCs w:val="24"/>
        </w:rPr>
        <w:t xml:space="preserve"> overall (left panel)</w:t>
      </w:r>
      <w:r w:rsidRPr="00E17934">
        <w:rPr>
          <w:rFonts w:ascii="Times New Roman" w:hAnsi="Times New Roman" w:cs="Times New Roman"/>
          <w:color w:val="000000" w:themeColor="text1"/>
          <w:sz w:val="24"/>
          <w:szCs w:val="24"/>
        </w:rPr>
        <w:t xml:space="preserve"> and</w:t>
      </w:r>
      <w:r w:rsidR="0092396B" w:rsidRPr="00E17934">
        <w:rPr>
          <w:rFonts w:ascii="Times New Roman" w:hAnsi="Times New Roman" w:cs="Times New Roman"/>
          <w:color w:val="000000" w:themeColor="text1"/>
          <w:sz w:val="24"/>
          <w:szCs w:val="24"/>
        </w:rPr>
        <w:t xml:space="preserve"> different habituation epochs (right panel</w:t>
      </w:r>
      <w:r w:rsidR="004919FE" w:rsidRPr="00E17934">
        <w:rPr>
          <w:rFonts w:ascii="Times New Roman" w:hAnsi="Times New Roman" w:cs="Times New Roman"/>
          <w:color w:val="000000" w:themeColor="text1"/>
          <w:sz w:val="24"/>
          <w:szCs w:val="24"/>
        </w:rPr>
        <w:t>)</w:t>
      </w:r>
      <w:r w:rsidRPr="00E17934">
        <w:rPr>
          <w:rFonts w:ascii="Times New Roman" w:hAnsi="Times New Roman" w:cs="Times New Roman"/>
          <w:color w:val="000000" w:themeColor="text1"/>
          <w:sz w:val="24"/>
          <w:szCs w:val="24"/>
        </w:rPr>
        <w:t>.</w:t>
      </w:r>
      <w:r w:rsidR="00E17934" w:rsidRP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082C555" w14:textId="77777777" w:rsidR="00614A04" w:rsidRPr="00614A04" w:rsidRDefault="00614A04" w:rsidP="00614A04"/>
    <w:p w14:paraId="09B1C71D" w14:textId="198A4A1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10 </w:t>
      </w:r>
      <w:r>
        <w:rPr>
          <w:rFonts w:ascii="Times New Roman" w:hAnsi="Times New Roman" w:cs="Times New Roman"/>
        </w:rPr>
        <w:t xml:space="preserve">depicts </w:t>
      </w:r>
      <w:r w:rsidR="00E17934">
        <w:rPr>
          <w:rFonts w:ascii="Times New Roman" w:hAnsi="Times New Roman" w:cs="Times New Roman"/>
        </w:rPr>
        <w:t>ALIAS’s responses</w:t>
      </w:r>
      <w:r w:rsidR="005A6D57">
        <w:rPr>
          <w:rFonts w:ascii="Times New Roman" w:hAnsi="Times New Roman" w:cs="Times New Roman"/>
        </w:rPr>
        <w:t xml:space="preserve"> </w:t>
      </w:r>
      <w:r>
        <w:rPr>
          <w:rFonts w:ascii="Times New Roman" w:hAnsi="Times New Roman" w:cs="Times New Roman"/>
        </w:rPr>
        <w:t>to the Efficient and Inefficient test events</w:t>
      </w:r>
      <w:r w:rsidR="00E17934">
        <w:rPr>
          <w:rFonts w:ascii="Times New Roman" w:hAnsi="Times New Roman" w:cs="Times New Roman"/>
        </w:rPr>
        <w:t>.</w:t>
      </w:r>
      <w:r>
        <w:rPr>
          <w:rFonts w:ascii="Times New Roman" w:hAnsi="Times New Roman" w:cs="Times New Roman"/>
        </w:rPr>
        <w:t xml:space="preserve"> </w:t>
      </w:r>
      <w:r w:rsidR="00E17934">
        <w:rPr>
          <w:rFonts w:ascii="Times New Roman" w:hAnsi="Times New Roman" w:cs="Times New Roman"/>
        </w:rPr>
        <w:t>The results indicated that</w:t>
      </w:r>
      <w:r w:rsidR="00294E89">
        <w:rPr>
          <w:rFonts w:ascii="Times New Roman" w:hAnsi="Times New Roman" w:cs="Times New Roman"/>
        </w:rPr>
        <w:t xml:space="preserve"> </w:t>
      </w:r>
      <w:r w:rsidR="001426AF">
        <w:rPr>
          <w:rFonts w:ascii="Times New Roman" w:hAnsi="Times New Roman" w:cs="Times New Roman"/>
        </w:rPr>
        <w:t xml:space="preserve">networks </w:t>
      </w:r>
      <w:r w:rsidR="00E17934">
        <w:rPr>
          <w:rFonts w:ascii="Times New Roman" w:hAnsi="Times New Roman" w:cs="Times New Roman"/>
        </w:rPr>
        <w:t>in the</w:t>
      </w:r>
      <w:r w:rsidR="001426AF">
        <w:rPr>
          <w:rFonts w:ascii="Times New Roman" w:hAnsi="Times New Roman" w:cs="Times New Roman"/>
        </w:rPr>
        <w:t xml:space="preserve"> Experimental condition looked longer at the Inefficient </w:t>
      </w:r>
      <w:r w:rsidR="00E17934">
        <w:rPr>
          <w:rFonts w:ascii="Times New Roman" w:hAnsi="Times New Roman" w:cs="Times New Roman"/>
        </w:rPr>
        <w:t>than at the</w:t>
      </w:r>
      <w:r w:rsidR="001426AF">
        <w:rPr>
          <w:rFonts w:ascii="Times New Roman" w:hAnsi="Times New Roman" w:cs="Times New Roman"/>
        </w:rPr>
        <w:t xml:space="preserve"> Efficient test event</w:t>
      </w:r>
      <w:r w:rsidR="00E17934">
        <w:rPr>
          <w:rFonts w:ascii="Times New Roman" w:hAnsi="Times New Roman" w:cs="Times New Roman"/>
        </w:rPr>
        <w:t>. In contrast, networks in the Control condition looked about equally long at both test events. Both results were true irrespective of the length of habituation</w:t>
      </w:r>
      <w:r w:rsidR="001426AF">
        <w:rPr>
          <w:rFonts w:ascii="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5EAFA63D"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11</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w:t>
      </w:r>
      <w:r w:rsidRPr="00322B0B">
        <w:rPr>
          <w:rFonts w:ascii="Times New Roman" w:hAnsi="Times New Roman" w:cs="Times New Roman"/>
          <w:color w:val="000000" w:themeColor="text1"/>
          <w:sz w:val="24"/>
          <w:szCs w:val="24"/>
        </w:rPr>
        <w:t>Mean network error produced to Efficient and Inefficient test events in the Experimental and Control conditions for ALIAS</w:t>
      </w:r>
      <w:r w:rsidR="009D18BB">
        <w:rPr>
          <w:rFonts w:ascii="Times New Roman" w:hAnsi="Times New Roman" w:cs="Times New Roman"/>
          <w:color w:val="000000" w:themeColor="text1"/>
          <w:sz w:val="24"/>
          <w:szCs w:val="24"/>
        </w:rPr>
        <w:t>-2</w:t>
      </w:r>
      <w:r w:rsidRPr="00322B0B">
        <w:rPr>
          <w:rFonts w:ascii="Times New Roman" w:hAnsi="Times New Roman" w:cs="Times New Roman"/>
          <w:color w:val="000000" w:themeColor="text1"/>
          <w:sz w:val="24"/>
          <w:szCs w:val="24"/>
        </w:rPr>
        <w:t xml:space="preserve"> (left panel) and </w:t>
      </w:r>
      <w:r w:rsidR="001E48DD" w:rsidRPr="00322B0B">
        <w:rPr>
          <w:rFonts w:ascii="Times New Roman" w:hAnsi="Times New Roman" w:cs="Times New Roman"/>
          <w:color w:val="000000" w:themeColor="text1"/>
          <w:sz w:val="24"/>
          <w:szCs w:val="24"/>
        </w:rPr>
        <w:t>ALIAS-2</w:t>
      </w:r>
      <w:r w:rsidRPr="00322B0B">
        <w:rPr>
          <w:rFonts w:ascii="Times New Roman" w:hAnsi="Times New Roman" w:cs="Times New Roman"/>
          <w:color w:val="000000" w:themeColor="text1"/>
          <w:sz w:val="24"/>
          <w:szCs w:val="24"/>
        </w:rPr>
        <w:t xml:space="preserve"> (right panel).</w:t>
      </w:r>
      <w:r w:rsid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1EE3794F"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857D28" w:rsidRPr="00857D28">
        <w:rPr>
          <w:rFonts w:ascii="Times New Roman" w:eastAsia="Times New Roman" w:hAnsi="Times New Roman" w:cs="Times New Roman"/>
        </w:rPr>
        <w:t xml:space="preserve">Figure </w:t>
      </w:r>
      <w:r w:rsidR="00872090">
        <w:rPr>
          <w:rFonts w:ascii="Times New Roman" w:eastAsia="Times New Roman" w:hAnsi="Times New Roman" w:cs="Times New Roman"/>
        </w:rPr>
        <w:t>11</w:t>
      </w:r>
      <w:r w:rsidR="00872090" w:rsidRPr="00857D28">
        <w:rPr>
          <w:rFonts w:ascii="Times New Roman" w:eastAsia="Times New Roman" w:hAnsi="Times New Roman" w:cs="Times New Roman"/>
        </w:rPr>
        <w:t xml:space="preserve"> </w:t>
      </w:r>
      <w:r w:rsidR="00857D28" w:rsidRPr="00857D28">
        <w:rPr>
          <w:rFonts w:ascii="Times New Roman" w:eastAsia="Times New Roman" w:hAnsi="Times New Roman" w:cs="Times New Roman"/>
        </w:rPr>
        <w:t>shows the performance of ALIAS-2 across conditions. As in Simulation 1a, ALIAS-2 failed to capture infants’ looking behavior across conditions. These findings suggest that associative learning alone is insufficient to reproduce the first two target findings</w:t>
      </w:r>
      <w:r w:rsidR="00322B0B">
        <w:rPr>
          <w:rFonts w:ascii="Times New Roman" w:eastAsia="Times New Roman" w:hAnsi="Times New Roman" w:cs="Times New Roman"/>
        </w:rPr>
        <w:t xml:space="preserve">.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494D8A6D" w14:textId="25A6BFC9" w:rsidR="00524642" w:rsidRDefault="00524642" w:rsidP="00723AE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w:t>
      </w:r>
      <w:r w:rsidR="00FA1C29">
        <w:rPr>
          <w:rFonts w:ascii="Times New Roman" w:eastAsia="Times New Roman" w:hAnsi="Times New Roman" w:cs="Times New Roman"/>
        </w:rPr>
        <w:t xml:space="preserve">showed that ALIAS could capture the second target finding and that </w:t>
      </w:r>
      <w:r w:rsidR="00F770FE">
        <w:rPr>
          <w:rFonts w:ascii="Times New Roman" w:eastAsia="Times New Roman" w:hAnsi="Times New Roman" w:cs="Times New Roman"/>
        </w:rPr>
        <w:t xml:space="preserve">associative learning alone </w:t>
      </w:r>
      <w:r w:rsidR="00FA1C29">
        <w:rPr>
          <w:rFonts w:ascii="Times New Roman" w:eastAsia="Times New Roman" w:hAnsi="Times New Roman" w:cs="Times New Roman"/>
        </w:rPr>
        <w:t>wa</w:t>
      </w:r>
      <w:r w:rsidR="00F770FE">
        <w:rPr>
          <w:rFonts w:ascii="Times New Roman" w:eastAsia="Times New Roman" w:hAnsi="Times New Roman" w:cs="Times New Roman"/>
        </w:rPr>
        <w:t xml:space="preserve">s insufficient to </w:t>
      </w:r>
      <w:r w:rsidR="00D22463">
        <w:rPr>
          <w:rFonts w:ascii="Times New Roman" w:eastAsia="Times New Roman" w:hAnsi="Times New Roman" w:cs="Times New Roman"/>
        </w:rPr>
        <w:t>capture</w:t>
      </w:r>
      <w:r w:rsidR="00F770FE">
        <w:rPr>
          <w:rFonts w:ascii="Times New Roman" w:eastAsia="Times New Roman" w:hAnsi="Times New Roman" w:cs="Times New Roman"/>
        </w:rPr>
        <w:t xml:space="preserve"> it. </w:t>
      </w:r>
      <w:r w:rsidR="005C132F">
        <w:rPr>
          <w:rFonts w:ascii="Times New Roman" w:eastAsia="Times New Roman" w:hAnsi="Times New Roman" w:cs="Times New Roman"/>
        </w:rPr>
        <w:t xml:space="preserve">Nonetheless, </w:t>
      </w:r>
      <w:r w:rsidR="005C132F">
        <w:rPr>
          <w:rFonts w:ascii="Times New Roman" w:hAnsi="Times New Roman" w:cs="Times New Roman"/>
        </w:rPr>
        <w:t>a</w:t>
      </w:r>
      <w:r w:rsidR="006E079D">
        <w:rPr>
          <w:rFonts w:ascii="Times New Roman" w:hAnsi="Times New Roman" w:cs="Times New Roman"/>
        </w:rPr>
        <w:t xml:space="preserve"> potential objection to the simulation</w:t>
      </w:r>
      <w:r w:rsidR="00975E36">
        <w:rPr>
          <w:rFonts w:ascii="Times New Roman" w:hAnsi="Times New Roman" w:cs="Times New Roman"/>
        </w:rPr>
        <w:t>s</w:t>
      </w:r>
      <w:r w:rsidR="006E079D">
        <w:rPr>
          <w:rFonts w:ascii="Times New Roman" w:hAnsi="Times New Roman" w:cs="Times New Roman"/>
        </w:rPr>
        <w:t xml:space="preserve"> presented thus far is that they only weakly demonstrate ALIAS’s explanatory breadth. </w:t>
      </w:r>
      <w:r w:rsidR="00B66B6C">
        <w:rPr>
          <w:rFonts w:ascii="Times New Roman" w:hAnsi="Times New Roman" w:cs="Times New Roman"/>
        </w:rPr>
        <w:t xml:space="preserve">This is because the two simulations differed only in terms of whether the objects involved possessed animate features. </w:t>
      </w:r>
      <w:r w:rsidR="000C23C2" w:rsidRPr="000C23C2">
        <w:rPr>
          <w:rFonts w:ascii="Times New Roman" w:hAnsi="Times New Roman" w:cs="Times New Roman"/>
        </w:rPr>
        <w:t xml:space="preserve">Simulation 3 took </w:t>
      </w:r>
      <w:r w:rsidR="005866D9">
        <w:rPr>
          <w:rFonts w:ascii="Times New Roman" w:hAnsi="Times New Roman" w:cs="Times New Roman"/>
        </w:rPr>
        <w:t xml:space="preserve">this criticism seriously by testing whether ALIAS could capture a more substantively different target finding. </w:t>
      </w:r>
      <w:r w:rsidR="004A19F0">
        <w:rPr>
          <w:rFonts w:ascii="Times New Roman" w:hAnsi="Times New Roman" w:cs="Times New Roman"/>
        </w:rPr>
        <w:t>This simulation</w:t>
      </w:r>
      <w:r w:rsidR="00160614">
        <w:rPr>
          <w:rFonts w:ascii="Times New Roman" w:hAnsi="Times New Roman" w:cs="Times New Roman"/>
        </w:rPr>
        <w:t xml:space="preserve"> </w:t>
      </w:r>
      <w:r w:rsidR="00E740CC">
        <w:rPr>
          <w:rFonts w:ascii="Times New Roman" w:hAnsi="Times New Roman" w:cs="Times New Roman"/>
        </w:rPr>
        <w:t>specifically</w:t>
      </w:r>
      <w:r w:rsidR="00160614">
        <w:rPr>
          <w:rFonts w:ascii="Times New Roman" w:hAnsi="Times New Roman" w:cs="Times New Roman"/>
        </w:rPr>
        <w:t xml:space="preserve"> </w:t>
      </w:r>
      <w:r w:rsidR="00AD52C3">
        <w:rPr>
          <w:rFonts w:ascii="Times New Roman" w:hAnsi="Times New Roman" w:cs="Times New Roman"/>
        </w:rPr>
        <w:t>examined</w:t>
      </w:r>
      <w:r w:rsidR="00160614">
        <w:rPr>
          <w:rFonts w:ascii="Times New Roman" w:hAnsi="Times New Roman" w:cs="Times New Roman"/>
        </w:rPr>
        <w:t xml:space="preserve"> whether ALIAS could capture Csibra et al.</w:t>
      </w:r>
      <w:r w:rsidR="006A62C6">
        <w:rPr>
          <w:rFonts w:ascii="Times New Roman" w:hAnsi="Times New Roman" w:cs="Times New Roman"/>
        </w:rPr>
        <w:t>’s</w:t>
      </w:r>
      <w:r w:rsidR="00160614">
        <w:rPr>
          <w:rFonts w:ascii="Times New Roman" w:hAnsi="Times New Roman" w:cs="Times New Roman"/>
        </w:rPr>
        <w:t xml:space="preserve"> (2003</w:t>
      </w:r>
      <w:r w:rsidR="00D41D32">
        <w:rPr>
          <w:rFonts w:ascii="Times New Roman" w:hAnsi="Times New Roman" w:cs="Times New Roman"/>
        </w:rPr>
        <w:t>)</w:t>
      </w:r>
      <w:r w:rsidR="006A62C6">
        <w:rPr>
          <w:rFonts w:ascii="Times New Roman" w:hAnsi="Times New Roman" w:cs="Times New Roman"/>
        </w:rPr>
        <w:t xml:space="preserve"> finding that 12-</w:t>
      </w:r>
      <w:r w:rsidR="006A62C6">
        <w:rPr>
          <w:rFonts w:ascii="Times New Roman" w:hAnsi="Times New Roman" w:cs="Times New Roman"/>
        </w:rPr>
        <w:lastRenderedPageBreak/>
        <w:t>month-olds</w:t>
      </w:r>
      <w:r w:rsidR="006A62C6" w:rsidRPr="006A62C6">
        <w:rPr>
          <w:rFonts w:ascii="Times New Roman" w:hAnsi="Times New Roman" w:cs="Times New Roman"/>
        </w:rPr>
        <w:t xml:space="preserve"> can </w:t>
      </w:r>
      <w:r w:rsidR="006423E4">
        <w:rPr>
          <w:rFonts w:ascii="Times New Roman" w:hAnsi="Times New Roman" w:cs="Times New Roman"/>
        </w:rPr>
        <w:t xml:space="preserve">ostensibly </w:t>
      </w:r>
      <w:r w:rsidR="006A62C6" w:rsidRPr="006A62C6">
        <w:rPr>
          <w:rFonts w:ascii="Times New Roman" w:hAnsi="Times New Roman" w:cs="Times New Roman"/>
        </w:rPr>
        <w:t>infer goals from actions and constraints and infer constraints from actions and goals</w:t>
      </w:r>
      <w:r w:rsidR="00D41D32">
        <w:rPr>
          <w:rFonts w:ascii="Times New Roman" w:hAnsi="Times New Roman" w:cs="Times New Roman"/>
        </w:rPr>
        <w:t>.</w:t>
      </w:r>
      <w:r w:rsidR="00160614" w:rsidRPr="00160614">
        <w:rPr>
          <w:rFonts w:ascii="Times New Roman" w:hAnsi="Times New Roman" w:cs="Times New Roman"/>
        </w:rPr>
        <w:t xml:space="preserve"> </w:t>
      </w:r>
      <w:r w:rsidR="00160614">
        <w:rPr>
          <w:rFonts w:ascii="Times New Roman" w:hAnsi="Times New Roman" w:cs="Times New Roman"/>
        </w:rPr>
        <w:t xml:space="preserve">In </w:t>
      </w:r>
      <w:r w:rsidR="00AD3D8D">
        <w:rPr>
          <w:rFonts w:ascii="Times New Roman" w:hAnsi="Times New Roman" w:cs="Times New Roman"/>
        </w:rPr>
        <w:t>their first experiment,</w:t>
      </w:r>
      <w:r w:rsidR="00160614">
        <w:rPr>
          <w:rFonts w:ascii="Times New Roman" w:hAnsi="Times New Roman" w:cs="Times New Roman"/>
        </w:rPr>
        <w:t xml:space="preserve"> </w:t>
      </w:r>
      <w:r w:rsidR="006A62C6">
        <w:rPr>
          <w:rFonts w:ascii="Times New Roman" w:hAnsi="Times New Roman" w:cs="Times New Roman"/>
        </w:rPr>
        <w:t>infants were habituated to an event in which a large circle appeared to be chasing a small circle. However, before</w:t>
      </w:r>
      <w:r w:rsidR="000C5400">
        <w:rPr>
          <w:rFonts w:ascii="Times New Roman" w:hAnsi="Times New Roman" w:cs="Times New Roman"/>
        </w:rPr>
        <w:t xml:space="preserve"> the</w:t>
      </w:r>
      <w:r w:rsidR="006A62C6">
        <w:rPr>
          <w:rFonts w:ascii="Times New Roman" w:hAnsi="Times New Roman" w:cs="Times New Roman"/>
        </w:rPr>
        <w:t xml:space="preserve"> large circle could </w:t>
      </w:r>
      <w:r w:rsidR="0037590E">
        <w:rPr>
          <w:rFonts w:ascii="Times New Roman" w:hAnsi="Times New Roman" w:cs="Times New Roman"/>
        </w:rPr>
        <w:t>reach</w:t>
      </w:r>
      <w:r w:rsidR="006A62C6">
        <w:rPr>
          <w:rFonts w:ascii="Times New Roman" w:hAnsi="Times New Roman" w:cs="Times New Roman"/>
        </w:rPr>
        <w:t xml:space="preserve"> the small circle, the </w:t>
      </w:r>
      <w:r w:rsidR="006A62C6" w:rsidRPr="006A62C6">
        <w:rPr>
          <w:rFonts w:ascii="Times New Roman" w:hAnsi="Times New Roman" w:cs="Times New Roman"/>
        </w:rPr>
        <w:t xml:space="preserve">small circle </w:t>
      </w:r>
      <w:r w:rsidR="0037590E">
        <w:rPr>
          <w:rFonts w:ascii="Times New Roman" w:hAnsi="Times New Roman" w:cs="Times New Roman"/>
        </w:rPr>
        <w:t>moved</w:t>
      </w:r>
      <w:r w:rsidR="006A62C6" w:rsidRPr="006A62C6">
        <w:rPr>
          <w:rFonts w:ascii="Times New Roman" w:hAnsi="Times New Roman" w:cs="Times New Roman"/>
        </w:rPr>
        <w:t xml:space="preserve"> through a small gap between two bars</w:t>
      </w:r>
      <w:r w:rsidR="0037590E">
        <w:rPr>
          <w:rFonts w:ascii="Times New Roman" w:hAnsi="Times New Roman" w:cs="Times New Roman"/>
        </w:rPr>
        <w:t xml:space="preserve"> </w:t>
      </w:r>
      <w:r w:rsidR="006F20BE">
        <w:rPr>
          <w:rFonts w:ascii="Times New Roman" w:hAnsi="Times New Roman" w:cs="Times New Roman"/>
        </w:rPr>
        <w:t>before disappearing from the screen</w:t>
      </w:r>
      <w:r w:rsidR="006A62C6">
        <w:rPr>
          <w:rFonts w:ascii="Times New Roman" w:hAnsi="Times New Roman" w:cs="Times New Roman"/>
        </w:rPr>
        <w:t>.</w:t>
      </w:r>
      <w:r w:rsidR="0037590E">
        <w:rPr>
          <w:rFonts w:ascii="Times New Roman" w:hAnsi="Times New Roman" w:cs="Times New Roman"/>
        </w:rPr>
        <w:t xml:space="preserve"> </w:t>
      </w:r>
      <w:r w:rsidR="008A30E8">
        <w:rPr>
          <w:rFonts w:ascii="Times New Roman" w:hAnsi="Times New Roman" w:cs="Times New Roman"/>
        </w:rPr>
        <w:t>Because the</w:t>
      </w:r>
      <w:r w:rsidR="0037590E">
        <w:rPr>
          <w:rFonts w:ascii="Times New Roman" w:hAnsi="Times New Roman" w:cs="Times New Roman"/>
        </w:rPr>
        <w:t xml:space="preserve"> opening between the two bars was too narrow for the larger circle to fit through,</w:t>
      </w:r>
      <w:r w:rsidR="00160614" w:rsidRPr="00EC6297">
        <w:rPr>
          <w:rFonts w:ascii="Times New Roman" w:hAnsi="Times New Roman" w:cs="Times New Roman"/>
        </w:rPr>
        <w:t xml:space="preserve"> </w:t>
      </w:r>
      <w:r w:rsidR="00160614">
        <w:rPr>
          <w:rFonts w:ascii="Times New Roman" w:hAnsi="Times New Roman" w:cs="Times New Roman"/>
        </w:rPr>
        <w:t xml:space="preserve">it </w:t>
      </w:r>
      <w:r w:rsidR="00E22C6A">
        <w:rPr>
          <w:rFonts w:ascii="Times New Roman" w:hAnsi="Times New Roman" w:cs="Times New Roman"/>
        </w:rPr>
        <w:t xml:space="preserve">was forced </w:t>
      </w:r>
      <w:r w:rsidR="008A30E8">
        <w:rPr>
          <w:rFonts w:ascii="Times New Roman" w:hAnsi="Times New Roman" w:cs="Times New Roman"/>
        </w:rPr>
        <w:t xml:space="preserve">to </w:t>
      </w:r>
      <w:r w:rsidR="00160614">
        <w:rPr>
          <w:rFonts w:ascii="Times New Roman" w:hAnsi="Times New Roman" w:cs="Times New Roman"/>
        </w:rPr>
        <w:t>move</w:t>
      </w:r>
      <w:r w:rsidR="00160614" w:rsidRPr="00EC6297">
        <w:rPr>
          <w:rFonts w:ascii="Times New Roman" w:hAnsi="Times New Roman" w:cs="Times New Roman"/>
        </w:rPr>
        <w:t xml:space="preserve"> around </w:t>
      </w:r>
      <w:r w:rsidR="00160614">
        <w:rPr>
          <w:rFonts w:ascii="Times New Roman" w:hAnsi="Times New Roman" w:cs="Times New Roman"/>
        </w:rPr>
        <w:t>one of the bars</w:t>
      </w:r>
      <w:r w:rsidR="00160614" w:rsidRPr="00EC6297">
        <w:rPr>
          <w:rFonts w:ascii="Times New Roman" w:hAnsi="Times New Roman" w:cs="Times New Roman"/>
        </w:rPr>
        <w:t xml:space="preserve"> before </w:t>
      </w:r>
      <w:r w:rsidR="0037590E">
        <w:rPr>
          <w:rFonts w:ascii="Times New Roman" w:hAnsi="Times New Roman" w:cs="Times New Roman"/>
        </w:rPr>
        <w:t>continuing to move in the</w:t>
      </w:r>
      <w:r w:rsidR="00E22C6A">
        <w:rPr>
          <w:rFonts w:ascii="Times New Roman" w:hAnsi="Times New Roman" w:cs="Times New Roman"/>
        </w:rPr>
        <w:t xml:space="preserve"> small </w:t>
      </w:r>
      <w:r w:rsidR="00160614">
        <w:rPr>
          <w:rFonts w:ascii="Times New Roman" w:hAnsi="Times New Roman" w:cs="Times New Roman"/>
        </w:rPr>
        <w:t xml:space="preserve">circle’s </w:t>
      </w:r>
      <w:r w:rsidR="000F6F0A">
        <w:rPr>
          <w:rFonts w:ascii="Times New Roman" w:hAnsi="Times New Roman" w:cs="Times New Roman"/>
        </w:rPr>
        <w:t>last-seen</w:t>
      </w:r>
      <w:r w:rsidR="00160614" w:rsidRPr="00EC6297">
        <w:rPr>
          <w:rFonts w:ascii="Times New Roman" w:hAnsi="Times New Roman" w:cs="Times New Roman"/>
        </w:rPr>
        <w:t xml:space="preserve"> </w:t>
      </w:r>
      <w:r w:rsidR="00160614">
        <w:rPr>
          <w:rFonts w:ascii="Times New Roman" w:hAnsi="Times New Roman" w:cs="Times New Roman"/>
        </w:rPr>
        <w:t>direction. Crucially, because the large circle never reached the small</w:t>
      </w:r>
      <w:r w:rsidR="00AD3D8D">
        <w:rPr>
          <w:rFonts w:ascii="Times New Roman" w:hAnsi="Times New Roman" w:cs="Times New Roman"/>
        </w:rPr>
        <w:t xml:space="preserve"> </w:t>
      </w:r>
      <w:r w:rsidR="00160614">
        <w:rPr>
          <w:rFonts w:ascii="Times New Roman" w:hAnsi="Times New Roman" w:cs="Times New Roman"/>
        </w:rPr>
        <w:t>one, its goal</w:t>
      </w:r>
      <w:r w:rsidR="0037590E">
        <w:rPr>
          <w:rFonts w:ascii="Times New Roman" w:hAnsi="Times New Roman" w:cs="Times New Roman"/>
        </w:rPr>
        <w:t xml:space="preserve"> of reaching it </w:t>
      </w:r>
      <w:r w:rsidR="00160614">
        <w:rPr>
          <w:rFonts w:ascii="Times New Roman" w:hAnsi="Times New Roman" w:cs="Times New Roman"/>
        </w:rPr>
        <w:t>had to be inferred.</w:t>
      </w:r>
      <w:r w:rsidR="0037590E">
        <w:rPr>
          <w:rFonts w:ascii="Times New Roman" w:hAnsi="Times New Roman" w:cs="Times New Roman"/>
        </w:rPr>
        <w:t xml:space="preserve"> </w:t>
      </w:r>
      <w:r w:rsidR="0037590E" w:rsidRPr="0037590E">
        <w:rPr>
          <w:rFonts w:ascii="Times New Roman" w:hAnsi="Times New Roman" w:cs="Times New Roman"/>
        </w:rPr>
        <w:t>Together</w:t>
      </w:r>
      <w:r w:rsidR="00EA02DA">
        <w:rPr>
          <w:rFonts w:ascii="Times New Roman" w:hAnsi="Times New Roman" w:cs="Times New Roman"/>
        </w:rPr>
        <w:t xml:space="preserve"> with</w:t>
      </w:r>
      <w:r w:rsidR="00AD3D8D">
        <w:rPr>
          <w:rFonts w:ascii="Times New Roman" w:hAnsi="Times New Roman" w:cs="Times New Roman"/>
        </w:rPr>
        <w:t xml:space="preserve"> Csibra et al.’s Experiment 2 finding that </w:t>
      </w:r>
      <w:r w:rsidR="00AD3D8D" w:rsidRPr="0037590E">
        <w:rPr>
          <w:rFonts w:ascii="Times New Roman" w:hAnsi="Times New Roman" w:cs="Times New Roman"/>
        </w:rPr>
        <w:t>infants looked longer</w:t>
      </w:r>
      <w:r w:rsidR="00AD3D8D">
        <w:rPr>
          <w:rFonts w:ascii="Times New Roman" w:hAnsi="Times New Roman" w:cs="Times New Roman"/>
        </w:rPr>
        <w:t xml:space="preserve"> at an unconstrained than at</w:t>
      </w:r>
      <w:r w:rsidR="00AD3D8D" w:rsidRPr="0037590E">
        <w:rPr>
          <w:rFonts w:ascii="Times New Roman" w:hAnsi="Times New Roman" w:cs="Times New Roman"/>
        </w:rPr>
        <w:t xml:space="preserve"> </w:t>
      </w:r>
      <w:r w:rsidR="00AD3D8D">
        <w:rPr>
          <w:rFonts w:ascii="Times New Roman" w:hAnsi="Times New Roman" w:cs="Times New Roman"/>
        </w:rPr>
        <w:t>a constrained arced event</w:t>
      </w:r>
      <w:r w:rsidR="0037590E" w:rsidRPr="0037590E">
        <w:rPr>
          <w:rFonts w:ascii="Times New Roman" w:hAnsi="Times New Roman" w:cs="Times New Roman"/>
        </w:rPr>
        <w:t xml:space="preserve">, these findings were </w:t>
      </w:r>
      <w:r w:rsidR="00AD3D8D">
        <w:rPr>
          <w:rFonts w:ascii="Times New Roman" w:hAnsi="Times New Roman" w:cs="Times New Roman"/>
        </w:rPr>
        <w:t xml:space="preserve">taken to support the teleological stance. </w:t>
      </w:r>
      <w:r w:rsidR="00BC3159">
        <w:rPr>
          <w:rFonts w:ascii="Times New Roman" w:hAnsi="Times New Roman" w:cs="Times New Roman"/>
        </w:rPr>
        <w:t>Note that although</w:t>
      </w:r>
      <w:r w:rsidR="00AD3D8D">
        <w:rPr>
          <w:rFonts w:ascii="Times New Roman" w:hAnsi="Times New Roman" w:cs="Times New Roman"/>
        </w:rPr>
        <w:t xml:space="preserve"> Csibra et al.’</w:t>
      </w:r>
      <w:r w:rsidR="000D6F1C">
        <w:rPr>
          <w:rFonts w:ascii="Times New Roman" w:hAnsi="Times New Roman" w:cs="Times New Roman"/>
        </w:rPr>
        <w:t>s (</w:t>
      </w:r>
      <w:r w:rsidR="00BC3159">
        <w:rPr>
          <w:rFonts w:ascii="Times New Roman" w:hAnsi="Times New Roman" w:cs="Times New Roman"/>
        </w:rPr>
        <w:t xml:space="preserve">2003) first experiment did not employ the </w:t>
      </w:r>
      <w:r w:rsidR="00B733D7">
        <w:rPr>
          <w:rFonts w:ascii="Times New Roman" w:hAnsi="Times New Roman" w:cs="Times New Roman"/>
        </w:rPr>
        <w:t>Gergely-style</w:t>
      </w:r>
      <w:r w:rsidR="008A7E25">
        <w:rPr>
          <w:rFonts w:ascii="Times New Roman" w:hAnsi="Times New Roman" w:cs="Times New Roman"/>
        </w:rPr>
        <w:t xml:space="preserve"> paradigm, it </w:t>
      </w:r>
      <w:r w:rsidR="00B733D7">
        <w:rPr>
          <w:rFonts w:ascii="Times New Roman" w:hAnsi="Times New Roman" w:cs="Times New Roman"/>
        </w:rPr>
        <w:t>can readily be recast within it</w:t>
      </w:r>
      <w:r w:rsidR="008A7E25">
        <w:rPr>
          <w:rFonts w:ascii="Times New Roman" w:hAnsi="Times New Roman" w:cs="Times New Roman"/>
        </w:rPr>
        <w:t xml:space="preserve">. </w:t>
      </w:r>
      <w:r w:rsidR="00B733D7">
        <w:rPr>
          <w:rFonts w:ascii="Times New Roman" w:hAnsi="Times New Roman" w:cs="Times New Roman"/>
        </w:rPr>
        <w:t>This can be done by terminating the habituation event after</w:t>
      </w:r>
      <w:r w:rsidR="008A7E25">
        <w:rPr>
          <w:rFonts w:ascii="Times New Roman" w:hAnsi="Times New Roman" w:cs="Times New Roman"/>
        </w:rPr>
        <w:t xml:space="preserve"> the first object clears the barrier</w:t>
      </w:r>
      <w:r w:rsidR="008B3E78">
        <w:rPr>
          <w:rFonts w:ascii="Times New Roman" w:hAnsi="Times New Roman" w:cs="Times New Roman"/>
        </w:rPr>
        <w:t xml:space="preserve"> but before </w:t>
      </w:r>
      <w:r w:rsidR="00B733D7">
        <w:rPr>
          <w:rFonts w:ascii="Times New Roman" w:hAnsi="Times New Roman" w:cs="Times New Roman"/>
        </w:rPr>
        <w:t>it</w:t>
      </w:r>
      <w:r w:rsidR="008B3E78">
        <w:rPr>
          <w:rFonts w:ascii="Times New Roman" w:hAnsi="Times New Roman" w:cs="Times New Roman"/>
        </w:rPr>
        <w:t xml:space="preserve"> reaches the second</w:t>
      </w:r>
      <w:r w:rsidR="00B733D7">
        <w:rPr>
          <w:rFonts w:ascii="Times New Roman" w:hAnsi="Times New Roman" w:cs="Times New Roman"/>
        </w:rPr>
        <w:t xml:space="preserve"> object</w:t>
      </w:r>
      <w:r w:rsidR="008A7E25">
        <w:rPr>
          <w:rFonts w:ascii="Times New Roman" w:hAnsi="Times New Roman" w:cs="Times New Roman"/>
        </w:rPr>
        <w:t xml:space="preserve">. </w:t>
      </w:r>
      <w:r w:rsidR="007262B4">
        <w:rPr>
          <w:rFonts w:ascii="Times New Roman" w:hAnsi="Times New Roman" w:cs="Times New Roman"/>
        </w:rPr>
        <w:t>This was the approach adopted here</w:t>
      </w:r>
      <w:r w:rsidR="00B733D7">
        <w:rPr>
          <w:rFonts w:ascii="Times New Roman" w:hAnsi="Times New Roman" w:cs="Times New Roman"/>
        </w:rPr>
        <w:t xml:space="preserve">. </w:t>
      </w:r>
      <w:r w:rsidR="00E66072">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488ED572"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r w:rsidR="00663CD3">
        <w:rPr>
          <w:rFonts w:ascii="Times New Roman" w:hAnsi="Times New Roman" w:cs="Times New Roman"/>
          <w:b/>
          <w:bCs/>
        </w:rPr>
        <w:t xml:space="preserve">: </w:t>
      </w:r>
      <w:r w:rsidR="00663CD3" w:rsidRPr="00663CD3">
        <w:rPr>
          <w:rFonts w:ascii="Times New Roman" w:hAnsi="Times New Roman" w:cs="Times New Roman"/>
          <w:b/>
          <w:bCs/>
        </w:rPr>
        <w:t>Bidirectional inferences about actions, goals, and constraints.</w:t>
      </w:r>
    </w:p>
    <w:p w14:paraId="413E4886" w14:textId="6C218E55"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BF054E">
        <w:rPr>
          <w:rFonts w:ascii="Times New Roman" w:hAnsi="Times New Roman" w:cs="Times New Roman"/>
        </w:rPr>
        <w:t>putatively can</w:t>
      </w:r>
      <w:r w:rsidR="00EF17A4">
        <w:rPr>
          <w:rFonts w:ascii="Times New Roman" w:hAnsi="Times New Roman" w:cs="Times New Roman"/>
        </w:rPr>
        <w:t xml:space="preserve">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w:t>
      </w:r>
      <w:r w:rsidRPr="00520EAF">
        <w:rPr>
          <w:rFonts w:ascii="Times New Roman" w:hAnsi="Times New Roman" w:cs="Times New Roman"/>
          <w:i/>
          <w:iCs/>
        </w:rPr>
        <w:t>N</w:t>
      </w:r>
      <w:r>
        <w:rPr>
          <w:rFonts w:ascii="Times New Roman" w:hAnsi="Times New Roman" w:cs="Times New Roman"/>
        </w:rPr>
        <w:t xml:space="preserve"> = 20) or to the Inferring Constraints condition (</w:t>
      </w:r>
      <w:r w:rsidRPr="00520EAF">
        <w:rPr>
          <w:rFonts w:ascii="Times New Roman" w:hAnsi="Times New Roman" w:cs="Times New Roman"/>
          <w:i/>
          <w:iCs/>
        </w:rPr>
        <w:t>N</w:t>
      </w:r>
      <w:r>
        <w:rPr>
          <w:rFonts w:ascii="Times New Roman" w:hAnsi="Times New Roman" w:cs="Times New Roman"/>
        </w:rPr>
        <w:t xml:space="preserve"> = 20)</w:t>
      </w:r>
      <w:r w:rsidR="00BF054E">
        <w:rPr>
          <w:rFonts w:ascii="Times New Roman" w:hAnsi="Times New Roman" w:cs="Times New Roman"/>
        </w:rPr>
        <w:t>; the same number of networks were assigned to ALIAS-2, OM10, and OM10-2</w:t>
      </w:r>
      <w:r>
        <w:rPr>
          <w:rFonts w:ascii="Times New Roman" w:hAnsi="Times New Roman" w:cs="Times New Roman"/>
        </w:rPr>
        <w:t xml:space="preserve">. The </w:t>
      </w:r>
      <w:r w:rsidR="00BF054E">
        <w:rPr>
          <w:rFonts w:ascii="Times New Roman" w:hAnsi="Times New Roman" w:cs="Times New Roman"/>
        </w:rPr>
        <w:t>simulation of this condition was identical to the Experimental condition in Simulation 1a except that networks could not know whether the first object came to rest next to the second one (i.e., its goal).</w:t>
      </w:r>
      <w:r>
        <w:rPr>
          <w:rFonts w:ascii="Times New Roman" w:hAnsi="Times New Roman" w:cs="Times New Roman"/>
        </w:rPr>
        <w:t xml:space="preserve"> </w:t>
      </w:r>
      <w:r w:rsidR="00BF054E">
        <w:rPr>
          <w:rFonts w:ascii="Times New Roman" w:hAnsi="Times New Roman" w:cs="Times New Roman"/>
        </w:rPr>
        <w:t xml:space="preserve">The Inferring Constraints condition was implemented </w:t>
      </w:r>
      <w:r w:rsidR="00BF054E">
        <w:rPr>
          <w:rFonts w:ascii="Times New Roman" w:hAnsi="Times New Roman" w:cs="Times New Roman"/>
        </w:rPr>
        <w:lastRenderedPageBreak/>
        <w:t>by removing all barrier information during habituation.</w:t>
      </w:r>
      <w:r w:rsidR="00C6595A">
        <w:rPr>
          <w:rFonts w:ascii="Times New Roman" w:hAnsi="Times New Roman" w:cs="Times New Roman"/>
        </w:rPr>
        <w:t xml:space="preserve"> All other aspects of this simulation were identical to Simulation 1a.</w:t>
      </w:r>
      <w:r w:rsidR="00BF054E">
        <w:rPr>
          <w:rFonts w:ascii="Times New Roman" w:hAnsi="Times New Roman" w:cs="Times New Roman"/>
        </w:rPr>
        <w:t xml:space="preserve"> </w:t>
      </w:r>
      <w:r w:rsidR="00BF429B">
        <w:rPr>
          <w:rFonts w:ascii="Times New Roman" w:hAnsi="Times New Roman" w:cs="Times New Roman"/>
        </w:rPr>
        <w:t xml:space="preserve">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495C3835"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A179B3">
        <w:rPr>
          <w:rFonts w:ascii="Times New Roman" w:hAnsi="Times New Roman" w:cs="Times New Roman"/>
          <w:b/>
          <w:bCs/>
          <w:i w:val="0"/>
          <w:iCs w:val="0"/>
          <w:noProof/>
          <w:color w:val="auto"/>
          <w:sz w:val="24"/>
          <w:szCs w:val="24"/>
        </w:rPr>
        <w:t>12</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sidRPr="0080182E">
        <w:rPr>
          <w:rFonts w:ascii="Times New Roman" w:hAnsi="Times New Roman" w:cs="Times New Roman"/>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rFonts w:ascii="Times New Roman" w:hAnsi="Times New Roman" w:cs="Times New Roman"/>
        </w:rPr>
      </w:pPr>
    </w:p>
    <w:p w14:paraId="14D9B74A" w14:textId="47C55F2A" w:rsidR="005735F8" w:rsidRDefault="00524642" w:rsidP="00DF39FF">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12 </w:t>
      </w:r>
      <w:r>
        <w:rPr>
          <w:rFonts w:ascii="Times New Roman" w:hAnsi="Times New Roman" w:cs="Times New Roman"/>
        </w:rPr>
        <w:t xml:space="preserve">shows the </w:t>
      </w:r>
      <w:r w:rsidR="0080182E">
        <w:rPr>
          <w:rFonts w:ascii="Times New Roman" w:hAnsi="Times New Roman" w:cs="Times New Roman"/>
        </w:rPr>
        <w:t>performance of ALIAS in</w:t>
      </w:r>
      <w:r>
        <w:rPr>
          <w:rFonts w:ascii="Times New Roman" w:hAnsi="Times New Roman" w:cs="Times New Roman"/>
        </w:rPr>
        <w:t xml:space="preserve">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0182E">
        <w:rPr>
          <w:rFonts w:ascii="Times New Roman" w:hAnsi="Times New Roman" w:cs="Times New Roman"/>
        </w:rPr>
        <w:t xml:space="preserve"> overall and</w:t>
      </w:r>
      <w:r w:rsidR="008F2A19">
        <w:rPr>
          <w:rFonts w:ascii="Times New Roman" w:hAnsi="Times New Roman" w:cs="Times New Roman"/>
        </w:rPr>
        <w:t xml:space="preserve"> across habituation epochs</w:t>
      </w:r>
      <w:r w:rsidR="00EC3B66">
        <w:rPr>
          <w:rFonts w:ascii="Times New Roman" w:hAnsi="Times New Roman" w:cs="Times New Roman"/>
        </w:rPr>
        <w:t>.</w:t>
      </w:r>
      <w:r w:rsidR="0012108C">
        <w:rPr>
          <w:rFonts w:ascii="Times New Roman" w:hAnsi="Times New Roman" w:cs="Times New Roman"/>
        </w:rPr>
        <w:t xml:space="preserve"> </w:t>
      </w:r>
      <w:r w:rsidR="0080182E">
        <w:rPr>
          <w:rFonts w:ascii="Times New Roman" w:hAnsi="Times New Roman" w:cs="Times New Roman"/>
        </w:rPr>
        <w:t>Networks in</w:t>
      </w:r>
      <w:r w:rsidR="00DF39FF">
        <w:rPr>
          <w:rFonts w:ascii="Times New Roman" w:hAnsi="Times New Roman" w:cs="Times New Roman"/>
        </w:rPr>
        <w:t xml:space="preserve"> both conditions looked longer at their respective inconsistent events. Specifically, networks in</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Inferring Goals </w:t>
      </w:r>
      <w:r w:rsidR="00EC3B66">
        <w:rPr>
          <w:rFonts w:ascii="Times New Roman" w:hAnsi="Times New Roman" w:cs="Times New Roman"/>
        </w:rPr>
        <w:lastRenderedPageBreak/>
        <w:t xml:space="preserve">condition </w:t>
      </w:r>
      <w:r w:rsidR="0080182E">
        <w:rPr>
          <w:rFonts w:ascii="Times New Roman" w:hAnsi="Times New Roman" w:cs="Times New Roman"/>
        </w:rPr>
        <w:t>look</w:t>
      </w:r>
      <w:r w:rsidR="00E740CC">
        <w:rPr>
          <w:rFonts w:ascii="Times New Roman" w:hAnsi="Times New Roman" w:cs="Times New Roman"/>
        </w:rPr>
        <w:t>ed</w:t>
      </w:r>
      <w:r w:rsidR="0080182E">
        <w:rPr>
          <w:rFonts w:ascii="Times New Roman" w:hAnsi="Times New Roman" w:cs="Times New Roman"/>
        </w:rPr>
        <w:t xml:space="preserve"> longer at</w:t>
      </w:r>
      <w:r w:rsidR="00EC3B66">
        <w:rPr>
          <w:rFonts w:ascii="Times New Roman" w:hAnsi="Times New Roman" w:cs="Times New Roman"/>
        </w:rPr>
        <w:t xml:space="preserve"> the Incongruent test event—in which the first object failed to stop next to the </w:t>
      </w:r>
      <w:r w:rsidR="00CA4B72">
        <w:rPr>
          <w:rFonts w:ascii="Times New Roman" w:hAnsi="Times New Roman" w:cs="Times New Roman"/>
        </w:rPr>
        <w:t xml:space="preserve">second </w:t>
      </w:r>
      <w:r w:rsidR="00EC3B66">
        <w:rPr>
          <w:rFonts w:ascii="Times New Roman" w:hAnsi="Times New Roman" w:cs="Times New Roman"/>
        </w:rPr>
        <w:t>one—than</w:t>
      </w:r>
      <w:r w:rsidR="00520EAF">
        <w:rPr>
          <w:rFonts w:ascii="Times New Roman" w:hAnsi="Times New Roman" w:cs="Times New Roman"/>
        </w:rPr>
        <w:t xml:space="preserve"> at</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Congruent test </w:t>
      </w:r>
      <w:r w:rsidR="00520EAF">
        <w:rPr>
          <w:rFonts w:ascii="Times New Roman" w:hAnsi="Times New Roman" w:cs="Times New Roman"/>
        </w:rPr>
        <w:t>event</w:t>
      </w:r>
      <w:r w:rsidR="00EC3B66">
        <w:rPr>
          <w:rFonts w:ascii="Times New Roman" w:hAnsi="Times New Roman" w:cs="Times New Roman"/>
        </w:rPr>
        <w:t xml:space="preserve">—in which the first object came to rest next to the </w:t>
      </w:r>
      <w:r w:rsidR="00CA4B72">
        <w:rPr>
          <w:rFonts w:ascii="Times New Roman" w:hAnsi="Times New Roman" w:cs="Times New Roman"/>
        </w:rPr>
        <w:t xml:space="preserve">second </w:t>
      </w:r>
      <w:r w:rsidR="00EC3B66">
        <w:rPr>
          <w:rFonts w:ascii="Times New Roman" w:hAnsi="Times New Roman" w:cs="Times New Roman"/>
        </w:rPr>
        <w:t xml:space="preserve">one. </w:t>
      </w:r>
      <w:r w:rsidR="00DF39FF">
        <w:rPr>
          <w:rFonts w:ascii="Times New Roman" w:hAnsi="Times New Roman" w:cs="Times New Roman"/>
        </w:rPr>
        <w:t xml:space="preserve">Similarly, networks in the Inferring Constraints condition looked longer at the No-Obstacle than at the Obstacle test event. These patterns were true both across different habituation lengths as well as overall. </w:t>
      </w:r>
      <w:r w:rsidR="008961AE" w:rsidRPr="008961AE">
        <w:rPr>
          <w:rFonts w:ascii="Times New Roman" w:hAnsi="Times New Roman" w:cs="Times New Roman"/>
        </w:rPr>
        <w:t xml:space="preserve">The mechanistic basis for </w:t>
      </w:r>
      <w:r w:rsidR="00DF39FF">
        <w:rPr>
          <w:rFonts w:ascii="Times New Roman" w:hAnsi="Times New Roman" w:cs="Times New Roman"/>
        </w:rPr>
        <w:t>these looking patterns is</w:t>
      </w:r>
      <w:r w:rsidR="008961AE" w:rsidRPr="008961AE">
        <w:rPr>
          <w:rFonts w:ascii="Times New Roman" w:hAnsi="Times New Roman" w:cs="Times New Roman"/>
        </w:rPr>
        <w:t xml:space="preserve"> straightforward</w:t>
      </w:r>
      <w:r w:rsidR="00DF39FF">
        <w:rPr>
          <w:rFonts w:ascii="Times New Roman" w:hAnsi="Times New Roman" w:cs="Times New Roman"/>
        </w:rPr>
        <w:t>. In the Inferring Goals condition, for example, n</w:t>
      </w:r>
      <w:r w:rsidR="008961AE" w:rsidRPr="008961AE">
        <w:rPr>
          <w:rFonts w:ascii="Times New Roman" w:hAnsi="Times New Roman" w:cs="Times New Roman"/>
        </w:rPr>
        <w:t xml:space="preserve">etworks showed heightened looking to the Incongruent test event because </w:t>
      </w:r>
      <w:r w:rsidR="00AD1805">
        <w:rPr>
          <w:rFonts w:ascii="Times New Roman" w:hAnsi="Times New Roman" w:cs="Times New Roman"/>
        </w:rPr>
        <w:t>it</w:t>
      </w:r>
      <w:r w:rsidR="008961AE" w:rsidRPr="008961AE">
        <w:rPr>
          <w:rFonts w:ascii="Times New Roman" w:hAnsi="Times New Roman" w:cs="Times New Roman"/>
        </w:rPr>
        <w:t xml:space="preserve"> violated </w:t>
      </w:r>
      <w:r w:rsidR="00352E96">
        <w:rPr>
          <w:rFonts w:ascii="Times New Roman" w:hAnsi="Times New Roman" w:cs="Times New Roman"/>
        </w:rPr>
        <w:t>a</w:t>
      </w:r>
      <w:r w:rsidR="005E439A">
        <w:rPr>
          <w:rFonts w:ascii="Times New Roman" w:hAnsi="Times New Roman" w:cs="Times New Roman"/>
        </w:rPr>
        <w:t>n</w:t>
      </w:r>
      <w:r w:rsidR="00352E96">
        <w:rPr>
          <w:rFonts w:ascii="Times New Roman" w:hAnsi="Times New Roman" w:cs="Times New Roman"/>
        </w:rPr>
        <w:t xml:space="preserve"> association</w:t>
      </w:r>
      <w:r w:rsidR="005E439A">
        <w:rPr>
          <w:rFonts w:ascii="Times New Roman" w:hAnsi="Times New Roman" w:cs="Times New Roman"/>
        </w:rPr>
        <w:t>—formed during the pretraining phase—</w:t>
      </w:r>
      <w:r w:rsidR="008961AE" w:rsidRPr="008961AE">
        <w:rPr>
          <w:rFonts w:ascii="Times New Roman" w:hAnsi="Times New Roman" w:cs="Times New Roman"/>
        </w:rPr>
        <w:t xml:space="preserve">between </w:t>
      </w:r>
      <w:r w:rsidR="00903859">
        <w:rPr>
          <w:rFonts w:ascii="Times New Roman" w:hAnsi="Times New Roman" w:cs="Times New Roman"/>
        </w:rPr>
        <w:t>arced motion</w:t>
      </w:r>
      <w:r w:rsidR="008961AE" w:rsidRPr="008961AE">
        <w:rPr>
          <w:rFonts w:ascii="Times New Roman" w:hAnsi="Times New Roman" w:cs="Times New Roman"/>
        </w:rPr>
        <w:t>, a small barrier, and a low jump, on the one hand, and spatial contiguity between an agent and its goal, on the other. No such violation occurred for the Congruent test event</w:t>
      </w:r>
      <w:r w:rsidR="00AD1805">
        <w:rPr>
          <w:rFonts w:ascii="Times New Roman" w:hAnsi="Times New Roman" w:cs="Times New Roman"/>
        </w:rPr>
        <w:t xml:space="preserve"> because the</w:t>
      </w:r>
      <w:r w:rsidR="008961AE" w:rsidRPr="008961AE">
        <w:rPr>
          <w:rFonts w:ascii="Times New Roman" w:hAnsi="Times New Roman" w:cs="Times New Roman"/>
        </w:rPr>
        <w:t xml:space="preserve"> visual information accorded with that during pretraining.</w:t>
      </w:r>
      <w:r w:rsidR="008961AE">
        <w:rPr>
          <w:rFonts w:ascii="Times New Roman" w:hAnsi="Times New Roman" w:cs="Times New Roman"/>
        </w:rPr>
        <w:t xml:space="preserve"> </w:t>
      </w:r>
      <w:r w:rsidR="00DF39FF">
        <w:rPr>
          <w:rFonts w:ascii="Times New Roman" w:hAnsi="Times New Roman" w:cs="Times New Roman"/>
        </w:rPr>
        <w:t xml:space="preserve"> Similarly, networks in the Inferring </w:t>
      </w:r>
      <w:r w:rsidR="009665B6">
        <w:rPr>
          <w:rFonts w:ascii="Times New Roman" w:hAnsi="Times New Roman" w:cs="Times New Roman"/>
        </w:rPr>
        <w:t>Constraints</w:t>
      </w:r>
      <w:r w:rsidR="00DF39FF">
        <w:rPr>
          <w:rFonts w:ascii="Times New Roman" w:hAnsi="Times New Roman" w:cs="Times New Roman"/>
        </w:rPr>
        <w:t xml:space="preserve"> condition looked longer at the No-Obstacle test event than at the Obstacle one because the presence of </w:t>
      </w:r>
      <w:r w:rsidR="00903859">
        <w:rPr>
          <w:rFonts w:ascii="Times New Roman" w:hAnsi="Times New Roman" w:cs="Times New Roman"/>
        </w:rPr>
        <w:t>arced motion</w:t>
      </w:r>
      <w:r w:rsidR="00DF39FF">
        <w:rPr>
          <w:rFonts w:ascii="Times New Roman" w:hAnsi="Times New Roman" w:cs="Times New Roman"/>
        </w:rPr>
        <w:t xml:space="preserve"> in the absence of an obstacle in the No-Obstacle event violated an association that was established during the pretraining phase between </w:t>
      </w:r>
      <w:r w:rsidR="00903859">
        <w:rPr>
          <w:rFonts w:ascii="Times New Roman" w:hAnsi="Times New Roman" w:cs="Times New Roman"/>
        </w:rPr>
        <w:t>arced motion</w:t>
      </w:r>
      <w:r w:rsidR="00DF39FF">
        <w:rPr>
          <w:rFonts w:ascii="Times New Roman" w:hAnsi="Times New Roman" w:cs="Times New Roman"/>
        </w:rPr>
        <w:t xml:space="preserve"> and obstacles; no such violation occurred in the Obstacle test event. These results indicate that ALIAS can </w:t>
      </w:r>
      <w:r w:rsidR="005E439A">
        <w:rPr>
          <w:rFonts w:ascii="Times New Roman" w:hAnsi="Times New Roman" w:cs="Times New Roman"/>
        </w:rPr>
        <w:t xml:space="preserve">also </w:t>
      </w:r>
      <w:r w:rsidR="00DF39FF">
        <w:rPr>
          <w:rFonts w:ascii="Times New Roman" w:hAnsi="Times New Roman" w:cs="Times New Roman"/>
        </w:rPr>
        <w:t xml:space="preserve">capture the third target finding.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12AE2A14"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13</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sidRPr="00DF39FF">
        <w:rPr>
          <w:rFonts w:ascii="Times New Roman" w:hAnsi="Times New Roman" w:cs="Times New Roman"/>
          <w:color w:val="000000" w:themeColor="text1"/>
          <w:sz w:val="24"/>
          <w:szCs w:val="24"/>
        </w:rPr>
        <w:t>Performance of OM10.</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432A36FB" w:rsidR="00BF52E3" w:rsidRDefault="00DF39FF" w:rsidP="001E79E1">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13 </w:t>
      </w:r>
      <w:r>
        <w:rPr>
          <w:rFonts w:ascii="Times New Roman" w:hAnsi="Times New Roman" w:cs="Times New Roman"/>
        </w:rPr>
        <w:t xml:space="preserve">shows that </w:t>
      </w:r>
      <w:r w:rsidR="008226AE">
        <w:rPr>
          <w:rFonts w:ascii="Times New Roman" w:hAnsi="Times New Roman" w:cs="Times New Roman"/>
        </w:rPr>
        <w:t>OM1</w:t>
      </w:r>
      <w:r w:rsidR="00857A89">
        <w:rPr>
          <w:rFonts w:ascii="Times New Roman" w:hAnsi="Times New Roman" w:cs="Times New Roman"/>
        </w:rPr>
        <w:t>0’s responses were</w:t>
      </w:r>
      <w:r w:rsidR="00110272">
        <w:rPr>
          <w:rFonts w:ascii="Times New Roman" w:hAnsi="Times New Roman" w:cs="Times New Roman"/>
        </w:rPr>
        <w:t xml:space="preserve"> exactly opposite th</w:t>
      </w:r>
      <w:r w:rsidR="000D6F1C">
        <w:rPr>
          <w:rFonts w:ascii="Times New Roman" w:hAnsi="Times New Roman" w:cs="Times New Roman"/>
        </w:rPr>
        <w:t>ose</w:t>
      </w:r>
      <w:r w:rsidR="00110272">
        <w:rPr>
          <w:rFonts w:ascii="Times New Roman" w:hAnsi="Times New Roman" w:cs="Times New Roman"/>
        </w:rPr>
        <w:t xml:space="preserve"> of ALIAS</w:t>
      </w:r>
      <w:r w:rsidR="00723AE2">
        <w:rPr>
          <w:rFonts w:ascii="Times New Roman" w:hAnsi="Times New Roman" w:cs="Times New Roman"/>
        </w:rPr>
        <w:t xml:space="preserve"> and that</w:t>
      </w:r>
      <w:r w:rsidR="00110272">
        <w:rPr>
          <w:rFonts w:ascii="Times New Roman" w:hAnsi="Times New Roman" w:cs="Times New Roman"/>
        </w:rPr>
        <w:t xml:space="preserve"> networks looked longer at their condition’s </w:t>
      </w:r>
      <w:r w:rsidR="008226AE">
        <w:rPr>
          <w:rFonts w:ascii="Times New Roman" w:hAnsi="Times New Roman" w:cs="Times New Roman"/>
          <w:i/>
          <w:iCs/>
        </w:rPr>
        <w:t xml:space="preserve">efficient </w:t>
      </w:r>
      <w:r w:rsidR="008226AE">
        <w:rPr>
          <w:rFonts w:ascii="Times New Roman" w:hAnsi="Times New Roman" w:cs="Times New Roman"/>
        </w:rPr>
        <w:t xml:space="preserve">test event. </w:t>
      </w:r>
      <w:r w:rsidR="00A03E0C">
        <w:rPr>
          <w:rFonts w:ascii="Times New Roman" w:hAnsi="Times New Roman" w:cs="Times New Roman"/>
        </w:rPr>
        <w:t xml:space="preserve">These results indicate that </w:t>
      </w:r>
      <w:r w:rsidR="00037BD3">
        <w:rPr>
          <w:rFonts w:ascii="Times New Roman" w:hAnsi="Times New Roman" w:cs="Times New Roman"/>
        </w:rPr>
        <w:t>OM10</w:t>
      </w:r>
      <w:r w:rsidR="00FA723F" w:rsidRPr="00FA723F">
        <w:rPr>
          <w:rFonts w:ascii="Times New Roman" w:hAnsi="Times New Roman" w:cs="Times New Roman"/>
        </w:rPr>
        <w:t xml:space="preserve"> </w:t>
      </w:r>
      <w:r w:rsidR="008226AE">
        <w:rPr>
          <w:rFonts w:ascii="Times New Roman" w:hAnsi="Times New Roman" w:cs="Times New Roman"/>
        </w:rPr>
        <w:t>was unable to</w:t>
      </w:r>
      <w:r w:rsidR="00723AE2">
        <w:rPr>
          <w:rFonts w:ascii="Times New Roman" w:hAnsi="Times New Roman" w:cs="Times New Roman"/>
        </w:rPr>
        <w:t xml:space="preserve"> reproduce the third target finding.</w:t>
      </w:r>
      <w:r w:rsidR="008226AE">
        <w:rPr>
          <w:rFonts w:ascii="Times New Roman" w:hAnsi="Times New Roman" w:cs="Times New Roman"/>
        </w:rPr>
        <w:t xml:space="preserve"> </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36BF1FDD"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14</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sidRPr="00B63495">
        <w:rPr>
          <w:rFonts w:ascii="Times New Roman" w:hAnsi="Times New Roman" w:cs="Times New Roman"/>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66C5AB50" w:rsidR="00A2767C" w:rsidRDefault="00B60C57"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As </w:t>
      </w:r>
      <w:r w:rsidR="00634194">
        <w:rPr>
          <w:rFonts w:ascii="Times New Roman" w:hAnsi="Times New Roman" w:cs="Times New Roman"/>
        </w:rPr>
        <w:t>shown</w:t>
      </w:r>
      <w:r>
        <w:rPr>
          <w:rFonts w:ascii="Times New Roman" w:hAnsi="Times New Roman" w:cs="Times New Roman"/>
        </w:rPr>
        <w:t xml:space="preserve"> in Figure </w:t>
      </w:r>
      <w:r w:rsidR="00872090">
        <w:rPr>
          <w:rFonts w:ascii="Times New Roman" w:hAnsi="Times New Roman" w:cs="Times New Roman"/>
        </w:rPr>
        <w:t>14</w:t>
      </w:r>
      <w:r>
        <w:rPr>
          <w:rFonts w:ascii="Times New Roman" w:hAnsi="Times New Roman" w:cs="Times New Roman"/>
        </w:rPr>
        <w:t xml:space="preserve">, OM10-2 also failed to replicate the third target finding. This suggests </w:t>
      </w:r>
      <w:r w:rsidR="000F5D24" w:rsidRPr="000F5D24">
        <w:rPr>
          <w:rFonts w:ascii="Times New Roman" w:hAnsi="Times New Roman" w:cs="Times New Roman"/>
        </w:rPr>
        <w:t>that OM10's failure could not be attributed to limitations in how the Csibra et al. (2003) task was implemented</w:t>
      </w:r>
      <w:r w:rsidR="00634194">
        <w:rPr>
          <w:rFonts w:ascii="Times New Roman" w:hAnsi="Times New Roman" w:cs="Times New Roman"/>
        </w:rPr>
        <w:t xml:space="preserve">. </w:t>
      </w:r>
      <w:r w:rsidR="00773551">
        <w:rPr>
          <w:rFonts w:ascii="Times New Roman" w:hAnsi="Times New Roman" w:cs="Times New Roman"/>
        </w:rPr>
        <w:t xml:space="preserve">Instead, </w:t>
      </w:r>
      <w:r w:rsidR="00634194">
        <w:rPr>
          <w:rFonts w:ascii="Times New Roman" w:hAnsi="Times New Roman" w:cs="Times New Roman"/>
        </w:rPr>
        <w:t>such failure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97491">
        <w:rPr>
          <w:rFonts w:ascii="Times New Roman" w:hAnsi="Times New Roman" w:cs="Times New Roman"/>
        </w:rPr>
        <w:t>a fundamental inability of the model</w:t>
      </w:r>
      <w:r w:rsidR="00047626">
        <w:rPr>
          <w:rFonts w:ascii="Times New Roman" w:hAnsi="Times New Roman" w:cs="Times New Roman"/>
        </w:rPr>
        <w:t xml:space="preserve"> to simulate the</w:t>
      </w:r>
      <w:r w:rsidR="00634194">
        <w:rPr>
          <w:rFonts w:ascii="Times New Roman" w:hAnsi="Times New Roman" w:cs="Times New Roman"/>
        </w:rPr>
        <w:t xml:space="preserve"> processes </w:t>
      </w:r>
      <w:r w:rsidR="00047626">
        <w:rPr>
          <w:rFonts w:ascii="Times New Roman" w:hAnsi="Times New Roman" w:cs="Times New Roman"/>
        </w:rPr>
        <w:t>underpinning infant action efficiency understanding</w:t>
      </w:r>
      <w:r w:rsidR="00634194">
        <w:rPr>
          <w:rFonts w:ascii="Times New Roman" w:hAnsi="Times New Roman" w:cs="Times New Roman"/>
        </w:rPr>
        <w:t>.</w:t>
      </w:r>
      <w:r w:rsidR="00FC192C">
        <w:rPr>
          <w:rFonts w:ascii="Times New Roman" w:hAnsi="Times New Roman" w:cs="Times New Roman"/>
        </w:rPr>
        <w:t xml:space="preserve">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0B9CB781"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15</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sidRPr="00B63495">
        <w:rPr>
          <w:rFonts w:ascii="Times New Roman" w:hAnsi="Times New Roman" w:cs="Times New Roman"/>
          <w:color w:val="000000" w:themeColor="text1"/>
          <w:sz w:val="24"/>
          <w:szCs w:val="24"/>
        </w:rPr>
        <w:t>Performance of ALIAS-</w:t>
      </w:r>
      <w:r w:rsidR="00FC274F" w:rsidRPr="00B63495">
        <w:rPr>
          <w:rFonts w:ascii="Times New Roman" w:hAnsi="Times New Roman" w:cs="Times New Roman"/>
          <w:color w:val="000000" w:themeColor="text1"/>
          <w:sz w:val="24"/>
          <w:szCs w:val="24"/>
        </w:rPr>
        <w:t>2</w:t>
      </w:r>
      <w:r w:rsidRPr="00B63495">
        <w:rPr>
          <w:rFonts w:ascii="Times New Roman" w:hAnsi="Times New Roman" w:cs="Times New Roman"/>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3B88DEC8" w14:textId="0C4AFB58" w:rsidR="00227F52" w:rsidRDefault="009316B0" w:rsidP="008D2072">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15 </w:t>
      </w:r>
      <w:r>
        <w:rPr>
          <w:rFonts w:ascii="Times New Roman" w:hAnsi="Times New Roman" w:cs="Times New Roman"/>
        </w:rPr>
        <w:t>shows that</w:t>
      </w:r>
      <w:r w:rsidR="00013361">
        <w:rPr>
          <w:rFonts w:ascii="Times New Roman" w:hAnsi="Times New Roman" w:cs="Times New Roman"/>
        </w:rPr>
        <w:t>, for the first time,</w:t>
      </w:r>
      <w:r>
        <w:rPr>
          <w:rFonts w:ascii="Times New Roman" w:hAnsi="Times New Roman" w:cs="Times New Roman"/>
        </w:rPr>
        <w:t xml:space="preserve"> </w:t>
      </w:r>
      <w:r w:rsidR="00013361">
        <w:rPr>
          <w:rFonts w:ascii="Times New Roman" w:hAnsi="Times New Roman" w:cs="Times New Roman"/>
        </w:rPr>
        <w:t>ALIAS-2 captured a target finding—in this case, it was the third one</w:t>
      </w:r>
      <w:r>
        <w:rPr>
          <w:rFonts w:ascii="Times New Roman" w:hAnsi="Times New Roman" w:cs="Times New Roman"/>
        </w:rPr>
        <w:t xml:space="preserve">. </w:t>
      </w:r>
      <w:r w:rsidR="00AC0BCA">
        <w:rPr>
          <w:rFonts w:ascii="Times New Roman" w:hAnsi="Times New Roman" w:cs="Times New Roman"/>
        </w:rPr>
        <w:t>ALIAS-2’s success suggests</w:t>
      </w:r>
      <w:r w:rsidR="00DC61F9">
        <w:rPr>
          <w:rFonts w:ascii="Times New Roman" w:hAnsi="Times New Roman" w:cs="Times New Roman"/>
        </w:rPr>
        <w:t xml:space="preserve"> that</w:t>
      </w:r>
      <w:r w:rsidR="00B63495">
        <w:rPr>
          <w:rFonts w:ascii="Times New Roman" w:hAnsi="Times New Roman" w:cs="Times New Roman"/>
        </w:rPr>
        <w:t>, at least here,</w:t>
      </w:r>
      <w:r w:rsidR="00CF2AA6">
        <w:rPr>
          <w:rFonts w:ascii="Times New Roman" w:hAnsi="Times New Roman" w:cs="Times New Roman"/>
        </w:rPr>
        <w:t xml:space="preserve"> associative</w:t>
      </w:r>
      <w:r w:rsidR="00820F99">
        <w:rPr>
          <w:rFonts w:ascii="Times New Roman" w:hAnsi="Times New Roman" w:cs="Times New Roman"/>
        </w:rPr>
        <w:t xml:space="preserve"> learning alone</w:t>
      </w:r>
      <w:r w:rsidR="00CF2AA6">
        <w:rPr>
          <w:rFonts w:ascii="Times New Roman" w:hAnsi="Times New Roman" w:cs="Times New Roman"/>
        </w:rPr>
        <w:t xml:space="preserve"> is sufficient to</w:t>
      </w:r>
      <w:r w:rsidR="000E090D">
        <w:rPr>
          <w:rFonts w:ascii="Times New Roman" w:hAnsi="Times New Roman" w:cs="Times New Roman"/>
        </w:rPr>
        <w:t xml:space="preserve"> </w:t>
      </w:r>
      <w:r w:rsidR="00B63495">
        <w:rPr>
          <w:rFonts w:ascii="Times New Roman" w:hAnsi="Times New Roman" w:cs="Times New Roman"/>
        </w:rPr>
        <w:t xml:space="preserve">reproduce </w:t>
      </w:r>
      <w:r w:rsidR="00013361">
        <w:rPr>
          <w:rFonts w:ascii="Times New Roman" w:hAnsi="Times New Roman" w:cs="Times New Roman"/>
        </w:rPr>
        <w:t>this finding</w:t>
      </w:r>
      <w:r w:rsidR="00B63495">
        <w:rPr>
          <w:rFonts w:ascii="Times New Roman" w:hAnsi="Times New Roman" w:cs="Times New Roman"/>
        </w:rPr>
        <w:t xml:space="preserve">. </w:t>
      </w:r>
      <w:r w:rsidR="00920E40">
        <w:rPr>
          <w:rFonts w:ascii="Times New Roman" w:hAnsi="Times New Roman" w:cs="Times New Roman"/>
        </w:rPr>
        <w:t xml:space="preserve">One finding with which </w:t>
      </w:r>
      <w:r w:rsidR="00013361">
        <w:rPr>
          <w:rFonts w:ascii="Times New Roman" w:hAnsi="Times New Roman" w:cs="Times New Roman"/>
        </w:rPr>
        <w:t>both models might nonetheless</w:t>
      </w:r>
      <w:r w:rsidR="00920E40">
        <w:rPr>
          <w:rFonts w:ascii="Times New Roman" w:hAnsi="Times New Roman" w:cs="Times New Roman"/>
        </w:rPr>
        <w:t xml:space="preserve"> be predicted to struggle is that by Liu and Spelke (2017)</w:t>
      </w:r>
      <w:r w:rsidR="001B4043">
        <w:rPr>
          <w:rFonts w:ascii="Times New Roman" w:hAnsi="Times New Roman" w:cs="Times New Roman"/>
        </w:rPr>
        <w:t xml:space="preserve"> </w:t>
      </w:r>
      <w:r w:rsidR="00922807">
        <w:rPr>
          <w:rFonts w:ascii="Times New Roman" w:hAnsi="Times New Roman" w:cs="Times New Roman"/>
        </w:rPr>
        <w:t>showing that</w:t>
      </w:r>
      <w:r w:rsidR="00920E40">
        <w:rPr>
          <w:rFonts w:ascii="Times New Roman" w:hAnsi="Times New Roman" w:cs="Times New Roman"/>
        </w:rPr>
        <w:t xml:space="preserve"> infants apparently represent efficiency continuously rather than in an all-or-none fashion</w:t>
      </w:r>
      <w:r w:rsidR="00602B23">
        <w:rPr>
          <w:rFonts w:ascii="Times New Roman" w:hAnsi="Times New Roman" w:cs="Times New Roman"/>
        </w:rPr>
        <w:t xml:space="preserve">. </w:t>
      </w:r>
      <w:r w:rsidR="00FA0FEE">
        <w:rPr>
          <w:rFonts w:ascii="Times New Roman" w:hAnsi="Times New Roman" w:cs="Times New Roman"/>
        </w:rPr>
        <w:t>Six-month-olds</w:t>
      </w:r>
      <w:r w:rsidR="00602B23">
        <w:rPr>
          <w:rFonts w:ascii="Times New Roman" w:hAnsi="Times New Roman" w:cs="Times New Roman"/>
        </w:rPr>
        <w:t xml:space="preserve"> </w:t>
      </w:r>
      <w:r w:rsidR="00A231E7">
        <w:rPr>
          <w:rFonts w:ascii="Times New Roman" w:hAnsi="Times New Roman" w:cs="Times New Roman"/>
        </w:rPr>
        <w:t>were habituated</w:t>
      </w:r>
      <w:r w:rsidR="00FA0FEE">
        <w:rPr>
          <w:rFonts w:ascii="Times New Roman" w:hAnsi="Times New Roman" w:cs="Times New Roman"/>
        </w:rPr>
        <w:t xml:space="preserve"> either</w:t>
      </w:r>
      <w:r w:rsidR="00A231E7" w:rsidRPr="00A231E7">
        <w:rPr>
          <w:rFonts w:ascii="Times New Roman" w:hAnsi="Times New Roman" w:cs="Times New Roman"/>
        </w:rPr>
        <w:t xml:space="preserve"> to </w:t>
      </w:r>
      <w:r w:rsidR="00FA0FEE">
        <w:rPr>
          <w:rFonts w:ascii="Times New Roman" w:hAnsi="Times New Roman" w:cs="Times New Roman"/>
        </w:rPr>
        <w:t xml:space="preserve">a constrained action event (Experiment 1) or to an unconstrained one (Experiment 2). </w:t>
      </w:r>
      <w:r w:rsidR="00602B23">
        <w:rPr>
          <w:rFonts w:ascii="Times New Roman" w:hAnsi="Times New Roman" w:cs="Times New Roman"/>
        </w:rPr>
        <w:t>I</w:t>
      </w:r>
      <w:r w:rsidR="00747CCB">
        <w:rPr>
          <w:rFonts w:ascii="Times New Roman" w:hAnsi="Times New Roman" w:cs="Times New Roman"/>
        </w:rPr>
        <w:t xml:space="preserve">nfants were then tested </w:t>
      </w:r>
      <w:r w:rsidR="002935F4">
        <w:rPr>
          <w:rFonts w:ascii="Times New Roman" w:hAnsi="Times New Roman" w:cs="Times New Roman"/>
        </w:rPr>
        <w:t xml:space="preserve">either </w:t>
      </w:r>
      <w:r w:rsidR="00747CCB">
        <w:rPr>
          <w:rFonts w:ascii="Times New Roman" w:hAnsi="Times New Roman" w:cs="Times New Roman"/>
        </w:rPr>
        <w:t>on</w:t>
      </w:r>
      <w:r w:rsidR="00747CCB" w:rsidRPr="00A231E7">
        <w:rPr>
          <w:rFonts w:ascii="Times New Roman" w:hAnsi="Times New Roman" w:cs="Times New Roman"/>
        </w:rPr>
        <w:t xml:space="preserve"> </w:t>
      </w:r>
      <w:r w:rsidR="002935F4">
        <w:rPr>
          <w:rFonts w:ascii="Times New Roman" w:hAnsi="Times New Roman" w:cs="Times New Roman"/>
        </w:rPr>
        <w:t xml:space="preserve">constrained </w:t>
      </w:r>
      <w:r w:rsidR="00C727CC">
        <w:rPr>
          <w:rFonts w:ascii="Times New Roman" w:hAnsi="Times New Roman" w:cs="Times New Roman"/>
        </w:rPr>
        <w:t>Low, efficient</w:t>
      </w:r>
      <w:r w:rsidR="00602B23">
        <w:rPr>
          <w:rFonts w:ascii="Times New Roman" w:hAnsi="Times New Roman" w:cs="Times New Roman"/>
        </w:rPr>
        <w:t xml:space="preserve"> and </w:t>
      </w:r>
      <w:r w:rsidR="00AD533E">
        <w:rPr>
          <w:rFonts w:ascii="Times New Roman" w:hAnsi="Times New Roman" w:cs="Times New Roman"/>
        </w:rPr>
        <w:t xml:space="preserve">constrained </w:t>
      </w:r>
      <w:r w:rsidR="00602B23">
        <w:rPr>
          <w:rFonts w:ascii="Times New Roman" w:hAnsi="Times New Roman" w:cs="Times New Roman"/>
        </w:rPr>
        <w:t>High, inefficient</w:t>
      </w:r>
      <w:r w:rsidR="002935F4">
        <w:rPr>
          <w:rFonts w:ascii="Times New Roman" w:hAnsi="Times New Roman" w:cs="Times New Roman"/>
        </w:rPr>
        <w:t xml:space="preserve"> </w:t>
      </w:r>
      <w:r w:rsidR="00602B23">
        <w:rPr>
          <w:rFonts w:ascii="Times New Roman" w:hAnsi="Times New Roman" w:cs="Times New Roman"/>
        </w:rPr>
        <w:t>test events</w:t>
      </w:r>
      <w:r w:rsidR="002935F4">
        <w:rPr>
          <w:rFonts w:ascii="Times New Roman" w:hAnsi="Times New Roman" w:cs="Times New Roman"/>
        </w:rPr>
        <w:t xml:space="preserve"> (Experiment 1) or </w:t>
      </w:r>
      <w:r w:rsidR="00047677">
        <w:rPr>
          <w:rFonts w:ascii="Times New Roman" w:hAnsi="Times New Roman" w:cs="Times New Roman"/>
        </w:rPr>
        <w:t xml:space="preserve">on </w:t>
      </w:r>
      <w:r w:rsidR="002935F4">
        <w:rPr>
          <w:rFonts w:ascii="Times New Roman" w:hAnsi="Times New Roman" w:cs="Times New Roman"/>
        </w:rPr>
        <w:t xml:space="preserve">unconstrained versions of these events (Experiment </w:t>
      </w:r>
      <w:r w:rsidR="00594A45">
        <w:rPr>
          <w:rFonts w:ascii="Times New Roman" w:hAnsi="Times New Roman" w:cs="Times New Roman"/>
        </w:rPr>
        <w:t>2</w:t>
      </w:r>
      <w:r w:rsidR="002935F4">
        <w:rPr>
          <w:rFonts w:ascii="Times New Roman" w:hAnsi="Times New Roman" w:cs="Times New Roman"/>
        </w:rPr>
        <w:t>). Note that in the constrained High, inefficient test event, the agent</w:t>
      </w:r>
      <w:r w:rsidR="00602B23">
        <w:rPr>
          <w:rFonts w:ascii="Times New Roman" w:hAnsi="Times New Roman" w:cs="Times New Roman"/>
        </w:rPr>
        <w:t xml:space="preserve"> jumped much higher than needed to clear the barrier</w:t>
      </w:r>
      <w:r w:rsidR="002935F4">
        <w:rPr>
          <w:rFonts w:ascii="Times New Roman" w:hAnsi="Times New Roman" w:cs="Times New Roman"/>
        </w:rPr>
        <w:t>.</w:t>
      </w:r>
      <w:r w:rsidR="00747CCB" w:rsidRPr="00A231E7">
        <w:rPr>
          <w:rFonts w:ascii="Times New Roman" w:hAnsi="Times New Roman" w:cs="Times New Roman"/>
        </w:rPr>
        <w:t xml:space="preserve"> </w:t>
      </w:r>
      <w:r w:rsidR="008050B6">
        <w:rPr>
          <w:rFonts w:ascii="Times New Roman" w:hAnsi="Times New Roman" w:cs="Times New Roman"/>
        </w:rPr>
        <w:t>Liu and Spelke (2017) found that infants</w:t>
      </w:r>
      <w:r w:rsidR="002935F4">
        <w:rPr>
          <w:rFonts w:ascii="Times New Roman" w:hAnsi="Times New Roman" w:cs="Times New Roman"/>
        </w:rPr>
        <w:t xml:space="preserve"> in Experiment 1</w:t>
      </w:r>
      <w:r w:rsidR="008050B6">
        <w:rPr>
          <w:rFonts w:ascii="Times New Roman" w:hAnsi="Times New Roman" w:cs="Times New Roman"/>
        </w:rPr>
        <w:t xml:space="preserve"> look</w:t>
      </w:r>
      <w:r w:rsidR="002935F4">
        <w:rPr>
          <w:rFonts w:ascii="Times New Roman" w:hAnsi="Times New Roman" w:cs="Times New Roman"/>
        </w:rPr>
        <w:t>ed</w:t>
      </w:r>
      <w:r w:rsidR="008050B6">
        <w:rPr>
          <w:rFonts w:ascii="Times New Roman" w:hAnsi="Times New Roman" w:cs="Times New Roman"/>
        </w:rPr>
        <w:t xml:space="preserve"> longer at the </w:t>
      </w:r>
      <w:r w:rsidR="00DD3452">
        <w:rPr>
          <w:rFonts w:ascii="Times New Roman" w:hAnsi="Times New Roman" w:cs="Times New Roman"/>
        </w:rPr>
        <w:t>H</w:t>
      </w:r>
      <w:r w:rsidR="008050B6">
        <w:rPr>
          <w:rFonts w:ascii="Times New Roman" w:hAnsi="Times New Roman" w:cs="Times New Roman"/>
        </w:rPr>
        <w:t xml:space="preserve">igh, inefficient test event than at the </w:t>
      </w:r>
      <w:r w:rsidR="00DD3452">
        <w:rPr>
          <w:rFonts w:ascii="Times New Roman" w:hAnsi="Times New Roman" w:cs="Times New Roman"/>
        </w:rPr>
        <w:t>L</w:t>
      </w:r>
      <w:r w:rsidR="008050B6">
        <w:rPr>
          <w:rFonts w:ascii="Times New Roman" w:hAnsi="Times New Roman" w:cs="Times New Roman"/>
        </w:rPr>
        <w:t>ow, efficient one</w:t>
      </w:r>
      <w:r w:rsidR="002935F4">
        <w:rPr>
          <w:rFonts w:ascii="Times New Roman" w:hAnsi="Times New Roman" w:cs="Times New Roman"/>
        </w:rPr>
        <w:t>. In contrast,</w:t>
      </w:r>
      <w:r w:rsidR="008050B6">
        <w:rPr>
          <w:rFonts w:ascii="Times New Roman" w:hAnsi="Times New Roman" w:cs="Times New Roman"/>
        </w:rPr>
        <w:t xml:space="preserve"> infants in Experiment 2 </w:t>
      </w:r>
      <w:r w:rsidR="008050B6">
        <w:rPr>
          <w:rFonts w:ascii="Times New Roman" w:hAnsi="Times New Roman" w:cs="Times New Roman"/>
        </w:rPr>
        <w:lastRenderedPageBreak/>
        <w:t>looked</w:t>
      </w:r>
      <w:r w:rsidR="002935F4">
        <w:rPr>
          <w:rFonts w:ascii="Times New Roman" w:hAnsi="Times New Roman" w:cs="Times New Roman"/>
        </w:rPr>
        <w:t xml:space="preserve"> numerically, but not significantly,</w:t>
      </w:r>
      <w:r w:rsidR="008050B6">
        <w:rPr>
          <w:rFonts w:ascii="Times New Roman" w:hAnsi="Times New Roman" w:cs="Times New Roman"/>
        </w:rPr>
        <w:t xml:space="preserve"> </w:t>
      </w:r>
      <w:r w:rsidR="002935F4">
        <w:rPr>
          <w:rFonts w:ascii="Times New Roman" w:hAnsi="Times New Roman" w:cs="Times New Roman"/>
        </w:rPr>
        <w:t xml:space="preserve">longer at </w:t>
      </w:r>
      <w:r w:rsidR="008050B6">
        <w:rPr>
          <w:rFonts w:ascii="Times New Roman" w:hAnsi="Times New Roman" w:cs="Times New Roman"/>
        </w:rPr>
        <w:t xml:space="preserve">the </w:t>
      </w:r>
      <w:r w:rsidR="00C727CC">
        <w:rPr>
          <w:rFonts w:ascii="Times New Roman" w:hAnsi="Times New Roman" w:cs="Times New Roman"/>
        </w:rPr>
        <w:t>L</w:t>
      </w:r>
      <w:r w:rsidR="008050B6">
        <w:rPr>
          <w:rFonts w:ascii="Times New Roman" w:hAnsi="Times New Roman" w:cs="Times New Roman"/>
        </w:rPr>
        <w:t xml:space="preserve">ow, efficient </w:t>
      </w:r>
      <w:r w:rsidR="00FA7598">
        <w:rPr>
          <w:rFonts w:ascii="Times New Roman" w:hAnsi="Times New Roman" w:cs="Times New Roman"/>
        </w:rPr>
        <w:t xml:space="preserve">test </w:t>
      </w:r>
      <w:r w:rsidR="008050B6">
        <w:rPr>
          <w:rFonts w:ascii="Times New Roman" w:hAnsi="Times New Roman" w:cs="Times New Roman"/>
        </w:rPr>
        <w:t xml:space="preserve">event than at the </w:t>
      </w:r>
      <w:r w:rsidR="002935F4">
        <w:rPr>
          <w:rFonts w:ascii="Times New Roman" w:hAnsi="Times New Roman" w:cs="Times New Roman"/>
        </w:rPr>
        <w:t>High, inefficient one</w:t>
      </w:r>
      <w:r w:rsidR="008050B6">
        <w:rPr>
          <w:rFonts w:ascii="Times New Roman" w:hAnsi="Times New Roman" w:cs="Times New Roman"/>
        </w:rPr>
        <w:t>.</w:t>
      </w:r>
    </w:p>
    <w:p w14:paraId="29C124F4" w14:textId="162D5B32" w:rsidR="00AF6628" w:rsidRDefault="00E80153" w:rsidP="00AF6628">
      <w:pPr>
        <w:spacing w:line="480" w:lineRule="auto"/>
        <w:ind w:firstLine="720"/>
        <w:contextualSpacing/>
        <w:rPr>
          <w:rFonts w:ascii="Times New Roman" w:hAnsi="Times New Roman" w:cs="Times New Roman"/>
        </w:rPr>
      </w:pPr>
      <w:r>
        <w:rPr>
          <w:rFonts w:ascii="Times New Roman" w:hAnsi="Times New Roman" w:cs="Times New Roman"/>
        </w:rPr>
        <w:t xml:space="preserve">In a </w:t>
      </w:r>
      <w:r w:rsidR="00D261BA">
        <w:rPr>
          <w:rFonts w:ascii="Times New Roman" w:hAnsi="Times New Roman" w:cs="Times New Roman"/>
        </w:rPr>
        <w:t>final</w:t>
      </w:r>
      <w:r w:rsidR="003C4D86">
        <w:rPr>
          <w:rFonts w:ascii="Times New Roman" w:hAnsi="Times New Roman" w:cs="Times New Roman"/>
        </w:rPr>
        <w:t xml:space="preserve"> third</w:t>
      </w:r>
      <w:r>
        <w:rPr>
          <w:rFonts w:ascii="Times New Roman" w:hAnsi="Times New Roman" w:cs="Times New Roman"/>
        </w:rPr>
        <w:t xml:space="preserve"> experiment, Liu and Spelke (2017) tested</w:t>
      </w:r>
      <w:r w:rsidR="00227F52">
        <w:rPr>
          <w:rFonts w:ascii="Times New Roman" w:hAnsi="Times New Roman" w:cs="Times New Roman"/>
        </w:rPr>
        <w:t xml:space="preserve"> whether</w:t>
      </w:r>
      <w:r w:rsidR="00801EFC">
        <w:rPr>
          <w:rFonts w:ascii="Times New Roman" w:hAnsi="Times New Roman" w:cs="Times New Roman"/>
        </w:rPr>
        <w:t xml:space="preserve"> infants expect agents</w:t>
      </w:r>
      <w:r>
        <w:rPr>
          <w:rFonts w:ascii="Times New Roman" w:hAnsi="Times New Roman" w:cs="Times New Roman"/>
        </w:rPr>
        <w:t xml:space="preserve"> whose actions were inefficient in the past to continue behaving inefficiently</w:t>
      </w:r>
      <w:r w:rsidR="00801EFC">
        <w:rPr>
          <w:rFonts w:ascii="Times New Roman" w:hAnsi="Times New Roman" w:cs="Times New Roman"/>
        </w:rPr>
        <w:t xml:space="preserve"> in a new situation</w:t>
      </w:r>
      <w:r w:rsidR="00E35595">
        <w:rPr>
          <w:rFonts w:ascii="Times New Roman" w:hAnsi="Times New Roman" w:cs="Times New Roman"/>
        </w:rPr>
        <w:t xml:space="preserve"> with a different set of constraints</w:t>
      </w:r>
      <w:r w:rsidR="00227F52">
        <w:rPr>
          <w:rFonts w:ascii="Times New Roman" w:hAnsi="Times New Roman" w:cs="Times New Roman"/>
        </w:rPr>
        <w:t xml:space="preserve">. </w:t>
      </w:r>
      <w:r>
        <w:rPr>
          <w:rFonts w:ascii="Times New Roman" w:hAnsi="Times New Roman" w:cs="Times New Roman"/>
        </w:rPr>
        <w:t>Infants were habituated to the event</w:t>
      </w:r>
      <w:r w:rsidR="007B5F29">
        <w:rPr>
          <w:rFonts w:ascii="Times New Roman" w:hAnsi="Times New Roman" w:cs="Times New Roman"/>
        </w:rPr>
        <w:t xml:space="preserve"> used in Experiment 2</w:t>
      </w:r>
      <w:r>
        <w:rPr>
          <w:rFonts w:ascii="Times New Roman" w:hAnsi="Times New Roman" w:cs="Times New Roman"/>
        </w:rPr>
        <w:t xml:space="preserve"> and then</w:t>
      </w:r>
      <w:r w:rsidR="007B5F29">
        <w:rPr>
          <w:rFonts w:ascii="Times New Roman" w:hAnsi="Times New Roman" w:cs="Times New Roman"/>
        </w:rPr>
        <w:t xml:space="preserve"> test</w:t>
      </w:r>
      <w:r>
        <w:rPr>
          <w:rFonts w:ascii="Times New Roman" w:hAnsi="Times New Roman" w:cs="Times New Roman"/>
        </w:rPr>
        <w:t>ed</w:t>
      </w:r>
      <w:r w:rsidR="007B5F29">
        <w:rPr>
          <w:rFonts w:ascii="Times New Roman" w:hAnsi="Times New Roman" w:cs="Times New Roman"/>
        </w:rPr>
        <w:t xml:space="preserve"> </w:t>
      </w:r>
      <w:r>
        <w:rPr>
          <w:rFonts w:ascii="Times New Roman" w:hAnsi="Times New Roman" w:cs="Times New Roman"/>
        </w:rPr>
        <w:t xml:space="preserve">on the constrained </w:t>
      </w:r>
      <w:r w:rsidR="007B5F29">
        <w:rPr>
          <w:rFonts w:ascii="Times New Roman" w:hAnsi="Times New Roman" w:cs="Times New Roman"/>
        </w:rPr>
        <w:t xml:space="preserve">events used in Experiment </w:t>
      </w:r>
      <w:r w:rsidR="00AF6628">
        <w:rPr>
          <w:rFonts w:ascii="Times New Roman" w:hAnsi="Times New Roman" w:cs="Times New Roman"/>
        </w:rPr>
        <w:t>1</w:t>
      </w:r>
      <w:r>
        <w:rPr>
          <w:rFonts w:ascii="Times New Roman" w:hAnsi="Times New Roman" w:cs="Times New Roman"/>
        </w:rPr>
        <w:t xml:space="preserve">. Here, </w:t>
      </w:r>
      <w:r w:rsidR="007B5F29">
        <w:rPr>
          <w:rFonts w:ascii="Times New Roman" w:hAnsi="Times New Roman" w:cs="Times New Roman"/>
        </w:rPr>
        <w:t xml:space="preserve">infants looked longer at the </w:t>
      </w:r>
      <w:r w:rsidR="00DD3452">
        <w:rPr>
          <w:rFonts w:ascii="Times New Roman" w:hAnsi="Times New Roman" w:cs="Times New Roman"/>
        </w:rPr>
        <w:t>H</w:t>
      </w:r>
      <w:r w:rsidR="007B5F29">
        <w:rPr>
          <w:rFonts w:ascii="Times New Roman" w:hAnsi="Times New Roman" w:cs="Times New Roman"/>
        </w:rPr>
        <w:t xml:space="preserve">igh, inefficient test event than at the </w:t>
      </w:r>
      <w:r w:rsidR="00C727CC">
        <w:rPr>
          <w:rFonts w:ascii="Times New Roman" w:hAnsi="Times New Roman" w:cs="Times New Roman"/>
        </w:rPr>
        <w:t>L</w:t>
      </w:r>
      <w:r w:rsidR="007B5F29">
        <w:rPr>
          <w:rFonts w:ascii="Times New Roman" w:hAnsi="Times New Roman" w:cs="Times New Roman"/>
        </w:rPr>
        <w:t xml:space="preserve">ow, efficient one. </w:t>
      </w:r>
      <w:r w:rsidR="00D261BA">
        <w:rPr>
          <w:rFonts w:ascii="Times New Roman" w:hAnsi="Times New Roman" w:cs="Times New Roman"/>
        </w:rPr>
        <w:t>Considered together</w:t>
      </w:r>
      <w:r w:rsidR="008525EB">
        <w:rPr>
          <w:rFonts w:ascii="Times New Roman" w:hAnsi="Times New Roman" w:cs="Times New Roman"/>
        </w:rPr>
        <w:t>, these results were interpreted to mean</w:t>
      </w:r>
      <w:r>
        <w:rPr>
          <w:rFonts w:ascii="Times New Roman" w:hAnsi="Times New Roman" w:cs="Times New Roman"/>
        </w:rPr>
        <w:t xml:space="preserve"> that </w:t>
      </w:r>
      <w:r w:rsidR="003F2FD0">
        <w:rPr>
          <w:rFonts w:ascii="Times New Roman" w:hAnsi="Times New Roman" w:cs="Times New Roman"/>
        </w:rPr>
        <w:t xml:space="preserve">infants </w:t>
      </w:r>
      <w:r>
        <w:rPr>
          <w:rFonts w:ascii="Times New Roman" w:hAnsi="Times New Roman" w:cs="Times New Roman"/>
        </w:rPr>
        <w:t>represent</w:t>
      </w:r>
      <w:r w:rsidR="008525EB">
        <w:rPr>
          <w:rFonts w:ascii="Times New Roman" w:hAnsi="Times New Roman" w:cs="Times New Roman"/>
        </w:rPr>
        <w:t xml:space="preserve"> </w:t>
      </w:r>
      <w:r>
        <w:rPr>
          <w:rFonts w:ascii="Times New Roman" w:hAnsi="Times New Roman" w:cs="Times New Roman"/>
        </w:rPr>
        <w:t xml:space="preserve">action </w:t>
      </w:r>
      <w:r w:rsidR="008525EB">
        <w:rPr>
          <w:rFonts w:ascii="Times New Roman" w:hAnsi="Times New Roman" w:cs="Times New Roman"/>
        </w:rPr>
        <w:t>efficiency</w:t>
      </w:r>
      <w:r>
        <w:rPr>
          <w:rFonts w:ascii="Times New Roman" w:hAnsi="Times New Roman" w:cs="Times New Roman"/>
        </w:rPr>
        <w:t xml:space="preserve"> continuously </w:t>
      </w:r>
      <w:r w:rsidR="00AF6628">
        <w:rPr>
          <w:rFonts w:ascii="Times New Roman" w:hAnsi="Times New Roman" w:cs="Times New Roman"/>
        </w:rPr>
        <w:t>and that</w:t>
      </w:r>
      <w:r>
        <w:rPr>
          <w:rFonts w:ascii="Times New Roman" w:hAnsi="Times New Roman" w:cs="Times New Roman"/>
        </w:rPr>
        <w:t xml:space="preserve"> they expect previously inefficient agents to behave</w:t>
      </w:r>
      <w:r w:rsidR="00AF6628">
        <w:rPr>
          <w:rFonts w:ascii="Times New Roman" w:hAnsi="Times New Roman" w:cs="Times New Roman"/>
        </w:rPr>
        <w:t xml:space="preserve"> efficiently </w:t>
      </w:r>
      <w:r w:rsidR="00D261BA">
        <w:rPr>
          <w:rFonts w:ascii="Times New Roman" w:hAnsi="Times New Roman" w:cs="Times New Roman"/>
        </w:rPr>
        <w:t>in the future</w:t>
      </w:r>
      <w:r w:rsidR="00AF6628">
        <w:rPr>
          <w:rFonts w:ascii="Times New Roman" w:hAnsi="Times New Roman" w:cs="Times New Roman"/>
        </w:rPr>
        <w:t xml:space="preserve">. </w:t>
      </w:r>
      <w:r w:rsidR="0082160A">
        <w:rPr>
          <w:rFonts w:ascii="Times New Roman" w:hAnsi="Times New Roman" w:cs="Times New Roman"/>
        </w:rPr>
        <w:t>Liu et al. (2026) interpreted these findings as support for their</w:t>
      </w:r>
      <w:r w:rsidR="00AF6628">
        <w:rPr>
          <w:rFonts w:ascii="Times New Roman" w:hAnsi="Times New Roman" w:cs="Times New Roman"/>
        </w:rPr>
        <w:t xml:space="preserve"> </w:t>
      </w:r>
      <w:r w:rsidR="00D261BA">
        <w:rPr>
          <w:rFonts w:ascii="Times New Roman" w:hAnsi="Times New Roman" w:cs="Times New Roman"/>
        </w:rPr>
        <w:t xml:space="preserve">naïve psychology and </w:t>
      </w:r>
      <w:r w:rsidR="0082160A">
        <w:rPr>
          <w:rFonts w:ascii="Times New Roman" w:hAnsi="Times New Roman" w:cs="Times New Roman"/>
        </w:rPr>
        <w:t xml:space="preserve">naïve </w:t>
      </w:r>
      <w:r w:rsidR="00D261BA">
        <w:rPr>
          <w:rFonts w:ascii="Times New Roman" w:hAnsi="Times New Roman" w:cs="Times New Roman"/>
        </w:rPr>
        <w:t>physics systems.</w:t>
      </w:r>
    </w:p>
    <w:p w14:paraId="62E4C8AD" w14:textId="5A5A373B" w:rsidR="00070634" w:rsidRDefault="00AF6628" w:rsidP="00AF6628">
      <w:pPr>
        <w:spacing w:line="480" w:lineRule="auto"/>
        <w:ind w:firstLine="720"/>
        <w:contextualSpacing/>
        <w:rPr>
          <w:rFonts w:ascii="Times New Roman" w:hAnsi="Times New Roman" w:cs="Times New Roman"/>
        </w:rPr>
      </w:pPr>
      <w:r>
        <w:rPr>
          <w:rFonts w:ascii="Times New Roman" w:hAnsi="Times New Roman" w:cs="Times New Roman"/>
        </w:rPr>
        <w:t>Simulation 4 tested whether</w:t>
      </w:r>
      <w:r w:rsidR="0042601D">
        <w:rPr>
          <w:rFonts w:ascii="Times New Roman" w:hAnsi="Times New Roman" w:cs="Times New Roman"/>
        </w:rPr>
        <w:t xml:space="preserve"> </w:t>
      </w:r>
      <w:r w:rsidR="007C39E8">
        <w:rPr>
          <w:rFonts w:ascii="Times New Roman" w:hAnsi="Times New Roman" w:cs="Times New Roman"/>
        </w:rPr>
        <w:t>ALIAS could</w:t>
      </w:r>
      <w:r w:rsidR="0042601D">
        <w:rPr>
          <w:rFonts w:ascii="Times New Roman" w:hAnsi="Times New Roman" w:cs="Times New Roman"/>
        </w:rPr>
        <w:t xml:space="preserve"> </w:t>
      </w:r>
      <w:r w:rsidR="00AB345C">
        <w:rPr>
          <w:rFonts w:ascii="Times New Roman" w:hAnsi="Times New Roman" w:cs="Times New Roman"/>
        </w:rPr>
        <w:t>capture these findings.</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227F400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Graded representations of efficiency.</w:t>
      </w:r>
    </w:p>
    <w:p w14:paraId="286E3F8B" w14:textId="11EDA32E" w:rsidR="00747493" w:rsidRDefault="00524642" w:rsidP="00B40495">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984CE4">
        <w:rPr>
          <w:rFonts w:ascii="Times New Roman" w:eastAsia="Times New Roman" w:hAnsi="Times New Roman" w:cs="Times New Roman"/>
        </w:rPr>
        <w:t xml:space="preserve"> could capture the fourth target finding. </w:t>
      </w:r>
      <w:r w:rsidR="006E3047">
        <w:rPr>
          <w:rFonts w:ascii="Times New Roman" w:eastAsia="Times New Roman" w:hAnsi="Times New Roman" w:cs="Times New Roman"/>
        </w:rPr>
        <w:t xml:space="preserve">The pretraining phase was shortened to </w:t>
      </w:r>
      <w:r w:rsidR="00620AC6">
        <w:rPr>
          <w:rFonts w:ascii="Times New Roman" w:eastAsia="Times New Roman" w:hAnsi="Times New Roman" w:cs="Times New Roman"/>
        </w:rPr>
        <w:t>450 epochs because Liu and Spelke (2017) tested 6-month-olds. Following pretraining, n</w:t>
      </w:r>
      <w:r w:rsidR="002A1166">
        <w:rPr>
          <w:rFonts w:ascii="Times New Roman" w:eastAsia="Times New Roman" w:hAnsi="Times New Roman" w:cs="Times New Roman"/>
        </w:rPr>
        <w:t>etworks</w:t>
      </w:r>
      <w:r w:rsidR="00FC5BDD">
        <w:rPr>
          <w:rFonts w:ascii="Times New Roman" w:eastAsia="Times New Roman" w:hAnsi="Times New Roman" w:cs="Times New Roman"/>
        </w:rPr>
        <w:t xml:space="preserve"> </w:t>
      </w:r>
      <w:r w:rsidR="00984CE4">
        <w:rPr>
          <w:rFonts w:ascii="Times New Roman" w:eastAsia="Times New Roman" w:hAnsi="Times New Roman" w:cs="Times New Roman"/>
        </w:rPr>
        <w:t>were habituated to</w:t>
      </w:r>
      <w:r w:rsidR="00D93C2C">
        <w:rPr>
          <w:rFonts w:ascii="Times New Roman" w:eastAsia="Times New Roman" w:hAnsi="Times New Roman" w:cs="Times New Roman"/>
        </w:rPr>
        <w:t xml:space="preserve"> and tested on</w:t>
      </w:r>
      <w:r w:rsidR="00984CE4">
        <w:rPr>
          <w:rFonts w:ascii="Times New Roman" w:eastAsia="Times New Roman" w:hAnsi="Times New Roman" w:cs="Times New Roman"/>
        </w:rPr>
        <w:t xml:space="preserve"> events analogous to those in</w:t>
      </w:r>
      <w:r w:rsidR="006E3047">
        <w:rPr>
          <w:rFonts w:ascii="Times New Roman" w:eastAsia="Times New Roman" w:hAnsi="Times New Roman" w:cs="Times New Roman"/>
        </w:rPr>
        <w:t xml:space="preserve"> Experiments 1</w:t>
      </w:r>
      <w:r w:rsidR="001441FF">
        <w:rPr>
          <w:rFonts w:ascii="Times New Roman" w:eastAsia="Times New Roman" w:hAnsi="Times New Roman" w:cs="Times New Roman"/>
        </w:rPr>
        <w:t>-</w:t>
      </w:r>
      <w:r w:rsidR="006E3047">
        <w:rPr>
          <w:rFonts w:ascii="Times New Roman" w:eastAsia="Times New Roman" w:hAnsi="Times New Roman" w:cs="Times New Roman"/>
        </w:rPr>
        <w:t>3 in</w:t>
      </w:r>
      <w:r w:rsidR="00984CE4">
        <w:rPr>
          <w:rFonts w:ascii="Times New Roman" w:eastAsia="Times New Roman" w:hAnsi="Times New Roman" w:cs="Times New Roman"/>
        </w:rPr>
        <w:t xml:space="preserve"> Liu </w:t>
      </w:r>
      <w:r w:rsidR="009A0D03">
        <w:rPr>
          <w:rFonts w:ascii="Times New Roman" w:eastAsia="Times New Roman" w:hAnsi="Times New Roman" w:cs="Times New Roman"/>
        </w:rPr>
        <w:t xml:space="preserve">and </w:t>
      </w:r>
      <w:r w:rsidR="004F09AF">
        <w:rPr>
          <w:rFonts w:ascii="Times New Roman" w:eastAsia="Times New Roman" w:hAnsi="Times New Roman" w:cs="Times New Roman"/>
        </w:rPr>
        <w:t>Spelke (</w:t>
      </w:r>
      <w:r w:rsidR="00984CE4">
        <w:rPr>
          <w:rFonts w:ascii="Times New Roman" w:eastAsia="Times New Roman" w:hAnsi="Times New Roman" w:cs="Times New Roman"/>
        </w:rPr>
        <w:t>20</w:t>
      </w:r>
      <w:r w:rsidR="00B40495">
        <w:rPr>
          <w:rFonts w:ascii="Times New Roman" w:eastAsia="Times New Roman" w:hAnsi="Times New Roman" w:cs="Times New Roman"/>
        </w:rPr>
        <w:t>17)</w:t>
      </w:r>
      <w:r w:rsidR="006E3047">
        <w:rPr>
          <w:rFonts w:ascii="Times New Roman" w:eastAsia="Times New Roman" w:hAnsi="Times New Roman" w:cs="Times New Roman"/>
        </w:rPr>
        <w:t>; twenty networks were assigned to each experiment</w:t>
      </w:r>
      <w:r w:rsidR="00B40495">
        <w:rPr>
          <w:rFonts w:ascii="Times New Roman" w:eastAsia="Times New Roman" w:hAnsi="Times New Roman" w:cs="Times New Roman"/>
        </w:rPr>
        <w:t xml:space="preserve">. </w:t>
      </w:r>
      <w:r w:rsidR="00717832">
        <w:rPr>
          <w:rFonts w:ascii="Times New Roman" w:hAnsi="Times New Roman" w:cs="Times New Roman"/>
        </w:rPr>
        <w:t>Unlike the previous simulation</w:t>
      </w:r>
      <w:r w:rsidR="00B40495">
        <w:rPr>
          <w:rFonts w:ascii="Times New Roman" w:hAnsi="Times New Roman" w:cs="Times New Roman"/>
        </w:rPr>
        <w:t>s</w:t>
      </w:r>
      <w:r w:rsidR="00717832">
        <w:rPr>
          <w:rFonts w:ascii="Times New Roman" w:hAnsi="Times New Roman" w:cs="Times New Roman"/>
        </w:rPr>
        <w:t xml:space="preserve">, however, </w:t>
      </w:r>
      <w:r w:rsidR="00AB7EA0">
        <w:rPr>
          <w:rFonts w:ascii="Times New Roman" w:hAnsi="Times New Roman" w:cs="Times New Roman"/>
        </w:rPr>
        <w:t>OM10</w:t>
      </w:r>
      <w:r w:rsidR="00DE4891">
        <w:rPr>
          <w:rFonts w:ascii="Times New Roman" w:hAnsi="Times New Roman" w:cs="Times New Roman"/>
        </w:rPr>
        <w:t xml:space="preserve"> </w:t>
      </w:r>
      <w:r w:rsidR="007C51C2">
        <w:rPr>
          <w:rFonts w:ascii="Times New Roman" w:hAnsi="Times New Roman" w:cs="Times New Roman"/>
        </w:rPr>
        <w:t>could not be used to simulate the current target finding</w:t>
      </w:r>
      <w:r w:rsidR="00B40495">
        <w:rPr>
          <w:rFonts w:ascii="Times New Roman" w:hAnsi="Times New Roman" w:cs="Times New Roman"/>
        </w:rPr>
        <w:t xml:space="preserve">. This </w:t>
      </w:r>
      <w:r w:rsidR="0074602D">
        <w:rPr>
          <w:rFonts w:ascii="Times New Roman" w:hAnsi="Times New Roman" w:cs="Times New Roman"/>
        </w:rPr>
        <w:t>is because</w:t>
      </w:r>
      <w:r w:rsidR="008604A6">
        <w:rPr>
          <w:rFonts w:ascii="Times New Roman" w:hAnsi="Times New Roman" w:cs="Times New Roman"/>
        </w:rPr>
        <w:t>, by omitting barrier information during its prediction or test phase,</w:t>
      </w:r>
      <w:r w:rsidR="00B40495">
        <w:rPr>
          <w:rFonts w:ascii="Times New Roman" w:hAnsi="Times New Roman" w:cs="Times New Roman"/>
        </w:rPr>
        <w:t xml:space="preserve"> OM10 could not meaningfully simulate Liu and Spelke</w:t>
      </w:r>
      <w:r w:rsidR="00D93C2C">
        <w:rPr>
          <w:rFonts w:ascii="Times New Roman" w:hAnsi="Times New Roman" w:cs="Times New Roman"/>
        </w:rPr>
        <w:t>’s</w:t>
      </w:r>
      <w:r w:rsidR="00B40495">
        <w:rPr>
          <w:rFonts w:ascii="Times New Roman" w:hAnsi="Times New Roman" w:cs="Times New Roman"/>
        </w:rPr>
        <w:t xml:space="preserve"> (2017) use</w:t>
      </w:r>
      <w:r w:rsidR="00717832">
        <w:rPr>
          <w:rFonts w:ascii="Times New Roman" w:hAnsi="Times New Roman" w:cs="Times New Roman"/>
        </w:rPr>
        <w:t xml:space="preserve"> of</w:t>
      </w:r>
      <w:r w:rsidR="00717832" w:rsidRPr="006F4BF4">
        <w:rPr>
          <w:rFonts w:ascii="Times New Roman" w:hAnsi="Times New Roman" w:cs="Times New Roman"/>
        </w:rPr>
        <w:t xml:space="preserve"> differently sized barriers </w:t>
      </w:r>
      <w:r w:rsidR="007D069A">
        <w:rPr>
          <w:rFonts w:ascii="Times New Roman" w:hAnsi="Times New Roman" w:cs="Times New Roman"/>
        </w:rPr>
        <w:t xml:space="preserve">across the habituation and test phases in each experiment. </w:t>
      </w:r>
      <w:r w:rsidR="006E3047">
        <w:rPr>
          <w:rFonts w:ascii="Times New Roman" w:hAnsi="Times New Roman" w:cs="Times New Roman"/>
        </w:rPr>
        <w:t>Note that t</w:t>
      </w:r>
      <w:r w:rsidR="007D069A">
        <w:rPr>
          <w:rFonts w:ascii="Times New Roman" w:hAnsi="Times New Roman" w:cs="Times New Roman"/>
        </w:rPr>
        <w:t xml:space="preserve">his </w:t>
      </w:r>
      <w:r w:rsidR="006E3047">
        <w:rPr>
          <w:rFonts w:ascii="Times New Roman" w:hAnsi="Times New Roman" w:cs="Times New Roman"/>
        </w:rPr>
        <w:t xml:space="preserve">is </w:t>
      </w:r>
      <w:r w:rsidR="00413771">
        <w:rPr>
          <w:rFonts w:ascii="Times New Roman" w:hAnsi="Times New Roman" w:cs="Times New Roman"/>
        </w:rPr>
        <w:t>not an in-principle limitation of this model</w:t>
      </w:r>
      <w:r w:rsidR="006E3047">
        <w:rPr>
          <w:rFonts w:ascii="Times New Roman" w:hAnsi="Times New Roman" w:cs="Times New Roman"/>
        </w:rPr>
        <w:t>. Although</w:t>
      </w:r>
      <w:r w:rsidR="00413771">
        <w:rPr>
          <w:rFonts w:ascii="Times New Roman" w:hAnsi="Times New Roman" w:cs="Times New Roman"/>
        </w:rPr>
        <w:t xml:space="preserve"> it </w:t>
      </w:r>
      <w:r w:rsidR="006E3047">
        <w:rPr>
          <w:rFonts w:ascii="Times New Roman" w:hAnsi="Times New Roman" w:cs="Times New Roman"/>
        </w:rPr>
        <w:t>would be</w:t>
      </w:r>
      <w:r w:rsidR="00413771">
        <w:rPr>
          <w:rFonts w:ascii="Times New Roman" w:hAnsi="Times New Roman" w:cs="Times New Roman"/>
        </w:rPr>
        <w:t xml:space="preserve"> straightforward to </w:t>
      </w:r>
      <w:r w:rsidR="006E3047">
        <w:rPr>
          <w:rFonts w:ascii="Times New Roman" w:hAnsi="Times New Roman" w:cs="Times New Roman"/>
        </w:rPr>
        <w:t>present obstacle information during OM10’s test phase,</w:t>
      </w:r>
      <w:r w:rsidR="00413771">
        <w:rPr>
          <w:rFonts w:ascii="Times New Roman" w:hAnsi="Times New Roman" w:cs="Times New Roman"/>
        </w:rPr>
        <w:t xml:space="preserve"> doing</w:t>
      </w:r>
      <w:r w:rsidR="00717832" w:rsidRPr="006F4BF4">
        <w:rPr>
          <w:rFonts w:ascii="Times New Roman" w:hAnsi="Times New Roman" w:cs="Times New Roman"/>
        </w:rPr>
        <w:t xml:space="preserve"> so would </w:t>
      </w:r>
      <w:r w:rsidR="006E3047">
        <w:rPr>
          <w:rFonts w:ascii="Times New Roman" w:hAnsi="Times New Roman" w:cs="Times New Roman"/>
        </w:rPr>
        <w:t>radically depart</w:t>
      </w:r>
      <w:r w:rsidR="00717832" w:rsidRPr="006F4BF4">
        <w:rPr>
          <w:rFonts w:ascii="Times New Roman" w:hAnsi="Times New Roman" w:cs="Times New Roman"/>
        </w:rPr>
        <w:t xml:space="preserve"> from</w:t>
      </w:r>
      <w:r w:rsidR="006E3047">
        <w:rPr>
          <w:rFonts w:ascii="Times New Roman" w:hAnsi="Times New Roman" w:cs="Times New Roman"/>
        </w:rPr>
        <w:t xml:space="preserve"> how it was </w:t>
      </w:r>
      <w:r w:rsidR="006E3047">
        <w:rPr>
          <w:rFonts w:ascii="Times New Roman" w:hAnsi="Times New Roman" w:cs="Times New Roman"/>
        </w:rPr>
        <w:lastRenderedPageBreak/>
        <w:t xml:space="preserve">implemented in the previous simulations and, more importantly, from Overwalle’s (2010) original conception of it. </w:t>
      </w:r>
      <w:r w:rsidR="00620AC6">
        <w:rPr>
          <w:rFonts w:ascii="Times New Roman" w:hAnsi="Times New Roman" w:cs="Times New Roman"/>
        </w:rPr>
        <w:t xml:space="preserve">ALIAS’s performance was thus only compared to that of </w:t>
      </w:r>
      <w:r w:rsidR="00747493">
        <w:rPr>
          <w:rFonts w:ascii="Times New Roman" w:hAnsi="Times New Roman" w:cs="Times New Roman"/>
        </w:rPr>
        <w:t xml:space="preserve">OM10-2 </w:t>
      </w:r>
      <w:r w:rsidR="006E3047">
        <w:rPr>
          <w:rFonts w:ascii="Times New Roman" w:hAnsi="Times New Roman" w:cs="Times New Roman"/>
        </w:rPr>
        <w:t xml:space="preserve">and ALIAS-2 in Simulation 4. </w:t>
      </w:r>
      <w:r w:rsidR="00620AC6">
        <w:rPr>
          <w:rFonts w:ascii="Times New Roman" w:hAnsi="Times New Roman" w:cs="Times New Roman"/>
        </w:rPr>
        <w:t xml:space="preserve">Note that because OM10-2 did not </w:t>
      </w:r>
      <w:r w:rsidR="00747493">
        <w:rPr>
          <w:rFonts w:ascii="Times New Roman" w:hAnsi="Times New Roman" w:cs="Times New Roman"/>
        </w:rPr>
        <w:t>implement a pretraining phase,</w:t>
      </w:r>
      <w:r w:rsidR="00620AC6">
        <w:rPr>
          <w:rFonts w:ascii="Times New Roman" w:hAnsi="Times New Roman" w:cs="Times New Roman"/>
        </w:rPr>
        <w:t xml:space="preserve"> it could not simulate</w:t>
      </w:r>
      <w:r w:rsidR="00747493">
        <w:rPr>
          <w:rFonts w:ascii="Times New Roman" w:hAnsi="Times New Roman" w:cs="Times New Roman"/>
        </w:rPr>
        <w:t xml:space="preserve"> developmental age </w:t>
      </w:r>
      <w:r w:rsidR="00620AC6">
        <w:rPr>
          <w:rFonts w:ascii="Times New Roman" w:hAnsi="Times New Roman" w:cs="Times New Roman"/>
        </w:rPr>
        <w:t>like ALIAS or ALIAS-2.</w:t>
      </w:r>
      <w:r w:rsidR="00ED7D11">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3DC17357"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16</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sidRPr="001039AD">
        <w:rPr>
          <w:rFonts w:ascii="Times New Roman" w:hAnsi="Times New Roman" w:cs="Times New Roman"/>
          <w:color w:val="000000" w:themeColor="text1"/>
          <w:sz w:val="24"/>
          <w:szCs w:val="24"/>
        </w:rPr>
        <w:t>Performance of ALIAS.</w:t>
      </w:r>
      <w:r w:rsidR="00497FE5">
        <w:rPr>
          <w:rFonts w:ascii="Times New Roman" w:hAnsi="Times New Roman" w:cs="Times New Roman"/>
          <w:i w:val="0"/>
          <w:iCs w:val="0"/>
          <w:color w:val="000000" w:themeColor="text1"/>
          <w:sz w:val="24"/>
          <w:szCs w:val="24"/>
        </w:rPr>
        <w:t xml:space="preserve">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r w:rsidR="007E04BC">
        <w:rPr>
          <w:rFonts w:ascii="Times New Roman" w:hAnsi="Times New Roman" w:cs="Times New Roman"/>
          <w:i w:val="0"/>
          <w:iCs w:val="0"/>
          <w:color w:val="000000" w:themeColor="text1"/>
          <w:sz w:val="24"/>
          <w:szCs w:val="24"/>
        </w:rPr>
        <w:t>, inefficient</w:t>
      </w:r>
      <w:r w:rsidR="00497FE5">
        <w:rPr>
          <w:rFonts w:ascii="Times New Roman" w:hAnsi="Times New Roman" w:cs="Times New Roman"/>
          <w:i w:val="0"/>
          <w:iCs w:val="0"/>
          <w:color w:val="000000" w:themeColor="text1"/>
          <w:sz w:val="24"/>
          <w:szCs w:val="24"/>
        </w:rPr>
        <w:t xml:space="preserve"> and Low</w:t>
      </w:r>
      <w:r w:rsidR="007E04BC">
        <w:rPr>
          <w:rFonts w:ascii="Times New Roman" w:hAnsi="Times New Roman" w:cs="Times New Roman"/>
          <w:i w:val="0"/>
          <w:iCs w:val="0"/>
          <w:color w:val="000000" w:themeColor="text1"/>
          <w:sz w:val="24"/>
          <w:szCs w:val="24"/>
        </w:rPr>
        <w:t>, efficient</w:t>
      </w:r>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overall (left) and different habituation epochs (right). </w:t>
      </w:r>
      <w:r w:rsidR="0057430E">
        <w:rPr>
          <w:rFonts w:ascii="Times New Roman" w:hAnsi="Times New Roman" w:cs="Times New Roman"/>
          <w:i w:val="0"/>
          <w:iCs w:val="0"/>
          <w:color w:val="000000" w:themeColor="text1"/>
          <w:sz w:val="24"/>
          <w:szCs w:val="24"/>
        </w:rPr>
        <w:t>These experiments correspond to those in Liu and Spelke (2017).</w:t>
      </w:r>
    </w:p>
    <w:p w14:paraId="19B1429A" w14:textId="77777777" w:rsidR="001540F3" w:rsidRDefault="001540F3" w:rsidP="00524642">
      <w:pPr>
        <w:spacing w:line="480" w:lineRule="auto"/>
        <w:contextualSpacing/>
        <w:rPr>
          <w:rFonts w:ascii="Times New Roman" w:hAnsi="Times New Roman" w:cs="Times New Roman"/>
        </w:rPr>
      </w:pPr>
    </w:p>
    <w:p w14:paraId="512FBC5F" w14:textId="0BF897A1" w:rsidR="009C5E1C" w:rsidRDefault="001540F3" w:rsidP="001540F3">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16 </w:t>
      </w:r>
      <w:r>
        <w:rPr>
          <w:rFonts w:ascii="Times New Roman" w:hAnsi="Times New Roman" w:cs="Times New Roman"/>
        </w:rPr>
        <w:t xml:space="preserve">shows </w:t>
      </w:r>
      <w:r w:rsidR="006F558F">
        <w:rPr>
          <w:rFonts w:ascii="Times New Roman" w:hAnsi="Times New Roman" w:cs="Times New Roman"/>
        </w:rPr>
        <w:t>ALIAS’s treatment of the High, inefficient and Low, efficient test events across the three experiments</w:t>
      </w:r>
      <w:r w:rsidR="00156837">
        <w:rPr>
          <w:rFonts w:ascii="Times New Roman" w:hAnsi="Times New Roman" w:cs="Times New Roman"/>
        </w:rPr>
        <w:t xml:space="preserve">. </w:t>
      </w:r>
      <w:r w:rsidR="006F558F">
        <w:rPr>
          <w:rFonts w:ascii="Times New Roman" w:hAnsi="Times New Roman" w:cs="Times New Roman"/>
        </w:rPr>
        <w:t>Networks—like infants</w:t>
      </w:r>
      <w:r w:rsidR="00C25EF4">
        <w:rPr>
          <w:rFonts w:ascii="Times New Roman" w:hAnsi="Times New Roman" w:cs="Times New Roman"/>
        </w:rPr>
        <w:t xml:space="preserve"> in Experiment</w:t>
      </w:r>
      <w:r w:rsidR="004C293F">
        <w:rPr>
          <w:rFonts w:ascii="Times New Roman" w:hAnsi="Times New Roman" w:cs="Times New Roman"/>
        </w:rPr>
        <w:t>s</w:t>
      </w:r>
      <w:r w:rsidR="00C25EF4">
        <w:rPr>
          <w:rFonts w:ascii="Times New Roman" w:hAnsi="Times New Roman" w:cs="Times New Roman"/>
        </w:rPr>
        <w:t xml:space="preserve"> 1</w:t>
      </w:r>
      <w:r w:rsidR="004C293F">
        <w:rPr>
          <w:rFonts w:ascii="Times New Roman" w:hAnsi="Times New Roman" w:cs="Times New Roman"/>
        </w:rPr>
        <w:t xml:space="preserve"> and 3</w:t>
      </w:r>
      <w:r w:rsidR="00C25EF4">
        <w:rPr>
          <w:rFonts w:ascii="Times New Roman" w:hAnsi="Times New Roman" w:cs="Times New Roman"/>
        </w:rPr>
        <w:t xml:space="preserve"> </w:t>
      </w:r>
      <w:r w:rsidR="006F558F">
        <w:rPr>
          <w:rFonts w:ascii="Times New Roman" w:hAnsi="Times New Roman" w:cs="Times New Roman"/>
        </w:rPr>
        <w:t>in Liu and Spelke (2017)—</w:t>
      </w:r>
      <w:r w:rsidR="00156837">
        <w:rPr>
          <w:rFonts w:ascii="Times New Roman" w:hAnsi="Times New Roman" w:cs="Times New Roman"/>
        </w:rPr>
        <w:t xml:space="preserve">looked </w:t>
      </w:r>
      <w:r w:rsidR="00C25EF4">
        <w:rPr>
          <w:rFonts w:ascii="Times New Roman" w:hAnsi="Times New Roman" w:cs="Times New Roman"/>
        </w:rPr>
        <w:t>longer at</w:t>
      </w:r>
      <w:r w:rsidR="006F558F">
        <w:rPr>
          <w:rFonts w:ascii="Times New Roman" w:hAnsi="Times New Roman" w:cs="Times New Roman"/>
        </w:rPr>
        <w:t xml:space="preserve"> </w:t>
      </w:r>
      <w:r w:rsidR="00156837">
        <w:rPr>
          <w:rFonts w:ascii="Times New Roman" w:hAnsi="Times New Roman" w:cs="Times New Roman"/>
        </w:rPr>
        <w:t xml:space="preserve">the </w:t>
      </w:r>
      <w:r w:rsidR="00340CFD">
        <w:rPr>
          <w:rFonts w:ascii="Times New Roman" w:hAnsi="Times New Roman" w:cs="Times New Roman"/>
        </w:rPr>
        <w:t>High, inefficient</w:t>
      </w:r>
      <w:r w:rsidR="00156837">
        <w:rPr>
          <w:rFonts w:ascii="Times New Roman" w:hAnsi="Times New Roman" w:cs="Times New Roman"/>
        </w:rPr>
        <w:t xml:space="preserve"> </w:t>
      </w:r>
      <w:r w:rsidR="006F558F">
        <w:rPr>
          <w:rFonts w:ascii="Times New Roman" w:hAnsi="Times New Roman" w:cs="Times New Roman"/>
        </w:rPr>
        <w:t>than at the Low, efficient one.</w:t>
      </w:r>
      <w:r w:rsidR="00FB65D8">
        <w:rPr>
          <w:rFonts w:ascii="Times New Roman" w:hAnsi="Times New Roman" w:cs="Times New Roman"/>
        </w:rPr>
        <w:t xml:space="preserve"> This was true overall and across different </w:t>
      </w:r>
      <w:r w:rsidR="006F558F">
        <w:rPr>
          <w:rFonts w:ascii="Times New Roman" w:hAnsi="Times New Roman" w:cs="Times New Roman"/>
        </w:rPr>
        <w:t>habituation epochs</w:t>
      </w:r>
      <w:r w:rsidR="00FB65D8">
        <w:rPr>
          <w:rFonts w:ascii="Times New Roman" w:hAnsi="Times New Roman" w:cs="Times New Roman"/>
        </w:rPr>
        <w:t>.</w:t>
      </w:r>
      <w:r w:rsidR="00C25EF4">
        <w:rPr>
          <w:rFonts w:ascii="Times New Roman" w:hAnsi="Times New Roman" w:cs="Times New Roman"/>
        </w:rPr>
        <w:t xml:space="preserve"> In contrast, networks in Experiment 2—like infants in the corresponding behavioral experiment—</w:t>
      </w:r>
      <w:r w:rsidR="006F558F">
        <w:rPr>
          <w:rFonts w:ascii="Times New Roman" w:hAnsi="Times New Roman" w:cs="Times New Roman"/>
        </w:rPr>
        <w:t>looked slightly numerically</w:t>
      </w:r>
      <w:r w:rsidR="004C293F">
        <w:rPr>
          <w:rFonts w:ascii="Times New Roman" w:hAnsi="Times New Roman" w:cs="Times New Roman"/>
        </w:rPr>
        <w:t xml:space="preserve"> longer</w:t>
      </w:r>
      <w:r>
        <w:rPr>
          <w:rFonts w:ascii="Times New Roman" w:hAnsi="Times New Roman" w:cs="Times New Roman"/>
        </w:rPr>
        <w:t xml:space="preserve"> </w:t>
      </w:r>
      <w:r w:rsidR="004C293F">
        <w:rPr>
          <w:rFonts w:ascii="Times New Roman" w:hAnsi="Times New Roman" w:cs="Times New Roman"/>
        </w:rPr>
        <w:t xml:space="preserve">at the </w:t>
      </w:r>
      <w:r w:rsidR="00DD3452">
        <w:rPr>
          <w:rFonts w:ascii="Times New Roman" w:hAnsi="Times New Roman" w:cs="Times New Roman"/>
        </w:rPr>
        <w:t>L</w:t>
      </w:r>
      <w:r w:rsidR="004C293F">
        <w:rPr>
          <w:rFonts w:ascii="Times New Roman" w:hAnsi="Times New Roman" w:cs="Times New Roman"/>
        </w:rPr>
        <w:t xml:space="preserve">ow, efficient </w:t>
      </w:r>
      <w:r w:rsidR="00FB3019">
        <w:rPr>
          <w:rFonts w:ascii="Times New Roman" w:hAnsi="Times New Roman" w:cs="Times New Roman"/>
        </w:rPr>
        <w:t>than at the High, inefficient test event</w:t>
      </w:r>
      <w:r w:rsidR="00B4792C">
        <w:rPr>
          <w:rFonts w:ascii="Times New Roman" w:hAnsi="Times New Roman" w:cs="Times New Roman"/>
        </w:rPr>
        <w:t xml:space="preserve">. </w:t>
      </w:r>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3DCF82B4"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A179B3">
        <w:rPr>
          <w:rFonts w:ascii="Times New Roman" w:hAnsi="Times New Roman" w:cs="Times New Roman"/>
          <w:b/>
          <w:bCs/>
          <w:i w:val="0"/>
          <w:iCs w:val="0"/>
          <w:noProof/>
          <w:color w:val="auto"/>
          <w:sz w:val="24"/>
          <w:szCs w:val="24"/>
        </w:rPr>
        <w:t>17</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sidRPr="00F80921">
        <w:rPr>
          <w:rFonts w:ascii="Times New Roman" w:hAnsi="Times New Roman" w:cs="Times New Roman"/>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w:t>
      </w:r>
    </w:p>
    <w:p w14:paraId="45A8B9FC" w14:textId="74A26812" w:rsidR="00E1149B" w:rsidRDefault="00E1149B" w:rsidP="00F54BD7">
      <w:pPr>
        <w:pStyle w:val="Caption"/>
        <w:rPr>
          <w:rFonts w:ascii="Times New Roman" w:hAnsi="Times New Roman" w:cs="Times New Roman"/>
        </w:rPr>
      </w:pPr>
    </w:p>
    <w:p w14:paraId="75464637" w14:textId="7A89D964" w:rsidR="00E1149B" w:rsidRDefault="00F32F86" w:rsidP="00EF724B">
      <w:pPr>
        <w:spacing w:line="480" w:lineRule="auto"/>
        <w:ind w:firstLine="720"/>
        <w:contextualSpacing/>
        <w:rPr>
          <w:rFonts w:ascii="Times New Roman" w:hAnsi="Times New Roman" w:cs="Times New Roman"/>
        </w:rPr>
      </w:pPr>
      <w:r>
        <w:rPr>
          <w:rFonts w:ascii="Times New Roman" w:hAnsi="Times New Roman" w:cs="Times New Roman"/>
        </w:rPr>
        <w:t>Although OM10-2</w:t>
      </w:r>
      <w:r w:rsidR="00E075A2">
        <w:rPr>
          <w:rFonts w:ascii="Times New Roman" w:hAnsi="Times New Roman" w:cs="Times New Roman"/>
        </w:rPr>
        <w:t xml:space="preserve"> captured infants’ looking responses in Experiment 3</w:t>
      </w:r>
      <w:r w:rsidR="0007648B">
        <w:rPr>
          <w:rFonts w:ascii="Times New Roman" w:hAnsi="Times New Roman" w:cs="Times New Roman"/>
        </w:rPr>
        <w:t>—showing slightly more critical unit activation following the High, inefficient test event than the Low, efficient test event—</w:t>
      </w:r>
      <w:r>
        <w:rPr>
          <w:rFonts w:ascii="Times New Roman" w:hAnsi="Times New Roman" w:cs="Times New Roman"/>
        </w:rPr>
        <w:t>it</w:t>
      </w:r>
      <w:r w:rsidR="00294E8B">
        <w:rPr>
          <w:rFonts w:ascii="Times New Roman" w:hAnsi="Times New Roman" w:cs="Times New Roman"/>
        </w:rPr>
        <w:t xml:space="preserve"> failed to capture infants’ responses in</w:t>
      </w:r>
      <w:r w:rsidR="00E0420F">
        <w:rPr>
          <w:rFonts w:ascii="Times New Roman" w:hAnsi="Times New Roman" w:cs="Times New Roman"/>
        </w:rPr>
        <w:t xml:space="preserve"> Experiments 1 and </w:t>
      </w:r>
      <w:r w:rsidR="00294E8B">
        <w:rPr>
          <w:rFonts w:ascii="Times New Roman" w:hAnsi="Times New Roman" w:cs="Times New Roman"/>
        </w:rPr>
        <w:t>2</w:t>
      </w:r>
      <w:r w:rsidR="00E0420F">
        <w:rPr>
          <w:rFonts w:ascii="Times New Roman" w:hAnsi="Times New Roman" w:cs="Times New Roman"/>
        </w:rPr>
        <w:t>.</w:t>
      </w:r>
      <w:r w:rsidR="00E609B9">
        <w:rPr>
          <w:rFonts w:ascii="Times New Roman" w:hAnsi="Times New Roman" w:cs="Times New Roman"/>
        </w:rPr>
        <w:t xml:space="preserve"> These results are shown in Figure </w:t>
      </w:r>
      <w:r w:rsidR="00872090">
        <w:rPr>
          <w:rFonts w:ascii="Times New Roman" w:hAnsi="Times New Roman" w:cs="Times New Roman"/>
        </w:rPr>
        <w:t>17</w:t>
      </w:r>
      <w:r w:rsidR="00E609B9">
        <w:rPr>
          <w:rFonts w:ascii="Times New Roman" w:hAnsi="Times New Roman" w:cs="Times New Roman"/>
        </w:rPr>
        <w:t xml:space="preserve">. </w:t>
      </w:r>
      <w:r w:rsidR="00E0420F">
        <w:rPr>
          <w:rFonts w:ascii="Times New Roman" w:hAnsi="Times New Roman" w:cs="Times New Roman"/>
        </w:rPr>
        <w:t xml:space="preserve"> </w:t>
      </w:r>
      <w:r w:rsidR="005B2D7A">
        <w:rPr>
          <w:rFonts w:ascii="Times New Roman" w:hAnsi="Times New Roman" w:cs="Times New Roman"/>
        </w:rPr>
        <w:t>In Experiment 1,</w:t>
      </w:r>
      <w:r w:rsidR="00E65C1F">
        <w:rPr>
          <w:rFonts w:ascii="Times New Roman" w:hAnsi="Times New Roman" w:cs="Times New Roman"/>
        </w:rPr>
        <w:t xml:space="preserve"> for example, the </w:t>
      </w:r>
      <w:r w:rsidR="005B2D7A">
        <w:rPr>
          <w:rFonts w:ascii="Times New Roman" w:hAnsi="Times New Roman" w:cs="Times New Roman"/>
        </w:rPr>
        <w:t>Low</w:t>
      </w:r>
      <w:r w:rsidR="00294E8B">
        <w:rPr>
          <w:rFonts w:ascii="Times New Roman" w:hAnsi="Times New Roman" w:cs="Times New Roman"/>
        </w:rPr>
        <w:t>, efficient</w:t>
      </w:r>
      <w:r w:rsidR="00E65C1F">
        <w:rPr>
          <w:rFonts w:ascii="Times New Roman" w:hAnsi="Times New Roman" w:cs="Times New Roman"/>
        </w:rPr>
        <w:t xml:space="preserve"> test event</w:t>
      </w:r>
      <w:r w:rsidR="0007648B">
        <w:rPr>
          <w:rFonts w:ascii="Times New Roman" w:hAnsi="Times New Roman" w:cs="Times New Roman"/>
        </w:rPr>
        <w:t xml:space="preserve"> caused slightly more activation of the critical units than the High, inefficient test event.</w:t>
      </w:r>
      <w:r w:rsidR="00E65C1F">
        <w:rPr>
          <w:rFonts w:ascii="Times New Roman" w:hAnsi="Times New Roman" w:cs="Times New Roman"/>
        </w:rPr>
        <w:t xml:space="preserve"> </w:t>
      </w:r>
      <w:r w:rsidR="005B2D7A">
        <w:rPr>
          <w:rFonts w:ascii="Times New Roman" w:hAnsi="Times New Roman" w:cs="Times New Roman"/>
        </w:rPr>
        <w:t>The reverse pattern was observed in Experiment 2</w:t>
      </w:r>
      <w:r w:rsidR="0007648B">
        <w:rPr>
          <w:rFonts w:ascii="Times New Roman" w:hAnsi="Times New Roman" w:cs="Times New Roman"/>
        </w:rPr>
        <w:t xml:space="preserve">.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04798589"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A179B3">
        <w:rPr>
          <w:rFonts w:ascii="Times New Roman" w:hAnsi="Times New Roman" w:cs="Times New Roman"/>
          <w:b/>
          <w:bCs/>
          <w:i w:val="0"/>
          <w:iCs w:val="0"/>
          <w:noProof/>
          <w:color w:val="auto"/>
          <w:sz w:val="24"/>
          <w:szCs w:val="24"/>
        </w:rPr>
        <w:t>18</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sidRPr="0007648B">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w:t>
      </w:r>
      <w:r w:rsidR="00487D34">
        <w:rPr>
          <w:rFonts w:ascii="Times New Roman" w:hAnsi="Times New Roman" w:cs="Times New Roman"/>
          <w:i w:val="0"/>
          <w:iCs w:val="0"/>
          <w:color w:val="000000" w:themeColor="text1"/>
          <w:sz w:val="24"/>
          <w:szCs w:val="24"/>
        </w:rPr>
        <w:t xml:space="preserve">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w:t>
      </w:r>
      <w:r w:rsidR="007B6C92">
        <w:rPr>
          <w:rFonts w:ascii="Times New Roman" w:hAnsi="Times New Roman" w:cs="Times New Roman"/>
          <w:i w:val="0"/>
          <w:iCs w:val="0"/>
          <w:color w:val="000000" w:themeColor="text1"/>
          <w:sz w:val="24"/>
          <w:szCs w:val="24"/>
        </w:rPr>
        <w:t xml:space="preserve">. </w:t>
      </w:r>
    </w:p>
    <w:p w14:paraId="5A1552E6" w14:textId="77777777" w:rsidR="00F61C53" w:rsidRPr="00F61C53" w:rsidRDefault="00F61C53" w:rsidP="00F61C53"/>
    <w:p w14:paraId="2BE4A8DF" w14:textId="4CDDEA34" w:rsidR="0019688A" w:rsidRDefault="00FD3E65" w:rsidP="005A2886">
      <w:pPr>
        <w:spacing w:line="480" w:lineRule="auto"/>
        <w:ind w:firstLine="720"/>
        <w:contextualSpacing/>
        <w:rPr>
          <w:rFonts w:ascii="Times New Roman" w:hAnsi="Times New Roman" w:cs="Times New Roman"/>
        </w:rPr>
      </w:pPr>
      <w:r>
        <w:rPr>
          <w:rFonts w:ascii="Times New Roman" w:hAnsi="Times New Roman" w:cs="Times New Roman"/>
        </w:rPr>
        <w:t xml:space="preserve">ALIAS-2’s performance was examined next to determine whether associative learning alone is sufficient to capture the fourth target finding. </w:t>
      </w:r>
      <w:r w:rsidR="00302752">
        <w:rPr>
          <w:rFonts w:ascii="Times New Roman" w:hAnsi="Times New Roman" w:cs="Times New Roman"/>
        </w:rPr>
        <w:t xml:space="preserve">The results—which are shown above in Figure </w:t>
      </w:r>
      <w:r w:rsidR="00872090">
        <w:rPr>
          <w:rFonts w:ascii="Times New Roman" w:hAnsi="Times New Roman" w:cs="Times New Roman"/>
        </w:rPr>
        <w:t>18</w:t>
      </w:r>
      <w:r w:rsidR="00302752">
        <w:rPr>
          <w:rFonts w:ascii="Times New Roman" w:hAnsi="Times New Roman" w:cs="Times New Roman"/>
        </w:rPr>
        <w:t>—showed that it mostly could. Specifically, n</w:t>
      </w:r>
      <w:r w:rsidR="00E92E04">
        <w:rPr>
          <w:rFonts w:ascii="Times New Roman" w:hAnsi="Times New Roman" w:cs="Times New Roman"/>
        </w:rPr>
        <w:t xml:space="preserve">etworks in Experiments 1 and 3 </w:t>
      </w:r>
      <w:r w:rsidR="00302752">
        <w:rPr>
          <w:rFonts w:ascii="Times New Roman" w:hAnsi="Times New Roman" w:cs="Times New Roman"/>
        </w:rPr>
        <w:t>looked longer at the</w:t>
      </w:r>
      <w:r w:rsidR="00E92E04">
        <w:rPr>
          <w:rFonts w:ascii="Times New Roman" w:hAnsi="Times New Roman" w:cs="Times New Roman"/>
        </w:rPr>
        <w:t xml:space="preserve"> High</w:t>
      </w:r>
      <w:r w:rsidR="00274863">
        <w:rPr>
          <w:rFonts w:ascii="Times New Roman" w:hAnsi="Times New Roman" w:cs="Times New Roman"/>
        </w:rPr>
        <w:t>, inefficient</w:t>
      </w:r>
      <w:r w:rsidR="00E92E04">
        <w:rPr>
          <w:rFonts w:ascii="Times New Roman" w:hAnsi="Times New Roman" w:cs="Times New Roman"/>
        </w:rPr>
        <w:t xml:space="preserve"> test event than</w:t>
      </w:r>
      <w:r w:rsidR="00274863">
        <w:rPr>
          <w:rFonts w:ascii="Times New Roman" w:hAnsi="Times New Roman" w:cs="Times New Roman"/>
        </w:rPr>
        <w:t xml:space="preserve"> </w:t>
      </w:r>
      <w:r w:rsidR="00302752">
        <w:rPr>
          <w:rFonts w:ascii="Times New Roman" w:hAnsi="Times New Roman" w:cs="Times New Roman"/>
        </w:rPr>
        <w:t>at</w:t>
      </w:r>
      <w:r w:rsidR="00E92E04">
        <w:rPr>
          <w:rFonts w:ascii="Times New Roman" w:hAnsi="Times New Roman" w:cs="Times New Roman"/>
        </w:rPr>
        <w:t xml:space="preserve"> the Low</w:t>
      </w:r>
      <w:r w:rsidR="00274863">
        <w:rPr>
          <w:rFonts w:ascii="Times New Roman" w:hAnsi="Times New Roman" w:cs="Times New Roman"/>
        </w:rPr>
        <w:t>, efficient one.</w:t>
      </w:r>
      <w:r w:rsidR="00302752">
        <w:rPr>
          <w:rFonts w:ascii="Times New Roman" w:hAnsi="Times New Roman" w:cs="Times New Roman"/>
        </w:rPr>
        <w:t xml:space="preserve"> However, in the Control condition, networks looked about equally long at both test events. This latter finding conflicts with ALIAS’s and infants’ tendency to look numerically longer at the Low, efficient than at the High, inefficient test event. </w:t>
      </w:r>
    </w:p>
    <w:p w14:paraId="3943714A" w14:textId="620B2BB1" w:rsidR="003A21FB" w:rsidRDefault="005E1414" w:rsidP="00282A7A">
      <w:pPr>
        <w:spacing w:line="480" w:lineRule="auto"/>
        <w:ind w:firstLine="720"/>
        <w:contextualSpacing/>
        <w:rPr>
          <w:rFonts w:ascii="Times New Roman" w:hAnsi="Times New Roman" w:cs="Times New Roman"/>
        </w:rPr>
      </w:pPr>
      <w:r>
        <w:rPr>
          <w:rFonts w:ascii="Times New Roman" w:hAnsi="Times New Roman" w:cs="Times New Roman"/>
        </w:rPr>
        <w:t xml:space="preserve">In terms of the mechanistic basis of ALIAS’s behavior, </w:t>
      </w:r>
      <w:r w:rsidR="00487D34">
        <w:rPr>
          <w:rFonts w:ascii="Times New Roman" w:hAnsi="Times New Roman" w:cs="Times New Roman"/>
        </w:rPr>
        <w:t>this model</w:t>
      </w:r>
      <w:r w:rsidR="006C2CB8" w:rsidRPr="006C2CB8">
        <w:rPr>
          <w:rFonts w:ascii="Times New Roman" w:hAnsi="Times New Roman" w:cs="Times New Roman"/>
        </w:rPr>
        <w:t xml:space="preserve"> showed heightened looking to the High, inefficient test event</w:t>
      </w:r>
      <w:r w:rsidR="006C2CB8">
        <w:rPr>
          <w:rFonts w:ascii="Times New Roman" w:hAnsi="Times New Roman" w:cs="Times New Roman"/>
        </w:rPr>
        <w:t xml:space="preserve"> during Experiments 1 and 3</w:t>
      </w:r>
      <w:r w:rsidR="006C2CB8" w:rsidRPr="006C2CB8">
        <w:rPr>
          <w:rFonts w:ascii="Times New Roman" w:hAnsi="Times New Roman" w:cs="Times New Roman"/>
        </w:rPr>
        <w:t xml:space="preserve"> </w:t>
      </w:r>
      <w:r w:rsidR="00487D34">
        <w:rPr>
          <w:rFonts w:ascii="Times New Roman" w:hAnsi="Times New Roman" w:cs="Times New Roman"/>
        </w:rPr>
        <w:t>because</w:t>
      </w:r>
      <w:r w:rsidR="006C2CB8" w:rsidRPr="006C2CB8">
        <w:rPr>
          <w:rFonts w:ascii="Times New Roman" w:hAnsi="Times New Roman" w:cs="Times New Roman"/>
        </w:rPr>
        <w:t xml:space="preserve"> the presentation of a small obstacle, </w:t>
      </w:r>
      <w:r w:rsidR="00CC1742">
        <w:rPr>
          <w:rFonts w:ascii="Times New Roman" w:hAnsi="Times New Roman" w:cs="Times New Roman"/>
        </w:rPr>
        <w:t xml:space="preserve">a </w:t>
      </w:r>
      <w:r w:rsidR="006C2CB8" w:rsidRPr="006C2CB8">
        <w:rPr>
          <w:rFonts w:ascii="Times New Roman" w:hAnsi="Times New Roman" w:cs="Times New Roman"/>
        </w:rPr>
        <w:t xml:space="preserve">high jump, and substantial vertical clearance </w:t>
      </w:r>
      <w:r w:rsidR="00487D34">
        <w:rPr>
          <w:rFonts w:ascii="Times New Roman" w:hAnsi="Times New Roman" w:cs="Times New Roman"/>
        </w:rPr>
        <w:t>associated with this event</w:t>
      </w:r>
      <w:r w:rsidR="006C2CB8" w:rsidRPr="006C2CB8">
        <w:rPr>
          <w:rFonts w:ascii="Times New Roman" w:hAnsi="Times New Roman" w:cs="Times New Roman"/>
        </w:rPr>
        <w:t xml:space="preserve"> violated the association that networks formed among a small obstacle, </w:t>
      </w:r>
      <w:r w:rsidR="00221437">
        <w:rPr>
          <w:rFonts w:ascii="Times New Roman" w:hAnsi="Times New Roman" w:cs="Times New Roman"/>
        </w:rPr>
        <w:t xml:space="preserve">a </w:t>
      </w:r>
      <w:r w:rsidR="006C2CB8" w:rsidRPr="006C2CB8">
        <w:rPr>
          <w:rFonts w:ascii="Times New Roman" w:hAnsi="Times New Roman" w:cs="Times New Roman"/>
        </w:rPr>
        <w:t xml:space="preserve">low jump, </w:t>
      </w:r>
      <w:r w:rsidR="0038599D">
        <w:rPr>
          <w:rFonts w:ascii="Times New Roman" w:hAnsi="Times New Roman" w:cs="Times New Roman"/>
        </w:rPr>
        <w:t xml:space="preserve">and </w:t>
      </w:r>
      <w:r w:rsidR="006C2CB8" w:rsidRPr="006C2CB8">
        <w:rPr>
          <w:rFonts w:ascii="Times New Roman" w:hAnsi="Times New Roman" w:cs="Times New Roman"/>
        </w:rPr>
        <w:t xml:space="preserve">small </w:t>
      </w:r>
      <w:r w:rsidR="006C2CB8" w:rsidRPr="006C2CB8">
        <w:rPr>
          <w:rFonts w:ascii="Times New Roman" w:hAnsi="Times New Roman" w:cs="Times New Roman"/>
        </w:rPr>
        <w:lastRenderedPageBreak/>
        <w:t xml:space="preserve">vertical clearance during the pretraining phase. </w:t>
      </w:r>
      <w:r w:rsidR="00756E4C">
        <w:rPr>
          <w:rFonts w:ascii="Times New Roman" w:hAnsi="Times New Roman" w:cs="Times New Roman"/>
        </w:rPr>
        <w:t xml:space="preserve">In contrast, </w:t>
      </w:r>
      <w:r w:rsidR="006C2CB8">
        <w:rPr>
          <w:rFonts w:ascii="Times New Roman" w:hAnsi="Times New Roman" w:cs="Times New Roman"/>
        </w:rPr>
        <w:t xml:space="preserve">the reason </w:t>
      </w:r>
      <w:r w:rsidR="00487D34">
        <w:rPr>
          <w:rFonts w:ascii="Times New Roman" w:hAnsi="Times New Roman" w:cs="Times New Roman"/>
        </w:rPr>
        <w:t xml:space="preserve">ALIAS </w:t>
      </w:r>
      <w:r w:rsidR="006C2CB8">
        <w:rPr>
          <w:rFonts w:ascii="Times New Roman" w:hAnsi="Times New Roman" w:cs="Times New Roman"/>
        </w:rPr>
        <w:t xml:space="preserve">showed attenuated looking to the Low, efficient test event during the same experiments is that </w:t>
      </w:r>
      <w:r w:rsidR="00756E4C">
        <w:rPr>
          <w:rFonts w:ascii="Times New Roman" w:hAnsi="Times New Roman" w:cs="Times New Roman"/>
        </w:rPr>
        <w:t xml:space="preserve">the visual information </w:t>
      </w:r>
      <w:r w:rsidR="006C2CB8">
        <w:rPr>
          <w:rFonts w:ascii="Times New Roman" w:hAnsi="Times New Roman" w:cs="Times New Roman"/>
        </w:rPr>
        <w:t xml:space="preserve">associated with this event (e.g., a small obstacle, low jump, and low vertical clearance) </w:t>
      </w:r>
      <w:r w:rsidR="00597BC0">
        <w:rPr>
          <w:rFonts w:ascii="Times New Roman" w:hAnsi="Times New Roman" w:cs="Times New Roman"/>
        </w:rPr>
        <w:t>largely overlapped</w:t>
      </w:r>
      <w:r w:rsidR="006C2CB8">
        <w:rPr>
          <w:rFonts w:ascii="Times New Roman" w:hAnsi="Times New Roman" w:cs="Times New Roman"/>
        </w:rPr>
        <w:t xml:space="preserve"> with that experienced during pretraining (e.g., a small obstacle, low jump, and low vertical clearance). </w:t>
      </w:r>
      <w:r w:rsidR="00756E4C">
        <w:rPr>
          <w:rFonts w:ascii="Times New Roman" w:hAnsi="Times New Roman" w:cs="Times New Roman"/>
        </w:rPr>
        <w:t xml:space="preserve"> </w:t>
      </w:r>
    </w:p>
    <w:p w14:paraId="3570B0DF" w14:textId="66322E2A" w:rsidR="006B67C9"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A047E6" w:rsidRPr="00A047E6">
        <w:rPr>
          <w:rFonts w:ascii="Times New Roman" w:hAnsi="Times New Roman" w:cs="Times New Roman"/>
        </w:rPr>
        <w:t xml:space="preserve">The goal of this simulation was to determine whether ALIAS could reproduce </w:t>
      </w:r>
      <w:r w:rsidR="00A047E6">
        <w:rPr>
          <w:rFonts w:ascii="Times New Roman" w:hAnsi="Times New Roman" w:cs="Times New Roman"/>
        </w:rPr>
        <w:t>the find</w:t>
      </w:r>
      <w:r w:rsidR="009F4CA2">
        <w:rPr>
          <w:rFonts w:ascii="Times New Roman" w:hAnsi="Times New Roman" w:cs="Times New Roman"/>
        </w:rPr>
        <w:t>ing</w:t>
      </w:r>
      <w:r w:rsidR="00A047E6">
        <w:rPr>
          <w:rFonts w:ascii="Times New Roman" w:hAnsi="Times New Roman" w:cs="Times New Roman"/>
        </w:rPr>
        <w:t xml:space="preserve"> that </w:t>
      </w:r>
      <w:r w:rsidR="00A047E6" w:rsidRPr="00A047E6">
        <w:rPr>
          <w:rFonts w:ascii="Times New Roman" w:hAnsi="Times New Roman" w:cs="Times New Roman"/>
        </w:rPr>
        <w:t>infants</w:t>
      </w:r>
      <w:r w:rsidR="00A047E6">
        <w:rPr>
          <w:rFonts w:ascii="Times New Roman" w:hAnsi="Times New Roman" w:cs="Times New Roman"/>
        </w:rPr>
        <w:t xml:space="preserve"> apparently</w:t>
      </w:r>
      <w:r w:rsidR="00A047E6" w:rsidRPr="00A047E6">
        <w:rPr>
          <w:rFonts w:ascii="Times New Roman" w:hAnsi="Times New Roman" w:cs="Times New Roman"/>
        </w:rPr>
        <w:t xml:space="preserve"> represent action efficiency in a graded or continuous manner. </w:t>
      </w:r>
      <w:r w:rsidR="00B9676A" w:rsidRPr="00B9676A">
        <w:rPr>
          <w:rFonts w:ascii="Times New Roman" w:hAnsi="Times New Roman" w:cs="Times New Roman"/>
        </w:rPr>
        <w:t>ALIAS captured the fourth target finding and provided a better qualitative fit to the data than ALIAS-2</w:t>
      </w:r>
      <w:r w:rsidR="00CF2783" w:rsidRPr="00CF2783">
        <w:rPr>
          <w:rFonts w:ascii="Times New Roman" w:hAnsi="Times New Roman" w:cs="Times New Roman"/>
        </w:rPr>
        <w:t xml:space="preserve">This suggests that associative learning combined with the assumption of reduced salience for </w:t>
      </w:r>
      <w:r w:rsidR="00597BC0">
        <w:rPr>
          <w:rFonts w:ascii="Times New Roman" w:hAnsi="Times New Roman" w:cs="Times New Roman"/>
        </w:rPr>
        <w:t>peripherally located obstacles</w:t>
      </w:r>
      <w:r w:rsidR="00CF2783" w:rsidRPr="00CF2783">
        <w:rPr>
          <w:rFonts w:ascii="Times New Roman" w:hAnsi="Times New Roman" w:cs="Times New Roman"/>
        </w:rPr>
        <w:t xml:space="preserve"> is necessary</w:t>
      </w:r>
      <w:r w:rsidR="00CF2783">
        <w:rPr>
          <w:rFonts w:ascii="Times New Roman" w:hAnsi="Times New Roman" w:cs="Times New Roman"/>
        </w:rPr>
        <w:t xml:space="preserve"> </w:t>
      </w:r>
      <w:r w:rsidR="00D767C4">
        <w:rPr>
          <w:rFonts w:ascii="Times New Roman" w:hAnsi="Times New Roman" w:cs="Times New Roman"/>
        </w:rPr>
        <w:t>to reproduce infants’ looking responses across the experiments in Liu and Spelke (201</w:t>
      </w:r>
      <w:r w:rsidR="00CF2783">
        <w:rPr>
          <w:rFonts w:ascii="Times New Roman" w:hAnsi="Times New Roman" w:cs="Times New Roman"/>
        </w:rPr>
        <w:t>7</w:t>
      </w:r>
      <w:r w:rsidR="00D767C4">
        <w:rPr>
          <w:rFonts w:ascii="Times New Roman" w:hAnsi="Times New Roman" w:cs="Times New Roman"/>
        </w:rPr>
        <w:t>)</w:t>
      </w:r>
      <w:r w:rsidR="00A047E6">
        <w:rPr>
          <w:rFonts w:ascii="Times New Roman" w:hAnsi="Times New Roman" w:cs="Times New Roman"/>
        </w:rPr>
        <w:t xml:space="preserve">. </w:t>
      </w:r>
      <w:r w:rsidR="00D767C4">
        <w:rPr>
          <w:rFonts w:ascii="Times New Roman" w:hAnsi="Times New Roman" w:cs="Times New Roman"/>
        </w:rPr>
        <w:t>By contrast</w:t>
      </w:r>
      <w:r w:rsidR="00CF3BF7" w:rsidRPr="00CF3BF7">
        <w:rPr>
          <w:rFonts w:ascii="Times New Roman" w:hAnsi="Times New Roman" w:cs="Times New Roman"/>
        </w:rPr>
        <w:t>, OM10</w:t>
      </w:r>
      <w:r w:rsidR="00FA481C">
        <w:rPr>
          <w:rFonts w:ascii="Times New Roman" w:hAnsi="Times New Roman" w:cs="Times New Roman"/>
        </w:rPr>
        <w:t>-2</w:t>
      </w:r>
      <w:r w:rsidR="00CF3BF7" w:rsidRPr="00CF3BF7">
        <w:rPr>
          <w:rFonts w:ascii="Times New Roman" w:hAnsi="Times New Roman" w:cs="Times New Roman"/>
        </w:rPr>
        <w:t xml:space="preserve"> was unable to account for </w:t>
      </w:r>
      <w:r w:rsidR="005C5DC0">
        <w:rPr>
          <w:rFonts w:ascii="Times New Roman" w:hAnsi="Times New Roman" w:cs="Times New Roman"/>
        </w:rPr>
        <w:t>these findings, which</w:t>
      </w:r>
      <w:r w:rsidR="00CF3BF7" w:rsidRPr="00CF3BF7">
        <w:rPr>
          <w:rFonts w:ascii="Times New Roman" w:hAnsi="Times New Roman" w:cs="Times New Roman"/>
        </w:rPr>
        <w:t xml:space="preserve"> suggests that simply improving </w:t>
      </w:r>
      <w:r w:rsidR="00597BC0">
        <w:rPr>
          <w:rFonts w:ascii="Times New Roman" w:hAnsi="Times New Roman" w:cs="Times New Roman"/>
        </w:rPr>
        <w:t>OM10’s</w:t>
      </w:r>
      <w:r w:rsidR="00CF3BF7" w:rsidRPr="00CF3BF7">
        <w:rPr>
          <w:rFonts w:ascii="Times New Roman" w:hAnsi="Times New Roman" w:cs="Times New Roman"/>
        </w:rPr>
        <w:t xml:space="preserve"> fidelity to the</w:t>
      </w:r>
      <w:r w:rsidR="005C5DC0">
        <w:rPr>
          <w:rFonts w:ascii="Times New Roman" w:hAnsi="Times New Roman" w:cs="Times New Roman"/>
        </w:rPr>
        <w:t xml:space="preserve"> structure of </w:t>
      </w:r>
      <w:r w:rsidR="00597BC0">
        <w:rPr>
          <w:rFonts w:ascii="Times New Roman" w:hAnsi="Times New Roman" w:cs="Times New Roman"/>
        </w:rPr>
        <w:t>Liu and Spelke’s (2017)</w:t>
      </w:r>
      <w:r w:rsidR="005C5DC0">
        <w:rPr>
          <w:rFonts w:ascii="Times New Roman" w:hAnsi="Times New Roman" w:cs="Times New Roman"/>
        </w:rPr>
        <w:t xml:space="preserve"> task</w:t>
      </w:r>
      <w:r w:rsidR="00CF3BF7" w:rsidRPr="00CF3BF7">
        <w:rPr>
          <w:rFonts w:ascii="Times New Roman" w:hAnsi="Times New Roman" w:cs="Times New Roman"/>
        </w:rPr>
        <w:t xml:space="preserve"> </w:t>
      </w:r>
      <w:r w:rsidR="005C5DC0">
        <w:rPr>
          <w:rFonts w:ascii="Times New Roman" w:hAnsi="Times New Roman" w:cs="Times New Roman"/>
        </w:rPr>
        <w:t>is insufficient.</w:t>
      </w:r>
      <w:r w:rsidR="00CF3BF7" w:rsidRPr="00CF3BF7">
        <w:rPr>
          <w:rFonts w:ascii="Times New Roman" w:hAnsi="Times New Roman" w:cs="Times New Roman"/>
        </w:rPr>
        <w:t xml:space="preserve"> </w:t>
      </w:r>
    </w:p>
    <w:p w14:paraId="5C1A08E7" w14:textId="1E43E3BB" w:rsidR="00B83463" w:rsidRDefault="00C51108" w:rsidP="00B83463">
      <w:pPr>
        <w:spacing w:line="480" w:lineRule="auto"/>
        <w:contextualSpacing/>
        <w:rPr>
          <w:rFonts w:ascii="Times New Roman" w:hAnsi="Times New Roman" w:cs="Times New Roman"/>
        </w:rPr>
      </w:pPr>
      <w:r>
        <w:rPr>
          <w:rFonts w:ascii="Times New Roman" w:hAnsi="Times New Roman" w:cs="Times New Roman"/>
        </w:rPr>
        <w:tab/>
      </w:r>
      <w:r w:rsidR="005C5DC0" w:rsidRPr="005C5DC0">
        <w:rPr>
          <w:rFonts w:ascii="Times New Roman" w:hAnsi="Times New Roman" w:cs="Times New Roman"/>
        </w:rPr>
        <w:t xml:space="preserve">Despite </w:t>
      </w:r>
      <w:r w:rsidR="005C5DC0">
        <w:rPr>
          <w:rFonts w:ascii="Times New Roman" w:hAnsi="Times New Roman" w:cs="Times New Roman"/>
        </w:rPr>
        <w:t>ALIAS’s success in reproducing the first four target findings</w:t>
      </w:r>
      <w:r w:rsidR="005C5DC0" w:rsidRPr="005C5DC0">
        <w:rPr>
          <w:rFonts w:ascii="Times New Roman" w:hAnsi="Times New Roman" w:cs="Times New Roman"/>
        </w:rPr>
        <w:t xml:space="preserve">, it remained important to </w:t>
      </w:r>
      <w:r w:rsidR="005C5DC0">
        <w:rPr>
          <w:rFonts w:ascii="Times New Roman" w:hAnsi="Times New Roman" w:cs="Times New Roman"/>
        </w:rPr>
        <w:t>demonstrate that this model</w:t>
      </w:r>
      <w:r w:rsidR="005C5DC0" w:rsidRPr="005C5DC0">
        <w:rPr>
          <w:rFonts w:ascii="Times New Roman" w:hAnsi="Times New Roman" w:cs="Times New Roman"/>
        </w:rPr>
        <w:t xml:space="preserve"> could </w:t>
      </w:r>
      <w:r w:rsidR="005C5DC0">
        <w:rPr>
          <w:rFonts w:ascii="Times New Roman" w:hAnsi="Times New Roman" w:cs="Times New Roman"/>
        </w:rPr>
        <w:t>also capture</w:t>
      </w:r>
      <w:r w:rsidR="005A7D47">
        <w:rPr>
          <w:rFonts w:ascii="Times New Roman" w:hAnsi="Times New Roman" w:cs="Times New Roman"/>
        </w:rPr>
        <w:t xml:space="preserve"> perhaps the more challenging</w:t>
      </w:r>
      <w:r w:rsidR="005C5DC0">
        <w:rPr>
          <w:rFonts w:ascii="Times New Roman" w:hAnsi="Times New Roman" w:cs="Times New Roman"/>
        </w:rPr>
        <w:t xml:space="preserve"> finding that much</w:t>
      </w:r>
      <w:r w:rsidR="005C5DC0" w:rsidRPr="005C5DC0">
        <w:rPr>
          <w:rFonts w:ascii="Times New Roman" w:hAnsi="Times New Roman" w:cs="Times New Roman"/>
        </w:rPr>
        <w:t xml:space="preserve"> younger infants </w:t>
      </w:r>
      <w:r w:rsidR="005C5DC0">
        <w:rPr>
          <w:rFonts w:ascii="Times New Roman" w:hAnsi="Times New Roman" w:cs="Times New Roman"/>
        </w:rPr>
        <w:t>appear to be sensitive to an action’s efficiency.</w:t>
      </w:r>
      <w:r w:rsidR="005C5DC0" w:rsidRPr="005C5DC0">
        <w:rPr>
          <w:rFonts w:ascii="Times New Roman" w:hAnsi="Times New Roman" w:cs="Times New Roman"/>
        </w:rPr>
        <w:t xml:space="preserve"> Of particular </w:t>
      </w:r>
      <w:r w:rsidR="00A8146F">
        <w:rPr>
          <w:rFonts w:ascii="Times New Roman" w:hAnsi="Times New Roman" w:cs="Times New Roman"/>
        </w:rPr>
        <w:t>note</w:t>
      </w:r>
      <w:r w:rsidR="005C5DC0" w:rsidRPr="005C5DC0">
        <w:rPr>
          <w:rFonts w:ascii="Times New Roman" w:hAnsi="Times New Roman" w:cs="Times New Roman"/>
        </w:rPr>
        <w:t xml:space="preserve"> </w:t>
      </w:r>
      <w:r w:rsidR="005C5DC0">
        <w:rPr>
          <w:rFonts w:ascii="Times New Roman" w:hAnsi="Times New Roman" w:cs="Times New Roman"/>
        </w:rPr>
        <w:t xml:space="preserve">here </w:t>
      </w:r>
      <w:r w:rsidR="00016948">
        <w:rPr>
          <w:rFonts w:ascii="Times New Roman" w:hAnsi="Times New Roman" w:cs="Times New Roman"/>
        </w:rPr>
        <w:t xml:space="preserve">is </w:t>
      </w:r>
      <w:r w:rsidR="00A8146F">
        <w:rPr>
          <w:rFonts w:ascii="Times New Roman" w:hAnsi="Times New Roman" w:cs="Times New Roman"/>
        </w:rPr>
        <w:t xml:space="preserve">Skerry et al.’s (2013) </w:t>
      </w:r>
      <w:r w:rsidR="005A7D47">
        <w:rPr>
          <w:rFonts w:ascii="Times New Roman" w:hAnsi="Times New Roman" w:cs="Times New Roman"/>
        </w:rPr>
        <w:t xml:space="preserve">discovery </w:t>
      </w:r>
      <w:r w:rsidR="00A8146F">
        <w:rPr>
          <w:rFonts w:ascii="Times New Roman" w:hAnsi="Times New Roman" w:cs="Times New Roman"/>
        </w:rPr>
        <w:t>that a small amount of</w:t>
      </w:r>
      <w:r w:rsidR="005C5DC0" w:rsidRPr="005C5DC0">
        <w:rPr>
          <w:rFonts w:ascii="Times New Roman" w:hAnsi="Times New Roman" w:cs="Times New Roman"/>
        </w:rPr>
        <w:t xml:space="preserve"> sticky-mitten reaching experience was </w:t>
      </w:r>
      <w:r w:rsidR="00A8146F">
        <w:rPr>
          <w:rFonts w:ascii="Times New Roman" w:hAnsi="Times New Roman" w:cs="Times New Roman"/>
        </w:rPr>
        <w:t>sufficient for pre-reaching 3-month-olds to show looking patterns that resembled those</w:t>
      </w:r>
      <w:r w:rsidR="005C5DC0" w:rsidRPr="005C5DC0">
        <w:rPr>
          <w:rFonts w:ascii="Times New Roman" w:hAnsi="Times New Roman" w:cs="Times New Roman"/>
        </w:rPr>
        <w:t xml:space="preserve"> of older infants.</w:t>
      </w:r>
      <w:r w:rsidR="00A8146F">
        <w:rPr>
          <w:rFonts w:ascii="Times New Roman" w:hAnsi="Times New Roman" w:cs="Times New Roman"/>
        </w:rPr>
        <w:t xml:space="preserve"> </w:t>
      </w:r>
      <w:r w:rsidR="00214CFE">
        <w:rPr>
          <w:rFonts w:ascii="Times New Roman" w:hAnsi="Times New Roman" w:cs="Times New Roman"/>
        </w:rPr>
        <w:t>S</w:t>
      </w:r>
      <w:r w:rsidR="00214CFE" w:rsidRPr="00214CFE">
        <w:rPr>
          <w:rFonts w:ascii="Times New Roman" w:hAnsi="Times New Roman" w:cs="Times New Roman"/>
        </w:rPr>
        <w:t>imulation 5 tested whether</w:t>
      </w:r>
      <w:r w:rsidR="005A7D47">
        <w:rPr>
          <w:rFonts w:ascii="Times New Roman" w:hAnsi="Times New Roman" w:cs="Times New Roman"/>
        </w:rPr>
        <w:t xml:space="preserve"> ALIAS could nevertheless capture the fifth target finding if, despite limited pretraining action observation experience</w:t>
      </w:r>
      <w:r w:rsidR="00214CFE" w:rsidRPr="00214CFE">
        <w:rPr>
          <w:rFonts w:ascii="Times New Roman" w:hAnsi="Times New Roman" w:cs="Times New Roman"/>
        </w:rPr>
        <w:t xml:space="preserve">, effective action experience temporarily heightens </w:t>
      </w:r>
      <w:r w:rsidR="005A7D47">
        <w:rPr>
          <w:rFonts w:ascii="Times New Roman" w:hAnsi="Times New Roman" w:cs="Times New Roman"/>
        </w:rPr>
        <w:t>its</w:t>
      </w:r>
      <w:r w:rsidR="005A7D47" w:rsidRPr="00214CFE">
        <w:rPr>
          <w:rFonts w:ascii="Times New Roman" w:hAnsi="Times New Roman" w:cs="Times New Roman"/>
        </w:rPr>
        <w:t xml:space="preserve"> </w:t>
      </w:r>
      <w:r w:rsidR="00214CFE" w:rsidRPr="00214CFE">
        <w:rPr>
          <w:rFonts w:ascii="Times New Roman" w:hAnsi="Times New Roman" w:cs="Times New Roman"/>
        </w:rPr>
        <w:t xml:space="preserve">attention to </w:t>
      </w:r>
      <w:r w:rsidR="005A7D47">
        <w:rPr>
          <w:rFonts w:ascii="Times New Roman" w:hAnsi="Times New Roman" w:cs="Times New Roman"/>
        </w:rPr>
        <w:t>and encoding of its</w:t>
      </w:r>
      <w:r w:rsidR="00214CFE" w:rsidRPr="00214CFE">
        <w:rPr>
          <w:rFonts w:ascii="Times New Roman" w:hAnsi="Times New Roman" w:cs="Times New Roman"/>
        </w:rPr>
        <w:t xml:space="preserve"> own straight reaching trajectories</w:t>
      </w:r>
      <w:r w:rsidR="005A7D47">
        <w:rPr>
          <w:rFonts w:ascii="Times New Roman" w:hAnsi="Times New Roman" w:cs="Times New Roman"/>
        </w:rPr>
        <w:t xml:space="preserve">. If so, </w:t>
      </w:r>
      <w:r w:rsidR="00214CFE">
        <w:rPr>
          <w:rFonts w:ascii="Times New Roman" w:hAnsi="Times New Roman" w:cs="Times New Roman"/>
        </w:rPr>
        <w:t>a</w:t>
      </w:r>
      <w:r w:rsidR="005A7D47">
        <w:rPr>
          <w:rFonts w:ascii="Times New Roman" w:hAnsi="Times New Roman" w:cs="Times New Roman"/>
        </w:rPr>
        <w:t xml:space="preserve"> </w:t>
      </w:r>
      <w:r w:rsidR="00214CFE" w:rsidRPr="00214CFE">
        <w:rPr>
          <w:rFonts w:ascii="Times New Roman" w:hAnsi="Times New Roman" w:cs="Times New Roman"/>
        </w:rPr>
        <w:t xml:space="preserve">subsequent </w:t>
      </w:r>
      <w:r w:rsidR="00214CFE">
        <w:rPr>
          <w:rFonts w:ascii="Times New Roman" w:hAnsi="Times New Roman" w:cs="Times New Roman"/>
        </w:rPr>
        <w:t xml:space="preserve">straight trajectory event </w:t>
      </w:r>
      <w:r w:rsidR="005A7D47">
        <w:rPr>
          <w:rFonts w:ascii="Times New Roman" w:hAnsi="Times New Roman" w:cs="Times New Roman"/>
        </w:rPr>
        <w:t xml:space="preserve">should be </w:t>
      </w:r>
      <w:r w:rsidR="00214CFE">
        <w:rPr>
          <w:rFonts w:ascii="Times New Roman" w:hAnsi="Times New Roman" w:cs="Times New Roman"/>
        </w:rPr>
        <w:t xml:space="preserve">rendered relatively more familiar than </w:t>
      </w:r>
      <w:r w:rsidR="00513F1E">
        <w:rPr>
          <w:rFonts w:ascii="Times New Roman" w:hAnsi="Times New Roman" w:cs="Times New Roman"/>
        </w:rPr>
        <w:t xml:space="preserve">a </w:t>
      </w:r>
      <w:r w:rsidR="00214CFE">
        <w:rPr>
          <w:rFonts w:ascii="Times New Roman" w:hAnsi="Times New Roman" w:cs="Times New Roman"/>
        </w:rPr>
        <w:t>curved</w:t>
      </w:r>
      <w:r w:rsidR="009144A4">
        <w:rPr>
          <w:rFonts w:ascii="Times New Roman" w:hAnsi="Times New Roman" w:cs="Times New Roman"/>
        </w:rPr>
        <w:t xml:space="preserve"> </w:t>
      </w:r>
      <w:r w:rsidR="009144A4">
        <w:rPr>
          <w:rFonts w:ascii="Times New Roman" w:hAnsi="Times New Roman" w:cs="Times New Roman"/>
        </w:rPr>
        <w:lastRenderedPageBreak/>
        <w:t>trajectory event</w:t>
      </w:r>
      <w:r w:rsidR="00214CFE" w:rsidRPr="00214CFE">
        <w:rPr>
          <w:rFonts w:ascii="Times New Roman" w:hAnsi="Times New Roman" w:cs="Times New Roman"/>
        </w:rPr>
        <w:t>.</w:t>
      </w:r>
      <w:r w:rsidR="00214CFE">
        <w:rPr>
          <w:rFonts w:ascii="Times New Roman" w:hAnsi="Times New Roman" w:cs="Times New Roman"/>
        </w:rPr>
        <w:t xml:space="preserve"> </w:t>
      </w:r>
      <w:r w:rsidR="00A8146F">
        <w:rPr>
          <w:rFonts w:ascii="Times New Roman" w:hAnsi="Times New Roman" w:cs="Times New Roman"/>
        </w:rPr>
        <w:t xml:space="preserve">This simulation only focused on </w:t>
      </w:r>
      <w:r w:rsidR="005C5DC0" w:rsidRPr="005C5DC0">
        <w:rPr>
          <w:rFonts w:ascii="Times New Roman" w:hAnsi="Times New Roman" w:cs="Times New Roman"/>
        </w:rPr>
        <w:t xml:space="preserve">ALIAS and ALIAS-2 </w:t>
      </w:r>
      <w:r w:rsidR="00A8146F">
        <w:rPr>
          <w:rFonts w:ascii="Times New Roman" w:hAnsi="Times New Roman" w:cs="Times New Roman"/>
        </w:rPr>
        <w:t>because these were the only two models capable of simulating development.</w:t>
      </w:r>
    </w:p>
    <w:p w14:paraId="46E6372D" w14:textId="77777777" w:rsidR="00A8146F" w:rsidRDefault="00A8146F" w:rsidP="00B83463">
      <w:pPr>
        <w:spacing w:line="480" w:lineRule="auto"/>
        <w:contextualSpacing/>
        <w:rPr>
          <w:rFonts w:ascii="Times New Roman" w:hAnsi="Times New Roman" w:cs="Times New Roman"/>
        </w:rPr>
      </w:pPr>
    </w:p>
    <w:p w14:paraId="3141E23B" w14:textId="0F98D159" w:rsidR="00B83463" w:rsidRPr="00B83463" w:rsidRDefault="00B83463" w:rsidP="00B83463">
      <w:pPr>
        <w:spacing w:line="480" w:lineRule="auto"/>
        <w:contextualSpacing/>
        <w:jc w:val="center"/>
        <w:rPr>
          <w:rFonts w:ascii="Times New Roman" w:hAnsi="Times New Roman" w:cs="Times New Roman"/>
          <w:b/>
          <w:bCs/>
        </w:rPr>
      </w:pPr>
      <w:r>
        <w:rPr>
          <w:rFonts w:ascii="Times New Roman" w:hAnsi="Times New Roman" w:cs="Times New Roman"/>
          <w:b/>
          <w:bCs/>
        </w:rPr>
        <w:t>Simulation 5</w:t>
      </w:r>
      <w:r w:rsidR="00663CD3">
        <w:rPr>
          <w:rFonts w:ascii="Times New Roman" w:hAnsi="Times New Roman" w:cs="Times New Roman"/>
          <w:b/>
          <w:bCs/>
        </w:rPr>
        <w:t xml:space="preserve">: </w:t>
      </w:r>
      <w:r w:rsidR="00663CD3" w:rsidRPr="00663CD3">
        <w:rPr>
          <w:rFonts w:ascii="Times New Roman" w:hAnsi="Times New Roman" w:cs="Times New Roman"/>
          <w:b/>
          <w:bCs/>
        </w:rPr>
        <w:t>Action efficiency understanding in pre-reaching infants.</w:t>
      </w:r>
    </w:p>
    <w:p w14:paraId="60518646" w14:textId="3F386945" w:rsidR="000259E2" w:rsidRDefault="00FC305F" w:rsidP="00F37CAD">
      <w:pPr>
        <w:spacing w:line="480" w:lineRule="auto"/>
        <w:ind w:firstLine="720"/>
        <w:contextualSpacing/>
        <w:rPr>
          <w:rFonts w:ascii="Times New Roman" w:eastAsia="Times New Roman" w:hAnsi="Times New Roman" w:cs="Times New Roman"/>
        </w:rPr>
      </w:pPr>
      <w:r w:rsidRPr="00FC305F">
        <w:rPr>
          <w:rFonts w:ascii="Times New Roman" w:eastAsia="Times New Roman" w:hAnsi="Times New Roman" w:cs="Times New Roman"/>
        </w:rPr>
        <w:t xml:space="preserve">The primary goal of this simulation was to assess whether, </w:t>
      </w:r>
      <w:r w:rsidR="008179EB">
        <w:rPr>
          <w:rFonts w:ascii="Times New Roman" w:eastAsia="Times New Roman" w:hAnsi="Times New Roman" w:cs="Times New Roman"/>
        </w:rPr>
        <w:t>despite limited</w:t>
      </w:r>
      <w:r w:rsidRPr="00FC305F">
        <w:rPr>
          <w:rFonts w:ascii="Times New Roman" w:eastAsia="Times New Roman" w:hAnsi="Times New Roman" w:cs="Times New Roman"/>
        </w:rPr>
        <w:t xml:space="preserve"> pretraining </w:t>
      </w:r>
      <w:r w:rsidR="008179EB">
        <w:rPr>
          <w:rFonts w:ascii="Times New Roman" w:eastAsia="Times New Roman" w:hAnsi="Times New Roman" w:cs="Times New Roman"/>
        </w:rPr>
        <w:t xml:space="preserve">action observation </w:t>
      </w:r>
      <w:r w:rsidRPr="00FC305F">
        <w:rPr>
          <w:rFonts w:ascii="Times New Roman" w:eastAsia="Times New Roman" w:hAnsi="Times New Roman" w:cs="Times New Roman"/>
        </w:rPr>
        <w:t xml:space="preserve">experience, </w:t>
      </w:r>
      <w:r w:rsidR="008179EB">
        <w:rPr>
          <w:rFonts w:ascii="Times New Roman" w:eastAsia="Times New Roman" w:hAnsi="Times New Roman" w:cs="Times New Roman"/>
        </w:rPr>
        <w:t>ALIAS</w:t>
      </w:r>
      <w:r w:rsidRPr="00FC305F">
        <w:rPr>
          <w:rFonts w:ascii="Times New Roman" w:eastAsia="Times New Roman" w:hAnsi="Times New Roman" w:cs="Times New Roman"/>
        </w:rPr>
        <w:t xml:space="preserve"> can reproduce the looking behavior of pre-reaching infants when its attention is heightened during a phase analogous to the action phase in Skerry et al. (2013).</w:t>
      </w:r>
      <w:r w:rsidR="00BA4878">
        <w:rPr>
          <w:rFonts w:ascii="Times New Roman" w:eastAsia="Times New Roman" w:hAnsi="Times New Roman" w:cs="Times New Roman"/>
        </w:rPr>
        <w:t xml:space="preserve"> To simulate the performance of the 3-month-olds </w:t>
      </w:r>
      <w:r w:rsidR="008179EB">
        <w:rPr>
          <w:rFonts w:ascii="Times New Roman" w:eastAsia="Times New Roman" w:hAnsi="Times New Roman" w:cs="Times New Roman"/>
        </w:rPr>
        <w:t>with ALIAS</w:t>
      </w:r>
      <w:r w:rsidR="00BA4878">
        <w:rPr>
          <w:rFonts w:ascii="Times New Roman" w:eastAsia="Times New Roman" w:hAnsi="Times New Roman" w:cs="Times New Roman"/>
        </w:rPr>
        <w:t xml:space="preserve">, </w:t>
      </w:r>
      <w:r w:rsidR="00761797">
        <w:rPr>
          <w:rFonts w:ascii="Times New Roman" w:eastAsia="Times New Roman" w:hAnsi="Times New Roman" w:cs="Times New Roman"/>
        </w:rPr>
        <w:t>two</w:t>
      </w:r>
      <w:r w:rsidR="00BA4878">
        <w:rPr>
          <w:rFonts w:ascii="Times New Roman" w:eastAsia="Times New Roman" w:hAnsi="Times New Roman" w:cs="Times New Roman"/>
        </w:rPr>
        <w:t xml:space="preserve"> changes were made to the model. The first</w:t>
      </w:r>
      <w:r w:rsidR="000F79B8">
        <w:rPr>
          <w:rFonts w:ascii="Times New Roman" w:eastAsia="Times New Roman" w:hAnsi="Times New Roman" w:cs="Times New Roman"/>
        </w:rPr>
        <w:t xml:space="preserve"> set of changes</w:t>
      </w:r>
      <w:r w:rsidR="00BA4878">
        <w:rPr>
          <w:rFonts w:ascii="Times New Roman" w:eastAsia="Times New Roman" w:hAnsi="Times New Roman" w:cs="Times New Roman"/>
        </w:rPr>
        <w:t xml:space="preserve"> involved reducing the length of the pretraining phase</w:t>
      </w:r>
      <w:r w:rsidR="00761797">
        <w:rPr>
          <w:rFonts w:ascii="Times New Roman" w:eastAsia="Times New Roman" w:hAnsi="Times New Roman" w:cs="Times New Roman"/>
        </w:rPr>
        <w:t xml:space="preserve"> to</w:t>
      </w:r>
      <w:r w:rsidR="00BA4878">
        <w:rPr>
          <w:rFonts w:ascii="Times New Roman" w:eastAsia="Times New Roman" w:hAnsi="Times New Roman" w:cs="Times New Roman"/>
        </w:rPr>
        <w:t xml:space="preserve"> 225 epochs</w:t>
      </w:r>
      <w:r w:rsidR="00144146">
        <w:rPr>
          <w:rFonts w:ascii="Times New Roman" w:eastAsia="Times New Roman" w:hAnsi="Times New Roman" w:cs="Times New Roman"/>
        </w:rPr>
        <w:t xml:space="preserve">, </w:t>
      </w:r>
      <w:r w:rsidR="00761797">
        <w:rPr>
          <w:rFonts w:ascii="Times New Roman" w:eastAsia="Times New Roman" w:hAnsi="Times New Roman" w:cs="Times New Roman"/>
        </w:rPr>
        <w:t>the number of hidden units to 10</w:t>
      </w:r>
      <w:r w:rsidR="00144146">
        <w:rPr>
          <w:rFonts w:ascii="Times New Roman" w:eastAsia="Times New Roman" w:hAnsi="Times New Roman" w:cs="Times New Roman"/>
        </w:rPr>
        <w:t>, and the learning rate to 0.1</w:t>
      </w:r>
      <w:r w:rsidR="00BA4878">
        <w:rPr>
          <w:rFonts w:ascii="Times New Roman" w:eastAsia="Times New Roman" w:hAnsi="Times New Roman" w:cs="Times New Roman"/>
        </w:rPr>
        <w:t xml:space="preserve">. </w:t>
      </w:r>
      <w:r w:rsidR="00144146">
        <w:rPr>
          <w:rFonts w:ascii="Times New Roman" w:eastAsia="Times New Roman" w:hAnsi="Times New Roman" w:cs="Times New Roman"/>
        </w:rPr>
        <w:t>These modifications implemented</w:t>
      </w:r>
      <w:r w:rsidR="00BA4878">
        <w:rPr>
          <w:rFonts w:ascii="Times New Roman" w:eastAsia="Times New Roman" w:hAnsi="Times New Roman" w:cs="Times New Roman"/>
        </w:rPr>
        <w:t xml:space="preserve"> the assumption that 3-month-olds have less </w:t>
      </w:r>
      <w:r w:rsidR="00761797">
        <w:rPr>
          <w:rFonts w:ascii="Times New Roman" w:eastAsia="Times New Roman" w:hAnsi="Times New Roman" w:cs="Times New Roman"/>
        </w:rPr>
        <w:t>action-observation experience</w:t>
      </w:r>
      <w:r w:rsidR="00144146">
        <w:rPr>
          <w:rFonts w:ascii="Times New Roman" w:eastAsia="Times New Roman" w:hAnsi="Times New Roman" w:cs="Times New Roman"/>
        </w:rPr>
        <w:t xml:space="preserve">, </w:t>
      </w:r>
      <w:r w:rsidR="00761797">
        <w:rPr>
          <w:rFonts w:ascii="Times New Roman" w:eastAsia="Times New Roman" w:hAnsi="Times New Roman" w:cs="Times New Roman"/>
        </w:rPr>
        <w:t>reduced information storage capacity</w:t>
      </w:r>
      <w:r w:rsidR="00144146">
        <w:rPr>
          <w:rFonts w:ascii="Times New Roman" w:eastAsia="Times New Roman" w:hAnsi="Times New Roman" w:cs="Times New Roman"/>
        </w:rPr>
        <w:t>, and slower processing speed than the</w:t>
      </w:r>
      <w:r w:rsidR="00761797">
        <w:rPr>
          <w:rFonts w:ascii="Times New Roman" w:eastAsia="Times New Roman" w:hAnsi="Times New Roman" w:cs="Times New Roman"/>
        </w:rPr>
        <w:t xml:space="preserve"> typical</w:t>
      </w:r>
      <w:r w:rsidR="00144146">
        <w:rPr>
          <w:rFonts w:ascii="Times New Roman" w:eastAsia="Times New Roman" w:hAnsi="Times New Roman" w:cs="Times New Roman"/>
        </w:rPr>
        <w:t xml:space="preserve"> 6- to 12-month-old</w:t>
      </w:r>
      <w:r w:rsidR="00761797">
        <w:rPr>
          <w:rFonts w:ascii="Times New Roman" w:eastAsia="Times New Roman" w:hAnsi="Times New Roman" w:cs="Times New Roman"/>
        </w:rPr>
        <w:t xml:space="preserve"> infant</w:t>
      </w:r>
      <w:r w:rsidR="00BA4878">
        <w:rPr>
          <w:rFonts w:ascii="Times New Roman" w:eastAsia="Times New Roman" w:hAnsi="Times New Roman" w:cs="Times New Roman"/>
        </w:rPr>
        <w:t xml:space="preserve"> </w:t>
      </w:r>
      <w:r w:rsidR="00761797">
        <w:rPr>
          <w:rFonts w:ascii="Times New Roman" w:eastAsia="Times New Roman" w:hAnsi="Times New Roman" w:cs="Times New Roman"/>
        </w:rPr>
        <w:t xml:space="preserve">in action efficiency understanding studies. </w:t>
      </w:r>
      <w:r w:rsidR="00BA4878">
        <w:rPr>
          <w:rFonts w:ascii="Times New Roman" w:eastAsia="Times New Roman" w:hAnsi="Times New Roman" w:cs="Times New Roman"/>
        </w:rPr>
        <w:t xml:space="preserve">The </w:t>
      </w:r>
      <w:r w:rsidR="00761797">
        <w:rPr>
          <w:rFonts w:ascii="Times New Roman" w:eastAsia="Times New Roman" w:hAnsi="Times New Roman" w:cs="Times New Roman"/>
        </w:rPr>
        <w:t xml:space="preserve">second and more substantial </w:t>
      </w:r>
      <w:r w:rsidR="00BA4878">
        <w:rPr>
          <w:rFonts w:ascii="Times New Roman" w:eastAsia="Times New Roman" w:hAnsi="Times New Roman" w:cs="Times New Roman"/>
        </w:rPr>
        <w:t xml:space="preserve">change related </w:t>
      </w:r>
      <w:r w:rsidR="007A780F">
        <w:rPr>
          <w:rFonts w:ascii="Times New Roman" w:eastAsia="Times New Roman" w:hAnsi="Times New Roman" w:cs="Times New Roman"/>
        </w:rPr>
        <w:t xml:space="preserve">to </w:t>
      </w:r>
      <w:r w:rsidR="00761797">
        <w:rPr>
          <w:rFonts w:ascii="Times New Roman" w:eastAsia="Times New Roman" w:hAnsi="Times New Roman" w:cs="Times New Roman"/>
        </w:rPr>
        <w:t>the addition of an</w:t>
      </w:r>
      <w:r w:rsidR="004D60FC">
        <w:rPr>
          <w:rFonts w:ascii="Times New Roman" w:eastAsia="Times New Roman" w:hAnsi="Times New Roman" w:cs="Times New Roman"/>
        </w:rPr>
        <w:t xml:space="preserve"> </w:t>
      </w:r>
      <w:r w:rsidR="000064AB">
        <w:rPr>
          <w:rFonts w:ascii="Times New Roman" w:eastAsia="Times New Roman" w:hAnsi="Times New Roman" w:cs="Times New Roman"/>
        </w:rPr>
        <w:t>“</w:t>
      </w:r>
      <w:r w:rsidR="004D60FC">
        <w:rPr>
          <w:rFonts w:ascii="Times New Roman" w:eastAsia="Times New Roman" w:hAnsi="Times New Roman" w:cs="Times New Roman"/>
        </w:rPr>
        <w:t>action phase</w:t>
      </w:r>
      <w:r w:rsidR="000064AB">
        <w:rPr>
          <w:rFonts w:ascii="Times New Roman" w:eastAsia="Times New Roman" w:hAnsi="Times New Roman" w:cs="Times New Roman"/>
        </w:rPr>
        <w:t>”</w:t>
      </w:r>
      <w:r w:rsidR="004D60FC">
        <w:rPr>
          <w:rFonts w:ascii="Times New Roman" w:eastAsia="Times New Roman" w:hAnsi="Times New Roman" w:cs="Times New Roman"/>
        </w:rPr>
        <w:t xml:space="preserve"> </w:t>
      </w:r>
      <w:r w:rsidR="00761797">
        <w:rPr>
          <w:rFonts w:ascii="Times New Roman" w:eastAsia="Times New Roman" w:hAnsi="Times New Roman" w:cs="Times New Roman"/>
        </w:rPr>
        <w:t xml:space="preserve">that immediately </w:t>
      </w:r>
      <w:r w:rsidR="004D60FC">
        <w:rPr>
          <w:rFonts w:ascii="Times New Roman" w:eastAsia="Times New Roman" w:hAnsi="Times New Roman" w:cs="Times New Roman"/>
        </w:rPr>
        <w:t xml:space="preserve">followed </w:t>
      </w:r>
      <w:r w:rsidR="00761797">
        <w:rPr>
          <w:rFonts w:ascii="Times New Roman" w:eastAsia="Times New Roman" w:hAnsi="Times New Roman" w:cs="Times New Roman"/>
        </w:rPr>
        <w:t>pretraining.</w:t>
      </w:r>
      <w:r w:rsidR="0027668F">
        <w:rPr>
          <w:rFonts w:ascii="Times New Roman" w:eastAsia="Times New Roman" w:hAnsi="Times New Roman" w:cs="Times New Roman"/>
        </w:rPr>
        <w:t xml:space="preserve"> Because Skerry et al. (2013) do not provide information about the length of this phase, here both were equated in length. Thus, the action phase, like the habituation phase, could last anywhere from 8 to 12 epochs. </w:t>
      </w:r>
      <w:r w:rsidR="00761797">
        <w:rPr>
          <w:rFonts w:ascii="Times New Roman" w:eastAsia="Times New Roman" w:hAnsi="Times New Roman" w:cs="Times New Roman"/>
        </w:rPr>
        <w:t>To instantiate the assumption that infants’ reaches during this phase are largely linear, networks were shown straight motion during this phase</w:t>
      </w:r>
      <w:r w:rsidR="00FE51D9">
        <w:rPr>
          <w:rFonts w:ascii="Times New Roman" w:eastAsia="Times New Roman" w:hAnsi="Times New Roman" w:cs="Times New Roman"/>
        </w:rPr>
        <w:t>.</w:t>
      </w:r>
    </w:p>
    <w:p w14:paraId="0884B5F6" w14:textId="082E22D6" w:rsidR="00C7751A" w:rsidRDefault="00666B57" w:rsidP="008239C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As was true </w:t>
      </w:r>
      <w:r w:rsidR="00E56AA3">
        <w:rPr>
          <w:rFonts w:ascii="Times New Roman" w:eastAsia="Times New Roman" w:hAnsi="Times New Roman" w:cs="Times New Roman"/>
        </w:rPr>
        <w:t>for</w:t>
      </w:r>
      <w:r>
        <w:rPr>
          <w:rFonts w:ascii="Times New Roman" w:eastAsia="Times New Roman" w:hAnsi="Times New Roman" w:cs="Times New Roman"/>
        </w:rPr>
        <w:t xml:space="preserve"> infants in Skerry et al. (2013), n</w:t>
      </w:r>
      <w:r w:rsidR="00A02814">
        <w:rPr>
          <w:rFonts w:ascii="Times New Roman" w:eastAsia="Times New Roman" w:hAnsi="Times New Roman" w:cs="Times New Roman"/>
        </w:rPr>
        <w:t>etwork</w:t>
      </w:r>
      <w:r w:rsidR="00E56AA3">
        <w:rPr>
          <w:rFonts w:ascii="Times New Roman" w:eastAsia="Times New Roman" w:hAnsi="Times New Roman" w:cs="Times New Roman"/>
        </w:rPr>
        <w:t>s</w:t>
      </w:r>
      <w:r w:rsidR="00BC40DC">
        <w:rPr>
          <w:rFonts w:ascii="Times New Roman" w:eastAsia="Times New Roman" w:hAnsi="Times New Roman" w:cs="Times New Roman"/>
        </w:rPr>
        <w:t xml:space="preserve"> </w:t>
      </w:r>
      <w:r w:rsidR="00A02814">
        <w:rPr>
          <w:rFonts w:ascii="Times New Roman" w:eastAsia="Times New Roman" w:hAnsi="Times New Roman" w:cs="Times New Roman"/>
        </w:rPr>
        <w:t xml:space="preserve">were assigned </w:t>
      </w:r>
      <w:r w:rsidR="003F2A08">
        <w:rPr>
          <w:rFonts w:ascii="Times New Roman" w:eastAsia="Times New Roman" w:hAnsi="Times New Roman" w:cs="Times New Roman"/>
        </w:rPr>
        <w:t>to one of three conditions:</w:t>
      </w:r>
      <w:r w:rsidR="00A02814">
        <w:rPr>
          <w:rFonts w:ascii="Times New Roman" w:eastAsia="Times New Roman" w:hAnsi="Times New Roman" w:cs="Times New Roman"/>
        </w:rPr>
        <w:t xml:space="preserve"> Effective Action</w:t>
      </w:r>
      <w:r w:rsidR="00144146">
        <w:rPr>
          <w:rFonts w:ascii="Times New Roman" w:eastAsia="Times New Roman" w:hAnsi="Times New Roman" w:cs="Times New Roman"/>
        </w:rPr>
        <w:t xml:space="preserve"> (</w:t>
      </w:r>
      <w:r w:rsidR="00144146" w:rsidRPr="00144146">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xml:space="preserve">, </w:t>
      </w:r>
      <w:r w:rsidR="00A02814">
        <w:rPr>
          <w:rFonts w:ascii="Times New Roman" w:eastAsia="Times New Roman" w:hAnsi="Times New Roman" w:cs="Times New Roman"/>
        </w:rPr>
        <w:t>Ineffective Action</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or No Training</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A02814">
        <w:rPr>
          <w:rFonts w:ascii="Times New Roman" w:eastAsia="Times New Roman" w:hAnsi="Times New Roman" w:cs="Times New Roman"/>
        </w:rPr>
        <w:t>.</w:t>
      </w:r>
      <w:r w:rsidR="00FE51D9">
        <w:rPr>
          <w:rFonts w:ascii="Times New Roman" w:eastAsia="Times New Roman" w:hAnsi="Times New Roman" w:cs="Times New Roman"/>
        </w:rPr>
        <w:t xml:space="preserve"> </w:t>
      </w:r>
      <w:r w:rsidR="00144146">
        <w:rPr>
          <w:rFonts w:ascii="Times New Roman" w:eastAsia="Times New Roman" w:hAnsi="Times New Roman" w:cs="Times New Roman"/>
        </w:rPr>
        <w:t xml:space="preserve">Those in the first condition </w:t>
      </w:r>
      <w:r w:rsidR="00F064D2">
        <w:rPr>
          <w:rFonts w:ascii="Times New Roman" w:eastAsia="Times New Roman" w:hAnsi="Times New Roman" w:cs="Times New Roman"/>
        </w:rPr>
        <w:t xml:space="preserve">were further divided into either the Experimental condition or the </w:t>
      </w:r>
      <w:r w:rsidR="006841EE">
        <w:rPr>
          <w:rFonts w:ascii="Times New Roman" w:eastAsia="Times New Roman" w:hAnsi="Times New Roman" w:cs="Times New Roman"/>
        </w:rPr>
        <w:t xml:space="preserve">Control condition. </w:t>
      </w:r>
      <w:r w:rsidR="00E21A3E">
        <w:rPr>
          <w:rFonts w:ascii="Times New Roman" w:eastAsia="Times New Roman" w:hAnsi="Times New Roman" w:cs="Times New Roman"/>
        </w:rPr>
        <w:t>The</w:t>
      </w:r>
      <w:r w:rsidR="00592DAE">
        <w:rPr>
          <w:rFonts w:ascii="Times New Roman" w:eastAsia="Times New Roman" w:hAnsi="Times New Roman" w:cs="Times New Roman"/>
        </w:rPr>
        <w:t xml:space="preserve"> assumption that </w:t>
      </w:r>
      <w:r w:rsidR="00E21A3E">
        <w:rPr>
          <w:rFonts w:ascii="Times New Roman" w:eastAsia="Times New Roman" w:hAnsi="Times New Roman" w:cs="Times New Roman"/>
        </w:rPr>
        <w:t xml:space="preserve">effective </w:t>
      </w:r>
      <w:r w:rsidR="00144146">
        <w:rPr>
          <w:rFonts w:ascii="Times New Roman" w:eastAsia="Times New Roman" w:hAnsi="Times New Roman" w:cs="Times New Roman"/>
        </w:rPr>
        <w:t>sticky mittens</w:t>
      </w:r>
      <w:r w:rsidR="00592DAE">
        <w:rPr>
          <w:rFonts w:ascii="Times New Roman" w:eastAsia="Times New Roman" w:hAnsi="Times New Roman" w:cs="Times New Roman"/>
        </w:rPr>
        <w:t xml:space="preserve"> experience </w:t>
      </w:r>
      <w:r w:rsidR="00E21A3E">
        <w:rPr>
          <w:rFonts w:ascii="Times New Roman" w:eastAsia="Times New Roman" w:hAnsi="Times New Roman" w:cs="Times New Roman"/>
        </w:rPr>
        <w:t>heightens</w:t>
      </w:r>
      <w:r w:rsidR="00592DAE">
        <w:rPr>
          <w:rFonts w:ascii="Times New Roman" w:eastAsia="Times New Roman" w:hAnsi="Times New Roman" w:cs="Times New Roman"/>
        </w:rPr>
        <w:t xml:space="preserve"> infants’ attention</w:t>
      </w:r>
      <w:r w:rsidR="00E21A3E">
        <w:rPr>
          <w:rFonts w:ascii="Times New Roman" w:eastAsia="Times New Roman" w:hAnsi="Times New Roman" w:cs="Times New Roman"/>
        </w:rPr>
        <w:t xml:space="preserve"> was implemented by increasing the learning rate</w:t>
      </w:r>
      <w:r w:rsidR="00F17200">
        <w:rPr>
          <w:rFonts w:ascii="Times New Roman" w:eastAsia="Times New Roman" w:hAnsi="Times New Roman" w:cs="Times New Roman"/>
        </w:rPr>
        <w:t xml:space="preserve"> on all connections</w:t>
      </w:r>
      <w:r w:rsidR="00E21A3E">
        <w:rPr>
          <w:rFonts w:ascii="Times New Roman" w:eastAsia="Times New Roman" w:hAnsi="Times New Roman" w:cs="Times New Roman"/>
        </w:rPr>
        <w:t xml:space="preserve"> to .175</w:t>
      </w:r>
      <w:r w:rsidR="00D93C01">
        <w:rPr>
          <w:rFonts w:ascii="Times New Roman" w:eastAsia="Times New Roman" w:hAnsi="Times New Roman" w:cs="Times New Roman"/>
        </w:rPr>
        <w:t xml:space="preserve"> during the </w:t>
      </w:r>
      <w:r w:rsidR="00D93C01">
        <w:rPr>
          <w:rFonts w:ascii="Times New Roman" w:eastAsia="Times New Roman" w:hAnsi="Times New Roman" w:cs="Times New Roman"/>
        </w:rPr>
        <w:lastRenderedPageBreak/>
        <w:t>action phase</w:t>
      </w:r>
      <w:r w:rsidR="00E21A3E">
        <w:rPr>
          <w:rFonts w:ascii="Times New Roman" w:eastAsia="Times New Roman" w:hAnsi="Times New Roman" w:cs="Times New Roman"/>
        </w:rPr>
        <w:t xml:space="preserve"> for networks </w:t>
      </w:r>
      <w:r w:rsidR="00CB44E1">
        <w:rPr>
          <w:rFonts w:ascii="Times New Roman" w:eastAsia="Times New Roman" w:hAnsi="Times New Roman" w:cs="Times New Roman"/>
        </w:rPr>
        <w:t>in the</w:t>
      </w:r>
      <w:r w:rsidR="00E21A3E">
        <w:rPr>
          <w:rFonts w:ascii="Times New Roman" w:eastAsia="Times New Roman" w:hAnsi="Times New Roman" w:cs="Times New Roman"/>
        </w:rPr>
        <w:t xml:space="preserve"> Effective Action condition</w:t>
      </w:r>
      <w:r w:rsidR="00144146">
        <w:rPr>
          <w:rFonts w:ascii="Times New Roman" w:eastAsia="Times New Roman" w:hAnsi="Times New Roman" w:cs="Times New Roman"/>
        </w:rPr>
        <w:t xml:space="preserve"> only</w:t>
      </w:r>
      <w:r w:rsidR="008B237A">
        <w:rPr>
          <w:rFonts w:ascii="Times New Roman" w:eastAsia="Times New Roman" w:hAnsi="Times New Roman" w:cs="Times New Roman"/>
        </w:rPr>
        <w:t>. The assumption that</w:t>
      </w:r>
      <w:r w:rsidR="00A53D96">
        <w:rPr>
          <w:rFonts w:ascii="Times New Roman" w:eastAsia="Times New Roman" w:hAnsi="Times New Roman" w:cs="Times New Roman"/>
        </w:rPr>
        <w:t xml:space="preserve"> </w:t>
      </w:r>
      <w:r w:rsidR="00394185">
        <w:rPr>
          <w:rFonts w:ascii="Times New Roman" w:eastAsia="Times New Roman" w:hAnsi="Times New Roman" w:cs="Times New Roman"/>
        </w:rPr>
        <w:t>this attentional boost is short-lived</w:t>
      </w:r>
      <w:r w:rsidR="008B237A">
        <w:rPr>
          <w:rFonts w:ascii="Times New Roman" w:eastAsia="Times New Roman" w:hAnsi="Times New Roman" w:cs="Times New Roman"/>
        </w:rPr>
        <w:t xml:space="preserve"> was implemented by </w:t>
      </w:r>
      <w:r w:rsidR="008823B1">
        <w:rPr>
          <w:rFonts w:ascii="Times New Roman" w:eastAsia="Times New Roman" w:hAnsi="Times New Roman" w:cs="Times New Roman"/>
        </w:rPr>
        <w:t xml:space="preserve">returning </w:t>
      </w:r>
      <w:r w:rsidR="008B237A">
        <w:rPr>
          <w:rFonts w:ascii="Times New Roman" w:eastAsia="Times New Roman" w:hAnsi="Times New Roman" w:cs="Times New Roman"/>
        </w:rPr>
        <w:t>the learning rate to its pretraining value at the start of the subsequent habituation phase</w:t>
      </w:r>
      <w:r w:rsidR="004E3A37">
        <w:rPr>
          <w:rFonts w:ascii="Times New Roman" w:eastAsia="Times New Roman" w:hAnsi="Times New Roman" w:cs="Times New Roman"/>
        </w:rPr>
        <w:t xml:space="preserve">. The learning rate maintained its pretraining value across the pretraining, action, and habituation phases for networks in the </w:t>
      </w:r>
      <w:r w:rsidR="00682AFF">
        <w:rPr>
          <w:rFonts w:ascii="Times New Roman" w:eastAsia="Times New Roman" w:hAnsi="Times New Roman" w:cs="Times New Roman"/>
        </w:rPr>
        <w:t>Ineffective Action condition</w:t>
      </w:r>
      <w:r w:rsidR="00883112">
        <w:rPr>
          <w:rFonts w:ascii="Times New Roman" w:eastAsia="Times New Roman" w:hAnsi="Times New Roman" w:cs="Times New Roman"/>
        </w:rPr>
        <w:t xml:space="preserve"> and across the pretraining and habituation phases for networks in the No Training condition</w:t>
      </w:r>
      <w:r w:rsidR="00682AFF">
        <w:rPr>
          <w:rFonts w:ascii="Times New Roman" w:eastAsia="Times New Roman" w:hAnsi="Times New Roman" w:cs="Times New Roman"/>
        </w:rPr>
        <w:t>.</w:t>
      </w:r>
      <w:r w:rsidR="004E3A37">
        <w:rPr>
          <w:rFonts w:ascii="Times New Roman" w:eastAsia="Times New Roman" w:hAnsi="Times New Roman" w:cs="Times New Roman"/>
        </w:rPr>
        <w:t xml:space="preserve"> </w:t>
      </w:r>
      <w:r w:rsidR="00C90E65">
        <w:rPr>
          <w:rFonts w:ascii="Times New Roman" w:eastAsia="Times New Roman" w:hAnsi="Times New Roman" w:cs="Times New Roman"/>
        </w:rPr>
        <w:t xml:space="preserve">In all other </w:t>
      </w:r>
      <w:r w:rsidR="00F94E6F">
        <w:rPr>
          <w:rFonts w:ascii="Times New Roman" w:eastAsia="Times New Roman" w:hAnsi="Times New Roman" w:cs="Times New Roman"/>
        </w:rPr>
        <w:t>respect</w:t>
      </w:r>
      <w:r w:rsidR="00C90E65">
        <w:rPr>
          <w:rFonts w:ascii="Times New Roman" w:eastAsia="Times New Roman" w:hAnsi="Times New Roman" w:cs="Times New Roman"/>
        </w:rPr>
        <w:t>s, these two conditions were identical</w:t>
      </w:r>
      <w:r w:rsidR="00F94E6F">
        <w:rPr>
          <w:rFonts w:ascii="Times New Roman" w:eastAsia="Times New Roman" w:hAnsi="Times New Roman" w:cs="Times New Roman"/>
        </w:rPr>
        <w:t xml:space="preserve"> to one another</w:t>
      </w:r>
      <w:r w:rsidR="00C90E65">
        <w:rPr>
          <w:rFonts w:ascii="Times New Roman" w:eastAsia="Times New Roman" w:hAnsi="Times New Roman" w:cs="Times New Roman"/>
        </w:rPr>
        <w:t>.</w:t>
      </w:r>
      <w:r w:rsidR="008239C6">
        <w:rPr>
          <w:rFonts w:ascii="Times New Roman" w:eastAsia="Times New Roman" w:hAnsi="Times New Roman" w:cs="Times New Roman"/>
        </w:rPr>
        <w:t xml:space="preserve"> </w:t>
      </w:r>
    </w:p>
    <w:p w14:paraId="397F0B1D" w14:textId="77777777" w:rsidR="00F84260" w:rsidRDefault="00F84260" w:rsidP="008239C6">
      <w:pPr>
        <w:spacing w:line="480" w:lineRule="auto"/>
        <w:ind w:firstLine="720"/>
        <w:contextualSpacing/>
        <w:rPr>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0523A56F" w:rsidR="00C7751A" w:rsidRDefault="00BD73A3" w:rsidP="00BD73A3">
      <w:pPr>
        <w:pStyle w:val="Caption"/>
        <w:rPr>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lastRenderedPageBreak/>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19</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sidRPr="002069FA">
        <w:rPr>
          <w:rFonts w:ascii="Times New Roman" w:hAnsi="Times New Roman" w:cs="Times New Roman"/>
          <w:color w:val="000000" w:themeColor="text1"/>
          <w:sz w:val="24"/>
          <w:szCs w:val="24"/>
        </w:rPr>
        <w:t>Performance of ALIAS</w:t>
      </w:r>
      <w:r w:rsidR="002069FA" w:rsidRPr="002069FA">
        <w:rPr>
          <w:rFonts w:ascii="Times New Roman" w:hAnsi="Times New Roman" w:cs="Times New Roman"/>
          <w:color w:val="000000" w:themeColor="text1"/>
          <w:sz w:val="24"/>
          <w:szCs w:val="24"/>
        </w:rPr>
        <w:t xml:space="preserve"> in the Effective Action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and Control conditions</w:t>
      </w:r>
      <w:r w:rsidR="009D18BB">
        <w:rPr>
          <w:rFonts w:ascii="Times New Roman" w:hAnsi="Times New Roman" w:cs="Times New Roman"/>
          <w:i w:val="0"/>
          <w:iCs w:val="0"/>
          <w:color w:val="000000" w:themeColor="text1"/>
          <w:sz w:val="24"/>
          <w:szCs w:val="24"/>
        </w:rPr>
        <w:t xml:space="preserve"> (bottom row)</w:t>
      </w:r>
      <w:r w:rsidR="00D92ADA">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The Experimental and Control</w:t>
      </w:r>
      <w:r w:rsidR="00DC5F87">
        <w:rPr>
          <w:rFonts w:ascii="Times New Roman" w:hAnsi="Times New Roman" w:cs="Times New Roman"/>
          <w:i w:val="0"/>
          <w:iCs w:val="0"/>
          <w:color w:val="000000" w:themeColor="text1"/>
          <w:sz w:val="24"/>
          <w:szCs w:val="24"/>
        </w:rPr>
        <w:t xml:space="preserve"> conditions</w:t>
      </w:r>
      <w:r w:rsidR="00D92ADA">
        <w:rPr>
          <w:rFonts w:ascii="Times New Roman" w:hAnsi="Times New Roman" w:cs="Times New Roman"/>
          <w:i w:val="0"/>
          <w:iCs w:val="0"/>
          <w:color w:val="000000" w:themeColor="text1"/>
          <w:sz w:val="24"/>
          <w:szCs w:val="24"/>
        </w:rPr>
        <w:t xml:space="preserve">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1E13F460" w:rsidR="006243B1" w:rsidRDefault="006243B1"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w:t>
      </w:r>
      <w:r w:rsidR="00872090">
        <w:rPr>
          <w:rFonts w:ascii="Times New Roman" w:eastAsia="Times New Roman" w:hAnsi="Times New Roman" w:cs="Times New Roman"/>
        </w:rPr>
        <w:t xml:space="preserve">19 </w:t>
      </w:r>
      <w:r>
        <w:rPr>
          <w:rFonts w:ascii="Times New Roman" w:eastAsia="Times New Roman" w:hAnsi="Times New Roman" w:cs="Times New Roman"/>
        </w:rPr>
        <w:t>shows the performance of ALIAS</w:t>
      </w:r>
      <w:r w:rsidR="002069FA">
        <w:rPr>
          <w:rFonts w:ascii="Times New Roman" w:eastAsia="Times New Roman" w:hAnsi="Times New Roman" w:cs="Times New Roman"/>
        </w:rPr>
        <w:t xml:space="preserve"> in the Effective Action condition</w:t>
      </w:r>
      <w:r>
        <w:rPr>
          <w:rFonts w:ascii="Times New Roman" w:eastAsia="Times New Roman" w:hAnsi="Times New Roman" w:cs="Times New Roman"/>
        </w:rPr>
        <w:t>. The</w:t>
      </w:r>
      <w:r w:rsidR="00331188">
        <w:rPr>
          <w:rFonts w:ascii="Times New Roman" w:eastAsia="Times New Roman" w:hAnsi="Times New Roman" w:cs="Times New Roman"/>
        </w:rPr>
        <w:t xml:space="preserve"> results</w:t>
      </w:r>
      <w:r w:rsidR="003C2222">
        <w:rPr>
          <w:rFonts w:ascii="Times New Roman" w:eastAsia="Times New Roman" w:hAnsi="Times New Roman" w:cs="Times New Roman"/>
        </w:rPr>
        <w:t xml:space="preserve"> </w:t>
      </w:r>
      <w:r w:rsidR="0071731A">
        <w:rPr>
          <w:rFonts w:ascii="Times New Roman" w:eastAsia="Times New Roman" w:hAnsi="Times New Roman" w:cs="Times New Roman"/>
        </w:rPr>
        <w:t xml:space="preserve">revealed </w:t>
      </w:r>
      <w:r w:rsidR="00331188">
        <w:rPr>
          <w:rFonts w:ascii="Times New Roman" w:eastAsia="Times New Roman" w:hAnsi="Times New Roman" w:cs="Times New Roman"/>
        </w:rPr>
        <w:t>that</w:t>
      </w:r>
      <w:r>
        <w:rPr>
          <w:rFonts w:ascii="Times New Roman" w:eastAsia="Times New Roman" w:hAnsi="Times New Roman" w:cs="Times New Roman"/>
        </w:rPr>
        <w:t xml:space="preserve"> </w:t>
      </w:r>
      <w:r w:rsidR="00331188">
        <w:rPr>
          <w:rFonts w:ascii="Times New Roman" w:eastAsia="Times New Roman" w:hAnsi="Times New Roman" w:cs="Times New Roman"/>
        </w:rPr>
        <w:t xml:space="preserve">networks in the </w:t>
      </w:r>
      <w:r w:rsidR="004335C0">
        <w:rPr>
          <w:rFonts w:ascii="Times New Roman" w:eastAsia="Times New Roman" w:hAnsi="Times New Roman" w:cs="Times New Roman"/>
        </w:rPr>
        <w:t xml:space="preserve">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331188">
        <w:rPr>
          <w:rFonts w:ascii="Times New Roman" w:eastAsia="Times New Roman" w:hAnsi="Times New Roman" w:cs="Times New Roman"/>
        </w:rPr>
        <w:t xml:space="preserve">looked longer at the </w:t>
      </w:r>
      <w:r w:rsidR="004335C0">
        <w:rPr>
          <w:rFonts w:ascii="Times New Roman" w:eastAsia="Times New Roman" w:hAnsi="Times New Roman" w:cs="Times New Roman"/>
        </w:rPr>
        <w:t xml:space="preserve">Inefficient test event than at the Efficient </w:t>
      </w:r>
      <w:r w:rsidR="00331188">
        <w:rPr>
          <w:rFonts w:ascii="Times New Roman" w:eastAsia="Times New Roman" w:hAnsi="Times New Roman" w:cs="Times New Roman"/>
        </w:rPr>
        <w:t>one</w:t>
      </w:r>
      <w:r w:rsidR="004335C0">
        <w:rPr>
          <w:rFonts w:ascii="Times New Roman" w:eastAsia="Times New Roman" w:hAnsi="Times New Roman" w:cs="Times New Roman"/>
        </w:rPr>
        <w:t xml:space="preserve">.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r w:rsidR="00331188">
        <w:rPr>
          <w:rFonts w:ascii="Times New Roman" w:eastAsia="Times New Roman" w:hAnsi="Times New Roman" w:cs="Times New Roman"/>
        </w:rPr>
        <w:t>looked equally long at both test events.</w:t>
      </w:r>
      <w:r w:rsidR="004335C0">
        <w:rPr>
          <w:rFonts w:ascii="Times New Roman" w:eastAsia="Times New Roman" w:hAnsi="Times New Roman" w:cs="Times New Roman"/>
        </w:rPr>
        <w:t xml:space="preserve">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w:t>
      </w:r>
      <w:r w:rsidR="00ED09E9">
        <w:rPr>
          <w:rFonts w:ascii="Times New Roman" w:eastAsia="Times New Roman" w:hAnsi="Times New Roman" w:cs="Times New Roman"/>
        </w:rPr>
        <w:t>those of</w:t>
      </w:r>
      <w:r w:rsidR="0007152D">
        <w:rPr>
          <w:rFonts w:ascii="Times New Roman" w:eastAsia="Times New Roman" w:hAnsi="Times New Roman" w:cs="Times New Roman"/>
        </w:rPr>
        <w:t xml:space="preserve"> </w:t>
      </w:r>
      <w:r w:rsidR="003C2222">
        <w:rPr>
          <w:rFonts w:ascii="Times New Roman" w:eastAsia="Times New Roman" w:hAnsi="Times New Roman" w:cs="Times New Roman"/>
        </w:rPr>
        <w:t xml:space="preserve">infants in the Effective Action condition </w:t>
      </w:r>
      <w:r w:rsidR="005E34AE">
        <w:rPr>
          <w:rFonts w:ascii="Times New Roman" w:eastAsia="Times New Roman" w:hAnsi="Times New Roman" w:cs="Times New Roman"/>
        </w:rPr>
        <w:t xml:space="preserve">in </w:t>
      </w:r>
      <w:r w:rsidR="0007152D">
        <w:rPr>
          <w:rFonts w:ascii="Times New Roman" w:eastAsia="Times New Roman" w:hAnsi="Times New Roman" w:cs="Times New Roman"/>
        </w:rPr>
        <w:t xml:space="preserve">Skerry et al. (2013). </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1C5B0480"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20</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sidRPr="00BD0659">
        <w:rPr>
          <w:rFonts w:ascii="Times New Roman" w:hAnsi="Times New Roman" w:cs="Times New Roman"/>
          <w:color w:val="000000" w:themeColor="text1"/>
          <w:sz w:val="24"/>
          <w:szCs w:val="24"/>
        </w:rPr>
        <w:t>Performance of ALIAS</w:t>
      </w:r>
      <w:r w:rsidR="002D3ADE" w:rsidRPr="00BD0659">
        <w:rPr>
          <w:rFonts w:ascii="Times New Roman" w:hAnsi="Times New Roman" w:cs="Times New Roman"/>
          <w:color w:val="000000" w:themeColor="text1"/>
          <w:sz w:val="24"/>
          <w:szCs w:val="24"/>
        </w:rPr>
        <w:t xml:space="preserve"> in the No Training condition</w:t>
      </w:r>
      <w:r w:rsidRPr="00BD0659">
        <w:rPr>
          <w:rFonts w:ascii="Times New Roman" w:hAnsi="Times New Roman" w:cs="Times New Roman"/>
          <w:color w:val="000000" w:themeColor="text1"/>
          <w:sz w:val="24"/>
          <w:szCs w:val="24"/>
        </w:rPr>
        <w:t>.</w:t>
      </w:r>
      <w:r w:rsidR="002D3ADE" w:rsidRPr="00BD0659">
        <w:rPr>
          <w:rFonts w:ascii="Times New Roman" w:hAnsi="Times New Roman" w:cs="Times New Roman"/>
          <w:color w:val="000000" w:themeColor="text1"/>
          <w:sz w:val="24"/>
          <w:szCs w:val="24"/>
        </w:rPr>
        <w:t xml:space="preserve"> </w:t>
      </w:r>
      <w:r w:rsidR="002D3ADE">
        <w:rPr>
          <w:rFonts w:ascii="Times New Roman" w:hAnsi="Times New Roman" w:cs="Times New Roman"/>
          <w:i w:val="0"/>
          <w:iCs w:val="0"/>
          <w:color w:val="000000" w:themeColor="text1"/>
          <w:sz w:val="24"/>
          <w:szCs w:val="24"/>
        </w:rPr>
        <w:t xml:space="preserve">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1A08EBCF" w:rsidR="00545C9D" w:rsidRDefault="007C464C"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Figure </w:t>
      </w:r>
      <w:r w:rsidR="00872090">
        <w:rPr>
          <w:rFonts w:ascii="Times New Roman" w:eastAsia="Times New Roman" w:hAnsi="Times New Roman" w:cs="Times New Roman"/>
        </w:rPr>
        <w:t>20</w:t>
      </w:r>
      <w:r>
        <w:rPr>
          <w:rFonts w:ascii="Times New Roman" w:eastAsia="Times New Roman" w:hAnsi="Times New Roman" w:cs="Times New Roman"/>
        </w:rPr>
        <w:t xml:space="preserve"> shows the performance of networks</w:t>
      </w:r>
      <w:r w:rsidR="009D1397">
        <w:rPr>
          <w:rFonts w:ascii="Times New Roman" w:eastAsia="Times New Roman" w:hAnsi="Times New Roman" w:cs="Times New Roman"/>
        </w:rPr>
        <w:t xml:space="preserve"> </w:t>
      </w:r>
      <w:r w:rsidR="00BD0659">
        <w:rPr>
          <w:rFonts w:ascii="Times New Roman" w:eastAsia="Times New Roman" w:hAnsi="Times New Roman" w:cs="Times New Roman"/>
        </w:rPr>
        <w:t>in the</w:t>
      </w:r>
      <w:r w:rsidR="009D1397">
        <w:rPr>
          <w:rFonts w:ascii="Times New Roman" w:eastAsia="Times New Roman" w:hAnsi="Times New Roman" w:cs="Times New Roman"/>
        </w:rPr>
        <w:t xml:space="preserve"> No Training</w:t>
      </w:r>
      <w:r w:rsidR="00034E60">
        <w:rPr>
          <w:rFonts w:ascii="Times New Roman" w:eastAsia="Times New Roman" w:hAnsi="Times New Roman" w:cs="Times New Roman"/>
        </w:rPr>
        <w:t xml:space="preserve"> condition</w:t>
      </w:r>
      <w:r>
        <w:rPr>
          <w:rFonts w:ascii="Times New Roman" w:eastAsia="Times New Roman" w:hAnsi="Times New Roman" w:cs="Times New Roman"/>
        </w:rPr>
        <w:t>.</w:t>
      </w:r>
      <w:r w:rsidR="00034E60">
        <w:rPr>
          <w:rFonts w:ascii="Times New Roman" w:eastAsia="Times New Roman" w:hAnsi="Times New Roman" w:cs="Times New Roman"/>
        </w:rPr>
        <w:t xml:space="preserve"> </w:t>
      </w:r>
      <w:r w:rsidR="00BD0659">
        <w:rPr>
          <w:rFonts w:ascii="Times New Roman" w:eastAsia="Times New Roman" w:hAnsi="Times New Roman" w:cs="Times New Roman"/>
        </w:rPr>
        <w:t>Networks—like infants in the corresponding behavioral condition—</w:t>
      </w:r>
      <w:r w:rsidR="009D1397">
        <w:rPr>
          <w:rFonts w:ascii="Times New Roman" w:eastAsia="Times New Roman" w:hAnsi="Times New Roman" w:cs="Times New Roman"/>
        </w:rPr>
        <w:t xml:space="preserve">looked about equally long at both test events. </w:t>
      </w:r>
    </w:p>
    <w:p w14:paraId="555F2668" w14:textId="3127454C"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Importantly, if networks’ prior experience with constrained arced motion enabled them to associate arced motion with barriers and</w:t>
      </w:r>
      <w:r w:rsidR="00FD67B9">
        <w:rPr>
          <w:rFonts w:ascii="Times New Roman" w:eastAsia="Times New Roman" w:hAnsi="Times New Roman" w:cs="Times New Roman"/>
        </w:rPr>
        <w:t xml:space="preserve"> then to</w:t>
      </w:r>
      <w:r>
        <w:rPr>
          <w:rFonts w:ascii="Times New Roman" w:eastAsia="Times New Roman" w:hAnsi="Times New Roman" w:cs="Times New Roman"/>
        </w:rPr>
        <w:t xml:space="preserve"> detect when such associations are violated, then those in the No Training condition—like networks in the Effective Action condition—should have </w:t>
      </w:r>
      <w:r w:rsidR="00FD67B9">
        <w:rPr>
          <w:rFonts w:ascii="Times New Roman" w:eastAsia="Times New Roman" w:hAnsi="Times New Roman" w:cs="Times New Roman"/>
        </w:rPr>
        <w:t>looked longer at</w:t>
      </w:r>
      <w:r>
        <w:rPr>
          <w:rFonts w:ascii="Times New Roman" w:eastAsia="Times New Roman" w:hAnsi="Times New Roman" w:cs="Times New Roman"/>
        </w:rPr>
        <w:t xml:space="preserve"> the Inefficient </w:t>
      </w:r>
      <w:r w:rsidR="00FD67B9">
        <w:rPr>
          <w:rFonts w:ascii="Times New Roman" w:eastAsia="Times New Roman" w:hAnsi="Times New Roman" w:cs="Times New Roman"/>
        </w:rPr>
        <w:t xml:space="preserve">than at the Efficient test event. </w:t>
      </w:r>
      <w:r w:rsidR="00F00B94">
        <w:rPr>
          <w:rFonts w:ascii="Times New Roman" w:eastAsia="Times New Roman" w:hAnsi="Times New Roman" w:cs="Times New Roman"/>
        </w:rPr>
        <w:t xml:space="preserv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11454"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8"/>
        <w:gridCol w:w="6426"/>
      </w:tblGrid>
      <w:tr w:rsidR="0099707C" w14:paraId="00D05815" w14:textId="77777777" w:rsidTr="00870EF4">
        <w:trPr>
          <w:trHeight w:val="3833"/>
        </w:trPr>
        <w:tc>
          <w:tcPr>
            <w:tcW w:w="5040" w:type="dxa"/>
          </w:tcPr>
          <w:p w14:paraId="11747C41" w14:textId="1D3034E0"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D6937D6" wp14:editId="35AF9E0D">
                  <wp:extent cx="3019646" cy="2415716"/>
                  <wp:effectExtent l="0" t="0" r="9525" b="3810"/>
                  <wp:docPr id="519538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38946" name="Picture 51953894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043764" cy="2435010"/>
                          </a:xfrm>
                          <a:prstGeom prst="rect">
                            <a:avLst/>
                          </a:prstGeom>
                        </pic:spPr>
                      </pic:pic>
                    </a:graphicData>
                  </a:graphic>
                </wp:inline>
              </w:drawing>
            </w:r>
          </w:p>
        </w:tc>
        <w:tc>
          <w:tcPr>
            <w:tcW w:w="6414" w:type="dxa"/>
          </w:tcPr>
          <w:p w14:paraId="3CCF893A" w14:textId="10CFC136"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D33FB5A" wp14:editId="301BCDB6">
                  <wp:extent cx="3937014" cy="2408477"/>
                  <wp:effectExtent l="0" t="0" r="6350" b="0"/>
                  <wp:docPr id="15389902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90248" name="Picture 153899024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960380" cy="2422771"/>
                          </a:xfrm>
                          <a:prstGeom prst="rect">
                            <a:avLst/>
                          </a:prstGeom>
                        </pic:spPr>
                      </pic:pic>
                    </a:graphicData>
                  </a:graphic>
                </wp:inline>
              </w:drawing>
            </w:r>
          </w:p>
        </w:tc>
      </w:tr>
    </w:tbl>
    <w:p w14:paraId="1AB1A127" w14:textId="4A38C564" w:rsidR="00F82EBD" w:rsidRDefault="00F82EBD" w:rsidP="00F82EBD">
      <w:pPr>
        <w:pStyle w:val="Caption"/>
        <w:rPr>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21</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sidRPr="00B47E38">
        <w:rPr>
          <w:rFonts w:ascii="Times New Roman" w:hAnsi="Times New Roman" w:cs="Times New Roman"/>
          <w:color w:val="000000" w:themeColor="text1"/>
          <w:sz w:val="24"/>
          <w:szCs w:val="24"/>
        </w:rPr>
        <w:t>Performance of ALIAS</w:t>
      </w:r>
      <w:r w:rsidR="002D3ADE" w:rsidRPr="00B47E38">
        <w:rPr>
          <w:rFonts w:ascii="Times New Roman" w:hAnsi="Times New Roman" w:cs="Times New Roman"/>
          <w:color w:val="000000" w:themeColor="text1"/>
          <w:sz w:val="24"/>
          <w:szCs w:val="24"/>
        </w:rPr>
        <w:t xml:space="preserve"> in the Ineffective </w:t>
      </w:r>
      <w:r w:rsidR="00B47E38">
        <w:rPr>
          <w:rFonts w:ascii="Times New Roman" w:hAnsi="Times New Roman" w:cs="Times New Roman"/>
          <w:color w:val="000000" w:themeColor="text1"/>
          <w:sz w:val="24"/>
          <w:szCs w:val="24"/>
        </w:rPr>
        <w:t>Action c</w:t>
      </w:r>
      <w:r w:rsidR="002D3ADE" w:rsidRPr="00B47E38">
        <w:rPr>
          <w:rFonts w:ascii="Times New Roman" w:hAnsi="Times New Roman" w:cs="Times New Roman"/>
          <w:color w:val="000000" w:themeColor="text1"/>
          <w:sz w:val="24"/>
          <w:szCs w:val="24"/>
        </w:rPr>
        <w:t>ondition</w:t>
      </w:r>
      <w:r w:rsidRPr="00B47E38">
        <w:rPr>
          <w:rFonts w:ascii="Times New Roman" w:hAnsi="Times New Roman" w:cs="Times New Roman"/>
          <w:color w:val="000000" w:themeColor="text1"/>
          <w:sz w:val="24"/>
          <w:szCs w:val="24"/>
        </w:rPr>
        <w:t>.</w:t>
      </w:r>
      <w:r>
        <w:rPr>
          <w:rFonts w:ascii="Times New Roman" w:hAnsi="Times New Roman" w:cs="Times New Roman"/>
          <w:i w:val="0"/>
          <w:iCs w:val="0"/>
          <w:color w:val="000000" w:themeColor="text1"/>
          <w:sz w:val="24"/>
          <w:szCs w:val="24"/>
        </w:rPr>
        <w:t xml:space="preserve"> </w:t>
      </w:r>
      <w:r w:rsidR="0099707C">
        <w:rPr>
          <w:rFonts w:ascii="Times New Roman" w:hAnsi="Times New Roman" w:cs="Times New Roman"/>
          <w:i w:val="0"/>
          <w:iCs w:val="0"/>
          <w:color w:val="000000" w:themeColor="text1"/>
          <w:sz w:val="24"/>
          <w:szCs w:val="24"/>
        </w:rPr>
        <w:t xml:space="preserve">The overall error produced to the Efficient and Inefficient test events is shown on the left, and the error produced across different habituation epochs is shown on the right. </w:t>
      </w:r>
      <w:r w:rsidR="00F46809">
        <w:rPr>
          <w:rFonts w:ascii="Times New Roman" w:hAnsi="Times New Roman" w:cs="Times New Roman"/>
          <w:i w:val="0"/>
          <w:iCs w:val="0"/>
          <w:color w:val="000000" w:themeColor="text1"/>
          <w:sz w:val="24"/>
          <w:szCs w:val="24"/>
        </w:rPr>
        <w:t>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2DD5959E" w:rsidR="0036310A" w:rsidRDefault="0057028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In contrast, networks in </w:t>
      </w:r>
      <w:r w:rsidR="00B47E38">
        <w:rPr>
          <w:rFonts w:ascii="Times New Roman" w:eastAsia="Times New Roman" w:hAnsi="Times New Roman" w:cs="Times New Roman"/>
        </w:rPr>
        <w:t xml:space="preserve">the Ineffective Action condition—like infants in the corresponding behavioral condition—looked about equally </w:t>
      </w:r>
      <w:r w:rsidR="008B3626">
        <w:rPr>
          <w:rFonts w:ascii="Times New Roman" w:eastAsia="Times New Roman" w:hAnsi="Times New Roman" w:cs="Times New Roman"/>
        </w:rPr>
        <w:t xml:space="preserve">long </w:t>
      </w:r>
      <w:r w:rsidR="00B47E38">
        <w:rPr>
          <w:rFonts w:ascii="Times New Roman" w:eastAsia="Times New Roman" w:hAnsi="Times New Roman" w:cs="Times New Roman"/>
        </w:rPr>
        <w:t>at both test events</w:t>
      </w:r>
      <w:r w:rsidR="00F15A30">
        <w:rPr>
          <w:rFonts w:ascii="Times New Roman" w:eastAsia="Times New Roman" w:hAnsi="Times New Roman" w:cs="Times New Roman"/>
        </w:rPr>
        <w:t xml:space="preserve"> (Figure </w:t>
      </w:r>
      <w:r w:rsidR="00872090">
        <w:rPr>
          <w:rFonts w:ascii="Times New Roman" w:eastAsia="Times New Roman" w:hAnsi="Times New Roman" w:cs="Times New Roman"/>
        </w:rPr>
        <w:t>21</w:t>
      </w:r>
      <w:r w:rsidR="00F15A30">
        <w:rPr>
          <w:rFonts w:ascii="Times New Roman" w:eastAsia="Times New Roman" w:hAnsi="Times New Roman" w:cs="Times New Roman"/>
        </w:rPr>
        <w:t>)</w:t>
      </w:r>
      <w:r w:rsidR="00B47E38">
        <w:rPr>
          <w:rFonts w:ascii="Times New Roman" w:eastAsia="Times New Roman" w:hAnsi="Times New Roman" w:cs="Times New Roman"/>
        </w:rPr>
        <w:t>.</w:t>
      </w:r>
      <w:r w:rsidR="0065698E">
        <w:rPr>
          <w:rFonts w:ascii="Times New Roman" w:eastAsia="Times New Roman" w:hAnsi="Times New Roman" w:cs="Times New Roman"/>
        </w:rPr>
        <w:t xml:space="preserve"> </w:t>
      </w:r>
      <w:r w:rsidR="0036310A">
        <w:rPr>
          <w:rFonts w:ascii="Times New Roman" w:eastAsia="Times New Roman" w:hAnsi="Times New Roman" w:cs="Times New Roman"/>
        </w:rPr>
        <w:t>The</w:t>
      </w:r>
      <w:r w:rsidR="00180CFD">
        <w:rPr>
          <w:rFonts w:ascii="Times New Roman" w:eastAsia="Times New Roman" w:hAnsi="Times New Roman" w:cs="Times New Roman"/>
        </w:rPr>
        <w:t>se</w:t>
      </w:r>
      <w:r w:rsidR="004954AF" w:rsidRPr="004954AF">
        <w:rPr>
          <w:rFonts w:ascii="Times New Roman" w:eastAsia="Times New Roman" w:hAnsi="Times New Roman" w:cs="Times New Roman"/>
        </w:rPr>
        <w:t xml:space="preserve"> results raise the intriguing possibility that effective action experience, </w:t>
      </w:r>
      <w:r w:rsidR="004954AF">
        <w:rPr>
          <w:rFonts w:ascii="Times New Roman" w:eastAsia="Times New Roman" w:hAnsi="Times New Roman" w:cs="Times New Roman"/>
        </w:rPr>
        <w:t>through</w:t>
      </w:r>
      <w:r w:rsidR="004954AF" w:rsidRPr="004954AF">
        <w:rPr>
          <w:rFonts w:ascii="Times New Roman" w:eastAsia="Times New Roman" w:hAnsi="Times New Roman" w:cs="Times New Roman"/>
        </w:rPr>
        <w:t xml:space="preserve"> enhancing infants’ attention to </w:t>
      </w:r>
      <w:r w:rsidR="00EB6427">
        <w:rPr>
          <w:rFonts w:ascii="Times New Roman" w:eastAsia="Times New Roman" w:hAnsi="Times New Roman" w:cs="Times New Roman"/>
        </w:rPr>
        <w:t>and encoding of a reach’s straight and curved trajectory</w:t>
      </w:r>
      <w:r w:rsidR="004954AF" w:rsidRPr="004954AF">
        <w:rPr>
          <w:rFonts w:ascii="Times New Roman" w:eastAsia="Times New Roman" w:hAnsi="Times New Roman" w:cs="Times New Roman"/>
        </w:rPr>
        <w:t xml:space="preserve">, is sufficient to reproduce </w:t>
      </w:r>
      <w:r w:rsidR="004954AF">
        <w:rPr>
          <w:rFonts w:ascii="Times New Roman" w:eastAsia="Times New Roman" w:hAnsi="Times New Roman" w:cs="Times New Roman"/>
        </w:rPr>
        <w:t>infants’ looking behavior in</w:t>
      </w:r>
      <w:r w:rsidR="004954AF" w:rsidRPr="004954AF">
        <w:rPr>
          <w:rFonts w:ascii="Times New Roman" w:eastAsia="Times New Roman" w:hAnsi="Times New Roman" w:cs="Times New Roman"/>
        </w:rPr>
        <w:t xml:space="preserve"> Skerry et al.’s (2013) </w:t>
      </w:r>
      <w:r w:rsidR="00C637E6">
        <w:rPr>
          <w:rFonts w:ascii="Times New Roman" w:eastAsia="Times New Roman" w:hAnsi="Times New Roman" w:cs="Times New Roman"/>
        </w:rPr>
        <w:t>study</w:t>
      </w:r>
      <w:r w:rsidR="004954AF" w:rsidRPr="004954AF">
        <w:rPr>
          <w:rFonts w:ascii="Times New Roman" w:eastAsia="Times New Roman" w:hAnsi="Times New Roman" w:cs="Times New Roman"/>
        </w:rPr>
        <w:t>.</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24FECE43"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22</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C637E6">
        <w:rPr>
          <w:color w:val="000000" w:themeColor="text1"/>
        </w:rPr>
        <w:t xml:space="preserve"> </w:t>
      </w:r>
      <w:r w:rsidR="008E1A7A" w:rsidRPr="00C637E6">
        <w:rPr>
          <w:rFonts w:ascii="Times New Roman" w:hAnsi="Times New Roman" w:cs="Times New Roman"/>
          <w:color w:val="000000" w:themeColor="text1"/>
          <w:sz w:val="24"/>
          <w:szCs w:val="24"/>
        </w:rPr>
        <w:t>Performance of ALIAS in the</w:t>
      </w:r>
      <w:r w:rsidR="00C637E6" w:rsidRPr="00C637E6">
        <w:rPr>
          <w:rFonts w:ascii="Times New Roman" w:hAnsi="Times New Roman" w:cs="Times New Roman"/>
          <w:color w:val="000000" w:themeColor="text1"/>
          <w:sz w:val="24"/>
          <w:szCs w:val="24"/>
        </w:rPr>
        <w:t xml:space="preserve"> Experimental (left) and Control (right) conditions of the</w:t>
      </w:r>
      <w:r w:rsidR="008E1A7A" w:rsidRPr="00C637E6">
        <w:rPr>
          <w:rFonts w:ascii="Times New Roman" w:hAnsi="Times New Roman" w:cs="Times New Roman"/>
          <w:color w:val="000000" w:themeColor="text1"/>
          <w:sz w:val="24"/>
          <w:szCs w:val="24"/>
        </w:rPr>
        <w:t xml:space="preserve"> Effective Action condition.</w:t>
      </w:r>
      <w:r w:rsidR="008E1A7A">
        <w:rPr>
          <w:rFonts w:ascii="Times New Roman" w:hAnsi="Times New Roman" w:cs="Times New Roman"/>
          <w:i w:val="0"/>
          <w:iCs w:val="0"/>
          <w:color w:val="000000" w:themeColor="text1"/>
          <w:sz w:val="24"/>
          <w:szCs w:val="24"/>
        </w:rPr>
        <w:t xml:space="preserve"> </w:t>
      </w:r>
      <w:r w:rsidR="00607D3B">
        <w:rPr>
          <w:rFonts w:ascii="Times New Roman" w:hAnsi="Times New Roman" w:cs="Times New Roman"/>
          <w:i w:val="0"/>
          <w:iCs w:val="0"/>
          <w:color w:val="000000" w:themeColor="text1"/>
          <w:sz w:val="24"/>
          <w:szCs w:val="24"/>
        </w:rPr>
        <w:t>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7088A346" w:rsidR="00286C0B" w:rsidRDefault="00004C83"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 key</w:t>
      </w:r>
      <w:r w:rsidR="00043097">
        <w:rPr>
          <w:rFonts w:ascii="Times New Roman" w:eastAsia="Times New Roman" w:hAnsi="Times New Roman" w:cs="Times New Roman"/>
        </w:rPr>
        <w:t xml:space="preserve"> </w:t>
      </w:r>
      <w:r w:rsidR="00992099" w:rsidRPr="00992099">
        <w:rPr>
          <w:rFonts w:ascii="Times New Roman" w:eastAsia="Times New Roman" w:hAnsi="Times New Roman" w:cs="Times New Roman"/>
        </w:rPr>
        <w:t xml:space="preserve">assumption </w:t>
      </w:r>
      <w:r w:rsidR="001E7423">
        <w:rPr>
          <w:rFonts w:ascii="Times New Roman" w:eastAsia="Times New Roman" w:hAnsi="Times New Roman" w:cs="Times New Roman"/>
        </w:rPr>
        <w:t xml:space="preserve">that </w:t>
      </w:r>
      <w:r w:rsidR="00E46F2F">
        <w:rPr>
          <w:rFonts w:ascii="Times New Roman" w:eastAsia="Times New Roman" w:hAnsi="Times New Roman" w:cs="Times New Roman"/>
        </w:rPr>
        <w:t xml:space="preserve">the </w:t>
      </w:r>
      <w:r>
        <w:rPr>
          <w:rFonts w:ascii="Times New Roman" w:eastAsia="Times New Roman" w:hAnsi="Times New Roman" w:cs="Times New Roman"/>
        </w:rPr>
        <w:t>present account makes is that the attentional boost that infants experience in the Effective Action condition is fleeting.</w:t>
      </w:r>
      <w:r w:rsidR="00043097">
        <w:rPr>
          <w:rFonts w:ascii="Times New Roman" w:eastAsia="Times New Roman" w:hAnsi="Times New Roman" w:cs="Times New Roman"/>
        </w:rPr>
        <w:t xml:space="preserve"> </w:t>
      </w:r>
      <w:r>
        <w:rPr>
          <w:rFonts w:ascii="Times New Roman" w:eastAsia="Times New Roman" w:hAnsi="Times New Roman" w:cs="Times New Roman"/>
        </w:rPr>
        <w:t xml:space="preserve">Yet, it remains to be seen whether such a boost must be transient to </w:t>
      </w:r>
      <w:r w:rsidR="00DF3EF3">
        <w:rPr>
          <w:rFonts w:ascii="Times New Roman" w:eastAsia="Times New Roman" w:hAnsi="Times New Roman" w:cs="Times New Roman"/>
        </w:rPr>
        <w:t>capture infants’ behavior in this condition</w:t>
      </w:r>
      <w:r>
        <w:rPr>
          <w:rFonts w:ascii="Times New Roman" w:eastAsia="Times New Roman" w:hAnsi="Times New Roman" w:cs="Times New Roman"/>
        </w:rPr>
        <w:t xml:space="preserve">. For example, would ALIAS </w:t>
      </w:r>
      <w:r w:rsidR="00BA122D">
        <w:rPr>
          <w:rFonts w:ascii="Times New Roman" w:eastAsia="Times New Roman" w:hAnsi="Times New Roman" w:cs="Times New Roman"/>
        </w:rPr>
        <w:t>still capture infants’ looking behaviors if the</w:t>
      </w:r>
      <w:r w:rsidR="00DF3EF3">
        <w:rPr>
          <w:rFonts w:ascii="Times New Roman" w:eastAsia="Times New Roman" w:hAnsi="Times New Roman" w:cs="Times New Roman"/>
        </w:rPr>
        <w:t xml:space="preserve"> attention</w:t>
      </w:r>
      <w:r w:rsidR="009754B6">
        <w:rPr>
          <w:rFonts w:ascii="Times New Roman" w:eastAsia="Times New Roman" w:hAnsi="Times New Roman" w:cs="Times New Roman"/>
        </w:rPr>
        <w:t>al</w:t>
      </w:r>
      <w:r w:rsidR="00DF3EF3">
        <w:rPr>
          <w:rFonts w:ascii="Times New Roman" w:eastAsia="Times New Roman" w:hAnsi="Times New Roman" w:cs="Times New Roman"/>
        </w:rPr>
        <w:t xml:space="preserve"> </w:t>
      </w:r>
      <w:r w:rsidR="00BA122D">
        <w:rPr>
          <w:rFonts w:ascii="Times New Roman" w:eastAsia="Times New Roman" w:hAnsi="Times New Roman" w:cs="Times New Roman"/>
        </w:rPr>
        <w:t>boost</w:t>
      </w:r>
      <w:r>
        <w:rPr>
          <w:rFonts w:ascii="Times New Roman" w:eastAsia="Times New Roman" w:hAnsi="Times New Roman" w:cs="Times New Roman"/>
        </w:rPr>
        <w:t xml:space="preserve"> extend</w:t>
      </w:r>
      <w:r w:rsidR="00BA122D">
        <w:rPr>
          <w:rFonts w:ascii="Times New Roman" w:eastAsia="Times New Roman" w:hAnsi="Times New Roman" w:cs="Times New Roman"/>
        </w:rPr>
        <w:t>ed into and</w:t>
      </w:r>
      <w:r>
        <w:rPr>
          <w:rFonts w:ascii="Times New Roman" w:eastAsia="Times New Roman" w:hAnsi="Times New Roman" w:cs="Times New Roman"/>
        </w:rPr>
        <w:t xml:space="preserve"> through the habituation phase? </w:t>
      </w:r>
      <w:r w:rsidR="00365AA2">
        <w:rPr>
          <w:rFonts w:ascii="Times New Roman" w:eastAsia="Times New Roman" w:hAnsi="Times New Roman" w:cs="Times New Roman"/>
        </w:rPr>
        <w:t>Th</w:t>
      </w:r>
      <w:r w:rsidR="00281559">
        <w:rPr>
          <w:rFonts w:ascii="Times New Roman" w:eastAsia="Times New Roman" w:hAnsi="Times New Roman" w:cs="Times New Roman"/>
        </w:rPr>
        <w:t>e current</w:t>
      </w:r>
      <w:r w:rsidR="00365AA2">
        <w:rPr>
          <w:rFonts w:ascii="Times New Roman" w:eastAsia="Times New Roman" w:hAnsi="Times New Roman" w:cs="Times New Roman"/>
        </w:rPr>
        <w:t xml:space="preserve"> simulation examined this issue.</w:t>
      </w:r>
      <w:r w:rsidR="008A4328">
        <w:rPr>
          <w:rFonts w:ascii="Times New Roman" w:eastAsia="Times New Roman" w:hAnsi="Times New Roman" w:cs="Times New Roman"/>
        </w:rPr>
        <w:t xml:space="preserve"> </w:t>
      </w:r>
      <w:r w:rsidR="00365AA2" w:rsidRPr="00365AA2">
        <w:rPr>
          <w:rFonts w:ascii="Times New Roman" w:eastAsia="Times New Roman" w:hAnsi="Times New Roman" w:cs="Times New Roman"/>
        </w:rPr>
        <w:t>The simulation itself was identical to the Effective Action condition described above except that the attentional boost experienced by networks in the Experimental and Control conditions persisted throughout habituation.</w:t>
      </w:r>
      <w:r w:rsidR="00365AA2">
        <w:rPr>
          <w:rFonts w:ascii="Times New Roman" w:eastAsia="Times New Roman" w:hAnsi="Times New Roman" w:cs="Times New Roman"/>
        </w:rPr>
        <w:t xml:space="preserve"> The results for this simulation indicated that networks in both conditions produced greater error to the Efficient test event than to the Inefficient event. These data are shown in </w:t>
      </w:r>
      <w:r w:rsidR="00DF1082">
        <w:rPr>
          <w:rFonts w:ascii="Times New Roman" w:eastAsia="Times New Roman" w:hAnsi="Times New Roman" w:cs="Times New Roman"/>
        </w:rPr>
        <w:t>Figure 2</w:t>
      </w:r>
      <w:r w:rsidR="00872090">
        <w:rPr>
          <w:rFonts w:ascii="Times New Roman" w:eastAsia="Times New Roman" w:hAnsi="Times New Roman" w:cs="Times New Roman"/>
        </w:rPr>
        <w:t>2</w:t>
      </w:r>
      <w:r w:rsidR="00DF1082">
        <w:rPr>
          <w:rFonts w:ascii="Times New Roman" w:eastAsia="Times New Roman" w:hAnsi="Times New Roman" w:cs="Times New Roman"/>
        </w:rPr>
        <w:t xml:space="preserve">.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4F0975">
        <w:rPr>
          <w:rFonts w:ascii="Times New Roman" w:eastAsia="Times New Roman" w:hAnsi="Times New Roman" w:cs="Times New Roman"/>
        </w:rPr>
        <w:t xml:space="preserve"> suggest that it is necessary that the action-phase attentional boost be transient for ALIAS to reproduce infants’ looking responses in the Effective Action condition. </w:t>
      </w:r>
      <w:r w:rsidR="0033594C">
        <w:rPr>
          <w:rFonts w:ascii="Times New Roman" w:eastAsia="Times New Roman" w:hAnsi="Times New Roman" w:cs="Times New Roman"/>
        </w:rPr>
        <w:t xml:space="preserve"> </w:t>
      </w:r>
    </w:p>
    <w:p w14:paraId="467D8B5B" w14:textId="44ECA592"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lastRenderedPageBreak/>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during the habituation phase</w:t>
      </w:r>
      <w:r w:rsidRPr="002518C6">
        <w:rPr>
          <w:rFonts w:ascii="Times New Roman" w:eastAsia="Times New Roman" w:hAnsi="Times New Roman" w:cs="Times New Roman"/>
        </w:rPr>
        <w:t xml:space="preserve">. </w:t>
      </w:r>
      <w:r w:rsidR="005F6C78">
        <w:rPr>
          <w:rFonts w:ascii="Times New Roman" w:eastAsia="Times New Roman" w:hAnsi="Times New Roman" w:cs="Times New Roman"/>
        </w:rPr>
        <w:t>Consequently, the</w:t>
      </w:r>
      <w:r w:rsidRPr="002518C6">
        <w:rPr>
          <w:rFonts w:ascii="Times New Roman" w:eastAsia="Times New Roman" w:hAnsi="Times New Roman" w:cs="Times New Roman"/>
        </w:rPr>
        <w:t xml:space="preserve"> Inefficient test event—which</w:t>
      </w:r>
      <w:r w:rsidR="0013169E">
        <w:rPr>
          <w:rFonts w:ascii="Times New Roman" w:eastAsia="Times New Roman" w:hAnsi="Times New Roman" w:cs="Times New Roman"/>
        </w:rPr>
        <w:t xml:space="preserve">, </w:t>
      </w:r>
      <w:r w:rsidR="00FE50C8">
        <w:rPr>
          <w:rFonts w:ascii="Times New Roman" w:eastAsia="Times New Roman" w:hAnsi="Times New Roman" w:cs="Times New Roman"/>
        </w:rPr>
        <w:t>apart from</w:t>
      </w:r>
      <w:r w:rsidR="0013169E">
        <w:rPr>
          <w:rFonts w:ascii="Times New Roman" w:eastAsia="Times New Roman" w:hAnsi="Times New Roman" w:cs="Times New Roman"/>
        </w:rPr>
        <w:t xml:space="preserve"> the barrier,</w:t>
      </w:r>
      <w:r w:rsidRPr="002518C6">
        <w:rPr>
          <w:rFonts w:ascii="Times New Roman" w:eastAsia="Times New Roman" w:hAnsi="Times New Roman" w:cs="Times New Roman"/>
        </w:rPr>
        <w:t xml:space="preserve"> preserved </w:t>
      </w:r>
      <w:r w:rsidR="001372A0" w:rsidRPr="002518C6">
        <w:rPr>
          <w:rFonts w:ascii="Times New Roman" w:eastAsia="Times New Roman" w:hAnsi="Times New Roman" w:cs="Times New Roman"/>
        </w:rPr>
        <w:t>m</w:t>
      </w:r>
      <w:r w:rsidR="001372A0">
        <w:rPr>
          <w:rFonts w:ascii="Times New Roman" w:eastAsia="Times New Roman" w:hAnsi="Times New Roman" w:cs="Times New Roman"/>
        </w:rPr>
        <w:t>ost</w:t>
      </w:r>
      <w:r w:rsidR="001372A0"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of the features of </w:t>
      </w:r>
      <w:r w:rsidR="00C637E6" w:rsidRPr="002518C6">
        <w:rPr>
          <w:rFonts w:ascii="Times New Roman" w:eastAsia="Times New Roman" w:hAnsi="Times New Roman" w:cs="Times New Roman"/>
        </w:rPr>
        <w:t>th</w:t>
      </w:r>
      <w:r w:rsidR="00C637E6">
        <w:rPr>
          <w:rFonts w:ascii="Times New Roman" w:eastAsia="Times New Roman" w:hAnsi="Times New Roman" w:cs="Times New Roman"/>
        </w:rPr>
        <w:t>e habituation</w:t>
      </w:r>
      <w:r w:rsidR="00C637E6"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event—was partially consistent with the </w:t>
      </w:r>
      <w:r w:rsidR="005F6C78">
        <w:rPr>
          <w:rFonts w:ascii="Times New Roman" w:eastAsia="Times New Roman" w:hAnsi="Times New Roman" w:cs="Times New Roman"/>
        </w:rPr>
        <w:t>habituation representation; the Efficient test event was not because it depicted a</w:t>
      </w:r>
      <w:r w:rsidRPr="002518C6">
        <w:rPr>
          <w:rFonts w:ascii="Times New Roman" w:eastAsia="Times New Roman" w:hAnsi="Times New Roman" w:cs="Times New Roman"/>
        </w:rPr>
        <w:t xml:space="preserve"> straight reach trajectory. </w:t>
      </w:r>
      <w:r w:rsidR="00C637E6">
        <w:rPr>
          <w:rFonts w:ascii="Times New Roman" w:eastAsia="Times New Roman" w:hAnsi="Times New Roman" w:cs="Times New Roman"/>
        </w:rPr>
        <w:t xml:space="preserve">Note that such straight motion would have been treated as familiar if networks had formed a robust representation of it (as well as of over-an-obstacle </w:t>
      </w:r>
      <w:r w:rsidR="00903859">
        <w:rPr>
          <w:rFonts w:ascii="Times New Roman" w:eastAsia="Times New Roman" w:hAnsi="Times New Roman" w:cs="Times New Roman"/>
        </w:rPr>
        <w:t>arced motion</w:t>
      </w:r>
      <w:r w:rsidR="00C637E6">
        <w:rPr>
          <w:rFonts w:ascii="Times New Roman" w:eastAsia="Times New Roman" w:hAnsi="Times New Roman" w:cs="Times New Roman"/>
        </w:rPr>
        <w:t xml:space="preserve">) during pretraining; the extremely brief nature of this phase precluded that. </w:t>
      </w:r>
      <w:r w:rsidR="007058E4">
        <w:rPr>
          <w:rFonts w:ascii="Times New Roman" w:eastAsia="Times New Roman" w:hAnsi="Times New Roman" w:cs="Times New Roman"/>
        </w:rPr>
        <w:t>The</w:t>
      </w:r>
      <w:r w:rsidR="00774069">
        <w:rPr>
          <w:rFonts w:ascii="Times New Roman" w:eastAsia="Times New Roman" w:hAnsi="Times New Roman" w:cs="Times New Roman"/>
        </w:rPr>
        <w:t xml:space="preserve"> Efficient test event </w:t>
      </w:r>
      <w:r w:rsidR="007058E4">
        <w:rPr>
          <w:rFonts w:ascii="Times New Roman" w:eastAsia="Times New Roman" w:hAnsi="Times New Roman" w:cs="Times New Roman"/>
        </w:rPr>
        <w:t xml:space="preserve">thus </w:t>
      </w:r>
      <w:r w:rsidR="00774069">
        <w:rPr>
          <w:rFonts w:ascii="Times New Roman" w:eastAsia="Times New Roman" w:hAnsi="Times New Roman" w:cs="Times New Roman"/>
        </w:rPr>
        <w:t xml:space="preserve">produced </w:t>
      </w:r>
      <w:r w:rsidR="004B756A">
        <w:rPr>
          <w:rFonts w:ascii="Times New Roman" w:eastAsia="Times New Roman" w:hAnsi="Times New Roman" w:cs="Times New Roman"/>
        </w:rPr>
        <w:t xml:space="preserve">longer looking </w:t>
      </w:r>
      <w:r w:rsidR="00774069">
        <w:rPr>
          <w:rFonts w:ascii="Times New Roman" w:eastAsia="Times New Roman" w:hAnsi="Times New Roman" w:cs="Times New Roman"/>
        </w:rPr>
        <w:t xml:space="preserve">than the </w:t>
      </w:r>
      <w:r w:rsidR="00F11AC0">
        <w:rPr>
          <w:rFonts w:ascii="Times New Roman" w:eastAsia="Times New Roman" w:hAnsi="Times New Roman" w:cs="Times New Roman"/>
        </w:rPr>
        <w:t>Inefficient</w:t>
      </w:r>
      <w:r w:rsidR="00774069">
        <w:rPr>
          <w:rFonts w:ascii="Times New Roman" w:eastAsia="Times New Roman" w:hAnsi="Times New Roman" w:cs="Times New Roman"/>
        </w:rPr>
        <w:t xml:space="preserve"> test event. </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03D57CA7">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5DD6B621"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23</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sidRPr="000F6776">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Efficient and Inefficient test events for networks assigned either to </w:t>
      </w:r>
      <w:r w:rsidR="007D0CF5">
        <w:rPr>
          <w:rFonts w:ascii="Times New Roman" w:hAnsi="Times New Roman" w:cs="Times New Roman"/>
          <w:i w:val="0"/>
          <w:iCs w:val="0"/>
          <w:color w:val="000000" w:themeColor="text1"/>
          <w:sz w:val="24"/>
          <w:szCs w:val="24"/>
        </w:rPr>
        <w:t xml:space="preserve">the </w:t>
      </w:r>
      <w:r>
        <w:rPr>
          <w:rFonts w:ascii="Times New Roman" w:hAnsi="Times New Roman" w:cs="Times New Roman"/>
          <w:i w:val="0"/>
          <w:iCs w:val="0"/>
          <w:color w:val="000000" w:themeColor="text1"/>
          <w:sz w:val="24"/>
          <w:szCs w:val="24"/>
        </w:rPr>
        <w:t>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w:t>
      </w:r>
      <w:r w:rsidR="00B8674D">
        <w:rPr>
          <w:rFonts w:ascii="Times New Roman" w:hAnsi="Times New Roman" w:cs="Times New Roman"/>
          <w:i w:val="0"/>
          <w:iCs w:val="0"/>
          <w:color w:val="000000" w:themeColor="text1"/>
          <w:sz w:val="24"/>
          <w:szCs w:val="24"/>
        </w:rPr>
        <w:t>ffective</w:t>
      </w:r>
      <w:r>
        <w:rPr>
          <w:rFonts w:ascii="Times New Roman" w:hAnsi="Times New Roman" w:cs="Times New Roman"/>
          <w:i w:val="0"/>
          <w:iCs w:val="0"/>
          <w:color w:val="000000" w:themeColor="text1"/>
          <w:sz w:val="24"/>
          <w:szCs w:val="24"/>
        </w:rPr>
        <w:t xml:space="preserve"> Action condition. </w:t>
      </w:r>
      <w:r w:rsidR="00812620">
        <w:rPr>
          <w:rFonts w:ascii="Times New Roman" w:hAnsi="Times New Roman" w:cs="Times New Roman"/>
          <w:i w:val="0"/>
          <w:iCs w:val="0"/>
          <w:color w:val="000000" w:themeColor="text1"/>
          <w:sz w:val="24"/>
          <w:szCs w:val="24"/>
        </w:rPr>
        <w:t xml:space="preserve">Plotted in the middle row is the overall mean error to the two test events for networks assigned to the Ineffective Action condition. Plotted in the bottom row is the overall mean error to the two test events for networks assigned to the No Training </w:t>
      </w:r>
      <w:r w:rsidR="00FC0B0B">
        <w:rPr>
          <w:rFonts w:ascii="Times New Roman" w:hAnsi="Times New Roman" w:cs="Times New Roman"/>
          <w:i w:val="0"/>
          <w:iCs w:val="0"/>
          <w:color w:val="000000" w:themeColor="text1"/>
          <w:sz w:val="24"/>
          <w:szCs w:val="24"/>
        </w:rPr>
        <w:t>c</w:t>
      </w:r>
      <w:r w:rsidR="00812620">
        <w:rPr>
          <w:rFonts w:ascii="Times New Roman" w:hAnsi="Times New Roman" w:cs="Times New Roman"/>
          <w:i w:val="0"/>
          <w:iCs w:val="0"/>
          <w:color w:val="000000" w:themeColor="text1"/>
          <w:sz w:val="24"/>
          <w:szCs w:val="24"/>
        </w:rPr>
        <w:t xml:space="preserve">ondition. </w:t>
      </w:r>
      <w:r w:rsidR="00F378C6">
        <w:rPr>
          <w:rFonts w:ascii="Times New Roman" w:hAnsi="Times New Roman" w:cs="Times New Roman"/>
          <w:i w:val="0"/>
          <w:iCs w:val="0"/>
          <w:color w:val="000000" w:themeColor="text1"/>
          <w:sz w:val="24"/>
          <w:szCs w:val="24"/>
        </w:rPr>
        <w:t>The No Training condition</w:t>
      </w:r>
      <w:r>
        <w:rPr>
          <w:rFonts w:ascii="Times New Roman" w:hAnsi="Times New Roman" w:cs="Times New Roman"/>
          <w:i w:val="0"/>
          <w:iCs w:val="0"/>
          <w:color w:val="000000" w:themeColor="text1"/>
          <w:sz w:val="24"/>
          <w:szCs w:val="24"/>
        </w:rPr>
        <w:t xml:space="preserve">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32FF35B5" w:rsidR="00140894" w:rsidRDefault="00431EF5" w:rsidP="00140894">
      <w:pPr>
        <w:spacing w:line="480" w:lineRule="auto"/>
        <w:ind w:firstLine="720"/>
        <w:contextualSpacing/>
        <w:rPr>
          <w:rFonts w:ascii="Times New Roman" w:eastAsia="Times New Roman" w:hAnsi="Times New Roman" w:cs="Times New Roman"/>
        </w:rPr>
      </w:pPr>
      <w:r w:rsidRPr="00431EF5">
        <w:rPr>
          <w:rFonts w:ascii="Times New Roman" w:eastAsia="Times New Roman" w:hAnsi="Times New Roman" w:cs="Times New Roman"/>
        </w:rPr>
        <w:lastRenderedPageBreak/>
        <w:t>The next analysis examined whether associative learning alon</w:t>
      </w:r>
      <w:r w:rsidR="0064506D">
        <w:rPr>
          <w:rFonts w:ascii="Times New Roman" w:eastAsia="Times New Roman" w:hAnsi="Times New Roman" w:cs="Times New Roman"/>
        </w:rPr>
        <w:t xml:space="preserve">e </w:t>
      </w:r>
      <w:r w:rsidRPr="00431EF5">
        <w:rPr>
          <w:rFonts w:ascii="Times New Roman" w:eastAsia="Times New Roman" w:hAnsi="Times New Roman" w:cs="Times New Roman"/>
        </w:rPr>
        <w:t>was sufficient for ALIAS</w:t>
      </w:r>
      <w:r w:rsidR="002B741A">
        <w:rPr>
          <w:rFonts w:ascii="Times New Roman" w:eastAsia="Times New Roman" w:hAnsi="Times New Roman" w:cs="Times New Roman"/>
        </w:rPr>
        <w:t>-2</w:t>
      </w:r>
      <w:r w:rsidRPr="00431EF5">
        <w:rPr>
          <w:rFonts w:ascii="Times New Roman" w:eastAsia="Times New Roman" w:hAnsi="Times New Roman" w:cs="Times New Roman"/>
        </w:rPr>
        <w:t xml:space="preserve"> to reproduce </w:t>
      </w:r>
      <w:r w:rsidR="000F6776">
        <w:rPr>
          <w:rFonts w:ascii="Times New Roman" w:eastAsia="Times New Roman" w:hAnsi="Times New Roman" w:cs="Times New Roman"/>
        </w:rPr>
        <w:t>the fifth target finding</w:t>
      </w:r>
      <w:r w:rsidR="0064506D">
        <w:rPr>
          <w:rFonts w:ascii="Times New Roman" w:eastAsia="Times New Roman" w:hAnsi="Times New Roman" w:cs="Times New Roman"/>
        </w:rPr>
        <w:t xml:space="preserve">; the attentional boost remained short-lived in this </w:t>
      </w:r>
      <w:r w:rsidR="00F974B2">
        <w:rPr>
          <w:rFonts w:ascii="Times New Roman" w:eastAsia="Times New Roman" w:hAnsi="Times New Roman" w:cs="Times New Roman"/>
        </w:rPr>
        <w:t>simulation</w:t>
      </w:r>
      <w:r w:rsidR="00FB51CD">
        <w:rPr>
          <w:rFonts w:ascii="Times New Roman" w:eastAsia="Times New Roman" w:hAnsi="Times New Roman" w:cs="Times New Roman"/>
        </w:rPr>
        <w:t>.</w:t>
      </w:r>
      <w:r w:rsidR="003A7256">
        <w:rPr>
          <w:rFonts w:ascii="Times New Roman" w:eastAsia="Times New Roman" w:hAnsi="Times New Roman" w:cs="Times New Roman"/>
        </w:rPr>
        <w:t xml:space="preserve"> </w:t>
      </w:r>
      <w:r w:rsidR="0064506D">
        <w:rPr>
          <w:rFonts w:ascii="Times New Roman" w:eastAsia="Times New Roman" w:hAnsi="Times New Roman" w:cs="Times New Roman"/>
        </w:rPr>
        <w:t>In the Effective Action condition</w:t>
      </w:r>
      <w:r w:rsidR="00792E0A">
        <w:rPr>
          <w:rFonts w:ascii="Times New Roman" w:eastAsia="Times New Roman" w:hAnsi="Times New Roman" w:cs="Times New Roman"/>
        </w:rPr>
        <w:t>, networks in the Experimental condition produced greater error to the Inefficient test event than to the Efficient one</w:t>
      </w:r>
      <w:r w:rsidR="0064506D">
        <w:rPr>
          <w:rFonts w:ascii="Times New Roman" w:eastAsia="Times New Roman" w:hAnsi="Times New Roman" w:cs="Times New Roman"/>
        </w:rPr>
        <w:t>. In contrast,</w:t>
      </w:r>
      <w:r w:rsidR="007C1677">
        <w:rPr>
          <w:rFonts w:ascii="Times New Roman" w:eastAsia="Times New Roman" w:hAnsi="Times New Roman" w:cs="Times New Roman"/>
        </w:rPr>
        <w:t xml:space="preserve"> networks in </w:t>
      </w:r>
      <w:r w:rsidR="0064506D">
        <w:rPr>
          <w:rFonts w:ascii="Times New Roman" w:eastAsia="Times New Roman" w:hAnsi="Times New Roman" w:cs="Times New Roman"/>
        </w:rPr>
        <w:t xml:space="preserve">the </w:t>
      </w:r>
      <w:r w:rsidR="007C1677">
        <w:rPr>
          <w:rFonts w:ascii="Times New Roman" w:eastAsia="Times New Roman" w:hAnsi="Times New Roman" w:cs="Times New Roman"/>
        </w:rPr>
        <w:t xml:space="preserve">Control condition as well as those in the Ineffective </w:t>
      </w:r>
      <w:r w:rsidR="0064506D">
        <w:rPr>
          <w:rFonts w:ascii="Times New Roman" w:eastAsia="Times New Roman" w:hAnsi="Times New Roman" w:cs="Times New Roman"/>
        </w:rPr>
        <w:t xml:space="preserve">and </w:t>
      </w:r>
      <w:r w:rsidR="007C1677">
        <w:rPr>
          <w:rFonts w:ascii="Times New Roman" w:eastAsia="Times New Roman" w:hAnsi="Times New Roman" w:cs="Times New Roman"/>
        </w:rPr>
        <w:t>No Training condition</w:t>
      </w:r>
      <w:r w:rsidR="0064506D">
        <w:rPr>
          <w:rFonts w:ascii="Times New Roman" w:eastAsia="Times New Roman" w:hAnsi="Times New Roman" w:cs="Times New Roman"/>
        </w:rPr>
        <w:t>s</w:t>
      </w:r>
      <w:r w:rsidR="007C1677">
        <w:rPr>
          <w:rFonts w:ascii="Times New Roman" w:eastAsia="Times New Roman" w:hAnsi="Times New Roman" w:cs="Times New Roman"/>
        </w:rPr>
        <w:t xml:space="preserve"> </w:t>
      </w:r>
      <w:r w:rsidR="00083DB5">
        <w:rPr>
          <w:rFonts w:ascii="Times New Roman" w:eastAsia="Times New Roman" w:hAnsi="Times New Roman" w:cs="Times New Roman"/>
        </w:rPr>
        <w:t>produced about equivalent error to both test events.</w:t>
      </w:r>
      <w:r w:rsidR="0064506D">
        <w:rPr>
          <w:rFonts w:ascii="Times New Roman" w:eastAsia="Times New Roman" w:hAnsi="Times New Roman" w:cs="Times New Roman"/>
        </w:rPr>
        <w:t xml:space="preserve"> </w:t>
      </w:r>
      <w:r w:rsidR="007C1677">
        <w:rPr>
          <w:rFonts w:ascii="Times New Roman" w:eastAsia="Times New Roman" w:hAnsi="Times New Roman" w:cs="Times New Roman"/>
        </w:rPr>
        <w:t>Together, these results</w:t>
      </w:r>
      <w:r w:rsidR="00F974B2">
        <w:rPr>
          <w:rFonts w:ascii="Times New Roman" w:eastAsia="Times New Roman" w:hAnsi="Times New Roman" w:cs="Times New Roman"/>
        </w:rPr>
        <w:t>—shown in Figure 2</w:t>
      </w:r>
      <w:r w:rsidR="008F1F97">
        <w:rPr>
          <w:rFonts w:ascii="Times New Roman" w:eastAsia="Times New Roman" w:hAnsi="Times New Roman" w:cs="Times New Roman"/>
        </w:rPr>
        <w:t>3</w:t>
      </w:r>
      <w:r w:rsidR="00F974B2">
        <w:rPr>
          <w:rFonts w:ascii="Times New Roman" w:eastAsia="Times New Roman" w:hAnsi="Times New Roman" w:cs="Times New Roman"/>
        </w:rPr>
        <w:t>—</w:t>
      </w:r>
      <w:r w:rsidR="007C1677">
        <w:rPr>
          <w:rFonts w:ascii="Times New Roman" w:eastAsia="Times New Roman" w:hAnsi="Times New Roman" w:cs="Times New Roman"/>
        </w:rPr>
        <w:t xml:space="preserve">suggest that associative learning alone is sufficient to </w:t>
      </w:r>
      <w:r w:rsidR="00C76829">
        <w:rPr>
          <w:rFonts w:ascii="Times New Roman" w:eastAsia="Times New Roman" w:hAnsi="Times New Roman" w:cs="Times New Roman"/>
        </w:rPr>
        <w:t>account for Skerry et al.</w:t>
      </w:r>
      <w:r w:rsidR="00242854">
        <w:rPr>
          <w:rFonts w:ascii="Times New Roman" w:eastAsia="Times New Roman" w:hAnsi="Times New Roman" w:cs="Times New Roman"/>
        </w:rPr>
        <w:t>’s</w:t>
      </w:r>
      <w:r w:rsidR="00C76829">
        <w:rPr>
          <w:rFonts w:ascii="Times New Roman" w:eastAsia="Times New Roman" w:hAnsi="Times New Roman" w:cs="Times New Roman"/>
        </w:rPr>
        <w:t xml:space="preserve"> (2013)</w:t>
      </w:r>
      <w:r w:rsidR="00242854">
        <w:rPr>
          <w:rFonts w:ascii="Times New Roman" w:eastAsia="Times New Roman" w:hAnsi="Times New Roman" w:cs="Times New Roman"/>
        </w:rPr>
        <w:t xml:space="preserve"> finding</w:t>
      </w:r>
      <w:r w:rsidR="00C76829">
        <w:rPr>
          <w:rFonts w:ascii="Times New Roman" w:eastAsia="Times New Roman" w:hAnsi="Times New Roman" w:cs="Times New Roman"/>
        </w:rPr>
        <w:t>.</w:t>
      </w:r>
      <w:r w:rsidR="007C1677">
        <w:rPr>
          <w:rFonts w:ascii="Times New Roman" w:eastAsia="Times New Roman" w:hAnsi="Times New Roman" w:cs="Times New Roman"/>
        </w:rPr>
        <w:t xml:space="preserve"> </w:t>
      </w:r>
    </w:p>
    <w:p w14:paraId="39D5FEFA" w14:textId="2896E902" w:rsidR="00EE0F83" w:rsidRDefault="00013077"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Although the current simulations indicate that ALIAS is sufficient to capture a number of key findings in the literature on infant action efficiency understanding, </w:t>
      </w:r>
      <w:r w:rsidR="000A4069" w:rsidRPr="000A4069">
        <w:rPr>
          <w:rFonts w:ascii="Times New Roman" w:eastAsia="Times New Roman" w:hAnsi="Times New Roman" w:cs="Times New Roman"/>
        </w:rPr>
        <w:t xml:space="preserve">a complete account of </w:t>
      </w:r>
      <w:r w:rsidR="00B62BF6">
        <w:rPr>
          <w:rFonts w:ascii="Times New Roman" w:eastAsia="Times New Roman" w:hAnsi="Times New Roman" w:cs="Times New Roman"/>
        </w:rPr>
        <w:t>should do more than reproduce</w:t>
      </w:r>
      <w:r w:rsidR="000A4069" w:rsidRPr="000A4069">
        <w:rPr>
          <w:rFonts w:ascii="Times New Roman" w:eastAsia="Times New Roman" w:hAnsi="Times New Roman" w:cs="Times New Roman"/>
        </w:rPr>
        <w:t xml:space="preserve"> existing data</w:t>
      </w:r>
      <w:r w:rsidR="00B62BF6">
        <w:rPr>
          <w:rFonts w:ascii="Times New Roman" w:eastAsia="Times New Roman" w:hAnsi="Times New Roman" w:cs="Times New Roman"/>
        </w:rPr>
        <w:t>; it should also</w:t>
      </w:r>
      <w:r w:rsidR="000A4069" w:rsidRPr="000A4069">
        <w:rPr>
          <w:rFonts w:ascii="Times New Roman" w:eastAsia="Times New Roman" w:hAnsi="Times New Roman" w:cs="Times New Roman"/>
        </w:rPr>
        <w:t xml:space="preserve"> generate predictions that can be tested in future behavioral experiments. The </w:t>
      </w:r>
      <w:r w:rsidR="00B62BF6">
        <w:rPr>
          <w:rFonts w:ascii="Times New Roman" w:eastAsia="Times New Roman" w:hAnsi="Times New Roman" w:cs="Times New Roman"/>
        </w:rPr>
        <w:t>final section does exactly this by placing ALIAS</w:t>
      </w:r>
      <w:r w:rsidR="000A4069" w:rsidRPr="000A4069">
        <w:rPr>
          <w:rFonts w:ascii="Times New Roman" w:eastAsia="Times New Roman" w:hAnsi="Times New Roman" w:cs="Times New Roman"/>
        </w:rPr>
        <w:t xml:space="preserve"> in a series of novel </w:t>
      </w:r>
      <w:r w:rsidR="000B65F9" w:rsidRPr="000A4069">
        <w:rPr>
          <w:rFonts w:ascii="Times New Roman" w:eastAsia="Times New Roman" w:hAnsi="Times New Roman" w:cs="Times New Roman"/>
        </w:rPr>
        <w:t>situations</w:t>
      </w:r>
      <w:r w:rsidR="000B65F9">
        <w:rPr>
          <w:rFonts w:ascii="Times New Roman" w:eastAsia="Times New Roman" w:hAnsi="Times New Roman" w:cs="Times New Roman"/>
        </w:rPr>
        <w:t xml:space="preserve"> </w:t>
      </w:r>
      <w:r w:rsidR="000A4069" w:rsidRPr="000A4069">
        <w:rPr>
          <w:rFonts w:ascii="Times New Roman" w:eastAsia="Times New Roman" w:hAnsi="Times New Roman" w:cs="Times New Roman"/>
        </w:rPr>
        <w:t>and</w:t>
      </w:r>
      <w:r w:rsidR="00B62BF6">
        <w:rPr>
          <w:rFonts w:ascii="Times New Roman" w:eastAsia="Times New Roman" w:hAnsi="Times New Roman" w:cs="Times New Roman"/>
        </w:rPr>
        <w:t xml:space="preserve"> assessing</w:t>
      </w:r>
      <w:r w:rsidR="000A4069" w:rsidRPr="000A4069">
        <w:rPr>
          <w:rFonts w:ascii="Times New Roman" w:eastAsia="Times New Roman" w:hAnsi="Times New Roman" w:cs="Times New Roman"/>
        </w:rPr>
        <w:t xml:space="preserve"> its </w:t>
      </w:r>
      <w:r w:rsidR="000B65F9">
        <w:rPr>
          <w:rFonts w:ascii="Times New Roman" w:eastAsia="Times New Roman" w:hAnsi="Times New Roman" w:cs="Times New Roman"/>
        </w:rPr>
        <w:t>resulting behaviors</w:t>
      </w:r>
      <w:r w:rsidR="00B62BF6">
        <w:rPr>
          <w:rFonts w:ascii="Times New Roman" w:eastAsia="Times New Roman" w:hAnsi="Times New Roman" w:cs="Times New Roman"/>
        </w:rPr>
        <w:t>.</w:t>
      </w:r>
      <w:r w:rsidR="009206EC">
        <w:rPr>
          <w:rFonts w:ascii="Times New Roman" w:eastAsia="Times New Roman" w:hAnsi="Times New Roman" w:cs="Times New Roman"/>
        </w:rPr>
        <w:t xml:space="preserve"> </w:t>
      </w:r>
      <w:r w:rsidR="000A4069" w:rsidRPr="000A4069">
        <w:rPr>
          <w:rFonts w:ascii="Times New Roman" w:eastAsia="Times New Roman" w:hAnsi="Times New Roman" w:cs="Times New Roman"/>
        </w:rPr>
        <w:t xml:space="preserve">These behaviors </w:t>
      </w:r>
      <w:r w:rsidR="00F97439">
        <w:rPr>
          <w:rFonts w:ascii="Times New Roman" w:eastAsia="Times New Roman" w:hAnsi="Times New Roman" w:cs="Times New Roman"/>
        </w:rPr>
        <w:t xml:space="preserve">should be viewed as predictions to be tested in future research </w:t>
      </w:r>
      <w:r w:rsidR="000A4069" w:rsidRPr="000A4069">
        <w:rPr>
          <w:rFonts w:ascii="Times New Roman" w:eastAsia="Times New Roman" w:hAnsi="Times New Roman" w:cs="Times New Roman"/>
        </w:rPr>
        <w:t xml:space="preserve">and as a basis for </w:t>
      </w:r>
      <w:r w:rsidR="00DA1452">
        <w:rPr>
          <w:rFonts w:ascii="Times New Roman" w:eastAsia="Times New Roman" w:hAnsi="Times New Roman" w:cs="Times New Roman"/>
        </w:rPr>
        <w:t>deciding between</w:t>
      </w:r>
      <w:r w:rsidR="000A4069" w:rsidRPr="000A4069">
        <w:rPr>
          <w:rFonts w:ascii="Times New Roman" w:eastAsia="Times New Roman" w:hAnsi="Times New Roman" w:cs="Times New Roman"/>
        </w:rPr>
        <w:t xml:space="preserve"> the current perspective </w:t>
      </w:r>
      <w:r w:rsidR="007D5298">
        <w:rPr>
          <w:rFonts w:ascii="Times New Roman" w:eastAsia="Times New Roman" w:hAnsi="Times New Roman" w:cs="Times New Roman"/>
        </w:rPr>
        <w:t>and the domain-specific ones</w:t>
      </w:r>
      <w:r w:rsidR="000A4069" w:rsidRPr="000A4069">
        <w:rPr>
          <w:rFonts w:ascii="Times New Roman" w:eastAsia="Times New Roman" w:hAnsi="Times New Roman" w:cs="Times New Roman"/>
        </w:rPr>
        <w:t>.</w:t>
      </w:r>
    </w:p>
    <w:p w14:paraId="7151A5A1" w14:textId="77777777" w:rsidR="00F97439" w:rsidRDefault="00F97439" w:rsidP="00140894">
      <w:pPr>
        <w:spacing w:line="480" w:lineRule="auto"/>
        <w:ind w:firstLine="720"/>
        <w:contextualSpacing/>
        <w:rPr>
          <w:rFonts w:ascii="Times New Roman" w:eastAsia="Times New Roman" w:hAnsi="Times New Roman" w:cs="Times New Roman"/>
        </w:rPr>
      </w:pPr>
    </w:p>
    <w:p w14:paraId="2ADFC18C" w14:textId="241BDDC8" w:rsidR="004C7227" w:rsidRPr="00550B11" w:rsidRDefault="00FB1AA5" w:rsidP="00550B11">
      <w:pPr>
        <w:spacing w:line="480" w:lineRule="auto"/>
        <w:contextualSpacing/>
        <w:rPr>
          <w:rFonts w:ascii="Times New Roman" w:eastAsia="Times New Roman" w:hAnsi="Times New Roman" w:cs="Times New Roman"/>
          <w:b/>
          <w:bCs/>
        </w:rPr>
      </w:pPr>
      <w:r w:rsidRPr="00CD1BA9">
        <w:rPr>
          <w:rFonts w:ascii="Times New Roman" w:eastAsia="Times New Roman" w:hAnsi="Times New Roman" w:cs="Times New Roman"/>
          <w:b/>
          <w:bCs/>
        </w:rPr>
        <w:t>Model predictions</w:t>
      </w: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F33DCA" w14:paraId="5549C2AC" w14:textId="77777777" w:rsidTr="00F33DCA">
        <w:trPr>
          <w:trHeight w:val="4673"/>
        </w:trPr>
        <w:tc>
          <w:tcPr>
            <w:tcW w:w="5463" w:type="dxa"/>
          </w:tcPr>
          <w:p w14:paraId="0DE10A70" w14:textId="5D5AE5C7" w:rsidR="002B35E9" w:rsidRDefault="008C2C80" w:rsidP="004C7227">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32DFA82" wp14:editId="776B5204">
                  <wp:extent cx="3631721" cy="2905377"/>
                  <wp:effectExtent l="0" t="0" r="6985" b="9525"/>
                  <wp:docPr id="121303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D5A1E51" w14:textId="009737CF" w:rsidR="002B35E9" w:rsidRDefault="008C2C80" w:rsidP="0005778E">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444AAFC" wp14:editId="4360E62E">
                  <wp:extent cx="3631406" cy="2905125"/>
                  <wp:effectExtent l="0" t="0" r="7620" b="0"/>
                  <wp:docPr id="655843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042F2EA0" w14:textId="7BDD7CF5" w:rsidR="002B35E9" w:rsidRDefault="0005778E" w:rsidP="0005778E">
      <w:pPr>
        <w:pStyle w:val="Caption"/>
        <w:rPr>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24</w:t>
      </w:r>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sidRPr="00B073F7">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(Left) Overall error produced to the Efficient and Inefficient test events for networks in the Experimental condition. (Right) Overall error produced to the Efficient and Inefficient test events for networks in the Control condition. </w:t>
      </w:r>
      <w:r w:rsidR="00E83320">
        <w:rPr>
          <w:rFonts w:ascii="Times New Roman" w:hAnsi="Times New Roman" w:cs="Times New Roman"/>
          <w:i w:val="0"/>
          <w:iCs w:val="0"/>
          <w:color w:val="000000" w:themeColor="text1"/>
          <w:sz w:val="24"/>
          <w:szCs w:val="24"/>
        </w:rPr>
        <w:t>The barrier shown during habituation for this simulation appeared directly above rather than beneath arced motion</w:t>
      </w:r>
      <w:r>
        <w:rPr>
          <w:rFonts w:ascii="Times New Roman" w:hAnsi="Times New Roman" w:cs="Times New Roman"/>
          <w:i w:val="0"/>
          <w:iCs w:val="0"/>
          <w:color w:val="000000" w:themeColor="text1"/>
          <w:sz w:val="24"/>
          <w:szCs w:val="24"/>
        </w:rPr>
        <w:t>.</w:t>
      </w:r>
    </w:p>
    <w:p w14:paraId="1669E969" w14:textId="77777777" w:rsidR="004C7227" w:rsidRDefault="004C7227" w:rsidP="00CD50EB">
      <w:pPr>
        <w:tabs>
          <w:tab w:val="left" w:pos="7378"/>
        </w:tabs>
        <w:spacing w:line="480" w:lineRule="auto"/>
        <w:contextualSpacing/>
        <w:rPr>
          <w:rFonts w:ascii="Times New Roman" w:eastAsia="Times New Roman" w:hAnsi="Times New Roman" w:cs="Times New Roman"/>
        </w:rPr>
      </w:pPr>
    </w:p>
    <w:p w14:paraId="53DFF34D" w14:textId="03BC228C" w:rsidR="001F3FC4" w:rsidRDefault="00550B11" w:rsidP="00734C9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key benefit of </w:t>
      </w:r>
      <w:r w:rsidR="00A621A9">
        <w:rPr>
          <w:rFonts w:ascii="Times New Roman" w:eastAsia="Times New Roman" w:hAnsi="Times New Roman" w:cs="Times New Roman"/>
        </w:rPr>
        <w:t>developing computational models</w:t>
      </w:r>
      <w:r w:rsidR="003773A2" w:rsidRPr="003773A2">
        <w:rPr>
          <w:rFonts w:ascii="Times New Roman" w:eastAsia="Times New Roman" w:hAnsi="Times New Roman" w:cs="Times New Roman"/>
        </w:rPr>
        <w:t xml:space="preserve"> is that </w:t>
      </w:r>
      <w:r w:rsidR="00A621A9">
        <w:rPr>
          <w:rFonts w:ascii="Times New Roman" w:eastAsia="Times New Roman" w:hAnsi="Times New Roman" w:cs="Times New Roman"/>
        </w:rPr>
        <w:t>their behavior</w:t>
      </w:r>
      <w:r w:rsidR="003773A2" w:rsidRPr="003773A2">
        <w:rPr>
          <w:rFonts w:ascii="Times New Roman" w:eastAsia="Times New Roman" w:hAnsi="Times New Roman" w:cs="Times New Roman"/>
        </w:rPr>
        <w:t xml:space="preserve"> in novel situations can </w:t>
      </w:r>
      <w:r w:rsidR="00500AC2">
        <w:rPr>
          <w:rFonts w:ascii="Times New Roman" w:eastAsia="Times New Roman" w:hAnsi="Times New Roman" w:cs="Times New Roman"/>
        </w:rPr>
        <w:t>be treated as</w:t>
      </w:r>
      <w:r w:rsidR="003773A2" w:rsidRPr="003773A2">
        <w:rPr>
          <w:rFonts w:ascii="Times New Roman" w:eastAsia="Times New Roman" w:hAnsi="Times New Roman" w:cs="Times New Roman"/>
        </w:rPr>
        <w:t xml:space="preserve"> testable predictions for future research. In the current context, for example,</w:t>
      </w:r>
      <w:r w:rsidR="00D71F2D">
        <w:rPr>
          <w:rFonts w:ascii="Times New Roman" w:eastAsia="Times New Roman" w:hAnsi="Times New Roman" w:cs="Times New Roman"/>
        </w:rPr>
        <w:t xml:space="preserve"> a potentially interesting question concerns</w:t>
      </w:r>
      <w:r w:rsidR="003773A2" w:rsidRPr="003773A2">
        <w:rPr>
          <w:rFonts w:ascii="Times New Roman" w:eastAsia="Times New Roman" w:hAnsi="Times New Roman" w:cs="Times New Roman"/>
        </w:rPr>
        <w:t xml:space="preserve"> how ALIAS would respond if, instead of being habituated to </w:t>
      </w:r>
      <w:r w:rsidR="00734C97">
        <w:rPr>
          <w:rFonts w:ascii="Times New Roman" w:eastAsia="Times New Roman" w:hAnsi="Times New Roman" w:cs="Times New Roman"/>
        </w:rPr>
        <w:t xml:space="preserve">a canonical constrained </w:t>
      </w:r>
      <w:r w:rsidR="00B073F7">
        <w:rPr>
          <w:rFonts w:ascii="Times New Roman" w:eastAsia="Times New Roman" w:hAnsi="Times New Roman" w:cs="Times New Roman"/>
        </w:rPr>
        <w:t xml:space="preserve">action </w:t>
      </w:r>
      <w:r w:rsidR="00734C97">
        <w:rPr>
          <w:rFonts w:ascii="Times New Roman" w:eastAsia="Times New Roman" w:hAnsi="Times New Roman" w:cs="Times New Roman"/>
        </w:rPr>
        <w:t>event</w:t>
      </w:r>
      <w:r w:rsidR="003773A2" w:rsidRPr="003773A2">
        <w:rPr>
          <w:rFonts w:ascii="Times New Roman" w:eastAsia="Times New Roman" w:hAnsi="Times New Roman" w:cs="Times New Roman"/>
        </w:rPr>
        <w:t xml:space="preserve">, </w:t>
      </w:r>
      <w:r w:rsidR="00734C97">
        <w:rPr>
          <w:rFonts w:ascii="Times New Roman" w:eastAsia="Times New Roman" w:hAnsi="Times New Roman" w:cs="Times New Roman"/>
        </w:rPr>
        <w:t>it were</w:t>
      </w:r>
      <w:r w:rsidR="003773A2" w:rsidRPr="003773A2">
        <w:rPr>
          <w:rFonts w:ascii="Times New Roman" w:eastAsia="Times New Roman" w:hAnsi="Times New Roman" w:cs="Times New Roman"/>
        </w:rPr>
        <w:t xml:space="preserve"> habituated to an event in which the barrier was positioned just above the apex of the agent’s jump trajectory. </w:t>
      </w:r>
      <w:r w:rsidR="00B51CD7" w:rsidRPr="00B51CD7">
        <w:rPr>
          <w:rFonts w:ascii="Times New Roman" w:eastAsia="Times New Roman" w:hAnsi="Times New Roman" w:cs="Times New Roman"/>
        </w:rPr>
        <w:t>If the current account is</w:t>
      </w:r>
      <w:r w:rsidR="00734C97">
        <w:rPr>
          <w:rFonts w:ascii="Times New Roman" w:eastAsia="Times New Roman" w:hAnsi="Times New Roman" w:cs="Times New Roman"/>
        </w:rPr>
        <w:t xml:space="preserve"> correct that </w:t>
      </w:r>
      <w:r w:rsidR="00734C97" w:rsidRPr="007B31A4">
        <w:rPr>
          <w:rFonts w:ascii="Times New Roman" w:eastAsia="Times New Roman" w:hAnsi="Times New Roman" w:cs="Times New Roman"/>
        </w:rPr>
        <w:t>positioning the obstacle in the immediate vicinity of the motion trajectory</w:t>
      </w:r>
      <w:r w:rsidR="00734C97">
        <w:rPr>
          <w:rFonts w:ascii="Times New Roman" w:eastAsia="Times New Roman" w:hAnsi="Times New Roman" w:cs="Times New Roman"/>
        </w:rPr>
        <w:t xml:space="preserve"> is the critical factor enabling the formation of a robust association between the two, </w:t>
      </w:r>
      <w:r w:rsidR="00B51CD7" w:rsidRPr="00B51CD7">
        <w:rPr>
          <w:rFonts w:ascii="Times New Roman" w:eastAsia="Times New Roman" w:hAnsi="Times New Roman" w:cs="Times New Roman"/>
        </w:rPr>
        <w:t xml:space="preserve">then networks should form as robust an association between the </w:t>
      </w:r>
      <w:r w:rsidR="00903859">
        <w:rPr>
          <w:rFonts w:ascii="Times New Roman" w:eastAsia="Times New Roman" w:hAnsi="Times New Roman" w:cs="Times New Roman"/>
        </w:rPr>
        <w:t>arced motion</w:t>
      </w:r>
      <w:r w:rsidR="00B51CD7" w:rsidRPr="00B51CD7">
        <w:rPr>
          <w:rFonts w:ascii="Times New Roman" w:eastAsia="Times New Roman" w:hAnsi="Times New Roman" w:cs="Times New Roman"/>
        </w:rPr>
        <w:t xml:space="preserve"> and the obstacle in this anomalous configuration</w:t>
      </w:r>
      <w:r w:rsidR="00734C97">
        <w:rPr>
          <w:rFonts w:ascii="Times New Roman" w:eastAsia="Times New Roman" w:hAnsi="Times New Roman" w:cs="Times New Roman"/>
        </w:rPr>
        <w:t xml:space="preserve"> as when the barrier is located beneath that motion</w:t>
      </w:r>
      <w:r w:rsidR="009D7B9A">
        <w:rPr>
          <w:rFonts w:ascii="Times New Roman" w:eastAsia="Times New Roman" w:hAnsi="Times New Roman" w:cs="Times New Roman"/>
        </w:rPr>
        <w:t xml:space="preserve">. </w:t>
      </w:r>
    </w:p>
    <w:p w14:paraId="2268020C" w14:textId="515596A3" w:rsidR="005B4E59" w:rsidRDefault="001F3FC4"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first simulation reported in this section</w:t>
      </w:r>
      <w:r w:rsidR="006A350C" w:rsidRPr="006A350C">
        <w:rPr>
          <w:rFonts w:ascii="Times New Roman" w:eastAsia="Times New Roman" w:hAnsi="Times New Roman" w:cs="Times New Roman"/>
        </w:rPr>
        <w:t xml:space="preserve"> </w:t>
      </w:r>
      <w:r w:rsidR="00BA5945">
        <w:rPr>
          <w:rFonts w:ascii="Times New Roman" w:eastAsia="Times New Roman" w:hAnsi="Times New Roman" w:cs="Times New Roman"/>
        </w:rPr>
        <w:t xml:space="preserve">addressed this first issue. The simulation itself </w:t>
      </w:r>
      <w:r w:rsidR="006A350C" w:rsidRPr="006A350C">
        <w:rPr>
          <w:rFonts w:ascii="Times New Roman" w:eastAsia="Times New Roman" w:hAnsi="Times New Roman" w:cs="Times New Roman"/>
        </w:rPr>
        <w:t>was identical to Simulation 1</w:t>
      </w:r>
      <w:r w:rsidR="000523B2">
        <w:rPr>
          <w:rFonts w:ascii="Times New Roman" w:eastAsia="Times New Roman" w:hAnsi="Times New Roman" w:cs="Times New Roman"/>
        </w:rPr>
        <w:t>a</w:t>
      </w:r>
      <w:r w:rsidR="00CF5C40">
        <w:rPr>
          <w:rFonts w:ascii="Times New Roman" w:eastAsia="Times New Roman" w:hAnsi="Times New Roman" w:cs="Times New Roman"/>
        </w:rPr>
        <w:t xml:space="preserve"> with two exceptions. First,</w:t>
      </w:r>
      <w:r w:rsidR="006A350C" w:rsidRPr="006A350C">
        <w:rPr>
          <w:rFonts w:ascii="Times New Roman" w:eastAsia="Times New Roman" w:hAnsi="Times New Roman" w:cs="Times New Roman"/>
        </w:rPr>
        <w:t xml:space="preserve"> a fourth unit was added to the </w:t>
      </w:r>
      <w:r w:rsidR="006A350C" w:rsidRPr="006A350C">
        <w:rPr>
          <w:rFonts w:ascii="Times New Roman" w:eastAsia="Times New Roman" w:hAnsi="Times New Roman" w:cs="Times New Roman"/>
        </w:rPr>
        <w:lastRenderedPageBreak/>
        <w:t>Obstacle Horizontal Position input and output groups. This unit corresponded to a location that</w:t>
      </w:r>
      <w:r w:rsidR="006A350C">
        <w:rPr>
          <w:rFonts w:ascii="Times New Roman" w:eastAsia="Times New Roman" w:hAnsi="Times New Roman" w:cs="Times New Roman"/>
        </w:rPr>
        <w:t xml:space="preserve"> appeared</w:t>
      </w:r>
      <w:r w:rsidR="006A350C" w:rsidRPr="006A350C">
        <w:rPr>
          <w:rFonts w:ascii="Times New Roman" w:eastAsia="Times New Roman" w:hAnsi="Times New Roman" w:cs="Times New Roman"/>
        </w:rPr>
        <w:t xml:space="preserve"> directly above </w:t>
      </w:r>
      <w:r w:rsidR="006A350C">
        <w:rPr>
          <w:rFonts w:ascii="Times New Roman" w:eastAsia="Times New Roman" w:hAnsi="Times New Roman" w:cs="Times New Roman"/>
        </w:rPr>
        <w:t>arced motion when paired with it</w:t>
      </w:r>
      <w:r w:rsidR="006A350C" w:rsidRPr="006A350C">
        <w:rPr>
          <w:rFonts w:ascii="Times New Roman" w:eastAsia="Times New Roman" w:hAnsi="Times New Roman" w:cs="Times New Roman"/>
        </w:rPr>
        <w:t xml:space="preserve">. </w:t>
      </w:r>
      <w:r w:rsidR="0096759E" w:rsidRPr="0096759E">
        <w:rPr>
          <w:rFonts w:ascii="Times New Roman" w:eastAsia="Times New Roman" w:hAnsi="Times New Roman" w:cs="Times New Roman"/>
        </w:rPr>
        <w:t>Second,</w:t>
      </w:r>
      <w:r w:rsidR="00BA5945">
        <w:rPr>
          <w:rFonts w:ascii="Times New Roman" w:eastAsia="Times New Roman" w:hAnsi="Times New Roman" w:cs="Times New Roman"/>
        </w:rPr>
        <w:t xml:space="preserve"> to simplify the simulations reported in this section,</w:t>
      </w:r>
      <w:r w:rsidR="0096759E" w:rsidRPr="0096759E">
        <w:rPr>
          <w:rFonts w:ascii="Times New Roman" w:eastAsia="Times New Roman" w:hAnsi="Times New Roman" w:cs="Times New Roman"/>
        </w:rPr>
        <w:t xml:space="preserve"> </w:t>
      </w:r>
      <w:r w:rsidR="00FF3503">
        <w:rPr>
          <w:rFonts w:ascii="Times New Roman" w:eastAsia="Times New Roman" w:hAnsi="Times New Roman" w:cs="Times New Roman"/>
        </w:rPr>
        <w:t>the length of the habituation phase was reduced to</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xml:space="preserve">. </w:t>
      </w:r>
      <w:r w:rsidR="00BA5945">
        <w:rPr>
          <w:rFonts w:ascii="Times New Roman" w:eastAsia="Times New Roman" w:hAnsi="Times New Roman" w:cs="Times New Roman"/>
        </w:rPr>
        <w:t>This decision was justified because the results reported in the previous simulations were robust to different habituation epochs.</w:t>
      </w:r>
    </w:p>
    <w:p w14:paraId="6F6CF462" w14:textId="6412244E" w:rsidR="007968B5" w:rsidRDefault="0061298C" w:rsidP="006009F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As</w:t>
      </w:r>
      <w:r w:rsidR="006A350C" w:rsidRPr="006A350C">
        <w:rPr>
          <w:rFonts w:ascii="Times New Roman" w:eastAsia="Times New Roman" w:hAnsi="Times New Roman" w:cs="Times New Roman"/>
        </w:rPr>
        <w:t xml:space="preserve"> </w:t>
      </w:r>
      <w:r w:rsidR="005B4E59">
        <w:rPr>
          <w:rFonts w:ascii="Times New Roman" w:eastAsia="Times New Roman" w:hAnsi="Times New Roman" w:cs="Times New Roman"/>
        </w:rPr>
        <w:t>in</w:t>
      </w:r>
      <w:r w:rsidR="006A350C" w:rsidRPr="006A350C">
        <w:rPr>
          <w:rFonts w:ascii="Times New Roman" w:eastAsia="Times New Roman" w:hAnsi="Times New Roman" w:cs="Times New Roman"/>
        </w:rPr>
        <w:t xml:space="preserve"> Simulation 1</w:t>
      </w:r>
      <w:r w:rsidR="00BC6CD4">
        <w:rPr>
          <w:rFonts w:ascii="Times New Roman" w:eastAsia="Times New Roman" w:hAnsi="Times New Roman" w:cs="Times New Roman"/>
        </w:rPr>
        <w:t>a</w:t>
      </w:r>
      <w:r w:rsidR="006A350C" w:rsidRPr="006A350C">
        <w:rPr>
          <w:rFonts w:ascii="Times New Roman" w:eastAsia="Times New Roman" w:hAnsi="Times New Roman" w:cs="Times New Roman"/>
        </w:rPr>
        <w:t>,</w:t>
      </w:r>
      <w:r w:rsidR="00EA4A9B">
        <w:rPr>
          <w:rFonts w:ascii="Times New Roman" w:eastAsia="Times New Roman" w:hAnsi="Times New Roman" w:cs="Times New Roman"/>
        </w:rPr>
        <w:t xml:space="preserve"> </w:t>
      </w:r>
      <w:r w:rsidR="006A350C" w:rsidRPr="006A350C">
        <w:rPr>
          <w:rFonts w:ascii="Times New Roman" w:eastAsia="Times New Roman" w:hAnsi="Times New Roman" w:cs="Times New Roman"/>
        </w:rPr>
        <w:t>networks were assigned either to the Experimental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or to the Control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Importantly, networks encountered barriers in </w:t>
      </w:r>
      <w:r w:rsidR="00C25590">
        <w:rPr>
          <w:rFonts w:ascii="Times New Roman" w:eastAsia="Times New Roman" w:hAnsi="Times New Roman" w:cs="Times New Roman"/>
        </w:rPr>
        <w:t>the above-the-curved-motion</w:t>
      </w:r>
      <w:r w:rsidR="006A350C" w:rsidRPr="006A350C">
        <w:rPr>
          <w:rFonts w:ascii="Times New Roman" w:eastAsia="Times New Roman" w:hAnsi="Times New Roman" w:cs="Times New Roman"/>
        </w:rPr>
        <w:t xml:space="preserve"> spatial configuration only during the habituation phase</w:t>
      </w:r>
      <w:r w:rsidR="00B73DDC">
        <w:rPr>
          <w:rFonts w:ascii="Times New Roman" w:eastAsia="Times New Roman" w:hAnsi="Times New Roman" w:cs="Times New Roman"/>
        </w:rPr>
        <w:t>;</w:t>
      </w:r>
      <w:r w:rsidR="002A73BF">
        <w:rPr>
          <w:rFonts w:ascii="Times New Roman" w:eastAsia="Times New Roman" w:hAnsi="Times New Roman" w:cs="Times New Roman"/>
        </w:rPr>
        <w:t xml:space="preserve"> pretraining </w:t>
      </w:r>
      <w:r w:rsidR="00C25590">
        <w:rPr>
          <w:rFonts w:ascii="Times New Roman" w:eastAsia="Times New Roman" w:hAnsi="Times New Roman" w:cs="Times New Roman"/>
        </w:rPr>
        <w:t xml:space="preserve">barriers </w:t>
      </w:r>
      <w:r w:rsidR="002A73BF">
        <w:rPr>
          <w:rFonts w:ascii="Times New Roman" w:eastAsia="Times New Roman" w:hAnsi="Times New Roman" w:cs="Times New Roman"/>
        </w:rPr>
        <w:t>were always tethered to the ground</w:t>
      </w:r>
      <w:r w:rsidR="006A350C" w:rsidRPr="006A350C">
        <w:rPr>
          <w:rFonts w:ascii="Times New Roman" w:eastAsia="Times New Roman" w:hAnsi="Times New Roman" w:cs="Times New Roman"/>
        </w:rPr>
        <w:t xml:space="preserve">. </w:t>
      </w:r>
      <w:r w:rsidR="006A350C">
        <w:rPr>
          <w:rFonts w:ascii="Times New Roman" w:eastAsia="Times New Roman" w:hAnsi="Times New Roman" w:cs="Times New Roman"/>
        </w:rPr>
        <w:t xml:space="preserve">The relative horizontal position of this barrier </w:t>
      </w:r>
      <w:r w:rsidR="00434B4F">
        <w:rPr>
          <w:rFonts w:ascii="Times New Roman" w:eastAsia="Times New Roman" w:hAnsi="Times New Roman" w:cs="Times New Roman"/>
        </w:rPr>
        <w:t>w</w:t>
      </w:r>
      <w:r w:rsidR="006A350C">
        <w:rPr>
          <w:rFonts w:ascii="Times New Roman" w:eastAsia="Times New Roman" w:hAnsi="Times New Roman" w:cs="Times New Roman"/>
        </w:rPr>
        <w:t xml:space="preserve">as identical </w:t>
      </w:r>
      <w:r w:rsidR="00434B4F">
        <w:rPr>
          <w:rFonts w:ascii="Times New Roman" w:eastAsia="Times New Roman" w:hAnsi="Times New Roman" w:cs="Times New Roman"/>
        </w:rPr>
        <w:t xml:space="preserve">to </w:t>
      </w:r>
      <w:r w:rsidR="006A350C">
        <w:rPr>
          <w:rFonts w:ascii="Times New Roman" w:eastAsia="Times New Roman" w:hAnsi="Times New Roman" w:cs="Times New Roman"/>
        </w:rPr>
        <w:t>that in Simulation 1a.</w:t>
      </w:r>
      <w:r w:rsidR="00073A27">
        <w:rPr>
          <w:rFonts w:ascii="Times New Roman" w:eastAsia="Times New Roman" w:hAnsi="Times New Roman" w:cs="Times New Roman"/>
        </w:rPr>
        <w:t xml:space="preserve"> </w:t>
      </w:r>
      <w:r>
        <w:rPr>
          <w:rFonts w:ascii="Times New Roman" w:eastAsia="Times New Roman" w:hAnsi="Times New Roman" w:cs="Times New Roman"/>
        </w:rPr>
        <w:t>The results from this simulation—depicted in Figure 2</w:t>
      </w:r>
      <w:r w:rsidR="008F1F97">
        <w:rPr>
          <w:rFonts w:ascii="Times New Roman" w:eastAsia="Times New Roman" w:hAnsi="Times New Roman" w:cs="Times New Roman"/>
        </w:rPr>
        <w:t>4</w:t>
      </w:r>
      <w:r>
        <w:rPr>
          <w:rFonts w:ascii="Times New Roman" w:eastAsia="Times New Roman" w:hAnsi="Times New Roman" w:cs="Times New Roman"/>
        </w:rPr>
        <w:t>—indicate that</w:t>
      </w:r>
      <w:r w:rsidR="006933BC">
        <w:rPr>
          <w:rFonts w:ascii="Times New Roman" w:eastAsia="Times New Roman" w:hAnsi="Times New Roman" w:cs="Times New Roman"/>
        </w:rPr>
        <w:t xml:space="preserve"> </w:t>
      </w:r>
      <w:r w:rsidR="00073A27">
        <w:rPr>
          <w:rFonts w:ascii="Times New Roman" w:eastAsia="Times New Roman" w:hAnsi="Times New Roman" w:cs="Times New Roman"/>
        </w:rPr>
        <w:t>networks in the Experimental condition produced greater error</w:t>
      </w:r>
      <w:r w:rsidR="00021321">
        <w:rPr>
          <w:rFonts w:ascii="Times New Roman" w:eastAsia="Times New Roman" w:hAnsi="Times New Roman" w:cs="Times New Roman"/>
        </w:rPr>
        <w:t xml:space="preserve"> </w:t>
      </w:r>
      <w:r w:rsidR="00073A27">
        <w:rPr>
          <w:rFonts w:ascii="Times New Roman" w:eastAsia="Times New Roman" w:hAnsi="Times New Roman" w:cs="Times New Roman"/>
        </w:rPr>
        <w:t xml:space="preserve">to the Inefficient than to the Efficient </w:t>
      </w:r>
      <w:r w:rsidR="00C25590">
        <w:rPr>
          <w:rFonts w:ascii="Times New Roman" w:eastAsia="Times New Roman" w:hAnsi="Times New Roman" w:cs="Times New Roman"/>
        </w:rPr>
        <w:t>test event</w:t>
      </w:r>
      <w:r w:rsidR="00B61CA0">
        <w:rPr>
          <w:rFonts w:ascii="Times New Roman" w:eastAsia="Times New Roman" w:hAnsi="Times New Roman" w:cs="Times New Roman"/>
        </w:rPr>
        <w:t xml:space="preserve">. In contrast, networks in the Control condition </w:t>
      </w:r>
      <w:r w:rsidR="00C25590">
        <w:rPr>
          <w:rFonts w:ascii="Times New Roman" w:eastAsia="Times New Roman" w:hAnsi="Times New Roman" w:cs="Times New Roman"/>
        </w:rPr>
        <w:t>produced equivalent error to both test events</w:t>
      </w:r>
      <w:r w:rsidR="00B61CA0">
        <w:rPr>
          <w:rFonts w:ascii="Times New Roman" w:eastAsia="Times New Roman" w:hAnsi="Times New Roman" w:cs="Times New Roman"/>
        </w:rPr>
        <w:t>.</w:t>
      </w:r>
      <w:r w:rsidR="00D25BFE">
        <w:rPr>
          <w:rFonts w:ascii="Times New Roman" w:eastAsia="Times New Roman" w:hAnsi="Times New Roman" w:cs="Times New Roman"/>
        </w:rPr>
        <w:t xml:space="preserve"> </w:t>
      </w:r>
      <w:r w:rsidR="00F1673D">
        <w:rPr>
          <w:rFonts w:ascii="Times New Roman" w:eastAsia="Times New Roman" w:hAnsi="Times New Roman" w:cs="Times New Roman"/>
        </w:rPr>
        <w:t>These results</w:t>
      </w:r>
      <w:r w:rsidR="00C25590">
        <w:rPr>
          <w:rFonts w:ascii="Times New Roman" w:eastAsia="Times New Roman" w:hAnsi="Times New Roman" w:cs="Times New Roman"/>
        </w:rPr>
        <w:t xml:space="preserve"> </w:t>
      </w:r>
      <w:r>
        <w:rPr>
          <w:rFonts w:ascii="Times New Roman" w:eastAsia="Times New Roman" w:hAnsi="Times New Roman" w:cs="Times New Roman"/>
        </w:rPr>
        <w:t xml:space="preserve">mirror those in Simulation 1a.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416CCC" w14:paraId="521A171F" w14:textId="77777777" w:rsidTr="005D2F0B">
        <w:trPr>
          <w:trHeight w:val="4934"/>
        </w:trPr>
        <w:tc>
          <w:tcPr>
            <w:tcW w:w="9051" w:type="dxa"/>
          </w:tcPr>
          <w:p w14:paraId="57758271" w14:textId="726B39CD" w:rsidR="00416CCC" w:rsidRDefault="005D2F0B" w:rsidP="008D2812">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169567E9" wp14:editId="09E72725">
                  <wp:extent cx="5536406" cy="4429125"/>
                  <wp:effectExtent l="0" t="0" r="7620" b="0"/>
                  <wp:docPr id="68352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2261" name="Picture 6835226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536895" cy="4429516"/>
                          </a:xfrm>
                          <a:prstGeom prst="rect">
                            <a:avLst/>
                          </a:prstGeom>
                        </pic:spPr>
                      </pic:pic>
                    </a:graphicData>
                  </a:graphic>
                </wp:inline>
              </w:drawing>
            </w:r>
          </w:p>
        </w:tc>
      </w:tr>
    </w:tbl>
    <w:p w14:paraId="307F64D5" w14:textId="45141B68" w:rsidR="00985FE2" w:rsidRDefault="008D2812" w:rsidP="008D2812">
      <w:pPr>
        <w:pStyle w:val="Caption"/>
        <w:rPr>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r w:rsidR="00A179B3">
        <w:rPr>
          <w:rFonts w:ascii="Times New Roman" w:hAnsi="Times New Roman" w:cs="Times New Roman"/>
          <w:b/>
          <w:bCs/>
          <w:i w:val="0"/>
          <w:iCs w:val="0"/>
          <w:noProof/>
          <w:color w:val="000000" w:themeColor="text1"/>
          <w:sz w:val="24"/>
          <w:szCs w:val="24"/>
        </w:rPr>
        <w:t>25</w:t>
      </w:r>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sidRPr="00A840B6">
        <w:rPr>
          <w:rFonts w:ascii="Times New Roman" w:hAnsi="Times New Roman" w:cs="Times New Roman"/>
          <w:color w:val="000000" w:themeColor="text1"/>
          <w:sz w:val="24"/>
          <w:szCs w:val="24"/>
        </w:rPr>
        <w:t>Performance of ALIAS</w:t>
      </w:r>
      <w:r w:rsidR="00406FF6" w:rsidRPr="00A840B6">
        <w:rPr>
          <w:rFonts w:ascii="Times New Roman" w:hAnsi="Times New Roman" w:cs="Times New Roman"/>
          <w:color w:val="000000" w:themeColor="text1"/>
          <w:sz w:val="24"/>
          <w:szCs w:val="24"/>
        </w:rPr>
        <w:t>.</w:t>
      </w:r>
      <w:r w:rsidR="00406FF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Overall error produced to the </w:t>
      </w:r>
      <w:r w:rsidR="00921E01">
        <w:rPr>
          <w:rFonts w:ascii="Times New Roman" w:hAnsi="Times New Roman" w:cs="Times New Roman"/>
          <w:i w:val="0"/>
          <w:iCs w:val="0"/>
          <w:color w:val="000000" w:themeColor="text1"/>
          <w:sz w:val="24"/>
          <w:szCs w:val="24"/>
        </w:rPr>
        <w:t>High, inefficient and Inefficient test</w:t>
      </w:r>
      <w:r>
        <w:rPr>
          <w:rFonts w:ascii="Times New Roman" w:hAnsi="Times New Roman" w:cs="Times New Roman"/>
          <w:i w:val="0"/>
          <w:iCs w:val="0"/>
          <w:color w:val="000000" w:themeColor="text1"/>
          <w:sz w:val="24"/>
          <w:szCs w:val="24"/>
        </w:rPr>
        <w:t xml:space="preserve"> events</w:t>
      </w:r>
      <w:r w:rsidR="00406FF6">
        <w:rPr>
          <w:rFonts w:ascii="Times New Roman" w:hAnsi="Times New Roman" w:cs="Times New Roman"/>
          <w:i w:val="0"/>
          <w:iCs w:val="0"/>
          <w:color w:val="000000" w:themeColor="text1"/>
          <w:sz w:val="24"/>
          <w:szCs w:val="24"/>
        </w:rPr>
        <w:t>.</w:t>
      </w:r>
    </w:p>
    <w:p w14:paraId="70BBC1D3" w14:textId="77777777" w:rsidR="005A7251" w:rsidRDefault="005A7251" w:rsidP="005A7251">
      <w:pPr>
        <w:tabs>
          <w:tab w:val="left" w:pos="7378"/>
        </w:tabs>
        <w:spacing w:line="480" w:lineRule="auto"/>
        <w:contextualSpacing/>
        <w:rPr>
          <w:rFonts w:ascii="Times New Roman" w:eastAsia="Times New Roman" w:hAnsi="Times New Roman" w:cs="Times New Roman"/>
        </w:rPr>
      </w:pPr>
    </w:p>
    <w:p w14:paraId="7CF5B538" w14:textId="3D3750A5"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 that</w:t>
      </w:r>
      <w:r w:rsidR="00C25590">
        <w:rPr>
          <w:rFonts w:ascii="Times New Roman" w:eastAsia="Times New Roman" w:hAnsi="Times New Roman" w:cs="Times New Roman"/>
        </w:rPr>
        <w:t xml:space="preserve"> action efficiency studies have used</w:t>
      </w:r>
      <w:r w:rsidR="000A3632">
        <w:rPr>
          <w:rFonts w:ascii="Times New Roman" w:eastAsia="Times New Roman" w:hAnsi="Times New Roman" w:cs="Times New Roman"/>
        </w:rPr>
        <w:t xml:space="preserve"> many different kinds of</w:t>
      </w:r>
      <w:r w:rsidR="00C25590">
        <w:rPr>
          <w:rFonts w:ascii="Times New Roman" w:eastAsia="Times New Roman" w:hAnsi="Times New Roman" w:cs="Times New Roman"/>
        </w:rPr>
        <w:t xml:space="preserve"> inefficient</w:t>
      </w:r>
      <w:r w:rsidR="000A3632">
        <w:rPr>
          <w:rFonts w:ascii="Times New Roman" w:eastAsia="Times New Roman" w:hAnsi="Times New Roman" w:cs="Times New Roman"/>
        </w:rPr>
        <w:t xml:space="preserve"> events</w:t>
      </w:r>
      <w:r w:rsidR="00C25590">
        <w:rPr>
          <w:rFonts w:ascii="Times New Roman" w:eastAsia="Times New Roman" w:hAnsi="Times New Roman" w:cs="Times New Roman"/>
        </w:rPr>
        <w:t xml:space="preserve">, </w:t>
      </w:r>
      <w:r>
        <w:rPr>
          <w:rFonts w:ascii="Times New Roman" w:eastAsia="Times New Roman" w:hAnsi="Times New Roman" w:cs="Times New Roman"/>
        </w:rPr>
        <w:t>another interesting question</w:t>
      </w:r>
      <w:r w:rsidR="00F70FC1">
        <w:rPr>
          <w:rFonts w:ascii="Times New Roman" w:eastAsia="Times New Roman" w:hAnsi="Times New Roman" w:cs="Times New Roman"/>
        </w:rPr>
        <w:t xml:space="preserve"> </w:t>
      </w:r>
      <w:r w:rsidR="00CC107C">
        <w:rPr>
          <w:rFonts w:ascii="Times New Roman" w:eastAsia="Times New Roman" w:hAnsi="Times New Roman" w:cs="Times New Roman"/>
        </w:rPr>
        <w:t xml:space="preserve">concerns ALIAS’s performance </w:t>
      </w:r>
      <w:r>
        <w:rPr>
          <w:rFonts w:ascii="Times New Roman" w:eastAsia="Times New Roman" w:hAnsi="Times New Roman" w:cs="Times New Roman"/>
        </w:rPr>
        <w:t xml:space="preserve">when tested on two </w:t>
      </w:r>
      <w:r w:rsidRPr="00977CC3">
        <w:rPr>
          <w:rFonts w:ascii="Times New Roman" w:eastAsia="Times New Roman" w:hAnsi="Times New Roman" w:cs="Times New Roman"/>
          <w:i/>
          <w:iCs/>
        </w:rPr>
        <w:t>different</w:t>
      </w:r>
      <w:r w:rsidRPr="00771092">
        <w:rPr>
          <w:rFonts w:ascii="Times New Roman" w:eastAsia="Times New Roman" w:hAnsi="Times New Roman" w:cs="Times New Roman"/>
          <w:i/>
          <w:iCs/>
        </w:rPr>
        <w:t xml:space="preserve"> </w:t>
      </w:r>
      <w:r w:rsidR="00771092">
        <w:rPr>
          <w:rFonts w:ascii="Times New Roman" w:eastAsia="Times New Roman" w:hAnsi="Times New Roman" w:cs="Times New Roman"/>
        </w:rPr>
        <w:t>inefficient test</w:t>
      </w:r>
      <w:r>
        <w:rPr>
          <w:rFonts w:ascii="Times New Roman" w:eastAsia="Times New Roman" w:hAnsi="Times New Roman" w:cs="Times New Roman"/>
        </w:rPr>
        <w:t xml:space="preserve"> events</w:t>
      </w:r>
      <w:r w:rsidR="00977CC3">
        <w:rPr>
          <w:rFonts w:ascii="Times New Roman" w:eastAsia="Times New Roman" w:hAnsi="Times New Roman" w:cs="Times New Roman"/>
        </w:rPr>
        <w:t xml:space="preserve"> rather than on the standard inefficient and efficient test events</w:t>
      </w:r>
      <w:r w:rsidR="00AC5A5D">
        <w:rPr>
          <w:rFonts w:ascii="Times New Roman" w:eastAsia="Times New Roman" w:hAnsi="Times New Roman" w:cs="Times New Roman"/>
        </w:rPr>
        <w:t xml:space="preserve">. </w:t>
      </w:r>
      <w:r w:rsidR="00B713E9">
        <w:rPr>
          <w:rFonts w:ascii="Times New Roman" w:eastAsia="Times New Roman" w:hAnsi="Times New Roman" w:cs="Times New Roman"/>
        </w:rPr>
        <w:t xml:space="preserve">For example, </w:t>
      </w:r>
      <w:r w:rsidR="00AB6C5D">
        <w:rPr>
          <w:rFonts w:ascii="Times New Roman" w:eastAsia="Times New Roman" w:hAnsi="Times New Roman" w:cs="Times New Roman"/>
        </w:rPr>
        <w:t>how might ALIAS respond if it</w:t>
      </w:r>
      <w:r w:rsidR="00D75744">
        <w:rPr>
          <w:rFonts w:ascii="Times New Roman" w:eastAsia="Times New Roman" w:hAnsi="Times New Roman" w:cs="Times New Roman"/>
        </w:rPr>
        <w:t xml:space="preserve"> were tested on</w:t>
      </w:r>
      <w:r w:rsidR="00CB1ED7">
        <w:rPr>
          <w:rFonts w:ascii="Times New Roman" w:eastAsia="Times New Roman" w:hAnsi="Times New Roman" w:cs="Times New Roman"/>
        </w:rPr>
        <w:t xml:space="preserve"> Liu and Spelke’s (2017)</w:t>
      </w:r>
      <w:r w:rsidR="00D75744">
        <w:rPr>
          <w:rFonts w:ascii="Times New Roman" w:eastAsia="Times New Roman" w:hAnsi="Times New Roman" w:cs="Times New Roman"/>
        </w:rPr>
        <w:t xml:space="preserve"> </w:t>
      </w:r>
      <w:r w:rsidR="007A4760">
        <w:rPr>
          <w:rFonts w:ascii="Times New Roman" w:eastAsia="Times New Roman" w:hAnsi="Times New Roman" w:cs="Times New Roman"/>
        </w:rPr>
        <w:t>High</w:t>
      </w:r>
      <w:r w:rsidR="00CB1ED7">
        <w:rPr>
          <w:rFonts w:ascii="Times New Roman" w:eastAsia="Times New Roman" w:hAnsi="Times New Roman" w:cs="Times New Roman"/>
        </w:rPr>
        <w:t xml:space="preserve">, </w:t>
      </w:r>
      <w:r w:rsidR="007A4760">
        <w:rPr>
          <w:rFonts w:ascii="Times New Roman" w:eastAsia="Times New Roman" w:hAnsi="Times New Roman" w:cs="Times New Roman"/>
        </w:rPr>
        <w:t>in</w:t>
      </w:r>
      <w:r w:rsidR="00CB1ED7">
        <w:rPr>
          <w:rFonts w:ascii="Times New Roman" w:eastAsia="Times New Roman" w:hAnsi="Times New Roman" w:cs="Times New Roman"/>
        </w:rPr>
        <w:t xml:space="preserve">efficient test event and Gergely et al.’s (1995) </w:t>
      </w:r>
      <w:r w:rsidR="00AC5A5D">
        <w:rPr>
          <w:rFonts w:ascii="Times New Roman" w:eastAsia="Times New Roman" w:hAnsi="Times New Roman" w:cs="Times New Roman"/>
        </w:rPr>
        <w:t xml:space="preserve">barrierless </w:t>
      </w:r>
      <w:r w:rsidR="007A4760">
        <w:rPr>
          <w:rFonts w:ascii="Times New Roman" w:eastAsia="Times New Roman" w:hAnsi="Times New Roman" w:cs="Times New Roman"/>
        </w:rPr>
        <w:t>in</w:t>
      </w:r>
      <w:r w:rsidR="006F0305">
        <w:rPr>
          <w:rFonts w:ascii="Times New Roman" w:eastAsia="Times New Roman" w:hAnsi="Times New Roman" w:cs="Times New Roman"/>
        </w:rPr>
        <w:t>efficient</w:t>
      </w:r>
      <w:r w:rsidR="00CB1ED7">
        <w:rPr>
          <w:rFonts w:ascii="Times New Roman" w:eastAsia="Times New Roman" w:hAnsi="Times New Roman" w:cs="Times New Roman"/>
        </w:rPr>
        <w:t xml:space="preserve"> test event</w:t>
      </w:r>
      <w:r w:rsidR="006F0305">
        <w:rPr>
          <w:rFonts w:ascii="Times New Roman" w:eastAsia="Times New Roman" w:hAnsi="Times New Roman" w:cs="Times New Roman"/>
        </w:rPr>
        <w:t>? To address this question, networks</w:t>
      </w:r>
      <w:r w:rsidR="00BF0672">
        <w:rPr>
          <w:rFonts w:ascii="Times New Roman" w:eastAsia="Times New Roman" w:hAnsi="Times New Roman" w:cs="Times New Roman"/>
        </w:rPr>
        <w:t xml:space="preserve"> (</w:t>
      </w:r>
      <w:r w:rsidR="00BF0672">
        <w:rPr>
          <w:rFonts w:ascii="Times New Roman" w:eastAsia="Times New Roman" w:hAnsi="Times New Roman" w:cs="Times New Roman"/>
          <w:i/>
          <w:iCs/>
        </w:rPr>
        <w:t xml:space="preserve">N </w:t>
      </w:r>
      <w:r w:rsidR="00BF0672">
        <w:rPr>
          <w:rFonts w:ascii="Times New Roman" w:eastAsia="Times New Roman" w:hAnsi="Times New Roman" w:cs="Times New Roman"/>
        </w:rPr>
        <w:t>= 20)</w:t>
      </w:r>
      <w:r w:rsidR="006F0305">
        <w:rPr>
          <w:rFonts w:ascii="Times New Roman" w:eastAsia="Times New Roman" w:hAnsi="Times New Roman" w:cs="Times New Roman"/>
        </w:rPr>
        <w:t xml:space="preserve"> were</w:t>
      </w:r>
      <w:r w:rsidR="00BF0672">
        <w:rPr>
          <w:rFonts w:ascii="Times New Roman" w:eastAsia="Times New Roman" w:hAnsi="Times New Roman" w:cs="Times New Roman"/>
        </w:rPr>
        <w:t xml:space="preserve"> habituated to the same event used in Simulation 4a</w:t>
      </w:r>
      <w:r w:rsidR="00937BC0">
        <w:rPr>
          <w:rFonts w:ascii="Times New Roman" w:eastAsia="Times New Roman" w:hAnsi="Times New Roman" w:cs="Times New Roman"/>
        </w:rPr>
        <w:t xml:space="preserve"> following a pretraining phase that was</w:t>
      </w:r>
      <w:r w:rsidR="00A452E9">
        <w:rPr>
          <w:rFonts w:ascii="Times New Roman" w:eastAsia="Times New Roman" w:hAnsi="Times New Roman" w:cs="Times New Roman"/>
        </w:rPr>
        <w:t xml:space="preserve"> also</w:t>
      </w:r>
      <w:r w:rsidR="00937BC0">
        <w:rPr>
          <w:rFonts w:ascii="Times New Roman" w:eastAsia="Times New Roman" w:hAnsi="Times New Roman" w:cs="Times New Roman"/>
        </w:rPr>
        <w:t xml:space="preserve"> identical in length to that in Simulation 4</w:t>
      </w:r>
      <w:r w:rsidR="00A452E9">
        <w:rPr>
          <w:rFonts w:ascii="Times New Roman" w:eastAsia="Times New Roman" w:hAnsi="Times New Roman" w:cs="Times New Roman"/>
        </w:rPr>
        <w:t xml:space="preserve">; the networks tested here were thus the same </w:t>
      </w:r>
      <w:r w:rsidR="000064AB">
        <w:rPr>
          <w:rFonts w:ascii="Times New Roman" w:eastAsia="Times New Roman" w:hAnsi="Times New Roman" w:cs="Times New Roman"/>
        </w:rPr>
        <w:t>“</w:t>
      </w:r>
      <w:r w:rsidR="00A452E9">
        <w:rPr>
          <w:rFonts w:ascii="Times New Roman" w:eastAsia="Times New Roman" w:hAnsi="Times New Roman" w:cs="Times New Roman"/>
        </w:rPr>
        <w:t>age</w:t>
      </w:r>
      <w:r w:rsidR="000064AB">
        <w:rPr>
          <w:rFonts w:ascii="Times New Roman" w:eastAsia="Times New Roman" w:hAnsi="Times New Roman" w:cs="Times New Roman"/>
        </w:rPr>
        <w:t>”</w:t>
      </w:r>
      <w:r w:rsidR="00A452E9">
        <w:rPr>
          <w:rFonts w:ascii="Times New Roman" w:eastAsia="Times New Roman" w:hAnsi="Times New Roman" w:cs="Times New Roman"/>
        </w:rPr>
        <w:t xml:space="preserve"> as those tested in Simulation 4</w:t>
      </w:r>
      <w:r w:rsidR="001C7FC6">
        <w:rPr>
          <w:rFonts w:ascii="Times New Roman" w:eastAsia="Times New Roman" w:hAnsi="Times New Roman" w:cs="Times New Roman"/>
        </w:rPr>
        <w:t>.</w:t>
      </w:r>
      <w:r w:rsidR="007443EE">
        <w:rPr>
          <w:rFonts w:ascii="Times New Roman" w:eastAsia="Times New Roman" w:hAnsi="Times New Roman" w:cs="Times New Roman"/>
        </w:rPr>
        <w:t xml:space="preserve"> </w:t>
      </w:r>
      <w:r w:rsidR="00B854F3">
        <w:rPr>
          <w:rFonts w:ascii="Times New Roman" w:eastAsia="Times New Roman" w:hAnsi="Times New Roman" w:cs="Times New Roman"/>
        </w:rPr>
        <w:t>Networks</w:t>
      </w:r>
      <w:r w:rsidR="00C342EA">
        <w:rPr>
          <w:rFonts w:ascii="Times New Roman" w:eastAsia="Times New Roman" w:hAnsi="Times New Roman" w:cs="Times New Roman"/>
        </w:rPr>
        <w:t xml:space="preserve"> were then tested on </w:t>
      </w:r>
      <w:r w:rsidR="00EA7895">
        <w:rPr>
          <w:rFonts w:ascii="Times New Roman" w:eastAsia="Times New Roman" w:hAnsi="Times New Roman" w:cs="Times New Roman"/>
        </w:rPr>
        <w:t xml:space="preserve">the </w:t>
      </w:r>
      <w:r w:rsidR="00EA7895">
        <w:rPr>
          <w:rFonts w:ascii="Times New Roman" w:eastAsia="Times New Roman" w:hAnsi="Times New Roman" w:cs="Times New Roman"/>
        </w:rPr>
        <w:lastRenderedPageBreak/>
        <w:t>High, inefficient</w:t>
      </w:r>
      <w:r w:rsidR="00E10A8D">
        <w:rPr>
          <w:rFonts w:ascii="Times New Roman" w:eastAsia="Times New Roman" w:hAnsi="Times New Roman" w:cs="Times New Roman"/>
        </w:rPr>
        <w:t xml:space="preserve"> </w:t>
      </w:r>
      <w:r w:rsidR="00B854F3">
        <w:rPr>
          <w:rFonts w:ascii="Times New Roman" w:eastAsia="Times New Roman" w:hAnsi="Times New Roman" w:cs="Times New Roman"/>
        </w:rPr>
        <w:t>test event from</w:t>
      </w:r>
      <w:r w:rsidR="00E10A8D">
        <w:rPr>
          <w:rFonts w:ascii="Times New Roman" w:eastAsia="Times New Roman" w:hAnsi="Times New Roman" w:cs="Times New Roman"/>
        </w:rPr>
        <w:t xml:space="preserve"> Simulation 4</w:t>
      </w:r>
      <w:r w:rsidR="00EA7895">
        <w:rPr>
          <w:rFonts w:ascii="Times New Roman" w:eastAsia="Times New Roman" w:hAnsi="Times New Roman" w:cs="Times New Roman"/>
        </w:rPr>
        <w:t xml:space="preserve"> and</w:t>
      </w:r>
      <w:r w:rsidR="00E10A8D">
        <w:rPr>
          <w:rFonts w:ascii="Times New Roman" w:eastAsia="Times New Roman" w:hAnsi="Times New Roman" w:cs="Times New Roman"/>
        </w:rPr>
        <w:t xml:space="preserve"> the</w:t>
      </w:r>
      <w:r w:rsidR="00EA7895">
        <w:rPr>
          <w:rFonts w:ascii="Times New Roman" w:eastAsia="Times New Roman" w:hAnsi="Times New Roman" w:cs="Times New Roman"/>
        </w:rPr>
        <w:t xml:space="preserve"> inefficient </w:t>
      </w:r>
      <w:r w:rsidR="00FB7777">
        <w:rPr>
          <w:rFonts w:ascii="Times New Roman" w:eastAsia="Times New Roman" w:hAnsi="Times New Roman" w:cs="Times New Roman"/>
        </w:rPr>
        <w:t xml:space="preserve">one </w:t>
      </w:r>
      <w:r w:rsidR="00B854F3">
        <w:rPr>
          <w:rFonts w:ascii="Times New Roman" w:eastAsia="Times New Roman" w:hAnsi="Times New Roman" w:cs="Times New Roman"/>
        </w:rPr>
        <w:t>from</w:t>
      </w:r>
      <w:r w:rsidR="00E10A8D">
        <w:rPr>
          <w:rFonts w:ascii="Times New Roman" w:eastAsia="Times New Roman" w:hAnsi="Times New Roman" w:cs="Times New Roman"/>
        </w:rPr>
        <w:t xml:space="preserve"> Simulation 1a</w:t>
      </w:r>
      <w:r w:rsidR="008B0C52">
        <w:rPr>
          <w:rFonts w:ascii="Times New Roman" w:eastAsia="Times New Roman" w:hAnsi="Times New Roman" w:cs="Times New Roman"/>
        </w:rPr>
        <w:t xml:space="preserve">. </w:t>
      </w:r>
      <w:r w:rsidR="00921E01">
        <w:rPr>
          <w:rFonts w:ascii="Times New Roman" w:eastAsia="Times New Roman" w:hAnsi="Times New Roman" w:cs="Times New Roman"/>
        </w:rPr>
        <w:t>The results</w:t>
      </w:r>
      <w:r w:rsidR="00C342EA">
        <w:rPr>
          <w:rFonts w:ascii="Times New Roman" w:eastAsia="Times New Roman" w:hAnsi="Times New Roman" w:cs="Times New Roman"/>
        </w:rPr>
        <w:t xml:space="preserve"> for this simulation</w:t>
      </w:r>
      <w:r w:rsidR="00921E01">
        <w:rPr>
          <w:rFonts w:ascii="Times New Roman" w:eastAsia="Times New Roman" w:hAnsi="Times New Roman" w:cs="Times New Roman"/>
        </w:rPr>
        <w:t>—</w:t>
      </w:r>
      <w:r w:rsidR="00C342EA">
        <w:rPr>
          <w:rFonts w:ascii="Times New Roman" w:eastAsia="Times New Roman" w:hAnsi="Times New Roman" w:cs="Times New Roman"/>
        </w:rPr>
        <w:t xml:space="preserve">which are </w:t>
      </w:r>
      <w:r w:rsidR="00921E01">
        <w:rPr>
          <w:rFonts w:ascii="Times New Roman" w:eastAsia="Times New Roman" w:hAnsi="Times New Roman" w:cs="Times New Roman"/>
        </w:rPr>
        <w:t>shown</w:t>
      </w:r>
      <w:r w:rsidR="00E959D6">
        <w:rPr>
          <w:rFonts w:ascii="Times New Roman" w:eastAsia="Times New Roman" w:hAnsi="Times New Roman" w:cs="Times New Roman"/>
        </w:rPr>
        <w:t xml:space="preserve"> in Figure 2</w:t>
      </w:r>
      <w:r w:rsidR="008F1F97">
        <w:rPr>
          <w:rFonts w:ascii="Times New Roman" w:eastAsia="Times New Roman" w:hAnsi="Times New Roman" w:cs="Times New Roman"/>
        </w:rPr>
        <w:t>5</w:t>
      </w:r>
      <w:r w:rsidR="00921E01">
        <w:rPr>
          <w:rFonts w:ascii="Times New Roman" w:eastAsia="Times New Roman" w:hAnsi="Times New Roman" w:cs="Times New Roman"/>
        </w:rPr>
        <w:t>—</w:t>
      </w:r>
      <w:r w:rsidR="00CE272B">
        <w:rPr>
          <w:rFonts w:ascii="Times New Roman" w:eastAsia="Times New Roman" w:hAnsi="Times New Roman" w:cs="Times New Roman"/>
        </w:rPr>
        <w:t>revealed that</w:t>
      </w:r>
      <w:r w:rsidR="00921E01">
        <w:rPr>
          <w:rFonts w:ascii="Times New Roman" w:eastAsia="Times New Roman" w:hAnsi="Times New Roman" w:cs="Times New Roman"/>
        </w:rPr>
        <w:t xml:space="preserve"> networks produced greater error to the Inefficient </w:t>
      </w:r>
      <w:r w:rsidR="001C7FC6">
        <w:rPr>
          <w:rFonts w:ascii="Times New Roman" w:eastAsia="Times New Roman" w:hAnsi="Times New Roman" w:cs="Times New Roman"/>
        </w:rPr>
        <w:t>than</w:t>
      </w:r>
      <w:r w:rsidR="00921E01">
        <w:rPr>
          <w:rFonts w:ascii="Times New Roman" w:eastAsia="Times New Roman" w:hAnsi="Times New Roman" w:cs="Times New Roman"/>
        </w:rPr>
        <w:t xml:space="preserve"> to the High, inefficient </w:t>
      </w:r>
      <w:r w:rsidR="00995BDC">
        <w:rPr>
          <w:rFonts w:ascii="Times New Roman" w:eastAsia="Times New Roman" w:hAnsi="Times New Roman" w:cs="Times New Roman"/>
        </w:rPr>
        <w:t>test event.</w:t>
      </w:r>
      <w:r w:rsidR="00CB598A">
        <w:rPr>
          <w:rFonts w:ascii="Times New Roman" w:eastAsia="Times New Roman" w:hAnsi="Times New Roman" w:cs="Times New Roman"/>
        </w:rPr>
        <w:t xml:space="preserve"> </w:t>
      </w:r>
      <w:r w:rsidR="00EA75EB">
        <w:rPr>
          <w:rFonts w:ascii="Times New Roman" w:eastAsia="Times New Roman" w:hAnsi="Times New Roman" w:cs="Times New Roman"/>
        </w:rPr>
        <w:t xml:space="preserve"> </w:t>
      </w:r>
    </w:p>
    <w:p w14:paraId="7A4058E4" w14:textId="6A3D6587" w:rsidR="001A0F8D" w:rsidRDefault="00C1164B"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w:t>
      </w:r>
      <w:r w:rsidR="0045705D" w:rsidRPr="0045705D">
        <w:rPr>
          <w:rFonts w:ascii="Times New Roman" w:eastAsia="Times New Roman" w:hAnsi="Times New Roman" w:cs="Times New Roman"/>
        </w:rPr>
        <w:t xml:space="preserve">n terms of the mechanistic basis of networks’ responses </w:t>
      </w:r>
      <w:r w:rsidR="00FD18C8">
        <w:rPr>
          <w:rFonts w:ascii="Times New Roman" w:eastAsia="Times New Roman" w:hAnsi="Times New Roman" w:cs="Times New Roman"/>
        </w:rPr>
        <w:t>here</w:t>
      </w:r>
      <w:r w:rsidR="0045705D" w:rsidRPr="0045705D">
        <w:rPr>
          <w:rFonts w:ascii="Times New Roman" w:eastAsia="Times New Roman" w:hAnsi="Times New Roman" w:cs="Times New Roman"/>
        </w:rPr>
        <w:t>, networks looked longer at the Inefficient test event than at the High, inefficient one</w:t>
      </w:r>
      <w:r w:rsidR="00FD18C8">
        <w:rPr>
          <w:rFonts w:ascii="Times New Roman" w:eastAsia="Times New Roman" w:hAnsi="Times New Roman" w:cs="Times New Roman"/>
        </w:rPr>
        <w:t xml:space="preserve"> because</w:t>
      </w:r>
      <w:r w:rsidR="0045705D" w:rsidRPr="0045705D">
        <w:rPr>
          <w:rFonts w:ascii="Times New Roman" w:eastAsia="Times New Roman" w:hAnsi="Times New Roman" w:cs="Times New Roman"/>
        </w:rPr>
        <w:t xml:space="preserve"> </w:t>
      </w:r>
      <w:r w:rsidR="00AA5ADC">
        <w:rPr>
          <w:rFonts w:ascii="Times New Roman" w:eastAsia="Times New Roman" w:hAnsi="Times New Roman" w:cs="Times New Roman"/>
        </w:rPr>
        <w:t>some of the</w:t>
      </w:r>
      <w:r w:rsidR="0045705D" w:rsidRPr="0045705D">
        <w:rPr>
          <w:rFonts w:ascii="Times New Roman" w:eastAsia="Times New Roman" w:hAnsi="Times New Roman" w:cs="Times New Roman"/>
        </w:rPr>
        <w:t xml:space="preserve"> input information presented in </w:t>
      </w:r>
      <w:r w:rsidR="00A840B6" w:rsidRPr="0045705D">
        <w:rPr>
          <w:rFonts w:ascii="Times New Roman" w:eastAsia="Times New Roman" w:hAnsi="Times New Roman" w:cs="Times New Roman"/>
        </w:rPr>
        <w:t>th</w:t>
      </w:r>
      <w:r w:rsidR="00A840B6">
        <w:rPr>
          <w:rFonts w:ascii="Times New Roman" w:eastAsia="Times New Roman" w:hAnsi="Times New Roman" w:cs="Times New Roman"/>
        </w:rPr>
        <w:t xml:space="preserve">e latter </w:t>
      </w:r>
      <w:r w:rsidR="00FD18C8">
        <w:rPr>
          <w:rFonts w:ascii="Times New Roman" w:eastAsia="Times New Roman" w:hAnsi="Times New Roman" w:cs="Times New Roman"/>
        </w:rPr>
        <w:t>event</w:t>
      </w:r>
      <w:r w:rsidR="00B71065">
        <w:rPr>
          <w:rFonts w:ascii="Times New Roman" w:eastAsia="Times New Roman" w:hAnsi="Times New Roman" w:cs="Times New Roman"/>
        </w:rPr>
        <w:t>—</w:t>
      </w:r>
      <w:r w:rsidR="005C059E">
        <w:rPr>
          <w:rFonts w:ascii="Times New Roman" w:eastAsia="Times New Roman" w:hAnsi="Times New Roman" w:cs="Times New Roman"/>
        </w:rPr>
        <w:t>specifically that</w:t>
      </w:r>
      <w:r w:rsidR="00B71065">
        <w:rPr>
          <w:rFonts w:ascii="Times New Roman" w:eastAsia="Times New Roman" w:hAnsi="Times New Roman" w:cs="Times New Roman"/>
        </w:rPr>
        <w:t xml:space="preserve"> pertaining to </w:t>
      </w:r>
      <w:r w:rsidR="00903C7F">
        <w:rPr>
          <w:rFonts w:ascii="Times New Roman" w:eastAsia="Times New Roman" w:hAnsi="Times New Roman" w:cs="Times New Roman"/>
        </w:rPr>
        <w:t>a</w:t>
      </w:r>
      <w:r w:rsidR="007A4760">
        <w:rPr>
          <w:rFonts w:ascii="Times New Roman" w:eastAsia="Times New Roman" w:hAnsi="Times New Roman" w:cs="Times New Roman"/>
        </w:rPr>
        <w:t>n</w:t>
      </w:r>
      <w:r w:rsidR="00903C7F">
        <w:rPr>
          <w:rFonts w:ascii="Times New Roman" w:eastAsia="Times New Roman" w:hAnsi="Times New Roman" w:cs="Times New Roman"/>
        </w:rPr>
        <w:t xml:space="preserve"> absent obstacle</w:t>
      </w:r>
      <w:r w:rsidR="00B71065">
        <w:rPr>
          <w:rFonts w:ascii="Times New Roman" w:eastAsia="Times New Roman" w:hAnsi="Times New Roman" w:cs="Times New Roman"/>
        </w:rPr>
        <w:t>—</w:t>
      </w:r>
      <w:r w:rsidR="0045705D" w:rsidRPr="0045705D">
        <w:rPr>
          <w:rFonts w:ascii="Times New Roman" w:eastAsia="Times New Roman" w:hAnsi="Times New Roman" w:cs="Times New Roman"/>
        </w:rPr>
        <w:t>strongly activated a</w:t>
      </w:r>
      <w:r w:rsidR="00CA6849">
        <w:rPr>
          <w:rFonts w:ascii="Times New Roman" w:eastAsia="Times New Roman" w:hAnsi="Times New Roman" w:cs="Times New Roman"/>
        </w:rPr>
        <w:t>n</w:t>
      </w:r>
      <w:r w:rsidR="0045705D" w:rsidRPr="0045705D">
        <w:rPr>
          <w:rFonts w:ascii="Times New Roman" w:eastAsia="Times New Roman" w:hAnsi="Times New Roman" w:cs="Times New Roman"/>
        </w:rPr>
        <w:t xml:space="preserve"> internal representation corresponding to straight motion</w:t>
      </w:r>
      <w:r w:rsidR="00782CD9">
        <w:rPr>
          <w:rFonts w:ascii="Times New Roman" w:eastAsia="Times New Roman" w:hAnsi="Times New Roman" w:cs="Times New Roman"/>
        </w:rPr>
        <w:t xml:space="preserve">. </w:t>
      </w:r>
      <w:r w:rsidR="000A32AC">
        <w:rPr>
          <w:rFonts w:ascii="Times New Roman" w:eastAsia="Times New Roman" w:hAnsi="Times New Roman" w:cs="Times New Roman"/>
        </w:rPr>
        <w:t xml:space="preserve">The reason for this is that </w:t>
      </w:r>
      <w:r w:rsidR="0015508E">
        <w:rPr>
          <w:rFonts w:ascii="Times New Roman" w:eastAsia="Times New Roman" w:hAnsi="Times New Roman" w:cs="Times New Roman"/>
        </w:rPr>
        <w:t xml:space="preserve">networks learned to associate the </w:t>
      </w:r>
      <w:r w:rsidR="0015508E">
        <w:rPr>
          <w:rFonts w:ascii="Times New Roman" w:eastAsia="Times New Roman" w:hAnsi="Times New Roman" w:cs="Times New Roman"/>
          <w:i/>
          <w:iCs/>
        </w:rPr>
        <w:t xml:space="preserve">absence </w:t>
      </w:r>
      <w:r w:rsidR="0015508E">
        <w:rPr>
          <w:rFonts w:ascii="Times New Roman" w:eastAsia="Times New Roman" w:hAnsi="Times New Roman" w:cs="Times New Roman"/>
        </w:rPr>
        <w:t xml:space="preserve">of obstacles with straight motion during the pretraining </w:t>
      </w:r>
      <w:r w:rsidR="00AC1CFB">
        <w:rPr>
          <w:rFonts w:ascii="Times New Roman" w:eastAsia="Times New Roman" w:hAnsi="Times New Roman" w:cs="Times New Roman"/>
        </w:rPr>
        <w:t>phase</w:t>
      </w:r>
      <w:r w:rsidR="000A32AC">
        <w:rPr>
          <w:rFonts w:ascii="Times New Roman" w:eastAsia="Times New Roman" w:hAnsi="Times New Roman" w:cs="Times New Roman"/>
        </w:rPr>
        <w:t>. Ultimately, however, this</w:t>
      </w:r>
      <w:r w:rsidR="00FC61E6">
        <w:rPr>
          <w:rFonts w:ascii="Times New Roman" w:eastAsia="Times New Roman" w:hAnsi="Times New Roman" w:cs="Times New Roman"/>
        </w:rPr>
        <w:t xml:space="preserve"> learned association</w:t>
      </w:r>
      <w:r w:rsidR="000A32AC">
        <w:rPr>
          <w:rFonts w:ascii="Times New Roman" w:eastAsia="Times New Roman" w:hAnsi="Times New Roman" w:cs="Times New Roman"/>
        </w:rPr>
        <w:t xml:space="preserve"> was at</w:t>
      </w:r>
      <w:r w:rsidR="0045705D" w:rsidRPr="0045705D">
        <w:rPr>
          <w:rFonts w:ascii="Times New Roman" w:eastAsia="Times New Roman" w:hAnsi="Times New Roman" w:cs="Times New Roman"/>
        </w:rPr>
        <w:t xml:space="preserve"> odds with the</w:t>
      </w:r>
      <w:r w:rsidR="00C14E54">
        <w:rPr>
          <w:rFonts w:ascii="Times New Roman" w:eastAsia="Times New Roman" w:hAnsi="Times New Roman" w:cs="Times New Roman"/>
        </w:rPr>
        <w:t xml:space="preserve"> </w:t>
      </w:r>
      <w:r w:rsidR="00060832">
        <w:rPr>
          <w:rFonts w:ascii="Times New Roman" w:eastAsia="Times New Roman" w:hAnsi="Times New Roman" w:cs="Times New Roman"/>
        </w:rPr>
        <w:t xml:space="preserve">visual </w:t>
      </w:r>
      <w:r w:rsidR="00C14E54">
        <w:rPr>
          <w:rFonts w:ascii="Times New Roman" w:eastAsia="Times New Roman" w:hAnsi="Times New Roman" w:cs="Times New Roman"/>
        </w:rPr>
        <w:t>information presented in</w:t>
      </w:r>
      <w:r w:rsidR="0045705D" w:rsidRPr="0045705D">
        <w:rPr>
          <w:rFonts w:ascii="Times New Roman" w:eastAsia="Times New Roman" w:hAnsi="Times New Roman" w:cs="Times New Roman"/>
        </w:rPr>
        <w:t xml:space="preserve"> the </w:t>
      </w:r>
      <w:r w:rsidR="00FC61E6">
        <w:rPr>
          <w:rFonts w:ascii="Times New Roman" w:eastAsia="Times New Roman" w:hAnsi="Times New Roman" w:cs="Times New Roman"/>
        </w:rPr>
        <w:t>Inconsistent test event</w:t>
      </w:r>
      <w:r w:rsidR="00C14E54">
        <w:rPr>
          <w:rFonts w:ascii="Times New Roman" w:eastAsia="Times New Roman" w:hAnsi="Times New Roman" w:cs="Times New Roman"/>
        </w:rPr>
        <w:t>—this event presented networks with barrierless</w:t>
      </w:r>
      <w:r w:rsidR="0045705D" w:rsidRPr="0045705D">
        <w:rPr>
          <w:rFonts w:ascii="Times New Roman" w:eastAsia="Times New Roman" w:hAnsi="Times New Roman" w:cs="Times New Roman"/>
        </w:rPr>
        <w:t xml:space="preserve"> </w:t>
      </w:r>
      <w:r w:rsidR="00903859">
        <w:rPr>
          <w:rFonts w:ascii="Times New Roman" w:eastAsia="Times New Roman" w:hAnsi="Times New Roman" w:cs="Times New Roman"/>
        </w:rPr>
        <w:t>arced motion</w:t>
      </w:r>
      <w:r w:rsidR="0045705D" w:rsidRPr="0045705D">
        <w:rPr>
          <w:rFonts w:ascii="Times New Roman" w:eastAsia="Times New Roman" w:hAnsi="Times New Roman" w:cs="Times New Roman"/>
        </w:rPr>
        <w:t xml:space="preserve">. </w:t>
      </w:r>
      <w:r w:rsidR="00C14E54">
        <w:rPr>
          <w:rFonts w:ascii="Times New Roman" w:eastAsia="Times New Roman" w:hAnsi="Times New Roman" w:cs="Times New Roman"/>
        </w:rPr>
        <w:t>This discrepancy between what networks were shown and what they expected</w:t>
      </w:r>
      <w:r w:rsidR="00880C9B">
        <w:rPr>
          <w:rFonts w:ascii="Times New Roman" w:eastAsia="Times New Roman" w:hAnsi="Times New Roman" w:cs="Times New Roman"/>
        </w:rPr>
        <w:t>, in turn,</w:t>
      </w:r>
      <w:r w:rsidR="0045705D" w:rsidRPr="0045705D">
        <w:rPr>
          <w:rFonts w:ascii="Times New Roman" w:eastAsia="Times New Roman" w:hAnsi="Times New Roman" w:cs="Times New Roman"/>
        </w:rPr>
        <w:t xml:space="preserve"> </w:t>
      </w:r>
      <w:r w:rsidR="00880C9B">
        <w:rPr>
          <w:rFonts w:ascii="Times New Roman" w:eastAsia="Times New Roman" w:hAnsi="Times New Roman" w:cs="Times New Roman"/>
        </w:rPr>
        <w:t>resulted</w:t>
      </w:r>
      <w:r w:rsidR="0045705D" w:rsidRPr="0045705D">
        <w:rPr>
          <w:rFonts w:ascii="Times New Roman" w:eastAsia="Times New Roman" w:hAnsi="Times New Roman" w:cs="Times New Roman"/>
        </w:rPr>
        <w:t xml:space="preserve"> </w:t>
      </w:r>
      <w:r w:rsidR="002824DD">
        <w:rPr>
          <w:rFonts w:ascii="Times New Roman" w:eastAsia="Times New Roman" w:hAnsi="Times New Roman" w:cs="Times New Roman"/>
        </w:rPr>
        <w:t xml:space="preserve">in </w:t>
      </w:r>
      <w:r w:rsidR="0045705D" w:rsidRPr="0045705D">
        <w:rPr>
          <w:rFonts w:ascii="Times New Roman" w:eastAsia="Times New Roman" w:hAnsi="Times New Roman" w:cs="Times New Roman"/>
        </w:rPr>
        <w:t>multiple sources of error.</w:t>
      </w:r>
      <w:r w:rsidR="00C14E54">
        <w:rPr>
          <w:rFonts w:ascii="Times New Roman" w:eastAsia="Times New Roman" w:hAnsi="Times New Roman" w:cs="Times New Roman"/>
        </w:rPr>
        <w:t xml:space="preserve"> One </w:t>
      </w:r>
      <w:r w:rsidR="007C0E1B">
        <w:rPr>
          <w:rFonts w:ascii="Times New Roman" w:eastAsia="Times New Roman" w:hAnsi="Times New Roman" w:cs="Times New Roman"/>
        </w:rPr>
        <w:t>source</w:t>
      </w:r>
      <w:r w:rsidR="00C14E54">
        <w:rPr>
          <w:rFonts w:ascii="Times New Roman" w:eastAsia="Times New Roman" w:hAnsi="Times New Roman" w:cs="Times New Roman"/>
        </w:rPr>
        <w:t xml:space="preserve"> of error </w:t>
      </w:r>
      <w:r w:rsidR="00DF2953">
        <w:rPr>
          <w:rFonts w:ascii="Times New Roman" w:eastAsia="Times New Roman" w:hAnsi="Times New Roman" w:cs="Times New Roman"/>
        </w:rPr>
        <w:t>was networks’ erroneous</w:t>
      </w:r>
      <w:r w:rsidR="0045705D" w:rsidRPr="0045705D">
        <w:rPr>
          <w:rFonts w:ascii="Times New Roman" w:eastAsia="Times New Roman" w:hAnsi="Times New Roman" w:cs="Times New Roman"/>
        </w:rPr>
        <w:t xml:space="preserve"> </w:t>
      </w:r>
      <w:r w:rsidR="00DF2953">
        <w:rPr>
          <w:rFonts w:ascii="Times New Roman" w:eastAsia="Times New Roman" w:hAnsi="Times New Roman" w:cs="Times New Roman"/>
        </w:rPr>
        <w:t>prediction of</w:t>
      </w:r>
      <w:r w:rsidR="007A4760">
        <w:rPr>
          <w:rFonts w:ascii="Times New Roman" w:eastAsia="Times New Roman" w:hAnsi="Times New Roman" w:cs="Times New Roman"/>
        </w:rPr>
        <w:t xml:space="preserve"> the unobserved</w:t>
      </w:r>
      <w:r w:rsidR="00DF2953">
        <w:rPr>
          <w:rFonts w:ascii="Times New Roman" w:eastAsia="Times New Roman" w:hAnsi="Times New Roman" w:cs="Times New Roman"/>
        </w:rPr>
        <w:t xml:space="preserve"> straight</w:t>
      </w:r>
      <w:r w:rsidR="007A4760">
        <w:rPr>
          <w:rFonts w:ascii="Times New Roman" w:eastAsia="Times New Roman" w:hAnsi="Times New Roman" w:cs="Times New Roman"/>
        </w:rPr>
        <w:t xml:space="preserve"> rather than the </w:t>
      </w:r>
      <w:r w:rsidR="00903859">
        <w:rPr>
          <w:rFonts w:ascii="Times New Roman" w:eastAsia="Times New Roman" w:hAnsi="Times New Roman" w:cs="Times New Roman"/>
        </w:rPr>
        <w:t>arced motion</w:t>
      </w:r>
      <w:r w:rsidR="007C0E1B">
        <w:rPr>
          <w:rFonts w:ascii="Times New Roman" w:eastAsia="Times New Roman" w:hAnsi="Times New Roman" w:cs="Times New Roman"/>
        </w:rPr>
        <w:t xml:space="preserve">. </w:t>
      </w:r>
      <w:r w:rsidR="007C0E1B" w:rsidRPr="007C0E1B">
        <w:rPr>
          <w:rFonts w:ascii="Times New Roman" w:eastAsia="Times New Roman" w:hAnsi="Times New Roman" w:cs="Times New Roman"/>
        </w:rPr>
        <w:t xml:space="preserve">Another </w:t>
      </w:r>
      <w:r w:rsidR="00972845">
        <w:rPr>
          <w:rFonts w:ascii="Times New Roman" w:eastAsia="Times New Roman" w:hAnsi="Times New Roman" w:cs="Times New Roman"/>
        </w:rPr>
        <w:t>was</w:t>
      </w:r>
      <w:r w:rsidR="007C0E1B" w:rsidRPr="007C0E1B">
        <w:rPr>
          <w:rFonts w:ascii="Times New Roman" w:eastAsia="Times New Roman" w:hAnsi="Times New Roman" w:cs="Times New Roman"/>
        </w:rPr>
        <w:t xml:space="preserve"> </w:t>
      </w:r>
      <w:r w:rsidR="007C0E1B">
        <w:rPr>
          <w:rFonts w:ascii="Times New Roman" w:eastAsia="Times New Roman" w:hAnsi="Times New Roman" w:cs="Times New Roman"/>
        </w:rPr>
        <w:t xml:space="preserve">networks’ </w:t>
      </w:r>
      <w:r w:rsidR="00972845">
        <w:rPr>
          <w:rFonts w:ascii="Times New Roman" w:eastAsia="Times New Roman" w:hAnsi="Times New Roman" w:cs="Times New Roman"/>
        </w:rPr>
        <w:t>mistaken</w:t>
      </w:r>
      <w:r w:rsidR="007C0E1B">
        <w:rPr>
          <w:rFonts w:ascii="Times New Roman" w:eastAsia="Times New Roman" w:hAnsi="Times New Roman" w:cs="Times New Roman"/>
        </w:rPr>
        <w:t xml:space="preserve"> prediction of </w:t>
      </w:r>
      <w:r w:rsidR="007A4760">
        <w:rPr>
          <w:rFonts w:ascii="Times New Roman" w:eastAsia="Times New Roman" w:hAnsi="Times New Roman" w:cs="Times New Roman"/>
        </w:rPr>
        <w:t xml:space="preserve">the unobserved </w:t>
      </w:r>
      <w:r w:rsidR="0074772F">
        <w:rPr>
          <w:rFonts w:ascii="Times New Roman" w:eastAsia="Times New Roman" w:hAnsi="Times New Roman" w:cs="Times New Roman"/>
        </w:rPr>
        <w:t>absence of</w:t>
      </w:r>
      <w:r w:rsidR="007C0E1B">
        <w:rPr>
          <w:rFonts w:ascii="Times New Roman" w:eastAsia="Times New Roman" w:hAnsi="Times New Roman" w:cs="Times New Roman"/>
        </w:rPr>
        <w:t xml:space="preserve"> vertical clearance</w:t>
      </w:r>
      <w:r w:rsidR="007A4760">
        <w:rPr>
          <w:rFonts w:ascii="Times New Roman" w:eastAsia="Times New Roman" w:hAnsi="Times New Roman" w:cs="Times New Roman"/>
        </w:rPr>
        <w:t xml:space="preserve"> rather</w:t>
      </w:r>
      <w:r w:rsidR="007C0E1B">
        <w:rPr>
          <w:rFonts w:ascii="Times New Roman" w:eastAsia="Times New Roman" w:hAnsi="Times New Roman" w:cs="Times New Roman"/>
        </w:rPr>
        <w:t xml:space="preserve"> than </w:t>
      </w:r>
      <w:r w:rsidR="007A4760">
        <w:rPr>
          <w:rFonts w:ascii="Times New Roman" w:eastAsia="Times New Roman" w:hAnsi="Times New Roman" w:cs="Times New Roman"/>
        </w:rPr>
        <w:t>the observed</w:t>
      </w:r>
      <w:r w:rsidR="007C0E1B">
        <w:rPr>
          <w:rFonts w:ascii="Times New Roman" w:eastAsia="Times New Roman" w:hAnsi="Times New Roman" w:cs="Times New Roman"/>
        </w:rPr>
        <w:t xml:space="preserve"> large vertical clearance. </w:t>
      </w:r>
      <w:r w:rsidR="007A4760">
        <w:rPr>
          <w:rFonts w:ascii="Times New Roman" w:eastAsia="Times New Roman" w:hAnsi="Times New Roman" w:cs="Times New Roman"/>
        </w:rPr>
        <w:t>By contrast, the</w:t>
      </w:r>
      <w:r w:rsidR="0045705D" w:rsidRPr="0045705D">
        <w:rPr>
          <w:rFonts w:ascii="Times New Roman" w:eastAsia="Times New Roman" w:hAnsi="Times New Roman" w:cs="Times New Roman"/>
        </w:rPr>
        <w:t xml:space="preserve"> High, inefficient test event produced comparatively less error because </w:t>
      </w:r>
      <w:r w:rsidR="003745B9">
        <w:rPr>
          <w:rFonts w:ascii="Times New Roman" w:eastAsia="Times New Roman" w:hAnsi="Times New Roman" w:cs="Times New Roman"/>
        </w:rPr>
        <w:t xml:space="preserve">the input information associated with this event </w:t>
      </w:r>
      <w:r w:rsidR="0045705D" w:rsidRPr="0045705D">
        <w:rPr>
          <w:rFonts w:ascii="Times New Roman" w:eastAsia="Times New Roman" w:hAnsi="Times New Roman" w:cs="Times New Roman"/>
        </w:rPr>
        <w:t>was</w:t>
      </w:r>
      <w:r w:rsidR="003745B9">
        <w:rPr>
          <w:rFonts w:ascii="Times New Roman" w:eastAsia="Times New Roman" w:hAnsi="Times New Roman" w:cs="Times New Roman"/>
        </w:rPr>
        <w:t xml:space="preserve"> much more</w:t>
      </w:r>
      <w:r w:rsidR="0045705D" w:rsidRPr="0045705D">
        <w:rPr>
          <w:rFonts w:ascii="Times New Roman" w:eastAsia="Times New Roman" w:hAnsi="Times New Roman" w:cs="Times New Roman"/>
        </w:rPr>
        <w:t xml:space="preserve"> consistent with</w:t>
      </w:r>
      <w:r w:rsidR="00870BB3">
        <w:rPr>
          <w:rFonts w:ascii="Times New Roman" w:eastAsia="Times New Roman" w:hAnsi="Times New Roman" w:cs="Times New Roman"/>
        </w:rPr>
        <w:t xml:space="preserve"> that encountered during pretraining</w:t>
      </w:r>
      <w:r w:rsidR="00870BB3" w:rsidRPr="00870BB3">
        <w:rPr>
          <w:rFonts w:ascii="Times New Roman" w:eastAsia="Times New Roman" w:hAnsi="Times New Roman" w:cs="Times New Roman"/>
        </w:rPr>
        <w:t xml:space="preserve">. </w:t>
      </w:r>
      <w:r w:rsidR="00645AFD">
        <w:rPr>
          <w:rFonts w:ascii="Times New Roman" w:eastAsia="Times New Roman" w:hAnsi="Times New Roman" w:cs="Times New Roman"/>
        </w:rPr>
        <w:t xml:space="preserve">As such, there were fewer contributors </w:t>
      </w:r>
      <w:r w:rsidR="007146A4">
        <w:rPr>
          <w:rFonts w:ascii="Times New Roman" w:eastAsia="Times New Roman" w:hAnsi="Times New Roman" w:cs="Times New Roman"/>
        </w:rPr>
        <w:t>to error for this event than the inefficient one.</w:t>
      </w:r>
      <w:r w:rsidR="00870BB3" w:rsidRPr="00870BB3">
        <w:rPr>
          <w:rFonts w:ascii="Times New Roman" w:eastAsia="Times New Roman" w:hAnsi="Times New Roman" w:cs="Times New Roman"/>
        </w:rPr>
        <w:t xml:space="preserve"> </w:t>
      </w:r>
      <w:r w:rsidR="00645AFD">
        <w:rPr>
          <w:rFonts w:ascii="Times New Roman" w:eastAsia="Times New Roman" w:hAnsi="Times New Roman" w:cs="Times New Roman"/>
        </w:rPr>
        <w:t xml:space="preserve">The </w:t>
      </w:r>
      <w:r w:rsidR="007146A4">
        <w:rPr>
          <w:rFonts w:ascii="Times New Roman" w:eastAsia="Times New Roman" w:hAnsi="Times New Roman" w:cs="Times New Roman"/>
        </w:rPr>
        <w:t xml:space="preserve">contributors </w:t>
      </w:r>
      <w:r w:rsidR="00D22B0C">
        <w:rPr>
          <w:rFonts w:ascii="Times New Roman" w:eastAsia="Times New Roman" w:hAnsi="Times New Roman" w:cs="Times New Roman"/>
        </w:rPr>
        <w:t xml:space="preserve">to </w:t>
      </w:r>
      <w:r w:rsidR="00BC6CD4">
        <w:rPr>
          <w:rFonts w:ascii="Times New Roman" w:eastAsia="Times New Roman" w:hAnsi="Times New Roman" w:cs="Times New Roman"/>
        </w:rPr>
        <w:t xml:space="preserve">error for </w:t>
      </w:r>
      <w:r w:rsidR="00D22B0C">
        <w:rPr>
          <w:rFonts w:ascii="Times New Roman" w:eastAsia="Times New Roman" w:hAnsi="Times New Roman" w:cs="Times New Roman"/>
        </w:rPr>
        <w:t>this</w:t>
      </w:r>
      <w:r w:rsidR="00645AFD">
        <w:rPr>
          <w:rFonts w:ascii="Times New Roman" w:eastAsia="Times New Roman" w:hAnsi="Times New Roman" w:cs="Times New Roman"/>
        </w:rPr>
        <w:t xml:space="preserve"> event were discussed in Simulation 4. </w:t>
      </w:r>
      <w:r w:rsidR="001A0F8D" w:rsidRPr="001A0F8D">
        <w:rPr>
          <w:rFonts w:ascii="Times New Roman" w:eastAsia="Times New Roman" w:hAnsi="Times New Roman" w:cs="Times New Roman"/>
        </w:rPr>
        <w:t xml:space="preserve"> </w:t>
      </w:r>
    </w:p>
    <w:p w14:paraId="7574BB23" w14:textId="55EEA449" w:rsidR="007968B5" w:rsidRDefault="009E0417"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Beyond </w:t>
      </w:r>
      <w:r w:rsidR="007A4760">
        <w:rPr>
          <w:rFonts w:ascii="Times New Roman" w:eastAsia="Times New Roman" w:hAnsi="Times New Roman" w:cs="Times New Roman"/>
        </w:rPr>
        <w:t>these mechanistic details</w:t>
      </w:r>
      <w:r>
        <w:rPr>
          <w:rFonts w:ascii="Times New Roman" w:eastAsia="Times New Roman" w:hAnsi="Times New Roman" w:cs="Times New Roman"/>
        </w:rPr>
        <w:t xml:space="preserve">, </w:t>
      </w:r>
      <w:r w:rsidR="007A4760">
        <w:rPr>
          <w:rFonts w:ascii="Times New Roman" w:eastAsia="Times New Roman" w:hAnsi="Times New Roman" w:cs="Times New Roman"/>
        </w:rPr>
        <w:t>the current results</w:t>
      </w:r>
      <w:r>
        <w:rPr>
          <w:rFonts w:ascii="Times New Roman" w:eastAsia="Times New Roman" w:hAnsi="Times New Roman" w:cs="Times New Roman"/>
        </w:rPr>
        <w:t xml:space="preserve"> are theoretically significant because </w:t>
      </w:r>
      <w:r w:rsidR="007A4760">
        <w:rPr>
          <w:rFonts w:ascii="Times New Roman" w:eastAsia="Times New Roman" w:hAnsi="Times New Roman" w:cs="Times New Roman"/>
        </w:rPr>
        <w:t xml:space="preserve">presumably </w:t>
      </w:r>
      <w:r>
        <w:rPr>
          <w:rFonts w:ascii="Times New Roman" w:eastAsia="Times New Roman" w:hAnsi="Times New Roman" w:cs="Times New Roman"/>
        </w:rPr>
        <w:t>they are</w:t>
      </w:r>
      <w:r w:rsidR="008927F4">
        <w:rPr>
          <w:rFonts w:ascii="Times New Roman" w:eastAsia="Times New Roman" w:hAnsi="Times New Roman" w:cs="Times New Roman"/>
        </w:rPr>
        <w:t xml:space="preserve"> at odds with</w:t>
      </w:r>
      <w:r>
        <w:rPr>
          <w:rFonts w:ascii="Times New Roman" w:eastAsia="Times New Roman" w:hAnsi="Times New Roman" w:cs="Times New Roman"/>
        </w:rPr>
        <w:t xml:space="preserve"> those predicted by any of the </w:t>
      </w:r>
      <w:r w:rsidR="00D144A5">
        <w:rPr>
          <w:rFonts w:ascii="Times New Roman" w:eastAsia="Times New Roman" w:hAnsi="Times New Roman" w:cs="Times New Roman"/>
        </w:rPr>
        <w:t xml:space="preserve">present </w:t>
      </w:r>
      <w:r>
        <w:rPr>
          <w:rFonts w:ascii="Times New Roman" w:eastAsia="Times New Roman" w:hAnsi="Times New Roman" w:cs="Times New Roman"/>
        </w:rPr>
        <w:t>domain-specific proposals for the same events.</w:t>
      </w:r>
      <w:r w:rsidR="008927F4">
        <w:rPr>
          <w:rFonts w:ascii="Times New Roman" w:eastAsia="Times New Roman" w:hAnsi="Times New Roman" w:cs="Times New Roman"/>
        </w:rPr>
        <w:t xml:space="preserve"> </w:t>
      </w:r>
      <w:r w:rsidR="00D144A5">
        <w:rPr>
          <w:rFonts w:ascii="Times New Roman" w:eastAsia="Times New Roman" w:hAnsi="Times New Roman" w:cs="Times New Roman"/>
        </w:rPr>
        <w:t>If these accounts are correct that infants process others’ actions in terms of their efficiency</w:t>
      </w:r>
      <w:r w:rsidR="00AA2ECA">
        <w:rPr>
          <w:rFonts w:ascii="Times New Roman" w:eastAsia="Times New Roman" w:hAnsi="Times New Roman" w:cs="Times New Roman"/>
        </w:rPr>
        <w:t xml:space="preserve">, cost, and subjective utility, then infants should look equally long at both </w:t>
      </w:r>
      <w:r w:rsidR="00AA2ECA">
        <w:rPr>
          <w:rFonts w:ascii="Times New Roman" w:eastAsia="Times New Roman" w:hAnsi="Times New Roman" w:cs="Times New Roman"/>
        </w:rPr>
        <w:lastRenderedPageBreak/>
        <w:t xml:space="preserve">inconsistent events. This is because not only is it the case that the actions </w:t>
      </w:r>
      <w:r w:rsidR="007A4760">
        <w:rPr>
          <w:rFonts w:ascii="Times New Roman" w:eastAsia="Times New Roman" w:hAnsi="Times New Roman" w:cs="Times New Roman"/>
        </w:rPr>
        <w:t>themselves are non-rational</w:t>
      </w:r>
      <w:r w:rsidR="004175EF">
        <w:rPr>
          <w:rFonts w:ascii="Times New Roman" w:eastAsia="Times New Roman" w:hAnsi="Times New Roman" w:cs="Times New Roman"/>
        </w:rPr>
        <w:t>,</w:t>
      </w:r>
      <w:r w:rsidR="00AA2ECA">
        <w:rPr>
          <w:rFonts w:ascii="Times New Roman" w:eastAsia="Times New Roman" w:hAnsi="Times New Roman" w:cs="Times New Roman"/>
        </w:rPr>
        <w:t xml:space="preserve"> but</w:t>
      </w:r>
      <w:r w:rsidR="004175EF">
        <w:rPr>
          <w:rFonts w:ascii="Times New Roman" w:eastAsia="Times New Roman" w:hAnsi="Times New Roman" w:cs="Times New Roman"/>
        </w:rPr>
        <w:t xml:space="preserve"> it is also the case that</w:t>
      </w:r>
      <w:r w:rsidR="00AA2ECA">
        <w:rPr>
          <w:rFonts w:ascii="Times New Roman" w:eastAsia="Times New Roman" w:hAnsi="Times New Roman" w:cs="Times New Roman"/>
        </w:rPr>
        <w:t xml:space="preserve"> </w:t>
      </w:r>
      <w:r w:rsidR="007A4760">
        <w:rPr>
          <w:rFonts w:ascii="Times New Roman" w:eastAsia="Times New Roman" w:hAnsi="Times New Roman" w:cs="Times New Roman"/>
        </w:rPr>
        <w:t>they are</w:t>
      </w:r>
      <w:r w:rsidR="00AA2ECA">
        <w:rPr>
          <w:rFonts w:ascii="Times New Roman" w:eastAsia="Times New Roman" w:hAnsi="Times New Roman" w:cs="Times New Roman"/>
        </w:rPr>
        <w:t xml:space="preserve"> equally costly. </w:t>
      </w:r>
      <w:r w:rsidR="004175EF">
        <w:rPr>
          <w:rFonts w:ascii="Times New Roman" w:eastAsia="Times New Roman" w:hAnsi="Times New Roman" w:cs="Times New Roman"/>
        </w:rPr>
        <w:t>Th</w:t>
      </w:r>
      <w:r w:rsidR="007A4760">
        <w:rPr>
          <w:rFonts w:ascii="Times New Roman" w:eastAsia="Times New Roman" w:hAnsi="Times New Roman" w:cs="Times New Roman"/>
        </w:rPr>
        <w:t>e latter contention falls directly out of the math of the naïve utility calculus. Although the full mathematical details of this model are beyond the scope of this paper (see Jara-Ettinger et al., 2016; Jara-Ettinger et al., 2020), an aspect of this model that is worth highlighting here is that in the model</w:t>
      </w:r>
      <w:r w:rsidR="00126BC3">
        <w:rPr>
          <w:rFonts w:ascii="Times New Roman" w:eastAsia="Times New Roman" w:hAnsi="Times New Roman" w:cs="Times New Roman"/>
        </w:rPr>
        <w:t>,</w:t>
      </w:r>
      <w:r w:rsidR="007A4760">
        <w:rPr>
          <w:rFonts w:ascii="Times New Roman" w:eastAsia="Times New Roman" w:hAnsi="Times New Roman" w:cs="Times New Roman"/>
        </w:rPr>
        <w:t xml:space="preserve"> cost is defined in terms of an agent’s actions (or more formally, its policy)—this policy is equivalent in both inefficient test events. Thus, because the agent jumps to the same height in both test events, it also incurs the same cost in each event. A promising goal for future research will be to test these predictions. </w:t>
      </w:r>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5EAF78BD"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w:t>
      </w:r>
      <w:r w:rsidR="00D16A1B">
        <w:rPr>
          <w:rFonts w:ascii="Times New Roman" w:eastAsia="Times New Roman" w:hAnsi="Times New Roman" w:cs="Times New Roman"/>
        </w:rPr>
        <w:t xml:space="preserve">infants discover that some </w:t>
      </w:r>
      <w:r w:rsidR="000B3B8B">
        <w:rPr>
          <w:rFonts w:ascii="Times New Roman" w:eastAsia="Times New Roman" w:hAnsi="Times New Roman" w:cs="Times New Roman"/>
        </w:rPr>
        <w:t>actions are more efficient than others</w:t>
      </w:r>
      <w:r>
        <w:rPr>
          <w:rFonts w:ascii="Times New Roman" w:eastAsia="Times New Roman" w:hAnsi="Times New Roman" w:cs="Times New Roman"/>
        </w:rPr>
        <w:t xml:space="preserve">. </w:t>
      </w:r>
      <w:r w:rsidR="00DD0C8C">
        <w:rPr>
          <w:rFonts w:ascii="Times New Roman" w:eastAsia="Times New Roman" w:hAnsi="Times New Roman" w:cs="Times New Roman"/>
        </w:rPr>
        <w:t>One perspective—</w:t>
      </w:r>
      <w:r w:rsidR="00963F99">
        <w:rPr>
          <w:rFonts w:ascii="Times New Roman" w:eastAsia="Times New Roman" w:hAnsi="Times New Roman" w:cs="Times New Roman"/>
        </w:rPr>
        <w:t xml:space="preserve">referred to </w:t>
      </w:r>
      <w:r w:rsidR="0014205D">
        <w:rPr>
          <w:rFonts w:ascii="Times New Roman" w:eastAsia="Times New Roman" w:hAnsi="Times New Roman" w:cs="Times New Roman"/>
        </w:rPr>
        <w:t xml:space="preserve">here </w:t>
      </w:r>
      <w:r w:rsidR="00DD0C8C">
        <w:rPr>
          <w:rFonts w:ascii="Times New Roman" w:eastAsia="Times New Roman" w:hAnsi="Times New Roman" w:cs="Times New Roman"/>
        </w:rPr>
        <w:t>as the rich perspective—maintains that infants</w:t>
      </w:r>
      <w:r w:rsidR="005D64BA">
        <w:rPr>
          <w:rFonts w:ascii="Times New Roman" w:eastAsia="Times New Roman" w:hAnsi="Times New Roman" w:cs="Times New Roman"/>
        </w:rPr>
        <w:t xml:space="preserve"> possess early-emerging and conceptually rich domain-specific systems that enable them to process actions in terms of their efficiency, cost, rationality, and subjectivity as well as in terms of the agents involved in them</w:t>
      </w:r>
      <w:r w:rsidR="00B102F1">
        <w:rPr>
          <w:rFonts w:ascii="Times New Roman" w:eastAsia="Times New Roman" w:hAnsi="Times New Roman" w:cs="Times New Roman"/>
        </w:rPr>
        <w:t xml:space="preserve"> </w:t>
      </w:r>
      <w:r w:rsidR="006C4E68">
        <w:rPr>
          <w:rFonts w:ascii="Times New Roman" w:eastAsia="Times New Roman" w:hAnsi="Times New Roman" w:cs="Times New Roman"/>
        </w:rPr>
        <w:t>(</w:t>
      </w:r>
      <w:r w:rsidR="006C4E68" w:rsidRPr="006C4E68">
        <w:rPr>
          <w:rFonts w:ascii="Times New Roman" w:eastAsia="Times New Roman" w:hAnsi="Times New Roman" w:cs="Times New Roman"/>
        </w:rPr>
        <w:t xml:space="preserve">Csibra &amp; Gergely, 1998; Gergely &amp; Csibra, 2003; </w:t>
      </w:r>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 xml:space="preserve">16; </w:t>
      </w:r>
      <w:r w:rsidR="006C4E68" w:rsidRPr="006C4E68">
        <w:rPr>
          <w:rFonts w:ascii="Times New Roman" w:eastAsia="Times New Roman" w:hAnsi="Times New Roman" w:cs="Times New Roman"/>
        </w:rPr>
        <w:t xml:space="preserve">Jara-Ettinger et al., 2020; </w:t>
      </w:r>
      <w:r w:rsidR="008D00E0">
        <w:rPr>
          <w:rFonts w:ascii="Times New Roman" w:eastAsia="Times New Roman" w:hAnsi="Times New Roman" w:cs="Times New Roman"/>
        </w:rPr>
        <w:t>Liu et al., 2026</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B003CD">
        <w:rPr>
          <w:rFonts w:ascii="Times New Roman" w:eastAsia="Times New Roman" w:hAnsi="Times New Roman" w:cs="Times New Roman"/>
        </w:rPr>
        <w:t xml:space="preserve"> is </w:t>
      </w:r>
      <w:r w:rsidR="00963F99">
        <w:rPr>
          <w:rFonts w:ascii="Times New Roman" w:eastAsia="Times New Roman" w:hAnsi="Times New Roman" w:cs="Times New Roman"/>
        </w:rPr>
        <w:t xml:space="preserve">that infants’ behaviors in </w:t>
      </w:r>
      <w:r w:rsidR="00DA4508">
        <w:rPr>
          <w:rFonts w:ascii="Times New Roman" w:eastAsia="Times New Roman" w:hAnsi="Times New Roman" w:cs="Times New Roman"/>
        </w:rPr>
        <w:t>violation-of-expectation</w:t>
      </w:r>
      <w:r w:rsidR="008D00E0">
        <w:rPr>
          <w:rFonts w:ascii="Times New Roman" w:eastAsia="Times New Roman" w:hAnsi="Times New Roman" w:cs="Times New Roman"/>
        </w:rPr>
        <w:t xml:space="preserve"> </w:t>
      </w:r>
      <w:r w:rsidR="00B4786C">
        <w:rPr>
          <w:rFonts w:ascii="Times New Roman" w:eastAsia="Times New Roman" w:hAnsi="Times New Roman" w:cs="Times New Roman"/>
        </w:rPr>
        <w:t>investigations</w:t>
      </w:r>
      <w:r w:rsidR="008D00E0">
        <w:rPr>
          <w:rFonts w:ascii="Times New Roman" w:eastAsia="Times New Roman" w:hAnsi="Times New Roman" w:cs="Times New Roman"/>
        </w:rPr>
        <w:t>—of which studies assessing infants’ action efficiency understanding are specific instance</w:t>
      </w:r>
      <w:r w:rsidR="00E11D78">
        <w:rPr>
          <w:rFonts w:ascii="Times New Roman" w:eastAsia="Times New Roman" w:hAnsi="Times New Roman" w:cs="Times New Roman"/>
        </w:rPr>
        <w:t>s</w:t>
      </w:r>
      <w:r w:rsidR="008D00E0">
        <w:rPr>
          <w:rFonts w:ascii="Times New Roman" w:eastAsia="Times New Roman" w:hAnsi="Times New Roman" w:cs="Times New Roman"/>
        </w:rPr>
        <w:t>—</w:t>
      </w:r>
      <w:r w:rsidR="00963F99">
        <w:rPr>
          <w:rFonts w:ascii="Times New Roman" w:eastAsia="Times New Roman" w:hAnsi="Times New Roman" w:cs="Times New Roman"/>
        </w:rPr>
        <w:t>can</w:t>
      </w:r>
      <w:r w:rsidR="008D00E0">
        <w:rPr>
          <w:rFonts w:ascii="Times New Roman" w:eastAsia="Times New Roman" w:hAnsi="Times New Roman" w:cs="Times New Roman"/>
        </w:rPr>
        <w:t xml:space="preserve"> instead</w:t>
      </w:r>
      <w:r w:rsidR="00963F99">
        <w:rPr>
          <w:rFonts w:ascii="Times New Roman" w:eastAsia="Times New Roman" w:hAnsi="Times New Roman" w:cs="Times New Roman"/>
        </w:rPr>
        <w:t xml:space="preserve"> be explained by </w:t>
      </w:r>
      <w:r w:rsidR="0091568C">
        <w:rPr>
          <w:rFonts w:ascii="Times New Roman" w:eastAsia="Times New Roman" w:hAnsi="Times New Roman" w:cs="Times New Roman"/>
        </w:rPr>
        <w:t xml:space="preserve">domain-general learning mechanisms </w:t>
      </w:r>
      <w:r w:rsidR="005F39EA">
        <w:rPr>
          <w:rFonts w:ascii="Times New Roman" w:eastAsia="Times New Roman" w:hAnsi="Times New Roman" w:cs="Times New Roman"/>
        </w:rPr>
        <w:t>(e.g., associative learning, habituation, conditioning, imitation, among others)</w:t>
      </w:r>
      <w:r w:rsidR="00B003CD">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35003FE9" w14:textId="7493A876" w:rsidR="006D2124" w:rsidRDefault="004B23E6" w:rsidP="006D2124">
      <w:pPr>
        <w:spacing w:line="480" w:lineRule="auto"/>
        <w:ind w:firstLine="720"/>
        <w:contextualSpacing/>
        <w:rPr>
          <w:rFonts w:ascii="Times New Roman" w:eastAsia="Times New Roman" w:hAnsi="Times New Roman" w:cs="Times New Roman"/>
        </w:rPr>
      </w:pPr>
      <w:r w:rsidRPr="004B23E6">
        <w:rPr>
          <w:rFonts w:ascii="Times New Roman" w:eastAsia="Times New Roman" w:hAnsi="Times New Roman" w:cs="Times New Roman"/>
        </w:rPr>
        <w:t xml:space="preserve">This paper extends this second perspective. The crux of </w:t>
      </w:r>
      <w:r w:rsidR="00B003CD">
        <w:rPr>
          <w:rFonts w:ascii="Times New Roman" w:eastAsia="Times New Roman" w:hAnsi="Times New Roman" w:cs="Times New Roman"/>
        </w:rPr>
        <w:t>the present</w:t>
      </w:r>
      <w:r w:rsidRPr="004B23E6">
        <w:rPr>
          <w:rFonts w:ascii="Times New Roman" w:eastAsia="Times New Roman" w:hAnsi="Times New Roman" w:cs="Times New Roman"/>
        </w:rPr>
        <w:t xml:space="preserve"> argument was that infants’ looking behavior in studies assessing</w:t>
      </w:r>
      <w:r>
        <w:rPr>
          <w:rFonts w:ascii="Times New Roman" w:eastAsia="Times New Roman" w:hAnsi="Times New Roman" w:cs="Times New Roman"/>
        </w:rPr>
        <w:t xml:space="preserve"> their putative</w:t>
      </w:r>
      <w:r w:rsidRPr="004B23E6">
        <w:rPr>
          <w:rFonts w:ascii="Times New Roman" w:eastAsia="Times New Roman" w:hAnsi="Times New Roman" w:cs="Times New Roman"/>
        </w:rPr>
        <w:t xml:space="preserve"> sensitivity to </w:t>
      </w:r>
      <w:r w:rsidR="00B003CD">
        <w:rPr>
          <w:rFonts w:ascii="Times New Roman" w:eastAsia="Times New Roman" w:hAnsi="Times New Roman" w:cs="Times New Roman"/>
        </w:rPr>
        <w:t>action efficiency</w:t>
      </w:r>
      <w:r w:rsidRPr="004B23E6">
        <w:rPr>
          <w:rFonts w:ascii="Times New Roman" w:eastAsia="Times New Roman" w:hAnsi="Times New Roman" w:cs="Times New Roman"/>
        </w:rPr>
        <w:t xml:space="preserve"> </w:t>
      </w:r>
      <w:r w:rsidR="005F1FB1">
        <w:rPr>
          <w:rFonts w:ascii="Times New Roman" w:eastAsia="Times New Roman" w:hAnsi="Times New Roman" w:cs="Times New Roman"/>
        </w:rPr>
        <w:t xml:space="preserve">results from an associative learning mechanism that operates over the differentially salient and </w:t>
      </w:r>
      <w:r w:rsidR="005F1FB1">
        <w:rPr>
          <w:rFonts w:ascii="Times New Roman" w:eastAsia="Times New Roman" w:hAnsi="Times New Roman" w:cs="Times New Roman"/>
        </w:rPr>
        <w:lastRenderedPageBreak/>
        <w:t>conceptually neutral surface features of action events.</w:t>
      </w:r>
      <w:r w:rsidRPr="004B23E6">
        <w:rPr>
          <w:rFonts w:ascii="Times New Roman" w:eastAsia="Times New Roman" w:hAnsi="Times New Roman" w:cs="Times New Roman"/>
        </w:rPr>
        <w:t xml:space="preserve"> </w:t>
      </w:r>
      <w:r w:rsidR="005F1FB1">
        <w:rPr>
          <w:rFonts w:ascii="Times New Roman" w:eastAsia="Times New Roman" w:hAnsi="Times New Roman" w:cs="Times New Roman"/>
        </w:rPr>
        <w:t>The current paper showed that a model</w:t>
      </w:r>
      <w:r w:rsidR="007313B0">
        <w:rPr>
          <w:rFonts w:ascii="Times New Roman" w:eastAsia="Times New Roman" w:hAnsi="Times New Roman" w:cs="Times New Roman"/>
        </w:rPr>
        <w:t xml:space="preserve"> called ALIAS</w:t>
      </w:r>
      <w:r w:rsidR="005F1FB1">
        <w:rPr>
          <w:rFonts w:ascii="Times New Roman" w:eastAsia="Times New Roman" w:hAnsi="Times New Roman" w:cs="Times New Roman"/>
        </w:rPr>
        <w:t xml:space="preserve"> that instantiate</w:t>
      </w:r>
      <w:r w:rsidR="007313B0">
        <w:rPr>
          <w:rFonts w:ascii="Times New Roman" w:eastAsia="Times New Roman" w:hAnsi="Times New Roman" w:cs="Times New Roman"/>
        </w:rPr>
        <w:t>d</w:t>
      </w:r>
      <w:r w:rsidR="005F1FB1">
        <w:rPr>
          <w:rFonts w:ascii="Times New Roman" w:eastAsia="Times New Roman" w:hAnsi="Times New Roman" w:cs="Times New Roman"/>
        </w:rPr>
        <w:t xml:space="preserve"> this proposal</w:t>
      </w:r>
      <w:r w:rsidR="007313B0">
        <w:rPr>
          <w:rFonts w:ascii="Times New Roman" w:eastAsia="Times New Roman" w:hAnsi="Times New Roman" w:cs="Times New Roman"/>
        </w:rPr>
        <w:t xml:space="preserve"> captured</w:t>
      </w:r>
      <w:r w:rsidR="005F1FB1">
        <w:rPr>
          <w:rFonts w:ascii="Times New Roman" w:eastAsia="Times New Roman" w:hAnsi="Times New Roman" w:cs="Times New Roman"/>
        </w:rPr>
        <w:t xml:space="preserve"> the</w:t>
      </w:r>
      <w:r w:rsidR="006D2124">
        <w:rPr>
          <w:rFonts w:ascii="Times New Roman" w:eastAsia="Times New Roman" w:hAnsi="Times New Roman" w:cs="Times New Roman"/>
        </w:rPr>
        <w:t xml:space="preserve"> finding that infants look longer at inefficient than efficient actions following habituation to </w:t>
      </w:r>
      <w:r w:rsidR="005F1FB1">
        <w:rPr>
          <w:rFonts w:ascii="Times New Roman" w:eastAsia="Times New Roman" w:hAnsi="Times New Roman" w:cs="Times New Roman"/>
        </w:rPr>
        <w:t xml:space="preserve">animate-like </w:t>
      </w:r>
      <w:r w:rsidR="006D2124">
        <w:rPr>
          <w:rFonts w:ascii="Times New Roman" w:eastAsia="Times New Roman" w:hAnsi="Times New Roman" w:cs="Times New Roman"/>
        </w:rPr>
        <w:t>constrained</w:t>
      </w:r>
      <w:r w:rsidR="004F62F7">
        <w:rPr>
          <w:rFonts w:ascii="Times New Roman" w:eastAsia="Times New Roman" w:hAnsi="Times New Roman" w:cs="Times New Roman"/>
        </w:rPr>
        <w:t xml:space="preserve"> </w:t>
      </w:r>
      <w:r w:rsidR="0096682F">
        <w:rPr>
          <w:rFonts w:ascii="Times New Roman" w:eastAsia="Times New Roman" w:hAnsi="Times New Roman" w:cs="Times New Roman"/>
        </w:rPr>
        <w:t>events</w:t>
      </w:r>
      <w:r w:rsidR="006D2124">
        <w:rPr>
          <w:rFonts w:ascii="Times New Roman" w:eastAsia="Times New Roman" w:hAnsi="Times New Roman" w:cs="Times New Roman"/>
        </w:rPr>
        <w:t xml:space="preserve"> (Simulation</w:t>
      </w:r>
      <w:r w:rsidR="00BB4717">
        <w:rPr>
          <w:rFonts w:ascii="Times New Roman" w:eastAsia="Times New Roman" w:hAnsi="Times New Roman" w:cs="Times New Roman"/>
        </w:rPr>
        <w:t>s</w:t>
      </w:r>
      <w:r w:rsidR="006D2124">
        <w:rPr>
          <w:rFonts w:ascii="Times New Roman" w:eastAsia="Times New Roman" w:hAnsi="Times New Roman" w:cs="Times New Roman"/>
        </w:rPr>
        <w:t xml:space="preserve"> 1</w:t>
      </w:r>
      <w:r w:rsidR="00BB4717">
        <w:rPr>
          <w:rFonts w:ascii="Times New Roman" w:eastAsia="Times New Roman" w:hAnsi="Times New Roman" w:cs="Times New Roman"/>
        </w:rPr>
        <w:t>a and 1b</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 xml:space="preserve">the finding that </w:t>
      </w:r>
      <w:r w:rsidR="006D2124">
        <w:rPr>
          <w:rFonts w:ascii="Times New Roman" w:eastAsia="Times New Roman" w:hAnsi="Times New Roman" w:cs="Times New Roman"/>
        </w:rPr>
        <w:t xml:space="preserve">infants’ </w:t>
      </w:r>
      <w:r w:rsidR="004F62F7">
        <w:rPr>
          <w:rFonts w:ascii="Times New Roman" w:eastAsia="Times New Roman" w:hAnsi="Times New Roman" w:cs="Times New Roman"/>
        </w:rPr>
        <w:t>sensitivity to an action’s efficiency</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extends to inanimate-like constrained events</w:t>
      </w:r>
      <w:r w:rsidR="006D2124">
        <w:rPr>
          <w:rFonts w:ascii="Times New Roman" w:eastAsia="Times New Roman" w:hAnsi="Times New Roman" w:cs="Times New Roman"/>
        </w:rPr>
        <w:t xml:space="preserve"> (Simulation 2); the finding that infants can</w:t>
      </w:r>
      <w:r w:rsidR="004F62F7">
        <w:rPr>
          <w:rFonts w:ascii="Times New Roman" w:eastAsia="Times New Roman" w:hAnsi="Times New Roman" w:cs="Times New Roman"/>
        </w:rPr>
        <w:t xml:space="preserve"> </w:t>
      </w:r>
      <w:r w:rsidR="006D2124">
        <w:rPr>
          <w:rFonts w:ascii="Times New Roman" w:eastAsia="Times New Roman" w:hAnsi="Times New Roman" w:cs="Times New Roman"/>
        </w:rPr>
        <w:t xml:space="preserve">infer missing constraints </w:t>
      </w:r>
      <w:r w:rsidR="006C33A7">
        <w:rPr>
          <w:rFonts w:ascii="Times New Roman" w:eastAsia="Times New Roman" w:hAnsi="Times New Roman" w:cs="Times New Roman"/>
        </w:rPr>
        <w:t>from an</w:t>
      </w:r>
      <w:r w:rsidR="006D2124">
        <w:rPr>
          <w:rFonts w:ascii="Times New Roman" w:eastAsia="Times New Roman" w:hAnsi="Times New Roman" w:cs="Times New Roman"/>
        </w:rPr>
        <w:t xml:space="preserve"> agent’s behavior and </w:t>
      </w:r>
      <w:r w:rsidR="006C33A7">
        <w:rPr>
          <w:rFonts w:ascii="Times New Roman" w:eastAsia="Times New Roman" w:hAnsi="Times New Roman" w:cs="Times New Roman"/>
        </w:rPr>
        <w:t xml:space="preserve">its </w:t>
      </w:r>
      <w:r w:rsidR="006D2124">
        <w:rPr>
          <w:rFonts w:ascii="Times New Roman" w:eastAsia="Times New Roman" w:hAnsi="Times New Roman" w:cs="Times New Roman"/>
        </w:rPr>
        <w:t>goal as well as</w:t>
      </w:r>
      <w:r w:rsidR="006C33A7">
        <w:rPr>
          <w:rFonts w:ascii="Times New Roman" w:eastAsia="Times New Roman" w:hAnsi="Times New Roman" w:cs="Times New Roman"/>
        </w:rPr>
        <w:t xml:space="preserve"> its goal from its behavior and environmental constraints</w:t>
      </w:r>
      <w:r w:rsidR="006D2124">
        <w:rPr>
          <w:rFonts w:ascii="Times New Roman" w:eastAsia="Times New Roman" w:hAnsi="Times New Roman" w:cs="Times New Roman"/>
        </w:rPr>
        <w:t xml:space="preserve"> (Simulation 3); the finding that infants </w:t>
      </w:r>
      <w:r w:rsidR="00F911ED">
        <w:rPr>
          <w:rFonts w:ascii="Times New Roman" w:eastAsia="Times New Roman" w:hAnsi="Times New Roman" w:cs="Times New Roman"/>
        </w:rPr>
        <w:t>putatively</w:t>
      </w:r>
      <w:r w:rsidR="006D2124">
        <w:rPr>
          <w:rFonts w:ascii="Times New Roman" w:eastAsia="Times New Roman" w:hAnsi="Times New Roman" w:cs="Times New Roman"/>
        </w:rPr>
        <w:t xml:space="preserve"> possess a graded notion of efficiency (Simulation 4); and the finding that </w:t>
      </w:r>
      <w:r w:rsidR="006C33A7">
        <w:rPr>
          <w:rFonts w:ascii="Times New Roman" w:eastAsia="Times New Roman" w:hAnsi="Times New Roman" w:cs="Times New Roman"/>
        </w:rPr>
        <w:t xml:space="preserve">pre-reaching 3-month-olds </w:t>
      </w:r>
      <w:r w:rsidR="006D2124">
        <w:rPr>
          <w:rFonts w:ascii="Times New Roman" w:eastAsia="Times New Roman" w:hAnsi="Times New Roman" w:cs="Times New Roman"/>
        </w:rPr>
        <w:t>can</w:t>
      </w:r>
      <w:r w:rsidR="00F911ED">
        <w:rPr>
          <w:rFonts w:ascii="Times New Roman" w:eastAsia="Times New Roman" w:hAnsi="Times New Roman" w:cs="Times New Roman"/>
        </w:rPr>
        <w:t xml:space="preserve"> </w:t>
      </w:r>
      <w:r w:rsidR="006D2124">
        <w:rPr>
          <w:rFonts w:ascii="Times New Roman" w:eastAsia="Times New Roman" w:hAnsi="Times New Roman" w:cs="Times New Roman"/>
        </w:rPr>
        <w:t xml:space="preserve">process </w:t>
      </w:r>
      <w:r w:rsidR="006C33A7">
        <w:rPr>
          <w:rFonts w:ascii="Times New Roman" w:eastAsia="Times New Roman" w:hAnsi="Times New Roman" w:cs="Times New Roman"/>
        </w:rPr>
        <w:t>action efficiency</w:t>
      </w:r>
      <w:r w:rsidR="001E6982">
        <w:rPr>
          <w:rFonts w:ascii="Times New Roman" w:eastAsia="Times New Roman" w:hAnsi="Times New Roman" w:cs="Times New Roman"/>
        </w:rPr>
        <w:t xml:space="preserve"> like older infants</w:t>
      </w:r>
      <w:r w:rsidR="006D2124">
        <w:rPr>
          <w:rFonts w:ascii="Times New Roman" w:eastAsia="Times New Roman" w:hAnsi="Times New Roman" w:cs="Times New Roman"/>
        </w:rPr>
        <w:t xml:space="preserve"> if they are </w:t>
      </w:r>
      <w:r w:rsidR="00316FB8">
        <w:rPr>
          <w:rFonts w:ascii="Times New Roman" w:eastAsia="Times New Roman" w:hAnsi="Times New Roman" w:cs="Times New Roman"/>
        </w:rPr>
        <w:t xml:space="preserve">given action experience </w:t>
      </w:r>
      <w:r w:rsidR="006D2124">
        <w:rPr>
          <w:rFonts w:ascii="Times New Roman" w:eastAsia="Times New Roman" w:hAnsi="Times New Roman" w:cs="Times New Roman"/>
        </w:rPr>
        <w:t>(Simulation 5).</w:t>
      </w:r>
    </w:p>
    <w:p w14:paraId="0190E236" w14:textId="11E633EA" w:rsidR="004620D0" w:rsidRDefault="006D2124"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 </w:t>
      </w:r>
      <w:r w:rsidR="004B23E6">
        <w:rPr>
          <w:rFonts w:ascii="Times New Roman" w:eastAsia="Times New Roman" w:hAnsi="Times New Roman" w:cs="Times New Roman"/>
        </w:rPr>
        <w:t xml:space="preserve"> </w:t>
      </w:r>
      <w:r w:rsidR="005A6A1C">
        <w:rPr>
          <w:rFonts w:ascii="Times New Roman" w:eastAsia="Times New Roman" w:hAnsi="Times New Roman" w:cs="Times New Roman"/>
        </w:rPr>
        <w:t>The present results also showed that ALIAS provided a better account of these target findings</w:t>
      </w:r>
      <w:r w:rsidR="006C2BEB" w:rsidRPr="006C2BEB">
        <w:rPr>
          <w:rFonts w:ascii="Times New Roman" w:eastAsia="Times New Roman" w:hAnsi="Times New Roman" w:cs="Times New Roman"/>
        </w:rPr>
        <w:t xml:space="preserve"> </w:t>
      </w:r>
      <w:r w:rsidR="005A6A1C">
        <w:rPr>
          <w:rFonts w:ascii="Times New Roman" w:eastAsia="Times New Roman" w:hAnsi="Times New Roman" w:cs="Times New Roman"/>
        </w:rPr>
        <w:t>than a</w:t>
      </w:r>
      <w:r w:rsidR="00EC32E4">
        <w:rPr>
          <w:rFonts w:ascii="Times New Roman" w:eastAsia="Times New Roman" w:hAnsi="Times New Roman" w:cs="Times New Roman"/>
        </w:rPr>
        <w:t>ny of the current competitor models: ALIAS-2, OM10, and OM10-2.</w:t>
      </w:r>
      <w:r w:rsidR="005A6A1C">
        <w:rPr>
          <w:rFonts w:ascii="Times New Roman" w:eastAsia="Times New Roman" w:hAnsi="Times New Roman" w:cs="Times New Roman"/>
        </w:rPr>
        <w:t xml:space="preserve"> </w:t>
      </w:r>
      <w:r w:rsidR="00A674A1">
        <w:rPr>
          <w:rFonts w:ascii="Times New Roman" w:eastAsia="Times New Roman" w:hAnsi="Times New Roman" w:cs="Times New Roman"/>
        </w:rPr>
        <w:t xml:space="preserve">Table 1—which </w:t>
      </w:r>
      <w:r w:rsidR="00985A4A">
        <w:rPr>
          <w:rFonts w:ascii="Times New Roman" w:eastAsia="Times New Roman" w:hAnsi="Times New Roman" w:cs="Times New Roman"/>
        </w:rPr>
        <w:t xml:space="preserve">shows the qualitative fits of </w:t>
      </w:r>
      <w:r w:rsidR="004620D0">
        <w:rPr>
          <w:rFonts w:ascii="Times New Roman" w:eastAsia="Times New Roman" w:hAnsi="Times New Roman" w:cs="Times New Roman"/>
        </w:rPr>
        <w:t>each of</w:t>
      </w:r>
      <w:r w:rsidR="00985A4A">
        <w:rPr>
          <w:rFonts w:ascii="Times New Roman" w:eastAsia="Times New Roman" w:hAnsi="Times New Roman" w:cs="Times New Roman"/>
        </w:rPr>
        <w:t xml:space="preserve"> </w:t>
      </w:r>
      <w:r w:rsidR="00254310">
        <w:rPr>
          <w:rFonts w:ascii="Times New Roman" w:eastAsia="Times New Roman" w:hAnsi="Times New Roman" w:cs="Times New Roman"/>
        </w:rPr>
        <w:t>these models to the five target findings</w:t>
      </w:r>
      <w:r w:rsidR="00A674A1">
        <w:rPr>
          <w:rFonts w:ascii="Times New Roman" w:eastAsia="Times New Roman" w:hAnsi="Times New Roman" w:cs="Times New Roman"/>
        </w:rPr>
        <w:t xml:space="preserve">—makes this point </w:t>
      </w:r>
      <w:r w:rsidR="000A6421">
        <w:rPr>
          <w:rFonts w:ascii="Times New Roman" w:eastAsia="Times New Roman" w:hAnsi="Times New Roman" w:cs="Times New Roman"/>
        </w:rPr>
        <w:t>especially clear</w:t>
      </w:r>
      <w:r w:rsidR="00A674A1">
        <w:rPr>
          <w:rFonts w:ascii="Times New Roman" w:eastAsia="Times New Roman" w:hAnsi="Times New Roman" w:cs="Times New Roman"/>
        </w:rPr>
        <w:t xml:space="preserve">. </w:t>
      </w:r>
      <w:r w:rsidR="00B50415" w:rsidRPr="00B50415">
        <w:rPr>
          <w:rFonts w:ascii="Times New Roman" w:eastAsia="Times New Roman" w:hAnsi="Times New Roman" w:cs="Times New Roman"/>
        </w:rPr>
        <w:t xml:space="preserve">The table shows that ALIAS successfully captured all five target findings as well as the more specific findings associated with </w:t>
      </w:r>
      <w:r w:rsidR="001E6982">
        <w:rPr>
          <w:rFonts w:ascii="Times New Roman" w:eastAsia="Times New Roman" w:hAnsi="Times New Roman" w:cs="Times New Roman"/>
        </w:rPr>
        <w:t>each target finding</w:t>
      </w:r>
      <w:r w:rsidR="00B50415" w:rsidRPr="00B50415">
        <w:rPr>
          <w:rFonts w:ascii="Times New Roman" w:eastAsia="Times New Roman" w:hAnsi="Times New Roman" w:cs="Times New Roman"/>
        </w:rPr>
        <w:t>.</w:t>
      </w:r>
      <w:r w:rsidR="00B50415">
        <w:rPr>
          <w:rFonts w:ascii="Times New Roman" w:eastAsia="Times New Roman" w:hAnsi="Times New Roman" w:cs="Times New Roman"/>
        </w:rPr>
        <w:t xml:space="preserve"> </w:t>
      </w:r>
      <w:r w:rsidR="003B68A4">
        <w:rPr>
          <w:rFonts w:ascii="Times New Roman" w:eastAsia="Times New Roman" w:hAnsi="Times New Roman" w:cs="Times New Roman"/>
        </w:rPr>
        <w:t xml:space="preserve">In contrast, the remaining models either failed to capture several of the target findings, could only partially </w:t>
      </w:r>
      <w:r w:rsidR="00564B89">
        <w:rPr>
          <w:rFonts w:ascii="Times New Roman" w:eastAsia="Times New Roman" w:hAnsi="Times New Roman" w:cs="Times New Roman"/>
        </w:rPr>
        <w:t>capture</w:t>
      </w:r>
      <w:r w:rsidR="003B68A4">
        <w:rPr>
          <w:rFonts w:ascii="Times New Roman" w:eastAsia="Times New Roman" w:hAnsi="Times New Roman" w:cs="Times New Roman"/>
        </w:rPr>
        <w:t xml:space="preserve"> them, or could not be used to simulate them because of theoretical limitations. </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706F1B44"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Pr="007158A0">
        <w:rPr>
          <w:rFonts w:ascii="Times New Roman" w:hAnsi="Times New Roman" w:cs="Times New Roman"/>
          <w:b/>
          <w:bCs/>
          <w:i w:val="0"/>
          <w:iCs w:val="0"/>
          <w:noProof/>
          <w:color w:val="000000" w:themeColor="text1"/>
          <w:sz w:val="24"/>
          <w:szCs w:val="24"/>
        </w:rPr>
        <w:t>1</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C012CC">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C012CC">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C012CC">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C012CC">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C012CC">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C012CC">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OM10</w:t>
            </w:r>
          </w:p>
        </w:tc>
        <w:tc>
          <w:tcPr>
            <w:tcW w:w="1806" w:type="dxa"/>
            <w:tcBorders>
              <w:top w:val="single" w:sz="4" w:space="0" w:color="auto"/>
              <w:left w:val="nil"/>
              <w:bottom w:val="nil"/>
              <w:right w:val="nil"/>
            </w:tcBorders>
          </w:tcPr>
          <w:p w14:paraId="0B6B86C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OM10-2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1A5B9A0"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Selective longer looking to inefficient than</w:t>
            </w:r>
            <w:r w:rsidR="007D6BB9">
              <w:rPr>
                <w:rFonts w:ascii="Times New Roman" w:eastAsia="Times New Roman" w:hAnsi="Times New Roman" w:cs="Times New Roman"/>
              </w:rPr>
              <w:t xml:space="preserve"> efficient</w:t>
            </w:r>
            <w:r w:rsidRPr="0052351C">
              <w:rPr>
                <w:rFonts w:ascii="Times New Roman" w:eastAsia="Times New Roman" w:hAnsi="Times New Roman" w:cs="Times New Roman"/>
              </w:rPr>
              <w:t xml:space="preserve"> actions </w:t>
            </w:r>
            <w:r w:rsidRPr="0052351C">
              <w:rPr>
                <w:rFonts w:ascii="Times New Roman" w:eastAsia="Times New Roman" w:hAnsi="Times New Roman" w:cs="Times New Roman"/>
              </w:rPr>
              <w:lastRenderedPageBreak/>
              <w:t>following constrained</w:t>
            </w:r>
            <w:r w:rsidR="007D6BB9">
              <w:rPr>
                <w:rFonts w:ascii="Times New Roman" w:eastAsia="Times New Roman" w:hAnsi="Times New Roman" w:cs="Times New Roman"/>
              </w:rPr>
              <w:t xml:space="preserve"> habituation</w:t>
            </w:r>
            <w:r w:rsidRPr="0052351C">
              <w:rPr>
                <w:rFonts w:ascii="Times New Roman" w:eastAsia="Times New Roman" w:hAnsi="Times New Roman" w:cs="Times New Roman"/>
              </w:rPr>
              <w:t>.</w:t>
            </w:r>
          </w:p>
        </w:tc>
        <w:tc>
          <w:tcPr>
            <w:tcW w:w="1563" w:type="dxa"/>
            <w:tcBorders>
              <w:top w:val="single" w:sz="4" w:space="0" w:color="auto"/>
              <w:left w:val="nil"/>
              <w:bottom w:val="single" w:sz="4" w:space="0" w:color="auto"/>
              <w:right w:val="nil"/>
            </w:tcBorders>
          </w:tcPr>
          <w:p w14:paraId="7FB21BF9" w14:textId="77777777" w:rsidR="00666D09" w:rsidRDefault="00666D09" w:rsidP="00C012CC">
            <w:pPr>
              <w:rPr>
                <w:rFonts w:ascii="Times New Roman" w:hAnsi="Times New Roman" w:cs="Times New Roman"/>
              </w:rPr>
            </w:pPr>
            <w:r w:rsidRPr="0052351C">
              <w:rPr>
                <w:rFonts w:ascii="Times New Roman" w:hAnsi="Times New Roman" w:cs="Times New Roman"/>
              </w:rPr>
              <w:lastRenderedPageBreak/>
              <w:t xml:space="preserve">Animate agent constrained action </w:t>
            </w:r>
          </w:p>
          <w:p w14:paraId="6EE81E9C" w14:textId="77777777" w:rsidR="00666D09" w:rsidRPr="0052351C" w:rsidRDefault="00666D09" w:rsidP="00C012CC">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C012CC">
            <w:pPr>
              <w:rPr>
                <w:rFonts w:ascii="Times New Roman" w:eastAsia="Times New Roman" w:hAnsi="Times New Roman" w:cs="Times New Roman"/>
              </w:rPr>
            </w:pPr>
          </w:p>
          <w:p w14:paraId="536592FC" w14:textId="77777777" w:rsidR="00666D09" w:rsidRDefault="00666D09" w:rsidP="00C012CC">
            <w:pPr>
              <w:rPr>
                <w:rFonts w:ascii="Times New Roman" w:eastAsia="Times New Roman" w:hAnsi="Times New Roman" w:cs="Times New Roman"/>
              </w:rPr>
            </w:pPr>
          </w:p>
          <w:p w14:paraId="59EB40E1" w14:textId="251FE374"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 xml:space="preserve">Csibra et al. (1999); </w:t>
            </w:r>
            <w:r w:rsidRPr="0052351C">
              <w:rPr>
                <w:rFonts w:ascii="Times New Roman" w:eastAsia="Times New Roman" w:hAnsi="Times New Roman" w:cs="Times New Roman"/>
              </w:rPr>
              <w:lastRenderedPageBreak/>
              <w:t>Gergely et al. (1995)</w:t>
            </w:r>
          </w:p>
        </w:tc>
        <w:tc>
          <w:tcPr>
            <w:tcW w:w="1656" w:type="dxa"/>
            <w:tcBorders>
              <w:top w:val="nil"/>
              <w:left w:val="nil"/>
              <w:bottom w:val="nil"/>
              <w:right w:val="nil"/>
            </w:tcBorders>
          </w:tcPr>
          <w:p w14:paraId="3124DB78" w14:textId="77777777" w:rsidR="00666D09" w:rsidRPr="0052351C" w:rsidRDefault="00666D09" w:rsidP="00C012CC">
            <w:pPr>
              <w:rPr>
                <w:rFonts w:ascii="Times New Roman" w:hAnsi="Times New Roman" w:cs="Times New Roman"/>
              </w:rPr>
            </w:pPr>
            <w:r>
              <w:rPr>
                <w:rFonts w:ascii="Times New Roman" w:hAnsi="Times New Roman" w:cs="Times New Roman"/>
                <w:noProof/>
              </w:rPr>
              <w:lastRenderedPageBreak/>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C012CC">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C012CC">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C012CC">
            <w:pPr>
              <w:rPr>
                <w:rFonts w:ascii="Times New Roman" w:eastAsia="Times New Roman" w:hAnsi="Times New Roman" w:cs="Times New Roman"/>
              </w:rPr>
            </w:pPr>
          </w:p>
          <w:p w14:paraId="77FCEFCB" w14:textId="77777777" w:rsidR="00666D09" w:rsidRDefault="00666D09" w:rsidP="00C012CC">
            <w:pPr>
              <w:rPr>
                <w:rFonts w:ascii="Times New Roman" w:eastAsia="Times New Roman" w:hAnsi="Times New Roman" w:cs="Times New Roman"/>
              </w:rPr>
            </w:pPr>
          </w:p>
          <w:p w14:paraId="4DEB844B" w14:textId="33950C12"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Csibra et al. (1999) Sodian et al. (2004)</w:t>
            </w:r>
          </w:p>
        </w:tc>
        <w:tc>
          <w:tcPr>
            <w:tcW w:w="1656" w:type="dxa"/>
            <w:tcBorders>
              <w:top w:val="nil"/>
              <w:left w:val="nil"/>
              <w:bottom w:val="nil"/>
              <w:right w:val="nil"/>
            </w:tcBorders>
          </w:tcPr>
          <w:p w14:paraId="5F3F08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054A6CEB"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 xml:space="preserve">Bidirectional inferences </w:t>
            </w:r>
            <w:r w:rsidR="00ED727E">
              <w:rPr>
                <w:rFonts w:ascii="Times New Roman" w:eastAsia="Times New Roman" w:hAnsi="Times New Roman" w:cs="Times New Roman"/>
              </w:rPr>
              <w:t>about</w:t>
            </w:r>
            <w:r w:rsidR="00ED727E" w:rsidRPr="0052351C">
              <w:rPr>
                <w:rFonts w:ascii="Times New Roman" w:eastAsia="Times New Roman" w:hAnsi="Times New Roman" w:cs="Times New Roman"/>
              </w:rPr>
              <w:t xml:space="preserve"> </w:t>
            </w:r>
            <w:r w:rsidRPr="0052351C">
              <w:rPr>
                <w:rFonts w:ascii="Times New Roman" w:eastAsia="Times New Roman" w:hAnsi="Times New Roman" w:cs="Times New Roman"/>
              </w:rPr>
              <w:t>actions, goals, and constraints.</w:t>
            </w:r>
          </w:p>
        </w:tc>
        <w:tc>
          <w:tcPr>
            <w:tcW w:w="1563" w:type="dxa"/>
            <w:tcBorders>
              <w:top w:val="nil"/>
              <w:left w:val="nil"/>
              <w:bottom w:val="single" w:sz="4" w:space="0" w:color="auto"/>
              <w:right w:val="nil"/>
            </w:tcBorders>
          </w:tcPr>
          <w:p w14:paraId="66ABF763"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C012CC">
            <w:pPr>
              <w:rPr>
                <w:rFonts w:ascii="Times New Roman" w:eastAsia="Times New Roman" w:hAnsi="Times New Roman" w:cs="Times New Roman"/>
              </w:rPr>
            </w:pPr>
          </w:p>
          <w:p w14:paraId="6C8E4741" w14:textId="3D88361B" w:rsidR="00666D09" w:rsidRDefault="00666D09" w:rsidP="00C012CC">
            <w:pPr>
              <w:rPr>
                <w:rFonts w:ascii="Times New Roman" w:eastAsia="Times New Roman" w:hAnsi="Times New Roman" w:cs="Times New Roman"/>
              </w:rPr>
            </w:pPr>
            <w:r w:rsidRPr="0052351C">
              <w:rPr>
                <w:rFonts w:ascii="Times New Roman" w:eastAsia="Times New Roman" w:hAnsi="Times New Roman" w:cs="Times New Roman"/>
              </w:rPr>
              <w:t>Csibra et al.  (2003); Wagner &amp; Carey (2005)</w:t>
            </w:r>
          </w:p>
          <w:p w14:paraId="29507B2E"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C012CC">
            <w:pPr>
              <w:rPr>
                <w:rFonts w:ascii="Times New Roman" w:eastAsia="Times New Roman" w:hAnsi="Times New Roman" w:cs="Times New Roman"/>
              </w:rPr>
            </w:pPr>
          </w:p>
          <w:p w14:paraId="0660B062" w14:textId="77777777" w:rsidR="00666D09" w:rsidRDefault="00666D09" w:rsidP="00C012CC">
            <w:pPr>
              <w:rPr>
                <w:rFonts w:ascii="Times New Roman" w:eastAsia="Times New Roman" w:hAnsi="Times New Roman" w:cs="Times New Roman"/>
              </w:rPr>
            </w:pPr>
          </w:p>
          <w:p w14:paraId="37E55F92" w14:textId="77777777" w:rsidR="00666D09" w:rsidRDefault="00666D09" w:rsidP="00C012CC">
            <w:pPr>
              <w:rPr>
                <w:rFonts w:ascii="Times New Roman" w:eastAsia="Times New Roman" w:hAnsi="Times New Roman" w:cs="Times New Roman"/>
              </w:rPr>
            </w:pPr>
          </w:p>
          <w:p w14:paraId="35C2FF07" w14:textId="77777777" w:rsidR="00666D09" w:rsidRDefault="00666D09" w:rsidP="00C012CC">
            <w:pPr>
              <w:rPr>
                <w:rFonts w:ascii="Times New Roman" w:eastAsia="Times New Roman" w:hAnsi="Times New Roman" w:cs="Times New Roman"/>
              </w:rPr>
            </w:pPr>
          </w:p>
          <w:p w14:paraId="6CF402E9" w14:textId="77777777" w:rsidR="00666D09" w:rsidRDefault="00666D09" w:rsidP="00C012CC">
            <w:pPr>
              <w:rPr>
                <w:rFonts w:ascii="Times New Roman" w:eastAsia="Times New Roman" w:hAnsi="Times New Roman" w:cs="Times New Roman"/>
              </w:rPr>
            </w:pPr>
          </w:p>
          <w:p w14:paraId="42C09FDC" w14:textId="77777777" w:rsidR="00666D09" w:rsidRDefault="00666D09" w:rsidP="00C012CC">
            <w:pPr>
              <w:rPr>
                <w:rFonts w:ascii="Times New Roman" w:eastAsia="Times New Roman" w:hAnsi="Times New Roman" w:cs="Times New Roman"/>
              </w:rPr>
            </w:pPr>
          </w:p>
          <w:p w14:paraId="09EA5231" w14:textId="77777777" w:rsidR="00666D09" w:rsidRDefault="00666D09" w:rsidP="00C012CC">
            <w:pPr>
              <w:rPr>
                <w:rFonts w:ascii="Times New Roman" w:eastAsia="Times New Roman" w:hAnsi="Times New Roman" w:cs="Times New Roman"/>
              </w:rPr>
            </w:pPr>
          </w:p>
          <w:p w14:paraId="6331F7AF" w14:textId="77777777" w:rsidR="00666D09" w:rsidRDefault="00666D09" w:rsidP="00C012CC">
            <w:pPr>
              <w:rPr>
                <w:rFonts w:ascii="Times New Roman" w:eastAsia="Times New Roman" w:hAnsi="Times New Roman" w:cs="Times New Roman"/>
              </w:rPr>
            </w:pPr>
          </w:p>
          <w:p w14:paraId="7F92C606" w14:textId="7D5FE71B"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Liu &amp; Spelke (2017)</w:t>
            </w:r>
          </w:p>
        </w:tc>
        <w:tc>
          <w:tcPr>
            <w:tcW w:w="1656" w:type="dxa"/>
            <w:tcBorders>
              <w:top w:val="nil"/>
              <w:left w:val="nil"/>
              <w:bottom w:val="nil"/>
              <w:right w:val="nil"/>
            </w:tcBorders>
          </w:tcPr>
          <w:p w14:paraId="3CC3C0E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C012CC">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C012CC">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C012CC">
            <w:pPr>
              <w:rPr>
                <w:rFonts w:ascii="Times New Roman" w:eastAsia="Times New Roman" w:hAnsi="Times New Roman" w:cs="Times New Roman"/>
              </w:rPr>
            </w:pPr>
          </w:p>
          <w:p w14:paraId="1C08BF78" w14:textId="77777777" w:rsidR="00666D09" w:rsidRDefault="00666D09" w:rsidP="00C012CC">
            <w:pPr>
              <w:rPr>
                <w:rFonts w:ascii="Times New Roman" w:eastAsia="Times New Roman" w:hAnsi="Times New Roman" w:cs="Times New Roman"/>
              </w:rPr>
            </w:pPr>
          </w:p>
          <w:p w14:paraId="00B058EF" w14:textId="77777777" w:rsidR="00666D09" w:rsidRDefault="00666D09" w:rsidP="00C012CC">
            <w:pPr>
              <w:rPr>
                <w:rFonts w:ascii="Times New Roman" w:eastAsia="Times New Roman" w:hAnsi="Times New Roman" w:cs="Times New Roman"/>
              </w:rPr>
            </w:pPr>
          </w:p>
          <w:p w14:paraId="1130B97F" w14:textId="77777777" w:rsidR="00666D09" w:rsidRDefault="00666D09" w:rsidP="00C012CC">
            <w:pPr>
              <w:rPr>
                <w:rFonts w:ascii="Times New Roman" w:eastAsia="Times New Roman" w:hAnsi="Times New Roman" w:cs="Times New Roman"/>
              </w:rPr>
            </w:pPr>
          </w:p>
          <w:p w14:paraId="2AE8D146" w14:textId="77777777" w:rsidR="00666D09" w:rsidRDefault="00666D09" w:rsidP="00C012CC">
            <w:pPr>
              <w:rPr>
                <w:rFonts w:ascii="Times New Roman" w:eastAsia="Times New Roman" w:hAnsi="Times New Roman" w:cs="Times New Roman"/>
              </w:rPr>
            </w:pPr>
          </w:p>
          <w:p w14:paraId="679F9A53" w14:textId="77777777" w:rsidR="00666D09" w:rsidRDefault="00666D09" w:rsidP="00C012CC">
            <w:pPr>
              <w:rPr>
                <w:rFonts w:ascii="Times New Roman" w:eastAsia="Times New Roman" w:hAnsi="Times New Roman" w:cs="Times New Roman"/>
              </w:rPr>
            </w:pPr>
          </w:p>
          <w:p w14:paraId="4D429989" w14:textId="77777777" w:rsidR="00666D09" w:rsidRDefault="00666D09" w:rsidP="00C012CC">
            <w:pPr>
              <w:rPr>
                <w:rFonts w:ascii="Times New Roman" w:eastAsia="Times New Roman" w:hAnsi="Times New Roman" w:cs="Times New Roman"/>
              </w:rPr>
            </w:pPr>
          </w:p>
          <w:p w14:paraId="690E6C21" w14:textId="77777777" w:rsidR="00666D09" w:rsidRDefault="00666D09" w:rsidP="00C012CC">
            <w:pPr>
              <w:rPr>
                <w:rFonts w:ascii="Times New Roman" w:eastAsia="Times New Roman" w:hAnsi="Times New Roman" w:cs="Times New Roman"/>
              </w:rPr>
            </w:pPr>
          </w:p>
          <w:p w14:paraId="01418E06" w14:textId="0F090B97"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C012CC">
            <w:pPr>
              <w:rPr>
                <w:rFonts w:ascii="Times New Roman" w:hAnsi="Times New Roman" w:cs="Times New Roman"/>
              </w:rPr>
            </w:pPr>
            <w:r w:rsidRPr="0052351C">
              <w:rPr>
                <w:rFonts w:ascii="Times New Roman" w:hAnsi="Times New Roman" w:cs="Times New Roman"/>
              </w:rPr>
              <w:t>Non-sticky mittens training  constrained action</w:t>
            </w:r>
          </w:p>
          <w:p w14:paraId="28339557" w14:textId="77777777" w:rsidR="00666D09" w:rsidRPr="0052351C" w:rsidRDefault="00666D09" w:rsidP="00C012CC">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C012CC">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0A115DB1" w14:textId="7CD61395" w:rsidR="006C2BEB" w:rsidRDefault="007158A0" w:rsidP="00EC32E4">
      <w:pPr>
        <w:spacing w:line="240" w:lineRule="auto"/>
        <w:contextualSpacing/>
        <w:rPr>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Xs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Because several</w:t>
      </w:r>
      <w:r>
        <w:rPr>
          <w:rFonts w:ascii="Times New Roman" w:eastAsia="Times New Roman" w:hAnsi="Times New Roman" w:cs="Times New Roman"/>
        </w:rPr>
        <w:t xml:space="preserve"> of the current</w:t>
      </w:r>
      <w:r w:rsidRPr="007158A0">
        <w:rPr>
          <w:rFonts w:ascii="Times New Roman" w:eastAsia="Times New Roman" w:hAnsi="Times New Roman" w:cs="Times New Roman"/>
        </w:rPr>
        <w:t xml:space="preserve"> target findings were derived from multiple experiments and published studies, the </w:t>
      </w:r>
      <w:r>
        <w:rPr>
          <w:rFonts w:ascii="Times New Roman" w:eastAsia="Times New Roman" w:hAnsi="Times New Roman" w:cs="Times New Roman"/>
        </w:rPr>
        <w:t xml:space="preserve">associated </w:t>
      </w:r>
      <w:r w:rsidRPr="007158A0">
        <w:rPr>
          <w:rFonts w:ascii="Times New Roman" w:eastAsia="Times New Roman" w:hAnsi="Times New Roman" w:cs="Times New Roman"/>
        </w:rPr>
        <w:t>citations are also provided.</w:t>
      </w:r>
    </w:p>
    <w:p w14:paraId="3C0A38B0" w14:textId="77777777" w:rsidR="00900CA8" w:rsidRDefault="00900CA8" w:rsidP="00820592">
      <w:pPr>
        <w:spacing w:line="480" w:lineRule="auto"/>
        <w:ind w:firstLine="720"/>
        <w:contextualSpacing/>
        <w:rPr>
          <w:rFonts w:ascii="Times New Roman" w:eastAsia="Times New Roman" w:hAnsi="Times New Roman" w:cs="Times New Roman"/>
        </w:rPr>
      </w:pPr>
    </w:p>
    <w:p w14:paraId="5A5C26E8" w14:textId="1278913A" w:rsidR="00E90545" w:rsidRDefault="00CD1B05"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current simulations also</w:t>
      </w:r>
      <w:r w:rsidR="00237476">
        <w:rPr>
          <w:rFonts w:ascii="Times New Roman" w:eastAsia="Times New Roman" w:hAnsi="Times New Roman" w:cs="Times New Roman"/>
        </w:rPr>
        <w:t xml:space="preserve"> make </w:t>
      </w:r>
      <w:r>
        <w:rPr>
          <w:rFonts w:ascii="Times New Roman" w:eastAsia="Times New Roman" w:hAnsi="Times New Roman" w:cs="Times New Roman"/>
        </w:rPr>
        <w:t>several</w:t>
      </w:r>
      <w:r w:rsidR="00D133A0">
        <w:rPr>
          <w:rFonts w:ascii="Times New Roman" w:eastAsia="Times New Roman" w:hAnsi="Times New Roman" w:cs="Times New Roman"/>
        </w:rPr>
        <w:t xml:space="preserve"> contributions to the literature on </w:t>
      </w:r>
      <w:r w:rsidR="00237476">
        <w:rPr>
          <w:rFonts w:ascii="Times New Roman" w:eastAsia="Times New Roman" w:hAnsi="Times New Roman" w:cs="Times New Roman"/>
        </w:rPr>
        <w:t>infants’ action efficiency understanding</w:t>
      </w:r>
      <w:r w:rsidR="00D133A0">
        <w:rPr>
          <w:rFonts w:ascii="Times New Roman" w:eastAsia="Times New Roman" w:hAnsi="Times New Roman" w:cs="Times New Roman"/>
        </w:rPr>
        <w:t>.</w:t>
      </w:r>
      <w:r w:rsidR="00237476">
        <w:rPr>
          <w:rFonts w:ascii="Times New Roman" w:eastAsia="Times New Roman" w:hAnsi="Times New Roman" w:cs="Times New Roman"/>
        </w:rPr>
        <w:t xml:space="preserve"> </w:t>
      </w:r>
      <w:r>
        <w:rPr>
          <w:rFonts w:ascii="Times New Roman" w:eastAsia="Times New Roman" w:hAnsi="Times New Roman" w:cs="Times New Roman"/>
        </w:rPr>
        <w:t>Two are particularly notable</w:t>
      </w:r>
      <w:r w:rsidR="00237476">
        <w:rPr>
          <w:rFonts w:ascii="Times New Roman" w:eastAsia="Times New Roman" w:hAnsi="Times New Roman" w:cs="Times New Roman"/>
        </w:rPr>
        <w:t xml:space="preserve">. </w:t>
      </w:r>
      <w:r>
        <w:rPr>
          <w:rFonts w:ascii="Times New Roman" w:eastAsia="Times New Roman" w:hAnsi="Times New Roman" w:cs="Times New Roman"/>
        </w:rPr>
        <w:t>First,</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 xml:space="preserve">they provided </w:t>
      </w:r>
      <w:r w:rsidR="00A1213D">
        <w:rPr>
          <w:rFonts w:ascii="Times New Roman" w:eastAsia="Times New Roman" w:hAnsi="Times New Roman" w:cs="Times New Roman"/>
        </w:rPr>
        <w:t xml:space="preserve">insight into the possible mechanistic basis of infants’ looking responses in the corresponding behavioral </w:t>
      </w:r>
      <w:r w:rsidR="00A1213D">
        <w:rPr>
          <w:rFonts w:ascii="Times New Roman" w:eastAsia="Times New Roman" w:hAnsi="Times New Roman" w:cs="Times New Roman"/>
        </w:rPr>
        <w:lastRenderedPageBreak/>
        <w:t xml:space="preserve">experiments. This was accomplished </w:t>
      </w:r>
      <w:r w:rsidR="00820592">
        <w:rPr>
          <w:rFonts w:ascii="Times New Roman" w:eastAsia="Times New Roman" w:hAnsi="Times New Roman" w:cs="Times New Roman"/>
        </w:rPr>
        <w:t>by</w:t>
      </w:r>
      <w:r w:rsidR="00237476">
        <w:rPr>
          <w:rFonts w:ascii="Times New Roman" w:eastAsia="Times New Roman" w:hAnsi="Times New Roman" w:cs="Times New Roman"/>
        </w:rPr>
        <w:t xml:space="preserve"> unpacking </w:t>
      </w:r>
      <w:r w:rsidR="00820592">
        <w:rPr>
          <w:rFonts w:ascii="Times New Roman" w:eastAsia="Times New Roman" w:hAnsi="Times New Roman" w:cs="Times New Roman"/>
        </w:rPr>
        <w:t>the model’s</w:t>
      </w:r>
      <w:r w:rsidR="00A1213D">
        <w:rPr>
          <w:rFonts w:ascii="Times New Roman" w:eastAsia="Times New Roman" w:hAnsi="Times New Roman" w:cs="Times New Roman"/>
        </w:rPr>
        <w:t xml:space="preserve"> </w:t>
      </w:r>
      <w:r w:rsidR="00237476">
        <w:rPr>
          <w:rFonts w:ascii="Times New Roman" w:eastAsia="Times New Roman" w:hAnsi="Times New Roman" w:cs="Times New Roman"/>
        </w:rPr>
        <w:t xml:space="preserve">internal representations, the associations it learned, </w:t>
      </w:r>
      <w:r w:rsidR="00820592">
        <w:rPr>
          <w:rFonts w:ascii="Times New Roman" w:eastAsia="Times New Roman" w:hAnsi="Times New Roman" w:cs="Times New Roman"/>
        </w:rPr>
        <w:t>and</w:t>
      </w:r>
      <w:r w:rsidR="00237476">
        <w:rPr>
          <w:rFonts w:ascii="Times New Roman" w:eastAsia="Times New Roman" w:hAnsi="Times New Roman" w:cs="Times New Roman"/>
        </w:rPr>
        <w:t xml:space="preserve"> </w:t>
      </w:r>
      <w:r w:rsidR="0080129F">
        <w:rPr>
          <w:rFonts w:ascii="Times New Roman" w:eastAsia="Times New Roman" w:hAnsi="Times New Roman" w:cs="Times New Roman"/>
        </w:rPr>
        <w:t xml:space="preserve">the </w:t>
      </w:r>
      <w:r w:rsidR="00237476">
        <w:rPr>
          <w:rFonts w:ascii="Times New Roman" w:eastAsia="Times New Roman" w:hAnsi="Times New Roman" w:cs="Times New Roman"/>
        </w:rPr>
        <w:t xml:space="preserve">activation dynamics </w:t>
      </w:r>
      <w:r w:rsidR="00A1213D">
        <w:rPr>
          <w:rFonts w:ascii="Times New Roman" w:eastAsia="Times New Roman" w:hAnsi="Times New Roman" w:cs="Times New Roman"/>
        </w:rPr>
        <w:t>that gave rise to its behavior</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Several important insights resulted from this process</w:t>
      </w:r>
      <w:r w:rsidR="00A1213D">
        <w:rPr>
          <w:rFonts w:ascii="Times New Roman" w:eastAsia="Times New Roman" w:hAnsi="Times New Roman" w:cs="Times New Roman"/>
        </w:rPr>
        <w:t xml:space="preserve">. For example, analyses of </w:t>
      </w:r>
      <w:r w:rsidR="00497AF1">
        <w:rPr>
          <w:rFonts w:ascii="Times New Roman" w:eastAsia="Times New Roman" w:hAnsi="Times New Roman" w:cs="Times New Roman"/>
        </w:rPr>
        <w:t>the model’s innerworkings</w:t>
      </w:r>
      <w:r w:rsidR="001123AA">
        <w:rPr>
          <w:rFonts w:ascii="Times New Roman" w:eastAsia="Times New Roman" w:hAnsi="Times New Roman" w:cs="Times New Roman"/>
        </w:rPr>
        <w:t xml:space="preserve"> revealed</w:t>
      </w:r>
      <w:r w:rsidR="00A1213D">
        <w:rPr>
          <w:rFonts w:ascii="Times New Roman" w:eastAsia="Times New Roman" w:hAnsi="Times New Roman" w:cs="Times New Roman"/>
        </w:rPr>
        <w:t xml:space="preserve"> </w:t>
      </w:r>
      <w:r w:rsidR="003B5CB4">
        <w:rPr>
          <w:rFonts w:ascii="Times New Roman" w:eastAsia="Times New Roman" w:hAnsi="Times New Roman" w:cs="Times New Roman"/>
        </w:rPr>
        <w:t xml:space="preserve">that </w:t>
      </w:r>
      <w:r w:rsidR="00A1213D">
        <w:rPr>
          <w:rFonts w:ascii="Times New Roman" w:eastAsia="Times New Roman" w:hAnsi="Times New Roman" w:cs="Times New Roman"/>
        </w:rPr>
        <w:t>ALIAS’s responses to inefficient and efficient actions emerged</w:t>
      </w:r>
      <w:r w:rsidR="001123AA">
        <w:rPr>
          <w:rFonts w:ascii="Times New Roman" w:eastAsia="Times New Roman" w:hAnsi="Times New Roman" w:cs="Times New Roman"/>
        </w:rPr>
        <w:t xml:space="preserve"> not from explicit representations of goals, efficiency, cost</w:t>
      </w:r>
      <w:r w:rsidR="004062F6">
        <w:rPr>
          <w:rFonts w:ascii="Times New Roman" w:eastAsia="Times New Roman" w:hAnsi="Times New Roman" w:cs="Times New Roman"/>
        </w:rPr>
        <w:t>,</w:t>
      </w:r>
      <w:r w:rsidR="001123AA">
        <w:rPr>
          <w:rFonts w:ascii="Times New Roman" w:eastAsia="Times New Roman" w:hAnsi="Times New Roman" w:cs="Times New Roman"/>
        </w:rPr>
        <w:t xml:space="preserve"> or rationality</w:t>
      </w:r>
      <w:r w:rsidR="003B5CB4">
        <w:rPr>
          <w:rFonts w:ascii="Times New Roman" w:eastAsia="Times New Roman" w:hAnsi="Times New Roman" w:cs="Times New Roman"/>
        </w:rPr>
        <w:t>. Instead, they emerged from</w:t>
      </w:r>
      <w:r w:rsidR="001123AA">
        <w:rPr>
          <w:rFonts w:ascii="Times New Roman" w:eastAsia="Times New Roman" w:hAnsi="Times New Roman" w:cs="Times New Roman"/>
        </w:rPr>
        <w:t xml:space="preserve"> </w:t>
      </w:r>
      <w:r w:rsidR="00A1213D">
        <w:rPr>
          <w:rFonts w:ascii="Times New Roman" w:eastAsia="Times New Roman" w:hAnsi="Times New Roman" w:cs="Times New Roman"/>
        </w:rPr>
        <w:t>associations between curved trajectories and obstacles</w:t>
      </w:r>
      <w:r w:rsidR="003B5CB4">
        <w:rPr>
          <w:rFonts w:ascii="Times New Roman" w:eastAsia="Times New Roman" w:hAnsi="Times New Roman" w:cs="Times New Roman"/>
        </w:rPr>
        <w:t xml:space="preserve"> that were first formed d</w:t>
      </w:r>
      <w:r w:rsidR="001123AA">
        <w:rPr>
          <w:rFonts w:ascii="Times New Roman" w:eastAsia="Times New Roman" w:hAnsi="Times New Roman" w:cs="Times New Roman"/>
        </w:rPr>
        <w:t xml:space="preserve">uring pretraining </w:t>
      </w:r>
      <w:r w:rsidR="003B5CB4">
        <w:rPr>
          <w:rFonts w:ascii="Times New Roman" w:eastAsia="Times New Roman" w:hAnsi="Times New Roman" w:cs="Times New Roman"/>
        </w:rPr>
        <w:t>and later reinforced</w:t>
      </w:r>
      <w:r w:rsidR="001123AA">
        <w:rPr>
          <w:rFonts w:ascii="Times New Roman" w:eastAsia="Times New Roman" w:hAnsi="Times New Roman" w:cs="Times New Roman"/>
        </w:rPr>
        <w:t xml:space="preserve"> during habituation. Additionally, the sticky-mittens simulation (i.e., Simulation 5) showed that longer looking to inefficient test events than </w:t>
      </w:r>
      <w:r w:rsidR="00F02A21">
        <w:rPr>
          <w:rFonts w:ascii="Times New Roman" w:eastAsia="Times New Roman" w:hAnsi="Times New Roman" w:cs="Times New Roman"/>
        </w:rPr>
        <w:t xml:space="preserve">to </w:t>
      </w:r>
      <w:r w:rsidR="001123AA">
        <w:rPr>
          <w:rFonts w:ascii="Times New Roman" w:eastAsia="Times New Roman" w:hAnsi="Times New Roman" w:cs="Times New Roman"/>
        </w:rPr>
        <w:t xml:space="preserve">efficient ones </w:t>
      </w:r>
      <w:r w:rsidR="00410A13">
        <w:rPr>
          <w:rFonts w:ascii="Times New Roman" w:eastAsia="Times New Roman" w:hAnsi="Times New Roman" w:cs="Times New Roman"/>
        </w:rPr>
        <w:t xml:space="preserve">is the natural consequence of an otherwise inexperienced model encoding and becoming familiar with its own straight reaches due to its heightened attentional state. Still other simulations (e.g., Simulation 4) showed that prior experience with curved trajectories and obstacles can explain why it is the case that infants look longer at events in which </w:t>
      </w:r>
      <w:r w:rsidR="00903859">
        <w:rPr>
          <w:rFonts w:ascii="Times New Roman" w:eastAsia="Times New Roman" w:hAnsi="Times New Roman" w:cs="Times New Roman"/>
        </w:rPr>
        <w:t>arced motion</w:t>
      </w:r>
      <w:r w:rsidR="00410A13">
        <w:rPr>
          <w:rFonts w:ascii="Times New Roman" w:eastAsia="Times New Roman" w:hAnsi="Times New Roman" w:cs="Times New Roman"/>
        </w:rPr>
        <w:t xml:space="preserve"> occurs in the absence of an obstacle than when it occurs with an obstacle or why infants look longer when agents stop short of their goals than when they stop next to them. </w:t>
      </w:r>
    </w:p>
    <w:p w14:paraId="1C278FDD" w14:textId="2DB03CAD" w:rsidR="000B6CC3" w:rsidRPr="00E33C8B" w:rsidRDefault="00CD1B05" w:rsidP="0034696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the current simulations</w:t>
      </w:r>
      <w:r w:rsidR="00F05F8A">
        <w:rPr>
          <w:rFonts w:ascii="Times New Roman" w:eastAsia="Times New Roman" w:hAnsi="Times New Roman" w:cs="Times New Roman"/>
        </w:rPr>
        <w:t xml:space="preserve"> generate</w:t>
      </w:r>
      <w:r w:rsidR="00D133A0">
        <w:rPr>
          <w:rFonts w:ascii="Times New Roman" w:eastAsia="Times New Roman" w:hAnsi="Times New Roman" w:cs="Times New Roman"/>
        </w:rPr>
        <w:t xml:space="preserve"> a number of testable predictions.</w:t>
      </w:r>
      <w:r w:rsidR="00C943CC">
        <w:rPr>
          <w:rFonts w:ascii="Times New Roman" w:eastAsia="Times New Roman" w:hAnsi="Times New Roman" w:cs="Times New Roman"/>
        </w:rPr>
        <w:t xml:space="preserve"> One is that </w:t>
      </w:r>
      <w:r w:rsidR="000E5E7C">
        <w:rPr>
          <w:rFonts w:ascii="Times New Roman" w:eastAsia="Times New Roman" w:hAnsi="Times New Roman" w:cs="Times New Roman"/>
        </w:rPr>
        <w:t xml:space="preserve">infants who are habituated </w:t>
      </w:r>
      <w:r w:rsidR="00C943CC">
        <w:rPr>
          <w:rFonts w:ascii="Times New Roman" w:eastAsia="Times New Roman" w:hAnsi="Times New Roman" w:cs="Times New Roman"/>
        </w:rPr>
        <w:t xml:space="preserve">to a constrained action event and then </w:t>
      </w:r>
      <w:r w:rsidR="00F05F8A">
        <w:rPr>
          <w:rFonts w:ascii="Times New Roman" w:eastAsia="Times New Roman" w:hAnsi="Times New Roman" w:cs="Times New Roman"/>
        </w:rPr>
        <w:t xml:space="preserve">tested on a </w:t>
      </w:r>
      <w:r w:rsidR="00C943CC">
        <w:rPr>
          <w:rFonts w:ascii="Times New Roman" w:eastAsia="Times New Roman" w:hAnsi="Times New Roman" w:cs="Times New Roman"/>
        </w:rPr>
        <w:t xml:space="preserve">High, inefficient </w:t>
      </w:r>
      <w:r w:rsidR="00F05F8A">
        <w:rPr>
          <w:rFonts w:ascii="Times New Roman" w:eastAsia="Times New Roman" w:hAnsi="Times New Roman" w:cs="Times New Roman"/>
        </w:rPr>
        <w:t>test event like that in Liu and Spelke (2017) and an</w:t>
      </w:r>
      <w:r w:rsidR="00C943CC">
        <w:rPr>
          <w:rFonts w:ascii="Times New Roman" w:eastAsia="Times New Roman" w:hAnsi="Times New Roman" w:cs="Times New Roman"/>
        </w:rPr>
        <w:t xml:space="preserve"> inefficient </w:t>
      </w:r>
      <w:r w:rsidR="00F05F8A">
        <w:rPr>
          <w:rFonts w:ascii="Times New Roman" w:eastAsia="Times New Roman" w:hAnsi="Times New Roman" w:cs="Times New Roman"/>
        </w:rPr>
        <w:t xml:space="preserve">test </w:t>
      </w:r>
      <w:r w:rsidR="00C943CC">
        <w:rPr>
          <w:rFonts w:ascii="Times New Roman" w:eastAsia="Times New Roman" w:hAnsi="Times New Roman" w:cs="Times New Roman"/>
        </w:rPr>
        <w:t xml:space="preserve">event </w:t>
      </w:r>
      <w:r w:rsidR="00F05F8A">
        <w:rPr>
          <w:rFonts w:ascii="Times New Roman" w:eastAsia="Times New Roman" w:hAnsi="Times New Roman" w:cs="Times New Roman"/>
        </w:rPr>
        <w:t xml:space="preserve">like that in Gergely et al. (1995) </w:t>
      </w:r>
      <w:r w:rsidR="00C943CC">
        <w:rPr>
          <w:rFonts w:ascii="Times New Roman" w:eastAsia="Times New Roman" w:hAnsi="Times New Roman" w:cs="Times New Roman"/>
        </w:rPr>
        <w:t xml:space="preserve">should look longer at the inefficient than at the High, inefficient one. Another prediction is that infants should look longer at an inefficient test event than at an efficient one following habituation to an event in which </w:t>
      </w:r>
      <w:r w:rsidR="00903859">
        <w:rPr>
          <w:rFonts w:ascii="Times New Roman" w:eastAsia="Times New Roman" w:hAnsi="Times New Roman" w:cs="Times New Roman"/>
        </w:rPr>
        <w:t>arced motion</w:t>
      </w:r>
      <w:r w:rsidR="00C943CC">
        <w:rPr>
          <w:rFonts w:ascii="Times New Roman" w:eastAsia="Times New Roman" w:hAnsi="Times New Roman" w:cs="Times New Roman"/>
        </w:rPr>
        <w:t xml:space="preserve"> unfolds beneath rather than over an obstacle.</w:t>
      </w:r>
      <w:r w:rsidR="00F05F8A">
        <w:rPr>
          <w:rFonts w:ascii="Times New Roman" w:eastAsia="Times New Roman" w:hAnsi="Times New Roman" w:cs="Times New Roman"/>
        </w:rPr>
        <w:t xml:space="preserve"> </w:t>
      </w:r>
      <w:r w:rsidR="0067226D">
        <w:rPr>
          <w:rFonts w:ascii="Times New Roman" w:eastAsia="Times New Roman" w:hAnsi="Times New Roman" w:cs="Times New Roman"/>
        </w:rPr>
        <w:t>Still another prediction of the current model is that</w:t>
      </w:r>
      <w:r w:rsidR="00E33C8B" w:rsidRPr="00E33C8B">
        <w:rPr>
          <w:rFonts w:ascii="Times New Roman" w:eastAsia="Times New Roman" w:hAnsi="Times New Roman" w:cs="Times New Roman"/>
        </w:rPr>
        <w:t xml:space="preserve"> increasing peripherally located obstacles</w:t>
      </w:r>
      <w:r w:rsidR="0067226D">
        <w:rPr>
          <w:rFonts w:ascii="Times New Roman" w:eastAsia="Times New Roman" w:hAnsi="Times New Roman" w:cs="Times New Roman"/>
        </w:rPr>
        <w:t>’ salience</w:t>
      </w:r>
      <w:r w:rsidR="00E33C8B" w:rsidRPr="00E33C8B">
        <w:rPr>
          <w:rFonts w:ascii="Times New Roman" w:eastAsia="Times New Roman" w:hAnsi="Times New Roman" w:cs="Times New Roman"/>
        </w:rPr>
        <w:t xml:space="preserve"> in unconstrained control events should strengthen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w:t>
      </w:r>
      <w:r w:rsidR="00903859">
        <w:rPr>
          <w:rFonts w:ascii="Times New Roman" w:eastAsia="Times New Roman" w:hAnsi="Times New Roman" w:cs="Times New Roman"/>
        </w:rPr>
        <w:t>arced motion</w:t>
      </w:r>
      <w:r w:rsidR="00E33C8B" w:rsidRPr="00E33C8B">
        <w:rPr>
          <w:rFonts w:ascii="Times New Roman" w:eastAsia="Times New Roman" w:hAnsi="Times New Roman" w:cs="Times New Roman"/>
        </w:rPr>
        <w:t xml:space="preserve">. Along similar lines, decreasing </w:t>
      </w:r>
      <w:r w:rsidR="0067226D">
        <w:rPr>
          <w:rFonts w:ascii="Times New Roman" w:eastAsia="Times New Roman" w:hAnsi="Times New Roman" w:cs="Times New Roman"/>
        </w:rPr>
        <w:t>barriers’ salience</w:t>
      </w:r>
      <w:r w:rsidR="00E33C8B" w:rsidRPr="00E33C8B">
        <w:rPr>
          <w:rFonts w:ascii="Times New Roman" w:eastAsia="Times New Roman" w:hAnsi="Times New Roman" w:cs="Times New Roman"/>
        </w:rPr>
        <w:t xml:space="preserve"> in constrained experimental </w:t>
      </w:r>
      <w:r w:rsidR="00E33C8B" w:rsidRPr="00E33C8B">
        <w:rPr>
          <w:rFonts w:ascii="Times New Roman" w:eastAsia="Times New Roman" w:hAnsi="Times New Roman" w:cs="Times New Roman"/>
        </w:rPr>
        <w:lastRenderedPageBreak/>
        <w:t>events should weaken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curved trajectories. Such findings would be difficult to reconcile with </w:t>
      </w:r>
      <w:r w:rsidR="00A14E3E">
        <w:rPr>
          <w:rFonts w:ascii="Times New Roman" w:eastAsia="Times New Roman" w:hAnsi="Times New Roman" w:cs="Times New Roman"/>
        </w:rPr>
        <w:t xml:space="preserve">any of the domain-specific proposals. </w:t>
      </w:r>
    </w:p>
    <w:p w14:paraId="1F8FE60A" w14:textId="30E4E325" w:rsidR="003C4483" w:rsidRDefault="007F6224" w:rsidP="007A70F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900CA8">
        <w:rPr>
          <w:rFonts w:ascii="Times New Roman" w:eastAsia="Times New Roman" w:hAnsi="Times New Roman" w:cs="Times New Roman"/>
        </w:rPr>
        <w:t xml:space="preserve"> </w:t>
      </w:r>
      <w:r w:rsidR="006947FC" w:rsidRPr="006947FC">
        <w:rPr>
          <w:rFonts w:ascii="Times New Roman" w:eastAsia="Times New Roman" w:hAnsi="Times New Roman" w:cs="Times New Roman"/>
        </w:rPr>
        <w:t>ALIAS</w:t>
      </w:r>
      <w:r w:rsidR="00900CA8">
        <w:rPr>
          <w:rFonts w:ascii="Times New Roman" w:eastAsia="Times New Roman" w:hAnsi="Times New Roman" w:cs="Times New Roman"/>
        </w:rPr>
        <w:t xml:space="preserve"> </w:t>
      </w:r>
      <w:r>
        <w:rPr>
          <w:rFonts w:ascii="Times New Roman" w:eastAsia="Times New Roman" w:hAnsi="Times New Roman" w:cs="Times New Roman"/>
        </w:rPr>
        <w:t>is not a</w:t>
      </w:r>
      <w:r w:rsidR="006947FC" w:rsidRPr="006947FC">
        <w:rPr>
          <w:rFonts w:ascii="Times New Roman" w:eastAsia="Times New Roman" w:hAnsi="Times New Roman" w:cs="Times New Roman"/>
        </w:rPr>
        <w:t xml:space="preserve"> model of how action efficiency understanding itself emerges</w:t>
      </w:r>
      <w:r w:rsidR="00DD5DAA">
        <w:rPr>
          <w:rFonts w:ascii="Times New Roman" w:eastAsia="Times New Roman" w:hAnsi="Times New Roman" w:cs="Times New Roman"/>
        </w:rPr>
        <w:t>, I contend</w:t>
      </w:r>
      <w:r w:rsidR="006947FC" w:rsidRPr="006947FC">
        <w:rPr>
          <w:rFonts w:ascii="Times New Roman" w:eastAsia="Times New Roman" w:hAnsi="Times New Roman" w:cs="Times New Roman"/>
        </w:rPr>
        <w:t xml:space="preserve"> that</w:t>
      </w:r>
      <w:r w:rsidR="00D55910">
        <w:rPr>
          <w:rFonts w:ascii="Times New Roman" w:eastAsia="Times New Roman" w:hAnsi="Times New Roman" w:cs="Times New Roman"/>
        </w:rPr>
        <w:t xml:space="preserve"> </w:t>
      </w:r>
      <w:r w:rsidR="006947FC" w:rsidRPr="006947FC">
        <w:rPr>
          <w:rFonts w:ascii="Times New Roman" w:eastAsia="Times New Roman" w:hAnsi="Times New Roman" w:cs="Times New Roman"/>
        </w:rPr>
        <w:t xml:space="preserve">the very same processes argued here to underlie infants’ looking behaviors in studies on this topic also support the development of </w:t>
      </w:r>
      <w:r w:rsidR="000B6CC3">
        <w:rPr>
          <w:rFonts w:ascii="Times New Roman" w:eastAsia="Times New Roman" w:hAnsi="Times New Roman" w:cs="Times New Roman"/>
        </w:rPr>
        <w:t>an authentic</w:t>
      </w:r>
      <w:r w:rsidR="006947FC" w:rsidRPr="006947FC">
        <w:rPr>
          <w:rFonts w:ascii="Times New Roman" w:eastAsia="Times New Roman" w:hAnsi="Times New Roman" w:cs="Times New Roman"/>
        </w:rPr>
        <w:t xml:space="preserve"> understanding of what makes an action efficient.</w:t>
      </w:r>
      <w:r w:rsidR="000B6CC3">
        <w:rPr>
          <w:rFonts w:ascii="Times New Roman" w:eastAsia="Times New Roman" w:hAnsi="Times New Roman" w:cs="Times New Roman"/>
        </w:rPr>
        <w:t xml:space="preserve"> </w:t>
      </w:r>
      <w:r w:rsidR="00295C9E">
        <w:rPr>
          <w:rFonts w:ascii="Times New Roman" w:eastAsia="Times New Roman" w:hAnsi="Times New Roman" w:cs="Times New Roman"/>
        </w:rPr>
        <w:t>At the same time, however, t</w:t>
      </w:r>
      <w:r w:rsidR="00B9676A">
        <w:rPr>
          <w:rFonts w:ascii="Times New Roman" w:eastAsia="Times New Roman" w:hAnsi="Times New Roman" w:cs="Times New Roman"/>
        </w:rPr>
        <w:t>he</w:t>
      </w:r>
      <w:r w:rsidR="006947FC" w:rsidRPr="006947FC">
        <w:rPr>
          <w:rFonts w:ascii="Times New Roman" w:eastAsia="Times New Roman" w:hAnsi="Times New Roman" w:cs="Times New Roman"/>
        </w:rPr>
        <w:t xml:space="preserve"> current simulations </w:t>
      </w:r>
      <w:r w:rsidR="009E067C">
        <w:rPr>
          <w:rFonts w:ascii="Times New Roman" w:eastAsia="Times New Roman" w:hAnsi="Times New Roman" w:cs="Times New Roman"/>
        </w:rPr>
        <w:t xml:space="preserve">cannot disprove </w:t>
      </w:r>
      <w:r w:rsidR="006947FC" w:rsidRPr="006947FC">
        <w:rPr>
          <w:rFonts w:ascii="Times New Roman" w:eastAsia="Times New Roman" w:hAnsi="Times New Roman" w:cs="Times New Roman"/>
        </w:rPr>
        <w:t xml:space="preserve">domain-specific mechanisms for representing goals, efficiency, cost, or rationality any more than </w:t>
      </w:r>
      <w:r w:rsidR="00870B3B">
        <w:rPr>
          <w:rFonts w:ascii="Times New Roman" w:eastAsia="Times New Roman" w:hAnsi="Times New Roman" w:cs="Times New Roman"/>
        </w:rPr>
        <w:t>they</w:t>
      </w:r>
      <w:r w:rsidR="002A0A35">
        <w:rPr>
          <w:rFonts w:ascii="Times New Roman" w:eastAsia="Times New Roman" w:hAnsi="Times New Roman" w:cs="Times New Roman"/>
        </w:rPr>
        <w:t xml:space="preserve"> can prove that ALIAS is the right description of the processes underpinning infants’ action efficiency understanding.</w:t>
      </w:r>
      <w:r w:rsidR="006947FC" w:rsidRPr="006947FC">
        <w:rPr>
          <w:rFonts w:ascii="Times New Roman" w:eastAsia="Times New Roman" w:hAnsi="Times New Roman" w:cs="Times New Roman"/>
        </w:rPr>
        <w:t xml:space="preserve"> Instead, they demonstrate that </w:t>
      </w:r>
      <w:r w:rsidR="00FE50C8">
        <w:rPr>
          <w:rFonts w:ascii="Times New Roman" w:eastAsia="Times New Roman" w:hAnsi="Times New Roman" w:cs="Times New Roman"/>
        </w:rPr>
        <w:t>an</w:t>
      </w:r>
      <w:r w:rsidR="006947FC" w:rsidRPr="006947FC">
        <w:rPr>
          <w:rFonts w:ascii="Times New Roman" w:eastAsia="Times New Roman" w:hAnsi="Times New Roman" w:cs="Times New Roman"/>
        </w:rPr>
        <w:t xml:space="preserve"> associative learning mechanism operating over differentially salient surface </w:t>
      </w:r>
      <w:r w:rsidR="002A0A35">
        <w:rPr>
          <w:rFonts w:ascii="Times New Roman" w:eastAsia="Times New Roman" w:hAnsi="Times New Roman" w:cs="Times New Roman"/>
        </w:rPr>
        <w:t>features</w:t>
      </w:r>
      <w:r w:rsidR="006947FC" w:rsidRPr="006947FC">
        <w:rPr>
          <w:rFonts w:ascii="Times New Roman" w:eastAsia="Times New Roman" w:hAnsi="Times New Roman" w:cs="Times New Roman"/>
        </w:rPr>
        <w:t xml:space="preserve"> is sufficient to explain a broad range of findings</w:t>
      </w:r>
      <w:r w:rsidR="002A0A35">
        <w:rPr>
          <w:rFonts w:ascii="Times New Roman" w:eastAsia="Times New Roman" w:hAnsi="Times New Roman" w:cs="Times New Roman"/>
        </w:rPr>
        <w:t xml:space="preserve"> in this literature.</w:t>
      </w:r>
      <w:r w:rsidR="006947FC" w:rsidRPr="006947FC">
        <w:rPr>
          <w:rFonts w:ascii="Times New Roman" w:eastAsia="Times New Roman" w:hAnsi="Times New Roman" w:cs="Times New Roman"/>
        </w:rPr>
        <w:t xml:space="preserve"> </w:t>
      </w:r>
      <w:r w:rsidR="002A0A35">
        <w:rPr>
          <w:rFonts w:ascii="Times New Roman" w:eastAsia="Times New Roman" w:hAnsi="Times New Roman" w:cs="Times New Roman"/>
        </w:rPr>
        <w:t>Behavioral experiments are</w:t>
      </w:r>
      <w:r w:rsidR="000B6CC3">
        <w:rPr>
          <w:rFonts w:ascii="Times New Roman" w:eastAsia="Times New Roman" w:hAnsi="Times New Roman" w:cs="Times New Roman"/>
        </w:rPr>
        <w:t xml:space="preserve"> ultimately</w:t>
      </w:r>
      <w:r w:rsidR="002A0A35">
        <w:rPr>
          <w:rFonts w:ascii="Times New Roman" w:eastAsia="Times New Roman" w:hAnsi="Times New Roman" w:cs="Times New Roman"/>
        </w:rPr>
        <w:t xml:space="preserve"> </w:t>
      </w:r>
      <w:r w:rsidR="000B6CC3">
        <w:rPr>
          <w:rFonts w:ascii="Times New Roman" w:eastAsia="Times New Roman" w:hAnsi="Times New Roman" w:cs="Times New Roman"/>
        </w:rPr>
        <w:t>needed to decide among the current competing proposals</w:t>
      </w:r>
      <w:r w:rsidR="006947FC" w:rsidRPr="006947FC">
        <w:rPr>
          <w:rFonts w:ascii="Times New Roman" w:eastAsia="Times New Roman" w:hAnsi="Times New Roman" w:cs="Times New Roman"/>
        </w:rPr>
        <w:t xml:space="preserve">. </w:t>
      </w:r>
    </w:p>
    <w:p w14:paraId="15CC3850" w14:textId="429F5C0F" w:rsidR="00C6675C" w:rsidRDefault="008D061B" w:rsidP="0096234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Before concluding,</w:t>
      </w:r>
      <w:r w:rsidR="000E2FF9">
        <w:rPr>
          <w:rFonts w:ascii="Times New Roman" w:eastAsia="Times New Roman" w:hAnsi="Times New Roman" w:cs="Times New Roman"/>
        </w:rPr>
        <w:t xml:space="preserve"> </w:t>
      </w:r>
      <w:r w:rsidR="00621299">
        <w:rPr>
          <w:rFonts w:ascii="Times New Roman" w:eastAsia="Times New Roman" w:hAnsi="Times New Roman" w:cs="Times New Roman"/>
        </w:rPr>
        <w:t>two potential</w:t>
      </w:r>
      <w:r w:rsidR="00C6675C">
        <w:rPr>
          <w:rFonts w:ascii="Times New Roman" w:eastAsia="Times New Roman" w:hAnsi="Times New Roman" w:cs="Times New Roman"/>
        </w:rPr>
        <w:t xml:space="preserve"> criticisms </w:t>
      </w:r>
      <w:r>
        <w:rPr>
          <w:rFonts w:ascii="Times New Roman" w:eastAsia="Times New Roman" w:hAnsi="Times New Roman" w:cs="Times New Roman"/>
        </w:rPr>
        <w:t>of ALIAS are worth noting</w:t>
      </w:r>
      <w:r w:rsidR="00524642" w:rsidRPr="00EC33BD">
        <w:rPr>
          <w:rFonts w:ascii="Times New Roman" w:eastAsia="Times New Roman" w:hAnsi="Times New Roman" w:cs="Times New Roman"/>
        </w:rPr>
        <w:t xml:space="preserve">. </w:t>
      </w:r>
      <w:r w:rsidR="00621299">
        <w:rPr>
          <w:rFonts w:ascii="Times New Roman" w:eastAsia="Times New Roman" w:hAnsi="Times New Roman" w:cs="Times New Roman"/>
        </w:rPr>
        <w:t>The first</w:t>
      </w:r>
      <w:r w:rsidR="00C6675C" w:rsidRPr="00C6675C">
        <w:rPr>
          <w:rFonts w:ascii="Times New Roman" w:eastAsia="Times New Roman" w:hAnsi="Times New Roman" w:cs="Times New Roman"/>
        </w:rPr>
        <w:t xml:space="preserve"> concerns the fact that the present simulations focused primarily on studies employing some version of the Gergely paradigm. </w:t>
      </w:r>
      <w:r w:rsidR="00621299">
        <w:rPr>
          <w:rFonts w:ascii="Times New Roman" w:eastAsia="Times New Roman" w:hAnsi="Times New Roman" w:cs="Times New Roman"/>
        </w:rPr>
        <w:t>Potential downsides</w:t>
      </w:r>
      <w:r w:rsidR="0099604C">
        <w:rPr>
          <w:rFonts w:ascii="Times New Roman" w:eastAsia="Times New Roman" w:hAnsi="Times New Roman" w:cs="Times New Roman"/>
        </w:rPr>
        <w:t xml:space="preserve"> </w:t>
      </w:r>
      <w:r w:rsidR="00096467">
        <w:rPr>
          <w:rFonts w:ascii="Times New Roman" w:eastAsia="Times New Roman" w:hAnsi="Times New Roman" w:cs="Times New Roman"/>
        </w:rPr>
        <w:t xml:space="preserve">of </w:t>
      </w:r>
      <w:r w:rsidR="0096234E">
        <w:rPr>
          <w:rFonts w:ascii="Times New Roman" w:eastAsia="Times New Roman" w:hAnsi="Times New Roman" w:cs="Times New Roman"/>
        </w:rPr>
        <w:t>this</w:t>
      </w:r>
      <w:r w:rsidR="0099604C">
        <w:rPr>
          <w:rFonts w:ascii="Times New Roman" w:eastAsia="Times New Roman" w:hAnsi="Times New Roman" w:cs="Times New Roman"/>
        </w:rPr>
        <w:t xml:space="preserve"> </w:t>
      </w:r>
      <w:r w:rsidR="00621299">
        <w:rPr>
          <w:rFonts w:ascii="Times New Roman" w:eastAsia="Times New Roman" w:hAnsi="Times New Roman" w:cs="Times New Roman"/>
        </w:rPr>
        <w:t>are</w:t>
      </w:r>
      <w:r w:rsidR="0099604C">
        <w:rPr>
          <w:rFonts w:ascii="Times New Roman" w:eastAsia="Times New Roman" w:hAnsi="Times New Roman" w:cs="Times New Roman"/>
        </w:rPr>
        <w:t xml:space="preserve"> that</w:t>
      </w:r>
      <w:r w:rsidR="00096467">
        <w:rPr>
          <w:rFonts w:ascii="Times New Roman" w:eastAsia="Times New Roman" w:hAnsi="Times New Roman" w:cs="Times New Roman"/>
        </w:rPr>
        <w:t xml:space="preserve"> the conclusions that can be drawn from it are necessarily limited in scope</w:t>
      </w:r>
      <w:r w:rsidR="00621299">
        <w:rPr>
          <w:rFonts w:ascii="Times New Roman" w:eastAsia="Times New Roman" w:hAnsi="Times New Roman" w:cs="Times New Roman"/>
        </w:rPr>
        <w:t xml:space="preserve"> and that it is unclear to what extent </w:t>
      </w:r>
      <w:r w:rsidR="00E43DFF">
        <w:rPr>
          <w:rFonts w:ascii="Times New Roman" w:eastAsia="Times New Roman" w:hAnsi="Times New Roman" w:cs="Times New Roman"/>
        </w:rPr>
        <w:t xml:space="preserve">the </w:t>
      </w:r>
      <w:r w:rsidR="00621299">
        <w:rPr>
          <w:rFonts w:ascii="Times New Roman" w:eastAsia="Times New Roman" w:hAnsi="Times New Roman" w:cs="Times New Roman"/>
        </w:rPr>
        <w:t>current model can capture findings on infant action understanding broadly (e.g., Gergely et al., 2002; Woodward, 1998)</w:t>
      </w:r>
      <w:r w:rsidR="00096467">
        <w:rPr>
          <w:rFonts w:ascii="Times New Roman" w:eastAsia="Times New Roman" w:hAnsi="Times New Roman" w:cs="Times New Roman"/>
        </w:rPr>
        <w:t xml:space="preserve">. </w:t>
      </w:r>
      <w:r w:rsidR="00C6675C" w:rsidRPr="00C6675C">
        <w:rPr>
          <w:rFonts w:ascii="Times New Roman" w:eastAsia="Times New Roman" w:hAnsi="Times New Roman" w:cs="Times New Roman"/>
        </w:rPr>
        <w:t>Future work will therefore need to determine whether extended versions of ALIAS</w:t>
      </w:r>
      <w:r w:rsidR="00732FC7">
        <w:rPr>
          <w:rFonts w:ascii="Times New Roman" w:eastAsia="Times New Roman" w:hAnsi="Times New Roman" w:cs="Times New Roman"/>
        </w:rPr>
        <w:t xml:space="preserve"> </w:t>
      </w:r>
      <w:r w:rsidR="00C6675C" w:rsidRPr="00C6675C">
        <w:rPr>
          <w:rFonts w:ascii="Times New Roman" w:eastAsia="Times New Roman" w:hAnsi="Times New Roman" w:cs="Times New Roman"/>
        </w:rPr>
        <w:t xml:space="preserve">can </w:t>
      </w:r>
      <w:r w:rsidR="00732FC7">
        <w:rPr>
          <w:rFonts w:ascii="Times New Roman" w:eastAsia="Times New Roman" w:hAnsi="Times New Roman" w:cs="Times New Roman"/>
        </w:rPr>
        <w:t>capture findings beyond those related to infants’ action efficiency understanding.</w:t>
      </w:r>
    </w:p>
    <w:p w14:paraId="3740BC68" w14:textId="2435DE8D" w:rsidR="00C73E82" w:rsidRDefault="00621299" w:rsidP="0058051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concerns t</w:t>
      </w:r>
      <w:r w:rsidR="0058051A">
        <w:rPr>
          <w:rFonts w:ascii="Times New Roman" w:eastAsia="Times New Roman" w:hAnsi="Times New Roman" w:cs="Times New Roman"/>
        </w:rPr>
        <w:t xml:space="preserve">he model’s simplicity. </w:t>
      </w:r>
      <w:r w:rsidR="00466E24">
        <w:rPr>
          <w:rFonts w:ascii="Times New Roman" w:eastAsia="Times New Roman" w:hAnsi="Times New Roman" w:cs="Times New Roman"/>
        </w:rPr>
        <w:t xml:space="preserve">Although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Pr>
          <w:rFonts w:ascii="Times New Roman" w:eastAsia="Times New Roman" w:hAnsi="Times New Roman" w:cs="Times New Roman"/>
        </w:rPr>
        <w:t>.</w:t>
      </w:r>
      <w:r w:rsidR="00466E24">
        <w:rPr>
          <w:rFonts w:ascii="Times New Roman" w:eastAsia="Times New Roman" w:hAnsi="Times New Roman" w:cs="Times New Roman"/>
        </w:rPr>
        <w:t xml:space="preserve"> </w:t>
      </w:r>
      <w:r>
        <w:rPr>
          <w:rFonts w:ascii="Times New Roman" w:eastAsia="Times New Roman" w:hAnsi="Times New Roman" w:cs="Times New Roman"/>
        </w:rPr>
        <w:t>Additionally,</w:t>
      </w:r>
      <w:r w:rsidR="00A81342">
        <w:rPr>
          <w:rFonts w:ascii="Times New Roman" w:eastAsia="Times New Roman" w:hAnsi="Times New Roman" w:cs="Times New Roman"/>
        </w:rPr>
        <w:t xml:space="preserve"> a localist </w:t>
      </w:r>
      <w:r>
        <w:rPr>
          <w:rFonts w:ascii="Times New Roman" w:eastAsia="Times New Roman" w:hAnsi="Times New Roman" w:cs="Times New Roman"/>
        </w:rPr>
        <w:t xml:space="preserve">rather than a distributed </w:t>
      </w:r>
      <w:r w:rsidR="00A81342">
        <w:rPr>
          <w:rFonts w:ascii="Times New Roman" w:eastAsia="Times New Roman" w:hAnsi="Times New Roman" w:cs="Times New Roman"/>
        </w:rPr>
        <w:t xml:space="preserve">encoding scheme was used to represent objects, their features, and any external constraints or barriers in the environment. </w:t>
      </w:r>
      <w:r w:rsidR="00F146AE">
        <w:rPr>
          <w:rFonts w:ascii="Times New Roman" w:eastAsia="Times New Roman" w:hAnsi="Times New Roman" w:cs="Times New Roman"/>
        </w:rPr>
        <w:t>Based on these simplifications, the</w:t>
      </w:r>
      <w:r w:rsidR="00524642" w:rsidRPr="00EC33BD">
        <w:rPr>
          <w:rFonts w:ascii="Times New Roman" w:eastAsia="Times New Roman" w:hAnsi="Times New Roman" w:cs="Times New Roman"/>
        </w:rPr>
        <w:t xml:space="preserve"> model </w:t>
      </w:r>
      <w:r w:rsidR="00765757">
        <w:rPr>
          <w:rFonts w:ascii="Times New Roman" w:eastAsia="Times New Roman" w:hAnsi="Times New Roman" w:cs="Times New Roman"/>
        </w:rPr>
        <w:lastRenderedPageBreak/>
        <w:t xml:space="preserve">may </w:t>
      </w:r>
      <w:r w:rsidR="00F146AE">
        <w:rPr>
          <w:rFonts w:ascii="Times New Roman" w:eastAsia="Times New Roman" w:hAnsi="Times New Roman" w:cs="Times New Roman"/>
        </w:rPr>
        <w:t>poorly approximate</w:t>
      </w:r>
      <w:r w:rsidR="00524642" w:rsidRPr="00EC33BD">
        <w:rPr>
          <w:rFonts w:ascii="Times New Roman" w:eastAsia="Times New Roman" w:hAnsi="Times New Roman" w:cs="Times New Roman"/>
        </w:rPr>
        <w:t xml:space="preserve"> infants’ real-world action experience. </w:t>
      </w:r>
      <w:r w:rsidR="00900CA8">
        <w:rPr>
          <w:rFonts w:ascii="Times New Roman" w:eastAsia="Times New Roman" w:hAnsi="Times New Roman" w:cs="Times New Roman"/>
        </w:rPr>
        <w:t>Although I do not dispute this critique</w:t>
      </w:r>
      <w:r w:rsidR="00524642" w:rsidRPr="00EC33BD">
        <w:rPr>
          <w:rFonts w:ascii="Times New Roman" w:eastAsia="Times New Roman" w:hAnsi="Times New Roman" w:cs="Times New Roman"/>
        </w:rPr>
        <w:t xml:space="preserve">, </w:t>
      </w:r>
      <w:r w:rsidR="00E64113">
        <w:rPr>
          <w:rFonts w:ascii="Times New Roman" w:eastAsia="Times New Roman" w:hAnsi="Times New Roman" w:cs="Times New Roman"/>
        </w:rPr>
        <w:t>this simplification was deliberate: Because simple models afford</w:t>
      </w:r>
      <w:r w:rsidR="00C85217">
        <w:rPr>
          <w:rFonts w:ascii="Times New Roman" w:eastAsia="Times New Roman" w:hAnsi="Times New Roman" w:cs="Times New Roman"/>
        </w:rPr>
        <w:t xml:space="preserve"> tracing precisely how they process information</w:t>
      </w:r>
      <w:r w:rsidR="000B3CD1">
        <w:rPr>
          <w:rFonts w:ascii="Times New Roman" w:eastAsia="Times New Roman" w:hAnsi="Times New Roman" w:cs="Times New Roman"/>
        </w:rPr>
        <w:t>,</w:t>
      </w:r>
      <w:r w:rsidR="00C85217">
        <w:rPr>
          <w:rFonts w:ascii="Times New Roman" w:eastAsia="Times New Roman" w:hAnsi="Times New Roman" w:cs="Times New Roman"/>
        </w:rPr>
        <w:t xml:space="preserve"> </w:t>
      </w:r>
      <w:r w:rsidR="0058051A">
        <w:rPr>
          <w:rFonts w:ascii="Times New Roman" w:eastAsia="Times New Roman" w:hAnsi="Times New Roman" w:cs="Times New Roman"/>
        </w:rPr>
        <w:t xml:space="preserve">they </w:t>
      </w:r>
      <w:r w:rsidR="00D4727D">
        <w:rPr>
          <w:rFonts w:ascii="Times New Roman" w:eastAsia="Times New Roman" w:hAnsi="Times New Roman" w:cs="Times New Roman"/>
        </w:rPr>
        <w:t>provide meaningful insight into the possible mechanistic basis of some phenomenon</w:t>
      </w:r>
      <w:r w:rsidR="000B3CD1">
        <w:rPr>
          <w:rFonts w:ascii="Times New Roman" w:eastAsia="Times New Roman" w:hAnsi="Times New Roman" w:cs="Times New Roman"/>
        </w:rPr>
        <w:t xml:space="preserve"> in the human mind</w:t>
      </w:r>
      <w:r w:rsidR="00042D8C">
        <w:rPr>
          <w:rFonts w:ascii="Times New Roman" w:eastAsia="Times New Roman" w:hAnsi="Times New Roman" w:cs="Times New Roman"/>
        </w:rPr>
        <w:t xml:space="preserve"> specifically and advance</w:t>
      </w:r>
      <w:r w:rsidR="00524642" w:rsidRPr="00EC33BD">
        <w:rPr>
          <w:rFonts w:ascii="Times New Roman" w:eastAsia="Times New Roman" w:hAnsi="Times New Roman" w:cs="Times New Roman"/>
        </w:rPr>
        <w:t xml:space="preserve"> theories of infant </w:t>
      </w:r>
      <w:r w:rsidR="000B3CD1">
        <w:rPr>
          <w:rFonts w:ascii="Times New Roman" w:eastAsia="Times New Roman" w:hAnsi="Times New Roman" w:cs="Times New Roman"/>
        </w:rPr>
        <w:t>cognitive development</w:t>
      </w:r>
      <w:r w:rsidR="00042D8C">
        <w:rPr>
          <w:rFonts w:ascii="Times New Roman" w:eastAsia="Times New Roman" w:hAnsi="Times New Roman" w:cs="Times New Roman"/>
        </w:rPr>
        <w:t xml:space="preserve"> broadly</w:t>
      </w:r>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w:t>
      </w:r>
      <w:r w:rsidR="00042D8C">
        <w:rPr>
          <w:rFonts w:ascii="Times New Roman" w:eastAsia="Times New Roman" w:hAnsi="Times New Roman" w:cs="Times New Roman"/>
        </w:rPr>
        <w:t xml:space="preserve"> </w:t>
      </w:r>
      <w:r w:rsidR="00524642">
        <w:rPr>
          <w:rFonts w:ascii="Times New Roman" w:eastAsia="Times New Roman" w:hAnsi="Times New Roman" w:cs="Times New Roman"/>
        </w:rPr>
        <w:t>Although it is true that</w:t>
      </w:r>
      <w:r w:rsidR="00524642" w:rsidRPr="00EC33BD">
        <w:rPr>
          <w:rFonts w:ascii="Times New Roman" w:eastAsia="Times New Roman" w:hAnsi="Times New Roman" w:cs="Times New Roman"/>
        </w:rPr>
        <w:t xml:space="preserve"> complex models better capture the richness of infants’ action perception</w:t>
      </w:r>
      <w:r w:rsidR="00524642">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 </w:t>
      </w:r>
    </w:p>
    <w:p w14:paraId="5CC2CF9C" w14:textId="3D68BC91" w:rsidR="008F5140" w:rsidRDefault="008F5140" w:rsidP="00413F2E">
      <w:pPr>
        <w:spacing w:line="480" w:lineRule="auto"/>
        <w:ind w:firstLine="720"/>
        <w:contextualSpacing/>
        <w:rPr>
          <w:rFonts w:ascii="Times New Roman" w:eastAsia="Times New Roman" w:hAnsi="Times New Roman" w:cs="Times New Roman"/>
        </w:rPr>
      </w:pPr>
      <w:r w:rsidRPr="008F5140">
        <w:rPr>
          <w:rFonts w:ascii="Times New Roman" w:eastAsia="Times New Roman" w:hAnsi="Times New Roman" w:cs="Times New Roman"/>
        </w:rPr>
        <w:t>In sum, the current simulations demonstrate that a domain-general associative learning mechanism operating over the low-level kinematics of actions and the differentially salient surface features of environments is sufficient to explain a broad range of findings</w:t>
      </w:r>
      <w:r w:rsidR="00F76F9D">
        <w:rPr>
          <w:rFonts w:ascii="Times New Roman" w:eastAsia="Times New Roman" w:hAnsi="Times New Roman" w:cs="Times New Roman"/>
        </w:rPr>
        <w:t xml:space="preserve"> in the action efficiency understanding literature. </w:t>
      </w:r>
      <w:r w:rsidR="00B414C6">
        <w:rPr>
          <w:rFonts w:ascii="Times New Roman" w:eastAsia="Times New Roman" w:hAnsi="Times New Roman" w:cs="Times New Roman"/>
        </w:rPr>
        <w:t>This proposal—when instantiated in a new connectionist model called ALIAS</w:t>
      </w:r>
      <w:r w:rsidR="00F76F9D">
        <w:rPr>
          <w:rFonts w:ascii="Times New Roman" w:eastAsia="Times New Roman" w:hAnsi="Times New Roman" w:cs="Times New Roman"/>
        </w:rPr>
        <w:t>—</w:t>
      </w:r>
      <w:r w:rsidR="004B1081">
        <w:rPr>
          <w:rFonts w:ascii="Times New Roman" w:eastAsia="Times New Roman" w:hAnsi="Times New Roman" w:cs="Times New Roman"/>
        </w:rPr>
        <w:t xml:space="preserve">not only </w:t>
      </w:r>
      <w:r w:rsidR="00B414C6" w:rsidRPr="008F5140">
        <w:rPr>
          <w:rFonts w:ascii="Times New Roman" w:eastAsia="Times New Roman" w:hAnsi="Times New Roman" w:cs="Times New Roman"/>
        </w:rPr>
        <w:t xml:space="preserve">successfully captured five major </w:t>
      </w:r>
      <w:r w:rsidR="00B414C6">
        <w:rPr>
          <w:rFonts w:ascii="Times New Roman" w:eastAsia="Times New Roman" w:hAnsi="Times New Roman" w:cs="Times New Roman"/>
        </w:rPr>
        <w:t xml:space="preserve">findings </w:t>
      </w:r>
      <w:r w:rsidR="00B414C6" w:rsidRPr="008F5140">
        <w:rPr>
          <w:rFonts w:ascii="Times New Roman" w:eastAsia="Times New Roman" w:hAnsi="Times New Roman" w:cs="Times New Roman"/>
        </w:rPr>
        <w:t>in th</w:t>
      </w:r>
      <w:r w:rsidR="00B414C6">
        <w:rPr>
          <w:rFonts w:ascii="Times New Roman" w:eastAsia="Times New Roman" w:hAnsi="Times New Roman" w:cs="Times New Roman"/>
        </w:rPr>
        <w:t>is</w:t>
      </w:r>
      <w:r w:rsidR="00B414C6" w:rsidRPr="008F5140">
        <w:rPr>
          <w:rFonts w:ascii="Times New Roman" w:eastAsia="Times New Roman" w:hAnsi="Times New Roman" w:cs="Times New Roman"/>
        </w:rPr>
        <w:t xml:space="preserve"> literature</w:t>
      </w:r>
      <w:r w:rsidR="004B1081">
        <w:rPr>
          <w:rFonts w:ascii="Times New Roman" w:eastAsia="Times New Roman" w:hAnsi="Times New Roman" w:cs="Times New Roman"/>
        </w:rPr>
        <w:t xml:space="preserve"> but also generated several predictions that should be tested in future research. </w:t>
      </w:r>
      <w:r w:rsidR="006461AE">
        <w:rPr>
          <w:rFonts w:ascii="Times New Roman" w:eastAsia="Times New Roman" w:hAnsi="Times New Roman" w:cs="Times New Roman"/>
        </w:rPr>
        <w:t xml:space="preserve">Additionally, </w:t>
      </w:r>
      <w:r w:rsidR="005844D8">
        <w:rPr>
          <w:rFonts w:ascii="Times New Roman" w:eastAsia="Times New Roman" w:hAnsi="Times New Roman" w:cs="Times New Roman"/>
        </w:rPr>
        <w:t xml:space="preserve">the current simulations provided insight into the possible mechanistic basis of infants’ action efficiency understanding through </w:t>
      </w:r>
      <w:r w:rsidR="006461AE">
        <w:rPr>
          <w:rFonts w:ascii="Times New Roman" w:eastAsia="Times New Roman" w:hAnsi="Times New Roman" w:cs="Times New Roman"/>
        </w:rPr>
        <w:t xml:space="preserve">detailed analyses of </w:t>
      </w:r>
      <w:r w:rsidR="005844D8">
        <w:rPr>
          <w:rFonts w:ascii="Times New Roman" w:eastAsia="Times New Roman" w:hAnsi="Times New Roman" w:cs="Times New Roman"/>
        </w:rPr>
        <w:t>ALIAS’s</w:t>
      </w:r>
      <w:r w:rsidR="006461AE">
        <w:rPr>
          <w:rFonts w:ascii="Times New Roman" w:eastAsia="Times New Roman" w:hAnsi="Times New Roman" w:cs="Times New Roman"/>
        </w:rPr>
        <w:t xml:space="preserve"> behavior</w:t>
      </w:r>
      <w:r w:rsidR="00233A2D">
        <w:rPr>
          <w:rFonts w:ascii="Times New Roman" w:eastAsia="Times New Roman" w:hAnsi="Times New Roman" w:cs="Times New Roman"/>
        </w:rPr>
        <w:t xml:space="preserve"> in each simulation</w:t>
      </w:r>
      <w:r w:rsidR="006461AE">
        <w:rPr>
          <w:rFonts w:ascii="Times New Roman" w:eastAsia="Times New Roman" w:hAnsi="Times New Roman" w:cs="Times New Roman"/>
        </w:rPr>
        <w:t xml:space="preserve">. </w:t>
      </w:r>
      <w:r w:rsidR="005844D8">
        <w:rPr>
          <w:rFonts w:ascii="Times New Roman" w:eastAsia="Times New Roman" w:hAnsi="Times New Roman" w:cs="Times New Roman"/>
        </w:rPr>
        <w:t>Considered together, the current simulations suggest that before</w:t>
      </w:r>
      <w:r w:rsidR="006C5A94" w:rsidRPr="008F5140">
        <w:rPr>
          <w:rFonts w:ascii="Times New Roman" w:eastAsia="Times New Roman" w:hAnsi="Times New Roman" w:cs="Times New Roman"/>
        </w:rPr>
        <w:t xml:space="preserve"> concluding that infants possess</w:t>
      </w:r>
      <w:r w:rsidR="00EF5F2D">
        <w:rPr>
          <w:rFonts w:ascii="Times New Roman" w:eastAsia="Times New Roman" w:hAnsi="Times New Roman" w:cs="Times New Roman"/>
        </w:rPr>
        <w:t xml:space="preserve"> conceptually rich knowledge that is underpinned by domain-specific mechanisms based on their performance in a behavioral task,</w:t>
      </w:r>
      <w:r w:rsidR="006C5A94" w:rsidRPr="008F5140">
        <w:rPr>
          <w:rFonts w:ascii="Times New Roman" w:eastAsia="Times New Roman" w:hAnsi="Times New Roman" w:cs="Times New Roman"/>
        </w:rPr>
        <w:t xml:space="preserve"> it is </w:t>
      </w:r>
      <w:r w:rsidR="00EF5F2D">
        <w:rPr>
          <w:rFonts w:ascii="Times New Roman" w:eastAsia="Times New Roman" w:hAnsi="Times New Roman" w:cs="Times New Roman"/>
        </w:rPr>
        <w:t>important to determine first</w:t>
      </w:r>
      <w:r w:rsidR="006C5A94" w:rsidRPr="008F5140">
        <w:rPr>
          <w:rFonts w:ascii="Times New Roman" w:eastAsia="Times New Roman" w:hAnsi="Times New Roman" w:cs="Times New Roman"/>
        </w:rPr>
        <w:t xml:space="preserve"> whether </w:t>
      </w:r>
      <w:r w:rsidR="00EF5F2D">
        <w:rPr>
          <w:rFonts w:ascii="Times New Roman" w:eastAsia="Times New Roman" w:hAnsi="Times New Roman" w:cs="Times New Roman"/>
        </w:rPr>
        <w:t xml:space="preserve">more </w:t>
      </w:r>
      <w:r w:rsidR="006C5A94" w:rsidRPr="008F5140">
        <w:rPr>
          <w:rFonts w:ascii="Times New Roman" w:eastAsia="Times New Roman" w:hAnsi="Times New Roman" w:cs="Times New Roman"/>
        </w:rPr>
        <w:t xml:space="preserve">general processes are sufficient to explain </w:t>
      </w:r>
      <w:r w:rsidR="00EF5F2D">
        <w:rPr>
          <w:rFonts w:ascii="Times New Roman" w:eastAsia="Times New Roman" w:hAnsi="Times New Roman" w:cs="Times New Roman"/>
        </w:rPr>
        <w:t>the same performance</w:t>
      </w:r>
      <w:r w:rsidR="006C5A94" w:rsidRPr="008F5140">
        <w:rPr>
          <w:rFonts w:ascii="Times New Roman" w:eastAsia="Times New Roman" w:hAnsi="Times New Roman" w:cs="Times New Roman"/>
        </w:rPr>
        <w:t xml:space="preserve">. </w:t>
      </w:r>
      <w:r w:rsidR="005844D8">
        <w:rPr>
          <w:rFonts w:ascii="Times New Roman" w:eastAsia="Times New Roman" w:hAnsi="Times New Roman" w:cs="Times New Roman"/>
        </w:rPr>
        <w:t>The</w:t>
      </w:r>
      <w:r w:rsidR="00EF5F2D">
        <w:rPr>
          <w:rFonts w:ascii="Times New Roman" w:eastAsia="Times New Roman" w:hAnsi="Times New Roman" w:cs="Times New Roman"/>
        </w:rPr>
        <w:t xml:space="preserve"> current simulations </w:t>
      </w:r>
      <w:r w:rsidR="00D969EE">
        <w:rPr>
          <w:rFonts w:ascii="Times New Roman" w:eastAsia="Times New Roman" w:hAnsi="Times New Roman" w:cs="Times New Roman"/>
        </w:rPr>
        <w:t xml:space="preserve">indicate </w:t>
      </w:r>
      <w:r w:rsidR="00EF5F2D">
        <w:rPr>
          <w:rFonts w:ascii="Times New Roman" w:eastAsia="Times New Roman" w:hAnsi="Times New Roman" w:cs="Times New Roman"/>
        </w:rPr>
        <w:t xml:space="preserve">that </w:t>
      </w:r>
      <w:r w:rsidR="005844D8">
        <w:rPr>
          <w:rFonts w:ascii="Times New Roman" w:eastAsia="Times New Roman" w:hAnsi="Times New Roman" w:cs="Times New Roman"/>
        </w:rPr>
        <w:t xml:space="preserve">they </w:t>
      </w:r>
      <w:r w:rsidR="003920FC">
        <w:rPr>
          <w:rFonts w:ascii="Times New Roman" w:eastAsia="Times New Roman" w:hAnsi="Times New Roman" w:cs="Times New Roman"/>
        </w:rPr>
        <w:t>are,</w:t>
      </w:r>
      <w:r w:rsidR="005844D8">
        <w:rPr>
          <w:rFonts w:ascii="Times New Roman" w:eastAsia="Times New Roman" w:hAnsi="Times New Roman" w:cs="Times New Roman"/>
        </w:rPr>
        <w:t xml:space="preserve"> at least in the domain of infant action efficiency understanding</w:t>
      </w:r>
      <w:r w:rsidR="006C5A94" w:rsidRPr="008F5140">
        <w:rPr>
          <w:rFonts w:ascii="Times New Roman" w:eastAsia="Times New Roman" w:hAnsi="Times New Roman" w:cs="Times New Roman"/>
        </w:rPr>
        <w:t>.</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bookmarkEnd w:id="0"/>
    <w:p w14:paraId="06FC7FC9" w14:textId="7AC9662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Altmann, G. T. M., &amp; Dienes, Z. (1999). Rule learning by seven-month-old infants and neural networks. </w:t>
      </w:r>
      <w:r w:rsidRPr="00BA7F41">
        <w:rPr>
          <w:rFonts w:ascii="Times New Roman" w:hAnsi="Times New Roman" w:cs="Times New Roman"/>
          <w:i/>
          <w:iCs/>
        </w:rPr>
        <w:t>Science</w:t>
      </w:r>
      <w:r w:rsidRPr="005900CF">
        <w:rPr>
          <w:rFonts w:ascii="Times New Roman" w:hAnsi="Times New Roman" w:cs="Times New Roman"/>
        </w:rPr>
        <w:t xml:space="preserve">, 284(5416), 875a. </w:t>
      </w:r>
      <w:hyperlink r:id="rId63" w:history="1">
        <w:r w:rsidRPr="005900CF">
          <w:rPr>
            <w:rStyle w:val="Hyperlink"/>
            <w:rFonts w:ascii="Times New Roman" w:hAnsi="Times New Roman" w:cs="Times New Roman"/>
          </w:rPr>
          <w:t>https://doi.org/10.1126/science.284.5416.875a</w:t>
        </w:r>
      </w:hyperlink>
      <w:r w:rsidRPr="005900CF">
        <w:rPr>
          <w:rFonts w:ascii="Times New Roman" w:hAnsi="Times New Roman" w:cs="Times New Roman"/>
        </w:rPr>
        <w:t xml:space="preserve"> </w:t>
      </w:r>
    </w:p>
    <w:p w14:paraId="1FBEEC48" w14:textId="7DF912F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(1986). Representing the existence and the location of hidden objects: Object permanence in 6-and 8-month-old infants. </w:t>
      </w:r>
      <w:r w:rsidRPr="00BA7F41">
        <w:rPr>
          <w:rFonts w:ascii="Times New Roman" w:hAnsi="Times New Roman" w:cs="Times New Roman"/>
          <w:i/>
          <w:iCs/>
        </w:rPr>
        <w:t>Cognition</w:t>
      </w:r>
      <w:r w:rsidRPr="005900CF">
        <w:rPr>
          <w:rFonts w:ascii="Times New Roman" w:hAnsi="Times New Roman" w:cs="Times New Roman"/>
        </w:rPr>
        <w:t xml:space="preserve">, 23(1), 21–41. </w:t>
      </w:r>
      <w:hyperlink r:id="rId64" w:history="1">
        <w:r w:rsidRPr="005900CF">
          <w:rPr>
            <w:rStyle w:val="Hyperlink"/>
            <w:rFonts w:ascii="Times New Roman" w:hAnsi="Times New Roman" w:cs="Times New Roman"/>
          </w:rPr>
          <w:t>https://doi.org/10.1016/0010-0277(86)90052-1</w:t>
        </w:r>
      </w:hyperlink>
    </w:p>
    <w:p w14:paraId="7A7B4A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(1987). Object permanence in 3½- and 4½-month-old infants. </w:t>
      </w:r>
      <w:r w:rsidRPr="00BA7F41">
        <w:rPr>
          <w:rFonts w:ascii="Times New Roman" w:hAnsi="Times New Roman" w:cs="Times New Roman"/>
          <w:i/>
          <w:iCs/>
        </w:rPr>
        <w:t>Developmental Psychology</w:t>
      </w:r>
      <w:r w:rsidRPr="005900CF">
        <w:rPr>
          <w:rFonts w:ascii="Times New Roman" w:hAnsi="Times New Roman" w:cs="Times New Roman"/>
        </w:rPr>
        <w:t>, 23(5), 655–664. https://doi.org/10.1037/0012-1649.23.5.655</w:t>
      </w:r>
    </w:p>
    <w:p w14:paraId="66EE3009" w14:textId="0511C72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&amp; DeVos, J. (1991). Object permanence in young infants: Further evidence. </w:t>
      </w:r>
      <w:r w:rsidRPr="00BA7F41">
        <w:rPr>
          <w:rFonts w:ascii="Times New Roman" w:hAnsi="Times New Roman" w:cs="Times New Roman"/>
          <w:i/>
          <w:iCs/>
        </w:rPr>
        <w:t>Child Development</w:t>
      </w:r>
      <w:r w:rsidRPr="005900CF">
        <w:rPr>
          <w:rFonts w:ascii="Times New Roman" w:hAnsi="Times New Roman" w:cs="Times New Roman"/>
        </w:rPr>
        <w:t xml:space="preserve">, 62(6), 1227–1246. </w:t>
      </w:r>
      <w:hyperlink r:id="rId65" w:history="1">
        <w:r w:rsidRPr="005900CF">
          <w:rPr>
            <w:rStyle w:val="Hyperlink"/>
            <w:rFonts w:ascii="Times New Roman" w:hAnsi="Times New Roman" w:cs="Times New Roman"/>
          </w:rPr>
          <w:t>https://doi.org/10.1111/j.1467-8624.1991.tb01602.x</w:t>
        </w:r>
      </w:hyperlink>
    </w:p>
    <w:p w14:paraId="5AB5B64A" w14:textId="6996E235"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Spelke, E. S., &amp; Wasserman, S. (1985). Object permanence in five-month-old infants. </w:t>
      </w:r>
      <w:r w:rsidRPr="00BA7F41">
        <w:rPr>
          <w:rFonts w:ascii="Times New Roman" w:hAnsi="Times New Roman" w:cs="Times New Roman"/>
          <w:i/>
          <w:iCs/>
        </w:rPr>
        <w:t>Cognition</w:t>
      </w:r>
      <w:r w:rsidRPr="005900CF">
        <w:rPr>
          <w:rFonts w:ascii="Times New Roman" w:hAnsi="Times New Roman" w:cs="Times New Roman"/>
        </w:rPr>
        <w:t xml:space="preserve">, 20(3), 191–208. </w:t>
      </w:r>
      <w:hyperlink r:id="rId66" w:history="1">
        <w:r w:rsidRPr="00FC1286">
          <w:rPr>
            <w:rStyle w:val="Hyperlink"/>
            <w:rFonts w:ascii="Times New Roman" w:hAnsi="Times New Roman" w:cs="Times New Roman"/>
          </w:rPr>
          <w:t>https://doi.org/10.1016/0010-0277(85)90008-3</w:t>
        </w:r>
      </w:hyperlink>
    </w:p>
    <w:p w14:paraId="71BCD290" w14:textId="6A0095C4"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(2022). The elusive </w:t>
      </w:r>
      <w:r w:rsidR="000064AB">
        <w:rPr>
          <w:rFonts w:ascii="Times New Roman" w:hAnsi="Times New Roman" w:cs="Times New Roman"/>
        </w:rPr>
        <w:t>“</w:t>
      </w:r>
      <w:r w:rsidRPr="005900CF">
        <w:rPr>
          <w:rFonts w:ascii="Times New Roman" w:hAnsi="Times New Roman" w:cs="Times New Roman"/>
        </w:rPr>
        <w:t>Developmental Mechanism</w:t>
      </w:r>
      <w:r w:rsidR="000064AB">
        <w:rPr>
          <w:rFonts w:ascii="Times New Roman" w:hAnsi="Times New Roman" w:cs="Times New Roman"/>
        </w:rPr>
        <w:t>”</w:t>
      </w:r>
      <w:r w:rsidRPr="005900CF">
        <w:rPr>
          <w:rFonts w:ascii="Times New Roman" w:hAnsi="Times New Roman" w:cs="Times New Roman"/>
        </w:rPr>
        <w:t xml:space="preserve">: What they are and how to study and test them. </w:t>
      </w:r>
      <w:r w:rsidRPr="00BA7F41">
        <w:rPr>
          <w:rFonts w:ascii="Times New Roman" w:hAnsi="Times New Roman" w:cs="Times New Roman"/>
          <w:i/>
          <w:iCs/>
        </w:rPr>
        <w:t>Developmental Review</w:t>
      </w:r>
      <w:r w:rsidRPr="005900CF">
        <w:rPr>
          <w:rFonts w:ascii="Times New Roman" w:hAnsi="Times New Roman" w:cs="Times New Roman"/>
        </w:rPr>
        <w:t xml:space="preserve">, 65, 101034. </w:t>
      </w:r>
      <w:hyperlink r:id="rId67" w:history="1">
        <w:r w:rsidRPr="005900CF">
          <w:rPr>
            <w:rStyle w:val="Hyperlink"/>
            <w:rFonts w:ascii="Times New Roman" w:hAnsi="Times New Roman" w:cs="Times New Roman"/>
          </w:rPr>
          <w:t>https://doi.org/10.1016/j.dr.2022.101034</w:t>
        </w:r>
      </w:hyperlink>
    </w:p>
    <w:p w14:paraId="70E1DAD6" w14:textId="179D646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(2023). But what is the mechanism?’: Demystifying the ever elusive ‘developmental mechanism. </w:t>
      </w:r>
      <w:r w:rsidRPr="00BA7F41">
        <w:rPr>
          <w:rFonts w:ascii="Times New Roman" w:hAnsi="Times New Roman" w:cs="Times New Roman"/>
          <w:i/>
          <w:iCs/>
        </w:rPr>
        <w:t>Infant and Child Development</w:t>
      </w:r>
      <w:r w:rsidRPr="005900CF">
        <w:rPr>
          <w:rFonts w:ascii="Times New Roman" w:hAnsi="Times New Roman" w:cs="Times New Roman"/>
        </w:rPr>
        <w:t xml:space="preserve">, 32(6), e2355. </w:t>
      </w:r>
      <w:hyperlink r:id="rId68" w:history="1">
        <w:r w:rsidRPr="00FC1286">
          <w:rPr>
            <w:rStyle w:val="Hyperlink"/>
            <w:rFonts w:ascii="Times New Roman" w:hAnsi="Times New Roman" w:cs="Times New Roman"/>
          </w:rPr>
          <w:t>https://doi.org/10.1002/icd.2355</w:t>
        </w:r>
      </w:hyperlink>
    </w:p>
    <w:p w14:paraId="081F19BD" w14:textId="02DC0C4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Benton, D. T. (2025). An associative-learning account of how infants learn about causal action in animates and inanimates: A critical reexamination of four classic studies.</w:t>
      </w:r>
      <w:r w:rsidRPr="00BA7F41">
        <w:rPr>
          <w:rFonts w:ascii="Times New Roman" w:hAnsi="Times New Roman" w:cs="Times New Roman"/>
          <w:i/>
          <w:iCs/>
        </w:rPr>
        <w:t xml:space="preserve"> Journal of Experimental Psychology: General</w:t>
      </w:r>
      <w:r w:rsidRPr="005900CF">
        <w:rPr>
          <w:rFonts w:ascii="Times New Roman" w:hAnsi="Times New Roman" w:cs="Times New Roman"/>
        </w:rPr>
        <w:t xml:space="preserve">, 154(2), 497–521. </w:t>
      </w:r>
      <w:hyperlink r:id="rId69" w:history="1">
        <w:r w:rsidRPr="005900CF">
          <w:rPr>
            <w:rStyle w:val="Hyperlink"/>
            <w:rFonts w:ascii="Times New Roman" w:hAnsi="Times New Roman" w:cs="Times New Roman"/>
          </w:rPr>
          <w:t>https://doi.org/10.1037/xge0001656</w:t>
        </w:r>
      </w:hyperlink>
    </w:p>
    <w:p w14:paraId="2C2B2DDF" w14:textId="4DC4134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Benton, D. T., &amp; Lapan, C. (2021). Moral masters or moral apprentices? A connectionist account of sociomoral evaluation in preverbal infants.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62</w:t>
      </w:r>
      <w:r w:rsidRPr="005900CF">
        <w:rPr>
          <w:rFonts w:ascii="Times New Roman" w:hAnsi="Times New Roman" w:cs="Times New Roman"/>
        </w:rPr>
        <w:t xml:space="preserve">, 101164. </w:t>
      </w:r>
      <w:hyperlink r:id="rId70" w:history="1">
        <w:r w:rsidRPr="00FC1286">
          <w:rPr>
            <w:rStyle w:val="Hyperlink"/>
            <w:rFonts w:ascii="Times New Roman" w:hAnsi="Times New Roman" w:cs="Times New Roman"/>
          </w:rPr>
          <w:t>https://doi.org/10.1016/j.cogdev.2022.101164</w:t>
        </w:r>
      </w:hyperlink>
    </w:p>
    <w:p w14:paraId="3F3ABC9A" w14:textId="5B6EF59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Kamper, D., Beaton, R. M., &amp; Sobel, D. M. (2024). Don't throw the associative baby out with the Bayesian bathwater: Children are more associative when reasoning retrospectively under information processing demands.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27</w:t>
      </w:r>
      <w:r w:rsidRPr="005900CF">
        <w:rPr>
          <w:rFonts w:ascii="Times New Roman" w:hAnsi="Times New Roman" w:cs="Times New Roman"/>
        </w:rPr>
        <w:t xml:space="preserve">(3), e13464. </w:t>
      </w:r>
      <w:hyperlink r:id="rId71" w:history="1">
        <w:r w:rsidRPr="005900CF">
          <w:rPr>
            <w:rStyle w:val="Hyperlink"/>
            <w:rFonts w:ascii="Times New Roman" w:hAnsi="Times New Roman" w:cs="Times New Roman"/>
          </w:rPr>
          <w:t>https://doi.org/10.1111/desc.13464</w:t>
        </w:r>
      </w:hyperlink>
    </w:p>
    <w:p w14:paraId="0F8B7F0F" w14:textId="1390A8F8"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Berthiaume, V. G., Shultz, T. R., &amp; Onishi, K. H. (2013). A constructivist connectionist model of transitions on false-belief tasks. </w:t>
      </w:r>
      <w:r w:rsidRPr="00BA7F41">
        <w:rPr>
          <w:rFonts w:ascii="Times New Roman" w:hAnsi="Times New Roman" w:cs="Times New Roman"/>
          <w:i/>
          <w:iCs/>
        </w:rPr>
        <w:t>Cognition</w:t>
      </w:r>
      <w:r w:rsidRPr="005900CF">
        <w:rPr>
          <w:rFonts w:ascii="Times New Roman" w:hAnsi="Times New Roman" w:cs="Times New Roman"/>
        </w:rPr>
        <w:t xml:space="preserve">, </w:t>
      </w:r>
      <w:r w:rsidRPr="007749F0">
        <w:rPr>
          <w:rFonts w:ascii="Times New Roman" w:hAnsi="Times New Roman" w:cs="Times New Roman"/>
          <w:i/>
          <w:iCs/>
        </w:rPr>
        <w:t>126</w:t>
      </w:r>
      <w:r w:rsidRPr="005900CF">
        <w:rPr>
          <w:rFonts w:ascii="Times New Roman" w:hAnsi="Times New Roman" w:cs="Times New Roman"/>
        </w:rPr>
        <w:t xml:space="preserve">(3), 441–458. </w:t>
      </w:r>
      <w:hyperlink r:id="rId72" w:history="1">
        <w:r w:rsidRPr="005900CF">
          <w:rPr>
            <w:rStyle w:val="Hyperlink"/>
            <w:rFonts w:ascii="Times New Roman" w:hAnsi="Times New Roman" w:cs="Times New Roman"/>
          </w:rPr>
          <w:t>https://doi.org/10.1016/j.cognition.2012.11.007</w:t>
        </w:r>
      </w:hyperlink>
      <w:r w:rsidRPr="005900CF">
        <w:rPr>
          <w:rFonts w:ascii="Times New Roman" w:hAnsi="Times New Roman" w:cs="Times New Roman"/>
        </w:rPr>
        <w:t xml:space="preserve"> </w:t>
      </w:r>
    </w:p>
    <w:p w14:paraId="2A21DB76" w14:textId="776BDBA2" w:rsidR="007749F0" w:rsidRPr="005900CF" w:rsidRDefault="007749F0" w:rsidP="005900CF">
      <w:pPr>
        <w:spacing w:line="480" w:lineRule="auto"/>
        <w:ind w:hanging="720"/>
        <w:rPr>
          <w:rFonts w:ascii="Times New Roman" w:hAnsi="Times New Roman" w:cs="Times New Roman"/>
        </w:rPr>
      </w:pPr>
      <w:r w:rsidRPr="007749F0">
        <w:rPr>
          <w:rFonts w:ascii="Times New Roman" w:hAnsi="Times New Roman" w:cs="Times New Roman"/>
        </w:rPr>
        <w:t>Blumberg, M. S., &amp; Adolph, K. E. (2023). Protracted development of motor cortex constrains rich interpretations of infant cognition. </w:t>
      </w:r>
      <w:r w:rsidRPr="007749F0">
        <w:rPr>
          <w:rFonts w:ascii="Times New Roman" w:hAnsi="Times New Roman" w:cs="Times New Roman"/>
          <w:i/>
          <w:iCs/>
        </w:rPr>
        <w:t>Trends in cognitive sciences</w:t>
      </w:r>
      <w:r w:rsidRPr="007749F0">
        <w:rPr>
          <w:rFonts w:ascii="Times New Roman" w:hAnsi="Times New Roman" w:cs="Times New Roman"/>
        </w:rPr>
        <w:t>, </w:t>
      </w:r>
      <w:r w:rsidRPr="007749F0">
        <w:rPr>
          <w:rFonts w:ascii="Times New Roman" w:hAnsi="Times New Roman" w:cs="Times New Roman"/>
          <w:i/>
          <w:iCs/>
        </w:rPr>
        <w:t>27</w:t>
      </w:r>
      <w:r w:rsidRPr="007749F0">
        <w:rPr>
          <w:rFonts w:ascii="Times New Roman" w:hAnsi="Times New Roman" w:cs="Times New Roman"/>
        </w:rPr>
        <w:t>(3), 233-245.</w:t>
      </w:r>
      <w:r>
        <w:rPr>
          <w:rFonts w:ascii="Times New Roman" w:hAnsi="Times New Roman" w:cs="Times New Roman"/>
        </w:rPr>
        <w:t xml:space="preserve"> </w:t>
      </w:r>
      <w:hyperlink r:id="rId73" w:history="1">
        <w:r w:rsidRPr="007749F0">
          <w:rPr>
            <w:rStyle w:val="Hyperlink"/>
            <w:rFonts w:ascii="Times New Roman" w:hAnsi="Times New Roman" w:cs="Times New Roman"/>
          </w:rPr>
          <w:t>https://doi.org/10.1016/j.tics.2022.12.014</w:t>
        </w:r>
      </w:hyperlink>
    </w:p>
    <w:p w14:paraId="75961B04" w14:textId="61301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Bogartz, R. S., Shinskey, J. L., &amp; Schilling, T. H. (2000). Object permanence in five‐and‐a‐half‐month‐old infants?. </w:t>
      </w:r>
      <w:r w:rsidRPr="00BA7F41">
        <w:rPr>
          <w:rFonts w:ascii="Times New Roman" w:hAnsi="Times New Roman" w:cs="Times New Roman"/>
          <w:i/>
          <w:iCs/>
        </w:rPr>
        <w:t>Infancy</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(4), 403–428. </w:t>
      </w:r>
      <w:hyperlink r:id="rId74" w:history="1">
        <w:r w:rsidRPr="005900CF">
          <w:rPr>
            <w:rStyle w:val="Hyperlink"/>
            <w:rFonts w:ascii="Times New Roman" w:hAnsi="Times New Roman" w:cs="Times New Roman"/>
          </w:rPr>
          <w:t>https://doi.org/10.1207/S15327078IN0104_3</w:t>
        </w:r>
      </w:hyperlink>
    </w:p>
    <w:p w14:paraId="1A976DFA" w14:textId="40C94F4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Bomba, P. C., &amp; Siqueland, E. R. (1983). The nature and structure of infant form categories. </w:t>
      </w:r>
      <w:r w:rsidRPr="00BA7F41">
        <w:rPr>
          <w:rFonts w:ascii="Times New Roman" w:hAnsi="Times New Roman" w:cs="Times New Roman"/>
          <w:i/>
          <w:iCs/>
        </w:rPr>
        <w:t>Journal of Experimental Child Psychology</w:t>
      </w:r>
      <w:r w:rsidRPr="005900CF">
        <w:rPr>
          <w:rFonts w:ascii="Times New Roman" w:hAnsi="Times New Roman" w:cs="Times New Roman"/>
        </w:rPr>
        <w:t xml:space="preserve">, </w:t>
      </w:r>
      <w:r w:rsidRPr="007749F0">
        <w:rPr>
          <w:rFonts w:ascii="Times New Roman" w:hAnsi="Times New Roman" w:cs="Times New Roman"/>
          <w:i/>
          <w:iCs/>
        </w:rPr>
        <w:t>35</w:t>
      </w:r>
      <w:r w:rsidRPr="005900CF">
        <w:rPr>
          <w:rFonts w:ascii="Times New Roman" w:hAnsi="Times New Roman" w:cs="Times New Roman"/>
        </w:rPr>
        <w:t xml:space="preserve">(3), 294–328. </w:t>
      </w:r>
      <w:hyperlink r:id="rId75" w:history="1">
        <w:r w:rsidRPr="005900CF">
          <w:rPr>
            <w:rStyle w:val="Hyperlink"/>
            <w:rFonts w:ascii="Times New Roman" w:hAnsi="Times New Roman" w:cs="Times New Roman"/>
          </w:rPr>
          <w:t>https://doi.org/10.1016/0022-0965(83)90085-3</w:t>
        </w:r>
      </w:hyperlink>
      <w:r w:rsidRPr="005900CF">
        <w:rPr>
          <w:rFonts w:ascii="Times New Roman" w:hAnsi="Times New Roman" w:cs="Times New Roman"/>
        </w:rPr>
        <w:t xml:space="preserve"> </w:t>
      </w:r>
    </w:p>
    <w:p w14:paraId="3E62DDA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Carey, S. (2009). The origin of concepts. Oxford University Press.</w:t>
      </w:r>
    </w:p>
    <w:p w14:paraId="71DEDEC1" w14:textId="5E0E5D7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Christiansen, M. H., &amp; Curtin, S. (1999). Transfer of learning: Rule acquisition or statistical learning? </w:t>
      </w:r>
      <w:r w:rsidRPr="00BA7F41">
        <w:rPr>
          <w:rFonts w:ascii="Times New Roman" w:hAnsi="Times New Roman" w:cs="Times New Roman"/>
          <w:i/>
          <w:iCs/>
        </w:rPr>
        <w:t>Trends in Cognitive Sciences</w:t>
      </w:r>
      <w:r w:rsidRPr="005900CF">
        <w:rPr>
          <w:rFonts w:ascii="Times New Roman" w:hAnsi="Times New Roman" w:cs="Times New Roman"/>
        </w:rPr>
        <w:t xml:space="preserve">, </w:t>
      </w:r>
      <w:r w:rsidRPr="007749F0">
        <w:rPr>
          <w:rFonts w:ascii="Times New Roman" w:hAnsi="Times New Roman" w:cs="Times New Roman"/>
          <w:i/>
          <w:iCs/>
        </w:rPr>
        <w:t>3</w:t>
      </w:r>
      <w:r w:rsidRPr="005900CF">
        <w:rPr>
          <w:rFonts w:ascii="Times New Roman" w:hAnsi="Times New Roman" w:cs="Times New Roman"/>
        </w:rPr>
        <w:t xml:space="preserve">(8), 289–290. </w:t>
      </w:r>
      <w:hyperlink r:id="rId76" w:history="1">
        <w:r w:rsidRPr="005900CF">
          <w:rPr>
            <w:rStyle w:val="Hyperlink"/>
            <w:rFonts w:ascii="Times New Roman" w:hAnsi="Times New Roman" w:cs="Times New Roman"/>
          </w:rPr>
          <w:t>https://doi.org/10.1016/S1364-6613(99)01356-X</w:t>
        </w:r>
      </w:hyperlink>
    </w:p>
    <w:p w14:paraId="0E149910"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Cohen, L. B. (1973). A two-process model of infant visual attention. </w:t>
      </w:r>
      <w:r w:rsidRPr="00BA7F41">
        <w:rPr>
          <w:rFonts w:ascii="Times New Roman" w:hAnsi="Times New Roman" w:cs="Times New Roman"/>
          <w:i/>
          <w:iCs/>
        </w:rPr>
        <w:t>Merrill-Palmer Quarterly</w:t>
      </w:r>
      <w:r w:rsidRPr="005900CF">
        <w:rPr>
          <w:rFonts w:ascii="Times New Roman" w:hAnsi="Times New Roman" w:cs="Times New Roman"/>
        </w:rPr>
        <w:t xml:space="preserve">, </w:t>
      </w:r>
      <w:r w:rsidRPr="007749F0">
        <w:rPr>
          <w:rFonts w:ascii="Times New Roman" w:hAnsi="Times New Roman" w:cs="Times New Roman"/>
          <w:i/>
          <w:iCs/>
        </w:rPr>
        <w:t>19</w:t>
      </w:r>
      <w:r w:rsidRPr="005900CF">
        <w:rPr>
          <w:rFonts w:ascii="Times New Roman" w:hAnsi="Times New Roman" w:cs="Times New Roman"/>
        </w:rPr>
        <w:t xml:space="preserve">(3), 157–180. </w:t>
      </w:r>
    </w:p>
    <w:p w14:paraId="4740B388" w14:textId="12157B2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Chaput, H. H., &amp; Cashon, C. H. (2002). A constructivist model of infant cognition.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17</w:t>
      </w:r>
      <w:r w:rsidRPr="005900CF">
        <w:rPr>
          <w:rFonts w:ascii="Times New Roman" w:hAnsi="Times New Roman" w:cs="Times New Roman"/>
        </w:rPr>
        <w:t xml:space="preserve">(3–4), 1323–1343. </w:t>
      </w:r>
      <w:hyperlink r:id="rId77" w:history="1">
        <w:r w:rsidRPr="005900CF">
          <w:rPr>
            <w:rStyle w:val="Hyperlink"/>
            <w:rFonts w:ascii="Times New Roman" w:hAnsi="Times New Roman" w:cs="Times New Roman"/>
          </w:rPr>
          <w:t>https://doi.org/10.1016/S0885-2014(02)00124-7</w:t>
        </w:r>
      </w:hyperlink>
    </w:p>
    <w:p w14:paraId="18345581" w14:textId="669B04B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Marks, K. S. (2002). How infants process addition and subtraction events.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5</w:t>
      </w:r>
      <w:r w:rsidRPr="005900CF">
        <w:rPr>
          <w:rFonts w:ascii="Times New Roman" w:hAnsi="Times New Roman" w:cs="Times New Roman"/>
        </w:rPr>
        <w:t xml:space="preserve">(2), 186–201. </w:t>
      </w:r>
      <w:hyperlink r:id="rId78" w:history="1">
        <w:r w:rsidRPr="005900CF">
          <w:rPr>
            <w:rStyle w:val="Hyperlink"/>
            <w:rFonts w:ascii="Times New Roman" w:hAnsi="Times New Roman" w:cs="Times New Roman"/>
          </w:rPr>
          <w:t>https://doi.org/10.1111/1467-7687.00220</w:t>
        </w:r>
      </w:hyperlink>
    </w:p>
    <w:p w14:paraId="2AC0FB53" w14:textId="0EE4941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Oakes, L. M. (1993). How infants perceive a simple causal event. </w:t>
      </w:r>
      <w:r w:rsidRPr="00BA7F41">
        <w:rPr>
          <w:rFonts w:ascii="Times New Roman" w:hAnsi="Times New Roman" w:cs="Times New Roman"/>
          <w:i/>
          <w:iCs/>
        </w:rPr>
        <w:t>Developmental Psychology</w:t>
      </w:r>
      <w:r w:rsidRPr="005900CF">
        <w:rPr>
          <w:rFonts w:ascii="Times New Roman" w:hAnsi="Times New Roman" w:cs="Times New Roman"/>
        </w:rPr>
        <w:t xml:space="preserve">, </w:t>
      </w:r>
      <w:r w:rsidRPr="007749F0">
        <w:rPr>
          <w:rFonts w:ascii="Times New Roman" w:hAnsi="Times New Roman" w:cs="Times New Roman"/>
          <w:i/>
          <w:iCs/>
        </w:rPr>
        <w:t>29</w:t>
      </w:r>
      <w:r w:rsidRPr="005900CF">
        <w:rPr>
          <w:rFonts w:ascii="Times New Roman" w:hAnsi="Times New Roman" w:cs="Times New Roman"/>
        </w:rPr>
        <w:t xml:space="preserve">(3), 421–433. </w:t>
      </w:r>
      <w:hyperlink r:id="rId79" w:history="1">
        <w:r w:rsidRPr="005900CF">
          <w:rPr>
            <w:rStyle w:val="Hyperlink"/>
            <w:rFonts w:ascii="Times New Roman" w:hAnsi="Times New Roman" w:cs="Times New Roman"/>
          </w:rPr>
          <w:t>https://doi.org/10.1037/0012-1649.29.3.421</w:t>
        </w:r>
      </w:hyperlink>
    </w:p>
    <w:p w14:paraId="4876613D" w14:textId="53A9D8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Colunga, E., &amp; Smith, L. B. (2005). From the lexicon to expectations about kinds: A role for associative learning.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7749F0">
        <w:rPr>
          <w:rFonts w:ascii="Times New Roman" w:hAnsi="Times New Roman" w:cs="Times New Roman"/>
          <w:i/>
          <w:iCs/>
        </w:rPr>
        <w:t>112</w:t>
      </w:r>
      <w:r w:rsidRPr="005900CF">
        <w:rPr>
          <w:rFonts w:ascii="Times New Roman" w:hAnsi="Times New Roman" w:cs="Times New Roman"/>
        </w:rPr>
        <w:t xml:space="preserve">(2), 347–382. </w:t>
      </w:r>
      <w:hyperlink r:id="rId80" w:history="1">
        <w:r w:rsidRPr="005900CF">
          <w:rPr>
            <w:rStyle w:val="Hyperlink"/>
            <w:rFonts w:ascii="Times New Roman" w:hAnsi="Times New Roman" w:cs="Times New Roman"/>
          </w:rPr>
          <w:t>https://doi.org/10.1037/0033-295X.112.2.347</w:t>
        </w:r>
      </w:hyperlink>
    </w:p>
    <w:p w14:paraId="007D42F2" w14:textId="1D28F8D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&amp; Gergely, G. (1998). The teleological origins of mentalistic action explanations: A developmental hypothesis.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(2), 255–259. </w:t>
      </w:r>
      <w:hyperlink r:id="rId81" w:history="1">
        <w:r w:rsidRPr="005900CF">
          <w:rPr>
            <w:rStyle w:val="Hyperlink"/>
            <w:rFonts w:ascii="Times New Roman" w:hAnsi="Times New Roman" w:cs="Times New Roman"/>
          </w:rPr>
          <w:t>https://doi.org/10.1111/1467-7687.00039</w:t>
        </w:r>
      </w:hyperlink>
    </w:p>
    <w:p w14:paraId="607DF2F6" w14:textId="7193E2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Bíró, S., Koós, O., &amp; Gergely, G. (2003). One‐year‐old infants use teleological representations of actions productively. Cognitive Science, </w:t>
      </w:r>
      <w:r w:rsidRPr="007749F0">
        <w:rPr>
          <w:rFonts w:ascii="Times New Roman" w:hAnsi="Times New Roman" w:cs="Times New Roman"/>
          <w:i/>
          <w:iCs/>
        </w:rPr>
        <w:t>27</w:t>
      </w:r>
      <w:r w:rsidRPr="005900CF">
        <w:rPr>
          <w:rFonts w:ascii="Times New Roman" w:hAnsi="Times New Roman" w:cs="Times New Roman"/>
        </w:rPr>
        <w:t xml:space="preserve">(1), 111–133. </w:t>
      </w:r>
      <w:hyperlink r:id="rId82" w:history="1">
        <w:r w:rsidRPr="005900CF">
          <w:rPr>
            <w:rStyle w:val="Hyperlink"/>
            <w:rFonts w:ascii="Times New Roman" w:hAnsi="Times New Roman" w:cs="Times New Roman"/>
          </w:rPr>
          <w:t>https://doi.org/10.1207/s15516709cog2701_4</w:t>
        </w:r>
      </w:hyperlink>
    </w:p>
    <w:p w14:paraId="5ADEB849" w14:textId="54B84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Gergely, G., Bíró, S., Koos, O., &amp; Brockbank, M. (1999). Goal attribution without agency cues: The perception of 'pure reason' in infancy.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72</w:t>
      </w:r>
      <w:r w:rsidRPr="005900CF">
        <w:rPr>
          <w:rFonts w:ascii="Times New Roman" w:hAnsi="Times New Roman" w:cs="Times New Roman"/>
        </w:rPr>
        <w:t xml:space="preserve">(3), 237–267. </w:t>
      </w:r>
      <w:hyperlink r:id="rId83" w:history="1">
        <w:r w:rsidRPr="005900CF">
          <w:rPr>
            <w:rStyle w:val="Hyperlink"/>
            <w:rFonts w:ascii="Times New Roman" w:hAnsi="Times New Roman" w:cs="Times New Roman"/>
          </w:rPr>
          <w:t>https://doi.org/10.1016/S0010-0277(99)00039-6</w:t>
        </w:r>
      </w:hyperlink>
    </w:p>
    <w:p w14:paraId="2D50A38F" w14:textId="4FA76AB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Elman, J. L. (1990). Finding structure in time.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(2), 179–211. </w:t>
      </w:r>
      <w:hyperlink r:id="rId84" w:history="1">
        <w:r w:rsidRPr="005900CF">
          <w:rPr>
            <w:rStyle w:val="Hyperlink"/>
            <w:rFonts w:ascii="Times New Roman" w:hAnsi="Times New Roman" w:cs="Times New Roman"/>
          </w:rPr>
          <w:t>https://doi.org/10.1207/s15516709cog1402_1</w:t>
        </w:r>
      </w:hyperlink>
      <w:r w:rsidRPr="005900CF">
        <w:rPr>
          <w:rFonts w:ascii="Times New Roman" w:hAnsi="Times New Roman" w:cs="Times New Roman"/>
        </w:rPr>
        <w:t xml:space="preserve"> </w:t>
      </w:r>
    </w:p>
    <w:p w14:paraId="099F7307"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Elman, J. L., Bates, E. A., Johnson, M. H., Karmiloff-Smith, A., Parisi, D., &amp; Plunkett, K. (1996). Rethinking innateness: A connectionist perspective on development. MIT Press.</w:t>
      </w:r>
    </w:p>
    <w:p w14:paraId="450C915C" w14:textId="5FB9C4E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Endress, A. D., &amp; Johnson, S. P. (2021). When forgetting fosters learning: A neural network model for statistical learning.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213</w:t>
      </w:r>
      <w:r w:rsidRPr="005900CF">
        <w:rPr>
          <w:rFonts w:ascii="Times New Roman" w:hAnsi="Times New Roman" w:cs="Times New Roman"/>
        </w:rPr>
        <w:t xml:space="preserve">, 104621. </w:t>
      </w:r>
      <w:hyperlink r:id="rId85" w:history="1">
        <w:r w:rsidRPr="005900CF">
          <w:rPr>
            <w:rStyle w:val="Hyperlink"/>
            <w:rFonts w:ascii="Times New Roman" w:hAnsi="Times New Roman" w:cs="Times New Roman"/>
          </w:rPr>
          <w:t>https://doi.org/10.1016/j.cognition.2021.104621</w:t>
        </w:r>
      </w:hyperlink>
      <w:r w:rsidRPr="005900CF">
        <w:rPr>
          <w:rFonts w:ascii="Times New Roman" w:hAnsi="Times New Roman" w:cs="Times New Roman"/>
        </w:rPr>
        <w:t xml:space="preserve"> </w:t>
      </w:r>
    </w:p>
    <w:p w14:paraId="0E314AA5" w14:textId="7D0CCF4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Gelman, R. (1990). First principles organize attention to and learning about relevant data: Number and the animate‐inanimate distinction as examples.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(1), 79–106. </w:t>
      </w:r>
      <w:hyperlink r:id="rId86" w:history="1">
        <w:r w:rsidRPr="005900CF">
          <w:rPr>
            <w:rStyle w:val="Hyperlink"/>
            <w:rFonts w:ascii="Times New Roman" w:hAnsi="Times New Roman" w:cs="Times New Roman"/>
          </w:rPr>
          <w:t>https://doi.org/10.1207/s15516709cog1401_5</w:t>
        </w:r>
      </w:hyperlink>
    </w:p>
    <w:p w14:paraId="140955B7" w14:textId="75F7608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&amp; Surian, L. (2011). The developmental roots of fairness: Infants' reactions to equal and unequal distributions of resources.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(5), 1012–1020. </w:t>
      </w:r>
      <w:hyperlink r:id="rId87" w:history="1">
        <w:r w:rsidRPr="005900CF">
          <w:rPr>
            <w:rStyle w:val="Hyperlink"/>
            <w:rFonts w:ascii="Times New Roman" w:hAnsi="Times New Roman" w:cs="Times New Roman"/>
          </w:rPr>
          <w:t>https://doi.org/10.1111/j.1467-7687.2011.01048.x</w:t>
        </w:r>
      </w:hyperlink>
    </w:p>
    <w:p w14:paraId="452A02AE" w14:textId="48DA3C9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Surian, L., Tina, L. G., et al. (2025). Human newborns spontaneously attend to prosocial interactions. </w:t>
      </w:r>
      <w:r w:rsidRPr="000520A6">
        <w:rPr>
          <w:rFonts w:ascii="Times New Roman" w:hAnsi="Times New Roman" w:cs="Times New Roman"/>
          <w:i/>
          <w:iCs/>
        </w:rPr>
        <w:t>Nature Communications</w:t>
      </w:r>
      <w:r w:rsidRPr="005900CF">
        <w:rPr>
          <w:rFonts w:ascii="Times New Roman" w:hAnsi="Times New Roman" w:cs="Times New Roman"/>
        </w:rPr>
        <w:t xml:space="preserve">, </w:t>
      </w:r>
      <w:r w:rsidRPr="00312806">
        <w:rPr>
          <w:rFonts w:ascii="Times New Roman" w:hAnsi="Times New Roman" w:cs="Times New Roman"/>
          <w:i/>
          <w:iCs/>
        </w:rPr>
        <w:t>16</w:t>
      </w:r>
      <w:r w:rsidRPr="005900CF">
        <w:rPr>
          <w:rFonts w:ascii="Times New Roman" w:hAnsi="Times New Roman" w:cs="Times New Roman"/>
        </w:rPr>
        <w:t xml:space="preserve">, 6304. </w:t>
      </w:r>
      <w:hyperlink r:id="rId88" w:history="1">
        <w:r w:rsidRPr="00E17C00">
          <w:rPr>
            <w:rStyle w:val="Hyperlink"/>
            <w:rFonts w:ascii="Times New Roman" w:hAnsi="Times New Roman" w:cs="Times New Roman"/>
          </w:rPr>
          <w:t>https://doi.org/10.1038/s41467-025-61517-3</w:t>
        </w:r>
      </w:hyperlink>
    </w:p>
    <w:p w14:paraId="77B5A5B3" w14:textId="0C21E19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&amp; Csibra, G. (2003). Teleological reasoning in infancy: The naïve theory of rational action.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7</w:t>
      </w:r>
      <w:r w:rsidRPr="005900CF">
        <w:rPr>
          <w:rFonts w:ascii="Times New Roman" w:hAnsi="Times New Roman" w:cs="Times New Roman"/>
        </w:rPr>
        <w:t xml:space="preserve">(7), 287–292. </w:t>
      </w:r>
      <w:hyperlink r:id="rId89" w:history="1">
        <w:r w:rsidRPr="00E17C00">
          <w:rPr>
            <w:rStyle w:val="Hyperlink"/>
            <w:rFonts w:ascii="Times New Roman" w:hAnsi="Times New Roman" w:cs="Times New Roman"/>
          </w:rPr>
          <w:t>https://doi.org/10.1016/S1364-6613(03)00128-1</w:t>
        </w:r>
      </w:hyperlink>
    </w:p>
    <w:p w14:paraId="0EA2B1BA" w14:textId="1473C89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Bekkering, H., &amp; Király, I. (2002). Rational imitation in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415</w:t>
      </w:r>
      <w:r w:rsidRPr="005900CF">
        <w:rPr>
          <w:rFonts w:ascii="Times New Roman" w:hAnsi="Times New Roman" w:cs="Times New Roman"/>
        </w:rPr>
        <w:t xml:space="preserve">(6873), 755. </w:t>
      </w:r>
      <w:hyperlink r:id="rId90" w:history="1">
        <w:r w:rsidRPr="00E17C00">
          <w:rPr>
            <w:rStyle w:val="Hyperlink"/>
            <w:rFonts w:ascii="Times New Roman" w:hAnsi="Times New Roman" w:cs="Times New Roman"/>
          </w:rPr>
          <w:t>https://doi.org/10.1038/415755a</w:t>
        </w:r>
      </w:hyperlink>
      <w:r w:rsidRPr="005900CF">
        <w:rPr>
          <w:rFonts w:ascii="Times New Roman" w:hAnsi="Times New Roman" w:cs="Times New Roman"/>
        </w:rPr>
        <w:t xml:space="preserve"> </w:t>
      </w:r>
    </w:p>
    <w:p w14:paraId="1288DD0D" w14:textId="02F6726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Nádasdy, Z., Csibra, G., &amp; Bíró, S. (1995). Taking the intentional stance at 12 months of age.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56</w:t>
      </w:r>
      <w:r w:rsidRPr="005900CF">
        <w:rPr>
          <w:rFonts w:ascii="Times New Roman" w:hAnsi="Times New Roman" w:cs="Times New Roman"/>
        </w:rPr>
        <w:t xml:space="preserve">(2), 165–193. </w:t>
      </w:r>
      <w:hyperlink r:id="rId91" w:history="1">
        <w:r w:rsidRPr="00E17C00">
          <w:rPr>
            <w:rStyle w:val="Hyperlink"/>
            <w:rFonts w:ascii="Times New Roman" w:hAnsi="Times New Roman" w:cs="Times New Roman"/>
          </w:rPr>
          <w:t>https://doi.org/10.1016/0010-0277(95)00661-H</w:t>
        </w:r>
      </w:hyperlink>
    </w:p>
    <w:p w14:paraId="27950335" w14:textId="1A3B0E9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Haith, M. M. (1998). Who put the cog in infant cognition? Is rich interpretation too costly?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12806">
        <w:rPr>
          <w:rFonts w:ascii="Times New Roman" w:hAnsi="Times New Roman" w:cs="Times New Roman"/>
          <w:i/>
          <w:iCs/>
        </w:rPr>
        <w:t>21</w:t>
      </w:r>
      <w:r w:rsidRPr="005900CF">
        <w:rPr>
          <w:rFonts w:ascii="Times New Roman" w:hAnsi="Times New Roman" w:cs="Times New Roman"/>
        </w:rPr>
        <w:t xml:space="preserve">(2), 167–179. </w:t>
      </w:r>
      <w:hyperlink r:id="rId92" w:history="1">
        <w:r w:rsidRPr="00E17C00">
          <w:rPr>
            <w:rStyle w:val="Hyperlink"/>
            <w:rFonts w:ascii="Times New Roman" w:hAnsi="Times New Roman" w:cs="Times New Roman"/>
          </w:rPr>
          <w:t>https://doi.org/10.1016/S0163-6383(98)90001-7</w:t>
        </w:r>
      </w:hyperlink>
      <w:r w:rsidRPr="005900CF">
        <w:rPr>
          <w:rFonts w:ascii="Times New Roman" w:hAnsi="Times New Roman" w:cs="Times New Roman"/>
        </w:rPr>
        <w:t xml:space="preserve"> </w:t>
      </w:r>
    </w:p>
    <w:p w14:paraId="1AA8C6AC" w14:textId="55D13B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Hamlin, J. K. (2013). Moral judgment and action in preverbal infants and toddlers: Evidence for an innate moral core. </w:t>
      </w:r>
      <w:r w:rsidRPr="000520A6">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12806">
        <w:rPr>
          <w:rFonts w:ascii="Times New Roman" w:hAnsi="Times New Roman" w:cs="Times New Roman"/>
          <w:i/>
          <w:iCs/>
        </w:rPr>
        <w:t>22</w:t>
      </w:r>
      <w:r w:rsidRPr="005900CF">
        <w:rPr>
          <w:rFonts w:ascii="Times New Roman" w:hAnsi="Times New Roman" w:cs="Times New Roman"/>
        </w:rPr>
        <w:t xml:space="preserve">(3), 186–193. </w:t>
      </w:r>
      <w:hyperlink r:id="rId93" w:history="1">
        <w:r w:rsidRPr="00E17C00">
          <w:rPr>
            <w:rStyle w:val="Hyperlink"/>
            <w:rFonts w:ascii="Times New Roman" w:hAnsi="Times New Roman" w:cs="Times New Roman"/>
          </w:rPr>
          <w:t>https://doi.org/10.1177/0963721412470687</w:t>
        </w:r>
      </w:hyperlink>
    </w:p>
    <w:p w14:paraId="57DA73B9" w14:textId="550D6B2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Hamlin, J. K., &amp; Wynn, K. (2011). Young infants prefer prosocial to antisocial others.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26</w:t>
      </w:r>
      <w:r w:rsidRPr="005900CF">
        <w:rPr>
          <w:rFonts w:ascii="Times New Roman" w:hAnsi="Times New Roman" w:cs="Times New Roman"/>
        </w:rPr>
        <w:t xml:space="preserve">(1), 30–39. </w:t>
      </w:r>
      <w:hyperlink r:id="rId94" w:history="1">
        <w:r w:rsidRPr="00E17C00">
          <w:rPr>
            <w:rStyle w:val="Hyperlink"/>
            <w:rFonts w:ascii="Times New Roman" w:hAnsi="Times New Roman" w:cs="Times New Roman"/>
          </w:rPr>
          <w:t>https://doi.org/10.1016/j.cogdev.2010.09.001</w:t>
        </w:r>
      </w:hyperlink>
    </w:p>
    <w:p w14:paraId="729665BB" w14:textId="52A0D1E0" w:rsidR="005900CF" w:rsidRDefault="005900CF" w:rsidP="005900CF">
      <w:pPr>
        <w:spacing w:line="480" w:lineRule="auto"/>
        <w:ind w:hanging="720"/>
      </w:pPr>
      <w:r w:rsidRPr="005900CF">
        <w:rPr>
          <w:rFonts w:ascii="Times New Roman" w:hAnsi="Times New Roman" w:cs="Times New Roman"/>
        </w:rPr>
        <w:t xml:space="preserve">Hamlin, J. K., Wynn, K., &amp; Bloom, P. (2007). Social evaluation by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450</w:t>
      </w:r>
      <w:r w:rsidRPr="005900CF">
        <w:rPr>
          <w:rFonts w:ascii="Times New Roman" w:hAnsi="Times New Roman" w:cs="Times New Roman"/>
        </w:rPr>
        <w:t xml:space="preserve">(7169), 557–559. </w:t>
      </w:r>
      <w:hyperlink r:id="rId95" w:history="1">
        <w:r w:rsidRPr="00E17C00">
          <w:rPr>
            <w:rStyle w:val="Hyperlink"/>
            <w:rFonts w:ascii="Times New Roman" w:hAnsi="Times New Roman" w:cs="Times New Roman"/>
          </w:rPr>
          <w:t>https://doi.org/10.1038/nature06288</w:t>
        </w:r>
      </w:hyperlink>
    </w:p>
    <w:p w14:paraId="7A119DDA" w14:textId="51DA25F3" w:rsidR="00A22510" w:rsidRDefault="00A22510" w:rsidP="005900CF">
      <w:pPr>
        <w:spacing w:line="480" w:lineRule="auto"/>
        <w:ind w:hanging="720"/>
        <w:rPr>
          <w:rFonts w:ascii="Times New Roman" w:hAnsi="Times New Roman" w:cs="Times New Roman"/>
        </w:rPr>
      </w:pPr>
      <w:r w:rsidRPr="00A22510">
        <w:rPr>
          <w:rFonts w:ascii="Times New Roman" w:hAnsi="Times New Roman" w:cs="Times New Roman"/>
        </w:rPr>
        <w:t xml:space="preserve">Heyes, C. (2018). </w:t>
      </w:r>
      <w:r w:rsidRPr="00A22510">
        <w:rPr>
          <w:rFonts w:ascii="Times New Roman" w:hAnsi="Times New Roman" w:cs="Times New Roman"/>
          <w:i/>
          <w:iCs/>
        </w:rPr>
        <w:t>Cognitive gadgets: The cultural evolution of thinking.</w:t>
      </w:r>
      <w:r w:rsidRPr="00A22510">
        <w:rPr>
          <w:rFonts w:ascii="Times New Roman" w:hAnsi="Times New Roman" w:cs="Times New Roman"/>
        </w:rPr>
        <w:t xml:space="preserve"> Harvard University Press.</w:t>
      </w:r>
    </w:p>
    <w:p w14:paraId="3306A668" w14:textId="3CEA2F13" w:rsidR="007E7932" w:rsidRPr="005900CF" w:rsidRDefault="007E7932" w:rsidP="005900CF">
      <w:pPr>
        <w:spacing w:line="480" w:lineRule="auto"/>
        <w:ind w:hanging="720"/>
        <w:rPr>
          <w:rFonts w:ascii="Times New Roman" w:hAnsi="Times New Roman" w:cs="Times New Roman"/>
        </w:rPr>
      </w:pPr>
      <w:r w:rsidRPr="007E7932">
        <w:rPr>
          <w:rFonts w:ascii="Times New Roman" w:hAnsi="Times New Roman" w:cs="Times New Roman"/>
        </w:rPr>
        <w:t>Heyes, C. (2024). Rethinking norm psychology. </w:t>
      </w:r>
      <w:r w:rsidRPr="007E7932">
        <w:rPr>
          <w:rFonts w:ascii="Times New Roman" w:hAnsi="Times New Roman" w:cs="Times New Roman"/>
          <w:i/>
          <w:iCs/>
        </w:rPr>
        <w:t>Perspectives on Psychological Science</w:t>
      </w:r>
      <w:r w:rsidRPr="007E7932">
        <w:rPr>
          <w:rFonts w:ascii="Times New Roman" w:hAnsi="Times New Roman" w:cs="Times New Roman"/>
        </w:rPr>
        <w:t>, </w:t>
      </w:r>
      <w:r w:rsidRPr="007E7932">
        <w:rPr>
          <w:rFonts w:ascii="Times New Roman" w:hAnsi="Times New Roman" w:cs="Times New Roman"/>
          <w:i/>
          <w:iCs/>
        </w:rPr>
        <w:t>19</w:t>
      </w:r>
      <w:r w:rsidRPr="007E7932">
        <w:rPr>
          <w:rFonts w:ascii="Times New Roman" w:hAnsi="Times New Roman" w:cs="Times New Roman"/>
        </w:rPr>
        <w:t>(1), 12-38.</w:t>
      </w:r>
      <w:r>
        <w:rPr>
          <w:rFonts w:ascii="Times New Roman" w:hAnsi="Times New Roman" w:cs="Times New Roman"/>
        </w:rPr>
        <w:t xml:space="preserve"> </w:t>
      </w:r>
      <w:hyperlink r:id="rId96" w:history="1">
        <w:r w:rsidRPr="007E7932">
          <w:rPr>
            <w:rStyle w:val="Hyperlink"/>
            <w:rFonts w:ascii="Times New Roman" w:hAnsi="Times New Roman" w:cs="Times New Roman"/>
          </w:rPr>
          <w:t>https://doi.org/10.1177/17456916221112075</w:t>
        </w:r>
      </w:hyperlink>
    </w:p>
    <w:p w14:paraId="0EC9BBD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(1984). Distributed representations (Technical Report CMU-CS-84-157). Carnegie-Mellon University, Department of Computer Science. </w:t>
      </w:r>
    </w:p>
    <w:p w14:paraId="6C38A363" w14:textId="0DD2671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(1989). Deterministic Boltzmann learning performs steepest descent in weight-space. </w:t>
      </w:r>
      <w:r w:rsidRPr="000520A6">
        <w:rPr>
          <w:rFonts w:ascii="Times New Roman" w:hAnsi="Times New Roman" w:cs="Times New Roman"/>
          <w:i/>
          <w:iCs/>
        </w:rPr>
        <w:t>Neural Computation</w:t>
      </w:r>
      <w:r w:rsidRPr="005900CF">
        <w:rPr>
          <w:rFonts w:ascii="Times New Roman" w:hAnsi="Times New Roman" w:cs="Times New Roman"/>
        </w:rPr>
        <w:t xml:space="preserve">, </w:t>
      </w:r>
      <w:r w:rsidRPr="00312806">
        <w:rPr>
          <w:rFonts w:ascii="Times New Roman" w:hAnsi="Times New Roman" w:cs="Times New Roman"/>
          <w:i/>
          <w:iCs/>
        </w:rPr>
        <w:t>1</w:t>
      </w:r>
      <w:r w:rsidRPr="005900CF">
        <w:rPr>
          <w:rFonts w:ascii="Times New Roman" w:hAnsi="Times New Roman" w:cs="Times New Roman"/>
        </w:rPr>
        <w:t xml:space="preserve">(1), 143–150. </w:t>
      </w:r>
      <w:hyperlink r:id="rId97" w:history="1">
        <w:r w:rsidRPr="00E17C00">
          <w:rPr>
            <w:rStyle w:val="Hyperlink"/>
            <w:rFonts w:ascii="Times New Roman" w:hAnsi="Times New Roman" w:cs="Times New Roman"/>
          </w:rPr>
          <w:t>https://doi.org/10.1162/neco.1989.1.1.143</w:t>
        </w:r>
      </w:hyperlink>
    </w:p>
    <w:p w14:paraId="53E0FD3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&amp; Ames, E. W. (1988). A multifactor model of infant preferences for novel and familiar stimuli. </w:t>
      </w:r>
      <w:r w:rsidRPr="000520A6">
        <w:rPr>
          <w:rFonts w:ascii="Times New Roman" w:hAnsi="Times New Roman" w:cs="Times New Roman"/>
          <w:i/>
          <w:iCs/>
        </w:rPr>
        <w:t>Advances in Infancy Research</w:t>
      </w:r>
      <w:r w:rsidRPr="005900CF">
        <w:rPr>
          <w:rFonts w:ascii="Times New Roman" w:hAnsi="Times New Roman" w:cs="Times New Roman"/>
        </w:rPr>
        <w:t xml:space="preserve">, </w:t>
      </w:r>
      <w:r w:rsidRPr="00312806">
        <w:rPr>
          <w:rFonts w:ascii="Times New Roman" w:hAnsi="Times New Roman" w:cs="Times New Roman"/>
          <w:i/>
          <w:iCs/>
        </w:rPr>
        <w:t>5</w:t>
      </w:r>
      <w:r w:rsidRPr="005900CF">
        <w:rPr>
          <w:rFonts w:ascii="Times New Roman" w:hAnsi="Times New Roman" w:cs="Times New Roman"/>
        </w:rPr>
        <w:t>, 69–95.</w:t>
      </w:r>
    </w:p>
    <w:p w14:paraId="795EB7FC" w14:textId="611C97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Ames, E. W., &amp; Koopman, R. (1983). Effects of stimulus complexity and familiarization time on infant preferences for novel and familiar stimuli.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12806">
        <w:rPr>
          <w:rFonts w:ascii="Times New Roman" w:hAnsi="Times New Roman" w:cs="Times New Roman"/>
          <w:i/>
          <w:iCs/>
        </w:rPr>
        <w:t>19</w:t>
      </w:r>
      <w:r w:rsidRPr="005900CF">
        <w:rPr>
          <w:rFonts w:ascii="Times New Roman" w:hAnsi="Times New Roman" w:cs="Times New Roman"/>
        </w:rPr>
        <w:t xml:space="preserve">(3), 338–352. </w:t>
      </w:r>
      <w:hyperlink r:id="rId98" w:history="1">
        <w:r w:rsidRPr="00E17C00">
          <w:rPr>
            <w:rStyle w:val="Hyperlink"/>
            <w:rFonts w:ascii="Times New Roman" w:hAnsi="Times New Roman" w:cs="Times New Roman"/>
          </w:rPr>
          <w:t>https://doi.org/10.1037/0012-1649.19.3.338</w:t>
        </w:r>
      </w:hyperlink>
    </w:p>
    <w:p w14:paraId="41C547AA" w14:textId="6E1BC74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Jara-Ettinger, J., Gweon, H., Schulz, L. E., &amp; Tenenbaum, J. B. (2016). The naïve utility calculus: Computational principles underlying commonsense psychology.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(8), 589–604. </w:t>
      </w:r>
      <w:hyperlink r:id="rId99" w:history="1">
        <w:r w:rsidRPr="00E17C00">
          <w:rPr>
            <w:rStyle w:val="Hyperlink"/>
            <w:rFonts w:ascii="Times New Roman" w:hAnsi="Times New Roman" w:cs="Times New Roman"/>
          </w:rPr>
          <w:t>https://doi.org/10.1016/j.tics.2016.05.011</w:t>
        </w:r>
      </w:hyperlink>
      <w:r w:rsidRPr="005900CF">
        <w:rPr>
          <w:rFonts w:ascii="Times New Roman" w:hAnsi="Times New Roman" w:cs="Times New Roman"/>
        </w:rPr>
        <w:t xml:space="preserve"> </w:t>
      </w:r>
    </w:p>
    <w:p w14:paraId="485B2E2F" w14:textId="70EA3C7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Schulz, L. E., &amp; Tenenbaum, J. B. (2020). The naive utility calculus as a unified, quantitative framework for action understanding.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123</w:t>
      </w:r>
      <w:r w:rsidRPr="005900CF">
        <w:rPr>
          <w:rFonts w:ascii="Times New Roman" w:hAnsi="Times New Roman" w:cs="Times New Roman"/>
        </w:rPr>
        <w:t xml:space="preserve">, 101334. </w:t>
      </w:r>
      <w:hyperlink r:id="rId100" w:history="1">
        <w:r w:rsidRPr="00E17C00">
          <w:rPr>
            <w:rStyle w:val="Hyperlink"/>
            <w:rFonts w:ascii="Times New Roman" w:hAnsi="Times New Roman" w:cs="Times New Roman"/>
          </w:rPr>
          <w:t>https://doi.org/10.1016/j.cogpsych.2020.101334</w:t>
        </w:r>
      </w:hyperlink>
      <w:r w:rsidRPr="005900CF">
        <w:rPr>
          <w:rFonts w:ascii="Times New Roman" w:hAnsi="Times New Roman" w:cs="Times New Roman"/>
        </w:rPr>
        <w:t xml:space="preserve"> </w:t>
      </w:r>
    </w:p>
    <w:p w14:paraId="6D078A5A" w14:textId="4FD13DC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Jones, S. S., &amp; Smith, L. B. (1993). The place of perception in children's concepts.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8</w:t>
      </w:r>
      <w:r w:rsidRPr="005900CF">
        <w:rPr>
          <w:rFonts w:ascii="Times New Roman" w:hAnsi="Times New Roman" w:cs="Times New Roman"/>
        </w:rPr>
        <w:t xml:space="preserve">(2), 113–139. </w:t>
      </w:r>
      <w:hyperlink r:id="rId101" w:history="1">
        <w:r w:rsidRPr="00E17C00">
          <w:rPr>
            <w:rStyle w:val="Hyperlink"/>
            <w:rFonts w:ascii="Times New Roman" w:hAnsi="Times New Roman" w:cs="Times New Roman"/>
          </w:rPr>
          <w:t>https://doi.org/10.1016/0885-2014(93)90008-S</w:t>
        </w:r>
      </w:hyperlink>
    </w:p>
    <w:p w14:paraId="55539142" w14:textId="2C6DDBD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Kamewari, K., Kato, M., Kanda, T., Ishiguro, H., &amp; Hiraki, K. (2005). Six-and-a-half-month-old children positively attribute goals to human action and to humanoid-robot motion.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(2), 303–320. </w:t>
      </w:r>
      <w:hyperlink r:id="rId102" w:history="1">
        <w:r w:rsidRPr="00E17C00">
          <w:rPr>
            <w:rStyle w:val="Hyperlink"/>
            <w:rFonts w:ascii="Times New Roman" w:hAnsi="Times New Roman" w:cs="Times New Roman"/>
          </w:rPr>
          <w:t>https://doi.org/10.1016/j.cogdev.2005.04.004</w:t>
        </w:r>
      </w:hyperlink>
    </w:p>
    <w:p w14:paraId="01F886D8" w14:textId="3AFD881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Kellman, P. J., &amp; Spelke, E. S. (1983). Perception of partly occluded objects in infancy.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15</w:t>
      </w:r>
      <w:r w:rsidRPr="005900CF">
        <w:rPr>
          <w:rFonts w:ascii="Times New Roman" w:hAnsi="Times New Roman" w:cs="Times New Roman"/>
        </w:rPr>
        <w:t xml:space="preserve">(4), 483–524. </w:t>
      </w:r>
      <w:hyperlink r:id="rId103" w:history="1">
        <w:r w:rsidRPr="00E17C00">
          <w:rPr>
            <w:rStyle w:val="Hyperlink"/>
            <w:rFonts w:ascii="Times New Roman" w:hAnsi="Times New Roman" w:cs="Times New Roman"/>
          </w:rPr>
          <w:t>https://doi.org/10.1016/0010-0285(83)90017-8</w:t>
        </w:r>
      </w:hyperlink>
    </w:p>
    <w:p w14:paraId="3659B53B" w14:textId="04A2AFC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Kim, I. K., &amp; Spelke, E. S. (1992). Infants' sensitivity to effects of gravity on visible object motion. </w:t>
      </w:r>
      <w:r w:rsidRPr="000520A6">
        <w:rPr>
          <w:rFonts w:ascii="Times New Roman" w:hAnsi="Times New Roman" w:cs="Times New Roman"/>
          <w:i/>
          <w:iCs/>
        </w:rPr>
        <w:t>Journal of Experimental Psychology: Human Perception and Performance</w:t>
      </w:r>
      <w:r w:rsidRPr="005900CF">
        <w:rPr>
          <w:rFonts w:ascii="Times New Roman" w:hAnsi="Times New Roman" w:cs="Times New Roman"/>
        </w:rPr>
        <w:t xml:space="preserve">, </w:t>
      </w:r>
      <w:r w:rsidRPr="00312806">
        <w:rPr>
          <w:rFonts w:ascii="Times New Roman" w:hAnsi="Times New Roman" w:cs="Times New Roman"/>
          <w:i/>
          <w:iCs/>
        </w:rPr>
        <w:t>18</w:t>
      </w:r>
      <w:r w:rsidRPr="005900CF">
        <w:rPr>
          <w:rFonts w:ascii="Times New Roman" w:hAnsi="Times New Roman" w:cs="Times New Roman"/>
        </w:rPr>
        <w:t xml:space="preserve">(2), 385–393. </w:t>
      </w:r>
      <w:hyperlink r:id="rId104" w:history="1">
        <w:r w:rsidRPr="00E17C00">
          <w:rPr>
            <w:rStyle w:val="Hyperlink"/>
            <w:rFonts w:ascii="Times New Roman" w:hAnsi="Times New Roman" w:cs="Times New Roman"/>
          </w:rPr>
          <w:t>https://doi.org/10.1037/0096-1523.18.2.385</w:t>
        </w:r>
      </w:hyperlink>
    </w:p>
    <w:p w14:paraId="2A8A6B15" w14:textId="3DB09C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Kotovsky, L., &amp; Baillargeon, R. (1998). The development of calibration-based reasoning about collision events in young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67</w:t>
      </w:r>
      <w:r w:rsidRPr="005900CF">
        <w:rPr>
          <w:rFonts w:ascii="Times New Roman" w:hAnsi="Times New Roman" w:cs="Times New Roman"/>
        </w:rPr>
        <w:t xml:space="preserve">(3), 311–351. </w:t>
      </w:r>
      <w:hyperlink r:id="rId105" w:history="1">
        <w:r w:rsidRPr="00E17C00">
          <w:rPr>
            <w:rStyle w:val="Hyperlink"/>
            <w:rFonts w:ascii="Times New Roman" w:hAnsi="Times New Roman" w:cs="Times New Roman"/>
          </w:rPr>
          <w:t>https://doi.org/10.1016/S0010-0277(98)00036-5</w:t>
        </w:r>
      </w:hyperlink>
    </w:p>
    <w:p w14:paraId="1B3ADC8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Leslie, A. M. (1995). A theory of agency. In D. Sperber, D. Premack, &amp; A. J. Premack (Eds.), Causal cognition: A multidisciplinary debate (pp. 121–141). Clarendon Press.</w:t>
      </w:r>
    </w:p>
    <w:p w14:paraId="3C2AB6A1" w14:textId="51A169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Leslie, A. M., &amp; Keeble, S. (1987). Do six-month-old infants perceive causality?.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25</w:t>
      </w:r>
      <w:r w:rsidRPr="005900CF">
        <w:rPr>
          <w:rFonts w:ascii="Times New Roman" w:hAnsi="Times New Roman" w:cs="Times New Roman"/>
        </w:rPr>
        <w:t xml:space="preserve">(3), 265–288. </w:t>
      </w:r>
      <w:hyperlink r:id="rId106" w:history="1">
        <w:r w:rsidRPr="00E17C00">
          <w:rPr>
            <w:rStyle w:val="Hyperlink"/>
            <w:rFonts w:ascii="Times New Roman" w:hAnsi="Times New Roman" w:cs="Times New Roman"/>
          </w:rPr>
          <w:t>https://doi.org/10.1016/S0010-0277(87)80006-9</w:t>
        </w:r>
      </w:hyperlink>
    </w:p>
    <w:p w14:paraId="4DAD0FEF" w14:textId="08E3594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Brooks, N. B., &amp; Spelke, E. S. (2019). Origins of the concepts cause, cost, and goal in prereaching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116(36), 17747–17752. </w:t>
      </w:r>
      <w:hyperlink r:id="rId107" w:history="1">
        <w:r w:rsidRPr="00E17C00">
          <w:rPr>
            <w:rStyle w:val="Hyperlink"/>
            <w:rFonts w:ascii="Times New Roman" w:hAnsi="Times New Roman" w:cs="Times New Roman"/>
          </w:rPr>
          <w:t>https://doi.org/10.1073/pnas.1904786116</w:t>
        </w:r>
      </w:hyperlink>
      <w:r w:rsidRPr="005900CF">
        <w:rPr>
          <w:rFonts w:ascii="Times New Roman" w:hAnsi="Times New Roman" w:cs="Times New Roman"/>
        </w:rPr>
        <w:t xml:space="preserve"> </w:t>
      </w:r>
    </w:p>
    <w:p w14:paraId="03492EAD" w14:textId="06E525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&amp; Spelke, E. S. (2017). Six-month-old infants expect agents to minimize the cost of their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160</w:t>
      </w:r>
      <w:r w:rsidRPr="005900CF">
        <w:rPr>
          <w:rFonts w:ascii="Times New Roman" w:hAnsi="Times New Roman" w:cs="Times New Roman"/>
        </w:rPr>
        <w:t xml:space="preserve">, 35–42. </w:t>
      </w:r>
      <w:hyperlink r:id="rId108" w:history="1">
        <w:r w:rsidRPr="00E17C00">
          <w:rPr>
            <w:rStyle w:val="Hyperlink"/>
            <w:rFonts w:ascii="Times New Roman" w:hAnsi="Times New Roman" w:cs="Times New Roman"/>
          </w:rPr>
          <w:t>https://doi.org/10.1016/j.cognition.2016.12.007</w:t>
        </w:r>
      </w:hyperlink>
    </w:p>
    <w:p w14:paraId="29905713" w14:textId="7DF43CA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Lucca, K., Yuen, F., Wang, Y., Alessandroni, N., Allison, O., Alvarez, M., ... &amp; Hamlin, J. K. (2025). Infants' social evaluation of helpers and hinderers: A large‐scale, multi‐lab, coordinated replication study.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28</w:t>
      </w:r>
      <w:r w:rsidRPr="005900CF">
        <w:rPr>
          <w:rFonts w:ascii="Times New Roman" w:hAnsi="Times New Roman" w:cs="Times New Roman"/>
        </w:rPr>
        <w:t xml:space="preserve">(1), e13581. </w:t>
      </w:r>
      <w:hyperlink r:id="rId109" w:history="1">
        <w:r w:rsidRPr="00E17C00">
          <w:rPr>
            <w:rStyle w:val="Hyperlink"/>
            <w:rFonts w:ascii="Times New Roman" w:hAnsi="Times New Roman" w:cs="Times New Roman"/>
          </w:rPr>
          <w:t>https://doi.org/10.1111/desc.13581</w:t>
        </w:r>
      </w:hyperlink>
    </w:p>
    <w:p w14:paraId="21693E89"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Marr, D. (1982). Vision: A computational investigation into the human representation and processing of visual information. W. H. Freeman. </w:t>
      </w:r>
    </w:p>
    <w:p w14:paraId="5D90D4F3" w14:textId="32C749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French, R. M., &amp; Quinn, P. C. (2000). A connectionist account of asymmetric category learning in early infancy.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D1F71">
        <w:rPr>
          <w:rFonts w:ascii="Times New Roman" w:hAnsi="Times New Roman" w:cs="Times New Roman"/>
          <w:i/>
          <w:iCs/>
        </w:rPr>
        <w:t>36</w:t>
      </w:r>
      <w:r w:rsidRPr="005900CF">
        <w:rPr>
          <w:rFonts w:ascii="Times New Roman" w:hAnsi="Times New Roman" w:cs="Times New Roman"/>
        </w:rPr>
        <w:t xml:space="preserve">(5), 635–645. </w:t>
      </w:r>
      <w:hyperlink r:id="rId110" w:history="1">
        <w:r w:rsidRPr="00E17C00">
          <w:rPr>
            <w:rStyle w:val="Hyperlink"/>
            <w:rFonts w:ascii="Times New Roman" w:hAnsi="Times New Roman" w:cs="Times New Roman"/>
          </w:rPr>
          <w:t>https://doi.org/10.1037/0012-1649.36.5.635</w:t>
        </w:r>
      </w:hyperlink>
    </w:p>
    <w:p w14:paraId="18465D8C" w14:textId="1B3BE06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&amp; Shultz, T. R. (1999). Development of children's seriation: A connectionist approach.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(2), 149–186. </w:t>
      </w:r>
      <w:hyperlink r:id="rId111" w:history="1">
        <w:r w:rsidRPr="00E17C00">
          <w:rPr>
            <w:rStyle w:val="Hyperlink"/>
            <w:rFonts w:ascii="Times New Roman" w:hAnsi="Times New Roman" w:cs="Times New Roman"/>
          </w:rPr>
          <w:t>https://doi.org/10.1080/095400999116322</w:t>
        </w:r>
      </w:hyperlink>
    </w:p>
    <w:p w14:paraId="5E7F9395" w14:textId="675BFDA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McClelland, J. L., &amp; Thompson, R. M. (2007). Using domain-general principles to explain children's causal reasoning abilities.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10</w:t>
      </w:r>
      <w:r w:rsidRPr="005900CF">
        <w:rPr>
          <w:rFonts w:ascii="Times New Roman" w:hAnsi="Times New Roman" w:cs="Times New Roman"/>
        </w:rPr>
        <w:t xml:space="preserve">(3), 333–356. </w:t>
      </w:r>
      <w:hyperlink r:id="rId112" w:history="1">
        <w:r w:rsidRPr="00E17C00">
          <w:rPr>
            <w:rStyle w:val="Hyperlink"/>
            <w:rFonts w:ascii="Times New Roman" w:hAnsi="Times New Roman" w:cs="Times New Roman"/>
          </w:rPr>
          <w:t>https://doi.org/10.1111/j.1467-7687.2007.00586.x</w:t>
        </w:r>
      </w:hyperlink>
      <w:r w:rsidRPr="005900CF">
        <w:rPr>
          <w:rFonts w:ascii="Times New Roman" w:hAnsi="Times New Roman" w:cs="Times New Roman"/>
        </w:rPr>
        <w:t xml:space="preserve"> </w:t>
      </w:r>
    </w:p>
    <w:p w14:paraId="5F4D9F28" w14:textId="2120BD5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McCrink, K., &amp; Wynn, K. (2004). Large-number addition and subtraction by 9-month-old infants. </w:t>
      </w:r>
      <w:r w:rsidRPr="000520A6">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(11), 776–781. </w:t>
      </w:r>
      <w:hyperlink r:id="rId113" w:history="1">
        <w:r w:rsidRPr="00E17C00">
          <w:rPr>
            <w:rStyle w:val="Hyperlink"/>
            <w:rFonts w:ascii="Times New Roman" w:hAnsi="Times New Roman" w:cs="Times New Roman"/>
          </w:rPr>
          <w:t>https://doi.org/10.1111/j.0956-7976.2004.00755.x</w:t>
        </w:r>
      </w:hyperlink>
    </w:p>
    <w:p w14:paraId="3FDFAE2D" w14:textId="403D86D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Muentener, P., &amp; Carey, S. (2010). Infants' causal representations of state change events. </w:t>
      </w:r>
      <w:r w:rsidRPr="000520A6">
        <w:rPr>
          <w:rFonts w:ascii="Times New Roman" w:hAnsi="Times New Roman" w:cs="Times New Roman"/>
          <w:i/>
          <w:iCs/>
        </w:rPr>
        <w:t xml:space="preserve">Cognitive Psychology, </w:t>
      </w:r>
      <w:r w:rsidRPr="003D1F71">
        <w:rPr>
          <w:rFonts w:ascii="Times New Roman" w:hAnsi="Times New Roman" w:cs="Times New Roman"/>
          <w:i/>
          <w:iCs/>
        </w:rPr>
        <w:t>61</w:t>
      </w:r>
      <w:r w:rsidRPr="005900CF">
        <w:rPr>
          <w:rFonts w:ascii="Times New Roman" w:hAnsi="Times New Roman" w:cs="Times New Roman"/>
        </w:rPr>
        <w:t xml:space="preserve">(2), 63–86. </w:t>
      </w:r>
      <w:hyperlink r:id="rId114" w:history="1">
        <w:r w:rsidRPr="00E17C00">
          <w:rPr>
            <w:rStyle w:val="Hyperlink"/>
            <w:rFonts w:ascii="Times New Roman" w:hAnsi="Times New Roman" w:cs="Times New Roman"/>
          </w:rPr>
          <w:t>https://doi.org/10.1016/j.cogpsych.2010.02.001</w:t>
        </w:r>
      </w:hyperlink>
    </w:p>
    <w:p w14:paraId="0329DCBA" w14:textId="16CB208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(1998). Infant perseveration and implications for object permanence theories: A PDP model of the AB task.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(2), 161–184. </w:t>
      </w:r>
      <w:hyperlink r:id="rId115" w:history="1">
        <w:r w:rsidRPr="00E17C00">
          <w:rPr>
            <w:rStyle w:val="Hyperlink"/>
            <w:rFonts w:ascii="Times New Roman" w:hAnsi="Times New Roman" w:cs="Times New Roman"/>
          </w:rPr>
          <w:t>https://doi.org/10.1111/1467-7687.00021</w:t>
        </w:r>
      </w:hyperlink>
      <w:r w:rsidRPr="005900CF">
        <w:rPr>
          <w:rFonts w:ascii="Times New Roman" w:hAnsi="Times New Roman" w:cs="Times New Roman"/>
        </w:rPr>
        <w:t xml:space="preserve"> </w:t>
      </w:r>
    </w:p>
    <w:p w14:paraId="78058004" w14:textId="082B603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McClelland, J. L., Johnson, M. H., &amp; Siegler, R. S. (1997). Rethinking infant knowledge: Toward an adaptive process account of successes and failures in object permanence tasks. Psychological Review, </w:t>
      </w:r>
      <w:r w:rsidRPr="003D1F71">
        <w:rPr>
          <w:rFonts w:ascii="Times New Roman" w:hAnsi="Times New Roman" w:cs="Times New Roman"/>
          <w:i/>
          <w:iCs/>
        </w:rPr>
        <w:t>104</w:t>
      </w:r>
      <w:r w:rsidRPr="005900CF">
        <w:rPr>
          <w:rFonts w:ascii="Times New Roman" w:hAnsi="Times New Roman" w:cs="Times New Roman"/>
        </w:rPr>
        <w:t xml:space="preserve">(4), 686–713. </w:t>
      </w:r>
      <w:hyperlink r:id="rId116" w:history="1">
        <w:r w:rsidRPr="00E17C00">
          <w:rPr>
            <w:rStyle w:val="Hyperlink"/>
            <w:rFonts w:ascii="Times New Roman" w:hAnsi="Times New Roman" w:cs="Times New Roman"/>
          </w:rPr>
          <w:t>https://doi.org/10.1037/0033-295X.104.4.686</w:t>
        </w:r>
      </w:hyperlink>
      <w:r w:rsidRPr="005900CF">
        <w:rPr>
          <w:rFonts w:ascii="Times New Roman" w:hAnsi="Times New Roman" w:cs="Times New Roman"/>
        </w:rPr>
        <w:t xml:space="preserve"> </w:t>
      </w:r>
    </w:p>
    <w:p w14:paraId="060D1F5B" w14:textId="193828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&amp; Baillargeon, R. (1997). Object segregation in 8-month-old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62</w:t>
      </w:r>
      <w:r w:rsidRPr="005900CF">
        <w:rPr>
          <w:rFonts w:ascii="Times New Roman" w:hAnsi="Times New Roman" w:cs="Times New Roman"/>
        </w:rPr>
        <w:t xml:space="preserve">(2), 121–149. </w:t>
      </w:r>
      <w:hyperlink r:id="rId117" w:history="1">
        <w:r w:rsidRPr="00E17C00">
          <w:rPr>
            <w:rStyle w:val="Hyperlink"/>
            <w:rFonts w:ascii="Times New Roman" w:hAnsi="Times New Roman" w:cs="Times New Roman"/>
          </w:rPr>
          <w:t>https://doi.org/10.1016/S0010-0277(96)00727-5</w:t>
        </w:r>
      </w:hyperlink>
    </w:p>
    <w:p w14:paraId="4078A0E1" w14:textId="5DF2577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Barrett, T., &amp; Peterman, K. (2002). A pick-me-up for infants' exploratory skills: Early simulated experiences reaching for objects using 'sticky mittens' enhances young infants' object exploration skills.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(3), 279–295. </w:t>
      </w:r>
      <w:hyperlink r:id="rId118" w:history="1">
        <w:r w:rsidRPr="00E17C00">
          <w:rPr>
            <w:rStyle w:val="Hyperlink"/>
            <w:rFonts w:ascii="Times New Roman" w:hAnsi="Times New Roman" w:cs="Times New Roman"/>
          </w:rPr>
          <w:t>https://doi.org/10.1016/S0163-6383(02)00097-8</w:t>
        </w:r>
      </w:hyperlink>
      <w:r w:rsidRPr="005900CF">
        <w:rPr>
          <w:rFonts w:ascii="Times New Roman" w:hAnsi="Times New Roman" w:cs="Times New Roman"/>
        </w:rPr>
        <w:t xml:space="preserve"> </w:t>
      </w:r>
    </w:p>
    <w:p w14:paraId="6EC0A1C4" w14:textId="1F36E0D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Onishi, K. H., &amp; Baillargeon, R. (2005). Do 15-month-old infants understand false beliefs?.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255–258. </w:t>
      </w:r>
      <w:hyperlink r:id="rId119" w:history="1">
        <w:r w:rsidRPr="00E17C00">
          <w:rPr>
            <w:rStyle w:val="Hyperlink"/>
            <w:rFonts w:ascii="Times New Roman" w:hAnsi="Times New Roman" w:cs="Times New Roman"/>
          </w:rPr>
          <w:t>https://doi.org/10.1126/science.1107621</w:t>
        </w:r>
      </w:hyperlink>
    </w:p>
    <w:p w14:paraId="6F0AC7B9" w14:textId="4DB9C63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Orhan, A. E., &amp; Lake, B. M. (2024). Learning high-level visual representations from a child's perspective without strong inductive biases. </w:t>
      </w:r>
      <w:r w:rsidRPr="000520A6">
        <w:rPr>
          <w:rFonts w:ascii="Times New Roman" w:hAnsi="Times New Roman" w:cs="Times New Roman"/>
          <w:i/>
          <w:iCs/>
        </w:rPr>
        <w:t>Nature Machine Intelligence</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 271–282. </w:t>
      </w:r>
      <w:hyperlink r:id="rId120" w:history="1">
        <w:r w:rsidRPr="00E17C00">
          <w:rPr>
            <w:rStyle w:val="Hyperlink"/>
            <w:rFonts w:ascii="Times New Roman" w:hAnsi="Times New Roman" w:cs="Times New Roman"/>
          </w:rPr>
          <w:t>https://doi.org/10.1038/s42256-024-00802-0</w:t>
        </w:r>
      </w:hyperlink>
      <w:r w:rsidRPr="005900CF">
        <w:rPr>
          <w:rFonts w:ascii="Times New Roman" w:hAnsi="Times New Roman" w:cs="Times New Roman"/>
        </w:rPr>
        <w:t xml:space="preserve"> </w:t>
      </w:r>
    </w:p>
    <w:p w14:paraId="0B9CF73A" w14:textId="59EC6B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Perner, J., &amp; Ruffman, T. (2005). Infants' insight into the mind: How deep?.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214–216. </w:t>
      </w:r>
      <w:hyperlink r:id="rId121" w:history="1">
        <w:r w:rsidRPr="00E17C00">
          <w:rPr>
            <w:rStyle w:val="Hyperlink"/>
            <w:rFonts w:ascii="Times New Roman" w:hAnsi="Times New Roman" w:cs="Times New Roman"/>
          </w:rPr>
          <w:t>https://doi.org/10.1126/science.1111656</w:t>
        </w:r>
      </w:hyperlink>
    </w:p>
    <w:p w14:paraId="1FC518A8" w14:textId="5DCC814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Phillips, A. T., &amp; Wellman, H. M. (2005). Infants' understanding of object-directed action.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98</w:t>
      </w:r>
      <w:r w:rsidRPr="005900CF">
        <w:rPr>
          <w:rFonts w:ascii="Times New Roman" w:hAnsi="Times New Roman" w:cs="Times New Roman"/>
        </w:rPr>
        <w:t xml:space="preserve">(2), 137–155. </w:t>
      </w:r>
      <w:hyperlink r:id="rId122" w:history="1">
        <w:r w:rsidRPr="00E17C00">
          <w:rPr>
            <w:rStyle w:val="Hyperlink"/>
            <w:rFonts w:ascii="Times New Roman" w:hAnsi="Times New Roman" w:cs="Times New Roman"/>
          </w:rPr>
          <w:t>https://doi.org/10.1016/j.cognition.2004.11.005</w:t>
        </w:r>
      </w:hyperlink>
    </w:p>
    <w:p w14:paraId="674F9B6D" w14:textId="47D29C9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Plaut, D. C., &amp; Vande Velde, A. K. (2017). Statistical learning of parts and wholes: A neural network approach.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w:t>
      </w:r>
      <w:r w:rsidRPr="003D1F71">
        <w:rPr>
          <w:rFonts w:ascii="Times New Roman" w:hAnsi="Times New Roman" w:cs="Times New Roman"/>
          <w:i/>
          <w:iCs/>
        </w:rPr>
        <w:t>146</w:t>
      </w:r>
      <w:r w:rsidRPr="005900CF">
        <w:rPr>
          <w:rFonts w:ascii="Times New Roman" w:hAnsi="Times New Roman" w:cs="Times New Roman"/>
        </w:rPr>
        <w:t xml:space="preserve">(3), 318–336. </w:t>
      </w:r>
      <w:hyperlink r:id="rId123" w:history="1">
        <w:r w:rsidRPr="00E17C00">
          <w:rPr>
            <w:rStyle w:val="Hyperlink"/>
            <w:rFonts w:ascii="Times New Roman" w:hAnsi="Times New Roman" w:cs="Times New Roman"/>
          </w:rPr>
          <w:t>https://doi.org/10.1037/xge0000260</w:t>
        </w:r>
      </w:hyperlink>
      <w:r w:rsidRPr="005900CF">
        <w:rPr>
          <w:rFonts w:ascii="Times New Roman" w:hAnsi="Times New Roman" w:cs="Times New Roman"/>
        </w:rPr>
        <w:t xml:space="preserve"> </w:t>
      </w:r>
    </w:p>
    <w:p w14:paraId="740A9FDA" w14:textId="6A08EFD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Powell, L. J., &amp; Spelke, E. S. (2018). Human infants' understanding of social imitation: Inferences of affiliation from third party observations.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170</w:t>
      </w:r>
      <w:r w:rsidRPr="005900CF">
        <w:rPr>
          <w:rFonts w:ascii="Times New Roman" w:hAnsi="Times New Roman" w:cs="Times New Roman"/>
        </w:rPr>
        <w:t xml:space="preserve">, 31–48. </w:t>
      </w:r>
      <w:hyperlink r:id="rId124" w:history="1">
        <w:r w:rsidRPr="00E17C00">
          <w:rPr>
            <w:rStyle w:val="Hyperlink"/>
            <w:rFonts w:ascii="Times New Roman" w:hAnsi="Times New Roman" w:cs="Times New Roman"/>
          </w:rPr>
          <w:t>https://doi.org/10.1016/j.cognition.2017.09.007</w:t>
        </w:r>
      </w:hyperlink>
    </w:p>
    <w:p w14:paraId="56A366AE" w14:textId="264544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Eimas, P. D. (1997). A reexamination of the perceptual-to-conceptual shift in mental representations. </w:t>
      </w:r>
      <w:r w:rsidRPr="000520A6">
        <w:rPr>
          <w:rFonts w:ascii="Times New Roman" w:hAnsi="Times New Roman" w:cs="Times New Roman"/>
          <w:i/>
          <w:iCs/>
        </w:rPr>
        <w:t>Review of General Psychology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(3), 271–287. </w:t>
      </w:r>
      <w:hyperlink r:id="rId125" w:history="1">
        <w:r w:rsidRPr="00E17C00">
          <w:rPr>
            <w:rStyle w:val="Hyperlink"/>
            <w:rFonts w:ascii="Times New Roman" w:hAnsi="Times New Roman" w:cs="Times New Roman"/>
          </w:rPr>
          <w:t>https://doi.org/10.1037/1089-2680.1.3.271</w:t>
        </w:r>
      </w:hyperlink>
    </w:p>
    <w:p w14:paraId="55A6FE0C" w14:textId="6B14026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Johnson, M. H. (2000). Global-before-basic object categorization in connectionist networks and 2-month-old infants. </w:t>
      </w:r>
      <w:r w:rsidRPr="000520A6">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(1), 31–46. </w:t>
      </w:r>
      <w:hyperlink r:id="rId126" w:history="1">
        <w:r w:rsidRPr="00E17C00">
          <w:rPr>
            <w:rStyle w:val="Hyperlink"/>
            <w:rFonts w:ascii="Times New Roman" w:hAnsi="Times New Roman" w:cs="Times New Roman"/>
          </w:rPr>
          <w:t>https://doi.org/10.1207/S15327078IN0101_04</w:t>
        </w:r>
      </w:hyperlink>
      <w:r w:rsidRPr="005900CF">
        <w:rPr>
          <w:rFonts w:ascii="Times New Roman" w:hAnsi="Times New Roman" w:cs="Times New Roman"/>
        </w:rPr>
        <w:t xml:space="preserve"> </w:t>
      </w:r>
    </w:p>
    <w:p w14:paraId="026CEE3A" w14:textId="2AB7FF3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Rakison, D. H., &amp; Lupyan, G. (2008). Developing object concepts in infancy: An associative learning perspective. </w:t>
      </w:r>
      <w:r w:rsidRPr="000520A6">
        <w:rPr>
          <w:rFonts w:ascii="Times New Roman" w:hAnsi="Times New Roman" w:cs="Times New Roman"/>
          <w:i/>
          <w:iCs/>
        </w:rPr>
        <w:t>Monographs of the Society for Research in Child Development</w:t>
      </w:r>
      <w:r w:rsidRPr="005900CF">
        <w:rPr>
          <w:rFonts w:ascii="Times New Roman" w:hAnsi="Times New Roman" w:cs="Times New Roman"/>
        </w:rPr>
        <w:t xml:space="preserve">, </w:t>
      </w:r>
      <w:r w:rsidRPr="003D1F71">
        <w:rPr>
          <w:rFonts w:ascii="Times New Roman" w:hAnsi="Times New Roman" w:cs="Times New Roman"/>
          <w:i/>
          <w:iCs/>
        </w:rPr>
        <w:t>73</w:t>
      </w:r>
      <w:r w:rsidRPr="005900CF">
        <w:rPr>
          <w:rFonts w:ascii="Times New Roman" w:hAnsi="Times New Roman" w:cs="Times New Roman"/>
        </w:rPr>
        <w:t xml:space="preserve">(1), 1–110. </w:t>
      </w:r>
      <w:hyperlink r:id="rId127" w:history="1">
        <w:r w:rsidRPr="00E17C00">
          <w:rPr>
            <w:rStyle w:val="Hyperlink"/>
            <w:rFonts w:ascii="Times New Roman" w:hAnsi="Times New Roman" w:cs="Times New Roman"/>
          </w:rPr>
          <w:t>https://doi.org/10.1111/j.1540-5834.2008.00469.x</w:t>
        </w:r>
      </w:hyperlink>
    </w:p>
    <w:p w14:paraId="27FBCE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Rohde, D. L. T. (1999). LENS: The light, efficient network simulator (Technical Report CMU-CS-99-164). Carnegie Mellon University. </w:t>
      </w:r>
    </w:p>
    <w:p w14:paraId="0235D2F9" w14:textId="214768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Rumelhart, D. E., Hinton, G. E., &amp; Williams, R. J. (1986). Learning representations by back-propagating errors. </w:t>
      </w:r>
      <w:r w:rsidRPr="000520A6">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323</w:t>
      </w:r>
      <w:r w:rsidRPr="005900CF">
        <w:rPr>
          <w:rFonts w:ascii="Times New Roman" w:hAnsi="Times New Roman" w:cs="Times New Roman"/>
        </w:rPr>
        <w:t xml:space="preserve">(6088), 533–536. </w:t>
      </w:r>
      <w:hyperlink r:id="rId128" w:history="1">
        <w:r w:rsidRPr="00E17C00">
          <w:rPr>
            <w:rStyle w:val="Hyperlink"/>
            <w:rFonts w:ascii="Times New Roman" w:hAnsi="Times New Roman" w:cs="Times New Roman"/>
          </w:rPr>
          <w:t>https://doi.org/10.1038/323533a0</w:t>
        </w:r>
      </w:hyperlink>
    </w:p>
    <w:p w14:paraId="65EB3D12" w14:textId="538E5E2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Rumelhart, D. E., &amp; McClelland, J. L. (1985). Distributed memory and the representation of general and specific information.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w:t>
      </w:r>
      <w:r w:rsidRPr="003D1F71">
        <w:rPr>
          <w:rFonts w:ascii="Times New Roman" w:hAnsi="Times New Roman" w:cs="Times New Roman"/>
          <w:i/>
          <w:iCs/>
        </w:rPr>
        <w:t>114</w:t>
      </w:r>
      <w:r w:rsidRPr="005900CF">
        <w:rPr>
          <w:rFonts w:ascii="Times New Roman" w:hAnsi="Times New Roman" w:cs="Times New Roman"/>
        </w:rPr>
        <w:t xml:space="preserve">(2), 159–197. </w:t>
      </w:r>
      <w:hyperlink r:id="rId129" w:history="1">
        <w:r w:rsidRPr="00E17C00">
          <w:rPr>
            <w:rStyle w:val="Hyperlink"/>
            <w:rFonts w:ascii="Times New Roman" w:hAnsi="Times New Roman" w:cs="Times New Roman"/>
          </w:rPr>
          <w:t>https://doi.org/10.1037/0096-3445.114.2.159</w:t>
        </w:r>
      </w:hyperlink>
      <w:r w:rsidRPr="005900CF">
        <w:rPr>
          <w:rFonts w:ascii="Times New Roman" w:hAnsi="Times New Roman" w:cs="Times New Roman"/>
        </w:rPr>
        <w:t xml:space="preserve"> </w:t>
      </w:r>
    </w:p>
    <w:p w14:paraId="0C92D89A" w14:textId="3DB16D7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Scarf, D., Imuta, K., Colombo, M., &amp; Hayne, H. (2012). Social evaluation or simple association? Simple associations may explain moral reasoning in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(8), e42698. </w:t>
      </w:r>
      <w:hyperlink r:id="rId130" w:history="1">
        <w:r w:rsidRPr="00E17C00">
          <w:rPr>
            <w:rStyle w:val="Hyperlink"/>
            <w:rFonts w:ascii="Times New Roman" w:hAnsi="Times New Roman" w:cs="Times New Roman"/>
          </w:rPr>
          <w:t>https://doi.org/10.1371/journal.pone.0042698</w:t>
        </w:r>
      </w:hyperlink>
    </w:p>
    <w:p w14:paraId="788C3620" w14:textId="6CFC46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Schlesinger, M., &amp; Casey, P. (2003). Where infants look when impossible things happen: Simulating and testing a gaze-direction model.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(4), 271–280. </w:t>
      </w:r>
      <w:hyperlink r:id="rId131" w:history="1">
        <w:r w:rsidRPr="00E17C00">
          <w:rPr>
            <w:rStyle w:val="Hyperlink"/>
            <w:rFonts w:ascii="Times New Roman" w:hAnsi="Times New Roman" w:cs="Times New Roman"/>
          </w:rPr>
          <w:t>https://doi.org/10.1080/09540090310001655093</w:t>
        </w:r>
      </w:hyperlink>
    </w:p>
    <w:p w14:paraId="360573F2" w14:textId="25EFF92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Schlingloff, L., Csibra, G., &amp; Tatone, D. (2020). Do 15-month-old infants prefer helpers? A replication of Hamlin et al. (2007). Royal Society Open Science, </w:t>
      </w:r>
      <w:r w:rsidRPr="003D1F71">
        <w:rPr>
          <w:rFonts w:ascii="Times New Roman" w:hAnsi="Times New Roman" w:cs="Times New Roman"/>
          <w:i/>
          <w:iCs/>
        </w:rPr>
        <w:t>7</w:t>
      </w:r>
      <w:r w:rsidRPr="005900CF">
        <w:rPr>
          <w:rFonts w:ascii="Times New Roman" w:hAnsi="Times New Roman" w:cs="Times New Roman"/>
        </w:rPr>
        <w:t xml:space="preserve">(4), 191795. </w:t>
      </w:r>
      <w:hyperlink r:id="rId132" w:history="1">
        <w:r w:rsidRPr="00E17C00">
          <w:rPr>
            <w:rStyle w:val="Hyperlink"/>
            <w:rFonts w:ascii="Times New Roman" w:hAnsi="Times New Roman" w:cs="Times New Roman"/>
          </w:rPr>
          <w:t>https://doi.org/10.1098/rsos.191795</w:t>
        </w:r>
      </w:hyperlink>
    </w:p>
    <w:p w14:paraId="0A3DCA62" w14:textId="6167E6B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Schmidt, M. F., &amp; Sommerville, J. A. (2011). Fairness expectations and altruistic sharing in 15-month-old human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(10), e23223. </w:t>
      </w:r>
      <w:hyperlink r:id="rId133" w:history="1">
        <w:r w:rsidRPr="00E17C00">
          <w:rPr>
            <w:rStyle w:val="Hyperlink"/>
            <w:rFonts w:ascii="Times New Roman" w:hAnsi="Times New Roman" w:cs="Times New Roman"/>
          </w:rPr>
          <w:t>https://doi.org/10.1371/journal.pone.0023223</w:t>
        </w:r>
      </w:hyperlink>
    </w:p>
    <w:p w14:paraId="7F89BF4E" w14:textId="080CF5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Schwier, C., Van Maanen, C., Carpenter, M., &amp; Tomasello, M. (2006). Rational imitation in 12-month-old infants. Infancy, </w:t>
      </w:r>
      <w:r w:rsidRPr="003D1F71">
        <w:rPr>
          <w:rFonts w:ascii="Times New Roman" w:hAnsi="Times New Roman" w:cs="Times New Roman"/>
          <w:i/>
          <w:iCs/>
        </w:rPr>
        <w:t>10</w:t>
      </w:r>
      <w:r w:rsidRPr="005900CF">
        <w:rPr>
          <w:rFonts w:ascii="Times New Roman" w:hAnsi="Times New Roman" w:cs="Times New Roman"/>
        </w:rPr>
        <w:t xml:space="preserve">(3), 303–311. </w:t>
      </w:r>
      <w:hyperlink r:id="rId134" w:history="1">
        <w:r w:rsidRPr="00E17C00">
          <w:rPr>
            <w:rStyle w:val="Hyperlink"/>
            <w:rFonts w:ascii="Times New Roman" w:hAnsi="Times New Roman" w:cs="Times New Roman"/>
          </w:rPr>
          <w:t>https://doi.org/10.1207/s15327078in1003_6</w:t>
        </w:r>
      </w:hyperlink>
    </w:p>
    <w:p w14:paraId="627D0BE5" w14:textId="3CB516E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Scott, L. S., &amp; Arcaro, M. J. (2023). A domain-relevant framework for the development of face processing. </w:t>
      </w:r>
      <w:r w:rsidRPr="000520A6">
        <w:rPr>
          <w:rFonts w:ascii="Times New Roman" w:hAnsi="Times New Roman" w:cs="Times New Roman"/>
          <w:i/>
          <w:iCs/>
        </w:rPr>
        <w:t>Nature Reviews Psychology</w:t>
      </w:r>
      <w:r w:rsidRPr="005900CF">
        <w:rPr>
          <w:rFonts w:ascii="Times New Roman" w:hAnsi="Times New Roman" w:cs="Times New Roman"/>
        </w:rPr>
        <w:t xml:space="preserve">, </w:t>
      </w:r>
      <w:r w:rsidRPr="003D1F71">
        <w:rPr>
          <w:rFonts w:ascii="Times New Roman" w:hAnsi="Times New Roman" w:cs="Times New Roman"/>
          <w:i/>
          <w:iCs/>
        </w:rPr>
        <w:t>2</w:t>
      </w:r>
      <w:r w:rsidRPr="005900CF">
        <w:rPr>
          <w:rFonts w:ascii="Times New Roman" w:hAnsi="Times New Roman" w:cs="Times New Roman"/>
        </w:rPr>
        <w:t xml:space="preserve">(3), 183–195. </w:t>
      </w:r>
      <w:hyperlink r:id="rId135" w:history="1">
        <w:r w:rsidRPr="00E17C00">
          <w:rPr>
            <w:rStyle w:val="Hyperlink"/>
            <w:rFonts w:ascii="Times New Roman" w:hAnsi="Times New Roman" w:cs="Times New Roman"/>
          </w:rPr>
          <w:t>https://doi.org/10.1038/s44159-023-00152-5</w:t>
        </w:r>
      </w:hyperlink>
      <w:r w:rsidRPr="005900CF">
        <w:rPr>
          <w:rFonts w:ascii="Times New Roman" w:hAnsi="Times New Roman" w:cs="Times New Roman"/>
        </w:rPr>
        <w:t xml:space="preserve"> </w:t>
      </w:r>
    </w:p>
    <w:p w14:paraId="723E3411" w14:textId="25E2FFF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Singh, S. E., Benton, D. T., &amp; Lei, R. F. (2025). Using artificial neural networks to simulate social category learning: A tutorial. </w:t>
      </w:r>
      <w:r w:rsidRPr="000520A6">
        <w:rPr>
          <w:rFonts w:ascii="Times New Roman" w:hAnsi="Times New Roman" w:cs="Times New Roman"/>
          <w:i/>
          <w:iCs/>
        </w:rPr>
        <w:t>Social Cognition</w:t>
      </w:r>
      <w:r w:rsidRPr="005900CF">
        <w:rPr>
          <w:rFonts w:ascii="Times New Roman" w:hAnsi="Times New Roman" w:cs="Times New Roman"/>
        </w:rPr>
        <w:t xml:space="preserve">, </w:t>
      </w:r>
      <w:r w:rsidRPr="003D1F71">
        <w:rPr>
          <w:rFonts w:ascii="Times New Roman" w:hAnsi="Times New Roman" w:cs="Times New Roman"/>
          <w:i/>
          <w:iCs/>
        </w:rPr>
        <w:t>43</w:t>
      </w:r>
      <w:r w:rsidRPr="005900CF">
        <w:rPr>
          <w:rFonts w:ascii="Times New Roman" w:hAnsi="Times New Roman" w:cs="Times New Roman"/>
        </w:rPr>
        <w:t xml:space="preserve">(3), 152–166. </w:t>
      </w:r>
      <w:hyperlink r:id="rId136" w:history="1">
        <w:r w:rsidRPr="00E17C00">
          <w:rPr>
            <w:rStyle w:val="Hyperlink"/>
            <w:rFonts w:ascii="Times New Roman" w:hAnsi="Times New Roman" w:cs="Times New Roman"/>
          </w:rPr>
          <w:t>https://doi.org/10.1521/soco.2025.43.3.152</w:t>
        </w:r>
      </w:hyperlink>
    </w:p>
    <w:p w14:paraId="5760753F" w14:textId="362554C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Sirois, S., &amp; Mareschal, D. (2002). Models of habituation in infancy.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(7), 293–298. </w:t>
      </w:r>
      <w:hyperlink r:id="rId137" w:history="1">
        <w:r w:rsidRPr="00E17C00">
          <w:rPr>
            <w:rStyle w:val="Hyperlink"/>
            <w:rFonts w:ascii="Times New Roman" w:hAnsi="Times New Roman" w:cs="Times New Roman"/>
          </w:rPr>
          <w:t>https://doi.org/10.1016/S1364-6613(02)01926-5</w:t>
        </w:r>
      </w:hyperlink>
    </w:p>
    <w:p w14:paraId="2A7EE281" w14:textId="0A78359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Skerry, A. E., Carey, S. E., &amp; Spelke, E. S. (2013). First-person action experience reveals sensitivity to action efficiency in prereaching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w:t>
      </w:r>
      <w:r w:rsidRPr="003D1F71">
        <w:rPr>
          <w:rFonts w:ascii="Times New Roman" w:hAnsi="Times New Roman" w:cs="Times New Roman"/>
          <w:i/>
          <w:iCs/>
        </w:rPr>
        <w:t>110</w:t>
      </w:r>
      <w:r w:rsidRPr="005900CF">
        <w:rPr>
          <w:rFonts w:ascii="Times New Roman" w:hAnsi="Times New Roman" w:cs="Times New Roman"/>
        </w:rPr>
        <w:t xml:space="preserve">(46), 18728–18733. </w:t>
      </w:r>
      <w:hyperlink r:id="rId138" w:history="1">
        <w:r w:rsidRPr="00E17C00">
          <w:rPr>
            <w:rStyle w:val="Hyperlink"/>
            <w:rFonts w:ascii="Times New Roman" w:hAnsi="Times New Roman" w:cs="Times New Roman"/>
          </w:rPr>
          <w:t>https://doi.org/10.1073/pnas.1318053110</w:t>
        </w:r>
      </w:hyperlink>
      <w:r w:rsidRPr="005900CF">
        <w:rPr>
          <w:rFonts w:ascii="Times New Roman" w:hAnsi="Times New Roman" w:cs="Times New Roman"/>
        </w:rPr>
        <w:t xml:space="preserve"> </w:t>
      </w:r>
    </w:p>
    <w:p w14:paraId="60C448ED"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Slater, A. (1989). Visual memory and perception in early infancy. In A. Slater &amp; G. Bremner (Eds.), Infant development (pp. 43–71). Erlbaum.</w:t>
      </w:r>
    </w:p>
    <w:p w14:paraId="652E92AC" w14:textId="27DEAF7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Sloutsky, V. M. (2010). From perceptual categories to concepts: What develops?.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D1F71">
        <w:rPr>
          <w:rFonts w:ascii="Times New Roman" w:hAnsi="Times New Roman" w:cs="Times New Roman"/>
          <w:i/>
          <w:iCs/>
        </w:rPr>
        <w:t>34</w:t>
      </w:r>
      <w:r w:rsidRPr="005900CF">
        <w:rPr>
          <w:rFonts w:ascii="Times New Roman" w:hAnsi="Times New Roman" w:cs="Times New Roman"/>
        </w:rPr>
        <w:t xml:space="preserve">(7), 1244–1286. </w:t>
      </w:r>
      <w:hyperlink r:id="rId139" w:history="1">
        <w:r w:rsidRPr="00E17C00">
          <w:rPr>
            <w:rStyle w:val="Hyperlink"/>
            <w:rFonts w:ascii="Times New Roman" w:hAnsi="Times New Roman" w:cs="Times New Roman"/>
          </w:rPr>
          <w:t>https://doi.org/10.1111/j.1551-6709.2010.01129.x</w:t>
        </w:r>
      </w:hyperlink>
    </w:p>
    <w:p w14:paraId="46BDC3E0" w14:textId="7BA3AD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Sodian, B., Schoeppner, B., &amp; Metz, U. (2004). Do infants apply the principle of rational action to human agents?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(1), 31–41. </w:t>
      </w:r>
      <w:hyperlink r:id="rId140" w:history="1">
        <w:r w:rsidRPr="00E17C00">
          <w:rPr>
            <w:rStyle w:val="Hyperlink"/>
            <w:rFonts w:ascii="Times New Roman" w:hAnsi="Times New Roman" w:cs="Times New Roman"/>
          </w:rPr>
          <w:t>https://doi.org/10.1016/j.infbeh.2003.05.006</w:t>
        </w:r>
      </w:hyperlink>
    </w:p>
    <w:p w14:paraId="791037B9" w14:textId="2B1A43F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Sokolov, E. N. (1963). Higher nervous functions: The orienting reflex. </w:t>
      </w:r>
      <w:r w:rsidRPr="000520A6">
        <w:rPr>
          <w:rFonts w:ascii="Times New Roman" w:hAnsi="Times New Roman" w:cs="Times New Roman"/>
          <w:i/>
          <w:iCs/>
        </w:rPr>
        <w:t>Annual Review of Physiology</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(1), 545–580. </w:t>
      </w:r>
      <w:hyperlink r:id="rId141" w:history="1">
        <w:r w:rsidRPr="00E17C00">
          <w:rPr>
            <w:rStyle w:val="Hyperlink"/>
            <w:rFonts w:ascii="Times New Roman" w:hAnsi="Times New Roman" w:cs="Times New Roman"/>
          </w:rPr>
          <w:t>https://doi.org/10.1146/annurev.ph.25.030163.002553</w:t>
        </w:r>
      </w:hyperlink>
    </w:p>
    <w:p w14:paraId="7E369BC1" w14:textId="60DBC4B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Sommerville, J. A., Woodward, A. L., &amp; Needham, A. (2005). Action experience alters 3-month-old infants' perception of others'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96</w:t>
      </w:r>
      <w:r w:rsidRPr="005900CF">
        <w:rPr>
          <w:rFonts w:ascii="Times New Roman" w:hAnsi="Times New Roman" w:cs="Times New Roman"/>
        </w:rPr>
        <w:t xml:space="preserve">(1), B1–B11. </w:t>
      </w:r>
      <w:hyperlink r:id="rId142" w:history="1">
        <w:r w:rsidRPr="00E17C00">
          <w:rPr>
            <w:rStyle w:val="Hyperlink"/>
            <w:rFonts w:ascii="Times New Roman" w:hAnsi="Times New Roman" w:cs="Times New Roman"/>
          </w:rPr>
          <w:t>https://doi.org/10.1016/j.cognition.2004.07.004</w:t>
        </w:r>
      </w:hyperlink>
      <w:r w:rsidRPr="005900CF">
        <w:rPr>
          <w:rFonts w:ascii="Times New Roman" w:hAnsi="Times New Roman" w:cs="Times New Roman"/>
        </w:rPr>
        <w:t xml:space="preserve"> </w:t>
      </w:r>
    </w:p>
    <w:p w14:paraId="10023C8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Spelke, E. S. (2022). What babies know: Core knowledge and composition (Vol. 1). Oxford University Press.</w:t>
      </w:r>
    </w:p>
    <w:p w14:paraId="40D8621B" w14:textId="0A1DD68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Spelke, E. S., Breinlinger, K., Macomber, J., &amp; Jacobson, K. (1992). Origins of knowledge.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3D1F71">
        <w:rPr>
          <w:rFonts w:ascii="Times New Roman" w:hAnsi="Times New Roman" w:cs="Times New Roman"/>
          <w:i/>
          <w:iCs/>
        </w:rPr>
        <w:t>99</w:t>
      </w:r>
      <w:r w:rsidRPr="005900CF">
        <w:rPr>
          <w:rFonts w:ascii="Times New Roman" w:hAnsi="Times New Roman" w:cs="Times New Roman"/>
        </w:rPr>
        <w:t xml:space="preserve">(4), 605–632. </w:t>
      </w:r>
      <w:hyperlink r:id="rId143" w:history="1">
        <w:r w:rsidRPr="00E17C00">
          <w:rPr>
            <w:rStyle w:val="Hyperlink"/>
            <w:rFonts w:ascii="Times New Roman" w:hAnsi="Times New Roman" w:cs="Times New Roman"/>
          </w:rPr>
          <w:t>https://doi.org/10.1037/0033-295X.99.4.605</w:t>
        </w:r>
      </w:hyperlink>
    </w:p>
    <w:p w14:paraId="48386A98" w14:textId="7857E63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Stahl, A. E., &amp; Kibbe, M. M. (2022). Great expectations: The construct validity of the violation‐of‐expectation method for studying infant cognition. </w:t>
      </w:r>
      <w:r w:rsidRPr="000520A6">
        <w:rPr>
          <w:rFonts w:ascii="Times New Roman" w:hAnsi="Times New Roman" w:cs="Times New Roman"/>
          <w:i/>
          <w:iCs/>
        </w:rPr>
        <w:t>Infant and Child Development</w:t>
      </w:r>
      <w:r w:rsidRPr="005900CF">
        <w:rPr>
          <w:rFonts w:ascii="Times New Roman" w:hAnsi="Times New Roman" w:cs="Times New Roman"/>
        </w:rPr>
        <w:t xml:space="preserve">, </w:t>
      </w:r>
      <w:r w:rsidRPr="003D1F71">
        <w:rPr>
          <w:rFonts w:ascii="Times New Roman" w:hAnsi="Times New Roman" w:cs="Times New Roman"/>
          <w:i/>
          <w:iCs/>
        </w:rPr>
        <w:t>31</w:t>
      </w:r>
      <w:r w:rsidRPr="005900CF">
        <w:rPr>
          <w:rFonts w:ascii="Times New Roman" w:hAnsi="Times New Roman" w:cs="Times New Roman"/>
        </w:rPr>
        <w:t xml:space="preserve">(6), e2359. </w:t>
      </w:r>
      <w:hyperlink r:id="rId144" w:history="1">
        <w:r w:rsidRPr="00E17C00">
          <w:rPr>
            <w:rStyle w:val="Hyperlink"/>
            <w:rFonts w:ascii="Times New Roman" w:hAnsi="Times New Roman" w:cs="Times New Roman"/>
          </w:rPr>
          <w:t>https://doi.org/10.1002/icd.2359</w:t>
        </w:r>
      </w:hyperlink>
    </w:p>
    <w:p w14:paraId="375E1951" w14:textId="54C5360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Vallortigara, G., Regolin, L., &amp; Marconato, F. (2005). Visually inexperienced chicks exhibit spontaneous preference for biological motion patterns. PLoS Biology, </w:t>
      </w:r>
      <w:r w:rsidRPr="003D1F71">
        <w:rPr>
          <w:rFonts w:ascii="Times New Roman" w:hAnsi="Times New Roman" w:cs="Times New Roman"/>
          <w:i/>
          <w:iCs/>
        </w:rPr>
        <w:t>3</w:t>
      </w:r>
      <w:r w:rsidRPr="005900CF">
        <w:rPr>
          <w:rFonts w:ascii="Times New Roman" w:hAnsi="Times New Roman" w:cs="Times New Roman"/>
        </w:rPr>
        <w:t xml:space="preserve">(7), e208. </w:t>
      </w:r>
      <w:hyperlink r:id="rId145" w:history="1">
        <w:r w:rsidRPr="00E17C00">
          <w:rPr>
            <w:rStyle w:val="Hyperlink"/>
            <w:rFonts w:ascii="Times New Roman" w:hAnsi="Times New Roman" w:cs="Times New Roman"/>
          </w:rPr>
          <w:t>https://doi.org/10.1371/journal.pbio.0030208</w:t>
        </w:r>
      </w:hyperlink>
    </w:p>
    <w:p w14:paraId="2FFE18EF" w14:textId="7D0D696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Van Overwalle, F. (2010). Infants' teleological and belief inference: A recurrent connectionist approach to their minimal representational and computational requirements. </w:t>
      </w:r>
      <w:r w:rsidRPr="00FE58D3">
        <w:rPr>
          <w:rFonts w:ascii="Times New Roman" w:hAnsi="Times New Roman" w:cs="Times New Roman"/>
          <w:i/>
          <w:iCs/>
        </w:rPr>
        <w:t>NeuroImage</w:t>
      </w:r>
      <w:r w:rsidRPr="005900CF">
        <w:rPr>
          <w:rFonts w:ascii="Times New Roman" w:hAnsi="Times New Roman" w:cs="Times New Roman"/>
        </w:rPr>
        <w:t xml:space="preserve">, </w:t>
      </w:r>
      <w:r w:rsidRPr="003D1F71">
        <w:rPr>
          <w:rFonts w:ascii="Times New Roman" w:hAnsi="Times New Roman" w:cs="Times New Roman"/>
          <w:i/>
          <w:iCs/>
        </w:rPr>
        <w:t>52</w:t>
      </w:r>
      <w:r w:rsidRPr="005900CF">
        <w:rPr>
          <w:rFonts w:ascii="Times New Roman" w:hAnsi="Times New Roman" w:cs="Times New Roman"/>
        </w:rPr>
        <w:t xml:space="preserve">(3), 1095–1108. </w:t>
      </w:r>
      <w:hyperlink r:id="rId146" w:history="1">
        <w:r w:rsidRPr="00E17C00">
          <w:rPr>
            <w:rStyle w:val="Hyperlink"/>
            <w:rFonts w:ascii="Times New Roman" w:hAnsi="Times New Roman" w:cs="Times New Roman"/>
          </w:rPr>
          <w:t>https://doi.org/10.1016/j.neuroimage.2010.05.028</w:t>
        </w:r>
      </w:hyperlink>
    </w:p>
    <w:p w14:paraId="420F60DD" w14:textId="4F408BC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Vong, W. K., Wang, W., Orhan, A. E., &amp; Lake, B. M. (2024). Grounded language acquisition through the eyes and ears of a single child. </w:t>
      </w:r>
      <w:r w:rsidRPr="00FE58D3">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383</w:t>
      </w:r>
      <w:r w:rsidRPr="005900CF">
        <w:rPr>
          <w:rFonts w:ascii="Times New Roman" w:hAnsi="Times New Roman" w:cs="Times New Roman"/>
        </w:rPr>
        <w:t xml:space="preserve">(6682), 504–511. </w:t>
      </w:r>
      <w:hyperlink r:id="rId147" w:history="1">
        <w:r w:rsidRPr="00E17C00">
          <w:rPr>
            <w:rStyle w:val="Hyperlink"/>
            <w:rFonts w:ascii="Times New Roman" w:hAnsi="Times New Roman" w:cs="Times New Roman"/>
          </w:rPr>
          <w:t>https://doi.org/10.1126/science.adi1374</w:t>
        </w:r>
      </w:hyperlink>
      <w:r w:rsidRPr="005900CF">
        <w:rPr>
          <w:rFonts w:ascii="Times New Roman" w:hAnsi="Times New Roman" w:cs="Times New Roman"/>
        </w:rPr>
        <w:t xml:space="preserve"> </w:t>
      </w:r>
    </w:p>
    <w:p w14:paraId="6303E888" w14:textId="18965E8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Wagner, L., &amp; Carey, S. (2005). 12-month-old infants represent probable endings of motion events. </w:t>
      </w:r>
      <w:r w:rsidRPr="00FE58D3">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(1), 73–83. </w:t>
      </w:r>
      <w:hyperlink r:id="rId148" w:history="1">
        <w:r w:rsidRPr="00E17C00">
          <w:rPr>
            <w:rStyle w:val="Hyperlink"/>
            <w:rFonts w:ascii="Times New Roman" w:hAnsi="Times New Roman" w:cs="Times New Roman"/>
          </w:rPr>
          <w:t>https://doi.org/10.1207/s15327078in0701_6</w:t>
        </w:r>
      </w:hyperlink>
      <w:r w:rsidRPr="005900CF">
        <w:rPr>
          <w:rFonts w:ascii="Times New Roman" w:hAnsi="Times New Roman" w:cs="Times New Roman"/>
        </w:rPr>
        <w:t xml:space="preserve"> </w:t>
      </w:r>
    </w:p>
    <w:p w14:paraId="27FC98FA" w14:textId="2D776DE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Westermann, G., &amp; Mareschal, D. (2012). Mechanisms of developmental change in infant categorization. </w:t>
      </w:r>
      <w:r w:rsidRPr="00FE58D3">
        <w:rPr>
          <w:rFonts w:ascii="Times New Roman" w:hAnsi="Times New Roman" w:cs="Times New Roman"/>
          <w:i/>
          <w:iCs/>
        </w:rPr>
        <w:t>Cognitive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(4), 367–382. </w:t>
      </w:r>
      <w:hyperlink r:id="rId149" w:history="1">
        <w:r w:rsidRPr="00E17C00">
          <w:rPr>
            <w:rStyle w:val="Hyperlink"/>
            <w:rFonts w:ascii="Times New Roman" w:hAnsi="Times New Roman" w:cs="Times New Roman"/>
          </w:rPr>
          <w:t>https://doi.org/10.1016/j.cogdev.2012.08.004</w:t>
        </w:r>
      </w:hyperlink>
    </w:p>
    <w:p w14:paraId="2085740E"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Williams, R. J., &amp; Zipser, D. (1995). Gradient-based learning algorithms for recurrent networks and their computational complexity. In Y. Chauvin &amp; D. E. Rumelhart (Eds.), Back-propagation: Theory, architectures and applications (pp. 433–486). Erlbaum. </w:t>
      </w:r>
    </w:p>
    <w:p w14:paraId="3AC210A2" w14:textId="4FAF8BA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 B. M., Steckler, C. M., Le, D. T., &amp; Hamlin, J. K. (2017). Social evaluation of intentional, truly accidental, and negligently accidental helpers and harmers by 10-month-old infants.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168</w:t>
      </w:r>
      <w:r w:rsidRPr="005900CF">
        <w:rPr>
          <w:rFonts w:ascii="Times New Roman" w:hAnsi="Times New Roman" w:cs="Times New Roman"/>
        </w:rPr>
        <w:t xml:space="preserve">, 154–163. </w:t>
      </w:r>
      <w:hyperlink r:id="rId150" w:history="1">
        <w:r w:rsidRPr="00E17C00">
          <w:rPr>
            <w:rStyle w:val="Hyperlink"/>
            <w:rFonts w:ascii="Times New Roman" w:hAnsi="Times New Roman" w:cs="Times New Roman"/>
          </w:rPr>
          <w:t>https://doi.org/10.1016/j.cognition.2017.06.029</w:t>
        </w:r>
      </w:hyperlink>
    </w:p>
    <w:p w14:paraId="4204DEA2" w14:textId="25BEC8D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(1998). Infants selectively encode the goal object of an actor's reach.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69</w:t>
      </w:r>
      <w:r w:rsidRPr="005900CF">
        <w:rPr>
          <w:rFonts w:ascii="Times New Roman" w:hAnsi="Times New Roman" w:cs="Times New Roman"/>
        </w:rPr>
        <w:t xml:space="preserve">(1), 1–34. </w:t>
      </w:r>
      <w:hyperlink r:id="rId151" w:history="1">
        <w:r w:rsidRPr="00E17C00">
          <w:rPr>
            <w:rStyle w:val="Hyperlink"/>
            <w:rFonts w:ascii="Times New Roman" w:hAnsi="Times New Roman" w:cs="Times New Roman"/>
          </w:rPr>
          <w:t>https://doi.org/10.1016/S0010-0277(98)00058-4</w:t>
        </w:r>
      </w:hyperlink>
      <w:r w:rsidRPr="005900CF">
        <w:rPr>
          <w:rFonts w:ascii="Times New Roman" w:hAnsi="Times New Roman" w:cs="Times New Roman"/>
        </w:rPr>
        <w:t xml:space="preserve"> </w:t>
      </w:r>
    </w:p>
    <w:p w14:paraId="4FDDC724" w14:textId="219E91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&amp; Sommerville, J. A. (2000). Twelve-month-old infants interpret action in context. </w:t>
      </w:r>
      <w:r w:rsidRPr="00FE58D3">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(1), 73–77. </w:t>
      </w:r>
      <w:hyperlink r:id="rId152" w:history="1">
        <w:r w:rsidRPr="00E17C00">
          <w:rPr>
            <w:rStyle w:val="Hyperlink"/>
            <w:rFonts w:ascii="Times New Roman" w:hAnsi="Times New Roman" w:cs="Times New Roman"/>
          </w:rPr>
          <w:t>https://doi.org/10.1111/1467-9280.00218</w:t>
        </w:r>
      </w:hyperlink>
    </w:p>
    <w:p w14:paraId="0A2D8533" w14:textId="0BAD6E2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(1992). Addition and subtraction by human infants. </w:t>
      </w:r>
      <w:r w:rsidRPr="00FE58D3">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358</w:t>
      </w:r>
      <w:r w:rsidRPr="005900CF">
        <w:rPr>
          <w:rFonts w:ascii="Times New Roman" w:hAnsi="Times New Roman" w:cs="Times New Roman"/>
        </w:rPr>
        <w:t xml:space="preserve">(6389), 749–750. </w:t>
      </w:r>
      <w:hyperlink r:id="rId153" w:history="1">
        <w:r w:rsidRPr="00E17C00">
          <w:rPr>
            <w:rStyle w:val="Hyperlink"/>
            <w:rFonts w:ascii="Times New Roman" w:hAnsi="Times New Roman" w:cs="Times New Roman"/>
          </w:rPr>
          <w:t>https://doi.org/10.1038/358749a0</w:t>
        </w:r>
      </w:hyperlink>
    </w:p>
    <w:p w14:paraId="0F5BB632" w14:textId="384AC47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(1995). Infants possess a system of numerical knowledge. </w:t>
      </w:r>
      <w:r w:rsidRPr="00FE58D3">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D1F71">
        <w:rPr>
          <w:rFonts w:ascii="Times New Roman" w:hAnsi="Times New Roman" w:cs="Times New Roman"/>
          <w:i/>
          <w:iCs/>
        </w:rPr>
        <w:t>4</w:t>
      </w:r>
      <w:r w:rsidRPr="005900CF">
        <w:rPr>
          <w:rFonts w:ascii="Times New Roman" w:hAnsi="Times New Roman" w:cs="Times New Roman"/>
        </w:rPr>
        <w:t xml:space="preserve">(6), 172–177. </w:t>
      </w:r>
      <w:hyperlink r:id="rId154" w:history="1">
        <w:r w:rsidRPr="00E17C00">
          <w:rPr>
            <w:rStyle w:val="Hyperlink"/>
            <w:rFonts w:ascii="Times New Roman" w:hAnsi="Times New Roman" w:cs="Times New Roman"/>
          </w:rPr>
          <w:t>https://doi.org/10.1111/1467-8721.ep10772615</w:t>
        </w:r>
      </w:hyperlink>
    </w:p>
    <w:p w14:paraId="4C694646" w14:textId="6A8139D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Yermolayeva, Y., &amp; Rakison, D. H. (2014). Connectionist modeling of developmental changes in infancy: Approaches, challenges, and contributions. </w:t>
      </w:r>
      <w:r w:rsidRPr="00FE58D3">
        <w:rPr>
          <w:rFonts w:ascii="Times New Roman" w:hAnsi="Times New Roman" w:cs="Times New Roman"/>
          <w:i/>
          <w:iCs/>
        </w:rPr>
        <w:t>Psychological Bulletin</w:t>
      </w:r>
      <w:r w:rsidRPr="005900CF">
        <w:rPr>
          <w:rFonts w:ascii="Times New Roman" w:hAnsi="Times New Roman" w:cs="Times New Roman"/>
        </w:rPr>
        <w:t xml:space="preserve">, </w:t>
      </w:r>
      <w:r w:rsidRPr="003D1F71">
        <w:rPr>
          <w:rFonts w:ascii="Times New Roman" w:hAnsi="Times New Roman" w:cs="Times New Roman"/>
          <w:i/>
          <w:iCs/>
        </w:rPr>
        <w:t>140</w:t>
      </w:r>
      <w:r w:rsidRPr="005900CF">
        <w:rPr>
          <w:rFonts w:ascii="Times New Roman" w:hAnsi="Times New Roman" w:cs="Times New Roman"/>
        </w:rPr>
        <w:t xml:space="preserve">(1), 224–255. </w:t>
      </w:r>
      <w:hyperlink r:id="rId155" w:history="1">
        <w:r w:rsidRPr="00E17C00">
          <w:rPr>
            <w:rStyle w:val="Hyperlink"/>
            <w:rFonts w:ascii="Times New Roman" w:hAnsi="Times New Roman" w:cs="Times New Roman"/>
          </w:rPr>
          <w:t>https://doi.org/10.1037/a0032150</w:t>
        </w:r>
      </w:hyperlink>
    </w:p>
    <w:p w14:paraId="6E31ECAD" w14:textId="61B37069" w:rsidR="00210BB0"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Younger, B. A. (1985). The segregation of items into categories by ten-month-old infants. </w:t>
      </w:r>
      <w:r w:rsidRPr="00FE58D3">
        <w:rPr>
          <w:rFonts w:ascii="Times New Roman" w:hAnsi="Times New Roman" w:cs="Times New Roman"/>
          <w:i/>
          <w:iCs/>
        </w:rPr>
        <w:t>Child Development</w:t>
      </w:r>
      <w:r w:rsidRPr="005900CF">
        <w:rPr>
          <w:rFonts w:ascii="Times New Roman" w:hAnsi="Times New Roman" w:cs="Times New Roman"/>
        </w:rPr>
        <w:t xml:space="preserve">, </w:t>
      </w:r>
      <w:r w:rsidRPr="003D1F71">
        <w:rPr>
          <w:rFonts w:ascii="Times New Roman" w:hAnsi="Times New Roman" w:cs="Times New Roman"/>
          <w:i/>
          <w:iCs/>
        </w:rPr>
        <w:t>56</w:t>
      </w:r>
      <w:r w:rsidRPr="005900CF">
        <w:rPr>
          <w:rFonts w:ascii="Times New Roman" w:hAnsi="Times New Roman" w:cs="Times New Roman"/>
        </w:rPr>
        <w:t xml:space="preserve">(6), 1574–1583. </w:t>
      </w:r>
      <w:hyperlink r:id="rId156" w:history="1">
        <w:r w:rsidRPr="00E17C00">
          <w:rPr>
            <w:rStyle w:val="Hyperlink"/>
            <w:rFonts w:ascii="Times New Roman" w:hAnsi="Times New Roman" w:cs="Times New Roman"/>
          </w:rPr>
          <w:t>https://doi.org/10.2307/1130473</w:t>
        </w:r>
      </w:hyperlink>
    </w:p>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57"/>
      <w:headerReference w:type="first" r:id="rId158"/>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enny Wang" w:date="2026-06-02T14:45:00Z" w:initials="JW">
    <w:p w14:paraId="7B83A2F9" w14:textId="77777777" w:rsidR="00A72C98" w:rsidRDefault="00A72C98" w:rsidP="00A72C98">
      <w:r>
        <w:rPr>
          <w:rStyle w:val="CommentReference"/>
        </w:rPr>
        <w:annotationRef/>
      </w:r>
      <w:r>
        <w:rPr>
          <w:sz w:val="20"/>
          <w:szCs w:val="20"/>
        </w:rPr>
        <w:t>do you want to sign-post like "the nativist perspective... in contrast, the empiricist perspective..."?</w:t>
      </w:r>
    </w:p>
  </w:comment>
  <w:comment w:id="2" w:author="Jenny Wang" w:date="2026-06-02T14:46:00Z" w:initials="JW">
    <w:p w14:paraId="7A5A620A" w14:textId="77777777" w:rsidR="00A72C98" w:rsidRDefault="00A72C98" w:rsidP="00A72C98">
      <w:r>
        <w:rPr>
          <w:rStyle w:val="CommentReference"/>
        </w:rPr>
        <w:annotationRef/>
      </w:r>
      <w:r>
        <w:rPr>
          <w:sz w:val="20"/>
          <w:szCs w:val="20"/>
        </w:rPr>
        <w:t>killer acronym lol</w:t>
      </w:r>
    </w:p>
  </w:comment>
  <w:comment w:id="3" w:author="Jenny Wang" w:date="2026-06-02T14:47:00Z" w:initials="JW">
    <w:p w14:paraId="5569F7F6" w14:textId="77777777" w:rsidR="00A72C98" w:rsidRDefault="00A72C98" w:rsidP="00A72C98">
      <w:r>
        <w:rPr>
          <w:rStyle w:val="CommentReference"/>
        </w:rPr>
        <w:annotationRef/>
      </w:r>
      <w:r>
        <w:rPr>
          <w:sz w:val="20"/>
          <w:szCs w:val="20"/>
        </w:rPr>
        <w:t>this doesn't belong to "perceptual feature"?</w:t>
      </w:r>
    </w:p>
  </w:comment>
  <w:comment w:id="4" w:author="Jenny Wang" w:date="2026-06-02T14:48:00Z" w:initials="JW">
    <w:p w14:paraId="339DE03F" w14:textId="77777777" w:rsidR="00A72C98" w:rsidRDefault="00A72C98" w:rsidP="00A72C98">
      <w:r>
        <w:rPr>
          <w:rStyle w:val="CommentReference"/>
        </w:rPr>
        <w:annotationRef/>
      </w:r>
      <w:r>
        <w:rPr>
          <w:sz w:val="20"/>
          <w:szCs w:val="20"/>
        </w:rPr>
        <w:t>can perception be domain-specific? (i'll keep reading...)</w:t>
      </w:r>
    </w:p>
  </w:comment>
  <w:comment w:id="5" w:author="Jenny Wang" w:date="2026-06-02T14:49:00Z" w:initials="JW">
    <w:p w14:paraId="7BC59F24" w14:textId="77777777" w:rsidR="00A72C98" w:rsidRDefault="00A72C98" w:rsidP="00A72C98">
      <w:r>
        <w:rPr>
          <w:rStyle w:val="CommentReference"/>
        </w:rPr>
        <w:annotationRef/>
      </w:r>
      <w:r>
        <w:rPr>
          <w:sz w:val="20"/>
          <w:szCs w:val="20"/>
        </w:rPr>
        <w:t>i was told to avoid using these to avoid being accused of using AI</w:t>
      </w:r>
    </w:p>
  </w:comment>
  <w:comment w:id="8" w:author="Jenny Wang" w:date="2026-06-02T14:51:00Z" w:initials="JW">
    <w:p w14:paraId="0041A4C4" w14:textId="77777777" w:rsidR="00A72C98" w:rsidRDefault="00A72C98" w:rsidP="00A72C98">
      <w:r>
        <w:rPr>
          <w:rStyle w:val="CommentReference"/>
        </w:rPr>
        <w:annotationRef/>
      </w:r>
      <w:r>
        <w:rPr>
          <w:sz w:val="20"/>
          <w:szCs w:val="20"/>
        </w:rPr>
        <w:t>this reads kind of clunky</w:t>
      </w:r>
    </w:p>
  </w:comment>
  <w:comment w:id="9" w:author="Jenny Wang" w:date="2026-06-02T14:53:00Z" w:initials="JW">
    <w:p w14:paraId="1D1036FE" w14:textId="77777777" w:rsidR="00A72C98" w:rsidRDefault="00A72C98" w:rsidP="00A72C98">
      <w:r>
        <w:rPr>
          <w:rStyle w:val="CommentReference"/>
        </w:rPr>
        <w:annotationRef/>
      </w:r>
      <w:r>
        <w:rPr>
          <w:sz w:val="20"/>
          <w:szCs w:val="20"/>
        </w:rPr>
        <w:t>why not just "domain-specific"?</w:t>
      </w:r>
    </w:p>
  </w:comment>
  <w:comment w:id="10" w:author="Jenny Wang" w:date="2026-06-02T14:54:00Z" w:initials="JW">
    <w:p w14:paraId="6D1D3267" w14:textId="77777777" w:rsidR="00A72C98" w:rsidRDefault="00A72C98" w:rsidP="00A72C98">
      <w:r>
        <w:rPr>
          <w:rStyle w:val="CommentReference"/>
        </w:rPr>
        <w:annotationRef/>
      </w:r>
      <w:r>
        <w:rPr>
          <w:sz w:val="20"/>
          <w:szCs w:val="20"/>
        </w:rPr>
        <w:t>isn't this what Alan Leslie said like 30 years ago...</w:t>
      </w:r>
    </w:p>
  </w:comment>
  <w:comment w:id="11" w:author="Jenny Wang" w:date="2026-06-02T14:55:00Z" w:initials="JW">
    <w:p w14:paraId="153FA5DE" w14:textId="77777777" w:rsidR="00AB314F" w:rsidRDefault="00A72C98" w:rsidP="00AB314F">
      <w:r>
        <w:rPr>
          <w:rStyle w:val="CommentReference"/>
        </w:rPr>
        <w:annotationRef/>
      </w:r>
      <w:r w:rsidR="00AB314F">
        <w:rPr>
          <w:sz w:val="20"/>
          <w:szCs w:val="20"/>
        </w:rPr>
        <w:t>Leslie, A. M. (1994). ToMM, ToBy, and Agency: Core architecture and domain specificity. Mapping the mind: Domain specificity in cognition and culture, 29, 119-48.</w:t>
      </w:r>
    </w:p>
  </w:comment>
  <w:comment w:id="12" w:author="Jenny Wang" w:date="2026-06-02T14:58:00Z" w:initials="JW">
    <w:p w14:paraId="5726A8E4" w14:textId="77777777" w:rsidR="00AB314F" w:rsidRDefault="00AB314F" w:rsidP="00AB314F">
      <w:r>
        <w:rPr>
          <w:rStyle w:val="CommentReference"/>
        </w:rPr>
        <w:annotationRef/>
      </w:r>
      <w:r>
        <w:rPr>
          <w:sz w:val="20"/>
          <w:szCs w:val="20"/>
        </w:rPr>
        <w:t>represent? i find "process action" to be odd</w:t>
      </w:r>
    </w:p>
  </w:comment>
  <w:comment w:id="13" w:author="Jenny Wang" w:date="2026-06-02T15:01:00Z" w:initials="JW">
    <w:p w14:paraId="67127E8B" w14:textId="77777777" w:rsidR="00AB314F" w:rsidRDefault="00AB314F" w:rsidP="00AB314F">
      <w:r>
        <w:rPr>
          <w:rStyle w:val="CommentReference"/>
        </w:rPr>
        <w:annotationRef/>
      </w:r>
      <w:r>
        <w:rPr>
          <w:sz w:val="20"/>
          <w:szCs w:val="20"/>
        </w:rPr>
        <w:t>this doesn't quite work for me... they are not making nativist claims, they just say babies can do this. you are arguing that babies are not doing what they think they are doing. i don't think what the alternative to what babies might be doing is not clear right now in these critiques...</w:t>
      </w:r>
    </w:p>
  </w:comment>
  <w:comment w:id="15" w:author="Jenny Wang" w:date="2026-06-02T15:02:00Z" w:initials="JW">
    <w:p w14:paraId="574C9F84" w14:textId="77777777" w:rsidR="00AB314F" w:rsidRDefault="00AB314F" w:rsidP="00AB314F">
      <w:r>
        <w:rPr>
          <w:rStyle w:val="CommentReference"/>
        </w:rPr>
        <w:annotationRef/>
      </w:r>
      <w:r>
        <w:rPr>
          <w:sz w:val="20"/>
          <w:szCs w:val="20"/>
        </w:rPr>
        <w:t>again, these people like laura schulz won't even consider themselves a nativist and will happily admit that these are learned</w:t>
      </w:r>
    </w:p>
  </w:comment>
  <w:comment w:id="16" w:author="Jenny Wang" w:date="2026-06-02T15:03:00Z" w:initials="JW">
    <w:p w14:paraId="5AF78558" w14:textId="77777777" w:rsidR="00AB314F" w:rsidRDefault="00AB314F" w:rsidP="00AB314F">
      <w:r>
        <w:rPr>
          <w:rStyle w:val="CommentReference"/>
        </w:rPr>
        <w:annotationRef/>
      </w:r>
      <w:r>
        <w:rPr>
          <w:sz w:val="20"/>
          <w:szCs w:val="20"/>
        </w:rPr>
        <w:t>this doesn't seem unique to this theory tho</w:t>
      </w:r>
    </w:p>
  </w:comment>
  <w:comment w:id="17" w:author="Jenny Wang" w:date="2026-06-02T15:00:00Z" w:initials="JW">
    <w:p w14:paraId="535C5546" w14:textId="77777777" w:rsidR="00AB314F" w:rsidRDefault="00AB314F" w:rsidP="00AB314F">
      <w:r>
        <w:rPr>
          <w:rStyle w:val="CommentReference"/>
        </w:rPr>
        <w:annotationRef/>
      </w:r>
      <w:r>
        <w:rPr>
          <w:sz w:val="20"/>
          <w:szCs w:val="20"/>
        </w:rPr>
        <w:t>but she's not making any claims that these are innate, right? so what's the problem with months of experiences?</w:t>
      </w:r>
    </w:p>
  </w:comment>
  <w:comment w:id="18" w:author="Jenny Wang" w:date="2026-06-02T15:04:00Z" w:initials="JW">
    <w:p w14:paraId="2ED12185" w14:textId="77777777" w:rsidR="00AB314F" w:rsidRDefault="00AB314F" w:rsidP="00AB314F">
      <w:r>
        <w:rPr>
          <w:rStyle w:val="CommentReference"/>
        </w:rPr>
        <w:annotationRef/>
      </w:r>
      <w:r>
        <w:rPr>
          <w:sz w:val="20"/>
          <w:szCs w:val="20"/>
        </w:rPr>
        <w:t>okay i think you can remove the critique paragraphs and this paragraph, and then just jump straight into lean or domain general proposals...</w:t>
      </w:r>
    </w:p>
  </w:comment>
  <w:comment w:id="19" w:author="Jenny Wang" w:date="2026-06-02T15:04:00Z" w:initials="JW">
    <w:p w14:paraId="3A35ED14" w14:textId="77777777" w:rsidR="00AB314F" w:rsidRDefault="00AB314F" w:rsidP="00AB314F">
      <w:r>
        <w:rPr>
          <w:rStyle w:val="CommentReference"/>
        </w:rPr>
        <w:annotationRef/>
      </w:r>
      <w:r>
        <w:rPr>
          <w:sz w:val="20"/>
          <w:szCs w:val="20"/>
        </w:rPr>
        <w:t>i'm a master of cutting lol</w:t>
      </w:r>
    </w:p>
  </w:comment>
  <w:comment w:id="20" w:author="Jenny Wang" w:date="2026-06-02T15:32:00Z" w:initials="JW">
    <w:p w14:paraId="02491DDD" w14:textId="77777777" w:rsidR="009F48CC" w:rsidRDefault="009F48CC" w:rsidP="009F48CC">
      <w:r>
        <w:rPr>
          <w:rStyle w:val="CommentReference"/>
        </w:rPr>
        <w:annotationRef/>
      </w:r>
      <w:r>
        <w:rPr>
          <w:sz w:val="20"/>
          <w:szCs w:val="20"/>
        </w:rPr>
        <w:t>hard to read...</w:t>
      </w:r>
    </w:p>
  </w:comment>
  <w:comment w:id="21" w:author="Jenny Wang" w:date="2026-06-02T15:33:00Z" w:initials="JW">
    <w:p w14:paraId="2580391D" w14:textId="77777777" w:rsidR="009F48CC" w:rsidRDefault="009F48CC" w:rsidP="009F48CC">
      <w:r>
        <w:rPr>
          <w:rStyle w:val="CommentReference"/>
        </w:rPr>
        <w:annotationRef/>
      </w:r>
      <w:r>
        <w:rPr>
          <w:sz w:val="20"/>
          <w:szCs w:val="20"/>
        </w:rPr>
        <w:t>maybe it needs to be more clear how this goes against a "rational" or "efficiency" account</w:t>
      </w:r>
    </w:p>
  </w:comment>
  <w:comment w:id="22" w:author="Jenny Wang" w:date="2026-06-02T15:35:00Z" w:initials="JW">
    <w:p w14:paraId="6D05AE52" w14:textId="77777777" w:rsidR="009F48CC" w:rsidRDefault="009F48CC" w:rsidP="009F48CC">
      <w:r>
        <w:rPr>
          <w:rStyle w:val="CommentReference"/>
        </w:rPr>
        <w:annotationRef/>
      </w:r>
      <w:r>
        <w:rPr>
          <w:sz w:val="20"/>
          <w:szCs w:val="20"/>
        </w:rPr>
        <w:t>do you think that we ever learn that barriers hinder motion or that agents should act efficiently? or do we, as adults, still only care about visual salience but not concepts like effort or efficiency? if not learned in infancy, when? i guess i'm confused about what you are really arguing against...</w:t>
      </w:r>
    </w:p>
  </w:comment>
  <w:comment w:id="23" w:author="Jenny Wang" w:date="2026-06-02T15:39:00Z" w:initials="JW">
    <w:p w14:paraId="57B88890" w14:textId="77777777" w:rsidR="009F48CC" w:rsidRDefault="009F48CC" w:rsidP="009F48CC">
      <w:r>
        <w:rPr>
          <w:rStyle w:val="CommentReference"/>
        </w:rPr>
        <w:annotationRef/>
      </w:r>
      <w:r>
        <w:rPr>
          <w:sz w:val="20"/>
          <w:szCs w:val="20"/>
        </w:rPr>
        <w:t>i don't find this convincing... do you really believe that infants can't distinguish their own movements from others? or is it more likely that they just recognize others' body parts to map onto their own?</w:t>
      </w:r>
    </w:p>
  </w:comment>
  <w:comment w:id="24" w:author="Jenny Wang" w:date="2026-06-02T15:40:00Z" w:initials="JW">
    <w:p w14:paraId="26A82FCB" w14:textId="77777777" w:rsidR="009F48CC" w:rsidRDefault="009F48CC" w:rsidP="009F48CC">
      <w:r>
        <w:rPr>
          <w:rStyle w:val="CommentReference"/>
        </w:rPr>
        <w:annotationRef/>
      </w:r>
      <w:r>
        <w:rPr>
          <w:sz w:val="20"/>
          <w:szCs w:val="20"/>
        </w:rPr>
        <w:t>i'm not arguing for anything "innate", it could be something babies pick up very early from experiences or whatever</w:t>
      </w:r>
    </w:p>
  </w:comment>
  <w:comment w:id="25" w:author="Jenny Wang" w:date="2026-06-02T15:42:00Z" w:initials="JW">
    <w:p w14:paraId="11A35263" w14:textId="77777777" w:rsidR="009F48CC" w:rsidRDefault="009F48CC" w:rsidP="009F48CC">
      <w:r>
        <w:rPr>
          <w:rStyle w:val="CommentReference"/>
        </w:rPr>
        <w:annotationRef/>
      </w:r>
      <w:r>
        <w:rPr>
          <w:sz w:val="20"/>
          <w:szCs w:val="20"/>
        </w:rPr>
        <w:t>i'm only skimming through these...</w:t>
      </w:r>
    </w:p>
  </w:comment>
  <w:comment w:id="26" w:author="Jenny Wang" w:date="2026-06-02T15:43:00Z" w:initials="JW">
    <w:p w14:paraId="39E42AF5" w14:textId="77777777" w:rsidR="00CC2CA0" w:rsidRDefault="00CC2CA0" w:rsidP="00CC2CA0">
      <w:r>
        <w:rPr>
          <w:rStyle w:val="CommentReference"/>
        </w:rPr>
        <w:annotationRef/>
      </w:r>
      <w:r>
        <w:rPr>
          <w:sz w:val="20"/>
          <w:szCs w:val="20"/>
        </w:rPr>
        <w:t>is it because it's a simpler model?</w:t>
      </w:r>
    </w:p>
  </w:comment>
  <w:comment w:id="27" w:author="Jenny Wang" w:date="2026-06-02T15:44:00Z" w:initials="JW">
    <w:p w14:paraId="61F3F030" w14:textId="77777777" w:rsidR="00CC2CA0" w:rsidRDefault="00CC2CA0" w:rsidP="00CC2CA0">
      <w:r>
        <w:rPr>
          <w:rStyle w:val="CommentReference"/>
        </w:rPr>
        <w:annotationRef/>
      </w:r>
      <w:r>
        <w:rPr>
          <w:sz w:val="20"/>
          <w:szCs w:val="20"/>
        </w:rPr>
        <w:t>you might want to put ALIAS and OM10 right next to each other and use slightly different colors or something... also is it possible to have model comparison with some sort of "rich" alternative to your model?</w:t>
      </w:r>
    </w:p>
  </w:comment>
  <w:comment w:id="28" w:author="Jenny Wang" w:date="2026-06-02T15:46:00Z" w:initials="JW">
    <w:p w14:paraId="0487BF43" w14:textId="77777777" w:rsidR="00CC2CA0" w:rsidRDefault="00CC2CA0" w:rsidP="00CC2CA0">
      <w:r>
        <w:rPr>
          <w:rStyle w:val="CommentReference"/>
        </w:rPr>
        <w:annotationRef/>
      </w:r>
      <w:r>
        <w:rPr>
          <w:sz w:val="20"/>
          <w:szCs w:val="20"/>
        </w:rPr>
        <w:t>also i think you could probably cut the paper down by changing some of the model comparison stuff into tables and creating parallel structure across studies... since you are basically showing that your model works well each time and this other model doesn't...</w:t>
      </w:r>
    </w:p>
  </w:comment>
  <w:comment w:id="29" w:author="Jenny Wang" w:date="2026-06-02T15:48:00Z" w:initials="JW">
    <w:p w14:paraId="71C3DAAF" w14:textId="77777777" w:rsidR="00CC2CA0" w:rsidRDefault="00CC2CA0" w:rsidP="00CC2CA0">
      <w:r>
        <w:rPr>
          <w:rStyle w:val="CommentReference"/>
        </w:rPr>
        <w:annotationRef/>
      </w:r>
      <w:r>
        <w:rPr>
          <w:sz w:val="20"/>
          <w:szCs w:val="20"/>
        </w:rPr>
        <w:t>(oh now I see table 1! great! it could be your main result up front! you could even just integrate little versions of your bar graphs into this table, like replacing the check marks and x's with little tiny bar graphs...)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83A2F9" w15:done="0"/>
  <w15:commentEx w15:paraId="7A5A620A" w15:done="0"/>
  <w15:commentEx w15:paraId="5569F7F6" w15:done="0"/>
  <w15:commentEx w15:paraId="339DE03F" w15:done="0"/>
  <w15:commentEx w15:paraId="7BC59F24" w15:done="0"/>
  <w15:commentEx w15:paraId="0041A4C4" w15:done="0"/>
  <w15:commentEx w15:paraId="1D1036FE" w15:done="0"/>
  <w15:commentEx w15:paraId="6D1D3267" w15:done="0"/>
  <w15:commentEx w15:paraId="153FA5DE" w15:paraIdParent="6D1D3267" w15:done="0"/>
  <w15:commentEx w15:paraId="5726A8E4" w15:done="0"/>
  <w15:commentEx w15:paraId="67127E8B" w15:done="0"/>
  <w15:commentEx w15:paraId="574C9F84" w15:done="0"/>
  <w15:commentEx w15:paraId="5AF78558" w15:done="0"/>
  <w15:commentEx w15:paraId="535C5546" w15:done="0"/>
  <w15:commentEx w15:paraId="2ED12185" w15:done="0"/>
  <w15:commentEx w15:paraId="3A35ED14" w15:paraIdParent="2ED12185" w15:done="0"/>
  <w15:commentEx w15:paraId="02491DDD" w15:done="0"/>
  <w15:commentEx w15:paraId="2580391D" w15:done="0"/>
  <w15:commentEx w15:paraId="6D05AE52" w15:done="0"/>
  <w15:commentEx w15:paraId="57B88890" w15:done="0"/>
  <w15:commentEx w15:paraId="26A82FCB" w15:paraIdParent="57B88890" w15:done="0"/>
  <w15:commentEx w15:paraId="11A35263" w15:done="0"/>
  <w15:commentEx w15:paraId="39E42AF5" w15:done="0"/>
  <w15:commentEx w15:paraId="61F3F030" w15:paraIdParent="39E42AF5" w15:done="0"/>
  <w15:commentEx w15:paraId="0487BF43" w15:paraIdParent="39E42AF5" w15:done="0"/>
  <w15:commentEx w15:paraId="71C3DAAF" w15:paraIdParent="39E42A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D56966" w16cex:dateUtc="2026-06-02T18:45:00Z"/>
  <w16cex:commentExtensible w16cex:durableId="6B458882" w16cex:dateUtc="2026-06-02T18:46:00Z"/>
  <w16cex:commentExtensible w16cex:durableId="431A03AA" w16cex:dateUtc="2026-06-02T18:47:00Z"/>
  <w16cex:commentExtensible w16cex:durableId="17E752BF" w16cex:dateUtc="2026-06-02T18:48:00Z"/>
  <w16cex:commentExtensible w16cex:durableId="197C4CE2" w16cex:dateUtc="2026-06-02T18:49:00Z"/>
  <w16cex:commentExtensible w16cex:durableId="0371638A" w16cex:dateUtc="2026-06-02T18:51:00Z"/>
  <w16cex:commentExtensible w16cex:durableId="4505DFDA" w16cex:dateUtc="2026-06-02T18:53:00Z"/>
  <w16cex:commentExtensible w16cex:durableId="54DC89E8" w16cex:dateUtc="2026-06-02T18:54:00Z"/>
  <w16cex:commentExtensible w16cex:durableId="1877F8DC" w16cex:dateUtc="2026-06-02T18:55:00Z"/>
  <w16cex:commentExtensible w16cex:durableId="0191D821" w16cex:dateUtc="2026-06-02T18:58:00Z"/>
  <w16cex:commentExtensible w16cex:durableId="29791029" w16cex:dateUtc="2026-06-02T19:01:00Z"/>
  <w16cex:commentExtensible w16cex:durableId="61ECEB45" w16cex:dateUtc="2026-06-02T19:02:00Z"/>
  <w16cex:commentExtensible w16cex:durableId="5E26B6EC" w16cex:dateUtc="2026-06-02T19:03:00Z"/>
  <w16cex:commentExtensible w16cex:durableId="7E23D5C8" w16cex:dateUtc="2026-06-02T19:00:00Z"/>
  <w16cex:commentExtensible w16cex:durableId="538487C4" w16cex:dateUtc="2026-06-02T19:04:00Z"/>
  <w16cex:commentExtensible w16cex:durableId="2CE8F3B1" w16cex:dateUtc="2026-06-02T19:04:00Z"/>
  <w16cex:commentExtensible w16cex:durableId="280CE14B" w16cex:dateUtc="2026-06-02T19:32:00Z"/>
  <w16cex:commentExtensible w16cex:durableId="516A18E0" w16cex:dateUtc="2026-06-02T19:33:00Z"/>
  <w16cex:commentExtensible w16cex:durableId="111D238B" w16cex:dateUtc="2026-06-02T19:35:00Z"/>
  <w16cex:commentExtensible w16cex:durableId="07D74759" w16cex:dateUtc="2026-06-02T19:39:00Z"/>
  <w16cex:commentExtensible w16cex:durableId="77E6C19B" w16cex:dateUtc="2026-06-02T19:40:00Z"/>
  <w16cex:commentExtensible w16cex:durableId="6C8C61F9" w16cex:dateUtc="2026-06-02T19:42:00Z"/>
  <w16cex:commentExtensible w16cex:durableId="690BF21B" w16cex:dateUtc="2026-06-02T19:43:00Z"/>
  <w16cex:commentExtensible w16cex:durableId="650965B6" w16cex:dateUtc="2026-06-02T19:44:00Z"/>
  <w16cex:commentExtensible w16cex:durableId="2BB5EAFF" w16cex:dateUtc="2026-06-02T19:46:00Z"/>
  <w16cex:commentExtensible w16cex:durableId="5127A8D4" w16cex:dateUtc="2026-06-02T19: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83A2F9" w16cid:durableId="6CD56966"/>
  <w16cid:commentId w16cid:paraId="7A5A620A" w16cid:durableId="6B458882"/>
  <w16cid:commentId w16cid:paraId="5569F7F6" w16cid:durableId="431A03AA"/>
  <w16cid:commentId w16cid:paraId="339DE03F" w16cid:durableId="17E752BF"/>
  <w16cid:commentId w16cid:paraId="7BC59F24" w16cid:durableId="197C4CE2"/>
  <w16cid:commentId w16cid:paraId="0041A4C4" w16cid:durableId="0371638A"/>
  <w16cid:commentId w16cid:paraId="1D1036FE" w16cid:durableId="4505DFDA"/>
  <w16cid:commentId w16cid:paraId="6D1D3267" w16cid:durableId="54DC89E8"/>
  <w16cid:commentId w16cid:paraId="153FA5DE" w16cid:durableId="1877F8DC"/>
  <w16cid:commentId w16cid:paraId="5726A8E4" w16cid:durableId="0191D821"/>
  <w16cid:commentId w16cid:paraId="67127E8B" w16cid:durableId="29791029"/>
  <w16cid:commentId w16cid:paraId="574C9F84" w16cid:durableId="61ECEB45"/>
  <w16cid:commentId w16cid:paraId="5AF78558" w16cid:durableId="5E26B6EC"/>
  <w16cid:commentId w16cid:paraId="535C5546" w16cid:durableId="7E23D5C8"/>
  <w16cid:commentId w16cid:paraId="2ED12185" w16cid:durableId="538487C4"/>
  <w16cid:commentId w16cid:paraId="3A35ED14" w16cid:durableId="2CE8F3B1"/>
  <w16cid:commentId w16cid:paraId="02491DDD" w16cid:durableId="280CE14B"/>
  <w16cid:commentId w16cid:paraId="2580391D" w16cid:durableId="516A18E0"/>
  <w16cid:commentId w16cid:paraId="6D05AE52" w16cid:durableId="111D238B"/>
  <w16cid:commentId w16cid:paraId="57B88890" w16cid:durableId="07D74759"/>
  <w16cid:commentId w16cid:paraId="26A82FCB" w16cid:durableId="77E6C19B"/>
  <w16cid:commentId w16cid:paraId="11A35263" w16cid:durableId="6C8C61F9"/>
  <w16cid:commentId w16cid:paraId="39E42AF5" w16cid:durableId="690BF21B"/>
  <w16cid:commentId w16cid:paraId="61F3F030" w16cid:durableId="650965B6"/>
  <w16cid:commentId w16cid:paraId="0487BF43" w16cid:durableId="2BB5EAFF"/>
  <w16cid:commentId w16cid:paraId="71C3DAAF" w16cid:durableId="5127A8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AA385" w14:textId="77777777" w:rsidR="00A93C2F" w:rsidRDefault="00A93C2F" w:rsidP="00391C7E">
      <w:pPr>
        <w:spacing w:after="0" w:line="240" w:lineRule="auto"/>
      </w:pPr>
      <w:r>
        <w:separator/>
      </w:r>
    </w:p>
  </w:endnote>
  <w:endnote w:type="continuationSeparator" w:id="0">
    <w:p w14:paraId="72B7AE1E" w14:textId="77777777" w:rsidR="00A93C2F" w:rsidRDefault="00A93C2F"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C530E" w14:textId="77777777" w:rsidR="00A93C2F" w:rsidRDefault="00A93C2F" w:rsidP="00391C7E">
      <w:pPr>
        <w:spacing w:after="0" w:line="240" w:lineRule="auto"/>
      </w:pPr>
      <w:r>
        <w:separator/>
      </w:r>
    </w:p>
  </w:footnote>
  <w:footnote w:type="continuationSeparator" w:id="0">
    <w:p w14:paraId="6E57FEE3" w14:textId="77777777" w:rsidR="00A93C2F" w:rsidRDefault="00A93C2F" w:rsidP="00391C7E">
      <w:pPr>
        <w:spacing w:after="0" w:line="240" w:lineRule="auto"/>
      </w:pPr>
      <w:r>
        <w:continuationSeparator/>
      </w:r>
    </w:p>
  </w:footnote>
  <w:footnote w:id="1">
    <w:p w14:paraId="085C6712" w14:textId="6CBFD276" w:rsidR="00A5503F" w:rsidRPr="00A5503F" w:rsidRDefault="00A5503F" w:rsidP="00A5503F">
      <w:pPr>
        <w:pStyle w:val="FootnoteText"/>
        <w:spacing w:line="480" w:lineRule="auto"/>
        <w:rPr>
          <w:rFonts w:ascii="Times New Roman" w:hAnsi="Times New Roman" w:cs="Times New Roman"/>
          <w:sz w:val="24"/>
          <w:szCs w:val="24"/>
        </w:rPr>
      </w:pPr>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Note that the ability to form prototypes develops between 3 and 4 months of age (e.g., Bomba &amp; Siqueland, 1983; Younger, 1985)</w:t>
      </w:r>
      <w:r w:rsidR="004B17E0">
        <w:rPr>
          <w:rFonts w:ascii="Times New Roman" w:hAnsi="Times New Roman" w:cs="Times New Roman"/>
          <w:sz w:val="24"/>
          <w:szCs w:val="24"/>
        </w:rPr>
        <w:t>; this is precisely the age of the infants in Skerry et al. (2013)</w:t>
      </w:r>
      <w:r w:rsidRPr="00A5503F">
        <w:rPr>
          <w:rFonts w:ascii="Times New Roman" w:hAnsi="Times New Roman" w:cs="Times New Roman"/>
          <w:sz w:val="24"/>
          <w:szCs w:val="24"/>
        </w:rPr>
        <w:t>.</w:t>
      </w:r>
    </w:p>
  </w:footnote>
  <w:footnote w:id="2">
    <w:p w14:paraId="0CF81D02" w14:textId="77777777" w:rsidR="007942CC" w:rsidRPr="00A5503F" w:rsidRDefault="007942CC" w:rsidP="00A5503F">
      <w:pPr>
        <w:pStyle w:val="FootnoteText"/>
        <w:spacing w:line="480" w:lineRule="auto"/>
        <w:rPr>
          <w:rFonts w:ascii="Times New Roman" w:hAnsi="Times New Roman" w:cs="Times New Roman"/>
          <w:sz w:val="24"/>
          <w:szCs w:val="24"/>
        </w:rPr>
      </w:pPr>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w:t>
      </w:r>
      <w:r w:rsidRPr="00A5503F">
        <w:rPr>
          <w:rFonts w:ascii="Times New Roman" w:eastAsia="Times New Roman" w:hAnsi="Times New Roman" w:cs="Times New Roman"/>
          <w:sz w:val="24"/>
          <w:szCs w:val="24"/>
        </w:rPr>
        <w:t xml:space="preserve">Inferential statistics were not used in the present simulations because the goal of the modeling effort was not quantitatively to fit infant looking responses or reproduce the precise magnitude of empirical effects. The goal was instead to determine whether the qualitative pattern of model responses—such as greater error to unexpected or inefficient events in some conditions but not in others—aligned with the patterns observed in infants. This emphasis on assessing whether the model’s behavior qualitatively matches that of infants is consistent with prior connectionist modeling work in the cognitive sciences (e.g., Benton, 2024; Mareschal et al., 2000; Mareschal &amp; Schultz, 1999; McClelland &amp; Thompson, 2007; Plaut &amp; Vande Velde, 2017). </w:t>
      </w:r>
    </w:p>
    <w:p w14:paraId="257D82AF" w14:textId="77777777" w:rsidR="007942CC" w:rsidRPr="009E47D6" w:rsidRDefault="007942CC" w:rsidP="00A5503F">
      <w:pPr>
        <w:pStyle w:val="FootnoteText"/>
        <w:spacing w:line="480" w:lineRule="auto"/>
        <w:rPr>
          <w:rFonts w:ascii="Times New Roman" w:hAnsi="Times New Roman" w:cs="Times New Roman"/>
          <w:sz w:val="24"/>
          <w:szCs w:val="24"/>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A552" w14:textId="3E6BCDA4" w:rsidR="00F17F58" w:rsidRPr="00F17F58" w:rsidRDefault="00F17F58">
    <w:pPr>
      <w:pStyle w:val="Header"/>
      <w:rPr>
        <w:rFonts w:ascii="Times New Roman" w:hAnsi="Times New Roman" w:cs="Times New Roman"/>
      </w:rPr>
    </w:pPr>
    <w:r w:rsidRPr="00F17F58">
      <w:rPr>
        <w:rFonts w:ascii="Times New Roman" w:hAnsi="Times New Roman" w:cs="Times New Roman"/>
      </w:rPr>
      <w:t xml:space="preserve">Action efficiency understanding via associative learning </w:t>
    </w:r>
    <w:r w:rsidRPr="00F17F58">
      <w:rPr>
        <w:rFonts w:ascii="Times New Roman" w:hAnsi="Times New Roman" w:cs="Times New Roman"/>
      </w:rPr>
      <w:tab/>
    </w:r>
    <w:sdt>
      <w:sdtPr>
        <w:rPr>
          <w:rFonts w:ascii="Times New Roman" w:hAnsi="Times New Roman" w:cs="Times New Roman"/>
        </w:rPr>
        <w:id w:val="-26647878"/>
        <w:docPartObj>
          <w:docPartGallery w:val="Page Numbers (Top of Page)"/>
          <w:docPartUnique/>
        </w:docPartObj>
      </w:sdtPr>
      <w:sdtEndPr>
        <w:rPr>
          <w:noProof/>
        </w:rPr>
      </w:sdtEndPr>
      <w:sdtContent>
        <w:r w:rsidRPr="00F17F58">
          <w:rPr>
            <w:rFonts w:ascii="Times New Roman" w:hAnsi="Times New Roman" w:cs="Times New Roman"/>
          </w:rPr>
          <w:fldChar w:fldCharType="begin"/>
        </w:r>
        <w:r w:rsidRPr="00F17F58">
          <w:rPr>
            <w:rFonts w:ascii="Times New Roman" w:hAnsi="Times New Roman" w:cs="Times New Roman"/>
          </w:rPr>
          <w:instrText xml:space="preserve"> PAGE   \* MERGEFORMAT </w:instrText>
        </w:r>
        <w:r w:rsidRPr="00F17F58">
          <w:rPr>
            <w:rFonts w:ascii="Times New Roman" w:hAnsi="Times New Roman" w:cs="Times New Roman"/>
          </w:rPr>
          <w:fldChar w:fldCharType="separate"/>
        </w:r>
        <w:r w:rsidRPr="00F17F58">
          <w:rPr>
            <w:rFonts w:ascii="Times New Roman" w:hAnsi="Times New Roman" w:cs="Times New Roman"/>
            <w:noProof/>
          </w:rPr>
          <w:t>2</w:t>
        </w:r>
        <w:r w:rsidRPr="00F17F58">
          <w:rPr>
            <w:rFonts w:ascii="Times New Roman" w:hAnsi="Times New Roman" w:cs="Times New Roman"/>
            <w:noProof/>
          </w:rPr>
          <w:fldChar w:fldCharType="end"/>
        </w:r>
      </w:sdtContent>
    </w:sdt>
  </w:p>
  <w:p w14:paraId="0E884F9A" w14:textId="77777777" w:rsidR="00391C7E" w:rsidRPr="00F17F58"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1124F15B" w:rsidR="00391C7E" w:rsidRPr="00391C7E" w:rsidRDefault="00391C7E">
    <w:pPr>
      <w:pStyle w:val="Header"/>
      <w:rPr>
        <w:rFonts w:ascii="Times New Roman" w:hAnsi="Times New Roman" w:cs="Times New Roman"/>
      </w:rPr>
    </w:pPr>
    <w:r w:rsidRPr="00391C7E">
      <w:rPr>
        <w:rFonts w:ascii="Times New Roman" w:hAnsi="Times New Roman" w:cs="Times New Roman"/>
      </w:rPr>
      <w:t xml:space="preserve">Running head: </w:t>
    </w:r>
    <w:r w:rsidR="00791C2B">
      <w:rPr>
        <w:rFonts w:ascii="Times New Roman" w:hAnsi="Times New Roman" w:cs="Times New Roman"/>
      </w:rPr>
      <w:t>Action efficiency understanding</w:t>
    </w:r>
    <w:r w:rsidRPr="00391C7E">
      <w:rPr>
        <w:rFonts w:ascii="Times New Roman" w:hAnsi="Times New Roman" w:cs="Times New Roman"/>
      </w:rPr>
      <w:t xml:space="preserve">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191E"/>
    <w:multiLevelType w:val="hybridMultilevel"/>
    <w:tmpl w:val="8E16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2"/>
  </w:num>
  <w:num w:numId="2" w16cid:durableId="80031146">
    <w:abstractNumId w:val="3"/>
  </w:num>
  <w:num w:numId="3" w16cid:durableId="1200121557">
    <w:abstractNumId w:val="0"/>
  </w:num>
  <w:num w:numId="4" w16cid:durableId="8076723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nny Wang">
    <w15:presenceInfo w15:providerId="AD" w15:userId="S::jw1235@psych.rutgers.edu::2b36bddc-ef00-42c5-88e8-9f5d2ca2b1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38"/>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1CB"/>
    <w:rsid w:val="0000436D"/>
    <w:rsid w:val="00004788"/>
    <w:rsid w:val="0000482E"/>
    <w:rsid w:val="0000495B"/>
    <w:rsid w:val="00004BB2"/>
    <w:rsid w:val="00004C83"/>
    <w:rsid w:val="00004EE8"/>
    <w:rsid w:val="00005701"/>
    <w:rsid w:val="00005907"/>
    <w:rsid w:val="000061E7"/>
    <w:rsid w:val="000064AB"/>
    <w:rsid w:val="0000707B"/>
    <w:rsid w:val="00007559"/>
    <w:rsid w:val="000079D0"/>
    <w:rsid w:val="00007D2D"/>
    <w:rsid w:val="00007F8F"/>
    <w:rsid w:val="000107A5"/>
    <w:rsid w:val="00010A55"/>
    <w:rsid w:val="00010FC6"/>
    <w:rsid w:val="00011353"/>
    <w:rsid w:val="0001141F"/>
    <w:rsid w:val="00011DAB"/>
    <w:rsid w:val="0001243D"/>
    <w:rsid w:val="0001298D"/>
    <w:rsid w:val="00012AA5"/>
    <w:rsid w:val="00012E70"/>
    <w:rsid w:val="00013077"/>
    <w:rsid w:val="00013134"/>
    <w:rsid w:val="00013361"/>
    <w:rsid w:val="0001385A"/>
    <w:rsid w:val="00013FE0"/>
    <w:rsid w:val="00014150"/>
    <w:rsid w:val="00014304"/>
    <w:rsid w:val="00014507"/>
    <w:rsid w:val="00014B0E"/>
    <w:rsid w:val="00015ABE"/>
    <w:rsid w:val="00015B80"/>
    <w:rsid w:val="00015D25"/>
    <w:rsid w:val="00015DDE"/>
    <w:rsid w:val="000163C0"/>
    <w:rsid w:val="00016768"/>
    <w:rsid w:val="00016948"/>
    <w:rsid w:val="00016D6C"/>
    <w:rsid w:val="00016DD5"/>
    <w:rsid w:val="0001701D"/>
    <w:rsid w:val="00017757"/>
    <w:rsid w:val="00017850"/>
    <w:rsid w:val="00017D72"/>
    <w:rsid w:val="00017DBA"/>
    <w:rsid w:val="00020260"/>
    <w:rsid w:val="00020306"/>
    <w:rsid w:val="000206B5"/>
    <w:rsid w:val="00020BD2"/>
    <w:rsid w:val="00020C7A"/>
    <w:rsid w:val="00020CAF"/>
    <w:rsid w:val="0002114F"/>
    <w:rsid w:val="00021321"/>
    <w:rsid w:val="000213EE"/>
    <w:rsid w:val="00021531"/>
    <w:rsid w:val="000217C9"/>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4F"/>
    <w:rsid w:val="00027DDD"/>
    <w:rsid w:val="0003069E"/>
    <w:rsid w:val="00030852"/>
    <w:rsid w:val="00030981"/>
    <w:rsid w:val="00030BE5"/>
    <w:rsid w:val="00030D29"/>
    <w:rsid w:val="00030E89"/>
    <w:rsid w:val="00031196"/>
    <w:rsid w:val="0003197D"/>
    <w:rsid w:val="00031AF9"/>
    <w:rsid w:val="00031B2C"/>
    <w:rsid w:val="00031D3F"/>
    <w:rsid w:val="00031DA5"/>
    <w:rsid w:val="000323A9"/>
    <w:rsid w:val="000323C8"/>
    <w:rsid w:val="000326AF"/>
    <w:rsid w:val="000329CC"/>
    <w:rsid w:val="00032A25"/>
    <w:rsid w:val="00032E80"/>
    <w:rsid w:val="00032F48"/>
    <w:rsid w:val="0003320B"/>
    <w:rsid w:val="000334A7"/>
    <w:rsid w:val="00033634"/>
    <w:rsid w:val="0003467C"/>
    <w:rsid w:val="00034A30"/>
    <w:rsid w:val="00034AA1"/>
    <w:rsid w:val="00034E60"/>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0C2"/>
    <w:rsid w:val="000412D9"/>
    <w:rsid w:val="0004140C"/>
    <w:rsid w:val="00041A6E"/>
    <w:rsid w:val="00041BC9"/>
    <w:rsid w:val="000420E6"/>
    <w:rsid w:val="000420ED"/>
    <w:rsid w:val="0004222F"/>
    <w:rsid w:val="000428C9"/>
    <w:rsid w:val="00042D8C"/>
    <w:rsid w:val="00042E17"/>
    <w:rsid w:val="0004301F"/>
    <w:rsid w:val="00043097"/>
    <w:rsid w:val="00043EC6"/>
    <w:rsid w:val="00044011"/>
    <w:rsid w:val="0004411F"/>
    <w:rsid w:val="00044152"/>
    <w:rsid w:val="00044173"/>
    <w:rsid w:val="000446CE"/>
    <w:rsid w:val="0004487E"/>
    <w:rsid w:val="000455F4"/>
    <w:rsid w:val="00045DDA"/>
    <w:rsid w:val="00045F40"/>
    <w:rsid w:val="0004604C"/>
    <w:rsid w:val="000467F5"/>
    <w:rsid w:val="00046880"/>
    <w:rsid w:val="0004750E"/>
    <w:rsid w:val="000475E7"/>
    <w:rsid w:val="00047626"/>
    <w:rsid w:val="00047677"/>
    <w:rsid w:val="000476A1"/>
    <w:rsid w:val="00047E5C"/>
    <w:rsid w:val="00047ECC"/>
    <w:rsid w:val="0005005B"/>
    <w:rsid w:val="0005038D"/>
    <w:rsid w:val="00050686"/>
    <w:rsid w:val="000506B3"/>
    <w:rsid w:val="00050739"/>
    <w:rsid w:val="0005092E"/>
    <w:rsid w:val="00050A8A"/>
    <w:rsid w:val="00050DB2"/>
    <w:rsid w:val="000512B7"/>
    <w:rsid w:val="000513F9"/>
    <w:rsid w:val="00051561"/>
    <w:rsid w:val="000520A6"/>
    <w:rsid w:val="000520AB"/>
    <w:rsid w:val="000520C5"/>
    <w:rsid w:val="0005238F"/>
    <w:rsid w:val="000523B2"/>
    <w:rsid w:val="00052891"/>
    <w:rsid w:val="00052988"/>
    <w:rsid w:val="00052C35"/>
    <w:rsid w:val="00052CF0"/>
    <w:rsid w:val="00052DF8"/>
    <w:rsid w:val="00052E0C"/>
    <w:rsid w:val="0005322D"/>
    <w:rsid w:val="00053773"/>
    <w:rsid w:val="000537A9"/>
    <w:rsid w:val="00053B11"/>
    <w:rsid w:val="00053F70"/>
    <w:rsid w:val="00054354"/>
    <w:rsid w:val="000543D8"/>
    <w:rsid w:val="000548CD"/>
    <w:rsid w:val="00054A21"/>
    <w:rsid w:val="00054E01"/>
    <w:rsid w:val="000550B3"/>
    <w:rsid w:val="00055355"/>
    <w:rsid w:val="000553C8"/>
    <w:rsid w:val="0005598E"/>
    <w:rsid w:val="00055CAF"/>
    <w:rsid w:val="0005658D"/>
    <w:rsid w:val="00056790"/>
    <w:rsid w:val="0005778E"/>
    <w:rsid w:val="00057FA2"/>
    <w:rsid w:val="00060065"/>
    <w:rsid w:val="000601A2"/>
    <w:rsid w:val="00060551"/>
    <w:rsid w:val="00060832"/>
    <w:rsid w:val="0006086D"/>
    <w:rsid w:val="00061107"/>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67B7"/>
    <w:rsid w:val="000678F1"/>
    <w:rsid w:val="0007013C"/>
    <w:rsid w:val="000702EB"/>
    <w:rsid w:val="000705E6"/>
    <w:rsid w:val="00070634"/>
    <w:rsid w:val="00070F13"/>
    <w:rsid w:val="00070F6C"/>
    <w:rsid w:val="00071370"/>
    <w:rsid w:val="00071508"/>
    <w:rsid w:val="0007152D"/>
    <w:rsid w:val="00071940"/>
    <w:rsid w:val="00071A55"/>
    <w:rsid w:val="00071F26"/>
    <w:rsid w:val="00072A47"/>
    <w:rsid w:val="0007371A"/>
    <w:rsid w:val="00073A27"/>
    <w:rsid w:val="00073E90"/>
    <w:rsid w:val="000742D7"/>
    <w:rsid w:val="000747B8"/>
    <w:rsid w:val="000755C5"/>
    <w:rsid w:val="000757D8"/>
    <w:rsid w:val="00075C51"/>
    <w:rsid w:val="0007648B"/>
    <w:rsid w:val="00076710"/>
    <w:rsid w:val="000767FC"/>
    <w:rsid w:val="00076945"/>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B5"/>
    <w:rsid w:val="00083DC8"/>
    <w:rsid w:val="00084546"/>
    <w:rsid w:val="00084962"/>
    <w:rsid w:val="000849BF"/>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467"/>
    <w:rsid w:val="00096D37"/>
    <w:rsid w:val="00097097"/>
    <w:rsid w:val="0009709A"/>
    <w:rsid w:val="0009722A"/>
    <w:rsid w:val="00097C1B"/>
    <w:rsid w:val="000A0BB0"/>
    <w:rsid w:val="000A0BE5"/>
    <w:rsid w:val="000A0E69"/>
    <w:rsid w:val="000A0EEF"/>
    <w:rsid w:val="000A1184"/>
    <w:rsid w:val="000A11B5"/>
    <w:rsid w:val="000A11D4"/>
    <w:rsid w:val="000A170D"/>
    <w:rsid w:val="000A1B95"/>
    <w:rsid w:val="000A25F1"/>
    <w:rsid w:val="000A2761"/>
    <w:rsid w:val="000A276E"/>
    <w:rsid w:val="000A29F2"/>
    <w:rsid w:val="000A317D"/>
    <w:rsid w:val="000A329B"/>
    <w:rsid w:val="000A32AC"/>
    <w:rsid w:val="000A346C"/>
    <w:rsid w:val="000A3632"/>
    <w:rsid w:val="000A3648"/>
    <w:rsid w:val="000A37B5"/>
    <w:rsid w:val="000A39BF"/>
    <w:rsid w:val="000A3A74"/>
    <w:rsid w:val="000A4069"/>
    <w:rsid w:val="000A4963"/>
    <w:rsid w:val="000A51FC"/>
    <w:rsid w:val="000A555F"/>
    <w:rsid w:val="000A58E8"/>
    <w:rsid w:val="000A599D"/>
    <w:rsid w:val="000A5F46"/>
    <w:rsid w:val="000A6421"/>
    <w:rsid w:val="000A6762"/>
    <w:rsid w:val="000A7004"/>
    <w:rsid w:val="000A7017"/>
    <w:rsid w:val="000A715B"/>
    <w:rsid w:val="000A7280"/>
    <w:rsid w:val="000A78E6"/>
    <w:rsid w:val="000A7C48"/>
    <w:rsid w:val="000A7DBF"/>
    <w:rsid w:val="000B04CD"/>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32C"/>
    <w:rsid w:val="000B35C1"/>
    <w:rsid w:val="000B399C"/>
    <w:rsid w:val="000B3B8B"/>
    <w:rsid w:val="000B3C24"/>
    <w:rsid w:val="000B3CD1"/>
    <w:rsid w:val="000B3D55"/>
    <w:rsid w:val="000B3F0A"/>
    <w:rsid w:val="000B3FDA"/>
    <w:rsid w:val="000B4399"/>
    <w:rsid w:val="000B4DD6"/>
    <w:rsid w:val="000B4ECF"/>
    <w:rsid w:val="000B510B"/>
    <w:rsid w:val="000B5F63"/>
    <w:rsid w:val="000B60E2"/>
    <w:rsid w:val="000B6458"/>
    <w:rsid w:val="000B65F9"/>
    <w:rsid w:val="000B67D6"/>
    <w:rsid w:val="000B6CC3"/>
    <w:rsid w:val="000B7017"/>
    <w:rsid w:val="000B75DA"/>
    <w:rsid w:val="000B7DDA"/>
    <w:rsid w:val="000B7E28"/>
    <w:rsid w:val="000C0869"/>
    <w:rsid w:val="000C1789"/>
    <w:rsid w:val="000C18C9"/>
    <w:rsid w:val="000C20B8"/>
    <w:rsid w:val="000C23C2"/>
    <w:rsid w:val="000C2552"/>
    <w:rsid w:val="000C307E"/>
    <w:rsid w:val="000C31FB"/>
    <w:rsid w:val="000C32F7"/>
    <w:rsid w:val="000C3312"/>
    <w:rsid w:val="000C3566"/>
    <w:rsid w:val="000C3BCB"/>
    <w:rsid w:val="000C3E94"/>
    <w:rsid w:val="000C5400"/>
    <w:rsid w:val="000C5A1C"/>
    <w:rsid w:val="000C5ABC"/>
    <w:rsid w:val="000C649B"/>
    <w:rsid w:val="000C66BC"/>
    <w:rsid w:val="000C6870"/>
    <w:rsid w:val="000C6B58"/>
    <w:rsid w:val="000C6CBE"/>
    <w:rsid w:val="000C7475"/>
    <w:rsid w:val="000D00F9"/>
    <w:rsid w:val="000D05F9"/>
    <w:rsid w:val="000D0B1C"/>
    <w:rsid w:val="000D116A"/>
    <w:rsid w:val="000D11DB"/>
    <w:rsid w:val="000D1213"/>
    <w:rsid w:val="000D148B"/>
    <w:rsid w:val="000D15C4"/>
    <w:rsid w:val="000D1EAC"/>
    <w:rsid w:val="000D22BE"/>
    <w:rsid w:val="000D26F7"/>
    <w:rsid w:val="000D323A"/>
    <w:rsid w:val="000D3453"/>
    <w:rsid w:val="000D3A92"/>
    <w:rsid w:val="000D3AB6"/>
    <w:rsid w:val="000D3AE8"/>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1C"/>
    <w:rsid w:val="000D6F38"/>
    <w:rsid w:val="000D7123"/>
    <w:rsid w:val="000D7247"/>
    <w:rsid w:val="000D755C"/>
    <w:rsid w:val="000D78BD"/>
    <w:rsid w:val="000E0198"/>
    <w:rsid w:val="000E02A4"/>
    <w:rsid w:val="000E08AF"/>
    <w:rsid w:val="000E090D"/>
    <w:rsid w:val="000E0A20"/>
    <w:rsid w:val="000E0E36"/>
    <w:rsid w:val="000E0FAD"/>
    <w:rsid w:val="000E1851"/>
    <w:rsid w:val="000E2038"/>
    <w:rsid w:val="000E2DC0"/>
    <w:rsid w:val="000E2FF9"/>
    <w:rsid w:val="000E337A"/>
    <w:rsid w:val="000E3F68"/>
    <w:rsid w:val="000E4248"/>
    <w:rsid w:val="000E43E7"/>
    <w:rsid w:val="000E440C"/>
    <w:rsid w:val="000E4F2E"/>
    <w:rsid w:val="000E4FA5"/>
    <w:rsid w:val="000E5528"/>
    <w:rsid w:val="000E5E7C"/>
    <w:rsid w:val="000E6636"/>
    <w:rsid w:val="000E700A"/>
    <w:rsid w:val="000E7279"/>
    <w:rsid w:val="000E7561"/>
    <w:rsid w:val="000E775A"/>
    <w:rsid w:val="000E7BCF"/>
    <w:rsid w:val="000E7BEC"/>
    <w:rsid w:val="000E7F18"/>
    <w:rsid w:val="000F0203"/>
    <w:rsid w:val="000F051A"/>
    <w:rsid w:val="000F06AF"/>
    <w:rsid w:val="000F0989"/>
    <w:rsid w:val="000F0F58"/>
    <w:rsid w:val="000F158C"/>
    <w:rsid w:val="000F1A90"/>
    <w:rsid w:val="000F1D20"/>
    <w:rsid w:val="000F1DD4"/>
    <w:rsid w:val="000F2337"/>
    <w:rsid w:val="000F31B9"/>
    <w:rsid w:val="000F349C"/>
    <w:rsid w:val="000F3686"/>
    <w:rsid w:val="000F390C"/>
    <w:rsid w:val="000F39BE"/>
    <w:rsid w:val="000F3AD5"/>
    <w:rsid w:val="000F3AF0"/>
    <w:rsid w:val="000F3DC9"/>
    <w:rsid w:val="000F3DEE"/>
    <w:rsid w:val="000F3F41"/>
    <w:rsid w:val="000F3F9C"/>
    <w:rsid w:val="000F43CD"/>
    <w:rsid w:val="000F4505"/>
    <w:rsid w:val="000F4507"/>
    <w:rsid w:val="000F4814"/>
    <w:rsid w:val="000F491E"/>
    <w:rsid w:val="000F4A8C"/>
    <w:rsid w:val="000F4BFC"/>
    <w:rsid w:val="000F5624"/>
    <w:rsid w:val="000F566F"/>
    <w:rsid w:val="000F5BC5"/>
    <w:rsid w:val="000F5D24"/>
    <w:rsid w:val="000F616D"/>
    <w:rsid w:val="000F65EB"/>
    <w:rsid w:val="000F6776"/>
    <w:rsid w:val="000F68C8"/>
    <w:rsid w:val="000F68EC"/>
    <w:rsid w:val="000F6EAD"/>
    <w:rsid w:val="000F6F0A"/>
    <w:rsid w:val="000F726E"/>
    <w:rsid w:val="000F7511"/>
    <w:rsid w:val="000F7618"/>
    <w:rsid w:val="000F7626"/>
    <w:rsid w:val="000F79B8"/>
    <w:rsid w:val="000F7CAC"/>
    <w:rsid w:val="001001BD"/>
    <w:rsid w:val="001002AB"/>
    <w:rsid w:val="0010035E"/>
    <w:rsid w:val="00100585"/>
    <w:rsid w:val="00100DFB"/>
    <w:rsid w:val="00100FC9"/>
    <w:rsid w:val="00101446"/>
    <w:rsid w:val="001014EE"/>
    <w:rsid w:val="00101D73"/>
    <w:rsid w:val="00101D77"/>
    <w:rsid w:val="0010245A"/>
    <w:rsid w:val="00102C53"/>
    <w:rsid w:val="00102DDA"/>
    <w:rsid w:val="001039AD"/>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506"/>
    <w:rsid w:val="0010787E"/>
    <w:rsid w:val="00110272"/>
    <w:rsid w:val="0011041C"/>
    <w:rsid w:val="00110DF9"/>
    <w:rsid w:val="001110CA"/>
    <w:rsid w:val="00111142"/>
    <w:rsid w:val="00111B8C"/>
    <w:rsid w:val="00112013"/>
    <w:rsid w:val="001123AA"/>
    <w:rsid w:val="0011240F"/>
    <w:rsid w:val="00112880"/>
    <w:rsid w:val="001129C8"/>
    <w:rsid w:val="00112ABC"/>
    <w:rsid w:val="00112AF3"/>
    <w:rsid w:val="001131B2"/>
    <w:rsid w:val="00114C92"/>
    <w:rsid w:val="00114F18"/>
    <w:rsid w:val="00115051"/>
    <w:rsid w:val="00115675"/>
    <w:rsid w:val="001157F1"/>
    <w:rsid w:val="00115972"/>
    <w:rsid w:val="00115979"/>
    <w:rsid w:val="00115B8A"/>
    <w:rsid w:val="00115F64"/>
    <w:rsid w:val="001166DF"/>
    <w:rsid w:val="00116CFE"/>
    <w:rsid w:val="00117198"/>
    <w:rsid w:val="001178B1"/>
    <w:rsid w:val="00117A1A"/>
    <w:rsid w:val="00117AE9"/>
    <w:rsid w:val="001202EE"/>
    <w:rsid w:val="0012060D"/>
    <w:rsid w:val="00120625"/>
    <w:rsid w:val="001208F8"/>
    <w:rsid w:val="00120990"/>
    <w:rsid w:val="00120B35"/>
    <w:rsid w:val="00120B8F"/>
    <w:rsid w:val="00120F6F"/>
    <w:rsid w:val="0012108C"/>
    <w:rsid w:val="001216D8"/>
    <w:rsid w:val="00121E0F"/>
    <w:rsid w:val="00122550"/>
    <w:rsid w:val="00122750"/>
    <w:rsid w:val="00123B68"/>
    <w:rsid w:val="00123CA6"/>
    <w:rsid w:val="001240EE"/>
    <w:rsid w:val="00124633"/>
    <w:rsid w:val="00124DFC"/>
    <w:rsid w:val="0012541B"/>
    <w:rsid w:val="001254C7"/>
    <w:rsid w:val="00125BFD"/>
    <w:rsid w:val="00125E54"/>
    <w:rsid w:val="0012624E"/>
    <w:rsid w:val="00126879"/>
    <w:rsid w:val="001269C7"/>
    <w:rsid w:val="00126A22"/>
    <w:rsid w:val="00126B81"/>
    <w:rsid w:val="00126BA4"/>
    <w:rsid w:val="00126BC3"/>
    <w:rsid w:val="00126FCB"/>
    <w:rsid w:val="001276E5"/>
    <w:rsid w:val="00127B08"/>
    <w:rsid w:val="00127C68"/>
    <w:rsid w:val="00130626"/>
    <w:rsid w:val="0013112B"/>
    <w:rsid w:val="0013169E"/>
    <w:rsid w:val="00131EFD"/>
    <w:rsid w:val="00131F9A"/>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6AAF"/>
    <w:rsid w:val="00136EF5"/>
    <w:rsid w:val="00137079"/>
    <w:rsid w:val="001371E0"/>
    <w:rsid w:val="00137227"/>
    <w:rsid w:val="001372A0"/>
    <w:rsid w:val="00137B43"/>
    <w:rsid w:val="00137CA9"/>
    <w:rsid w:val="00140894"/>
    <w:rsid w:val="0014090D"/>
    <w:rsid w:val="00140E0D"/>
    <w:rsid w:val="00141275"/>
    <w:rsid w:val="001414E8"/>
    <w:rsid w:val="00141718"/>
    <w:rsid w:val="0014179B"/>
    <w:rsid w:val="00141CFE"/>
    <w:rsid w:val="0014205D"/>
    <w:rsid w:val="00142214"/>
    <w:rsid w:val="001426AF"/>
    <w:rsid w:val="00142ED1"/>
    <w:rsid w:val="001433CD"/>
    <w:rsid w:val="00143F51"/>
    <w:rsid w:val="001440E5"/>
    <w:rsid w:val="00144146"/>
    <w:rsid w:val="001441FF"/>
    <w:rsid w:val="00144357"/>
    <w:rsid w:val="001443CC"/>
    <w:rsid w:val="001445E1"/>
    <w:rsid w:val="00144CDB"/>
    <w:rsid w:val="00144DDE"/>
    <w:rsid w:val="001450B7"/>
    <w:rsid w:val="00145AD8"/>
    <w:rsid w:val="00146207"/>
    <w:rsid w:val="00146CE2"/>
    <w:rsid w:val="00146CEE"/>
    <w:rsid w:val="001473F6"/>
    <w:rsid w:val="00147883"/>
    <w:rsid w:val="00147C99"/>
    <w:rsid w:val="00150783"/>
    <w:rsid w:val="00150907"/>
    <w:rsid w:val="001509B1"/>
    <w:rsid w:val="00150ABD"/>
    <w:rsid w:val="00150C8F"/>
    <w:rsid w:val="00151CC3"/>
    <w:rsid w:val="0015277B"/>
    <w:rsid w:val="00152D65"/>
    <w:rsid w:val="00152F19"/>
    <w:rsid w:val="001534A0"/>
    <w:rsid w:val="0015353E"/>
    <w:rsid w:val="00153600"/>
    <w:rsid w:val="0015363E"/>
    <w:rsid w:val="001537B7"/>
    <w:rsid w:val="00153BF3"/>
    <w:rsid w:val="001540F3"/>
    <w:rsid w:val="001547A5"/>
    <w:rsid w:val="0015486A"/>
    <w:rsid w:val="00154C31"/>
    <w:rsid w:val="0015508E"/>
    <w:rsid w:val="00155437"/>
    <w:rsid w:val="00155501"/>
    <w:rsid w:val="0015555E"/>
    <w:rsid w:val="00155706"/>
    <w:rsid w:val="001558F7"/>
    <w:rsid w:val="00155A19"/>
    <w:rsid w:val="00155D2D"/>
    <w:rsid w:val="00156205"/>
    <w:rsid w:val="001563E6"/>
    <w:rsid w:val="001565E0"/>
    <w:rsid w:val="00156837"/>
    <w:rsid w:val="00156A94"/>
    <w:rsid w:val="00156F9A"/>
    <w:rsid w:val="001572E6"/>
    <w:rsid w:val="001572EE"/>
    <w:rsid w:val="00157975"/>
    <w:rsid w:val="00157D08"/>
    <w:rsid w:val="00160614"/>
    <w:rsid w:val="00160829"/>
    <w:rsid w:val="00160A31"/>
    <w:rsid w:val="00160EBD"/>
    <w:rsid w:val="00161186"/>
    <w:rsid w:val="00161333"/>
    <w:rsid w:val="001613A6"/>
    <w:rsid w:val="00161441"/>
    <w:rsid w:val="001614AB"/>
    <w:rsid w:val="00161B73"/>
    <w:rsid w:val="00161BCA"/>
    <w:rsid w:val="00162040"/>
    <w:rsid w:val="0016283A"/>
    <w:rsid w:val="0016301B"/>
    <w:rsid w:val="00163335"/>
    <w:rsid w:val="00163799"/>
    <w:rsid w:val="00163E2B"/>
    <w:rsid w:val="00164313"/>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4F"/>
    <w:rsid w:val="001716AD"/>
    <w:rsid w:val="001719A1"/>
    <w:rsid w:val="00172718"/>
    <w:rsid w:val="001728B0"/>
    <w:rsid w:val="00172FAE"/>
    <w:rsid w:val="0017340E"/>
    <w:rsid w:val="00173688"/>
    <w:rsid w:val="001736EE"/>
    <w:rsid w:val="001739DE"/>
    <w:rsid w:val="00173C36"/>
    <w:rsid w:val="00173D94"/>
    <w:rsid w:val="00174593"/>
    <w:rsid w:val="0017525B"/>
    <w:rsid w:val="001753BC"/>
    <w:rsid w:val="00175501"/>
    <w:rsid w:val="00175628"/>
    <w:rsid w:val="00175A63"/>
    <w:rsid w:val="0017630F"/>
    <w:rsid w:val="0017668E"/>
    <w:rsid w:val="00176FA7"/>
    <w:rsid w:val="00177C21"/>
    <w:rsid w:val="00177DB3"/>
    <w:rsid w:val="001804B0"/>
    <w:rsid w:val="001807FC"/>
    <w:rsid w:val="00180CFD"/>
    <w:rsid w:val="00181380"/>
    <w:rsid w:val="00181458"/>
    <w:rsid w:val="00181761"/>
    <w:rsid w:val="0018182D"/>
    <w:rsid w:val="00181ADB"/>
    <w:rsid w:val="00181E9A"/>
    <w:rsid w:val="001823A3"/>
    <w:rsid w:val="0018251F"/>
    <w:rsid w:val="00182A6D"/>
    <w:rsid w:val="00183524"/>
    <w:rsid w:val="00183560"/>
    <w:rsid w:val="00183E63"/>
    <w:rsid w:val="00183E98"/>
    <w:rsid w:val="001848A9"/>
    <w:rsid w:val="00184AC3"/>
    <w:rsid w:val="00184BF8"/>
    <w:rsid w:val="001852EF"/>
    <w:rsid w:val="00185AE3"/>
    <w:rsid w:val="001862B7"/>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413"/>
    <w:rsid w:val="00195B5F"/>
    <w:rsid w:val="00196664"/>
    <w:rsid w:val="001966E3"/>
    <w:rsid w:val="00196750"/>
    <w:rsid w:val="0019688A"/>
    <w:rsid w:val="001968A7"/>
    <w:rsid w:val="00197111"/>
    <w:rsid w:val="001971A6"/>
    <w:rsid w:val="001976DC"/>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B1D"/>
    <w:rsid w:val="001A5F56"/>
    <w:rsid w:val="001A6079"/>
    <w:rsid w:val="001A61AD"/>
    <w:rsid w:val="001A7034"/>
    <w:rsid w:val="001A7264"/>
    <w:rsid w:val="001A7273"/>
    <w:rsid w:val="001A7397"/>
    <w:rsid w:val="001A7930"/>
    <w:rsid w:val="001A7B4F"/>
    <w:rsid w:val="001A7F1C"/>
    <w:rsid w:val="001B02CA"/>
    <w:rsid w:val="001B02D5"/>
    <w:rsid w:val="001B034E"/>
    <w:rsid w:val="001B06BB"/>
    <w:rsid w:val="001B0A01"/>
    <w:rsid w:val="001B0D77"/>
    <w:rsid w:val="001B1023"/>
    <w:rsid w:val="001B1084"/>
    <w:rsid w:val="001B1E4E"/>
    <w:rsid w:val="001B1FAF"/>
    <w:rsid w:val="001B205C"/>
    <w:rsid w:val="001B26F5"/>
    <w:rsid w:val="001B271C"/>
    <w:rsid w:val="001B35E7"/>
    <w:rsid w:val="001B3C78"/>
    <w:rsid w:val="001B3CF6"/>
    <w:rsid w:val="001B4043"/>
    <w:rsid w:val="001B597B"/>
    <w:rsid w:val="001B5A5F"/>
    <w:rsid w:val="001B5BC6"/>
    <w:rsid w:val="001B653D"/>
    <w:rsid w:val="001B69AF"/>
    <w:rsid w:val="001B6D86"/>
    <w:rsid w:val="001B6FC4"/>
    <w:rsid w:val="001B741F"/>
    <w:rsid w:val="001B7902"/>
    <w:rsid w:val="001B7D81"/>
    <w:rsid w:val="001B7D9D"/>
    <w:rsid w:val="001C01D1"/>
    <w:rsid w:val="001C051C"/>
    <w:rsid w:val="001C0D7C"/>
    <w:rsid w:val="001C1F09"/>
    <w:rsid w:val="001C23ED"/>
    <w:rsid w:val="001C249A"/>
    <w:rsid w:val="001C27AA"/>
    <w:rsid w:val="001C32DA"/>
    <w:rsid w:val="001C35AE"/>
    <w:rsid w:val="001C3772"/>
    <w:rsid w:val="001C3859"/>
    <w:rsid w:val="001C3B16"/>
    <w:rsid w:val="001C3E68"/>
    <w:rsid w:val="001C3FAA"/>
    <w:rsid w:val="001C40F2"/>
    <w:rsid w:val="001C534C"/>
    <w:rsid w:val="001C53AF"/>
    <w:rsid w:val="001C53BE"/>
    <w:rsid w:val="001C584A"/>
    <w:rsid w:val="001C58CB"/>
    <w:rsid w:val="001C6311"/>
    <w:rsid w:val="001C642A"/>
    <w:rsid w:val="001C64B7"/>
    <w:rsid w:val="001C69DD"/>
    <w:rsid w:val="001C7484"/>
    <w:rsid w:val="001C7D07"/>
    <w:rsid w:val="001C7FC6"/>
    <w:rsid w:val="001D02BD"/>
    <w:rsid w:val="001D034B"/>
    <w:rsid w:val="001D058A"/>
    <w:rsid w:val="001D05DF"/>
    <w:rsid w:val="001D087E"/>
    <w:rsid w:val="001D0C1B"/>
    <w:rsid w:val="001D0C56"/>
    <w:rsid w:val="001D10B1"/>
    <w:rsid w:val="001D1299"/>
    <w:rsid w:val="001D25EC"/>
    <w:rsid w:val="001D2623"/>
    <w:rsid w:val="001D2A53"/>
    <w:rsid w:val="001D2A6B"/>
    <w:rsid w:val="001D3116"/>
    <w:rsid w:val="001D3B6A"/>
    <w:rsid w:val="001D460D"/>
    <w:rsid w:val="001D4735"/>
    <w:rsid w:val="001D4936"/>
    <w:rsid w:val="001D4942"/>
    <w:rsid w:val="001D4A75"/>
    <w:rsid w:val="001D5018"/>
    <w:rsid w:val="001D5054"/>
    <w:rsid w:val="001D5278"/>
    <w:rsid w:val="001D55A7"/>
    <w:rsid w:val="001D5B55"/>
    <w:rsid w:val="001D6305"/>
    <w:rsid w:val="001D636F"/>
    <w:rsid w:val="001D66CF"/>
    <w:rsid w:val="001D6AD0"/>
    <w:rsid w:val="001D6D65"/>
    <w:rsid w:val="001D6F9E"/>
    <w:rsid w:val="001D6FD0"/>
    <w:rsid w:val="001D7AB5"/>
    <w:rsid w:val="001D7DAF"/>
    <w:rsid w:val="001E02B6"/>
    <w:rsid w:val="001E05DF"/>
    <w:rsid w:val="001E0B88"/>
    <w:rsid w:val="001E0BE4"/>
    <w:rsid w:val="001E0D59"/>
    <w:rsid w:val="001E15BC"/>
    <w:rsid w:val="001E1626"/>
    <w:rsid w:val="001E1C64"/>
    <w:rsid w:val="001E1E8F"/>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6982"/>
    <w:rsid w:val="001E700D"/>
    <w:rsid w:val="001E71FB"/>
    <w:rsid w:val="001E7423"/>
    <w:rsid w:val="001E79E1"/>
    <w:rsid w:val="001E7B88"/>
    <w:rsid w:val="001E7E39"/>
    <w:rsid w:val="001E7EFE"/>
    <w:rsid w:val="001F02EA"/>
    <w:rsid w:val="001F04C3"/>
    <w:rsid w:val="001F0E24"/>
    <w:rsid w:val="001F0FC2"/>
    <w:rsid w:val="001F12BD"/>
    <w:rsid w:val="001F1755"/>
    <w:rsid w:val="001F182C"/>
    <w:rsid w:val="001F1A49"/>
    <w:rsid w:val="001F1CA8"/>
    <w:rsid w:val="001F1D9B"/>
    <w:rsid w:val="001F2099"/>
    <w:rsid w:val="001F213A"/>
    <w:rsid w:val="001F25E8"/>
    <w:rsid w:val="001F286B"/>
    <w:rsid w:val="001F3669"/>
    <w:rsid w:val="001F36CB"/>
    <w:rsid w:val="001F385D"/>
    <w:rsid w:val="001F3F99"/>
    <w:rsid w:val="001F3FC4"/>
    <w:rsid w:val="001F434E"/>
    <w:rsid w:val="001F479C"/>
    <w:rsid w:val="001F49EB"/>
    <w:rsid w:val="001F4C8B"/>
    <w:rsid w:val="001F4D04"/>
    <w:rsid w:val="001F4EC9"/>
    <w:rsid w:val="001F5299"/>
    <w:rsid w:val="001F5919"/>
    <w:rsid w:val="001F5B9A"/>
    <w:rsid w:val="001F5CD5"/>
    <w:rsid w:val="001F5E44"/>
    <w:rsid w:val="001F5E86"/>
    <w:rsid w:val="001F61B4"/>
    <w:rsid w:val="001F6794"/>
    <w:rsid w:val="001F6D33"/>
    <w:rsid w:val="001F6DC8"/>
    <w:rsid w:val="001F6FCE"/>
    <w:rsid w:val="001F704D"/>
    <w:rsid w:val="001F7398"/>
    <w:rsid w:val="001F754E"/>
    <w:rsid w:val="001F76E9"/>
    <w:rsid w:val="0020005F"/>
    <w:rsid w:val="0020030E"/>
    <w:rsid w:val="002005D4"/>
    <w:rsid w:val="00200667"/>
    <w:rsid w:val="00200A24"/>
    <w:rsid w:val="00200CDA"/>
    <w:rsid w:val="00200D50"/>
    <w:rsid w:val="0020131C"/>
    <w:rsid w:val="00201990"/>
    <w:rsid w:val="00201A31"/>
    <w:rsid w:val="002024D6"/>
    <w:rsid w:val="0020276E"/>
    <w:rsid w:val="002027D9"/>
    <w:rsid w:val="00202880"/>
    <w:rsid w:val="0020291A"/>
    <w:rsid w:val="00202B5C"/>
    <w:rsid w:val="00202BB9"/>
    <w:rsid w:val="00202D35"/>
    <w:rsid w:val="00202F05"/>
    <w:rsid w:val="0020340C"/>
    <w:rsid w:val="002035BC"/>
    <w:rsid w:val="00204AAB"/>
    <w:rsid w:val="00204BE1"/>
    <w:rsid w:val="00204F2C"/>
    <w:rsid w:val="002050FA"/>
    <w:rsid w:val="0020511B"/>
    <w:rsid w:val="002052C3"/>
    <w:rsid w:val="002055D5"/>
    <w:rsid w:val="002056D1"/>
    <w:rsid w:val="002069FA"/>
    <w:rsid w:val="00207271"/>
    <w:rsid w:val="00207289"/>
    <w:rsid w:val="002074F3"/>
    <w:rsid w:val="00207D09"/>
    <w:rsid w:val="00207FF5"/>
    <w:rsid w:val="002103B3"/>
    <w:rsid w:val="00210604"/>
    <w:rsid w:val="00210734"/>
    <w:rsid w:val="00210BB0"/>
    <w:rsid w:val="002118CF"/>
    <w:rsid w:val="00211ACD"/>
    <w:rsid w:val="00211AF2"/>
    <w:rsid w:val="00211EAC"/>
    <w:rsid w:val="00212133"/>
    <w:rsid w:val="0021225C"/>
    <w:rsid w:val="00212270"/>
    <w:rsid w:val="002126F7"/>
    <w:rsid w:val="0021280E"/>
    <w:rsid w:val="00212940"/>
    <w:rsid w:val="00212B03"/>
    <w:rsid w:val="002136CF"/>
    <w:rsid w:val="00213F65"/>
    <w:rsid w:val="00214332"/>
    <w:rsid w:val="00214AD6"/>
    <w:rsid w:val="00214CFE"/>
    <w:rsid w:val="00214F5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437"/>
    <w:rsid w:val="00221A05"/>
    <w:rsid w:val="00221A84"/>
    <w:rsid w:val="00221DB1"/>
    <w:rsid w:val="0022220E"/>
    <w:rsid w:val="002225C4"/>
    <w:rsid w:val="0022270A"/>
    <w:rsid w:val="00222DF4"/>
    <w:rsid w:val="0022301C"/>
    <w:rsid w:val="0022328E"/>
    <w:rsid w:val="002235F4"/>
    <w:rsid w:val="00223D51"/>
    <w:rsid w:val="00223EFC"/>
    <w:rsid w:val="00224073"/>
    <w:rsid w:val="002240E0"/>
    <w:rsid w:val="0022410E"/>
    <w:rsid w:val="002241DE"/>
    <w:rsid w:val="00224528"/>
    <w:rsid w:val="002246F3"/>
    <w:rsid w:val="00225EAA"/>
    <w:rsid w:val="0022653A"/>
    <w:rsid w:val="002265B0"/>
    <w:rsid w:val="00226665"/>
    <w:rsid w:val="002267AD"/>
    <w:rsid w:val="002267D1"/>
    <w:rsid w:val="002268D7"/>
    <w:rsid w:val="00226AC2"/>
    <w:rsid w:val="00226F49"/>
    <w:rsid w:val="002278AD"/>
    <w:rsid w:val="002279A3"/>
    <w:rsid w:val="00227F52"/>
    <w:rsid w:val="002306AB"/>
    <w:rsid w:val="002306DE"/>
    <w:rsid w:val="00230700"/>
    <w:rsid w:val="00230718"/>
    <w:rsid w:val="00230A9A"/>
    <w:rsid w:val="00230D82"/>
    <w:rsid w:val="002313A1"/>
    <w:rsid w:val="002319D4"/>
    <w:rsid w:val="002322A5"/>
    <w:rsid w:val="002327B3"/>
    <w:rsid w:val="00232B68"/>
    <w:rsid w:val="00232BD9"/>
    <w:rsid w:val="00233034"/>
    <w:rsid w:val="00233897"/>
    <w:rsid w:val="00233A2D"/>
    <w:rsid w:val="00233AAE"/>
    <w:rsid w:val="00233BDD"/>
    <w:rsid w:val="00233C52"/>
    <w:rsid w:val="00233DE0"/>
    <w:rsid w:val="0023417E"/>
    <w:rsid w:val="002341FE"/>
    <w:rsid w:val="00234510"/>
    <w:rsid w:val="00234A10"/>
    <w:rsid w:val="00235E21"/>
    <w:rsid w:val="00235E44"/>
    <w:rsid w:val="0023612F"/>
    <w:rsid w:val="002361BE"/>
    <w:rsid w:val="00236819"/>
    <w:rsid w:val="00236C94"/>
    <w:rsid w:val="00237147"/>
    <w:rsid w:val="002373B3"/>
    <w:rsid w:val="002373D8"/>
    <w:rsid w:val="00237476"/>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5DE"/>
    <w:rsid w:val="0024260C"/>
    <w:rsid w:val="00242854"/>
    <w:rsid w:val="002428A9"/>
    <w:rsid w:val="002428C0"/>
    <w:rsid w:val="00242B8C"/>
    <w:rsid w:val="00242C4E"/>
    <w:rsid w:val="00242CAE"/>
    <w:rsid w:val="00242E66"/>
    <w:rsid w:val="0024322C"/>
    <w:rsid w:val="00243955"/>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DD"/>
    <w:rsid w:val="0024591C"/>
    <w:rsid w:val="00245994"/>
    <w:rsid w:val="00245B06"/>
    <w:rsid w:val="00245D6C"/>
    <w:rsid w:val="00246178"/>
    <w:rsid w:val="00246567"/>
    <w:rsid w:val="002465E9"/>
    <w:rsid w:val="00246765"/>
    <w:rsid w:val="002468ED"/>
    <w:rsid w:val="00246BFD"/>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3B02"/>
    <w:rsid w:val="00254310"/>
    <w:rsid w:val="00254C1C"/>
    <w:rsid w:val="00254EDB"/>
    <w:rsid w:val="00255261"/>
    <w:rsid w:val="00255559"/>
    <w:rsid w:val="00255A04"/>
    <w:rsid w:val="0025617C"/>
    <w:rsid w:val="002568C7"/>
    <w:rsid w:val="002575FD"/>
    <w:rsid w:val="0025765E"/>
    <w:rsid w:val="002576EE"/>
    <w:rsid w:val="002601B6"/>
    <w:rsid w:val="002609AA"/>
    <w:rsid w:val="00261000"/>
    <w:rsid w:val="00261285"/>
    <w:rsid w:val="002614CF"/>
    <w:rsid w:val="00261659"/>
    <w:rsid w:val="002616CA"/>
    <w:rsid w:val="00261D7B"/>
    <w:rsid w:val="00261DEA"/>
    <w:rsid w:val="0026223F"/>
    <w:rsid w:val="00262BC9"/>
    <w:rsid w:val="002630C8"/>
    <w:rsid w:val="00263271"/>
    <w:rsid w:val="0026456F"/>
    <w:rsid w:val="00264848"/>
    <w:rsid w:val="00265334"/>
    <w:rsid w:val="00265A92"/>
    <w:rsid w:val="00266050"/>
    <w:rsid w:val="0026634B"/>
    <w:rsid w:val="0026695F"/>
    <w:rsid w:val="00266A26"/>
    <w:rsid w:val="00266FBB"/>
    <w:rsid w:val="0026781C"/>
    <w:rsid w:val="00270E73"/>
    <w:rsid w:val="00271083"/>
    <w:rsid w:val="0027190A"/>
    <w:rsid w:val="0027198F"/>
    <w:rsid w:val="00271F24"/>
    <w:rsid w:val="0027220C"/>
    <w:rsid w:val="00272951"/>
    <w:rsid w:val="002731B1"/>
    <w:rsid w:val="00273B30"/>
    <w:rsid w:val="00273E89"/>
    <w:rsid w:val="00273FB5"/>
    <w:rsid w:val="002744D2"/>
    <w:rsid w:val="00274863"/>
    <w:rsid w:val="00275131"/>
    <w:rsid w:val="0027524B"/>
    <w:rsid w:val="00275FC4"/>
    <w:rsid w:val="00276359"/>
    <w:rsid w:val="00276569"/>
    <w:rsid w:val="0027661B"/>
    <w:rsid w:val="0027668F"/>
    <w:rsid w:val="00276A87"/>
    <w:rsid w:val="0028026B"/>
    <w:rsid w:val="00280367"/>
    <w:rsid w:val="002807A7"/>
    <w:rsid w:val="0028125D"/>
    <w:rsid w:val="00281559"/>
    <w:rsid w:val="00281DD5"/>
    <w:rsid w:val="002824DD"/>
    <w:rsid w:val="00282505"/>
    <w:rsid w:val="00282527"/>
    <w:rsid w:val="00282727"/>
    <w:rsid w:val="002827E0"/>
    <w:rsid w:val="00282A7A"/>
    <w:rsid w:val="00282C4E"/>
    <w:rsid w:val="00282D77"/>
    <w:rsid w:val="00285325"/>
    <w:rsid w:val="00285F58"/>
    <w:rsid w:val="00285FCE"/>
    <w:rsid w:val="002860AD"/>
    <w:rsid w:val="0028632B"/>
    <w:rsid w:val="002865C0"/>
    <w:rsid w:val="00286C0B"/>
    <w:rsid w:val="00286C99"/>
    <w:rsid w:val="00286DB1"/>
    <w:rsid w:val="00286E20"/>
    <w:rsid w:val="00286F3B"/>
    <w:rsid w:val="002875F4"/>
    <w:rsid w:val="00287F77"/>
    <w:rsid w:val="0029016F"/>
    <w:rsid w:val="002907E3"/>
    <w:rsid w:val="00290A11"/>
    <w:rsid w:val="00290B5C"/>
    <w:rsid w:val="002911E8"/>
    <w:rsid w:val="002912FC"/>
    <w:rsid w:val="002913D3"/>
    <w:rsid w:val="002916CF"/>
    <w:rsid w:val="00291A4B"/>
    <w:rsid w:val="002921E1"/>
    <w:rsid w:val="002921F8"/>
    <w:rsid w:val="0029249D"/>
    <w:rsid w:val="0029288D"/>
    <w:rsid w:val="0029294F"/>
    <w:rsid w:val="00292D0E"/>
    <w:rsid w:val="002935F4"/>
    <w:rsid w:val="002936C1"/>
    <w:rsid w:val="002942A6"/>
    <w:rsid w:val="00294E89"/>
    <w:rsid w:val="00294E8B"/>
    <w:rsid w:val="00295316"/>
    <w:rsid w:val="0029581D"/>
    <w:rsid w:val="00295C36"/>
    <w:rsid w:val="00295C9E"/>
    <w:rsid w:val="00296023"/>
    <w:rsid w:val="00296148"/>
    <w:rsid w:val="00296228"/>
    <w:rsid w:val="00296443"/>
    <w:rsid w:val="00296919"/>
    <w:rsid w:val="002969FD"/>
    <w:rsid w:val="00296C85"/>
    <w:rsid w:val="00297491"/>
    <w:rsid w:val="002974C4"/>
    <w:rsid w:val="00297771"/>
    <w:rsid w:val="00297BF6"/>
    <w:rsid w:val="00297E73"/>
    <w:rsid w:val="002A0037"/>
    <w:rsid w:val="002A0405"/>
    <w:rsid w:val="002A0A35"/>
    <w:rsid w:val="002A1166"/>
    <w:rsid w:val="002A117A"/>
    <w:rsid w:val="002A122C"/>
    <w:rsid w:val="002A17D2"/>
    <w:rsid w:val="002A1EE1"/>
    <w:rsid w:val="002A20CD"/>
    <w:rsid w:val="002A217C"/>
    <w:rsid w:val="002A2538"/>
    <w:rsid w:val="002A277E"/>
    <w:rsid w:val="002A2896"/>
    <w:rsid w:val="002A2EDD"/>
    <w:rsid w:val="002A3038"/>
    <w:rsid w:val="002A3067"/>
    <w:rsid w:val="002A3397"/>
    <w:rsid w:val="002A3442"/>
    <w:rsid w:val="002A3587"/>
    <w:rsid w:val="002A37DF"/>
    <w:rsid w:val="002A3A1B"/>
    <w:rsid w:val="002A3C80"/>
    <w:rsid w:val="002A3D05"/>
    <w:rsid w:val="002A3D14"/>
    <w:rsid w:val="002A40E5"/>
    <w:rsid w:val="002A46F8"/>
    <w:rsid w:val="002A49D0"/>
    <w:rsid w:val="002A4D8C"/>
    <w:rsid w:val="002A4DD0"/>
    <w:rsid w:val="002A532D"/>
    <w:rsid w:val="002A5455"/>
    <w:rsid w:val="002A557A"/>
    <w:rsid w:val="002A5A9C"/>
    <w:rsid w:val="002A5D19"/>
    <w:rsid w:val="002A5F73"/>
    <w:rsid w:val="002A693A"/>
    <w:rsid w:val="002A69C6"/>
    <w:rsid w:val="002A6E3D"/>
    <w:rsid w:val="002A6F3D"/>
    <w:rsid w:val="002A6FBF"/>
    <w:rsid w:val="002A72AC"/>
    <w:rsid w:val="002A73BF"/>
    <w:rsid w:val="002A758B"/>
    <w:rsid w:val="002A7A3D"/>
    <w:rsid w:val="002A7C4E"/>
    <w:rsid w:val="002A7C5F"/>
    <w:rsid w:val="002A7E6A"/>
    <w:rsid w:val="002B039E"/>
    <w:rsid w:val="002B087E"/>
    <w:rsid w:val="002B0AE2"/>
    <w:rsid w:val="002B0BEB"/>
    <w:rsid w:val="002B0EE1"/>
    <w:rsid w:val="002B1005"/>
    <w:rsid w:val="002B12B5"/>
    <w:rsid w:val="002B12CB"/>
    <w:rsid w:val="002B13EE"/>
    <w:rsid w:val="002B1745"/>
    <w:rsid w:val="002B1DB0"/>
    <w:rsid w:val="002B2775"/>
    <w:rsid w:val="002B2A87"/>
    <w:rsid w:val="002B338A"/>
    <w:rsid w:val="002B35E9"/>
    <w:rsid w:val="002B3A31"/>
    <w:rsid w:val="002B3C35"/>
    <w:rsid w:val="002B3DC8"/>
    <w:rsid w:val="002B3E4E"/>
    <w:rsid w:val="002B4582"/>
    <w:rsid w:val="002B47A7"/>
    <w:rsid w:val="002B4D83"/>
    <w:rsid w:val="002B52DA"/>
    <w:rsid w:val="002B5449"/>
    <w:rsid w:val="002B58E1"/>
    <w:rsid w:val="002B5D0B"/>
    <w:rsid w:val="002B5E0A"/>
    <w:rsid w:val="002B6388"/>
    <w:rsid w:val="002B6640"/>
    <w:rsid w:val="002B6B8D"/>
    <w:rsid w:val="002B6D19"/>
    <w:rsid w:val="002B7209"/>
    <w:rsid w:val="002B739D"/>
    <w:rsid w:val="002B741A"/>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61"/>
    <w:rsid w:val="002C3779"/>
    <w:rsid w:val="002C38E4"/>
    <w:rsid w:val="002C398B"/>
    <w:rsid w:val="002C3A0E"/>
    <w:rsid w:val="002C3A72"/>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02D"/>
    <w:rsid w:val="002D1978"/>
    <w:rsid w:val="002D1BE0"/>
    <w:rsid w:val="002D1DEC"/>
    <w:rsid w:val="002D1E7F"/>
    <w:rsid w:val="002D1FB6"/>
    <w:rsid w:val="002D2BA1"/>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625F"/>
    <w:rsid w:val="002D6288"/>
    <w:rsid w:val="002D673B"/>
    <w:rsid w:val="002D6839"/>
    <w:rsid w:val="002D687C"/>
    <w:rsid w:val="002D6E2E"/>
    <w:rsid w:val="002D745F"/>
    <w:rsid w:val="002D7684"/>
    <w:rsid w:val="002D7708"/>
    <w:rsid w:val="002E0363"/>
    <w:rsid w:val="002E0BC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4851"/>
    <w:rsid w:val="002E509E"/>
    <w:rsid w:val="002E626C"/>
    <w:rsid w:val="002E6504"/>
    <w:rsid w:val="002E6730"/>
    <w:rsid w:val="002E6914"/>
    <w:rsid w:val="002E6AC1"/>
    <w:rsid w:val="002E6DC4"/>
    <w:rsid w:val="002E7429"/>
    <w:rsid w:val="002E75D6"/>
    <w:rsid w:val="002E776B"/>
    <w:rsid w:val="002E7906"/>
    <w:rsid w:val="002E7B21"/>
    <w:rsid w:val="002E7DA6"/>
    <w:rsid w:val="002F002D"/>
    <w:rsid w:val="002F0131"/>
    <w:rsid w:val="002F0216"/>
    <w:rsid w:val="002F05F8"/>
    <w:rsid w:val="002F0729"/>
    <w:rsid w:val="002F0A86"/>
    <w:rsid w:val="002F0C25"/>
    <w:rsid w:val="002F12FF"/>
    <w:rsid w:val="002F136A"/>
    <w:rsid w:val="002F17FC"/>
    <w:rsid w:val="002F295A"/>
    <w:rsid w:val="002F3C2B"/>
    <w:rsid w:val="002F3DF8"/>
    <w:rsid w:val="002F3FF3"/>
    <w:rsid w:val="002F417D"/>
    <w:rsid w:val="002F470C"/>
    <w:rsid w:val="002F47C2"/>
    <w:rsid w:val="002F4940"/>
    <w:rsid w:val="002F54DC"/>
    <w:rsid w:val="002F579C"/>
    <w:rsid w:val="002F5B13"/>
    <w:rsid w:val="002F5E1A"/>
    <w:rsid w:val="002F6238"/>
    <w:rsid w:val="002F6423"/>
    <w:rsid w:val="002F64EF"/>
    <w:rsid w:val="002F6552"/>
    <w:rsid w:val="002F6716"/>
    <w:rsid w:val="002F6A30"/>
    <w:rsid w:val="002F6C33"/>
    <w:rsid w:val="002F7452"/>
    <w:rsid w:val="003000D0"/>
    <w:rsid w:val="00300630"/>
    <w:rsid w:val="00300FD4"/>
    <w:rsid w:val="003012FF"/>
    <w:rsid w:val="0030159F"/>
    <w:rsid w:val="00301DF4"/>
    <w:rsid w:val="00301EEB"/>
    <w:rsid w:val="003020DD"/>
    <w:rsid w:val="00302752"/>
    <w:rsid w:val="003027F0"/>
    <w:rsid w:val="003037C2"/>
    <w:rsid w:val="00304E99"/>
    <w:rsid w:val="00305253"/>
    <w:rsid w:val="00305822"/>
    <w:rsid w:val="003058A8"/>
    <w:rsid w:val="00305A74"/>
    <w:rsid w:val="00305B4B"/>
    <w:rsid w:val="00305CF3"/>
    <w:rsid w:val="0030629D"/>
    <w:rsid w:val="003063BD"/>
    <w:rsid w:val="003065B8"/>
    <w:rsid w:val="003065D0"/>
    <w:rsid w:val="00306C1A"/>
    <w:rsid w:val="00307604"/>
    <w:rsid w:val="00307939"/>
    <w:rsid w:val="00307A1C"/>
    <w:rsid w:val="00307F45"/>
    <w:rsid w:val="0031008B"/>
    <w:rsid w:val="00310140"/>
    <w:rsid w:val="003102E1"/>
    <w:rsid w:val="00310B37"/>
    <w:rsid w:val="00310B72"/>
    <w:rsid w:val="003110EA"/>
    <w:rsid w:val="00311162"/>
    <w:rsid w:val="00311337"/>
    <w:rsid w:val="00311D0F"/>
    <w:rsid w:val="003120C8"/>
    <w:rsid w:val="00312213"/>
    <w:rsid w:val="00312806"/>
    <w:rsid w:val="003128F0"/>
    <w:rsid w:val="00313295"/>
    <w:rsid w:val="0031334A"/>
    <w:rsid w:val="00313694"/>
    <w:rsid w:val="003140E2"/>
    <w:rsid w:val="003148AF"/>
    <w:rsid w:val="0031496D"/>
    <w:rsid w:val="003153B3"/>
    <w:rsid w:val="003154EC"/>
    <w:rsid w:val="00315AA6"/>
    <w:rsid w:val="00315BAF"/>
    <w:rsid w:val="0031611D"/>
    <w:rsid w:val="00316305"/>
    <w:rsid w:val="00316871"/>
    <w:rsid w:val="003168A7"/>
    <w:rsid w:val="00316A4A"/>
    <w:rsid w:val="00316FB8"/>
    <w:rsid w:val="00316FCF"/>
    <w:rsid w:val="0031793A"/>
    <w:rsid w:val="00317C0B"/>
    <w:rsid w:val="00320796"/>
    <w:rsid w:val="00320B51"/>
    <w:rsid w:val="00320BF1"/>
    <w:rsid w:val="00320CB7"/>
    <w:rsid w:val="00320E67"/>
    <w:rsid w:val="003218F1"/>
    <w:rsid w:val="00321D85"/>
    <w:rsid w:val="0032241B"/>
    <w:rsid w:val="00322AB3"/>
    <w:rsid w:val="00322B0B"/>
    <w:rsid w:val="00322DE6"/>
    <w:rsid w:val="00322E22"/>
    <w:rsid w:val="00323197"/>
    <w:rsid w:val="0032327D"/>
    <w:rsid w:val="00323552"/>
    <w:rsid w:val="00324065"/>
    <w:rsid w:val="0032420B"/>
    <w:rsid w:val="0032485E"/>
    <w:rsid w:val="003248FE"/>
    <w:rsid w:val="00324C6A"/>
    <w:rsid w:val="00324D35"/>
    <w:rsid w:val="00325351"/>
    <w:rsid w:val="0032551E"/>
    <w:rsid w:val="0032624C"/>
    <w:rsid w:val="00326503"/>
    <w:rsid w:val="00326DF7"/>
    <w:rsid w:val="00326ED5"/>
    <w:rsid w:val="00327070"/>
    <w:rsid w:val="00327258"/>
    <w:rsid w:val="00327476"/>
    <w:rsid w:val="00331188"/>
    <w:rsid w:val="003314EC"/>
    <w:rsid w:val="0033184B"/>
    <w:rsid w:val="00331AF7"/>
    <w:rsid w:val="00331E63"/>
    <w:rsid w:val="00332406"/>
    <w:rsid w:val="00332621"/>
    <w:rsid w:val="00332BA6"/>
    <w:rsid w:val="003333A3"/>
    <w:rsid w:val="00333ACF"/>
    <w:rsid w:val="00333DF3"/>
    <w:rsid w:val="00334952"/>
    <w:rsid w:val="00334A80"/>
    <w:rsid w:val="00334B9E"/>
    <w:rsid w:val="00334F3E"/>
    <w:rsid w:val="003350D3"/>
    <w:rsid w:val="0033579E"/>
    <w:rsid w:val="0033594C"/>
    <w:rsid w:val="00335A86"/>
    <w:rsid w:val="00335D3C"/>
    <w:rsid w:val="00335DE1"/>
    <w:rsid w:val="00335F59"/>
    <w:rsid w:val="003360A3"/>
    <w:rsid w:val="0033752D"/>
    <w:rsid w:val="00337846"/>
    <w:rsid w:val="00337B96"/>
    <w:rsid w:val="003400D2"/>
    <w:rsid w:val="00340214"/>
    <w:rsid w:val="00340295"/>
    <w:rsid w:val="00340373"/>
    <w:rsid w:val="00340595"/>
    <w:rsid w:val="00340C63"/>
    <w:rsid w:val="00340CFD"/>
    <w:rsid w:val="00340DB1"/>
    <w:rsid w:val="00341C38"/>
    <w:rsid w:val="00341D26"/>
    <w:rsid w:val="00342333"/>
    <w:rsid w:val="00342564"/>
    <w:rsid w:val="0034287D"/>
    <w:rsid w:val="003428D1"/>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967"/>
    <w:rsid w:val="00346A02"/>
    <w:rsid w:val="00346B8D"/>
    <w:rsid w:val="00346D11"/>
    <w:rsid w:val="00346D92"/>
    <w:rsid w:val="003471D4"/>
    <w:rsid w:val="00347B0E"/>
    <w:rsid w:val="00350670"/>
    <w:rsid w:val="003506EF"/>
    <w:rsid w:val="00350C5C"/>
    <w:rsid w:val="00350FFB"/>
    <w:rsid w:val="0035106A"/>
    <w:rsid w:val="0035138D"/>
    <w:rsid w:val="00351EF3"/>
    <w:rsid w:val="003528D6"/>
    <w:rsid w:val="00352C0F"/>
    <w:rsid w:val="00352E96"/>
    <w:rsid w:val="003534DD"/>
    <w:rsid w:val="003535ED"/>
    <w:rsid w:val="00353A69"/>
    <w:rsid w:val="00354104"/>
    <w:rsid w:val="0035462D"/>
    <w:rsid w:val="00354B64"/>
    <w:rsid w:val="003554CF"/>
    <w:rsid w:val="003554E4"/>
    <w:rsid w:val="00355614"/>
    <w:rsid w:val="00355D43"/>
    <w:rsid w:val="003570F8"/>
    <w:rsid w:val="003579F0"/>
    <w:rsid w:val="00357D82"/>
    <w:rsid w:val="00357EBC"/>
    <w:rsid w:val="00360DC5"/>
    <w:rsid w:val="00361251"/>
    <w:rsid w:val="0036137B"/>
    <w:rsid w:val="00361582"/>
    <w:rsid w:val="00362066"/>
    <w:rsid w:val="00362392"/>
    <w:rsid w:val="003629A1"/>
    <w:rsid w:val="0036310A"/>
    <w:rsid w:val="003633B5"/>
    <w:rsid w:val="00363803"/>
    <w:rsid w:val="00363A7B"/>
    <w:rsid w:val="00363AC0"/>
    <w:rsid w:val="00364034"/>
    <w:rsid w:val="00364714"/>
    <w:rsid w:val="00364857"/>
    <w:rsid w:val="00364A1A"/>
    <w:rsid w:val="00364CAF"/>
    <w:rsid w:val="00364F6F"/>
    <w:rsid w:val="003654F0"/>
    <w:rsid w:val="00365724"/>
    <w:rsid w:val="0036596B"/>
    <w:rsid w:val="00365AA2"/>
    <w:rsid w:val="00365D77"/>
    <w:rsid w:val="0036601C"/>
    <w:rsid w:val="00366253"/>
    <w:rsid w:val="00366532"/>
    <w:rsid w:val="00366753"/>
    <w:rsid w:val="00366CD3"/>
    <w:rsid w:val="003673D6"/>
    <w:rsid w:val="00367775"/>
    <w:rsid w:val="00367E30"/>
    <w:rsid w:val="00367F9C"/>
    <w:rsid w:val="0037083D"/>
    <w:rsid w:val="00370A4B"/>
    <w:rsid w:val="00370A5A"/>
    <w:rsid w:val="00371051"/>
    <w:rsid w:val="003710B1"/>
    <w:rsid w:val="0037167D"/>
    <w:rsid w:val="00371EC2"/>
    <w:rsid w:val="00371F66"/>
    <w:rsid w:val="00372084"/>
    <w:rsid w:val="0037276C"/>
    <w:rsid w:val="00372BC6"/>
    <w:rsid w:val="003730F6"/>
    <w:rsid w:val="0037334F"/>
    <w:rsid w:val="003745B9"/>
    <w:rsid w:val="00374825"/>
    <w:rsid w:val="00374AE7"/>
    <w:rsid w:val="00374C03"/>
    <w:rsid w:val="0037528A"/>
    <w:rsid w:val="003753A7"/>
    <w:rsid w:val="003754B0"/>
    <w:rsid w:val="0037590E"/>
    <w:rsid w:val="00375BEE"/>
    <w:rsid w:val="00375FBD"/>
    <w:rsid w:val="00376019"/>
    <w:rsid w:val="003764BE"/>
    <w:rsid w:val="00376A43"/>
    <w:rsid w:val="00376BBD"/>
    <w:rsid w:val="003770CF"/>
    <w:rsid w:val="003770EC"/>
    <w:rsid w:val="003773A2"/>
    <w:rsid w:val="0037753D"/>
    <w:rsid w:val="0037755C"/>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99D"/>
    <w:rsid w:val="00385A62"/>
    <w:rsid w:val="00385AC9"/>
    <w:rsid w:val="00385ADB"/>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20FC"/>
    <w:rsid w:val="00394185"/>
    <w:rsid w:val="003943BB"/>
    <w:rsid w:val="0039487E"/>
    <w:rsid w:val="00394891"/>
    <w:rsid w:val="00395866"/>
    <w:rsid w:val="00396028"/>
    <w:rsid w:val="003960B5"/>
    <w:rsid w:val="003962FC"/>
    <w:rsid w:val="00396E78"/>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1F4"/>
    <w:rsid w:val="003A5B59"/>
    <w:rsid w:val="003A5E67"/>
    <w:rsid w:val="003A613D"/>
    <w:rsid w:val="003A67F7"/>
    <w:rsid w:val="003A7256"/>
    <w:rsid w:val="003A731B"/>
    <w:rsid w:val="003A77FD"/>
    <w:rsid w:val="003A78A1"/>
    <w:rsid w:val="003A7CC6"/>
    <w:rsid w:val="003B0CE4"/>
    <w:rsid w:val="003B116E"/>
    <w:rsid w:val="003B154E"/>
    <w:rsid w:val="003B27D8"/>
    <w:rsid w:val="003B2898"/>
    <w:rsid w:val="003B343A"/>
    <w:rsid w:val="003B35C4"/>
    <w:rsid w:val="003B36A2"/>
    <w:rsid w:val="003B3CDB"/>
    <w:rsid w:val="003B3EDF"/>
    <w:rsid w:val="003B473F"/>
    <w:rsid w:val="003B480B"/>
    <w:rsid w:val="003B5301"/>
    <w:rsid w:val="003B5A45"/>
    <w:rsid w:val="003B5CB4"/>
    <w:rsid w:val="003B6400"/>
    <w:rsid w:val="003B6663"/>
    <w:rsid w:val="003B6799"/>
    <w:rsid w:val="003B68A4"/>
    <w:rsid w:val="003B6AAD"/>
    <w:rsid w:val="003B6FA9"/>
    <w:rsid w:val="003B70A7"/>
    <w:rsid w:val="003B7BD9"/>
    <w:rsid w:val="003B7ED1"/>
    <w:rsid w:val="003C038A"/>
    <w:rsid w:val="003C042C"/>
    <w:rsid w:val="003C0494"/>
    <w:rsid w:val="003C0B21"/>
    <w:rsid w:val="003C0D57"/>
    <w:rsid w:val="003C1182"/>
    <w:rsid w:val="003C1C65"/>
    <w:rsid w:val="003C1CC1"/>
    <w:rsid w:val="003C215A"/>
    <w:rsid w:val="003C2222"/>
    <w:rsid w:val="003C24AA"/>
    <w:rsid w:val="003C2506"/>
    <w:rsid w:val="003C2930"/>
    <w:rsid w:val="003C325C"/>
    <w:rsid w:val="003C36B5"/>
    <w:rsid w:val="003C3F81"/>
    <w:rsid w:val="003C4483"/>
    <w:rsid w:val="003C45D4"/>
    <w:rsid w:val="003C4D86"/>
    <w:rsid w:val="003C5492"/>
    <w:rsid w:val="003C5985"/>
    <w:rsid w:val="003C618C"/>
    <w:rsid w:val="003C61E1"/>
    <w:rsid w:val="003C63D0"/>
    <w:rsid w:val="003C67CE"/>
    <w:rsid w:val="003C6979"/>
    <w:rsid w:val="003C6AC9"/>
    <w:rsid w:val="003C6B4E"/>
    <w:rsid w:val="003C6BCE"/>
    <w:rsid w:val="003C6F0B"/>
    <w:rsid w:val="003C7E29"/>
    <w:rsid w:val="003D011B"/>
    <w:rsid w:val="003D02D8"/>
    <w:rsid w:val="003D06F6"/>
    <w:rsid w:val="003D0775"/>
    <w:rsid w:val="003D0F3D"/>
    <w:rsid w:val="003D1F71"/>
    <w:rsid w:val="003D1FBA"/>
    <w:rsid w:val="003D2474"/>
    <w:rsid w:val="003D2746"/>
    <w:rsid w:val="003D2B3B"/>
    <w:rsid w:val="003D350A"/>
    <w:rsid w:val="003D3799"/>
    <w:rsid w:val="003D3C80"/>
    <w:rsid w:val="003D3D8E"/>
    <w:rsid w:val="003D401B"/>
    <w:rsid w:val="003D4119"/>
    <w:rsid w:val="003D461E"/>
    <w:rsid w:val="003D465B"/>
    <w:rsid w:val="003D48D0"/>
    <w:rsid w:val="003D4B37"/>
    <w:rsid w:val="003D4B80"/>
    <w:rsid w:val="003D4F3B"/>
    <w:rsid w:val="003D5138"/>
    <w:rsid w:val="003D5226"/>
    <w:rsid w:val="003D5994"/>
    <w:rsid w:val="003D5E26"/>
    <w:rsid w:val="003D5F2A"/>
    <w:rsid w:val="003D61E6"/>
    <w:rsid w:val="003D66EC"/>
    <w:rsid w:val="003D740D"/>
    <w:rsid w:val="003D7E19"/>
    <w:rsid w:val="003E001A"/>
    <w:rsid w:val="003E0191"/>
    <w:rsid w:val="003E0868"/>
    <w:rsid w:val="003E09D2"/>
    <w:rsid w:val="003E09E4"/>
    <w:rsid w:val="003E0A43"/>
    <w:rsid w:val="003E1183"/>
    <w:rsid w:val="003E16F0"/>
    <w:rsid w:val="003E19F0"/>
    <w:rsid w:val="003E1F01"/>
    <w:rsid w:val="003E2B47"/>
    <w:rsid w:val="003E2FC2"/>
    <w:rsid w:val="003E345B"/>
    <w:rsid w:val="003E34EA"/>
    <w:rsid w:val="003E3AE1"/>
    <w:rsid w:val="003E46D0"/>
    <w:rsid w:val="003E47F5"/>
    <w:rsid w:val="003E497A"/>
    <w:rsid w:val="003E4BC8"/>
    <w:rsid w:val="003E634A"/>
    <w:rsid w:val="003E63CE"/>
    <w:rsid w:val="003E6487"/>
    <w:rsid w:val="003E66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5E1"/>
    <w:rsid w:val="003F6836"/>
    <w:rsid w:val="003F6D4C"/>
    <w:rsid w:val="003F712B"/>
    <w:rsid w:val="003F7FD9"/>
    <w:rsid w:val="004008E2"/>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085"/>
    <w:rsid w:val="004060B2"/>
    <w:rsid w:val="004062F6"/>
    <w:rsid w:val="00406364"/>
    <w:rsid w:val="004069A0"/>
    <w:rsid w:val="00406B49"/>
    <w:rsid w:val="00406F1E"/>
    <w:rsid w:val="00406FF6"/>
    <w:rsid w:val="0040758C"/>
    <w:rsid w:val="00407594"/>
    <w:rsid w:val="0040779B"/>
    <w:rsid w:val="00410053"/>
    <w:rsid w:val="00410230"/>
    <w:rsid w:val="004107DA"/>
    <w:rsid w:val="00410820"/>
    <w:rsid w:val="00410A05"/>
    <w:rsid w:val="00410A13"/>
    <w:rsid w:val="00410F4D"/>
    <w:rsid w:val="00411010"/>
    <w:rsid w:val="00411887"/>
    <w:rsid w:val="004119A0"/>
    <w:rsid w:val="00411C2E"/>
    <w:rsid w:val="00411D5D"/>
    <w:rsid w:val="004126A0"/>
    <w:rsid w:val="004129D6"/>
    <w:rsid w:val="00413032"/>
    <w:rsid w:val="004130B2"/>
    <w:rsid w:val="00413766"/>
    <w:rsid w:val="00413771"/>
    <w:rsid w:val="00413C32"/>
    <w:rsid w:val="00413F2E"/>
    <w:rsid w:val="0041495A"/>
    <w:rsid w:val="004149D1"/>
    <w:rsid w:val="00414A73"/>
    <w:rsid w:val="00414B5B"/>
    <w:rsid w:val="00414B9A"/>
    <w:rsid w:val="00414F95"/>
    <w:rsid w:val="00415AB9"/>
    <w:rsid w:val="00416199"/>
    <w:rsid w:val="00416223"/>
    <w:rsid w:val="004166FC"/>
    <w:rsid w:val="00416748"/>
    <w:rsid w:val="00416815"/>
    <w:rsid w:val="00416BA1"/>
    <w:rsid w:val="00416CCC"/>
    <w:rsid w:val="0041717B"/>
    <w:rsid w:val="004172D3"/>
    <w:rsid w:val="0041758A"/>
    <w:rsid w:val="004175EF"/>
    <w:rsid w:val="00417B76"/>
    <w:rsid w:val="00417C89"/>
    <w:rsid w:val="004201EB"/>
    <w:rsid w:val="004208D5"/>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BC"/>
    <w:rsid w:val="00424FED"/>
    <w:rsid w:val="00425A80"/>
    <w:rsid w:val="00425AC5"/>
    <w:rsid w:val="0042601D"/>
    <w:rsid w:val="00426521"/>
    <w:rsid w:val="0042659C"/>
    <w:rsid w:val="00426CE7"/>
    <w:rsid w:val="004270B1"/>
    <w:rsid w:val="004271E8"/>
    <w:rsid w:val="00427608"/>
    <w:rsid w:val="004277B0"/>
    <w:rsid w:val="004277B3"/>
    <w:rsid w:val="00427ADE"/>
    <w:rsid w:val="00427E98"/>
    <w:rsid w:val="0043041E"/>
    <w:rsid w:val="00430623"/>
    <w:rsid w:val="00430703"/>
    <w:rsid w:val="00431948"/>
    <w:rsid w:val="004319CE"/>
    <w:rsid w:val="00431A61"/>
    <w:rsid w:val="00431EF5"/>
    <w:rsid w:val="00432298"/>
    <w:rsid w:val="004323AB"/>
    <w:rsid w:val="00432733"/>
    <w:rsid w:val="00432BEB"/>
    <w:rsid w:val="00432D34"/>
    <w:rsid w:val="004334FB"/>
    <w:rsid w:val="004335C0"/>
    <w:rsid w:val="004337A2"/>
    <w:rsid w:val="00433EEF"/>
    <w:rsid w:val="00433FAF"/>
    <w:rsid w:val="0043415E"/>
    <w:rsid w:val="0043463B"/>
    <w:rsid w:val="00434645"/>
    <w:rsid w:val="004347A6"/>
    <w:rsid w:val="00434A02"/>
    <w:rsid w:val="00434B4F"/>
    <w:rsid w:val="0043548D"/>
    <w:rsid w:val="00435732"/>
    <w:rsid w:val="00435AFB"/>
    <w:rsid w:val="00435C66"/>
    <w:rsid w:val="00435D60"/>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424A"/>
    <w:rsid w:val="004447FF"/>
    <w:rsid w:val="00444B2A"/>
    <w:rsid w:val="00444DAC"/>
    <w:rsid w:val="00444FD4"/>
    <w:rsid w:val="00445048"/>
    <w:rsid w:val="004450EA"/>
    <w:rsid w:val="00445430"/>
    <w:rsid w:val="00445460"/>
    <w:rsid w:val="004454B4"/>
    <w:rsid w:val="00445BF3"/>
    <w:rsid w:val="00446614"/>
    <w:rsid w:val="00446A20"/>
    <w:rsid w:val="00447183"/>
    <w:rsid w:val="0045041D"/>
    <w:rsid w:val="004507C2"/>
    <w:rsid w:val="00450CC0"/>
    <w:rsid w:val="00451AFF"/>
    <w:rsid w:val="00451C83"/>
    <w:rsid w:val="00452025"/>
    <w:rsid w:val="0045203F"/>
    <w:rsid w:val="004525F4"/>
    <w:rsid w:val="00452801"/>
    <w:rsid w:val="00452848"/>
    <w:rsid w:val="00452B7E"/>
    <w:rsid w:val="00452D62"/>
    <w:rsid w:val="0045370F"/>
    <w:rsid w:val="004537FC"/>
    <w:rsid w:val="00453C64"/>
    <w:rsid w:val="00454112"/>
    <w:rsid w:val="00455517"/>
    <w:rsid w:val="00455692"/>
    <w:rsid w:val="00455A5B"/>
    <w:rsid w:val="00455D04"/>
    <w:rsid w:val="00456258"/>
    <w:rsid w:val="0045639D"/>
    <w:rsid w:val="004565E7"/>
    <w:rsid w:val="00456B28"/>
    <w:rsid w:val="00456E1C"/>
    <w:rsid w:val="0045705D"/>
    <w:rsid w:val="00457B4C"/>
    <w:rsid w:val="00457BC7"/>
    <w:rsid w:val="00457D05"/>
    <w:rsid w:val="00457D74"/>
    <w:rsid w:val="0046026A"/>
    <w:rsid w:val="0046083C"/>
    <w:rsid w:val="0046105A"/>
    <w:rsid w:val="00461154"/>
    <w:rsid w:val="00461A8D"/>
    <w:rsid w:val="004620C2"/>
    <w:rsid w:val="004620D0"/>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65E"/>
    <w:rsid w:val="00467912"/>
    <w:rsid w:val="00467B27"/>
    <w:rsid w:val="00467EB1"/>
    <w:rsid w:val="00470240"/>
    <w:rsid w:val="0047043E"/>
    <w:rsid w:val="00470612"/>
    <w:rsid w:val="004707E2"/>
    <w:rsid w:val="00470D5C"/>
    <w:rsid w:val="0047178C"/>
    <w:rsid w:val="004717DE"/>
    <w:rsid w:val="004720BB"/>
    <w:rsid w:val="004726B4"/>
    <w:rsid w:val="00472702"/>
    <w:rsid w:val="00472971"/>
    <w:rsid w:val="00473039"/>
    <w:rsid w:val="004731A0"/>
    <w:rsid w:val="00473A62"/>
    <w:rsid w:val="00473ABC"/>
    <w:rsid w:val="00473BD2"/>
    <w:rsid w:val="00473E0E"/>
    <w:rsid w:val="004741FA"/>
    <w:rsid w:val="004743FE"/>
    <w:rsid w:val="00474633"/>
    <w:rsid w:val="00474C41"/>
    <w:rsid w:val="00474D77"/>
    <w:rsid w:val="00474D88"/>
    <w:rsid w:val="00474E38"/>
    <w:rsid w:val="00475524"/>
    <w:rsid w:val="00475880"/>
    <w:rsid w:val="00475907"/>
    <w:rsid w:val="00475A8D"/>
    <w:rsid w:val="004761CD"/>
    <w:rsid w:val="00476CD9"/>
    <w:rsid w:val="00476E25"/>
    <w:rsid w:val="00477C76"/>
    <w:rsid w:val="004800B5"/>
    <w:rsid w:val="00480130"/>
    <w:rsid w:val="00480291"/>
    <w:rsid w:val="00480783"/>
    <w:rsid w:val="004809DA"/>
    <w:rsid w:val="00480E70"/>
    <w:rsid w:val="00481032"/>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5AEA"/>
    <w:rsid w:val="004864A3"/>
    <w:rsid w:val="0048659B"/>
    <w:rsid w:val="00486861"/>
    <w:rsid w:val="00486D75"/>
    <w:rsid w:val="00486EC4"/>
    <w:rsid w:val="00486FA4"/>
    <w:rsid w:val="00487126"/>
    <w:rsid w:val="0048749D"/>
    <w:rsid w:val="00487662"/>
    <w:rsid w:val="00487841"/>
    <w:rsid w:val="004878F3"/>
    <w:rsid w:val="00487D34"/>
    <w:rsid w:val="00490314"/>
    <w:rsid w:val="004903C3"/>
    <w:rsid w:val="004906F2"/>
    <w:rsid w:val="0049073F"/>
    <w:rsid w:val="00490F5B"/>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4B9"/>
    <w:rsid w:val="00494550"/>
    <w:rsid w:val="0049469B"/>
    <w:rsid w:val="00494C15"/>
    <w:rsid w:val="00494C99"/>
    <w:rsid w:val="00494CB3"/>
    <w:rsid w:val="00494DAB"/>
    <w:rsid w:val="004951EC"/>
    <w:rsid w:val="0049541C"/>
    <w:rsid w:val="004954AF"/>
    <w:rsid w:val="004958D3"/>
    <w:rsid w:val="00495A2C"/>
    <w:rsid w:val="00495A8A"/>
    <w:rsid w:val="00495E0C"/>
    <w:rsid w:val="00495E68"/>
    <w:rsid w:val="00496A43"/>
    <w:rsid w:val="00496FAE"/>
    <w:rsid w:val="00497398"/>
    <w:rsid w:val="00497410"/>
    <w:rsid w:val="004979E4"/>
    <w:rsid w:val="00497AF1"/>
    <w:rsid w:val="00497C46"/>
    <w:rsid w:val="00497F11"/>
    <w:rsid w:val="00497FE5"/>
    <w:rsid w:val="004A045E"/>
    <w:rsid w:val="004A06DB"/>
    <w:rsid w:val="004A07A5"/>
    <w:rsid w:val="004A0BA0"/>
    <w:rsid w:val="004A0E45"/>
    <w:rsid w:val="004A11A4"/>
    <w:rsid w:val="004A19F0"/>
    <w:rsid w:val="004A1C93"/>
    <w:rsid w:val="004A274B"/>
    <w:rsid w:val="004A2FD3"/>
    <w:rsid w:val="004A302F"/>
    <w:rsid w:val="004A3269"/>
    <w:rsid w:val="004A32AA"/>
    <w:rsid w:val="004A34CE"/>
    <w:rsid w:val="004A3C37"/>
    <w:rsid w:val="004A3CC9"/>
    <w:rsid w:val="004A4790"/>
    <w:rsid w:val="004A55FC"/>
    <w:rsid w:val="004A587D"/>
    <w:rsid w:val="004A5CEE"/>
    <w:rsid w:val="004A5D51"/>
    <w:rsid w:val="004A5E3E"/>
    <w:rsid w:val="004A5EA5"/>
    <w:rsid w:val="004A69E7"/>
    <w:rsid w:val="004A6E29"/>
    <w:rsid w:val="004A6F4E"/>
    <w:rsid w:val="004A732C"/>
    <w:rsid w:val="004A7C3D"/>
    <w:rsid w:val="004A7EA9"/>
    <w:rsid w:val="004B03EF"/>
    <w:rsid w:val="004B0766"/>
    <w:rsid w:val="004B09F9"/>
    <w:rsid w:val="004B1081"/>
    <w:rsid w:val="004B1270"/>
    <w:rsid w:val="004B16EB"/>
    <w:rsid w:val="004B17E0"/>
    <w:rsid w:val="004B229D"/>
    <w:rsid w:val="004B22DC"/>
    <w:rsid w:val="004B23E6"/>
    <w:rsid w:val="004B2781"/>
    <w:rsid w:val="004B3357"/>
    <w:rsid w:val="004B33B3"/>
    <w:rsid w:val="004B3A73"/>
    <w:rsid w:val="004B3DF2"/>
    <w:rsid w:val="004B3DFC"/>
    <w:rsid w:val="004B3F0C"/>
    <w:rsid w:val="004B3FD6"/>
    <w:rsid w:val="004B4034"/>
    <w:rsid w:val="004B43ED"/>
    <w:rsid w:val="004B4B5F"/>
    <w:rsid w:val="004B4BDD"/>
    <w:rsid w:val="004B4CD0"/>
    <w:rsid w:val="004B4FDB"/>
    <w:rsid w:val="004B5117"/>
    <w:rsid w:val="004B5BE3"/>
    <w:rsid w:val="004B5C9D"/>
    <w:rsid w:val="004B62BF"/>
    <w:rsid w:val="004B631E"/>
    <w:rsid w:val="004B653C"/>
    <w:rsid w:val="004B658E"/>
    <w:rsid w:val="004B65E1"/>
    <w:rsid w:val="004B69BE"/>
    <w:rsid w:val="004B6C46"/>
    <w:rsid w:val="004B71F8"/>
    <w:rsid w:val="004B7234"/>
    <w:rsid w:val="004B756A"/>
    <w:rsid w:val="004B7711"/>
    <w:rsid w:val="004B7866"/>
    <w:rsid w:val="004B7974"/>
    <w:rsid w:val="004B7C05"/>
    <w:rsid w:val="004C0098"/>
    <w:rsid w:val="004C00B1"/>
    <w:rsid w:val="004C042A"/>
    <w:rsid w:val="004C0529"/>
    <w:rsid w:val="004C152B"/>
    <w:rsid w:val="004C15C0"/>
    <w:rsid w:val="004C165D"/>
    <w:rsid w:val="004C1755"/>
    <w:rsid w:val="004C1969"/>
    <w:rsid w:val="004C21ED"/>
    <w:rsid w:val="004C28C5"/>
    <w:rsid w:val="004C293F"/>
    <w:rsid w:val="004C2AD2"/>
    <w:rsid w:val="004C2B8E"/>
    <w:rsid w:val="004C3088"/>
    <w:rsid w:val="004C38F1"/>
    <w:rsid w:val="004C473B"/>
    <w:rsid w:val="004C47A9"/>
    <w:rsid w:val="004C48D9"/>
    <w:rsid w:val="004C4B00"/>
    <w:rsid w:val="004C4B98"/>
    <w:rsid w:val="004C4D81"/>
    <w:rsid w:val="004C4EE4"/>
    <w:rsid w:val="004C5031"/>
    <w:rsid w:val="004C5597"/>
    <w:rsid w:val="004C5792"/>
    <w:rsid w:val="004C5CBD"/>
    <w:rsid w:val="004C6440"/>
    <w:rsid w:val="004C689B"/>
    <w:rsid w:val="004C6B43"/>
    <w:rsid w:val="004C6C92"/>
    <w:rsid w:val="004C7140"/>
    <w:rsid w:val="004C7227"/>
    <w:rsid w:val="004C795D"/>
    <w:rsid w:val="004C7C59"/>
    <w:rsid w:val="004C7F46"/>
    <w:rsid w:val="004D009C"/>
    <w:rsid w:val="004D0C42"/>
    <w:rsid w:val="004D151D"/>
    <w:rsid w:val="004D1B3F"/>
    <w:rsid w:val="004D271B"/>
    <w:rsid w:val="004D27DA"/>
    <w:rsid w:val="004D2C27"/>
    <w:rsid w:val="004D32F5"/>
    <w:rsid w:val="004D3C11"/>
    <w:rsid w:val="004D3C8A"/>
    <w:rsid w:val="004D4762"/>
    <w:rsid w:val="004D4A45"/>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4C4"/>
    <w:rsid w:val="004D74DF"/>
    <w:rsid w:val="004D7704"/>
    <w:rsid w:val="004D7A00"/>
    <w:rsid w:val="004D7CEA"/>
    <w:rsid w:val="004E0094"/>
    <w:rsid w:val="004E05F7"/>
    <w:rsid w:val="004E06C5"/>
    <w:rsid w:val="004E0FC1"/>
    <w:rsid w:val="004E1192"/>
    <w:rsid w:val="004E14BF"/>
    <w:rsid w:val="004E170A"/>
    <w:rsid w:val="004E20B8"/>
    <w:rsid w:val="004E278D"/>
    <w:rsid w:val="004E28B0"/>
    <w:rsid w:val="004E2C0A"/>
    <w:rsid w:val="004E3677"/>
    <w:rsid w:val="004E3A37"/>
    <w:rsid w:val="004E3CE1"/>
    <w:rsid w:val="004E413A"/>
    <w:rsid w:val="004E438D"/>
    <w:rsid w:val="004E4E4E"/>
    <w:rsid w:val="004E4ECA"/>
    <w:rsid w:val="004E50C5"/>
    <w:rsid w:val="004E5234"/>
    <w:rsid w:val="004E5383"/>
    <w:rsid w:val="004E5457"/>
    <w:rsid w:val="004E5558"/>
    <w:rsid w:val="004E5A80"/>
    <w:rsid w:val="004E5DB2"/>
    <w:rsid w:val="004E60B7"/>
    <w:rsid w:val="004E661A"/>
    <w:rsid w:val="004E6BFF"/>
    <w:rsid w:val="004E6DB2"/>
    <w:rsid w:val="004E785B"/>
    <w:rsid w:val="004E79C4"/>
    <w:rsid w:val="004F014B"/>
    <w:rsid w:val="004F044E"/>
    <w:rsid w:val="004F0975"/>
    <w:rsid w:val="004F09AF"/>
    <w:rsid w:val="004F15D3"/>
    <w:rsid w:val="004F1972"/>
    <w:rsid w:val="004F2B4A"/>
    <w:rsid w:val="004F3228"/>
    <w:rsid w:val="004F32E8"/>
    <w:rsid w:val="004F3472"/>
    <w:rsid w:val="004F3D03"/>
    <w:rsid w:val="004F434D"/>
    <w:rsid w:val="004F4FC0"/>
    <w:rsid w:val="004F52C1"/>
    <w:rsid w:val="004F5A03"/>
    <w:rsid w:val="004F5E4E"/>
    <w:rsid w:val="004F629A"/>
    <w:rsid w:val="004F62F7"/>
    <w:rsid w:val="004F6391"/>
    <w:rsid w:val="004F6440"/>
    <w:rsid w:val="004F6BF0"/>
    <w:rsid w:val="004F77A3"/>
    <w:rsid w:val="004F77B5"/>
    <w:rsid w:val="004F7ADE"/>
    <w:rsid w:val="004F7B77"/>
    <w:rsid w:val="004F7CB0"/>
    <w:rsid w:val="00500409"/>
    <w:rsid w:val="00500AC2"/>
    <w:rsid w:val="00500F56"/>
    <w:rsid w:val="00501068"/>
    <w:rsid w:val="00501514"/>
    <w:rsid w:val="00501680"/>
    <w:rsid w:val="0050176B"/>
    <w:rsid w:val="00501DEA"/>
    <w:rsid w:val="00502BCA"/>
    <w:rsid w:val="00502FFA"/>
    <w:rsid w:val="005033CE"/>
    <w:rsid w:val="00503694"/>
    <w:rsid w:val="00503726"/>
    <w:rsid w:val="0050384B"/>
    <w:rsid w:val="00503A87"/>
    <w:rsid w:val="0050410C"/>
    <w:rsid w:val="00504560"/>
    <w:rsid w:val="005045E5"/>
    <w:rsid w:val="00504680"/>
    <w:rsid w:val="005046E7"/>
    <w:rsid w:val="005047DB"/>
    <w:rsid w:val="005048EE"/>
    <w:rsid w:val="00505535"/>
    <w:rsid w:val="0050569B"/>
    <w:rsid w:val="0050622B"/>
    <w:rsid w:val="00506300"/>
    <w:rsid w:val="00506630"/>
    <w:rsid w:val="00506D12"/>
    <w:rsid w:val="005070EF"/>
    <w:rsid w:val="005072F7"/>
    <w:rsid w:val="00507634"/>
    <w:rsid w:val="005076A1"/>
    <w:rsid w:val="00507A53"/>
    <w:rsid w:val="00510561"/>
    <w:rsid w:val="00510876"/>
    <w:rsid w:val="005108E7"/>
    <w:rsid w:val="00510F28"/>
    <w:rsid w:val="00511B5E"/>
    <w:rsid w:val="00511E70"/>
    <w:rsid w:val="00511EFF"/>
    <w:rsid w:val="00512641"/>
    <w:rsid w:val="0051293E"/>
    <w:rsid w:val="00512C62"/>
    <w:rsid w:val="00512CFD"/>
    <w:rsid w:val="00513734"/>
    <w:rsid w:val="00513BD3"/>
    <w:rsid w:val="00513C0A"/>
    <w:rsid w:val="00513C73"/>
    <w:rsid w:val="00513F1E"/>
    <w:rsid w:val="00514921"/>
    <w:rsid w:val="00514A46"/>
    <w:rsid w:val="00514CDE"/>
    <w:rsid w:val="00515639"/>
    <w:rsid w:val="005158B9"/>
    <w:rsid w:val="0051699E"/>
    <w:rsid w:val="00516AC4"/>
    <w:rsid w:val="00516E10"/>
    <w:rsid w:val="00517F1A"/>
    <w:rsid w:val="00517F8E"/>
    <w:rsid w:val="00520531"/>
    <w:rsid w:val="00520EAF"/>
    <w:rsid w:val="005212F4"/>
    <w:rsid w:val="00521380"/>
    <w:rsid w:val="005216B0"/>
    <w:rsid w:val="005217F5"/>
    <w:rsid w:val="00521D26"/>
    <w:rsid w:val="00522110"/>
    <w:rsid w:val="00522560"/>
    <w:rsid w:val="00522843"/>
    <w:rsid w:val="00522BE1"/>
    <w:rsid w:val="00522C66"/>
    <w:rsid w:val="00523168"/>
    <w:rsid w:val="00523624"/>
    <w:rsid w:val="00523A5A"/>
    <w:rsid w:val="00523C7B"/>
    <w:rsid w:val="0052427B"/>
    <w:rsid w:val="00524642"/>
    <w:rsid w:val="0052470C"/>
    <w:rsid w:val="00524908"/>
    <w:rsid w:val="00524DCD"/>
    <w:rsid w:val="0052528F"/>
    <w:rsid w:val="00525589"/>
    <w:rsid w:val="00525BB8"/>
    <w:rsid w:val="00525C2F"/>
    <w:rsid w:val="00525F70"/>
    <w:rsid w:val="005272E0"/>
    <w:rsid w:val="0052771D"/>
    <w:rsid w:val="00527B4D"/>
    <w:rsid w:val="005302CB"/>
    <w:rsid w:val="00530632"/>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F44"/>
    <w:rsid w:val="005344BF"/>
    <w:rsid w:val="0053471E"/>
    <w:rsid w:val="00534AB2"/>
    <w:rsid w:val="00534CCA"/>
    <w:rsid w:val="0053507D"/>
    <w:rsid w:val="005357E7"/>
    <w:rsid w:val="0053644D"/>
    <w:rsid w:val="0053689B"/>
    <w:rsid w:val="00536F88"/>
    <w:rsid w:val="0053786C"/>
    <w:rsid w:val="00537EE9"/>
    <w:rsid w:val="00540CB3"/>
    <w:rsid w:val="00541208"/>
    <w:rsid w:val="0054146D"/>
    <w:rsid w:val="005416F9"/>
    <w:rsid w:val="00541704"/>
    <w:rsid w:val="005418F5"/>
    <w:rsid w:val="00541FCA"/>
    <w:rsid w:val="005421AE"/>
    <w:rsid w:val="005427F1"/>
    <w:rsid w:val="00543220"/>
    <w:rsid w:val="0054379B"/>
    <w:rsid w:val="005438F3"/>
    <w:rsid w:val="0054398E"/>
    <w:rsid w:val="005439CC"/>
    <w:rsid w:val="00543A42"/>
    <w:rsid w:val="0054474F"/>
    <w:rsid w:val="005448A8"/>
    <w:rsid w:val="00544B2D"/>
    <w:rsid w:val="00544F7F"/>
    <w:rsid w:val="0054510C"/>
    <w:rsid w:val="0054525C"/>
    <w:rsid w:val="00545447"/>
    <w:rsid w:val="00545875"/>
    <w:rsid w:val="00545C9D"/>
    <w:rsid w:val="00545E1D"/>
    <w:rsid w:val="0054686B"/>
    <w:rsid w:val="00546966"/>
    <w:rsid w:val="00546C3B"/>
    <w:rsid w:val="00547101"/>
    <w:rsid w:val="0054716B"/>
    <w:rsid w:val="00547B25"/>
    <w:rsid w:val="00547B6D"/>
    <w:rsid w:val="0055007A"/>
    <w:rsid w:val="0055091F"/>
    <w:rsid w:val="005509E0"/>
    <w:rsid w:val="00550B11"/>
    <w:rsid w:val="00550F57"/>
    <w:rsid w:val="005510C2"/>
    <w:rsid w:val="005515E3"/>
    <w:rsid w:val="005517DA"/>
    <w:rsid w:val="00551B6D"/>
    <w:rsid w:val="00552237"/>
    <w:rsid w:val="0055297C"/>
    <w:rsid w:val="00552D36"/>
    <w:rsid w:val="00552D79"/>
    <w:rsid w:val="005535D5"/>
    <w:rsid w:val="00553AD7"/>
    <w:rsid w:val="00553CB7"/>
    <w:rsid w:val="005540D0"/>
    <w:rsid w:val="005541AB"/>
    <w:rsid w:val="00554B63"/>
    <w:rsid w:val="00554CBC"/>
    <w:rsid w:val="00554D15"/>
    <w:rsid w:val="00554D82"/>
    <w:rsid w:val="00555070"/>
    <w:rsid w:val="00555C07"/>
    <w:rsid w:val="00556548"/>
    <w:rsid w:val="005565CD"/>
    <w:rsid w:val="00556BD0"/>
    <w:rsid w:val="00557181"/>
    <w:rsid w:val="0055722D"/>
    <w:rsid w:val="005604E6"/>
    <w:rsid w:val="00560C1B"/>
    <w:rsid w:val="00560C8D"/>
    <w:rsid w:val="00560C9F"/>
    <w:rsid w:val="00560F91"/>
    <w:rsid w:val="0056133C"/>
    <w:rsid w:val="005617FB"/>
    <w:rsid w:val="00561F64"/>
    <w:rsid w:val="00561F79"/>
    <w:rsid w:val="00562ACD"/>
    <w:rsid w:val="00562E90"/>
    <w:rsid w:val="00562F6A"/>
    <w:rsid w:val="0056303B"/>
    <w:rsid w:val="005639C4"/>
    <w:rsid w:val="00563A21"/>
    <w:rsid w:val="00563A52"/>
    <w:rsid w:val="00563C1A"/>
    <w:rsid w:val="00564104"/>
    <w:rsid w:val="0056425E"/>
    <w:rsid w:val="0056464D"/>
    <w:rsid w:val="00564B89"/>
    <w:rsid w:val="00564CEA"/>
    <w:rsid w:val="00564DC2"/>
    <w:rsid w:val="00564DEC"/>
    <w:rsid w:val="0056544E"/>
    <w:rsid w:val="00565F54"/>
    <w:rsid w:val="005660C0"/>
    <w:rsid w:val="0056623D"/>
    <w:rsid w:val="00566307"/>
    <w:rsid w:val="00566545"/>
    <w:rsid w:val="00566653"/>
    <w:rsid w:val="00566A9D"/>
    <w:rsid w:val="00566B69"/>
    <w:rsid w:val="00566EE9"/>
    <w:rsid w:val="00566F5A"/>
    <w:rsid w:val="00567071"/>
    <w:rsid w:val="005679C7"/>
    <w:rsid w:val="00567E2A"/>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D62"/>
    <w:rsid w:val="00573FA5"/>
    <w:rsid w:val="00574297"/>
    <w:rsid w:val="0057430E"/>
    <w:rsid w:val="00574CDA"/>
    <w:rsid w:val="00574D6B"/>
    <w:rsid w:val="00575813"/>
    <w:rsid w:val="00575943"/>
    <w:rsid w:val="00575EF0"/>
    <w:rsid w:val="005764CC"/>
    <w:rsid w:val="00576594"/>
    <w:rsid w:val="00576E17"/>
    <w:rsid w:val="00577459"/>
    <w:rsid w:val="00577501"/>
    <w:rsid w:val="00577556"/>
    <w:rsid w:val="0058051A"/>
    <w:rsid w:val="00580981"/>
    <w:rsid w:val="00580C32"/>
    <w:rsid w:val="00580F17"/>
    <w:rsid w:val="005812F4"/>
    <w:rsid w:val="00582434"/>
    <w:rsid w:val="00582C5A"/>
    <w:rsid w:val="00582C9C"/>
    <w:rsid w:val="0058342C"/>
    <w:rsid w:val="005839CC"/>
    <w:rsid w:val="00583AD1"/>
    <w:rsid w:val="00583C36"/>
    <w:rsid w:val="00583CB6"/>
    <w:rsid w:val="005843E9"/>
    <w:rsid w:val="005843FA"/>
    <w:rsid w:val="005844D8"/>
    <w:rsid w:val="00584A5C"/>
    <w:rsid w:val="00584DD2"/>
    <w:rsid w:val="005853DF"/>
    <w:rsid w:val="00585C1D"/>
    <w:rsid w:val="00585C9B"/>
    <w:rsid w:val="00585F21"/>
    <w:rsid w:val="00586047"/>
    <w:rsid w:val="00586440"/>
    <w:rsid w:val="005866D9"/>
    <w:rsid w:val="00586774"/>
    <w:rsid w:val="00586957"/>
    <w:rsid w:val="0058743A"/>
    <w:rsid w:val="005879DA"/>
    <w:rsid w:val="00587D2D"/>
    <w:rsid w:val="005900CF"/>
    <w:rsid w:val="0059069B"/>
    <w:rsid w:val="0059095F"/>
    <w:rsid w:val="00590B37"/>
    <w:rsid w:val="00590EC1"/>
    <w:rsid w:val="00591021"/>
    <w:rsid w:val="00591449"/>
    <w:rsid w:val="005916D7"/>
    <w:rsid w:val="005917AA"/>
    <w:rsid w:val="005917B9"/>
    <w:rsid w:val="00592AF0"/>
    <w:rsid w:val="00592DAE"/>
    <w:rsid w:val="00593CC0"/>
    <w:rsid w:val="00594362"/>
    <w:rsid w:val="00594485"/>
    <w:rsid w:val="005948EA"/>
    <w:rsid w:val="00594A45"/>
    <w:rsid w:val="0059594F"/>
    <w:rsid w:val="0059619C"/>
    <w:rsid w:val="005963CC"/>
    <w:rsid w:val="00596466"/>
    <w:rsid w:val="0059677B"/>
    <w:rsid w:val="00596951"/>
    <w:rsid w:val="00597830"/>
    <w:rsid w:val="00597AD3"/>
    <w:rsid w:val="00597BC0"/>
    <w:rsid w:val="005A0112"/>
    <w:rsid w:val="005A0500"/>
    <w:rsid w:val="005A05D9"/>
    <w:rsid w:val="005A0644"/>
    <w:rsid w:val="005A0A14"/>
    <w:rsid w:val="005A1669"/>
    <w:rsid w:val="005A1897"/>
    <w:rsid w:val="005A18FF"/>
    <w:rsid w:val="005A1E37"/>
    <w:rsid w:val="005A1E71"/>
    <w:rsid w:val="005A22DD"/>
    <w:rsid w:val="005A2397"/>
    <w:rsid w:val="005A26E5"/>
    <w:rsid w:val="005A2886"/>
    <w:rsid w:val="005A2B3D"/>
    <w:rsid w:val="005A2FE6"/>
    <w:rsid w:val="005A421A"/>
    <w:rsid w:val="005A426B"/>
    <w:rsid w:val="005A446F"/>
    <w:rsid w:val="005A4668"/>
    <w:rsid w:val="005A4760"/>
    <w:rsid w:val="005A4C6A"/>
    <w:rsid w:val="005A5DBE"/>
    <w:rsid w:val="005A6517"/>
    <w:rsid w:val="005A660C"/>
    <w:rsid w:val="005A6A1C"/>
    <w:rsid w:val="005A6D57"/>
    <w:rsid w:val="005A703B"/>
    <w:rsid w:val="005A7108"/>
    <w:rsid w:val="005A7251"/>
    <w:rsid w:val="005A72CB"/>
    <w:rsid w:val="005A7473"/>
    <w:rsid w:val="005A7984"/>
    <w:rsid w:val="005A7C4E"/>
    <w:rsid w:val="005A7D47"/>
    <w:rsid w:val="005A7F7F"/>
    <w:rsid w:val="005B1315"/>
    <w:rsid w:val="005B13CE"/>
    <w:rsid w:val="005B26B8"/>
    <w:rsid w:val="005B2900"/>
    <w:rsid w:val="005B2D7A"/>
    <w:rsid w:val="005B2DE0"/>
    <w:rsid w:val="005B323D"/>
    <w:rsid w:val="005B3ABC"/>
    <w:rsid w:val="005B40D5"/>
    <w:rsid w:val="005B4D58"/>
    <w:rsid w:val="005B4DA8"/>
    <w:rsid w:val="005B4E59"/>
    <w:rsid w:val="005B4EEF"/>
    <w:rsid w:val="005B4FE9"/>
    <w:rsid w:val="005B571A"/>
    <w:rsid w:val="005B614B"/>
    <w:rsid w:val="005B624E"/>
    <w:rsid w:val="005B66DB"/>
    <w:rsid w:val="005B670E"/>
    <w:rsid w:val="005B6758"/>
    <w:rsid w:val="005B695F"/>
    <w:rsid w:val="005B760F"/>
    <w:rsid w:val="005B7892"/>
    <w:rsid w:val="005B79AB"/>
    <w:rsid w:val="005B7A4E"/>
    <w:rsid w:val="005B7E5C"/>
    <w:rsid w:val="005C059E"/>
    <w:rsid w:val="005C0644"/>
    <w:rsid w:val="005C0C57"/>
    <w:rsid w:val="005C12FA"/>
    <w:rsid w:val="005C132F"/>
    <w:rsid w:val="005C1411"/>
    <w:rsid w:val="005C14CF"/>
    <w:rsid w:val="005C1ABE"/>
    <w:rsid w:val="005C1DE1"/>
    <w:rsid w:val="005C21A3"/>
    <w:rsid w:val="005C298F"/>
    <w:rsid w:val="005C3341"/>
    <w:rsid w:val="005C3B08"/>
    <w:rsid w:val="005C4922"/>
    <w:rsid w:val="005C5186"/>
    <w:rsid w:val="005C5320"/>
    <w:rsid w:val="005C5375"/>
    <w:rsid w:val="005C5DC0"/>
    <w:rsid w:val="005C6500"/>
    <w:rsid w:val="005C7761"/>
    <w:rsid w:val="005C7A4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2F0B"/>
    <w:rsid w:val="005D3679"/>
    <w:rsid w:val="005D3A58"/>
    <w:rsid w:val="005D3A5F"/>
    <w:rsid w:val="005D4226"/>
    <w:rsid w:val="005D444D"/>
    <w:rsid w:val="005D478E"/>
    <w:rsid w:val="005D481F"/>
    <w:rsid w:val="005D487A"/>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B83"/>
    <w:rsid w:val="005E03D9"/>
    <w:rsid w:val="005E0B56"/>
    <w:rsid w:val="005E1414"/>
    <w:rsid w:val="005E149F"/>
    <w:rsid w:val="005E1A3E"/>
    <w:rsid w:val="005E1B9A"/>
    <w:rsid w:val="005E1E69"/>
    <w:rsid w:val="005E28F2"/>
    <w:rsid w:val="005E2925"/>
    <w:rsid w:val="005E2B09"/>
    <w:rsid w:val="005E34AE"/>
    <w:rsid w:val="005E350A"/>
    <w:rsid w:val="005E3C5D"/>
    <w:rsid w:val="005E3ED4"/>
    <w:rsid w:val="005E429C"/>
    <w:rsid w:val="005E439A"/>
    <w:rsid w:val="005E43E6"/>
    <w:rsid w:val="005E45B0"/>
    <w:rsid w:val="005E4A14"/>
    <w:rsid w:val="005E4A7C"/>
    <w:rsid w:val="005E4F02"/>
    <w:rsid w:val="005E54A6"/>
    <w:rsid w:val="005E59C7"/>
    <w:rsid w:val="005E5D8B"/>
    <w:rsid w:val="005E5E72"/>
    <w:rsid w:val="005E61B0"/>
    <w:rsid w:val="005E6283"/>
    <w:rsid w:val="005E6317"/>
    <w:rsid w:val="005E6ED1"/>
    <w:rsid w:val="005E73B5"/>
    <w:rsid w:val="005E73C1"/>
    <w:rsid w:val="005E76CA"/>
    <w:rsid w:val="005F03E5"/>
    <w:rsid w:val="005F04C2"/>
    <w:rsid w:val="005F1961"/>
    <w:rsid w:val="005F1C3C"/>
    <w:rsid w:val="005F1FB1"/>
    <w:rsid w:val="005F223F"/>
    <w:rsid w:val="005F2703"/>
    <w:rsid w:val="005F2777"/>
    <w:rsid w:val="005F2CF5"/>
    <w:rsid w:val="005F2D28"/>
    <w:rsid w:val="005F2D51"/>
    <w:rsid w:val="005F3778"/>
    <w:rsid w:val="005F39EA"/>
    <w:rsid w:val="005F3F02"/>
    <w:rsid w:val="005F408A"/>
    <w:rsid w:val="005F424B"/>
    <w:rsid w:val="005F4438"/>
    <w:rsid w:val="005F48B2"/>
    <w:rsid w:val="005F4EAC"/>
    <w:rsid w:val="005F51C0"/>
    <w:rsid w:val="005F561E"/>
    <w:rsid w:val="005F5996"/>
    <w:rsid w:val="005F6235"/>
    <w:rsid w:val="005F6689"/>
    <w:rsid w:val="005F673E"/>
    <w:rsid w:val="005F6C78"/>
    <w:rsid w:val="005F741F"/>
    <w:rsid w:val="005F76C3"/>
    <w:rsid w:val="005F79DF"/>
    <w:rsid w:val="006008A7"/>
    <w:rsid w:val="006009F0"/>
    <w:rsid w:val="00600BB7"/>
    <w:rsid w:val="00600E8D"/>
    <w:rsid w:val="006019F3"/>
    <w:rsid w:val="00601A7D"/>
    <w:rsid w:val="00601EDE"/>
    <w:rsid w:val="006022BB"/>
    <w:rsid w:val="00602B23"/>
    <w:rsid w:val="00602BA1"/>
    <w:rsid w:val="00602CDD"/>
    <w:rsid w:val="0060305E"/>
    <w:rsid w:val="0060380C"/>
    <w:rsid w:val="00603949"/>
    <w:rsid w:val="00603B06"/>
    <w:rsid w:val="00603E6F"/>
    <w:rsid w:val="00604251"/>
    <w:rsid w:val="0060428E"/>
    <w:rsid w:val="0060473C"/>
    <w:rsid w:val="00604875"/>
    <w:rsid w:val="00604960"/>
    <w:rsid w:val="00604A05"/>
    <w:rsid w:val="00604DD2"/>
    <w:rsid w:val="00605525"/>
    <w:rsid w:val="00605D33"/>
    <w:rsid w:val="00606406"/>
    <w:rsid w:val="00606FDD"/>
    <w:rsid w:val="00607174"/>
    <w:rsid w:val="0060782C"/>
    <w:rsid w:val="00607D3B"/>
    <w:rsid w:val="00607E4D"/>
    <w:rsid w:val="00607FF6"/>
    <w:rsid w:val="00610870"/>
    <w:rsid w:val="006109DF"/>
    <w:rsid w:val="00610A20"/>
    <w:rsid w:val="00610A6A"/>
    <w:rsid w:val="00611CCC"/>
    <w:rsid w:val="00612353"/>
    <w:rsid w:val="0061265A"/>
    <w:rsid w:val="0061298C"/>
    <w:rsid w:val="00613257"/>
    <w:rsid w:val="0061426F"/>
    <w:rsid w:val="0061476C"/>
    <w:rsid w:val="00614A04"/>
    <w:rsid w:val="00614B6D"/>
    <w:rsid w:val="006150A4"/>
    <w:rsid w:val="006151A4"/>
    <w:rsid w:val="00615345"/>
    <w:rsid w:val="006159B8"/>
    <w:rsid w:val="006159FC"/>
    <w:rsid w:val="006160C1"/>
    <w:rsid w:val="00616350"/>
    <w:rsid w:val="006166F1"/>
    <w:rsid w:val="00616A6A"/>
    <w:rsid w:val="00616B52"/>
    <w:rsid w:val="00616B9F"/>
    <w:rsid w:val="00617087"/>
    <w:rsid w:val="006173BD"/>
    <w:rsid w:val="00617409"/>
    <w:rsid w:val="006174AC"/>
    <w:rsid w:val="0061789E"/>
    <w:rsid w:val="006179C7"/>
    <w:rsid w:val="00617B5C"/>
    <w:rsid w:val="00620593"/>
    <w:rsid w:val="00620A87"/>
    <w:rsid w:val="00620AAD"/>
    <w:rsid w:val="00620AC6"/>
    <w:rsid w:val="00621102"/>
    <w:rsid w:val="00621299"/>
    <w:rsid w:val="00621721"/>
    <w:rsid w:val="00621F7C"/>
    <w:rsid w:val="00622034"/>
    <w:rsid w:val="006223B9"/>
    <w:rsid w:val="006228B0"/>
    <w:rsid w:val="00622B22"/>
    <w:rsid w:val="0062328E"/>
    <w:rsid w:val="00623911"/>
    <w:rsid w:val="00623ED3"/>
    <w:rsid w:val="006243B1"/>
    <w:rsid w:val="00624B0D"/>
    <w:rsid w:val="006261D9"/>
    <w:rsid w:val="006278D9"/>
    <w:rsid w:val="00627D86"/>
    <w:rsid w:val="006304C3"/>
    <w:rsid w:val="0063061E"/>
    <w:rsid w:val="00630B2A"/>
    <w:rsid w:val="00630D64"/>
    <w:rsid w:val="006315A5"/>
    <w:rsid w:val="00631863"/>
    <w:rsid w:val="00631B2C"/>
    <w:rsid w:val="006325DA"/>
    <w:rsid w:val="0063270F"/>
    <w:rsid w:val="00632C5A"/>
    <w:rsid w:val="00633138"/>
    <w:rsid w:val="0063362D"/>
    <w:rsid w:val="0063365C"/>
    <w:rsid w:val="00633BAA"/>
    <w:rsid w:val="006340A7"/>
    <w:rsid w:val="00634194"/>
    <w:rsid w:val="00634225"/>
    <w:rsid w:val="0063430A"/>
    <w:rsid w:val="00634697"/>
    <w:rsid w:val="006346A4"/>
    <w:rsid w:val="00635590"/>
    <w:rsid w:val="006358B3"/>
    <w:rsid w:val="00635C87"/>
    <w:rsid w:val="00635DAB"/>
    <w:rsid w:val="00636098"/>
    <w:rsid w:val="006362CE"/>
    <w:rsid w:val="00636DAC"/>
    <w:rsid w:val="006373DC"/>
    <w:rsid w:val="006375D6"/>
    <w:rsid w:val="00637678"/>
    <w:rsid w:val="006377CD"/>
    <w:rsid w:val="00637979"/>
    <w:rsid w:val="00637C01"/>
    <w:rsid w:val="006401BE"/>
    <w:rsid w:val="006401FB"/>
    <w:rsid w:val="00640CAC"/>
    <w:rsid w:val="0064223D"/>
    <w:rsid w:val="006422FE"/>
    <w:rsid w:val="00642345"/>
    <w:rsid w:val="006423E4"/>
    <w:rsid w:val="00642A68"/>
    <w:rsid w:val="00642D50"/>
    <w:rsid w:val="006432DB"/>
    <w:rsid w:val="00643439"/>
    <w:rsid w:val="006438E6"/>
    <w:rsid w:val="00643A05"/>
    <w:rsid w:val="00643C67"/>
    <w:rsid w:val="00643DE0"/>
    <w:rsid w:val="0064441E"/>
    <w:rsid w:val="0064471B"/>
    <w:rsid w:val="00644795"/>
    <w:rsid w:val="0064506D"/>
    <w:rsid w:val="00645281"/>
    <w:rsid w:val="00645AFD"/>
    <w:rsid w:val="00645BB7"/>
    <w:rsid w:val="00645D05"/>
    <w:rsid w:val="006461AE"/>
    <w:rsid w:val="0064675D"/>
    <w:rsid w:val="00646CBB"/>
    <w:rsid w:val="00647003"/>
    <w:rsid w:val="00647041"/>
    <w:rsid w:val="00647216"/>
    <w:rsid w:val="00647442"/>
    <w:rsid w:val="00647888"/>
    <w:rsid w:val="00647A4D"/>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914"/>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DFC"/>
    <w:rsid w:val="0066206F"/>
    <w:rsid w:val="00662293"/>
    <w:rsid w:val="006624D1"/>
    <w:rsid w:val="006625D2"/>
    <w:rsid w:val="00662A1E"/>
    <w:rsid w:val="0066373B"/>
    <w:rsid w:val="00663890"/>
    <w:rsid w:val="00663CD3"/>
    <w:rsid w:val="00663F95"/>
    <w:rsid w:val="00664EBA"/>
    <w:rsid w:val="00664F8B"/>
    <w:rsid w:val="00664F9B"/>
    <w:rsid w:val="00665834"/>
    <w:rsid w:val="00665BA2"/>
    <w:rsid w:val="00665C0B"/>
    <w:rsid w:val="00665CB2"/>
    <w:rsid w:val="006663DD"/>
    <w:rsid w:val="0066656B"/>
    <w:rsid w:val="00666874"/>
    <w:rsid w:val="00666982"/>
    <w:rsid w:val="00666B57"/>
    <w:rsid w:val="00666D09"/>
    <w:rsid w:val="00666E29"/>
    <w:rsid w:val="006670BE"/>
    <w:rsid w:val="00667311"/>
    <w:rsid w:val="0066745C"/>
    <w:rsid w:val="00670905"/>
    <w:rsid w:val="00671070"/>
    <w:rsid w:val="006710F2"/>
    <w:rsid w:val="00671B15"/>
    <w:rsid w:val="00671B2C"/>
    <w:rsid w:val="00671CBD"/>
    <w:rsid w:val="00672000"/>
    <w:rsid w:val="00672132"/>
    <w:rsid w:val="0067216A"/>
    <w:rsid w:val="0067226D"/>
    <w:rsid w:val="0067230E"/>
    <w:rsid w:val="00672728"/>
    <w:rsid w:val="006729CD"/>
    <w:rsid w:val="00672C8A"/>
    <w:rsid w:val="00672F7D"/>
    <w:rsid w:val="00673D12"/>
    <w:rsid w:val="0067470E"/>
    <w:rsid w:val="0067525E"/>
    <w:rsid w:val="00675616"/>
    <w:rsid w:val="006760AF"/>
    <w:rsid w:val="00676474"/>
    <w:rsid w:val="00676E55"/>
    <w:rsid w:val="00676E97"/>
    <w:rsid w:val="00677114"/>
    <w:rsid w:val="00677369"/>
    <w:rsid w:val="006778AC"/>
    <w:rsid w:val="00677910"/>
    <w:rsid w:val="0067797E"/>
    <w:rsid w:val="006779F0"/>
    <w:rsid w:val="00677A99"/>
    <w:rsid w:val="00677AA8"/>
    <w:rsid w:val="00677D91"/>
    <w:rsid w:val="006805C3"/>
    <w:rsid w:val="00680AC3"/>
    <w:rsid w:val="00680E02"/>
    <w:rsid w:val="00680EB7"/>
    <w:rsid w:val="00680F6C"/>
    <w:rsid w:val="0068133A"/>
    <w:rsid w:val="0068165A"/>
    <w:rsid w:val="00681944"/>
    <w:rsid w:val="006823B0"/>
    <w:rsid w:val="00682824"/>
    <w:rsid w:val="0068299E"/>
    <w:rsid w:val="00682AFF"/>
    <w:rsid w:val="0068337B"/>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285"/>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4489"/>
    <w:rsid w:val="006947FC"/>
    <w:rsid w:val="0069554C"/>
    <w:rsid w:val="006959B0"/>
    <w:rsid w:val="00695B7B"/>
    <w:rsid w:val="006969EB"/>
    <w:rsid w:val="00696C04"/>
    <w:rsid w:val="00696C17"/>
    <w:rsid w:val="00696E83"/>
    <w:rsid w:val="006977B0"/>
    <w:rsid w:val="006A0061"/>
    <w:rsid w:val="006A02DB"/>
    <w:rsid w:val="006A108C"/>
    <w:rsid w:val="006A10F7"/>
    <w:rsid w:val="006A1275"/>
    <w:rsid w:val="006A14C5"/>
    <w:rsid w:val="006A15E1"/>
    <w:rsid w:val="006A1861"/>
    <w:rsid w:val="006A1873"/>
    <w:rsid w:val="006A18D1"/>
    <w:rsid w:val="006A1D61"/>
    <w:rsid w:val="006A1D8C"/>
    <w:rsid w:val="006A2238"/>
    <w:rsid w:val="006A2AD9"/>
    <w:rsid w:val="006A2F94"/>
    <w:rsid w:val="006A350C"/>
    <w:rsid w:val="006A3BB6"/>
    <w:rsid w:val="006A3D7F"/>
    <w:rsid w:val="006A419C"/>
    <w:rsid w:val="006A456E"/>
    <w:rsid w:val="006A470C"/>
    <w:rsid w:val="006A49F3"/>
    <w:rsid w:val="006A4E8A"/>
    <w:rsid w:val="006A5B68"/>
    <w:rsid w:val="006A62C6"/>
    <w:rsid w:val="006A6F1E"/>
    <w:rsid w:val="006A72E8"/>
    <w:rsid w:val="006A77C1"/>
    <w:rsid w:val="006A789A"/>
    <w:rsid w:val="006A7B62"/>
    <w:rsid w:val="006A7BD0"/>
    <w:rsid w:val="006A7DBF"/>
    <w:rsid w:val="006A7FEB"/>
    <w:rsid w:val="006B0561"/>
    <w:rsid w:val="006B0C8E"/>
    <w:rsid w:val="006B0C96"/>
    <w:rsid w:val="006B0CE8"/>
    <w:rsid w:val="006B114B"/>
    <w:rsid w:val="006B18F7"/>
    <w:rsid w:val="006B1E42"/>
    <w:rsid w:val="006B225F"/>
    <w:rsid w:val="006B2AE1"/>
    <w:rsid w:val="006B2F6E"/>
    <w:rsid w:val="006B3776"/>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B7D30"/>
    <w:rsid w:val="006C012B"/>
    <w:rsid w:val="006C0589"/>
    <w:rsid w:val="006C05D7"/>
    <w:rsid w:val="006C0A30"/>
    <w:rsid w:val="006C0AA7"/>
    <w:rsid w:val="006C23FC"/>
    <w:rsid w:val="006C255E"/>
    <w:rsid w:val="006C277B"/>
    <w:rsid w:val="006C2B39"/>
    <w:rsid w:val="006C2BAB"/>
    <w:rsid w:val="006C2BEB"/>
    <w:rsid w:val="006C2C60"/>
    <w:rsid w:val="006C2CB8"/>
    <w:rsid w:val="006C2D16"/>
    <w:rsid w:val="006C2F24"/>
    <w:rsid w:val="006C2F7B"/>
    <w:rsid w:val="006C3037"/>
    <w:rsid w:val="006C33A3"/>
    <w:rsid w:val="006C33A7"/>
    <w:rsid w:val="006C3DF4"/>
    <w:rsid w:val="006C3F33"/>
    <w:rsid w:val="006C4159"/>
    <w:rsid w:val="006C4A07"/>
    <w:rsid w:val="006C4E68"/>
    <w:rsid w:val="006C4F53"/>
    <w:rsid w:val="006C5494"/>
    <w:rsid w:val="006C5A94"/>
    <w:rsid w:val="006C5AAB"/>
    <w:rsid w:val="006C6ADB"/>
    <w:rsid w:val="006C6E3E"/>
    <w:rsid w:val="006C7667"/>
    <w:rsid w:val="006C7DCD"/>
    <w:rsid w:val="006D000D"/>
    <w:rsid w:val="006D007E"/>
    <w:rsid w:val="006D0E50"/>
    <w:rsid w:val="006D11B0"/>
    <w:rsid w:val="006D17D2"/>
    <w:rsid w:val="006D18D4"/>
    <w:rsid w:val="006D2124"/>
    <w:rsid w:val="006D29B4"/>
    <w:rsid w:val="006D2AED"/>
    <w:rsid w:val="006D3336"/>
    <w:rsid w:val="006D339D"/>
    <w:rsid w:val="006D356F"/>
    <w:rsid w:val="006D3768"/>
    <w:rsid w:val="006D43E7"/>
    <w:rsid w:val="006D46B2"/>
    <w:rsid w:val="006D4AF4"/>
    <w:rsid w:val="006D4C64"/>
    <w:rsid w:val="006D50F8"/>
    <w:rsid w:val="006D51A8"/>
    <w:rsid w:val="006D54BC"/>
    <w:rsid w:val="006D5542"/>
    <w:rsid w:val="006D5A6E"/>
    <w:rsid w:val="006D5C46"/>
    <w:rsid w:val="006D5EB0"/>
    <w:rsid w:val="006D6448"/>
    <w:rsid w:val="006D7406"/>
    <w:rsid w:val="006D7C64"/>
    <w:rsid w:val="006D7DD0"/>
    <w:rsid w:val="006E0465"/>
    <w:rsid w:val="006E079D"/>
    <w:rsid w:val="006E0957"/>
    <w:rsid w:val="006E0B2B"/>
    <w:rsid w:val="006E0B30"/>
    <w:rsid w:val="006E159B"/>
    <w:rsid w:val="006E16CE"/>
    <w:rsid w:val="006E1736"/>
    <w:rsid w:val="006E1791"/>
    <w:rsid w:val="006E183D"/>
    <w:rsid w:val="006E1BBA"/>
    <w:rsid w:val="006E1BC4"/>
    <w:rsid w:val="006E1FA2"/>
    <w:rsid w:val="006E1FC1"/>
    <w:rsid w:val="006E21DF"/>
    <w:rsid w:val="006E2470"/>
    <w:rsid w:val="006E2794"/>
    <w:rsid w:val="006E3047"/>
    <w:rsid w:val="006E3582"/>
    <w:rsid w:val="006E393C"/>
    <w:rsid w:val="006E3ED1"/>
    <w:rsid w:val="006E4352"/>
    <w:rsid w:val="006E4A39"/>
    <w:rsid w:val="006E4D46"/>
    <w:rsid w:val="006E4FDA"/>
    <w:rsid w:val="006E55B5"/>
    <w:rsid w:val="006E58C4"/>
    <w:rsid w:val="006E59CB"/>
    <w:rsid w:val="006E59D3"/>
    <w:rsid w:val="006E5A5E"/>
    <w:rsid w:val="006E64BC"/>
    <w:rsid w:val="006E6AE9"/>
    <w:rsid w:val="006E6C79"/>
    <w:rsid w:val="006E76EE"/>
    <w:rsid w:val="006F01BF"/>
    <w:rsid w:val="006F0305"/>
    <w:rsid w:val="006F0798"/>
    <w:rsid w:val="006F0CAC"/>
    <w:rsid w:val="006F0EFB"/>
    <w:rsid w:val="006F1777"/>
    <w:rsid w:val="006F1836"/>
    <w:rsid w:val="006F1D6A"/>
    <w:rsid w:val="006F1EAF"/>
    <w:rsid w:val="006F20BE"/>
    <w:rsid w:val="006F23DD"/>
    <w:rsid w:val="006F25E6"/>
    <w:rsid w:val="006F2773"/>
    <w:rsid w:val="006F2853"/>
    <w:rsid w:val="006F2CA7"/>
    <w:rsid w:val="006F2FB7"/>
    <w:rsid w:val="006F2FF6"/>
    <w:rsid w:val="006F30B6"/>
    <w:rsid w:val="006F31B8"/>
    <w:rsid w:val="006F3300"/>
    <w:rsid w:val="006F345C"/>
    <w:rsid w:val="006F3828"/>
    <w:rsid w:val="006F3B58"/>
    <w:rsid w:val="006F4BF4"/>
    <w:rsid w:val="006F4E6E"/>
    <w:rsid w:val="006F5084"/>
    <w:rsid w:val="006F558F"/>
    <w:rsid w:val="006F58C2"/>
    <w:rsid w:val="006F5BF5"/>
    <w:rsid w:val="006F5DD4"/>
    <w:rsid w:val="006F60CB"/>
    <w:rsid w:val="006F67D4"/>
    <w:rsid w:val="006F710B"/>
    <w:rsid w:val="006F7263"/>
    <w:rsid w:val="006F77E7"/>
    <w:rsid w:val="006F77F4"/>
    <w:rsid w:val="006F7A51"/>
    <w:rsid w:val="006F7D40"/>
    <w:rsid w:val="0070034C"/>
    <w:rsid w:val="00700E15"/>
    <w:rsid w:val="007010E0"/>
    <w:rsid w:val="007010FA"/>
    <w:rsid w:val="00701F66"/>
    <w:rsid w:val="00702669"/>
    <w:rsid w:val="00702A27"/>
    <w:rsid w:val="0070301A"/>
    <w:rsid w:val="00703391"/>
    <w:rsid w:val="0070374F"/>
    <w:rsid w:val="00703792"/>
    <w:rsid w:val="00704050"/>
    <w:rsid w:val="007041F8"/>
    <w:rsid w:val="0070428C"/>
    <w:rsid w:val="00704618"/>
    <w:rsid w:val="00704837"/>
    <w:rsid w:val="00705050"/>
    <w:rsid w:val="007058DE"/>
    <w:rsid w:val="007058E4"/>
    <w:rsid w:val="007059C9"/>
    <w:rsid w:val="007062A8"/>
    <w:rsid w:val="00706495"/>
    <w:rsid w:val="007064D7"/>
    <w:rsid w:val="007066F9"/>
    <w:rsid w:val="00707240"/>
    <w:rsid w:val="00707469"/>
    <w:rsid w:val="0070789A"/>
    <w:rsid w:val="007079FE"/>
    <w:rsid w:val="00707D57"/>
    <w:rsid w:val="00710203"/>
    <w:rsid w:val="007109FF"/>
    <w:rsid w:val="00710E81"/>
    <w:rsid w:val="00711837"/>
    <w:rsid w:val="007120F6"/>
    <w:rsid w:val="00712A0A"/>
    <w:rsid w:val="00712CF8"/>
    <w:rsid w:val="00713513"/>
    <w:rsid w:val="00713BAD"/>
    <w:rsid w:val="00713FD9"/>
    <w:rsid w:val="00714074"/>
    <w:rsid w:val="00714257"/>
    <w:rsid w:val="007142FC"/>
    <w:rsid w:val="007146A4"/>
    <w:rsid w:val="00714977"/>
    <w:rsid w:val="00715713"/>
    <w:rsid w:val="007158A0"/>
    <w:rsid w:val="00715AB2"/>
    <w:rsid w:val="00715DDD"/>
    <w:rsid w:val="00715F13"/>
    <w:rsid w:val="00716327"/>
    <w:rsid w:val="0071635A"/>
    <w:rsid w:val="007166EB"/>
    <w:rsid w:val="00716B1F"/>
    <w:rsid w:val="00716C50"/>
    <w:rsid w:val="0071731A"/>
    <w:rsid w:val="007173F3"/>
    <w:rsid w:val="00717832"/>
    <w:rsid w:val="00717CF4"/>
    <w:rsid w:val="00720495"/>
    <w:rsid w:val="00720531"/>
    <w:rsid w:val="007205A0"/>
    <w:rsid w:val="00720720"/>
    <w:rsid w:val="00720784"/>
    <w:rsid w:val="007207DC"/>
    <w:rsid w:val="007208DB"/>
    <w:rsid w:val="00720A1B"/>
    <w:rsid w:val="00721075"/>
    <w:rsid w:val="00721F5F"/>
    <w:rsid w:val="00722439"/>
    <w:rsid w:val="0072275E"/>
    <w:rsid w:val="00722EFF"/>
    <w:rsid w:val="0072329E"/>
    <w:rsid w:val="00723920"/>
    <w:rsid w:val="00723A8E"/>
    <w:rsid w:val="00723AE2"/>
    <w:rsid w:val="00723FAC"/>
    <w:rsid w:val="0072578D"/>
    <w:rsid w:val="00725B8D"/>
    <w:rsid w:val="007262B4"/>
    <w:rsid w:val="0072658E"/>
    <w:rsid w:val="00726B6A"/>
    <w:rsid w:val="00726D02"/>
    <w:rsid w:val="00726E12"/>
    <w:rsid w:val="00727508"/>
    <w:rsid w:val="00727CB1"/>
    <w:rsid w:val="007300EB"/>
    <w:rsid w:val="00730CA6"/>
    <w:rsid w:val="00730EFA"/>
    <w:rsid w:val="007313B0"/>
    <w:rsid w:val="007314F1"/>
    <w:rsid w:val="0073183C"/>
    <w:rsid w:val="00731ADA"/>
    <w:rsid w:val="00732101"/>
    <w:rsid w:val="00732CBD"/>
    <w:rsid w:val="00732FC7"/>
    <w:rsid w:val="00733452"/>
    <w:rsid w:val="0073348D"/>
    <w:rsid w:val="007334BE"/>
    <w:rsid w:val="0073360D"/>
    <w:rsid w:val="0073366E"/>
    <w:rsid w:val="007336E4"/>
    <w:rsid w:val="00733C83"/>
    <w:rsid w:val="00734053"/>
    <w:rsid w:val="007346F5"/>
    <w:rsid w:val="00734C97"/>
    <w:rsid w:val="00734F45"/>
    <w:rsid w:val="007350B5"/>
    <w:rsid w:val="00736A8C"/>
    <w:rsid w:val="00736B53"/>
    <w:rsid w:val="00736C0D"/>
    <w:rsid w:val="00736F05"/>
    <w:rsid w:val="00737142"/>
    <w:rsid w:val="00740587"/>
    <w:rsid w:val="007409C9"/>
    <w:rsid w:val="007409EB"/>
    <w:rsid w:val="00740A52"/>
    <w:rsid w:val="00740B6F"/>
    <w:rsid w:val="00740DF4"/>
    <w:rsid w:val="00740E1E"/>
    <w:rsid w:val="00741612"/>
    <w:rsid w:val="007418DF"/>
    <w:rsid w:val="00741F27"/>
    <w:rsid w:val="007424A2"/>
    <w:rsid w:val="007424B7"/>
    <w:rsid w:val="007425C4"/>
    <w:rsid w:val="00742E43"/>
    <w:rsid w:val="00742FC0"/>
    <w:rsid w:val="0074311C"/>
    <w:rsid w:val="00743467"/>
    <w:rsid w:val="007434DB"/>
    <w:rsid w:val="00743637"/>
    <w:rsid w:val="007437EE"/>
    <w:rsid w:val="007439EB"/>
    <w:rsid w:val="00743F56"/>
    <w:rsid w:val="007441A8"/>
    <w:rsid w:val="007443C0"/>
    <w:rsid w:val="007443EE"/>
    <w:rsid w:val="0074445A"/>
    <w:rsid w:val="0074478E"/>
    <w:rsid w:val="007448A5"/>
    <w:rsid w:val="00744F21"/>
    <w:rsid w:val="00744FEF"/>
    <w:rsid w:val="0074588B"/>
    <w:rsid w:val="007458D4"/>
    <w:rsid w:val="00745C47"/>
    <w:rsid w:val="00745DDF"/>
    <w:rsid w:val="00745DE1"/>
    <w:rsid w:val="0074602D"/>
    <w:rsid w:val="0074612B"/>
    <w:rsid w:val="007462DF"/>
    <w:rsid w:val="007464FB"/>
    <w:rsid w:val="007467A7"/>
    <w:rsid w:val="00746A55"/>
    <w:rsid w:val="00746F30"/>
    <w:rsid w:val="00746FB7"/>
    <w:rsid w:val="00746FC8"/>
    <w:rsid w:val="00747493"/>
    <w:rsid w:val="0074758C"/>
    <w:rsid w:val="0074772F"/>
    <w:rsid w:val="0074774D"/>
    <w:rsid w:val="00747C36"/>
    <w:rsid w:val="00747CCB"/>
    <w:rsid w:val="00747F36"/>
    <w:rsid w:val="00750DFD"/>
    <w:rsid w:val="00751298"/>
    <w:rsid w:val="00751B32"/>
    <w:rsid w:val="00751CE3"/>
    <w:rsid w:val="00751DFD"/>
    <w:rsid w:val="007522BA"/>
    <w:rsid w:val="007525AB"/>
    <w:rsid w:val="00752CFE"/>
    <w:rsid w:val="0075366D"/>
    <w:rsid w:val="00753AB2"/>
    <w:rsid w:val="00754205"/>
    <w:rsid w:val="00754213"/>
    <w:rsid w:val="00754FDB"/>
    <w:rsid w:val="00755587"/>
    <w:rsid w:val="00755B05"/>
    <w:rsid w:val="00756303"/>
    <w:rsid w:val="007567EE"/>
    <w:rsid w:val="00756926"/>
    <w:rsid w:val="00756B1E"/>
    <w:rsid w:val="00756E4C"/>
    <w:rsid w:val="00757027"/>
    <w:rsid w:val="0075726C"/>
    <w:rsid w:val="007574C9"/>
    <w:rsid w:val="00757781"/>
    <w:rsid w:val="0075794E"/>
    <w:rsid w:val="00757AF6"/>
    <w:rsid w:val="00757C00"/>
    <w:rsid w:val="00757D6A"/>
    <w:rsid w:val="00757F0B"/>
    <w:rsid w:val="00760389"/>
    <w:rsid w:val="0076092B"/>
    <w:rsid w:val="00760BB6"/>
    <w:rsid w:val="00761458"/>
    <w:rsid w:val="00761797"/>
    <w:rsid w:val="00761AB6"/>
    <w:rsid w:val="00761AF7"/>
    <w:rsid w:val="00762876"/>
    <w:rsid w:val="00762AB4"/>
    <w:rsid w:val="00762BC8"/>
    <w:rsid w:val="00762F90"/>
    <w:rsid w:val="0076308D"/>
    <w:rsid w:val="007636E8"/>
    <w:rsid w:val="00764210"/>
    <w:rsid w:val="007642C9"/>
    <w:rsid w:val="007649FC"/>
    <w:rsid w:val="00764DEC"/>
    <w:rsid w:val="0076508A"/>
    <w:rsid w:val="007652C6"/>
    <w:rsid w:val="007656E1"/>
    <w:rsid w:val="00765757"/>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069"/>
    <w:rsid w:val="00774252"/>
    <w:rsid w:val="007742EA"/>
    <w:rsid w:val="007749D6"/>
    <w:rsid w:val="007749F0"/>
    <w:rsid w:val="00774EFB"/>
    <w:rsid w:val="007750A3"/>
    <w:rsid w:val="00775603"/>
    <w:rsid w:val="00775D4A"/>
    <w:rsid w:val="0077624C"/>
    <w:rsid w:val="00776861"/>
    <w:rsid w:val="0077783B"/>
    <w:rsid w:val="00777DF4"/>
    <w:rsid w:val="00777E51"/>
    <w:rsid w:val="00777F9B"/>
    <w:rsid w:val="0078005C"/>
    <w:rsid w:val="00780197"/>
    <w:rsid w:val="007806FD"/>
    <w:rsid w:val="00780735"/>
    <w:rsid w:val="0078079B"/>
    <w:rsid w:val="00780892"/>
    <w:rsid w:val="00780B0E"/>
    <w:rsid w:val="00780B62"/>
    <w:rsid w:val="00780C3C"/>
    <w:rsid w:val="0078102C"/>
    <w:rsid w:val="007811D2"/>
    <w:rsid w:val="00781413"/>
    <w:rsid w:val="00781EF5"/>
    <w:rsid w:val="00782CD9"/>
    <w:rsid w:val="0078337B"/>
    <w:rsid w:val="00783F1E"/>
    <w:rsid w:val="00784196"/>
    <w:rsid w:val="0078424D"/>
    <w:rsid w:val="00784567"/>
    <w:rsid w:val="007847D6"/>
    <w:rsid w:val="00784BEC"/>
    <w:rsid w:val="00784ED7"/>
    <w:rsid w:val="007850D5"/>
    <w:rsid w:val="0078570D"/>
    <w:rsid w:val="00785E5D"/>
    <w:rsid w:val="00785EE2"/>
    <w:rsid w:val="00785F62"/>
    <w:rsid w:val="00785F80"/>
    <w:rsid w:val="00787672"/>
    <w:rsid w:val="0078769E"/>
    <w:rsid w:val="00790937"/>
    <w:rsid w:val="007909D0"/>
    <w:rsid w:val="00790E1C"/>
    <w:rsid w:val="007916EF"/>
    <w:rsid w:val="00791C06"/>
    <w:rsid w:val="00791C2B"/>
    <w:rsid w:val="00791DBB"/>
    <w:rsid w:val="00791E5E"/>
    <w:rsid w:val="00792014"/>
    <w:rsid w:val="00792E0A"/>
    <w:rsid w:val="007930E7"/>
    <w:rsid w:val="0079351C"/>
    <w:rsid w:val="0079377B"/>
    <w:rsid w:val="00793864"/>
    <w:rsid w:val="00793930"/>
    <w:rsid w:val="00793BEE"/>
    <w:rsid w:val="00793E6A"/>
    <w:rsid w:val="00793FC0"/>
    <w:rsid w:val="00793FEB"/>
    <w:rsid w:val="007942CC"/>
    <w:rsid w:val="00794632"/>
    <w:rsid w:val="0079488F"/>
    <w:rsid w:val="0079501A"/>
    <w:rsid w:val="00795359"/>
    <w:rsid w:val="0079599D"/>
    <w:rsid w:val="00795BA1"/>
    <w:rsid w:val="0079607E"/>
    <w:rsid w:val="007968B5"/>
    <w:rsid w:val="00796A92"/>
    <w:rsid w:val="007971A0"/>
    <w:rsid w:val="00797495"/>
    <w:rsid w:val="00797759"/>
    <w:rsid w:val="007978A2"/>
    <w:rsid w:val="00797B56"/>
    <w:rsid w:val="00797E75"/>
    <w:rsid w:val="00797EF7"/>
    <w:rsid w:val="007A0022"/>
    <w:rsid w:val="007A07DB"/>
    <w:rsid w:val="007A106B"/>
    <w:rsid w:val="007A11F9"/>
    <w:rsid w:val="007A157E"/>
    <w:rsid w:val="007A23AB"/>
    <w:rsid w:val="007A28C6"/>
    <w:rsid w:val="007A330E"/>
    <w:rsid w:val="007A352C"/>
    <w:rsid w:val="007A3CC7"/>
    <w:rsid w:val="007A4606"/>
    <w:rsid w:val="007A46E1"/>
    <w:rsid w:val="007A4760"/>
    <w:rsid w:val="007A4942"/>
    <w:rsid w:val="007A4C33"/>
    <w:rsid w:val="007A5374"/>
    <w:rsid w:val="007A5ABB"/>
    <w:rsid w:val="007A5C67"/>
    <w:rsid w:val="007A629C"/>
    <w:rsid w:val="007A636E"/>
    <w:rsid w:val="007A65EA"/>
    <w:rsid w:val="007A7037"/>
    <w:rsid w:val="007A70F2"/>
    <w:rsid w:val="007A723F"/>
    <w:rsid w:val="007A780F"/>
    <w:rsid w:val="007A7B41"/>
    <w:rsid w:val="007A7E19"/>
    <w:rsid w:val="007B0151"/>
    <w:rsid w:val="007B0E03"/>
    <w:rsid w:val="007B0ECD"/>
    <w:rsid w:val="007B1477"/>
    <w:rsid w:val="007B1572"/>
    <w:rsid w:val="007B18A4"/>
    <w:rsid w:val="007B196B"/>
    <w:rsid w:val="007B2167"/>
    <w:rsid w:val="007B2461"/>
    <w:rsid w:val="007B24BC"/>
    <w:rsid w:val="007B24D7"/>
    <w:rsid w:val="007B256C"/>
    <w:rsid w:val="007B31A4"/>
    <w:rsid w:val="007B3347"/>
    <w:rsid w:val="007B43AC"/>
    <w:rsid w:val="007B44B6"/>
    <w:rsid w:val="007B4BB9"/>
    <w:rsid w:val="007B5240"/>
    <w:rsid w:val="007B5F29"/>
    <w:rsid w:val="007B5FC1"/>
    <w:rsid w:val="007B60E9"/>
    <w:rsid w:val="007B6696"/>
    <w:rsid w:val="007B68D3"/>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98"/>
    <w:rsid w:val="007C1677"/>
    <w:rsid w:val="007C1AA1"/>
    <w:rsid w:val="007C1F86"/>
    <w:rsid w:val="007C234D"/>
    <w:rsid w:val="007C2988"/>
    <w:rsid w:val="007C313A"/>
    <w:rsid w:val="007C344B"/>
    <w:rsid w:val="007C3635"/>
    <w:rsid w:val="007C36AD"/>
    <w:rsid w:val="007C37A3"/>
    <w:rsid w:val="007C37CB"/>
    <w:rsid w:val="007C3851"/>
    <w:rsid w:val="007C394B"/>
    <w:rsid w:val="007C39E8"/>
    <w:rsid w:val="007C3AEF"/>
    <w:rsid w:val="007C42A4"/>
    <w:rsid w:val="007C43AC"/>
    <w:rsid w:val="007C4465"/>
    <w:rsid w:val="007C464C"/>
    <w:rsid w:val="007C470D"/>
    <w:rsid w:val="007C483F"/>
    <w:rsid w:val="007C4D65"/>
    <w:rsid w:val="007C51C2"/>
    <w:rsid w:val="007C5E07"/>
    <w:rsid w:val="007C5EFB"/>
    <w:rsid w:val="007C689F"/>
    <w:rsid w:val="007C6F73"/>
    <w:rsid w:val="007C71AF"/>
    <w:rsid w:val="007C7310"/>
    <w:rsid w:val="007C734F"/>
    <w:rsid w:val="007C736D"/>
    <w:rsid w:val="007C744E"/>
    <w:rsid w:val="007C7EAC"/>
    <w:rsid w:val="007C7F8A"/>
    <w:rsid w:val="007D03E5"/>
    <w:rsid w:val="007D0542"/>
    <w:rsid w:val="007D069A"/>
    <w:rsid w:val="007D0CF5"/>
    <w:rsid w:val="007D1241"/>
    <w:rsid w:val="007D16EA"/>
    <w:rsid w:val="007D1E9D"/>
    <w:rsid w:val="007D2407"/>
    <w:rsid w:val="007D285B"/>
    <w:rsid w:val="007D3709"/>
    <w:rsid w:val="007D37CB"/>
    <w:rsid w:val="007D3D94"/>
    <w:rsid w:val="007D403D"/>
    <w:rsid w:val="007D4867"/>
    <w:rsid w:val="007D4B1A"/>
    <w:rsid w:val="007D4C49"/>
    <w:rsid w:val="007D5256"/>
    <w:rsid w:val="007D5298"/>
    <w:rsid w:val="007D5323"/>
    <w:rsid w:val="007D5829"/>
    <w:rsid w:val="007D5871"/>
    <w:rsid w:val="007D5B8A"/>
    <w:rsid w:val="007D682B"/>
    <w:rsid w:val="007D6A74"/>
    <w:rsid w:val="007D6BA2"/>
    <w:rsid w:val="007D6BB9"/>
    <w:rsid w:val="007D6C53"/>
    <w:rsid w:val="007D6EE8"/>
    <w:rsid w:val="007D7314"/>
    <w:rsid w:val="007D7544"/>
    <w:rsid w:val="007D7753"/>
    <w:rsid w:val="007D77F6"/>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290"/>
    <w:rsid w:val="007E43F8"/>
    <w:rsid w:val="007E4D4C"/>
    <w:rsid w:val="007E503C"/>
    <w:rsid w:val="007E599D"/>
    <w:rsid w:val="007E5E6D"/>
    <w:rsid w:val="007E62C2"/>
    <w:rsid w:val="007E6784"/>
    <w:rsid w:val="007E67CB"/>
    <w:rsid w:val="007E68F5"/>
    <w:rsid w:val="007E6B7B"/>
    <w:rsid w:val="007E6C2C"/>
    <w:rsid w:val="007E6F85"/>
    <w:rsid w:val="007E7385"/>
    <w:rsid w:val="007E7932"/>
    <w:rsid w:val="007E7BF4"/>
    <w:rsid w:val="007F0053"/>
    <w:rsid w:val="007F05E0"/>
    <w:rsid w:val="007F07B1"/>
    <w:rsid w:val="007F0A46"/>
    <w:rsid w:val="007F1AA9"/>
    <w:rsid w:val="007F1ABB"/>
    <w:rsid w:val="007F20F3"/>
    <w:rsid w:val="007F213B"/>
    <w:rsid w:val="007F27FF"/>
    <w:rsid w:val="007F2D36"/>
    <w:rsid w:val="007F309C"/>
    <w:rsid w:val="007F35EA"/>
    <w:rsid w:val="007F4585"/>
    <w:rsid w:val="007F5DCA"/>
    <w:rsid w:val="007F617E"/>
    <w:rsid w:val="007F6224"/>
    <w:rsid w:val="007F66CE"/>
    <w:rsid w:val="007F6D04"/>
    <w:rsid w:val="007F6F8D"/>
    <w:rsid w:val="007F720E"/>
    <w:rsid w:val="007F7477"/>
    <w:rsid w:val="007F7612"/>
    <w:rsid w:val="007F7CDF"/>
    <w:rsid w:val="007F7D9D"/>
    <w:rsid w:val="007F7EE0"/>
    <w:rsid w:val="0080004F"/>
    <w:rsid w:val="0080058A"/>
    <w:rsid w:val="00800993"/>
    <w:rsid w:val="00800ABE"/>
    <w:rsid w:val="0080129F"/>
    <w:rsid w:val="00801363"/>
    <w:rsid w:val="0080182E"/>
    <w:rsid w:val="00801C7E"/>
    <w:rsid w:val="00801E2F"/>
    <w:rsid w:val="00801EFC"/>
    <w:rsid w:val="008021BD"/>
    <w:rsid w:val="00802562"/>
    <w:rsid w:val="008027E6"/>
    <w:rsid w:val="00803276"/>
    <w:rsid w:val="008032CA"/>
    <w:rsid w:val="0080343E"/>
    <w:rsid w:val="00803555"/>
    <w:rsid w:val="00803AC9"/>
    <w:rsid w:val="00803D65"/>
    <w:rsid w:val="008045EF"/>
    <w:rsid w:val="00804C29"/>
    <w:rsid w:val="008050B6"/>
    <w:rsid w:val="00805229"/>
    <w:rsid w:val="008055AC"/>
    <w:rsid w:val="0080566C"/>
    <w:rsid w:val="00805A24"/>
    <w:rsid w:val="00805AE8"/>
    <w:rsid w:val="00806261"/>
    <w:rsid w:val="00806D79"/>
    <w:rsid w:val="008070A9"/>
    <w:rsid w:val="00807108"/>
    <w:rsid w:val="0080748F"/>
    <w:rsid w:val="00807615"/>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3E1"/>
    <w:rsid w:val="0081258F"/>
    <w:rsid w:val="00812620"/>
    <w:rsid w:val="00812D19"/>
    <w:rsid w:val="0081314B"/>
    <w:rsid w:val="00813612"/>
    <w:rsid w:val="00813661"/>
    <w:rsid w:val="00813B8A"/>
    <w:rsid w:val="00814524"/>
    <w:rsid w:val="008145F7"/>
    <w:rsid w:val="0081476D"/>
    <w:rsid w:val="008149A6"/>
    <w:rsid w:val="00814C7F"/>
    <w:rsid w:val="008157D0"/>
    <w:rsid w:val="00815808"/>
    <w:rsid w:val="008158DB"/>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899"/>
    <w:rsid w:val="008179EB"/>
    <w:rsid w:val="00817C59"/>
    <w:rsid w:val="00820218"/>
    <w:rsid w:val="00820592"/>
    <w:rsid w:val="00820D2D"/>
    <w:rsid w:val="00820F57"/>
    <w:rsid w:val="00820F99"/>
    <w:rsid w:val="008211D3"/>
    <w:rsid w:val="008212A4"/>
    <w:rsid w:val="00821320"/>
    <w:rsid w:val="0082160A"/>
    <w:rsid w:val="00821757"/>
    <w:rsid w:val="00821F6A"/>
    <w:rsid w:val="008223E1"/>
    <w:rsid w:val="008226AE"/>
    <w:rsid w:val="008227CF"/>
    <w:rsid w:val="00823362"/>
    <w:rsid w:val="008233F0"/>
    <w:rsid w:val="008239C6"/>
    <w:rsid w:val="00824236"/>
    <w:rsid w:val="00824650"/>
    <w:rsid w:val="00824A70"/>
    <w:rsid w:val="0082609A"/>
    <w:rsid w:val="00826106"/>
    <w:rsid w:val="0082670C"/>
    <w:rsid w:val="00826D1B"/>
    <w:rsid w:val="008277A7"/>
    <w:rsid w:val="008278E5"/>
    <w:rsid w:val="00827993"/>
    <w:rsid w:val="008279E3"/>
    <w:rsid w:val="0083058F"/>
    <w:rsid w:val="008308C9"/>
    <w:rsid w:val="008317A2"/>
    <w:rsid w:val="00831BA3"/>
    <w:rsid w:val="00831E0C"/>
    <w:rsid w:val="00831F75"/>
    <w:rsid w:val="008324D1"/>
    <w:rsid w:val="008327D6"/>
    <w:rsid w:val="00832BE6"/>
    <w:rsid w:val="00832ECA"/>
    <w:rsid w:val="00832F06"/>
    <w:rsid w:val="008331D8"/>
    <w:rsid w:val="00833705"/>
    <w:rsid w:val="0083379E"/>
    <w:rsid w:val="008338BF"/>
    <w:rsid w:val="00833D38"/>
    <w:rsid w:val="008343F0"/>
    <w:rsid w:val="00834486"/>
    <w:rsid w:val="0083496E"/>
    <w:rsid w:val="008351BD"/>
    <w:rsid w:val="008353F2"/>
    <w:rsid w:val="008353FD"/>
    <w:rsid w:val="0083543A"/>
    <w:rsid w:val="0083613E"/>
    <w:rsid w:val="00836622"/>
    <w:rsid w:val="0083671A"/>
    <w:rsid w:val="008368B0"/>
    <w:rsid w:val="00836D2B"/>
    <w:rsid w:val="00836EA6"/>
    <w:rsid w:val="00837114"/>
    <w:rsid w:val="00837164"/>
    <w:rsid w:val="00837327"/>
    <w:rsid w:val="00837A23"/>
    <w:rsid w:val="00837F81"/>
    <w:rsid w:val="0084011A"/>
    <w:rsid w:val="008403E8"/>
    <w:rsid w:val="0084040E"/>
    <w:rsid w:val="00840921"/>
    <w:rsid w:val="008409D2"/>
    <w:rsid w:val="00840AB8"/>
    <w:rsid w:val="00840FE5"/>
    <w:rsid w:val="00841430"/>
    <w:rsid w:val="008414EA"/>
    <w:rsid w:val="00841539"/>
    <w:rsid w:val="00841801"/>
    <w:rsid w:val="008418FE"/>
    <w:rsid w:val="00841A7E"/>
    <w:rsid w:val="00842450"/>
    <w:rsid w:val="00842627"/>
    <w:rsid w:val="00842C58"/>
    <w:rsid w:val="00842ED5"/>
    <w:rsid w:val="008431FB"/>
    <w:rsid w:val="00843D21"/>
    <w:rsid w:val="008446E8"/>
    <w:rsid w:val="00844C1B"/>
    <w:rsid w:val="0084584F"/>
    <w:rsid w:val="00845B0E"/>
    <w:rsid w:val="00845DA8"/>
    <w:rsid w:val="00846A79"/>
    <w:rsid w:val="00846D1B"/>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87B"/>
    <w:rsid w:val="00853A4D"/>
    <w:rsid w:val="00853CF6"/>
    <w:rsid w:val="008541BE"/>
    <w:rsid w:val="00854B95"/>
    <w:rsid w:val="00854D8D"/>
    <w:rsid w:val="00854EB6"/>
    <w:rsid w:val="008554A5"/>
    <w:rsid w:val="008557E5"/>
    <w:rsid w:val="00855D4E"/>
    <w:rsid w:val="00856DF2"/>
    <w:rsid w:val="00856EC5"/>
    <w:rsid w:val="00857299"/>
    <w:rsid w:val="00857369"/>
    <w:rsid w:val="00857A89"/>
    <w:rsid w:val="00857D28"/>
    <w:rsid w:val="00857E59"/>
    <w:rsid w:val="00857F40"/>
    <w:rsid w:val="008604A6"/>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A2"/>
    <w:rsid w:val="00864BDF"/>
    <w:rsid w:val="00865776"/>
    <w:rsid w:val="00865C96"/>
    <w:rsid w:val="00866C5E"/>
    <w:rsid w:val="008674ED"/>
    <w:rsid w:val="0086750B"/>
    <w:rsid w:val="0086760B"/>
    <w:rsid w:val="00867CF7"/>
    <w:rsid w:val="00870188"/>
    <w:rsid w:val="008708A3"/>
    <w:rsid w:val="00870B3B"/>
    <w:rsid w:val="00870B40"/>
    <w:rsid w:val="00870BB3"/>
    <w:rsid w:val="00870D84"/>
    <w:rsid w:val="00870EF4"/>
    <w:rsid w:val="0087135A"/>
    <w:rsid w:val="00871DB9"/>
    <w:rsid w:val="00871FE7"/>
    <w:rsid w:val="00872015"/>
    <w:rsid w:val="00872090"/>
    <w:rsid w:val="008720DA"/>
    <w:rsid w:val="008721B2"/>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0F4"/>
    <w:rsid w:val="008764BA"/>
    <w:rsid w:val="00877394"/>
    <w:rsid w:val="00877506"/>
    <w:rsid w:val="00877A67"/>
    <w:rsid w:val="00877AEA"/>
    <w:rsid w:val="00880191"/>
    <w:rsid w:val="00880864"/>
    <w:rsid w:val="00880890"/>
    <w:rsid w:val="00880903"/>
    <w:rsid w:val="00880AC5"/>
    <w:rsid w:val="00880C9B"/>
    <w:rsid w:val="0088152C"/>
    <w:rsid w:val="008816BC"/>
    <w:rsid w:val="008823B1"/>
    <w:rsid w:val="00882489"/>
    <w:rsid w:val="008827A7"/>
    <w:rsid w:val="00882A0A"/>
    <w:rsid w:val="00882C88"/>
    <w:rsid w:val="00882CDD"/>
    <w:rsid w:val="00883112"/>
    <w:rsid w:val="00883325"/>
    <w:rsid w:val="0088394A"/>
    <w:rsid w:val="00883F04"/>
    <w:rsid w:val="00884672"/>
    <w:rsid w:val="0088536E"/>
    <w:rsid w:val="00885BA2"/>
    <w:rsid w:val="00885D4C"/>
    <w:rsid w:val="008860DE"/>
    <w:rsid w:val="008866C0"/>
    <w:rsid w:val="00886985"/>
    <w:rsid w:val="008869E1"/>
    <w:rsid w:val="00886AA5"/>
    <w:rsid w:val="00887045"/>
    <w:rsid w:val="008875E0"/>
    <w:rsid w:val="00887683"/>
    <w:rsid w:val="00890CFD"/>
    <w:rsid w:val="00890D2E"/>
    <w:rsid w:val="00891313"/>
    <w:rsid w:val="008913F2"/>
    <w:rsid w:val="0089147C"/>
    <w:rsid w:val="00891699"/>
    <w:rsid w:val="0089176F"/>
    <w:rsid w:val="0089177D"/>
    <w:rsid w:val="0089178E"/>
    <w:rsid w:val="00891A44"/>
    <w:rsid w:val="00892559"/>
    <w:rsid w:val="008927F4"/>
    <w:rsid w:val="00892940"/>
    <w:rsid w:val="008929AE"/>
    <w:rsid w:val="00892DA6"/>
    <w:rsid w:val="008934D0"/>
    <w:rsid w:val="00893BEB"/>
    <w:rsid w:val="00893DFA"/>
    <w:rsid w:val="00894104"/>
    <w:rsid w:val="00894149"/>
    <w:rsid w:val="0089435D"/>
    <w:rsid w:val="008948F0"/>
    <w:rsid w:val="00894DE7"/>
    <w:rsid w:val="00895308"/>
    <w:rsid w:val="0089552C"/>
    <w:rsid w:val="008958E9"/>
    <w:rsid w:val="00895D02"/>
    <w:rsid w:val="008961AE"/>
    <w:rsid w:val="00896326"/>
    <w:rsid w:val="008965AF"/>
    <w:rsid w:val="00896D74"/>
    <w:rsid w:val="00896FCF"/>
    <w:rsid w:val="00897040"/>
    <w:rsid w:val="0089720F"/>
    <w:rsid w:val="008979EA"/>
    <w:rsid w:val="008A014D"/>
    <w:rsid w:val="008A0C3E"/>
    <w:rsid w:val="008A0DE0"/>
    <w:rsid w:val="008A0F0D"/>
    <w:rsid w:val="008A0F87"/>
    <w:rsid w:val="008A1C8D"/>
    <w:rsid w:val="008A1EC2"/>
    <w:rsid w:val="008A22C6"/>
    <w:rsid w:val="008A2609"/>
    <w:rsid w:val="008A262E"/>
    <w:rsid w:val="008A27B0"/>
    <w:rsid w:val="008A28D4"/>
    <w:rsid w:val="008A2E25"/>
    <w:rsid w:val="008A2FA2"/>
    <w:rsid w:val="008A2FA7"/>
    <w:rsid w:val="008A30E8"/>
    <w:rsid w:val="008A348B"/>
    <w:rsid w:val="008A3586"/>
    <w:rsid w:val="008A35FC"/>
    <w:rsid w:val="008A3B04"/>
    <w:rsid w:val="008A3C32"/>
    <w:rsid w:val="008A3E9D"/>
    <w:rsid w:val="008A4328"/>
    <w:rsid w:val="008A433E"/>
    <w:rsid w:val="008A446F"/>
    <w:rsid w:val="008A493D"/>
    <w:rsid w:val="008A4AA4"/>
    <w:rsid w:val="008A4E7A"/>
    <w:rsid w:val="008A4FA6"/>
    <w:rsid w:val="008A52B2"/>
    <w:rsid w:val="008A5458"/>
    <w:rsid w:val="008A5486"/>
    <w:rsid w:val="008A5574"/>
    <w:rsid w:val="008A5F06"/>
    <w:rsid w:val="008A641D"/>
    <w:rsid w:val="008A690B"/>
    <w:rsid w:val="008A734F"/>
    <w:rsid w:val="008A78DB"/>
    <w:rsid w:val="008A7E25"/>
    <w:rsid w:val="008B095A"/>
    <w:rsid w:val="008B0C52"/>
    <w:rsid w:val="008B0DC3"/>
    <w:rsid w:val="008B158C"/>
    <w:rsid w:val="008B1779"/>
    <w:rsid w:val="008B17C6"/>
    <w:rsid w:val="008B1909"/>
    <w:rsid w:val="008B1C5C"/>
    <w:rsid w:val="008B237A"/>
    <w:rsid w:val="008B24E1"/>
    <w:rsid w:val="008B2A1D"/>
    <w:rsid w:val="008B2BDD"/>
    <w:rsid w:val="008B302A"/>
    <w:rsid w:val="008B33D2"/>
    <w:rsid w:val="008B3626"/>
    <w:rsid w:val="008B3CB2"/>
    <w:rsid w:val="008B3E78"/>
    <w:rsid w:val="008B3EE5"/>
    <w:rsid w:val="008B46E7"/>
    <w:rsid w:val="008B49B8"/>
    <w:rsid w:val="008B4CFF"/>
    <w:rsid w:val="008B5039"/>
    <w:rsid w:val="008B5493"/>
    <w:rsid w:val="008B5C7C"/>
    <w:rsid w:val="008B60F5"/>
    <w:rsid w:val="008B6581"/>
    <w:rsid w:val="008B707E"/>
    <w:rsid w:val="008B71D8"/>
    <w:rsid w:val="008B7659"/>
    <w:rsid w:val="008C02C7"/>
    <w:rsid w:val="008C06C1"/>
    <w:rsid w:val="008C078A"/>
    <w:rsid w:val="008C0BE5"/>
    <w:rsid w:val="008C0E58"/>
    <w:rsid w:val="008C15D0"/>
    <w:rsid w:val="008C1CD5"/>
    <w:rsid w:val="008C205A"/>
    <w:rsid w:val="008C2658"/>
    <w:rsid w:val="008C2756"/>
    <w:rsid w:val="008C27AE"/>
    <w:rsid w:val="008C2C80"/>
    <w:rsid w:val="008C2D7B"/>
    <w:rsid w:val="008C3083"/>
    <w:rsid w:val="008C38EB"/>
    <w:rsid w:val="008C4136"/>
    <w:rsid w:val="008C464E"/>
    <w:rsid w:val="008C4764"/>
    <w:rsid w:val="008C4E3A"/>
    <w:rsid w:val="008C55D6"/>
    <w:rsid w:val="008C5847"/>
    <w:rsid w:val="008C5D38"/>
    <w:rsid w:val="008C5DB0"/>
    <w:rsid w:val="008C67D6"/>
    <w:rsid w:val="008C6B6E"/>
    <w:rsid w:val="008C6C4F"/>
    <w:rsid w:val="008C75A3"/>
    <w:rsid w:val="008C7D82"/>
    <w:rsid w:val="008D008B"/>
    <w:rsid w:val="008D00E0"/>
    <w:rsid w:val="008D0170"/>
    <w:rsid w:val="008D01DF"/>
    <w:rsid w:val="008D01EF"/>
    <w:rsid w:val="008D02B7"/>
    <w:rsid w:val="008D040E"/>
    <w:rsid w:val="008D061B"/>
    <w:rsid w:val="008D0B80"/>
    <w:rsid w:val="008D14E2"/>
    <w:rsid w:val="008D17DA"/>
    <w:rsid w:val="008D19B2"/>
    <w:rsid w:val="008D2072"/>
    <w:rsid w:val="008D22A1"/>
    <w:rsid w:val="008D2812"/>
    <w:rsid w:val="008D2955"/>
    <w:rsid w:val="008D351D"/>
    <w:rsid w:val="008D3D0D"/>
    <w:rsid w:val="008D3DD7"/>
    <w:rsid w:val="008D41DE"/>
    <w:rsid w:val="008D46EC"/>
    <w:rsid w:val="008D5215"/>
    <w:rsid w:val="008D61A0"/>
    <w:rsid w:val="008D6A75"/>
    <w:rsid w:val="008D714C"/>
    <w:rsid w:val="008D719B"/>
    <w:rsid w:val="008D72C9"/>
    <w:rsid w:val="008D74F5"/>
    <w:rsid w:val="008D7FC5"/>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9B9"/>
    <w:rsid w:val="008E4B6F"/>
    <w:rsid w:val="008E4B8C"/>
    <w:rsid w:val="008E51A4"/>
    <w:rsid w:val="008E542C"/>
    <w:rsid w:val="008E5DB6"/>
    <w:rsid w:val="008E602C"/>
    <w:rsid w:val="008E61B0"/>
    <w:rsid w:val="008E6334"/>
    <w:rsid w:val="008E6FE0"/>
    <w:rsid w:val="008E70B3"/>
    <w:rsid w:val="008E75C1"/>
    <w:rsid w:val="008E7614"/>
    <w:rsid w:val="008E78AC"/>
    <w:rsid w:val="008E78C5"/>
    <w:rsid w:val="008F011B"/>
    <w:rsid w:val="008F038F"/>
    <w:rsid w:val="008F0625"/>
    <w:rsid w:val="008F0951"/>
    <w:rsid w:val="008F16CC"/>
    <w:rsid w:val="008F1789"/>
    <w:rsid w:val="008F19CE"/>
    <w:rsid w:val="008F1F97"/>
    <w:rsid w:val="008F1FBD"/>
    <w:rsid w:val="008F2162"/>
    <w:rsid w:val="008F21E5"/>
    <w:rsid w:val="008F2452"/>
    <w:rsid w:val="008F2A19"/>
    <w:rsid w:val="008F2F24"/>
    <w:rsid w:val="008F3092"/>
    <w:rsid w:val="008F3601"/>
    <w:rsid w:val="008F37AD"/>
    <w:rsid w:val="008F3FD0"/>
    <w:rsid w:val="008F453A"/>
    <w:rsid w:val="008F4E2B"/>
    <w:rsid w:val="008F4FEB"/>
    <w:rsid w:val="008F5140"/>
    <w:rsid w:val="008F5B2B"/>
    <w:rsid w:val="008F6102"/>
    <w:rsid w:val="008F6595"/>
    <w:rsid w:val="008F6768"/>
    <w:rsid w:val="008F6B6A"/>
    <w:rsid w:val="008F7668"/>
    <w:rsid w:val="008F76CA"/>
    <w:rsid w:val="008F7A11"/>
    <w:rsid w:val="008F7C7B"/>
    <w:rsid w:val="008F7E8A"/>
    <w:rsid w:val="0090007C"/>
    <w:rsid w:val="009006D4"/>
    <w:rsid w:val="00900B1A"/>
    <w:rsid w:val="00900B7F"/>
    <w:rsid w:val="00900C9B"/>
    <w:rsid w:val="00900CA8"/>
    <w:rsid w:val="00900D1B"/>
    <w:rsid w:val="00901013"/>
    <w:rsid w:val="00901508"/>
    <w:rsid w:val="009017C2"/>
    <w:rsid w:val="00901BD0"/>
    <w:rsid w:val="00901C0F"/>
    <w:rsid w:val="009021A8"/>
    <w:rsid w:val="0090230A"/>
    <w:rsid w:val="0090245D"/>
    <w:rsid w:val="00902E7F"/>
    <w:rsid w:val="00903601"/>
    <w:rsid w:val="00903859"/>
    <w:rsid w:val="00903C7F"/>
    <w:rsid w:val="0090421C"/>
    <w:rsid w:val="00904DB1"/>
    <w:rsid w:val="00905051"/>
    <w:rsid w:val="00905087"/>
    <w:rsid w:val="00905528"/>
    <w:rsid w:val="009055E6"/>
    <w:rsid w:val="00905E6E"/>
    <w:rsid w:val="00906243"/>
    <w:rsid w:val="00906CD4"/>
    <w:rsid w:val="00906D82"/>
    <w:rsid w:val="00907142"/>
    <w:rsid w:val="00907380"/>
    <w:rsid w:val="009079B7"/>
    <w:rsid w:val="00907CFC"/>
    <w:rsid w:val="00907D4F"/>
    <w:rsid w:val="00907DE9"/>
    <w:rsid w:val="00907FC4"/>
    <w:rsid w:val="009100A7"/>
    <w:rsid w:val="009102AD"/>
    <w:rsid w:val="00910803"/>
    <w:rsid w:val="0091095B"/>
    <w:rsid w:val="009115D9"/>
    <w:rsid w:val="0091174F"/>
    <w:rsid w:val="0091196C"/>
    <w:rsid w:val="00912099"/>
    <w:rsid w:val="00912451"/>
    <w:rsid w:val="009125B3"/>
    <w:rsid w:val="009127FD"/>
    <w:rsid w:val="009130D6"/>
    <w:rsid w:val="00913512"/>
    <w:rsid w:val="009135CF"/>
    <w:rsid w:val="009135DA"/>
    <w:rsid w:val="009135E1"/>
    <w:rsid w:val="009136A9"/>
    <w:rsid w:val="009139C0"/>
    <w:rsid w:val="00913D5E"/>
    <w:rsid w:val="00913D76"/>
    <w:rsid w:val="009144A4"/>
    <w:rsid w:val="00914763"/>
    <w:rsid w:val="00914A32"/>
    <w:rsid w:val="00914A3A"/>
    <w:rsid w:val="00914D5A"/>
    <w:rsid w:val="009152CA"/>
    <w:rsid w:val="0091568C"/>
    <w:rsid w:val="00915F3D"/>
    <w:rsid w:val="009163C4"/>
    <w:rsid w:val="00916586"/>
    <w:rsid w:val="009165B4"/>
    <w:rsid w:val="0091671E"/>
    <w:rsid w:val="009168FE"/>
    <w:rsid w:val="009170D2"/>
    <w:rsid w:val="009172E6"/>
    <w:rsid w:val="00917EE2"/>
    <w:rsid w:val="00917F18"/>
    <w:rsid w:val="009202A3"/>
    <w:rsid w:val="009206EC"/>
    <w:rsid w:val="009208EF"/>
    <w:rsid w:val="00920922"/>
    <w:rsid w:val="009209D5"/>
    <w:rsid w:val="00920B59"/>
    <w:rsid w:val="00920D2C"/>
    <w:rsid w:val="00920E40"/>
    <w:rsid w:val="00920ECB"/>
    <w:rsid w:val="0092101F"/>
    <w:rsid w:val="00921772"/>
    <w:rsid w:val="00921E01"/>
    <w:rsid w:val="0092207F"/>
    <w:rsid w:val="00922807"/>
    <w:rsid w:val="00922D45"/>
    <w:rsid w:val="0092396B"/>
    <w:rsid w:val="009242D3"/>
    <w:rsid w:val="009248A1"/>
    <w:rsid w:val="00924A39"/>
    <w:rsid w:val="00925285"/>
    <w:rsid w:val="00926560"/>
    <w:rsid w:val="0092661E"/>
    <w:rsid w:val="00926947"/>
    <w:rsid w:val="00926A43"/>
    <w:rsid w:val="00926A9B"/>
    <w:rsid w:val="00926B08"/>
    <w:rsid w:val="00926D5F"/>
    <w:rsid w:val="00927A1E"/>
    <w:rsid w:val="00927EE5"/>
    <w:rsid w:val="00930298"/>
    <w:rsid w:val="009308AE"/>
    <w:rsid w:val="009309A1"/>
    <w:rsid w:val="00930D6E"/>
    <w:rsid w:val="00930DFC"/>
    <w:rsid w:val="00930FEC"/>
    <w:rsid w:val="0093112D"/>
    <w:rsid w:val="00931151"/>
    <w:rsid w:val="009313B8"/>
    <w:rsid w:val="00931489"/>
    <w:rsid w:val="009316B0"/>
    <w:rsid w:val="00931876"/>
    <w:rsid w:val="00931D53"/>
    <w:rsid w:val="00932620"/>
    <w:rsid w:val="00932664"/>
    <w:rsid w:val="00932D87"/>
    <w:rsid w:val="009338D6"/>
    <w:rsid w:val="0093459A"/>
    <w:rsid w:val="00934A10"/>
    <w:rsid w:val="009351F3"/>
    <w:rsid w:val="009351FD"/>
    <w:rsid w:val="009352CD"/>
    <w:rsid w:val="0093541E"/>
    <w:rsid w:val="00935537"/>
    <w:rsid w:val="009355E0"/>
    <w:rsid w:val="00935891"/>
    <w:rsid w:val="009358CD"/>
    <w:rsid w:val="0093595B"/>
    <w:rsid w:val="009359CC"/>
    <w:rsid w:val="00935B01"/>
    <w:rsid w:val="00935D3A"/>
    <w:rsid w:val="00935DE9"/>
    <w:rsid w:val="009360BC"/>
    <w:rsid w:val="00936A30"/>
    <w:rsid w:val="00936B29"/>
    <w:rsid w:val="0093709C"/>
    <w:rsid w:val="009372D8"/>
    <w:rsid w:val="00937374"/>
    <w:rsid w:val="0093767D"/>
    <w:rsid w:val="00937BC0"/>
    <w:rsid w:val="00937BD1"/>
    <w:rsid w:val="00937D47"/>
    <w:rsid w:val="00937E80"/>
    <w:rsid w:val="00940028"/>
    <w:rsid w:val="00940055"/>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0AC"/>
    <w:rsid w:val="0094618E"/>
    <w:rsid w:val="009461CC"/>
    <w:rsid w:val="00946DF5"/>
    <w:rsid w:val="00946FC1"/>
    <w:rsid w:val="009474AC"/>
    <w:rsid w:val="00947F06"/>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2D"/>
    <w:rsid w:val="00953FA9"/>
    <w:rsid w:val="00954129"/>
    <w:rsid w:val="0095422A"/>
    <w:rsid w:val="0095540A"/>
    <w:rsid w:val="009557D6"/>
    <w:rsid w:val="00955AA2"/>
    <w:rsid w:val="00955F89"/>
    <w:rsid w:val="00956483"/>
    <w:rsid w:val="00956572"/>
    <w:rsid w:val="00956913"/>
    <w:rsid w:val="00956C2E"/>
    <w:rsid w:val="00957924"/>
    <w:rsid w:val="00957DFC"/>
    <w:rsid w:val="0096055E"/>
    <w:rsid w:val="009606A5"/>
    <w:rsid w:val="009608CD"/>
    <w:rsid w:val="00960944"/>
    <w:rsid w:val="009611D9"/>
    <w:rsid w:val="0096134E"/>
    <w:rsid w:val="009613B3"/>
    <w:rsid w:val="00961B2B"/>
    <w:rsid w:val="00962119"/>
    <w:rsid w:val="0096234E"/>
    <w:rsid w:val="00962626"/>
    <w:rsid w:val="009635C6"/>
    <w:rsid w:val="00963623"/>
    <w:rsid w:val="00963ACE"/>
    <w:rsid w:val="00963AF0"/>
    <w:rsid w:val="00963F99"/>
    <w:rsid w:val="00964347"/>
    <w:rsid w:val="009649D0"/>
    <w:rsid w:val="00964B0C"/>
    <w:rsid w:val="00964B4C"/>
    <w:rsid w:val="00964D23"/>
    <w:rsid w:val="009650C0"/>
    <w:rsid w:val="00965615"/>
    <w:rsid w:val="00965B05"/>
    <w:rsid w:val="00965D87"/>
    <w:rsid w:val="009664EC"/>
    <w:rsid w:val="009665B6"/>
    <w:rsid w:val="00966715"/>
    <w:rsid w:val="0096682F"/>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B70"/>
    <w:rsid w:val="00971C57"/>
    <w:rsid w:val="00971E16"/>
    <w:rsid w:val="00972845"/>
    <w:rsid w:val="0097287D"/>
    <w:rsid w:val="0097290B"/>
    <w:rsid w:val="00972920"/>
    <w:rsid w:val="00972BA3"/>
    <w:rsid w:val="00972D7B"/>
    <w:rsid w:val="00972FDA"/>
    <w:rsid w:val="00973154"/>
    <w:rsid w:val="00973274"/>
    <w:rsid w:val="00973BBF"/>
    <w:rsid w:val="009742E6"/>
    <w:rsid w:val="00974615"/>
    <w:rsid w:val="00974681"/>
    <w:rsid w:val="0097477A"/>
    <w:rsid w:val="009749A5"/>
    <w:rsid w:val="0097530F"/>
    <w:rsid w:val="009754B6"/>
    <w:rsid w:val="0097588A"/>
    <w:rsid w:val="00975E36"/>
    <w:rsid w:val="00975F5D"/>
    <w:rsid w:val="00976076"/>
    <w:rsid w:val="009761A8"/>
    <w:rsid w:val="00976811"/>
    <w:rsid w:val="00976AEB"/>
    <w:rsid w:val="00976E80"/>
    <w:rsid w:val="00977120"/>
    <w:rsid w:val="00977197"/>
    <w:rsid w:val="009774E2"/>
    <w:rsid w:val="00977CC3"/>
    <w:rsid w:val="00977D06"/>
    <w:rsid w:val="00977EAF"/>
    <w:rsid w:val="00977EC4"/>
    <w:rsid w:val="00982472"/>
    <w:rsid w:val="00982B50"/>
    <w:rsid w:val="009834C3"/>
    <w:rsid w:val="00983580"/>
    <w:rsid w:val="00983A23"/>
    <w:rsid w:val="00983F96"/>
    <w:rsid w:val="009841DE"/>
    <w:rsid w:val="00984284"/>
    <w:rsid w:val="009845C9"/>
    <w:rsid w:val="00984B31"/>
    <w:rsid w:val="00984BDE"/>
    <w:rsid w:val="00984CE4"/>
    <w:rsid w:val="009853D0"/>
    <w:rsid w:val="00985654"/>
    <w:rsid w:val="009856BE"/>
    <w:rsid w:val="00985758"/>
    <w:rsid w:val="00985A4A"/>
    <w:rsid w:val="00985A75"/>
    <w:rsid w:val="00985FE2"/>
    <w:rsid w:val="0098673B"/>
    <w:rsid w:val="00986B93"/>
    <w:rsid w:val="00986D87"/>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3375"/>
    <w:rsid w:val="009934C6"/>
    <w:rsid w:val="00993CE7"/>
    <w:rsid w:val="00994099"/>
    <w:rsid w:val="009943CD"/>
    <w:rsid w:val="00994946"/>
    <w:rsid w:val="009952B7"/>
    <w:rsid w:val="00995683"/>
    <w:rsid w:val="00995BDC"/>
    <w:rsid w:val="0099604C"/>
    <w:rsid w:val="00996380"/>
    <w:rsid w:val="009964B5"/>
    <w:rsid w:val="009967C3"/>
    <w:rsid w:val="00996857"/>
    <w:rsid w:val="0099707C"/>
    <w:rsid w:val="00997087"/>
    <w:rsid w:val="00997292"/>
    <w:rsid w:val="009975B0"/>
    <w:rsid w:val="0099779C"/>
    <w:rsid w:val="00997C20"/>
    <w:rsid w:val="009A00AB"/>
    <w:rsid w:val="009A00F6"/>
    <w:rsid w:val="009A0315"/>
    <w:rsid w:val="009A0566"/>
    <w:rsid w:val="009A0730"/>
    <w:rsid w:val="009A08C7"/>
    <w:rsid w:val="009A0926"/>
    <w:rsid w:val="009A0D03"/>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09E"/>
    <w:rsid w:val="009A6177"/>
    <w:rsid w:val="009A630B"/>
    <w:rsid w:val="009A6851"/>
    <w:rsid w:val="009A6D8E"/>
    <w:rsid w:val="009A70D1"/>
    <w:rsid w:val="009A76EF"/>
    <w:rsid w:val="009A7B28"/>
    <w:rsid w:val="009A7C76"/>
    <w:rsid w:val="009B01C8"/>
    <w:rsid w:val="009B02A0"/>
    <w:rsid w:val="009B0432"/>
    <w:rsid w:val="009B0551"/>
    <w:rsid w:val="009B142C"/>
    <w:rsid w:val="009B1D99"/>
    <w:rsid w:val="009B1F81"/>
    <w:rsid w:val="009B2395"/>
    <w:rsid w:val="009B27AA"/>
    <w:rsid w:val="009B2C55"/>
    <w:rsid w:val="009B37E8"/>
    <w:rsid w:val="009B3D3F"/>
    <w:rsid w:val="009B48E5"/>
    <w:rsid w:val="009B49B7"/>
    <w:rsid w:val="009B4B0A"/>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ABF"/>
    <w:rsid w:val="009C1D07"/>
    <w:rsid w:val="009C23FD"/>
    <w:rsid w:val="009C2F46"/>
    <w:rsid w:val="009C38ED"/>
    <w:rsid w:val="009C3982"/>
    <w:rsid w:val="009C3EF9"/>
    <w:rsid w:val="009C431B"/>
    <w:rsid w:val="009C4A63"/>
    <w:rsid w:val="009C4B66"/>
    <w:rsid w:val="009C5407"/>
    <w:rsid w:val="009C5538"/>
    <w:rsid w:val="009C56EC"/>
    <w:rsid w:val="009C59B7"/>
    <w:rsid w:val="009C5E1C"/>
    <w:rsid w:val="009C69D7"/>
    <w:rsid w:val="009C6D23"/>
    <w:rsid w:val="009C6E3C"/>
    <w:rsid w:val="009C73A9"/>
    <w:rsid w:val="009C742B"/>
    <w:rsid w:val="009C7755"/>
    <w:rsid w:val="009D0459"/>
    <w:rsid w:val="009D0868"/>
    <w:rsid w:val="009D1397"/>
    <w:rsid w:val="009D14FD"/>
    <w:rsid w:val="009D18BB"/>
    <w:rsid w:val="009D1C06"/>
    <w:rsid w:val="009D1D2E"/>
    <w:rsid w:val="009D1FA7"/>
    <w:rsid w:val="009D205F"/>
    <w:rsid w:val="009D21A1"/>
    <w:rsid w:val="009D31C5"/>
    <w:rsid w:val="009D31F3"/>
    <w:rsid w:val="009D3236"/>
    <w:rsid w:val="009D339E"/>
    <w:rsid w:val="009D38A2"/>
    <w:rsid w:val="009D3C89"/>
    <w:rsid w:val="009D3E05"/>
    <w:rsid w:val="009D3ED5"/>
    <w:rsid w:val="009D488F"/>
    <w:rsid w:val="009D49F1"/>
    <w:rsid w:val="009D4EC0"/>
    <w:rsid w:val="009D5B76"/>
    <w:rsid w:val="009D6884"/>
    <w:rsid w:val="009D6B5A"/>
    <w:rsid w:val="009D70F9"/>
    <w:rsid w:val="009D7639"/>
    <w:rsid w:val="009D76B8"/>
    <w:rsid w:val="009D7B9A"/>
    <w:rsid w:val="009D7E96"/>
    <w:rsid w:val="009E02A6"/>
    <w:rsid w:val="009E0365"/>
    <w:rsid w:val="009E0417"/>
    <w:rsid w:val="009E067C"/>
    <w:rsid w:val="009E099A"/>
    <w:rsid w:val="009E09CA"/>
    <w:rsid w:val="009E0AE8"/>
    <w:rsid w:val="009E0D45"/>
    <w:rsid w:val="009E16A8"/>
    <w:rsid w:val="009E1837"/>
    <w:rsid w:val="009E193F"/>
    <w:rsid w:val="009E22D9"/>
    <w:rsid w:val="009E2952"/>
    <w:rsid w:val="009E2FC6"/>
    <w:rsid w:val="009E30A3"/>
    <w:rsid w:val="009E358D"/>
    <w:rsid w:val="009E3705"/>
    <w:rsid w:val="009E3864"/>
    <w:rsid w:val="009E38CD"/>
    <w:rsid w:val="009E3BB5"/>
    <w:rsid w:val="009E3E0A"/>
    <w:rsid w:val="009E3E69"/>
    <w:rsid w:val="009E3F46"/>
    <w:rsid w:val="009E471B"/>
    <w:rsid w:val="009E47D6"/>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430"/>
    <w:rsid w:val="009F48CC"/>
    <w:rsid w:val="009F48D5"/>
    <w:rsid w:val="009F4CA2"/>
    <w:rsid w:val="009F4ECB"/>
    <w:rsid w:val="009F59B7"/>
    <w:rsid w:val="009F5C22"/>
    <w:rsid w:val="009F5F7A"/>
    <w:rsid w:val="009F7697"/>
    <w:rsid w:val="009F774E"/>
    <w:rsid w:val="009F7A89"/>
    <w:rsid w:val="009F7F31"/>
    <w:rsid w:val="00A00104"/>
    <w:rsid w:val="00A00226"/>
    <w:rsid w:val="00A00271"/>
    <w:rsid w:val="00A00325"/>
    <w:rsid w:val="00A00BDA"/>
    <w:rsid w:val="00A00DB1"/>
    <w:rsid w:val="00A0169D"/>
    <w:rsid w:val="00A02315"/>
    <w:rsid w:val="00A02377"/>
    <w:rsid w:val="00A02814"/>
    <w:rsid w:val="00A03432"/>
    <w:rsid w:val="00A037F0"/>
    <w:rsid w:val="00A03801"/>
    <w:rsid w:val="00A03867"/>
    <w:rsid w:val="00A03E0C"/>
    <w:rsid w:val="00A041EB"/>
    <w:rsid w:val="00A042E4"/>
    <w:rsid w:val="00A047E6"/>
    <w:rsid w:val="00A048A3"/>
    <w:rsid w:val="00A04A7D"/>
    <w:rsid w:val="00A04F56"/>
    <w:rsid w:val="00A060CD"/>
    <w:rsid w:val="00A0611F"/>
    <w:rsid w:val="00A06DD6"/>
    <w:rsid w:val="00A073F1"/>
    <w:rsid w:val="00A076A4"/>
    <w:rsid w:val="00A07AC9"/>
    <w:rsid w:val="00A07C5F"/>
    <w:rsid w:val="00A07E4E"/>
    <w:rsid w:val="00A07FB7"/>
    <w:rsid w:val="00A10820"/>
    <w:rsid w:val="00A108E3"/>
    <w:rsid w:val="00A10AC7"/>
    <w:rsid w:val="00A1134F"/>
    <w:rsid w:val="00A113DB"/>
    <w:rsid w:val="00A119B5"/>
    <w:rsid w:val="00A11D7E"/>
    <w:rsid w:val="00A1213D"/>
    <w:rsid w:val="00A13194"/>
    <w:rsid w:val="00A131A1"/>
    <w:rsid w:val="00A131E8"/>
    <w:rsid w:val="00A13863"/>
    <w:rsid w:val="00A13E84"/>
    <w:rsid w:val="00A13EC2"/>
    <w:rsid w:val="00A145E9"/>
    <w:rsid w:val="00A145F9"/>
    <w:rsid w:val="00A14E3E"/>
    <w:rsid w:val="00A150EF"/>
    <w:rsid w:val="00A154A1"/>
    <w:rsid w:val="00A15CEA"/>
    <w:rsid w:val="00A168A9"/>
    <w:rsid w:val="00A16DFA"/>
    <w:rsid w:val="00A17002"/>
    <w:rsid w:val="00A178AE"/>
    <w:rsid w:val="00A179B3"/>
    <w:rsid w:val="00A20504"/>
    <w:rsid w:val="00A20AA8"/>
    <w:rsid w:val="00A20BCF"/>
    <w:rsid w:val="00A20C75"/>
    <w:rsid w:val="00A20DC8"/>
    <w:rsid w:val="00A21469"/>
    <w:rsid w:val="00A21CB9"/>
    <w:rsid w:val="00A22499"/>
    <w:rsid w:val="00A22510"/>
    <w:rsid w:val="00A22998"/>
    <w:rsid w:val="00A22BE8"/>
    <w:rsid w:val="00A231E7"/>
    <w:rsid w:val="00A2336B"/>
    <w:rsid w:val="00A23A9C"/>
    <w:rsid w:val="00A23D9B"/>
    <w:rsid w:val="00A23E8A"/>
    <w:rsid w:val="00A244C1"/>
    <w:rsid w:val="00A24716"/>
    <w:rsid w:val="00A24724"/>
    <w:rsid w:val="00A24AA7"/>
    <w:rsid w:val="00A24C05"/>
    <w:rsid w:val="00A251F2"/>
    <w:rsid w:val="00A25948"/>
    <w:rsid w:val="00A26747"/>
    <w:rsid w:val="00A270F9"/>
    <w:rsid w:val="00A271FD"/>
    <w:rsid w:val="00A27211"/>
    <w:rsid w:val="00A273F5"/>
    <w:rsid w:val="00A2767C"/>
    <w:rsid w:val="00A27B5E"/>
    <w:rsid w:val="00A27D94"/>
    <w:rsid w:val="00A300DC"/>
    <w:rsid w:val="00A30563"/>
    <w:rsid w:val="00A30A75"/>
    <w:rsid w:val="00A30FB2"/>
    <w:rsid w:val="00A31190"/>
    <w:rsid w:val="00A311E7"/>
    <w:rsid w:val="00A318A3"/>
    <w:rsid w:val="00A31A97"/>
    <w:rsid w:val="00A31C2C"/>
    <w:rsid w:val="00A32CC3"/>
    <w:rsid w:val="00A32D66"/>
    <w:rsid w:val="00A33370"/>
    <w:rsid w:val="00A34693"/>
    <w:rsid w:val="00A3511B"/>
    <w:rsid w:val="00A35226"/>
    <w:rsid w:val="00A3623B"/>
    <w:rsid w:val="00A3639E"/>
    <w:rsid w:val="00A36A7C"/>
    <w:rsid w:val="00A3716A"/>
    <w:rsid w:val="00A376CF"/>
    <w:rsid w:val="00A379CA"/>
    <w:rsid w:val="00A37CC2"/>
    <w:rsid w:val="00A4013A"/>
    <w:rsid w:val="00A404F2"/>
    <w:rsid w:val="00A40620"/>
    <w:rsid w:val="00A40A00"/>
    <w:rsid w:val="00A40F65"/>
    <w:rsid w:val="00A41039"/>
    <w:rsid w:val="00A41516"/>
    <w:rsid w:val="00A4169B"/>
    <w:rsid w:val="00A41892"/>
    <w:rsid w:val="00A420B2"/>
    <w:rsid w:val="00A426A5"/>
    <w:rsid w:val="00A42E15"/>
    <w:rsid w:val="00A43A0B"/>
    <w:rsid w:val="00A43CF8"/>
    <w:rsid w:val="00A44142"/>
    <w:rsid w:val="00A4424D"/>
    <w:rsid w:val="00A4433E"/>
    <w:rsid w:val="00A44FE1"/>
    <w:rsid w:val="00A452E9"/>
    <w:rsid w:val="00A46D12"/>
    <w:rsid w:val="00A46EE4"/>
    <w:rsid w:val="00A4710E"/>
    <w:rsid w:val="00A474B0"/>
    <w:rsid w:val="00A47BB0"/>
    <w:rsid w:val="00A500C3"/>
    <w:rsid w:val="00A50C75"/>
    <w:rsid w:val="00A50D7D"/>
    <w:rsid w:val="00A5158F"/>
    <w:rsid w:val="00A5163D"/>
    <w:rsid w:val="00A51B3E"/>
    <w:rsid w:val="00A521F1"/>
    <w:rsid w:val="00A523F8"/>
    <w:rsid w:val="00A529D2"/>
    <w:rsid w:val="00A52D6B"/>
    <w:rsid w:val="00A53913"/>
    <w:rsid w:val="00A53C70"/>
    <w:rsid w:val="00A53D96"/>
    <w:rsid w:val="00A5450C"/>
    <w:rsid w:val="00A54F8B"/>
    <w:rsid w:val="00A5503F"/>
    <w:rsid w:val="00A552F9"/>
    <w:rsid w:val="00A554AA"/>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22C"/>
    <w:rsid w:val="00A6063D"/>
    <w:rsid w:val="00A60719"/>
    <w:rsid w:val="00A61073"/>
    <w:rsid w:val="00A610B2"/>
    <w:rsid w:val="00A621A9"/>
    <w:rsid w:val="00A62B1E"/>
    <w:rsid w:val="00A62FC9"/>
    <w:rsid w:val="00A63352"/>
    <w:rsid w:val="00A633C6"/>
    <w:rsid w:val="00A63B78"/>
    <w:rsid w:val="00A649C6"/>
    <w:rsid w:val="00A64A0B"/>
    <w:rsid w:val="00A65073"/>
    <w:rsid w:val="00A66922"/>
    <w:rsid w:val="00A66C83"/>
    <w:rsid w:val="00A66DA7"/>
    <w:rsid w:val="00A66E38"/>
    <w:rsid w:val="00A66FFF"/>
    <w:rsid w:val="00A670EC"/>
    <w:rsid w:val="00A674A1"/>
    <w:rsid w:val="00A6761E"/>
    <w:rsid w:val="00A67926"/>
    <w:rsid w:val="00A67D28"/>
    <w:rsid w:val="00A67E7E"/>
    <w:rsid w:val="00A67EFC"/>
    <w:rsid w:val="00A703F3"/>
    <w:rsid w:val="00A70573"/>
    <w:rsid w:val="00A709A0"/>
    <w:rsid w:val="00A709D1"/>
    <w:rsid w:val="00A70A72"/>
    <w:rsid w:val="00A70C63"/>
    <w:rsid w:val="00A70D5E"/>
    <w:rsid w:val="00A70E91"/>
    <w:rsid w:val="00A70F21"/>
    <w:rsid w:val="00A71523"/>
    <w:rsid w:val="00A71A33"/>
    <w:rsid w:val="00A71CE7"/>
    <w:rsid w:val="00A71DFF"/>
    <w:rsid w:val="00A7208C"/>
    <w:rsid w:val="00A7232E"/>
    <w:rsid w:val="00A72621"/>
    <w:rsid w:val="00A7298E"/>
    <w:rsid w:val="00A729D9"/>
    <w:rsid w:val="00A72A77"/>
    <w:rsid w:val="00A72C59"/>
    <w:rsid w:val="00A72C98"/>
    <w:rsid w:val="00A72F19"/>
    <w:rsid w:val="00A73232"/>
    <w:rsid w:val="00A735E9"/>
    <w:rsid w:val="00A73934"/>
    <w:rsid w:val="00A73A94"/>
    <w:rsid w:val="00A74882"/>
    <w:rsid w:val="00A74BC2"/>
    <w:rsid w:val="00A753E6"/>
    <w:rsid w:val="00A753F4"/>
    <w:rsid w:val="00A757E7"/>
    <w:rsid w:val="00A75B41"/>
    <w:rsid w:val="00A765E8"/>
    <w:rsid w:val="00A76C18"/>
    <w:rsid w:val="00A7703B"/>
    <w:rsid w:val="00A7709C"/>
    <w:rsid w:val="00A776DA"/>
    <w:rsid w:val="00A77F7B"/>
    <w:rsid w:val="00A80248"/>
    <w:rsid w:val="00A8046D"/>
    <w:rsid w:val="00A80C79"/>
    <w:rsid w:val="00A80E39"/>
    <w:rsid w:val="00A80E6B"/>
    <w:rsid w:val="00A81342"/>
    <w:rsid w:val="00A8146F"/>
    <w:rsid w:val="00A81651"/>
    <w:rsid w:val="00A81A34"/>
    <w:rsid w:val="00A81B31"/>
    <w:rsid w:val="00A81FE5"/>
    <w:rsid w:val="00A8238A"/>
    <w:rsid w:val="00A82422"/>
    <w:rsid w:val="00A833F0"/>
    <w:rsid w:val="00A8343B"/>
    <w:rsid w:val="00A84060"/>
    <w:rsid w:val="00A840B6"/>
    <w:rsid w:val="00A858D9"/>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4"/>
    <w:rsid w:val="00A9183C"/>
    <w:rsid w:val="00A91E96"/>
    <w:rsid w:val="00A91FBA"/>
    <w:rsid w:val="00A921C7"/>
    <w:rsid w:val="00A92572"/>
    <w:rsid w:val="00A92A6A"/>
    <w:rsid w:val="00A92C29"/>
    <w:rsid w:val="00A92E9D"/>
    <w:rsid w:val="00A9344A"/>
    <w:rsid w:val="00A93C2F"/>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A020C"/>
    <w:rsid w:val="00AA047F"/>
    <w:rsid w:val="00AA04E9"/>
    <w:rsid w:val="00AA09FD"/>
    <w:rsid w:val="00AA0C2B"/>
    <w:rsid w:val="00AA112F"/>
    <w:rsid w:val="00AA1614"/>
    <w:rsid w:val="00AA19F7"/>
    <w:rsid w:val="00AA1CEC"/>
    <w:rsid w:val="00AA2119"/>
    <w:rsid w:val="00AA2391"/>
    <w:rsid w:val="00AA239A"/>
    <w:rsid w:val="00AA2479"/>
    <w:rsid w:val="00AA2ECA"/>
    <w:rsid w:val="00AA4760"/>
    <w:rsid w:val="00AA4767"/>
    <w:rsid w:val="00AA4801"/>
    <w:rsid w:val="00AA4A19"/>
    <w:rsid w:val="00AA4E3E"/>
    <w:rsid w:val="00AA5009"/>
    <w:rsid w:val="00AA5095"/>
    <w:rsid w:val="00AA5ADC"/>
    <w:rsid w:val="00AA6282"/>
    <w:rsid w:val="00AA6E3C"/>
    <w:rsid w:val="00AA7078"/>
    <w:rsid w:val="00AA7184"/>
    <w:rsid w:val="00AA7983"/>
    <w:rsid w:val="00AB00F5"/>
    <w:rsid w:val="00AB0386"/>
    <w:rsid w:val="00AB045C"/>
    <w:rsid w:val="00AB0709"/>
    <w:rsid w:val="00AB0818"/>
    <w:rsid w:val="00AB0C67"/>
    <w:rsid w:val="00AB0D11"/>
    <w:rsid w:val="00AB0E9B"/>
    <w:rsid w:val="00AB1C87"/>
    <w:rsid w:val="00AB1E85"/>
    <w:rsid w:val="00AB2187"/>
    <w:rsid w:val="00AB2AC1"/>
    <w:rsid w:val="00AB314F"/>
    <w:rsid w:val="00AB345C"/>
    <w:rsid w:val="00AB345E"/>
    <w:rsid w:val="00AB3702"/>
    <w:rsid w:val="00AB3878"/>
    <w:rsid w:val="00AB3BD9"/>
    <w:rsid w:val="00AB3FE4"/>
    <w:rsid w:val="00AB4808"/>
    <w:rsid w:val="00AB4988"/>
    <w:rsid w:val="00AB528D"/>
    <w:rsid w:val="00AB5296"/>
    <w:rsid w:val="00AB63C6"/>
    <w:rsid w:val="00AB6869"/>
    <w:rsid w:val="00AB6C5D"/>
    <w:rsid w:val="00AB6E4C"/>
    <w:rsid w:val="00AB7607"/>
    <w:rsid w:val="00AB78AE"/>
    <w:rsid w:val="00AB791A"/>
    <w:rsid w:val="00AB7EA0"/>
    <w:rsid w:val="00AB7F1C"/>
    <w:rsid w:val="00AC07BC"/>
    <w:rsid w:val="00AC07E5"/>
    <w:rsid w:val="00AC095B"/>
    <w:rsid w:val="00AC0A7F"/>
    <w:rsid w:val="00AC0BCA"/>
    <w:rsid w:val="00AC0C13"/>
    <w:rsid w:val="00AC1279"/>
    <w:rsid w:val="00AC14F2"/>
    <w:rsid w:val="00AC1613"/>
    <w:rsid w:val="00AC16B1"/>
    <w:rsid w:val="00AC1B5A"/>
    <w:rsid w:val="00AC1CFB"/>
    <w:rsid w:val="00AC20EE"/>
    <w:rsid w:val="00AC2BE6"/>
    <w:rsid w:val="00AC2DF9"/>
    <w:rsid w:val="00AC2E70"/>
    <w:rsid w:val="00AC2F10"/>
    <w:rsid w:val="00AC3525"/>
    <w:rsid w:val="00AC361E"/>
    <w:rsid w:val="00AC3D23"/>
    <w:rsid w:val="00AC45A4"/>
    <w:rsid w:val="00AC5804"/>
    <w:rsid w:val="00AC5933"/>
    <w:rsid w:val="00AC5A5D"/>
    <w:rsid w:val="00AC5D58"/>
    <w:rsid w:val="00AC61D8"/>
    <w:rsid w:val="00AC6665"/>
    <w:rsid w:val="00AC6BAC"/>
    <w:rsid w:val="00AC6E00"/>
    <w:rsid w:val="00AC6F16"/>
    <w:rsid w:val="00AC6F71"/>
    <w:rsid w:val="00AC6FC0"/>
    <w:rsid w:val="00AC7020"/>
    <w:rsid w:val="00AC7C96"/>
    <w:rsid w:val="00AC7DF7"/>
    <w:rsid w:val="00AC7F05"/>
    <w:rsid w:val="00AC7F40"/>
    <w:rsid w:val="00AD00AF"/>
    <w:rsid w:val="00AD019D"/>
    <w:rsid w:val="00AD0D36"/>
    <w:rsid w:val="00AD1099"/>
    <w:rsid w:val="00AD1805"/>
    <w:rsid w:val="00AD186D"/>
    <w:rsid w:val="00AD1A5E"/>
    <w:rsid w:val="00AD1A72"/>
    <w:rsid w:val="00AD202B"/>
    <w:rsid w:val="00AD23C4"/>
    <w:rsid w:val="00AD265E"/>
    <w:rsid w:val="00AD2DE0"/>
    <w:rsid w:val="00AD2FB8"/>
    <w:rsid w:val="00AD393F"/>
    <w:rsid w:val="00AD3D4F"/>
    <w:rsid w:val="00AD3D8D"/>
    <w:rsid w:val="00AD48DF"/>
    <w:rsid w:val="00AD4A13"/>
    <w:rsid w:val="00AD4C5C"/>
    <w:rsid w:val="00AD4C74"/>
    <w:rsid w:val="00AD51F1"/>
    <w:rsid w:val="00AD52C3"/>
    <w:rsid w:val="00AD533E"/>
    <w:rsid w:val="00AD5570"/>
    <w:rsid w:val="00AD56A0"/>
    <w:rsid w:val="00AD59D3"/>
    <w:rsid w:val="00AD600C"/>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5E71"/>
    <w:rsid w:val="00AE60E1"/>
    <w:rsid w:val="00AE61FE"/>
    <w:rsid w:val="00AE6298"/>
    <w:rsid w:val="00AE6485"/>
    <w:rsid w:val="00AE6CAE"/>
    <w:rsid w:val="00AE6D1E"/>
    <w:rsid w:val="00AE7465"/>
    <w:rsid w:val="00AE768C"/>
    <w:rsid w:val="00AE7AB9"/>
    <w:rsid w:val="00AE7DD7"/>
    <w:rsid w:val="00AF0534"/>
    <w:rsid w:val="00AF0571"/>
    <w:rsid w:val="00AF07F1"/>
    <w:rsid w:val="00AF1530"/>
    <w:rsid w:val="00AF15E4"/>
    <w:rsid w:val="00AF1B3D"/>
    <w:rsid w:val="00AF2379"/>
    <w:rsid w:val="00AF285F"/>
    <w:rsid w:val="00AF3245"/>
    <w:rsid w:val="00AF33F0"/>
    <w:rsid w:val="00AF3633"/>
    <w:rsid w:val="00AF3A63"/>
    <w:rsid w:val="00AF3BF6"/>
    <w:rsid w:val="00AF3CD1"/>
    <w:rsid w:val="00AF4AD0"/>
    <w:rsid w:val="00AF4B3A"/>
    <w:rsid w:val="00AF4D09"/>
    <w:rsid w:val="00AF5451"/>
    <w:rsid w:val="00AF554A"/>
    <w:rsid w:val="00AF57C4"/>
    <w:rsid w:val="00AF5C05"/>
    <w:rsid w:val="00AF60B8"/>
    <w:rsid w:val="00AF6150"/>
    <w:rsid w:val="00AF6628"/>
    <w:rsid w:val="00AF69DE"/>
    <w:rsid w:val="00AF6FD2"/>
    <w:rsid w:val="00AF7951"/>
    <w:rsid w:val="00AF7DDD"/>
    <w:rsid w:val="00B00200"/>
    <w:rsid w:val="00B003CD"/>
    <w:rsid w:val="00B00645"/>
    <w:rsid w:val="00B00D3E"/>
    <w:rsid w:val="00B00FC9"/>
    <w:rsid w:val="00B019C9"/>
    <w:rsid w:val="00B01F5F"/>
    <w:rsid w:val="00B01F9A"/>
    <w:rsid w:val="00B0260D"/>
    <w:rsid w:val="00B02678"/>
    <w:rsid w:val="00B028F4"/>
    <w:rsid w:val="00B02D04"/>
    <w:rsid w:val="00B030D5"/>
    <w:rsid w:val="00B03140"/>
    <w:rsid w:val="00B0365B"/>
    <w:rsid w:val="00B0365F"/>
    <w:rsid w:val="00B037DA"/>
    <w:rsid w:val="00B03AB8"/>
    <w:rsid w:val="00B03DF4"/>
    <w:rsid w:val="00B03EA0"/>
    <w:rsid w:val="00B044BF"/>
    <w:rsid w:val="00B04EF2"/>
    <w:rsid w:val="00B05956"/>
    <w:rsid w:val="00B05A5B"/>
    <w:rsid w:val="00B05B2B"/>
    <w:rsid w:val="00B06DF2"/>
    <w:rsid w:val="00B070EB"/>
    <w:rsid w:val="00B073F7"/>
    <w:rsid w:val="00B07690"/>
    <w:rsid w:val="00B07A0C"/>
    <w:rsid w:val="00B07D54"/>
    <w:rsid w:val="00B07F8B"/>
    <w:rsid w:val="00B102F1"/>
    <w:rsid w:val="00B105E4"/>
    <w:rsid w:val="00B10715"/>
    <w:rsid w:val="00B10E6B"/>
    <w:rsid w:val="00B110C8"/>
    <w:rsid w:val="00B112D0"/>
    <w:rsid w:val="00B12272"/>
    <w:rsid w:val="00B12474"/>
    <w:rsid w:val="00B12893"/>
    <w:rsid w:val="00B12BCF"/>
    <w:rsid w:val="00B12CDF"/>
    <w:rsid w:val="00B12D4A"/>
    <w:rsid w:val="00B12D83"/>
    <w:rsid w:val="00B12EBA"/>
    <w:rsid w:val="00B13025"/>
    <w:rsid w:val="00B1324F"/>
    <w:rsid w:val="00B13A99"/>
    <w:rsid w:val="00B13C77"/>
    <w:rsid w:val="00B13C8E"/>
    <w:rsid w:val="00B14211"/>
    <w:rsid w:val="00B142D5"/>
    <w:rsid w:val="00B143A6"/>
    <w:rsid w:val="00B14A7F"/>
    <w:rsid w:val="00B155D7"/>
    <w:rsid w:val="00B158A5"/>
    <w:rsid w:val="00B16064"/>
    <w:rsid w:val="00B164E9"/>
    <w:rsid w:val="00B1685F"/>
    <w:rsid w:val="00B168E7"/>
    <w:rsid w:val="00B16AD9"/>
    <w:rsid w:val="00B16E11"/>
    <w:rsid w:val="00B1724C"/>
    <w:rsid w:val="00B17B18"/>
    <w:rsid w:val="00B17B7B"/>
    <w:rsid w:val="00B17BB5"/>
    <w:rsid w:val="00B17C73"/>
    <w:rsid w:val="00B17C95"/>
    <w:rsid w:val="00B17F20"/>
    <w:rsid w:val="00B203EF"/>
    <w:rsid w:val="00B208F8"/>
    <w:rsid w:val="00B20CEF"/>
    <w:rsid w:val="00B20D90"/>
    <w:rsid w:val="00B20EAD"/>
    <w:rsid w:val="00B2137D"/>
    <w:rsid w:val="00B2144E"/>
    <w:rsid w:val="00B2202E"/>
    <w:rsid w:val="00B2241E"/>
    <w:rsid w:val="00B229F8"/>
    <w:rsid w:val="00B22B2F"/>
    <w:rsid w:val="00B2338A"/>
    <w:rsid w:val="00B23B30"/>
    <w:rsid w:val="00B23EFA"/>
    <w:rsid w:val="00B24344"/>
    <w:rsid w:val="00B2442C"/>
    <w:rsid w:val="00B24437"/>
    <w:rsid w:val="00B245D1"/>
    <w:rsid w:val="00B245D2"/>
    <w:rsid w:val="00B250A5"/>
    <w:rsid w:val="00B255EE"/>
    <w:rsid w:val="00B25E66"/>
    <w:rsid w:val="00B263B6"/>
    <w:rsid w:val="00B264F3"/>
    <w:rsid w:val="00B26DED"/>
    <w:rsid w:val="00B278F8"/>
    <w:rsid w:val="00B27F73"/>
    <w:rsid w:val="00B304D6"/>
    <w:rsid w:val="00B30AA1"/>
    <w:rsid w:val="00B30C25"/>
    <w:rsid w:val="00B30C52"/>
    <w:rsid w:val="00B316C0"/>
    <w:rsid w:val="00B31B44"/>
    <w:rsid w:val="00B31C98"/>
    <w:rsid w:val="00B31E4B"/>
    <w:rsid w:val="00B32AC3"/>
    <w:rsid w:val="00B3374C"/>
    <w:rsid w:val="00B339E9"/>
    <w:rsid w:val="00B3469F"/>
    <w:rsid w:val="00B3601A"/>
    <w:rsid w:val="00B3622E"/>
    <w:rsid w:val="00B36546"/>
    <w:rsid w:val="00B36840"/>
    <w:rsid w:val="00B37527"/>
    <w:rsid w:val="00B3773E"/>
    <w:rsid w:val="00B37BBF"/>
    <w:rsid w:val="00B37EAA"/>
    <w:rsid w:val="00B37F93"/>
    <w:rsid w:val="00B37F94"/>
    <w:rsid w:val="00B400D5"/>
    <w:rsid w:val="00B40495"/>
    <w:rsid w:val="00B40634"/>
    <w:rsid w:val="00B40710"/>
    <w:rsid w:val="00B40E05"/>
    <w:rsid w:val="00B40E70"/>
    <w:rsid w:val="00B4104B"/>
    <w:rsid w:val="00B414C6"/>
    <w:rsid w:val="00B41E23"/>
    <w:rsid w:val="00B420B8"/>
    <w:rsid w:val="00B420FF"/>
    <w:rsid w:val="00B42423"/>
    <w:rsid w:val="00B4247F"/>
    <w:rsid w:val="00B42A6F"/>
    <w:rsid w:val="00B42B37"/>
    <w:rsid w:val="00B42DA6"/>
    <w:rsid w:val="00B4339F"/>
    <w:rsid w:val="00B43BF1"/>
    <w:rsid w:val="00B44489"/>
    <w:rsid w:val="00B4450A"/>
    <w:rsid w:val="00B46B2D"/>
    <w:rsid w:val="00B46D43"/>
    <w:rsid w:val="00B46EF7"/>
    <w:rsid w:val="00B474F5"/>
    <w:rsid w:val="00B4786C"/>
    <w:rsid w:val="00B4792C"/>
    <w:rsid w:val="00B47965"/>
    <w:rsid w:val="00B47E38"/>
    <w:rsid w:val="00B503E5"/>
    <w:rsid w:val="00B50415"/>
    <w:rsid w:val="00B506DB"/>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4D4"/>
    <w:rsid w:val="00B545F1"/>
    <w:rsid w:val="00B54850"/>
    <w:rsid w:val="00B54EFC"/>
    <w:rsid w:val="00B5666A"/>
    <w:rsid w:val="00B5681A"/>
    <w:rsid w:val="00B56A1A"/>
    <w:rsid w:val="00B57207"/>
    <w:rsid w:val="00B572F3"/>
    <w:rsid w:val="00B604CF"/>
    <w:rsid w:val="00B604E0"/>
    <w:rsid w:val="00B60C57"/>
    <w:rsid w:val="00B611BA"/>
    <w:rsid w:val="00B614B9"/>
    <w:rsid w:val="00B61531"/>
    <w:rsid w:val="00B61B53"/>
    <w:rsid w:val="00B61CA0"/>
    <w:rsid w:val="00B627C2"/>
    <w:rsid w:val="00B6282E"/>
    <w:rsid w:val="00B62BF6"/>
    <w:rsid w:val="00B62DA8"/>
    <w:rsid w:val="00B62F20"/>
    <w:rsid w:val="00B63244"/>
    <w:rsid w:val="00B63255"/>
    <w:rsid w:val="00B63495"/>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174"/>
    <w:rsid w:val="00B6743A"/>
    <w:rsid w:val="00B67580"/>
    <w:rsid w:val="00B6764A"/>
    <w:rsid w:val="00B67850"/>
    <w:rsid w:val="00B67B13"/>
    <w:rsid w:val="00B702EF"/>
    <w:rsid w:val="00B709DE"/>
    <w:rsid w:val="00B71065"/>
    <w:rsid w:val="00B71311"/>
    <w:rsid w:val="00B713E9"/>
    <w:rsid w:val="00B7144B"/>
    <w:rsid w:val="00B716BE"/>
    <w:rsid w:val="00B7179B"/>
    <w:rsid w:val="00B725B4"/>
    <w:rsid w:val="00B72E2D"/>
    <w:rsid w:val="00B72E7E"/>
    <w:rsid w:val="00B72EC2"/>
    <w:rsid w:val="00B733D7"/>
    <w:rsid w:val="00B73DDC"/>
    <w:rsid w:val="00B73E84"/>
    <w:rsid w:val="00B73E8F"/>
    <w:rsid w:val="00B74FB8"/>
    <w:rsid w:val="00B7583B"/>
    <w:rsid w:val="00B758D5"/>
    <w:rsid w:val="00B75B27"/>
    <w:rsid w:val="00B760E3"/>
    <w:rsid w:val="00B768A2"/>
    <w:rsid w:val="00B76E9F"/>
    <w:rsid w:val="00B77102"/>
    <w:rsid w:val="00B7730C"/>
    <w:rsid w:val="00B775B0"/>
    <w:rsid w:val="00B7776D"/>
    <w:rsid w:val="00B778CC"/>
    <w:rsid w:val="00B77B44"/>
    <w:rsid w:val="00B80004"/>
    <w:rsid w:val="00B8047D"/>
    <w:rsid w:val="00B80628"/>
    <w:rsid w:val="00B80B47"/>
    <w:rsid w:val="00B80D24"/>
    <w:rsid w:val="00B80D3D"/>
    <w:rsid w:val="00B81018"/>
    <w:rsid w:val="00B813DE"/>
    <w:rsid w:val="00B81767"/>
    <w:rsid w:val="00B81769"/>
    <w:rsid w:val="00B8241C"/>
    <w:rsid w:val="00B832CB"/>
    <w:rsid w:val="00B83463"/>
    <w:rsid w:val="00B83467"/>
    <w:rsid w:val="00B837C9"/>
    <w:rsid w:val="00B83C7E"/>
    <w:rsid w:val="00B83EA1"/>
    <w:rsid w:val="00B83F51"/>
    <w:rsid w:val="00B8453C"/>
    <w:rsid w:val="00B845C6"/>
    <w:rsid w:val="00B84810"/>
    <w:rsid w:val="00B84842"/>
    <w:rsid w:val="00B84C3F"/>
    <w:rsid w:val="00B84C9E"/>
    <w:rsid w:val="00B84E9E"/>
    <w:rsid w:val="00B852FB"/>
    <w:rsid w:val="00B854F3"/>
    <w:rsid w:val="00B85AC9"/>
    <w:rsid w:val="00B85B22"/>
    <w:rsid w:val="00B85EAA"/>
    <w:rsid w:val="00B86741"/>
    <w:rsid w:val="00B8674D"/>
    <w:rsid w:val="00B867E0"/>
    <w:rsid w:val="00B86AE9"/>
    <w:rsid w:val="00B86BF5"/>
    <w:rsid w:val="00B8717E"/>
    <w:rsid w:val="00B878DE"/>
    <w:rsid w:val="00B87F57"/>
    <w:rsid w:val="00B9047B"/>
    <w:rsid w:val="00B905EE"/>
    <w:rsid w:val="00B90810"/>
    <w:rsid w:val="00B9118A"/>
    <w:rsid w:val="00B91B2D"/>
    <w:rsid w:val="00B91D50"/>
    <w:rsid w:val="00B91DBE"/>
    <w:rsid w:val="00B91F1D"/>
    <w:rsid w:val="00B9268C"/>
    <w:rsid w:val="00B9312C"/>
    <w:rsid w:val="00B93DE3"/>
    <w:rsid w:val="00B9402D"/>
    <w:rsid w:val="00B9407D"/>
    <w:rsid w:val="00B9424D"/>
    <w:rsid w:val="00B94578"/>
    <w:rsid w:val="00B94A3A"/>
    <w:rsid w:val="00B94FBB"/>
    <w:rsid w:val="00B94FE9"/>
    <w:rsid w:val="00B95495"/>
    <w:rsid w:val="00B954B2"/>
    <w:rsid w:val="00B95538"/>
    <w:rsid w:val="00B95923"/>
    <w:rsid w:val="00B95EB5"/>
    <w:rsid w:val="00B96112"/>
    <w:rsid w:val="00B961F3"/>
    <w:rsid w:val="00B96261"/>
    <w:rsid w:val="00B964FC"/>
    <w:rsid w:val="00B9676A"/>
    <w:rsid w:val="00B967F8"/>
    <w:rsid w:val="00B9768C"/>
    <w:rsid w:val="00B976AB"/>
    <w:rsid w:val="00B97859"/>
    <w:rsid w:val="00BA006E"/>
    <w:rsid w:val="00BA00C2"/>
    <w:rsid w:val="00BA027D"/>
    <w:rsid w:val="00BA0306"/>
    <w:rsid w:val="00BA0445"/>
    <w:rsid w:val="00BA0E3A"/>
    <w:rsid w:val="00BA0E9D"/>
    <w:rsid w:val="00BA0F18"/>
    <w:rsid w:val="00BA0F85"/>
    <w:rsid w:val="00BA122D"/>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58F"/>
    <w:rsid w:val="00BA4878"/>
    <w:rsid w:val="00BA49D4"/>
    <w:rsid w:val="00BA4A8F"/>
    <w:rsid w:val="00BA4C0B"/>
    <w:rsid w:val="00BA4CA9"/>
    <w:rsid w:val="00BA502B"/>
    <w:rsid w:val="00BA5945"/>
    <w:rsid w:val="00BA5989"/>
    <w:rsid w:val="00BA6275"/>
    <w:rsid w:val="00BA6736"/>
    <w:rsid w:val="00BA7139"/>
    <w:rsid w:val="00BA759D"/>
    <w:rsid w:val="00BA7609"/>
    <w:rsid w:val="00BA7F41"/>
    <w:rsid w:val="00BB023A"/>
    <w:rsid w:val="00BB07E6"/>
    <w:rsid w:val="00BB0BAF"/>
    <w:rsid w:val="00BB0C16"/>
    <w:rsid w:val="00BB0FD1"/>
    <w:rsid w:val="00BB13DF"/>
    <w:rsid w:val="00BB1924"/>
    <w:rsid w:val="00BB19CE"/>
    <w:rsid w:val="00BB1A5B"/>
    <w:rsid w:val="00BB2055"/>
    <w:rsid w:val="00BB21C8"/>
    <w:rsid w:val="00BB2A5D"/>
    <w:rsid w:val="00BB2EA7"/>
    <w:rsid w:val="00BB2FBE"/>
    <w:rsid w:val="00BB324C"/>
    <w:rsid w:val="00BB3A76"/>
    <w:rsid w:val="00BB3C6B"/>
    <w:rsid w:val="00BB3E3C"/>
    <w:rsid w:val="00BB407A"/>
    <w:rsid w:val="00BB41F9"/>
    <w:rsid w:val="00BB4717"/>
    <w:rsid w:val="00BB4BAA"/>
    <w:rsid w:val="00BB5957"/>
    <w:rsid w:val="00BB5B21"/>
    <w:rsid w:val="00BB607E"/>
    <w:rsid w:val="00BB684F"/>
    <w:rsid w:val="00BB7735"/>
    <w:rsid w:val="00BB7CF2"/>
    <w:rsid w:val="00BB7DBB"/>
    <w:rsid w:val="00BC14D4"/>
    <w:rsid w:val="00BC1646"/>
    <w:rsid w:val="00BC196F"/>
    <w:rsid w:val="00BC19E0"/>
    <w:rsid w:val="00BC1A22"/>
    <w:rsid w:val="00BC1E32"/>
    <w:rsid w:val="00BC21C3"/>
    <w:rsid w:val="00BC21FE"/>
    <w:rsid w:val="00BC285A"/>
    <w:rsid w:val="00BC2A35"/>
    <w:rsid w:val="00BC3159"/>
    <w:rsid w:val="00BC3402"/>
    <w:rsid w:val="00BC3476"/>
    <w:rsid w:val="00BC3A8B"/>
    <w:rsid w:val="00BC3C3D"/>
    <w:rsid w:val="00BC40DC"/>
    <w:rsid w:val="00BC4572"/>
    <w:rsid w:val="00BC4929"/>
    <w:rsid w:val="00BC4BB8"/>
    <w:rsid w:val="00BC4C2E"/>
    <w:rsid w:val="00BC4D60"/>
    <w:rsid w:val="00BC4D95"/>
    <w:rsid w:val="00BC5A2D"/>
    <w:rsid w:val="00BC5E9D"/>
    <w:rsid w:val="00BC654B"/>
    <w:rsid w:val="00BC65BD"/>
    <w:rsid w:val="00BC6629"/>
    <w:rsid w:val="00BC6780"/>
    <w:rsid w:val="00BC6C12"/>
    <w:rsid w:val="00BC6CD4"/>
    <w:rsid w:val="00BC76EB"/>
    <w:rsid w:val="00BC7AEC"/>
    <w:rsid w:val="00BC7B45"/>
    <w:rsid w:val="00BC7DA6"/>
    <w:rsid w:val="00BD030F"/>
    <w:rsid w:val="00BD0659"/>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6120"/>
    <w:rsid w:val="00BD6656"/>
    <w:rsid w:val="00BD6965"/>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8D6"/>
    <w:rsid w:val="00BE3EF1"/>
    <w:rsid w:val="00BE41AF"/>
    <w:rsid w:val="00BE48FB"/>
    <w:rsid w:val="00BE4B00"/>
    <w:rsid w:val="00BE532D"/>
    <w:rsid w:val="00BE536B"/>
    <w:rsid w:val="00BE57C2"/>
    <w:rsid w:val="00BE5D91"/>
    <w:rsid w:val="00BE5DC9"/>
    <w:rsid w:val="00BE5F93"/>
    <w:rsid w:val="00BE60B0"/>
    <w:rsid w:val="00BE628D"/>
    <w:rsid w:val="00BE640E"/>
    <w:rsid w:val="00BE652A"/>
    <w:rsid w:val="00BE654E"/>
    <w:rsid w:val="00BE707A"/>
    <w:rsid w:val="00BE744F"/>
    <w:rsid w:val="00BE79F0"/>
    <w:rsid w:val="00BE7E73"/>
    <w:rsid w:val="00BF0538"/>
    <w:rsid w:val="00BF054E"/>
    <w:rsid w:val="00BF0672"/>
    <w:rsid w:val="00BF09D2"/>
    <w:rsid w:val="00BF0B6A"/>
    <w:rsid w:val="00BF0B81"/>
    <w:rsid w:val="00BF0CC1"/>
    <w:rsid w:val="00BF0D23"/>
    <w:rsid w:val="00BF11CF"/>
    <w:rsid w:val="00BF1627"/>
    <w:rsid w:val="00BF17B0"/>
    <w:rsid w:val="00BF1FCC"/>
    <w:rsid w:val="00BF231D"/>
    <w:rsid w:val="00BF23E2"/>
    <w:rsid w:val="00BF2454"/>
    <w:rsid w:val="00BF289A"/>
    <w:rsid w:val="00BF2B3D"/>
    <w:rsid w:val="00BF2F6B"/>
    <w:rsid w:val="00BF429B"/>
    <w:rsid w:val="00BF44D9"/>
    <w:rsid w:val="00BF4A47"/>
    <w:rsid w:val="00BF52E3"/>
    <w:rsid w:val="00BF5620"/>
    <w:rsid w:val="00BF58E9"/>
    <w:rsid w:val="00BF62AD"/>
    <w:rsid w:val="00BF6767"/>
    <w:rsid w:val="00BF73AD"/>
    <w:rsid w:val="00BF7E16"/>
    <w:rsid w:val="00BF7ECE"/>
    <w:rsid w:val="00C00835"/>
    <w:rsid w:val="00C00953"/>
    <w:rsid w:val="00C00ECD"/>
    <w:rsid w:val="00C01009"/>
    <w:rsid w:val="00C015A0"/>
    <w:rsid w:val="00C018DB"/>
    <w:rsid w:val="00C02195"/>
    <w:rsid w:val="00C02720"/>
    <w:rsid w:val="00C0332B"/>
    <w:rsid w:val="00C035F6"/>
    <w:rsid w:val="00C03637"/>
    <w:rsid w:val="00C03AA4"/>
    <w:rsid w:val="00C03B2C"/>
    <w:rsid w:val="00C0405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07C29"/>
    <w:rsid w:val="00C10154"/>
    <w:rsid w:val="00C107FA"/>
    <w:rsid w:val="00C10B39"/>
    <w:rsid w:val="00C10F72"/>
    <w:rsid w:val="00C1152B"/>
    <w:rsid w:val="00C11584"/>
    <w:rsid w:val="00C1164B"/>
    <w:rsid w:val="00C11B44"/>
    <w:rsid w:val="00C11F4C"/>
    <w:rsid w:val="00C12084"/>
    <w:rsid w:val="00C12B8E"/>
    <w:rsid w:val="00C12E2C"/>
    <w:rsid w:val="00C1313B"/>
    <w:rsid w:val="00C133E2"/>
    <w:rsid w:val="00C13963"/>
    <w:rsid w:val="00C13A31"/>
    <w:rsid w:val="00C13B9B"/>
    <w:rsid w:val="00C13DD4"/>
    <w:rsid w:val="00C14C39"/>
    <w:rsid w:val="00C14D65"/>
    <w:rsid w:val="00C14E54"/>
    <w:rsid w:val="00C1546E"/>
    <w:rsid w:val="00C1548D"/>
    <w:rsid w:val="00C15A86"/>
    <w:rsid w:val="00C15B2A"/>
    <w:rsid w:val="00C16131"/>
    <w:rsid w:val="00C16291"/>
    <w:rsid w:val="00C16B3E"/>
    <w:rsid w:val="00C16B81"/>
    <w:rsid w:val="00C1774E"/>
    <w:rsid w:val="00C200EC"/>
    <w:rsid w:val="00C201B3"/>
    <w:rsid w:val="00C20523"/>
    <w:rsid w:val="00C2053F"/>
    <w:rsid w:val="00C20E72"/>
    <w:rsid w:val="00C21033"/>
    <w:rsid w:val="00C218FE"/>
    <w:rsid w:val="00C21A74"/>
    <w:rsid w:val="00C21D3F"/>
    <w:rsid w:val="00C2212E"/>
    <w:rsid w:val="00C222B1"/>
    <w:rsid w:val="00C22466"/>
    <w:rsid w:val="00C23172"/>
    <w:rsid w:val="00C232A7"/>
    <w:rsid w:val="00C2376E"/>
    <w:rsid w:val="00C238C5"/>
    <w:rsid w:val="00C23DD3"/>
    <w:rsid w:val="00C245E4"/>
    <w:rsid w:val="00C24ECF"/>
    <w:rsid w:val="00C25029"/>
    <w:rsid w:val="00C2551E"/>
    <w:rsid w:val="00C25590"/>
    <w:rsid w:val="00C2566D"/>
    <w:rsid w:val="00C25EF4"/>
    <w:rsid w:val="00C264C0"/>
    <w:rsid w:val="00C26548"/>
    <w:rsid w:val="00C26E65"/>
    <w:rsid w:val="00C26EA0"/>
    <w:rsid w:val="00C27496"/>
    <w:rsid w:val="00C2785F"/>
    <w:rsid w:val="00C27E7A"/>
    <w:rsid w:val="00C27F62"/>
    <w:rsid w:val="00C305AF"/>
    <w:rsid w:val="00C307E8"/>
    <w:rsid w:val="00C30B04"/>
    <w:rsid w:val="00C30D64"/>
    <w:rsid w:val="00C30EDE"/>
    <w:rsid w:val="00C3105C"/>
    <w:rsid w:val="00C31893"/>
    <w:rsid w:val="00C31D52"/>
    <w:rsid w:val="00C31FD3"/>
    <w:rsid w:val="00C3263E"/>
    <w:rsid w:val="00C3267F"/>
    <w:rsid w:val="00C326B7"/>
    <w:rsid w:val="00C32C40"/>
    <w:rsid w:val="00C32CC5"/>
    <w:rsid w:val="00C32D6D"/>
    <w:rsid w:val="00C3314B"/>
    <w:rsid w:val="00C33420"/>
    <w:rsid w:val="00C337E7"/>
    <w:rsid w:val="00C3386F"/>
    <w:rsid w:val="00C339B9"/>
    <w:rsid w:val="00C33B89"/>
    <w:rsid w:val="00C33C0A"/>
    <w:rsid w:val="00C33EA5"/>
    <w:rsid w:val="00C33F7B"/>
    <w:rsid w:val="00C340B6"/>
    <w:rsid w:val="00C342EA"/>
    <w:rsid w:val="00C34543"/>
    <w:rsid w:val="00C34BA4"/>
    <w:rsid w:val="00C34DA6"/>
    <w:rsid w:val="00C34E71"/>
    <w:rsid w:val="00C35BBA"/>
    <w:rsid w:val="00C365BB"/>
    <w:rsid w:val="00C37281"/>
    <w:rsid w:val="00C37792"/>
    <w:rsid w:val="00C4010C"/>
    <w:rsid w:val="00C4025F"/>
    <w:rsid w:val="00C40504"/>
    <w:rsid w:val="00C41654"/>
    <w:rsid w:val="00C4182E"/>
    <w:rsid w:val="00C41A5A"/>
    <w:rsid w:val="00C41ED8"/>
    <w:rsid w:val="00C41F7A"/>
    <w:rsid w:val="00C42363"/>
    <w:rsid w:val="00C4274D"/>
    <w:rsid w:val="00C43758"/>
    <w:rsid w:val="00C43E13"/>
    <w:rsid w:val="00C43F56"/>
    <w:rsid w:val="00C442F3"/>
    <w:rsid w:val="00C4444B"/>
    <w:rsid w:val="00C445FE"/>
    <w:rsid w:val="00C44C5D"/>
    <w:rsid w:val="00C450BA"/>
    <w:rsid w:val="00C4526A"/>
    <w:rsid w:val="00C457E2"/>
    <w:rsid w:val="00C4616F"/>
    <w:rsid w:val="00C462A2"/>
    <w:rsid w:val="00C4667A"/>
    <w:rsid w:val="00C468F9"/>
    <w:rsid w:val="00C46A81"/>
    <w:rsid w:val="00C46B1C"/>
    <w:rsid w:val="00C46CF6"/>
    <w:rsid w:val="00C472CB"/>
    <w:rsid w:val="00C47526"/>
    <w:rsid w:val="00C47761"/>
    <w:rsid w:val="00C47923"/>
    <w:rsid w:val="00C47E82"/>
    <w:rsid w:val="00C50184"/>
    <w:rsid w:val="00C502AB"/>
    <w:rsid w:val="00C50832"/>
    <w:rsid w:val="00C51108"/>
    <w:rsid w:val="00C51255"/>
    <w:rsid w:val="00C518AD"/>
    <w:rsid w:val="00C51CAF"/>
    <w:rsid w:val="00C51CD5"/>
    <w:rsid w:val="00C51F4D"/>
    <w:rsid w:val="00C51F90"/>
    <w:rsid w:val="00C521F0"/>
    <w:rsid w:val="00C52DD9"/>
    <w:rsid w:val="00C52F5E"/>
    <w:rsid w:val="00C530DC"/>
    <w:rsid w:val="00C533E7"/>
    <w:rsid w:val="00C5342D"/>
    <w:rsid w:val="00C5351D"/>
    <w:rsid w:val="00C5385B"/>
    <w:rsid w:val="00C543EB"/>
    <w:rsid w:val="00C5443B"/>
    <w:rsid w:val="00C545A0"/>
    <w:rsid w:val="00C5465D"/>
    <w:rsid w:val="00C546B9"/>
    <w:rsid w:val="00C54E36"/>
    <w:rsid w:val="00C54E7C"/>
    <w:rsid w:val="00C55171"/>
    <w:rsid w:val="00C555F5"/>
    <w:rsid w:val="00C5565B"/>
    <w:rsid w:val="00C55C74"/>
    <w:rsid w:val="00C55E75"/>
    <w:rsid w:val="00C562F3"/>
    <w:rsid w:val="00C566C7"/>
    <w:rsid w:val="00C56B2F"/>
    <w:rsid w:val="00C56DCB"/>
    <w:rsid w:val="00C56F1B"/>
    <w:rsid w:val="00C56F38"/>
    <w:rsid w:val="00C570FC"/>
    <w:rsid w:val="00C57CAD"/>
    <w:rsid w:val="00C60228"/>
    <w:rsid w:val="00C61018"/>
    <w:rsid w:val="00C61525"/>
    <w:rsid w:val="00C616A2"/>
    <w:rsid w:val="00C61DE3"/>
    <w:rsid w:val="00C62822"/>
    <w:rsid w:val="00C62E91"/>
    <w:rsid w:val="00C63083"/>
    <w:rsid w:val="00C63381"/>
    <w:rsid w:val="00C637E6"/>
    <w:rsid w:val="00C63969"/>
    <w:rsid w:val="00C63A84"/>
    <w:rsid w:val="00C64721"/>
    <w:rsid w:val="00C64B01"/>
    <w:rsid w:val="00C64BA7"/>
    <w:rsid w:val="00C64FB6"/>
    <w:rsid w:val="00C65284"/>
    <w:rsid w:val="00C65941"/>
    <w:rsid w:val="00C6595A"/>
    <w:rsid w:val="00C65B37"/>
    <w:rsid w:val="00C6675C"/>
    <w:rsid w:val="00C667E4"/>
    <w:rsid w:val="00C667F8"/>
    <w:rsid w:val="00C66C18"/>
    <w:rsid w:val="00C66CAA"/>
    <w:rsid w:val="00C66E1A"/>
    <w:rsid w:val="00C66E74"/>
    <w:rsid w:val="00C67093"/>
    <w:rsid w:val="00C67731"/>
    <w:rsid w:val="00C678D5"/>
    <w:rsid w:val="00C67AB0"/>
    <w:rsid w:val="00C67B37"/>
    <w:rsid w:val="00C67CF5"/>
    <w:rsid w:val="00C67E98"/>
    <w:rsid w:val="00C70432"/>
    <w:rsid w:val="00C70736"/>
    <w:rsid w:val="00C721F7"/>
    <w:rsid w:val="00C72207"/>
    <w:rsid w:val="00C72415"/>
    <w:rsid w:val="00C727CC"/>
    <w:rsid w:val="00C72C3C"/>
    <w:rsid w:val="00C72C6C"/>
    <w:rsid w:val="00C732EF"/>
    <w:rsid w:val="00C734A3"/>
    <w:rsid w:val="00C7381B"/>
    <w:rsid w:val="00C73E82"/>
    <w:rsid w:val="00C7438A"/>
    <w:rsid w:val="00C749FF"/>
    <w:rsid w:val="00C74F51"/>
    <w:rsid w:val="00C7507C"/>
    <w:rsid w:val="00C75B7F"/>
    <w:rsid w:val="00C76199"/>
    <w:rsid w:val="00C76829"/>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99F"/>
    <w:rsid w:val="00C82BE6"/>
    <w:rsid w:val="00C82F77"/>
    <w:rsid w:val="00C839AB"/>
    <w:rsid w:val="00C83AB5"/>
    <w:rsid w:val="00C84DB7"/>
    <w:rsid w:val="00C84E5C"/>
    <w:rsid w:val="00C84FA5"/>
    <w:rsid w:val="00C8508F"/>
    <w:rsid w:val="00C85217"/>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4366"/>
    <w:rsid w:val="00C943CC"/>
    <w:rsid w:val="00C94CF9"/>
    <w:rsid w:val="00C95114"/>
    <w:rsid w:val="00C95E66"/>
    <w:rsid w:val="00C9636F"/>
    <w:rsid w:val="00C963EC"/>
    <w:rsid w:val="00C96CA7"/>
    <w:rsid w:val="00C96D96"/>
    <w:rsid w:val="00C96EB0"/>
    <w:rsid w:val="00C96EE6"/>
    <w:rsid w:val="00C97A19"/>
    <w:rsid w:val="00C97B54"/>
    <w:rsid w:val="00C97E4A"/>
    <w:rsid w:val="00C97F82"/>
    <w:rsid w:val="00CA05A7"/>
    <w:rsid w:val="00CA0734"/>
    <w:rsid w:val="00CA1341"/>
    <w:rsid w:val="00CA13AD"/>
    <w:rsid w:val="00CA146B"/>
    <w:rsid w:val="00CA18AE"/>
    <w:rsid w:val="00CA1909"/>
    <w:rsid w:val="00CA1A99"/>
    <w:rsid w:val="00CA1BFC"/>
    <w:rsid w:val="00CA1D02"/>
    <w:rsid w:val="00CA20AF"/>
    <w:rsid w:val="00CA2363"/>
    <w:rsid w:val="00CA285F"/>
    <w:rsid w:val="00CA2FFA"/>
    <w:rsid w:val="00CA3F31"/>
    <w:rsid w:val="00CA43AF"/>
    <w:rsid w:val="00CA4B72"/>
    <w:rsid w:val="00CA5297"/>
    <w:rsid w:val="00CA5B4A"/>
    <w:rsid w:val="00CA5BBF"/>
    <w:rsid w:val="00CA65F7"/>
    <w:rsid w:val="00CA6849"/>
    <w:rsid w:val="00CA684E"/>
    <w:rsid w:val="00CA6A68"/>
    <w:rsid w:val="00CA711C"/>
    <w:rsid w:val="00CA737A"/>
    <w:rsid w:val="00CA7522"/>
    <w:rsid w:val="00CA7723"/>
    <w:rsid w:val="00CA7750"/>
    <w:rsid w:val="00CA7B39"/>
    <w:rsid w:val="00CB049D"/>
    <w:rsid w:val="00CB14FD"/>
    <w:rsid w:val="00CB1571"/>
    <w:rsid w:val="00CB18B4"/>
    <w:rsid w:val="00CB1A2D"/>
    <w:rsid w:val="00CB1ED7"/>
    <w:rsid w:val="00CB1F41"/>
    <w:rsid w:val="00CB22E3"/>
    <w:rsid w:val="00CB2377"/>
    <w:rsid w:val="00CB29AC"/>
    <w:rsid w:val="00CB2C0A"/>
    <w:rsid w:val="00CB36AF"/>
    <w:rsid w:val="00CB3D3F"/>
    <w:rsid w:val="00CB4189"/>
    <w:rsid w:val="00CB43D8"/>
    <w:rsid w:val="00CB44E1"/>
    <w:rsid w:val="00CB4683"/>
    <w:rsid w:val="00CB4724"/>
    <w:rsid w:val="00CB4940"/>
    <w:rsid w:val="00CB4B79"/>
    <w:rsid w:val="00CB4E79"/>
    <w:rsid w:val="00CB51A3"/>
    <w:rsid w:val="00CB5214"/>
    <w:rsid w:val="00CB5688"/>
    <w:rsid w:val="00CB58C8"/>
    <w:rsid w:val="00CB598A"/>
    <w:rsid w:val="00CB5C86"/>
    <w:rsid w:val="00CB5E7A"/>
    <w:rsid w:val="00CB6142"/>
    <w:rsid w:val="00CB745E"/>
    <w:rsid w:val="00CB7504"/>
    <w:rsid w:val="00CB7F61"/>
    <w:rsid w:val="00CC0006"/>
    <w:rsid w:val="00CC0955"/>
    <w:rsid w:val="00CC107C"/>
    <w:rsid w:val="00CC1146"/>
    <w:rsid w:val="00CC1742"/>
    <w:rsid w:val="00CC17E5"/>
    <w:rsid w:val="00CC1A56"/>
    <w:rsid w:val="00CC1DBB"/>
    <w:rsid w:val="00CC21A3"/>
    <w:rsid w:val="00CC231A"/>
    <w:rsid w:val="00CC2CA0"/>
    <w:rsid w:val="00CC2F41"/>
    <w:rsid w:val="00CC3420"/>
    <w:rsid w:val="00CC3593"/>
    <w:rsid w:val="00CC3624"/>
    <w:rsid w:val="00CC3777"/>
    <w:rsid w:val="00CC3E83"/>
    <w:rsid w:val="00CC3F4F"/>
    <w:rsid w:val="00CC3F59"/>
    <w:rsid w:val="00CC4256"/>
    <w:rsid w:val="00CC4C6E"/>
    <w:rsid w:val="00CC51FA"/>
    <w:rsid w:val="00CC53AD"/>
    <w:rsid w:val="00CC57B8"/>
    <w:rsid w:val="00CC5E9D"/>
    <w:rsid w:val="00CC62A2"/>
    <w:rsid w:val="00CC6652"/>
    <w:rsid w:val="00CC7164"/>
    <w:rsid w:val="00CC7469"/>
    <w:rsid w:val="00CC74F1"/>
    <w:rsid w:val="00CC76E3"/>
    <w:rsid w:val="00CD0161"/>
    <w:rsid w:val="00CD0177"/>
    <w:rsid w:val="00CD01AD"/>
    <w:rsid w:val="00CD062E"/>
    <w:rsid w:val="00CD1446"/>
    <w:rsid w:val="00CD166A"/>
    <w:rsid w:val="00CD1B05"/>
    <w:rsid w:val="00CD1BA9"/>
    <w:rsid w:val="00CD2892"/>
    <w:rsid w:val="00CD2C97"/>
    <w:rsid w:val="00CD2ED9"/>
    <w:rsid w:val="00CD2FA0"/>
    <w:rsid w:val="00CD3063"/>
    <w:rsid w:val="00CD32BB"/>
    <w:rsid w:val="00CD3619"/>
    <w:rsid w:val="00CD3640"/>
    <w:rsid w:val="00CD3B31"/>
    <w:rsid w:val="00CD40A3"/>
    <w:rsid w:val="00CD46DD"/>
    <w:rsid w:val="00CD4829"/>
    <w:rsid w:val="00CD50EB"/>
    <w:rsid w:val="00CD51FC"/>
    <w:rsid w:val="00CD554D"/>
    <w:rsid w:val="00CD5B9D"/>
    <w:rsid w:val="00CD5C5B"/>
    <w:rsid w:val="00CD5D12"/>
    <w:rsid w:val="00CD66A2"/>
    <w:rsid w:val="00CD6FC4"/>
    <w:rsid w:val="00CD731A"/>
    <w:rsid w:val="00CD7918"/>
    <w:rsid w:val="00CD7BD3"/>
    <w:rsid w:val="00CE09FB"/>
    <w:rsid w:val="00CE106E"/>
    <w:rsid w:val="00CE14CD"/>
    <w:rsid w:val="00CE1571"/>
    <w:rsid w:val="00CE165F"/>
    <w:rsid w:val="00CE1FE3"/>
    <w:rsid w:val="00CE272B"/>
    <w:rsid w:val="00CE2846"/>
    <w:rsid w:val="00CE3206"/>
    <w:rsid w:val="00CE33E0"/>
    <w:rsid w:val="00CE358A"/>
    <w:rsid w:val="00CE3B81"/>
    <w:rsid w:val="00CE3D02"/>
    <w:rsid w:val="00CE47FC"/>
    <w:rsid w:val="00CE5085"/>
    <w:rsid w:val="00CE59AD"/>
    <w:rsid w:val="00CE5A7B"/>
    <w:rsid w:val="00CE5D3E"/>
    <w:rsid w:val="00CE5D99"/>
    <w:rsid w:val="00CE5DD4"/>
    <w:rsid w:val="00CE60BA"/>
    <w:rsid w:val="00CE6C6A"/>
    <w:rsid w:val="00CE6E35"/>
    <w:rsid w:val="00CE7486"/>
    <w:rsid w:val="00CE74CA"/>
    <w:rsid w:val="00CE74E8"/>
    <w:rsid w:val="00CE7773"/>
    <w:rsid w:val="00CE7981"/>
    <w:rsid w:val="00CE7E5C"/>
    <w:rsid w:val="00CF0533"/>
    <w:rsid w:val="00CF06F8"/>
    <w:rsid w:val="00CF07AA"/>
    <w:rsid w:val="00CF07BC"/>
    <w:rsid w:val="00CF0FB0"/>
    <w:rsid w:val="00CF0FCD"/>
    <w:rsid w:val="00CF1087"/>
    <w:rsid w:val="00CF150C"/>
    <w:rsid w:val="00CF1586"/>
    <w:rsid w:val="00CF1DBF"/>
    <w:rsid w:val="00CF1F17"/>
    <w:rsid w:val="00CF1F7C"/>
    <w:rsid w:val="00CF2128"/>
    <w:rsid w:val="00CF2783"/>
    <w:rsid w:val="00CF2AA6"/>
    <w:rsid w:val="00CF3B36"/>
    <w:rsid w:val="00CF3BF7"/>
    <w:rsid w:val="00CF3F59"/>
    <w:rsid w:val="00CF453E"/>
    <w:rsid w:val="00CF4781"/>
    <w:rsid w:val="00CF4E22"/>
    <w:rsid w:val="00CF4F01"/>
    <w:rsid w:val="00CF5340"/>
    <w:rsid w:val="00CF59D4"/>
    <w:rsid w:val="00CF5C40"/>
    <w:rsid w:val="00CF6D13"/>
    <w:rsid w:val="00CF6F6A"/>
    <w:rsid w:val="00CF7353"/>
    <w:rsid w:val="00CF7576"/>
    <w:rsid w:val="00CF769D"/>
    <w:rsid w:val="00CF7892"/>
    <w:rsid w:val="00D003E2"/>
    <w:rsid w:val="00D00507"/>
    <w:rsid w:val="00D0124B"/>
    <w:rsid w:val="00D0227A"/>
    <w:rsid w:val="00D02495"/>
    <w:rsid w:val="00D027B5"/>
    <w:rsid w:val="00D02CB7"/>
    <w:rsid w:val="00D02F1A"/>
    <w:rsid w:val="00D031BC"/>
    <w:rsid w:val="00D03381"/>
    <w:rsid w:val="00D03595"/>
    <w:rsid w:val="00D04DFD"/>
    <w:rsid w:val="00D04EF5"/>
    <w:rsid w:val="00D0574D"/>
    <w:rsid w:val="00D0596C"/>
    <w:rsid w:val="00D05B9F"/>
    <w:rsid w:val="00D05D3F"/>
    <w:rsid w:val="00D05D7B"/>
    <w:rsid w:val="00D0709C"/>
    <w:rsid w:val="00D07806"/>
    <w:rsid w:val="00D07834"/>
    <w:rsid w:val="00D108B4"/>
    <w:rsid w:val="00D108D4"/>
    <w:rsid w:val="00D10946"/>
    <w:rsid w:val="00D10ECC"/>
    <w:rsid w:val="00D10F0D"/>
    <w:rsid w:val="00D11646"/>
    <w:rsid w:val="00D11876"/>
    <w:rsid w:val="00D11F9E"/>
    <w:rsid w:val="00D12019"/>
    <w:rsid w:val="00D123BB"/>
    <w:rsid w:val="00D1264D"/>
    <w:rsid w:val="00D126E5"/>
    <w:rsid w:val="00D129C2"/>
    <w:rsid w:val="00D12A4D"/>
    <w:rsid w:val="00D12D42"/>
    <w:rsid w:val="00D133A0"/>
    <w:rsid w:val="00D135D3"/>
    <w:rsid w:val="00D13D5A"/>
    <w:rsid w:val="00D1447B"/>
    <w:rsid w:val="00D144A5"/>
    <w:rsid w:val="00D1467C"/>
    <w:rsid w:val="00D14B96"/>
    <w:rsid w:val="00D15380"/>
    <w:rsid w:val="00D1592D"/>
    <w:rsid w:val="00D1615E"/>
    <w:rsid w:val="00D16229"/>
    <w:rsid w:val="00D1642B"/>
    <w:rsid w:val="00D168E6"/>
    <w:rsid w:val="00D16A1B"/>
    <w:rsid w:val="00D16A84"/>
    <w:rsid w:val="00D16B47"/>
    <w:rsid w:val="00D16BF5"/>
    <w:rsid w:val="00D16F3F"/>
    <w:rsid w:val="00D1738D"/>
    <w:rsid w:val="00D17834"/>
    <w:rsid w:val="00D17A95"/>
    <w:rsid w:val="00D17B7D"/>
    <w:rsid w:val="00D17DF0"/>
    <w:rsid w:val="00D17F2C"/>
    <w:rsid w:val="00D20276"/>
    <w:rsid w:val="00D204CB"/>
    <w:rsid w:val="00D205A4"/>
    <w:rsid w:val="00D20604"/>
    <w:rsid w:val="00D207A2"/>
    <w:rsid w:val="00D20AEB"/>
    <w:rsid w:val="00D213F8"/>
    <w:rsid w:val="00D21862"/>
    <w:rsid w:val="00D21928"/>
    <w:rsid w:val="00D21CBF"/>
    <w:rsid w:val="00D22052"/>
    <w:rsid w:val="00D22463"/>
    <w:rsid w:val="00D225EE"/>
    <w:rsid w:val="00D226EB"/>
    <w:rsid w:val="00D22B0C"/>
    <w:rsid w:val="00D231E0"/>
    <w:rsid w:val="00D2333D"/>
    <w:rsid w:val="00D2337C"/>
    <w:rsid w:val="00D23435"/>
    <w:rsid w:val="00D23766"/>
    <w:rsid w:val="00D23F8D"/>
    <w:rsid w:val="00D24343"/>
    <w:rsid w:val="00D24830"/>
    <w:rsid w:val="00D24C6D"/>
    <w:rsid w:val="00D25393"/>
    <w:rsid w:val="00D25482"/>
    <w:rsid w:val="00D25B4C"/>
    <w:rsid w:val="00D25BFE"/>
    <w:rsid w:val="00D25C7E"/>
    <w:rsid w:val="00D25DBF"/>
    <w:rsid w:val="00D261BA"/>
    <w:rsid w:val="00D26206"/>
    <w:rsid w:val="00D26B7E"/>
    <w:rsid w:val="00D26DDC"/>
    <w:rsid w:val="00D26E56"/>
    <w:rsid w:val="00D271B7"/>
    <w:rsid w:val="00D27560"/>
    <w:rsid w:val="00D27BF8"/>
    <w:rsid w:val="00D27E27"/>
    <w:rsid w:val="00D306E8"/>
    <w:rsid w:val="00D30BC2"/>
    <w:rsid w:val="00D30D47"/>
    <w:rsid w:val="00D30E78"/>
    <w:rsid w:val="00D30F4B"/>
    <w:rsid w:val="00D315F6"/>
    <w:rsid w:val="00D31768"/>
    <w:rsid w:val="00D32155"/>
    <w:rsid w:val="00D327B5"/>
    <w:rsid w:val="00D338BE"/>
    <w:rsid w:val="00D339D0"/>
    <w:rsid w:val="00D33CC8"/>
    <w:rsid w:val="00D345FC"/>
    <w:rsid w:val="00D34A44"/>
    <w:rsid w:val="00D34DDA"/>
    <w:rsid w:val="00D35AAC"/>
    <w:rsid w:val="00D35C7A"/>
    <w:rsid w:val="00D35C83"/>
    <w:rsid w:val="00D35E3B"/>
    <w:rsid w:val="00D36B78"/>
    <w:rsid w:val="00D36BBD"/>
    <w:rsid w:val="00D37BBE"/>
    <w:rsid w:val="00D37BE2"/>
    <w:rsid w:val="00D37E49"/>
    <w:rsid w:val="00D37FC8"/>
    <w:rsid w:val="00D401E8"/>
    <w:rsid w:val="00D4032F"/>
    <w:rsid w:val="00D4098D"/>
    <w:rsid w:val="00D409AB"/>
    <w:rsid w:val="00D4143A"/>
    <w:rsid w:val="00D4193A"/>
    <w:rsid w:val="00D419A7"/>
    <w:rsid w:val="00D41B3E"/>
    <w:rsid w:val="00D41C78"/>
    <w:rsid w:val="00D41D32"/>
    <w:rsid w:val="00D41EF2"/>
    <w:rsid w:val="00D420B6"/>
    <w:rsid w:val="00D42964"/>
    <w:rsid w:val="00D42C65"/>
    <w:rsid w:val="00D42F21"/>
    <w:rsid w:val="00D43B9A"/>
    <w:rsid w:val="00D43D29"/>
    <w:rsid w:val="00D441B3"/>
    <w:rsid w:val="00D447B4"/>
    <w:rsid w:val="00D45295"/>
    <w:rsid w:val="00D452F1"/>
    <w:rsid w:val="00D4594F"/>
    <w:rsid w:val="00D45C7C"/>
    <w:rsid w:val="00D45F4C"/>
    <w:rsid w:val="00D460D5"/>
    <w:rsid w:val="00D470F2"/>
    <w:rsid w:val="00D4727D"/>
    <w:rsid w:val="00D4764C"/>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3F"/>
    <w:rsid w:val="00D5436C"/>
    <w:rsid w:val="00D543D8"/>
    <w:rsid w:val="00D5504E"/>
    <w:rsid w:val="00D55339"/>
    <w:rsid w:val="00D556B7"/>
    <w:rsid w:val="00D55910"/>
    <w:rsid w:val="00D55FBF"/>
    <w:rsid w:val="00D5645B"/>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B57"/>
    <w:rsid w:val="00D63D58"/>
    <w:rsid w:val="00D64235"/>
    <w:rsid w:val="00D64784"/>
    <w:rsid w:val="00D64A19"/>
    <w:rsid w:val="00D65145"/>
    <w:rsid w:val="00D6535A"/>
    <w:rsid w:val="00D65DC2"/>
    <w:rsid w:val="00D65E42"/>
    <w:rsid w:val="00D664FA"/>
    <w:rsid w:val="00D66508"/>
    <w:rsid w:val="00D66C70"/>
    <w:rsid w:val="00D66CA9"/>
    <w:rsid w:val="00D66F22"/>
    <w:rsid w:val="00D67101"/>
    <w:rsid w:val="00D6723B"/>
    <w:rsid w:val="00D678C9"/>
    <w:rsid w:val="00D701F5"/>
    <w:rsid w:val="00D70438"/>
    <w:rsid w:val="00D70706"/>
    <w:rsid w:val="00D707A6"/>
    <w:rsid w:val="00D711F2"/>
    <w:rsid w:val="00D71F2D"/>
    <w:rsid w:val="00D7233A"/>
    <w:rsid w:val="00D72584"/>
    <w:rsid w:val="00D72664"/>
    <w:rsid w:val="00D72751"/>
    <w:rsid w:val="00D7275F"/>
    <w:rsid w:val="00D72801"/>
    <w:rsid w:val="00D72B1C"/>
    <w:rsid w:val="00D730AA"/>
    <w:rsid w:val="00D730B6"/>
    <w:rsid w:val="00D73225"/>
    <w:rsid w:val="00D73348"/>
    <w:rsid w:val="00D73477"/>
    <w:rsid w:val="00D74336"/>
    <w:rsid w:val="00D7476B"/>
    <w:rsid w:val="00D749A9"/>
    <w:rsid w:val="00D749BD"/>
    <w:rsid w:val="00D749CF"/>
    <w:rsid w:val="00D74BE6"/>
    <w:rsid w:val="00D75744"/>
    <w:rsid w:val="00D75A66"/>
    <w:rsid w:val="00D7656F"/>
    <w:rsid w:val="00D767C4"/>
    <w:rsid w:val="00D76C7B"/>
    <w:rsid w:val="00D77000"/>
    <w:rsid w:val="00D772CF"/>
    <w:rsid w:val="00D77409"/>
    <w:rsid w:val="00D80217"/>
    <w:rsid w:val="00D80739"/>
    <w:rsid w:val="00D80943"/>
    <w:rsid w:val="00D80B92"/>
    <w:rsid w:val="00D80BEC"/>
    <w:rsid w:val="00D81444"/>
    <w:rsid w:val="00D829DD"/>
    <w:rsid w:val="00D82DE9"/>
    <w:rsid w:val="00D838CA"/>
    <w:rsid w:val="00D83D5A"/>
    <w:rsid w:val="00D84475"/>
    <w:rsid w:val="00D84499"/>
    <w:rsid w:val="00D85002"/>
    <w:rsid w:val="00D85633"/>
    <w:rsid w:val="00D85B5B"/>
    <w:rsid w:val="00D866F7"/>
    <w:rsid w:val="00D86763"/>
    <w:rsid w:val="00D86EA1"/>
    <w:rsid w:val="00D8709E"/>
    <w:rsid w:val="00D87370"/>
    <w:rsid w:val="00D876BC"/>
    <w:rsid w:val="00D876C9"/>
    <w:rsid w:val="00D87717"/>
    <w:rsid w:val="00D878C5"/>
    <w:rsid w:val="00D87A4B"/>
    <w:rsid w:val="00D87EE9"/>
    <w:rsid w:val="00D902A5"/>
    <w:rsid w:val="00D90A05"/>
    <w:rsid w:val="00D90B52"/>
    <w:rsid w:val="00D90E96"/>
    <w:rsid w:val="00D910E2"/>
    <w:rsid w:val="00D911D7"/>
    <w:rsid w:val="00D91346"/>
    <w:rsid w:val="00D914C7"/>
    <w:rsid w:val="00D9158B"/>
    <w:rsid w:val="00D915C7"/>
    <w:rsid w:val="00D91814"/>
    <w:rsid w:val="00D92ADA"/>
    <w:rsid w:val="00D92B12"/>
    <w:rsid w:val="00D92D32"/>
    <w:rsid w:val="00D93369"/>
    <w:rsid w:val="00D93905"/>
    <w:rsid w:val="00D93C01"/>
    <w:rsid w:val="00D93C2C"/>
    <w:rsid w:val="00D93E13"/>
    <w:rsid w:val="00D940E8"/>
    <w:rsid w:val="00D94781"/>
    <w:rsid w:val="00D9480E"/>
    <w:rsid w:val="00D94C08"/>
    <w:rsid w:val="00D9594F"/>
    <w:rsid w:val="00D95BD1"/>
    <w:rsid w:val="00D95C3E"/>
    <w:rsid w:val="00D969E0"/>
    <w:rsid w:val="00D969EE"/>
    <w:rsid w:val="00D96F7B"/>
    <w:rsid w:val="00D97373"/>
    <w:rsid w:val="00D973CA"/>
    <w:rsid w:val="00D9740E"/>
    <w:rsid w:val="00D97578"/>
    <w:rsid w:val="00DA0540"/>
    <w:rsid w:val="00DA06E5"/>
    <w:rsid w:val="00DA0ABD"/>
    <w:rsid w:val="00DA0B7C"/>
    <w:rsid w:val="00DA138D"/>
    <w:rsid w:val="00DA1452"/>
    <w:rsid w:val="00DA1506"/>
    <w:rsid w:val="00DA1F8A"/>
    <w:rsid w:val="00DA21E8"/>
    <w:rsid w:val="00DA2268"/>
    <w:rsid w:val="00DA232F"/>
    <w:rsid w:val="00DA26A5"/>
    <w:rsid w:val="00DA286F"/>
    <w:rsid w:val="00DA3695"/>
    <w:rsid w:val="00DA371A"/>
    <w:rsid w:val="00DA4508"/>
    <w:rsid w:val="00DA4520"/>
    <w:rsid w:val="00DA47D1"/>
    <w:rsid w:val="00DA480A"/>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881"/>
    <w:rsid w:val="00DB0B34"/>
    <w:rsid w:val="00DB0CFE"/>
    <w:rsid w:val="00DB0E07"/>
    <w:rsid w:val="00DB0EB2"/>
    <w:rsid w:val="00DB1DE0"/>
    <w:rsid w:val="00DB1E68"/>
    <w:rsid w:val="00DB2217"/>
    <w:rsid w:val="00DB2407"/>
    <w:rsid w:val="00DB2720"/>
    <w:rsid w:val="00DB3298"/>
    <w:rsid w:val="00DB3408"/>
    <w:rsid w:val="00DB355C"/>
    <w:rsid w:val="00DB3A30"/>
    <w:rsid w:val="00DB3EC1"/>
    <w:rsid w:val="00DB4A47"/>
    <w:rsid w:val="00DB4F10"/>
    <w:rsid w:val="00DB5059"/>
    <w:rsid w:val="00DB578D"/>
    <w:rsid w:val="00DB57F9"/>
    <w:rsid w:val="00DB5FFD"/>
    <w:rsid w:val="00DB6759"/>
    <w:rsid w:val="00DB6811"/>
    <w:rsid w:val="00DB72B1"/>
    <w:rsid w:val="00DB7944"/>
    <w:rsid w:val="00DB7A24"/>
    <w:rsid w:val="00DB7E6E"/>
    <w:rsid w:val="00DC0A12"/>
    <w:rsid w:val="00DC0ABB"/>
    <w:rsid w:val="00DC0FE1"/>
    <w:rsid w:val="00DC15CD"/>
    <w:rsid w:val="00DC2238"/>
    <w:rsid w:val="00DC22A0"/>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5F87"/>
    <w:rsid w:val="00DC604A"/>
    <w:rsid w:val="00DC61F9"/>
    <w:rsid w:val="00DC6318"/>
    <w:rsid w:val="00DC6C96"/>
    <w:rsid w:val="00DC712A"/>
    <w:rsid w:val="00DC7210"/>
    <w:rsid w:val="00DC7422"/>
    <w:rsid w:val="00DC74C8"/>
    <w:rsid w:val="00DC7515"/>
    <w:rsid w:val="00DC7CAB"/>
    <w:rsid w:val="00DC7EEB"/>
    <w:rsid w:val="00DD0491"/>
    <w:rsid w:val="00DD04E1"/>
    <w:rsid w:val="00DD0C8C"/>
    <w:rsid w:val="00DD11EC"/>
    <w:rsid w:val="00DD1664"/>
    <w:rsid w:val="00DD1BAF"/>
    <w:rsid w:val="00DD213A"/>
    <w:rsid w:val="00DD265A"/>
    <w:rsid w:val="00DD290B"/>
    <w:rsid w:val="00DD2F58"/>
    <w:rsid w:val="00DD3452"/>
    <w:rsid w:val="00DD3688"/>
    <w:rsid w:val="00DD3B2D"/>
    <w:rsid w:val="00DD3FDE"/>
    <w:rsid w:val="00DD4429"/>
    <w:rsid w:val="00DD4A33"/>
    <w:rsid w:val="00DD510D"/>
    <w:rsid w:val="00DD5A72"/>
    <w:rsid w:val="00DD5CA9"/>
    <w:rsid w:val="00DD5DAA"/>
    <w:rsid w:val="00DD6305"/>
    <w:rsid w:val="00DD6731"/>
    <w:rsid w:val="00DD6E72"/>
    <w:rsid w:val="00DD74B2"/>
    <w:rsid w:val="00DD7534"/>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891"/>
    <w:rsid w:val="00DE4ED0"/>
    <w:rsid w:val="00DE5238"/>
    <w:rsid w:val="00DE5412"/>
    <w:rsid w:val="00DE5587"/>
    <w:rsid w:val="00DE5917"/>
    <w:rsid w:val="00DE5B14"/>
    <w:rsid w:val="00DE5FE7"/>
    <w:rsid w:val="00DE683A"/>
    <w:rsid w:val="00DE6A2C"/>
    <w:rsid w:val="00DE7AA4"/>
    <w:rsid w:val="00DE7AED"/>
    <w:rsid w:val="00DF0521"/>
    <w:rsid w:val="00DF0672"/>
    <w:rsid w:val="00DF0835"/>
    <w:rsid w:val="00DF095F"/>
    <w:rsid w:val="00DF0A8B"/>
    <w:rsid w:val="00DF0EC3"/>
    <w:rsid w:val="00DF0EE5"/>
    <w:rsid w:val="00DF1082"/>
    <w:rsid w:val="00DF11A6"/>
    <w:rsid w:val="00DF1363"/>
    <w:rsid w:val="00DF18B8"/>
    <w:rsid w:val="00DF2286"/>
    <w:rsid w:val="00DF2580"/>
    <w:rsid w:val="00DF2953"/>
    <w:rsid w:val="00DF3239"/>
    <w:rsid w:val="00DF36A8"/>
    <w:rsid w:val="00DF39FF"/>
    <w:rsid w:val="00DF3D6A"/>
    <w:rsid w:val="00DF3E23"/>
    <w:rsid w:val="00DF3E6A"/>
    <w:rsid w:val="00DF3EF3"/>
    <w:rsid w:val="00DF4154"/>
    <w:rsid w:val="00DF443D"/>
    <w:rsid w:val="00DF4637"/>
    <w:rsid w:val="00DF4952"/>
    <w:rsid w:val="00DF4BEE"/>
    <w:rsid w:val="00DF4C56"/>
    <w:rsid w:val="00DF4ED3"/>
    <w:rsid w:val="00DF52FA"/>
    <w:rsid w:val="00DF5335"/>
    <w:rsid w:val="00DF5681"/>
    <w:rsid w:val="00DF58F0"/>
    <w:rsid w:val="00DF590B"/>
    <w:rsid w:val="00DF5FE5"/>
    <w:rsid w:val="00DF625A"/>
    <w:rsid w:val="00DF62EE"/>
    <w:rsid w:val="00DF6D9E"/>
    <w:rsid w:val="00DF7C8B"/>
    <w:rsid w:val="00E007B3"/>
    <w:rsid w:val="00E00C7A"/>
    <w:rsid w:val="00E00D62"/>
    <w:rsid w:val="00E01649"/>
    <w:rsid w:val="00E016FD"/>
    <w:rsid w:val="00E01745"/>
    <w:rsid w:val="00E024EB"/>
    <w:rsid w:val="00E030EC"/>
    <w:rsid w:val="00E03AE1"/>
    <w:rsid w:val="00E03CC8"/>
    <w:rsid w:val="00E03DD5"/>
    <w:rsid w:val="00E040F9"/>
    <w:rsid w:val="00E0420F"/>
    <w:rsid w:val="00E0430E"/>
    <w:rsid w:val="00E046D2"/>
    <w:rsid w:val="00E04704"/>
    <w:rsid w:val="00E04DFE"/>
    <w:rsid w:val="00E0555B"/>
    <w:rsid w:val="00E05A21"/>
    <w:rsid w:val="00E06D25"/>
    <w:rsid w:val="00E06F55"/>
    <w:rsid w:val="00E07017"/>
    <w:rsid w:val="00E073A5"/>
    <w:rsid w:val="00E073F9"/>
    <w:rsid w:val="00E075A2"/>
    <w:rsid w:val="00E078AC"/>
    <w:rsid w:val="00E10101"/>
    <w:rsid w:val="00E10136"/>
    <w:rsid w:val="00E10A8D"/>
    <w:rsid w:val="00E1109A"/>
    <w:rsid w:val="00E11144"/>
    <w:rsid w:val="00E1149B"/>
    <w:rsid w:val="00E11D78"/>
    <w:rsid w:val="00E129B7"/>
    <w:rsid w:val="00E12DF6"/>
    <w:rsid w:val="00E1321A"/>
    <w:rsid w:val="00E13303"/>
    <w:rsid w:val="00E138A8"/>
    <w:rsid w:val="00E1396C"/>
    <w:rsid w:val="00E13DD2"/>
    <w:rsid w:val="00E1427C"/>
    <w:rsid w:val="00E14703"/>
    <w:rsid w:val="00E148E1"/>
    <w:rsid w:val="00E14B3B"/>
    <w:rsid w:val="00E14BAA"/>
    <w:rsid w:val="00E14D7A"/>
    <w:rsid w:val="00E14E86"/>
    <w:rsid w:val="00E15A63"/>
    <w:rsid w:val="00E1605A"/>
    <w:rsid w:val="00E160A7"/>
    <w:rsid w:val="00E164AF"/>
    <w:rsid w:val="00E1679A"/>
    <w:rsid w:val="00E1685A"/>
    <w:rsid w:val="00E1689C"/>
    <w:rsid w:val="00E16F0B"/>
    <w:rsid w:val="00E17375"/>
    <w:rsid w:val="00E17426"/>
    <w:rsid w:val="00E17676"/>
    <w:rsid w:val="00E17857"/>
    <w:rsid w:val="00E17877"/>
    <w:rsid w:val="00E17934"/>
    <w:rsid w:val="00E17BC6"/>
    <w:rsid w:val="00E17C00"/>
    <w:rsid w:val="00E2070D"/>
    <w:rsid w:val="00E20BAF"/>
    <w:rsid w:val="00E20D06"/>
    <w:rsid w:val="00E20DB4"/>
    <w:rsid w:val="00E214C8"/>
    <w:rsid w:val="00E21A3E"/>
    <w:rsid w:val="00E21AE5"/>
    <w:rsid w:val="00E21E77"/>
    <w:rsid w:val="00E21F53"/>
    <w:rsid w:val="00E21FFA"/>
    <w:rsid w:val="00E2240B"/>
    <w:rsid w:val="00E22974"/>
    <w:rsid w:val="00E22C4C"/>
    <w:rsid w:val="00E22C6A"/>
    <w:rsid w:val="00E22F89"/>
    <w:rsid w:val="00E23089"/>
    <w:rsid w:val="00E2332F"/>
    <w:rsid w:val="00E233F2"/>
    <w:rsid w:val="00E239DF"/>
    <w:rsid w:val="00E240D0"/>
    <w:rsid w:val="00E25014"/>
    <w:rsid w:val="00E26167"/>
    <w:rsid w:val="00E262C2"/>
    <w:rsid w:val="00E26300"/>
    <w:rsid w:val="00E26CCC"/>
    <w:rsid w:val="00E276BA"/>
    <w:rsid w:val="00E27715"/>
    <w:rsid w:val="00E2792D"/>
    <w:rsid w:val="00E27F47"/>
    <w:rsid w:val="00E27F9E"/>
    <w:rsid w:val="00E30261"/>
    <w:rsid w:val="00E3067B"/>
    <w:rsid w:val="00E306B6"/>
    <w:rsid w:val="00E3097B"/>
    <w:rsid w:val="00E30AC4"/>
    <w:rsid w:val="00E31078"/>
    <w:rsid w:val="00E31389"/>
    <w:rsid w:val="00E316C0"/>
    <w:rsid w:val="00E31864"/>
    <w:rsid w:val="00E31B84"/>
    <w:rsid w:val="00E31E98"/>
    <w:rsid w:val="00E32409"/>
    <w:rsid w:val="00E326A7"/>
    <w:rsid w:val="00E32921"/>
    <w:rsid w:val="00E32B52"/>
    <w:rsid w:val="00E33426"/>
    <w:rsid w:val="00E339D7"/>
    <w:rsid w:val="00E33C8B"/>
    <w:rsid w:val="00E343BF"/>
    <w:rsid w:val="00E34656"/>
    <w:rsid w:val="00E34EED"/>
    <w:rsid w:val="00E350B1"/>
    <w:rsid w:val="00E35595"/>
    <w:rsid w:val="00E35E64"/>
    <w:rsid w:val="00E36030"/>
    <w:rsid w:val="00E3656B"/>
    <w:rsid w:val="00E370DC"/>
    <w:rsid w:val="00E371DA"/>
    <w:rsid w:val="00E376E6"/>
    <w:rsid w:val="00E37790"/>
    <w:rsid w:val="00E37C6E"/>
    <w:rsid w:val="00E37F87"/>
    <w:rsid w:val="00E40300"/>
    <w:rsid w:val="00E405E3"/>
    <w:rsid w:val="00E407C6"/>
    <w:rsid w:val="00E409AC"/>
    <w:rsid w:val="00E41327"/>
    <w:rsid w:val="00E4144B"/>
    <w:rsid w:val="00E41941"/>
    <w:rsid w:val="00E41CBF"/>
    <w:rsid w:val="00E41FF4"/>
    <w:rsid w:val="00E424AA"/>
    <w:rsid w:val="00E42CC8"/>
    <w:rsid w:val="00E43247"/>
    <w:rsid w:val="00E433BD"/>
    <w:rsid w:val="00E43D65"/>
    <w:rsid w:val="00E43DFF"/>
    <w:rsid w:val="00E43F96"/>
    <w:rsid w:val="00E4402B"/>
    <w:rsid w:val="00E4463E"/>
    <w:rsid w:val="00E4498F"/>
    <w:rsid w:val="00E449F2"/>
    <w:rsid w:val="00E44B06"/>
    <w:rsid w:val="00E44E85"/>
    <w:rsid w:val="00E45204"/>
    <w:rsid w:val="00E45C60"/>
    <w:rsid w:val="00E45DBA"/>
    <w:rsid w:val="00E45F83"/>
    <w:rsid w:val="00E467DF"/>
    <w:rsid w:val="00E46CD7"/>
    <w:rsid w:val="00E46F2F"/>
    <w:rsid w:val="00E47072"/>
    <w:rsid w:val="00E47A40"/>
    <w:rsid w:val="00E47A78"/>
    <w:rsid w:val="00E47ED1"/>
    <w:rsid w:val="00E50066"/>
    <w:rsid w:val="00E50604"/>
    <w:rsid w:val="00E50B4C"/>
    <w:rsid w:val="00E51229"/>
    <w:rsid w:val="00E51EC5"/>
    <w:rsid w:val="00E52A71"/>
    <w:rsid w:val="00E52B24"/>
    <w:rsid w:val="00E52B9F"/>
    <w:rsid w:val="00E52F09"/>
    <w:rsid w:val="00E53140"/>
    <w:rsid w:val="00E537A4"/>
    <w:rsid w:val="00E53D02"/>
    <w:rsid w:val="00E543BC"/>
    <w:rsid w:val="00E546C9"/>
    <w:rsid w:val="00E54B91"/>
    <w:rsid w:val="00E54CCA"/>
    <w:rsid w:val="00E54FF9"/>
    <w:rsid w:val="00E55144"/>
    <w:rsid w:val="00E554DB"/>
    <w:rsid w:val="00E56AA3"/>
    <w:rsid w:val="00E57181"/>
    <w:rsid w:val="00E5730A"/>
    <w:rsid w:val="00E576CA"/>
    <w:rsid w:val="00E57CD1"/>
    <w:rsid w:val="00E60099"/>
    <w:rsid w:val="00E60464"/>
    <w:rsid w:val="00E606FC"/>
    <w:rsid w:val="00E609B9"/>
    <w:rsid w:val="00E61003"/>
    <w:rsid w:val="00E61933"/>
    <w:rsid w:val="00E61B8B"/>
    <w:rsid w:val="00E61CDE"/>
    <w:rsid w:val="00E63115"/>
    <w:rsid w:val="00E632B3"/>
    <w:rsid w:val="00E63792"/>
    <w:rsid w:val="00E63793"/>
    <w:rsid w:val="00E63BF1"/>
    <w:rsid w:val="00E63F31"/>
    <w:rsid w:val="00E63FA9"/>
    <w:rsid w:val="00E64113"/>
    <w:rsid w:val="00E6500A"/>
    <w:rsid w:val="00E657C1"/>
    <w:rsid w:val="00E65C1F"/>
    <w:rsid w:val="00E66072"/>
    <w:rsid w:val="00E66F57"/>
    <w:rsid w:val="00E67560"/>
    <w:rsid w:val="00E678BA"/>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884"/>
    <w:rsid w:val="00E73E92"/>
    <w:rsid w:val="00E740CC"/>
    <w:rsid w:val="00E740ED"/>
    <w:rsid w:val="00E744E6"/>
    <w:rsid w:val="00E7463E"/>
    <w:rsid w:val="00E74726"/>
    <w:rsid w:val="00E74F16"/>
    <w:rsid w:val="00E74F7F"/>
    <w:rsid w:val="00E754EE"/>
    <w:rsid w:val="00E7568F"/>
    <w:rsid w:val="00E756EB"/>
    <w:rsid w:val="00E75A21"/>
    <w:rsid w:val="00E75EFC"/>
    <w:rsid w:val="00E7705F"/>
    <w:rsid w:val="00E7730E"/>
    <w:rsid w:val="00E77899"/>
    <w:rsid w:val="00E77F4F"/>
    <w:rsid w:val="00E80153"/>
    <w:rsid w:val="00E80202"/>
    <w:rsid w:val="00E81C7A"/>
    <w:rsid w:val="00E82187"/>
    <w:rsid w:val="00E8219A"/>
    <w:rsid w:val="00E8248B"/>
    <w:rsid w:val="00E824EF"/>
    <w:rsid w:val="00E82734"/>
    <w:rsid w:val="00E82DD2"/>
    <w:rsid w:val="00E8323B"/>
    <w:rsid w:val="00E83320"/>
    <w:rsid w:val="00E833DD"/>
    <w:rsid w:val="00E836BA"/>
    <w:rsid w:val="00E836E9"/>
    <w:rsid w:val="00E837A3"/>
    <w:rsid w:val="00E83B51"/>
    <w:rsid w:val="00E83F16"/>
    <w:rsid w:val="00E8413C"/>
    <w:rsid w:val="00E84C42"/>
    <w:rsid w:val="00E84D6E"/>
    <w:rsid w:val="00E8536C"/>
    <w:rsid w:val="00E863FA"/>
    <w:rsid w:val="00E86C0A"/>
    <w:rsid w:val="00E86DAC"/>
    <w:rsid w:val="00E90545"/>
    <w:rsid w:val="00E908AA"/>
    <w:rsid w:val="00E90F00"/>
    <w:rsid w:val="00E912EB"/>
    <w:rsid w:val="00E9139F"/>
    <w:rsid w:val="00E91CF8"/>
    <w:rsid w:val="00E91E3F"/>
    <w:rsid w:val="00E920F1"/>
    <w:rsid w:val="00E92E04"/>
    <w:rsid w:val="00E92E75"/>
    <w:rsid w:val="00E93A9B"/>
    <w:rsid w:val="00E93CDA"/>
    <w:rsid w:val="00E9412F"/>
    <w:rsid w:val="00E94431"/>
    <w:rsid w:val="00E948A6"/>
    <w:rsid w:val="00E949FC"/>
    <w:rsid w:val="00E950D0"/>
    <w:rsid w:val="00E9583B"/>
    <w:rsid w:val="00E959D6"/>
    <w:rsid w:val="00E95A83"/>
    <w:rsid w:val="00E95CFB"/>
    <w:rsid w:val="00E9694D"/>
    <w:rsid w:val="00E96994"/>
    <w:rsid w:val="00E96E7C"/>
    <w:rsid w:val="00E975C0"/>
    <w:rsid w:val="00E975FF"/>
    <w:rsid w:val="00E97A5B"/>
    <w:rsid w:val="00E97BFE"/>
    <w:rsid w:val="00E97F98"/>
    <w:rsid w:val="00EA02DA"/>
    <w:rsid w:val="00EA0325"/>
    <w:rsid w:val="00EA043B"/>
    <w:rsid w:val="00EA0BC6"/>
    <w:rsid w:val="00EA2657"/>
    <w:rsid w:val="00EA2B5F"/>
    <w:rsid w:val="00EA37A6"/>
    <w:rsid w:val="00EA3DAB"/>
    <w:rsid w:val="00EA4335"/>
    <w:rsid w:val="00EA48CB"/>
    <w:rsid w:val="00EA4A9B"/>
    <w:rsid w:val="00EA4C6F"/>
    <w:rsid w:val="00EA4E6A"/>
    <w:rsid w:val="00EA5505"/>
    <w:rsid w:val="00EA557A"/>
    <w:rsid w:val="00EA573C"/>
    <w:rsid w:val="00EA5AB9"/>
    <w:rsid w:val="00EA5D79"/>
    <w:rsid w:val="00EA75EB"/>
    <w:rsid w:val="00EA7838"/>
    <w:rsid w:val="00EA7895"/>
    <w:rsid w:val="00EA7AAD"/>
    <w:rsid w:val="00EA7AB4"/>
    <w:rsid w:val="00EA7F5F"/>
    <w:rsid w:val="00EA7FF2"/>
    <w:rsid w:val="00EB031A"/>
    <w:rsid w:val="00EB061F"/>
    <w:rsid w:val="00EB0AC1"/>
    <w:rsid w:val="00EB108F"/>
    <w:rsid w:val="00EB239C"/>
    <w:rsid w:val="00EB2670"/>
    <w:rsid w:val="00EB2675"/>
    <w:rsid w:val="00EB2791"/>
    <w:rsid w:val="00EB298A"/>
    <w:rsid w:val="00EB2A66"/>
    <w:rsid w:val="00EB3047"/>
    <w:rsid w:val="00EB3215"/>
    <w:rsid w:val="00EB38EC"/>
    <w:rsid w:val="00EB4313"/>
    <w:rsid w:val="00EB45DF"/>
    <w:rsid w:val="00EB4CA4"/>
    <w:rsid w:val="00EB4E46"/>
    <w:rsid w:val="00EB54EB"/>
    <w:rsid w:val="00EB591F"/>
    <w:rsid w:val="00EB59DF"/>
    <w:rsid w:val="00EB5AED"/>
    <w:rsid w:val="00EB5BF7"/>
    <w:rsid w:val="00EB6427"/>
    <w:rsid w:val="00EB6B88"/>
    <w:rsid w:val="00EB7174"/>
    <w:rsid w:val="00EB7C61"/>
    <w:rsid w:val="00EC0E90"/>
    <w:rsid w:val="00EC0FEC"/>
    <w:rsid w:val="00EC19C8"/>
    <w:rsid w:val="00EC20D0"/>
    <w:rsid w:val="00EC23A3"/>
    <w:rsid w:val="00EC2DE1"/>
    <w:rsid w:val="00EC2EE5"/>
    <w:rsid w:val="00EC32E4"/>
    <w:rsid w:val="00EC33BD"/>
    <w:rsid w:val="00EC34A9"/>
    <w:rsid w:val="00EC36C8"/>
    <w:rsid w:val="00EC3A67"/>
    <w:rsid w:val="00EC3B66"/>
    <w:rsid w:val="00EC44E7"/>
    <w:rsid w:val="00EC46FB"/>
    <w:rsid w:val="00EC4799"/>
    <w:rsid w:val="00EC4A81"/>
    <w:rsid w:val="00EC4AC0"/>
    <w:rsid w:val="00EC4BE5"/>
    <w:rsid w:val="00EC4C11"/>
    <w:rsid w:val="00EC56DE"/>
    <w:rsid w:val="00EC59B4"/>
    <w:rsid w:val="00EC59DD"/>
    <w:rsid w:val="00EC61AC"/>
    <w:rsid w:val="00EC6297"/>
    <w:rsid w:val="00EC6A4A"/>
    <w:rsid w:val="00EC6A71"/>
    <w:rsid w:val="00EC6AB6"/>
    <w:rsid w:val="00EC6B36"/>
    <w:rsid w:val="00EC6F53"/>
    <w:rsid w:val="00EC725F"/>
    <w:rsid w:val="00EC75F1"/>
    <w:rsid w:val="00EC7604"/>
    <w:rsid w:val="00EC79AC"/>
    <w:rsid w:val="00EC7BB8"/>
    <w:rsid w:val="00EC7D5B"/>
    <w:rsid w:val="00EC7F17"/>
    <w:rsid w:val="00ED011E"/>
    <w:rsid w:val="00ED015A"/>
    <w:rsid w:val="00ED04C6"/>
    <w:rsid w:val="00ED0548"/>
    <w:rsid w:val="00ED09E9"/>
    <w:rsid w:val="00ED183C"/>
    <w:rsid w:val="00ED1C88"/>
    <w:rsid w:val="00ED2397"/>
    <w:rsid w:val="00ED2432"/>
    <w:rsid w:val="00ED2947"/>
    <w:rsid w:val="00ED2E5A"/>
    <w:rsid w:val="00ED2F93"/>
    <w:rsid w:val="00ED3290"/>
    <w:rsid w:val="00ED360E"/>
    <w:rsid w:val="00ED38AA"/>
    <w:rsid w:val="00ED3E36"/>
    <w:rsid w:val="00ED43D2"/>
    <w:rsid w:val="00ED4AB7"/>
    <w:rsid w:val="00ED5EFE"/>
    <w:rsid w:val="00ED6246"/>
    <w:rsid w:val="00ED65B9"/>
    <w:rsid w:val="00ED6C4D"/>
    <w:rsid w:val="00ED70CB"/>
    <w:rsid w:val="00ED727E"/>
    <w:rsid w:val="00ED78AD"/>
    <w:rsid w:val="00ED794B"/>
    <w:rsid w:val="00ED7D11"/>
    <w:rsid w:val="00EE004C"/>
    <w:rsid w:val="00EE0C28"/>
    <w:rsid w:val="00EE0F83"/>
    <w:rsid w:val="00EE0F9F"/>
    <w:rsid w:val="00EE145C"/>
    <w:rsid w:val="00EE157C"/>
    <w:rsid w:val="00EE161E"/>
    <w:rsid w:val="00EE1B56"/>
    <w:rsid w:val="00EE2414"/>
    <w:rsid w:val="00EE2928"/>
    <w:rsid w:val="00EE29D6"/>
    <w:rsid w:val="00EE2BEA"/>
    <w:rsid w:val="00EE2C2A"/>
    <w:rsid w:val="00EE2F59"/>
    <w:rsid w:val="00EE32F4"/>
    <w:rsid w:val="00EE348F"/>
    <w:rsid w:val="00EE368D"/>
    <w:rsid w:val="00EE38BF"/>
    <w:rsid w:val="00EE3AAD"/>
    <w:rsid w:val="00EE46D0"/>
    <w:rsid w:val="00EE4C86"/>
    <w:rsid w:val="00EE51FC"/>
    <w:rsid w:val="00EE5434"/>
    <w:rsid w:val="00EE5680"/>
    <w:rsid w:val="00EE5C57"/>
    <w:rsid w:val="00EE5EBC"/>
    <w:rsid w:val="00EE6228"/>
    <w:rsid w:val="00EE631C"/>
    <w:rsid w:val="00EE6483"/>
    <w:rsid w:val="00EE657A"/>
    <w:rsid w:val="00EE6FBF"/>
    <w:rsid w:val="00EE73B3"/>
    <w:rsid w:val="00EE7480"/>
    <w:rsid w:val="00EE74A8"/>
    <w:rsid w:val="00EE75B0"/>
    <w:rsid w:val="00EE79DD"/>
    <w:rsid w:val="00EF01F7"/>
    <w:rsid w:val="00EF0A10"/>
    <w:rsid w:val="00EF0A9F"/>
    <w:rsid w:val="00EF0DB5"/>
    <w:rsid w:val="00EF10E4"/>
    <w:rsid w:val="00EF17A4"/>
    <w:rsid w:val="00EF188C"/>
    <w:rsid w:val="00EF1920"/>
    <w:rsid w:val="00EF1DF9"/>
    <w:rsid w:val="00EF2209"/>
    <w:rsid w:val="00EF237D"/>
    <w:rsid w:val="00EF252C"/>
    <w:rsid w:val="00EF2792"/>
    <w:rsid w:val="00EF283F"/>
    <w:rsid w:val="00EF2B5E"/>
    <w:rsid w:val="00EF41A5"/>
    <w:rsid w:val="00EF4342"/>
    <w:rsid w:val="00EF48B2"/>
    <w:rsid w:val="00EF4AD6"/>
    <w:rsid w:val="00EF4B25"/>
    <w:rsid w:val="00EF4CD4"/>
    <w:rsid w:val="00EF5636"/>
    <w:rsid w:val="00EF571D"/>
    <w:rsid w:val="00EF58F5"/>
    <w:rsid w:val="00EF5F2D"/>
    <w:rsid w:val="00EF6113"/>
    <w:rsid w:val="00EF6131"/>
    <w:rsid w:val="00EF64EB"/>
    <w:rsid w:val="00EF65DE"/>
    <w:rsid w:val="00EF724B"/>
    <w:rsid w:val="00EF73D4"/>
    <w:rsid w:val="00EF78CB"/>
    <w:rsid w:val="00F00019"/>
    <w:rsid w:val="00F0039B"/>
    <w:rsid w:val="00F00631"/>
    <w:rsid w:val="00F00B94"/>
    <w:rsid w:val="00F00DBF"/>
    <w:rsid w:val="00F00F20"/>
    <w:rsid w:val="00F014E5"/>
    <w:rsid w:val="00F01DCF"/>
    <w:rsid w:val="00F020B6"/>
    <w:rsid w:val="00F02122"/>
    <w:rsid w:val="00F02A21"/>
    <w:rsid w:val="00F02B1D"/>
    <w:rsid w:val="00F02B58"/>
    <w:rsid w:val="00F03116"/>
    <w:rsid w:val="00F03A2B"/>
    <w:rsid w:val="00F047E0"/>
    <w:rsid w:val="00F048AF"/>
    <w:rsid w:val="00F04C71"/>
    <w:rsid w:val="00F04FA5"/>
    <w:rsid w:val="00F05034"/>
    <w:rsid w:val="00F05981"/>
    <w:rsid w:val="00F05DE8"/>
    <w:rsid w:val="00F05F8A"/>
    <w:rsid w:val="00F0619D"/>
    <w:rsid w:val="00F064D2"/>
    <w:rsid w:val="00F0668E"/>
    <w:rsid w:val="00F06E39"/>
    <w:rsid w:val="00F06E48"/>
    <w:rsid w:val="00F06EA5"/>
    <w:rsid w:val="00F06FB8"/>
    <w:rsid w:val="00F10356"/>
    <w:rsid w:val="00F10462"/>
    <w:rsid w:val="00F10AA5"/>
    <w:rsid w:val="00F10AA6"/>
    <w:rsid w:val="00F10AD1"/>
    <w:rsid w:val="00F10B23"/>
    <w:rsid w:val="00F10BF9"/>
    <w:rsid w:val="00F11764"/>
    <w:rsid w:val="00F11AC0"/>
    <w:rsid w:val="00F121C3"/>
    <w:rsid w:val="00F12397"/>
    <w:rsid w:val="00F1249D"/>
    <w:rsid w:val="00F1253B"/>
    <w:rsid w:val="00F12553"/>
    <w:rsid w:val="00F13157"/>
    <w:rsid w:val="00F142C5"/>
    <w:rsid w:val="00F146AE"/>
    <w:rsid w:val="00F14D46"/>
    <w:rsid w:val="00F15087"/>
    <w:rsid w:val="00F155D1"/>
    <w:rsid w:val="00F15849"/>
    <w:rsid w:val="00F15A30"/>
    <w:rsid w:val="00F15A81"/>
    <w:rsid w:val="00F15BC5"/>
    <w:rsid w:val="00F15BF6"/>
    <w:rsid w:val="00F161EC"/>
    <w:rsid w:val="00F1637A"/>
    <w:rsid w:val="00F1673D"/>
    <w:rsid w:val="00F16C69"/>
    <w:rsid w:val="00F17200"/>
    <w:rsid w:val="00F17246"/>
    <w:rsid w:val="00F178F2"/>
    <w:rsid w:val="00F17913"/>
    <w:rsid w:val="00F17F58"/>
    <w:rsid w:val="00F2038F"/>
    <w:rsid w:val="00F204C6"/>
    <w:rsid w:val="00F20CB1"/>
    <w:rsid w:val="00F20DF3"/>
    <w:rsid w:val="00F2108B"/>
    <w:rsid w:val="00F21664"/>
    <w:rsid w:val="00F21E22"/>
    <w:rsid w:val="00F222BE"/>
    <w:rsid w:val="00F2233A"/>
    <w:rsid w:val="00F228E6"/>
    <w:rsid w:val="00F229BE"/>
    <w:rsid w:val="00F2356C"/>
    <w:rsid w:val="00F23EE3"/>
    <w:rsid w:val="00F2446B"/>
    <w:rsid w:val="00F246A7"/>
    <w:rsid w:val="00F249E0"/>
    <w:rsid w:val="00F25674"/>
    <w:rsid w:val="00F25B4E"/>
    <w:rsid w:val="00F25C80"/>
    <w:rsid w:val="00F25DC3"/>
    <w:rsid w:val="00F25DC6"/>
    <w:rsid w:val="00F26115"/>
    <w:rsid w:val="00F268BB"/>
    <w:rsid w:val="00F26DCE"/>
    <w:rsid w:val="00F2763C"/>
    <w:rsid w:val="00F2764F"/>
    <w:rsid w:val="00F2783C"/>
    <w:rsid w:val="00F27A77"/>
    <w:rsid w:val="00F27B34"/>
    <w:rsid w:val="00F27C99"/>
    <w:rsid w:val="00F27E3C"/>
    <w:rsid w:val="00F303B9"/>
    <w:rsid w:val="00F30D3F"/>
    <w:rsid w:val="00F3141E"/>
    <w:rsid w:val="00F3194E"/>
    <w:rsid w:val="00F31A93"/>
    <w:rsid w:val="00F32664"/>
    <w:rsid w:val="00F32D9F"/>
    <w:rsid w:val="00F32F86"/>
    <w:rsid w:val="00F33569"/>
    <w:rsid w:val="00F3370F"/>
    <w:rsid w:val="00F33DCA"/>
    <w:rsid w:val="00F34235"/>
    <w:rsid w:val="00F35253"/>
    <w:rsid w:val="00F35422"/>
    <w:rsid w:val="00F35BB5"/>
    <w:rsid w:val="00F35D63"/>
    <w:rsid w:val="00F36435"/>
    <w:rsid w:val="00F36B19"/>
    <w:rsid w:val="00F37618"/>
    <w:rsid w:val="00F378C6"/>
    <w:rsid w:val="00F37ACB"/>
    <w:rsid w:val="00F37CAD"/>
    <w:rsid w:val="00F37F7F"/>
    <w:rsid w:val="00F405B0"/>
    <w:rsid w:val="00F4089A"/>
    <w:rsid w:val="00F40A74"/>
    <w:rsid w:val="00F41036"/>
    <w:rsid w:val="00F416D3"/>
    <w:rsid w:val="00F419B1"/>
    <w:rsid w:val="00F420C7"/>
    <w:rsid w:val="00F42116"/>
    <w:rsid w:val="00F4241F"/>
    <w:rsid w:val="00F429D2"/>
    <w:rsid w:val="00F42F5B"/>
    <w:rsid w:val="00F430BB"/>
    <w:rsid w:val="00F435C9"/>
    <w:rsid w:val="00F43724"/>
    <w:rsid w:val="00F43B2A"/>
    <w:rsid w:val="00F43E3B"/>
    <w:rsid w:val="00F43EEB"/>
    <w:rsid w:val="00F44462"/>
    <w:rsid w:val="00F44557"/>
    <w:rsid w:val="00F445AA"/>
    <w:rsid w:val="00F44A9B"/>
    <w:rsid w:val="00F44AD4"/>
    <w:rsid w:val="00F44E67"/>
    <w:rsid w:val="00F454AA"/>
    <w:rsid w:val="00F45622"/>
    <w:rsid w:val="00F45785"/>
    <w:rsid w:val="00F45A64"/>
    <w:rsid w:val="00F46809"/>
    <w:rsid w:val="00F46D12"/>
    <w:rsid w:val="00F46E2D"/>
    <w:rsid w:val="00F4718D"/>
    <w:rsid w:val="00F478A3"/>
    <w:rsid w:val="00F478FB"/>
    <w:rsid w:val="00F47A07"/>
    <w:rsid w:val="00F47C53"/>
    <w:rsid w:val="00F47D68"/>
    <w:rsid w:val="00F50885"/>
    <w:rsid w:val="00F50AEA"/>
    <w:rsid w:val="00F50D46"/>
    <w:rsid w:val="00F51002"/>
    <w:rsid w:val="00F51750"/>
    <w:rsid w:val="00F52B7C"/>
    <w:rsid w:val="00F52CFE"/>
    <w:rsid w:val="00F53D85"/>
    <w:rsid w:val="00F542C3"/>
    <w:rsid w:val="00F546D6"/>
    <w:rsid w:val="00F54712"/>
    <w:rsid w:val="00F547AB"/>
    <w:rsid w:val="00F54AB6"/>
    <w:rsid w:val="00F54BD7"/>
    <w:rsid w:val="00F54E74"/>
    <w:rsid w:val="00F550C8"/>
    <w:rsid w:val="00F553A0"/>
    <w:rsid w:val="00F55546"/>
    <w:rsid w:val="00F559BC"/>
    <w:rsid w:val="00F55CCA"/>
    <w:rsid w:val="00F55EAD"/>
    <w:rsid w:val="00F55F74"/>
    <w:rsid w:val="00F56180"/>
    <w:rsid w:val="00F563F4"/>
    <w:rsid w:val="00F564C8"/>
    <w:rsid w:val="00F56835"/>
    <w:rsid w:val="00F56CCA"/>
    <w:rsid w:val="00F56F81"/>
    <w:rsid w:val="00F57151"/>
    <w:rsid w:val="00F57842"/>
    <w:rsid w:val="00F579DD"/>
    <w:rsid w:val="00F603B4"/>
    <w:rsid w:val="00F6063A"/>
    <w:rsid w:val="00F6074B"/>
    <w:rsid w:val="00F6111F"/>
    <w:rsid w:val="00F61350"/>
    <w:rsid w:val="00F61640"/>
    <w:rsid w:val="00F616AC"/>
    <w:rsid w:val="00F61813"/>
    <w:rsid w:val="00F61914"/>
    <w:rsid w:val="00F61C53"/>
    <w:rsid w:val="00F61D6F"/>
    <w:rsid w:val="00F61DB4"/>
    <w:rsid w:val="00F61EFC"/>
    <w:rsid w:val="00F621EA"/>
    <w:rsid w:val="00F62820"/>
    <w:rsid w:val="00F62A90"/>
    <w:rsid w:val="00F62E1D"/>
    <w:rsid w:val="00F6320D"/>
    <w:rsid w:val="00F6368F"/>
    <w:rsid w:val="00F63756"/>
    <w:rsid w:val="00F638FC"/>
    <w:rsid w:val="00F639F8"/>
    <w:rsid w:val="00F63F0A"/>
    <w:rsid w:val="00F6493B"/>
    <w:rsid w:val="00F649C9"/>
    <w:rsid w:val="00F64C3E"/>
    <w:rsid w:val="00F655E1"/>
    <w:rsid w:val="00F655E7"/>
    <w:rsid w:val="00F657D2"/>
    <w:rsid w:val="00F6599E"/>
    <w:rsid w:val="00F65A5F"/>
    <w:rsid w:val="00F65CDA"/>
    <w:rsid w:val="00F6617C"/>
    <w:rsid w:val="00F665A4"/>
    <w:rsid w:val="00F6662D"/>
    <w:rsid w:val="00F66778"/>
    <w:rsid w:val="00F67055"/>
    <w:rsid w:val="00F67E24"/>
    <w:rsid w:val="00F70315"/>
    <w:rsid w:val="00F7059C"/>
    <w:rsid w:val="00F70864"/>
    <w:rsid w:val="00F70B2D"/>
    <w:rsid w:val="00F70F76"/>
    <w:rsid w:val="00F70FC1"/>
    <w:rsid w:val="00F71396"/>
    <w:rsid w:val="00F71A9E"/>
    <w:rsid w:val="00F724E3"/>
    <w:rsid w:val="00F728A6"/>
    <w:rsid w:val="00F72A7D"/>
    <w:rsid w:val="00F72C4A"/>
    <w:rsid w:val="00F737C1"/>
    <w:rsid w:val="00F737F5"/>
    <w:rsid w:val="00F73F26"/>
    <w:rsid w:val="00F740D0"/>
    <w:rsid w:val="00F7410B"/>
    <w:rsid w:val="00F743B6"/>
    <w:rsid w:val="00F749B5"/>
    <w:rsid w:val="00F74A58"/>
    <w:rsid w:val="00F74BB7"/>
    <w:rsid w:val="00F74F8A"/>
    <w:rsid w:val="00F75A2B"/>
    <w:rsid w:val="00F7626C"/>
    <w:rsid w:val="00F76F9D"/>
    <w:rsid w:val="00F770FE"/>
    <w:rsid w:val="00F77113"/>
    <w:rsid w:val="00F77428"/>
    <w:rsid w:val="00F77620"/>
    <w:rsid w:val="00F777EF"/>
    <w:rsid w:val="00F80189"/>
    <w:rsid w:val="00F80921"/>
    <w:rsid w:val="00F80976"/>
    <w:rsid w:val="00F810C0"/>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0B9"/>
    <w:rsid w:val="00F84260"/>
    <w:rsid w:val="00F8450D"/>
    <w:rsid w:val="00F85290"/>
    <w:rsid w:val="00F85CD0"/>
    <w:rsid w:val="00F85D14"/>
    <w:rsid w:val="00F85E06"/>
    <w:rsid w:val="00F861A3"/>
    <w:rsid w:val="00F86CFB"/>
    <w:rsid w:val="00F86DE5"/>
    <w:rsid w:val="00F87159"/>
    <w:rsid w:val="00F87705"/>
    <w:rsid w:val="00F87D0A"/>
    <w:rsid w:val="00F90223"/>
    <w:rsid w:val="00F90C60"/>
    <w:rsid w:val="00F911ED"/>
    <w:rsid w:val="00F911F3"/>
    <w:rsid w:val="00F913E8"/>
    <w:rsid w:val="00F9148C"/>
    <w:rsid w:val="00F91F47"/>
    <w:rsid w:val="00F92C03"/>
    <w:rsid w:val="00F92D7F"/>
    <w:rsid w:val="00F92E3B"/>
    <w:rsid w:val="00F936AC"/>
    <w:rsid w:val="00F93971"/>
    <w:rsid w:val="00F94AD1"/>
    <w:rsid w:val="00F94C55"/>
    <w:rsid w:val="00F94E6F"/>
    <w:rsid w:val="00F9599E"/>
    <w:rsid w:val="00F95C61"/>
    <w:rsid w:val="00F95D68"/>
    <w:rsid w:val="00F95E83"/>
    <w:rsid w:val="00F961C4"/>
    <w:rsid w:val="00F964FE"/>
    <w:rsid w:val="00F97439"/>
    <w:rsid w:val="00F974B2"/>
    <w:rsid w:val="00F9799A"/>
    <w:rsid w:val="00F97C90"/>
    <w:rsid w:val="00F97CDD"/>
    <w:rsid w:val="00F97D08"/>
    <w:rsid w:val="00FA08CD"/>
    <w:rsid w:val="00FA0AFC"/>
    <w:rsid w:val="00FA0DA0"/>
    <w:rsid w:val="00FA0FEE"/>
    <w:rsid w:val="00FA10B5"/>
    <w:rsid w:val="00FA15EE"/>
    <w:rsid w:val="00FA188E"/>
    <w:rsid w:val="00FA18D9"/>
    <w:rsid w:val="00FA1A74"/>
    <w:rsid w:val="00FA1C29"/>
    <w:rsid w:val="00FA1E65"/>
    <w:rsid w:val="00FA25D6"/>
    <w:rsid w:val="00FA264D"/>
    <w:rsid w:val="00FA2A15"/>
    <w:rsid w:val="00FA37B3"/>
    <w:rsid w:val="00FA41A8"/>
    <w:rsid w:val="00FA4415"/>
    <w:rsid w:val="00FA481C"/>
    <w:rsid w:val="00FA4CDC"/>
    <w:rsid w:val="00FA55F6"/>
    <w:rsid w:val="00FA59D7"/>
    <w:rsid w:val="00FA5D6C"/>
    <w:rsid w:val="00FA5D8D"/>
    <w:rsid w:val="00FA6246"/>
    <w:rsid w:val="00FA6560"/>
    <w:rsid w:val="00FA6AB7"/>
    <w:rsid w:val="00FA6AE5"/>
    <w:rsid w:val="00FA723F"/>
    <w:rsid w:val="00FA7598"/>
    <w:rsid w:val="00FA782C"/>
    <w:rsid w:val="00FA78E9"/>
    <w:rsid w:val="00FA7D63"/>
    <w:rsid w:val="00FB0671"/>
    <w:rsid w:val="00FB07D4"/>
    <w:rsid w:val="00FB08B2"/>
    <w:rsid w:val="00FB0BCB"/>
    <w:rsid w:val="00FB0D73"/>
    <w:rsid w:val="00FB11D8"/>
    <w:rsid w:val="00FB1AA5"/>
    <w:rsid w:val="00FB1AFA"/>
    <w:rsid w:val="00FB1CF6"/>
    <w:rsid w:val="00FB25FA"/>
    <w:rsid w:val="00FB3019"/>
    <w:rsid w:val="00FB312A"/>
    <w:rsid w:val="00FB3362"/>
    <w:rsid w:val="00FB3565"/>
    <w:rsid w:val="00FB406F"/>
    <w:rsid w:val="00FB5018"/>
    <w:rsid w:val="00FB51CD"/>
    <w:rsid w:val="00FB65D8"/>
    <w:rsid w:val="00FB675F"/>
    <w:rsid w:val="00FB7777"/>
    <w:rsid w:val="00FC031C"/>
    <w:rsid w:val="00FC0858"/>
    <w:rsid w:val="00FC0B0B"/>
    <w:rsid w:val="00FC192C"/>
    <w:rsid w:val="00FC1A1E"/>
    <w:rsid w:val="00FC1B2A"/>
    <w:rsid w:val="00FC1B56"/>
    <w:rsid w:val="00FC1B9A"/>
    <w:rsid w:val="00FC1CA5"/>
    <w:rsid w:val="00FC216C"/>
    <w:rsid w:val="00FC26AC"/>
    <w:rsid w:val="00FC274F"/>
    <w:rsid w:val="00FC2966"/>
    <w:rsid w:val="00FC2F2A"/>
    <w:rsid w:val="00FC2FE4"/>
    <w:rsid w:val="00FC305F"/>
    <w:rsid w:val="00FC317D"/>
    <w:rsid w:val="00FC3209"/>
    <w:rsid w:val="00FC3319"/>
    <w:rsid w:val="00FC3B3E"/>
    <w:rsid w:val="00FC40FE"/>
    <w:rsid w:val="00FC438F"/>
    <w:rsid w:val="00FC4725"/>
    <w:rsid w:val="00FC4ACD"/>
    <w:rsid w:val="00FC5BDD"/>
    <w:rsid w:val="00FC5CD7"/>
    <w:rsid w:val="00FC5D4F"/>
    <w:rsid w:val="00FC5DB2"/>
    <w:rsid w:val="00FC61E6"/>
    <w:rsid w:val="00FC621A"/>
    <w:rsid w:val="00FC659B"/>
    <w:rsid w:val="00FC7624"/>
    <w:rsid w:val="00FC7A58"/>
    <w:rsid w:val="00FC7A59"/>
    <w:rsid w:val="00FD0140"/>
    <w:rsid w:val="00FD0559"/>
    <w:rsid w:val="00FD0D90"/>
    <w:rsid w:val="00FD0E0C"/>
    <w:rsid w:val="00FD110A"/>
    <w:rsid w:val="00FD1459"/>
    <w:rsid w:val="00FD18C8"/>
    <w:rsid w:val="00FD197B"/>
    <w:rsid w:val="00FD1C40"/>
    <w:rsid w:val="00FD20BE"/>
    <w:rsid w:val="00FD21A1"/>
    <w:rsid w:val="00FD2210"/>
    <w:rsid w:val="00FD25D6"/>
    <w:rsid w:val="00FD354C"/>
    <w:rsid w:val="00FD3778"/>
    <w:rsid w:val="00FD37AB"/>
    <w:rsid w:val="00FD3991"/>
    <w:rsid w:val="00FD3AB9"/>
    <w:rsid w:val="00FD3DFD"/>
    <w:rsid w:val="00FD3E65"/>
    <w:rsid w:val="00FD40E6"/>
    <w:rsid w:val="00FD43BA"/>
    <w:rsid w:val="00FD44DE"/>
    <w:rsid w:val="00FD55BE"/>
    <w:rsid w:val="00FD56A1"/>
    <w:rsid w:val="00FD56B9"/>
    <w:rsid w:val="00FD5795"/>
    <w:rsid w:val="00FD5E97"/>
    <w:rsid w:val="00FD62D8"/>
    <w:rsid w:val="00FD6749"/>
    <w:rsid w:val="00FD67B9"/>
    <w:rsid w:val="00FD6C4C"/>
    <w:rsid w:val="00FD78C4"/>
    <w:rsid w:val="00FD7B0A"/>
    <w:rsid w:val="00FD7C23"/>
    <w:rsid w:val="00FD7E2B"/>
    <w:rsid w:val="00FD7FD0"/>
    <w:rsid w:val="00FE02B4"/>
    <w:rsid w:val="00FE03E3"/>
    <w:rsid w:val="00FE088A"/>
    <w:rsid w:val="00FE0AF8"/>
    <w:rsid w:val="00FE0D17"/>
    <w:rsid w:val="00FE0F26"/>
    <w:rsid w:val="00FE10E3"/>
    <w:rsid w:val="00FE16F1"/>
    <w:rsid w:val="00FE1823"/>
    <w:rsid w:val="00FE1CC9"/>
    <w:rsid w:val="00FE1D14"/>
    <w:rsid w:val="00FE2237"/>
    <w:rsid w:val="00FE26BD"/>
    <w:rsid w:val="00FE2717"/>
    <w:rsid w:val="00FE281C"/>
    <w:rsid w:val="00FE2B0E"/>
    <w:rsid w:val="00FE2BF9"/>
    <w:rsid w:val="00FE2CDB"/>
    <w:rsid w:val="00FE3282"/>
    <w:rsid w:val="00FE354E"/>
    <w:rsid w:val="00FE3987"/>
    <w:rsid w:val="00FE450C"/>
    <w:rsid w:val="00FE4588"/>
    <w:rsid w:val="00FE4608"/>
    <w:rsid w:val="00FE481E"/>
    <w:rsid w:val="00FE4932"/>
    <w:rsid w:val="00FE4DA2"/>
    <w:rsid w:val="00FE50C8"/>
    <w:rsid w:val="00FE51D9"/>
    <w:rsid w:val="00FE55EE"/>
    <w:rsid w:val="00FE58D3"/>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F5"/>
    <w:rsid w:val="00FF110D"/>
    <w:rsid w:val="00FF127E"/>
    <w:rsid w:val="00FF1636"/>
    <w:rsid w:val="00FF22B9"/>
    <w:rsid w:val="00FF2403"/>
    <w:rsid w:val="00FF28B1"/>
    <w:rsid w:val="00FF3503"/>
    <w:rsid w:val="00FF369D"/>
    <w:rsid w:val="00FF49BA"/>
    <w:rsid w:val="00FF4E79"/>
    <w:rsid w:val="00FF4FC8"/>
    <w:rsid w:val="00FF543A"/>
    <w:rsid w:val="00FF585D"/>
    <w:rsid w:val="00FF5F71"/>
    <w:rsid w:val="00FF6ED3"/>
    <w:rsid w:val="00FF6FD5"/>
    <w:rsid w:val="00FF7075"/>
    <w:rsid w:val="00FF7138"/>
    <w:rsid w:val="00FF72C0"/>
    <w:rsid w:val="00FF76B8"/>
    <w:rsid w:val="00FF786C"/>
    <w:rsid w:val="00FF7BFD"/>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 w:type="character" w:styleId="FollowedHyperlink">
    <w:name w:val="FollowedHyperlink"/>
    <w:basedOn w:val="DefaultParagraphFont"/>
    <w:uiPriority w:val="99"/>
    <w:semiHidden/>
    <w:unhideWhenUsed/>
    <w:rsid w:val="005900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16/S0010-0277(96)00727-5" TargetMode="External"/><Relationship Id="rId21" Type="http://schemas.openxmlformats.org/officeDocument/2006/relationships/image" Target="media/image7.png"/><Relationship Id="rId42" Type="http://schemas.openxmlformats.org/officeDocument/2006/relationships/image" Target="media/image28.png"/><Relationship Id="rId63" Type="http://schemas.openxmlformats.org/officeDocument/2006/relationships/hyperlink" Target="https://doi.org/10.1126/science.284.5416.875a%20" TargetMode="External"/><Relationship Id="rId84" Type="http://schemas.openxmlformats.org/officeDocument/2006/relationships/hyperlink" Target="https://doi.org/10.1207/s15516709cog1402_1%20" TargetMode="External"/><Relationship Id="rId138" Type="http://schemas.openxmlformats.org/officeDocument/2006/relationships/hyperlink" Target="https://doi.org/10.1073/pnas.1318053110%20" TargetMode="External"/><Relationship Id="rId159" Type="http://schemas.openxmlformats.org/officeDocument/2006/relationships/fontTable" Target="fontTable.xml"/><Relationship Id="rId107" Type="http://schemas.openxmlformats.org/officeDocument/2006/relationships/hyperlink" Target="https://doi.org/10.1073/pnas.1904786116%20" TargetMode="External"/><Relationship Id="rId11" Type="http://schemas.microsoft.com/office/2016/09/relationships/commentsIds" Target="commentsIds.xml"/><Relationship Id="rId32" Type="http://schemas.openxmlformats.org/officeDocument/2006/relationships/image" Target="media/image18.png"/><Relationship Id="rId53" Type="http://schemas.openxmlformats.org/officeDocument/2006/relationships/image" Target="media/image39.png"/><Relationship Id="rId74" Type="http://schemas.openxmlformats.org/officeDocument/2006/relationships/hyperlink" Target="https://doi.org/10.1207/S15327078IN0104_3" TargetMode="External"/><Relationship Id="rId128" Type="http://schemas.openxmlformats.org/officeDocument/2006/relationships/hyperlink" Target="https://doi.org/10.1038/323533a0" TargetMode="External"/><Relationship Id="rId149" Type="http://schemas.openxmlformats.org/officeDocument/2006/relationships/hyperlink" Target="https://doi.org/10.1016/j.cogdev.2012.08.004" TargetMode="External"/><Relationship Id="rId5" Type="http://schemas.openxmlformats.org/officeDocument/2006/relationships/webSettings" Target="webSettings.xml"/><Relationship Id="rId95" Type="http://schemas.openxmlformats.org/officeDocument/2006/relationships/hyperlink" Target="https://doi.org/10.1038/nature06288" TargetMode="External"/><Relationship Id="rId160" Type="http://schemas.microsoft.com/office/2011/relationships/people" Target="people.xml"/><Relationship Id="rId22" Type="http://schemas.openxmlformats.org/officeDocument/2006/relationships/image" Target="media/image8.png"/><Relationship Id="rId43" Type="http://schemas.openxmlformats.org/officeDocument/2006/relationships/image" Target="media/image29.png"/><Relationship Id="rId64" Type="http://schemas.openxmlformats.org/officeDocument/2006/relationships/hyperlink" Target="https://doi.org/10.1016/0010-0277(86)90052-1" TargetMode="External"/><Relationship Id="rId118" Type="http://schemas.openxmlformats.org/officeDocument/2006/relationships/hyperlink" Target="https://doi.org/10.1016/S0163-6383(02)00097-8%20" TargetMode="External"/><Relationship Id="rId139" Type="http://schemas.openxmlformats.org/officeDocument/2006/relationships/hyperlink" Target="https://doi.org/10.1111/j.1551-6709.2010.01129.x" TargetMode="External"/><Relationship Id="rId85" Type="http://schemas.openxmlformats.org/officeDocument/2006/relationships/hyperlink" Target="https://doi.org/10.1016/j.cognition.2021.104621%20" TargetMode="External"/><Relationship Id="rId150" Type="http://schemas.openxmlformats.org/officeDocument/2006/relationships/hyperlink" Target="https://doi.org/10.1016/j.cognition.2017.06.029" TargetMode="External"/><Relationship Id="rId12" Type="http://schemas.microsoft.com/office/2018/08/relationships/commentsExtensible" Target="commentsExtensible.xml"/><Relationship Id="rId17" Type="http://schemas.openxmlformats.org/officeDocument/2006/relationships/image" Target="media/image3.png"/><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hyperlink" Target="https://doi.org/10.1016/0010-0285(83)90017-8" TargetMode="External"/><Relationship Id="rId108" Type="http://schemas.openxmlformats.org/officeDocument/2006/relationships/hyperlink" Target="https://doi.org/10.1016/j.cognition.2016.12.007" TargetMode="External"/><Relationship Id="rId124" Type="http://schemas.openxmlformats.org/officeDocument/2006/relationships/hyperlink" Target="https://doi.org/10.1016/j.cognition.2017.09.007" TargetMode="External"/><Relationship Id="rId129" Type="http://schemas.openxmlformats.org/officeDocument/2006/relationships/hyperlink" Target="https://doi.org/10.1037/0096-3445.114.2.159%20" TargetMode="External"/><Relationship Id="rId54" Type="http://schemas.openxmlformats.org/officeDocument/2006/relationships/image" Target="media/image40.png"/><Relationship Id="rId70" Type="http://schemas.openxmlformats.org/officeDocument/2006/relationships/hyperlink" Target="https://doi.org/10.1016/j.cogdev.2022.101164" TargetMode="External"/><Relationship Id="rId75" Type="http://schemas.openxmlformats.org/officeDocument/2006/relationships/hyperlink" Target="https://doi.org/10.1016/0022-0965(83)90085-3%20" TargetMode="External"/><Relationship Id="rId91" Type="http://schemas.openxmlformats.org/officeDocument/2006/relationships/hyperlink" Target="https://doi.org/10.1016/0010-0277(95)00661-H" TargetMode="External"/><Relationship Id="rId96" Type="http://schemas.openxmlformats.org/officeDocument/2006/relationships/hyperlink" Target="https://doi.org/10.1177/17456916221112075" TargetMode="External"/><Relationship Id="rId140" Type="http://schemas.openxmlformats.org/officeDocument/2006/relationships/hyperlink" Target="https://doi.org/10.1016/j.infbeh.2003.05.006" TargetMode="External"/><Relationship Id="rId145" Type="http://schemas.openxmlformats.org/officeDocument/2006/relationships/hyperlink" Target="https://doi.org/10.1371/journal.pbio.0030208" TargetMode="External"/><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png"/><Relationship Id="rId28" Type="http://schemas.openxmlformats.org/officeDocument/2006/relationships/image" Target="media/image14.png"/><Relationship Id="rId49" Type="http://schemas.openxmlformats.org/officeDocument/2006/relationships/image" Target="media/image35.png"/><Relationship Id="rId114" Type="http://schemas.openxmlformats.org/officeDocument/2006/relationships/hyperlink" Target="https://doi.org/10.1016/j.cogpsych.2010.02.001" TargetMode="External"/><Relationship Id="rId119" Type="http://schemas.openxmlformats.org/officeDocument/2006/relationships/hyperlink" Target="https://doi.org/10.1126/science.1107621" TargetMode="External"/><Relationship Id="rId44" Type="http://schemas.openxmlformats.org/officeDocument/2006/relationships/image" Target="media/image30.png"/><Relationship Id="rId60" Type="http://schemas.openxmlformats.org/officeDocument/2006/relationships/image" Target="media/image46.svg"/><Relationship Id="rId65" Type="http://schemas.openxmlformats.org/officeDocument/2006/relationships/hyperlink" Target="https://doi.org/10.1111/j.1467-8624.1991.tb01602.x" TargetMode="External"/><Relationship Id="rId81" Type="http://schemas.openxmlformats.org/officeDocument/2006/relationships/hyperlink" Target="https://doi.org/10.1111/1467-7687.00039" TargetMode="External"/><Relationship Id="rId86" Type="http://schemas.openxmlformats.org/officeDocument/2006/relationships/hyperlink" Target="https://doi.org/10.1207/s15516709cog1401_5" TargetMode="External"/><Relationship Id="rId130" Type="http://schemas.openxmlformats.org/officeDocument/2006/relationships/hyperlink" Target="https://doi.org/10.1371/journal.pone.0042698" TargetMode="External"/><Relationship Id="rId135" Type="http://schemas.openxmlformats.org/officeDocument/2006/relationships/hyperlink" Target="https://doi.org/10.1038/s44159-023-00152-5%20" TargetMode="External"/><Relationship Id="rId151" Type="http://schemas.openxmlformats.org/officeDocument/2006/relationships/hyperlink" Target="https://doi.org/10.1016/S0010-0277(98)00058-4" TargetMode="External"/><Relationship Id="rId156" Type="http://schemas.openxmlformats.org/officeDocument/2006/relationships/hyperlink" Target="https://doi.org/10.2307/1130473" TargetMode="External"/><Relationship Id="rId13" Type="http://schemas.openxmlformats.org/officeDocument/2006/relationships/image" Target="media/image1.jpg"/><Relationship Id="rId18" Type="http://schemas.openxmlformats.org/officeDocument/2006/relationships/image" Target="media/image4.png"/><Relationship Id="rId39" Type="http://schemas.openxmlformats.org/officeDocument/2006/relationships/image" Target="media/image25.png"/><Relationship Id="rId109" Type="http://schemas.openxmlformats.org/officeDocument/2006/relationships/hyperlink" Target="https://doi.org/10.1111/desc.13581" TargetMode="External"/><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hyperlink" Target="https://doi.org/10.1016/S1364-6613(99)01356-X" TargetMode="External"/><Relationship Id="rId97" Type="http://schemas.openxmlformats.org/officeDocument/2006/relationships/hyperlink" Target="https://doi.org/10.1162/neco.1989.1.1.143" TargetMode="External"/><Relationship Id="rId104" Type="http://schemas.openxmlformats.org/officeDocument/2006/relationships/hyperlink" Target="https://doi.org/10.1037/0096-1523.18.2.385" TargetMode="External"/><Relationship Id="rId120" Type="http://schemas.openxmlformats.org/officeDocument/2006/relationships/hyperlink" Target="https://doi.org/10.1038/s42256-024-00802-0%20" TargetMode="External"/><Relationship Id="rId125" Type="http://schemas.openxmlformats.org/officeDocument/2006/relationships/hyperlink" Target="https://doi.org/10.1037/1089-2680.1.3.271" TargetMode="External"/><Relationship Id="rId141" Type="http://schemas.openxmlformats.org/officeDocument/2006/relationships/hyperlink" Target="https://doi.org/10.1146/annurev.ph.25.030163.002553" TargetMode="External"/><Relationship Id="rId146" Type="http://schemas.openxmlformats.org/officeDocument/2006/relationships/hyperlink" Target="https://doi.org/10.1016/j.neuroimage.2010.05.028" TargetMode="External"/><Relationship Id="rId7" Type="http://schemas.openxmlformats.org/officeDocument/2006/relationships/endnotes" Target="endnotes.xml"/><Relationship Id="rId71" Type="http://schemas.openxmlformats.org/officeDocument/2006/relationships/hyperlink" Target="https://doi.org/10.1111/desc.13464" TargetMode="External"/><Relationship Id="rId92" Type="http://schemas.openxmlformats.org/officeDocument/2006/relationships/hyperlink" Target="https://doi.org/10.1016/S0163-6383(98)90001-7%20" TargetMode="External"/><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hyperlink" Target="https://doi.org/10.1016/0010-0277(85)90008-3" TargetMode="External"/><Relationship Id="rId87" Type="http://schemas.openxmlformats.org/officeDocument/2006/relationships/hyperlink" Target="https://doi.org/10.1111/j.1467-7687.2011.01048.x" TargetMode="External"/><Relationship Id="rId110" Type="http://schemas.openxmlformats.org/officeDocument/2006/relationships/hyperlink" Target="https://doi.org/10.1037/0012-1649.36.5.635" TargetMode="External"/><Relationship Id="rId115" Type="http://schemas.openxmlformats.org/officeDocument/2006/relationships/hyperlink" Target="https://doi.org/10.1111/1467-7687.00021%20" TargetMode="External"/><Relationship Id="rId131" Type="http://schemas.openxmlformats.org/officeDocument/2006/relationships/hyperlink" Target="https://doi.org/10.1080/09540090310001655093" TargetMode="External"/><Relationship Id="rId136" Type="http://schemas.openxmlformats.org/officeDocument/2006/relationships/hyperlink" Target="https://doi.org/10.1521/soco.2025.43.3.152" TargetMode="External"/><Relationship Id="rId157" Type="http://schemas.openxmlformats.org/officeDocument/2006/relationships/header" Target="header1.xml"/><Relationship Id="rId61" Type="http://schemas.openxmlformats.org/officeDocument/2006/relationships/image" Target="media/image47.png"/><Relationship Id="rId82" Type="http://schemas.openxmlformats.org/officeDocument/2006/relationships/hyperlink" Target="https://doi.org/10.1207/s15516709cog2701_4" TargetMode="External"/><Relationship Id="rId152" Type="http://schemas.openxmlformats.org/officeDocument/2006/relationships/hyperlink" Target="https://doi.org/10.1111/1467-9280.00218" TargetMode="External"/><Relationship Id="rId19" Type="http://schemas.openxmlformats.org/officeDocument/2006/relationships/image" Target="media/image5.png"/><Relationship Id="rId14" Type="http://schemas.openxmlformats.org/officeDocument/2006/relationships/image" Target="media/image2.jpg"/><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hyperlink" Target="https://doi.org/10.1016/S0885-2014(02)00124-7" TargetMode="External"/><Relationship Id="rId100" Type="http://schemas.openxmlformats.org/officeDocument/2006/relationships/hyperlink" Target="https://doi.org/10.1016/j.cogpsych.2020.101334%20" TargetMode="External"/><Relationship Id="rId105" Type="http://schemas.openxmlformats.org/officeDocument/2006/relationships/hyperlink" Target="https://doi.org/10.1016/S0010-0277(98)00036-5" TargetMode="External"/><Relationship Id="rId126" Type="http://schemas.openxmlformats.org/officeDocument/2006/relationships/hyperlink" Target="https://doi.org/10.1207/S15327078IN0101_04%20" TargetMode="External"/><Relationship Id="rId147" Type="http://schemas.openxmlformats.org/officeDocument/2006/relationships/hyperlink" Target="https://doi.org/10.1126/science.adi1374%20" TargetMode="External"/><Relationship Id="rId8" Type="http://schemas.openxmlformats.org/officeDocument/2006/relationships/hyperlink" Target="https://osf.io/9eqpf/?view_only=62f752417a9141c7b0509a998039ad13" TargetMode="External"/><Relationship Id="rId51" Type="http://schemas.openxmlformats.org/officeDocument/2006/relationships/image" Target="media/image37.png"/><Relationship Id="rId72" Type="http://schemas.openxmlformats.org/officeDocument/2006/relationships/hyperlink" Target="https://doi.org/10.1016/j.cognition.2012.11.007%20" TargetMode="External"/><Relationship Id="rId93" Type="http://schemas.openxmlformats.org/officeDocument/2006/relationships/hyperlink" Target="https://doi.org/10.1177/0963721412470687" TargetMode="External"/><Relationship Id="rId98" Type="http://schemas.openxmlformats.org/officeDocument/2006/relationships/hyperlink" Target="https://doi.org/10.1037/0012-1649.19.3.338" TargetMode="External"/><Relationship Id="rId121" Type="http://schemas.openxmlformats.org/officeDocument/2006/relationships/hyperlink" Target="https://doi.org/10.1126/science.1111656" TargetMode="External"/><Relationship Id="rId142" Type="http://schemas.openxmlformats.org/officeDocument/2006/relationships/hyperlink" Target="https://doi.org/10.1016/j.cognition.2004.07.004%20" TargetMode="External"/><Relationship Id="rId3" Type="http://schemas.openxmlformats.org/officeDocument/2006/relationships/styles" Target="styles.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hyperlink" Target="https://doi.org/10.1016/j.dr.2022.101034" TargetMode="External"/><Relationship Id="rId116" Type="http://schemas.openxmlformats.org/officeDocument/2006/relationships/hyperlink" Target="https://doi.org/10.1037/0033-295X.104.4.686%20" TargetMode="External"/><Relationship Id="rId137" Type="http://schemas.openxmlformats.org/officeDocument/2006/relationships/hyperlink" Target="https://doi.org/10.1016/S1364-6613(02)01926-5" TargetMode="External"/><Relationship Id="rId158" Type="http://schemas.openxmlformats.org/officeDocument/2006/relationships/header" Target="header2.xml"/><Relationship Id="rId20" Type="http://schemas.openxmlformats.org/officeDocument/2006/relationships/image" Target="media/image6.png"/><Relationship Id="rId41" Type="http://schemas.openxmlformats.org/officeDocument/2006/relationships/image" Target="media/image27.png"/><Relationship Id="rId62" Type="http://schemas.openxmlformats.org/officeDocument/2006/relationships/image" Target="media/image48.svg"/><Relationship Id="rId83" Type="http://schemas.openxmlformats.org/officeDocument/2006/relationships/hyperlink" Target="https://doi.org/10.1016/S0010-0277(99)00039-6" TargetMode="External"/><Relationship Id="rId88" Type="http://schemas.openxmlformats.org/officeDocument/2006/relationships/hyperlink" Target="https://doi.org/10.1038/s41467-025-61517-3" TargetMode="External"/><Relationship Id="rId111" Type="http://schemas.openxmlformats.org/officeDocument/2006/relationships/hyperlink" Target="https://doi.org/10.1080/095400999116322" TargetMode="External"/><Relationship Id="rId132" Type="http://schemas.openxmlformats.org/officeDocument/2006/relationships/hyperlink" Target="https://doi.org/10.1098/rsos.191795" TargetMode="External"/><Relationship Id="rId153" Type="http://schemas.openxmlformats.org/officeDocument/2006/relationships/hyperlink" Target="https://doi.org/10.1038/358749a0" TargetMode="External"/><Relationship Id="rId15" Type="http://schemas.openxmlformats.org/officeDocument/2006/relationships/image" Target="media/image20.jpg"/><Relationship Id="rId36" Type="http://schemas.openxmlformats.org/officeDocument/2006/relationships/image" Target="media/image22.png"/><Relationship Id="rId57" Type="http://schemas.openxmlformats.org/officeDocument/2006/relationships/image" Target="media/image43.png"/><Relationship Id="rId106" Type="http://schemas.openxmlformats.org/officeDocument/2006/relationships/hyperlink" Target="https://doi.org/10.1016/S0010-0277(87)80006-9" TargetMode="External"/><Relationship Id="rId127" Type="http://schemas.openxmlformats.org/officeDocument/2006/relationships/hyperlink" Target="https://doi.org/10.1111/j.1540-5834.2008.00469.x" TargetMode="External"/><Relationship Id="rId10" Type="http://schemas.microsoft.com/office/2011/relationships/commentsExtended" Target="commentsExtended.xml"/><Relationship Id="rId31" Type="http://schemas.openxmlformats.org/officeDocument/2006/relationships/image" Target="media/image17.png"/><Relationship Id="rId52" Type="http://schemas.openxmlformats.org/officeDocument/2006/relationships/image" Target="media/image38.png"/><Relationship Id="rId73" Type="http://schemas.openxmlformats.org/officeDocument/2006/relationships/hyperlink" Target="https://doi.org/10.1016/j.tics.2022.12.014" TargetMode="External"/><Relationship Id="rId78" Type="http://schemas.openxmlformats.org/officeDocument/2006/relationships/hyperlink" Target="https://doi.org/10.1111/1467-7687.00220" TargetMode="External"/><Relationship Id="rId94" Type="http://schemas.openxmlformats.org/officeDocument/2006/relationships/hyperlink" Target="https://doi.org/10.1016/j.cogdev.2010.09.001" TargetMode="External"/><Relationship Id="rId99" Type="http://schemas.openxmlformats.org/officeDocument/2006/relationships/hyperlink" Target="https://doi.org/10.1016/j.tics.2016.05.011%20" TargetMode="External"/><Relationship Id="rId101" Type="http://schemas.openxmlformats.org/officeDocument/2006/relationships/hyperlink" Target="https://doi.org/10.1016/0885-2014(93)90008-S" TargetMode="External"/><Relationship Id="rId122" Type="http://schemas.openxmlformats.org/officeDocument/2006/relationships/hyperlink" Target="https://doi.org/10.1016/j.cognition.2004.11.005" TargetMode="External"/><Relationship Id="rId143" Type="http://schemas.openxmlformats.org/officeDocument/2006/relationships/hyperlink" Target="https://doi.org/10.1037/0033-295X.99.4.605" TargetMode="External"/><Relationship Id="rId148" Type="http://schemas.openxmlformats.org/officeDocument/2006/relationships/hyperlink" Target="https://doi.org/10.1207/s15327078in0701_6%20" TargetMode="External"/><Relationship Id="rId4" Type="http://schemas.openxmlformats.org/officeDocument/2006/relationships/settings" Target="settings.xml"/><Relationship Id="rId9" Type="http://schemas.openxmlformats.org/officeDocument/2006/relationships/comments" Target="comments.xml"/><Relationship Id="rId26" Type="http://schemas.openxmlformats.org/officeDocument/2006/relationships/image" Target="media/image12.png"/><Relationship Id="rId47" Type="http://schemas.openxmlformats.org/officeDocument/2006/relationships/image" Target="media/image33.png"/><Relationship Id="rId68" Type="http://schemas.openxmlformats.org/officeDocument/2006/relationships/hyperlink" Target="https://doi.org/10.1002/icd.2355" TargetMode="External"/><Relationship Id="rId89" Type="http://schemas.openxmlformats.org/officeDocument/2006/relationships/hyperlink" Target="https://doi.org/10.1016/S1364-6613(03)00128-1" TargetMode="External"/><Relationship Id="rId112" Type="http://schemas.openxmlformats.org/officeDocument/2006/relationships/hyperlink" Target="https://doi.org/10.1111/j.1467-7687.2007.00586.x%20" TargetMode="External"/><Relationship Id="rId133" Type="http://schemas.openxmlformats.org/officeDocument/2006/relationships/hyperlink" Target="https://doi.org/10.1371/journal.pone.0023223" TargetMode="External"/><Relationship Id="rId154" Type="http://schemas.openxmlformats.org/officeDocument/2006/relationships/hyperlink" Target="https://doi.org/10.1111/1467-8721.ep10772615" TargetMode="External"/><Relationship Id="rId16" Type="http://schemas.openxmlformats.org/officeDocument/2006/relationships/hyperlink" Target="https://osf.io/9eqpf/?view_only=62f752417a9141c7b0509a998039ad13" TargetMode="External"/><Relationship Id="rId37" Type="http://schemas.openxmlformats.org/officeDocument/2006/relationships/image" Target="media/image23.png"/><Relationship Id="rId58" Type="http://schemas.openxmlformats.org/officeDocument/2006/relationships/image" Target="media/image44.png"/><Relationship Id="rId79" Type="http://schemas.openxmlformats.org/officeDocument/2006/relationships/hyperlink" Target="https://doi.org/10.1037/0012-1649.29.3.421" TargetMode="External"/><Relationship Id="rId102" Type="http://schemas.openxmlformats.org/officeDocument/2006/relationships/hyperlink" Target="https://doi.org/10.1016/j.cogdev.2005.04.004" TargetMode="External"/><Relationship Id="rId123" Type="http://schemas.openxmlformats.org/officeDocument/2006/relationships/hyperlink" Target="https://doi.org/10.1037/xge0000260%20" TargetMode="External"/><Relationship Id="rId144" Type="http://schemas.openxmlformats.org/officeDocument/2006/relationships/hyperlink" Target="https://doi.org/10.1002/icd.2359" TargetMode="External"/><Relationship Id="rId90" Type="http://schemas.openxmlformats.org/officeDocument/2006/relationships/hyperlink" Target="https://doi.org/10.1038/415755a%20" TargetMode="External"/><Relationship Id="rId27" Type="http://schemas.openxmlformats.org/officeDocument/2006/relationships/image" Target="media/image13.png"/><Relationship Id="rId48" Type="http://schemas.openxmlformats.org/officeDocument/2006/relationships/image" Target="media/image34.png"/><Relationship Id="rId69" Type="http://schemas.openxmlformats.org/officeDocument/2006/relationships/hyperlink" Target="https://doi.org/10.1037/xge0001656" TargetMode="External"/><Relationship Id="rId113" Type="http://schemas.openxmlformats.org/officeDocument/2006/relationships/hyperlink" Target="https://doi.org/10.1111/j.0956-7976.2004.00755.x" TargetMode="External"/><Relationship Id="rId134" Type="http://schemas.openxmlformats.org/officeDocument/2006/relationships/hyperlink" Target="https://doi.org/10.1207/s15327078in1003_6" TargetMode="External"/><Relationship Id="rId80" Type="http://schemas.openxmlformats.org/officeDocument/2006/relationships/hyperlink" Target="https://doi.org/10.1037/0033-295X.112.2.347" TargetMode="External"/><Relationship Id="rId155" Type="http://schemas.openxmlformats.org/officeDocument/2006/relationships/hyperlink" Target="https://doi.org/10.1037/a00321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84</Pages>
  <Words>19932</Words>
  <Characters>113618</Characters>
  <Application>Microsoft Office Word</Application>
  <DocSecurity>0</DocSecurity>
  <Lines>946</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Jenny Wang</cp:lastModifiedBy>
  <cp:revision>2</cp:revision>
  <dcterms:created xsi:type="dcterms:W3CDTF">2026-06-02T19:52:00Z</dcterms:created>
  <dcterms:modified xsi:type="dcterms:W3CDTF">2026-06-02T19:52:00Z</dcterms:modified>
</cp:coreProperties>
</file>