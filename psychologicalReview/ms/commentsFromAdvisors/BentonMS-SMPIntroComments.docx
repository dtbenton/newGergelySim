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5D02751"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Developmental scientists have long debated how infants come to understand the efficiency of others’ actions. One influential perspective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Another perspective argues that infants’ looking behavior in action efficiency understanding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E03E3">
        <w:rPr>
          <w:rFonts w:ascii="Times New Roman" w:hAnsi="Times New Roman" w:cs="Times New Roman"/>
        </w:rPr>
        <w:t xml:space="preserve">surface </w:t>
      </w:r>
      <w:r w:rsidRPr="00C67093">
        <w:rPr>
          <w:rFonts w:ascii="Times New Roman" w:hAnsi="Times New Roman" w:cs="Times New Roman"/>
        </w:rPr>
        <w:t xml:space="preserve">features of events.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w:t>
      </w:r>
      <w:del w:id="1" w:author="Polyn, Sean Matthew" w:date="2026-06-08T09:46:00Z" w16du:dateUtc="2026-06-08T14:46:00Z">
        <w:r w:rsidR="00FE03E3" w:rsidDel="00E03F32">
          <w:rPr>
            <w:rFonts w:ascii="Times New Roman" w:hAnsi="Times New Roman" w:cs="Times New Roman"/>
          </w:rPr>
          <w:delText>reproduced</w:delText>
        </w:r>
        <w:r w:rsidRPr="00C67093" w:rsidDel="00E03F32">
          <w:rPr>
            <w:rFonts w:ascii="Times New Roman" w:hAnsi="Times New Roman" w:cs="Times New Roman"/>
          </w:rPr>
          <w:delText xml:space="preserve"> </w:delText>
        </w:r>
      </w:del>
      <w:commentRangeStart w:id="2"/>
      <w:ins w:id="3" w:author="Polyn, Sean Matthew" w:date="2026-06-08T09:46:00Z" w16du:dateUtc="2026-06-08T14:46:00Z">
        <w:r w:rsidR="00E03F32">
          <w:rPr>
            <w:rFonts w:ascii="Times New Roman" w:hAnsi="Times New Roman" w:cs="Times New Roman"/>
          </w:rPr>
          <w:t>reproduce</w:t>
        </w:r>
        <w:r w:rsidR="00E03F32">
          <w:rPr>
            <w:rFonts w:ascii="Times New Roman" w:hAnsi="Times New Roman" w:cs="Times New Roman"/>
          </w:rPr>
          <w:t>s</w:t>
        </w:r>
        <w:r w:rsidR="00E03F32" w:rsidRPr="00C67093">
          <w:rPr>
            <w:rFonts w:ascii="Times New Roman" w:hAnsi="Times New Roman" w:cs="Times New Roman"/>
          </w:rPr>
          <w:t xml:space="preserve"> </w:t>
        </w:r>
      </w:ins>
      <w:commentRangeEnd w:id="2"/>
      <w:r w:rsidR="00C121A7" w:rsidRPr="00C67093">
        <w:rPr>
          <w:rStyle w:val="CommentReference"/>
          <w:rFonts w:ascii="Times New Roman" w:hAnsi="Times New Roman" w:cs="Times New Roman"/>
          <w:sz w:val="24"/>
          <w:szCs w:val="24"/>
        </w:rPr>
        <w:commentReference w:id="2"/>
      </w:r>
      <w:r w:rsidRPr="00C67093">
        <w:rPr>
          <w:rFonts w:ascii="Times New Roman" w:hAnsi="Times New Roman" w:cs="Times New Roman"/>
        </w:rPr>
        <w:t xml:space="preserve">findings previously </w:t>
      </w:r>
      <w:r w:rsidR="00FE03E3">
        <w:rPr>
          <w:rFonts w:ascii="Times New Roman" w:hAnsi="Times New Roman" w:cs="Times New Roman"/>
        </w:rPr>
        <w:t>taken as supporting</w:t>
      </w:r>
      <w:r w:rsidRPr="00C67093">
        <w:rPr>
          <w:rFonts w:ascii="Times New Roman" w:hAnsi="Times New Roman" w:cs="Times New Roman"/>
        </w:rPr>
        <w:t xml:space="preserve"> </w:t>
      </w:r>
      <w:r w:rsidR="00BC3A8B">
        <w:rPr>
          <w:rFonts w:ascii="Times New Roman" w:hAnsi="Times New Roman" w:cs="Times New Roman"/>
        </w:rPr>
        <w:t>different domain-specific systems</w:t>
      </w:r>
      <w:r w:rsidRPr="00C67093">
        <w:rPr>
          <w:rFonts w:ascii="Times New Roman" w:hAnsi="Times New Roman" w:cs="Times New Roman"/>
        </w:rPr>
        <w:t xml:space="preserve">. </w:t>
      </w:r>
      <w:r w:rsidR="00FE03E3">
        <w:rPr>
          <w:rFonts w:ascii="Times New Roman" w:hAnsi="Times New Roman" w:cs="Times New Roman"/>
        </w:rPr>
        <w:t>I then discuss how</w:t>
      </w:r>
      <w:r w:rsidRPr="00C67093">
        <w:rPr>
          <w:rFonts w:ascii="Times New Roman" w:hAnsi="Times New Roman" w:cs="Times New Roman"/>
        </w:rPr>
        <w:t xml:space="preserve"> ALIAS reproduced these behaviors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Together, these findings </w:t>
      </w:r>
      <w:r w:rsidR="002B1005">
        <w:rPr>
          <w:rFonts w:ascii="Times New Roman" w:hAnsi="Times New Roman" w:cs="Times New Roman"/>
        </w:rPr>
        <w:t>demonstrate</w:t>
      </w:r>
      <w:r w:rsidR="002B1005" w:rsidRPr="00C67093">
        <w:rPr>
          <w:rFonts w:ascii="Times New Roman" w:hAnsi="Times New Roman" w:cs="Times New Roman"/>
        </w:rPr>
        <w:t xml:space="preserve"> </w:t>
      </w:r>
      <w:r w:rsidRPr="00C67093">
        <w:rPr>
          <w:rFonts w:ascii="Times New Roman" w:hAnsi="Times New Roman" w:cs="Times New Roman"/>
        </w:rPr>
        <w:t>that behaviors previously interpreted as evidence for rich, domain-specific action-understanding systems may instead emerge from simpler domain-general learning processes operating over perceptually grounded event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549253D7"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8A78DB">
        <w:rPr>
          <w:rFonts w:ascii="Times New Roman" w:hAnsi="Times New Roman" w:cs="Times New Roman"/>
        </w:rPr>
        <w:t>is</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w:t>
      </w:r>
      <w:commentRangeStart w:id="4"/>
      <w:r w:rsidR="00FA5D8D">
        <w:rPr>
          <w:rFonts w:ascii="Times New Roman" w:hAnsi="Times New Roman" w:cs="Times New Roman"/>
        </w:rPr>
        <w:t>or beside</w:t>
      </w:r>
      <w:commentRangeEnd w:id="4"/>
      <w:r w:rsidR="00B85407">
        <w:rPr>
          <w:rStyle w:val="CommentReference"/>
          <w:rFonts w:ascii="Times New Roman" w:hAnsi="Times New Roman" w:cs="Times New Roman"/>
          <w:sz w:val="24"/>
          <w:szCs w:val="24"/>
        </w:rPr>
        <w:commentReference w:id="4"/>
      </w:r>
      <w:r w:rsidR="00FA5D8D">
        <w:rPr>
          <w:rFonts w:ascii="Times New Roman" w:hAnsi="Times New Roman" w:cs="Times New Roman"/>
        </w:rPr>
        <w:t xml:space="preserv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w:t>
      </w:r>
      <w:r w:rsidR="00CD0177">
        <w:rPr>
          <w:rFonts w:ascii="Times New Roman" w:hAnsi="Times New Roman" w:cs="Times New Roman"/>
        </w:rPr>
        <w:t>, but now inefficient,</w:t>
      </w:r>
      <w:r w:rsidR="00524642">
        <w:rPr>
          <w:rFonts w:ascii="Times New Roman" w:hAnsi="Times New Roman" w:cs="Times New Roman"/>
        </w:rPr>
        <w:t xml:space="preserve"> </w:t>
      </w:r>
      <w:r w:rsidR="00903859">
        <w:rPr>
          <w:rFonts w:ascii="Times New Roman" w:hAnsi="Times New Roman" w:cs="Times New Roman"/>
        </w:rPr>
        <w:t>arced motion</w:t>
      </w:r>
      <w:r w:rsidR="00524642">
        <w:rPr>
          <w:rFonts w:ascii="Times New Roman" w:hAnsi="Times New Roman" w:cs="Times New Roman"/>
        </w:rPr>
        <w:t xml:space="preserve">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infants</w:t>
      </w:r>
      <w:r w:rsidR="00FA5D8D">
        <w:rPr>
          <w:rFonts w:ascii="Times New Roman" w:hAnsi="Times New Roman" w:cs="Times New Roman"/>
        </w:rPr>
        <w:t xml:space="preserve"> in the Experimental </w:t>
      </w:r>
      <w:r w:rsidR="00FA5D8D">
        <w:rPr>
          <w:rFonts w:ascii="Times New Roman" w:hAnsi="Times New Roman" w:cs="Times New Roman"/>
        </w:rPr>
        <w:lastRenderedPageBreak/>
        <w:t>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495A209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w:t>
      </w:r>
      <w:r w:rsidR="005212F4">
        <w:rPr>
          <w:rFonts w:ascii="Times New Roman" w:hAnsi="Times New Roman" w:cs="Times New Roman"/>
        </w:rPr>
        <w:t>efficiency-based expectations have been shown to</w:t>
      </w:r>
      <w:commentRangeStart w:id="5"/>
      <w:r w:rsidR="005212F4">
        <w:rPr>
          <w:rFonts w:ascii="Times New Roman" w:hAnsi="Times New Roman" w:cs="Times New Roman"/>
        </w:rPr>
        <w:t xml:space="preserve"> apply</w:t>
      </w:r>
      <w:r>
        <w:rPr>
          <w:rFonts w:ascii="Times New Roman" w:hAnsi="Times New Roman" w:cs="Times New Roman"/>
        </w:rPr>
        <w:t xml:space="preserve"> not only to people</w:t>
      </w:r>
      <w:commentRangeEnd w:id="5"/>
      <w:r w:rsidR="00194F2E">
        <w:rPr>
          <w:rStyle w:val="CommentReference"/>
          <w:rFonts w:ascii="Times New Roman" w:hAnsi="Times New Roman" w:cs="Times New Roman"/>
          <w:sz w:val="24"/>
          <w:szCs w:val="24"/>
        </w:rPr>
        <w:commentReference w:id="5"/>
      </w:r>
      <w:r>
        <w:rPr>
          <w:rFonts w:ascii="Times New Roman" w:hAnsi="Times New Roman" w:cs="Times New Roman"/>
        </w:rPr>
        <w:t xml:space="preserve"> (e.g., Phillips &amp; Wellman, 2005; Sodian et al., 2004; Woodward &amp; Sommerville, 2000) and animals (e.g., Schwier et al., 2006) but also to geometric shapes (Csibra et al., 2003; Gergely et al., 1995) and inanimate objects (</w:t>
      </w:r>
      <w:r w:rsidR="005212F4">
        <w:rPr>
          <w:rFonts w:ascii="Times New Roman" w:hAnsi="Times New Roman" w:cs="Times New Roman"/>
        </w:rPr>
        <w:t xml:space="preserve">Csibra et al., 1999; </w:t>
      </w:r>
      <w:r>
        <w:rPr>
          <w:rFonts w:ascii="Times New Roman" w:hAnsi="Times New Roman" w:cs="Times New Roman"/>
        </w:rPr>
        <w:t xml:space="preserve">Kamewari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5CE57DB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r w:rsidR="00F17F58">
        <w:rPr>
          <w:rFonts w:ascii="Times New Roman" w:hAnsi="Times New Roman" w:cs="Times New Roman"/>
        </w:rPr>
        <w:t>advanced</w:t>
      </w:r>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commentRangeStart w:id="6"/>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commentRangeEnd w:id="6"/>
      <w:r w:rsidR="00AE50A3">
        <w:rPr>
          <w:rStyle w:val="CommentReference"/>
          <w:rFonts w:ascii="Times New Roman" w:hAnsi="Times New Roman" w:cs="Times New Roman"/>
          <w:sz w:val="24"/>
          <w:szCs w:val="24"/>
        </w:rPr>
        <w:commentReference w:id="6"/>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w:t>
      </w:r>
      <w:del w:id="7" w:author="Polyn, Sean Matthew" w:date="2026-06-08T09:57:00Z" w16du:dateUtc="2026-06-08T14:57:00Z">
        <w:r w:rsidR="009F48D5" w:rsidDel="00783D6E">
          <w:rPr>
            <w:rFonts w:ascii="Times New Roman" w:eastAsia="Times New Roman" w:hAnsi="Times New Roman" w:cs="Times New Roman"/>
          </w:rPr>
          <w:delText>n extremely</w:delText>
        </w:r>
      </w:del>
      <w:r w:rsidR="009F48D5">
        <w:rPr>
          <w:rFonts w:ascii="Times New Roman" w:eastAsia="Times New Roman" w:hAnsi="Times New Roman" w:cs="Times New Roman"/>
        </w:rPr>
        <w:t xml:space="preserve">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40484741"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 xml:space="preserve">Proponents of this perspective maintain that learners solve this </w:t>
      </w:r>
      <w:del w:id="8" w:author="Polyn, Sean Matthew" w:date="2026-06-08T09:58:00Z" w16du:dateUtc="2026-06-08T14:58:00Z">
        <w:r w:rsidR="00FA10B5" w:rsidDel="00352123">
          <w:rPr>
            <w:rFonts w:ascii="Times New Roman" w:hAnsi="Times New Roman" w:cs="Times New Roman"/>
          </w:rPr>
          <w:delText xml:space="preserve">computational </w:delText>
        </w:r>
      </w:del>
      <w:ins w:id="9" w:author="Polyn, Sean Matthew" w:date="2026-06-08T09:58:00Z" w16du:dateUtc="2026-06-08T14:58:00Z">
        <w:r w:rsidR="00352123">
          <w:rPr>
            <w:rFonts w:ascii="Times New Roman" w:hAnsi="Times New Roman" w:cs="Times New Roman"/>
          </w:rPr>
          <w:t>computational</w:t>
        </w:r>
        <w:r w:rsidR="00352123">
          <w:rPr>
            <w:rFonts w:ascii="Times New Roman" w:hAnsi="Times New Roman" w:cs="Times New Roman"/>
          </w:rPr>
          <w:t>-</w:t>
        </w:r>
      </w:ins>
      <w:r w:rsidR="00FA10B5">
        <w:rPr>
          <w:rFonts w:ascii="Times New Roman" w:hAnsi="Times New Roman" w:cs="Times New Roman"/>
        </w:rPr>
        <w:t>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 xml:space="preserve">A key assumption </w:t>
      </w:r>
      <w:r w:rsidR="005B1315">
        <w:rPr>
          <w:rFonts w:ascii="Times New Roman" w:hAnsi="Times New Roman" w:cs="Times New Roman"/>
        </w:rPr>
        <w:lastRenderedPageBreak/>
        <w:t>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lastRenderedPageBreak/>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12F76EC" w:rsidR="00445430" w:rsidRDefault="00B878DE" w:rsidP="009079B7">
      <w:pPr>
        <w:spacing w:line="480" w:lineRule="auto"/>
        <w:ind w:firstLine="720"/>
        <w:contextualSpacing/>
        <w:rPr>
          <w:rFonts w:ascii="Times New Roman" w:hAnsi="Times New Roman" w:cs="Times New Roman"/>
        </w:rPr>
      </w:pPr>
      <w:commentRangeStart w:id="10"/>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commentRangeEnd w:id="10"/>
      <w:r w:rsidR="00111BE6" w:rsidRPr="00FC1CA5">
        <w:rPr>
          <w:rStyle w:val="CommentReference"/>
          <w:rFonts w:ascii="Times New Roman" w:hAnsi="Times New Roman" w:cs="Times New Roman"/>
          <w:sz w:val="24"/>
          <w:szCs w:val="24"/>
        </w:rPr>
        <w:commentReference w:id="10"/>
      </w:r>
      <w:commentRangeStart w:id="11"/>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commentRangeEnd w:id="11"/>
      <w:r w:rsidR="00F30858">
        <w:rPr>
          <w:rStyle w:val="CommentReference"/>
          <w:rFonts w:ascii="Times New Roman" w:hAnsi="Times New Roman" w:cs="Times New Roman"/>
          <w:sz w:val="24"/>
          <w:szCs w:val="24"/>
        </w:rPr>
        <w:commentReference w:id="11"/>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commentRangeStart w:id="12"/>
      <w:r w:rsidR="00BC4C2E">
        <w:rPr>
          <w:rFonts w:ascii="Times New Roman" w:hAnsi="Times New Roman" w:cs="Times New Roman"/>
        </w:rPr>
        <w:t xml:space="preserve">However, </w:t>
      </w:r>
      <w:r w:rsidR="00DE5917" w:rsidRPr="00DE5917">
        <w:rPr>
          <w:rFonts w:ascii="Times New Roman" w:hAnsi="Times New Roman" w:cs="Times New Roman"/>
        </w:rPr>
        <w:t>demonstrating that an alternative account can capture the very same data as domain-specific proposals does not disprove them any more than it proves that the alternative proposal is the one that underpins infants’ behavior.</w:t>
      </w:r>
      <w:commentRangeEnd w:id="12"/>
      <w:r w:rsidR="004B240F" w:rsidRPr="00DE5917">
        <w:rPr>
          <w:rStyle w:val="CommentReference"/>
          <w:rFonts w:ascii="Times New Roman" w:hAnsi="Times New Roman" w:cs="Times New Roman"/>
          <w:sz w:val="24"/>
          <w:szCs w:val="24"/>
        </w:rPr>
        <w:commentReference w:id="12"/>
      </w:r>
      <w:r w:rsidR="00DE5917" w:rsidRPr="00DE5917">
        <w:rPr>
          <w:rFonts w:ascii="Times New Roman" w:hAnsi="Times New Roman" w:cs="Times New Roman"/>
        </w:rPr>
        <w:t xml:space="preserve"> </w:t>
      </w:r>
      <w:commentRangeStart w:id="13"/>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commentRangeEnd w:id="13"/>
      <w:r w:rsidR="00B34ACD">
        <w:rPr>
          <w:rStyle w:val="CommentReference"/>
          <w:rFonts w:ascii="Times New Roman" w:hAnsi="Times New Roman" w:cs="Times New Roman"/>
          <w:sz w:val="24"/>
          <w:szCs w:val="24"/>
        </w:rPr>
        <w:commentReference w:id="13"/>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w:t>
      </w:r>
      <w:commentRangeStart w:id="14"/>
      <w:r w:rsidR="002D38A9" w:rsidRPr="002D38A9">
        <w:rPr>
          <w:rFonts w:ascii="Times New Roman" w:hAnsi="Times New Roman" w:cs="Times New Roman"/>
        </w:rPr>
        <w:t>lean explanations</w:t>
      </w:r>
      <w:commentRangeEnd w:id="14"/>
      <w:r w:rsidR="008742E7" w:rsidRPr="002D38A9">
        <w:rPr>
          <w:rStyle w:val="CommentReference"/>
          <w:rFonts w:ascii="Times New Roman" w:hAnsi="Times New Roman" w:cs="Times New Roman"/>
          <w:sz w:val="24"/>
          <w:szCs w:val="24"/>
        </w:rPr>
        <w:commentReference w:id="14"/>
      </w:r>
      <w:r w:rsidR="002D38A9" w:rsidRPr="002D38A9">
        <w:rPr>
          <w:rFonts w:ascii="Times New Roman" w:hAnsi="Times New Roman" w:cs="Times New Roman"/>
        </w:rPr>
        <w:t xml:space="preserve"> of </w:t>
      </w:r>
      <w:r w:rsidR="002D38A9" w:rsidRPr="002D38A9">
        <w:rPr>
          <w:rFonts w:ascii="Times New Roman" w:hAnsi="Times New Roman" w:cs="Times New Roman"/>
        </w:rPr>
        <w:lastRenderedPageBreak/>
        <w:t xml:space="preserve">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w:t>
      </w:r>
      <w:commentRangeStart w:id="15"/>
      <w:r w:rsidR="00883325">
        <w:rPr>
          <w:rFonts w:ascii="Times New Roman" w:hAnsi="Times New Roman" w:cs="Times New Roman"/>
        </w:rPr>
        <w:t xml:space="preserve"> than the available data may suggest</w:t>
      </w:r>
      <w:commentRangeEnd w:id="15"/>
      <w:r w:rsidR="007512AF">
        <w:rPr>
          <w:rStyle w:val="CommentReference"/>
          <w:rFonts w:ascii="Times New Roman" w:hAnsi="Times New Roman" w:cs="Times New Roman"/>
          <w:sz w:val="24"/>
          <w:szCs w:val="24"/>
        </w:rPr>
        <w:commentReference w:id="15"/>
      </w:r>
      <w:r w:rsidR="00883325">
        <w:rPr>
          <w:rFonts w:ascii="Times New Roman" w:hAnsi="Times New Roman" w:cs="Times New Roman"/>
        </w:rPr>
        <w: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r w:rsidR="000A329B">
        <w:rPr>
          <w:rFonts w:ascii="Times New Roman" w:hAnsi="Times New Roman" w:cs="Times New Roman"/>
        </w:rPr>
        <w:t xml:space="preserve">Bogartz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Rakison &amp; Lupyan, 2008), </w:t>
      </w:r>
      <w:commentRangeStart w:id="16"/>
      <w:r>
        <w:rPr>
          <w:rFonts w:ascii="Times New Roman" w:hAnsi="Times New Roman" w:cs="Times New Roman"/>
        </w:rPr>
        <w:t xml:space="preserve">efforts to explain </w:t>
      </w:r>
      <w:r w:rsidR="006A456E">
        <w:rPr>
          <w:rFonts w:ascii="Times New Roman" w:hAnsi="Times New Roman" w:cs="Times New Roman"/>
        </w:rPr>
        <w:lastRenderedPageBreak/>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commentRangeEnd w:id="16"/>
      <w:r w:rsidR="00806AA4">
        <w:rPr>
          <w:rStyle w:val="CommentReference"/>
          <w:rFonts w:ascii="Times New Roman" w:hAnsi="Times New Roman" w:cs="Times New Roman"/>
          <w:sz w:val="24"/>
          <w:szCs w:val="24"/>
        </w:rPr>
        <w:commentReference w:id="16"/>
      </w:r>
      <w:r w:rsidR="00C03B2C">
        <w:rPr>
          <w:rFonts w:ascii="Times New Roman" w:hAnsi="Times New Roman" w:cs="Times New Roman"/>
        </w:rPr>
        <w:t xml:space="preserve"> </w:t>
      </w:r>
      <w:commentRangeStart w:id="17"/>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 xml:space="preserve">notable exception </w:t>
      </w:r>
      <w:commentRangeEnd w:id="17"/>
      <w:r w:rsidR="00EE07C4">
        <w:rPr>
          <w:rStyle w:val="CommentReference"/>
          <w:rFonts w:ascii="Times New Roman" w:hAnsi="Times New Roman" w:cs="Times New Roman"/>
          <w:sz w:val="24"/>
          <w:szCs w:val="24"/>
        </w:rPr>
        <w:commentReference w:id="17"/>
      </w:r>
      <w:r w:rsidR="000C6B58">
        <w:rPr>
          <w:rFonts w:ascii="Times New Roman" w:hAnsi="Times New Roman" w:cs="Times New Roman"/>
        </w:rPr>
        <w:t>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w:t>
      </w:r>
      <w:commentRangeStart w:id="18"/>
      <w:r w:rsidR="00B12D4A">
        <w:rPr>
          <w:rFonts w:ascii="Times New Roman" w:hAnsi="Times New Roman" w:cs="Times New Roman"/>
        </w:rPr>
        <w:t>teleological stance</w:t>
      </w:r>
      <w:commentRangeEnd w:id="18"/>
      <w:r w:rsidR="00D60317">
        <w:rPr>
          <w:rStyle w:val="CommentReference"/>
          <w:rFonts w:ascii="Times New Roman" w:hAnsi="Times New Roman" w:cs="Times New Roman"/>
          <w:sz w:val="24"/>
          <w:szCs w:val="24"/>
        </w:rPr>
        <w:commentReference w:id="18"/>
      </w:r>
      <w:r w:rsidR="00B12D4A">
        <w:rPr>
          <w:rFonts w:ascii="Times New Roman" w:hAnsi="Times New Roman" w:cs="Times New Roman"/>
        </w:rPr>
        <w:t>—</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commentRangeStart w:id="19"/>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commentRangeEnd w:id="19"/>
      <w:r w:rsidR="00C85FAC">
        <w:rPr>
          <w:rStyle w:val="CommentReference"/>
          <w:rFonts w:ascii="Times New Roman" w:hAnsi="Times New Roman" w:cs="Times New Roman"/>
          <w:sz w:val="24"/>
          <w:szCs w:val="24"/>
        </w:rPr>
        <w:commentReference w:id="19"/>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948A9D6"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51755561" w:rsidR="004D54DA" w:rsidRDefault="00DA57F6" w:rsidP="00780892">
      <w:pPr>
        <w:spacing w:line="480" w:lineRule="auto"/>
        <w:ind w:firstLine="720"/>
        <w:contextualSpacing/>
        <w:rPr>
          <w:rFonts w:ascii="Times New Roman" w:eastAsia="Times New Roman" w:hAnsi="Times New Roman" w:cs="Times New Roman"/>
        </w:rPr>
      </w:pPr>
      <w:commentRangeStart w:id="20"/>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commentRangeEnd w:id="20"/>
      <w:r w:rsidR="00CE6093">
        <w:rPr>
          <w:rStyle w:val="CommentReference"/>
          <w:rFonts w:ascii="Times New Roman" w:hAnsi="Times New Roman" w:cs="Times New Roman"/>
          <w:sz w:val="24"/>
          <w:szCs w:val="24"/>
        </w:rPr>
        <w:commentReference w:id="20"/>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w:t>
      </w:r>
      <w:r w:rsidR="009202A3">
        <w:rPr>
          <w:rFonts w:ascii="Times New Roman" w:hAnsi="Times New Roman" w:cs="Times New Roman"/>
        </w:rPr>
        <w:lastRenderedPageBreak/>
        <w:t xml:space="preserve">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r w:rsidR="004D4A45">
        <w:rPr>
          <w:rFonts w:ascii="Times New Roman" w:hAnsi="Times New Roman" w:cs="Times New Roman"/>
        </w:rPr>
        <w:t>Csibra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r w:rsidR="005E149F">
        <w:rPr>
          <w:rFonts w:ascii="Times New Roman" w:hAnsi="Times New Roman" w:cs="Times New Roman"/>
        </w:rPr>
        <w:t>Overwalle’s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76AAF89E"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05A523F9" w:rsidR="00AD1A72" w:rsidRDefault="00AD1A72" w:rsidP="00037EA9">
      <w:pPr>
        <w:spacing w:line="480" w:lineRule="auto"/>
        <w:ind w:firstLine="720"/>
        <w:contextualSpacing/>
        <w:rPr>
          <w:rFonts w:ascii="Times New Roman" w:eastAsia="Times New Roman" w:hAnsi="Times New Roman" w:cs="Times New Roman"/>
        </w:rPr>
      </w:pPr>
      <w:commentRangeStart w:id="21"/>
      <w:r w:rsidRPr="00AD1A72">
        <w:rPr>
          <w:rFonts w:ascii="Times New Roman" w:eastAsia="Times New Roman" w:hAnsi="Times New Roman" w:cs="Times New Roman"/>
        </w:rPr>
        <w:t xml:space="preserve">A third limitation is that the model did not faithfully capture several key aspects of Gergely et al.’s (1995) study. </w:t>
      </w:r>
      <w:commentRangeEnd w:id="21"/>
      <w:r w:rsidR="00C436CF" w:rsidRPr="00AD1A72">
        <w:rPr>
          <w:rStyle w:val="CommentReference"/>
          <w:rFonts w:ascii="Times New Roman" w:eastAsia="Times New Roman" w:hAnsi="Times New Roman" w:cs="Times New Roman"/>
          <w:sz w:val="24"/>
          <w:szCs w:val="24"/>
        </w:rPr>
        <w:commentReference w:id="21"/>
      </w:r>
      <w:r w:rsidRPr="00AD1A72">
        <w:rPr>
          <w:rFonts w:ascii="Times New Roman" w:eastAsia="Times New Roman" w:hAnsi="Times New Roman" w:cs="Times New Roman"/>
        </w:rPr>
        <w:t>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However, in Overwalle’s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Spelke, 2017 and </w:t>
      </w:r>
      <w:commentRangeStart w:id="22"/>
      <w:r w:rsidR="005812F4">
        <w:rPr>
          <w:rFonts w:ascii="Times New Roman" w:eastAsia="Times New Roman" w:hAnsi="Times New Roman" w:cs="Times New Roman"/>
        </w:rPr>
        <w:t>Simulation 4</w:t>
      </w:r>
      <w:commentRangeEnd w:id="22"/>
      <w:r w:rsidR="0024349D">
        <w:rPr>
          <w:rStyle w:val="CommentReference"/>
          <w:rFonts w:ascii="Times New Roman" w:eastAsia="Times New Roman" w:hAnsi="Times New Roman" w:cs="Times New Roman"/>
          <w:sz w:val="24"/>
          <w:szCs w:val="24"/>
        </w:rPr>
        <w:commentReference w:id="22"/>
      </w:r>
      <w:r w:rsidR="005812F4">
        <w:rPr>
          <w:rFonts w:ascii="Times New Roman" w:eastAsia="Times New Roman" w:hAnsi="Times New Roman" w:cs="Times New Roman"/>
        </w:rPr>
        <w:t xml:space="preserve">, which models </w:t>
      </w:r>
      <w:r w:rsidR="005812F4">
        <w:rPr>
          <w:rFonts w:ascii="Times New Roman" w:eastAsia="Times New Roman" w:hAnsi="Times New Roman" w:cs="Times New Roman"/>
        </w:rPr>
        <w:lastRenderedPageBreak/>
        <w:t>it)</w:t>
      </w:r>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p>
    <w:p w14:paraId="6BEE43CD" w14:textId="21AC6254"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Due in part to these limitations and given that Overwalle’s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w:t>
      </w:r>
      <w:commentRangeStart w:id="23"/>
      <w:r>
        <w:rPr>
          <w:rFonts w:ascii="Times New Roman" w:hAnsi="Times New Roman" w:cs="Times New Roman"/>
        </w:rPr>
        <w:t xml:space="preserve">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commentRangeEnd w:id="23"/>
      <w:r w:rsidR="00AB70E9" w:rsidRPr="00037EA9">
        <w:rPr>
          <w:rStyle w:val="CommentReference"/>
          <w:rFonts w:ascii="Times New Roman" w:eastAsia="Times New Roman" w:hAnsi="Times New Roman" w:cs="Times New Roman"/>
          <w:sz w:val="24"/>
          <w:szCs w:val="24"/>
        </w:rPr>
        <w:commentReference w:id="23"/>
      </w:r>
    </w:p>
    <w:p w14:paraId="6498E897" w14:textId="329271AB" w:rsidR="001129C8" w:rsidRDefault="00930DFC" w:rsidP="00EF283F">
      <w:pPr>
        <w:spacing w:line="480" w:lineRule="auto"/>
        <w:ind w:firstLine="720"/>
        <w:contextualSpacing/>
        <w:rPr>
          <w:rFonts w:ascii="Times New Roman" w:hAnsi="Times New Roman" w:cs="Times New Roman"/>
        </w:rPr>
      </w:pPr>
      <w:commentRangeStart w:id="24"/>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commentRangeEnd w:id="24"/>
      <w:r w:rsidR="00B74369" w:rsidRPr="00B80D3D">
        <w:rPr>
          <w:rStyle w:val="CommentReference"/>
          <w:rFonts w:ascii="Times New Roman" w:hAnsi="Times New Roman" w:cs="Times New Roman"/>
          <w:sz w:val="24"/>
          <w:szCs w:val="24"/>
        </w:rPr>
        <w:commentReference w:id="24"/>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commentRangeStart w:id="25"/>
      <w:r>
        <w:rPr>
          <w:rFonts w:ascii="Times New Roman" w:hAnsi="Times New Roman" w:cs="Times New Roman"/>
        </w:rPr>
        <w:lastRenderedPageBreak/>
        <w:t xml:space="preserve">Given that infants in the Control condition </w:t>
      </w:r>
      <w:commentRangeEnd w:id="25"/>
      <w:r w:rsidR="00EE2F37">
        <w:rPr>
          <w:rStyle w:val="CommentReference"/>
          <w:rFonts w:ascii="Times New Roman" w:hAnsi="Times New Roman" w:cs="Times New Roman"/>
          <w:sz w:val="24"/>
          <w:szCs w:val="24"/>
        </w:rPr>
        <w:commentReference w:id="25"/>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commentRangeStart w:id="26"/>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w:t>
      </w:r>
      <w:commentRangeEnd w:id="26"/>
      <w:r w:rsidR="00F927FA" w:rsidRPr="001D3116">
        <w:rPr>
          <w:rStyle w:val="CommentReference"/>
          <w:rFonts w:ascii="Times New Roman" w:hAnsi="Times New Roman" w:cs="Times New Roman"/>
          <w:sz w:val="24"/>
          <w:szCs w:val="24"/>
        </w:rPr>
        <w:commentReference w:id="26"/>
      </w:r>
      <w:r w:rsidR="001D3116" w:rsidRPr="001D3116">
        <w:rPr>
          <w:rFonts w:ascii="Times New Roman" w:hAnsi="Times New Roman" w:cs="Times New Roman"/>
        </w:rPr>
        <w:t xml:space="preserve"> (e.g., Skerry et al.</w:t>
      </w:r>
      <w:r w:rsidR="00BF4A47">
        <w:rPr>
          <w:rFonts w:ascii="Times New Roman" w:hAnsi="Times New Roman" w:cs="Times New Roman"/>
        </w:rPr>
        <w:t>, 2013</w:t>
      </w:r>
      <w:r w:rsidR="00202F05">
        <w:rPr>
          <w:rFonts w:ascii="Times New Roman" w:hAnsi="Times New Roman" w:cs="Times New Roman"/>
        </w:rPr>
        <w:t xml:space="preserve">; see also Liu et </w:t>
      </w:r>
      <w:r w:rsidR="00202F05">
        <w:rPr>
          <w:rFonts w:ascii="Times New Roman" w:hAnsi="Times New Roman" w:cs="Times New Roman"/>
        </w:rPr>
        <w:lastRenderedPageBreak/>
        <w:t>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commentRangeStart w:id="27"/>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commentRangeEnd w:id="27"/>
      <w:r w:rsidR="004F2FB6">
        <w:rPr>
          <w:rStyle w:val="CommentReference"/>
          <w:rFonts w:ascii="Times New Roman" w:hAnsi="Times New Roman" w:cs="Times New Roman"/>
          <w:sz w:val="24"/>
          <w:szCs w:val="24"/>
        </w:rPr>
        <w:commentReference w:id="27"/>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w:t>
      </w:r>
      <w:r w:rsidR="001433CD">
        <w:rPr>
          <w:rFonts w:ascii="Times New Roman" w:hAnsi="Times New Roman" w:cs="Times New Roman"/>
        </w:rPr>
        <w:lastRenderedPageBreak/>
        <w:t xml:space="preserve">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w:t>
      </w:r>
      <w:commentRangeStart w:id="28"/>
      <w:r w:rsidR="00617B5C">
        <w:rPr>
          <w:rFonts w:ascii="Times New Roman" w:hAnsi="Times New Roman" w:cs="Times New Roman"/>
        </w:rPr>
        <w:t xml:space="preserve">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commentRangeEnd w:id="28"/>
      <w:r w:rsidR="000A3F08">
        <w:rPr>
          <w:rStyle w:val="CommentReference"/>
          <w:rFonts w:ascii="Times New Roman" w:hAnsi="Times New Roman" w:cs="Times New Roman"/>
          <w:sz w:val="24"/>
          <w:szCs w:val="24"/>
        </w:rPr>
        <w:commentReference w:id="28"/>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xml:space="preserve">, and forms </w:t>
      </w:r>
      <w:r w:rsidR="00A709A0">
        <w:rPr>
          <w:rFonts w:ascii="Times New Roman" w:hAnsi="Times New Roman" w:cs="Times New Roman"/>
        </w:rPr>
        <w:lastRenderedPageBreak/>
        <w:t>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commentRangeStart w:id="29"/>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w:t>
      </w:r>
      <w:commentRangeEnd w:id="29"/>
      <w:r w:rsidR="004E5A59">
        <w:rPr>
          <w:rStyle w:val="CommentReference"/>
          <w:rFonts w:ascii="Times New Roman" w:hAnsi="Times New Roman" w:cs="Times New Roman"/>
          <w:sz w:val="24"/>
          <w:szCs w:val="24"/>
        </w:rPr>
        <w:commentReference w:id="29"/>
      </w:r>
      <w:r w:rsidR="00B22B2F">
        <w:rPr>
          <w:rFonts w:ascii="Times New Roman" w:hAnsi="Times New Roman" w:cs="Times New Roman"/>
        </w:rPr>
        <w:t xml:space="preserve">,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Overwalle, 2010; Rakison &amp; Lupyan, 2008; Rumelhart &amp; McClelland, 1985; Vong et al., </w:t>
      </w:r>
      <w:r w:rsidR="005900CF">
        <w:rPr>
          <w:rFonts w:ascii="Times New Roman" w:hAnsi="Times New Roman" w:cs="Times New Roman"/>
        </w:rPr>
        <w:t>2024</w:t>
      </w:r>
      <w:r w:rsidR="00B22B2F">
        <w:rPr>
          <w:rFonts w:ascii="Times New Roman" w:hAnsi="Times New Roman" w:cs="Times New Roman"/>
        </w:rPr>
        <w:t>; for excellent reviews see Elman et al., 1996 and Yermolayeva &amp; Rakison,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commentRangeStart w:id="30"/>
      <w:r>
        <w:rPr>
          <w:rFonts w:ascii="Times New Roman" w:hAnsi="Times New Roman" w:cs="Times New Roman"/>
          <w:b/>
          <w:bCs/>
        </w:rPr>
        <w:t>The present simulation studies</w:t>
      </w:r>
      <w:commentRangeEnd w:id="30"/>
      <w:r w:rsidR="00A53332" w:rsidRPr="006B0C96">
        <w:rPr>
          <w:rStyle w:val="CommentReference"/>
          <w:rFonts w:ascii="Times New Roman" w:hAnsi="Times New Roman" w:cs="Times New Roman"/>
          <w:b/>
          <w:bCs/>
          <w:sz w:val="24"/>
          <w:szCs w:val="24"/>
        </w:rPr>
        <w:commentReference w:id="30"/>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w:t>
      </w:r>
      <w:commentRangeStart w:id="31"/>
      <w:r w:rsidR="00524642">
        <w:rPr>
          <w:rFonts w:ascii="Times New Roman" w:hAnsi="Times New Roman" w:cs="Times New Roman"/>
        </w:rPr>
        <w:t xml:space="preserve">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commentRangeEnd w:id="31"/>
      <w:r w:rsidR="00804727">
        <w:rPr>
          <w:rStyle w:val="CommentReference"/>
          <w:rFonts w:ascii="Times New Roman" w:hAnsi="Times New Roman" w:cs="Times New Roman"/>
          <w:sz w:val="24"/>
          <w:szCs w:val="24"/>
        </w:rPr>
        <w:commentReference w:id="31"/>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7EE39005"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Overwalle’s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w:t>
      </w:r>
      <w:r w:rsidR="002A5D19">
        <w:rPr>
          <w:rFonts w:ascii="Times New Roman" w:hAnsi="Times New Roman" w:cs="Times New Roman"/>
        </w:rPr>
        <w:lastRenderedPageBreak/>
        <w:t>to model its critical aspects (e.g., the action phase length in Skerry et al., 2013), reasonable assumptions were made.</w:t>
      </w:r>
    </w:p>
    <w:p w14:paraId="34882FA3" w14:textId="0B8E2CA0" w:rsidR="000506B3" w:rsidRDefault="00926947" w:rsidP="00E75EFC">
      <w:pPr>
        <w:spacing w:line="480" w:lineRule="auto"/>
        <w:ind w:firstLine="720"/>
        <w:contextualSpacing/>
        <w:rPr>
          <w:rFonts w:ascii="Times New Roman" w:hAnsi="Times New Roman" w:cs="Times New Roman"/>
        </w:rPr>
      </w:pPr>
      <w:commentRangeStart w:id="32"/>
      <w:r w:rsidRPr="00926947">
        <w:rPr>
          <w:rFonts w:ascii="Times New Roman" w:hAnsi="Times New Roman" w:cs="Times New Roman"/>
        </w:rPr>
        <w:t>In the next section, I begin by briefly describing OM10</w:t>
      </w:r>
      <w:r w:rsidR="00BB023A">
        <w:rPr>
          <w:rFonts w:ascii="Times New Roman" w:hAnsi="Times New Roman" w:cs="Times New Roman"/>
        </w:rPr>
        <w:t>. I start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w:t>
      </w:r>
      <w:commentRangeEnd w:id="32"/>
      <w:r w:rsidR="001E7A0F" w:rsidRPr="00926947">
        <w:rPr>
          <w:rStyle w:val="CommentReference"/>
          <w:rFonts w:ascii="Times New Roman" w:hAnsi="Times New Roman" w:cs="Times New Roman"/>
          <w:sz w:val="24"/>
          <w:szCs w:val="24"/>
        </w:rPr>
        <w:commentReference w:id="32"/>
      </w:r>
      <w:r w:rsidRPr="00926947">
        <w:rPr>
          <w:rFonts w:ascii="Times New Roman" w:hAnsi="Times New Roman" w:cs="Times New Roman"/>
        </w:rPr>
        <w:t xml:space="preserve"> That said, because a detailed description of this model can be found in Overwalle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w:t>
      </w:r>
      <w:commentRangeStart w:id="33"/>
      <w:r w:rsidRPr="00926947">
        <w:rPr>
          <w:rFonts w:ascii="Times New Roman" w:hAnsi="Times New Roman" w:cs="Times New Roman"/>
        </w:rPr>
        <w:t>and ALIAS-2</w:t>
      </w:r>
      <w:commentRangeEnd w:id="33"/>
      <w:r w:rsidR="0057631D" w:rsidRPr="00926947">
        <w:rPr>
          <w:rStyle w:val="CommentReference"/>
          <w:rFonts w:ascii="Times New Roman" w:hAnsi="Times New Roman" w:cs="Times New Roman"/>
          <w:sz w:val="24"/>
          <w:szCs w:val="24"/>
        </w:rPr>
        <w:commentReference w:id="33"/>
      </w:r>
      <w:r w:rsidRPr="00926947">
        <w:rPr>
          <w:rFonts w:ascii="Times New Roman" w:hAnsi="Times New Roman" w:cs="Times New Roman"/>
        </w:rPr>
        <w:t xml:space="preserve">.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w:t>
      </w:r>
      <w:commentRangeStart w:id="34"/>
      <w:r w:rsidRPr="00926947">
        <w:rPr>
          <w:rFonts w:ascii="Times New Roman" w:hAnsi="Times New Roman" w:cs="Times New Roman"/>
        </w:rPr>
        <w:t xml:space="preserve">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commentRangeEnd w:id="34"/>
      <w:r w:rsidR="00A17D80" w:rsidRPr="00926947">
        <w:rPr>
          <w:rStyle w:val="CommentReference"/>
          <w:rFonts w:ascii="Times New Roman" w:hAnsi="Times New Roman" w:cs="Times New Roman"/>
          <w:sz w:val="24"/>
          <w:szCs w:val="24"/>
        </w:rPr>
        <w:commentReference w:id="34"/>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w:t>
      </w:r>
      <w:r>
        <w:rPr>
          <w:rFonts w:ascii="Times New Roman" w:hAnsi="Times New Roman" w:cs="Times New Roman"/>
        </w:rPr>
        <w:lastRenderedPageBreak/>
        <w:t>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Overwalle,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FB5EE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5"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w:t>
      </w:r>
      <w:r>
        <w:rPr>
          <w:rFonts w:ascii="Times New Roman" w:hAnsi="Times New Roman" w:cs="Times New Roman"/>
        </w:rPr>
        <w:lastRenderedPageBreak/>
        <w:t xml:space="preserve">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F59CDA"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209C20DB"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57063D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22970132"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Crucially, from the very 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4BA281EE">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77777777"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7</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It can be seen that for the Inconsistent test event, the network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w:t>
      </w:r>
      <w:r>
        <w:rPr>
          <w:rFonts w:ascii="Times New Roman" w:hAnsi="Times New Roman" w:cs="Times New Roman"/>
        </w:rPr>
        <w:lastRenderedPageBreak/>
        <w:t>that 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77777777"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Pr="00A179B3">
        <w:rPr>
          <w:rFonts w:ascii="Times New Roman" w:hAnsi="Times New Roman" w:cs="Times New Roman"/>
          <w:b/>
          <w:bCs/>
          <w:i w:val="0"/>
          <w:iCs w:val="0"/>
          <w:noProof/>
          <w:color w:val="000000" w:themeColor="text1"/>
          <w:sz w:val="24"/>
          <w:szCs w:val="24"/>
        </w:rPr>
        <w:t>8</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EA4FB92"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179B3">
        <w:rPr>
          <w:rFonts w:ascii="Times New Roman" w:hAnsi="Times New Roman" w:cs="Times New Roman"/>
          <w:b/>
          <w:bCs/>
          <w:noProof/>
          <w:color w:val="000000" w:themeColor="text1"/>
        </w:rPr>
        <w:t>9</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425E7BCC"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10</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AFA63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11</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25A6BFC9"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95C383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12</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12AE2A14"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13</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6BF1FD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14</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that OM10's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B9CB781"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15</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DA32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Overwalle’s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DC17357"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16</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DCF82B4"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17</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4798589"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18</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322E2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523A56F"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19</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C5B04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20</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4A38C564"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21</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24FECE43"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22</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89A89BB">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D6B62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23</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7BDD7CF5"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24</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45141B68"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25</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8">
                            <a:extLst>
                              <a:ext uri="{96DAC541-7B7A-43D3-8B79-37D633B846F1}">
                                <asvg:svgBlip xmlns:asvg="http://schemas.microsoft.com/office/drawing/2016/SVG/main" r:embed="rId59"/>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2"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3"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4"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5"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6"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7"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8"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9"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0"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1"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2"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3"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4"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5"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6"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7"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8"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9"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0"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1"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2"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3"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4"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8"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9"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1"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2"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3"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4"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5"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6"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7"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8"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9"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0"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1"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2"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3"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4"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5"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6"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7"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8"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9"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0"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1"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2"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3"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4"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5"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6"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7"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8"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19"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0"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1"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2"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3"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4"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5"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6"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7"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8"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Imuta,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9"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0"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1"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2"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3"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4"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5"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6"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7"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8"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9"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0"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1"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2"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3"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4"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Overwalle, F. (2010). Infants' teleological and belief inference: A recurrent connectionist approach to their minimal representational and computational requirements. </w:t>
      </w:r>
      <w:r w:rsidRPr="00FE58D3">
        <w:rPr>
          <w:rFonts w:ascii="Times New Roman" w:hAnsi="Times New Roman" w:cs="Times New Roman"/>
          <w:i/>
          <w:iCs/>
        </w:rPr>
        <w:t>NeuroImage</w:t>
      </w:r>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5"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6"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7"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8"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9"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0"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1"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2"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3"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Yermolayeva, Y., &amp; Rakison,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4"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5"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6"/>
      <w:headerReference w:type="first" r:id="rId15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lyn, Sean Matthew" w:date="2026-06-08T09:47:00Z" w:initials="SP">
    <w:p w14:paraId="27A0E41C" w14:textId="77777777" w:rsidR="00C121A7" w:rsidRDefault="00C121A7" w:rsidP="00C121A7">
      <w:pPr>
        <w:pStyle w:val="CommentText"/>
      </w:pPr>
      <w:r>
        <w:rPr>
          <w:rStyle w:val="CommentReference"/>
        </w:rPr>
        <w:annotationRef/>
      </w:r>
      <w:r>
        <w:t>Very minor: I generally like using present tense for the model being described in the current paper</w:t>
      </w:r>
    </w:p>
  </w:comment>
  <w:comment w:id="4" w:author="Polyn, Sean Matthew" w:date="2026-06-08T09:51:00Z" w:initials="SP">
    <w:p w14:paraId="4EB39B0E" w14:textId="77777777" w:rsidR="00B85407" w:rsidRDefault="00B85407" w:rsidP="00B85407">
      <w:pPr>
        <w:pStyle w:val="CommentText"/>
      </w:pPr>
      <w:r>
        <w:rPr>
          <w:rStyle w:val="CommentReference"/>
        </w:rPr>
        <w:annotationRef/>
      </w:r>
      <w:r>
        <w:t>Clarify phrasing? Did the ball roll past the barrier, did it still jump but not over the barrier?</w:t>
      </w:r>
    </w:p>
  </w:comment>
  <w:comment w:id="5" w:author="Polyn, Sean Matthew" w:date="2026-06-08T09:52:00Z" w:initials="SP">
    <w:p w14:paraId="56662A8A" w14:textId="77777777" w:rsidR="00194F2E" w:rsidRDefault="00194F2E" w:rsidP="00194F2E">
      <w:pPr>
        <w:pStyle w:val="CommentText"/>
      </w:pPr>
      <w:r>
        <w:rPr>
          <w:rStyle w:val="CommentReference"/>
        </w:rPr>
        <w:annotationRef/>
      </w:r>
      <w:r>
        <w:t>Minor clarify: This list – meaning that these are all the things that infants could be watching, not all the things that exhibit efficiency-based expectations</w:t>
      </w:r>
    </w:p>
  </w:comment>
  <w:comment w:id="6" w:author="Polyn, Sean Matthew" w:date="2026-06-08T11:57:00Z" w:initials="SP">
    <w:p w14:paraId="4AFDC527" w14:textId="77777777" w:rsidR="00AE50A3" w:rsidRDefault="00AE50A3" w:rsidP="00AE50A3">
      <w:pPr>
        <w:pStyle w:val="CommentText"/>
      </w:pPr>
      <w:r>
        <w:rPr>
          <w:rStyle w:val="CommentReference"/>
        </w:rPr>
        <w:annotationRef/>
      </w:r>
      <w:r>
        <w:t xml:space="preserve">Is this meant to refer to the rich vs lean distinction? If so, the distinction is lost here – If you move these first 3 sentences to the end of the previous section, you can then say the first consists of rich proposal and the second consists of lean proposals, give one sentence of description for each class of proposal and then start the Rich proposal section where you dig into the variants of rich proposals in more detail. </w:t>
      </w:r>
      <w:r>
        <w:br/>
      </w:r>
      <w:r>
        <w:br/>
        <w:t xml:space="preserve">Current structure made me think that this sentence is referring to the different variants of theories appearing in this section </w:t>
      </w:r>
    </w:p>
  </w:comment>
  <w:comment w:id="10" w:author="Polyn, Sean Matthew" w:date="2026-06-08T11:42:00Z" w:initials="SP">
    <w:p w14:paraId="0701AE70" w14:textId="77777777" w:rsidR="00111BE6" w:rsidRDefault="00111BE6" w:rsidP="00111BE6">
      <w:pPr>
        <w:pStyle w:val="CommentText"/>
      </w:pPr>
      <w:r>
        <w:rPr>
          <w:rStyle w:val="CommentReference"/>
        </w:rPr>
        <w:annotationRef/>
      </w:r>
      <w:r>
        <w:t>I think this sentiment is a given &amp; will be taken by others regardless of what you do – more important I think to lead with your own approach here</w:t>
      </w:r>
    </w:p>
  </w:comment>
  <w:comment w:id="11" w:author="Polyn, Sean Matthew" w:date="2026-06-08T11:52:00Z" w:initials="SP">
    <w:p w14:paraId="539B4069" w14:textId="77777777" w:rsidR="00F30858" w:rsidRDefault="00F30858" w:rsidP="00F30858">
      <w:pPr>
        <w:pStyle w:val="CommentText"/>
      </w:pPr>
      <w:r>
        <w:rPr>
          <w:rStyle w:val="CommentReference"/>
        </w:rPr>
        <w:annotationRef/>
      </w:r>
      <w:r>
        <w:t>When reader gets to this sentence it isn’t clear whether the fundamentally different account is one that is unique to you – but next section makes clear it arises from a big literature – But there’s a lot of description of the naïve theories before you get to the associative theories</w:t>
      </w:r>
    </w:p>
  </w:comment>
  <w:comment w:id="12" w:author="Polyn, Sean Matthew" w:date="2026-06-08T11:45:00Z" w:initials="SP">
    <w:p w14:paraId="1430FD4D" w14:textId="77777777" w:rsidR="004B240F" w:rsidRDefault="004B240F" w:rsidP="004B240F">
      <w:pPr>
        <w:pStyle w:val="CommentText"/>
      </w:pPr>
      <w:r>
        <w:rPr>
          <w:rStyle w:val="CommentReference"/>
        </w:rPr>
        <w:annotationRef/>
      </w:r>
      <w:r>
        <w:t>I think you move this sentiment to after you’ve provided the overview of your alternative account</w:t>
      </w:r>
    </w:p>
  </w:comment>
  <w:comment w:id="13" w:author="Polyn, Sean Matthew" w:date="2026-06-08T11:46:00Z" w:initials="SP">
    <w:p w14:paraId="6DC88050" w14:textId="77777777" w:rsidR="00B34ACD" w:rsidRDefault="00B34ACD" w:rsidP="00B34ACD">
      <w:pPr>
        <w:pStyle w:val="CommentText"/>
      </w:pPr>
      <w:r>
        <w:rPr>
          <w:rStyle w:val="CommentReference"/>
        </w:rPr>
        <w:annotationRef/>
      </w:r>
      <w:r>
        <w:t>This point almost seems like it would fit better in the beginning of the discussion</w:t>
      </w:r>
    </w:p>
  </w:comment>
  <w:comment w:id="14" w:author="Polyn, Sean Matthew" w:date="2026-06-08T11:48:00Z" w:initials="SP">
    <w:p w14:paraId="56C4AD9E" w14:textId="77777777" w:rsidR="008742E7" w:rsidRDefault="008742E7" w:rsidP="008742E7">
      <w:pPr>
        <w:pStyle w:val="CommentText"/>
      </w:pPr>
      <w:r>
        <w:rPr>
          <w:rStyle w:val="CommentReference"/>
        </w:rPr>
        <w:annotationRef/>
      </w:r>
      <w:r>
        <w:t>Make sure the first use of “lean” defines what it means in this context</w:t>
      </w:r>
    </w:p>
  </w:comment>
  <w:comment w:id="15" w:author="Polyn, Sean Matthew" w:date="2026-06-08T11:59:00Z" w:initials="SP">
    <w:p w14:paraId="6AF56974" w14:textId="77777777" w:rsidR="007512AF" w:rsidRDefault="007512AF" w:rsidP="007512AF">
      <w:pPr>
        <w:pStyle w:val="CommentText"/>
      </w:pPr>
      <w:r>
        <w:rPr>
          <w:rStyle w:val="CommentReference"/>
        </w:rPr>
        <w:annotationRef/>
      </w:r>
      <w:r>
        <w:t>Maybe: “than suggested by the rich theories”</w:t>
      </w:r>
    </w:p>
  </w:comment>
  <w:comment w:id="16" w:author="Polyn, Sean Matthew" w:date="2026-06-08T12:35:00Z" w:initials="SP">
    <w:p w14:paraId="74E12A37" w14:textId="77777777" w:rsidR="00806AA4" w:rsidRDefault="00806AA4" w:rsidP="00806AA4">
      <w:pPr>
        <w:pStyle w:val="CommentText"/>
      </w:pPr>
      <w:r>
        <w:rPr>
          <w:rStyle w:val="CommentReference"/>
        </w:rPr>
        <w:annotationRef/>
      </w:r>
      <w:r>
        <w:t>I’d break this point into its own sentence – and you could simplify the sentiment – make it clearer what the focus is here – using infant looking behavior to understand the nature of how they conceptualize these action-based experiences</w:t>
      </w:r>
    </w:p>
  </w:comment>
  <w:comment w:id="17" w:author="Polyn, Sean Matthew" w:date="2026-06-08T12:38:00Z" w:initials="SP">
    <w:p w14:paraId="148B9661" w14:textId="77777777" w:rsidR="0024349D" w:rsidRDefault="00EE07C4" w:rsidP="0024349D">
      <w:pPr>
        <w:pStyle w:val="CommentText"/>
      </w:pPr>
      <w:r>
        <w:rPr>
          <w:rStyle w:val="CommentReference"/>
        </w:rPr>
        <w:annotationRef/>
      </w:r>
      <w:r w:rsidR="0024349D">
        <w:t>New paragraph for Overwalle I think – establishing up front (in topic sentence?) that here’s the prior connectionist work you’ll be building on. Also good to make clear – most of this section is about Overwalle approach.</w:t>
      </w:r>
    </w:p>
  </w:comment>
  <w:comment w:id="18" w:author="Polyn, Sean Matthew" w:date="2026-06-08T12:36:00Z" w:initials="SP">
    <w:p w14:paraId="47C2171F" w14:textId="77777777" w:rsidR="00D60317" w:rsidRDefault="00D60317" w:rsidP="00D60317">
      <w:pPr>
        <w:pStyle w:val="CommentText"/>
      </w:pPr>
      <w:r>
        <w:rPr>
          <w:rStyle w:val="CommentReference"/>
        </w:rPr>
        <w:annotationRef/>
      </w:r>
      <w:r>
        <w:t>If teleological here == rich theories from above, should be consistent, reader might not know you’re referring to rich theories</w:t>
      </w:r>
    </w:p>
  </w:comment>
  <w:comment w:id="19" w:author="Polyn, Sean Matthew" w:date="2026-06-08T12:53:00Z" w:initials="SP">
    <w:p w14:paraId="0CE4F55C" w14:textId="77777777" w:rsidR="00C85FAC" w:rsidRDefault="00C85FAC" w:rsidP="00C85FAC">
      <w:pPr>
        <w:pStyle w:val="CommentText"/>
      </w:pPr>
      <w:r>
        <w:rPr>
          <w:rStyle w:val="CommentReference"/>
        </w:rPr>
        <w:annotationRef/>
      </w:r>
      <w:r>
        <w:t>See my note below – if you move the text saying “I’ve got a new model ALIAS” up here, before you start going through the Overwalle stuff, then it is easier to keep the reader oriented as to how the points in the next few paragraphs relate to the content of the paper. Like by sprinkling in forward references to the sections where these things are resolved.</w:t>
      </w:r>
    </w:p>
  </w:comment>
  <w:comment w:id="20" w:author="Polyn, Sean Matthew" w:date="2026-06-08T12:57:00Z" w:initials="SP">
    <w:p w14:paraId="3FB3A907" w14:textId="77777777" w:rsidR="00CE6093" w:rsidRDefault="00CE6093" w:rsidP="00CE6093">
      <w:pPr>
        <w:pStyle w:val="CommentText"/>
      </w:pPr>
      <w:r>
        <w:rPr>
          <w:rStyle w:val="CommentReference"/>
        </w:rPr>
        <w:annotationRef/>
      </w:r>
      <w:r>
        <w:t>If you’ve already established that there are 2 models of importance here as I suggest above, you could then be more efficient – like enumerate the concerns up front before going through them one by one. Like “In the simulation studies presented below, we examine some limitations to Overwalle’s approach. [lack of prior experience, the presumption that agents and goals have pre-existing representations…]</w:t>
      </w:r>
    </w:p>
  </w:comment>
  <w:comment w:id="21" w:author="Polyn, Sean Matthew" w:date="2026-06-08T12:58:00Z" w:initials="SP">
    <w:p w14:paraId="62F41005" w14:textId="77777777" w:rsidR="00C436CF" w:rsidRDefault="00C436CF" w:rsidP="00C436CF">
      <w:pPr>
        <w:pStyle w:val="CommentText"/>
      </w:pPr>
      <w:r>
        <w:rPr>
          <w:rStyle w:val="CommentReference"/>
        </w:rPr>
        <w:annotationRef/>
      </w:r>
      <w:r>
        <w:t>Does this point need to be in the intro? If you address it in Sim 4, the intro could focus on the theoretical differences and you could bring up this win for ALIAS once you get to Sim 4?</w:t>
      </w:r>
    </w:p>
  </w:comment>
  <w:comment w:id="22" w:author="Polyn, Sean Matthew" w:date="2026-06-08T12:40:00Z" w:initials="SP">
    <w:p w14:paraId="2B61B59D" w14:textId="0F44A17A" w:rsidR="0024349D" w:rsidRDefault="0024349D" w:rsidP="0024349D">
      <w:pPr>
        <w:pStyle w:val="CommentText"/>
      </w:pPr>
      <w:r>
        <w:rPr>
          <w:rStyle w:val="CommentReference"/>
        </w:rPr>
        <w:annotationRef/>
      </w:r>
      <w:r>
        <w:t>And Simulation 4 below (make clear referring to a sim from this paper)</w:t>
      </w:r>
    </w:p>
  </w:comment>
  <w:comment w:id="23" w:author="Polyn, Sean Matthew" w:date="2026-06-08T12:51:00Z" w:initials="SP">
    <w:p w14:paraId="1E65F3D3" w14:textId="77777777" w:rsidR="00AB70E9" w:rsidRDefault="00AB70E9" w:rsidP="00AB70E9">
      <w:pPr>
        <w:pStyle w:val="CommentText"/>
      </w:pPr>
      <w:r>
        <w:rPr>
          <w:rStyle w:val="CommentReference"/>
        </w:rPr>
        <w:annotationRef/>
      </w:r>
      <w:r>
        <w:t>Current structure is to give a full overview of Overwalle modeling work and the criticisms, and use that to motivate this new model ALIAS. But it might be more rhetorically effective to move ideas around here:</w:t>
      </w:r>
    </w:p>
    <w:p w14:paraId="484798C1" w14:textId="77777777" w:rsidR="00AB70E9" w:rsidRDefault="00AB70E9" w:rsidP="00AB70E9">
      <w:pPr>
        <w:pStyle w:val="CommentText"/>
      </w:pPr>
      <w:r>
        <w:t>Overwalle proposed a model of action understanding using a connectionist framework OM10.</w:t>
      </w:r>
    </w:p>
    <w:p w14:paraId="7DBBF94E" w14:textId="77777777" w:rsidR="00AB70E9" w:rsidRDefault="00AB70E9" w:rsidP="00AB70E9">
      <w:pPr>
        <w:pStyle w:val="CommentText"/>
      </w:pPr>
      <w:r>
        <w:t>Here, I propose a new model ALIAS that builds upon this foundation, allowing us to better capture the core empirical phenomena &amp; capture stuff in other tasks (leading with the positive framing of what’s new)</w:t>
      </w:r>
    </w:p>
    <w:p w14:paraId="6CA65618" w14:textId="77777777" w:rsidR="00AB70E9" w:rsidRDefault="00AB70E9" w:rsidP="00AB70E9">
      <w:pPr>
        <w:pStyle w:val="CommentText"/>
      </w:pPr>
      <w:r>
        <w:t>So basically saying you are proposing a new model first, and then giving an overview of the issues and concerns that the new model can help resolve.</w:t>
      </w:r>
    </w:p>
  </w:comment>
  <w:comment w:id="24" w:author="Polyn, Sean Matthew" w:date="2026-06-08T13:08:00Z" w:initials="SP">
    <w:p w14:paraId="51D106DC" w14:textId="77777777" w:rsidR="005B68D1" w:rsidRDefault="00B74369" w:rsidP="005B68D1">
      <w:pPr>
        <w:pStyle w:val="CommentText"/>
      </w:pPr>
      <w:r>
        <w:rPr>
          <w:rStyle w:val="CommentReference"/>
        </w:rPr>
        <w:annotationRef/>
      </w:r>
      <w:r w:rsidR="005B68D1">
        <w:t>This could be a good place for a new section heading, something like Theoretical Overview of the ALIAS Framework.</w:t>
      </w:r>
    </w:p>
    <w:p w14:paraId="5B01144A" w14:textId="77777777" w:rsidR="005B68D1" w:rsidRDefault="005B68D1" w:rsidP="005B68D1">
      <w:pPr>
        <w:pStyle w:val="CommentText"/>
      </w:pPr>
    </w:p>
    <w:p w14:paraId="53744A13" w14:textId="77777777" w:rsidR="005B68D1" w:rsidRDefault="005B68D1" w:rsidP="005B68D1">
      <w:pPr>
        <w:pStyle w:val="CommentText"/>
      </w:pPr>
      <w:r>
        <w:t>My general proposal for this section is that you make it much more succinct. Rather than getting as deep into the experimental details as you do, you provide a higher level overview of the key aspects of the model. That’s what you do in this paragraph, but below the text gets deep into some details and its hard for me to keep track of how they relate to the broader endeavor.</w:t>
      </w:r>
    </w:p>
    <w:p w14:paraId="584DF37B" w14:textId="77777777" w:rsidR="005B68D1" w:rsidRDefault="005B68D1" w:rsidP="005B68D1">
      <w:pPr>
        <w:pStyle w:val="CommentText"/>
      </w:pPr>
    </w:p>
  </w:comment>
  <w:comment w:id="25" w:author="Polyn, Sean Matthew" w:date="2026-06-08T13:10:00Z" w:initials="SP">
    <w:p w14:paraId="4B44941A" w14:textId="5E6969F7" w:rsidR="00F646B8" w:rsidRDefault="00EE2F37" w:rsidP="00F646B8">
      <w:pPr>
        <w:pStyle w:val="CommentText"/>
      </w:pPr>
      <w:r>
        <w:rPr>
          <w:rStyle w:val="CommentReference"/>
        </w:rPr>
        <w:annotationRef/>
      </w:r>
      <w:r w:rsidR="00F646B8">
        <w:t xml:space="preserve">The previous sentences aren’t talking about a particular experiment – it isn’t clear what Control condition you’re talking about. </w:t>
      </w:r>
    </w:p>
    <w:p w14:paraId="20F2865C" w14:textId="77777777" w:rsidR="00F646B8" w:rsidRDefault="00F646B8" w:rsidP="00F646B8">
      <w:pPr>
        <w:pStyle w:val="CommentText"/>
      </w:pPr>
    </w:p>
    <w:p w14:paraId="08BC2B44" w14:textId="77777777" w:rsidR="00F646B8" w:rsidRDefault="00F646B8" w:rsidP="00F646B8">
      <w:pPr>
        <w:pStyle w:val="CommentText"/>
      </w:pPr>
      <w:r>
        <w:t>When I read this paragraph, I think – should this explanatory text be moved to the simulation study that first grapples with it? Why is it important to elaborate this point in such detail here in the introduction?</w:t>
      </w:r>
    </w:p>
  </w:comment>
  <w:comment w:id="26" w:author="Polyn, Sean Matthew" w:date="2026-06-08T13:17:00Z" w:initials="SP">
    <w:p w14:paraId="42D1705C" w14:textId="6B956596" w:rsidR="00F855F1" w:rsidRDefault="00F927FA" w:rsidP="00F855F1">
      <w:pPr>
        <w:pStyle w:val="CommentText"/>
      </w:pPr>
      <w:r>
        <w:rPr>
          <w:rStyle w:val="CommentReference"/>
        </w:rPr>
        <w:annotationRef/>
      </w:r>
      <w:r w:rsidR="00F855F1">
        <w:t xml:space="preserve">Why does this finding require explanation within the present account? I kind of get it – because the other account assumes that infants have these rich concepts already, how does a model without these rich concepts explain these effects. </w:t>
      </w:r>
    </w:p>
    <w:p w14:paraId="77D05462" w14:textId="77777777" w:rsidR="00F855F1" w:rsidRDefault="00F855F1" w:rsidP="00F855F1">
      <w:pPr>
        <w:pStyle w:val="CommentText"/>
      </w:pPr>
    </w:p>
    <w:p w14:paraId="0E422113" w14:textId="77777777" w:rsidR="00F855F1" w:rsidRDefault="00F855F1" w:rsidP="00F855F1">
      <w:pPr>
        <w:pStyle w:val="CommentText"/>
      </w:pPr>
      <w:r>
        <w:t xml:space="preserve">Are you going to return to all of these points and logic in the simulation sections? If so, it doesn’t need to be elaborated in such detail here. </w:t>
      </w:r>
    </w:p>
    <w:p w14:paraId="19FB97EB" w14:textId="77777777" w:rsidR="00F855F1" w:rsidRDefault="00F855F1" w:rsidP="00F855F1">
      <w:pPr>
        <w:pStyle w:val="CommentText"/>
      </w:pPr>
    </w:p>
    <w:p w14:paraId="4FF01190" w14:textId="77777777" w:rsidR="00F855F1" w:rsidRDefault="00F855F1" w:rsidP="00F855F1">
      <w:pPr>
        <w:pStyle w:val="CommentText"/>
      </w:pPr>
      <w:r>
        <w:t>You could succinctly say – here are the key challenges, with forward cites to the simulation study that addresses each challenge (presuming that those sections will get into these issues) – At the very least, by kicking these detailed descriptions forward, the reader will have read through the explanation of the ALIAS model and will have a better understanding of how it works</w:t>
      </w:r>
    </w:p>
  </w:comment>
  <w:comment w:id="27" w:author="Polyn, Sean Matthew" w:date="2026-06-08T13:14:00Z" w:initials="SP">
    <w:p w14:paraId="27AC9D10" w14:textId="77777777" w:rsidR="00A727C8" w:rsidRDefault="004F2FB6" w:rsidP="00A727C8">
      <w:pPr>
        <w:pStyle w:val="CommentText"/>
      </w:pPr>
      <w:r>
        <w:rPr>
          <w:rStyle w:val="CommentReference"/>
        </w:rPr>
        <w:annotationRef/>
      </w:r>
      <w:r w:rsidR="00A727C8">
        <w:t>It isn’t clear to me from the text above why the above finding requires reconciling with the ALIAS account. I get the main idea that having prior experience is important and can affect attention and encoding processes. But the low-level detail I think will be more effective in the context of a simulation study, if one of the studies directly grapples with this scenario.</w:t>
      </w:r>
    </w:p>
  </w:comment>
  <w:comment w:id="28" w:author="Polyn, Sean Matthew" w:date="2026-06-08T13:30:00Z" w:initials="SP">
    <w:p w14:paraId="48CD051C" w14:textId="77777777" w:rsidR="000A3F08" w:rsidRDefault="000A3F08" w:rsidP="000A3F08">
      <w:pPr>
        <w:pStyle w:val="CommentText"/>
      </w:pPr>
      <w:r>
        <w:rPr>
          <w:rStyle w:val="CommentReference"/>
        </w:rPr>
        <w:annotationRef/>
      </w:r>
      <w:r>
        <w:t>I think these caveats can be folded elsewhere, like when you first describe the Theoretical Overview of ALIAS – can just say that “The model is an attempt to explain infant behavior in terms of assoc learning, rather than an attempt to explain how the capacity for action efficiency understanding develops”</w:t>
      </w:r>
    </w:p>
  </w:comment>
  <w:comment w:id="29" w:author="Polyn, Sean Matthew" w:date="2026-06-08T13:27:00Z" w:initials="SP">
    <w:p w14:paraId="524FA9B1" w14:textId="77777777" w:rsidR="004E5A59" w:rsidRDefault="004E5A59" w:rsidP="004E5A59">
      <w:pPr>
        <w:pStyle w:val="CommentText"/>
      </w:pPr>
      <w:r>
        <w:rPr>
          <w:rStyle w:val="CommentReference"/>
        </w:rPr>
        <w:annotationRef/>
      </w:r>
      <w:r>
        <w:t>This seems like a restatement of a point you made just a few lines earlier</w:t>
      </w:r>
    </w:p>
  </w:comment>
  <w:comment w:id="30" w:author="Polyn, Sean Matthew" w:date="2026-06-08T13:04:00Z" w:initials="SP">
    <w:p w14:paraId="30B7EF89" w14:textId="7143D78B" w:rsidR="00A53332" w:rsidRDefault="00A53332" w:rsidP="00A53332">
      <w:pPr>
        <w:pStyle w:val="CommentText"/>
      </w:pPr>
      <w:r>
        <w:rPr>
          <w:rStyle w:val="CommentReference"/>
        </w:rPr>
        <w:annotationRef/>
      </w:r>
      <w:r>
        <w:t>Ideally you would be able to structure this final section so that you have the list of the 5 simulation studies and then no text following item 5, at that point you just transition into the next section.</w:t>
      </w:r>
    </w:p>
  </w:comment>
  <w:comment w:id="31" w:author="Polyn, Sean Matthew" w:date="2026-06-08T13:03:00Z" w:initials="SP">
    <w:p w14:paraId="7FC6DD96" w14:textId="04F72680" w:rsidR="00B74369" w:rsidRDefault="00804727" w:rsidP="00B74369">
      <w:pPr>
        <w:pStyle w:val="CommentText"/>
      </w:pPr>
      <w:r>
        <w:rPr>
          <w:rStyle w:val="CommentReference"/>
        </w:rPr>
        <w:annotationRef/>
      </w:r>
      <w:r w:rsidR="00B74369">
        <w:t>Can you establish a name for this class of studies earlier – You’d know better what would be good “action understanding tasks”? Then it isn’t just Gergely variants. As long as the name doesn’t incorporate one or the other theoretical positions!</w:t>
      </w:r>
    </w:p>
    <w:p w14:paraId="0B2FC652" w14:textId="77777777" w:rsidR="00B74369" w:rsidRDefault="00B74369" w:rsidP="00B74369">
      <w:pPr>
        <w:pStyle w:val="CommentText"/>
      </w:pPr>
    </w:p>
    <w:p w14:paraId="5BECD1FF" w14:textId="77777777" w:rsidR="00B74369" w:rsidRDefault="00B74369" w:rsidP="00B74369">
      <w:pPr>
        <w:pStyle w:val="CommentText"/>
      </w:pPr>
      <w:r>
        <w:t>You refer to them as “action efficiency understanding studies” elsewhere but does including “efficiency” in the name give implicit support to the rich theories? But I’m talking about how you describe the task &amp; task variants rather than the studies using the tasks</w:t>
      </w:r>
    </w:p>
  </w:comment>
  <w:comment w:id="32" w:author="Polyn, Sean Matthew" w:date="2026-06-08T13:01:00Z" w:initials="SP">
    <w:p w14:paraId="5647FF11" w14:textId="77777777" w:rsidR="001D7416" w:rsidRDefault="001E7A0F" w:rsidP="001D7416">
      <w:pPr>
        <w:pStyle w:val="CommentText"/>
      </w:pPr>
      <w:r>
        <w:rPr>
          <w:rStyle w:val="CommentReference"/>
        </w:rPr>
        <w:annotationRef/>
      </w:r>
      <w:r w:rsidR="001D7416">
        <w:t xml:space="preserve">Can tighten things up by moving this entire  justification paragraph to the next section. You’ve already justified OM10 presence in the paper, and a lot of these details will only make sense in the context of a description of the models. </w:t>
      </w:r>
    </w:p>
    <w:p w14:paraId="23110126" w14:textId="77777777" w:rsidR="001D7416" w:rsidRDefault="001D7416" w:rsidP="001D7416">
      <w:pPr>
        <w:pStyle w:val="CommentText"/>
      </w:pPr>
    </w:p>
    <w:p w14:paraId="6717E7AF" w14:textId="77777777" w:rsidR="001D7416" w:rsidRDefault="001D7416" w:rsidP="001D7416">
      <w:pPr>
        <w:pStyle w:val="CommentText"/>
      </w:pPr>
      <w:r>
        <w:t>I think here you can boil things down to the essential points – there are 2 models you’re working with, and each has 2 versions, one is from Overwalle and one is your own. By comparing the models you can determine what aspects of the experiments can be captured by either vs what aspects require mechanisms specific to ALIAS.</w:t>
      </w:r>
    </w:p>
  </w:comment>
  <w:comment w:id="33" w:author="Polyn, Sean Matthew" w:date="2026-06-08T13:32:00Z" w:initials="SP">
    <w:p w14:paraId="09BAE2A4" w14:textId="77777777" w:rsidR="0057631D" w:rsidRDefault="0057631D" w:rsidP="0057631D">
      <w:pPr>
        <w:pStyle w:val="CommentText"/>
      </w:pPr>
      <w:r>
        <w:rPr>
          <w:rStyle w:val="CommentReference"/>
        </w:rPr>
        <w:annotationRef/>
      </w:r>
      <w:r>
        <w:t>Is ALIAS an existing model or being introduced here? If introduced here, then should explain why ALIAS and ALIAS-2 are both being proposed?</w:t>
      </w:r>
    </w:p>
  </w:comment>
  <w:comment w:id="34" w:author="Polyn, Sean Matthew" w:date="2026-06-08T14:49:00Z" w:initials="SP">
    <w:p w14:paraId="74FB24E1" w14:textId="77777777" w:rsidR="00A17D80" w:rsidRDefault="00A17D80" w:rsidP="00A17D80">
      <w:pPr>
        <w:pStyle w:val="CommentText"/>
      </w:pPr>
      <w:r>
        <w:rPr>
          <w:rStyle w:val="CommentReference"/>
        </w:rPr>
        <w:annotationRef/>
      </w:r>
      <w:r>
        <w:t>These kinds of details will be more effective if they are woven into the model description rather than up front like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0E41C" w15:done="0"/>
  <w15:commentEx w15:paraId="4EB39B0E" w15:done="0"/>
  <w15:commentEx w15:paraId="56662A8A" w15:done="0"/>
  <w15:commentEx w15:paraId="4AFDC527" w15:done="0"/>
  <w15:commentEx w15:paraId="0701AE70" w15:done="0"/>
  <w15:commentEx w15:paraId="539B4069" w15:done="0"/>
  <w15:commentEx w15:paraId="1430FD4D" w15:done="0"/>
  <w15:commentEx w15:paraId="6DC88050" w15:done="0"/>
  <w15:commentEx w15:paraId="56C4AD9E" w15:done="0"/>
  <w15:commentEx w15:paraId="6AF56974" w15:done="0"/>
  <w15:commentEx w15:paraId="74E12A37" w15:done="0"/>
  <w15:commentEx w15:paraId="148B9661" w15:done="0"/>
  <w15:commentEx w15:paraId="47C2171F" w15:done="0"/>
  <w15:commentEx w15:paraId="0CE4F55C" w15:done="0"/>
  <w15:commentEx w15:paraId="3FB3A907" w15:done="0"/>
  <w15:commentEx w15:paraId="62F41005" w15:done="0"/>
  <w15:commentEx w15:paraId="2B61B59D" w15:done="0"/>
  <w15:commentEx w15:paraId="6CA65618" w15:done="0"/>
  <w15:commentEx w15:paraId="584DF37B" w15:done="0"/>
  <w15:commentEx w15:paraId="08BC2B44" w15:done="0"/>
  <w15:commentEx w15:paraId="4FF01190" w15:done="0"/>
  <w15:commentEx w15:paraId="27AC9D10" w15:done="0"/>
  <w15:commentEx w15:paraId="48CD051C" w15:done="0"/>
  <w15:commentEx w15:paraId="524FA9B1" w15:done="0"/>
  <w15:commentEx w15:paraId="30B7EF89" w15:done="0"/>
  <w15:commentEx w15:paraId="5BECD1FF" w15:done="0"/>
  <w15:commentEx w15:paraId="6717E7AF" w15:done="0"/>
  <w15:commentEx w15:paraId="09BAE2A4" w15:done="0"/>
  <w15:commentEx w15:paraId="74FB24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59F65" w16cex:dateUtc="2026-06-08T14:47:00Z"/>
  <w16cex:commentExtensible w16cex:durableId="32CDFB5C" w16cex:dateUtc="2026-06-08T14:51:00Z"/>
  <w16cex:commentExtensible w16cex:durableId="54E7B4E5" w16cex:dateUtc="2026-06-08T14:52:00Z"/>
  <w16cex:commentExtensible w16cex:durableId="04B593BF" w16cex:dateUtc="2026-06-08T16:57:00Z"/>
  <w16cex:commentExtensible w16cex:durableId="0814405D" w16cex:dateUtc="2026-06-08T16:42:00Z"/>
  <w16cex:commentExtensible w16cex:durableId="01E13849" w16cex:dateUtc="2026-06-08T16:52:00Z"/>
  <w16cex:commentExtensible w16cex:durableId="73E67A01" w16cex:dateUtc="2026-06-08T16:45:00Z"/>
  <w16cex:commentExtensible w16cex:durableId="52A774E3" w16cex:dateUtc="2026-06-08T16:46:00Z"/>
  <w16cex:commentExtensible w16cex:durableId="1CFD7716" w16cex:dateUtc="2026-06-08T16:48:00Z"/>
  <w16cex:commentExtensible w16cex:durableId="4F5FAB85" w16cex:dateUtc="2026-06-08T16:59:00Z"/>
  <w16cex:commentExtensible w16cex:durableId="38F563E5" w16cex:dateUtc="2026-06-08T17:35:00Z"/>
  <w16cex:commentExtensible w16cex:durableId="5EB65A49" w16cex:dateUtc="2026-06-08T17:38:00Z"/>
  <w16cex:commentExtensible w16cex:durableId="6894BA71" w16cex:dateUtc="2026-06-08T17:36:00Z"/>
  <w16cex:commentExtensible w16cex:durableId="5BC68AE7" w16cex:dateUtc="2026-06-08T17:53:00Z"/>
  <w16cex:commentExtensible w16cex:durableId="415ACDBA" w16cex:dateUtc="2026-06-08T17:57:00Z"/>
  <w16cex:commentExtensible w16cex:durableId="3F71FFA9" w16cex:dateUtc="2026-06-08T17:58:00Z"/>
  <w16cex:commentExtensible w16cex:durableId="3BA579A5" w16cex:dateUtc="2026-06-08T17:40:00Z"/>
  <w16cex:commentExtensible w16cex:durableId="595FE478" w16cex:dateUtc="2026-06-08T17:51:00Z"/>
  <w16cex:commentExtensible w16cex:durableId="58EA6B72" w16cex:dateUtc="2026-06-08T18:08:00Z"/>
  <w16cex:commentExtensible w16cex:durableId="1487A5B1" w16cex:dateUtc="2026-06-08T18:10:00Z"/>
  <w16cex:commentExtensible w16cex:durableId="2A1AF30B" w16cex:dateUtc="2026-06-08T18:17:00Z"/>
  <w16cex:commentExtensible w16cex:durableId="1A217714" w16cex:dateUtc="2026-06-08T18:14:00Z"/>
  <w16cex:commentExtensible w16cex:durableId="077155DC" w16cex:dateUtc="2026-06-08T18:30:00Z"/>
  <w16cex:commentExtensible w16cex:durableId="1F25816C" w16cex:dateUtc="2026-06-08T18:27:00Z"/>
  <w16cex:commentExtensible w16cex:durableId="0057139B" w16cex:dateUtc="2026-06-08T18:04:00Z"/>
  <w16cex:commentExtensible w16cex:durableId="784410DF" w16cex:dateUtc="2026-06-08T18:03:00Z"/>
  <w16cex:commentExtensible w16cex:durableId="5D9ED19C" w16cex:dateUtc="2026-06-08T18:01:00Z"/>
  <w16cex:commentExtensible w16cex:durableId="6D579749" w16cex:dateUtc="2026-06-08T18:32:00Z"/>
  <w16cex:commentExtensible w16cex:durableId="08A02929" w16cex:dateUtc="2026-06-08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0E41C" w16cid:durableId="63059F65"/>
  <w16cid:commentId w16cid:paraId="4EB39B0E" w16cid:durableId="32CDFB5C"/>
  <w16cid:commentId w16cid:paraId="56662A8A" w16cid:durableId="54E7B4E5"/>
  <w16cid:commentId w16cid:paraId="4AFDC527" w16cid:durableId="04B593BF"/>
  <w16cid:commentId w16cid:paraId="0701AE70" w16cid:durableId="0814405D"/>
  <w16cid:commentId w16cid:paraId="539B4069" w16cid:durableId="01E13849"/>
  <w16cid:commentId w16cid:paraId="1430FD4D" w16cid:durableId="73E67A01"/>
  <w16cid:commentId w16cid:paraId="6DC88050" w16cid:durableId="52A774E3"/>
  <w16cid:commentId w16cid:paraId="56C4AD9E" w16cid:durableId="1CFD7716"/>
  <w16cid:commentId w16cid:paraId="6AF56974" w16cid:durableId="4F5FAB85"/>
  <w16cid:commentId w16cid:paraId="74E12A37" w16cid:durableId="38F563E5"/>
  <w16cid:commentId w16cid:paraId="148B9661" w16cid:durableId="5EB65A49"/>
  <w16cid:commentId w16cid:paraId="47C2171F" w16cid:durableId="6894BA71"/>
  <w16cid:commentId w16cid:paraId="0CE4F55C" w16cid:durableId="5BC68AE7"/>
  <w16cid:commentId w16cid:paraId="3FB3A907" w16cid:durableId="415ACDBA"/>
  <w16cid:commentId w16cid:paraId="62F41005" w16cid:durableId="3F71FFA9"/>
  <w16cid:commentId w16cid:paraId="2B61B59D" w16cid:durableId="3BA579A5"/>
  <w16cid:commentId w16cid:paraId="6CA65618" w16cid:durableId="595FE478"/>
  <w16cid:commentId w16cid:paraId="584DF37B" w16cid:durableId="58EA6B72"/>
  <w16cid:commentId w16cid:paraId="08BC2B44" w16cid:durableId="1487A5B1"/>
  <w16cid:commentId w16cid:paraId="4FF01190" w16cid:durableId="2A1AF30B"/>
  <w16cid:commentId w16cid:paraId="27AC9D10" w16cid:durableId="1A217714"/>
  <w16cid:commentId w16cid:paraId="48CD051C" w16cid:durableId="077155DC"/>
  <w16cid:commentId w16cid:paraId="524FA9B1" w16cid:durableId="1F25816C"/>
  <w16cid:commentId w16cid:paraId="30B7EF89" w16cid:durableId="0057139B"/>
  <w16cid:commentId w16cid:paraId="5BECD1FF" w16cid:durableId="784410DF"/>
  <w16cid:commentId w16cid:paraId="6717E7AF" w16cid:durableId="5D9ED19C"/>
  <w16cid:commentId w16cid:paraId="09BAE2A4" w16cid:durableId="6D579749"/>
  <w16cid:commentId w16cid:paraId="74FB24E1" w16cid:durableId="08A029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3114" w14:textId="77777777" w:rsidR="00285B0A" w:rsidRDefault="00285B0A" w:rsidP="00391C7E">
      <w:pPr>
        <w:spacing w:after="0" w:line="240" w:lineRule="auto"/>
      </w:pPr>
      <w:r>
        <w:separator/>
      </w:r>
    </w:p>
  </w:endnote>
  <w:endnote w:type="continuationSeparator" w:id="0">
    <w:p w14:paraId="5FE26AA5" w14:textId="77777777" w:rsidR="00285B0A" w:rsidRDefault="00285B0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EFA56" w14:textId="77777777" w:rsidR="00285B0A" w:rsidRDefault="00285B0A" w:rsidP="00391C7E">
      <w:pPr>
        <w:spacing w:after="0" w:line="240" w:lineRule="auto"/>
      </w:pPr>
      <w:r>
        <w:separator/>
      </w:r>
    </w:p>
  </w:footnote>
  <w:footnote w:type="continuationSeparator" w:id="0">
    <w:p w14:paraId="79F815EC" w14:textId="77777777" w:rsidR="00285B0A" w:rsidRDefault="00285B0A"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lyn, Sean Matthew">
    <w15:presenceInfo w15:providerId="AD" w15:userId="S::sean.polyn@vanderbilt.edu::2e2b8482-fa21-4df8-af5a-1eade0f26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3F08"/>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1BE6"/>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4F2E"/>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416"/>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A0F"/>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322C"/>
    <w:rsid w:val="0024349D"/>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B0A"/>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12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40F"/>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59"/>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2FB6"/>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EF0"/>
    <w:rsid w:val="0057631D"/>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8D1"/>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AE8"/>
    <w:rsid w:val="00606FDD"/>
    <w:rsid w:val="00607174"/>
    <w:rsid w:val="0060782C"/>
    <w:rsid w:val="00607D3B"/>
    <w:rsid w:val="00607E4D"/>
    <w:rsid w:val="00607FF6"/>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2B"/>
    <w:rsid w:val="006E0B30"/>
    <w:rsid w:val="006E10C3"/>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2AF"/>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D6E"/>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727"/>
    <w:rsid w:val="00804C29"/>
    <w:rsid w:val="008050B6"/>
    <w:rsid w:val="00805229"/>
    <w:rsid w:val="008055AC"/>
    <w:rsid w:val="0080566C"/>
    <w:rsid w:val="00805A24"/>
    <w:rsid w:val="00805AE8"/>
    <w:rsid w:val="00806261"/>
    <w:rsid w:val="00806AA4"/>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C67"/>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72D"/>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2E7"/>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46"/>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8B"/>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17D80"/>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332"/>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621"/>
    <w:rsid w:val="00A727C8"/>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C5D"/>
    <w:rsid w:val="00AB6E4C"/>
    <w:rsid w:val="00AB70E9"/>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0A3"/>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4ACD"/>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E9"/>
    <w:rsid w:val="00B7144B"/>
    <w:rsid w:val="00B716BE"/>
    <w:rsid w:val="00B7179B"/>
    <w:rsid w:val="00B725B4"/>
    <w:rsid w:val="00B72E2D"/>
    <w:rsid w:val="00B72E7E"/>
    <w:rsid w:val="00B72EC2"/>
    <w:rsid w:val="00B733D7"/>
    <w:rsid w:val="00B73DDC"/>
    <w:rsid w:val="00B73E84"/>
    <w:rsid w:val="00B73E8F"/>
    <w:rsid w:val="00B74369"/>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07"/>
    <w:rsid w:val="00B854F3"/>
    <w:rsid w:val="00B85AC9"/>
    <w:rsid w:val="00B85B22"/>
    <w:rsid w:val="00B85EAA"/>
    <w:rsid w:val="00B86741"/>
    <w:rsid w:val="00B8674D"/>
    <w:rsid w:val="00B867E0"/>
    <w:rsid w:val="00B86AE9"/>
    <w:rsid w:val="00B86BF5"/>
    <w:rsid w:val="00B8717E"/>
    <w:rsid w:val="00B878DE"/>
    <w:rsid w:val="00B87F57"/>
    <w:rsid w:val="00B9047B"/>
    <w:rsid w:val="00B905EE"/>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1A7"/>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6CF"/>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E98"/>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5FAC"/>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77"/>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5E1C"/>
    <w:rsid w:val="00CD66A2"/>
    <w:rsid w:val="00CD6FC4"/>
    <w:rsid w:val="00CD731A"/>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93"/>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317"/>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3F32"/>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5A9F"/>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7C4"/>
    <w:rsid w:val="00EE0C28"/>
    <w:rsid w:val="00EE0F83"/>
    <w:rsid w:val="00EE0F9F"/>
    <w:rsid w:val="00EE145C"/>
    <w:rsid w:val="00EE157C"/>
    <w:rsid w:val="00EE161E"/>
    <w:rsid w:val="00EE1B56"/>
    <w:rsid w:val="00EE2414"/>
    <w:rsid w:val="00EE2928"/>
    <w:rsid w:val="00EE29D6"/>
    <w:rsid w:val="00EE2BEA"/>
    <w:rsid w:val="00EE2C2A"/>
    <w:rsid w:val="00EE2F37"/>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858"/>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6B8"/>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5F1"/>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7FA"/>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163-6383(02)00097-8%20" TargetMode="External"/><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hyperlink" Target="https://doi.org/10.1016/0010-0277(86)90052-1" TargetMode="External"/><Relationship Id="rId84" Type="http://schemas.openxmlformats.org/officeDocument/2006/relationships/hyperlink" Target="https://doi.org/10.1016/j.cognition.2021.104621%20" TargetMode="External"/><Relationship Id="rId138" Type="http://schemas.openxmlformats.org/officeDocument/2006/relationships/hyperlink" Target="https://doi.org/10.1111/j.1551-6709.2010.01129.x" TargetMode="External"/><Relationship Id="rId159" Type="http://schemas.microsoft.com/office/2011/relationships/people" Target="people.xml"/><Relationship Id="rId107" Type="http://schemas.openxmlformats.org/officeDocument/2006/relationships/hyperlink" Target="https://doi.org/10.1016/j.cognition.2016.12.007" TargetMode="External"/><Relationship Id="rId11" Type="http://schemas.microsoft.com/office/2016/09/relationships/commentsIds" Target="commentsIds.xml"/><Relationship Id="rId32" Type="http://schemas.openxmlformats.org/officeDocument/2006/relationships/image" Target="media/image19.png"/><Relationship Id="rId53" Type="http://schemas.openxmlformats.org/officeDocument/2006/relationships/image" Target="media/image40.png"/><Relationship Id="rId74" Type="http://schemas.openxmlformats.org/officeDocument/2006/relationships/hyperlink" Target="https://doi.org/10.1016/0022-0965(83)90085-3%20" TargetMode="External"/><Relationship Id="rId128" Type="http://schemas.openxmlformats.org/officeDocument/2006/relationships/hyperlink" Target="https://doi.org/10.1037/0096-3445.114.2.159%20" TargetMode="External"/><Relationship Id="rId149" Type="http://schemas.openxmlformats.org/officeDocument/2006/relationships/hyperlink" Target="https://doi.org/10.1016/j.cognition.2017.06.029" TargetMode="External"/><Relationship Id="rId5" Type="http://schemas.openxmlformats.org/officeDocument/2006/relationships/webSettings" Target="webSettings.xml"/><Relationship Id="rId95" Type="http://schemas.openxmlformats.org/officeDocument/2006/relationships/hyperlink" Target="https://doi.org/10.1177/17456916221112075" TargetMode="External"/><Relationship Id="rId160" Type="http://schemas.openxmlformats.org/officeDocument/2006/relationships/theme" Target="theme/theme1.xm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hyperlink" Target="https://doi.org/10.1111/j.1467-8624.1991.tb01602.x" TargetMode="External"/><Relationship Id="rId118" Type="http://schemas.openxmlformats.org/officeDocument/2006/relationships/hyperlink" Target="https://doi.org/10.1126/science.1107621" TargetMode="External"/><Relationship Id="rId139" Type="http://schemas.openxmlformats.org/officeDocument/2006/relationships/hyperlink" Target="https://doi.org/10.1016/j.infbeh.2003.05.006" TargetMode="External"/><Relationship Id="rId80" Type="http://schemas.openxmlformats.org/officeDocument/2006/relationships/hyperlink" Target="https://doi.org/10.1111/1467-7687.00039"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016/S0010-0277(98)00058-4" TargetMode="External"/><Relationship Id="rId155" Type="http://schemas.openxmlformats.org/officeDocument/2006/relationships/hyperlink" Target="https://doi.org/10.2307/1130473" TargetMode="External"/><Relationship Id="rId12" Type="http://schemas.microsoft.com/office/2018/08/relationships/commentsExtensible" Target="commentsExtensible.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svg"/><Relationship Id="rId103" Type="http://schemas.openxmlformats.org/officeDocument/2006/relationships/hyperlink" Target="https://doi.org/10.1037/0096-1523.18.2.385" TargetMode="External"/><Relationship Id="rId108" Type="http://schemas.openxmlformats.org/officeDocument/2006/relationships/hyperlink" Target="https://doi.org/10.1111/desc.13581" TargetMode="External"/><Relationship Id="rId124" Type="http://schemas.openxmlformats.org/officeDocument/2006/relationships/hyperlink" Target="https://doi.org/10.1037/1089-2680.1.3.271" TargetMode="External"/><Relationship Id="rId129" Type="http://schemas.openxmlformats.org/officeDocument/2006/relationships/hyperlink" Target="https://doi.org/10.1371/journal.pone.0042698" TargetMode="External"/><Relationship Id="rId54" Type="http://schemas.openxmlformats.org/officeDocument/2006/relationships/image" Target="media/image41.png"/><Relationship Id="rId70" Type="http://schemas.openxmlformats.org/officeDocument/2006/relationships/hyperlink" Target="https://doi.org/10.1111/desc.13464" TargetMode="External"/><Relationship Id="rId75" Type="http://schemas.openxmlformats.org/officeDocument/2006/relationships/hyperlink" Target="https://doi.org/10.1016/S1364-6613(99)01356-X" TargetMode="External"/><Relationship Id="rId91" Type="http://schemas.openxmlformats.org/officeDocument/2006/relationships/hyperlink" Target="https://doi.org/10.1016/S0163-6383(98)90001-7%20" TargetMode="External"/><Relationship Id="rId96" Type="http://schemas.openxmlformats.org/officeDocument/2006/relationships/hyperlink" Target="https://doi.org/10.1162/neco.1989.1.1.143" TargetMode="External"/><Relationship Id="rId140" Type="http://schemas.openxmlformats.org/officeDocument/2006/relationships/hyperlink" Target="https://doi.org/10.1146/annurev.ph.25.030163.002553" TargetMode="External"/><Relationship Id="rId145" Type="http://schemas.openxmlformats.org/officeDocument/2006/relationships/hyperlink" Target="https://doi.org/10.1016/j.neuroimage.2010.05.02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hyperlink" Target="https://doi.org/10.1111/1467-7687.00021%20" TargetMode="External"/><Relationship Id="rId119" Type="http://schemas.openxmlformats.org/officeDocument/2006/relationships/hyperlink" Target="https://doi.org/10.1038/s42256-024-00802-0%20" TargetMode="Externa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hyperlink" Target="https://doi.org/10.1016/0010-0277(85)90008-3" TargetMode="External"/><Relationship Id="rId81" Type="http://schemas.openxmlformats.org/officeDocument/2006/relationships/hyperlink" Target="https://doi.org/10.1207/s15516709cog2701_4"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080/09540090310001655093" TargetMode="External"/><Relationship Id="rId135" Type="http://schemas.openxmlformats.org/officeDocument/2006/relationships/hyperlink" Target="https://doi.org/10.1521/soco.2025.43.3.152" TargetMode="External"/><Relationship Id="rId151" Type="http://schemas.openxmlformats.org/officeDocument/2006/relationships/hyperlink" Target="https://doi.org/10.1111/1467-9280.00218" TargetMode="External"/><Relationship Id="rId156" Type="http://schemas.openxmlformats.org/officeDocument/2006/relationships/header" Target="header1.xml"/><Relationship Id="rId13" Type="http://schemas.openxmlformats.org/officeDocument/2006/relationships/image" Target="media/image1.jp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hyperlink" Target="https://doi.org/10.1037/0012-1649.36.5.635" TargetMode="Externa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doi.org/10.1016/S0885-2014(02)00124-7" TargetMode="External"/><Relationship Id="rId97" Type="http://schemas.openxmlformats.org/officeDocument/2006/relationships/hyperlink" Target="https://doi.org/10.1037/0012-1649.19.3.338" TargetMode="External"/><Relationship Id="rId104" Type="http://schemas.openxmlformats.org/officeDocument/2006/relationships/hyperlink" Target="https://doi.org/10.1016/S0010-0277(98)00036-5" TargetMode="External"/><Relationship Id="rId120" Type="http://schemas.openxmlformats.org/officeDocument/2006/relationships/hyperlink" Target="https://doi.org/10.1126/science.1111656" TargetMode="External"/><Relationship Id="rId125" Type="http://schemas.openxmlformats.org/officeDocument/2006/relationships/hyperlink" Target="https://doi.org/10.1207/S15327078IN0101_04%20" TargetMode="External"/><Relationship Id="rId141" Type="http://schemas.openxmlformats.org/officeDocument/2006/relationships/hyperlink" Target="https://doi.org/10.1016/j.cognition.2004.07.004%20" TargetMode="External"/><Relationship Id="rId146" Type="http://schemas.openxmlformats.org/officeDocument/2006/relationships/hyperlink" Target="https://doi.org/10.1126/science.adi1374%20" TargetMode="External"/><Relationship Id="rId7" Type="http://schemas.openxmlformats.org/officeDocument/2006/relationships/endnotes" Target="endnotes.xml"/><Relationship Id="rId71" Type="http://schemas.openxmlformats.org/officeDocument/2006/relationships/hyperlink" Target="https://doi.org/10.1016/j.cognition.2012.11.007%20" TargetMode="External"/><Relationship Id="rId92" Type="http://schemas.openxmlformats.org/officeDocument/2006/relationships/hyperlink" Target="https://doi.org/10.1177/0963721412470687"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doi.org/10.1016/j.dr.2022.101034"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80/095400999116322" TargetMode="External"/><Relationship Id="rId115" Type="http://schemas.openxmlformats.org/officeDocument/2006/relationships/hyperlink" Target="https://doi.org/10.1037/0033-295X.104.4.686%20" TargetMode="External"/><Relationship Id="rId131" Type="http://schemas.openxmlformats.org/officeDocument/2006/relationships/hyperlink" Target="https://doi.org/10.1098/rsos.191795" TargetMode="External"/><Relationship Id="rId136" Type="http://schemas.openxmlformats.org/officeDocument/2006/relationships/hyperlink" Target="https://doi.org/10.1016/S1364-6613(02)01926-5" TargetMode="External"/><Relationship Id="rId157" Type="http://schemas.openxmlformats.org/officeDocument/2006/relationships/header" Target="header2.xml"/><Relationship Id="rId61" Type="http://schemas.openxmlformats.org/officeDocument/2006/relationships/image" Target="media/image48.svg"/><Relationship Id="rId82" Type="http://schemas.openxmlformats.org/officeDocument/2006/relationships/hyperlink" Target="https://doi.org/10.1016/S0010-0277(99)00039-6" TargetMode="External"/><Relationship Id="rId152" Type="http://schemas.openxmlformats.org/officeDocument/2006/relationships/hyperlink" Target="https://doi.org/10.1038/358749a0" TargetMode="External"/><Relationship Id="rId19" Type="http://schemas.openxmlformats.org/officeDocument/2006/relationships/image" Target="media/image6.png"/><Relationship Id="rId14" Type="http://schemas.openxmlformats.org/officeDocument/2006/relationships/image" Target="media/image2.jp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doi.org/10.1111/1467-7687.00220" TargetMode="External"/><Relationship Id="rId100" Type="http://schemas.openxmlformats.org/officeDocument/2006/relationships/hyperlink" Target="https://doi.org/10.1016/0885-2014(93)90008-S" TargetMode="External"/><Relationship Id="rId105" Type="http://schemas.openxmlformats.org/officeDocument/2006/relationships/hyperlink" Target="https://doi.org/10.1016/S0010-0277(87)80006-9" TargetMode="External"/><Relationship Id="rId126" Type="http://schemas.openxmlformats.org/officeDocument/2006/relationships/hyperlink" Target="https://doi.org/10.1111/j.1540-5834.2008.00469.x" TargetMode="External"/><Relationship Id="rId147" Type="http://schemas.openxmlformats.org/officeDocument/2006/relationships/hyperlink" Target="https://doi.org/10.1207/s15327078in0701_6%20"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38.png"/><Relationship Id="rId72" Type="http://schemas.openxmlformats.org/officeDocument/2006/relationships/hyperlink" Target="https://doi.org/10.1016/j.tics.2022.12.014" TargetMode="External"/><Relationship Id="rId93" Type="http://schemas.openxmlformats.org/officeDocument/2006/relationships/hyperlink" Target="https://doi.org/10.1016/j.cogdev.2010.09.001" TargetMode="External"/><Relationship Id="rId98" Type="http://schemas.openxmlformats.org/officeDocument/2006/relationships/hyperlink" Target="https://doi.org/10.1016/j.tics.2016.05.011%20" TargetMode="External"/><Relationship Id="rId121" Type="http://schemas.openxmlformats.org/officeDocument/2006/relationships/hyperlink" Target="https://doi.org/10.1016/j.cognition.2004.11.005" TargetMode="External"/><Relationship Id="rId142" Type="http://schemas.openxmlformats.org/officeDocument/2006/relationships/hyperlink" Target="https://doi.org/10.1037/0033-295X.99.4.605"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hyperlink" Target="https://doi.org/10.1002/icd.2355" TargetMode="External"/><Relationship Id="rId116" Type="http://schemas.openxmlformats.org/officeDocument/2006/relationships/hyperlink" Target="https://doi.org/10.1016/S0010-0277(96)00727-5" TargetMode="External"/><Relationship Id="rId137" Type="http://schemas.openxmlformats.org/officeDocument/2006/relationships/hyperlink" Target="https://doi.org/10.1073/pnas.1318053110%20" TargetMode="External"/><Relationship Id="rId158"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hyperlink" Target="https://doi.org/10.1126/science.284.5416.875a%20" TargetMode="External"/><Relationship Id="rId83" Type="http://schemas.openxmlformats.org/officeDocument/2006/relationships/hyperlink" Target="https://doi.org/10.1207/s15516709cog1402_1%20" TargetMode="External"/><Relationship Id="rId88" Type="http://schemas.openxmlformats.org/officeDocument/2006/relationships/hyperlink" Target="https://doi.org/10.1016/S1364-6613(03)00128-1" TargetMode="External"/><Relationship Id="rId111" Type="http://schemas.openxmlformats.org/officeDocument/2006/relationships/hyperlink" Target="https://doi.org/10.1111/j.1467-7687.2007.00586.x%20" TargetMode="External"/><Relationship Id="rId132" Type="http://schemas.openxmlformats.org/officeDocument/2006/relationships/hyperlink" Target="https://doi.org/10.1371/journal.pone.0023223" TargetMode="External"/><Relationship Id="rId153" Type="http://schemas.openxmlformats.org/officeDocument/2006/relationships/hyperlink" Target="https://doi.org/10.1111/1467-8721.ep10772615" TargetMode="External"/><Relationship Id="rId15" Type="http://schemas.openxmlformats.org/officeDocument/2006/relationships/hyperlink" Target="https://osf.io/9eqpf/?view_only=62f752417a9141c7b0509a998039ad13" TargetMode="Externa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hyperlink" Target="https://doi.org/10.1073/pnas.1904786116%20" TargetMode="External"/><Relationship Id="rId127" Type="http://schemas.openxmlformats.org/officeDocument/2006/relationships/hyperlink" Target="https://doi.org/10.1038/323533a0" TargetMode="External"/><Relationship Id="rId10" Type="http://schemas.microsoft.com/office/2011/relationships/commentsExtended" Target="commentsExtended.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hyperlink" Target="https://doi.org/10.1207/S15327078IN0104_3" TargetMode="External"/><Relationship Id="rId78" Type="http://schemas.openxmlformats.org/officeDocument/2006/relationships/hyperlink" Target="https://doi.org/10.1037/0012-1649.29.3.421" TargetMode="External"/><Relationship Id="rId94" Type="http://schemas.openxmlformats.org/officeDocument/2006/relationships/hyperlink" Target="https://doi.org/10.1038/nature06288" TargetMode="External"/><Relationship Id="rId99" Type="http://schemas.openxmlformats.org/officeDocument/2006/relationships/hyperlink" Target="https://doi.org/10.1016/j.cogpsych.2020.101334%20" TargetMode="External"/><Relationship Id="rId101" Type="http://schemas.openxmlformats.org/officeDocument/2006/relationships/hyperlink" Target="https://doi.org/10.1016/j.cogdev.2005.04.004" TargetMode="External"/><Relationship Id="rId122" Type="http://schemas.openxmlformats.org/officeDocument/2006/relationships/hyperlink" Target="https://doi.org/10.1037/xge0000260%20" TargetMode="External"/><Relationship Id="rId143" Type="http://schemas.openxmlformats.org/officeDocument/2006/relationships/hyperlink" Target="https://doi.org/10.1002/icd.2359" TargetMode="External"/><Relationship Id="rId148" Type="http://schemas.openxmlformats.org/officeDocument/2006/relationships/hyperlink" Target="https://doi.org/10.1016/j.cogdev.2012.08.004" TargetMode="Externa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hyperlink" Target="https://doi.org/10.1037/xge0001656" TargetMode="External"/><Relationship Id="rId89" Type="http://schemas.openxmlformats.org/officeDocument/2006/relationships/hyperlink" Target="https://doi.org/10.1038/415755a%20" TargetMode="External"/><Relationship Id="rId112" Type="http://schemas.openxmlformats.org/officeDocument/2006/relationships/hyperlink" Target="https://doi.org/10.1111/j.0956-7976.2004.00755.x" TargetMode="External"/><Relationship Id="rId133" Type="http://schemas.openxmlformats.org/officeDocument/2006/relationships/hyperlink" Target="https://doi.org/10.1207/s15327078in1003_6" TargetMode="External"/><Relationship Id="rId154" Type="http://schemas.openxmlformats.org/officeDocument/2006/relationships/hyperlink" Target="https://doi.org/10.1037/a0032150" TargetMode="Externa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hyperlink" Target="https://doi.org/10.1037/0033-295X.112.2.347" TargetMode="External"/><Relationship Id="rId102" Type="http://schemas.openxmlformats.org/officeDocument/2006/relationships/hyperlink" Target="https://doi.org/10.1016/0010-0285(83)90017-8" TargetMode="External"/><Relationship Id="rId123" Type="http://schemas.openxmlformats.org/officeDocument/2006/relationships/hyperlink" Target="https://doi.org/10.1016/j.cognition.2017.09.007" TargetMode="External"/><Relationship Id="rId144" Type="http://schemas.openxmlformats.org/officeDocument/2006/relationships/hyperlink" Target="https://doi.org/10.1371/journal.pbio.0030208" TargetMode="External"/><Relationship Id="rId90" Type="http://schemas.openxmlformats.org/officeDocument/2006/relationships/hyperlink" Target="https://doi.org/10.1016/0010-0277(95)00661-H" TargetMode="External"/><Relationship Id="rId27" Type="http://schemas.openxmlformats.org/officeDocument/2006/relationships/image" Target="media/image14.png"/><Relationship Id="rId48" Type="http://schemas.openxmlformats.org/officeDocument/2006/relationships/image" Target="media/image35.png"/><Relationship Id="rId69" Type="http://schemas.openxmlformats.org/officeDocument/2006/relationships/hyperlink" Target="https://doi.org/10.1016/j.cogdev.2022.101164" TargetMode="External"/><Relationship Id="rId113" Type="http://schemas.openxmlformats.org/officeDocument/2006/relationships/hyperlink" Target="https://doi.org/10.1016/j.cogpsych.2010.02.001" TargetMode="External"/><Relationship Id="rId134" Type="http://schemas.openxmlformats.org/officeDocument/2006/relationships/hyperlink" Target="https://doi.org/10.1038/s44159-023-00152-5%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Template>
  <TotalTime>837</TotalTime>
  <Pages>84</Pages>
  <Words>19935</Words>
  <Characters>113630</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Polyn, Sean Matthew</cp:lastModifiedBy>
  <cp:revision>125</cp:revision>
  <dcterms:created xsi:type="dcterms:W3CDTF">2026-05-27T03:38:00Z</dcterms:created>
  <dcterms:modified xsi:type="dcterms:W3CDTF">2026-06-08T19:51:00Z</dcterms:modified>
</cp:coreProperties>
</file>