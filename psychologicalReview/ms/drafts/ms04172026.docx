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072F28E6"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w:t>
      </w:r>
      <w:ins w:id="1" w:author="Benton, Deon" w:date="2026-04-17T10:53:00Z" w16du:dateUtc="2026-04-17T15:53:00Z">
        <w:r w:rsidR="00AF3A63">
          <w:rPr>
            <w:rFonts w:ascii="Times New Roman" w:hAnsi="Times New Roman" w:cs="Times New Roman"/>
          </w:rPr>
          <w:t>—combined with differential barrier salience and heightened attention—</w:t>
        </w:r>
      </w:ins>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2" w:author="Benton, Deon" w:date="2026-02-09T13:09:00Z" w16du:dateUtc="2026-02-09T19:09:00Z">
        <w:r w:rsidR="000C18C9">
          <w:rPr>
            <w:rFonts w:ascii="Times New Roman" w:hAnsi="Times New Roman" w:cs="Times New Roman"/>
          </w:rPr>
          <w:t>may learn that it is safe</w:t>
        </w:r>
      </w:ins>
      <w:ins w:id="3" w:author="Benton, Deon" w:date="2026-02-09T13:10:00Z" w16du:dateUtc="2026-02-09T19:10:00Z">
        <w:r w:rsidR="000C18C9">
          <w:rPr>
            <w:rFonts w:ascii="Times New Roman" w:hAnsi="Times New Roman" w:cs="Times New Roman"/>
          </w:rPr>
          <w:t>r</w:t>
        </w:r>
      </w:ins>
      <w:ins w:id="4" w:author="Benton, Deon" w:date="2026-02-09T13:09:00Z" w16du:dateUtc="2026-02-09T19:09:00Z">
        <w:r w:rsidR="000C18C9">
          <w:rPr>
            <w:rFonts w:ascii="Times New Roman" w:hAnsi="Times New Roman" w:cs="Times New Roman"/>
          </w:rPr>
          <w:t xml:space="preserve"> and more efficient to use stairs to reach the top of a slide </w:t>
        </w:r>
      </w:ins>
      <w:ins w:id="5"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6" w:author="Benton, Deon" w:date="2026-02-09T13:10:00Z" w16du:dateUtc="2026-02-09T19:10:00Z">
        <w:r w:rsidR="000C18C9">
          <w:rPr>
            <w:rFonts w:ascii="Times New Roman" w:hAnsi="Times New Roman" w:cs="Times New Roman"/>
          </w:rPr>
          <w:t>the slide</w:t>
        </w:r>
      </w:ins>
      <w:del w:id="7"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8"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9"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10"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1" w:author="Benton, Deon" w:date="2026-02-09T13:15:00Z" w16du:dateUtc="2026-02-09T19:15:00Z">
        <w:r w:rsidR="00BE33F8">
          <w:rPr>
            <w:rFonts w:ascii="Times New Roman" w:hAnsi="Times New Roman" w:cs="Times New Roman"/>
          </w:rPr>
          <w:t xml:space="preserve"> </w:t>
        </w:r>
      </w:ins>
      <w:ins w:id="12" w:author="Benton, Deon" w:date="2026-02-09T13:17:00Z" w16du:dateUtc="2026-02-09T19:17:00Z">
        <w:r w:rsidR="00BE33F8">
          <w:rPr>
            <w:rFonts w:ascii="Times New Roman" w:hAnsi="Times New Roman" w:cs="Times New Roman"/>
          </w:rPr>
          <w:t>the</w:t>
        </w:r>
      </w:ins>
      <w:del w:id="13"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4" w:author="Benton, Deon" w:date="2026-02-09T13:11:00Z" w16du:dateUtc="2026-02-09T19:11:00Z">
        <w:r w:rsidR="00E27715">
          <w:rPr>
            <w:rFonts w:ascii="Times New Roman" w:hAnsi="Times New Roman" w:cs="Times New Roman"/>
          </w:rPr>
          <w:t xml:space="preserve">younger sibling may learn that it is </w:t>
        </w:r>
      </w:ins>
      <w:ins w:id="15" w:author="Benton, Deon" w:date="2026-02-09T13:18:00Z" w16du:dateUtc="2026-02-09T19:18:00Z">
        <w:r w:rsidR="00087C36">
          <w:rPr>
            <w:rFonts w:ascii="Times New Roman" w:hAnsi="Times New Roman" w:cs="Times New Roman"/>
          </w:rPr>
          <w:t>safer and</w:t>
        </w:r>
      </w:ins>
      <w:ins w:id="16" w:author="Benton, Deon" w:date="2026-02-09T13:11:00Z" w16du:dateUtc="2026-02-09T19:11:00Z">
        <w:r w:rsidR="00E27715">
          <w:rPr>
            <w:rFonts w:ascii="Times New Roman" w:hAnsi="Times New Roman" w:cs="Times New Roman"/>
          </w:rPr>
          <w:t xml:space="preserve"> more efficient </w:t>
        </w:r>
      </w:ins>
      <w:ins w:id="17" w:author="Benton, Deon" w:date="2026-02-09T13:12:00Z" w16du:dateUtc="2026-02-09T19:12:00Z">
        <w:r w:rsidR="00E27715">
          <w:rPr>
            <w:rFonts w:ascii="Times New Roman" w:hAnsi="Times New Roman" w:cs="Times New Roman"/>
          </w:rPr>
          <w:t xml:space="preserve">to enter </w:t>
        </w:r>
      </w:ins>
      <w:ins w:id="18" w:author="Benton, Deon" w:date="2026-02-09T13:17:00Z" w16du:dateUtc="2026-02-09T19:17:00Z">
        <w:r w:rsidR="00BE33F8">
          <w:rPr>
            <w:rFonts w:ascii="Times New Roman" w:hAnsi="Times New Roman" w:cs="Times New Roman"/>
          </w:rPr>
          <w:t>the same</w:t>
        </w:r>
      </w:ins>
      <w:ins w:id="19"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20"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1" w:author="Benton, Deon" w:date="2026-02-09T13:12:00Z" w16du:dateUtc="2026-02-09T19:12:00Z">
        <w:r w:rsidR="00E27715">
          <w:rPr>
            <w:rFonts w:ascii="Times New Roman" w:hAnsi="Times New Roman" w:cs="Times New Roman"/>
          </w:rPr>
          <w:t>opening the gate</w:t>
        </w:r>
      </w:ins>
      <w:ins w:id="22" w:author="Benton, Deon" w:date="2026-02-09T13:14:00Z" w16du:dateUtc="2026-02-09T19:14:00Z">
        <w:r w:rsidR="00FD55BE">
          <w:rPr>
            <w:rFonts w:ascii="Times New Roman" w:hAnsi="Times New Roman" w:cs="Times New Roman"/>
          </w:rPr>
          <w:t xml:space="preserve"> to the area</w:t>
        </w:r>
      </w:ins>
      <w:ins w:id="23"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4" w:author="Benton, Deon" w:date="2026-02-09T13:18:00Z" w16du:dateUtc="2026-02-09T19:18:00Z">
        <w:r w:rsidR="00087C36">
          <w:rPr>
            <w:rFonts w:ascii="Times New Roman" w:hAnsi="Times New Roman" w:cs="Times New Roman"/>
          </w:rPr>
          <w:t xml:space="preserve">An open question in the developmental cognitive sciences </w:t>
        </w:r>
      </w:ins>
      <w:ins w:id="25" w:author="Benton, Deon" w:date="2026-02-09T13:19:00Z" w16du:dateUtc="2026-02-09T19:19:00Z">
        <w:r w:rsidR="00087C36">
          <w:rPr>
            <w:rFonts w:ascii="Times New Roman" w:hAnsi="Times New Roman" w:cs="Times New Roman"/>
          </w:rPr>
          <w:t xml:space="preserve">concerns when and how </w:t>
        </w:r>
      </w:ins>
      <w:ins w:id="26" w:author="Benton, Deon" w:date="2026-02-09T13:21:00Z" w16du:dateUtc="2026-02-09T19:21:00Z">
        <w:r w:rsidR="008B24E1">
          <w:rPr>
            <w:rFonts w:ascii="Times New Roman" w:hAnsi="Times New Roman" w:cs="Times New Roman"/>
          </w:rPr>
          <w:t>action understanding—that is, the capacity to</w:t>
        </w:r>
      </w:ins>
      <w:ins w:id="27" w:author="Benton, Deon" w:date="2026-02-09T13:20:00Z" w16du:dateUtc="2026-02-09T19:20:00Z">
        <w:r w:rsidR="00087C36">
          <w:rPr>
            <w:rFonts w:ascii="Times New Roman" w:hAnsi="Times New Roman" w:cs="Times New Roman"/>
          </w:rPr>
          <w:t xml:space="preserve"> detect and distinguish between </w:t>
        </w:r>
      </w:ins>
      <w:ins w:id="28" w:author="Benton, Deon" w:date="2026-02-09T13:22:00Z" w16du:dateUtc="2026-02-09T19:22:00Z">
        <w:r w:rsidR="00A5158F">
          <w:rPr>
            <w:rFonts w:ascii="Times New Roman" w:hAnsi="Times New Roman" w:cs="Times New Roman"/>
          </w:rPr>
          <w:t>the above and other</w:t>
        </w:r>
      </w:ins>
      <w:ins w:id="29" w:author="Benton, Deon" w:date="2026-02-09T13:20:00Z" w16du:dateUtc="2026-02-09T19:20:00Z">
        <w:r w:rsidR="00087C36">
          <w:rPr>
            <w:rFonts w:ascii="Times New Roman" w:hAnsi="Times New Roman" w:cs="Times New Roman"/>
          </w:rPr>
          <w:t xml:space="preserve"> examples of efficient and inefficient actions</w:t>
        </w:r>
      </w:ins>
      <w:ins w:id="30" w:author="Benton, Deon" w:date="2026-02-09T13:22:00Z" w16du:dateUtc="2026-02-09T19:22:00Z">
        <w:r w:rsidR="00A5158F">
          <w:rPr>
            <w:rFonts w:ascii="Times New Roman" w:hAnsi="Times New Roman" w:cs="Times New Roman"/>
          </w:rPr>
          <w:t>—</w:t>
        </w:r>
      </w:ins>
      <w:ins w:id="31" w:author="Benton, Deon" w:date="2026-02-09T13:21:00Z" w16du:dateUtc="2026-02-09T19:21:00Z">
        <w:r w:rsidR="008B24E1">
          <w:rPr>
            <w:rFonts w:ascii="Times New Roman" w:hAnsi="Times New Roman" w:cs="Times New Roman"/>
          </w:rPr>
          <w:t>develops</w:t>
        </w:r>
      </w:ins>
      <w:ins w:id="32" w:author="Benton, Deon" w:date="2026-02-09T13:20:00Z" w16du:dateUtc="2026-02-09T19:20:00Z">
        <w:r w:rsidR="00087C36">
          <w:rPr>
            <w:rFonts w:ascii="Times New Roman" w:hAnsi="Times New Roman" w:cs="Times New Roman"/>
          </w:rPr>
          <w:t>.</w:t>
        </w:r>
      </w:ins>
      <w:ins w:id="33" w:author="Benton, Deon" w:date="2026-02-09T13:19:00Z" w16du:dateUtc="2026-02-09T19:19:00Z">
        <w:r w:rsidR="00087C36">
          <w:rPr>
            <w:rFonts w:ascii="Times New Roman" w:hAnsi="Times New Roman" w:cs="Times New Roman"/>
          </w:rPr>
          <w:t xml:space="preserve"> </w:t>
        </w:r>
      </w:ins>
    </w:p>
    <w:p w14:paraId="496D7D57" w14:textId="0A585918" w:rsidR="007F20F3" w:rsidRDefault="008B24E1" w:rsidP="00524642">
      <w:pPr>
        <w:spacing w:line="480" w:lineRule="auto"/>
        <w:ind w:firstLine="720"/>
        <w:contextualSpacing/>
        <w:rPr>
          <w:rFonts w:ascii="Times New Roman" w:hAnsi="Times New Roman" w:cs="Times New Roman"/>
        </w:rPr>
      </w:pPr>
      <w:ins w:id="34" w:author="Benton, Deon" w:date="2026-02-09T13:21:00Z" w16du:dateUtc="2026-02-09T19:21:00Z">
        <w:r>
          <w:rPr>
            <w:rFonts w:ascii="Times New Roman" w:hAnsi="Times New Roman" w:cs="Times New Roman"/>
          </w:rPr>
          <w:t xml:space="preserve">A considerable body of evidence now attests to the </w:t>
        </w:r>
      </w:ins>
      <w:ins w:id="35" w:author="Benton, Deon" w:date="2026-04-14T13:19:00Z" w16du:dateUtc="2026-04-14T18:19:00Z">
        <w:r w:rsidR="001B1084">
          <w:rPr>
            <w:rFonts w:ascii="Times New Roman" w:hAnsi="Times New Roman" w:cs="Times New Roman"/>
          </w:rPr>
          <w:t>capacity to process actions in terms of their efficiency</w:t>
        </w:r>
      </w:ins>
      <w:ins w:id="36" w:author="Benton, Deon" w:date="2026-04-14T13:20:00Z" w16du:dateUtc="2026-04-14T18:20:00Z">
        <w:r w:rsidR="001B1084">
          <w:rPr>
            <w:rFonts w:ascii="Times New Roman" w:hAnsi="Times New Roman" w:cs="Times New Roman"/>
          </w:rPr>
          <w:t xml:space="preserve"> </w:t>
        </w:r>
      </w:ins>
      <w:ins w:id="37" w:author="Benton, Deon" w:date="2026-02-09T13:23:00Z" w16du:dateUtc="2026-02-09T19:23:00Z">
        <w:r w:rsidR="00A5158F">
          <w:rPr>
            <w:rFonts w:ascii="Times New Roman" w:hAnsi="Times New Roman" w:cs="Times New Roman"/>
          </w:rPr>
          <w:t xml:space="preserve">is in place </w:t>
        </w:r>
      </w:ins>
      <w:del w:id="38" w:author="Benton, Deon" w:date="2026-02-09T13:36:00Z" w16du:dateUtc="2026-02-09T19:36:00Z">
        <w:r w:rsidR="00524642" w:rsidDel="00972D7B">
          <w:rPr>
            <w:rFonts w:ascii="Times New Roman" w:hAnsi="Times New Roman" w:cs="Times New Roman"/>
          </w:rPr>
          <w:delText xml:space="preserve"> </w:delText>
        </w:r>
      </w:del>
      <w:ins w:id="39"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ins w:id="40"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ins w:id="41" w:author="Benton, Deon" w:date="2026-03-02T11:23:00Z" w16du:dateUtc="2026-03-02T17:23:00Z">
        <w:r w:rsidR="001440E5">
          <w:rPr>
            <w:rFonts w:ascii="Times New Roman" w:hAnsi="Times New Roman" w:cs="Times New Roman"/>
          </w:rPr>
          <w:t xml:space="preserve">key </w:t>
        </w:r>
      </w:ins>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w:t>
      </w:r>
      <w:r w:rsidR="00B23EFA">
        <w:rPr>
          <w:rFonts w:ascii="Times New Roman" w:hAnsi="Times New Roman" w:cs="Times New Roman"/>
        </w:rPr>
        <w:lastRenderedPageBreak/>
        <w:t>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ins w:id="42" w:author="Benton, Deon" w:date="2026-04-14T13:20:00Z" w16du:dateUtc="2026-04-14T18:20:00Z">
        <w:r w:rsidR="00FA41A8">
          <w:rPr>
            <w:rFonts w:ascii="Times New Roman" w:hAnsi="Times New Roman" w:cs="Times New Roman"/>
          </w:rPr>
          <w:t>This research suggests that</w:t>
        </w:r>
      </w:ins>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3"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ins w:id="44" w:author="Benton, Deon" w:date="2026-02-09T13:32:00Z" w16du:dateUtc="2026-02-09T19:32:00Z">
        <w:r w:rsidR="00F478FB">
          <w:rPr>
            <w:rFonts w:ascii="Times New Roman" w:hAnsi="Times New Roman" w:cs="Times New Roman"/>
          </w:rPr>
          <w:t xml:space="preserve"> Still other research has shown that action </w:t>
        </w:r>
        <w:r w:rsidR="00F478FB">
          <w:rPr>
            <w:rFonts w:ascii="Times New Roman" w:hAnsi="Times New Roman" w:cs="Times New Roman"/>
          </w:rPr>
          <w:lastRenderedPageBreak/>
          <w:t>understanding can be elicited in infants as young as 3 months of age if they are given direct action experience (e.g., Skerry et al., 2013) or the action events</w:t>
        </w:r>
      </w:ins>
      <w:ins w:id="45" w:author="Benton, Deon" w:date="2026-02-09T13:33:00Z" w16du:dateUtc="2026-02-09T19:33:00Z">
        <w:r w:rsidR="00F478FB">
          <w:rPr>
            <w:rFonts w:ascii="Times New Roman" w:hAnsi="Times New Roman" w:cs="Times New Roman"/>
          </w:rPr>
          <w:t xml:space="preserve"> themselves</w:t>
        </w:r>
      </w:ins>
      <w:ins w:id="46" w:author="Benton, Deon" w:date="2026-02-09T13:32:00Z" w16du:dateUtc="2026-02-09T19:32:00Z">
        <w:r w:rsidR="00F478FB">
          <w:rPr>
            <w:rFonts w:ascii="Times New Roman" w:hAnsi="Times New Roman" w:cs="Times New Roman"/>
          </w:rPr>
          <w:t xml:space="preserve"> </w:t>
        </w:r>
      </w:ins>
      <w:ins w:id="47" w:author="Benton, Deon" w:date="2026-02-09T13:33:00Z" w16du:dateUtc="2026-02-09T19:33:00Z">
        <w:r w:rsidR="00F478FB">
          <w:rPr>
            <w:rFonts w:ascii="Times New Roman" w:hAnsi="Times New Roman" w:cs="Times New Roman"/>
          </w:rPr>
          <w:t xml:space="preserve">depict a causal interaction </w:t>
        </w:r>
      </w:ins>
      <w:ins w:id="48" w:author="Benton, Deon" w:date="2026-02-09T13:32:00Z" w16du:dateUtc="2026-02-09T19:32:00Z">
        <w:r w:rsidR="00F478FB">
          <w:rPr>
            <w:rFonts w:ascii="Times New Roman" w:hAnsi="Times New Roman" w:cs="Times New Roman"/>
          </w:rPr>
          <w:t>(e.g., Liu et al., 2019).</w:t>
        </w:r>
      </w:ins>
      <w:ins w:id="49" w:author="Benton, Deon" w:date="2026-02-09T13:33:00Z" w16du:dateUtc="2026-02-09T19:33:00Z">
        <w:r w:rsidR="00F478FB">
          <w:rPr>
            <w:rFonts w:ascii="Times New Roman" w:hAnsi="Times New Roman" w:cs="Times New Roman"/>
          </w:rPr>
          <w:t xml:space="preserve"> </w:t>
        </w:r>
      </w:ins>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50" w:author="Benton, Deon" w:date="2026-02-09T13:33:00Z" w16du:dateUtc="2026-02-09T19:33:00Z">
        <w:r w:rsidR="00D74336">
          <w:rPr>
            <w:rFonts w:ascii="Times New Roman" w:hAnsi="Times New Roman" w:cs="Times New Roman"/>
          </w:rPr>
          <w:t xml:space="preserve">Taken </w:t>
        </w:r>
      </w:ins>
      <w:ins w:id="51" w:author="Benton, Deon" w:date="2026-02-09T13:34:00Z" w16du:dateUtc="2026-02-09T19:34:00Z">
        <w:r w:rsidR="00D74336">
          <w:rPr>
            <w:rFonts w:ascii="Times New Roman" w:hAnsi="Times New Roman" w:cs="Times New Roman"/>
          </w:rPr>
          <w:t xml:space="preserve">together, this research suggests that </w:t>
        </w:r>
      </w:ins>
      <w:ins w:id="52" w:author="Benton, Deon" w:date="2026-02-09T14:27:00Z" w16du:dateUtc="2026-02-09T20:27:00Z">
        <w:r w:rsidR="009A343E">
          <w:rPr>
            <w:rFonts w:ascii="Times New Roman" w:hAnsi="Times New Roman" w:cs="Times New Roman"/>
          </w:rPr>
          <w:t>action understanding</w:t>
        </w:r>
      </w:ins>
      <w:ins w:id="53" w:author="Benton, Deon" w:date="2026-02-09T13:35:00Z" w16du:dateUtc="2026-02-09T19:35:00Z">
        <w:r w:rsidR="00D74336">
          <w:rPr>
            <w:rFonts w:ascii="Times New Roman" w:hAnsi="Times New Roman" w:cs="Times New Roman"/>
          </w:rPr>
          <w:t xml:space="preserve"> </w:t>
        </w:r>
      </w:ins>
      <w:ins w:id="54"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5"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6" w:author="Benton, Deon" w:date="2026-02-09T14:28:00Z" w16du:dateUtc="2026-02-09T20:28:00Z">
        <w:r w:rsidR="009A343E">
          <w:rPr>
            <w:rFonts w:ascii="Times New Roman" w:hAnsi="Times New Roman" w:cs="Times New Roman"/>
          </w:rPr>
          <w:t xml:space="preserve">—that is, </w:t>
        </w:r>
      </w:ins>
      <w:ins w:id="57" w:author="Benton, Deon" w:date="2026-02-09T14:31:00Z" w16du:dateUtc="2026-02-09T20:31:00Z">
        <w:r w:rsidR="000B08D2">
          <w:rPr>
            <w:rFonts w:ascii="Times New Roman" w:hAnsi="Times New Roman" w:cs="Times New Roman"/>
          </w:rPr>
          <w:t>special</w:t>
        </w:r>
      </w:ins>
      <w:ins w:id="58" w:author="Benton, Deon" w:date="2026-02-09T14:32:00Z" w16du:dateUtc="2026-02-09T20:32:00Z">
        <w:r w:rsidR="000B08D2">
          <w:rPr>
            <w:rFonts w:ascii="Times New Roman" w:hAnsi="Times New Roman" w:cs="Times New Roman"/>
          </w:rPr>
          <w:t>ized processes</w:t>
        </w:r>
      </w:ins>
      <w:ins w:id="59"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60"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61"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62" w:author="Benton, Deon" w:date="2026-02-09T14:44:00Z" w16du:dateUtc="2026-02-09T20:44:00Z"/>
          <w:rFonts w:ascii="Times New Roman" w:hAnsi="Times New Roman" w:cs="Times New Roman"/>
        </w:rPr>
      </w:pPr>
      <w:ins w:id="63" w:author="Benton, Deon" w:date="2026-02-09T14:44:00Z" w16du:dateUtc="2026-02-09T20:44:00Z">
        <w:r w:rsidRPr="00A06DD6">
          <w:rPr>
            <w:rFonts w:ascii="Times New Roman" w:hAnsi="Times New Roman" w:cs="Times New Roman"/>
          </w:rPr>
          <w:t>A final account maintains that</w:t>
        </w:r>
      </w:ins>
      <w:ins w:id="64" w:author="Benton, Deon" w:date="2026-02-09T15:04:00Z" w16du:dateUtc="2026-02-09T21:04:00Z">
        <w:r w:rsidR="00D94C08">
          <w:rPr>
            <w:rFonts w:ascii="Times New Roman" w:hAnsi="Times New Roman" w:cs="Times New Roman"/>
          </w:rPr>
          <w:t xml:space="preserve"> infant</w:t>
        </w:r>
      </w:ins>
      <w:ins w:id="65" w:author="Benton, Deon" w:date="2026-02-09T14:44:00Z" w16du:dateUtc="2026-02-09T20:44:00Z">
        <w:r w:rsidRPr="00A06DD6">
          <w:rPr>
            <w:rFonts w:ascii="Times New Roman" w:hAnsi="Times New Roman" w:cs="Times New Roman"/>
          </w:rPr>
          <w:t xml:space="preserve"> </w:t>
        </w:r>
      </w:ins>
      <w:ins w:id="66" w:author="Benton, Deon" w:date="2026-02-09T15:04:00Z" w16du:dateUtc="2026-02-09T21:04:00Z">
        <w:r w:rsidR="00D94C08">
          <w:rPr>
            <w:rFonts w:ascii="Times New Roman" w:hAnsi="Times New Roman" w:cs="Times New Roman"/>
          </w:rPr>
          <w:t>action understanding</w:t>
        </w:r>
      </w:ins>
      <w:ins w:id="67" w:author="Benton, Deon" w:date="2026-02-09T14:44:00Z" w16du:dateUtc="2026-02-09T20:44:00Z">
        <w:r w:rsidRPr="00A06DD6">
          <w:rPr>
            <w:rFonts w:ascii="Times New Roman" w:hAnsi="Times New Roman" w:cs="Times New Roman"/>
          </w:rPr>
          <w:t xml:space="preserve"> specifically and </w:t>
        </w:r>
      </w:ins>
      <w:ins w:id="68" w:author="Benton, Deon" w:date="2026-02-09T15:02:00Z" w16du:dateUtc="2026-02-09T21:02:00Z">
        <w:r w:rsidR="00D94C08">
          <w:rPr>
            <w:rFonts w:ascii="Times New Roman" w:hAnsi="Times New Roman" w:cs="Times New Roman"/>
          </w:rPr>
          <w:t xml:space="preserve">their </w:t>
        </w:r>
      </w:ins>
      <w:ins w:id="69" w:author="Benton, Deon" w:date="2026-02-09T14:44:00Z" w16du:dateUtc="2026-02-09T20:44:00Z">
        <w:r w:rsidRPr="00A06DD6">
          <w:rPr>
            <w:rFonts w:ascii="Times New Roman" w:hAnsi="Times New Roman" w:cs="Times New Roman"/>
          </w:rPr>
          <w:t>reasoning about objects and entities generally can be explained by</w:t>
        </w:r>
      </w:ins>
      <w:ins w:id="70" w:author="Benton, Deon" w:date="2026-02-09T14:45:00Z" w16du:dateUtc="2026-02-09T20:45:00Z">
        <w:r>
          <w:rPr>
            <w:rFonts w:ascii="Times New Roman" w:hAnsi="Times New Roman" w:cs="Times New Roman"/>
          </w:rPr>
          <w:t xml:space="preserve"> two</w:t>
        </w:r>
      </w:ins>
      <w:ins w:id="71" w:author="Benton, Deon" w:date="2026-02-09T14:52:00Z" w16du:dateUtc="2026-02-09T20:52:00Z">
        <w:r w:rsidR="007C744E">
          <w:rPr>
            <w:rFonts w:ascii="Times New Roman" w:hAnsi="Times New Roman" w:cs="Times New Roman"/>
          </w:rPr>
          <w:t xml:space="preserve"> distinct</w:t>
        </w:r>
      </w:ins>
      <w:ins w:id="72" w:author="Benton, Deon" w:date="2026-02-09T14:49:00Z" w16du:dateUtc="2026-02-09T20:49:00Z">
        <w:r w:rsidR="00932620">
          <w:rPr>
            <w:rFonts w:ascii="Times New Roman" w:hAnsi="Times New Roman" w:cs="Times New Roman"/>
          </w:rPr>
          <w:t xml:space="preserve"> domain-specific</w:t>
        </w:r>
      </w:ins>
      <w:ins w:id="73" w:author="Benton, Deon" w:date="2026-02-09T14:45:00Z" w16du:dateUtc="2026-02-09T20:45:00Z">
        <w:r>
          <w:rPr>
            <w:rFonts w:ascii="Times New Roman" w:hAnsi="Times New Roman" w:cs="Times New Roman"/>
          </w:rPr>
          <w:t xml:space="preserve"> systems tha</w:t>
        </w:r>
      </w:ins>
      <w:ins w:id="74" w:author="Benton, Deon" w:date="2026-02-09T14:49:00Z" w16du:dateUtc="2026-02-09T20:49:00Z">
        <w:r w:rsidR="00932620">
          <w:rPr>
            <w:rFonts w:ascii="Times New Roman" w:hAnsi="Times New Roman" w:cs="Times New Roman"/>
          </w:rPr>
          <w:t>t</w:t>
        </w:r>
      </w:ins>
      <w:ins w:id="75" w:author="Benton, Deon" w:date="2026-02-09T14:44:00Z" w16du:dateUtc="2026-02-09T20:44:00Z">
        <w:r w:rsidRPr="00A06DD6">
          <w:rPr>
            <w:rFonts w:ascii="Times New Roman" w:hAnsi="Times New Roman" w:cs="Times New Roman"/>
          </w:rPr>
          <w:t xml:space="preserve"> </w:t>
        </w:r>
      </w:ins>
      <w:ins w:id="76" w:author="Benton, Deon" w:date="2026-02-09T14:50:00Z" w16du:dateUtc="2026-02-09T20:50:00Z">
        <w:r w:rsidR="00932620">
          <w:rPr>
            <w:rFonts w:ascii="Times New Roman" w:hAnsi="Times New Roman" w:cs="Times New Roman"/>
          </w:rPr>
          <w:t>interact directly with one another</w:t>
        </w:r>
      </w:ins>
      <w:ins w:id="77" w:author="Benton, Deon" w:date="2026-02-09T14:52:00Z" w16du:dateUtc="2026-02-09T20:52:00Z">
        <w:r w:rsidR="007C744E">
          <w:rPr>
            <w:rFonts w:ascii="Times New Roman" w:hAnsi="Times New Roman" w:cs="Times New Roman"/>
          </w:rPr>
          <w:t xml:space="preserve"> (</w:t>
        </w:r>
      </w:ins>
      <w:ins w:id="78" w:author="Benton, Deon" w:date="2026-02-09T14:55:00Z" w16du:dateUtc="2026-02-09T20:55:00Z">
        <w:r w:rsidR="00B31C98">
          <w:rPr>
            <w:rFonts w:ascii="Times New Roman" w:hAnsi="Times New Roman" w:cs="Times New Roman"/>
          </w:rPr>
          <w:t xml:space="preserve">e.g., </w:t>
        </w:r>
      </w:ins>
      <w:ins w:id="79" w:author="Benton, Deon" w:date="2026-02-09T14:52:00Z" w16du:dateUtc="2026-02-09T20:52:00Z">
        <w:r w:rsidR="00442495">
          <w:rPr>
            <w:rFonts w:ascii="Times New Roman" w:hAnsi="Times New Roman" w:cs="Times New Roman"/>
          </w:rPr>
          <w:t>Liu et al.,</w:t>
        </w:r>
      </w:ins>
      <w:ins w:id="80" w:author="Benton, Deon" w:date="2026-02-09T14:53:00Z" w16du:dateUtc="2026-02-09T20:53:00Z">
        <w:r w:rsidR="00442495">
          <w:rPr>
            <w:rFonts w:ascii="Times New Roman" w:hAnsi="Times New Roman" w:cs="Times New Roman"/>
          </w:rPr>
          <w:t xml:space="preserve"> 2025)</w:t>
        </w:r>
      </w:ins>
      <w:ins w:id="81" w:author="Benton, Deon" w:date="2026-02-09T14:50:00Z" w16du:dateUtc="2026-02-09T20:50:00Z">
        <w:r w:rsidR="00932620">
          <w:rPr>
            <w:rFonts w:ascii="Times New Roman" w:hAnsi="Times New Roman" w:cs="Times New Roman"/>
          </w:rPr>
          <w:t>.</w:t>
        </w:r>
      </w:ins>
      <w:ins w:id="82" w:author="Benton, Deon" w:date="2026-02-09T15:06:00Z" w16du:dateUtc="2026-02-09T21:06:00Z">
        <w:r w:rsidR="00574297">
          <w:rPr>
            <w:rFonts w:ascii="Times New Roman" w:hAnsi="Times New Roman" w:cs="Times New Roman"/>
          </w:rPr>
          <w:t xml:space="preserve"> The </w:t>
        </w:r>
      </w:ins>
      <w:ins w:id="83"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4" w:author="Benton, Deon" w:date="2026-02-09T15:12:00Z" w16du:dateUtc="2026-02-09T21:12:00Z">
        <w:r w:rsidR="00AE5E1F">
          <w:rPr>
            <w:rFonts w:ascii="Times New Roman" w:hAnsi="Times New Roman" w:cs="Times New Roman"/>
          </w:rPr>
          <w:t>causes infants to represent</w:t>
        </w:r>
      </w:ins>
      <w:ins w:id="85" w:author="Benton, Deon" w:date="2026-02-09T15:07:00Z" w16du:dateUtc="2026-02-09T21:07:00Z">
        <w:r w:rsidR="00574297">
          <w:rPr>
            <w:rFonts w:ascii="Times New Roman" w:hAnsi="Times New Roman" w:cs="Times New Roman"/>
          </w:rPr>
          <w:t xml:space="preserve"> agents a</w:t>
        </w:r>
      </w:ins>
      <w:ins w:id="86" w:author="Benton, Deon" w:date="2026-02-09T15:16:00Z" w16du:dateUtc="2026-02-09T21:16:00Z">
        <w:r w:rsidR="001716AD">
          <w:rPr>
            <w:rFonts w:ascii="Times New Roman" w:hAnsi="Times New Roman" w:cs="Times New Roman"/>
          </w:rPr>
          <w:t>s</w:t>
        </w:r>
      </w:ins>
      <w:ins w:id="87" w:author="Benton, Deon" w:date="2026-02-09T15:07:00Z" w16du:dateUtc="2026-02-09T21:07:00Z">
        <w:r w:rsidR="00574297">
          <w:rPr>
            <w:rFonts w:ascii="Times New Roman" w:hAnsi="Times New Roman" w:cs="Times New Roman"/>
          </w:rPr>
          <w:t xml:space="preserve"> self-propelled</w:t>
        </w:r>
      </w:ins>
      <w:ins w:id="88" w:author="Benton, Deon" w:date="2026-02-09T15:10:00Z" w16du:dateUtc="2026-02-09T21:10:00Z">
        <w:r w:rsidR="001B5BC6">
          <w:rPr>
            <w:rFonts w:ascii="Times New Roman" w:hAnsi="Times New Roman" w:cs="Times New Roman"/>
          </w:rPr>
          <w:t>,</w:t>
        </w:r>
      </w:ins>
      <w:ins w:id="89" w:author="Benton, Deon" w:date="2026-02-09T15:07:00Z" w16du:dateUtc="2026-02-09T21:07:00Z">
        <w:r w:rsidR="00574297">
          <w:rPr>
            <w:rFonts w:ascii="Times New Roman" w:hAnsi="Times New Roman" w:cs="Times New Roman"/>
          </w:rPr>
          <w:t xml:space="preserve"> </w:t>
        </w:r>
      </w:ins>
      <w:ins w:id="90" w:author="Benton, Deon" w:date="2026-02-09T15:12:00Z" w16du:dateUtc="2026-02-09T21:12:00Z">
        <w:r w:rsidR="00AE5E1F">
          <w:rPr>
            <w:rFonts w:ascii="Times New Roman" w:hAnsi="Times New Roman" w:cs="Times New Roman"/>
          </w:rPr>
          <w:t xml:space="preserve">as </w:t>
        </w:r>
      </w:ins>
      <w:ins w:id="91" w:author="Benton, Deon" w:date="2026-02-09T15:10:00Z" w16du:dateUtc="2026-02-09T21:10:00Z">
        <w:r w:rsidR="001B5BC6">
          <w:rPr>
            <w:rFonts w:ascii="Times New Roman" w:hAnsi="Times New Roman" w:cs="Times New Roman"/>
          </w:rPr>
          <w:t>possess</w:t>
        </w:r>
      </w:ins>
      <w:ins w:id="92" w:author="Benton, Deon" w:date="2026-02-09T15:12:00Z" w16du:dateUtc="2026-02-09T21:12:00Z">
        <w:r w:rsidR="00AE5E1F">
          <w:rPr>
            <w:rFonts w:ascii="Times New Roman" w:hAnsi="Times New Roman" w:cs="Times New Roman"/>
          </w:rPr>
          <w:t>ing</w:t>
        </w:r>
      </w:ins>
      <w:ins w:id="93" w:author="Benton, Deon" w:date="2026-02-09T15:07:00Z" w16du:dateUtc="2026-02-09T21:07:00Z">
        <w:r w:rsidR="00574297">
          <w:rPr>
            <w:rFonts w:ascii="Times New Roman" w:hAnsi="Times New Roman" w:cs="Times New Roman"/>
          </w:rPr>
          <w:t xml:space="preserve"> beliefs, desires, and goals</w:t>
        </w:r>
      </w:ins>
      <w:ins w:id="94" w:author="Benton, Deon" w:date="2026-02-09T15:10:00Z" w16du:dateUtc="2026-02-09T21:10:00Z">
        <w:r w:rsidR="001B5BC6">
          <w:rPr>
            <w:rFonts w:ascii="Times New Roman" w:hAnsi="Times New Roman" w:cs="Times New Roman"/>
          </w:rPr>
          <w:t xml:space="preserve">, and </w:t>
        </w:r>
      </w:ins>
      <w:ins w:id="95" w:author="Benton, Deon" w:date="2026-02-09T15:12:00Z" w16du:dateUtc="2026-02-09T21:12:00Z">
        <w:r w:rsidR="00AE5E1F">
          <w:rPr>
            <w:rFonts w:ascii="Times New Roman" w:hAnsi="Times New Roman" w:cs="Times New Roman"/>
          </w:rPr>
          <w:t xml:space="preserve">as behaving </w:t>
        </w:r>
      </w:ins>
      <w:ins w:id="96" w:author="Benton, Deon" w:date="2026-02-09T15:10:00Z" w16du:dateUtc="2026-02-09T21:10:00Z">
        <w:r w:rsidR="001B5BC6">
          <w:rPr>
            <w:rFonts w:ascii="Times New Roman" w:hAnsi="Times New Roman" w:cs="Times New Roman"/>
          </w:rPr>
          <w:t xml:space="preserve">in ways that maximize rewards and minimize costs. </w:t>
        </w:r>
      </w:ins>
      <w:ins w:id="97"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8" w:author="Benton, Deon" w:date="2026-02-09T15:13:00Z" w16du:dateUtc="2026-02-09T21:13:00Z">
        <w:r w:rsidR="004376DC">
          <w:rPr>
            <w:rFonts w:ascii="Times New Roman" w:hAnsi="Times New Roman" w:cs="Times New Roman"/>
          </w:rPr>
          <w:t xml:space="preserve"> </w:t>
        </w:r>
      </w:ins>
      <w:ins w:id="99" w:author="Benton, Deon" w:date="2026-02-09T15:14:00Z" w16du:dateUtc="2026-02-09T21:14:00Z">
        <w:r w:rsidR="004376DC">
          <w:rPr>
            <w:rFonts w:ascii="Times New Roman" w:hAnsi="Times New Roman" w:cs="Times New Roman"/>
          </w:rPr>
          <w:t>enables</w:t>
        </w:r>
      </w:ins>
      <w:ins w:id="100" w:author="Benton, Deon" w:date="2026-02-09T15:13:00Z" w16du:dateUtc="2026-02-09T21:13:00Z">
        <w:r w:rsidR="004376DC">
          <w:rPr>
            <w:rFonts w:ascii="Times New Roman" w:hAnsi="Times New Roman" w:cs="Times New Roman"/>
          </w:rPr>
          <w:t xml:space="preserve"> infants to represent objects as </w:t>
        </w:r>
      </w:ins>
      <w:ins w:id="101" w:author="Benton, Deon" w:date="2026-02-09T15:15:00Z" w16du:dateUtc="2026-02-09T21:15:00Z">
        <w:r w:rsidR="001716AD">
          <w:rPr>
            <w:rFonts w:ascii="Times New Roman" w:hAnsi="Times New Roman" w:cs="Times New Roman"/>
          </w:rPr>
          <w:t>being solid, bounded, coherent, and permanent</w:t>
        </w:r>
      </w:ins>
      <w:ins w:id="102" w:author="Benton, Deon" w:date="2026-02-09T15:13:00Z" w16du:dateUtc="2026-02-09T21:13:00Z">
        <w:r w:rsidR="004376DC">
          <w:rPr>
            <w:rFonts w:ascii="Times New Roman" w:hAnsi="Times New Roman" w:cs="Times New Roman"/>
          </w:rPr>
          <w:t xml:space="preserve">. </w:t>
        </w:r>
      </w:ins>
      <w:ins w:id="103" w:author="Benton, Deon" w:date="2026-02-09T15:16:00Z" w16du:dateUtc="2026-02-09T21:16:00Z">
        <w:r w:rsidR="001716AD">
          <w:rPr>
            <w:rFonts w:ascii="Times New Roman" w:hAnsi="Times New Roman" w:cs="Times New Roman"/>
          </w:rPr>
          <w:t xml:space="preserve">Although </w:t>
        </w:r>
      </w:ins>
      <w:ins w:id="104" w:author="Benton, Deon" w:date="2026-02-09T14:46:00Z" w16du:dateUtc="2026-02-09T20:46:00Z">
        <w:r>
          <w:rPr>
            <w:rFonts w:ascii="Times New Roman" w:hAnsi="Times New Roman" w:cs="Times New Roman"/>
          </w:rPr>
          <w:t xml:space="preserve">this perspective </w:t>
        </w:r>
      </w:ins>
      <w:ins w:id="105" w:author="Benton, Deon" w:date="2026-02-09T15:16:00Z" w16du:dateUtc="2026-02-09T21:16:00Z">
        <w:r w:rsidR="001716AD">
          <w:rPr>
            <w:rFonts w:ascii="Times New Roman" w:hAnsi="Times New Roman" w:cs="Times New Roman"/>
          </w:rPr>
          <w:t>has much in common with the core knowledge account</w:t>
        </w:r>
      </w:ins>
      <w:ins w:id="106" w:author="Benton, Deon" w:date="2026-02-09T14:46:00Z" w16du:dateUtc="2026-02-09T20:46:00Z">
        <w:r>
          <w:rPr>
            <w:rFonts w:ascii="Times New Roman" w:hAnsi="Times New Roman" w:cs="Times New Roman"/>
          </w:rPr>
          <w:t xml:space="preserve">, </w:t>
        </w:r>
      </w:ins>
      <w:ins w:id="107" w:author="Benton, Deon" w:date="2026-02-09T15:17:00Z" w16du:dateUtc="2026-02-09T21:17:00Z">
        <w:r w:rsidR="001716AD">
          <w:rPr>
            <w:rFonts w:ascii="Times New Roman" w:hAnsi="Times New Roman" w:cs="Times New Roman"/>
          </w:rPr>
          <w:t xml:space="preserve">there are important differences. </w:t>
        </w:r>
      </w:ins>
      <w:ins w:id="108" w:author="Benton, Deon" w:date="2026-02-09T15:30:00Z" w16du:dateUtc="2026-02-09T21:30:00Z">
        <w:r w:rsidR="00C04915" w:rsidRPr="00C04915">
          <w:rPr>
            <w:rFonts w:ascii="Times New Roman" w:hAnsi="Times New Roman" w:cs="Times New Roman"/>
          </w:rPr>
          <w:t xml:space="preserve">One is that </w:t>
        </w:r>
      </w:ins>
      <w:ins w:id="109" w:author="Benton, Deon" w:date="2026-02-09T15:36:00Z" w16du:dateUtc="2026-02-09T21:36:00Z">
        <w:r w:rsidR="009D21A1">
          <w:rPr>
            <w:rFonts w:ascii="Times New Roman" w:hAnsi="Times New Roman" w:cs="Times New Roman"/>
          </w:rPr>
          <w:t>Liu et al. (2015) argue that infants</w:t>
        </w:r>
      </w:ins>
      <w:ins w:id="110"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11" w:author="Benton, Deon" w:date="2026-02-09T15:37:00Z" w16du:dateUtc="2026-02-09T21:37:00Z">
        <w:r w:rsidR="009D21A1">
          <w:rPr>
            <w:rFonts w:ascii="Times New Roman" w:hAnsi="Times New Roman" w:cs="Times New Roman"/>
          </w:rPr>
          <w:t>though</w:t>
        </w:r>
      </w:ins>
      <w:ins w:id="112" w:author="Benton, Deon" w:date="2026-02-09T15:30:00Z" w16du:dateUtc="2026-02-09T21:30:00Z">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ins>
      <w:ins w:id="113" w:author="Benton, Deon" w:date="2026-02-09T15:33:00Z" w16du:dateUtc="2026-02-09T21:33:00Z">
        <w:r w:rsidR="002D1978">
          <w:rPr>
            <w:rFonts w:ascii="Times New Roman" w:hAnsi="Times New Roman" w:cs="Times New Roman"/>
          </w:rPr>
          <w:t xml:space="preserve"> the</w:t>
        </w:r>
      </w:ins>
      <w:ins w:id="114" w:author="Benton, Deon" w:date="2026-02-09T15:31:00Z" w16du:dateUtc="2026-02-09T21:31:00Z">
        <w:r w:rsidR="00C04915">
          <w:rPr>
            <w:rFonts w:ascii="Times New Roman" w:hAnsi="Times New Roman" w:cs="Times New Roman"/>
          </w:rPr>
          <w:t xml:space="preserve"> naïve psychology </w:t>
        </w:r>
      </w:ins>
      <w:ins w:id="115" w:author="Benton, Deon" w:date="2026-02-09T15:38:00Z" w16du:dateUtc="2026-02-09T21:38:00Z">
        <w:r w:rsidR="002C108B">
          <w:rPr>
            <w:rFonts w:ascii="Times New Roman" w:hAnsi="Times New Roman" w:cs="Times New Roman"/>
          </w:rPr>
          <w:t>is thought to depend on the naïve physics systems.</w:t>
        </w:r>
      </w:ins>
      <w:ins w:id="116"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7" w:author="Benton, Deon" w:date="2026-02-09T15:40:00Z" w16du:dateUtc="2026-02-09T21:40:00Z">
        <w:r w:rsidR="002C108B">
          <w:rPr>
            <w:rFonts w:ascii="Times New Roman" w:hAnsi="Times New Roman" w:cs="Times New Roman"/>
          </w:rPr>
          <w:t>wer”.</w:t>
        </w:r>
      </w:ins>
      <w:ins w:id="118" w:author="Benton, Deon" w:date="2026-02-09T15:38:00Z" w16du:dateUtc="2026-02-09T21:38:00Z">
        <w:r w:rsidR="002C108B">
          <w:rPr>
            <w:rFonts w:ascii="Times New Roman" w:hAnsi="Times New Roman" w:cs="Times New Roman"/>
          </w:rPr>
          <w:t xml:space="preserve"> </w:t>
        </w:r>
      </w:ins>
      <w:ins w:id="119"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20"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121" w:author="Benton, Deon" w:date="2026-02-09T16:37:00Z" w16du:dateUtc="2026-02-09T22:37:00Z">
        <w:r w:rsidR="00576594">
          <w:rPr>
            <w:rFonts w:ascii="Times New Roman" w:hAnsi="Times New Roman" w:cs="Times New Roman"/>
          </w:rPr>
          <w:t>not only includes the fact that they are</w:t>
        </w:r>
      </w:ins>
      <w:ins w:id="122" w:author="Benton, Deon" w:date="2026-02-09T16:36:00Z" w16du:dateUtc="2026-02-09T22:36:00Z">
        <w:r w:rsidR="00576594" w:rsidRPr="00576594">
          <w:rPr>
            <w:rFonts w:ascii="Times New Roman" w:hAnsi="Times New Roman" w:cs="Times New Roman"/>
          </w:rPr>
          <w:t xml:space="preserve"> intentional and self-propelled entities but </w:t>
        </w:r>
      </w:ins>
      <w:ins w:id="123" w:author="Benton, Deon" w:date="2026-02-09T16:37:00Z" w16du:dateUtc="2026-02-09T22:37:00Z">
        <w:r w:rsidR="00576594">
          <w:rPr>
            <w:rFonts w:ascii="Times New Roman" w:hAnsi="Times New Roman" w:cs="Times New Roman"/>
          </w:rPr>
          <w:t>that fundamentally agents are</w:t>
        </w:r>
      </w:ins>
      <w:ins w:id="124" w:author="Benton, Deon" w:date="2026-02-09T16:36:00Z" w16du:dateUtc="2026-02-09T22:36:00Z">
        <w:r w:rsidR="00576594" w:rsidRPr="00576594">
          <w:rPr>
            <w:rFonts w:ascii="Times New Roman" w:hAnsi="Times New Roman" w:cs="Times New Roman"/>
          </w:rPr>
          <w:t xml:space="preserve"> physical objects that move through </w:t>
        </w:r>
      </w:ins>
      <w:ins w:id="125" w:author="Benton, Deon" w:date="2026-02-09T16:37:00Z" w16du:dateUtc="2026-02-09T22:37:00Z">
        <w:r w:rsidR="00576594">
          <w:rPr>
            <w:rFonts w:ascii="Times New Roman" w:hAnsi="Times New Roman" w:cs="Times New Roman"/>
          </w:rPr>
          <w:t>physical space</w:t>
        </w:r>
      </w:ins>
      <w:ins w:id="126"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127" w:author="Benton, Deon" w:date="2026-02-09T16:39:00Z" w16du:dateUtc="2026-02-09T22:39:00Z">
        <w:r w:rsidR="0050410C">
          <w:rPr>
            <w:rFonts w:ascii="Times New Roman" w:hAnsi="Times New Roman" w:cs="Times New Roman"/>
          </w:rPr>
          <w:t>otion</w:t>
        </w:r>
      </w:ins>
      <w:ins w:id="128"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9" w:author="Benton, Deon" w:date="2026-02-09T16:36:00Z" w16du:dateUtc="2026-02-09T22:36:00Z">
        <w:r w:rsidR="00576594" w:rsidRPr="00576594">
          <w:rPr>
            <w:rFonts w:ascii="Times New Roman" w:hAnsi="Times New Roman" w:cs="Times New Roman"/>
          </w:rPr>
          <w:t>.</w:t>
        </w:r>
      </w:ins>
      <w:ins w:id="130" w:author="Benton, Deon" w:date="2026-02-09T16:38:00Z" w16du:dateUtc="2026-02-09T22:38:00Z">
        <w:r w:rsidR="0050410C">
          <w:rPr>
            <w:rFonts w:ascii="Times New Roman" w:hAnsi="Times New Roman" w:cs="Times New Roman"/>
          </w:rPr>
          <w:t xml:space="preserve"> </w:t>
        </w:r>
      </w:ins>
      <w:ins w:id="131"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32" w:author="Benton, Deon" w:date="2026-02-09T15:50:00Z" w16du:dateUtc="2026-02-09T21:50:00Z">
        <w:r w:rsidR="00FB5018">
          <w:rPr>
            <w:rFonts w:ascii="Times New Roman" w:hAnsi="Times New Roman" w:cs="Times New Roman"/>
          </w:rPr>
          <w:t>ossess abstract</w:t>
        </w:r>
      </w:ins>
      <w:ins w:id="133" w:author="Benton, Deon" w:date="2026-02-11T09:45:00Z" w16du:dateUtc="2026-02-11T15:45:00Z">
        <w:r w:rsidR="00555C07">
          <w:rPr>
            <w:rFonts w:ascii="Times New Roman" w:hAnsi="Times New Roman" w:cs="Times New Roman"/>
          </w:rPr>
          <w:t xml:space="preserve"> and</w:t>
        </w:r>
      </w:ins>
      <w:ins w:id="134" w:author="Benton, Deon" w:date="2026-02-09T15:50:00Z" w16du:dateUtc="2026-02-09T21:50:00Z">
        <w:r w:rsidR="00FB5018">
          <w:rPr>
            <w:rFonts w:ascii="Times New Roman" w:hAnsi="Times New Roman" w:cs="Times New Roman"/>
          </w:rPr>
          <w:t xml:space="preserve"> conceptually rich concepts of agents and objects</w:t>
        </w:r>
      </w:ins>
      <w:ins w:id="135" w:author="Benton, Deon" w:date="2026-02-11T09:45:00Z" w16du:dateUtc="2026-02-11T15:45:00Z">
        <w:r w:rsidR="00555C07">
          <w:rPr>
            <w:rFonts w:ascii="Times New Roman" w:hAnsi="Times New Roman" w:cs="Times New Roman"/>
          </w:rPr>
          <w:t xml:space="preserve"> that are present from birth or shortly thereafter</w:t>
        </w:r>
      </w:ins>
      <w:ins w:id="136" w:author="Benton, Deon" w:date="2026-02-09T15:50:00Z" w16du:dateUtc="2026-02-09T21:50:00Z">
        <w:r w:rsidR="00FB5018">
          <w:rPr>
            <w:rFonts w:ascii="Times New Roman" w:hAnsi="Times New Roman" w:cs="Times New Roman"/>
          </w:rPr>
          <w:t xml:space="preserve">. </w:t>
        </w:r>
      </w:ins>
      <w:ins w:id="137"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8" w:author="Benton, Deon" w:date="2026-02-09T16:52:00Z" w16du:dateUtc="2026-02-09T22:52:00Z">
        <w:r w:rsidR="005F6235">
          <w:rPr>
            <w:rFonts w:ascii="Times New Roman" w:hAnsi="Times New Roman" w:cs="Times New Roman"/>
          </w:rPr>
          <w:t>infants</w:t>
        </w:r>
      </w:ins>
      <w:ins w:id="139" w:author="Benton, Deon" w:date="2026-02-09T16:58:00Z" w16du:dateUtc="2026-02-09T22:58:00Z">
        <w:r w:rsidR="00D80BEC">
          <w:rPr>
            <w:rFonts w:ascii="Times New Roman" w:hAnsi="Times New Roman" w:cs="Times New Roman"/>
          </w:rPr>
          <w:t xml:space="preserve"> </w:t>
        </w:r>
      </w:ins>
      <w:ins w:id="140" w:author="Benton, Deon" w:date="2026-02-11T09:47:00Z" w16du:dateUtc="2026-02-11T15:47:00Z">
        <w:r w:rsidR="005F741F">
          <w:rPr>
            <w:rFonts w:ascii="Times New Roman" w:hAnsi="Times New Roman" w:cs="Times New Roman"/>
          </w:rPr>
          <w:t xml:space="preserve">may </w:t>
        </w:r>
      </w:ins>
      <w:ins w:id="141" w:author="Benton, Deon" w:date="2026-02-09T16:01:00Z" w16du:dateUtc="2026-02-09T22:01:00Z">
        <w:r w:rsidR="00F03A2B" w:rsidRPr="00F03A2B">
          <w:rPr>
            <w:rFonts w:ascii="Times New Roman" w:hAnsi="Times New Roman" w:cs="Times New Roman"/>
          </w:rPr>
          <w:t xml:space="preserve">mentally </w:t>
        </w:r>
      </w:ins>
      <w:ins w:id="142" w:author="Benton, Deon" w:date="2026-02-09T16:59:00Z" w16du:dateUtc="2026-02-09T22:59:00Z">
        <w:r w:rsidR="00D80BEC" w:rsidRPr="00F03A2B">
          <w:rPr>
            <w:rFonts w:ascii="Times New Roman" w:hAnsi="Times New Roman" w:cs="Times New Roman"/>
          </w:rPr>
          <w:t>simulate</w:t>
        </w:r>
      </w:ins>
      <w:ins w:id="143" w:author="Benton, Deon" w:date="2026-02-09T16:01:00Z" w16du:dateUtc="2026-02-09T22:01:00Z">
        <w:r w:rsidR="00F03A2B" w:rsidRPr="00F03A2B">
          <w:rPr>
            <w:rFonts w:ascii="Times New Roman" w:hAnsi="Times New Roman" w:cs="Times New Roman"/>
          </w:rPr>
          <w:t xml:space="preserve"> different trajectories</w:t>
        </w:r>
      </w:ins>
      <w:ins w:id="144" w:author="Benton, Deon" w:date="2026-02-09T17:01:00Z" w16du:dateUtc="2026-02-09T23:01:00Z">
        <w:r w:rsidR="009A4EC3">
          <w:rPr>
            <w:rFonts w:ascii="Times New Roman" w:hAnsi="Times New Roman" w:cs="Times New Roman"/>
          </w:rPr>
          <w:t xml:space="preserve"> in the physical scene along with </w:t>
        </w:r>
      </w:ins>
      <w:ins w:id="145" w:author="Benton, Deon" w:date="2026-02-09T16:02:00Z" w16du:dateUtc="2026-02-09T22:02:00Z">
        <w:r w:rsidR="00F03A2B">
          <w:rPr>
            <w:rFonts w:ascii="Times New Roman" w:hAnsi="Times New Roman" w:cs="Times New Roman"/>
          </w:rPr>
          <w:t>their associated costs</w:t>
        </w:r>
      </w:ins>
      <w:ins w:id="146" w:author="Benton, Deon" w:date="2026-02-09T16:53:00Z" w16du:dateUtc="2026-02-09T22:53:00Z">
        <w:r w:rsidR="009700FD">
          <w:rPr>
            <w:rFonts w:ascii="Times New Roman" w:hAnsi="Times New Roman" w:cs="Times New Roman"/>
          </w:rPr>
          <w:t xml:space="preserve">. </w:t>
        </w:r>
      </w:ins>
      <w:ins w:id="147" w:author="Benton, Deon" w:date="2026-02-09T16:57:00Z" w16du:dateUtc="2026-02-09T22:57:00Z">
        <w:r w:rsidR="00D80BEC">
          <w:rPr>
            <w:rFonts w:ascii="Times New Roman" w:hAnsi="Times New Roman" w:cs="Times New Roman"/>
          </w:rPr>
          <w:t>If</w:t>
        </w:r>
      </w:ins>
      <w:ins w:id="148" w:author="Benton, Deon" w:date="2026-02-09T17:02:00Z" w16du:dateUtc="2026-02-09T23:02:00Z">
        <w:r w:rsidR="00511B5E">
          <w:rPr>
            <w:rFonts w:ascii="Times New Roman" w:hAnsi="Times New Roman" w:cs="Times New Roman"/>
          </w:rPr>
          <w:t xml:space="preserve"> the barrier is removed and</w:t>
        </w:r>
      </w:ins>
      <w:ins w:id="149" w:author="Benton, Deon" w:date="2026-02-09T16:57:00Z" w16du:dateUtc="2026-02-09T22:57:00Z">
        <w:r w:rsidR="00D80BEC">
          <w:rPr>
            <w:rFonts w:ascii="Times New Roman" w:hAnsi="Times New Roman" w:cs="Times New Roman"/>
          </w:rPr>
          <w:t xml:space="preserve"> infants</w:t>
        </w:r>
      </w:ins>
      <w:ins w:id="150" w:author="Benton, Deon" w:date="2026-02-09T17:02:00Z" w16du:dateUtc="2026-02-09T23:02:00Z">
        <w:r w:rsidR="00511B5E">
          <w:rPr>
            <w:rFonts w:ascii="Times New Roman" w:hAnsi="Times New Roman" w:cs="Times New Roman"/>
          </w:rPr>
          <w:t xml:space="preserve"> </w:t>
        </w:r>
      </w:ins>
      <w:ins w:id="151" w:author="Benton, Deon" w:date="2026-02-09T16:58:00Z" w16du:dateUtc="2026-02-09T22:58:00Z">
        <w:r w:rsidR="00D80BEC">
          <w:rPr>
            <w:rFonts w:ascii="Times New Roman" w:hAnsi="Times New Roman" w:cs="Times New Roman"/>
          </w:rPr>
          <w:t xml:space="preserve">subsequently </w:t>
        </w:r>
      </w:ins>
      <w:ins w:id="152" w:author="Benton, Deon" w:date="2026-02-09T16:59:00Z" w16du:dateUtc="2026-02-09T22:59:00Z">
        <w:r w:rsidR="009A4EC3">
          <w:rPr>
            <w:rFonts w:ascii="Times New Roman" w:hAnsi="Times New Roman" w:cs="Times New Roman"/>
          </w:rPr>
          <w:t xml:space="preserve">see an actor choose </w:t>
        </w:r>
      </w:ins>
      <w:ins w:id="153" w:author="Benton, Deon" w:date="2026-02-11T09:48:00Z" w16du:dateUtc="2026-02-11T15:48:00Z">
        <w:r w:rsidR="002E478B">
          <w:rPr>
            <w:rFonts w:ascii="Times New Roman" w:hAnsi="Times New Roman" w:cs="Times New Roman"/>
          </w:rPr>
          <w:t>a</w:t>
        </w:r>
      </w:ins>
      <w:ins w:id="154" w:author="Benton, Deon" w:date="2026-02-09T17:01:00Z" w16du:dateUtc="2026-02-09T23:01:00Z">
        <w:r w:rsidR="00511B5E">
          <w:rPr>
            <w:rFonts w:ascii="Times New Roman" w:hAnsi="Times New Roman" w:cs="Times New Roman"/>
          </w:rPr>
          <w:t xml:space="preserve"> </w:t>
        </w:r>
      </w:ins>
      <w:ins w:id="155" w:author="Benton, Deon" w:date="2026-02-09T17:02:00Z" w16du:dateUtc="2026-02-09T23:02:00Z">
        <w:r w:rsidR="00511B5E">
          <w:rPr>
            <w:rFonts w:ascii="Times New Roman" w:hAnsi="Times New Roman" w:cs="Times New Roman"/>
          </w:rPr>
          <w:t>now more</w:t>
        </w:r>
      </w:ins>
      <w:ins w:id="156" w:author="Benton, Deon" w:date="2026-02-09T17:01:00Z" w16du:dateUtc="2026-02-09T23:01:00Z">
        <w:r w:rsidR="00511B5E">
          <w:rPr>
            <w:rFonts w:ascii="Times New Roman" w:hAnsi="Times New Roman" w:cs="Times New Roman"/>
          </w:rPr>
          <w:t xml:space="preserve"> costly</w:t>
        </w:r>
      </w:ins>
      <w:ins w:id="157" w:author="Benton, Deon" w:date="2026-02-09T16:59:00Z" w16du:dateUtc="2026-02-09T22:59:00Z">
        <w:r w:rsidR="009A4EC3">
          <w:rPr>
            <w:rFonts w:ascii="Times New Roman" w:hAnsi="Times New Roman" w:cs="Times New Roman"/>
          </w:rPr>
          <w:t xml:space="preserve"> curved path </w:t>
        </w:r>
      </w:ins>
      <w:ins w:id="158" w:author="Benton, Deon" w:date="2026-02-09T17:02:00Z" w16du:dateUtc="2026-02-09T23:02:00Z">
        <w:r w:rsidR="00511B5E">
          <w:rPr>
            <w:rFonts w:ascii="Times New Roman" w:hAnsi="Times New Roman" w:cs="Times New Roman"/>
          </w:rPr>
          <w:t>over</w:t>
        </w:r>
      </w:ins>
      <w:ins w:id="159" w:author="Benton, Deon" w:date="2026-02-09T16:59:00Z" w16du:dateUtc="2026-02-09T22:59:00Z">
        <w:r w:rsidR="009A4EC3">
          <w:rPr>
            <w:rFonts w:ascii="Times New Roman" w:hAnsi="Times New Roman" w:cs="Times New Roman"/>
          </w:rPr>
          <w:t xml:space="preserve"> </w:t>
        </w:r>
      </w:ins>
      <w:ins w:id="160" w:author="Benton, Deon" w:date="2026-02-11T09:48:00Z" w16du:dateUtc="2026-02-11T15:48:00Z">
        <w:r w:rsidR="002E478B">
          <w:rPr>
            <w:rFonts w:ascii="Times New Roman" w:hAnsi="Times New Roman" w:cs="Times New Roman"/>
          </w:rPr>
          <w:t>a</w:t>
        </w:r>
      </w:ins>
      <w:ins w:id="161" w:author="Benton, Deon" w:date="2026-02-09T16:59:00Z" w16du:dateUtc="2026-02-09T22:59:00Z">
        <w:r w:rsidR="009A4EC3">
          <w:rPr>
            <w:rFonts w:ascii="Times New Roman" w:hAnsi="Times New Roman" w:cs="Times New Roman"/>
          </w:rPr>
          <w:t xml:space="preserve"> </w:t>
        </w:r>
      </w:ins>
      <w:ins w:id="162" w:author="Benton, Deon" w:date="2026-02-09T17:02:00Z" w16du:dateUtc="2026-02-09T23:02:00Z">
        <w:r w:rsidR="00511B5E">
          <w:rPr>
            <w:rFonts w:ascii="Times New Roman" w:hAnsi="Times New Roman" w:cs="Times New Roman"/>
          </w:rPr>
          <w:t xml:space="preserve">less-costly </w:t>
        </w:r>
      </w:ins>
      <w:ins w:id="163" w:author="Benton, Deon" w:date="2026-02-09T16:59:00Z" w16du:dateUtc="2026-02-09T22:59:00Z">
        <w:r w:rsidR="009A4EC3">
          <w:rPr>
            <w:rFonts w:ascii="Times New Roman" w:hAnsi="Times New Roman" w:cs="Times New Roman"/>
          </w:rPr>
          <w:t>straight one</w:t>
        </w:r>
      </w:ins>
      <w:ins w:id="164" w:author="Benton, Deon" w:date="2026-02-09T17:02:00Z" w16du:dateUtc="2026-02-09T23:02:00Z">
        <w:r w:rsidR="00511B5E">
          <w:rPr>
            <w:rFonts w:ascii="Times New Roman" w:hAnsi="Times New Roman" w:cs="Times New Roman"/>
          </w:rPr>
          <w:t xml:space="preserve">, they should </w:t>
        </w:r>
      </w:ins>
      <w:ins w:id="165" w:author="Benton, Deon" w:date="2026-02-11T09:48:00Z" w16du:dateUtc="2026-02-11T15:48:00Z">
        <w:r w:rsidR="002E478B">
          <w:rPr>
            <w:rFonts w:ascii="Times New Roman" w:hAnsi="Times New Roman" w:cs="Times New Roman"/>
          </w:rPr>
          <w:t>look</w:t>
        </w:r>
      </w:ins>
      <w:ins w:id="166" w:author="Benton, Deon" w:date="2026-02-09T17:02:00Z" w16du:dateUtc="2026-02-09T23:02:00Z">
        <w:r w:rsidR="00511B5E">
          <w:rPr>
            <w:rFonts w:ascii="Times New Roman" w:hAnsi="Times New Roman" w:cs="Times New Roman"/>
          </w:rPr>
          <w:t xml:space="preserve"> longer </w:t>
        </w:r>
      </w:ins>
      <w:ins w:id="167" w:author="Benton, Deon" w:date="2026-02-11T09:48:00Z" w16du:dateUtc="2026-02-11T15:48:00Z">
        <w:r w:rsidR="002E478B">
          <w:rPr>
            <w:rFonts w:ascii="Times New Roman" w:hAnsi="Times New Roman" w:cs="Times New Roman"/>
          </w:rPr>
          <w:t>at</w:t>
        </w:r>
      </w:ins>
      <w:ins w:id="168" w:author="Benton, Deon" w:date="2026-02-09T17:02:00Z" w16du:dateUtc="2026-02-09T23:02:00Z">
        <w:r w:rsidR="00511B5E">
          <w:rPr>
            <w:rFonts w:ascii="Times New Roman" w:hAnsi="Times New Roman" w:cs="Times New Roman"/>
          </w:rPr>
          <w:t xml:space="preserve"> the old </w:t>
        </w:r>
      </w:ins>
      <w:ins w:id="169" w:author="Benton, Deon" w:date="2026-02-11T09:48:00Z" w16du:dateUtc="2026-02-11T15:48:00Z">
        <w:r w:rsidR="002E478B">
          <w:rPr>
            <w:rFonts w:ascii="Times New Roman" w:hAnsi="Times New Roman" w:cs="Times New Roman"/>
          </w:rPr>
          <w:t>than at the new action</w:t>
        </w:r>
      </w:ins>
      <w:ins w:id="170" w:author="Benton, Deon" w:date="2026-02-09T17:03:00Z" w16du:dateUtc="2026-02-09T23:03:00Z">
        <w:r w:rsidR="00511B5E">
          <w:rPr>
            <w:rFonts w:ascii="Times New Roman" w:hAnsi="Times New Roman" w:cs="Times New Roman"/>
          </w:rPr>
          <w:t xml:space="preserve">. This pattern of looking should </w:t>
        </w:r>
      </w:ins>
      <w:ins w:id="171" w:author="Benton, Deon" w:date="2026-02-11T09:48:00Z" w16du:dateUtc="2026-02-11T15:48:00Z">
        <w:r w:rsidR="003F4AAC">
          <w:rPr>
            <w:rFonts w:ascii="Times New Roman" w:hAnsi="Times New Roman" w:cs="Times New Roman"/>
          </w:rPr>
          <w:t xml:space="preserve">be </w:t>
        </w:r>
      </w:ins>
      <w:ins w:id="172" w:author="Benton, Deon" w:date="2026-02-09T17:03:00Z" w16du:dateUtc="2026-02-09T23:03:00Z">
        <w:r w:rsidR="00511B5E">
          <w:rPr>
            <w:rFonts w:ascii="Times New Roman" w:hAnsi="Times New Roman" w:cs="Times New Roman"/>
          </w:rPr>
          <w:t xml:space="preserve">especially </w:t>
        </w:r>
      </w:ins>
      <w:ins w:id="173" w:author="Benton, Deon" w:date="2026-02-09T17:04:00Z" w16du:dateUtc="2026-02-09T23:04:00Z">
        <w:r w:rsidR="00D327B5">
          <w:rPr>
            <w:rFonts w:ascii="Times New Roman" w:hAnsi="Times New Roman" w:cs="Times New Roman"/>
          </w:rPr>
          <w:t>likely</w:t>
        </w:r>
      </w:ins>
      <w:ins w:id="174"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5" w:author="Benton, Deon" w:date="2026-02-09T17:04:00Z" w16du:dateUtc="2026-02-09T23:04:00Z">
        <w:r w:rsidR="00D327B5">
          <w:rPr>
            <w:rFonts w:ascii="Times New Roman" w:hAnsi="Times New Roman" w:cs="Times New Roman"/>
          </w:rPr>
          <w:t xml:space="preserve"> propose</w:t>
        </w:r>
      </w:ins>
      <w:ins w:id="176" w:author="Benton, Deon" w:date="2026-02-09T17:03:00Z" w16du:dateUtc="2026-02-09T23:03:00Z">
        <w:r w:rsidR="00D327B5">
          <w:rPr>
            <w:rFonts w:ascii="Times New Roman" w:hAnsi="Times New Roman" w:cs="Times New Roman"/>
          </w:rPr>
          <w:t>,</w:t>
        </w:r>
      </w:ins>
      <w:ins w:id="177" w:author="Benton, Deon" w:date="2026-02-09T16:04:00Z" w16du:dateUtc="2026-02-09T22:04:00Z">
        <w:r w:rsidR="006D5A6E">
          <w:rPr>
            <w:rFonts w:ascii="Times New Roman" w:hAnsi="Times New Roman" w:cs="Times New Roman"/>
          </w:rPr>
          <w:t xml:space="preserve"> </w:t>
        </w:r>
      </w:ins>
      <w:ins w:id="178" w:author="Benton, Deon" w:date="2026-02-09T17:03:00Z" w16du:dateUtc="2026-02-09T23:03:00Z">
        <w:r w:rsidR="00D327B5">
          <w:rPr>
            <w:rFonts w:ascii="Times New Roman" w:hAnsi="Times New Roman" w:cs="Times New Roman"/>
          </w:rPr>
          <w:t xml:space="preserve">infants expect </w:t>
        </w:r>
      </w:ins>
      <w:ins w:id="179" w:author="Benton, Deon" w:date="2026-02-09T16:56:00Z" w16du:dateUtc="2026-02-09T22:56:00Z">
        <w:r w:rsidR="00CE74E8">
          <w:rPr>
            <w:rFonts w:ascii="Times New Roman" w:hAnsi="Times New Roman" w:cs="Times New Roman"/>
          </w:rPr>
          <w:t>agents</w:t>
        </w:r>
      </w:ins>
      <w:ins w:id="180" w:author="Benton, Deon" w:date="2026-02-09T17:04:00Z" w16du:dateUtc="2026-02-09T23:04:00Z">
        <w:r w:rsidR="00D327B5">
          <w:rPr>
            <w:rFonts w:ascii="Times New Roman" w:hAnsi="Times New Roman" w:cs="Times New Roman"/>
          </w:rPr>
          <w:t xml:space="preserve"> to</w:t>
        </w:r>
      </w:ins>
      <w:ins w:id="181" w:author="Benton, Deon" w:date="2026-02-09T16:56:00Z" w16du:dateUtc="2026-02-09T22:56:00Z">
        <w:r w:rsidR="00CE74E8">
          <w:rPr>
            <w:rFonts w:ascii="Times New Roman" w:hAnsi="Times New Roman" w:cs="Times New Roman"/>
          </w:rPr>
          <w:t xml:space="preserve"> choose actions that are</w:t>
        </w:r>
      </w:ins>
      <w:ins w:id="182" w:author="Benton, Deon" w:date="2026-02-11T09:48:00Z" w16du:dateUtc="2026-02-11T15:48:00Z">
        <w:r w:rsidR="003F4AAC">
          <w:rPr>
            <w:rFonts w:ascii="Times New Roman" w:hAnsi="Times New Roman" w:cs="Times New Roman"/>
          </w:rPr>
          <w:t xml:space="preserve"> subje</w:t>
        </w:r>
      </w:ins>
      <w:ins w:id="183" w:author="Benton, Deon" w:date="2026-02-11T09:49:00Z" w16du:dateUtc="2026-02-11T15:49:00Z">
        <w:r w:rsidR="003F4AAC">
          <w:rPr>
            <w:rFonts w:ascii="Times New Roman" w:hAnsi="Times New Roman" w:cs="Times New Roman"/>
          </w:rPr>
          <w:t>ctively</w:t>
        </w:r>
      </w:ins>
      <w:ins w:id="184" w:author="Benton, Deon" w:date="2026-02-09T16:56:00Z" w16du:dateUtc="2026-02-09T22:56:00Z">
        <w:r w:rsidR="00CE74E8">
          <w:rPr>
            <w:rFonts w:ascii="Times New Roman" w:hAnsi="Times New Roman" w:cs="Times New Roman"/>
          </w:rPr>
          <w:t xml:space="preserve"> maximally rewarding</w:t>
        </w:r>
      </w:ins>
      <w:ins w:id="185" w:author="Benton, Deon" w:date="2026-02-09T17:05:00Z" w16du:dateUtc="2026-02-09T23:05:00Z">
        <w:r w:rsidR="00D327B5">
          <w:rPr>
            <w:rFonts w:ascii="Times New Roman" w:hAnsi="Times New Roman" w:cs="Times New Roman"/>
          </w:rPr>
          <w:t xml:space="preserve"> and minimally costly</w:t>
        </w:r>
      </w:ins>
      <w:ins w:id="186"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7"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ins w:id="188" w:author="Benton, Deon" w:date="2026-02-09T17:05:00Z" w16du:dateUtc="2026-02-09T23:05:00Z">
        <w:r w:rsidR="00D327B5">
          <w:rPr>
            <w:rFonts w:ascii="Times New Roman" w:hAnsi="Times New Roman" w:cs="Times New Roman"/>
            <w:b/>
            <w:bCs/>
          </w:rPr>
          <w:t xml:space="preserve">explanations for infants’ </w:t>
        </w:r>
      </w:ins>
      <w:ins w:id="189" w:author="Benton, Deon" w:date="2026-02-09T17:19:00Z" w16du:dateUtc="2026-02-09T23:19:00Z">
        <w:r w:rsidR="00CF4F01">
          <w:rPr>
            <w:rFonts w:ascii="Times New Roman" w:hAnsi="Times New Roman" w:cs="Times New Roman"/>
            <w:b/>
            <w:bCs/>
          </w:rPr>
          <w:t xml:space="preserve">looking </w:t>
        </w:r>
      </w:ins>
      <w:ins w:id="190" w:author="Benton, Deon" w:date="2026-02-09T17:05:00Z" w16du:dateUtc="2026-02-09T23:05:00Z">
        <w:r w:rsidR="00D327B5">
          <w:rPr>
            <w:rFonts w:ascii="Times New Roman" w:hAnsi="Times New Roman" w:cs="Times New Roman"/>
            <w:b/>
            <w:bCs/>
          </w:rPr>
          <w:t xml:space="preserve">behavior in </w:t>
        </w:r>
      </w:ins>
      <w:ins w:id="191" w:author="Benton, Deon" w:date="2026-02-09T17:19:00Z" w16du:dateUtc="2026-02-09T23:19:00Z">
        <w:r w:rsidR="00793FC0">
          <w:rPr>
            <w:rFonts w:ascii="Times New Roman" w:hAnsi="Times New Roman" w:cs="Times New Roman"/>
            <w:b/>
            <w:bCs/>
          </w:rPr>
          <w:t>studies that employ the VoE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92" w:author="Benton, Deon" w:date="2026-02-09T17:11:00Z" w16du:dateUtc="2026-02-09T23:11:00Z">
        <w:r w:rsidR="008948F0">
          <w:rPr>
            <w:rFonts w:ascii="Times New Roman" w:hAnsi="Times New Roman" w:cs="Times New Roman"/>
          </w:rPr>
          <w:t xml:space="preserve">agents, objects, </w:t>
        </w:r>
      </w:ins>
      <w:ins w:id="193" w:author="Benton, Deon" w:date="2026-02-09T17:10:00Z" w16du:dateUtc="2026-02-09T23:10:00Z">
        <w:r w:rsidR="00740587">
          <w:rPr>
            <w:rFonts w:ascii="Times New Roman" w:hAnsi="Times New Roman" w:cs="Times New Roman"/>
          </w:rPr>
          <w:t>number, p</w:t>
        </w:r>
      </w:ins>
      <w:ins w:id="194"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95"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6" w:author="Benton, Deon" w:date="2026-02-09T17:12:00Z" w16du:dateUtc="2026-02-09T23:12:00Z">
        <w:r w:rsidR="008948F0">
          <w:rPr>
            <w:rFonts w:ascii="Times New Roman" w:hAnsi="Times New Roman" w:cs="Times New Roman"/>
          </w:rPr>
          <w:t xml:space="preserve"> and that extract</w:t>
        </w:r>
      </w:ins>
      <w:ins w:id="197" w:author="Benton, Deon" w:date="2026-02-09T17:13:00Z" w16du:dateUtc="2026-02-09T23:13:00Z">
        <w:r w:rsidR="008948F0">
          <w:rPr>
            <w:rFonts w:ascii="Times New Roman" w:hAnsi="Times New Roman" w:cs="Times New Roman"/>
          </w:rPr>
          <w:t xml:space="preserve"> statistical</w:t>
        </w:r>
      </w:ins>
      <w:ins w:id="198" w:author="Benton, Deon" w:date="2026-02-09T17:12:00Z" w16du:dateUtc="2026-02-09T23:12:00Z">
        <w:r w:rsidR="008948F0">
          <w:rPr>
            <w:rFonts w:ascii="Times New Roman" w:hAnsi="Times New Roman" w:cs="Times New Roman"/>
          </w:rPr>
          <w:t xml:space="preserve"> regularities </w:t>
        </w:r>
      </w:ins>
      <w:ins w:id="199"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200"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201"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202"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3"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ins w:id="204" w:author="Benton, Deon" w:date="2026-02-09T17:16:00Z" w16du:dateUtc="2026-02-09T23:16:00Z">
        <w:r w:rsidR="00E754EE">
          <w:rPr>
            <w:rFonts w:ascii="Times New Roman" w:hAnsi="Times New Roman" w:cs="Times New Roman"/>
          </w:rPr>
          <w:t xml:space="preserve"> The</w:t>
        </w:r>
      </w:ins>
      <w:ins w:id="205" w:author="Benton, Deon" w:date="2026-02-09T17:17:00Z" w16du:dateUtc="2026-02-09T23:17:00Z">
        <w:r w:rsidR="00E754EE">
          <w:rPr>
            <w:rFonts w:ascii="Times New Roman" w:hAnsi="Times New Roman" w:cs="Times New Roman"/>
          </w:rPr>
          <w:t>se perspectives are also united in the idea</w:t>
        </w:r>
      </w:ins>
      <w:ins w:id="206"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7"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8"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w:t>
      </w:r>
      <w:del w:id="209"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10"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11"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12"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3"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214" w:author="Benton, Deon" w:date="2026-02-09T17:20:00Z" w16du:dateUtc="2026-02-09T23:20:00Z">
        <w:r w:rsidR="003B35C4">
          <w:rPr>
            <w:rFonts w:ascii="Times New Roman" w:hAnsi="Times New Roman" w:cs="Times New Roman"/>
          </w:rPr>
          <w:t xml:space="preserve"> </w:t>
        </w:r>
      </w:ins>
      <w:del w:id="215"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6"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7"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8" w:author="Benton, Deon" w:date="2026-02-11T10:02:00Z" w16du:dateUtc="2026-02-11T16:02:00Z">
        <w:r w:rsidR="00637C01">
          <w:rPr>
            <w:rFonts w:ascii="Times New Roman" w:hAnsi="Times New Roman" w:cs="Times New Roman"/>
          </w:rPr>
          <w:t>; it is not necessary to posit the existence of an</w:t>
        </w:r>
      </w:ins>
      <w:ins w:id="219"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20"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21"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22"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3"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4" w:author="Benton, Deon" w:date="2026-02-11T10:10:00Z" w16du:dateUtc="2026-02-11T16:10:00Z">
        <w:r w:rsidR="00C566C7">
          <w:rPr>
            <w:rFonts w:ascii="Times New Roman" w:hAnsi="Times New Roman" w:cs="Times New Roman"/>
          </w:rPr>
          <w:t>encoded</w:t>
        </w:r>
      </w:ins>
      <w:ins w:id="225" w:author="Benton, Deon" w:date="2026-02-11T10:11:00Z" w16du:dateUtc="2026-02-11T16:11:00Z">
        <w:r w:rsidR="00C566C7">
          <w:rPr>
            <w:rFonts w:ascii="Times New Roman" w:hAnsi="Times New Roman" w:cs="Times New Roman"/>
          </w:rPr>
          <w:t>,</w:t>
        </w:r>
      </w:ins>
      <w:ins w:id="226"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7" w:author="Benton, Deon" w:date="2026-02-11T10:11:00Z" w16du:dateUtc="2026-02-11T16:11:00Z">
        <w:r w:rsidR="0059594F">
          <w:rPr>
            <w:rFonts w:ascii="Times New Roman" w:hAnsi="Times New Roman" w:cs="Times New Roman"/>
          </w:rPr>
          <w:t>that process and operate over</w:t>
        </w:r>
      </w:ins>
      <w:ins w:id="228" w:author="Benton, Deon" w:date="2026-02-11T10:34:00Z" w16du:dateUtc="2026-02-11T16:34:00Z">
        <w:r w:rsidR="00977120">
          <w:rPr>
            <w:rFonts w:ascii="Times New Roman" w:hAnsi="Times New Roman" w:cs="Times New Roman"/>
          </w:rPr>
          <w:t xml:space="preserve"> the</w:t>
        </w:r>
      </w:ins>
      <w:ins w:id="229"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30" w:author="Benton, Deon" w:date="2026-02-11T10:11:00Z" w16du:dateUtc="2026-02-11T16:11:00Z">
        <w:r w:rsidR="0059594F">
          <w:rPr>
            <w:rFonts w:ascii="Times New Roman" w:hAnsi="Times New Roman" w:cs="Times New Roman"/>
          </w:rPr>
          <w:t xml:space="preserve"> </w:t>
        </w:r>
      </w:ins>
      <w:ins w:id="231" w:author="Benton, Deon" w:date="2026-02-11T10:35:00Z" w16du:dateUtc="2026-02-11T16:35:00Z">
        <w:r w:rsidR="006C3DF4">
          <w:rPr>
            <w:rFonts w:ascii="Times New Roman" w:hAnsi="Times New Roman" w:cs="Times New Roman"/>
          </w:rPr>
          <w:t>perceptually grounded</w:t>
        </w:r>
      </w:ins>
      <w:ins w:id="232"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3"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4"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5"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6" w:author="Benton, Deon" w:date="2026-02-11T10:30:00Z" w16du:dateUtc="2026-02-11T16:30:00Z">
        <w:r w:rsidR="00E34656">
          <w:rPr>
            <w:rFonts w:ascii="Times New Roman" w:hAnsi="Times New Roman" w:cs="Times New Roman"/>
            <w:b/>
            <w:bCs/>
          </w:rPr>
          <w:t>that can explain</w:t>
        </w:r>
      </w:ins>
      <w:ins w:id="237"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429FDEBE" w14:textId="1C05DFC9" w:rsidR="003B5A45" w:rsidRDefault="00DE18F0" w:rsidP="003B5A45">
      <w:pPr>
        <w:spacing w:line="480" w:lineRule="auto"/>
        <w:contextualSpacing/>
        <w:rPr>
          <w:ins w:id="238" w:author="Benton, Deon" w:date="2026-03-14T22:24:00Z" w16du:dateUtc="2026-03-15T03:24:00Z"/>
          <w:rFonts w:ascii="Times New Roman" w:hAnsi="Times New Roman" w:cs="Times New Roman"/>
        </w:rPr>
      </w:pPr>
      <w:r>
        <w:rPr>
          <w:rFonts w:ascii="Times New Roman" w:hAnsi="Times New Roman" w:cs="Times New Roman"/>
        </w:rPr>
        <w:tab/>
        <w:t xml:space="preserve">As the discussion </w:t>
      </w:r>
      <w:ins w:id="239"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VoE studies from a lean perspective. However, efforts to explain </w:t>
      </w:r>
      <w:ins w:id="240"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41" w:author="Benton, Deon" w:date="2026-02-11T10:37:00Z" w16du:dateUtc="2026-02-11T16:37:00Z">
        <w:r w:rsidR="00F55CCA">
          <w:rPr>
            <w:rFonts w:ascii="Times New Roman" w:hAnsi="Times New Roman" w:cs="Times New Roman"/>
          </w:rPr>
          <w:t xml:space="preserve">their </w:t>
        </w:r>
      </w:ins>
      <w:ins w:id="242"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ins w:id="243" w:author="Benton, Deon" w:date="2026-03-14T20:12:00Z" w16du:dateUtc="2026-03-15T01:12:00Z">
        <w:r w:rsidR="00482F22">
          <w:rPr>
            <w:rFonts w:ascii="Times New Roman" w:hAnsi="Times New Roman" w:cs="Times New Roman"/>
          </w:rPr>
          <w:t xml:space="preserve">—that is, the ability to </w:t>
        </w:r>
        <w:r w:rsidR="00482F22">
          <w:rPr>
            <w:rFonts w:ascii="Times New Roman" w:hAnsi="Times New Roman" w:cs="Times New Roman"/>
          </w:rPr>
          <w:lastRenderedPageBreak/>
          <w:t>discriminate efficient and inefficient actions</w:t>
        </w:r>
      </w:ins>
      <w:ins w:id="244" w:author="Benton, Deon" w:date="2026-03-14T20:13:00Z" w16du:dateUtc="2026-03-15T01:13:00Z">
        <w:r w:rsidR="00482F22">
          <w:rPr>
            <w:rFonts w:ascii="Times New Roman" w:hAnsi="Times New Roman" w:cs="Times New Roman"/>
          </w:rPr>
          <w:t>—</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ins w:id="245" w:author="Benton, Deon" w:date="2026-03-16T09:43:00Z" w16du:dateUtc="2026-03-16T14:43:00Z">
        <w:r w:rsidR="00A521F1">
          <w:rPr>
            <w:rFonts w:ascii="Times New Roman" w:hAnsi="Times New Roman" w:cs="Times New Roman"/>
          </w:rPr>
          <w:t xml:space="preserve">proposal put forward by </w:t>
        </w:r>
      </w:ins>
      <w:r w:rsidR="00EC7604">
        <w:rPr>
          <w:rFonts w:ascii="Times New Roman" w:hAnsi="Times New Roman" w:cs="Times New Roman"/>
        </w:rPr>
        <w:t>Overwalle (2010)</w:t>
      </w:r>
      <w:r w:rsidR="00B81767">
        <w:rPr>
          <w:rFonts w:ascii="Times New Roman" w:hAnsi="Times New Roman" w:cs="Times New Roman"/>
        </w:rPr>
        <w:t>.</w:t>
      </w:r>
      <w:ins w:id="246" w:author="Benton, Deon" w:date="2026-03-14T20:18:00Z" w16du:dateUtc="2026-03-15T01:18:00Z">
        <w:r w:rsidR="00B12D4A">
          <w:rPr>
            <w:rFonts w:ascii="Times New Roman" w:hAnsi="Times New Roman" w:cs="Times New Roman"/>
          </w:rPr>
          <w:t xml:space="preserve"> </w:t>
        </w:r>
      </w:ins>
      <w:ins w:id="247" w:author="Benton, Deon" w:date="2026-03-14T20:21:00Z" w16du:dateUtc="2026-03-15T01:21:00Z">
        <w:r w:rsidR="00B12D4A">
          <w:rPr>
            <w:rFonts w:ascii="Times New Roman" w:hAnsi="Times New Roman" w:cs="Times New Roman"/>
          </w:rPr>
          <w:t>In contrast to the teleological stance—</w:t>
        </w:r>
      </w:ins>
      <w:ins w:id="248" w:author="Benton, Deon" w:date="2026-03-16T09:42:00Z" w16du:dateUtc="2026-03-16T14:42:00Z">
        <w:r w:rsidR="00764DEC">
          <w:rPr>
            <w:rFonts w:ascii="Times New Roman" w:hAnsi="Times New Roman" w:cs="Times New Roman"/>
          </w:rPr>
          <w:t>which</w:t>
        </w:r>
      </w:ins>
      <w:ins w:id="249" w:author="Benton, Deon" w:date="2026-03-14T20:21:00Z" w16du:dateUtc="2026-03-15T01:21:00Z">
        <w:r w:rsidR="00B12D4A">
          <w:rPr>
            <w:rFonts w:ascii="Times New Roman" w:hAnsi="Times New Roman" w:cs="Times New Roman"/>
          </w:rPr>
          <w:t xml:space="preserve"> </w:t>
        </w:r>
      </w:ins>
      <w:ins w:id="250" w:author="Benton, Deon" w:date="2026-03-14T20:22:00Z" w16du:dateUtc="2026-03-15T01:22:00Z">
        <w:r w:rsidR="00B12D4A">
          <w:rPr>
            <w:rFonts w:ascii="Times New Roman" w:hAnsi="Times New Roman" w:cs="Times New Roman"/>
          </w:rPr>
          <w:t xml:space="preserve">presupposes </w:t>
        </w:r>
      </w:ins>
      <w:ins w:id="251" w:author="Benton, Deon" w:date="2026-03-14T21:08:00Z" w16du:dateUtc="2026-03-15T02:08:00Z">
        <w:r w:rsidR="00A9104D">
          <w:rPr>
            <w:rFonts w:ascii="Times New Roman" w:hAnsi="Times New Roman" w:cs="Times New Roman"/>
          </w:rPr>
          <w:t xml:space="preserve">that infants possess </w:t>
        </w:r>
      </w:ins>
      <w:ins w:id="252" w:author="Benton, Deon" w:date="2026-03-14T20:22:00Z" w16du:dateUtc="2026-03-15T01:22:00Z">
        <w:r w:rsidR="00B12D4A">
          <w:rPr>
            <w:rFonts w:ascii="Times New Roman" w:hAnsi="Times New Roman" w:cs="Times New Roman"/>
          </w:rPr>
          <w:t>a priori notion</w:t>
        </w:r>
      </w:ins>
      <w:ins w:id="253" w:author="Benton, Deon" w:date="2026-03-14T21:09:00Z" w16du:dateUtc="2026-03-15T02:09:00Z">
        <w:r w:rsidR="00A9104D">
          <w:rPr>
            <w:rFonts w:ascii="Times New Roman" w:hAnsi="Times New Roman" w:cs="Times New Roman"/>
          </w:rPr>
          <w:t>s</w:t>
        </w:r>
      </w:ins>
      <w:ins w:id="254" w:author="Benton, Deon" w:date="2026-03-14T20:22:00Z" w16du:dateUtc="2026-03-15T01:22:00Z">
        <w:r w:rsidR="00B12D4A">
          <w:rPr>
            <w:rFonts w:ascii="Times New Roman" w:hAnsi="Times New Roman" w:cs="Times New Roman"/>
          </w:rPr>
          <w:t xml:space="preserve"> of efficiency—</w:t>
        </w:r>
      </w:ins>
      <w:ins w:id="255" w:author="Benton, Deon" w:date="2026-03-14T21:25:00Z" w16du:dateUtc="2026-03-15T02:25:00Z">
        <w:r w:rsidR="0056623D">
          <w:rPr>
            <w:rFonts w:ascii="Times New Roman" w:hAnsi="Times New Roman" w:cs="Times New Roman"/>
          </w:rPr>
          <w:t>Overwalle’s (2010) position</w:t>
        </w:r>
      </w:ins>
      <w:ins w:id="256" w:author="Benton, Deon" w:date="2026-03-14T22:21:00Z" w16du:dateUtc="2026-03-15T03:21:00Z">
        <w:r w:rsidR="00C96CA7">
          <w:rPr>
            <w:rFonts w:ascii="Times New Roman" w:hAnsi="Times New Roman" w:cs="Times New Roman"/>
          </w:rPr>
          <w:t xml:space="preserve"> is that</w:t>
        </w:r>
      </w:ins>
      <w:ins w:id="257" w:author="Benton, Deon" w:date="2026-03-14T21:25:00Z" w16du:dateUtc="2026-03-15T02:25:00Z">
        <w:r w:rsidR="0056623D">
          <w:rPr>
            <w:rFonts w:ascii="Times New Roman" w:hAnsi="Times New Roman" w:cs="Times New Roman"/>
          </w:rPr>
          <w:t xml:space="preserve"> </w:t>
        </w:r>
      </w:ins>
      <w:ins w:id="258" w:author="Benton, Deon" w:date="2026-03-16T09:44:00Z" w16du:dateUtc="2026-03-16T14:44:00Z">
        <w:r w:rsidR="009934C6">
          <w:rPr>
            <w:rFonts w:ascii="Times New Roman" w:hAnsi="Times New Roman" w:cs="Times New Roman"/>
          </w:rPr>
          <w:t>infants learn through experience that</w:t>
        </w:r>
      </w:ins>
      <w:ins w:id="259" w:author="Benton, Deon" w:date="2026-03-14T21:10:00Z" w16du:dateUtc="2026-03-15T02:10:00Z">
        <w:r w:rsidR="00A9104D">
          <w:rPr>
            <w:rFonts w:ascii="Times New Roman" w:hAnsi="Times New Roman" w:cs="Times New Roman"/>
          </w:rPr>
          <w:t xml:space="preserve"> agents</w:t>
        </w:r>
      </w:ins>
      <w:ins w:id="260" w:author="Benton, Deon" w:date="2026-03-14T20:22:00Z" w16du:dateUtc="2026-03-15T01:22:00Z">
        <w:r w:rsidR="00B12D4A">
          <w:rPr>
            <w:rFonts w:ascii="Times New Roman" w:hAnsi="Times New Roman" w:cs="Times New Roman"/>
          </w:rPr>
          <w:t xml:space="preserve"> </w:t>
        </w:r>
      </w:ins>
      <w:ins w:id="261" w:author="Benton, Deon" w:date="2026-03-14T20:20:00Z" w16du:dateUtc="2026-03-15T01:20:00Z">
        <w:r w:rsidR="00B12D4A">
          <w:rPr>
            <w:rFonts w:ascii="Times New Roman" w:hAnsi="Times New Roman" w:cs="Times New Roman"/>
          </w:rPr>
          <w:t xml:space="preserve">follow some but not other trajectories to reach </w:t>
        </w:r>
      </w:ins>
      <w:ins w:id="262" w:author="Benton, Deon" w:date="2026-03-16T09:42:00Z" w16du:dateUtc="2026-03-16T14:42:00Z">
        <w:r w:rsidR="00A119B5">
          <w:rPr>
            <w:rFonts w:ascii="Times New Roman" w:hAnsi="Times New Roman" w:cs="Times New Roman"/>
          </w:rPr>
          <w:t>a goal</w:t>
        </w:r>
      </w:ins>
      <w:ins w:id="263" w:author="Benton, Deon" w:date="2026-03-14T20:20:00Z" w16du:dateUtc="2026-03-15T01:20:00Z">
        <w:r w:rsidR="00B12D4A">
          <w:rPr>
            <w:rFonts w:ascii="Times New Roman" w:hAnsi="Times New Roman" w:cs="Times New Roman"/>
          </w:rPr>
          <w:t>.</w:t>
        </w:r>
      </w:ins>
      <w:ins w:id="264" w:author="Benton, Deon" w:date="2026-03-14T22:23:00Z" w16du:dateUtc="2026-03-15T03:23:00Z">
        <w:r w:rsidR="00C96CA7">
          <w:rPr>
            <w:rFonts w:ascii="Times New Roman" w:hAnsi="Times New Roman" w:cs="Times New Roman"/>
          </w:rPr>
          <w:t xml:space="preserve"> An action is thus seen as efficient if aligns with the typical trajectory that an agent takes to obtain a goal; </w:t>
        </w:r>
      </w:ins>
      <w:ins w:id="265" w:author="Benton, Deon" w:date="2026-03-16T09:50:00Z" w16du:dateUtc="2026-03-16T14:50:00Z">
        <w:r w:rsidR="00932664">
          <w:rPr>
            <w:rFonts w:ascii="Times New Roman" w:hAnsi="Times New Roman" w:cs="Times New Roman"/>
          </w:rPr>
          <w:t xml:space="preserve">an </w:t>
        </w:r>
      </w:ins>
      <w:ins w:id="266" w:author="Benton, Deon" w:date="2026-03-16T09:44:00Z" w16du:dateUtc="2026-03-16T14:44:00Z">
        <w:r w:rsidR="00BA00C2">
          <w:rPr>
            <w:rFonts w:ascii="Times New Roman" w:hAnsi="Times New Roman" w:cs="Times New Roman"/>
          </w:rPr>
          <w:t>action that deviate</w:t>
        </w:r>
      </w:ins>
      <w:ins w:id="267" w:author="Benton, Deon" w:date="2026-03-16T09:50:00Z" w16du:dateUtc="2026-03-16T14:50:00Z">
        <w:r w:rsidR="00932664">
          <w:rPr>
            <w:rFonts w:ascii="Times New Roman" w:hAnsi="Times New Roman" w:cs="Times New Roman"/>
          </w:rPr>
          <w:t>s</w:t>
        </w:r>
      </w:ins>
      <w:ins w:id="268" w:author="Benton, Deon" w:date="2026-03-16T09:44:00Z" w16du:dateUtc="2026-03-16T14:44:00Z">
        <w:r w:rsidR="00BA00C2">
          <w:rPr>
            <w:rFonts w:ascii="Times New Roman" w:hAnsi="Times New Roman" w:cs="Times New Roman"/>
          </w:rPr>
          <w:t xml:space="preserve"> from </w:t>
        </w:r>
      </w:ins>
      <w:ins w:id="269" w:author="Benton, Deon" w:date="2026-03-16T09:49:00Z" w16du:dateUtc="2026-03-16T14:49:00Z">
        <w:r w:rsidR="00932664">
          <w:rPr>
            <w:rFonts w:ascii="Times New Roman" w:hAnsi="Times New Roman" w:cs="Times New Roman"/>
          </w:rPr>
          <w:t>this trajecto</w:t>
        </w:r>
      </w:ins>
      <w:ins w:id="270" w:author="Benton, Deon" w:date="2026-03-16T09:50:00Z" w16du:dateUtc="2026-03-16T14:50:00Z">
        <w:r w:rsidR="00932664">
          <w:rPr>
            <w:rFonts w:ascii="Times New Roman" w:hAnsi="Times New Roman" w:cs="Times New Roman"/>
          </w:rPr>
          <w:t xml:space="preserve">ry is </w:t>
        </w:r>
      </w:ins>
      <w:ins w:id="271" w:author="Benton, Deon" w:date="2026-03-16T09:44:00Z" w16du:dateUtc="2026-03-16T14:44:00Z">
        <w:r w:rsidR="00BA00C2">
          <w:rPr>
            <w:rFonts w:ascii="Times New Roman" w:hAnsi="Times New Roman" w:cs="Times New Roman"/>
          </w:rPr>
          <w:t>seen as inefficient</w:t>
        </w:r>
      </w:ins>
      <w:ins w:id="272" w:author="Benton, Deon" w:date="2026-03-14T22:23:00Z" w16du:dateUtc="2026-03-15T03:23:00Z">
        <w:r w:rsidR="00C96CA7">
          <w:rPr>
            <w:rFonts w:ascii="Times New Roman" w:hAnsi="Times New Roman" w:cs="Times New Roman"/>
          </w:rPr>
          <w:t xml:space="preserve">. Overwalle (2010) argued that </w:t>
        </w:r>
      </w:ins>
      <w:ins w:id="273" w:author="Benton, Deon" w:date="2026-03-16T09:45:00Z" w16du:dateUtc="2026-03-16T14:45:00Z">
        <w:r w:rsidR="00BA00C2">
          <w:rPr>
            <w:rFonts w:ascii="Times New Roman" w:hAnsi="Times New Roman" w:cs="Times New Roman"/>
          </w:rPr>
          <w:t>such learning is achieved</w:t>
        </w:r>
      </w:ins>
      <w:ins w:id="274" w:author="Benton, Deon" w:date="2026-03-14T22:23:00Z" w16du:dateUtc="2026-03-15T03:23:00Z">
        <w:r w:rsidR="00C96CA7">
          <w:rPr>
            <w:rFonts w:ascii="Times New Roman" w:hAnsi="Times New Roman" w:cs="Times New Roman"/>
          </w:rPr>
          <w:t xml:space="preserve"> mechanistically via a forward model. </w:t>
        </w:r>
      </w:ins>
      <w:ins w:id="275" w:author="Benton, Deon" w:date="2026-03-14T21:26:00Z" w16du:dateUtc="2026-03-15T02:26:00Z">
        <w:r w:rsidR="0056623D">
          <w:rPr>
            <w:rFonts w:ascii="Times New Roman" w:hAnsi="Times New Roman" w:cs="Times New Roman"/>
          </w:rPr>
          <w:t xml:space="preserve">The idea </w:t>
        </w:r>
      </w:ins>
      <w:ins w:id="276" w:author="Benton, Deon" w:date="2026-03-14T21:40:00Z" w16du:dateUtc="2026-03-15T02:40:00Z">
        <w:r w:rsidR="00964B4C">
          <w:rPr>
            <w:rFonts w:ascii="Times New Roman" w:hAnsi="Times New Roman" w:cs="Times New Roman"/>
          </w:rPr>
          <w:t>is</w:t>
        </w:r>
      </w:ins>
      <w:ins w:id="277" w:author="Benton, Deon" w:date="2026-03-14T21:26:00Z" w16du:dateUtc="2026-03-15T02:26:00Z">
        <w:r w:rsidR="0056623D">
          <w:rPr>
            <w:rFonts w:ascii="Times New Roman" w:hAnsi="Times New Roman" w:cs="Times New Roman"/>
          </w:rPr>
          <w:t xml:space="preserve"> that</w:t>
        </w:r>
      </w:ins>
      <w:ins w:id="278" w:author="Benton, Deon" w:date="2026-03-16T09:45:00Z" w16du:dateUtc="2026-03-16T14:45:00Z">
        <w:r w:rsidR="00BA00C2">
          <w:rPr>
            <w:rFonts w:ascii="Times New Roman" w:hAnsi="Times New Roman" w:cs="Times New Roman"/>
          </w:rPr>
          <w:t xml:space="preserve"> </w:t>
        </w:r>
      </w:ins>
      <w:ins w:id="279" w:author="Benton, Deon" w:date="2026-03-16T09:47:00Z" w16du:dateUtc="2026-03-16T14:47:00Z">
        <w:r w:rsidR="00186981">
          <w:rPr>
            <w:rFonts w:ascii="Times New Roman" w:hAnsi="Times New Roman" w:cs="Times New Roman"/>
          </w:rPr>
          <w:t xml:space="preserve">as </w:t>
        </w:r>
      </w:ins>
      <w:ins w:id="280" w:author="Benton, Deon" w:date="2026-03-16T09:45:00Z" w16du:dateUtc="2026-03-16T14:45:00Z">
        <w:r w:rsidR="00BA00C2">
          <w:rPr>
            <w:rFonts w:ascii="Times New Roman" w:hAnsi="Times New Roman" w:cs="Times New Roman"/>
          </w:rPr>
          <w:t>infants watch agents follow particular paths to obtain a goal</w:t>
        </w:r>
      </w:ins>
      <w:ins w:id="281" w:author="Benton, Deon" w:date="2026-03-14T21:28:00Z" w16du:dateUtc="2026-03-15T02:28:00Z">
        <w:r w:rsidR="0056623D">
          <w:rPr>
            <w:rFonts w:ascii="Times New Roman" w:hAnsi="Times New Roman" w:cs="Times New Roman"/>
          </w:rPr>
          <w:t xml:space="preserve">, </w:t>
        </w:r>
      </w:ins>
      <w:ins w:id="282" w:author="Benton, Deon" w:date="2026-03-16T09:53:00Z" w16du:dateUtc="2026-03-16T14:53:00Z">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ins>
      <w:ins w:id="283" w:author="Benton, Deon" w:date="2026-03-16T09:56:00Z" w16du:dateUtc="2026-03-16T14:56:00Z">
        <w:r w:rsidR="002C4C55">
          <w:rPr>
            <w:rFonts w:ascii="Times New Roman" w:hAnsi="Times New Roman" w:cs="Times New Roman"/>
          </w:rPr>
          <w:t xml:space="preserve">On this view, then, </w:t>
        </w:r>
      </w:ins>
      <w:ins w:id="284" w:author="Benton, Deon" w:date="2026-03-16T09:53:00Z" w16du:dateUtc="2026-03-16T14:53:00Z">
        <w:r w:rsidR="003C6979">
          <w:rPr>
            <w:rFonts w:ascii="Times New Roman" w:hAnsi="Times New Roman" w:cs="Times New Roman"/>
          </w:rPr>
          <w:t xml:space="preserve">infants </w:t>
        </w:r>
      </w:ins>
      <w:ins w:id="285" w:author="Benton, Deon" w:date="2026-03-14T21:45:00Z" w16du:dateUtc="2026-03-15T02:45:00Z">
        <w:r w:rsidR="000A37B5">
          <w:rPr>
            <w:rFonts w:ascii="Times New Roman" w:hAnsi="Times New Roman" w:cs="Times New Roman"/>
          </w:rPr>
          <w:t>are not</w:t>
        </w:r>
      </w:ins>
      <w:ins w:id="286" w:author="Benton, Deon" w:date="2026-03-14T21:49:00Z" w16du:dateUtc="2026-03-15T02:49:00Z">
        <w:r w:rsidR="000A37B5">
          <w:rPr>
            <w:rFonts w:ascii="Times New Roman" w:hAnsi="Times New Roman" w:cs="Times New Roman"/>
          </w:rPr>
          <w:t xml:space="preserve"> actually</w:t>
        </w:r>
      </w:ins>
      <w:ins w:id="287" w:author="Benton, Deon" w:date="2026-03-14T21:45:00Z" w16du:dateUtc="2026-03-15T02:45:00Z">
        <w:r w:rsidR="000A37B5">
          <w:rPr>
            <w:rFonts w:ascii="Times New Roman" w:hAnsi="Times New Roman" w:cs="Times New Roman"/>
          </w:rPr>
          <w:t xml:space="preserve"> predicting the agent’s position on the trajectory at the next point in time</w:t>
        </w:r>
      </w:ins>
      <w:ins w:id="288" w:author="Benton, Deon" w:date="2026-03-14T21:49:00Z" w16du:dateUtc="2026-03-15T02:49:00Z">
        <w:r w:rsidR="000A37B5">
          <w:rPr>
            <w:rFonts w:ascii="Times New Roman" w:hAnsi="Times New Roman" w:cs="Times New Roman"/>
          </w:rPr>
          <w:t xml:space="preserve"> given its current position in time</w:t>
        </w:r>
      </w:ins>
      <w:ins w:id="289" w:author="Benton, Deon" w:date="2026-03-14T21:45:00Z" w16du:dateUtc="2026-03-15T02:45:00Z">
        <w:r w:rsidR="000A37B5">
          <w:rPr>
            <w:rFonts w:ascii="Times New Roman" w:hAnsi="Times New Roman" w:cs="Times New Roman"/>
          </w:rPr>
          <w:t xml:space="preserve">; </w:t>
        </w:r>
      </w:ins>
      <w:ins w:id="290" w:author="Benton, Deon" w:date="2026-03-14T21:46:00Z" w16du:dateUtc="2026-03-15T02:46:00Z">
        <w:r w:rsidR="000A37B5">
          <w:rPr>
            <w:rFonts w:ascii="Times New Roman" w:hAnsi="Times New Roman" w:cs="Times New Roman"/>
          </w:rPr>
          <w:t>instead,</w:t>
        </w:r>
      </w:ins>
      <w:ins w:id="291" w:author="Benton, Deon" w:date="2026-03-14T22:16:00Z" w16du:dateUtc="2026-03-15T03:16:00Z">
        <w:r w:rsidR="00D031BC">
          <w:rPr>
            <w:rFonts w:ascii="Times New Roman" w:hAnsi="Times New Roman" w:cs="Times New Roman"/>
          </w:rPr>
          <w:t xml:space="preserve"> </w:t>
        </w:r>
      </w:ins>
      <w:ins w:id="292" w:author="Benton, Deon" w:date="2026-03-16T09:54:00Z" w16du:dateUtc="2026-03-16T14:54:00Z">
        <w:r w:rsidR="003C6979">
          <w:rPr>
            <w:rFonts w:ascii="Times New Roman" w:hAnsi="Times New Roman" w:cs="Times New Roman"/>
          </w:rPr>
          <w:t xml:space="preserve">infants are learning internal representations that faithfully capture </w:t>
        </w:r>
      </w:ins>
      <w:ins w:id="293" w:author="Benton, Deon" w:date="2026-03-16T09:55:00Z" w16du:dateUtc="2026-03-16T14:55:00Z">
        <w:r w:rsidR="003C6979">
          <w:rPr>
            <w:rFonts w:ascii="Times New Roman" w:hAnsi="Times New Roman" w:cs="Times New Roman"/>
          </w:rPr>
          <w:t>the</w:t>
        </w:r>
      </w:ins>
      <w:ins w:id="294" w:author="Benton, Deon" w:date="2026-03-16T09:56:00Z" w16du:dateUtc="2026-03-16T14:56:00Z">
        <w:r w:rsidR="002C4C55">
          <w:rPr>
            <w:rFonts w:ascii="Times New Roman" w:hAnsi="Times New Roman" w:cs="Times New Roman"/>
          </w:rPr>
          <w:t xml:space="preserve"> visible state of the</w:t>
        </w:r>
      </w:ins>
      <w:ins w:id="295" w:author="Benton, Deon" w:date="2026-03-16T09:55:00Z" w16du:dateUtc="2026-03-16T14:55:00Z">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ins>
      <w:ins w:id="296" w:author="Benton, Deon" w:date="2026-03-16T09:57:00Z" w16du:dateUtc="2026-03-16T14:57:00Z">
        <w:r w:rsidR="002C4C55">
          <w:rPr>
            <w:rFonts w:ascii="Times New Roman" w:hAnsi="Times New Roman" w:cs="Times New Roman"/>
          </w:rPr>
          <w:t xml:space="preserve">A potentially helpful way to capture </w:t>
        </w:r>
        <w:r w:rsidR="00CF1F7C">
          <w:rPr>
            <w:rFonts w:ascii="Times New Roman" w:hAnsi="Times New Roman" w:cs="Times New Roman"/>
          </w:rPr>
          <w:t xml:space="preserve">Overwalle’s perspective is to </w:t>
        </w:r>
      </w:ins>
      <w:ins w:id="297" w:author="Benton, Deon" w:date="2026-03-14T21:56:00Z" w16du:dateUtc="2026-03-15T02:56:00Z">
        <w:r w:rsidR="00E67D87">
          <w:rPr>
            <w:rFonts w:ascii="Times New Roman" w:hAnsi="Times New Roman" w:cs="Times New Roman"/>
          </w:rPr>
          <w:t>draw an analogy</w:t>
        </w:r>
      </w:ins>
      <w:ins w:id="298" w:author="Benton, Deon" w:date="2026-03-14T22:18:00Z" w16du:dateUtc="2026-03-15T03:18:00Z">
        <w:r w:rsidR="006B225F">
          <w:rPr>
            <w:rFonts w:ascii="Times New Roman" w:hAnsi="Times New Roman" w:cs="Times New Roman"/>
          </w:rPr>
          <w:t xml:space="preserve"> between </w:t>
        </w:r>
      </w:ins>
      <w:ins w:id="299" w:author="Benton, Deon" w:date="2026-03-16T09:57:00Z" w16du:dateUtc="2026-03-16T14:57:00Z">
        <w:r w:rsidR="00CF1F7C">
          <w:rPr>
            <w:rFonts w:ascii="Times New Roman" w:hAnsi="Times New Roman" w:cs="Times New Roman"/>
          </w:rPr>
          <w:t>it</w:t>
        </w:r>
      </w:ins>
      <w:ins w:id="300" w:author="Benton, Deon" w:date="2026-03-14T22:18:00Z" w16du:dateUtc="2026-03-15T03:18:00Z">
        <w:r w:rsidR="006B225F">
          <w:rPr>
            <w:rFonts w:ascii="Times New Roman" w:hAnsi="Times New Roman" w:cs="Times New Roman"/>
          </w:rPr>
          <w:t xml:space="preserve"> and</w:t>
        </w:r>
      </w:ins>
      <w:ins w:id="301" w:author="Benton, Deon" w:date="2026-03-14T21:56:00Z" w16du:dateUtc="2026-03-15T02:56:00Z">
        <w:r w:rsidR="00E67D87">
          <w:rPr>
            <w:rFonts w:ascii="Times New Roman" w:hAnsi="Times New Roman" w:cs="Times New Roman"/>
          </w:rPr>
          <w:t xml:space="preserve"> </w:t>
        </w:r>
      </w:ins>
      <w:ins w:id="302" w:author="Benton, Deon" w:date="2026-03-14T22:19:00Z" w16du:dateUtc="2026-03-15T03:19:00Z">
        <w:r w:rsidR="006B225F">
          <w:rPr>
            <w:rFonts w:ascii="Times New Roman" w:hAnsi="Times New Roman" w:cs="Times New Roman"/>
          </w:rPr>
          <w:t>a flipbook</w:t>
        </w:r>
      </w:ins>
      <w:ins w:id="303" w:author="Benton, Deon" w:date="2026-03-14T21:57:00Z" w16du:dateUtc="2026-03-15T02:57:00Z">
        <w:r w:rsidR="00E67D87">
          <w:rPr>
            <w:rFonts w:ascii="Times New Roman" w:hAnsi="Times New Roman" w:cs="Times New Roman"/>
          </w:rPr>
          <w:t xml:space="preserve">. In the same way that each page of a flipbook represents an </w:t>
        </w:r>
      </w:ins>
      <w:ins w:id="304" w:author="Benton, Deon" w:date="2026-03-14T21:58:00Z" w16du:dateUtc="2026-03-15T02:58:00Z">
        <w:r w:rsidR="00E67D87">
          <w:rPr>
            <w:rFonts w:ascii="Times New Roman" w:hAnsi="Times New Roman" w:cs="Times New Roman"/>
          </w:rPr>
          <w:t>instantaneous</w:t>
        </w:r>
      </w:ins>
      <w:ins w:id="305" w:author="Benton, Deon" w:date="2026-03-14T21:57:00Z" w16du:dateUtc="2026-03-15T02:57:00Z">
        <w:r w:rsidR="00E67D87">
          <w:rPr>
            <w:rFonts w:ascii="Times New Roman" w:hAnsi="Times New Roman" w:cs="Times New Roman"/>
          </w:rPr>
          <w:t xml:space="preserve"> snapshot of an unfolding scene, </w:t>
        </w:r>
      </w:ins>
      <w:ins w:id="306" w:author="Benton, Deon" w:date="2026-03-14T22:03:00Z" w16du:dateUtc="2026-03-15T03:03:00Z">
        <w:r w:rsidR="007448A5" w:rsidRPr="007448A5">
          <w:rPr>
            <w:rFonts w:ascii="Times New Roman" w:hAnsi="Times New Roman" w:cs="Times New Roman"/>
          </w:rPr>
          <w:t>infants’ representations of action trajectories can be thought of as a sequence of internal snapshots that</w:t>
        </w:r>
      </w:ins>
      <w:ins w:id="307" w:author="Benton, Deon" w:date="2026-03-14T22:20:00Z" w16du:dateUtc="2026-03-15T03:20:00Z">
        <w:r w:rsidR="000A3648">
          <w:rPr>
            <w:rFonts w:ascii="Times New Roman" w:hAnsi="Times New Roman" w:cs="Times New Roman"/>
          </w:rPr>
          <w:t>, together,</w:t>
        </w:r>
      </w:ins>
      <w:ins w:id="308" w:author="Benton, Deon" w:date="2026-03-14T22:03:00Z" w16du:dateUtc="2026-03-15T03:03:00Z">
        <w:r w:rsidR="007448A5" w:rsidRPr="007448A5">
          <w:rPr>
            <w:rFonts w:ascii="Times New Roman" w:hAnsi="Times New Roman" w:cs="Times New Roman"/>
          </w:rPr>
          <w:t xml:space="preserve"> encode how </w:t>
        </w:r>
      </w:ins>
      <w:ins w:id="309" w:author="Benton, Deon" w:date="2026-03-14T22:20:00Z" w16du:dateUtc="2026-03-15T03:20:00Z">
        <w:r w:rsidR="000A3648">
          <w:rPr>
            <w:rFonts w:ascii="Times New Roman" w:hAnsi="Times New Roman" w:cs="Times New Roman"/>
          </w:rPr>
          <w:t>an action unfolds.</w:t>
        </w:r>
      </w:ins>
    </w:p>
    <w:p w14:paraId="69D56AA6" w14:textId="31BED10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ins w:id="310" w:author="Benton, Deon" w:date="2026-03-16T10:13:00Z" w16du:dateUtc="2026-03-16T15:13:00Z">
        <w:r w:rsidR="009F1B36">
          <w:rPr>
            <w:rFonts w:ascii="Times New Roman" w:hAnsi="Times New Roman" w:cs="Times New Roman"/>
          </w:rPr>
          <w:t xml:space="preserve"> showed that </w:t>
        </w:r>
      </w:ins>
      <w:ins w:id="311" w:author="Benton, Deon" w:date="2026-03-16T10:14:00Z" w16du:dateUtc="2026-03-16T15:14:00Z">
        <w:r w:rsidR="009F1B36">
          <w:rPr>
            <w:rFonts w:ascii="Times New Roman" w:hAnsi="Times New Roman" w:cs="Times New Roman"/>
          </w:rPr>
          <w:t>a co</w:t>
        </w:r>
      </w:ins>
      <w:ins w:id="312" w:author="Benton, Deon" w:date="2026-03-16T10:15:00Z" w16du:dateUtc="2026-03-16T15:15:00Z">
        <w:r w:rsidR="009F1B36">
          <w:rPr>
            <w:rFonts w:ascii="Times New Roman" w:hAnsi="Times New Roman" w:cs="Times New Roman"/>
          </w:rPr>
          <w:t xml:space="preserve">mputational instantiation of this </w:t>
        </w:r>
      </w:ins>
      <w:ins w:id="313" w:author="Benton, Deon" w:date="2026-03-16T10:13:00Z" w16du:dateUtc="2026-03-16T15:13:00Z">
        <w:r w:rsidR="009F1B36">
          <w:rPr>
            <w:rFonts w:ascii="Times New Roman" w:hAnsi="Times New Roman" w:cs="Times New Roman"/>
          </w:rPr>
          <w:t>account</w:t>
        </w:r>
      </w:ins>
      <w:ins w:id="314" w:author="Benton, Deon" w:date="2026-03-16T10:15:00Z" w16du:dateUtc="2026-03-16T15:15:00Z">
        <w:r w:rsidR="009F1B36">
          <w:rPr>
            <w:rFonts w:ascii="Times New Roman" w:hAnsi="Times New Roman" w:cs="Times New Roman"/>
          </w:rPr>
          <w:t xml:space="preserve"> </w:t>
        </w:r>
      </w:ins>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ins w:id="315" w:author="Benton, Deon" w:date="2026-03-16T10:14:00Z" w16du:dateUtc="2026-03-16T15:14:00Z">
        <w:r w:rsidR="009F1B36">
          <w:rPr>
            <w:rFonts w:ascii="Times New Roman" w:hAnsi="Times New Roman" w:cs="Times New Roman"/>
          </w:rPr>
          <w:t>’ looking behaviors in Gergely et al. (2010). The model itself</w:t>
        </w:r>
      </w:ins>
      <w:ins w:id="316" w:author="Benton, Deon" w:date="2026-03-16T10:15:00Z" w16du:dateUtc="2026-03-16T15:15:00Z">
        <w:r w:rsidR="009F1B36">
          <w:rPr>
            <w:rFonts w:ascii="Times New Roman" w:hAnsi="Times New Roman" w:cs="Times New Roman"/>
          </w:rPr>
          <w:t xml:space="preserve">—which </w:t>
        </w:r>
      </w:ins>
      <w:ins w:id="317" w:author="Benton, Deon" w:date="2026-03-16T10:14:00Z" w16du:dateUtc="2026-03-16T15:14:00Z">
        <w:r w:rsidR="009F1B36">
          <w:rPr>
            <w:rFonts w:ascii="Times New Roman" w:hAnsi="Times New Roman" w:cs="Times New Roman"/>
          </w:rPr>
          <w:t xml:space="preserve">was </w:t>
        </w:r>
      </w:ins>
      <w:ins w:id="318" w:author="Benton, Deon" w:date="2026-03-16T10:15:00Z" w16du:dateUtc="2026-03-16T15:15:00Z">
        <w:r w:rsidR="009F1B36">
          <w:rPr>
            <w:rFonts w:ascii="Times New Roman" w:hAnsi="Times New Roman" w:cs="Times New Roman"/>
          </w:rPr>
          <w:t>a</w:t>
        </w:r>
      </w:ins>
      <w:ins w:id="319" w:author="Benton, Deon" w:date="2026-03-16T10:16:00Z" w16du:dateUtc="2026-03-16T15:16:00Z">
        <w:r w:rsidR="0099050D">
          <w:rPr>
            <w:rFonts w:ascii="Times New Roman" w:hAnsi="Times New Roman" w:cs="Times New Roman"/>
          </w:rPr>
          <w:t>n auto-associative connectionist network (Mc</w:t>
        </w:r>
      </w:ins>
      <w:ins w:id="320" w:author="Benton, Deon" w:date="2026-03-16T10:17:00Z" w16du:dateUtc="2026-03-16T15:17:00Z">
        <w:r w:rsidR="0099050D">
          <w:rPr>
            <w:rFonts w:ascii="Times New Roman" w:hAnsi="Times New Roman" w:cs="Times New Roman"/>
          </w:rPr>
          <w:t>Clelland &amp; Rumelhart, 1988)</w:t>
        </w:r>
      </w:ins>
      <w:ins w:id="321" w:author="Benton, Deon" w:date="2026-03-16T10:15:00Z" w16du:dateUtc="2026-03-16T15:15:00Z">
        <w:r w:rsidR="009F1B36">
          <w:rPr>
            <w:rFonts w:ascii="Times New Roman" w:hAnsi="Times New Roman" w:cs="Times New Roman"/>
          </w:rPr>
          <w:t>—consisted of 27 units</w:t>
        </w:r>
      </w:ins>
      <w:ins w:id="322" w:author="Benton, Deon" w:date="2026-03-16T10:44:00Z" w16du:dateUtc="2026-03-16T15:44:00Z">
        <w:r w:rsidR="003E47F5">
          <w:rPr>
            <w:rFonts w:ascii="Times New Roman" w:hAnsi="Times New Roman" w:cs="Times New Roman"/>
          </w:rPr>
          <w:t xml:space="preserve">, 25 of which were arranged in a 5 × 5 grid to implement the spatial layout of a scene and the remaining two of which </w:t>
        </w:r>
      </w:ins>
      <w:ins w:id="323" w:author="Benton, Deon" w:date="2026-03-16T10:39:00Z" w16du:dateUtc="2026-03-16T15:39:00Z">
        <w:r w:rsidR="000A0BB0">
          <w:rPr>
            <w:rFonts w:ascii="Times New Roman" w:hAnsi="Times New Roman" w:cs="Times New Roman"/>
          </w:rPr>
          <w:t>corresponded to a</w:t>
        </w:r>
      </w:ins>
      <w:ins w:id="324" w:author="Benton, Deon" w:date="2026-03-16T10:42:00Z" w16du:dateUtc="2026-03-16T15:42:00Z">
        <w:r w:rsidR="00767BD5">
          <w:rPr>
            <w:rFonts w:ascii="Times New Roman" w:hAnsi="Times New Roman" w:cs="Times New Roman"/>
          </w:rPr>
          <w:t xml:space="preserve"> moving</w:t>
        </w:r>
      </w:ins>
      <w:ins w:id="325" w:author="Benton, Deon" w:date="2026-03-16T10:39:00Z" w16du:dateUtc="2026-03-16T15:39:00Z">
        <w:r w:rsidR="000A0BB0">
          <w:rPr>
            <w:rFonts w:ascii="Times New Roman" w:hAnsi="Times New Roman" w:cs="Times New Roman"/>
          </w:rPr>
          <w:t xml:space="preserve"> agent </w:t>
        </w:r>
      </w:ins>
      <w:ins w:id="326" w:author="Benton, Deon" w:date="2026-03-16T10:40:00Z" w16du:dateUtc="2026-03-16T15:40:00Z">
        <w:r w:rsidR="000A0BB0">
          <w:rPr>
            <w:rFonts w:ascii="Times New Roman" w:hAnsi="Times New Roman" w:cs="Times New Roman"/>
          </w:rPr>
          <w:t>and goal.</w:t>
        </w:r>
      </w:ins>
      <w:ins w:id="327" w:author="Benton, Deon" w:date="2026-03-16T10:45:00Z" w16du:dateUtc="2026-03-16T15:45:00Z">
        <w:r w:rsidR="00A921C7">
          <w:rPr>
            <w:rFonts w:ascii="Times New Roman" w:hAnsi="Times New Roman" w:cs="Times New Roman"/>
          </w:rPr>
          <w:t xml:space="preserve"> To model the study by Gergely et al. (1995), networks </w:t>
        </w:r>
      </w:ins>
      <w:ins w:id="328" w:author="Benton, Deon" w:date="2026-03-16T10:50:00Z" w16du:dateUtc="2026-03-16T15:50:00Z">
        <w:r w:rsidR="00D51CDA">
          <w:rPr>
            <w:rFonts w:ascii="Times New Roman" w:hAnsi="Times New Roman" w:cs="Times New Roman"/>
          </w:rPr>
          <w:t xml:space="preserve">were </w:t>
        </w:r>
      </w:ins>
      <w:ins w:id="329" w:author="Benton, Deon" w:date="2026-03-16T11:00:00Z" w16du:dateUtc="2026-03-16T16:00:00Z">
        <w:r w:rsidR="006F0EFB">
          <w:rPr>
            <w:rFonts w:ascii="Times New Roman" w:hAnsi="Times New Roman" w:cs="Times New Roman"/>
          </w:rPr>
          <w:t xml:space="preserve">“habituated” to </w:t>
        </w:r>
      </w:ins>
      <w:ins w:id="330" w:author="Benton, Deon" w:date="2026-03-16T10:51:00Z" w16du:dateUtc="2026-03-16T15:51:00Z">
        <w:r w:rsidR="00D51CDA">
          <w:rPr>
            <w:rFonts w:ascii="Times New Roman" w:hAnsi="Times New Roman" w:cs="Times New Roman"/>
          </w:rPr>
          <w:t>an event in which an</w:t>
        </w:r>
      </w:ins>
      <w:ins w:id="331" w:author="Benton, Deon" w:date="2026-03-16T10:50:00Z" w16du:dateUtc="2026-03-16T15:50:00Z">
        <w:r w:rsidR="00D51CDA">
          <w:rPr>
            <w:rFonts w:ascii="Times New Roman" w:hAnsi="Times New Roman" w:cs="Times New Roman"/>
          </w:rPr>
          <w:t xml:space="preserve"> agent moved </w:t>
        </w:r>
      </w:ins>
      <w:ins w:id="332" w:author="Benton, Deon" w:date="2026-03-16T10:51:00Z" w16du:dateUtc="2026-03-16T15:51:00Z">
        <w:r w:rsidR="00D51CDA">
          <w:rPr>
            <w:rFonts w:ascii="Times New Roman" w:hAnsi="Times New Roman" w:cs="Times New Roman"/>
          </w:rPr>
          <w:t xml:space="preserve">horizontally along an </w:t>
        </w:r>
        <w:r w:rsidR="00D51CDA">
          <w:rPr>
            <w:rFonts w:ascii="Times New Roman" w:hAnsi="Times New Roman" w:cs="Times New Roman"/>
          </w:rPr>
          <w:lastRenderedPageBreak/>
          <w:t>arced path to reach a goal</w:t>
        </w:r>
      </w:ins>
      <w:ins w:id="333" w:author="Benton, Deon" w:date="2026-03-16T11:01:00Z" w16du:dateUtc="2026-03-16T16:01:00Z">
        <w:r w:rsidR="002630C8">
          <w:rPr>
            <w:rFonts w:ascii="Times New Roman" w:hAnsi="Times New Roman" w:cs="Times New Roman"/>
          </w:rPr>
          <w:t>. This</w:t>
        </w:r>
      </w:ins>
      <w:ins w:id="334" w:author="Benton, Deon" w:date="2026-03-16T11:00:00Z" w16du:dateUtc="2026-03-16T16:00:00Z">
        <w:r w:rsidR="002630C8">
          <w:rPr>
            <w:rFonts w:ascii="Times New Roman" w:hAnsi="Times New Roman" w:cs="Times New Roman"/>
          </w:rPr>
          <w:t xml:space="preserve"> event was implemented by turning on the agent unit (i.e., setting its activation to 1)</w:t>
        </w:r>
      </w:ins>
      <w:ins w:id="335" w:author="Benton, Deon" w:date="2026-03-16T11:50:00Z" w16du:dateUtc="2026-03-16T16:50:00Z">
        <w:r w:rsidR="00251B62">
          <w:rPr>
            <w:rFonts w:ascii="Times New Roman" w:hAnsi="Times New Roman" w:cs="Times New Roman"/>
          </w:rPr>
          <w:t xml:space="preserve"> and </w:t>
        </w:r>
      </w:ins>
      <w:ins w:id="336" w:author="Benton, Deon" w:date="2026-03-16T13:19:00Z" w16du:dateUtc="2026-03-16T18:19:00Z">
        <w:r w:rsidR="00985758">
          <w:rPr>
            <w:rFonts w:ascii="Times New Roman" w:hAnsi="Times New Roman" w:cs="Times New Roman"/>
          </w:rPr>
          <w:t xml:space="preserve">sequentially </w:t>
        </w:r>
      </w:ins>
      <w:ins w:id="337" w:author="Benton, Deon" w:date="2026-03-16T13:18:00Z" w16du:dateUtc="2026-03-16T18:18:00Z">
        <w:r w:rsidR="00985758">
          <w:rPr>
            <w:rFonts w:ascii="Times New Roman" w:hAnsi="Times New Roman" w:cs="Times New Roman"/>
          </w:rPr>
          <w:t xml:space="preserve">activating </w:t>
        </w:r>
      </w:ins>
      <w:ins w:id="338" w:author="Benton, Deon" w:date="2026-03-16T13:19:00Z" w16du:dateUtc="2026-03-16T18:19:00Z">
        <w:r w:rsidR="00985758">
          <w:rPr>
            <w:rFonts w:ascii="Times New Roman" w:hAnsi="Times New Roman" w:cs="Times New Roman"/>
          </w:rPr>
          <w:t>neighboring</w:t>
        </w:r>
      </w:ins>
      <w:ins w:id="339" w:author="Benton, Deon" w:date="2026-03-16T13:18:00Z" w16du:dateUtc="2026-03-16T18:18:00Z">
        <w:r w:rsidR="00985758">
          <w:rPr>
            <w:rFonts w:ascii="Times New Roman" w:hAnsi="Times New Roman" w:cs="Times New Roman"/>
          </w:rPr>
          <w:t xml:space="preserve"> cells</w:t>
        </w:r>
      </w:ins>
      <w:ins w:id="340" w:author="Benton, Deon" w:date="2026-03-16T13:19:00Z" w16du:dateUtc="2026-03-16T18:19:00Z">
        <w:r w:rsidR="00985758">
          <w:rPr>
            <w:rFonts w:ascii="Times New Roman" w:hAnsi="Times New Roman" w:cs="Times New Roman"/>
          </w:rPr>
          <w:t xml:space="preserve"> </w:t>
        </w:r>
      </w:ins>
      <w:ins w:id="341" w:author="Benton, Deon" w:date="2026-03-16T13:20:00Z" w16du:dateUtc="2026-03-16T18:20:00Z">
        <w:r w:rsidR="00985758">
          <w:rPr>
            <w:rFonts w:ascii="Times New Roman" w:hAnsi="Times New Roman" w:cs="Times New Roman"/>
          </w:rPr>
          <w:t>at each step along the arced trajectory</w:t>
        </w:r>
      </w:ins>
      <w:ins w:id="342" w:author="Benton, Deon" w:date="2026-03-16T13:19:00Z" w16du:dateUtc="2026-03-16T18:19:00Z">
        <w:r w:rsidR="00985758">
          <w:rPr>
            <w:rFonts w:ascii="Times New Roman" w:hAnsi="Times New Roman" w:cs="Times New Roman"/>
          </w:rPr>
          <w:t>.</w:t>
        </w:r>
      </w:ins>
      <w:ins w:id="343" w:author="Benton, Deon" w:date="2026-03-16T13:20:00Z" w16du:dateUtc="2026-03-16T18:20:00Z">
        <w:r w:rsidR="00985758">
          <w:rPr>
            <w:rFonts w:ascii="Times New Roman" w:hAnsi="Times New Roman" w:cs="Times New Roman"/>
          </w:rPr>
          <w:t xml:space="preserve"> As</w:t>
        </w:r>
      </w:ins>
      <w:ins w:id="344" w:author="Benton, Deon" w:date="2026-03-16T12:55:00Z" w16du:dateUtc="2026-03-16T17:55:00Z">
        <w:r w:rsidR="00C40504">
          <w:rPr>
            <w:rFonts w:ascii="Times New Roman" w:hAnsi="Times New Roman" w:cs="Times New Roman"/>
          </w:rPr>
          <w:t xml:space="preserve"> stipulated by Overwal</w:t>
        </w:r>
      </w:ins>
      <w:ins w:id="345" w:author="Benton, Deon" w:date="2026-03-16T12:56:00Z" w16du:dateUtc="2026-03-16T17:56:00Z">
        <w:r w:rsidR="00C40504">
          <w:rPr>
            <w:rFonts w:ascii="Times New Roman" w:hAnsi="Times New Roman" w:cs="Times New Roman"/>
          </w:rPr>
          <w:t>le’s (2010) account</w:t>
        </w:r>
      </w:ins>
      <w:ins w:id="346" w:author="Benton, Deon" w:date="2026-03-16T13:20:00Z" w16du:dateUtc="2026-03-16T18:20:00Z">
        <w:r w:rsidR="00985758">
          <w:rPr>
            <w:rFonts w:ascii="Times New Roman" w:hAnsi="Times New Roman" w:cs="Times New Roman"/>
          </w:rPr>
          <w:t xml:space="preserve">, the network’s task was </w:t>
        </w:r>
      </w:ins>
      <w:ins w:id="347" w:author="Benton, Deon" w:date="2026-03-16T13:22:00Z" w16du:dateUtc="2026-03-16T18:22:00Z">
        <w:r w:rsidR="000D323A">
          <w:rPr>
            <w:rFonts w:ascii="Times New Roman" w:hAnsi="Times New Roman" w:cs="Times New Roman"/>
          </w:rPr>
          <w:t xml:space="preserve">faithfully </w:t>
        </w:r>
      </w:ins>
      <w:ins w:id="348" w:author="Benton, Deon" w:date="2026-03-16T12:56:00Z" w16du:dateUtc="2026-03-16T17:56:00Z">
        <w:r w:rsidR="000D6C8E">
          <w:rPr>
            <w:rFonts w:ascii="Times New Roman" w:hAnsi="Times New Roman" w:cs="Times New Roman"/>
          </w:rPr>
          <w:t>to encode</w:t>
        </w:r>
      </w:ins>
      <w:ins w:id="349" w:author="Benton, Deon" w:date="2026-03-16T13:25:00Z" w16du:dateUtc="2026-03-16T18:25:00Z">
        <w:r w:rsidR="00DA47D1">
          <w:rPr>
            <w:rFonts w:ascii="Times New Roman" w:hAnsi="Times New Roman" w:cs="Times New Roman"/>
          </w:rPr>
          <w:t xml:space="preserve"> and represent </w:t>
        </w:r>
      </w:ins>
      <w:ins w:id="350" w:author="Benton, Deon" w:date="2026-03-16T12:56:00Z" w16du:dateUtc="2026-03-16T17:56:00Z">
        <w:r w:rsidR="000D6C8E">
          <w:rPr>
            <w:rFonts w:ascii="Times New Roman" w:hAnsi="Times New Roman" w:cs="Times New Roman"/>
          </w:rPr>
          <w:t>the state of the wor</w:t>
        </w:r>
      </w:ins>
      <w:ins w:id="351" w:author="Benton, Deon" w:date="2026-03-16T13:21:00Z" w16du:dateUtc="2026-03-16T18:21:00Z">
        <w:r w:rsidR="000D323A">
          <w:rPr>
            <w:rFonts w:ascii="Times New Roman" w:hAnsi="Times New Roman" w:cs="Times New Roman"/>
          </w:rPr>
          <w:t>ld</w:t>
        </w:r>
      </w:ins>
      <w:ins w:id="352" w:author="Benton, Deon" w:date="2026-03-16T12:56:00Z" w16du:dateUtc="2026-03-16T17:56:00Z">
        <w:r w:rsidR="000D6C8E">
          <w:rPr>
            <w:rFonts w:ascii="Times New Roman" w:hAnsi="Times New Roman" w:cs="Times New Roman"/>
          </w:rPr>
          <w:t xml:space="preserve"> at</w:t>
        </w:r>
      </w:ins>
      <w:ins w:id="353" w:author="Benton, Deon" w:date="2026-03-16T12:59:00Z" w16du:dateUtc="2026-03-16T17:59:00Z">
        <w:r w:rsidR="008167CE">
          <w:rPr>
            <w:rFonts w:ascii="Times New Roman" w:hAnsi="Times New Roman" w:cs="Times New Roman"/>
          </w:rPr>
          <w:t xml:space="preserve"> </w:t>
        </w:r>
      </w:ins>
      <w:ins w:id="354" w:author="Benton, Deon" w:date="2026-03-16T13:22:00Z" w16du:dateUtc="2026-03-16T18:22:00Z">
        <w:r w:rsidR="000D323A">
          <w:rPr>
            <w:rFonts w:ascii="Times New Roman" w:hAnsi="Times New Roman" w:cs="Times New Roman"/>
          </w:rPr>
          <w:t xml:space="preserve">each </w:t>
        </w:r>
      </w:ins>
      <w:ins w:id="355" w:author="Benton, Deon" w:date="2026-03-16T13:25:00Z" w16du:dateUtc="2026-03-16T18:25:00Z">
        <w:r w:rsidR="00F43B2A">
          <w:rPr>
            <w:rFonts w:ascii="Times New Roman" w:hAnsi="Times New Roman" w:cs="Times New Roman"/>
          </w:rPr>
          <w:t>of these steps</w:t>
        </w:r>
      </w:ins>
      <w:ins w:id="356" w:author="Benton, Deon" w:date="2026-03-16T12:56:00Z" w16du:dateUtc="2026-03-16T17:56:00Z">
        <w:r w:rsidR="000D6C8E">
          <w:rPr>
            <w:rFonts w:ascii="Times New Roman" w:hAnsi="Times New Roman" w:cs="Times New Roman"/>
          </w:rPr>
          <w:t>.</w:t>
        </w:r>
      </w:ins>
      <w:ins w:id="357" w:author="Benton, Deon" w:date="2026-03-16T12:59:00Z" w16du:dateUtc="2026-03-16T17:59:00Z">
        <w:r w:rsidR="008167CE">
          <w:rPr>
            <w:rFonts w:ascii="Times New Roman" w:hAnsi="Times New Roman" w:cs="Times New Roman"/>
          </w:rPr>
          <w:t xml:space="preserve"> Crucially, </w:t>
        </w:r>
      </w:ins>
      <w:ins w:id="358" w:author="Benton, Deon" w:date="2026-03-16T13:00:00Z" w16du:dateUtc="2026-03-16T18:00:00Z">
        <w:r w:rsidR="008167CE">
          <w:rPr>
            <w:rFonts w:ascii="Times New Roman" w:hAnsi="Times New Roman" w:cs="Times New Roman"/>
          </w:rPr>
          <w:t>arced movement</w:t>
        </w:r>
      </w:ins>
      <w:ins w:id="359" w:author="Benton, Deon" w:date="2026-03-16T10:52:00Z" w16du:dateUtc="2026-03-16T15:52:00Z">
        <w:r w:rsidR="00C873C2">
          <w:rPr>
            <w:rFonts w:ascii="Times New Roman" w:hAnsi="Times New Roman" w:cs="Times New Roman"/>
          </w:rPr>
          <w:t xml:space="preserve"> occurred over an obstacle for networks in the Experimental condition, whereas the obstacle was absent for networks in the Control condition.</w:t>
        </w:r>
      </w:ins>
      <w:ins w:id="360" w:author="Benton, Deon" w:date="2026-03-16T10:51:00Z" w16du:dateUtc="2026-03-16T15:51:00Z">
        <w:r w:rsidR="00D51CDA">
          <w:rPr>
            <w:rFonts w:ascii="Times New Roman" w:hAnsi="Times New Roman" w:cs="Times New Roman"/>
          </w:rPr>
          <w:t xml:space="preserve"> </w:t>
        </w:r>
      </w:ins>
      <w:ins w:id="361" w:author="Benton, Deon" w:date="2026-03-16T13:26:00Z" w16du:dateUtc="2026-03-16T18:26:00Z">
        <w:r w:rsidR="002A0037">
          <w:rPr>
            <w:rFonts w:ascii="Times New Roman" w:hAnsi="Times New Roman" w:cs="Times New Roman"/>
          </w:rPr>
          <w:t>Networks were then shown two barrierless test events. In one test event,</w:t>
        </w:r>
      </w:ins>
      <w:ins w:id="362" w:author="Benton, Deon" w:date="2026-03-16T13:23:00Z" w16du:dateUtc="2026-03-16T18:23:00Z">
        <w:r w:rsidR="00F43B2A">
          <w:rPr>
            <w:rFonts w:ascii="Times New Roman" w:hAnsi="Times New Roman" w:cs="Times New Roman"/>
          </w:rPr>
          <w:t xml:space="preserve"> </w:t>
        </w:r>
      </w:ins>
      <w:ins w:id="363" w:author="Benton, Deon" w:date="2026-03-16T13:26:00Z" w16du:dateUtc="2026-03-16T18:26:00Z">
        <w:r w:rsidR="002A0037">
          <w:rPr>
            <w:rFonts w:ascii="Times New Roman" w:hAnsi="Times New Roman" w:cs="Times New Roman"/>
          </w:rPr>
          <w:t>the agent moved</w:t>
        </w:r>
      </w:ins>
      <w:ins w:id="364" w:author="Benton, Deon" w:date="2026-03-16T13:24:00Z" w16du:dateUtc="2026-03-16T18:24:00Z">
        <w:r w:rsidR="00F43B2A">
          <w:rPr>
            <w:rFonts w:ascii="Times New Roman" w:hAnsi="Times New Roman" w:cs="Times New Roman"/>
          </w:rPr>
          <w:t xml:space="preserve"> horizontally along a straight path to reach the goal object</w:t>
        </w:r>
      </w:ins>
      <w:ins w:id="365" w:author="Benton, Deon" w:date="2026-03-16T13:26:00Z" w16du:dateUtc="2026-03-16T18:26:00Z">
        <w:r w:rsidR="002A0037">
          <w:rPr>
            <w:rFonts w:ascii="Times New Roman" w:hAnsi="Times New Roman" w:cs="Times New Roman"/>
          </w:rPr>
          <w:t>. In the second test event,</w:t>
        </w:r>
      </w:ins>
      <w:ins w:id="366" w:author="Benton, Deon" w:date="2026-03-16T13:24:00Z" w16du:dateUtc="2026-03-16T18:24:00Z">
        <w:r w:rsidR="00F43B2A">
          <w:rPr>
            <w:rFonts w:ascii="Times New Roman" w:hAnsi="Times New Roman" w:cs="Times New Roman"/>
          </w:rPr>
          <w:t xml:space="preserve"> </w:t>
        </w:r>
      </w:ins>
      <w:ins w:id="367" w:author="Benton, Deon" w:date="2026-03-16T13:26:00Z" w16du:dateUtc="2026-03-16T18:26:00Z">
        <w:r w:rsidR="002A0037">
          <w:rPr>
            <w:rFonts w:ascii="Times New Roman" w:hAnsi="Times New Roman" w:cs="Times New Roman"/>
          </w:rPr>
          <w:t>the</w:t>
        </w:r>
      </w:ins>
      <w:ins w:id="368" w:author="Benton, Deon" w:date="2026-03-16T13:24:00Z" w16du:dateUtc="2026-03-16T18:24:00Z">
        <w:r w:rsidR="00F43B2A">
          <w:rPr>
            <w:rFonts w:ascii="Times New Roman" w:hAnsi="Times New Roman" w:cs="Times New Roman"/>
          </w:rPr>
          <w:t xml:space="preserve"> agent moved horizontally along an arced p</w:t>
        </w:r>
      </w:ins>
      <w:ins w:id="369" w:author="Benton, Deon" w:date="2026-03-16T13:25:00Z" w16du:dateUtc="2026-03-16T18:25:00Z">
        <w:r w:rsidR="00F43B2A">
          <w:rPr>
            <w:rFonts w:ascii="Times New Roman" w:hAnsi="Times New Roman" w:cs="Times New Roman"/>
          </w:rPr>
          <w:t xml:space="preserve">ath to reach the same goal. </w:t>
        </w:r>
      </w:ins>
      <w:ins w:id="370" w:author="Benton, Deon" w:date="2026-03-16T13:29:00Z" w16du:dateUtc="2026-03-16T18:29:00Z">
        <w:r w:rsidR="00247D78">
          <w:rPr>
            <w:rFonts w:ascii="Times New Roman" w:hAnsi="Times New Roman" w:cs="Times New Roman"/>
          </w:rPr>
          <w:t xml:space="preserve">Network’s looking performance was measured by activating </w:t>
        </w:r>
      </w:ins>
      <w:ins w:id="371" w:author="Benton, Deon" w:date="2026-03-16T13:30:00Z" w16du:dateUtc="2026-03-16T18:30:00Z">
        <w:r w:rsidR="00247D78">
          <w:rPr>
            <w:rFonts w:ascii="Times New Roman" w:hAnsi="Times New Roman" w:cs="Times New Roman"/>
          </w:rPr>
          <w:t xml:space="preserve">the agent and goal units and measuring </w:t>
        </w:r>
      </w:ins>
      <w:ins w:id="372" w:author="Benton, Deon" w:date="2026-03-16T13:31:00Z" w16du:dateUtc="2026-03-16T18:31:00Z">
        <w:r w:rsidR="00247D78">
          <w:rPr>
            <w:rFonts w:ascii="Times New Roman" w:hAnsi="Times New Roman" w:cs="Times New Roman"/>
          </w:rPr>
          <w:t>the activation of a subset of units at critical places along the arced and straight paths</w:t>
        </w:r>
      </w:ins>
      <w:ins w:id="373" w:author="Benton, Deon" w:date="2026-03-16T13:33:00Z" w16du:dateUtc="2026-03-16T18:33:00Z">
        <w:r w:rsidR="00334A80">
          <w:rPr>
            <w:rFonts w:ascii="Times New Roman" w:hAnsi="Times New Roman" w:cs="Times New Roman"/>
          </w:rPr>
          <w:t>. The</w:t>
        </w:r>
      </w:ins>
      <w:ins w:id="374" w:author="Benton, Deon" w:date="2026-03-16T13:32:00Z" w16du:dateUtc="2026-03-16T18:32:00Z">
        <w:r w:rsidR="00334A80">
          <w:rPr>
            <w:rFonts w:ascii="Times New Roman" w:hAnsi="Times New Roman" w:cs="Times New Roman"/>
          </w:rPr>
          <w:t xml:space="preserve"> critical units for the arced path were those comprising the apex of that path</w:t>
        </w:r>
      </w:ins>
      <w:ins w:id="375" w:author="Benton, Deon" w:date="2026-03-16T13:33:00Z" w16du:dateUtc="2026-03-16T18:33:00Z">
        <w:r w:rsidR="00334A80">
          <w:rPr>
            <w:rFonts w:ascii="Times New Roman" w:hAnsi="Times New Roman" w:cs="Times New Roman"/>
          </w:rPr>
          <w:t>. In contrast, the critical units for the straight path were th</w:t>
        </w:r>
      </w:ins>
      <w:ins w:id="376" w:author="Benton, Deon" w:date="2026-03-16T13:36:00Z" w16du:dateUtc="2026-03-16T18:36:00Z">
        <w:r w:rsidR="003833DC">
          <w:rPr>
            <w:rFonts w:ascii="Times New Roman" w:hAnsi="Times New Roman" w:cs="Times New Roman"/>
          </w:rPr>
          <w:t xml:space="preserve">ose comprising </w:t>
        </w:r>
      </w:ins>
      <w:ins w:id="377" w:author="Benton, Deon" w:date="2026-03-16T13:33:00Z" w16du:dateUtc="2026-03-16T18:33:00Z">
        <w:r w:rsidR="00334A80">
          <w:rPr>
            <w:rFonts w:ascii="Times New Roman" w:hAnsi="Times New Roman" w:cs="Times New Roman"/>
          </w:rPr>
          <w:t>the midpoint of the straight path.</w:t>
        </w:r>
      </w:ins>
      <w:ins w:id="378" w:author="Benton, Deon" w:date="2026-03-16T13:32:00Z" w16du:dateUtc="2026-03-16T18:32:00Z">
        <w:r w:rsidR="00334A80">
          <w:rPr>
            <w:rFonts w:ascii="Times New Roman" w:hAnsi="Times New Roman" w:cs="Times New Roman"/>
          </w:rPr>
          <w:t xml:space="preserve"> </w:t>
        </w:r>
      </w:ins>
      <w:ins w:id="379" w:author="Benton, Deon" w:date="2026-03-16T13:40:00Z" w16du:dateUtc="2026-03-16T18:40:00Z">
        <w:r w:rsidR="0017005B">
          <w:rPr>
            <w:rFonts w:ascii="Times New Roman" w:hAnsi="Times New Roman" w:cs="Times New Roman"/>
          </w:rPr>
          <w:t>Greater activation of these units was interpreted as lower looking times</w:t>
        </w:r>
      </w:ins>
      <w:ins w:id="380" w:author="Benton, Deon" w:date="2026-03-16T13:41:00Z" w16du:dateUtc="2026-03-16T18:41:00Z">
        <w:r w:rsidR="0017005B">
          <w:rPr>
            <w:rFonts w:ascii="Times New Roman" w:hAnsi="Times New Roman" w:cs="Times New Roman"/>
          </w:rPr>
          <w:t xml:space="preserve">. Overwalle (2010) found that networks in the Experimental condition produced less activation (i.e., greater looking) to the </w:t>
        </w:r>
      </w:ins>
      <w:ins w:id="381" w:author="Benton, Deon" w:date="2026-03-16T13:44:00Z" w16du:dateUtc="2026-03-16T18:44:00Z">
        <w:r w:rsidR="00495A8A">
          <w:rPr>
            <w:rFonts w:ascii="Times New Roman" w:hAnsi="Times New Roman" w:cs="Times New Roman"/>
          </w:rPr>
          <w:t>curved test</w:t>
        </w:r>
      </w:ins>
      <w:ins w:id="382" w:author="Benton, Deon" w:date="2026-03-16T13:41:00Z" w16du:dateUtc="2026-03-16T18:41:00Z">
        <w:r w:rsidR="0017005B">
          <w:rPr>
            <w:rFonts w:ascii="Times New Roman" w:hAnsi="Times New Roman" w:cs="Times New Roman"/>
          </w:rPr>
          <w:t xml:space="preserve"> event than to the</w:t>
        </w:r>
      </w:ins>
      <w:ins w:id="383" w:author="Benton, Deon" w:date="2026-03-16T13:42:00Z" w16du:dateUtc="2026-03-16T18:42:00Z">
        <w:r w:rsidR="0017005B">
          <w:rPr>
            <w:rFonts w:ascii="Times New Roman" w:hAnsi="Times New Roman" w:cs="Times New Roman"/>
          </w:rPr>
          <w:t xml:space="preserve"> </w:t>
        </w:r>
      </w:ins>
      <w:ins w:id="384" w:author="Benton, Deon" w:date="2026-03-16T13:44:00Z" w16du:dateUtc="2026-03-16T18:44:00Z">
        <w:r w:rsidR="00495A8A">
          <w:rPr>
            <w:rFonts w:ascii="Times New Roman" w:hAnsi="Times New Roman" w:cs="Times New Roman"/>
          </w:rPr>
          <w:t>straight</w:t>
        </w:r>
      </w:ins>
      <w:ins w:id="385" w:author="Benton, Deon" w:date="2026-03-16T13:42:00Z" w16du:dateUtc="2026-03-16T18:42:00Z">
        <w:r w:rsidR="0017005B">
          <w:rPr>
            <w:rFonts w:ascii="Times New Roman" w:hAnsi="Times New Roman" w:cs="Times New Roman"/>
          </w:rPr>
          <w:t xml:space="preserve"> one</w:t>
        </w:r>
      </w:ins>
      <w:ins w:id="386" w:author="Benton, Deon" w:date="2026-03-16T13:44:00Z" w16du:dateUtc="2026-03-16T18:44:00Z">
        <w:r w:rsidR="005416F9">
          <w:rPr>
            <w:rFonts w:ascii="Times New Roman" w:hAnsi="Times New Roman" w:cs="Times New Roman"/>
          </w:rPr>
          <w:t xml:space="preserve">. </w:t>
        </w:r>
      </w:ins>
      <w:ins w:id="387" w:author="Benton, Deon" w:date="2026-03-16T13:45:00Z" w16du:dateUtc="2026-03-16T18:45:00Z">
        <w:r w:rsidR="005416F9">
          <w:rPr>
            <w:rFonts w:ascii="Times New Roman" w:hAnsi="Times New Roman" w:cs="Times New Roman"/>
          </w:rPr>
          <w:t>These results mirror infants’ looking performance in</w:t>
        </w:r>
      </w:ins>
      <w:ins w:id="388" w:author="Benton, Deon" w:date="2026-03-16T13:46:00Z" w16du:dateUtc="2026-03-16T18:46:00Z">
        <w:r w:rsidR="005416F9">
          <w:rPr>
            <w:rFonts w:ascii="Times New Roman" w:hAnsi="Times New Roman" w:cs="Times New Roman"/>
          </w:rPr>
          <w:t xml:space="preserve"> Gergely et al. (1995). </w:t>
        </w:r>
      </w:ins>
      <w:ins w:id="389" w:author="Benton, Deon" w:date="2026-03-16T13:44:00Z" w16du:dateUtc="2026-03-16T18:44:00Z">
        <w:r w:rsidR="005416F9">
          <w:rPr>
            <w:rFonts w:ascii="Times New Roman" w:hAnsi="Times New Roman" w:cs="Times New Roman"/>
          </w:rPr>
          <w:t xml:space="preserve">The fact that the model’s performance mirrored that of infants’ suggests that Overwalle’s account </w:t>
        </w:r>
      </w:ins>
      <w:ins w:id="390" w:author="Benton, Deon" w:date="2026-03-16T13:45:00Z" w16du:dateUtc="2026-03-16T18:45:00Z">
        <w:r w:rsidR="005416F9">
          <w:rPr>
            <w:rFonts w:ascii="Times New Roman" w:hAnsi="Times New Roman" w:cs="Times New Roman"/>
          </w:rPr>
          <w:t>is sufficient to explain how infants process efficient and inefficient actions</w:t>
        </w:r>
      </w:ins>
      <w:ins w:id="391" w:author="Benton, Deon" w:date="2026-03-16T13:42:00Z" w16du:dateUtc="2026-03-16T18:42:00Z">
        <w:r w:rsidR="0017005B">
          <w:rPr>
            <w:rFonts w:ascii="Times New Roman" w:hAnsi="Times New Roman" w:cs="Times New Roman"/>
          </w:rPr>
          <w:t xml:space="preserve">. </w:t>
        </w:r>
      </w:ins>
    </w:p>
    <w:p w14:paraId="1C0B2AC2" w14:textId="2C5AF6A4" w:rsidR="004D54DA" w:rsidRDefault="00DA57F6" w:rsidP="00780892">
      <w:pPr>
        <w:spacing w:line="480" w:lineRule="auto"/>
        <w:ind w:firstLine="720"/>
        <w:contextualSpacing/>
        <w:rPr>
          <w:ins w:id="392" w:author="Benton, Deon" w:date="2026-03-16T13:57:00Z" w16du:dateUtc="2026-03-16T18:57:00Z"/>
          <w:rFonts w:ascii="Times New Roman" w:eastAsia="Times New Roman" w:hAnsi="Times New Roman" w:cs="Times New Roman"/>
        </w:rPr>
      </w:pPr>
      <w:r>
        <w:rPr>
          <w:rFonts w:ascii="Times New Roman" w:hAnsi="Times New Roman" w:cs="Times New Roman"/>
        </w:rPr>
        <w:t xml:space="preserve">Although </w:t>
      </w:r>
      <w:ins w:id="393" w:author="Benton, Deon" w:date="2026-03-16T13:46:00Z" w16du:dateUtc="2026-03-16T18:46:00Z">
        <w:r w:rsidR="005416F9">
          <w:rPr>
            <w:rFonts w:ascii="Times New Roman" w:hAnsi="Times New Roman" w:cs="Times New Roman"/>
          </w:rPr>
          <w:t>these</w:t>
        </w:r>
      </w:ins>
      <w:r>
        <w:rPr>
          <w:rFonts w:ascii="Times New Roman" w:hAnsi="Times New Roman" w:cs="Times New Roman"/>
        </w:rPr>
        <w:t xml:space="preserve"> </w:t>
      </w:r>
      <w:r w:rsidR="000B60E2">
        <w:rPr>
          <w:rFonts w:ascii="Times New Roman" w:hAnsi="Times New Roman" w:cs="Times New Roman"/>
        </w:rPr>
        <w:t>results suggest</w:t>
      </w:r>
      <w:ins w:id="394" w:author="Benton, Deon" w:date="2026-03-16T14:01:00Z" w16du:dateUtc="2026-03-16T19:01:00Z">
        <w:r w:rsidR="00CA7B39">
          <w:rPr>
            <w:rFonts w:ascii="Times New Roman" w:hAnsi="Times New Roman" w:cs="Times New Roman"/>
          </w:rPr>
          <w:t xml:space="preserve"> that</w:t>
        </w:r>
      </w:ins>
      <w:r w:rsidR="000B60E2">
        <w:rPr>
          <w:rFonts w:ascii="Times New Roman" w:hAnsi="Times New Roman" w:cs="Times New Roman"/>
        </w:rPr>
        <w:t xml:space="preserve"> </w:t>
      </w:r>
      <w:ins w:id="395" w:author="Benton, Deon" w:date="2026-03-16T13:46:00Z" w16du:dateUtc="2026-03-16T18:46:00Z">
        <w:r w:rsidR="005416F9">
          <w:rPr>
            <w:rFonts w:ascii="Times New Roman" w:hAnsi="Times New Roman" w:cs="Times New Roman"/>
          </w:rPr>
          <w:t>Overwalle’s (2010) account is sufficient to explain how infants process efficient and inefficient actions</w:t>
        </w:r>
      </w:ins>
      <w:ins w:id="396" w:author="Benton, Deon" w:date="2026-03-16T14:01:00Z" w16du:dateUtc="2026-03-16T19:01:00Z">
        <w:r w:rsidR="00BC285A">
          <w:rPr>
            <w:rFonts w:ascii="Times New Roman" w:hAnsi="Times New Roman" w:cs="Times New Roman"/>
          </w:rPr>
          <w:t xml:space="preserve"> in a study that assesses their action understanding</w:t>
        </w:r>
      </w:ins>
      <w:ins w:id="397" w:author="Benton, Deon" w:date="2026-03-16T13:46:00Z" w16du:dateUtc="2026-03-16T18:46:00Z">
        <w:r w:rsidR="005416F9">
          <w:rPr>
            <w:rFonts w:ascii="Times New Roman" w:hAnsi="Times New Roman" w:cs="Times New Roman"/>
          </w:rPr>
          <w:t xml:space="preserve">, </w:t>
        </w:r>
      </w:ins>
      <w:r w:rsidR="008E542C">
        <w:rPr>
          <w:rFonts w:ascii="Times New Roman" w:hAnsi="Times New Roman" w:cs="Times New Roman"/>
        </w:rPr>
        <w:t>caution should be exercised before accepting</w:t>
      </w:r>
      <w:ins w:id="398" w:author="Benton, Deon" w:date="2026-03-16T13:47:00Z" w16du:dateUtc="2026-03-16T18:47:00Z">
        <w:r w:rsidR="005F2CF5">
          <w:rPr>
            <w:rFonts w:ascii="Times New Roman" w:hAnsi="Times New Roman" w:cs="Times New Roman"/>
          </w:rPr>
          <w:t xml:space="preserve"> his proposal.</w:t>
        </w:r>
      </w:ins>
      <w:r w:rsidR="008E542C">
        <w:rPr>
          <w:rFonts w:ascii="Times New Roman" w:hAnsi="Times New Roman" w:cs="Times New Roman"/>
        </w:rPr>
        <w:t xml:space="preserve"> </w:t>
      </w:r>
      <w:ins w:id="399" w:author="Benton, Deon" w:date="2026-03-16T13:48:00Z" w16du:dateUtc="2026-03-16T18:48:00Z">
        <w:r w:rsidR="005F2CF5">
          <w:rPr>
            <w:rFonts w:ascii="Times New Roman" w:hAnsi="Times New Roman" w:cs="Times New Roman"/>
          </w:rPr>
          <w:t>One reason is that Overwalle’s model</w:t>
        </w:r>
      </w:ins>
      <w:r w:rsidR="006D4C64">
        <w:rPr>
          <w:rFonts w:ascii="Times New Roman" w:hAnsi="Times New Roman" w:cs="Times New Roman"/>
        </w:rPr>
        <w:t xml:space="preserve"> </w:t>
      </w:r>
      <w:ins w:id="400" w:author="Benton, Deon" w:date="2026-03-09T20:13:00Z" w16du:dateUtc="2026-03-10T01:13:00Z">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ins>
      <w:ins w:id="401" w:author="Benton, Deon" w:date="2026-03-09T20:22:00Z" w16du:dateUtc="2026-03-10T01:22:00Z">
        <w:r w:rsidR="009202A3">
          <w:rPr>
            <w:rFonts w:ascii="Times New Roman" w:hAnsi="Times New Roman" w:cs="Times New Roman"/>
          </w:rPr>
          <w:t xml:space="preserve">had any action experience prior to its </w:t>
        </w:r>
      </w:ins>
      <w:ins w:id="402" w:author="Benton, Deon" w:date="2026-03-16T13:48:00Z" w16du:dateUtc="2026-03-16T18:48:00Z">
        <w:r w:rsidR="005F2CF5">
          <w:rPr>
            <w:rFonts w:ascii="Times New Roman" w:hAnsi="Times New Roman" w:cs="Times New Roman"/>
          </w:rPr>
          <w:t>participation in a</w:t>
        </w:r>
      </w:ins>
      <w:ins w:id="403" w:author="Benton, Deon" w:date="2026-03-09T20:22:00Z" w16du:dateUtc="2026-03-10T01:22:00Z">
        <w:r w:rsidR="009202A3">
          <w:rPr>
            <w:rFonts w:ascii="Times New Roman" w:hAnsi="Times New Roman" w:cs="Times New Roman"/>
          </w:rPr>
          <w:t xml:space="preserve"> simulation analogue of Gergely et al. (1995; </w:t>
        </w:r>
      </w:ins>
      <w:ins w:id="404" w:author="Benton, Deon" w:date="2026-03-09T20:14:00Z" w16du:dateUtc="2026-03-10T01:14:00Z">
        <w:r w:rsidR="007A106B">
          <w:rPr>
            <w:rFonts w:ascii="Times New Roman" w:hAnsi="Times New Roman" w:cs="Times New Roman"/>
          </w:rPr>
          <w:t>see below)</w:t>
        </w:r>
      </w:ins>
      <w:ins w:id="405" w:author="Benton, Deon" w:date="2026-03-16T13:48:00Z" w16du:dateUtc="2026-03-16T18:48:00Z">
        <w:r w:rsidR="005F2CF5">
          <w:rPr>
            <w:rFonts w:ascii="Times New Roman" w:hAnsi="Times New Roman" w:cs="Times New Roman"/>
          </w:rPr>
          <w:t xml:space="preserve">. </w:t>
        </w:r>
      </w:ins>
      <w:ins w:id="406" w:author="Benton, Deon" w:date="2026-03-16T13:49:00Z" w16du:dateUtc="2026-03-16T18:49:00Z">
        <w:r w:rsidR="00DC44EA">
          <w:rPr>
            <w:rFonts w:ascii="Times New Roman" w:hAnsi="Times New Roman" w:cs="Times New Roman"/>
          </w:rPr>
          <w:t xml:space="preserve">These represent </w:t>
        </w:r>
        <w:r w:rsidR="00DC44EA">
          <w:rPr>
            <w:rFonts w:ascii="Times New Roman" w:hAnsi="Times New Roman" w:cs="Times New Roman"/>
          </w:rPr>
          <w:lastRenderedPageBreak/>
          <w:t>limitations because they meant that the model could not</w:t>
        </w:r>
      </w:ins>
      <w:ins w:id="407" w:author="Benton, Deon" w:date="2026-03-09T20:14:00Z" w16du:dateUtc="2026-03-10T01:14:00Z">
        <w:r w:rsidR="006A3D7F">
          <w:rPr>
            <w:rFonts w:ascii="Times New Roman" w:hAnsi="Times New Roman" w:cs="Times New Roman"/>
          </w:rPr>
          <w:t xml:space="preserve"> bring to bear in its processing of the habituation and test events its prior </w:t>
        </w:r>
      </w:ins>
      <w:ins w:id="408" w:author="Benton, Deon" w:date="2026-03-09T20:23:00Z" w16du:dateUtc="2026-03-10T01:23:00Z">
        <w:r w:rsidR="009202A3">
          <w:rPr>
            <w:rFonts w:ascii="Times New Roman" w:hAnsi="Times New Roman" w:cs="Times New Roman"/>
          </w:rPr>
          <w:t>action observation experience</w:t>
        </w:r>
      </w:ins>
      <w:r w:rsidR="00DC3C33">
        <w:rPr>
          <w:rFonts w:ascii="Times New Roman" w:hAnsi="Times New Roman" w:cs="Times New Roman"/>
        </w:rPr>
        <w:t xml:space="preserve">. </w:t>
      </w:r>
      <w:ins w:id="409" w:author="Benton, Deon" w:date="2026-03-16T16:06:00Z" w16du:dateUtc="2026-03-16T21:06:00Z">
        <w:r w:rsidR="00CF3B36">
          <w:rPr>
            <w:rFonts w:ascii="Times New Roman" w:hAnsi="Times New Roman" w:cs="Times New Roman"/>
          </w:rPr>
          <w:t>Despite</w:t>
        </w:r>
      </w:ins>
      <w:ins w:id="410" w:author="Benton, Deon" w:date="2026-03-16T13:50:00Z" w16du:dateUtc="2026-03-16T18:50:00Z">
        <w:r w:rsidR="00DC44EA">
          <w:rPr>
            <w:rFonts w:ascii="Times New Roman" w:hAnsi="Times New Roman" w:cs="Times New Roman"/>
          </w:rPr>
          <w:t xml:space="preserve"> </w:t>
        </w:r>
      </w:ins>
      <w:ins w:id="411" w:author="Benton, Deon" w:date="2026-03-16T16:06:00Z" w16du:dateUtc="2026-03-16T21:06:00Z">
        <w:r w:rsidR="00CF3B36">
          <w:rPr>
            <w:rFonts w:ascii="Times New Roman" w:hAnsi="Times New Roman" w:cs="Times New Roman"/>
          </w:rPr>
          <w:t>demonstrating that</w:t>
        </w:r>
      </w:ins>
      <w:ins w:id="412" w:author="Benton, Deon" w:date="2026-03-16T13:50:00Z" w16du:dateUtc="2026-03-16T18:50:00Z">
        <w:r w:rsidR="00DC44EA">
          <w:rPr>
            <w:rFonts w:ascii="Times New Roman" w:hAnsi="Times New Roman" w:cs="Times New Roman"/>
          </w:rPr>
          <w:t xml:space="preserve"> </w:t>
        </w:r>
        <w:r w:rsidR="00DC44EA">
          <w:rPr>
            <w:rFonts w:ascii="Times New Roman" w:eastAsia="Times New Roman" w:hAnsi="Times New Roman" w:cs="Times New Roman"/>
          </w:rPr>
          <w:t>a model lacking</w:t>
        </w:r>
      </w:ins>
      <w:ins w:id="413" w:author="Benton, Deon" w:date="2026-03-09T20:28:00Z" w16du:dateUtc="2026-03-10T01:28:00Z">
        <w:r w:rsidR="00DD3688">
          <w:rPr>
            <w:rFonts w:ascii="Times New Roman" w:eastAsia="Times New Roman" w:hAnsi="Times New Roman" w:cs="Times New Roman"/>
          </w:rPr>
          <w:t xml:space="preserve"> a hidden layer or prior </w:t>
        </w:r>
      </w:ins>
      <w:ins w:id="414" w:author="Benton, Deon" w:date="2026-03-16T13:50:00Z" w16du:dateUtc="2026-03-16T18:50:00Z">
        <w:r w:rsidR="00DC44EA">
          <w:rPr>
            <w:rFonts w:ascii="Times New Roman" w:eastAsia="Times New Roman" w:hAnsi="Times New Roman" w:cs="Times New Roman"/>
          </w:rPr>
          <w:t>action experience</w:t>
        </w:r>
      </w:ins>
      <w:ins w:id="415" w:author="Benton, Deon" w:date="2026-03-09T20:28:00Z" w16du:dateUtc="2026-03-10T01:28:00Z">
        <w:r w:rsidR="00DD3688">
          <w:rPr>
            <w:rFonts w:ascii="Times New Roman" w:eastAsia="Times New Roman" w:hAnsi="Times New Roman" w:cs="Times New Roman"/>
          </w:rPr>
          <w:t xml:space="preserve"> </w:t>
        </w:r>
      </w:ins>
      <w:ins w:id="416" w:author="Benton, Deon" w:date="2026-03-09T20:29:00Z" w16du:dateUtc="2026-03-10T01:29:00Z">
        <w:r w:rsidR="00DD3688">
          <w:rPr>
            <w:rFonts w:ascii="Times New Roman" w:eastAsia="Times New Roman" w:hAnsi="Times New Roman" w:cs="Times New Roman"/>
          </w:rPr>
          <w:t xml:space="preserve">can </w:t>
        </w:r>
      </w:ins>
      <w:ins w:id="417" w:author="Benton, Deon" w:date="2026-03-09T20:28:00Z" w16du:dateUtc="2026-03-10T01:28:00Z">
        <w:r w:rsidR="00DD3688">
          <w:rPr>
            <w:rFonts w:ascii="Times New Roman" w:eastAsia="Times New Roman" w:hAnsi="Times New Roman" w:cs="Times New Roman"/>
          </w:rPr>
          <w:t>reproduce infants’ looking behaviors in Gergely et al. (1995), one or both factors may be necessary</w:t>
        </w:r>
      </w:ins>
      <w:ins w:id="418" w:author="Benton, Deon" w:date="2026-03-16T16:06:00Z" w16du:dateUtc="2026-03-16T21:06:00Z">
        <w:r w:rsidR="00CF3B36">
          <w:rPr>
            <w:rFonts w:ascii="Times New Roman" w:eastAsia="Times New Roman" w:hAnsi="Times New Roman" w:cs="Times New Roman"/>
          </w:rPr>
          <w:t xml:space="preserve"> for a model like that by Overwalle (2010</w:t>
        </w:r>
      </w:ins>
      <w:ins w:id="419" w:author="Benton, Deon" w:date="2026-03-16T16:07:00Z" w16du:dateUtc="2026-03-16T21:07:00Z">
        <w:r w:rsidR="00CF3B36">
          <w:rPr>
            <w:rFonts w:ascii="Times New Roman" w:eastAsia="Times New Roman" w:hAnsi="Times New Roman" w:cs="Times New Roman"/>
          </w:rPr>
          <w:t>)</w:t>
        </w:r>
      </w:ins>
      <w:ins w:id="420" w:author="Benton, Deon" w:date="2026-03-09T20:28:00Z" w16du:dateUtc="2026-03-10T01:28:00Z">
        <w:r w:rsidR="00DD3688">
          <w:rPr>
            <w:rFonts w:ascii="Times New Roman" w:eastAsia="Times New Roman" w:hAnsi="Times New Roman" w:cs="Times New Roman"/>
          </w:rPr>
          <w:t xml:space="preserve"> to capture </w:t>
        </w:r>
      </w:ins>
      <w:ins w:id="421" w:author="Benton, Deon" w:date="2026-03-16T13:51:00Z" w16du:dateUtc="2026-03-16T18:51:00Z">
        <w:r w:rsidR="00B0365F">
          <w:rPr>
            <w:rFonts w:ascii="Times New Roman" w:eastAsia="Times New Roman" w:hAnsi="Times New Roman" w:cs="Times New Roman"/>
          </w:rPr>
          <w:t xml:space="preserve">other key findings </w:t>
        </w:r>
      </w:ins>
      <w:ins w:id="422" w:author="Benton, Deon" w:date="2026-03-16T16:07:00Z" w16du:dateUtc="2026-03-16T21:07:00Z">
        <w:r w:rsidR="00D77000">
          <w:rPr>
            <w:rFonts w:ascii="Times New Roman" w:eastAsia="Times New Roman" w:hAnsi="Times New Roman" w:cs="Times New Roman"/>
          </w:rPr>
          <w:t>in this literature</w:t>
        </w:r>
      </w:ins>
      <w:ins w:id="423" w:author="Benton, Deon" w:date="2026-03-09T20:29:00Z" w16du:dateUtc="2026-03-10T01:29:00Z">
        <w:r w:rsidR="00DD3688">
          <w:rPr>
            <w:rFonts w:ascii="Times New Roman" w:eastAsia="Times New Roman" w:hAnsi="Times New Roman" w:cs="Times New Roman"/>
          </w:rPr>
          <w:t>.</w:t>
        </w:r>
      </w:ins>
      <w:ins w:id="424" w:author="Benton, Deon" w:date="2026-03-16T13:51:00Z" w16du:dateUtc="2026-03-16T18:51:00Z">
        <w:r w:rsidR="00B0365F">
          <w:rPr>
            <w:rFonts w:ascii="Times New Roman" w:eastAsia="Times New Roman" w:hAnsi="Times New Roman" w:cs="Times New Roman"/>
          </w:rPr>
          <w:t xml:space="preserve"> For example,</w:t>
        </w:r>
      </w:ins>
      <w:ins w:id="425" w:author="Benton, Deon" w:date="2026-03-09T20:30:00Z" w16du:dateUtc="2026-03-10T01:30:00Z">
        <w:r w:rsidR="00DD3688">
          <w:rPr>
            <w:rFonts w:ascii="Times New Roman" w:eastAsia="Times New Roman" w:hAnsi="Times New Roman" w:cs="Times New Roman"/>
          </w:rPr>
          <w:t xml:space="preserve"> </w:t>
        </w:r>
      </w:ins>
      <w:ins w:id="426" w:author="Benton, Deon" w:date="2026-03-09T20:31:00Z" w16du:dateUtc="2026-03-10T01:31:00Z">
        <w:r w:rsidR="00DD3688">
          <w:rPr>
            <w:rFonts w:ascii="Times New Roman" w:eastAsia="Times New Roman" w:hAnsi="Times New Roman" w:cs="Times New Roman"/>
          </w:rPr>
          <w:t>Overwalle</w:t>
        </w:r>
      </w:ins>
      <w:ins w:id="427" w:author="Benton, Deon" w:date="2026-03-16T16:07:00Z" w16du:dateUtc="2026-03-16T21:07:00Z">
        <w:r w:rsidR="004B1270">
          <w:rPr>
            <w:rFonts w:ascii="Times New Roman" w:eastAsia="Times New Roman" w:hAnsi="Times New Roman" w:cs="Times New Roman"/>
          </w:rPr>
          <w:t>’s</w:t>
        </w:r>
      </w:ins>
      <w:ins w:id="428" w:author="Benton, Deon" w:date="2026-03-09T20:31:00Z" w16du:dateUtc="2026-03-10T01:31:00Z">
        <w:r w:rsidR="00DD3688">
          <w:rPr>
            <w:rFonts w:ascii="Times New Roman" w:eastAsia="Times New Roman" w:hAnsi="Times New Roman" w:cs="Times New Roman"/>
          </w:rPr>
          <w:t xml:space="preserve"> (2010) </w:t>
        </w:r>
      </w:ins>
      <w:ins w:id="429" w:author="Benton, Deon" w:date="2026-03-16T16:07:00Z" w16du:dateUtc="2026-03-16T21:07:00Z">
        <w:r w:rsidR="004B1270">
          <w:rPr>
            <w:rFonts w:ascii="Times New Roman" w:eastAsia="Times New Roman" w:hAnsi="Times New Roman" w:cs="Times New Roman"/>
          </w:rPr>
          <w:t xml:space="preserve">model </w:t>
        </w:r>
      </w:ins>
      <w:ins w:id="430" w:author="Benton, Deon" w:date="2026-03-09T20:30:00Z" w16du:dateUtc="2026-03-10T01:30:00Z">
        <w:r w:rsidR="00DD3688">
          <w:rPr>
            <w:rFonts w:ascii="Times New Roman" w:eastAsia="Times New Roman" w:hAnsi="Times New Roman" w:cs="Times New Roman"/>
          </w:rPr>
          <w:t xml:space="preserve">may struggle </w:t>
        </w:r>
      </w:ins>
      <w:ins w:id="431" w:author="Benton, Deon" w:date="2026-03-09T20:29:00Z" w16du:dateUtc="2026-03-10T01:29:00Z">
        <w:r w:rsidR="00DD3688">
          <w:rPr>
            <w:rFonts w:ascii="Times New Roman" w:eastAsia="Times New Roman" w:hAnsi="Times New Roman" w:cs="Times New Roman"/>
          </w:rPr>
          <w:t xml:space="preserve">to capture </w:t>
        </w:r>
      </w:ins>
      <w:ins w:id="432" w:author="Benton, Deon" w:date="2026-03-09T20:30:00Z" w16du:dateUtc="2026-03-10T01:30:00Z">
        <w:r w:rsidR="00DD3688">
          <w:rPr>
            <w:rFonts w:ascii="Times New Roman" w:eastAsia="Times New Roman" w:hAnsi="Times New Roman" w:cs="Times New Roman"/>
          </w:rPr>
          <w:t>infants’ looking responses in a</w:t>
        </w:r>
      </w:ins>
      <w:ins w:id="433" w:author="Benton, Deon" w:date="2026-03-16T13:52:00Z" w16du:dateUtc="2026-03-16T18:52:00Z">
        <w:r w:rsidR="00B0365F">
          <w:rPr>
            <w:rFonts w:ascii="Times New Roman" w:eastAsia="Times New Roman" w:hAnsi="Times New Roman" w:cs="Times New Roman"/>
          </w:rPr>
          <w:t xml:space="preserve"> now classic study</w:t>
        </w:r>
      </w:ins>
      <w:ins w:id="434" w:author="Benton, Deon" w:date="2026-02-11T13:46:00Z" w16du:dateUtc="2026-02-11T19:46:00Z">
        <w:r w:rsidR="005541AB" w:rsidRPr="005541AB">
          <w:rPr>
            <w:rFonts w:ascii="Times New Roman" w:eastAsia="Times New Roman" w:hAnsi="Times New Roman" w:cs="Times New Roman"/>
          </w:rPr>
          <w:t xml:space="preserve"> by </w:t>
        </w:r>
      </w:ins>
      <w:ins w:id="435" w:author="Benton, Deon" w:date="2026-02-11T13:47:00Z" w16du:dateUtc="2026-02-11T19:47:00Z">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ins>
      <w:ins w:id="436" w:author="Benton, Deon" w:date="2026-02-11T14:08:00Z" w16du:dateUtc="2026-02-11T20:08:00Z">
        <w:r w:rsidR="00DE5587">
          <w:rPr>
            <w:rFonts w:ascii="Times New Roman" w:hAnsi="Times New Roman" w:cs="Times New Roman"/>
          </w:rPr>
          <w:t>12-month-olds</w:t>
        </w:r>
      </w:ins>
      <w:ins w:id="437"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438" w:author="Benton, Deon" w:date="2026-02-11T13:48:00Z" w16du:dateUtc="2026-02-11T19:48:00Z">
        <w:r w:rsidR="0095228B">
          <w:rPr>
            <w:rFonts w:ascii="Times New Roman" w:hAnsi="Times New Roman" w:cs="Times New Roman"/>
          </w:rPr>
          <w:t xml:space="preserve">an opaque screen. However, infants could still see the second object and </w:t>
        </w:r>
      </w:ins>
      <w:ins w:id="439" w:author="Benton, Deon" w:date="2026-03-16T13:52:00Z" w16du:dateUtc="2026-03-16T18:52:00Z">
        <w:r w:rsidR="009F17EA">
          <w:rPr>
            <w:rFonts w:ascii="Times New Roman" w:hAnsi="Times New Roman" w:cs="Times New Roman"/>
          </w:rPr>
          <w:t>the apex of the arced motion path from</w:t>
        </w:r>
      </w:ins>
      <w:ins w:id="440" w:author="Benton, Deon" w:date="2026-02-11T13:48:00Z" w16du:dateUtc="2026-02-11T19:48:00Z">
        <w:r w:rsidR="0095228B">
          <w:rPr>
            <w:rFonts w:ascii="Times New Roman" w:hAnsi="Times New Roman" w:cs="Times New Roman"/>
          </w:rPr>
          <w:t xml:space="preserve"> behind the occluder as it moved to reach the second object. Infants were then shown two test events without the occluder. The first object jump</w:t>
        </w:r>
      </w:ins>
      <w:ins w:id="441" w:author="Benton, Deon" w:date="2026-03-16T13:53:00Z" w16du:dateUtc="2026-03-16T18:53:00Z">
        <w:r w:rsidR="009F17EA">
          <w:rPr>
            <w:rFonts w:ascii="Times New Roman" w:hAnsi="Times New Roman" w:cs="Times New Roman"/>
          </w:rPr>
          <w:t>ed</w:t>
        </w:r>
      </w:ins>
      <w:ins w:id="442" w:author="Benton, Deon" w:date="2026-02-11T13:48:00Z" w16du:dateUtc="2026-02-11T19:48:00Z">
        <w:r w:rsidR="0095228B">
          <w:rPr>
            <w:rFonts w:ascii="Times New Roman" w:hAnsi="Times New Roman" w:cs="Times New Roman"/>
          </w:rPr>
          <w:t xml:space="preserve"> over a now visible barrier to reach the second object</w:t>
        </w:r>
      </w:ins>
      <w:ins w:id="443" w:author="Benton, Deon" w:date="2026-03-16T13:53:00Z" w16du:dateUtc="2026-03-16T18:53:00Z">
        <w:r w:rsidR="009F17EA">
          <w:rPr>
            <w:rFonts w:ascii="Times New Roman" w:hAnsi="Times New Roman" w:cs="Times New Roman"/>
          </w:rPr>
          <w:t xml:space="preserve"> in the </w:t>
        </w:r>
      </w:ins>
      <w:ins w:id="444" w:author="Benton, Deon" w:date="2026-02-11T13:48:00Z" w16du:dateUtc="2026-02-11T19:48:00Z">
        <w:r w:rsidR="0095228B">
          <w:rPr>
            <w:rFonts w:ascii="Times New Roman" w:hAnsi="Times New Roman" w:cs="Times New Roman"/>
          </w:rPr>
          <w:t xml:space="preserve">Obstacle test event. </w:t>
        </w:r>
      </w:ins>
      <w:ins w:id="445" w:author="Benton, Deon" w:date="2026-03-16T13:53:00Z" w16du:dateUtc="2026-03-16T18:53:00Z">
        <w:r w:rsidR="00EE368D">
          <w:rPr>
            <w:rFonts w:ascii="Times New Roman" w:hAnsi="Times New Roman" w:cs="Times New Roman"/>
          </w:rPr>
          <w:t xml:space="preserve">The No-Obstacle test event was identical except that the barrier was missing. </w:t>
        </w:r>
      </w:ins>
      <w:ins w:id="446" w:author="Benton, Deon" w:date="2026-02-11T13:51:00Z" w16du:dateUtc="2026-02-11T19:51:00Z">
        <w:r w:rsidR="00B00200">
          <w:rPr>
            <w:rFonts w:ascii="Times New Roman" w:hAnsi="Times New Roman" w:cs="Times New Roman"/>
          </w:rPr>
          <w:t>Csibra et al. (2003) found that</w:t>
        </w:r>
      </w:ins>
      <w:ins w:id="447"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448" w:author="Benton, Deon" w:date="2026-02-11T13:53:00Z" w16du:dateUtc="2026-02-11T19:53:00Z">
        <w:r w:rsidR="00B00200">
          <w:rPr>
            <w:rFonts w:ascii="Times New Roman" w:hAnsi="Times New Roman" w:cs="Times New Roman"/>
          </w:rPr>
          <w:t xml:space="preserve"> There </w:t>
        </w:r>
      </w:ins>
      <w:ins w:id="449" w:author="Benton, Deon" w:date="2026-03-16T13:54:00Z" w16du:dateUtc="2026-03-16T18:54:00Z">
        <w:r w:rsidR="00EE368D">
          <w:rPr>
            <w:rFonts w:ascii="Times New Roman" w:hAnsi="Times New Roman" w:cs="Times New Roman"/>
          </w:rPr>
          <w:t>reason</w:t>
        </w:r>
      </w:ins>
      <w:ins w:id="450" w:author="Benton, Deon" w:date="2026-03-16T16:07:00Z" w16du:dateUtc="2026-03-16T21:07:00Z">
        <w:r w:rsidR="004B1270">
          <w:rPr>
            <w:rFonts w:ascii="Times New Roman" w:hAnsi="Times New Roman" w:cs="Times New Roman"/>
          </w:rPr>
          <w:t xml:space="preserve"> it would be predicted that</w:t>
        </w:r>
      </w:ins>
      <w:ins w:id="451" w:author="Benton, Deon" w:date="2026-03-16T13:54:00Z" w16du:dateUtc="2026-03-16T18:54:00Z">
        <w:r w:rsidR="00EE368D">
          <w:rPr>
            <w:rFonts w:ascii="Times New Roman" w:hAnsi="Times New Roman" w:cs="Times New Roman"/>
          </w:rPr>
          <w:t xml:space="preserve"> Overwalle’s (2010)</w:t>
        </w:r>
      </w:ins>
      <w:ins w:id="452" w:author="Benton, Deon" w:date="2026-03-16T16:07:00Z" w16du:dateUtc="2026-03-16T21:07:00Z">
        <w:r w:rsidR="004B1270">
          <w:rPr>
            <w:rFonts w:ascii="Times New Roman" w:hAnsi="Times New Roman" w:cs="Times New Roman"/>
          </w:rPr>
          <w:t xml:space="preserve"> model</w:t>
        </w:r>
      </w:ins>
      <w:ins w:id="453" w:author="Benton, Deon" w:date="2026-03-16T13:54:00Z" w16du:dateUtc="2026-03-16T18:54:00Z">
        <w:r w:rsidR="00EE368D">
          <w:rPr>
            <w:rFonts w:ascii="Times New Roman" w:hAnsi="Times New Roman" w:cs="Times New Roman"/>
          </w:rPr>
          <w:t xml:space="preserve"> </w:t>
        </w:r>
      </w:ins>
      <w:ins w:id="454" w:author="Benton, Deon" w:date="2026-03-16T16:07:00Z" w16du:dateUtc="2026-03-16T21:07:00Z">
        <w:r w:rsidR="004B1270">
          <w:rPr>
            <w:rFonts w:ascii="Times New Roman" w:hAnsi="Times New Roman" w:cs="Times New Roman"/>
          </w:rPr>
          <w:t>would</w:t>
        </w:r>
      </w:ins>
      <w:ins w:id="455" w:author="Benton, Deon" w:date="2026-03-16T13:54:00Z" w16du:dateUtc="2026-03-16T18:54:00Z">
        <w:r w:rsidR="00EE368D">
          <w:rPr>
            <w:rFonts w:ascii="Times New Roman" w:hAnsi="Times New Roman" w:cs="Times New Roman"/>
          </w:rPr>
          <w:t xml:space="preserve"> </w:t>
        </w:r>
      </w:ins>
      <w:ins w:id="456" w:author="Benton, Deon" w:date="2026-02-11T13:53:00Z" w16du:dateUtc="2026-02-11T19:53:00Z">
        <w:r w:rsidR="00B00200">
          <w:rPr>
            <w:rFonts w:ascii="Times New Roman" w:hAnsi="Times New Roman" w:cs="Times New Roman"/>
          </w:rPr>
          <w:t>struggle to reproduce infants’ responses in this study</w:t>
        </w:r>
      </w:ins>
      <w:ins w:id="457" w:author="Benton, Deon" w:date="2026-03-16T13:54:00Z" w16du:dateUtc="2026-03-16T18:54:00Z">
        <w:r w:rsidR="00EE368D">
          <w:rPr>
            <w:rFonts w:ascii="Times New Roman" w:hAnsi="Times New Roman" w:cs="Times New Roman"/>
          </w:rPr>
          <w:t xml:space="preserve"> is that</w:t>
        </w:r>
      </w:ins>
      <w:ins w:id="458" w:author="Benton, Deon" w:date="2026-03-16T13:55:00Z" w16du:dateUtc="2026-03-16T18:55:00Z">
        <w:r w:rsidR="00EE368D">
          <w:rPr>
            <w:rFonts w:ascii="Times New Roman" w:hAnsi="Times New Roman" w:cs="Times New Roman"/>
          </w:rPr>
          <w:t xml:space="preserve"> at test</w:t>
        </w:r>
      </w:ins>
      <w:ins w:id="459" w:author="Benton, Deon" w:date="2026-03-16T13:54:00Z" w16du:dateUtc="2026-03-16T18:54:00Z">
        <w:r w:rsidR="00EE368D">
          <w:rPr>
            <w:rFonts w:ascii="Times New Roman" w:hAnsi="Times New Roman" w:cs="Times New Roman"/>
          </w:rPr>
          <w:t xml:space="preserve"> the network must somehow </w:t>
        </w:r>
      </w:ins>
      <w:ins w:id="460" w:author="Benton, Deon" w:date="2026-02-11T13:51:00Z" w16du:dateUtc="2026-02-11T19:51:00Z">
        <w:r w:rsidR="00B00200" w:rsidRPr="00B00200">
          <w:rPr>
            <w:rFonts w:ascii="Times New Roman" w:eastAsia="Times New Roman" w:hAnsi="Times New Roman" w:cs="Times New Roman"/>
          </w:rPr>
          <w:t xml:space="preserve">spontaneously </w:t>
        </w:r>
      </w:ins>
      <w:ins w:id="461" w:author="Benton, Deon" w:date="2026-02-11T13:56:00Z" w16du:dateUtc="2026-02-11T19:56:00Z">
        <w:r w:rsidR="00173688">
          <w:rPr>
            <w:rFonts w:ascii="Times New Roman" w:eastAsia="Times New Roman" w:hAnsi="Times New Roman" w:cs="Times New Roman"/>
          </w:rPr>
          <w:t>infer aspects</w:t>
        </w:r>
      </w:ins>
      <w:ins w:id="462" w:author="Benton, Deon" w:date="2026-02-11T13:51:00Z" w16du:dateUtc="2026-02-11T19:51:00Z">
        <w:r w:rsidR="00B00200" w:rsidRPr="00B00200">
          <w:rPr>
            <w:rFonts w:ascii="Times New Roman" w:eastAsia="Times New Roman" w:hAnsi="Times New Roman" w:cs="Times New Roman"/>
          </w:rPr>
          <w:t xml:space="preserve"> of the visual array that were </w:t>
        </w:r>
      </w:ins>
      <w:ins w:id="463" w:author="Benton, Deon" w:date="2026-03-16T13:55:00Z" w16du:dateUtc="2026-03-16T18:55:00Z">
        <w:r w:rsidR="00EE368D">
          <w:rPr>
            <w:rFonts w:ascii="Times New Roman" w:eastAsia="Times New Roman" w:hAnsi="Times New Roman" w:cs="Times New Roman"/>
          </w:rPr>
          <w:t>notably absent during the habituation phase</w:t>
        </w:r>
      </w:ins>
      <w:ins w:id="464" w:author="Benton, Deon" w:date="2026-03-16T13:56:00Z" w16du:dateUtc="2026-03-16T18:56:00Z">
        <w:r w:rsidR="00EE368D">
          <w:rPr>
            <w:rFonts w:ascii="Times New Roman" w:eastAsia="Times New Roman" w:hAnsi="Times New Roman" w:cs="Times New Roman"/>
          </w:rPr>
          <w:t xml:space="preserve">; </w:t>
        </w:r>
      </w:ins>
      <w:ins w:id="465" w:author="Benton, Deon" w:date="2026-03-16T16:08:00Z" w16du:dateUtc="2026-03-16T21:08:00Z">
        <w:r w:rsidR="00DC0A12">
          <w:rPr>
            <w:rFonts w:ascii="Times New Roman" w:eastAsia="Times New Roman" w:hAnsi="Times New Roman" w:cs="Times New Roman"/>
          </w:rPr>
          <w:t xml:space="preserve">it is unclear where such an expectation would come from in a model that is not given prior action experience. </w:t>
        </w:r>
      </w:ins>
    </w:p>
    <w:p w14:paraId="4E21B9CB" w14:textId="13041E12" w:rsidR="005A1669" w:rsidRDefault="004D54DA" w:rsidP="00780892">
      <w:pPr>
        <w:spacing w:line="480" w:lineRule="auto"/>
        <w:ind w:firstLine="720"/>
        <w:contextualSpacing/>
        <w:rPr>
          <w:ins w:id="466" w:author="Benton, Deon" w:date="2026-03-16T14:20:00Z" w16du:dateUtc="2026-03-16T19:20:00Z"/>
          <w:rFonts w:ascii="Times New Roman" w:eastAsia="Times New Roman" w:hAnsi="Times New Roman" w:cs="Times New Roman"/>
        </w:rPr>
      </w:pPr>
      <w:ins w:id="467" w:author="Benton, Deon" w:date="2026-03-16T13:57:00Z" w16du:dateUtc="2026-03-16T18:57:00Z">
        <w:r>
          <w:rPr>
            <w:rFonts w:ascii="Times New Roman" w:eastAsia="Times New Roman" w:hAnsi="Times New Roman" w:cs="Times New Roman"/>
          </w:rPr>
          <w:t xml:space="preserve">The second concern relates to the role that agents and goals play in Overwalle’s (2010) account. Although </w:t>
        </w:r>
      </w:ins>
      <w:ins w:id="468" w:author="Benton, Deon" w:date="2026-03-16T13:58:00Z" w16du:dateUtc="2026-03-16T18:58:00Z">
        <w:r>
          <w:rPr>
            <w:rFonts w:ascii="Times New Roman" w:eastAsia="Times New Roman" w:hAnsi="Times New Roman" w:cs="Times New Roman"/>
          </w:rPr>
          <w:t>the crux of his position is that infants</w:t>
        </w:r>
      </w:ins>
      <w:ins w:id="469" w:author="Benton, Deon" w:date="2026-03-16T14:02:00Z" w16du:dateUtc="2026-03-16T19:02:00Z">
        <w:r w:rsidR="00BC285A">
          <w:rPr>
            <w:rFonts w:ascii="Times New Roman" w:eastAsia="Times New Roman" w:hAnsi="Times New Roman" w:cs="Times New Roman"/>
          </w:rPr>
          <w:t xml:space="preserve"> learn through experience that some actions are more efficient ways to achieve goals than others, </w:t>
        </w:r>
      </w:ins>
      <w:ins w:id="470" w:author="Benton, Deon" w:date="2026-03-16T14:03:00Z" w16du:dateUtc="2026-03-16T19:03:00Z">
        <w:r w:rsidR="00BC285A">
          <w:rPr>
            <w:rFonts w:ascii="Times New Roman" w:eastAsia="Times New Roman" w:hAnsi="Times New Roman" w:cs="Times New Roman"/>
          </w:rPr>
          <w:t>Overwalle’s (2010) perspective nonetheless</w:t>
        </w:r>
      </w:ins>
      <w:ins w:id="471" w:author="Benton, Deon" w:date="2026-03-16T14:08:00Z" w16du:dateUtc="2026-03-16T19:08:00Z">
        <w:r w:rsidR="00331E63">
          <w:rPr>
            <w:rFonts w:ascii="Times New Roman" w:eastAsia="Times New Roman" w:hAnsi="Times New Roman" w:cs="Times New Roman"/>
          </w:rPr>
          <w:t xml:space="preserve"> </w:t>
        </w:r>
      </w:ins>
      <w:ins w:id="472" w:author="Benton, Deon" w:date="2026-03-16T14:16:00Z" w16du:dateUtc="2026-03-16T19:16:00Z">
        <w:r w:rsidR="00470240">
          <w:rPr>
            <w:rFonts w:ascii="Times New Roman" w:eastAsia="Times New Roman" w:hAnsi="Times New Roman" w:cs="Times New Roman"/>
          </w:rPr>
          <w:t xml:space="preserve">presupposes a preexisting notion of agent and goal. Evidence for this is garnered by </w:t>
        </w:r>
      </w:ins>
      <w:ins w:id="473" w:author="Benton, Deon" w:date="2026-03-16T14:17:00Z" w16du:dateUtc="2026-03-16T19:17:00Z">
        <w:r w:rsidR="00470240">
          <w:rPr>
            <w:rFonts w:ascii="Times New Roman" w:eastAsia="Times New Roman" w:hAnsi="Times New Roman" w:cs="Times New Roman"/>
          </w:rPr>
          <w:t>the use of</w:t>
        </w:r>
      </w:ins>
      <w:ins w:id="474" w:author="Benton, Deon" w:date="2026-03-16T14:10:00Z" w16du:dateUtc="2026-03-16T19:10:00Z">
        <w:r w:rsidR="00331E63">
          <w:rPr>
            <w:rFonts w:ascii="Times New Roman" w:eastAsia="Times New Roman" w:hAnsi="Times New Roman" w:cs="Times New Roman"/>
          </w:rPr>
          <w:t xml:space="preserve"> agent and goal units in the model</w:t>
        </w:r>
      </w:ins>
      <w:ins w:id="475" w:author="Benton, Deon" w:date="2026-03-16T14:14:00Z" w16du:dateUtc="2026-03-16T19:14:00Z">
        <w:r w:rsidR="00D30F4B">
          <w:rPr>
            <w:rFonts w:ascii="Times New Roman" w:eastAsia="Times New Roman" w:hAnsi="Times New Roman" w:cs="Times New Roman"/>
          </w:rPr>
          <w:t xml:space="preserve">. </w:t>
        </w:r>
      </w:ins>
      <w:ins w:id="476" w:author="Benton, Deon" w:date="2026-03-16T14:17:00Z" w16du:dateUtc="2026-03-16T19:17:00Z">
        <w:r w:rsidR="00470240">
          <w:rPr>
            <w:rFonts w:ascii="Times New Roman" w:eastAsia="Times New Roman" w:hAnsi="Times New Roman" w:cs="Times New Roman"/>
          </w:rPr>
          <w:t>The problem here is that</w:t>
        </w:r>
      </w:ins>
      <w:ins w:id="477" w:author="Benton, Deon" w:date="2026-03-16T14:14:00Z" w16du:dateUtc="2026-03-16T19:14:00Z">
        <w:r w:rsidR="00D30F4B">
          <w:rPr>
            <w:rFonts w:ascii="Times New Roman" w:eastAsia="Times New Roman" w:hAnsi="Times New Roman" w:cs="Times New Roman"/>
          </w:rPr>
          <w:t xml:space="preserve"> Overwalle (2010) does not </w:t>
        </w:r>
        <w:r w:rsidR="00D30F4B">
          <w:rPr>
            <w:rFonts w:ascii="Times New Roman" w:eastAsia="Times New Roman" w:hAnsi="Times New Roman" w:cs="Times New Roman"/>
          </w:rPr>
          <w:lastRenderedPageBreak/>
          <w:t>provide</w:t>
        </w:r>
      </w:ins>
      <w:ins w:id="478" w:author="Benton, Deon" w:date="2026-03-16T14:09:00Z" w16du:dateUtc="2026-03-16T19:09:00Z">
        <w:r w:rsidR="00331E63">
          <w:rPr>
            <w:rFonts w:ascii="Times New Roman" w:eastAsia="Times New Roman" w:hAnsi="Times New Roman" w:cs="Times New Roman"/>
          </w:rPr>
          <w:t xml:space="preserve"> </w:t>
        </w:r>
      </w:ins>
      <w:ins w:id="479" w:author="Benton, Deon" w:date="2026-03-16T14:07:00Z" w16du:dateUtc="2026-03-16T19:07:00Z">
        <w:r w:rsidR="006E55B5">
          <w:rPr>
            <w:rFonts w:ascii="Times New Roman" w:eastAsia="Times New Roman" w:hAnsi="Times New Roman" w:cs="Times New Roman"/>
          </w:rPr>
          <w:t xml:space="preserve">a </w:t>
        </w:r>
      </w:ins>
      <w:ins w:id="480" w:author="Benton, Deon" w:date="2026-03-16T14:17:00Z" w16du:dateUtc="2026-03-16T19:17:00Z">
        <w:r w:rsidR="00470240">
          <w:rPr>
            <w:rFonts w:ascii="Times New Roman" w:eastAsia="Times New Roman" w:hAnsi="Times New Roman" w:cs="Times New Roman"/>
          </w:rPr>
          <w:t xml:space="preserve">corresponding </w:t>
        </w:r>
      </w:ins>
      <w:ins w:id="481" w:author="Benton, Deon" w:date="2026-03-16T14:09:00Z" w16du:dateUtc="2026-03-16T19:09:00Z">
        <w:r w:rsidR="00331E63">
          <w:rPr>
            <w:rFonts w:ascii="Times New Roman" w:eastAsia="Times New Roman" w:hAnsi="Times New Roman" w:cs="Times New Roman"/>
          </w:rPr>
          <w:t xml:space="preserve">mechanistic account of </w:t>
        </w:r>
      </w:ins>
      <w:ins w:id="482" w:author="Benton, Deon" w:date="2026-03-16T14:17:00Z" w16du:dateUtc="2026-03-16T19:17:00Z">
        <w:r w:rsidR="00470240">
          <w:rPr>
            <w:rFonts w:ascii="Times New Roman" w:eastAsia="Times New Roman" w:hAnsi="Times New Roman" w:cs="Times New Roman"/>
          </w:rPr>
          <w:t>how these concepts develop or from whe</w:t>
        </w:r>
      </w:ins>
      <w:ins w:id="483" w:author="Benton, Deon" w:date="2026-03-16T14:18:00Z" w16du:dateUtc="2026-03-16T19:18:00Z">
        <w:r w:rsidR="00470240">
          <w:rPr>
            <w:rFonts w:ascii="Times New Roman" w:eastAsia="Times New Roman" w:hAnsi="Times New Roman" w:cs="Times New Roman"/>
          </w:rPr>
          <w:t>re they originate</w:t>
        </w:r>
      </w:ins>
      <w:ins w:id="484" w:author="Benton, Deon" w:date="2026-03-16T14:08:00Z" w16du:dateUtc="2026-03-16T19:08:00Z">
        <w:r w:rsidR="006E55B5">
          <w:rPr>
            <w:rFonts w:ascii="Times New Roman" w:eastAsia="Times New Roman" w:hAnsi="Times New Roman" w:cs="Times New Roman"/>
          </w:rPr>
          <w:t>.</w:t>
        </w:r>
      </w:ins>
      <w:ins w:id="485" w:author="Benton, Deon" w:date="2026-03-16T14:06:00Z" w16du:dateUtc="2026-03-16T19:06:00Z">
        <w:r w:rsidR="006E55B5">
          <w:rPr>
            <w:rFonts w:ascii="Times New Roman" w:eastAsia="Times New Roman" w:hAnsi="Times New Roman" w:cs="Times New Roman"/>
          </w:rPr>
          <w:t xml:space="preserve"> </w:t>
        </w:r>
      </w:ins>
      <w:ins w:id="486" w:author="Benton, Deon" w:date="2026-03-16T14:10:00Z" w16du:dateUtc="2026-03-16T19:10:00Z">
        <w:r w:rsidR="00331E63">
          <w:rPr>
            <w:rFonts w:ascii="Times New Roman" w:eastAsia="Times New Roman" w:hAnsi="Times New Roman" w:cs="Times New Roman"/>
          </w:rPr>
          <w:t>Yet</w:t>
        </w:r>
      </w:ins>
      <w:ins w:id="487" w:author="Benton, Deon" w:date="2026-03-16T14:09:00Z" w16du:dateUtc="2026-03-16T19:09:00Z">
        <w:r w:rsidR="00331E63">
          <w:rPr>
            <w:rFonts w:ascii="Times New Roman" w:eastAsia="Times New Roman" w:hAnsi="Times New Roman" w:cs="Times New Roman"/>
          </w:rPr>
          <w:t xml:space="preserve"> just such a</w:t>
        </w:r>
      </w:ins>
      <w:ins w:id="488" w:author="Benton, Deon" w:date="2026-03-16T14:18:00Z" w16du:dateUtc="2026-03-16T19:18:00Z">
        <w:r w:rsidR="00494CB3">
          <w:rPr>
            <w:rFonts w:ascii="Times New Roman" w:eastAsia="Times New Roman" w:hAnsi="Times New Roman" w:cs="Times New Roman"/>
          </w:rPr>
          <w:t xml:space="preserve"> description would be needed</w:t>
        </w:r>
      </w:ins>
      <w:ins w:id="489" w:author="Benton, Deon" w:date="2026-03-16T14:09:00Z" w16du:dateUtc="2026-03-16T19:09:00Z">
        <w:r w:rsidR="00331E63">
          <w:rPr>
            <w:rFonts w:ascii="Times New Roman" w:eastAsia="Times New Roman" w:hAnsi="Times New Roman" w:cs="Times New Roman"/>
          </w:rPr>
          <w:t xml:space="preserve"> to </w:t>
        </w:r>
      </w:ins>
      <w:ins w:id="490" w:author="Benton, Deon" w:date="2026-03-16T14:10:00Z" w16du:dateUtc="2026-03-16T19:10:00Z">
        <w:r w:rsidR="00331E63">
          <w:rPr>
            <w:rFonts w:ascii="Times New Roman" w:eastAsia="Times New Roman" w:hAnsi="Times New Roman" w:cs="Times New Roman"/>
          </w:rPr>
          <w:t>provide a complete description of infant action understanding.</w:t>
        </w:r>
      </w:ins>
      <w:ins w:id="491" w:author="Benton, Deon" w:date="2026-03-16T14:20:00Z" w16du:dateUtc="2026-03-16T19:20:00Z">
        <w:r w:rsidR="00494CB3">
          <w:rPr>
            <w:rFonts w:ascii="Times New Roman" w:eastAsia="Times New Roman" w:hAnsi="Times New Roman" w:cs="Times New Roman"/>
          </w:rPr>
          <w:t xml:space="preserve"> However, s</w:t>
        </w:r>
      </w:ins>
      <w:ins w:id="492" w:author="Benton, Deon" w:date="2026-03-16T14:15:00Z" w16du:dateUtc="2026-03-16T19:15:00Z">
        <w:r w:rsidR="005A1669">
          <w:rPr>
            <w:rFonts w:ascii="Times New Roman" w:eastAsia="Times New Roman" w:hAnsi="Times New Roman" w:cs="Times New Roman"/>
          </w:rPr>
          <w:t>uch an account would not be needed</w:t>
        </w:r>
      </w:ins>
      <w:ins w:id="493" w:author="Benton, Deon" w:date="2026-03-16T14:20:00Z" w16du:dateUtc="2026-03-16T19:20:00Z">
        <w:r w:rsidR="00494CB3">
          <w:rPr>
            <w:rFonts w:ascii="Times New Roman" w:eastAsia="Times New Roman" w:hAnsi="Times New Roman" w:cs="Times New Roman"/>
          </w:rPr>
          <w:t xml:space="preserve"> if it can be shown that</w:t>
        </w:r>
      </w:ins>
      <w:ins w:id="494" w:author="Benton, Deon" w:date="2026-03-16T14:19:00Z" w16du:dateUtc="2026-03-16T19:19:00Z">
        <w:r w:rsidR="00494CB3">
          <w:rPr>
            <w:rFonts w:ascii="Times New Roman" w:eastAsia="Times New Roman" w:hAnsi="Times New Roman" w:cs="Times New Roman"/>
          </w:rPr>
          <w:t xml:space="preserve"> infants’ behaviors in studies like that by Gergely et al. (1995) can be explained on other grounds. </w:t>
        </w:r>
      </w:ins>
    </w:p>
    <w:p w14:paraId="71BF22BA" w14:textId="0312041E" w:rsidR="0077319C" w:rsidRDefault="00494CB3" w:rsidP="00A43A0B">
      <w:pPr>
        <w:spacing w:line="480" w:lineRule="auto"/>
        <w:ind w:firstLine="720"/>
        <w:contextualSpacing/>
        <w:rPr>
          <w:ins w:id="495" w:author="Benton, Deon" w:date="2026-03-16T16:18:00Z" w16du:dateUtc="2026-03-16T21:18:00Z"/>
          <w:rFonts w:ascii="Times New Roman" w:eastAsia="Times New Roman" w:hAnsi="Times New Roman" w:cs="Times New Roman"/>
        </w:rPr>
      </w:pPr>
      <w:ins w:id="496" w:author="Benton, Deon" w:date="2026-03-16T14:20:00Z" w16du:dateUtc="2026-03-16T19:20:00Z">
        <w:r>
          <w:rPr>
            <w:rFonts w:ascii="Times New Roman" w:eastAsia="Times New Roman" w:hAnsi="Times New Roman" w:cs="Times New Roman"/>
          </w:rPr>
          <w:t xml:space="preserve">A third limitation </w:t>
        </w:r>
      </w:ins>
      <w:ins w:id="497" w:author="Benton, Deon" w:date="2026-03-16T14:24:00Z" w16du:dateUtc="2026-03-16T19:24:00Z">
        <w:r w:rsidR="00530B88">
          <w:rPr>
            <w:rFonts w:ascii="Times New Roman" w:eastAsia="Times New Roman" w:hAnsi="Times New Roman" w:cs="Times New Roman"/>
          </w:rPr>
          <w:t xml:space="preserve">is that Overwalle’s (2010) model </w:t>
        </w:r>
      </w:ins>
      <w:ins w:id="498" w:author="Benton, Deon" w:date="2026-03-16T14:26:00Z" w16du:dateUtc="2026-03-16T19:26:00Z">
        <w:r w:rsidR="0090230A">
          <w:rPr>
            <w:rFonts w:ascii="Times New Roman" w:eastAsia="Times New Roman" w:hAnsi="Times New Roman" w:cs="Times New Roman"/>
          </w:rPr>
          <w:t xml:space="preserve">did not faithfully represent key aspects of </w:t>
        </w:r>
      </w:ins>
      <w:ins w:id="499" w:author="Benton, Deon" w:date="2026-03-16T14:27:00Z" w16du:dateUtc="2026-03-16T19:27:00Z">
        <w:r w:rsidR="0090230A">
          <w:rPr>
            <w:rFonts w:ascii="Times New Roman" w:eastAsia="Times New Roman" w:hAnsi="Times New Roman" w:cs="Times New Roman"/>
          </w:rPr>
          <w:t>Gergely et al.’s (1995) experimental set-up. Two</w:t>
        </w:r>
      </w:ins>
      <w:ins w:id="500" w:author="Benton, Deon" w:date="2026-03-16T14:24:00Z" w16du:dateUtc="2026-03-16T19:24:00Z">
        <w:r w:rsidR="00530B88">
          <w:rPr>
            <w:rFonts w:ascii="Times New Roman" w:eastAsia="Times New Roman" w:hAnsi="Times New Roman" w:cs="Times New Roman"/>
          </w:rPr>
          <w:t xml:space="preserve"> specific issues are worth highlighting</w:t>
        </w:r>
      </w:ins>
      <w:ins w:id="501" w:author="Benton, Deon" w:date="2026-03-16T14:27:00Z" w16du:dateUtc="2026-03-16T19:27:00Z">
        <w:r w:rsidR="0090230A">
          <w:rPr>
            <w:rFonts w:ascii="Times New Roman" w:eastAsia="Times New Roman" w:hAnsi="Times New Roman" w:cs="Times New Roman"/>
          </w:rPr>
          <w:t xml:space="preserve"> here</w:t>
        </w:r>
      </w:ins>
      <w:ins w:id="502" w:author="Benton, Deon" w:date="2026-03-16T14:24:00Z" w16du:dateUtc="2026-03-16T19:24:00Z">
        <w:r w:rsidR="00530B88">
          <w:rPr>
            <w:rFonts w:ascii="Times New Roman" w:eastAsia="Times New Roman" w:hAnsi="Times New Roman" w:cs="Times New Roman"/>
          </w:rPr>
          <w:t xml:space="preserve">. </w:t>
        </w:r>
      </w:ins>
      <w:ins w:id="503" w:author="Benton, Deon" w:date="2026-03-16T16:18:00Z" w16du:dateUtc="2026-03-16T21:18:00Z">
        <w:r w:rsidR="0077319C">
          <w:rPr>
            <w:rFonts w:ascii="Times New Roman" w:eastAsia="Times New Roman" w:hAnsi="Times New Roman" w:cs="Times New Roman"/>
          </w:rPr>
          <w:t>First,</w:t>
        </w:r>
      </w:ins>
      <w:ins w:id="504" w:author="Benton, Deon" w:date="2026-03-16T14:57:00Z" w16du:dateUtc="2026-03-16T19:57:00Z">
        <w:r w:rsidR="00D6535A">
          <w:rPr>
            <w:rFonts w:ascii="Times New Roman" w:eastAsia="Times New Roman" w:hAnsi="Times New Roman" w:cs="Times New Roman"/>
          </w:rPr>
          <w:t xml:space="preserve"> </w:t>
        </w:r>
      </w:ins>
      <w:ins w:id="505" w:author="Benton, Deon" w:date="2026-03-16T15:39:00Z" w16du:dateUtc="2026-03-16T20:39:00Z">
        <w:r w:rsidR="00AE7AB9">
          <w:rPr>
            <w:rFonts w:ascii="Times New Roman" w:eastAsia="Times New Roman" w:hAnsi="Times New Roman" w:cs="Times New Roman"/>
          </w:rPr>
          <w:t>the Control conditions differed between the behavioral and computational studies.</w:t>
        </w:r>
      </w:ins>
      <w:ins w:id="506" w:author="Benton, Deon" w:date="2026-03-16T14:59:00Z" w16du:dateUtc="2026-03-16T19:59:00Z">
        <w:r w:rsidR="00743637">
          <w:rPr>
            <w:rFonts w:ascii="Times New Roman" w:eastAsia="Times New Roman" w:hAnsi="Times New Roman" w:cs="Times New Roman"/>
          </w:rPr>
          <w:t xml:space="preserve"> </w:t>
        </w:r>
      </w:ins>
      <w:ins w:id="507" w:author="Benton, Deon" w:date="2026-03-16T16:09:00Z" w16du:dateUtc="2026-03-16T21:09:00Z">
        <w:r w:rsidR="00DC0A12">
          <w:rPr>
            <w:rFonts w:ascii="Times New Roman" w:eastAsia="Times New Roman" w:hAnsi="Times New Roman" w:cs="Times New Roman"/>
          </w:rPr>
          <w:t>In the behavioral study,</w:t>
        </w:r>
      </w:ins>
      <w:ins w:id="508" w:author="Benton, Deon" w:date="2026-03-16T15:40:00Z" w16du:dateUtc="2026-03-16T20:40:00Z">
        <w:r w:rsidR="00AE7AB9">
          <w:rPr>
            <w:rFonts w:ascii="Times New Roman" w:eastAsia="Times New Roman" w:hAnsi="Times New Roman" w:cs="Times New Roman"/>
          </w:rPr>
          <w:t xml:space="preserve"> </w:t>
        </w:r>
      </w:ins>
      <w:ins w:id="509" w:author="Benton, Deon" w:date="2026-03-16T14:59:00Z" w16du:dateUtc="2026-03-16T19:59:00Z">
        <w:r w:rsidR="00743637">
          <w:rPr>
            <w:rFonts w:ascii="Times New Roman" w:eastAsia="Times New Roman" w:hAnsi="Times New Roman" w:cs="Times New Roman"/>
          </w:rPr>
          <w:t>infants in the Control condition were habituated to</w:t>
        </w:r>
      </w:ins>
      <w:ins w:id="510" w:author="Benton, Deon" w:date="2026-03-16T14:58:00Z" w16du:dateUtc="2026-03-16T19:58:00Z">
        <w:r w:rsidR="00D6535A">
          <w:rPr>
            <w:rFonts w:ascii="Times New Roman" w:eastAsia="Times New Roman" w:hAnsi="Times New Roman" w:cs="Times New Roman"/>
          </w:rPr>
          <w:t xml:space="preserve"> an event in which an obstacle was located</w:t>
        </w:r>
      </w:ins>
      <w:ins w:id="511" w:author="Benton, Deon" w:date="2026-03-16T15:00:00Z" w16du:dateUtc="2026-03-16T20:00:00Z">
        <w:r w:rsidR="0014090D">
          <w:rPr>
            <w:rFonts w:ascii="Times New Roman" w:eastAsia="Times New Roman" w:hAnsi="Times New Roman" w:cs="Times New Roman"/>
          </w:rPr>
          <w:t xml:space="preserve"> off to one side of the stage </w:t>
        </w:r>
      </w:ins>
      <w:ins w:id="512" w:author="Benton, Deon" w:date="2026-03-16T16:09:00Z" w16du:dateUtc="2026-03-16T21:09:00Z">
        <w:r w:rsidR="00C20E72">
          <w:rPr>
            <w:rFonts w:ascii="Times New Roman" w:eastAsia="Times New Roman" w:hAnsi="Times New Roman" w:cs="Times New Roman"/>
          </w:rPr>
          <w:t>while</w:t>
        </w:r>
      </w:ins>
      <w:ins w:id="513" w:author="Benton, Deon" w:date="2026-03-16T15:01:00Z" w16du:dateUtc="2026-03-16T20:01:00Z">
        <w:r w:rsidR="0014090D">
          <w:rPr>
            <w:rFonts w:ascii="Times New Roman" w:eastAsia="Times New Roman" w:hAnsi="Times New Roman" w:cs="Times New Roman"/>
          </w:rPr>
          <w:t xml:space="preserve"> an agent jumped over empty space in the center of the stage.</w:t>
        </w:r>
      </w:ins>
      <w:ins w:id="514" w:author="Benton, Deon" w:date="2026-03-16T14:58:00Z" w16du:dateUtc="2026-03-16T19:58:00Z">
        <w:r w:rsidR="00D6535A">
          <w:rPr>
            <w:rFonts w:ascii="Times New Roman" w:eastAsia="Times New Roman" w:hAnsi="Times New Roman" w:cs="Times New Roman"/>
          </w:rPr>
          <w:t xml:space="preserve"> </w:t>
        </w:r>
      </w:ins>
      <w:ins w:id="515" w:author="Benton, Deon" w:date="2026-03-16T15:02:00Z" w16du:dateUtc="2026-03-16T20:02:00Z">
        <w:r w:rsidR="0014090D">
          <w:rPr>
            <w:rFonts w:ascii="Times New Roman" w:eastAsia="Times New Roman" w:hAnsi="Times New Roman" w:cs="Times New Roman"/>
          </w:rPr>
          <w:t xml:space="preserve">In contrast, </w:t>
        </w:r>
      </w:ins>
      <w:ins w:id="516" w:author="Benton, Deon" w:date="2026-03-16T14:58:00Z" w16du:dateUtc="2026-03-16T19:58:00Z">
        <w:r w:rsidR="00743637">
          <w:rPr>
            <w:rFonts w:ascii="Times New Roman" w:eastAsia="Times New Roman" w:hAnsi="Times New Roman" w:cs="Times New Roman"/>
          </w:rPr>
          <w:t>networks in the same condition were habituated to arced motion alone; no obstacle information was provided.</w:t>
        </w:r>
      </w:ins>
      <w:ins w:id="517" w:author="Benton, Deon" w:date="2026-03-16T15:03:00Z" w16du:dateUtc="2026-03-16T20:03:00Z">
        <w:r w:rsidR="00F13157">
          <w:rPr>
            <w:rFonts w:ascii="Times New Roman" w:eastAsia="Times New Roman" w:hAnsi="Times New Roman" w:cs="Times New Roman"/>
          </w:rPr>
          <w:t xml:space="preserve"> </w:t>
        </w:r>
      </w:ins>
      <w:ins w:id="518" w:author="Benton, Deon" w:date="2026-03-16T16:19:00Z" w16du:dateUtc="2026-03-16T21:19:00Z">
        <w:r w:rsidR="003826AA">
          <w:rPr>
            <w:rFonts w:ascii="Times New Roman" w:eastAsia="Times New Roman" w:hAnsi="Times New Roman" w:cs="Times New Roman"/>
          </w:rPr>
          <w:t xml:space="preserve">Because the Experimental and Control conditions differed in multiple ways </w:t>
        </w:r>
      </w:ins>
      <w:ins w:id="519" w:author="Benton, Deon" w:date="2026-03-16T16:20:00Z" w16du:dateUtc="2026-03-16T21:20:00Z">
        <w:r w:rsidR="003826AA">
          <w:rPr>
            <w:rFonts w:ascii="Times New Roman" w:eastAsia="Times New Roman" w:hAnsi="Times New Roman" w:cs="Times New Roman"/>
          </w:rPr>
          <w:t xml:space="preserve">in </w:t>
        </w:r>
      </w:ins>
      <w:ins w:id="520" w:author="Benton, Deon" w:date="2026-03-16T16:15:00Z" w16du:dateUtc="2026-03-16T21:15:00Z">
        <w:r w:rsidR="00A43A0B">
          <w:rPr>
            <w:rFonts w:ascii="Times New Roman" w:eastAsia="Times New Roman" w:hAnsi="Times New Roman" w:cs="Times New Roman"/>
          </w:rPr>
          <w:t>Overwalle’s (2010) simulation of Gergely et al. (1995)</w:t>
        </w:r>
      </w:ins>
      <w:ins w:id="521" w:author="Benton, Deon" w:date="2026-03-16T16:14:00Z" w16du:dateUtc="2026-03-16T21:14:00Z">
        <w:r w:rsidR="00A43A0B">
          <w:rPr>
            <w:rFonts w:ascii="Times New Roman" w:eastAsia="Times New Roman" w:hAnsi="Times New Roman" w:cs="Times New Roman"/>
          </w:rPr>
          <w:t>, it is</w:t>
        </w:r>
      </w:ins>
      <w:ins w:id="522" w:author="Benton, Deon" w:date="2026-03-16T16:20:00Z" w16du:dateUtc="2026-03-16T21:20:00Z">
        <w:r w:rsidR="003826AA">
          <w:rPr>
            <w:rFonts w:ascii="Times New Roman" w:eastAsia="Times New Roman" w:hAnsi="Times New Roman" w:cs="Times New Roman"/>
          </w:rPr>
          <w:t xml:space="preserve"> </w:t>
        </w:r>
      </w:ins>
      <w:ins w:id="523" w:author="Benton, Deon" w:date="2026-03-16T16:22:00Z" w16du:dateUtc="2026-03-16T21:22:00Z">
        <w:r w:rsidR="00441141">
          <w:rPr>
            <w:rFonts w:ascii="Times New Roman" w:eastAsia="Times New Roman" w:hAnsi="Times New Roman" w:cs="Times New Roman"/>
          </w:rPr>
          <w:t>difficult</w:t>
        </w:r>
      </w:ins>
      <w:ins w:id="524" w:author="Benton, Deon" w:date="2026-03-16T16:20:00Z" w16du:dateUtc="2026-03-16T21:20:00Z">
        <w:r w:rsidR="003826AA">
          <w:rPr>
            <w:rFonts w:ascii="Times New Roman" w:eastAsia="Times New Roman" w:hAnsi="Times New Roman" w:cs="Times New Roman"/>
          </w:rPr>
          <w:t xml:space="preserve"> to</w:t>
        </w:r>
      </w:ins>
      <w:ins w:id="525" w:author="Benton, Deon" w:date="2026-03-16T16:14:00Z" w16du:dateUtc="2026-03-16T21:14:00Z">
        <w:r w:rsidR="00A43A0B">
          <w:rPr>
            <w:rFonts w:ascii="Times New Roman" w:eastAsia="Times New Roman" w:hAnsi="Times New Roman" w:cs="Times New Roman"/>
          </w:rPr>
          <w:t xml:space="preserve"> </w:t>
        </w:r>
      </w:ins>
      <w:ins w:id="526" w:author="Benton, Deon" w:date="2026-03-16T16:20:00Z" w16du:dateUtc="2026-03-16T21:20:00Z">
        <w:r w:rsidR="003826AA">
          <w:rPr>
            <w:rFonts w:ascii="Times New Roman" w:eastAsia="Times New Roman" w:hAnsi="Times New Roman" w:cs="Times New Roman"/>
          </w:rPr>
          <w:t>determine whether the distinct patterns of looking between conditions were due to these differences or to an acquired notion of efficiency. T</w:t>
        </w:r>
      </w:ins>
      <w:ins w:id="527" w:author="Benton, Deon" w:date="2026-03-16T16:21:00Z" w16du:dateUtc="2026-03-16T21:21:00Z">
        <w:r w:rsidR="003826AA">
          <w:rPr>
            <w:rFonts w:ascii="Times New Roman" w:eastAsia="Times New Roman" w:hAnsi="Times New Roman" w:cs="Times New Roman"/>
          </w:rPr>
          <w:t>hese di</w:t>
        </w:r>
      </w:ins>
      <w:ins w:id="528" w:author="Benton, Deon" w:date="2026-03-16T16:22:00Z" w16du:dateUtc="2026-03-16T21:22:00Z">
        <w:r w:rsidR="00441141">
          <w:rPr>
            <w:rFonts w:ascii="Times New Roman" w:eastAsia="Times New Roman" w:hAnsi="Times New Roman" w:cs="Times New Roman"/>
          </w:rPr>
          <w:t>screpancies</w:t>
        </w:r>
      </w:ins>
      <w:ins w:id="529" w:author="Benton, Deon" w:date="2026-03-16T16:21:00Z" w16du:dateUtc="2026-03-16T21:21:00Z">
        <w:r w:rsidR="003826AA">
          <w:rPr>
            <w:rFonts w:ascii="Times New Roman" w:eastAsia="Times New Roman" w:hAnsi="Times New Roman" w:cs="Times New Roman"/>
          </w:rPr>
          <w:t xml:space="preserve"> also make it difficult to know what can be concluded from Overwalle’s </w:t>
        </w:r>
      </w:ins>
      <w:ins w:id="530" w:author="Benton, Deon" w:date="2026-03-16T16:22:00Z" w16du:dateUtc="2026-03-16T21:22:00Z">
        <w:r w:rsidR="00441141">
          <w:rPr>
            <w:rFonts w:ascii="Times New Roman" w:eastAsia="Times New Roman" w:hAnsi="Times New Roman" w:cs="Times New Roman"/>
          </w:rPr>
          <w:t>(2010) simulation about the mechanisms underlying infants’ performance in the original behavioral study.</w:t>
        </w:r>
      </w:ins>
    </w:p>
    <w:p w14:paraId="37D959E4" w14:textId="77777777" w:rsidR="00037EA9" w:rsidRDefault="0077319C" w:rsidP="00037EA9">
      <w:pPr>
        <w:spacing w:line="480" w:lineRule="auto"/>
        <w:ind w:firstLine="720"/>
        <w:contextualSpacing/>
        <w:rPr>
          <w:ins w:id="531" w:author="Benton, Deon" w:date="2026-03-16T16:53:00Z" w16du:dateUtc="2026-03-16T21:53:00Z"/>
          <w:rFonts w:ascii="Times New Roman" w:eastAsia="Times New Roman" w:hAnsi="Times New Roman" w:cs="Times New Roman"/>
        </w:rPr>
      </w:pPr>
      <w:ins w:id="532" w:author="Benton, Deon" w:date="2026-03-16T16:18:00Z" w16du:dateUtc="2026-03-16T21:18:00Z">
        <w:r>
          <w:rPr>
            <w:rFonts w:ascii="Times New Roman" w:eastAsia="Times New Roman" w:hAnsi="Times New Roman" w:cs="Times New Roman"/>
          </w:rPr>
          <w:t>Second</w:t>
        </w:r>
      </w:ins>
      <w:ins w:id="533" w:author="Benton, Deon" w:date="2026-03-16T16:19:00Z" w16du:dateUtc="2026-03-16T21:19:00Z">
        <w:r>
          <w:rPr>
            <w:rFonts w:ascii="Times New Roman" w:eastAsia="Times New Roman" w:hAnsi="Times New Roman" w:cs="Times New Roman"/>
          </w:rPr>
          <w:t>, t</w:t>
        </w:r>
      </w:ins>
      <w:ins w:id="534" w:author="Benton, Deon" w:date="2026-03-16T15:46:00Z" w16du:dateUtc="2026-03-16T20:46:00Z">
        <w:r w:rsidR="00616B52">
          <w:rPr>
            <w:rFonts w:ascii="Times New Roman" w:eastAsia="Times New Roman" w:hAnsi="Times New Roman" w:cs="Times New Roman"/>
          </w:rPr>
          <w:t xml:space="preserve">he physical </w:t>
        </w:r>
      </w:ins>
      <w:ins w:id="535" w:author="Benton, Deon" w:date="2026-03-16T15:05:00Z" w16du:dateUtc="2026-03-16T20:05:00Z">
        <w:r w:rsidR="00022C46">
          <w:rPr>
            <w:rFonts w:ascii="Times New Roman" w:eastAsia="Times New Roman" w:hAnsi="Times New Roman" w:cs="Times New Roman"/>
          </w:rPr>
          <w:t xml:space="preserve">configuration of the obstacle and arced motion </w:t>
        </w:r>
      </w:ins>
      <w:ins w:id="536" w:author="Benton, Deon" w:date="2026-03-16T15:46:00Z" w16du:dateUtc="2026-03-16T20:46:00Z">
        <w:r w:rsidR="00616B52">
          <w:rPr>
            <w:rFonts w:ascii="Times New Roman" w:eastAsia="Times New Roman" w:hAnsi="Times New Roman" w:cs="Times New Roman"/>
          </w:rPr>
          <w:t>differed between the two investigations.</w:t>
        </w:r>
      </w:ins>
      <w:ins w:id="537" w:author="Benton, Deon" w:date="2026-03-16T15:47:00Z" w16du:dateUtc="2026-03-16T20:47:00Z">
        <w:r w:rsidR="00616B52">
          <w:rPr>
            <w:rFonts w:ascii="Times New Roman" w:eastAsia="Times New Roman" w:hAnsi="Times New Roman" w:cs="Times New Roman"/>
          </w:rPr>
          <w:t xml:space="preserve"> </w:t>
        </w:r>
      </w:ins>
      <w:ins w:id="538" w:author="Benton, Deon" w:date="2026-03-16T16:28:00Z" w16du:dateUtc="2026-03-16T21:28:00Z">
        <w:r w:rsidR="00652672">
          <w:rPr>
            <w:rFonts w:ascii="Times New Roman" w:eastAsia="Times New Roman" w:hAnsi="Times New Roman" w:cs="Times New Roman"/>
          </w:rPr>
          <w:t>For example, in</w:t>
        </w:r>
      </w:ins>
      <w:ins w:id="539" w:author="Benton, Deon" w:date="2026-03-16T16:23:00Z" w16du:dateUtc="2026-03-16T21:23:00Z">
        <w:r w:rsidR="008B17C6">
          <w:rPr>
            <w:rFonts w:ascii="Times New Roman" w:eastAsia="Times New Roman" w:hAnsi="Times New Roman" w:cs="Times New Roman"/>
          </w:rPr>
          <w:t xml:space="preserve"> the behavioral study,</w:t>
        </w:r>
      </w:ins>
      <w:ins w:id="540" w:author="Benton, Deon" w:date="2026-03-16T15:50:00Z" w16du:dateUtc="2026-03-16T20:50:00Z">
        <w:r w:rsidR="007E6784">
          <w:rPr>
            <w:rFonts w:ascii="Times New Roman" w:eastAsia="Times New Roman" w:hAnsi="Times New Roman" w:cs="Times New Roman"/>
          </w:rPr>
          <w:t xml:space="preserve"> </w:t>
        </w:r>
      </w:ins>
      <w:ins w:id="541" w:author="Benton, Deon" w:date="2026-03-16T15:08:00Z" w16du:dateUtc="2026-03-16T20:08:00Z">
        <w:r w:rsidR="00A97902">
          <w:rPr>
            <w:rFonts w:ascii="Times New Roman" w:eastAsia="Times New Roman" w:hAnsi="Times New Roman" w:cs="Times New Roman"/>
          </w:rPr>
          <w:t>the agent jumped just high enough to clear the obstacle</w:t>
        </w:r>
      </w:ins>
      <w:ins w:id="542" w:author="Benton, Deon" w:date="2026-03-16T15:50:00Z" w16du:dateUtc="2026-03-16T20:50:00Z">
        <w:r w:rsidR="007E6784">
          <w:rPr>
            <w:rFonts w:ascii="Times New Roman" w:eastAsia="Times New Roman" w:hAnsi="Times New Roman" w:cs="Times New Roman"/>
          </w:rPr>
          <w:t xml:space="preserve">. </w:t>
        </w:r>
      </w:ins>
      <w:ins w:id="543" w:author="Benton, Deon" w:date="2026-03-16T16:23:00Z" w16du:dateUtc="2026-03-16T21:23:00Z">
        <w:r w:rsidR="00E00D62">
          <w:rPr>
            <w:rFonts w:ascii="Times New Roman" w:eastAsia="Times New Roman" w:hAnsi="Times New Roman" w:cs="Times New Roman"/>
          </w:rPr>
          <w:t>In the</w:t>
        </w:r>
      </w:ins>
      <w:ins w:id="544" w:author="Benton, Deon" w:date="2026-03-16T15:50:00Z" w16du:dateUtc="2026-03-16T20:50:00Z">
        <w:r w:rsidR="007E6784">
          <w:rPr>
            <w:rFonts w:ascii="Times New Roman" w:eastAsia="Times New Roman" w:hAnsi="Times New Roman" w:cs="Times New Roman"/>
          </w:rPr>
          <w:t xml:space="preserve"> computational study, </w:t>
        </w:r>
      </w:ins>
      <w:ins w:id="545" w:author="Benton, Deon" w:date="2026-03-16T16:23:00Z" w16du:dateUtc="2026-03-16T21:23:00Z">
        <w:r w:rsidR="00E00D62">
          <w:rPr>
            <w:rFonts w:ascii="Times New Roman" w:eastAsia="Times New Roman" w:hAnsi="Times New Roman" w:cs="Times New Roman"/>
          </w:rPr>
          <w:t xml:space="preserve">however, </w:t>
        </w:r>
      </w:ins>
      <w:ins w:id="546" w:author="Benton, Deon" w:date="2026-03-16T15:50:00Z" w16du:dateUtc="2026-03-16T20:50:00Z">
        <w:r w:rsidR="007E6784">
          <w:rPr>
            <w:rFonts w:ascii="Times New Roman" w:eastAsia="Times New Roman" w:hAnsi="Times New Roman" w:cs="Times New Roman"/>
          </w:rPr>
          <w:t xml:space="preserve">the agent jumped higher than necessary to clear the barrier. </w:t>
        </w:r>
      </w:ins>
      <w:ins w:id="547" w:author="Benton, Deon" w:date="2026-03-16T16:28:00Z" w16du:dateUtc="2026-03-16T21:28:00Z">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ins>
      <w:ins w:id="548" w:author="Benton, Deon" w:date="2026-03-16T16:29:00Z" w16du:dateUtc="2026-03-16T21:29:00Z">
        <w:r w:rsidR="00652672">
          <w:rPr>
            <w:rFonts w:ascii="Times New Roman" w:eastAsia="Times New Roman" w:hAnsi="Times New Roman" w:cs="Times New Roman"/>
          </w:rPr>
          <w:t>. This spatial arrangement meant that the</w:t>
        </w:r>
      </w:ins>
      <w:ins w:id="549" w:author="Benton, Deon" w:date="2026-03-16T16:28:00Z" w16du:dateUtc="2026-03-16T21:28:00Z">
        <w:r w:rsidR="00652672" w:rsidRPr="00652672">
          <w:rPr>
            <w:rFonts w:ascii="Times New Roman" w:eastAsia="Times New Roman" w:hAnsi="Times New Roman" w:cs="Times New Roman"/>
          </w:rPr>
          <w:t xml:space="preserve"> agent effectively “jumped” two cells higher than required to clear the obstacle.</w:t>
        </w:r>
      </w:ins>
      <w:ins w:id="550" w:author="Benton, Deon" w:date="2026-03-16T16:29:00Z" w16du:dateUtc="2026-03-16T21:29:00Z">
        <w:r w:rsidR="00652672">
          <w:rPr>
            <w:rFonts w:ascii="Times New Roman" w:eastAsia="Times New Roman" w:hAnsi="Times New Roman" w:cs="Times New Roman"/>
          </w:rPr>
          <w:t xml:space="preserve"> </w:t>
        </w:r>
      </w:ins>
      <w:ins w:id="551" w:author="Benton, Deon" w:date="2026-03-16T16:00:00Z" w16du:dateUtc="2026-03-16T21:00:00Z">
        <w:r w:rsidR="00B9424D">
          <w:rPr>
            <w:rFonts w:ascii="Times New Roman" w:eastAsia="Times New Roman" w:hAnsi="Times New Roman" w:cs="Times New Roman"/>
          </w:rPr>
          <w:t xml:space="preserve">In Overwalle’s (2010) simulation, </w:t>
        </w:r>
      </w:ins>
      <w:ins w:id="552" w:author="Benton, Deon" w:date="2026-03-16T16:01:00Z" w16du:dateUtc="2026-03-16T21:01:00Z">
        <w:r w:rsidR="004C473B">
          <w:rPr>
            <w:rFonts w:ascii="Times New Roman" w:eastAsia="Times New Roman" w:hAnsi="Times New Roman" w:cs="Times New Roman"/>
          </w:rPr>
          <w:t xml:space="preserve">the barrier was one cell wide by one cell tall. </w:t>
        </w:r>
      </w:ins>
      <w:ins w:id="553" w:author="Benton, Deon" w:date="2026-03-16T15:52:00Z" w16du:dateUtc="2026-03-16T20:52:00Z">
        <w:r w:rsidR="00AD6765">
          <w:rPr>
            <w:rFonts w:ascii="Times New Roman" w:eastAsia="Times New Roman" w:hAnsi="Times New Roman" w:cs="Times New Roman"/>
          </w:rPr>
          <w:t xml:space="preserve">Given that the apex </w:t>
        </w:r>
        <w:r w:rsidR="00AD6765">
          <w:rPr>
            <w:rFonts w:ascii="Times New Roman" w:eastAsia="Times New Roman" w:hAnsi="Times New Roman" w:cs="Times New Roman"/>
          </w:rPr>
          <w:lastRenderedPageBreak/>
          <w:t xml:space="preserve">of the arced motion was </w:t>
        </w:r>
      </w:ins>
      <w:ins w:id="554" w:author="Benton, Deon" w:date="2026-03-16T16:01:00Z" w16du:dateUtc="2026-03-16T21:01:00Z">
        <w:r w:rsidR="004C473B">
          <w:rPr>
            <w:rFonts w:ascii="Times New Roman" w:eastAsia="Times New Roman" w:hAnsi="Times New Roman" w:cs="Times New Roman"/>
          </w:rPr>
          <w:t>three</w:t>
        </w:r>
      </w:ins>
      <w:ins w:id="555" w:author="Benton, Deon" w:date="2026-03-16T15:52:00Z" w16du:dateUtc="2026-03-16T20:52:00Z">
        <w:r w:rsidR="00AD6765">
          <w:rPr>
            <w:rFonts w:ascii="Times New Roman" w:eastAsia="Times New Roman" w:hAnsi="Times New Roman" w:cs="Times New Roman"/>
          </w:rPr>
          <w:t xml:space="preserve"> cells high, the agent </w:t>
        </w:r>
      </w:ins>
      <w:ins w:id="556" w:author="Benton, Deon" w:date="2026-03-16T15:53:00Z" w16du:dateUtc="2026-03-16T20:53:00Z">
        <w:r w:rsidR="00AD6765">
          <w:rPr>
            <w:rFonts w:ascii="Times New Roman" w:eastAsia="Times New Roman" w:hAnsi="Times New Roman" w:cs="Times New Roman"/>
          </w:rPr>
          <w:t>“</w:t>
        </w:r>
      </w:ins>
      <w:ins w:id="557" w:author="Benton, Deon" w:date="2026-03-16T15:52:00Z" w16du:dateUtc="2026-03-16T20:52:00Z">
        <w:r w:rsidR="00AD6765">
          <w:rPr>
            <w:rFonts w:ascii="Times New Roman" w:eastAsia="Times New Roman" w:hAnsi="Times New Roman" w:cs="Times New Roman"/>
          </w:rPr>
          <w:t>jumped</w:t>
        </w:r>
      </w:ins>
      <w:ins w:id="558" w:author="Benton, Deon" w:date="2026-03-16T15:53:00Z" w16du:dateUtc="2026-03-16T20:53:00Z">
        <w:r w:rsidR="00AD6765">
          <w:rPr>
            <w:rFonts w:ascii="Times New Roman" w:eastAsia="Times New Roman" w:hAnsi="Times New Roman" w:cs="Times New Roman"/>
          </w:rPr>
          <w:t>”</w:t>
        </w:r>
      </w:ins>
      <w:ins w:id="559" w:author="Benton, Deon" w:date="2026-03-16T15:52:00Z" w16du:dateUtc="2026-03-16T20:52:00Z">
        <w:r w:rsidR="00AD6765">
          <w:rPr>
            <w:rFonts w:ascii="Times New Roman" w:eastAsia="Times New Roman" w:hAnsi="Times New Roman" w:cs="Times New Roman"/>
          </w:rPr>
          <w:t xml:space="preserve"> two cells higher than it needed to clear the barrier</w:t>
        </w:r>
      </w:ins>
      <w:ins w:id="560" w:author="Benton, Deon" w:date="2026-03-16T15:53:00Z" w16du:dateUtc="2026-03-16T20:53:00Z">
        <w:r w:rsidR="00AD6765">
          <w:rPr>
            <w:rFonts w:ascii="Times New Roman" w:eastAsia="Times New Roman" w:hAnsi="Times New Roman" w:cs="Times New Roman"/>
          </w:rPr>
          <w:t>; a 2-cell-high jump would have been sufficient.</w:t>
        </w:r>
      </w:ins>
      <w:ins w:id="561" w:author="Benton, Deon" w:date="2026-03-16T15:54:00Z" w16du:dateUtc="2026-03-16T20:54:00Z">
        <w:r w:rsidR="000C649B">
          <w:rPr>
            <w:rFonts w:ascii="Times New Roman" w:eastAsia="Times New Roman" w:hAnsi="Times New Roman" w:cs="Times New Roman"/>
          </w:rPr>
          <w:t xml:space="preserve"> </w:t>
        </w:r>
      </w:ins>
      <w:ins w:id="562" w:author="Benton, Deon" w:date="2026-03-16T16:18:00Z" w16du:dateUtc="2026-03-16T21:18:00Z">
        <w:r w:rsidRPr="0077319C">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ins>
      <w:ins w:id="563" w:author="Benton, Deon" w:date="2026-03-16T16:53:00Z" w16du:dateUtc="2026-03-16T21:53:00Z">
        <w:r w:rsidR="00037EA9">
          <w:rPr>
            <w:rFonts w:ascii="Times New Roman" w:eastAsia="Times New Roman" w:hAnsi="Times New Roman" w:cs="Times New Roman"/>
          </w:rPr>
          <w:t xml:space="preserve"> </w:t>
        </w:r>
      </w:ins>
    </w:p>
    <w:p w14:paraId="6BEE43CD" w14:textId="5B172D26" w:rsidR="002450CA" w:rsidRPr="00037EA9" w:rsidRDefault="00D83D5A" w:rsidP="00037EA9">
      <w:pPr>
        <w:spacing w:line="480" w:lineRule="auto"/>
        <w:ind w:firstLine="720"/>
        <w:contextualSpacing/>
        <w:rPr>
          <w:ins w:id="564" w:author="Benton, Deon" w:date="2026-02-11T15:52:00Z" w16du:dateUtc="2026-02-11T21:52:00Z"/>
          <w:rFonts w:ascii="Times New Roman" w:eastAsia="Times New Roman" w:hAnsi="Times New Roman" w:cs="Times New Roman"/>
        </w:rPr>
      </w:pPr>
      <w:ins w:id="565" w:author="Benton, Deon" w:date="2026-03-16T16:35:00Z" w16du:dateUtc="2026-03-16T21:35:00Z">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ins>
      <w:ins w:id="566" w:author="Benton, Deon" w:date="2026-03-16T16:38:00Z" w16du:dateUtc="2026-03-16T21:38:00Z">
        <w:r w:rsidR="001A288F">
          <w:rPr>
            <w:rFonts w:ascii="Times New Roman" w:eastAsia="Times New Roman" w:hAnsi="Times New Roman" w:cs="Times New Roman"/>
          </w:rPr>
          <w:t>. These</w:t>
        </w:r>
      </w:ins>
      <w:ins w:id="567" w:author="Benton, Deon" w:date="2026-03-16T16:37:00Z" w16du:dateUtc="2026-03-16T21:37:00Z">
        <w:r w:rsidR="00B27F73">
          <w:rPr>
            <w:rFonts w:ascii="Times New Roman" w:eastAsia="Times New Roman" w:hAnsi="Times New Roman" w:cs="Times New Roman"/>
          </w:rPr>
          <w:t xml:space="preserve"> criticism</w:t>
        </w:r>
      </w:ins>
      <w:ins w:id="568" w:author="Benton, Deon" w:date="2026-03-16T16:38:00Z" w16du:dateUtc="2026-03-16T21:38:00Z">
        <w:r w:rsidR="00B27F73">
          <w:rPr>
            <w:rFonts w:ascii="Times New Roman" w:eastAsia="Times New Roman" w:hAnsi="Times New Roman" w:cs="Times New Roman"/>
          </w:rPr>
          <w:t>s suggest that</w:t>
        </w:r>
        <w:r w:rsidR="001A288F">
          <w:rPr>
            <w:rFonts w:ascii="Times New Roman" w:eastAsia="Times New Roman" w:hAnsi="Times New Roman" w:cs="Times New Roman"/>
          </w:rPr>
          <w:t xml:space="preserve"> the success of the model</w:t>
        </w:r>
      </w:ins>
      <w:ins w:id="569" w:author="Benton, Deon" w:date="2026-03-16T16:35:00Z" w16du:dateUtc="2026-03-16T21:35:00Z">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ins>
      <w:ins w:id="570" w:author="Benton, Deon" w:date="2026-03-16T16:53:00Z" w16du:dateUtc="2026-03-16T21:53:00Z">
        <w:r w:rsidR="00037EA9">
          <w:rPr>
            <w:rFonts w:ascii="Times New Roman" w:eastAsia="Times New Roman" w:hAnsi="Times New Roman" w:cs="Times New Roman"/>
          </w:rPr>
          <w:t xml:space="preserve"> </w:t>
        </w:r>
      </w:ins>
      <w:ins w:id="571" w:author="Benton, Deon" w:date="2026-03-09T20:35:00Z" w16du:dateUtc="2026-03-10T01:35:00Z">
        <w:r w:rsidR="009248A1">
          <w:rPr>
            <w:rFonts w:ascii="Times New Roman" w:eastAsia="Times New Roman" w:hAnsi="Times New Roman" w:cs="Times New Roman"/>
          </w:rPr>
          <w:t xml:space="preserve">Based on </w:t>
        </w:r>
      </w:ins>
      <w:ins w:id="572" w:author="Benton, Deon" w:date="2026-03-16T16:39:00Z" w16du:dateUtc="2026-03-16T21:39:00Z">
        <w:r w:rsidR="001A288F">
          <w:rPr>
            <w:rFonts w:ascii="Times New Roman" w:eastAsia="Times New Roman" w:hAnsi="Times New Roman" w:cs="Times New Roman"/>
          </w:rPr>
          <w:t>these limitations</w:t>
        </w:r>
      </w:ins>
      <w:r w:rsidR="00524642">
        <w:rPr>
          <w:rFonts w:ascii="Times New Roman" w:hAnsi="Times New Roman" w:cs="Times New Roman"/>
        </w:rPr>
        <w:t>, the</w:t>
      </w:r>
      <w:ins w:id="573" w:author="Benton, Deon" w:date="2026-02-11T16:10:00Z" w16du:dateUtc="2026-02-11T22:10:00Z">
        <w:r w:rsidR="002265B0">
          <w:rPr>
            <w:rFonts w:ascii="Times New Roman" w:hAnsi="Times New Roman" w:cs="Times New Roman"/>
          </w:rPr>
          <w:t xml:space="preserve"> </w:t>
        </w:r>
      </w:ins>
      <w:ins w:id="574" w:author="Benton, Deon" w:date="2026-03-16T16:44:00Z" w16du:dateUtc="2026-03-16T21:44:00Z">
        <w:r w:rsidR="00A66FFF">
          <w:rPr>
            <w:rFonts w:ascii="Times New Roman" w:hAnsi="Times New Roman" w:cs="Times New Roman"/>
          </w:rPr>
          <w:t xml:space="preserve">goals </w:t>
        </w:r>
      </w:ins>
      <w:ins w:id="575" w:author="Benton, Deon" w:date="2026-02-11T16:10:00Z" w16du:dateUtc="2026-02-11T22:10:00Z">
        <w:r w:rsidR="002265B0">
          <w:rPr>
            <w:rFonts w:ascii="Times New Roman" w:hAnsi="Times New Roman" w:cs="Times New Roman"/>
          </w:rPr>
          <w:t xml:space="preserve">of the </w:t>
        </w:r>
      </w:ins>
      <w:ins w:id="576" w:author="Benton, Deon" w:date="2026-02-11T14:10:00Z" w16du:dateUtc="2026-02-11T20:10:00Z">
        <w:r w:rsidR="00BC654B">
          <w:rPr>
            <w:rFonts w:ascii="Times New Roman" w:hAnsi="Times New Roman" w:cs="Times New Roman"/>
          </w:rPr>
          <w:t>present paper</w:t>
        </w:r>
      </w:ins>
      <w:ins w:id="577" w:author="Benton, Deon" w:date="2026-02-11T16:10:00Z" w16du:dateUtc="2026-02-11T22:10:00Z">
        <w:r w:rsidR="002265B0">
          <w:rPr>
            <w:rFonts w:ascii="Times New Roman" w:hAnsi="Times New Roman" w:cs="Times New Roman"/>
          </w:rPr>
          <w:t xml:space="preserve"> </w:t>
        </w:r>
      </w:ins>
      <w:ins w:id="578" w:author="Benton, Deon" w:date="2026-03-16T16:44:00Z" w16du:dateUtc="2026-03-16T21:44:00Z">
        <w:r w:rsidR="00A66FFF">
          <w:rPr>
            <w:rFonts w:ascii="Times New Roman" w:hAnsi="Times New Roman" w:cs="Times New Roman"/>
          </w:rPr>
          <w:t>were twofold. The first g</w:t>
        </w:r>
      </w:ins>
      <w:ins w:id="579" w:author="Benton, Deon" w:date="2026-03-16T16:45:00Z" w16du:dateUtc="2026-03-16T21:45:00Z">
        <w:r w:rsidR="00A66FFF">
          <w:rPr>
            <w:rFonts w:ascii="Times New Roman" w:hAnsi="Times New Roman" w:cs="Times New Roman"/>
          </w:rPr>
          <w:t xml:space="preserve">oal </w:t>
        </w:r>
      </w:ins>
      <w:ins w:id="580" w:author="Benton, Deon" w:date="2026-02-11T16:12:00Z" w16du:dateUtc="2026-02-11T22:12:00Z">
        <w:r w:rsidR="00431A61">
          <w:rPr>
            <w:rFonts w:ascii="Times New Roman" w:hAnsi="Times New Roman" w:cs="Times New Roman"/>
          </w:rPr>
          <w:t>was to</w:t>
        </w:r>
      </w:ins>
      <w:ins w:id="581" w:author="Benton, Deon" w:date="2026-02-11T16:10:00Z" w16du:dateUtc="2026-02-11T22:10:00Z">
        <w:r w:rsidR="002265B0">
          <w:rPr>
            <w:rFonts w:ascii="Times New Roman" w:hAnsi="Times New Roman" w:cs="Times New Roman"/>
          </w:rPr>
          <w:t xml:space="preserve"> develop </w:t>
        </w:r>
      </w:ins>
      <w:ins w:id="582" w:author="Benton, Deon" w:date="2026-02-11T16:11:00Z" w16du:dateUtc="2026-02-11T22:11:00Z">
        <w:r w:rsidR="002265B0">
          <w:rPr>
            <w:rFonts w:ascii="Times New Roman" w:hAnsi="Times New Roman" w:cs="Times New Roman"/>
          </w:rPr>
          <w:t xml:space="preserve">an alternative lean account </w:t>
        </w:r>
      </w:ins>
      <w:ins w:id="583" w:author="Benton, Deon" w:date="2026-03-16T16:41:00Z" w16du:dateUtc="2026-03-16T21:41:00Z">
        <w:r w:rsidR="00B03DF4">
          <w:rPr>
            <w:rFonts w:ascii="Times New Roman" w:hAnsi="Times New Roman" w:cs="Times New Roman"/>
          </w:rPr>
          <w:t>that</w:t>
        </w:r>
      </w:ins>
      <w:ins w:id="584" w:author="Benton, Deon" w:date="2026-03-16T16:42:00Z" w16du:dateUtc="2026-03-16T21:42:00Z">
        <w:r w:rsidR="00B03DF4">
          <w:rPr>
            <w:rFonts w:ascii="Times New Roman" w:hAnsi="Times New Roman" w:cs="Times New Roman"/>
          </w:rPr>
          <w:t xml:space="preserve"> </w:t>
        </w:r>
      </w:ins>
      <w:ins w:id="585" w:author="Benton, Deon" w:date="2026-03-16T16:45:00Z" w16du:dateUtc="2026-03-16T21:45:00Z">
        <w:r w:rsidR="00A66FFF">
          <w:rPr>
            <w:rFonts w:ascii="Times New Roman" w:hAnsi="Times New Roman" w:cs="Times New Roman"/>
          </w:rPr>
          <w:t xml:space="preserve">not only can </w:t>
        </w:r>
      </w:ins>
      <w:ins w:id="586" w:author="Benton, Deon" w:date="2026-03-16T16:46:00Z" w16du:dateUtc="2026-03-16T21:46:00Z">
        <w:r w:rsidR="00A66FFF">
          <w:rPr>
            <w:rFonts w:ascii="Times New Roman" w:hAnsi="Times New Roman" w:cs="Times New Roman"/>
          </w:rPr>
          <w:t xml:space="preserve">explain </w:t>
        </w:r>
      </w:ins>
      <w:ins w:id="587" w:author="Benton, Deon" w:date="2026-03-16T16:45:00Z" w16du:dateUtc="2026-03-16T21:45:00Z">
        <w:r w:rsidR="00A66FFF">
          <w:rPr>
            <w:rFonts w:ascii="Times New Roman" w:hAnsi="Times New Roman" w:cs="Times New Roman"/>
          </w:rPr>
          <w:t xml:space="preserve">infants’ looking behaviors in Gergely et al. (1995) but </w:t>
        </w:r>
      </w:ins>
      <w:ins w:id="588" w:author="Benton, Deon" w:date="2026-03-16T16:46:00Z" w16du:dateUtc="2026-03-16T21:46:00Z">
        <w:r w:rsidR="00A66FFF">
          <w:rPr>
            <w:rFonts w:ascii="Times New Roman" w:hAnsi="Times New Roman" w:cs="Times New Roman"/>
          </w:rPr>
          <w:t xml:space="preserve">can capture </w:t>
        </w:r>
      </w:ins>
      <w:ins w:id="589" w:author="Benton, Deon" w:date="2026-03-16T16:45:00Z" w16du:dateUtc="2026-03-16T21:45:00Z">
        <w:r w:rsidR="00A66FFF">
          <w:rPr>
            <w:rFonts w:ascii="Times New Roman" w:hAnsi="Times New Roman" w:cs="Times New Roman"/>
          </w:rPr>
          <w:t xml:space="preserve">a range </w:t>
        </w:r>
      </w:ins>
      <w:ins w:id="590" w:author="Benton, Deon" w:date="2026-03-16T16:43:00Z" w16du:dateUtc="2026-03-16T21:43:00Z">
        <w:r w:rsidR="00D23F8D">
          <w:rPr>
            <w:rFonts w:ascii="Times New Roman" w:hAnsi="Times New Roman" w:cs="Times New Roman"/>
          </w:rPr>
          <w:t>of</w:t>
        </w:r>
      </w:ins>
      <w:ins w:id="591" w:author="Benton, Deon" w:date="2026-03-16T16:42:00Z" w16du:dateUtc="2026-03-16T21:42:00Z">
        <w:r w:rsidR="00B03DF4">
          <w:rPr>
            <w:rFonts w:ascii="Times New Roman" w:hAnsi="Times New Roman" w:cs="Times New Roman"/>
          </w:rPr>
          <w:t xml:space="preserve"> key findings in the literature on</w:t>
        </w:r>
        <w:r w:rsidR="00D23F8D">
          <w:rPr>
            <w:rFonts w:ascii="Times New Roman" w:hAnsi="Times New Roman" w:cs="Times New Roman"/>
          </w:rPr>
          <w:t xml:space="preserve"> </w:t>
        </w:r>
      </w:ins>
      <w:ins w:id="592" w:author="Benton, Deon" w:date="2026-03-16T16:43:00Z" w16du:dateUtc="2026-03-16T21:43:00Z">
        <w:r w:rsidR="00D23F8D">
          <w:rPr>
            <w:rFonts w:ascii="Times New Roman" w:hAnsi="Times New Roman" w:cs="Times New Roman"/>
          </w:rPr>
          <w:t xml:space="preserve">infant action understanding. </w:t>
        </w:r>
      </w:ins>
      <w:ins w:id="593" w:author="Benton, Deon" w:date="2026-03-16T16:46:00Z" w16du:dateUtc="2026-03-16T21:46:00Z">
        <w:r w:rsidR="00811479">
          <w:rPr>
            <w:rFonts w:ascii="Times New Roman" w:hAnsi="Times New Roman" w:cs="Times New Roman"/>
          </w:rPr>
          <w:t>I make this case by demonstrating that a connectionist instantiation of th</w:t>
        </w:r>
      </w:ins>
      <w:ins w:id="594" w:author="Benton, Deon" w:date="2026-03-16T16:47:00Z" w16du:dateUtc="2026-03-16T21:47:00Z">
        <w:r w:rsidR="00811479">
          <w:rPr>
            <w:rFonts w:ascii="Times New Roman" w:hAnsi="Times New Roman" w:cs="Times New Roman"/>
          </w:rPr>
          <w:t>e current</w:t>
        </w:r>
      </w:ins>
      <w:ins w:id="595" w:author="Benton, Deon" w:date="2026-03-16T16:46:00Z" w16du:dateUtc="2026-03-16T21:46:00Z">
        <w:r w:rsidR="00811479">
          <w:rPr>
            <w:rFonts w:ascii="Times New Roman" w:hAnsi="Times New Roman" w:cs="Times New Roman"/>
          </w:rPr>
          <w:t xml:space="preserve">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w:t>
        </w:r>
      </w:ins>
      <w:ins w:id="596" w:author="Benton, Deon" w:date="2026-03-16T16:47:00Z" w16du:dateUtc="2026-03-16T21:47:00Z">
        <w:r w:rsidR="00811479">
          <w:rPr>
            <w:rFonts w:ascii="Times New Roman" w:hAnsi="Times New Roman" w:cs="Times New Roman"/>
          </w:rPr>
          <w:t>such key findings.</w:t>
        </w:r>
      </w:ins>
      <w:ins w:id="597" w:author="Benton, Deon" w:date="2026-03-16T16:46:00Z" w16du:dateUtc="2026-03-16T21:46:00Z">
        <w:r w:rsidR="00811479">
          <w:rPr>
            <w:rFonts w:ascii="Times New Roman" w:hAnsi="Times New Roman" w:cs="Times New Roman"/>
          </w:rPr>
          <w:t xml:space="preserve"> </w:t>
        </w:r>
      </w:ins>
      <w:ins w:id="598" w:author="Benton, Deon" w:date="2026-03-16T16:43:00Z" w16du:dateUtc="2026-03-16T21:43:00Z">
        <w:r w:rsidR="00D23F8D">
          <w:rPr>
            <w:rFonts w:ascii="Times New Roman" w:hAnsi="Times New Roman" w:cs="Times New Roman"/>
          </w:rPr>
          <w:t>The second goal was to demonstrate that</w:t>
        </w:r>
      </w:ins>
      <w:ins w:id="599" w:author="Benton, Deon" w:date="2026-03-16T16:52:00Z" w16du:dateUtc="2026-03-16T21:52:00Z">
        <w:r w:rsidR="00037EA9">
          <w:rPr>
            <w:rFonts w:ascii="Times New Roman" w:hAnsi="Times New Roman" w:cs="Times New Roman"/>
          </w:rPr>
          <w:t xml:space="preserve"> not only does</w:t>
        </w:r>
      </w:ins>
      <w:ins w:id="600" w:author="Benton, Deon" w:date="2026-03-16T16:48:00Z" w16du:dateUtc="2026-03-16T21:48:00Z">
        <w:r w:rsidR="00811479">
          <w:rPr>
            <w:rFonts w:ascii="Times New Roman" w:hAnsi="Times New Roman" w:cs="Times New Roman"/>
          </w:rPr>
          <w:t xml:space="preserve"> ALIAS</w:t>
        </w:r>
      </w:ins>
      <w:ins w:id="601" w:author="Benton, Deon" w:date="2026-03-16T16:44:00Z" w16du:dateUtc="2026-03-16T21:44:00Z">
        <w:r w:rsidR="00D23F8D">
          <w:rPr>
            <w:rFonts w:ascii="Times New Roman" w:hAnsi="Times New Roman" w:cs="Times New Roman"/>
          </w:rPr>
          <w:t xml:space="preserve"> </w:t>
        </w:r>
      </w:ins>
      <w:ins w:id="602" w:author="Benton, Deon" w:date="2026-03-16T16:50:00Z" w16du:dateUtc="2026-03-16T21:50:00Z">
        <w:r w:rsidR="0012624E">
          <w:rPr>
            <w:rFonts w:ascii="Times New Roman" w:hAnsi="Times New Roman" w:cs="Times New Roman"/>
          </w:rPr>
          <w:t xml:space="preserve">provide a </w:t>
        </w:r>
      </w:ins>
      <w:ins w:id="603" w:author="Benton, Deon" w:date="2026-03-16T16:51:00Z" w16du:dateUtc="2026-03-16T21:51:00Z">
        <w:r w:rsidR="00037EA9">
          <w:rPr>
            <w:rFonts w:ascii="Times New Roman" w:hAnsi="Times New Roman" w:cs="Times New Roman"/>
          </w:rPr>
          <w:t>more complete</w:t>
        </w:r>
      </w:ins>
      <w:ins w:id="604" w:author="Benton, Deon" w:date="2026-03-16T16:50:00Z" w16du:dateUtc="2026-03-16T21:50:00Z">
        <w:r w:rsidR="0012624E">
          <w:rPr>
            <w:rFonts w:ascii="Times New Roman" w:hAnsi="Times New Roman" w:cs="Times New Roman"/>
          </w:rPr>
          <w:t xml:space="preserve"> account of infants’ looking behavior than the model proposed by Overwalle (2010)</w:t>
        </w:r>
      </w:ins>
      <w:ins w:id="605" w:author="Benton, Deon" w:date="2026-03-16T16:52:00Z" w16du:dateUtc="2026-03-16T21:52:00Z">
        <w:r w:rsidR="00037EA9">
          <w:rPr>
            <w:rFonts w:ascii="Times New Roman" w:hAnsi="Times New Roman" w:cs="Times New Roman"/>
          </w:rPr>
          <w:t xml:space="preserve"> but it avoids the limitations that characterize that earlier simulation.</w:t>
        </w:r>
      </w:ins>
      <w:ins w:id="606" w:author="Benton, Deon" w:date="2026-03-16T16:53:00Z" w16du:dateUtc="2026-03-16T21:53:00Z">
        <w:r w:rsidR="00037EA9">
          <w:rPr>
            <w:rFonts w:ascii="Times New Roman" w:hAnsi="Times New Roman" w:cs="Times New Roman"/>
          </w:rPr>
          <w:t xml:space="preserve"> </w:t>
        </w:r>
      </w:ins>
    </w:p>
    <w:p w14:paraId="7853E329" w14:textId="4D522817" w:rsidR="002428A9" w:rsidRDefault="00B80D3D" w:rsidP="00220755">
      <w:pPr>
        <w:spacing w:line="480" w:lineRule="auto"/>
        <w:ind w:firstLine="720"/>
        <w:contextualSpacing/>
        <w:rPr>
          <w:ins w:id="607" w:author="Benton, Deon" w:date="2026-02-11T16:58:00Z" w16du:dateUtc="2026-02-11T22:58:00Z"/>
          <w:rFonts w:ascii="Times New Roman" w:hAnsi="Times New Roman" w:cs="Times New Roman"/>
        </w:rPr>
      </w:pPr>
      <w:ins w:id="608" w:author="Benton, Deon" w:date="2026-02-11T16:28:00Z" w16du:dateUtc="2026-02-11T22:28:00Z">
        <w:r>
          <w:rPr>
            <w:rFonts w:ascii="Times New Roman" w:hAnsi="Times New Roman" w:cs="Times New Roman"/>
          </w:rPr>
          <w:lastRenderedPageBreak/>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609" w:author="Benton, Deon" w:date="2026-02-11T16:29:00Z" w16du:dateUtc="2026-02-11T22:29:00Z">
        <w:r>
          <w:rPr>
            <w:rFonts w:ascii="Times New Roman" w:hAnsi="Times New Roman" w:cs="Times New Roman"/>
          </w:rPr>
          <w:t>standing (VoE) studies</w:t>
        </w:r>
      </w:ins>
      <w:ins w:id="610" w:author="Benton, Deon" w:date="2026-02-11T16:28:00Z" w16du:dateUtc="2026-02-11T22:28:00Z">
        <w:r w:rsidRPr="00B80D3D">
          <w:rPr>
            <w:rFonts w:ascii="Times New Roman" w:hAnsi="Times New Roman" w:cs="Times New Roman"/>
          </w:rPr>
          <w:t xml:space="preserve"> can be explained by </w:t>
        </w:r>
      </w:ins>
      <w:ins w:id="611" w:author="Benton, Deon" w:date="2026-02-11T16:44:00Z" w16du:dateUtc="2026-02-11T22:44:00Z">
        <w:r w:rsidR="00077880">
          <w:rPr>
            <w:rFonts w:ascii="Times New Roman" w:hAnsi="Times New Roman" w:cs="Times New Roman"/>
          </w:rPr>
          <w:t xml:space="preserve">two factors. The first factor relates to </w:t>
        </w:r>
      </w:ins>
      <w:ins w:id="612" w:author="Benton, Deon" w:date="2026-02-11T16:47:00Z" w16du:dateUtc="2026-02-11T22:47:00Z">
        <w:r w:rsidR="00273B30">
          <w:rPr>
            <w:rFonts w:ascii="Times New Roman" w:hAnsi="Times New Roman" w:cs="Times New Roman"/>
          </w:rPr>
          <w:t>infants’ experience observing different kinds of motion in the real world</w:t>
        </w:r>
      </w:ins>
      <w:ins w:id="613" w:author="Benton, Deon" w:date="2026-02-11T16:44:00Z" w16du:dateUtc="2026-02-11T22:44:00Z">
        <w:r w:rsidR="00B80B47">
          <w:rPr>
            <w:rFonts w:ascii="Times New Roman" w:hAnsi="Times New Roman" w:cs="Times New Roman"/>
          </w:rPr>
          <w:t>.</w:t>
        </w:r>
      </w:ins>
      <w:ins w:id="614" w:author="Benton, Deon" w:date="2026-02-11T16:45:00Z" w16du:dateUtc="2026-02-11T22:45:00Z">
        <w:r w:rsidR="00B80B47">
          <w:rPr>
            <w:rFonts w:ascii="Times New Roman" w:hAnsi="Times New Roman" w:cs="Times New Roman"/>
          </w:rPr>
          <w:t xml:space="preserve"> Specifically, infants’ </w:t>
        </w:r>
      </w:ins>
      <w:ins w:id="615" w:author="Benton, Deon" w:date="2026-02-12T09:40:00Z" w16du:dateUtc="2026-02-12T15:40:00Z">
        <w:r w:rsidR="00465943">
          <w:rPr>
            <w:rFonts w:ascii="Times New Roman" w:hAnsi="Times New Roman" w:cs="Times New Roman"/>
          </w:rPr>
          <w:t>performance</w:t>
        </w:r>
      </w:ins>
      <w:ins w:id="616" w:author="Benton, Deon" w:date="2026-02-11T16:45:00Z" w16du:dateUtc="2026-02-11T22:45:00Z">
        <w:r w:rsidR="00B80B47">
          <w:rPr>
            <w:rFonts w:ascii="Times New Roman" w:hAnsi="Times New Roman" w:cs="Times New Roman"/>
          </w:rPr>
          <w:t xml:space="preserve"> during the test phase of a typical action understanding study</w:t>
        </w:r>
      </w:ins>
      <w:ins w:id="617" w:author="Benton, Deon" w:date="2026-02-11T16:51:00Z" w16du:dateUtc="2026-02-11T22:51:00Z">
        <w:r w:rsidR="00F6074B">
          <w:rPr>
            <w:rFonts w:ascii="Times New Roman" w:hAnsi="Times New Roman" w:cs="Times New Roman"/>
          </w:rPr>
          <w:t xml:space="preserve"> presumably</w:t>
        </w:r>
      </w:ins>
      <w:ins w:id="618" w:author="Benton, Deon" w:date="2026-02-11T16:45:00Z" w16du:dateUtc="2026-02-11T22:45:00Z">
        <w:r w:rsidR="00B80B47">
          <w:rPr>
            <w:rFonts w:ascii="Times New Roman" w:hAnsi="Times New Roman" w:cs="Times New Roman"/>
          </w:rPr>
          <w:t xml:space="preserve"> not only reflects what </w:t>
        </w:r>
      </w:ins>
      <w:ins w:id="619" w:author="Benton, Deon" w:date="2026-02-11T16:51:00Z" w16du:dateUtc="2026-02-11T22:51:00Z">
        <w:r w:rsidR="00F6074B">
          <w:rPr>
            <w:rFonts w:ascii="Times New Roman" w:hAnsi="Times New Roman" w:cs="Times New Roman"/>
          </w:rPr>
          <w:t>is learned</w:t>
        </w:r>
      </w:ins>
      <w:ins w:id="620" w:author="Benton, Deon" w:date="2026-02-11T16:45:00Z" w16du:dateUtc="2026-02-11T22:45:00Z">
        <w:r w:rsidR="00B80B47">
          <w:rPr>
            <w:rFonts w:ascii="Times New Roman" w:hAnsi="Times New Roman" w:cs="Times New Roman"/>
          </w:rPr>
          <w:t xml:space="preserve"> during </w:t>
        </w:r>
      </w:ins>
      <w:ins w:id="621" w:author="Benton, Deon" w:date="2026-02-11T16:54:00Z" w16du:dateUtc="2026-02-11T22:54:00Z">
        <w:r w:rsidR="00D910E2">
          <w:rPr>
            <w:rFonts w:ascii="Times New Roman" w:hAnsi="Times New Roman" w:cs="Times New Roman"/>
          </w:rPr>
          <w:t>habituation,</w:t>
        </w:r>
      </w:ins>
      <w:ins w:id="622" w:author="Benton, Deon" w:date="2026-02-11T16:45:00Z" w16du:dateUtc="2026-02-11T22:45:00Z">
        <w:r w:rsidR="00B80B47">
          <w:rPr>
            <w:rFonts w:ascii="Times New Roman" w:hAnsi="Times New Roman" w:cs="Times New Roman"/>
          </w:rPr>
          <w:t xml:space="preserve"> but it reflects </w:t>
        </w:r>
      </w:ins>
      <w:ins w:id="623" w:author="Benton, Deon" w:date="2026-02-11T16:28:00Z" w16du:dateUtc="2026-02-11T22:28:00Z">
        <w:r w:rsidRPr="00B80D3D">
          <w:rPr>
            <w:rFonts w:ascii="Times New Roman" w:hAnsi="Times New Roman" w:cs="Times New Roman"/>
          </w:rPr>
          <w:t>th</w:t>
        </w:r>
      </w:ins>
      <w:ins w:id="624" w:author="Benton, Deon" w:date="2026-02-11T16:30:00Z" w16du:dateUtc="2026-02-11T22:30:00Z">
        <w:r w:rsidR="001976DC">
          <w:rPr>
            <w:rFonts w:ascii="Times New Roman" w:hAnsi="Times New Roman" w:cs="Times New Roman"/>
          </w:rPr>
          <w:t>eir extens</w:t>
        </w:r>
      </w:ins>
      <w:ins w:id="625" w:author="Benton, Deon" w:date="2026-02-11T16:31:00Z" w16du:dateUtc="2026-02-11T22:31:00Z">
        <w:r w:rsidR="001976DC">
          <w:rPr>
            <w:rFonts w:ascii="Times New Roman" w:hAnsi="Times New Roman" w:cs="Times New Roman"/>
          </w:rPr>
          <w:t xml:space="preserve">ive, </w:t>
        </w:r>
      </w:ins>
      <w:ins w:id="626" w:author="Benton, Deon" w:date="2026-02-11T16:28:00Z" w16du:dateUtc="2026-02-11T22:28:00Z">
        <w:r w:rsidRPr="00B80D3D">
          <w:rPr>
            <w:rFonts w:ascii="Times New Roman" w:hAnsi="Times New Roman" w:cs="Times New Roman"/>
          </w:rPr>
          <w:t>real-world, third-person experience</w:t>
        </w:r>
      </w:ins>
      <w:ins w:id="627" w:author="Benton, Deon" w:date="2026-02-11T16:52:00Z" w16du:dateUtc="2026-02-11T22:52:00Z">
        <w:r w:rsidR="00F6074B">
          <w:rPr>
            <w:rFonts w:ascii="Times New Roman" w:hAnsi="Times New Roman" w:cs="Times New Roman"/>
          </w:rPr>
          <w:t xml:space="preserve"> observing individuals interact with one another via </w:t>
        </w:r>
      </w:ins>
      <w:ins w:id="628" w:author="Benton, Deon" w:date="2026-02-11T16:46:00Z" w16du:dateUtc="2026-02-11T22:46:00Z">
        <w:r w:rsidR="00273B30">
          <w:rPr>
            <w:rFonts w:ascii="Times New Roman" w:hAnsi="Times New Roman" w:cs="Times New Roman"/>
          </w:rPr>
          <w:t>straight and curved motion paths</w:t>
        </w:r>
      </w:ins>
      <w:ins w:id="629" w:author="Benton, Deon" w:date="2026-02-11T16:52:00Z" w16du:dateUtc="2026-02-11T22:52:00Z">
        <w:r w:rsidR="00F6074B">
          <w:rPr>
            <w:rFonts w:ascii="Times New Roman" w:hAnsi="Times New Roman" w:cs="Times New Roman"/>
          </w:rPr>
          <w:t>.</w:t>
        </w:r>
      </w:ins>
      <w:ins w:id="630" w:author="Benton, Deon" w:date="2026-02-11T16:28:00Z" w16du:dateUtc="2026-02-11T22:28:00Z">
        <w:r w:rsidRPr="00B80D3D">
          <w:rPr>
            <w:rFonts w:ascii="Times New Roman" w:hAnsi="Times New Roman" w:cs="Times New Roman"/>
          </w:rPr>
          <w:t xml:space="preserve"> </w:t>
        </w:r>
      </w:ins>
      <w:ins w:id="631" w:author="Benton, Deon" w:date="2026-02-12T09:40:00Z" w16du:dateUtc="2026-02-12T15:40:00Z">
        <w:r w:rsidR="00F47A07">
          <w:rPr>
            <w:rFonts w:ascii="Times New Roman" w:hAnsi="Times New Roman" w:cs="Times New Roman"/>
          </w:rPr>
          <w:t>For example</w:t>
        </w:r>
      </w:ins>
      <w:ins w:id="632" w:author="Benton, Deon" w:date="2026-02-11T16:53:00Z" w16du:dateUtc="2026-02-11T22:53:00Z">
        <w:r w:rsidR="00F6074B">
          <w:rPr>
            <w:rFonts w:ascii="Times New Roman" w:hAnsi="Times New Roman" w:cs="Times New Roman"/>
          </w:rPr>
          <w:t>, infants may learn that</w:t>
        </w:r>
      </w:ins>
      <w:ins w:id="633" w:author="Benton, Deon" w:date="2026-02-11T16:48:00Z" w16du:dateUtc="2026-02-11T22:48:00Z">
        <w:r w:rsidR="00044173">
          <w:rPr>
            <w:rFonts w:ascii="Times New Roman" w:hAnsi="Times New Roman" w:cs="Times New Roman"/>
          </w:rPr>
          <w:t xml:space="preserve"> </w:t>
        </w:r>
      </w:ins>
      <w:ins w:id="634" w:author="Benton, Deon" w:date="2026-02-11T16:49:00Z" w16du:dateUtc="2026-02-11T22:49:00Z">
        <w:r w:rsidR="00044173">
          <w:rPr>
            <w:rFonts w:ascii="Times New Roman" w:hAnsi="Times New Roman" w:cs="Times New Roman"/>
          </w:rPr>
          <w:t xml:space="preserve">people </w:t>
        </w:r>
      </w:ins>
      <w:ins w:id="635" w:author="Benton, Deon" w:date="2026-02-12T09:41:00Z" w16du:dateUtc="2026-02-12T15:41:00Z">
        <w:r w:rsidR="00E27F47">
          <w:rPr>
            <w:rFonts w:ascii="Times New Roman" w:hAnsi="Times New Roman" w:cs="Times New Roman"/>
          </w:rPr>
          <w:t xml:space="preserve">mostly, but not always, </w:t>
        </w:r>
      </w:ins>
      <w:ins w:id="636" w:author="Benton, Deon" w:date="2026-02-12T09:43:00Z" w16du:dateUtc="2026-02-12T15:43:00Z">
        <w:r w:rsidR="00885D4C">
          <w:rPr>
            <w:rFonts w:ascii="Times New Roman" w:hAnsi="Times New Roman" w:cs="Times New Roman"/>
          </w:rPr>
          <w:t xml:space="preserve">move along straight motion paths </w:t>
        </w:r>
      </w:ins>
      <w:ins w:id="637" w:author="Benton, Deon" w:date="2026-02-11T16:49:00Z" w16du:dateUtc="2026-02-11T22:49:00Z">
        <w:r w:rsidR="00044173">
          <w:rPr>
            <w:rFonts w:ascii="Times New Roman" w:hAnsi="Times New Roman" w:cs="Times New Roman"/>
          </w:rPr>
          <w:t>in the absence of physical barriers</w:t>
        </w:r>
      </w:ins>
      <w:ins w:id="638" w:author="Benton, Deon" w:date="2026-02-12T09:42:00Z" w16du:dateUtc="2026-02-12T15:42:00Z">
        <w:r w:rsidR="00E27F47">
          <w:rPr>
            <w:rFonts w:ascii="Times New Roman" w:hAnsi="Times New Roman" w:cs="Times New Roman"/>
          </w:rPr>
          <w:t xml:space="preserve">. </w:t>
        </w:r>
      </w:ins>
      <w:ins w:id="639" w:author="Benton, Deon" w:date="2026-02-12T13:09:00Z" w16du:dateUtc="2026-02-12T19:09:00Z">
        <w:r w:rsidR="00806261" w:rsidRPr="00806261">
          <w:rPr>
            <w:rFonts w:ascii="Times New Roman" w:hAnsi="Times New Roman" w:cs="Times New Roman"/>
          </w:rPr>
          <w:t xml:space="preserve">In contrast, because solid objects cannot </w:t>
        </w:r>
      </w:ins>
      <w:ins w:id="640" w:author="Benton, Deon" w:date="2026-02-12T13:10:00Z" w16du:dateUtc="2026-02-12T19:10:00Z">
        <w:r w:rsidR="00806261">
          <w:rPr>
            <w:rFonts w:ascii="Times New Roman" w:hAnsi="Times New Roman" w:cs="Times New Roman"/>
          </w:rPr>
          <w:t xml:space="preserve">simultaneously </w:t>
        </w:r>
      </w:ins>
      <w:ins w:id="641" w:author="Benton, Deon" w:date="2026-02-12T13:09:00Z" w16du:dateUtc="2026-02-12T19:09:00Z">
        <w:r w:rsidR="00806261" w:rsidRPr="00806261">
          <w:rPr>
            <w:rFonts w:ascii="Times New Roman" w:hAnsi="Times New Roman" w:cs="Times New Roman"/>
          </w:rPr>
          <w:t>occupy the same</w:t>
        </w:r>
      </w:ins>
      <w:ins w:id="642" w:author="Benton, Deon" w:date="2026-02-12T13:10:00Z" w16du:dateUtc="2026-02-12T19:10:00Z">
        <w:r w:rsidR="00806261">
          <w:rPr>
            <w:rFonts w:ascii="Times New Roman" w:hAnsi="Times New Roman" w:cs="Times New Roman"/>
          </w:rPr>
          <w:t xml:space="preserve"> position in</w:t>
        </w:r>
      </w:ins>
      <w:ins w:id="643"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644" w:author="Benton, Deon" w:date="2026-02-12T13:10:00Z" w16du:dateUtc="2026-02-12T19:10:00Z">
        <w:r w:rsidR="00806261">
          <w:rPr>
            <w:rFonts w:ascii="Times New Roman" w:hAnsi="Times New Roman" w:cs="Times New Roman"/>
          </w:rPr>
          <w:t>.</w:t>
        </w:r>
      </w:ins>
      <w:ins w:id="645" w:author="Benton, Deon" w:date="2026-02-27T17:26:00Z" w16du:dateUtc="2026-02-27T23:26:00Z">
        <w:r w:rsidR="005335FD">
          <w:rPr>
            <w:rFonts w:ascii="Times New Roman" w:hAnsi="Times New Roman" w:cs="Times New Roman"/>
          </w:rPr>
          <w:t xml:space="preserve"> Additionally, when entities move over barriers</w:t>
        </w:r>
      </w:ins>
      <w:ins w:id="646" w:author="Benton, Deon" w:date="2026-02-27T17:27:00Z" w16du:dateUtc="2026-02-27T23:27:00Z">
        <w:r w:rsidR="005335FD">
          <w:rPr>
            <w:rFonts w:ascii="Times New Roman" w:hAnsi="Times New Roman" w:cs="Times New Roman"/>
          </w:rPr>
          <w:t xml:space="preserve"> such as when </w:t>
        </w:r>
      </w:ins>
      <w:ins w:id="647" w:author="Benton, Deon" w:date="2026-02-27T17:30:00Z" w16du:dateUtc="2026-02-27T23:30:00Z">
        <w:r w:rsidR="007B18A4">
          <w:rPr>
            <w:rFonts w:ascii="Times New Roman" w:hAnsi="Times New Roman" w:cs="Times New Roman"/>
          </w:rPr>
          <w:t>the babysitter</w:t>
        </w:r>
      </w:ins>
      <w:ins w:id="648" w:author="Benton, Deon" w:date="2026-02-27T17:27:00Z" w16du:dateUtc="2026-02-27T23:27:00Z">
        <w:r w:rsidR="005335FD">
          <w:rPr>
            <w:rFonts w:ascii="Times New Roman" w:hAnsi="Times New Roman" w:cs="Times New Roman"/>
          </w:rPr>
          <w:t xml:space="preserve"> </w:t>
        </w:r>
      </w:ins>
      <w:ins w:id="649" w:author="Benton, Deon" w:date="2026-02-27T17:28:00Z" w16du:dateUtc="2026-02-27T23:28:00Z">
        <w:r w:rsidR="007B18A4">
          <w:rPr>
            <w:rFonts w:ascii="Times New Roman" w:hAnsi="Times New Roman" w:cs="Times New Roman"/>
          </w:rPr>
          <w:t xml:space="preserve">steps or </w:t>
        </w:r>
      </w:ins>
      <w:ins w:id="650" w:author="Benton, Deon" w:date="2026-02-27T17:27:00Z" w16du:dateUtc="2026-02-27T23:27:00Z">
        <w:r w:rsidR="005335FD">
          <w:rPr>
            <w:rFonts w:ascii="Times New Roman" w:hAnsi="Times New Roman" w:cs="Times New Roman"/>
          </w:rPr>
          <w:t xml:space="preserve">jumps over </w:t>
        </w:r>
      </w:ins>
      <w:ins w:id="651" w:author="Benton, Deon" w:date="2026-02-27T17:30:00Z" w16du:dateUtc="2026-02-27T23:30:00Z">
        <w:r w:rsidR="00E376E6">
          <w:rPr>
            <w:rFonts w:ascii="Times New Roman" w:hAnsi="Times New Roman" w:cs="Times New Roman"/>
          </w:rPr>
          <w:t>a tricycle that was left out</w:t>
        </w:r>
      </w:ins>
      <w:ins w:id="652" w:author="Benton, Deon" w:date="2026-02-27T17:26:00Z" w16du:dateUtc="2026-02-27T23:26:00Z">
        <w:r w:rsidR="005335FD">
          <w:rPr>
            <w:rFonts w:ascii="Times New Roman" w:hAnsi="Times New Roman" w:cs="Times New Roman"/>
          </w:rPr>
          <w:t>,</w:t>
        </w:r>
      </w:ins>
      <w:ins w:id="653" w:author="Benton, Deon" w:date="2026-02-27T17:28:00Z" w16du:dateUtc="2026-02-27T23:28:00Z">
        <w:r w:rsidR="007B18A4">
          <w:rPr>
            <w:rFonts w:ascii="Times New Roman" w:hAnsi="Times New Roman" w:cs="Times New Roman"/>
          </w:rPr>
          <w:t xml:space="preserve"> the vertical distance between the apex of th</w:t>
        </w:r>
      </w:ins>
      <w:ins w:id="654" w:author="Benton, Deon" w:date="2026-02-27T17:29:00Z" w16du:dateUtc="2026-02-27T23:29:00Z">
        <w:r w:rsidR="007B18A4">
          <w:rPr>
            <w:rFonts w:ascii="Times New Roman" w:hAnsi="Times New Roman" w:cs="Times New Roman"/>
          </w:rPr>
          <w:t xml:space="preserve">e </w:t>
        </w:r>
      </w:ins>
      <w:ins w:id="655" w:author="Benton, Deon" w:date="2026-02-27T17:30:00Z" w16du:dateUtc="2026-02-27T23:30:00Z">
        <w:r w:rsidR="007B18A4">
          <w:rPr>
            <w:rFonts w:ascii="Times New Roman" w:hAnsi="Times New Roman" w:cs="Times New Roman"/>
          </w:rPr>
          <w:t>trajectory</w:t>
        </w:r>
      </w:ins>
      <w:ins w:id="656" w:author="Benton, Deon" w:date="2026-02-27T17:29:00Z" w16du:dateUtc="2026-02-27T23:29:00Z">
        <w:r w:rsidR="007B18A4">
          <w:rPr>
            <w:rFonts w:ascii="Times New Roman" w:hAnsi="Times New Roman" w:cs="Times New Roman"/>
          </w:rPr>
          <w:t xml:space="preserve"> and the top of the obstacle is often minimal. </w:t>
        </w:r>
      </w:ins>
      <w:ins w:id="657" w:author="Benton, Deon" w:date="2026-02-11T17:00:00Z" w16du:dateUtc="2026-02-11T23:00:00Z">
        <w:r w:rsidR="00863400">
          <w:rPr>
            <w:rFonts w:ascii="Times New Roman" w:hAnsi="Times New Roman" w:cs="Times New Roman"/>
          </w:rPr>
          <w:t>In terms of how infants represent</w:t>
        </w:r>
      </w:ins>
      <w:ins w:id="658" w:author="Benton, Deon" w:date="2026-02-11T17:01:00Z" w16du:dateUtc="2026-02-11T23:01:00Z">
        <w:r w:rsidR="00863400">
          <w:rPr>
            <w:rFonts w:ascii="Times New Roman" w:hAnsi="Times New Roman" w:cs="Times New Roman"/>
          </w:rPr>
          <w:t xml:space="preserve"> and process </w:t>
        </w:r>
      </w:ins>
      <w:ins w:id="659" w:author="Benton, Deon" w:date="2026-02-12T13:10:00Z" w16du:dateUtc="2026-02-12T19:10:00Z">
        <w:r w:rsidR="005F4438">
          <w:rPr>
            <w:rFonts w:ascii="Times New Roman" w:hAnsi="Times New Roman" w:cs="Times New Roman"/>
          </w:rPr>
          <w:t>these different motion paths</w:t>
        </w:r>
      </w:ins>
      <w:ins w:id="660" w:author="Benton, Deon" w:date="2026-02-11T17:01:00Z" w16du:dateUtc="2026-02-11T23:01:00Z">
        <w:r w:rsidR="00863400">
          <w:rPr>
            <w:rFonts w:ascii="Times New Roman" w:hAnsi="Times New Roman" w:cs="Times New Roman"/>
          </w:rPr>
          <w:t>,</w:t>
        </w:r>
      </w:ins>
      <w:ins w:id="661" w:author="Benton, Deon" w:date="2026-02-11T16:50:00Z" w16du:dateUtc="2026-02-11T22:50:00Z">
        <w:r w:rsidR="00044173">
          <w:rPr>
            <w:rFonts w:ascii="Times New Roman" w:hAnsi="Times New Roman" w:cs="Times New Roman"/>
          </w:rPr>
          <w:t xml:space="preserve"> it is assumed here that infants process such actions</w:t>
        </w:r>
      </w:ins>
      <w:ins w:id="662" w:author="Benton, Deon" w:date="2026-02-11T16:55:00Z" w16du:dateUtc="2026-02-11T22:55:00Z">
        <w:r w:rsidR="00D910E2">
          <w:rPr>
            <w:rFonts w:ascii="Times New Roman" w:hAnsi="Times New Roman" w:cs="Times New Roman"/>
          </w:rPr>
          <w:t xml:space="preserve">—along with the actors involved in </w:t>
        </w:r>
      </w:ins>
      <w:ins w:id="663" w:author="Benton, Deon" w:date="2026-02-11T17:01:00Z" w16du:dateUtc="2026-02-11T23:01:00Z">
        <w:r w:rsidR="00863400">
          <w:rPr>
            <w:rFonts w:ascii="Times New Roman" w:hAnsi="Times New Roman" w:cs="Times New Roman"/>
          </w:rPr>
          <w:t>them</w:t>
        </w:r>
      </w:ins>
      <w:ins w:id="664" w:author="Benton, Deon" w:date="2026-02-11T16:55:00Z" w16du:dateUtc="2026-02-11T22:55:00Z">
        <w:r w:rsidR="00D910E2">
          <w:rPr>
            <w:rFonts w:ascii="Times New Roman" w:hAnsi="Times New Roman" w:cs="Times New Roman"/>
          </w:rPr>
          <w:t>—</w:t>
        </w:r>
      </w:ins>
      <w:ins w:id="665" w:author="Benton, Deon" w:date="2026-02-11T16:50:00Z" w16du:dateUtc="2026-02-11T22:50:00Z">
        <w:r w:rsidR="00044173">
          <w:rPr>
            <w:rFonts w:ascii="Times New Roman" w:hAnsi="Times New Roman" w:cs="Times New Roman"/>
          </w:rPr>
          <w:t>not in terms</w:t>
        </w:r>
      </w:ins>
      <w:ins w:id="666" w:author="Benton, Deon" w:date="2026-02-11T16:53:00Z" w16du:dateUtc="2026-02-11T22:53:00Z">
        <w:r w:rsidR="00D910E2">
          <w:rPr>
            <w:rFonts w:ascii="Times New Roman" w:hAnsi="Times New Roman" w:cs="Times New Roman"/>
          </w:rPr>
          <w:t xml:space="preserve"> </w:t>
        </w:r>
      </w:ins>
      <w:ins w:id="667" w:author="Benton, Deon" w:date="2026-02-11T16:50:00Z" w16du:dateUtc="2026-02-11T22:50:00Z">
        <w:r w:rsidR="00044173">
          <w:rPr>
            <w:rFonts w:ascii="Times New Roman" w:hAnsi="Times New Roman" w:cs="Times New Roman"/>
          </w:rPr>
          <w:t xml:space="preserve">of </w:t>
        </w:r>
      </w:ins>
      <w:ins w:id="668" w:author="Benton, Deon" w:date="2026-02-11T16:53:00Z" w16du:dateUtc="2026-02-11T22:53:00Z">
        <w:r w:rsidR="00D910E2">
          <w:rPr>
            <w:rFonts w:ascii="Times New Roman" w:hAnsi="Times New Roman" w:cs="Times New Roman"/>
          </w:rPr>
          <w:t xml:space="preserve">their </w:t>
        </w:r>
      </w:ins>
      <w:ins w:id="669" w:author="Benton, Deon" w:date="2026-02-11T16:50:00Z" w16du:dateUtc="2026-02-11T22:50:00Z">
        <w:r w:rsidR="00044173">
          <w:rPr>
            <w:rFonts w:ascii="Times New Roman" w:hAnsi="Times New Roman" w:cs="Times New Roman"/>
          </w:rPr>
          <w:t>efficiency</w:t>
        </w:r>
      </w:ins>
      <w:ins w:id="670" w:author="Benton, Deon" w:date="2026-02-11T16:55:00Z" w16du:dateUtc="2026-02-11T22:55:00Z">
        <w:r w:rsidR="00D910E2">
          <w:rPr>
            <w:rFonts w:ascii="Times New Roman" w:hAnsi="Times New Roman" w:cs="Times New Roman"/>
          </w:rPr>
          <w:t>, utility,</w:t>
        </w:r>
      </w:ins>
      <w:ins w:id="671" w:author="Benton, Deon" w:date="2026-02-11T16:50:00Z" w16du:dateUtc="2026-02-11T22:50:00Z">
        <w:r w:rsidR="00044173">
          <w:rPr>
            <w:rFonts w:ascii="Times New Roman" w:hAnsi="Times New Roman" w:cs="Times New Roman"/>
          </w:rPr>
          <w:t xml:space="preserve"> or deeper, conceptual meaning</w:t>
        </w:r>
      </w:ins>
      <w:ins w:id="672" w:author="Benton, Deon" w:date="2026-02-11T16:48:00Z" w16du:dateUtc="2026-02-11T22:48:00Z">
        <w:r w:rsidR="00044173">
          <w:rPr>
            <w:rFonts w:ascii="Times New Roman" w:hAnsi="Times New Roman" w:cs="Times New Roman"/>
          </w:rPr>
          <w:t xml:space="preserve"> </w:t>
        </w:r>
      </w:ins>
      <w:ins w:id="673" w:author="Benton, Deon" w:date="2026-02-11T16:50:00Z" w16du:dateUtc="2026-02-11T22:50:00Z">
        <w:r w:rsidR="00044173">
          <w:rPr>
            <w:rFonts w:ascii="Times New Roman" w:hAnsi="Times New Roman" w:cs="Times New Roman"/>
          </w:rPr>
          <w:t xml:space="preserve">but rather in terms of their </w:t>
        </w:r>
      </w:ins>
      <w:ins w:id="674" w:author="Benton, Deon" w:date="2026-02-11T16:51:00Z" w16du:dateUtc="2026-02-11T22:51:00Z">
        <w:r w:rsidR="00F6074B">
          <w:rPr>
            <w:rFonts w:ascii="Times New Roman" w:hAnsi="Times New Roman" w:cs="Times New Roman"/>
          </w:rPr>
          <w:t xml:space="preserve">semantically neutral </w:t>
        </w:r>
      </w:ins>
      <w:ins w:id="675" w:author="Benton, Deon" w:date="2026-02-11T16:50:00Z" w16du:dateUtc="2026-02-11T22:50:00Z">
        <w:r w:rsidR="00F6074B">
          <w:rPr>
            <w:rFonts w:ascii="Times New Roman" w:hAnsi="Times New Roman" w:cs="Times New Roman"/>
          </w:rPr>
          <w:t xml:space="preserve">kinematics (i.e., </w:t>
        </w:r>
      </w:ins>
      <w:ins w:id="676" w:author="Benton, Deon" w:date="2026-02-11T16:53:00Z" w16du:dateUtc="2026-02-11T22:53:00Z">
        <w:r w:rsidR="00D910E2">
          <w:rPr>
            <w:rFonts w:ascii="Times New Roman" w:hAnsi="Times New Roman" w:cs="Times New Roman"/>
          </w:rPr>
          <w:t>spatiotemporal propert</w:t>
        </w:r>
      </w:ins>
      <w:ins w:id="677" w:author="Benton, Deon" w:date="2026-02-11T16:54:00Z" w16du:dateUtc="2026-02-11T22:54:00Z">
        <w:r w:rsidR="00D910E2">
          <w:rPr>
            <w:rFonts w:ascii="Times New Roman" w:hAnsi="Times New Roman" w:cs="Times New Roman"/>
          </w:rPr>
          <w:t>ies</w:t>
        </w:r>
      </w:ins>
      <w:ins w:id="678" w:author="Benton, Deon" w:date="2026-02-11T16:50:00Z" w16du:dateUtc="2026-02-11T22:50:00Z">
        <w:r w:rsidR="00F6074B">
          <w:rPr>
            <w:rFonts w:ascii="Times New Roman" w:hAnsi="Times New Roman" w:cs="Times New Roman"/>
          </w:rPr>
          <w:t xml:space="preserve">) and visible, </w:t>
        </w:r>
      </w:ins>
      <w:ins w:id="679" w:author="Benton, Deon" w:date="2026-02-11T16:55:00Z" w16du:dateUtc="2026-02-11T22:55:00Z">
        <w:r w:rsidR="006C33A3">
          <w:rPr>
            <w:rFonts w:ascii="Times New Roman" w:hAnsi="Times New Roman" w:cs="Times New Roman"/>
          </w:rPr>
          <w:t xml:space="preserve">low-level </w:t>
        </w:r>
      </w:ins>
      <w:ins w:id="680" w:author="Benton, Deon" w:date="2026-02-11T16:50:00Z" w16du:dateUtc="2026-02-11T22:50:00Z">
        <w:r w:rsidR="00F6074B">
          <w:rPr>
            <w:rFonts w:ascii="Times New Roman" w:hAnsi="Times New Roman" w:cs="Times New Roman"/>
          </w:rPr>
          <w:t>surface features.</w:t>
        </w:r>
      </w:ins>
      <w:ins w:id="681" w:author="Benton, Deon" w:date="2026-02-11T16:56:00Z" w16du:dateUtc="2026-02-11T22:56:00Z">
        <w:r w:rsidR="006C33A3">
          <w:rPr>
            <w:rFonts w:ascii="Times New Roman" w:hAnsi="Times New Roman" w:cs="Times New Roman"/>
          </w:rPr>
          <w:t xml:space="preserve"> </w:t>
        </w:r>
      </w:ins>
      <w:ins w:id="682" w:author="Benton, Deon" w:date="2026-02-27T17:32:00Z" w16du:dateUtc="2026-02-27T23:32:00Z">
        <w:r w:rsidR="000B1F17">
          <w:rPr>
            <w:rFonts w:ascii="Times New Roman" w:hAnsi="Times New Roman" w:cs="Times New Roman"/>
          </w:rPr>
          <w:t>My co</w:t>
        </w:r>
      </w:ins>
      <w:ins w:id="683" w:author="Benton, Deon" w:date="2026-02-27T17:33:00Z" w16du:dateUtc="2026-02-27T23:33:00Z">
        <w:r w:rsidR="000B1F17">
          <w:rPr>
            <w:rFonts w:ascii="Times New Roman" w:hAnsi="Times New Roman" w:cs="Times New Roman"/>
          </w:rPr>
          <w:t>ntention is that this kind of perceptually grounded</w:t>
        </w:r>
      </w:ins>
      <w:ins w:id="684"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ins>
      <w:ins w:id="685" w:author="Benton, Deon" w:date="2026-02-11T17:08:00Z" w16du:dateUtc="2026-02-11T23:08:00Z">
        <w:r w:rsidR="004565E7">
          <w:rPr>
            <w:rFonts w:ascii="Times New Roman" w:hAnsi="Times New Roman" w:cs="Times New Roman"/>
          </w:rPr>
          <w:t>If infants learned in the real world that</w:t>
        </w:r>
      </w:ins>
      <w:ins w:id="686" w:author="Benton, Deon" w:date="2026-02-11T17:04:00Z" w16du:dateUtc="2026-02-11T23:04:00Z">
        <w:r w:rsidR="00586774">
          <w:rPr>
            <w:rFonts w:ascii="Times New Roman" w:hAnsi="Times New Roman" w:cs="Times New Roman"/>
          </w:rPr>
          <w:t xml:space="preserve"> </w:t>
        </w:r>
      </w:ins>
      <w:ins w:id="687"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688" w:author="Benton, Deon" w:date="2026-02-27T17:35:00Z" w16du:dateUtc="2026-02-27T23:35:00Z">
        <w:r w:rsidR="00573FA5">
          <w:rPr>
            <w:rFonts w:ascii="Times New Roman" w:hAnsi="Times New Roman" w:cs="Times New Roman"/>
          </w:rPr>
          <w:t xml:space="preserve">or other things </w:t>
        </w:r>
      </w:ins>
      <w:ins w:id="689" w:author="Benton, Deon" w:date="2026-02-11T17:05:00Z" w16du:dateUtc="2026-02-11T23:05:00Z">
        <w:r w:rsidR="00586774">
          <w:rPr>
            <w:rFonts w:ascii="Times New Roman" w:hAnsi="Times New Roman" w:cs="Times New Roman"/>
          </w:rPr>
          <w:t xml:space="preserve">when a physical barrier is present, </w:t>
        </w:r>
      </w:ins>
      <w:ins w:id="690" w:author="Benton, Deon" w:date="2026-02-11T17:08:00Z" w16du:dateUtc="2026-02-11T23:08:00Z">
        <w:r w:rsidR="004565E7">
          <w:rPr>
            <w:rFonts w:ascii="Times New Roman" w:hAnsi="Times New Roman" w:cs="Times New Roman"/>
          </w:rPr>
          <w:t>they may have looked longer at</w:t>
        </w:r>
      </w:ins>
      <w:ins w:id="691"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692"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w:t>
        </w:r>
        <w:r w:rsidR="003D4119">
          <w:rPr>
            <w:rFonts w:ascii="Times New Roman" w:hAnsi="Times New Roman" w:cs="Times New Roman"/>
          </w:rPr>
          <w:lastRenderedPageBreak/>
          <w:t xml:space="preserve">but simply because </w:t>
        </w:r>
      </w:ins>
      <w:ins w:id="693" w:author="Benton, Deon" w:date="2026-02-12T13:19:00Z" w16du:dateUtc="2026-02-12T19:19:00Z">
        <w:r w:rsidR="00FF6ED3">
          <w:rPr>
            <w:rFonts w:ascii="Times New Roman" w:hAnsi="Times New Roman" w:cs="Times New Roman"/>
          </w:rPr>
          <w:t>curved motion is associated with barriers</w:t>
        </w:r>
      </w:ins>
      <w:ins w:id="694"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695"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696" w:author="Benton, Deon" w:date="2026-02-12T13:49:00Z" w16du:dateUtc="2026-02-12T19:49:00Z"/>
          <w:rFonts w:ascii="Times New Roman" w:hAnsi="Times New Roman" w:cs="Times New Roman"/>
        </w:rPr>
      </w:pPr>
      <w:ins w:id="697" w:author="Benton, Deon" w:date="2026-02-11T16:56:00Z" w16du:dateUtc="2026-02-11T22:56:00Z">
        <w:r>
          <w:rPr>
            <w:rFonts w:ascii="Times New Roman" w:hAnsi="Times New Roman" w:cs="Times New Roman"/>
          </w:rPr>
          <w:t xml:space="preserve">The second </w:t>
        </w:r>
      </w:ins>
      <w:ins w:id="698" w:author="Benton, Deon" w:date="2026-02-26T13:38:00Z" w16du:dateUtc="2026-02-26T19:38:00Z">
        <w:r w:rsidR="00F25C80">
          <w:rPr>
            <w:rFonts w:ascii="Times New Roman" w:hAnsi="Times New Roman" w:cs="Times New Roman"/>
          </w:rPr>
          <w:t xml:space="preserve">and related factor </w:t>
        </w:r>
      </w:ins>
      <w:ins w:id="699" w:author="Benton, Deon" w:date="2026-02-11T16:56:00Z" w16du:dateUtc="2026-02-11T22:56:00Z">
        <w:r>
          <w:rPr>
            <w:rFonts w:ascii="Times New Roman" w:hAnsi="Times New Roman" w:cs="Times New Roman"/>
          </w:rPr>
          <w:t>concerns</w:t>
        </w:r>
      </w:ins>
      <w:ins w:id="700" w:author="Benton, Deon" w:date="2026-02-12T13:19:00Z" w16du:dateUtc="2026-02-12T19:19:00Z">
        <w:r w:rsidR="00FF6ED3">
          <w:rPr>
            <w:rFonts w:ascii="Times New Roman" w:hAnsi="Times New Roman" w:cs="Times New Roman"/>
          </w:rPr>
          <w:t xml:space="preserve"> the </w:t>
        </w:r>
      </w:ins>
      <w:ins w:id="701" w:author="Benton, Deon" w:date="2026-02-12T13:20:00Z" w16du:dateUtc="2026-02-12T19:20:00Z">
        <w:r w:rsidR="00FF6ED3">
          <w:rPr>
            <w:rFonts w:ascii="Times New Roman" w:hAnsi="Times New Roman" w:cs="Times New Roman"/>
          </w:rPr>
          <w:t>relation between what infants learn during the habituation phase in</w:t>
        </w:r>
      </w:ins>
      <w:ins w:id="702" w:author="Benton, Deon" w:date="2026-02-11T16:56:00Z" w16du:dateUtc="2026-02-11T22:56:00Z">
        <w:r>
          <w:rPr>
            <w:rFonts w:ascii="Times New Roman" w:hAnsi="Times New Roman" w:cs="Times New Roman"/>
          </w:rPr>
          <w:t xml:space="preserve"> </w:t>
        </w:r>
      </w:ins>
      <w:ins w:id="703" w:author="Benton, Deon" w:date="2026-02-11T16:59:00Z" w16du:dateUtc="2026-02-11T22:59:00Z">
        <w:r w:rsidR="002428A9">
          <w:rPr>
            <w:rFonts w:ascii="Times New Roman" w:hAnsi="Times New Roman" w:cs="Times New Roman"/>
          </w:rPr>
          <w:t xml:space="preserve">action understanding studies </w:t>
        </w:r>
      </w:ins>
      <w:ins w:id="704" w:author="Benton, Deon" w:date="2026-02-12T13:20:00Z" w16du:dateUtc="2026-02-12T19:20:00Z">
        <w:r w:rsidR="00FF6ED3">
          <w:rPr>
            <w:rFonts w:ascii="Times New Roman" w:hAnsi="Times New Roman" w:cs="Times New Roman"/>
          </w:rPr>
          <w:t xml:space="preserve">and their subsequent looking behaviors during the test phase. </w:t>
        </w:r>
      </w:ins>
      <w:ins w:id="705"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706"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707"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708"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709" w:author="Benton, Deon" w:date="2026-02-11T16:36:00Z" w16du:dateUtc="2026-02-11T22:36:00Z">
        <w:r w:rsidR="00DB4A47">
          <w:rPr>
            <w:rFonts w:ascii="Times New Roman" w:hAnsi="Times New Roman" w:cs="Times New Roman"/>
          </w:rPr>
          <w:t>p</w:t>
        </w:r>
      </w:ins>
      <w:ins w:id="710" w:author="Benton, Deon" w:date="2026-02-11T16:37:00Z" w16du:dateUtc="2026-02-11T22:37:00Z">
        <w:r w:rsidR="00A376CF">
          <w:rPr>
            <w:rFonts w:ascii="Times New Roman" w:hAnsi="Times New Roman" w:cs="Times New Roman"/>
          </w:rPr>
          <w:t>erceptual features</w:t>
        </w:r>
      </w:ins>
      <w:ins w:id="711" w:author="Benton, Deon" w:date="2026-02-11T16:38:00Z" w16du:dateUtc="2026-02-11T22:38:00Z">
        <w:r w:rsidR="00A376CF">
          <w:rPr>
            <w:rFonts w:ascii="Times New Roman" w:hAnsi="Times New Roman" w:cs="Times New Roman"/>
          </w:rPr>
          <w:t xml:space="preserve"> of a</w:t>
        </w:r>
      </w:ins>
      <w:ins w:id="712"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713" w:author="Benton, Deon" w:date="2026-02-12T13:31:00Z" w16du:dateUtc="2026-02-12T19:31:00Z">
        <w:r w:rsidR="009507E8">
          <w:rPr>
            <w:rFonts w:ascii="Times New Roman" w:hAnsi="Times New Roman" w:cs="Times New Roman"/>
          </w:rPr>
          <w:t xml:space="preserve"> If this association is sufficiently strong</w:t>
        </w:r>
      </w:ins>
      <w:ins w:id="714" w:author="Benton, Deon" w:date="2026-02-12T13:32:00Z" w16du:dateUtc="2026-02-12T19:32:00Z">
        <w:r w:rsidR="00965B05">
          <w:rPr>
            <w:rFonts w:ascii="Times New Roman" w:hAnsi="Times New Roman" w:cs="Times New Roman"/>
          </w:rPr>
          <w:t>, the</w:t>
        </w:r>
      </w:ins>
      <w:ins w:id="715" w:author="Benton, Deon" w:date="2026-02-12T13:33:00Z" w16du:dateUtc="2026-02-12T19:33:00Z">
        <w:r w:rsidR="00965B05">
          <w:rPr>
            <w:rFonts w:ascii="Times New Roman" w:hAnsi="Times New Roman" w:cs="Times New Roman"/>
          </w:rPr>
          <w:t>n</w:t>
        </w:r>
      </w:ins>
      <w:ins w:id="716" w:author="Benton, Deon" w:date="2026-02-12T13:32:00Z" w16du:dateUtc="2026-02-12T19:32:00Z">
        <w:r w:rsidR="00965B05">
          <w:rPr>
            <w:rFonts w:ascii="Times New Roman" w:hAnsi="Times New Roman" w:cs="Times New Roman"/>
          </w:rPr>
          <w:t xml:space="preserve"> presence of one </w:t>
        </w:r>
      </w:ins>
      <w:ins w:id="717" w:author="Benton, Deon" w:date="2026-02-12T13:33:00Z" w16du:dateUtc="2026-02-12T19:33:00Z">
        <w:r w:rsidR="00965B05">
          <w:rPr>
            <w:rFonts w:ascii="Times New Roman" w:hAnsi="Times New Roman" w:cs="Times New Roman"/>
          </w:rPr>
          <w:t>component of the association (e.g., the kinematics of curved motion) should lead to</w:t>
        </w:r>
      </w:ins>
      <w:ins w:id="718" w:author="Benton, Deon" w:date="2026-02-12T13:37:00Z" w16du:dateUtc="2026-02-12T19:37:00Z">
        <w:r w:rsidR="00D6098E">
          <w:rPr>
            <w:rFonts w:ascii="Times New Roman" w:hAnsi="Times New Roman" w:cs="Times New Roman"/>
          </w:rPr>
          <w:t xml:space="preserve"> an</w:t>
        </w:r>
      </w:ins>
      <w:ins w:id="719" w:author="Benton, Deon" w:date="2026-02-12T13:33:00Z" w16du:dateUtc="2026-02-12T19:33:00Z">
        <w:r w:rsidR="00965B05">
          <w:rPr>
            <w:rFonts w:ascii="Times New Roman" w:hAnsi="Times New Roman" w:cs="Times New Roman"/>
          </w:rPr>
          <w:t xml:space="preserve"> expectation of the other component (namely, a barrier).</w:t>
        </w:r>
      </w:ins>
      <w:ins w:id="720" w:author="Benton, Deon" w:date="2026-02-12T13:34:00Z" w16du:dateUtc="2026-02-12T19:34:00Z">
        <w:r w:rsidR="00965B05">
          <w:rPr>
            <w:rFonts w:ascii="Times New Roman" w:hAnsi="Times New Roman" w:cs="Times New Roman"/>
          </w:rPr>
          <w:t xml:space="preserve"> A test event that subsequently meets this </w:t>
        </w:r>
      </w:ins>
      <w:ins w:id="721" w:author="Benton, Deon" w:date="2026-02-12T13:36:00Z" w16du:dateUtc="2026-02-12T19:36:00Z">
        <w:r w:rsidR="006C2D16">
          <w:rPr>
            <w:rFonts w:ascii="Times New Roman" w:hAnsi="Times New Roman" w:cs="Times New Roman"/>
          </w:rPr>
          <w:t>expectation or</w:t>
        </w:r>
      </w:ins>
      <w:ins w:id="722" w:author="Benton, Deon" w:date="2026-02-12T13:35:00Z" w16du:dateUtc="2026-02-12T19:35:00Z">
        <w:r w:rsidR="006C2D16">
          <w:rPr>
            <w:rFonts w:ascii="Times New Roman" w:hAnsi="Times New Roman" w:cs="Times New Roman"/>
          </w:rPr>
          <w:t xml:space="preserve"> aligns with prior </w:t>
        </w:r>
      </w:ins>
      <w:ins w:id="723" w:author="Benton, Deon" w:date="2026-02-12T13:36:00Z" w16du:dateUtc="2026-02-12T19:36:00Z">
        <w:r w:rsidR="006C2D16">
          <w:rPr>
            <w:rFonts w:ascii="Times New Roman" w:hAnsi="Times New Roman" w:cs="Times New Roman"/>
          </w:rPr>
          <w:t xml:space="preserve">real-world </w:t>
        </w:r>
      </w:ins>
      <w:ins w:id="724" w:author="Benton, Deon" w:date="2026-02-12T13:35:00Z" w16du:dateUtc="2026-02-12T19:35:00Z">
        <w:r w:rsidR="006C2D16">
          <w:rPr>
            <w:rFonts w:ascii="Times New Roman" w:hAnsi="Times New Roman" w:cs="Times New Roman"/>
          </w:rPr>
          <w:t xml:space="preserve">experience (e.g., the new action event in Gergely et al. [1995]) </w:t>
        </w:r>
      </w:ins>
      <w:ins w:id="725" w:author="Benton, Deon" w:date="2026-02-12T13:34:00Z" w16du:dateUtc="2026-02-12T19:34:00Z">
        <w:r w:rsidR="00965B05">
          <w:rPr>
            <w:rFonts w:ascii="Times New Roman" w:hAnsi="Times New Roman" w:cs="Times New Roman"/>
          </w:rPr>
          <w:t xml:space="preserve">should evoke much less looking than one </w:t>
        </w:r>
      </w:ins>
      <w:ins w:id="726" w:author="Benton, Deon" w:date="2026-02-12T13:35:00Z" w16du:dateUtc="2026-02-12T19:35:00Z">
        <w:r w:rsidR="006C2D16">
          <w:rPr>
            <w:rFonts w:ascii="Times New Roman" w:hAnsi="Times New Roman" w:cs="Times New Roman"/>
          </w:rPr>
          <w:t>that violates this expectation</w:t>
        </w:r>
      </w:ins>
      <w:ins w:id="727" w:author="Benton, Deon" w:date="2026-02-12T13:36:00Z" w16du:dateUtc="2026-02-12T19:36:00Z">
        <w:r w:rsidR="006C2D16">
          <w:rPr>
            <w:rFonts w:ascii="Times New Roman" w:hAnsi="Times New Roman" w:cs="Times New Roman"/>
          </w:rPr>
          <w:t xml:space="preserve"> </w:t>
        </w:r>
      </w:ins>
      <w:ins w:id="728" w:author="Benton, Deon" w:date="2026-02-12T13:35:00Z" w16du:dateUtc="2026-02-12T19:35:00Z">
        <w:r w:rsidR="006C2D16">
          <w:rPr>
            <w:rFonts w:ascii="Times New Roman" w:hAnsi="Times New Roman" w:cs="Times New Roman"/>
          </w:rPr>
          <w:t xml:space="preserve">(e.g., the old action event in Gergely et al. </w:t>
        </w:r>
      </w:ins>
      <w:ins w:id="729" w:author="Benton, Deon" w:date="2026-02-12T13:36:00Z" w16du:dateUtc="2026-02-12T19:36:00Z">
        <w:r w:rsidR="006C2D16">
          <w:rPr>
            <w:rFonts w:ascii="Times New Roman" w:hAnsi="Times New Roman" w:cs="Times New Roman"/>
          </w:rPr>
          <w:t>[1995]).</w:t>
        </w:r>
      </w:ins>
      <w:ins w:id="730" w:author="Benton, Deon" w:date="2026-02-12T13:38:00Z" w16du:dateUtc="2026-02-12T19:38:00Z">
        <w:r w:rsidR="00D6098E">
          <w:rPr>
            <w:rFonts w:ascii="Times New Roman" w:hAnsi="Times New Roman" w:cs="Times New Roman"/>
          </w:rPr>
          <w:t xml:space="preserve"> Given that infants in the </w:t>
        </w:r>
      </w:ins>
      <w:ins w:id="731" w:author="Benton, Deon" w:date="2026-02-12T13:39:00Z" w16du:dateUtc="2026-02-12T19:39:00Z">
        <w:r w:rsidR="00D6098E">
          <w:rPr>
            <w:rFonts w:ascii="Times New Roman" w:hAnsi="Times New Roman" w:cs="Times New Roman"/>
          </w:rPr>
          <w:t xml:space="preserve">Control condition </w:t>
        </w:r>
      </w:ins>
      <w:ins w:id="732" w:author="Benton, Deon" w:date="2026-02-12T13:43:00Z" w16du:dateUtc="2026-02-12T19:43:00Z">
        <w:r w:rsidR="00EB7174">
          <w:rPr>
            <w:rFonts w:ascii="Times New Roman" w:hAnsi="Times New Roman" w:cs="Times New Roman"/>
          </w:rPr>
          <w:t>were</w:t>
        </w:r>
      </w:ins>
      <w:ins w:id="733" w:author="Benton, Deon" w:date="2026-02-12T13:39:00Z" w16du:dateUtc="2026-02-12T19:39:00Z">
        <w:r w:rsidR="00B12EBA">
          <w:rPr>
            <w:rFonts w:ascii="Times New Roman" w:hAnsi="Times New Roman" w:cs="Times New Roman"/>
          </w:rPr>
          <w:t xml:space="preserve"> </w:t>
        </w:r>
      </w:ins>
      <w:ins w:id="734" w:author="Benton, Deon" w:date="2026-02-12T13:41:00Z" w16du:dateUtc="2026-02-12T19:41:00Z">
        <w:r w:rsidR="00B12EBA">
          <w:rPr>
            <w:rFonts w:ascii="Times New Roman" w:hAnsi="Times New Roman" w:cs="Times New Roman"/>
          </w:rPr>
          <w:t>also being</w:t>
        </w:r>
      </w:ins>
      <w:ins w:id="735" w:author="Benton, Deon" w:date="2026-02-12T13:39:00Z" w16du:dateUtc="2026-02-12T19:39:00Z">
        <w:r w:rsidR="00B12EBA">
          <w:rPr>
            <w:rFonts w:ascii="Times New Roman" w:hAnsi="Times New Roman" w:cs="Times New Roman"/>
          </w:rPr>
          <w:t xml:space="preserve"> habituated to an event that included curved motion and a barrier, </w:t>
        </w:r>
      </w:ins>
      <w:ins w:id="736" w:author="Benton, Deon" w:date="2026-02-12T14:27:00Z" w16du:dateUtc="2026-02-12T20:27:00Z">
        <w:r w:rsidR="00DF3E6A">
          <w:rPr>
            <w:rFonts w:ascii="Times New Roman" w:hAnsi="Times New Roman" w:cs="Times New Roman"/>
          </w:rPr>
          <w:t>one might expect</w:t>
        </w:r>
      </w:ins>
      <w:ins w:id="737" w:author="Benton, Deon" w:date="2026-02-12T13:43:00Z" w16du:dateUtc="2026-02-12T19:43:00Z">
        <w:r w:rsidR="00D90A05">
          <w:rPr>
            <w:rFonts w:ascii="Times New Roman" w:hAnsi="Times New Roman" w:cs="Times New Roman"/>
          </w:rPr>
          <w:t xml:space="preserve"> </w:t>
        </w:r>
      </w:ins>
      <w:ins w:id="738" w:author="Benton, Deon" w:date="2026-02-12T14:27:00Z" w16du:dateUtc="2026-02-12T20:27:00Z">
        <w:r w:rsidR="00DF3E6A">
          <w:rPr>
            <w:rFonts w:ascii="Times New Roman" w:hAnsi="Times New Roman" w:cs="Times New Roman"/>
          </w:rPr>
          <w:t xml:space="preserve">infants in this condition also to look longer </w:t>
        </w:r>
      </w:ins>
      <w:ins w:id="739" w:author="Benton, Deon" w:date="2026-02-12T13:42:00Z" w16du:dateUtc="2026-02-12T19:42:00Z">
        <w:r w:rsidR="00EB7174">
          <w:rPr>
            <w:rFonts w:ascii="Times New Roman" w:hAnsi="Times New Roman" w:cs="Times New Roman"/>
          </w:rPr>
          <w:t>at the old action test event than at the new one.</w:t>
        </w:r>
      </w:ins>
      <w:ins w:id="740" w:author="Benton, Deon" w:date="2026-02-12T13:44:00Z" w16du:dateUtc="2026-02-12T19:44:00Z">
        <w:r w:rsidR="00D90A05">
          <w:rPr>
            <w:rFonts w:ascii="Times New Roman" w:hAnsi="Times New Roman" w:cs="Times New Roman"/>
          </w:rPr>
          <w:t xml:space="preserve"> </w:t>
        </w:r>
      </w:ins>
      <w:ins w:id="741" w:author="Benton, Deon" w:date="2026-02-12T14:27:00Z" w16du:dateUtc="2026-02-12T20:27:00Z">
        <w:r w:rsidR="00DF3E6A">
          <w:rPr>
            <w:rFonts w:ascii="Times New Roman" w:hAnsi="Times New Roman" w:cs="Times New Roman"/>
          </w:rPr>
          <w:t xml:space="preserve">However, </w:t>
        </w:r>
      </w:ins>
      <w:ins w:id="742" w:author="Benton, Deon" w:date="2026-02-12T14:28:00Z" w16du:dateUtc="2026-02-12T20:28:00Z">
        <w:r w:rsidR="0003467C">
          <w:rPr>
            <w:rFonts w:ascii="Times New Roman" w:hAnsi="Times New Roman" w:cs="Times New Roman"/>
          </w:rPr>
          <w:t>s</w:t>
        </w:r>
      </w:ins>
      <w:ins w:id="743" w:author="Benton, Deon" w:date="2026-02-12T13:44:00Z" w16du:dateUtc="2026-02-12T19:44:00Z">
        <w:r w:rsidR="00D90A05">
          <w:rPr>
            <w:rFonts w:ascii="Times New Roman" w:hAnsi="Times New Roman" w:cs="Times New Roman"/>
          </w:rPr>
          <w:t xml:space="preserve">uch a prediction would </w:t>
        </w:r>
      </w:ins>
      <w:ins w:id="744" w:author="Benton, Deon" w:date="2026-02-12T14:28:00Z" w16du:dateUtc="2026-02-12T20:28:00Z">
        <w:r w:rsidR="0003467C">
          <w:rPr>
            <w:rFonts w:ascii="Times New Roman" w:hAnsi="Times New Roman" w:cs="Times New Roman"/>
          </w:rPr>
          <w:t>conflict with the</w:t>
        </w:r>
      </w:ins>
      <w:ins w:id="745" w:author="Benton, Deon" w:date="2026-02-12T13:44:00Z" w16du:dateUtc="2026-02-12T19:44:00Z">
        <w:r w:rsidR="00D90A05">
          <w:rPr>
            <w:rFonts w:ascii="Times New Roman" w:hAnsi="Times New Roman" w:cs="Times New Roman"/>
          </w:rPr>
          <w:t xml:space="preserve"> observed data. </w:t>
        </w:r>
      </w:ins>
      <w:ins w:id="746" w:author="Benton, Deon" w:date="2026-02-12T14:28:00Z" w16du:dateUtc="2026-02-12T20:28:00Z">
        <w:r w:rsidR="0003467C">
          <w:rPr>
            <w:rFonts w:ascii="Times New Roman" w:hAnsi="Times New Roman" w:cs="Times New Roman"/>
          </w:rPr>
          <w:t>It will be recalled that</w:t>
        </w:r>
      </w:ins>
      <w:ins w:id="747" w:author="Benton, Deon" w:date="2026-02-12T13:44:00Z" w16du:dateUtc="2026-02-12T19:44:00Z">
        <w:r w:rsidR="00D90A05">
          <w:rPr>
            <w:rFonts w:ascii="Times New Roman" w:hAnsi="Times New Roman" w:cs="Times New Roman"/>
          </w:rPr>
          <w:t xml:space="preserve"> infants in </w:t>
        </w:r>
      </w:ins>
      <w:ins w:id="748" w:author="Benton, Deon" w:date="2026-02-12T14:28:00Z" w16du:dateUtc="2026-02-12T20:28:00Z">
        <w:r w:rsidR="0003467C">
          <w:rPr>
            <w:rFonts w:ascii="Times New Roman" w:hAnsi="Times New Roman" w:cs="Times New Roman"/>
          </w:rPr>
          <w:t>the Control condition</w:t>
        </w:r>
      </w:ins>
      <w:ins w:id="749" w:author="Benton, Deon" w:date="2026-02-12T13:44:00Z" w16du:dateUtc="2026-02-12T19:44:00Z">
        <w:r w:rsidR="00D90A05">
          <w:rPr>
            <w:rFonts w:ascii="Times New Roman" w:hAnsi="Times New Roman" w:cs="Times New Roman"/>
          </w:rPr>
          <w:t xml:space="preserve"> looked equally long at both test events. </w:t>
        </w:r>
      </w:ins>
    </w:p>
    <w:p w14:paraId="7AC9BDD3" w14:textId="48551584" w:rsidR="00F10AA5" w:rsidRDefault="00244267" w:rsidP="00244267">
      <w:pPr>
        <w:spacing w:line="480" w:lineRule="auto"/>
        <w:ind w:firstLine="720"/>
        <w:contextualSpacing/>
        <w:rPr>
          <w:ins w:id="750" w:author="Benton, Deon" w:date="2026-02-12T13:58:00Z" w16du:dateUtc="2026-02-12T19:58:00Z"/>
          <w:rFonts w:ascii="Times New Roman" w:hAnsi="Times New Roman" w:cs="Times New Roman"/>
        </w:rPr>
      </w:pPr>
      <w:ins w:id="751" w:author="Benton, Deon" w:date="2026-02-12T13:45:00Z" w16du:dateUtc="2026-02-12T19:45:00Z">
        <w:r>
          <w:rPr>
            <w:rFonts w:ascii="Times New Roman" w:hAnsi="Times New Roman" w:cs="Times New Roman"/>
          </w:rPr>
          <w:t xml:space="preserve">Although it is true that infants </w:t>
        </w:r>
      </w:ins>
      <w:ins w:id="752" w:author="Benton, Deon" w:date="2026-02-12T13:48:00Z" w16du:dateUtc="2026-02-12T19:48:00Z">
        <w:r w:rsidR="00F45A64">
          <w:rPr>
            <w:rFonts w:ascii="Times New Roman" w:hAnsi="Times New Roman" w:cs="Times New Roman"/>
          </w:rPr>
          <w:t>in both conditions saw curved motion and a barrier during habituation</w:t>
        </w:r>
      </w:ins>
      <w:ins w:id="753" w:author="Benton, Deon" w:date="2026-02-12T13:45:00Z" w16du:dateUtc="2026-02-12T19:45:00Z">
        <w:r>
          <w:rPr>
            <w:rFonts w:ascii="Times New Roman" w:hAnsi="Times New Roman" w:cs="Times New Roman"/>
          </w:rPr>
          <w:t>, a key difference between</w:t>
        </w:r>
      </w:ins>
      <w:ins w:id="754" w:author="Benton, Deon" w:date="2026-02-12T13:48:00Z" w16du:dateUtc="2026-02-12T19:48:00Z">
        <w:r w:rsidR="00F45A64">
          <w:rPr>
            <w:rFonts w:ascii="Times New Roman" w:hAnsi="Times New Roman" w:cs="Times New Roman"/>
          </w:rPr>
          <w:t xml:space="preserve"> the habituation experiences of infants in</w:t>
        </w:r>
      </w:ins>
      <w:ins w:id="755"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756" w:author="Benton, Deon" w:date="2026-02-12T13:46:00Z" w16du:dateUtc="2026-02-12T19:46:00Z">
        <w:r>
          <w:rPr>
            <w:rFonts w:ascii="Times New Roman" w:hAnsi="Times New Roman" w:cs="Times New Roman"/>
          </w:rPr>
          <w:t>ondition</w:t>
        </w:r>
      </w:ins>
      <w:ins w:id="757" w:author="Benton, Deon" w:date="2026-02-26T13:39:00Z" w16du:dateUtc="2026-02-26T19:39:00Z">
        <w:r w:rsidR="00E63FA9">
          <w:rPr>
            <w:rFonts w:ascii="Times New Roman" w:hAnsi="Times New Roman" w:cs="Times New Roman"/>
          </w:rPr>
          <w:t>; this motion</w:t>
        </w:r>
      </w:ins>
      <w:ins w:id="758" w:author="Benton, Deon" w:date="2026-02-12T13:49:00Z" w16du:dateUtc="2026-02-12T19:49:00Z">
        <w:r w:rsidR="00F45A64">
          <w:rPr>
            <w:rFonts w:ascii="Times New Roman" w:hAnsi="Times New Roman" w:cs="Times New Roman"/>
          </w:rPr>
          <w:t xml:space="preserve"> occurred some distance to the side of the barrier</w:t>
        </w:r>
      </w:ins>
      <w:ins w:id="759" w:author="Benton, Deon" w:date="2026-02-12T13:46:00Z" w16du:dateUtc="2026-02-12T19:46:00Z">
        <w:r>
          <w:rPr>
            <w:rFonts w:ascii="Times New Roman" w:hAnsi="Times New Roman" w:cs="Times New Roman"/>
          </w:rPr>
          <w:t xml:space="preserve"> in the Control condition. A corollary of this is that</w:t>
        </w:r>
      </w:ins>
      <w:del w:id="760" w:author="Benton, Deon" w:date="2026-02-12T13:46:00Z" w16du:dateUtc="2026-02-12T19:46:00Z">
        <w:r w:rsidR="00524642" w:rsidDel="00244267">
          <w:rPr>
            <w:rFonts w:ascii="Times New Roman" w:hAnsi="Times New Roman" w:cs="Times New Roman"/>
          </w:rPr>
          <w:delText xml:space="preserve"> </w:delText>
        </w:r>
      </w:del>
      <w:ins w:id="761" w:author="Benton, Deon" w:date="2026-02-12T13:46:00Z" w16du:dateUtc="2026-02-12T19:46:00Z">
        <w:r>
          <w:rPr>
            <w:rFonts w:ascii="Times New Roman" w:hAnsi="Times New Roman" w:cs="Times New Roman"/>
          </w:rPr>
          <w:t xml:space="preserve"> </w:t>
        </w:r>
      </w:ins>
      <w:ins w:id="762"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763" w:author="Benton, Deon" w:date="2026-02-12T13:48:00Z" w16du:dateUtc="2026-02-12T19:48:00Z">
        <w:r w:rsidR="00F45A64">
          <w:rPr>
            <w:rFonts w:ascii="Times New Roman" w:hAnsi="Times New Roman" w:cs="Times New Roman"/>
          </w:rPr>
          <w:t xml:space="preserve"> stronger when the curved motion</w:t>
        </w:r>
      </w:ins>
      <w:ins w:id="764"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765" w:author="Benton, Deon" w:date="2026-02-12T13:50:00Z" w16du:dateUtc="2026-02-12T19:50:00Z">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766"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767" w:author="Benton, Deon" w:date="2026-02-12T13:50:00Z" w16du:dateUtc="2026-02-12T19:50:00Z">
        <w:r w:rsidR="00037ED7" w:rsidDel="00A23E8A">
          <w:rPr>
            <w:rFonts w:ascii="Times New Roman" w:hAnsi="Times New Roman" w:cs="Times New Roman"/>
          </w:rPr>
          <w:delText xml:space="preserve"> </w:delText>
        </w:r>
      </w:del>
      <w:ins w:id="768"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ins w:id="769" w:author="Benton, Deon" w:date="2026-04-08T10:55:00Z" w16du:dateUtc="2026-04-08T15:55:00Z">
        <w:r w:rsidR="00192340">
          <w:rPr>
            <w:rFonts w:ascii="Times New Roman" w:hAnsi="Times New Roman" w:cs="Times New Roman"/>
          </w:rPr>
          <w:t>The fact that both aspects of the scene are spatially continuous with one another</w:t>
        </w:r>
      </w:ins>
      <w:ins w:id="770" w:author="Benton, Deon" w:date="2026-04-08T10:56:00Z" w16du:dateUtc="2026-04-08T15:56:00Z">
        <w:r w:rsidR="00A50C75">
          <w:rPr>
            <w:rFonts w:ascii="Times New Roman" w:hAnsi="Times New Roman" w:cs="Times New Roman"/>
          </w:rPr>
          <w:t xml:space="preserve"> is important because it may mean that infant find that it is easier to associate one with the other.</w:t>
        </w:r>
      </w:ins>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771" w:author="Benton, Deon" w:date="2026-03-16T17:29:00Z" w16du:dateUtc="2026-03-16T22:29:00Z">
        <w:r w:rsidR="00071370">
          <w:rPr>
            <w:rFonts w:ascii="Times New Roman" w:hAnsi="Times New Roman" w:cs="Times New Roman"/>
          </w:rPr>
          <w:t xml:space="preserve">, </w:t>
        </w:r>
      </w:ins>
      <w:ins w:id="772" w:author="Benton, Deon" w:date="2026-03-16T17:30:00Z" w16du:dateUtc="2026-03-16T22:30:00Z">
        <w:r w:rsidR="00071370">
          <w:rPr>
            <w:rFonts w:ascii="Times New Roman" w:hAnsi="Times New Roman" w:cs="Times New Roman"/>
          </w:rPr>
          <w:t>it is not</w:t>
        </w:r>
      </w:ins>
      <w:ins w:id="773" w:author="Benton, Deon" w:date="2026-03-16T17:29:00Z" w16du:dateUtc="2026-03-16T22:29:00Z">
        <w:r w:rsidR="00071370">
          <w:rPr>
            <w:rFonts w:ascii="Times New Roman" w:hAnsi="Times New Roman" w:cs="Times New Roman"/>
          </w:rPr>
          <w:t xml:space="preserve"> guaranteed that infants will notice </w:t>
        </w:r>
      </w:ins>
      <w:ins w:id="774" w:author="Benton, Deon" w:date="2026-04-08T10:57:00Z" w16du:dateUtc="2026-04-08T15:57:00Z">
        <w:r w:rsidR="00A50C75">
          <w:rPr>
            <w:rFonts w:ascii="Times New Roman" w:hAnsi="Times New Roman" w:cs="Times New Roman"/>
          </w:rPr>
          <w:t>the barrier</w:t>
        </w:r>
      </w:ins>
      <w:ins w:id="775" w:author="Benton, Deon" w:date="2026-04-08T11:11:00Z" w16du:dateUtc="2026-04-08T16:11:00Z">
        <w:r w:rsidR="00A97B4A">
          <w:rPr>
            <w:rFonts w:ascii="Times New Roman" w:hAnsi="Times New Roman" w:cs="Times New Roman"/>
          </w:rPr>
          <w:t xml:space="preserve"> given its reduced visual salience</w:t>
        </w:r>
      </w:ins>
      <w:ins w:id="776" w:author="Benton, Deon" w:date="2026-03-16T17:29:00Z" w16du:dateUtc="2026-03-16T22:29:00Z">
        <w:r w:rsidR="00071370">
          <w:rPr>
            <w:rFonts w:ascii="Times New Roman" w:hAnsi="Times New Roman" w:cs="Times New Roman"/>
          </w:rPr>
          <w:t xml:space="preserve"> in this configuration</w:t>
        </w:r>
      </w:ins>
      <w:ins w:id="777" w:author="Benton, Deon" w:date="2026-03-16T17:30:00Z" w16du:dateUtc="2026-03-16T22:30:00Z">
        <w:r w:rsidR="00071370">
          <w:rPr>
            <w:rFonts w:ascii="Times New Roman" w:hAnsi="Times New Roman" w:cs="Times New Roman"/>
          </w:rPr>
          <w:t>.</w:t>
        </w:r>
      </w:ins>
      <w:ins w:id="778" w:author="Benton, Deon" w:date="2026-03-16T17:29:00Z" w16du:dateUtc="2026-03-16T22:29:00Z">
        <w:r w:rsidR="00071370">
          <w:rPr>
            <w:rFonts w:ascii="Times New Roman" w:hAnsi="Times New Roman" w:cs="Times New Roman"/>
          </w:rPr>
          <w:t xml:space="preserve"> </w:t>
        </w:r>
      </w:ins>
      <w:ins w:id="779" w:author="Benton, Deon" w:date="2026-04-08T10:58:00Z" w16du:dateUtc="2026-04-08T15:58:00Z">
        <w:r w:rsidR="00547101">
          <w:rPr>
            <w:rFonts w:ascii="Times New Roman" w:hAnsi="Times New Roman" w:cs="Times New Roman"/>
          </w:rPr>
          <w:t>The association that is established between the</w:t>
        </w:r>
      </w:ins>
      <w:ins w:id="780" w:author="Benton, Deon" w:date="2026-04-08T11:12:00Z" w16du:dateUtc="2026-04-08T16:12:00Z">
        <w:r w:rsidR="00A97B4A">
          <w:rPr>
            <w:rFonts w:ascii="Times New Roman" w:hAnsi="Times New Roman" w:cs="Times New Roman"/>
          </w:rPr>
          <w:t xml:space="preserve"> </w:t>
        </w:r>
      </w:ins>
      <w:ins w:id="781" w:author="Benton, Deon" w:date="2026-04-08T10:58:00Z" w16du:dateUtc="2026-04-08T15:58:00Z">
        <w:r w:rsidR="00547101">
          <w:rPr>
            <w:rFonts w:ascii="Times New Roman" w:hAnsi="Times New Roman" w:cs="Times New Roman"/>
          </w:rPr>
          <w:t>barrier and arced motion for infants who do</w:t>
        </w:r>
      </w:ins>
      <w:ins w:id="782" w:author="Benton, Deon" w:date="2026-03-16T17:30:00Z" w16du:dateUtc="2026-03-16T22:30:00Z">
        <w:r w:rsidR="00071370">
          <w:rPr>
            <w:rFonts w:ascii="Times New Roman" w:hAnsi="Times New Roman" w:cs="Times New Roman"/>
          </w:rPr>
          <w:t xml:space="preserve"> notice the barrier</w:t>
        </w:r>
      </w:ins>
      <w:ins w:id="783" w:author="Benton, Deon" w:date="2026-04-08T10:58:00Z" w16du:dateUtc="2026-04-08T15:58:00Z">
        <w:r w:rsidR="00547101">
          <w:rPr>
            <w:rFonts w:ascii="Times New Roman" w:hAnsi="Times New Roman" w:cs="Times New Roman"/>
          </w:rPr>
          <w:t xml:space="preserve"> may be weaker</w:t>
        </w:r>
      </w:ins>
      <w:ins w:id="784" w:author="Benton, Deon" w:date="2026-04-08T10:59:00Z" w16du:dateUtc="2026-04-08T15:59:00Z">
        <w:r w:rsidR="00547101">
          <w:rPr>
            <w:rFonts w:ascii="Times New Roman" w:hAnsi="Times New Roman" w:cs="Times New Roman"/>
          </w:rPr>
          <w:t xml:space="preserve"> simply because</w:t>
        </w:r>
      </w:ins>
      <w:ins w:id="785" w:author="Benton, Deon" w:date="2026-04-08T11:12:00Z" w16du:dateUtc="2026-04-08T16:12:00Z">
        <w:r w:rsidR="00A97B4A">
          <w:rPr>
            <w:rFonts w:ascii="Times New Roman" w:hAnsi="Times New Roman" w:cs="Times New Roman"/>
          </w:rPr>
          <w:t xml:space="preserve"> of its reduced salience and the fact that</w:t>
        </w:r>
      </w:ins>
      <w:ins w:id="786" w:author="Benton, Deon" w:date="2026-03-16T17:30:00Z" w16du:dateUtc="2026-03-16T22:30:00Z">
        <w:r w:rsidR="00071370">
          <w:rPr>
            <w:rFonts w:ascii="Times New Roman" w:hAnsi="Times New Roman" w:cs="Times New Roman"/>
          </w:rPr>
          <w:t xml:space="preserve"> </w:t>
        </w:r>
      </w:ins>
      <w:ins w:id="787" w:author="Benton, Deon" w:date="2026-03-16T17:29:00Z" w16du:dateUtc="2026-03-16T22:29:00Z">
        <w:r w:rsidR="00071370">
          <w:rPr>
            <w:rFonts w:ascii="Times New Roman" w:hAnsi="Times New Roman" w:cs="Times New Roman"/>
          </w:rPr>
          <w:t xml:space="preserve">more </w:t>
        </w:r>
      </w:ins>
      <w:r w:rsidR="00524642" w:rsidRPr="00E85228">
        <w:rPr>
          <w:rFonts w:ascii="Times New Roman" w:hAnsi="Times New Roman" w:cs="Times New Roman"/>
        </w:rPr>
        <w:t xml:space="preserve">effort </w:t>
      </w:r>
      <w:ins w:id="788" w:author="Benton, Deon" w:date="2026-03-16T17:30:00Z" w16du:dateUtc="2026-03-16T22:30:00Z">
        <w:r w:rsidR="00071370">
          <w:rPr>
            <w:rFonts w:ascii="Times New Roman" w:hAnsi="Times New Roman" w:cs="Times New Roman"/>
          </w:rPr>
          <w:t>would necessarily be required</w:t>
        </w:r>
      </w:ins>
      <w:r w:rsidR="00524642" w:rsidRPr="00E85228">
        <w:rPr>
          <w:rFonts w:ascii="Times New Roman" w:hAnsi="Times New Roman" w:cs="Times New Roman"/>
        </w:rPr>
        <w:t xml:space="preserve"> to form </w:t>
      </w:r>
      <w:ins w:id="789" w:author="Benton, Deon" w:date="2026-03-16T17:30:00Z" w16du:dateUtc="2026-03-16T22:30:00Z">
        <w:r w:rsidR="0031793A">
          <w:rPr>
            <w:rFonts w:ascii="Times New Roman" w:hAnsi="Times New Roman" w:cs="Times New Roman"/>
          </w:rPr>
          <w:t>the link between it and curved moti</w:t>
        </w:r>
      </w:ins>
      <w:ins w:id="790" w:author="Benton, Deon" w:date="2026-03-16T17:31:00Z" w16du:dateUtc="2026-03-16T22:31:00Z">
        <w:r w:rsidR="0031793A">
          <w:rPr>
            <w:rFonts w:ascii="Times New Roman" w:hAnsi="Times New Roman" w:cs="Times New Roman"/>
          </w:rPr>
          <w:t xml:space="preserve">on. </w:t>
        </w:r>
      </w:ins>
      <w:ins w:id="791" w:author="Benton, Deon" w:date="2026-04-08T11:00:00Z" w16du:dateUtc="2026-04-08T16:00:00Z">
        <w:r w:rsidR="004270B1">
          <w:rPr>
            <w:rFonts w:ascii="Times New Roman" w:hAnsi="Times New Roman" w:cs="Times New Roman"/>
          </w:rPr>
          <w:t>The reason</w:t>
        </w:r>
      </w:ins>
      <w:ins w:id="792" w:author="Benton, Deon" w:date="2026-04-14T13:21:00Z" w16du:dateUtc="2026-04-14T18:21:00Z">
        <w:r w:rsidR="00BA006E">
          <w:rPr>
            <w:rFonts w:ascii="Times New Roman" w:hAnsi="Times New Roman" w:cs="Times New Roman"/>
          </w:rPr>
          <w:t xml:space="preserve"> that more effort is necesary</w:t>
        </w:r>
      </w:ins>
      <w:ins w:id="793" w:author="Benton, Deon" w:date="2026-04-08T11:00:00Z" w16du:dateUtc="2026-04-08T16:00:00Z">
        <w:r w:rsidR="004270B1">
          <w:rPr>
            <w:rFonts w:ascii="Times New Roman" w:hAnsi="Times New Roman" w:cs="Times New Roman"/>
          </w:rPr>
          <w:t xml:space="preserve"> is simply that it</w:t>
        </w:r>
      </w:ins>
      <w:ins w:id="794" w:author="Benton, Deon" w:date="2026-03-16T17:31:00Z" w16du:dateUtc="2026-03-16T22:31:00Z">
        <w:r w:rsidR="0031793A">
          <w:rPr>
            <w:rFonts w:ascii="Times New Roman" w:hAnsi="Times New Roman" w:cs="Times New Roman"/>
          </w:rPr>
          <w:t xml:space="preserve"> is not possible for</w:t>
        </w:r>
      </w:ins>
      <w:r w:rsidR="00CD32BB">
        <w:rPr>
          <w:rFonts w:ascii="Times New Roman" w:hAnsi="Times New Roman" w:cs="Times New Roman"/>
        </w:rPr>
        <w:t xml:space="preserve"> infants simultaneously</w:t>
      </w:r>
      <w:ins w:id="795" w:author="Benton, Deon" w:date="2026-03-16T17:31:00Z" w16du:dateUtc="2026-03-16T22:31:00Z">
        <w:r w:rsidR="0031793A">
          <w:rPr>
            <w:rFonts w:ascii="Times New Roman" w:hAnsi="Times New Roman" w:cs="Times New Roman"/>
          </w:rPr>
          <w:t xml:space="preserve"> to</w:t>
        </w:r>
      </w:ins>
      <w:r w:rsidR="00CD32BB">
        <w:rPr>
          <w:rFonts w:ascii="Times New Roman" w:hAnsi="Times New Roman" w:cs="Times New Roman"/>
        </w:rPr>
        <w:t xml:space="preserve"> fixate the curved motion and the</w:t>
      </w:r>
      <w:ins w:id="796" w:author="Benton, Deon" w:date="2026-03-16T17:32:00Z" w16du:dateUtc="2026-03-16T22:32:00Z">
        <w:r w:rsidR="0031793A">
          <w:rPr>
            <w:rFonts w:ascii="Times New Roman" w:hAnsi="Times New Roman" w:cs="Times New Roman"/>
          </w:rPr>
          <w:t xml:space="preserve"> </w:t>
        </w:r>
      </w:ins>
      <w:del w:id="797" w:author="Benton, Deon" w:date="2026-04-14T13:22:00Z" w16du:dateUtc="2026-04-14T18:22:00Z">
        <w:r w:rsidR="00CD32BB" w:rsidDel="00BA006E">
          <w:rPr>
            <w:rFonts w:ascii="Times New Roman" w:hAnsi="Times New Roman" w:cs="Times New Roman"/>
          </w:rPr>
          <w:delText xml:space="preserve"> </w:delText>
        </w:r>
      </w:del>
      <w:r w:rsidR="00CD32BB">
        <w:rPr>
          <w:rFonts w:ascii="Times New Roman" w:hAnsi="Times New Roman" w:cs="Times New Roman"/>
        </w:rPr>
        <w:t>barrier</w:t>
      </w:r>
      <w:r w:rsidR="00524642" w:rsidRPr="00E85228">
        <w:rPr>
          <w:rFonts w:ascii="Times New Roman" w:hAnsi="Times New Roman" w:cs="Times New Roman"/>
        </w:rPr>
        <w:t>.</w:t>
      </w:r>
      <w:ins w:id="798" w:author="Benton, Deon" w:date="2026-04-08T11:01:00Z" w16du:dateUtc="2026-04-08T16:01:00Z">
        <w:r w:rsidR="004270B1">
          <w:rPr>
            <w:rFonts w:ascii="Times New Roman" w:hAnsi="Times New Roman" w:cs="Times New Roman"/>
          </w:rPr>
          <w:t xml:space="preserve"> In other words,</w:t>
        </w:r>
      </w:ins>
      <w:r w:rsidR="00524642">
        <w:rPr>
          <w:rFonts w:ascii="Times New Roman" w:hAnsi="Times New Roman" w:cs="Times New Roman"/>
        </w:rPr>
        <w:t xml:space="preserve"> </w:t>
      </w:r>
      <w:ins w:id="799" w:author="Benton, Deon" w:date="2026-04-08T11:01:00Z" w16du:dateUtc="2026-04-08T16:01:00Z">
        <w:r w:rsidR="004270B1">
          <w:rPr>
            <w:rFonts w:ascii="Times New Roman" w:hAnsi="Times New Roman" w:cs="Times New Roman"/>
          </w:rPr>
          <w:t>establishing</w:t>
        </w:r>
      </w:ins>
      <w:ins w:id="800" w:author="Benton, Deon" w:date="2026-02-12T13:53:00Z" w16du:dateUtc="2026-02-12T19:53:00Z">
        <w:r w:rsidR="00C1546E">
          <w:rPr>
            <w:rFonts w:ascii="Times New Roman" w:hAnsi="Times New Roman" w:cs="Times New Roman"/>
          </w:rPr>
          <w:t xml:space="preserve"> an association</w:t>
        </w:r>
      </w:ins>
      <w:ins w:id="801"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802" w:author="Benton, Deon" w:date="2026-02-12T13:53:00Z" w16du:dateUtc="2026-02-12T19:53:00Z">
        <w:r w:rsidR="00C1546E">
          <w:rPr>
            <w:rFonts w:ascii="Times New Roman" w:hAnsi="Times New Roman" w:cs="Times New Roman"/>
          </w:rPr>
          <w:t xml:space="preserve"> when </w:t>
        </w:r>
      </w:ins>
      <w:ins w:id="803" w:author="Benton, Deon" w:date="2026-04-08T11:01:00Z" w16du:dateUtc="2026-04-08T16:01:00Z">
        <w:r w:rsidR="004270B1">
          <w:rPr>
            <w:rFonts w:ascii="Times New Roman" w:hAnsi="Times New Roman" w:cs="Times New Roman"/>
          </w:rPr>
          <w:t>one is located some distance from the other</w:t>
        </w:r>
      </w:ins>
      <w:del w:id="804" w:author="Benton, Deon" w:date="2026-04-08T11:01:00Z" w16du:dateUtc="2026-04-08T16:01:00Z">
        <w:r w:rsidR="00CD32BB" w:rsidDel="004270B1">
          <w:rPr>
            <w:rFonts w:ascii="Times New Roman" w:hAnsi="Times New Roman" w:cs="Times New Roman"/>
          </w:rPr>
          <w:delText xml:space="preserve"> </w:delText>
        </w:r>
      </w:del>
      <w:ins w:id="805" w:author="Benton, Deon" w:date="2026-04-08T11:01:00Z" w16du:dateUtc="2026-04-08T16:01:00Z">
        <w:r w:rsidR="004270B1">
          <w:rPr>
            <w:rFonts w:ascii="Times New Roman" w:hAnsi="Times New Roman" w:cs="Times New Roman"/>
          </w:rPr>
          <w:t xml:space="preserve"> </w:t>
        </w:r>
      </w:ins>
      <w:ins w:id="806" w:author="Benton, Deon" w:date="2026-02-12T13:55:00Z" w16du:dateUtc="2026-02-12T19:55:00Z">
        <w:r w:rsidR="00487841">
          <w:rPr>
            <w:rFonts w:ascii="Times New Roman" w:hAnsi="Times New Roman" w:cs="Times New Roman"/>
          </w:rPr>
          <w:t xml:space="preserve">would </w:t>
        </w:r>
      </w:ins>
      <w:ins w:id="807" w:author="Benton, Deon" w:date="2026-04-08T11:02:00Z" w16du:dateUtc="2026-04-08T16:02:00Z">
        <w:r w:rsidR="00EC4AC0">
          <w:rPr>
            <w:rFonts w:ascii="Times New Roman" w:hAnsi="Times New Roman" w:cs="Times New Roman"/>
          </w:rPr>
          <w:t>require infants</w:t>
        </w:r>
      </w:ins>
      <w:r w:rsidR="00105D7B">
        <w:rPr>
          <w:rFonts w:ascii="Times New Roman" w:hAnsi="Times New Roman" w:cs="Times New Roman"/>
        </w:rPr>
        <w:t xml:space="preserve"> repeatedly </w:t>
      </w:r>
      <w:ins w:id="808" w:author="Benton, Deon" w:date="2026-04-08T11:02:00Z" w16du:dateUtc="2026-04-08T16:02:00Z">
        <w:r w:rsidR="00EC4AC0">
          <w:rPr>
            <w:rFonts w:ascii="Times New Roman" w:hAnsi="Times New Roman" w:cs="Times New Roman"/>
          </w:rPr>
          <w:t xml:space="preserve">to shift </w:t>
        </w:r>
      </w:ins>
      <w:r w:rsidR="00105D7B">
        <w:rPr>
          <w:rFonts w:ascii="Times New Roman" w:hAnsi="Times New Roman" w:cs="Times New Roman"/>
        </w:rPr>
        <w:t xml:space="preserve">their attention from the </w:t>
      </w:r>
      <w:ins w:id="809"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810" w:author="Benton, Deon" w:date="2026-04-08T11:04:00Z" w16du:dateUtc="2026-04-08T16:04:00Z">
        <w:r w:rsidR="0088394A">
          <w:rPr>
            <w:rFonts w:ascii="Times New Roman" w:hAnsi="Times New Roman" w:cs="Times New Roman"/>
          </w:rPr>
          <w:t xml:space="preserve">A corollary of all of this is </w:t>
        </w:r>
      </w:ins>
      <w:ins w:id="811" w:author="Benton, Deon" w:date="2026-04-08T11:05:00Z" w16du:dateUtc="2026-04-08T16:05:00Z">
        <w:r w:rsidR="0088394A">
          <w:rPr>
            <w:rFonts w:ascii="Times New Roman" w:hAnsi="Times New Roman" w:cs="Times New Roman"/>
          </w:rPr>
          <w:t>that</w:t>
        </w:r>
      </w:ins>
      <w:ins w:id="812" w:author="Benton, Deon" w:date="2026-04-08T11:03:00Z" w16du:dateUtc="2026-04-08T16:03:00Z">
        <w:r w:rsidR="00EC4AC0">
          <w:rPr>
            <w:rFonts w:ascii="Times New Roman" w:hAnsi="Times New Roman" w:cs="Times New Roman"/>
          </w:rPr>
          <w:t xml:space="preserve"> there may not be sufficient time for infants in the Control condition to form as robust an association between the barrier and curved motion as those in the Experimental condition. </w:t>
        </w:r>
      </w:ins>
    </w:p>
    <w:p w14:paraId="5717D38F" w14:textId="62F09688" w:rsidR="0096761D" w:rsidRDefault="00BE48FB" w:rsidP="0096761D">
      <w:pPr>
        <w:spacing w:line="480" w:lineRule="auto"/>
        <w:ind w:firstLine="720"/>
        <w:contextualSpacing/>
        <w:rPr>
          <w:ins w:id="813" w:author="Benton, Deon" w:date="2026-03-10T19:33:00Z" w16du:dateUtc="2026-03-11T00:33:00Z"/>
          <w:rFonts w:ascii="Times New Roman" w:hAnsi="Times New Roman" w:cs="Times New Roman"/>
        </w:rPr>
      </w:pPr>
      <w:ins w:id="814" w:author="Benton, Deon" w:date="2026-02-12T14:32:00Z" w16du:dateUtc="2026-02-12T20:32:00Z">
        <w:r>
          <w:rPr>
            <w:rFonts w:ascii="Times New Roman" w:hAnsi="Times New Roman" w:cs="Times New Roman"/>
          </w:rPr>
          <w:t>These two factors—</w:t>
        </w:r>
      </w:ins>
      <w:ins w:id="815" w:author="Benton, Deon" w:date="2026-02-12T14:37:00Z" w16du:dateUtc="2026-02-12T20:37:00Z">
        <w:r w:rsidR="00570519">
          <w:rPr>
            <w:rFonts w:ascii="Times New Roman" w:hAnsi="Times New Roman" w:cs="Times New Roman"/>
          </w:rPr>
          <w:t xml:space="preserve">that is, </w:t>
        </w:r>
      </w:ins>
      <w:ins w:id="816" w:author="Benton, Deon" w:date="2026-02-12T14:32:00Z" w16du:dateUtc="2026-02-12T20:32:00Z">
        <w:r>
          <w:rPr>
            <w:rFonts w:ascii="Times New Roman" w:hAnsi="Times New Roman" w:cs="Times New Roman"/>
          </w:rPr>
          <w:t>online associative learning</w:t>
        </w:r>
      </w:ins>
      <w:ins w:id="817" w:author="Benton, Deon" w:date="2026-03-17T13:13:00Z" w16du:dateUtc="2026-03-17T18:13:00Z">
        <w:r w:rsidR="00745C47">
          <w:rPr>
            <w:rFonts w:ascii="Times New Roman" w:hAnsi="Times New Roman" w:cs="Times New Roman"/>
          </w:rPr>
          <w:t xml:space="preserve"> and prior third-person, observational action experience</w:t>
        </w:r>
      </w:ins>
      <w:ins w:id="818" w:author="Benton, Deon" w:date="2026-02-12T14:33:00Z" w16du:dateUtc="2026-02-12T20:33:00Z">
        <w:r w:rsidR="000A276E">
          <w:rPr>
            <w:rFonts w:ascii="Times New Roman" w:hAnsi="Times New Roman" w:cs="Times New Roman"/>
          </w:rPr>
          <w:t>—can explain why</w:t>
        </w:r>
      </w:ins>
      <w:ins w:id="819" w:author="Benton, Deon" w:date="2026-02-12T14:34:00Z" w16du:dateUtc="2026-02-12T20:34:00Z">
        <w:r w:rsidR="000A276E">
          <w:rPr>
            <w:rFonts w:ascii="Times New Roman" w:hAnsi="Times New Roman" w:cs="Times New Roman"/>
          </w:rPr>
          <w:t xml:space="preserve"> infants in the Experimental condition displayed a different pattern of looking than </w:t>
        </w:r>
      </w:ins>
      <w:ins w:id="820" w:author="Benton, Deon" w:date="2026-04-08T11:06:00Z" w16du:dateUtc="2026-04-08T16:06:00Z">
        <w:r w:rsidR="0046026A">
          <w:rPr>
            <w:rFonts w:ascii="Times New Roman" w:hAnsi="Times New Roman" w:cs="Times New Roman"/>
          </w:rPr>
          <w:t>those in the</w:t>
        </w:r>
      </w:ins>
      <w:ins w:id="821" w:author="Benton, Deon" w:date="2026-02-12T14:34:00Z" w16du:dateUtc="2026-02-12T20:34:00Z">
        <w:r w:rsidR="000A276E">
          <w:rPr>
            <w:rFonts w:ascii="Times New Roman" w:hAnsi="Times New Roman" w:cs="Times New Roman"/>
          </w:rPr>
          <w:t xml:space="preserve"> Control condition</w:t>
        </w:r>
      </w:ins>
      <w:ins w:id="822" w:author="Benton, Deon" w:date="2026-02-12T14:33:00Z" w16du:dateUtc="2026-02-12T20:33:00Z">
        <w:r w:rsidR="000A276E">
          <w:rPr>
            <w:rFonts w:ascii="Times New Roman" w:hAnsi="Times New Roman" w:cs="Times New Roman"/>
          </w:rPr>
          <w:t xml:space="preserve">, </w:t>
        </w:r>
      </w:ins>
      <w:ins w:id="823" w:author="Benton, Deon" w:date="2026-03-07T18:57:00Z" w16du:dateUtc="2026-03-08T00:57:00Z">
        <w:r w:rsidR="009B0551">
          <w:rPr>
            <w:rFonts w:ascii="Times New Roman" w:hAnsi="Times New Roman" w:cs="Times New Roman"/>
          </w:rPr>
          <w:t>even though</w:t>
        </w:r>
      </w:ins>
      <w:ins w:id="824" w:author="Benton, Deon" w:date="2026-02-12T14:33:00Z" w16du:dateUtc="2026-02-12T20:33:00Z">
        <w:r w:rsidR="000A276E">
          <w:rPr>
            <w:rFonts w:ascii="Times New Roman" w:hAnsi="Times New Roman" w:cs="Times New Roman"/>
          </w:rPr>
          <w:t xml:space="preserve"> both </w:t>
        </w:r>
      </w:ins>
      <w:ins w:id="825" w:author="Benton, Deon" w:date="2026-02-12T14:46:00Z" w16du:dateUtc="2026-02-12T20:46:00Z">
        <w:r w:rsidR="0017525B">
          <w:rPr>
            <w:rFonts w:ascii="Times New Roman" w:hAnsi="Times New Roman" w:cs="Times New Roman"/>
          </w:rPr>
          <w:t xml:space="preserve">groups </w:t>
        </w:r>
      </w:ins>
      <w:ins w:id="826" w:author="Benton, Deon" w:date="2026-02-12T14:33:00Z" w16du:dateUtc="2026-02-12T20:33:00Z">
        <w:r w:rsidR="000A276E">
          <w:rPr>
            <w:rFonts w:ascii="Times New Roman" w:hAnsi="Times New Roman" w:cs="Times New Roman"/>
          </w:rPr>
          <w:t xml:space="preserve">saw </w:t>
        </w:r>
      </w:ins>
      <w:ins w:id="827" w:author="Benton, Deon" w:date="2026-02-12T14:34:00Z" w16du:dateUtc="2026-02-12T20:34:00Z">
        <w:r w:rsidR="000A276E">
          <w:rPr>
            <w:rFonts w:ascii="Times New Roman" w:hAnsi="Times New Roman" w:cs="Times New Roman"/>
          </w:rPr>
          <w:t xml:space="preserve">a barrier and curved motion during habituation. </w:t>
        </w:r>
      </w:ins>
      <w:ins w:id="828" w:author="Benton, Deon" w:date="2026-02-12T14:48:00Z" w16du:dateUtc="2026-02-12T20:48:00Z">
        <w:r w:rsidR="00AD265E">
          <w:rPr>
            <w:rFonts w:ascii="Times New Roman" w:hAnsi="Times New Roman" w:cs="Times New Roman"/>
          </w:rPr>
          <w:t xml:space="preserve">For example, </w:t>
        </w:r>
      </w:ins>
      <w:ins w:id="829" w:author="Benton, Deon" w:date="2026-02-12T14:51:00Z" w16du:dateUtc="2026-02-12T20:51:00Z">
        <w:r w:rsidR="001F61B4">
          <w:rPr>
            <w:rFonts w:ascii="Times New Roman" w:hAnsi="Times New Roman" w:cs="Times New Roman"/>
          </w:rPr>
          <w:t xml:space="preserve">infants </w:t>
        </w:r>
      </w:ins>
      <w:ins w:id="830" w:author="Benton, Deon" w:date="2026-04-08T11:07:00Z" w16du:dateUtc="2026-04-08T16:07:00Z">
        <w:r w:rsidR="0046026A">
          <w:rPr>
            <w:rFonts w:ascii="Times New Roman" w:hAnsi="Times New Roman" w:cs="Times New Roman"/>
          </w:rPr>
          <w:t>in a standard</w:t>
        </w:r>
      </w:ins>
      <w:ins w:id="831" w:author="Benton, Deon" w:date="2026-02-12T14:48:00Z" w16du:dateUtc="2026-02-12T20:48:00Z">
        <w:r w:rsidR="00AD265E">
          <w:rPr>
            <w:rFonts w:ascii="Times New Roman" w:hAnsi="Times New Roman" w:cs="Times New Roman"/>
          </w:rPr>
          <w:t xml:space="preserve"> Experimental condition </w:t>
        </w:r>
      </w:ins>
      <w:ins w:id="832" w:author="Benton, Deon" w:date="2026-04-08T11:07:00Z" w16du:dateUtc="2026-04-08T16:07:00Z">
        <w:r w:rsidR="0046026A">
          <w:rPr>
            <w:rFonts w:ascii="Times New Roman" w:hAnsi="Times New Roman" w:cs="Times New Roman"/>
          </w:rPr>
          <w:t>may</w:t>
        </w:r>
      </w:ins>
      <w:ins w:id="833" w:author="Benton, Deon" w:date="2026-02-12T14:51:00Z" w16du:dateUtc="2026-02-12T20:51:00Z">
        <w:r w:rsidR="001F61B4">
          <w:rPr>
            <w:rFonts w:ascii="Times New Roman" w:hAnsi="Times New Roman" w:cs="Times New Roman"/>
          </w:rPr>
          <w:t xml:space="preserve"> </w:t>
        </w:r>
      </w:ins>
      <w:ins w:id="834" w:author="Benton, Deon" w:date="2026-04-08T11:08:00Z" w16du:dateUtc="2026-04-08T16:08:00Z">
        <w:r w:rsidR="0046026A">
          <w:rPr>
            <w:rFonts w:ascii="Times New Roman" w:hAnsi="Times New Roman" w:cs="Times New Roman"/>
          </w:rPr>
          <w:t xml:space="preserve">be able to form a </w:t>
        </w:r>
      </w:ins>
      <w:ins w:id="835" w:author="Benton, Deon" w:date="2026-02-12T14:51:00Z" w16du:dateUtc="2026-02-12T20:51:00Z">
        <w:r w:rsidR="001F61B4">
          <w:rPr>
            <w:rFonts w:ascii="Times New Roman" w:hAnsi="Times New Roman" w:cs="Times New Roman"/>
          </w:rPr>
          <w:t>robust association between the curved</w:t>
        </w:r>
      </w:ins>
      <w:ins w:id="836"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w:t>
        </w:r>
      </w:ins>
      <w:ins w:id="837" w:author="Benton, Deon" w:date="2026-02-12T14:53:00Z" w16du:dateUtc="2026-02-12T20:53:00Z">
        <w:r w:rsidR="00F61DB4">
          <w:rPr>
            <w:rFonts w:ascii="Times New Roman" w:hAnsi="Times New Roman" w:cs="Times New Roman"/>
          </w:rPr>
          <w:t xml:space="preserve">the </w:t>
        </w:r>
      </w:ins>
      <w:ins w:id="838" w:author="Benton, Deon" w:date="2026-02-12T14:52:00Z" w16du:dateUtc="2026-02-12T20:52:00Z">
        <w:r w:rsidR="00F61DB4">
          <w:rPr>
            <w:rFonts w:ascii="Times New Roman" w:hAnsi="Times New Roman" w:cs="Times New Roman"/>
          </w:rPr>
          <w:t xml:space="preserve">barrier </w:t>
        </w:r>
      </w:ins>
      <w:ins w:id="839" w:author="Benton, Deon" w:date="2026-02-12T14:53:00Z" w16du:dateUtc="2026-02-12T20:53:00Z">
        <w:r w:rsidR="00F61DB4">
          <w:rPr>
            <w:rFonts w:ascii="Times New Roman" w:hAnsi="Times New Roman" w:cs="Times New Roman"/>
          </w:rPr>
          <w:t xml:space="preserve">and </w:t>
        </w:r>
      </w:ins>
      <w:ins w:id="840" w:author="Benton, Deon" w:date="2026-04-08T11:08:00Z" w16du:dateUtc="2026-04-08T16:08:00Z">
        <w:r w:rsidR="0046026A">
          <w:rPr>
            <w:rFonts w:ascii="Times New Roman" w:hAnsi="Times New Roman" w:cs="Times New Roman"/>
          </w:rPr>
          <w:t>arce</w:t>
        </w:r>
      </w:ins>
      <w:ins w:id="841" w:author="Benton, Deon" w:date="2026-02-12T14:49:00Z" w16du:dateUtc="2026-02-12T20:49:00Z">
        <w:r w:rsidR="001F61B4">
          <w:rPr>
            <w:rFonts w:ascii="Times New Roman" w:hAnsi="Times New Roman" w:cs="Times New Roman"/>
          </w:rPr>
          <w:t>d motion were located in the same region of the vis</w:t>
        </w:r>
      </w:ins>
      <w:ins w:id="842" w:author="Benton, Deon" w:date="2026-02-12T14:50:00Z" w16du:dateUtc="2026-02-12T20:50:00Z">
        <w:r w:rsidR="001F61B4">
          <w:rPr>
            <w:rFonts w:ascii="Times New Roman" w:hAnsi="Times New Roman" w:cs="Times New Roman"/>
          </w:rPr>
          <w:t>ual field</w:t>
        </w:r>
      </w:ins>
      <w:ins w:id="843" w:author="Benton, Deon" w:date="2026-02-12T14:53:00Z" w16du:dateUtc="2026-02-12T20:53:00Z">
        <w:r w:rsidR="00F61DB4">
          <w:rPr>
            <w:rFonts w:ascii="Times New Roman" w:hAnsi="Times New Roman" w:cs="Times New Roman"/>
          </w:rPr>
          <w:t>.</w:t>
        </w:r>
      </w:ins>
      <w:ins w:id="844" w:author="Benton, Deon" w:date="2026-02-12T14:50:00Z" w16du:dateUtc="2026-02-12T20:50:00Z">
        <w:r w:rsidR="001F61B4">
          <w:rPr>
            <w:rFonts w:ascii="Times New Roman" w:hAnsi="Times New Roman" w:cs="Times New Roman"/>
          </w:rPr>
          <w:t xml:space="preserve"> </w:t>
        </w:r>
      </w:ins>
      <w:ins w:id="845" w:author="Benton, Deon" w:date="2026-02-12T14:54:00Z" w16du:dateUtc="2026-02-12T20:54:00Z">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ins>
      <w:ins w:id="846" w:author="Benton, Deon" w:date="2026-02-12T14:43:00Z" w16du:dateUtc="2026-02-12T20:43:00Z">
        <w:r w:rsidR="000E700A" w:rsidRPr="000E700A">
          <w:rPr>
            <w:rFonts w:ascii="Times New Roman" w:hAnsi="Times New Roman" w:cs="Times New Roman"/>
          </w:rPr>
          <w:t xml:space="preserve">when </w:t>
        </w:r>
        <w:r w:rsidR="000E700A" w:rsidRPr="000E700A">
          <w:rPr>
            <w:rFonts w:ascii="Times New Roman" w:hAnsi="Times New Roman" w:cs="Times New Roman"/>
          </w:rPr>
          <w:lastRenderedPageBreak/>
          <w:t xml:space="preserve">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ins>
      <w:ins w:id="847" w:author="Benton, Deon" w:date="2026-04-08T11:10:00Z" w16du:dateUtc="2026-04-08T16:10:00Z">
        <w:r w:rsidR="0045639D">
          <w:rPr>
            <w:rFonts w:ascii="Times New Roman" w:hAnsi="Times New Roman" w:cs="Times New Roman"/>
          </w:rPr>
          <w:t xml:space="preserve">may have </w:t>
        </w:r>
      </w:ins>
      <w:ins w:id="848" w:author="Benton, Deon" w:date="2026-02-12T14:43:00Z" w16du:dateUtc="2026-02-12T20:43:00Z">
        <w:r w:rsidR="000E700A" w:rsidRPr="000E700A">
          <w:rPr>
            <w:rFonts w:ascii="Times New Roman" w:hAnsi="Times New Roman" w:cs="Times New Roman"/>
          </w:rPr>
          <w:t>conflicted both with this recently formed association a</w:t>
        </w:r>
      </w:ins>
      <w:ins w:id="849" w:author="Benton, Deon" w:date="2026-02-12T14:55:00Z" w16du:dateUtc="2026-02-12T20:55:00Z">
        <w:r w:rsidR="004D009C">
          <w:rPr>
            <w:rFonts w:ascii="Times New Roman" w:hAnsi="Times New Roman" w:cs="Times New Roman"/>
          </w:rPr>
          <w:t>s well as</w:t>
        </w:r>
      </w:ins>
      <w:ins w:id="850" w:author="Benton, Deon" w:date="2026-02-12T14:43:00Z" w16du:dateUtc="2026-02-12T20:43:00Z">
        <w:r w:rsidR="000E700A" w:rsidRPr="000E700A">
          <w:rPr>
            <w:rFonts w:ascii="Times New Roman" w:hAnsi="Times New Roman" w:cs="Times New Roman"/>
          </w:rPr>
          <w:t xml:space="preserve"> with infants’ broader real-world experience</w:t>
        </w:r>
      </w:ins>
      <w:ins w:id="851" w:author="Benton, Deon" w:date="2026-02-12T14:55:00Z" w16du:dateUtc="2026-02-12T20:55:00Z">
        <w:r w:rsidR="004D009C">
          <w:rPr>
            <w:rFonts w:ascii="Times New Roman" w:hAnsi="Times New Roman" w:cs="Times New Roman"/>
          </w:rPr>
          <w:t xml:space="preserve">. </w:t>
        </w:r>
      </w:ins>
      <w:ins w:id="852" w:author="Benton, Deon" w:date="2026-04-08T11:10:00Z" w16du:dateUtc="2026-04-08T16:10:00Z">
        <w:r w:rsidR="0045639D">
          <w:rPr>
            <w:rFonts w:ascii="Times New Roman" w:hAnsi="Times New Roman" w:cs="Times New Roman"/>
          </w:rPr>
          <w:t>This fact could have caused</w:t>
        </w:r>
      </w:ins>
      <w:ins w:id="853" w:author="Benton, Deon" w:date="2026-02-12T14:55:00Z" w16du:dateUtc="2026-02-12T20:55:00Z">
        <w:r w:rsidR="004D009C">
          <w:rPr>
            <w:rFonts w:ascii="Times New Roman" w:hAnsi="Times New Roman" w:cs="Times New Roman"/>
          </w:rPr>
          <w:t xml:space="preserve"> infants in the Experimental condition </w:t>
        </w:r>
      </w:ins>
      <w:ins w:id="854" w:author="Benton, Deon" w:date="2026-04-08T11:10:00Z" w16du:dateUtc="2026-04-08T16:10:00Z">
        <w:r w:rsidR="0045639D">
          <w:rPr>
            <w:rFonts w:ascii="Times New Roman" w:hAnsi="Times New Roman" w:cs="Times New Roman"/>
          </w:rPr>
          <w:t xml:space="preserve">to </w:t>
        </w:r>
      </w:ins>
      <w:ins w:id="855" w:author="Benton, Deon" w:date="2026-02-12T14:55:00Z" w16du:dateUtc="2026-02-12T20:55:00Z">
        <w:r w:rsidR="004D009C">
          <w:rPr>
            <w:rFonts w:ascii="Times New Roman" w:hAnsi="Times New Roman" w:cs="Times New Roman"/>
          </w:rPr>
          <w:t>look longer at the old ac</w:t>
        </w:r>
      </w:ins>
      <w:ins w:id="856" w:author="Benton, Deon" w:date="2026-02-12T14:56:00Z" w16du:dateUtc="2026-02-12T20:56:00Z">
        <w:r w:rsidR="004D009C">
          <w:rPr>
            <w:rFonts w:ascii="Times New Roman" w:hAnsi="Times New Roman" w:cs="Times New Roman"/>
          </w:rPr>
          <w:t>tion than at the new action test event. In contrast, because</w:t>
        </w:r>
      </w:ins>
      <w:ins w:id="857" w:author="Benton, Deon" w:date="2026-02-12T14:58:00Z" w16du:dateUtc="2026-02-12T20:58:00Z">
        <w:r w:rsidR="003E4BC8">
          <w:rPr>
            <w:rFonts w:ascii="Times New Roman" w:hAnsi="Times New Roman" w:cs="Times New Roman"/>
          </w:rPr>
          <w:t xml:space="preserve"> </w:t>
        </w:r>
      </w:ins>
      <w:ins w:id="858" w:author="Benton, Deon" w:date="2026-02-12T14:56:00Z" w16du:dateUtc="2026-02-12T20:56:00Z">
        <w:r w:rsidR="004D009C">
          <w:rPr>
            <w:rFonts w:ascii="Times New Roman" w:hAnsi="Times New Roman" w:cs="Times New Roman"/>
          </w:rPr>
          <w:t xml:space="preserve">the </w:t>
        </w:r>
      </w:ins>
      <w:ins w:id="859" w:author="Benton, Deon" w:date="2026-04-08T11:10:00Z" w16du:dateUtc="2026-04-08T16:10:00Z">
        <w:r w:rsidR="0045639D">
          <w:rPr>
            <w:rFonts w:ascii="Times New Roman" w:hAnsi="Times New Roman" w:cs="Times New Roman"/>
          </w:rPr>
          <w:t>arced motion</w:t>
        </w:r>
      </w:ins>
      <w:ins w:id="860" w:author="Benton, Deon" w:date="2026-02-12T14:56:00Z" w16du:dateUtc="2026-02-12T20:56:00Z">
        <w:r w:rsidR="004D009C">
          <w:rPr>
            <w:rFonts w:ascii="Times New Roman" w:hAnsi="Times New Roman" w:cs="Times New Roman"/>
          </w:rPr>
          <w:t xml:space="preserve"> and barrier occupied different regions of the screen</w:t>
        </w:r>
      </w:ins>
      <w:ins w:id="861" w:author="Benton, Deon" w:date="2026-02-12T14:57:00Z" w16du:dateUtc="2026-02-12T20:57:00Z">
        <w:r w:rsidR="003E4BC8">
          <w:rPr>
            <w:rFonts w:ascii="Times New Roman" w:hAnsi="Times New Roman" w:cs="Times New Roman"/>
          </w:rPr>
          <w:t xml:space="preserve"> during habituation for infants in the Control condition</w:t>
        </w:r>
      </w:ins>
      <w:ins w:id="862" w:author="Benton, Deon" w:date="2026-02-12T14:56:00Z" w16du:dateUtc="2026-02-12T20:56:00Z">
        <w:r w:rsidR="004D009C">
          <w:rPr>
            <w:rFonts w:ascii="Times New Roman" w:hAnsi="Times New Roman" w:cs="Times New Roman"/>
          </w:rPr>
          <w:t xml:space="preserve">, </w:t>
        </w:r>
      </w:ins>
      <w:ins w:id="863" w:author="Benton, Deon" w:date="2026-02-12T14:57:00Z" w16du:dateUtc="2026-02-12T20:57:00Z">
        <w:r w:rsidR="003E4BC8">
          <w:rPr>
            <w:rFonts w:ascii="Times New Roman" w:hAnsi="Times New Roman" w:cs="Times New Roman"/>
          </w:rPr>
          <w:t xml:space="preserve">the </w:t>
        </w:r>
      </w:ins>
      <w:ins w:id="864" w:author="Benton, Deon" w:date="2026-04-08T11:11:00Z" w16du:dateUtc="2026-04-08T16:11:00Z">
        <w:r w:rsidR="00EB7C61">
          <w:rPr>
            <w:rFonts w:ascii="Times New Roman" w:hAnsi="Times New Roman" w:cs="Times New Roman"/>
          </w:rPr>
          <w:t>association formed</w:t>
        </w:r>
      </w:ins>
      <w:ins w:id="865" w:author="Benton, Deon" w:date="2026-02-12T15:00:00Z" w16du:dateUtc="2026-02-12T21:00:00Z">
        <w:r w:rsidR="00DD1664">
          <w:rPr>
            <w:rFonts w:ascii="Times New Roman" w:hAnsi="Times New Roman" w:cs="Times New Roman"/>
          </w:rPr>
          <w:t xml:space="preserve"> between the barrier and curved motion </w:t>
        </w:r>
      </w:ins>
      <w:ins w:id="866" w:author="Benton, Deon" w:date="2026-04-08T11:11:00Z" w16du:dateUtc="2026-04-08T16:11:00Z">
        <w:r w:rsidR="00EB7C61">
          <w:rPr>
            <w:rFonts w:ascii="Times New Roman" w:hAnsi="Times New Roman" w:cs="Times New Roman"/>
          </w:rPr>
          <w:t xml:space="preserve">may have been </w:t>
        </w:r>
      </w:ins>
      <w:ins w:id="867" w:author="Benton, Deon" w:date="2026-02-12T15:00:00Z" w16du:dateUtc="2026-02-12T21:00:00Z">
        <w:r w:rsidR="00DD1664">
          <w:rPr>
            <w:rFonts w:ascii="Times New Roman" w:hAnsi="Times New Roman" w:cs="Times New Roman"/>
          </w:rPr>
          <w:t>weaker.</w:t>
        </w:r>
      </w:ins>
      <w:ins w:id="868" w:author="Benton, Deon" w:date="2026-02-12T14:59:00Z" w16du:dateUtc="2026-02-12T20:59:00Z">
        <w:r w:rsidR="003E4BC8">
          <w:rPr>
            <w:rFonts w:ascii="Times New Roman" w:hAnsi="Times New Roman" w:cs="Times New Roman"/>
          </w:rPr>
          <w:t xml:space="preserve"> </w:t>
        </w:r>
      </w:ins>
      <w:ins w:id="869"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870"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871" w:author="Benton, Deon" w:date="2026-02-12T15:06:00Z" w16du:dateUtc="2026-02-12T21:06:00Z">
        <w:r w:rsidR="008E3767">
          <w:rPr>
            <w:rFonts w:ascii="Times New Roman" w:hAnsi="Times New Roman" w:cs="Times New Roman"/>
          </w:rPr>
          <w:t xml:space="preserve"> </w:t>
        </w:r>
      </w:ins>
      <w:ins w:id="872"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873" w:author="Benton, Deon" w:date="2026-02-12T15:28:00Z" w16du:dateUtc="2026-02-12T21:28:00Z">
        <w:r w:rsidR="00152F19">
          <w:rPr>
            <w:rFonts w:ascii="Times New Roman" w:hAnsi="Times New Roman" w:cs="Times New Roman"/>
          </w:rPr>
          <w:t xml:space="preserve">notions of agents, objects, action efficiency, or subjective utility. </w:t>
        </w:r>
      </w:ins>
      <w:ins w:id="874" w:author="Benton, Deon" w:date="2026-02-12T15:29:00Z" w16du:dateUtc="2026-02-12T21:29:00Z">
        <w:r w:rsidR="007B6A4E">
          <w:rPr>
            <w:rFonts w:ascii="Times New Roman" w:hAnsi="Times New Roman" w:cs="Times New Roman"/>
          </w:rPr>
          <w:t>To make this case, I will show that ALIAS—a connectionis</w:t>
        </w:r>
      </w:ins>
      <w:ins w:id="875" w:author="Benton, Deon" w:date="2026-02-12T15:30:00Z" w16du:dateUtc="2026-02-12T21:30:00Z">
        <w:r w:rsidR="007B6A4E">
          <w:rPr>
            <w:rFonts w:ascii="Times New Roman" w:hAnsi="Times New Roman" w:cs="Times New Roman"/>
          </w:rPr>
          <w:t>t model that implements this account—can r</w:t>
        </w:r>
      </w:ins>
      <w:ins w:id="876" w:author="Benton, Deon" w:date="2026-04-08T11:13:00Z" w16du:dateUtc="2026-04-08T16:13:00Z">
        <w:r w:rsidR="00A65073">
          <w:rPr>
            <w:rFonts w:ascii="Times New Roman" w:hAnsi="Times New Roman" w:cs="Times New Roman"/>
          </w:rPr>
          <w:t>eproduce several key findings in the literature on this topic.</w:t>
        </w:r>
      </w:ins>
      <w:ins w:id="877" w:author="Benton, Deon" w:date="2026-02-12T15:30:00Z" w16du:dateUtc="2026-02-12T21:30:00Z">
        <w:r w:rsidR="007B6A4E">
          <w:rPr>
            <w:rFonts w:ascii="Times New Roman" w:hAnsi="Times New Roman" w:cs="Times New Roman"/>
          </w:rPr>
          <w:t xml:space="preserve"> </w:t>
        </w:r>
      </w:ins>
    </w:p>
    <w:p w14:paraId="5183A749" w14:textId="36AC7DDC" w:rsidR="00B6552F" w:rsidRDefault="00566B69" w:rsidP="0096761D">
      <w:pPr>
        <w:spacing w:line="480" w:lineRule="auto"/>
        <w:ind w:firstLine="720"/>
        <w:contextualSpacing/>
        <w:rPr>
          <w:ins w:id="878" w:author="Benton, Deon" w:date="2026-03-17T13:15:00Z" w16du:dateUtc="2026-03-17T18:15:00Z"/>
          <w:rFonts w:ascii="Times New Roman" w:hAnsi="Times New Roman" w:cs="Times New Roman"/>
        </w:rPr>
      </w:pPr>
      <w:ins w:id="879" w:author="Benton, Deon" w:date="2026-03-17T13:08:00Z" w16du:dateUtc="2026-03-17T18:08:00Z">
        <w:r>
          <w:rPr>
            <w:rFonts w:ascii="Times New Roman" w:hAnsi="Times New Roman" w:cs="Times New Roman"/>
          </w:rPr>
          <w:t xml:space="preserve">Given the current accounts emphasis on experience as an important factor that governs infants’ performance in action understanding studies, </w:t>
        </w:r>
      </w:ins>
      <w:ins w:id="880" w:author="Benton, Deon" w:date="2026-03-17T13:09:00Z" w16du:dateUtc="2026-03-17T18:09:00Z">
        <w:r>
          <w:rPr>
            <w:rFonts w:ascii="Times New Roman" w:hAnsi="Times New Roman" w:cs="Times New Roman"/>
          </w:rPr>
          <w:t>a question that one may have is how</w:t>
        </w:r>
      </w:ins>
      <w:ins w:id="881" w:author="Benton, Deon" w:date="2026-03-17T13:00:00Z" w16du:dateUtc="2026-03-17T18:00:00Z">
        <w:r w:rsidR="00901013">
          <w:rPr>
            <w:rFonts w:ascii="Times New Roman" w:hAnsi="Times New Roman" w:cs="Times New Roman"/>
          </w:rPr>
          <w:t xml:space="preserve"> it </w:t>
        </w:r>
      </w:ins>
      <w:ins w:id="882" w:author="Benton, Deon" w:date="2026-03-17T13:07:00Z" w16du:dateUtc="2026-03-17T18:07:00Z">
        <w:r w:rsidR="00596951">
          <w:rPr>
            <w:rFonts w:ascii="Times New Roman" w:hAnsi="Times New Roman" w:cs="Times New Roman"/>
          </w:rPr>
          <w:t>explains the</w:t>
        </w:r>
      </w:ins>
      <w:ins w:id="883" w:author="Benton, Deon" w:date="2026-03-16T16:59:00Z" w16du:dateUtc="2026-03-16T21:59:00Z">
        <w:r w:rsidR="008B49B8">
          <w:rPr>
            <w:rFonts w:ascii="Times New Roman" w:hAnsi="Times New Roman" w:cs="Times New Roman"/>
          </w:rPr>
          <w:t xml:space="preserve"> finding that</w:t>
        </w:r>
      </w:ins>
      <w:ins w:id="884" w:author="Benton, Deon" w:date="2026-03-17T15:20:00Z" w16du:dateUtc="2026-03-17T20:20:00Z">
        <w:r w:rsidR="00C47526">
          <w:rPr>
            <w:rFonts w:ascii="Times New Roman" w:hAnsi="Times New Roman" w:cs="Times New Roman"/>
          </w:rPr>
          <w:t xml:space="preserve"> pre-reaching</w:t>
        </w:r>
      </w:ins>
      <w:ins w:id="885" w:author="Benton, Deon" w:date="2026-03-16T17:18:00Z" w16du:dateUtc="2026-03-16T22:18:00Z">
        <w:r w:rsidR="0013438E">
          <w:rPr>
            <w:rFonts w:ascii="Times New Roman" w:hAnsi="Times New Roman" w:cs="Times New Roman"/>
          </w:rPr>
          <w:t xml:space="preserve"> 3-month-olds’</w:t>
        </w:r>
      </w:ins>
      <w:ins w:id="886" w:author="Benton, Deon" w:date="2026-03-17T15:20:00Z" w16du:dateUtc="2026-03-17T20:20:00Z">
        <w:r w:rsidR="00C47526">
          <w:rPr>
            <w:rFonts w:ascii="Times New Roman" w:hAnsi="Times New Roman" w:cs="Times New Roman"/>
          </w:rPr>
          <w:t xml:space="preserve"> </w:t>
        </w:r>
      </w:ins>
      <w:ins w:id="887" w:author="Benton, Deon" w:date="2026-03-17T13:09:00Z" w16du:dateUtc="2026-03-17T18:09:00Z">
        <w:r>
          <w:rPr>
            <w:rFonts w:ascii="Times New Roman" w:hAnsi="Times New Roman" w:cs="Times New Roman"/>
          </w:rPr>
          <w:t>show similar looking patterns as older infants in</w:t>
        </w:r>
      </w:ins>
      <w:ins w:id="888" w:author="Benton, Deon" w:date="2026-03-17T13:00:00Z" w16du:dateUtc="2026-03-17T18:00:00Z">
        <w:r w:rsidR="00901013">
          <w:rPr>
            <w:rFonts w:ascii="Times New Roman" w:hAnsi="Times New Roman" w:cs="Times New Roman"/>
          </w:rPr>
          <w:t xml:space="preserve"> </w:t>
        </w:r>
      </w:ins>
      <w:ins w:id="889" w:author="Benton, Deon" w:date="2026-03-17T13:10:00Z" w16du:dateUtc="2026-03-17T18:10:00Z">
        <w:r>
          <w:rPr>
            <w:rFonts w:ascii="Times New Roman" w:hAnsi="Times New Roman" w:cs="Times New Roman"/>
          </w:rPr>
          <w:t>studies in which</w:t>
        </w:r>
      </w:ins>
      <w:ins w:id="890" w:author="Benton, Deon" w:date="2026-03-16T16:59:00Z" w16du:dateUtc="2026-03-16T21:59:00Z">
        <w:r w:rsidR="008B49B8" w:rsidRPr="009E7771">
          <w:rPr>
            <w:rFonts w:ascii="Times New Roman" w:hAnsi="Times New Roman" w:cs="Times New Roman"/>
          </w:rPr>
          <w:t xml:space="preserve"> </w:t>
        </w:r>
      </w:ins>
      <w:ins w:id="891" w:author="Benton, Deon" w:date="2026-03-16T17:02:00Z" w16du:dateUtc="2026-03-16T22:02:00Z">
        <w:r w:rsidR="009E5538">
          <w:rPr>
            <w:rFonts w:ascii="Times New Roman" w:hAnsi="Times New Roman" w:cs="Times New Roman"/>
          </w:rPr>
          <w:t xml:space="preserve">either they are </w:t>
        </w:r>
      </w:ins>
      <w:ins w:id="892" w:author="Benton, Deon" w:date="2026-03-16T17:18:00Z" w16du:dateUtc="2026-03-16T22:18:00Z">
        <w:r w:rsidR="0013438E">
          <w:rPr>
            <w:rFonts w:ascii="Times New Roman" w:hAnsi="Times New Roman" w:cs="Times New Roman"/>
          </w:rPr>
          <w:t>given</w:t>
        </w:r>
      </w:ins>
      <w:ins w:id="893" w:author="Benton, Deon" w:date="2026-03-16T16:59:00Z" w16du:dateUtc="2026-03-16T21:59:00Z">
        <w:r w:rsidR="008B49B8" w:rsidRPr="009E7771">
          <w:rPr>
            <w:rFonts w:ascii="Times New Roman" w:hAnsi="Times New Roman" w:cs="Times New Roman"/>
          </w:rPr>
          <w:t xml:space="preserve"> first-person action experience </w:t>
        </w:r>
      </w:ins>
      <w:ins w:id="894" w:author="Benton, Deon" w:date="2026-03-16T17:07:00Z" w16du:dateUtc="2026-03-16T22:07:00Z">
        <w:r w:rsidR="00345274">
          <w:rPr>
            <w:rFonts w:ascii="Times New Roman" w:hAnsi="Times New Roman" w:cs="Times New Roman"/>
          </w:rPr>
          <w:t xml:space="preserve">(Skerry et al., 2013) </w:t>
        </w:r>
      </w:ins>
      <w:ins w:id="895" w:author="Benton, Deon" w:date="2026-03-16T17:06:00Z" w16du:dateUtc="2026-03-16T22:06:00Z">
        <w:r w:rsidR="00345274">
          <w:rPr>
            <w:rFonts w:ascii="Times New Roman" w:hAnsi="Times New Roman" w:cs="Times New Roman"/>
          </w:rPr>
          <w:t xml:space="preserve">or the actions </w:t>
        </w:r>
      </w:ins>
      <w:ins w:id="896" w:author="Benton, Deon" w:date="2026-04-08T11:14:00Z" w16du:dateUtc="2026-04-08T16:14:00Z">
        <w:r w:rsidR="005843FA">
          <w:rPr>
            <w:rFonts w:ascii="Times New Roman" w:hAnsi="Times New Roman" w:cs="Times New Roman"/>
          </w:rPr>
          <w:t xml:space="preserve">are causal and </w:t>
        </w:r>
      </w:ins>
      <w:ins w:id="897" w:author="Benton, Deon" w:date="2026-04-08T11:15:00Z" w16du:dateUtc="2026-04-08T16:15:00Z">
        <w:r w:rsidR="005843FA">
          <w:rPr>
            <w:rFonts w:ascii="Times New Roman" w:hAnsi="Times New Roman" w:cs="Times New Roman"/>
          </w:rPr>
          <w:t>thus produce effects</w:t>
        </w:r>
      </w:ins>
      <w:ins w:id="898" w:author="Benton, Deon" w:date="2026-03-16T17:07:00Z" w16du:dateUtc="2026-03-16T22:07:00Z">
        <w:r w:rsidR="00345274">
          <w:rPr>
            <w:rFonts w:ascii="Times New Roman" w:hAnsi="Times New Roman" w:cs="Times New Roman"/>
          </w:rPr>
          <w:t xml:space="preserve"> (e.g., Liu &amp; Spelke, 2019)</w:t>
        </w:r>
      </w:ins>
      <w:ins w:id="899" w:author="Benton, Deon" w:date="2026-03-16T17:06:00Z" w16du:dateUtc="2026-03-16T22:06:00Z">
        <w:r w:rsidR="00345274">
          <w:rPr>
            <w:rFonts w:ascii="Times New Roman" w:hAnsi="Times New Roman" w:cs="Times New Roman"/>
          </w:rPr>
          <w:t>.</w:t>
        </w:r>
      </w:ins>
      <w:ins w:id="900" w:author="Benton, Deon" w:date="2026-03-16T17:01:00Z" w16du:dateUtc="2026-03-16T22:01:00Z">
        <w:r w:rsidR="008B49B8">
          <w:rPr>
            <w:rFonts w:ascii="Times New Roman" w:hAnsi="Times New Roman" w:cs="Times New Roman"/>
          </w:rPr>
          <w:t xml:space="preserve"> </w:t>
        </w:r>
      </w:ins>
      <w:ins w:id="901" w:author="Benton, Deon" w:date="2026-03-16T17:03:00Z" w16du:dateUtc="2026-03-16T22:03:00Z">
        <w:r w:rsidR="009E5538">
          <w:rPr>
            <w:rFonts w:ascii="Times New Roman" w:hAnsi="Times New Roman" w:cs="Times New Roman"/>
          </w:rPr>
          <w:t xml:space="preserve">In the study by Skerry et al. (2013), for example, 3-month-olds were fitted with mittens </w:t>
        </w:r>
      </w:ins>
      <w:ins w:id="902" w:author="Benton, Deon" w:date="2026-03-16T17:07:00Z" w16du:dateUtc="2026-03-16T22:07:00Z">
        <w:r w:rsidR="00345274">
          <w:rPr>
            <w:rFonts w:ascii="Times New Roman" w:hAnsi="Times New Roman" w:cs="Times New Roman"/>
          </w:rPr>
          <w:t xml:space="preserve">that either </w:t>
        </w:r>
      </w:ins>
      <w:ins w:id="903" w:author="Benton, Deon" w:date="2026-03-16T17:08:00Z" w16du:dateUtc="2026-03-16T22:08:00Z">
        <w:r w:rsidR="007C5EFB">
          <w:rPr>
            <w:rFonts w:ascii="Times New Roman" w:hAnsi="Times New Roman" w:cs="Times New Roman"/>
          </w:rPr>
          <w:t>contained Velcro on the palm-sides</w:t>
        </w:r>
      </w:ins>
      <w:ins w:id="904" w:author="Benton, Deon" w:date="2026-03-16T17:09:00Z" w16du:dateUtc="2026-03-16T22:09:00Z">
        <w:r w:rsidR="007C5EFB">
          <w:rPr>
            <w:rFonts w:ascii="Times New Roman" w:hAnsi="Times New Roman" w:cs="Times New Roman"/>
          </w:rPr>
          <w:t xml:space="preserve"> </w:t>
        </w:r>
      </w:ins>
      <w:ins w:id="905" w:author="Benton, Deon" w:date="2026-03-16T17:08:00Z" w16du:dateUtc="2026-03-16T22:08:00Z">
        <w:r w:rsidR="007C5EFB">
          <w:rPr>
            <w:rFonts w:ascii="Times New Roman" w:hAnsi="Times New Roman" w:cs="Times New Roman"/>
          </w:rPr>
          <w:t xml:space="preserve">or </w:t>
        </w:r>
      </w:ins>
      <w:ins w:id="906" w:author="Benton, Deon" w:date="2026-04-08T11:19:00Z" w16du:dateUtc="2026-04-08T16:19:00Z">
        <w:r w:rsidR="00A3511B">
          <w:rPr>
            <w:rFonts w:ascii="Times New Roman" w:hAnsi="Times New Roman" w:cs="Times New Roman"/>
          </w:rPr>
          <w:t xml:space="preserve">with Velcro-less </w:t>
        </w:r>
      </w:ins>
      <w:ins w:id="907" w:author="Benton, Deon" w:date="2026-04-08T11:20:00Z" w16du:dateUtc="2026-04-08T16:20:00Z">
        <w:r w:rsidR="00A3511B">
          <w:rPr>
            <w:rFonts w:ascii="Times New Roman" w:hAnsi="Times New Roman" w:cs="Times New Roman"/>
          </w:rPr>
          <w:t>mittens</w:t>
        </w:r>
      </w:ins>
      <w:ins w:id="908" w:author="Benton, Deon" w:date="2026-03-17T13:19:00Z" w16du:dateUtc="2026-03-17T18:19:00Z">
        <w:r w:rsidR="00262BC9">
          <w:rPr>
            <w:rFonts w:ascii="Times New Roman" w:hAnsi="Times New Roman" w:cs="Times New Roman"/>
          </w:rPr>
          <w:t xml:space="preserve">. </w:t>
        </w:r>
      </w:ins>
      <w:ins w:id="909" w:author="Benton, Deon" w:date="2026-03-16T17:16:00Z" w16du:dateUtc="2026-03-16T22:16:00Z">
        <w:r w:rsidR="0013438E">
          <w:rPr>
            <w:rFonts w:ascii="Times New Roman" w:hAnsi="Times New Roman" w:cs="Times New Roman"/>
          </w:rPr>
          <w:t>Infants in both groups</w:t>
        </w:r>
      </w:ins>
      <w:ins w:id="910" w:author="Benton, Deon" w:date="2026-03-16T17:08:00Z" w16du:dateUtc="2026-03-16T22:08:00Z">
        <w:r w:rsidR="007C5EFB">
          <w:rPr>
            <w:rFonts w:ascii="Times New Roman" w:hAnsi="Times New Roman" w:cs="Times New Roman"/>
          </w:rPr>
          <w:t xml:space="preserve"> were then allowed to </w:t>
        </w:r>
      </w:ins>
      <w:ins w:id="911" w:author="Benton, Deon" w:date="2026-04-08T11:20:00Z" w16du:dateUtc="2026-04-08T16:20:00Z">
        <w:r w:rsidR="00A3511B">
          <w:rPr>
            <w:rFonts w:ascii="Times New Roman" w:hAnsi="Times New Roman" w:cs="Times New Roman"/>
          </w:rPr>
          <w:t xml:space="preserve">attempt to </w:t>
        </w:r>
      </w:ins>
      <w:ins w:id="912" w:author="Benton, Deon" w:date="2026-03-16T17:08:00Z" w16du:dateUtc="2026-03-16T22:08:00Z">
        <w:r w:rsidR="007C5EFB">
          <w:rPr>
            <w:rFonts w:ascii="Times New Roman" w:hAnsi="Times New Roman" w:cs="Times New Roman"/>
          </w:rPr>
          <w:t xml:space="preserve">retrieve a Velcro-covered </w:t>
        </w:r>
      </w:ins>
      <w:ins w:id="913" w:author="Benton, Deon" w:date="2026-03-16T17:12:00Z" w16du:dateUtc="2026-03-16T22:12:00Z">
        <w:r w:rsidR="00022801">
          <w:rPr>
            <w:rFonts w:ascii="Times New Roman" w:hAnsi="Times New Roman" w:cs="Times New Roman"/>
          </w:rPr>
          <w:t>ball</w:t>
        </w:r>
      </w:ins>
      <w:ins w:id="914" w:author="Benton, Deon" w:date="2026-03-16T17:13:00Z" w16du:dateUtc="2026-03-16T22:13:00Z">
        <w:r w:rsidR="00022801">
          <w:rPr>
            <w:rFonts w:ascii="Times New Roman" w:hAnsi="Times New Roman" w:cs="Times New Roman"/>
          </w:rPr>
          <w:t xml:space="preserve">. It should be clear from this description that successful </w:t>
        </w:r>
        <w:r w:rsidR="00022801">
          <w:rPr>
            <w:rFonts w:ascii="Times New Roman" w:hAnsi="Times New Roman" w:cs="Times New Roman"/>
          </w:rPr>
          <w:lastRenderedPageBreak/>
          <w:t>retrievals</w:t>
        </w:r>
      </w:ins>
      <w:ins w:id="915" w:author="Benton, Deon" w:date="2026-03-16T17:14:00Z" w16du:dateUtc="2026-03-16T22:14:00Z">
        <w:r w:rsidR="00022801">
          <w:rPr>
            <w:rFonts w:ascii="Times New Roman" w:hAnsi="Times New Roman" w:cs="Times New Roman"/>
          </w:rPr>
          <w:t>—in which the ball</w:t>
        </w:r>
      </w:ins>
      <w:ins w:id="916" w:author="Benton, Deon" w:date="2026-03-16T17:13:00Z" w16du:dateUtc="2026-03-16T22:13:00Z">
        <w:r w:rsidR="00022801">
          <w:rPr>
            <w:rFonts w:ascii="Times New Roman" w:hAnsi="Times New Roman" w:cs="Times New Roman"/>
          </w:rPr>
          <w:t xml:space="preserve"> </w:t>
        </w:r>
      </w:ins>
      <w:ins w:id="917" w:author="Benton, Deon" w:date="2026-03-16T17:14:00Z" w16du:dateUtc="2026-03-16T22:14:00Z">
        <w:r w:rsidR="00FE787D">
          <w:rPr>
            <w:rFonts w:ascii="Times New Roman" w:hAnsi="Times New Roman" w:cs="Times New Roman"/>
          </w:rPr>
          <w:t>became attached to the mittens—</w:t>
        </w:r>
      </w:ins>
      <w:ins w:id="918" w:author="Benton, Deon" w:date="2026-03-16T17:13:00Z" w16du:dateUtc="2026-03-16T22:13:00Z">
        <w:r w:rsidR="00022801">
          <w:rPr>
            <w:rFonts w:ascii="Times New Roman" w:hAnsi="Times New Roman" w:cs="Times New Roman"/>
          </w:rPr>
          <w:t>were only possible in the Sticky mittens condition</w:t>
        </w:r>
      </w:ins>
      <w:ins w:id="919" w:author="Benton, Deon" w:date="2026-03-16T17:14:00Z" w16du:dateUtc="2026-03-16T22:14:00Z">
        <w:r w:rsidR="00FE787D">
          <w:rPr>
            <w:rFonts w:ascii="Times New Roman" w:hAnsi="Times New Roman" w:cs="Times New Roman"/>
          </w:rPr>
          <w:t xml:space="preserve">. </w:t>
        </w:r>
      </w:ins>
      <w:ins w:id="920" w:author="Benton, Deon" w:date="2026-03-16T17:10:00Z" w16du:dateUtc="2026-03-16T22:10:00Z">
        <w:r w:rsidR="00DE1779">
          <w:rPr>
            <w:rFonts w:ascii="Times New Roman" w:hAnsi="Times New Roman" w:cs="Times New Roman"/>
          </w:rPr>
          <w:t>All infants were then habituated to a Gergely et al.</w:t>
        </w:r>
      </w:ins>
      <w:ins w:id="921" w:author="Benton, Deon" w:date="2026-03-16T17:11:00Z" w16du:dateUtc="2026-03-16T22:11:00Z">
        <w:r w:rsidR="008C4E3A">
          <w:rPr>
            <w:rFonts w:ascii="Times New Roman" w:hAnsi="Times New Roman" w:cs="Times New Roman"/>
          </w:rPr>
          <w:t>-</w:t>
        </w:r>
      </w:ins>
      <w:ins w:id="922" w:author="Benton, Deon" w:date="2026-03-16T17:10:00Z" w16du:dateUtc="2026-03-16T22:10:00Z">
        <w:r w:rsidR="00DE1779">
          <w:rPr>
            <w:rFonts w:ascii="Times New Roman" w:hAnsi="Times New Roman" w:cs="Times New Roman"/>
          </w:rPr>
          <w:t>like event in which an a</w:t>
        </w:r>
      </w:ins>
      <w:ins w:id="923" w:author="Benton, Deon" w:date="2026-03-17T15:21:00Z" w16du:dateUtc="2026-03-17T20:21:00Z">
        <w:r w:rsidR="00C47526">
          <w:rPr>
            <w:rFonts w:ascii="Times New Roman" w:hAnsi="Times New Roman" w:cs="Times New Roman"/>
          </w:rPr>
          <w:t>ctor</w:t>
        </w:r>
      </w:ins>
      <w:ins w:id="924" w:author="Benton, Deon" w:date="2026-03-16T17:10:00Z" w16du:dateUtc="2026-03-16T22:10:00Z">
        <w:r w:rsidR="00DE1779">
          <w:rPr>
            <w:rFonts w:ascii="Times New Roman" w:hAnsi="Times New Roman" w:cs="Times New Roman"/>
          </w:rPr>
          <w:t xml:space="preserve"> reached over</w:t>
        </w:r>
      </w:ins>
      <w:ins w:id="925" w:author="Benton, Deon" w:date="2026-03-16T17:11:00Z" w16du:dateUtc="2026-03-16T22:11:00Z">
        <w:r w:rsidR="00DE1779">
          <w:rPr>
            <w:rFonts w:ascii="Times New Roman" w:hAnsi="Times New Roman" w:cs="Times New Roman"/>
          </w:rPr>
          <w:t xml:space="preserve"> (Experimental condition) or besides (Control condition)</w:t>
        </w:r>
      </w:ins>
      <w:ins w:id="926" w:author="Benton, Deon" w:date="2026-03-16T17:10:00Z" w16du:dateUtc="2026-03-16T22:10:00Z">
        <w:r w:rsidR="00DE1779">
          <w:rPr>
            <w:rFonts w:ascii="Times New Roman" w:hAnsi="Times New Roman" w:cs="Times New Roman"/>
          </w:rPr>
          <w:t xml:space="preserve"> a barrier to retrieve </w:t>
        </w:r>
      </w:ins>
      <w:ins w:id="927" w:author="Benton, Deon" w:date="2026-03-16T17:11:00Z" w16du:dateUtc="2026-03-16T22:11:00Z">
        <w:r w:rsidR="00DE1779">
          <w:rPr>
            <w:rFonts w:ascii="Times New Roman" w:hAnsi="Times New Roman" w:cs="Times New Roman"/>
          </w:rPr>
          <w:t>the same ball</w:t>
        </w:r>
      </w:ins>
      <w:ins w:id="928" w:author="Benton, Deon" w:date="2026-03-16T17:21:00Z" w16du:dateUtc="2026-03-16T22:21:00Z">
        <w:r w:rsidR="00EB6B88">
          <w:rPr>
            <w:rFonts w:ascii="Times New Roman" w:hAnsi="Times New Roman" w:cs="Times New Roman"/>
          </w:rPr>
          <w:t xml:space="preserve"> and then tested on barrierless events in which the actress either followed a straight path </w:t>
        </w:r>
      </w:ins>
      <w:ins w:id="929" w:author="Benton, Deon" w:date="2026-03-16T17:25:00Z" w16du:dateUtc="2026-03-16T22:25:00Z">
        <w:r w:rsidR="002F3DF8">
          <w:rPr>
            <w:rFonts w:ascii="Times New Roman" w:hAnsi="Times New Roman" w:cs="Times New Roman"/>
          </w:rPr>
          <w:t xml:space="preserve">(efficient action event) </w:t>
        </w:r>
      </w:ins>
      <w:ins w:id="930" w:author="Benton, Deon" w:date="2026-03-16T17:21:00Z" w16du:dateUtc="2026-03-16T22:21:00Z">
        <w:r w:rsidR="00EB6B88">
          <w:rPr>
            <w:rFonts w:ascii="Times New Roman" w:hAnsi="Times New Roman" w:cs="Times New Roman"/>
          </w:rPr>
          <w:t>or the same curved path</w:t>
        </w:r>
      </w:ins>
      <w:ins w:id="931" w:author="Benton, Deon" w:date="2026-03-16T17:25:00Z" w16du:dateUtc="2026-03-16T22:25:00Z">
        <w:r w:rsidR="002F3DF8">
          <w:rPr>
            <w:rFonts w:ascii="Times New Roman" w:hAnsi="Times New Roman" w:cs="Times New Roman"/>
          </w:rPr>
          <w:t xml:space="preserve"> (inefficient action)</w:t>
        </w:r>
      </w:ins>
      <w:ins w:id="932" w:author="Benton, Deon" w:date="2026-03-16T17:21:00Z" w16du:dateUtc="2026-03-16T22:21:00Z">
        <w:r w:rsidR="00EB6B88">
          <w:rPr>
            <w:rFonts w:ascii="Times New Roman" w:hAnsi="Times New Roman" w:cs="Times New Roman"/>
          </w:rPr>
          <w:t xml:space="preserve"> to reach the object.</w:t>
        </w:r>
      </w:ins>
      <w:ins w:id="933" w:author="Benton, Deon" w:date="2026-03-16T17:24:00Z" w16du:dateUtc="2026-03-16T22:24:00Z">
        <w:r w:rsidR="002F3DF8">
          <w:rPr>
            <w:rFonts w:ascii="Times New Roman" w:hAnsi="Times New Roman" w:cs="Times New Roman"/>
          </w:rPr>
          <w:t xml:space="preserve"> </w:t>
        </w:r>
      </w:ins>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sticky-mittens </w:t>
      </w:r>
      <w:r w:rsidR="002F3DF8">
        <w:rPr>
          <w:rFonts w:ascii="Times New Roman" w:hAnsi="Times New Roman" w:cs="Times New Roman"/>
        </w:rPr>
        <w:t xml:space="preserve">infants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AC2BE6">
        <w:rPr>
          <w:rFonts w:ascii="Times New Roman" w:hAnsi="Times New Roman" w:cs="Times New Roman"/>
        </w:rPr>
        <w:t>This finding demonstrates</w:t>
      </w:r>
      <w:ins w:id="934" w:author="Benton, Deon" w:date="2026-04-08T14:07:00Z" w16du:dateUtc="2026-04-08T19:07:00Z">
        <w:r w:rsidR="003D5E26">
          <w:rPr>
            <w:rFonts w:ascii="Times New Roman" w:hAnsi="Times New Roman" w:cs="Times New Roman"/>
          </w:rPr>
          <w:t>, and Skerry et al. (</w:t>
        </w:r>
      </w:ins>
      <w:ins w:id="935" w:author="Benton, Deon" w:date="2026-04-08T14:08:00Z" w16du:dateUtc="2026-04-08T19:08:00Z">
        <w:r w:rsidR="003D5E26">
          <w:rPr>
            <w:rFonts w:ascii="Times New Roman" w:hAnsi="Times New Roman" w:cs="Times New Roman"/>
          </w:rPr>
          <w:t>2012) argue,</w:t>
        </w:r>
      </w:ins>
      <w:r w:rsidR="00AC2BE6">
        <w:rPr>
          <w:rFonts w:ascii="Times New Roman" w:hAnsi="Times New Roman" w:cs="Times New Roman"/>
        </w:rPr>
        <w:t xml:space="preserve"> that extensive </w:t>
      </w:r>
      <w:ins w:id="936" w:author="Benton, Deon" w:date="2026-04-08T14:05:00Z" w16du:dateUtc="2026-04-08T19:05:00Z">
        <w:r w:rsidR="005158B9">
          <w:rPr>
            <w:rFonts w:ascii="Times New Roman" w:hAnsi="Times New Roman" w:cs="Times New Roman"/>
          </w:rPr>
          <w:t>direct-action</w:t>
        </w:r>
      </w:ins>
      <w:r w:rsidR="00AC2BE6">
        <w:rPr>
          <w:rFonts w:ascii="Times New Roman" w:hAnsi="Times New Roman" w:cs="Times New Roman"/>
        </w:rPr>
        <w:t xml:space="preserve"> experience is not necessary for infants to </w:t>
      </w:r>
      <w:ins w:id="937" w:author="Benton, Deon" w:date="2026-04-08T14:08:00Z" w16du:dateUtc="2026-04-08T19:08:00Z">
        <w:r w:rsidR="003D5E26">
          <w:rPr>
            <w:rFonts w:ascii="Times New Roman" w:hAnsi="Times New Roman" w:cs="Times New Roman"/>
          </w:rPr>
          <w:t xml:space="preserve">learn what a goal is or what makes an action efficient. </w:t>
        </w:r>
      </w:ins>
      <w:ins w:id="938" w:author="Benton, Deon" w:date="2026-04-08T14:09:00Z" w16du:dateUtc="2026-04-08T19:09:00Z">
        <w:r w:rsidR="003D5E26">
          <w:rPr>
            <w:rFonts w:ascii="Times New Roman" w:hAnsi="Times New Roman" w:cs="Times New Roman"/>
          </w:rPr>
          <w:t>Instead, these authors contend that</w:t>
        </w:r>
      </w:ins>
      <w:ins w:id="939" w:author="Benton, Deon" w:date="2026-04-08T14:10:00Z" w16du:dateUtc="2026-04-08T19:10:00Z">
        <w:r w:rsidR="00B4104B">
          <w:rPr>
            <w:rFonts w:ascii="Times New Roman" w:hAnsi="Times New Roman" w:cs="Times New Roman"/>
          </w:rPr>
          <w:t xml:space="preserve"> </w:t>
        </w:r>
      </w:ins>
      <w:ins w:id="940" w:author="Benton, Deon" w:date="2026-04-08T14:12:00Z" w16du:dateUtc="2026-04-08T19:12:00Z">
        <w:r w:rsidR="00B4104B">
          <w:rPr>
            <w:rFonts w:ascii="Times New Roman" w:hAnsi="Times New Roman" w:cs="Times New Roman"/>
          </w:rPr>
          <w:t>the</w:t>
        </w:r>
      </w:ins>
      <w:ins w:id="941" w:author="Benton, Deon" w:date="2026-04-08T14:11:00Z" w16du:dateUtc="2026-04-08T19:11:00Z">
        <w:r w:rsidR="00B4104B">
          <w:rPr>
            <w:rFonts w:ascii="Times New Roman" w:hAnsi="Times New Roman" w:cs="Times New Roman"/>
          </w:rPr>
          <w:t xml:space="preserve"> function of </w:t>
        </w:r>
      </w:ins>
      <w:ins w:id="942" w:author="Benton, Deon" w:date="2026-04-08T14:06:00Z" w16du:dateUtc="2026-04-08T19:06:00Z">
        <w:r w:rsidR="005158B9">
          <w:rPr>
            <w:rFonts w:ascii="Times New Roman" w:hAnsi="Times New Roman" w:cs="Times New Roman"/>
          </w:rPr>
          <w:t>direct-action experience</w:t>
        </w:r>
      </w:ins>
      <w:ins w:id="943" w:author="Benton, Deon" w:date="2026-04-08T14:09:00Z" w16du:dateUtc="2026-04-08T19:09:00Z">
        <w:r w:rsidR="003D5E26">
          <w:rPr>
            <w:rFonts w:ascii="Times New Roman" w:hAnsi="Times New Roman" w:cs="Times New Roman"/>
          </w:rPr>
          <w:t xml:space="preserve"> via sticky mittens</w:t>
        </w:r>
      </w:ins>
      <w:ins w:id="944" w:author="Benton, Deon" w:date="2026-04-08T14:06:00Z" w16du:dateUtc="2026-04-08T19:06:00Z">
        <w:r w:rsidR="005158B9">
          <w:rPr>
            <w:rFonts w:ascii="Times New Roman" w:hAnsi="Times New Roman" w:cs="Times New Roman"/>
          </w:rPr>
          <w:t xml:space="preserve"> </w:t>
        </w:r>
      </w:ins>
      <w:ins w:id="945" w:author="Benton, Deon" w:date="2026-04-08T14:10:00Z" w16du:dateUtc="2026-04-08T19:10:00Z">
        <w:r w:rsidR="00B4104B">
          <w:rPr>
            <w:rFonts w:ascii="Times New Roman" w:hAnsi="Times New Roman" w:cs="Times New Roman"/>
          </w:rPr>
          <w:t>is to enable</w:t>
        </w:r>
      </w:ins>
      <w:ins w:id="946" w:author="Benton, Deon" w:date="2026-04-08T14:06:00Z" w16du:dateUtc="2026-04-08T19:06:00Z">
        <w:r w:rsidR="005158B9">
          <w:rPr>
            <w:rFonts w:ascii="Times New Roman" w:hAnsi="Times New Roman" w:cs="Times New Roman"/>
          </w:rPr>
          <w:t xml:space="preserve"> infants to identify an agent’s goal and to determine which its actions are efficient</w:t>
        </w:r>
      </w:ins>
      <w:ins w:id="947" w:author="Benton, Deon" w:date="2026-04-08T14:11:00Z" w16du:dateUtc="2026-04-08T19:11:00Z">
        <w:r w:rsidR="00B4104B">
          <w:rPr>
            <w:rFonts w:ascii="Times New Roman" w:hAnsi="Times New Roman" w:cs="Times New Roman"/>
          </w:rPr>
          <w:t xml:space="preserve">. Notice that on this account </w:t>
        </w:r>
      </w:ins>
      <w:ins w:id="948" w:author="Benton, Deon" w:date="2026-04-08T14:12:00Z" w16du:dateUtc="2026-04-08T19:12:00Z">
        <w:r w:rsidR="00495A2C">
          <w:rPr>
            <w:rFonts w:ascii="Times New Roman" w:hAnsi="Times New Roman" w:cs="Times New Roman"/>
          </w:rPr>
          <w:t>infants are assumed to</w:t>
        </w:r>
      </w:ins>
      <w:ins w:id="949" w:author="Benton, Deon" w:date="2026-04-08T14:07:00Z" w16du:dateUtc="2026-04-08T19:07:00Z">
        <w:r w:rsidR="003D5E26">
          <w:rPr>
            <w:rFonts w:ascii="Times New Roman" w:hAnsi="Times New Roman" w:cs="Times New Roman"/>
          </w:rPr>
          <w:t xml:space="preserve"> possess notions of goals and action efficiency. </w:t>
        </w:r>
      </w:ins>
    </w:p>
    <w:p w14:paraId="2E1A8B49" w14:textId="6875418E" w:rsidR="006F58C2" w:rsidRDefault="00566B69" w:rsidP="009C59B7">
      <w:pPr>
        <w:spacing w:line="480" w:lineRule="auto"/>
        <w:ind w:firstLine="720"/>
        <w:contextualSpacing/>
        <w:rPr>
          <w:ins w:id="950" w:author="Benton, Deon" w:date="2026-03-16T17:19:00Z" w16du:dateUtc="2026-03-16T22:19:00Z"/>
          <w:rFonts w:ascii="Times New Roman" w:hAnsi="Times New Roman" w:cs="Times New Roman"/>
        </w:rPr>
      </w:pPr>
      <w:ins w:id="951" w:author="Benton, Deon" w:date="2026-03-17T13:10:00Z" w16du:dateUtc="2026-03-17T18:10:00Z">
        <w:r>
          <w:rPr>
            <w:rFonts w:ascii="Times New Roman" w:hAnsi="Times New Roman" w:cs="Times New Roman"/>
          </w:rPr>
          <w:t xml:space="preserve">Now consider the study by Liu </w:t>
        </w:r>
      </w:ins>
      <w:ins w:id="952" w:author="Benton, Deon" w:date="2026-03-18T10:09:00Z" w16du:dateUtc="2026-03-18T15:09:00Z">
        <w:r w:rsidR="00230718">
          <w:rPr>
            <w:rFonts w:ascii="Times New Roman" w:hAnsi="Times New Roman" w:cs="Times New Roman"/>
          </w:rPr>
          <w:t>et al.</w:t>
        </w:r>
      </w:ins>
      <w:ins w:id="953" w:author="Benton, Deon" w:date="2026-03-17T13:10:00Z" w16du:dateUtc="2026-03-17T18:10:00Z">
        <w:r>
          <w:rPr>
            <w:rFonts w:ascii="Times New Roman" w:hAnsi="Times New Roman" w:cs="Times New Roman"/>
          </w:rPr>
          <w:t xml:space="preserve"> (2019).</w:t>
        </w:r>
      </w:ins>
      <w:ins w:id="954" w:author="Benton, Deon" w:date="2026-03-17T13:12:00Z" w16du:dateUtc="2026-03-17T18:12:00Z">
        <w:r w:rsidR="00745C47">
          <w:rPr>
            <w:rFonts w:ascii="Times New Roman" w:hAnsi="Times New Roman" w:cs="Times New Roman"/>
          </w:rPr>
          <w:t xml:space="preserve"> In this </w:t>
        </w:r>
      </w:ins>
      <w:ins w:id="955" w:author="Benton, Deon" w:date="2026-03-17T13:13:00Z" w16du:dateUtc="2026-03-17T18:13:00Z">
        <w:r w:rsidR="00745C47">
          <w:rPr>
            <w:rFonts w:ascii="Times New Roman" w:hAnsi="Times New Roman" w:cs="Times New Roman"/>
          </w:rPr>
          <w:t xml:space="preserve">study, </w:t>
        </w:r>
      </w:ins>
      <w:ins w:id="956" w:author="Benton, Deon" w:date="2026-03-17T15:20:00Z" w16du:dateUtc="2026-03-17T20:20:00Z">
        <w:r w:rsidR="00C47526">
          <w:rPr>
            <w:rFonts w:ascii="Times New Roman" w:hAnsi="Times New Roman" w:cs="Times New Roman"/>
          </w:rPr>
          <w:t xml:space="preserve">3-month-olds were </w:t>
        </w:r>
      </w:ins>
      <w:ins w:id="957" w:author="Benton, Deon" w:date="2026-03-17T15:21:00Z" w16du:dateUtc="2026-03-17T20:21:00Z">
        <w:r w:rsidR="00C47526">
          <w:rPr>
            <w:rFonts w:ascii="Times New Roman" w:hAnsi="Times New Roman" w:cs="Times New Roman"/>
          </w:rPr>
          <w:t xml:space="preserve">habituated to an event in which an actor </w:t>
        </w:r>
      </w:ins>
      <w:ins w:id="958" w:author="Benton, Deon" w:date="2026-04-08T14:13:00Z" w16du:dateUtc="2026-04-08T19:13:00Z">
        <w:r w:rsidR="00E17857">
          <w:rPr>
            <w:rFonts w:ascii="Times New Roman" w:hAnsi="Times New Roman" w:cs="Times New Roman"/>
          </w:rPr>
          <w:t>reached either</w:t>
        </w:r>
      </w:ins>
      <w:ins w:id="959" w:author="Benton, Deon" w:date="2026-03-17T15:21:00Z" w16du:dateUtc="2026-03-17T20:21:00Z">
        <w:r w:rsidR="00C47526">
          <w:rPr>
            <w:rFonts w:ascii="Times New Roman" w:hAnsi="Times New Roman" w:cs="Times New Roman"/>
          </w:rPr>
          <w:t xml:space="preserve"> over a barrier </w:t>
        </w:r>
      </w:ins>
      <w:ins w:id="960" w:author="Benton, Deon" w:date="2026-03-17T15:24:00Z" w16du:dateUtc="2026-03-17T20:24:00Z">
        <w:r w:rsidR="005D1CB3">
          <w:rPr>
            <w:rFonts w:ascii="Times New Roman" w:hAnsi="Times New Roman" w:cs="Times New Roman"/>
          </w:rPr>
          <w:t>to grab and lift a ball</w:t>
        </w:r>
      </w:ins>
      <w:ins w:id="961" w:author="Benton, Deon" w:date="2026-03-17T15:26:00Z" w16du:dateUtc="2026-03-17T20:26:00Z">
        <w:r w:rsidR="005D1CB3">
          <w:rPr>
            <w:rFonts w:ascii="Times New Roman" w:hAnsi="Times New Roman" w:cs="Times New Roman"/>
          </w:rPr>
          <w:t xml:space="preserve"> or over </w:t>
        </w:r>
      </w:ins>
      <w:ins w:id="962" w:author="Benton, Deon" w:date="2026-04-08T14:13:00Z" w16du:dateUtc="2026-04-08T19:13:00Z">
        <w:r w:rsidR="00E17857">
          <w:rPr>
            <w:rFonts w:ascii="Times New Roman" w:hAnsi="Times New Roman" w:cs="Times New Roman"/>
          </w:rPr>
          <w:t>(</w:t>
        </w:r>
      </w:ins>
      <w:ins w:id="963" w:author="Benton, Deon" w:date="2026-03-17T15:28:00Z" w16du:dateUtc="2026-03-17T20:28:00Z">
        <w:r w:rsidR="002B4D83">
          <w:rPr>
            <w:rFonts w:ascii="Times New Roman" w:hAnsi="Times New Roman" w:cs="Times New Roman"/>
          </w:rPr>
          <w:t>or beside</w:t>
        </w:r>
      </w:ins>
      <w:ins w:id="964" w:author="Benton, Deon" w:date="2026-04-08T14:13:00Z" w16du:dateUtc="2026-04-08T19:13:00Z">
        <w:r w:rsidR="00E17857">
          <w:rPr>
            <w:rFonts w:ascii="Times New Roman" w:hAnsi="Times New Roman" w:cs="Times New Roman"/>
          </w:rPr>
          <w:t>)</w:t>
        </w:r>
      </w:ins>
      <w:ins w:id="965" w:author="Benton, Deon" w:date="2026-03-17T15:28:00Z" w16du:dateUtc="2026-03-17T20:28:00Z">
        <w:r w:rsidR="002B4D83">
          <w:rPr>
            <w:rFonts w:ascii="Times New Roman" w:hAnsi="Times New Roman" w:cs="Times New Roman"/>
          </w:rPr>
          <w:t xml:space="preserve"> </w:t>
        </w:r>
      </w:ins>
      <w:ins w:id="966" w:author="Benton, Deon" w:date="2026-03-17T15:26:00Z" w16du:dateUtc="2026-03-17T20:26:00Z">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w:t>
        </w:r>
      </w:ins>
      <w:ins w:id="967" w:author="Benton, Deon" w:date="2026-03-17T15:28:00Z" w16du:dateUtc="2026-03-17T20:28:00Z">
        <w:r w:rsidR="00A753E6">
          <w:rPr>
            <w:rFonts w:ascii="Times New Roman" w:hAnsi="Times New Roman" w:cs="Times New Roman"/>
          </w:rPr>
          <w:t xml:space="preserve"> could</w:t>
        </w:r>
      </w:ins>
      <w:ins w:id="968" w:author="Benton, Deon" w:date="2026-03-17T15:26:00Z" w16du:dateUtc="2026-03-17T20:26:00Z">
        <w:r w:rsidR="00A753E6">
          <w:rPr>
            <w:rFonts w:ascii="Times New Roman" w:hAnsi="Times New Roman" w:cs="Times New Roman"/>
          </w:rPr>
          <w:t xml:space="preserve"> </w:t>
        </w:r>
      </w:ins>
      <w:ins w:id="969" w:author="Benton, Deon" w:date="2026-03-17T15:28:00Z" w16du:dateUtc="2026-03-17T20:28:00Z">
        <w:r w:rsidR="00A753E6">
          <w:rPr>
            <w:rFonts w:ascii="Times New Roman" w:hAnsi="Times New Roman" w:cs="Times New Roman"/>
          </w:rPr>
          <w:t>light up and play a soft</w:t>
        </w:r>
      </w:ins>
      <w:ins w:id="970" w:author="Benton, Deon" w:date="2026-03-17T15:26:00Z" w16du:dateUtc="2026-03-17T20:26:00Z">
        <w:r w:rsidR="00A753E6">
          <w:rPr>
            <w:rFonts w:ascii="Times New Roman" w:hAnsi="Times New Roman" w:cs="Times New Roman"/>
          </w:rPr>
          <w:t xml:space="preserve"> sound when the hand contacted it</w:t>
        </w:r>
      </w:ins>
      <w:ins w:id="971" w:author="Benton, Deon" w:date="2026-03-17T15:28:00Z" w16du:dateUtc="2026-03-17T20:28:00Z">
        <w:r w:rsidR="002B4D83">
          <w:rPr>
            <w:rFonts w:ascii="Times New Roman" w:hAnsi="Times New Roman" w:cs="Times New Roman"/>
          </w:rPr>
          <w:t xml:space="preserve"> (causal state change)</w:t>
        </w:r>
        <w:r w:rsidR="00A753E6">
          <w:rPr>
            <w:rFonts w:ascii="Times New Roman" w:hAnsi="Times New Roman" w:cs="Times New Roman"/>
          </w:rPr>
          <w:t xml:space="preserve"> or </w:t>
        </w:r>
      </w:ins>
      <w:ins w:id="972" w:author="Benton, Deon" w:date="2026-03-17T16:49:00Z" w16du:dateUtc="2026-03-17T21:49:00Z">
        <w:r w:rsidR="00F3370F">
          <w:rPr>
            <w:rFonts w:ascii="Times New Roman" w:hAnsi="Times New Roman" w:cs="Times New Roman"/>
          </w:rPr>
          <w:t xml:space="preserve">after a delay and </w:t>
        </w:r>
      </w:ins>
      <w:ins w:id="973" w:author="Benton, Deon" w:date="2026-03-17T15:28:00Z" w16du:dateUtc="2026-03-17T20:28:00Z">
        <w:r w:rsidR="00A753E6">
          <w:rPr>
            <w:rFonts w:ascii="Times New Roman" w:hAnsi="Times New Roman" w:cs="Times New Roman"/>
          </w:rPr>
          <w:t xml:space="preserve">when the hand was </w:t>
        </w:r>
      </w:ins>
      <w:ins w:id="974" w:author="Benton, Deon" w:date="2026-03-17T16:49:00Z" w16du:dateUtc="2026-03-17T21:49:00Z">
        <w:r w:rsidR="00F3370F">
          <w:rPr>
            <w:rFonts w:ascii="Times New Roman" w:hAnsi="Times New Roman" w:cs="Times New Roman"/>
          </w:rPr>
          <w:t xml:space="preserve">not physically </w:t>
        </w:r>
      </w:ins>
      <w:ins w:id="975" w:author="Benton, Deon" w:date="2026-04-08T14:14:00Z" w16du:dateUtc="2026-04-08T19:14:00Z">
        <w:r w:rsidR="00E17857">
          <w:rPr>
            <w:rFonts w:ascii="Times New Roman" w:hAnsi="Times New Roman" w:cs="Times New Roman"/>
          </w:rPr>
          <w:t xml:space="preserve">in contact with it </w:t>
        </w:r>
      </w:ins>
      <w:ins w:id="976" w:author="Benton, Deon" w:date="2026-03-17T15:28:00Z" w16du:dateUtc="2026-03-17T20:28:00Z">
        <w:r w:rsidR="002B4D83">
          <w:rPr>
            <w:rFonts w:ascii="Times New Roman" w:hAnsi="Times New Roman" w:cs="Times New Roman"/>
          </w:rPr>
          <w:t>(non-causal state change</w:t>
        </w:r>
      </w:ins>
      <w:ins w:id="977" w:author="Benton, Deon" w:date="2026-04-08T14:14:00Z" w16du:dateUtc="2026-04-08T19:14:00Z">
        <w:r w:rsidR="00E17857">
          <w:rPr>
            <w:rFonts w:ascii="Times New Roman" w:hAnsi="Times New Roman" w:cs="Times New Roman"/>
          </w:rPr>
          <w:t>)</w:t>
        </w:r>
      </w:ins>
      <w:ins w:id="978" w:author="Benton, Deon" w:date="2026-03-17T15:26:00Z" w16du:dateUtc="2026-03-17T20:26:00Z">
        <w:r w:rsidR="00A753E6">
          <w:rPr>
            <w:rFonts w:ascii="Times New Roman" w:hAnsi="Times New Roman" w:cs="Times New Roman"/>
          </w:rPr>
          <w:t>.</w:t>
        </w:r>
      </w:ins>
      <w:ins w:id="979" w:author="Benton, Deon" w:date="2026-03-17T15:27:00Z" w16du:dateUtc="2026-03-17T20:27:00Z">
        <w:r w:rsidR="00A753E6">
          <w:rPr>
            <w:rFonts w:ascii="Times New Roman" w:hAnsi="Times New Roman" w:cs="Times New Roman"/>
          </w:rPr>
          <w:t xml:space="preserve"> </w:t>
        </w:r>
      </w:ins>
      <w:ins w:id="980" w:author="Benton, Deon" w:date="2026-03-17T15:29:00Z" w16du:dateUtc="2026-03-17T20:29:00Z">
        <w:r w:rsidR="002B4D83">
          <w:rPr>
            <w:rFonts w:ascii="Times New Roman" w:hAnsi="Times New Roman" w:cs="Times New Roman"/>
          </w:rPr>
          <w:t>Infants were then shown</w:t>
        </w:r>
      </w:ins>
      <w:ins w:id="981" w:author="Benton, Deon" w:date="2026-03-17T15:30:00Z" w16du:dateUtc="2026-03-17T20:30:00Z">
        <w:r w:rsidR="002B4D83">
          <w:rPr>
            <w:rFonts w:ascii="Times New Roman" w:hAnsi="Times New Roman" w:cs="Times New Roman"/>
          </w:rPr>
          <w:t xml:space="preserve"> barrierless</w:t>
        </w:r>
      </w:ins>
      <w:ins w:id="982" w:author="Benton, Deon" w:date="2026-03-17T15:29:00Z" w16du:dateUtc="2026-03-17T20:29:00Z">
        <w:r w:rsidR="002B4D83">
          <w:rPr>
            <w:rFonts w:ascii="Times New Roman" w:hAnsi="Times New Roman" w:cs="Times New Roman"/>
          </w:rPr>
          <w:t xml:space="preserve"> efficient (straight path)</w:t>
        </w:r>
      </w:ins>
      <w:ins w:id="983" w:author="Benton, Deon" w:date="2026-03-17T15:30:00Z" w16du:dateUtc="2026-03-17T20:30:00Z">
        <w:r w:rsidR="002B4D83">
          <w:rPr>
            <w:rFonts w:ascii="Times New Roman" w:hAnsi="Times New Roman" w:cs="Times New Roman"/>
          </w:rPr>
          <w:t xml:space="preserve"> and inefficient (curved path) events at test</w:t>
        </w:r>
      </w:ins>
      <w:ins w:id="984" w:author="Benton, Deon" w:date="2026-03-17T15:29:00Z" w16du:dateUtc="2026-03-17T20:29:00Z">
        <w:r w:rsidR="002B4D83">
          <w:rPr>
            <w:rFonts w:ascii="Times New Roman" w:hAnsi="Times New Roman" w:cs="Times New Roman"/>
          </w:rPr>
          <w:t xml:space="preserve">. Liu </w:t>
        </w:r>
      </w:ins>
      <w:ins w:id="985" w:author="Benton, Deon" w:date="2026-03-18T10:32:00Z" w16du:dateUtc="2026-03-18T15:32:00Z">
        <w:r w:rsidR="00934A10">
          <w:rPr>
            <w:rFonts w:ascii="Times New Roman" w:hAnsi="Times New Roman" w:cs="Times New Roman"/>
          </w:rPr>
          <w:t>et al. (2019)</w:t>
        </w:r>
      </w:ins>
      <w:ins w:id="986" w:author="Benton, Deon" w:date="2026-03-17T15:29:00Z" w16du:dateUtc="2026-03-17T20:29:00Z">
        <w:r w:rsidR="002B4D83">
          <w:rPr>
            <w:rFonts w:ascii="Times New Roman" w:hAnsi="Times New Roman" w:cs="Times New Roman"/>
          </w:rPr>
          <w:t xml:space="preserve"> found that </w:t>
        </w:r>
      </w:ins>
      <w:ins w:id="987" w:author="Benton, Deon" w:date="2026-03-18T10:34:00Z" w16du:dateUtc="2026-03-18T15:34:00Z">
        <w:r w:rsidR="00934A10">
          <w:rPr>
            <w:rFonts w:ascii="Times New Roman" w:hAnsi="Times New Roman" w:cs="Times New Roman"/>
          </w:rPr>
          <w:t>infants looked proportionally longer at the inefficient test event than at the efficient one</w:t>
        </w:r>
      </w:ins>
      <w:ins w:id="988" w:author="Benton, Deon" w:date="2026-03-18T10:39:00Z" w16du:dateUtc="2026-03-18T15:39:00Z">
        <w:r w:rsidR="00D60C75">
          <w:rPr>
            <w:rFonts w:ascii="Times New Roman" w:hAnsi="Times New Roman" w:cs="Times New Roman"/>
          </w:rPr>
          <w:t xml:space="preserve"> </w:t>
        </w:r>
      </w:ins>
      <w:ins w:id="989" w:author="Benton, Deon" w:date="2026-03-18T10:45:00Z" w16du:dateUtc="2026-03-18T15:45:00Z">
        <w:r w:rsidR="00082561">
          <w:rPr>
            <w:rFonts w:ascii="Times New Roman" w:hAnsi="Times New Roman" w:cs="Times New Roman"/>
          </w:rPr>
          <w:t xml:space="preserve">following habituation </w:t>
        </w:r>
      </w:ins>
      <w:ins w:id="990" w:author="Benton, Deon" w:date="2026-03-18T11:30:00Z" w16du:dateUtc="2026-03-18T16:30:00Z">
        <w:r w:rsidR="001572EE">
          <w:rPr>
            <w:rFonts w:ascii="Times New Roman" w:hAnsi="Times New Roman" w:cs="Times New Roman"/>
          </w:rPr>
          <w:t>to an event</w:t>
        </w:r>
      </w:ins>
      <w:ins w:id="991" w:author="Benton, Deon" w:date="2026-03-17T15:31:00Z" w16du:dateUtc="2026-03-17T20:31:00Z">
        <w:r w:rsidR="006866F8">
          <w:rPr>
            <w:rFonts w:ascii="Times New Roman" w:hAnsi="Times New Roman" w:cs="Times New Roman"/>
          </w:rPr>
          <w:t xml:space="preserve"> in which the hand</w:t>
        </w:r>
      </w:ins>
      <w:ins w:id="992" w:author="Benton, Deon" w:date="2026-03-18T11:30:00Z" w16du:dateUtc="2026-03-18T16:30:00Z">
        <w:r w:rsidR="001572EE">
          <w:rPr>
            <w:rFonts w:ascii="Times New Roman" w:hAnsi="Times New Roman" w:cs="Times New Roman"/>
          </w:rPr>
          <w:t>, upon reaching ove</w:t>
        </w:r>
      </w:ins>
      <w:ins w:id="993" w:author="Benton, Deon" w:date="2026-03-18T11:31:00Z" w16du:dateUtc="2026-03-18T16:31:00Z">
        <w:r w:rsidR="001572EE">
          <w:rPr>
            <w:rFonts w:ascii="Times New Roman" w:hAnsi="Times New Roman" w:cs="Times New Roman"/>
          </w:rPr>
          <w:t>r the barrier,</w:t>
        </w:r>
      </w:ins>
      <w:ins w:id="994" w:author="Benton, Deon" w:date="2026-03-17T15:31:00Z" w16du:dateUtc="2026-03-17T20:31:00Z">
        <w:r w:rsidR="006866F8">
          <w:rPr>
            <w:rFonts w:ascii="Times New Roman" w:hAnsi="Times New Roman" w:cs="Times New Roman"/>
          </w:rPr>
          <w:t xml:space="preserve"> caused the ball to change state </w:t>
        </w:r>
      </w:ins>
      <w:ins w:id="995" w:author="Benton, Deon" w:date="2026-03-18T11:31:00Z" w16du:dateUtc="2026-03-18T16:31:00Z">
        <w:r w:rsidR="001572EE">
          <w:rPr>
            <w:rFonts w:ascii="Times New Roman" w:hAnsi="Times New Roman" w:cs="Times New Roman"/>
          </w:rPr>
          <w:t xml:space="preserve">by touching it; infants </w:t>
        </w:r>
      </w:ins>
      <w:ins w:id="996" w:author="Benton, Deon" w:date="2026-03-18T15:56:00Z" w16du:dateUtc="2026-03-18T20:56:00Z">
        <w:r w:rsidR="00600E8D">
          <w:rPr>
            <w:rFonts w:ascii="Times New Roman" w:hAnsi="Times New Roman" w:cs="Times New Roman"/>
          </w:rPr>
          <w:t>look for a proportionally equivalent amount of time</w:t>
        </w:r>
      </w:ins>
      <w:ins w:id="997" w:author="Benton, Deon" w:date="2026-03-18T11:31:00Z" w16du:dateUtc="2026-03-18T16:31:00Z">
        <w:r w:rsidR="001572EE">
          <w:rPr>
            <w:rFonts w:ascii="Times New Roman" w:hAnsi="Times New Roman" w:cs="Times New Roman"/>
          </w:rPr>
          <w:t xml:space="preserve"> at both events when the object </w:t>
        </w:r>
      </w:ins>
      <w:ins w:id="998" w:author="Benton, Deon" w:date="2026-03-18T11:32:00Z" w16du:dateUtc="2026-03-18T16:32:00Z">
        <w:r w:rsidR="00473E0E">
          <w:rPr>
            <w:rFonts w:ascii="Times New Roman" w:hAnsi="Times New Roman" w:cs="Times New Roman"/>
          </w:rPr>
          <w:t>either never changed states</w:t>
        </w:r>
      </w:ins>
      <w:ins w:id="999" w:author="Benton, Deon" w:date="2026-03-18T15:56:00Z" w16du:dateUtc="2026-03-18T20:56:00Z">
        <w:r w:rsidR="00600E8D">
          <w:rPr>
            <w:rFonts w:ascii="Times New Roman" w:hAnsi="Times New Roman" w:cs="Times New Roman"/>
          </w:rPr>
          <w:t xml:space="preserve"> when picked up</w:t>
        </w:r>
      </w:ins>
      <w:ins w:id="1000" w:author="Benton, Deon" w:date="2026-03-18T15:57:00Z" w16du:dateUtc="2026-03-18T20:57:00Z">
        <w:r w:rsidR="00600E8D">
          <w:rPr>
            <w:rFonts w:ascii="Times New Roman" w:hAnsi="Times New Roman" w:cs="Times New Roman"/>
          </w:rPr>
          <w:t xml:space="preserve">, </w:t>
        </w:r>
      </w:ins>
      <w:ins w:id="1001" w:author="Benton, Deon" w:date="2026-03-18T11:32:00Z" w16du:dateUtc="2026-03-18T16:32:00Z">
        <w:r w:rsidR="00473E0E">
          <w:rPr>
            <w:rFonts w:ascii="Times New Roman" w:hAnsi="Times New Roman" w:cs="Times New Roman"/>
          </w:rPr>
          <w:t xml:space="preserve">did so </w:t>
        </w:r>
      </w:ins>
      <w:ins w:id="1002" w:author="Benton, Deon" w:date="2026-03-18T11:31:00Z" w16du:dateUtc="2026-03-18T16:31:00Z">
        <w:r w:rsidR="001572EE">
          <w:rPr>
            <w:rFonts w:ascii="Times New Roman" w:hAnsi="Times New Roman" w:cs="Times New Roman"/>
          </w:rPr>
          <w:t>after a de</w:t>
        </w:r>
      </w:ins>
      <w:ins w:id="1003" w:author="Benton, Deon" w:date="2026-03-18T11:32:00Z" w16du:dateUtc="2026-03-18T16:32:00Z">
        <w:r w:rsidR="001572EE">
          <w:rPr>
            <w:rFonts w:ascii="Times New Roman" w:hAnsi="Times New Roman" w:cs="Times New Roman"/>
          </w:rPr>
          <w:t>lay</w:t>
        </w:r>
      </w:ins>
      <w:ins w:id="1004" w:author="Benton, Deon" w:date="2026-03-18T15:56:00Z" w16du:dateUtc="2026-03-18T20:56:00Z">
        <w:r w:rsidR="00600E8D">
          <w:rPr>
            <w:rFonts w:ascii="Times New Roman" w:hAnsi="Times New Roman" w:cs="Times New Roman"/>
          </w:rPr>
          <w:t xml:space="preserve"> in the</w:t>
        </w:r>
      </w:ins>
      <w:ins w:id="1005" w:author="Benton, Deon" w:date="2026-03-18T15:57:00Z" w16du:dateUtc="2026-03-18T20:57:00Z">
        <w:r w:rsidR="00600E8D">
          <w:rPr>
            <w:rFonts w:ascii="Times New Roman" w:hAnsi="Times New Roman" w:cs="Times New Roman"/>
          </w:rPr>
          <w:t xml:space="preserve"> absence of a touch by the hand, or the </w:t>
        </w:r>
      </w:ins>
      <w:ins w:id="1006" w:author="Benton, Deon" w:date="2026-03-18T11:32:00Z" w16du:dateUtc="2026-03-18T16:32:00Z">
        <w:r w:rsidR="001572EE">
          <w:rPr>
            <w:rFonts w:ascii="Times New Roman" w:hAnsi="Times New Roman" w:cs="Times New Roman"/>
          </w:rPr>
          <w:t>hand reached besides the barrier</w:t>
        </w:r>
      </w:ins>
      <w:ins w:id="1007" w:author="Benton, Deon" w:date="2026-03-18T15:57:00Z" w16du:dateUtc="2026-03-18T20:57:00Z">
        <w:r w:rsidR="00600E8D">
          <w:rPr>
            <w:rFonts w:ascii="Times New Roman" w:hAnsi="Times New Roman" w:cs="Times New Roman"/>
          </w:rPr>
          <w:t xml:space="preserve"> to cause the object to </w:t>
        </w:r>
        <w:r w:rsidR="00600E8D">
          <w:rPr>
            <w:rFonts w:ascii="Times New Roman" w:hAnsi="Times New Roman" w:cs="Times New Roman"/>
          </w:rPr>
          <w:lastRenderedPageBreak/>
          <w:t>change state</w:t>
        </w:r>
      </w:ins>
      <w:ins w:id="1008" w:author="Benton, Deon" w:date="2026-03-18T15:58:00Z" w16du:dateUtc="2026-03-18T20:58:00Z">
        <w:r w:rsidR="00600E8D">
          <w:rPr>
            <w:rFonts w:ascii="Times New Roman" w:hAnsi="Times New Roman" w:cs="Times New Roman"/>
          </w:rPr>
          <w:t xml:space="preserve">. </w:t>
        </w:r>
      </w:ins>
      <w:ins w:id="1009" w:author="Benton, Deon" w:date="2026-03-18T11:47:00Z" w16du:dateUtc="2026-03-18T16:47:00Z">
        <w:r w:rsidR="00746FB7">
          <w:rPr>
            <w:rFonts w:ascii="Times New Roman" w:hAnsi="Times New Roman" w:cs="Times New Roman"/>
          </w:rPr>
          <w:t>Interesting</w:t>
        </w:r>
      </w:ins>
      <w:ins w:id="1010" w:author="Benton, Deon" w:date="2026-03-18T16:01:00Z" w16du:dateUtc="2026-03-18T21:01:00Z">
        <w:r w:rsidR="00D87A4B">
          <w:rPr>
            <w:rFonts w:ascii="Times New Roman" w:hAnsi="Times New Roman" w:cs="Times New Roman"/>
          </w:rPr>
          <w:t>ly</w:t>
        </w:r>
      </w:ins>
      <w:ins w:id="1011" w:author="Benton, Deon" w:date="2026-03-18T11:47:00Z" w16du:dateUtc="2026-03-18T16:47:00Z">
        <w:r w:rsidR="00746FB7">
          <w:rPr>
            <w:rFonts w:ascii="Times New Roman" w:hAnsi="Times New Roman" w:cs="Times New Roman"/>
          </w:rPr>
          <w:t xml:space="preserve">, although infants </w:t>
        </w:r>
      </w:ins>
      <w:ins w:id="1012" w:author="Benton, Deon" w:date="2026-03-18T11:49:00Z" w16du:dateUtc="2026-03-18T16:49:00Z">
        <w:r w:rsidR="00576E17">
          <w:rPr>
            <w:rFonts w:ascii="Times New Roman" w:hAnsi="Times New Roman" w:cs="Times New Roman"/>
          </w:rPr>
          <w:t>did look proportionally longer</w:t>
        </w:r>
      </w:ins>
      <w:ins w:id="1013" w:author="Benton, Deon" w:date="2026-03-18T15:58:00Z" w16du:dateUtc="2026-03-18T20:58:00Z">
        <w:r w:rsidR="005A7984">
          <w:rPr>
            <w:rFonts w:ascii="Times New Roman" w:hAnsi="Times New Roman" w:cs="Times New Roman"/>
          </w:rPr>
          <w:t xml:space="preserve"> at the inefficient test event than at the efficient</w:t>
        </w:r>
      </w:ins>
      <w:ins w:id="1014" w:author="Benton, Deon" w:date="2026-03-18T16:15:00Z" w16du:dateUtc="2026-03-18T21:15:00Z">
        <w:r w:rsidR="009C59B7">
          <w:rPr>
            <w:rFonts w:ascii="Times New Roman" w:hAnsi="Times New Roman" w:cs="Times New Roman"/>
          </w:rPr>
          <w:t xml:space="preserve"> event</w:t>
        </w:r>
      </w:ins>
      <w:ins w:id="1015" w:author="Benton, Deon" w:date="2026-03-18T15:58:00Z" w16du:dateUtc="2026-03-18T20:58:00Z">
        <w:r w:rsidR="005A7984">
          <w:rPr>
            <w:rFonts w:ascii="Times New Roman" w:hAnsi="Times New Roman" w:cs="Times New Roman"/>
          </w:rPr>
          <w:t xml:space="preserve"> when the object changed states and the hand was physically constrained by the barrier, </w:t>
        </w:r>
      </w:ins>
      <w:ins w:id="1016" w:author="Benton, Deon" w:date="2026-03-18T16:00:00Z" w16du:dateUtc="2026-03-18T21:00:00Z">
        <w:r w:rsidR="00D87A4B">
          <w:rPr>
            <w:rFonts w:ascii="Times New Roman" w:hAnsi="Times New Roman" w:cs="Times New Roman"/>
          </w:rPr>
          <w:t xml:space="preserve">inspection of the raw looking-time data in the Supplementary Materials </w:t>
        </w:r>
      </w:ins>
      <w:ins w:id="1017" w:author="Benton, Deon" w:date="2026-03-18T16:15:00Z" w16du:dateUtc="2026-03-18T21:15:00Z">
        <w:r w:rsidR="009C59B7">
          <w:rPr>
            <w:rFonts w:ascii="Times New Roman" w:hAnsi="Times New Roman" w:cs="Times New Roman"/>
          </w:rPr>
          <w:t>tells a different story: The same infants</w:t>
        </w:r>
      </w:ins>
      <w:ins w:id="1018" w:author="Benton, Deon" w:date="2026-03-18T16:16:00Z" w16du:dateUtc="2026-03-18T21:16:00Z">
        <w:r w:rsidR="009C59B7">
          <w:rPr>
            <w:rFonts w:ascii="Times New Roman" w:hAnsi="Times New Roman" w:cs="Times New Roman"/>
          </w:rPr>
          <w:t xml:space="preserve">,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ins>
      <w:ins w:id="1019" w:author="Benton, Deon" w:date="2026-03-18T16:19:00Z" w16du:dateUtc="2026-03-18T21:19:00Z">
        <w:r w:rsidR="00266050">
          <w:rPr>
            <w:rFonts w:ascii="Times New Roman" w:hAnsi="Times New Roman" w:cs="Times New Roman"/>
          </w:rPr>
          <w:t>These conflicting results suggest that the finding</w:t>
        </w:r>
      </w:ins>
      <w:ins w:id="1020" w:author="Benton, Deon" w:date="2026-04-08T14:14:00Z" w16du:dateUtc="2026-04-08T19:14:00Z">
        <w:r w:rsidR="006340A7">
          <w:rPr>
            <w:rFonts w:ascii="Times New Roman" w:hAnsi="Times New Roman" w:cs="Times New Roman"/>
          </w:rPr>
          <w:t>s</w:t>
        </w:r>
      </w:ins>
      <w:ins w:id="1021" w:author="Benton, Deon" w:date="2026-03-18T16:19:00Z" w16du:dateUtc="2026-03-18T21:19:00Z">
        <w:r w:rsidR="00266050">
          <w:rPr>
            <w:rFonts w:ascii="Times New Roman" w:hAnsi="Times New Roman" w:cs="Times New Roman"/>
          </w:rPr>
          <w:t xml:space="preserve"> reported in the main paper</w:t>
        </w:r>
      </w:ins>
      <w:ins w:id="1022" w:author="Benton, Deon" w:date="2026-03-18T16:03:00Z" w16du:dateUtc="2026-03-18T21:03:00Z">
        <w:r w:rsidR="0080004F">
          <w:rPr>
            <w:rFonts w:ascii="Times New Roman" w:hAnsi="Times New Roman" w:cs="Times New Roman"/>
          </w:rPr>
          <w:t xml:space="preserve"> may be more a reflection of how looking time was operationally defined than</w:t>
        </w:r>
      </w:ins>
      <w:ins w:id="1023" w:author="Benton, Deon" w:date="2026-04-14T13:23:00Z" w16du:dateUtc="2026-04-14T18:23:00Z">
        <w:r w:rsidR="00B74FB8">
          <w:rPr>
            <w:rFonts w:ascii="Times New Roman" w:hAnsi="Times New Roman" w:cs="Times New Roman"/>
          </w:rPr>
          <w:t xml:space="preserve"> of</w:t>
        </w:r>
      </w:ins>
      <w:ins w:id="1024" w:author="Benton, Deon" w:date="2026-03-18T16:03:00Z" w16du:dateUtc="2026-03-18T21:03:00Z">
        <w:r w:rsidR="0080004F">
          <w:rPr>
            <w:rFonts w:ascii="Times New Roman" w:hAnsi="Times New Roman" w:cs="Times New Roman"/>
          </w:rPr>
          <w:t xml:space="preserve"> </w:t>
        </w:r>
      </w:ins>
      <w:ins w:id="1025" w:author="Benton, Deon" w:date="2026-04-14T13:23:00Z" w16du:dateUtc="2026-04-14T18:23:00Z">
        <w:r w:rsidR="00095B88">
          <w:rPr>
            <w:rFonts w:ascii="Times New Roman" w:hAnsi="Times New Roman" w:cs="Times New Roman"/>
          </w:rPr>
          <w:t xml:space="preserve">infants’ sensitivity to action efficiency. </w:t>
        </w:r>
      </w:ins>
      <w:ins w:id="1026" w:author="Benton, Deon" w:date="2026-04-14T13:24:00Z" w16du:dateUtc="2026-04-14T18:24:00Z">
        <w:r w:rsidR="00A6761E">
          <w:rPr>
            <w:rFonts w:ascii="Times New Roman" w:hAnsi="Times New Roman" w:cs="Times New Roman"/>
          </w:rPr>
          <w:t>Some c</w:t>
        </w:r>
        <w:r w:rsidR="00B74FB8">
          <w:rPr>
            <w:rFonts w:ascii="Times New Roman" w:hAnsi="Times New Roman" w:cs="Times New Roman"/>
          </w:rPr>
          <w:t xml:space="preserve">aution should therefore </w:t>
        </w:r>
      </w:ins>
      <w:ins w:id="1027" w:author="Benton, Deon" w:date="2026-03-18T16:20:00Z" w16du:dateUtc="2026-03-18T21:20:00Z">
        <w:r w:rsidR="00F77620">
          <w:rPr>
            <w:rFonts w:ascii="Times New Roman" w:hAnsi="Times New Roman" w:cs="Times New Roman"/>
          </w:rPr>
          <w:t>be exercised before</w:t>
        </w:r>
      </w:ins>
      <w:ins w:id="1028" w:author="Benton, Deon" w:date="2026-03-18T16:18:00Z" w16du:dateUtc="2026-03-18T21:18:00Z">
        <w:r w:rsidR="00266050">
          <w:rPr>
            <w:rFonts w:ascii="Times New Roman" w:hAnsi="Times New Roman" w:cs="Times New Roman"/>
          </w:rPr>
          <w:t xml:space="preserve"> accepting the conclusion that</w:t>
        </w:r>
      </w:ins>
      <w:ins w:id="1029" w:author="Benton, Deon" w:date="2026-03-17T15:32:00Z" w16du:dateUtc="2026-03-17T20:32:00Z">
        <w:r w:rsidR="006866F8">
          <w:rPr>
            <w:rFonts w:ascii="Times New Roman" w:hAnsi="Times New Roman" w:cs="Times New Roman"/>
          </w:rPr>
          <w:t xml:space="preserve"> </w:t>
        </w:r>
      </w:ins>
      <w:ins w:id="1030" w:author="Benton, Deon" w:date="2026-03-18T16:34:00Z" w16du:dateUtc="2026-03-18T21:34:00Z">
        <w:r w:rsidR="008929AE">
          <w:rPr>
            <w:rFonts w:ascii="Times New Roman" w:hAnsi="Times New Roman" w:cs="Times New Roman"/>
          </w:rPr>
          <w:t>pre-reaching 3-month-olds</w:t>
        </w:r>
      </w:ins>
      <w:ins w:id="1031" w:author="Benton, Deon" w:date="2026-03-17T15:32:00Z" w16du:dateUtc="2026-03-17T20:32:00Z">
        <w:r w:rsidR="006866F8">
          <w:rPr>
            <w:rFonts w:ascii="Times New Roman" w:hAnsi="Times New Roman" w:cs="Times New Roman"/>
          </w:rPr>
          <w:t xml:space="preserve"> can process </w:t>
        </w:r>
      </w:ins>
      <w:ins w:id="1032" w:author="Benton, Deon" w:date="2026-03-18T16:34:00Z" w16du:dateUtc="2026-03-18T21:34:00Z">
        <w:r w:rsidR="00A80E39">
          <w:rPr>
            <w:rFonts w:ascii="Times New Roman" w:hAnsi="Times New Roman" w:cs="Times New Roman"/>
          </w:rPr>
          <w:t xml:space="preserve">causally efficacious </w:t>
        </w:r>
      </w:ins>
      <w:ins w:id="1033" w:author="Benton, Deon" w:date="2026-03-17T15:32:00Z" w16du:dateUtc="2026-03-17T20:32:00Z">
        <w:r w:rsidR="006866F8">
          <w:rPr>
            <w:rFonts w:ascii="Times New Roman" w:hAnsi="Times New Roman" w:cs="Times New Roman"/>
          </w:rPr>
          <w:t>actions in terms of their efficiency</w:t>
        </w:r>
      </w:ins>
      <w:ins w:id="1034" w:author="Benton, Deon" w:date="2026-03-17T15:33:00Z" w16du:dateUtc="2026-03-17T20:33:00Z">
        <w:r w:rsidR="00AC2BE6">
          <w:rPr>
            <w:rFonts w:ascii="Times New Roman" w:hAnsi="Times New Roman" w:cs="Times New Roman"/>
          </w:rPr>
          <w:t>.</w:t>
        </w:r>
      </w:ins>
      <w:ins w:id="1035" w:author="Benton, Deon" w:date="2026-03-17T15:32:00Z" w16du:dateUtc="2026-03-17T20:32:00Z">
        <w:r w:rsidR="006866F8">
          <w:rPr>
            <w:rFonts w:ascii="Times New Roman" w:hAnsi="Times New Roman" w:cs="Times New Roman"/>
          </w:rPr>
          <w:t xml:space="preserve"> </w:t>
        </w:r>
      </w:ins>
      <w:ins w:id="1036" w:author="Benton, Deon" w:date="2026-04-14T13:24:00Z" w16du:dateUtc="2026-04-14T18:24:00Z">
        <w:r w:rsidR="00AC5804">
          <w:rPr>
            <w:rFonts w:ascii="Times New Roman" w:hAnsi="Times New Roman" w:cs="Times New Roman"/>
          </w:rPr>
          <w:t>Although it was the case that</w:t>
        </w:r>
      </w:ins>
      <w:ins w:id="1037" w:author="Benton, Deon" w:date="2026-03-18T16:39:00Z" w16du:dateUtc="2026-03-18T21:39:00Z">
        <w:r w:rsidR="002A6F3D">
          <w:rPr>
            <w:rFonts w:ascii="Times New Roman" w:hAnsi="Times New Roman" w:cs="Times New Roman"/>
          </w:rPr>
          <w:t xml:space="preserve"> Skerry et al. (2013) </w:t>
        </w:r>
      </w:ins>
      <w:ins w:id="1038" w:author="Benton, Deon" w:date="2026-03-18T16:41:00Z" w16du:dateUtc="2026-03-18T21:41:00Z">
        <w:r w:rsidR="002A6F3D">
          <w:rPr>
            <w:rFonts w:ascii="Times New Roman" w:hAnsi="Times New Roman" w:cs="Times New Roman"/>
          </w:rPr>
          <w:t xml:space="preserve">also </w:t>
        </w:r>
      </w:ins>
      <w:ins w:id="1039" w:author="Benton, Deon" w:date="2026-03-18T16:39:00Z" w16du:dateUtc="2026-03-18T21:39:00Z">
        <w:r w:rsidR="002A6F3D">
          <w:rPr>
            <w:rFonts w:ascii="Times New Roman" w:hAnsi="Times New Roman" w:cs="Times New Roman"/>
          </w:rPr>
          <w:t xml:space="preserve">report proportional </w:t>
        </w:r>
      </w:ins>
      <w:ins w:id="1040" w:author="Benton, Deon" w:date="2026-04-14T13:24:00Z" w16du:dateUtc="2026-04-14T18:24:00Z">
        <w:r w:rsidR="00AC5804">
          <w:rPr>
            <w:rFonts w:ascii="Times New Roman" w:hAnsi="Times New Roman" w:cs="Times New Roman"/>
          </w:rPr>
          <w:t>looking in their main paper,</w:t>
        </w:r>
      </w:ins>
      <w:ins w:id="1041" w:author="Benton, Deon" w:date="2026-03-18T16:41:00Z" w16du:dateUtc="2026-03-18T21:41:00Z">
        <w:r w:rsidR="002A6F3D">
          <w:rPr>
            <w:rFonts w:ascii="Times New Roman" w:hAnsi="Times New Roman" w:cs="Times New Roman"/>
          </w:rPr>
          <w:t xml:space="preserve"> inspection of the raw looking times in the</w:t>
        </w:r>
      </w:ins>
      <w:ins w:id="1042" w:author="Benton, Deon" w:date="2026-04-14T13:22:00Z" w16du:dateUtc="2026-04-14T18:22:00Z">
        <w:r w:rsidR="0005005B">
          <w:rPr>
            <w:rFonts w:ascii="Times New Roman" w:hAnsi="Times New Roman" w:cs="Times New Roman"/>
          </w:rPr>
          <w:t>ir</w:t>
        </w:r>
      </w:ins>
      <w:ins w:id="1043" w:author="Benton, Deon" w:date="2026-03-18T16:41:00Z" w16du:dateUtc="2026-03-18T21:41:00Z">
        <w:r w:rsidR="002A6F3D">
          <w:rPr>
            <w:rFonts w:ascii="Times New Roman" w:hAnsi="Times New Roman" w:cs="Times New Roman"/>
          </w:rPr>
          <w:t xml:space="preserve"> Supplementary Materials </w:t>
        </w:r>
      </w:ins>
      <w:ins w:id="1044" w:author="Benton, Deon" w:date="2026-03-18T16:42:00Z" w16du:dateUtc="2026-03-18T21:42:00Z">
        <w:r w:rsidR="002A6F3D">
          <w:rPr>
            <w:rFonts w:ascii="Times New Roman" w:hAnsi="Times New Roman" w:cs="Times New Roman"/>
          </w:rPr>
          <w:t xml:space="preserve">showed </w:t>
        </w:r>
      </w:ins>
      <w:ins w:id="1045" w:author="Benton, Deon" w:date="2026-04-14T13:25:00Z" w16du:dateUtc="2026-04-14T18:25:00Z">
        <w:r w:rsidR="002A3587">
          <w:rPr>
            <w:rFonts w:ascii="Times New Roman" w:hAnsi="Times New Roman" w:cs="Times New Roman"/>
          </w:rPr>
          <w:t>that they were</w:t>
        </w:r>
      </w:ins>
      <w:ins w:id="1046" w:author="Benton, Deon" w:date="2026-03-18T16:42:00Z" w16du:dateUtc="2026-03-18T21:42:00Z">
        <w:r w:rsidR="00720784">
          <w:rPr>
            <w:rFonts w:ascii="Times New Roman" w:hAnsi="Times New Roman" w:cs="Times New Roman"/>
          </w:rPr>
          <w:t xml:space="preserve"> aligned </w:t>
        </w:r>
        <w:r w:rsidR="001D2A6B">
          <w:rPr>
            <w:rFonts w:ascii="Times New Roman" w:hAnsi="Times New Roman" w:cs="Times New Roman"/>
          </w:rPr>
          <w:t>with</w:t>
        </w:r>
        <w:r w:rsidR="00720784">
          <w:rPr>
            <w:rFonts w:ascii="Times New Roman" w:hAnsi="Times New Roman" w:cs="Times New Roman"/>
          </w:rPr>
          <w:t xml:space="preserve"> the</w:t>
        </w:r>
      </w:ins>
      <w:ins w:id="1047" w:author="Benton, Deon" w:date="2026-04-14T13:25:00Z" w16du:dateUtc="2026-04-14T18:25:00Z">
        <w:r w:rsidR="002A3587">
          <w:rPr>
            <w:rFonts w:ascii="Times New Roman" w:hAnsi="Times New Roman" w:cs="Times New Roman"/>
          </w:rPr>
          <w:t xml:space="preserve"> reported</w:t>
        </w:r>
      </w:ins>
      <w:ins w:id="1048" w:author="Benton, Deon" w:date="2026-03-18T16:42:00Z" w16du:dateUtc="2026-03-18T21:42:00Z">
        <w:r w:rsidR="00720784">
          <w:rPr>
            <w:rFonts w:ascii="Times New Roman" w:hAnsi="Times New Roman" w:cs="Times New Roman"/>
          </w:rPr>
          <w:t xml:space="preserve"> </w:t>
        </w:r>
      </w:ins>
      <w:ins w:id="1049" w:author="Benton, Deon" w:date="2026-03-18T16:41:00Z" w16du:dateUtc="2026-03-18T21:41:00Z">
        <w:r w:rsidR="002A6F3D">
          <w:rPr>
            <w:rFonts w:ascii="Times New Roman" w:hAnsi="Times New Roman" w:cs="Times New Roman"/>
          </w:rPr>
          <w:t xml:space="preserve">proportional </w:t>
        </w:r>
      </w:ins>
      <w:ins w:id="1050" w:author="Benton, Deon" w:date="2026-04-14T13:25:00Z" w16du:dateUtc="2026-04-14T18:25:00Z">
        <w:r w:rsidR="002A3587">
          <w:rPr>
            <w:rFonts w:ascii="Times New Roman" w:hAnsi="Times New Roman" w:cs="Times New Roman"/>
          </w:rPr>
          <w:t>looks</w:t>
        </w:r>
      </w:ins>
      <w:ins w:id="1051" w:author="Benton, Deon" w:date="2026-03-18T16:42:00Z" w16du:dateUtc="2026-03-18T21:42:00Z">
        <w:r w:rsidR="00720784">
          <w:rPr>
            <w:rFonts w:ascii="Times New Roman" w:hAnsi="Times New Roman" w:cs="Times New Roman"/>
          </w:rPr>
          <w:t xml:space="preserve">. </w:t>
        </w:r>
      </w:ins>
    </w:p>
    <w:p w14:paraId="3F43DA49" w14:textId="2E27A228" w:rsidR="00B3601A" w:rsidRDefault="009125B3" w:rsidP="0096761D">
      <w:pPr>
        <w:spacing w:line="480" w:lineRule="auto"/>
        <w:ind w:firstLine="720"/>
        <w:contextualSpacing/>
        <w:rPr>
          <w:ins w:id="1052" w:author="Benton, Deon" w:date="2026-03-17T16:20:00Z" w16du:dateUtc="2026-03-17T21:20:00Z"/>
          <w:rFonts w:ascii="Times New Roman" w:hAnsi="Times New Roman" w:cs="Times New Roman"/>
        </w:rPr>
      </w:pPr>
      <w:ins w:id="1053" w:author="Benton, Deon" w:date="2026-04-14T13:25:00Z" w16du:dateUtc="2026-04-14T18:25:00Z">
        <w:r>
          <w:rPr>
            <w:rFonts w:ascii="Times New Roman" w:hAnsi="Times New Roman" w:cs="Times New Roman"/>
          </w:rPr>
          <w:t>This issue notwithstandin</w:t>
        </w:r>
      </w:ins>
      <w:ins w:id="1054" w:author="Benton, Deon" w:date="2026-04-14T13:26:00Z" w16du:dateUtc="2026-04-14T18:26:00Z">
        <w:r>
          <w:rPr>
            <w:rFonts w:ascii="Times New Roman" w:hAnsi="Times New Roman" w:cs="Times New Roman"/>
          </w:rPr>
          <w:t>g, t</w:t>
        </w:r>
      </w:ins>
      <w:ins w:id="1055" w:author="Benton, Deon" w:date="2026-04-08T14:16:00Z" w16du:dateUtc="2026-04-08T19:16:00Z">
        <w:r w:rsidR="00940FBC">
          <w:rPr>
            <w:rFonts w:ascii="Times New Roman" w:hAnsi="Times New Roman" w:cs="Times New Roman"/>
          </w:rPr>
          <w:t>he</w:t>
        </w:r>
      </w:ins>
      <w:ins w:id="1056" w:author="Benton, Deon" w:date="2026-04-08T14:15:00Z" w16du:dateUtc="2026-04-08T19:15:00Z">
        <w:r w:rsidR="00940FBC">
          <w:rPr>
            <w:rFonts w:ascii="Times New Roman" w:hAnsi="Times New Roman" w:cs="Times New Roman"/>
          </w:rPr>
          <w:t xml:space="preserve"> </w:t>
        </w:r>
      </w:ins>
      <w:ins w:id="1057" w:author="Benton, Deon" w:date="2026-04-14T13:26:00Z" w16du:dateUtc="2026-04-14T18:26:00Z">
        <w:r w:rsidR="00CF0533">
          <w:rPr>
            <w:rFonts w:ascii="Times New Roman" w:hAnsi="Times New Roman" w:cs="Times New Roman"/>
          </w:rPr>
          <w:t xml:space="preserve">findings raise a crucial </w:t>
        </w:r>
      </w:ins>
      <w:ins w:id="1058" w:author="Benton, Deon" w:date="2026-04-08T14:15:00Z" w16du:dateUtc="2026-04-08T19:15:00Z">
        <w:r w:rsidR="00940FBC">
          <w:rPr>
            <w:rFonts w:ascii="Times New Roman" w:hAnsi="Times New Roman" w:cs="Times New Roman"/>
          </w:rPr>
          <w:t>challenge</w:t>
        </w:r>
      </w:ins>
      <w:ins w:id="1059" w:author="Benton, Deon" w:date="2026-04-14T13:26:00Z" w16du:dateUtc="2026-04-14T18:26:00Z">
        <w:r w:rsidR="00CF0533">
          <w:rPr>
            <w:rFonts w:ascii="Times New Roman" w:hAnsi="Times New Roman" w:cs="Times New Roman"/>
          </w:rPr>
          <w:t>:</w:t>
        </w:r>
      </w:ins>
      <w:ins w:id="1060" w:author="Benton, Deon" w:date="2026-03-16T17:19:00Z" w16du:dateUtc="2026-03-16T22:19:00Z">
        <w:r w:rsidR="006F58C2">
          <w:rPr>
            <w:rFonts w:ascii="Times New Roman" w:hAnsi="Times New Roman" w:cs="Times New Roman"/>
          </w:rPr>
          <w:t xml:space="preserve"> </w:t>
        </w:r>
      </w:ins>
      <w:ins w:id="1061" w:author="Benton, Deon" w:date="2026-04-14T13:26:00Z" w16du:dateUtc="2026-04-14T18:26:00Z">
        <w:r w:rsidR="00CF0533">
          <w:rPr>
            <w:rFonts w:ascii="Times New Roman" w:hAnsi="Times New Roman" w:cs="Times New Roman"/>
          </w:rPr>
          <w:t xml:space="preserve">How can these impressive findings be </w:t>
        </w:r>
      </w:ins>
      <w:ins w:id="1062" w:author="Benton, Deon" w:date="2026-04-14T13:29:00Z" w16du:dateUtc="2026-04-14T18:29:00Z">
        <w:r w:rsidR="00C82F77">
          <w:rPr>
            <w:rFonts w:ascii="Times New Roman" w:hAnsi="Times New Roman" w:cs="Times New Roman"/>
          </w:rPr>
          <w:t>reconciled with</w:t>
        </w:r>
      </w:ins>
      <w:ins w:id="1063" w:author="Benton, Deon" w:date="2026-03-17T15:38:00Z" w16du:dateUtc="2026-03-17T20:38:00Z">
        <w:r w:rsidR="00571546">
          <w:rPr>
            <w:rFonts w:ascii="Times New Roman" w:hAnsi="Times New Roman" w:cs="Times New Roman"/>
          </w:rPr>
          <w:t xml:space="preserve"> the </w:t>
        </w:r>
      </w:ins>
      <w:ins w:id="1064" w:author="Benton, Deon" w:date="2026-03-17T15:39:00Z" w16du:dateUtc="2026-03-17T20:39:00Z">
        <w:r w:rsidR="00832F06">
          <w:rPr>
            <w:rFonts w:ascii="Times New Roman" w:hAnsi="Times New Roman" w:cs="Times New Roman"/>
          </w:rPr>
          <w:t xml:space="preserve">present notion that infants’ </w:t>
        </w:r>
      </w:ins>
      <w:ins w:id="1065" w:author="Benton, Deon" w:date="2026-03-17T15:36:00Z" w16du:dateUtc="2026-03-17T20:36:00Z">
        <w:r w:rsidR="003A7CC6">
          <w:rPr>
            <w:rFonts w:ascii="Times New Roman" w:hAnsi="Times New Roman" w:cs="Times New Roman"/>
          </w:rPr>
          <w:t xml:space="preserve">looking behaviors in action understanding studies </w:t>
        </w:r>
      </w:ins>
      <w:ins w:id="1066" w:author="Benton, Deon" w:date="2026-03-17T15:43:00Z" w16du:dateUtc="2026-03-17T20:43:00Z">
        <w:r w:rsidR="00736A8C">
          <w:rPr>
            <w:rFonts w:ascii="Times New Roman" w:hAnsi="Times New Roman" w:cs="Times New Roman"/>
          </w:rPr>
          <w:t>derive</w:t>
        </w:r>
      </w:ins>
      <w:ins w:id="1067" w:author="Benton, Deon" w:date="2026-03-17T15:37:00Z" w16du:dateUtc="2026-03-17T20:37:00Z">
        <w:r w:rsidR="00571546">
          <w:rPr>
            <w:rFonts w:ascii="Times New Roman" w:hAnsi="Times New Roman" w:cs="Times New Roman"/>
          </w:rPr>
          <w:t xml:space="preserve"> </w:t>
        </w:r>
      </w:ins>
      <w:ins w:id="1068" w:author="Benton, Deon" w:date="2026-04-14T13:27:00Z" w16du:dateUtc="2026-04-14T18:27:00Z">
        <w:r w:rsidR="00CF0533">
          <w:rPr>
            <w:rFonts w:ascii="Times New Roman" w:hAnsi="Times New Roman" w:cs="Times New Roman"/>
          </w:rPr>
          <w:t xml:space="preserve">from </w:t>
        </w:r>
      </w:ins>
      <w:ins w:id="1069" w:author="Benton, Deon" w:date="2026-04-14T13:29:00Z" w16du:dateUtc="2026-04-14T18:29:00Z">
        <w:r w:rsidR="00C82F77">
          <w:rPr>
            <w:rFonts w:ascii="Times New Roman" w:hAnsi="Times New Roman" w:cs="Times New Roman"/>
          </w:rPr>
          <w:t xml:space="preserve">both </w:t>
        </w:r>
      </w:ins>
      <w:ins w:id="1070" w:author="Benton, Deon" w:date="2026-04-14T13:28:00Z" w16du:dateUtc="2026-04-14T18:28:00Z">
        <w:r w:rsidR="003E7940">
          <w:rPr>
            <w:rFonts w:ascii="Times New Roman" w:hAnsi="Times New Roman" w:cs="Times New Roman"/>
          </w:rPr>
          <w:t xml:space="preserve">the </w:t>
        </w:r>
      </w:ins>
      <w:ins w:id="1071" w:author="Benton, Deon" w:date="2026-04-14T13:27:00Z" w16du:dateUtc="2026-04-14T18:27:00Z">
        <w:r w:rsidR="00CF0533">
          <w:rPr>
            <w:rFonts w:ascii="Times New Roman" w:hAnsi="Times New Roman" w:cs="Times New Roman"/>
          </w:rPr>
          <w:t>experience</w:t>
        </w:r>
      </w:ins>
      <w:ins w:id="1072" w:author="Benton, Deon" w:date="2026-04-14T13:29:00Z" w16du:dateUtc="2026-04-14T18:29:00Z">
        <w:r w:rsidR="00C82F77">
          <w:rPr>
            <w:rFonts w:ascii="Times New Roman" w:hAnsi="Times New Roman" w:cs="Times New Roman"/>
          </w:rPr>
          <w:t xml:space="preserve"> of</w:t>
        </w:r>
      </w:ins>
      <w:ins w:id="1073" w:author="Benton, Deon" w:date="2026-04-14T13:28:00Z" w16du:dateUtc="2026-04-14T18:28:00Z">
        <w:r w:rsidR="00C82F77">
          <w:rPr>
            <w:rFonts w:ascii="Times New Roman" w:hAnsi="Times New Roman" w:cs="Times New Roman"/>
          </w:rPr>
          <w:t xml:space="preserve"> processing</w:t>
        </w:r>
      </w:ins>
      <w:ins w:id="1074" w:author="Benton, Deon" w:date="2026-04-14T13:29:00Z" w16du:dateUtc="2026-04-14T18:29:00Z">
        <w:r w:rsidR="00C82F77">
          <w:rPr>
            <w:rFonts w:ascii="Times New Roman" w:hAnsi="Times New Roman" w:cs="Times New Roman"/>
          </w:rPr>
          <w:t xml:space="preserve"> others’</w:t>
        </w:r>
      </w:ins>
      <w:ins w:id="1075" w:author="Benton, Deon" w:date="2026-04-14T13:28:00Z" w16du:dateUtc="2026-04-14T18:28:00Z">
        <w:r w:rsidR="00C82F77">
          <w:rPr>
            <w:rFonts w:ascii="Times New Roman" w:hAnsi="Times New Roman" w:cs="Times New Roman"/>
          </w:rPr>
          <w:t xml:space="preserve"> actions and an associative learning mechanism that operates ove</w:t>
        </w:r>
      </w:ins>
      <w:ins w:id="1076" w:author="Benton, Deon" w:date="2026-04-14T13:29:00Z" w16du:dateUtc="2026-04-14T18:29:00Z">
        <w:r w:rsidR="00C82F77">
          <w:rPr>
            <w:rFonts w:ascii="Times New Roman" w:hAnsi="Times New Roman" w:cs="Times New Roman"/>
          </w:rPr>
          <w:t>r that experience.</w:t>
        </w:r>
      </w:ins>
      <w:ins w:id="1077" w:author="Benton, Deon" w:date="2026-04-14T13:28:00Z" w16du:dateUtc="2026-04-14T18:28:00Z">
        <w:r w:rsidR="003E7940">
          <w:rPr>
            <w:rFonts w:ascii="Times New Roman" w:hAnsi="Times New Roman" w:cs="Times New Roman"/>
          </w:rPr>
          <w:t xml:space="preserve"> </w:t>
        </w:r>
      </w:ins>
      <w:ins w:id="1078" w:author="Benton, Deon" w:date="2026-04-14T13:30:00Z" w16du:dateUtc="2026-04-14T18:30:00Z">
        <w:r w:rsidR="00CA1341">
          <w:rPr>
            <w:rFonts w:ascii="Times New Roman" w:hAnsi="Times New Roman" w:cs="Times New Roman"/>
          </w:rPr>
          <w:t xml:space="preserve">Perhaps one way to reconcile the two is </w:t>
        </w:r>
      </w:ins>
      <w:ins w:id="1079" w:author="Benton, Deon" w:date="2026-03-17T15:40:00Z" w16du:dateUtc="2026-03-17T20:40:00Z">
        <w:r w:rsidR="00832F06">
          <w:rPr>
            <w:rFonts w:ascii="Times New Roman" w:hAnsi="Times New Roman" w:cs="Times New Roman"/>
          </w:rPr>
          <w:t>to consider</w:t>
        </w:r>
      </w:ins>
      <w:ins w:id="1080" w:author="Benton, Deon" w:date="2026-03-17T15:48:00Z" w16du:dateUtc="2026-03-17T20:48:00Z">
        <w:r w:rsidR="00B30C52">
          <w:rPr>
            <w:rFonts w:ascii="Times New Roman" w:hAnsi="Times New Roman" w:cs="Times New Roman"/>
          </w:rPr>
          <w:t xml:space="preserve"> the</w:t>
        </w:r>
      </w:ins>
      <w:ins w:id="1081" w:author="Benton, Deon" w:date="2026-03-17T15:40:00Z" w16du:dateUtc="2026-03-17T20:40:00Z">
        <w:r w:rsidR="00832F06">
          <w:rPr>
            <w:rFonts w:ascii="Times New Roman" w:hAnsi="Times New Roman" w:cs="Times New Roman"/>
          </w:rPr>
          <w:t xml:space="preserve"> </w:t>
        </w:r>
      </w:ins>
      <w:ins w:id="1082" w:author="Benton, Deon" w:date="2026-03-17T15:42:00Z" w16du:dateUtc="2026-03-17T20:42:00Z">
        <w:r w:rsidR="00622034">
          <w:rPr>
            <w:rFonts w:ascii="Times New Roman" w:hAnsi="Times New Roman" w:cs="Times New Roman"/>
          </w:rPr>
          <w:t xml:space="preserve">potential </w:t>
        </w:r>
      </w:ins>
      <w:ins w:id="1083" w:author="Benton, Deon" w:date="2026-03-17T15:48:00Z" w16du:dateUtc="2026-03-17T20:48:00Z">
        <w:r w:rsidR="00B30C52">
          <w:rPr>
            <w:rFonts w:ascii="Times New Roman" w:hAnsi="Times New Roman" w:cs="Times New Roman"/>
          </w:rPr>
          <w:t>effect</w:t>
        </w:r>
      </w:ins>
      <w:ins w:id="1084" w:author="Benton, Deon" w:date="2026-04-14T13:31:00Z" w16du:dateUtc="2026-04-14T18:31:00Z">
        <w:r w:rsidR="009C2F46">
          <w:rPr>
            <w:rFonts w:ascii="Times New Roman" w:hAnsi="Times New Roman" w:cs="Times New Roman"/>
          </w:rPr>
          <w:t xml:space="preserve"> that </w:t>
        </w:r>
      </w:ins>
      <w:ins w:id="1085" w:author="Benton, Deon" w:date="2026-04-14T13:30:00Z" w16du:dateUtc="2026-04-14T18:30:00Z">
        <w:r w:rsidR="009C2F46">
          <w:rPr>
            <w:rFonts w:ascii="Times New Roman" w:hAnsi="Times New Roman" w:cs="Times New Roman"/>
          </w:rPr>
          <w:t>infants’ own</w:t>
        </w:r>
      </w:ins>
      <w:ins w:id="1086" w:author="Benton, Deon" w:date="2026-03-17T15:41:00Z" w16du:dateUtc="2026-03-17T20:41:00Z">
        <w:r w:rsidR="00622034">
          <w:rPr>
            <w:rFonts w:ascii="Times New Roman" w:hAnsi="Times New Roman" w:cs="Times New Roman"/>
          </w:rPr>
          <w:t xml:space="preserve"> direct action experience or </w:t>
        </w:r>
      </w:ins>
      <w:ins w:id="1087" w:author="Benton, Deon" w:date="2026-04-14T13:31:00Z" w16du:dateUtc="2026-04-14T18:31:00Z">
        <w:r w:rsidR="009C2F46">
          <w:rPr>
            <w:rFonts w:ascii="Times New Roman" w:hAnsi="Times New Roman" w:cs="Times New Roman"/>
          </w:rPr>
          <w:t xml:space="preserve">their experience </w:t>
        </w:r>
      </w:ins>
      <w:ins w:id="1088" w:author="Benton, Deon" w:date="2026-04-14T13:32:00Z" w16du:dateUtc="2026-04-14T18:32:00Z">
        <w:r w:rsidR="009C2F46">
          <w:rPr>
            <w:rFonts w:ascii="Times New Roman" w:hAnsi="Times New Roman" w:cs="Times New Roman"/>
          </w:rPr>
          <w:t>processing</w:t>
        </w:r>
      </w:ins>
      <w:ins w:id="1089" w:author="Benton, Deon" w:date="2026-03-17T15:41:00Z" w16du:dateUtc="2026-03-17T20:41:00Z">
        <w:r w:rsidR="00622034">
          <w:rPr>
            <w:rFonts w:ascii="Times New Roman" w:hAnsi="Times New Roman" w:cs="Times New Roman"/>
          </w:rPr>
          <w:t xml:space="preserve"> causally efficacious action events </w:t>
        </w:r>
      </w:ins>
      <w:ins w:id="1090" w:author="Benton, Deon" w:date="2026-04-08T14:17:00Z" w16du:dateUtc="2026-04-08T19:17:00Z">
        <w:r w:rsidR="00940FBC">
          <w:rPr>
            <w:rFonts w:ascii="Times New Roman" w:hAnsi="Times New Roman" w:cs="Times New Roman"/>
          </w:rPr>
          <w:t xml:space="preserve">has </w:t>
        </w:r>
      </w:ins>
      <w:ins w:id="1091" w:author="Benton, Deon" w:date="2026-03-17T15:41:00Z" w16du:dateUtc="2026-03-17T20:41:00Z">
        <w:r w:rsidR="00622034">
          <w:rPr>
            <w:rFonts w:ascii="Times New Roman" w:hAnsi="Times New Roman" w:cs="Times New Roman"/>
          </w:rPr>
          <w:t xml:space="preserve">on </w:t>
        </w:r>
      </w:ins>
      <w:ins w:id="1092" w:author="Benton, Deon" w:date="2026-03-17T15:48:00Z" w16du:dateUtc="2026-03-17T20:48:00Z">
        <w:r w:rsidR="00B30C52">
          <w:rPr>
            <w:rFonts w:ascii="Times New Roman" w:hAnsi="Times New Roman" w:cs="Times New Roman"/>
          </w:rPr>
          <w:t xml:space="preserve">their </w:t>
        </w:r>
      </w:ins>
      <w:ins w:id="1093" w:author="Benton, Deon" w:date="2026-03-17T15:41:00Z" w16du:dateUtc="2026-03-17T20:41:00Z">
        <w:r w:rsidR="00622034">
          <w:rPr>
            <w:rFonts w:ascii="Times New Roman" w:hAnsi="Times New Roman" w:cs="Times New Roman"/>
          </w:rPr>
          <w:t xml:space="preserve">subsequent processing of </w:t>
        </w:r>
      </w:ins>
      <w:ins w:id="1094" w:author="Benton, Deon" w:date="2026-03-17T15:42:00Z" w16du:dateUtc="2026-03-17T20:42:00Z">
        <w:r w:rsidR="00622034">
          <w:rPr>
            <w:rFonts w:ascii="Times New Roman" w:hAnsi="Times New Roman" w:cs="Times New Roman"/>
          </w:rPr>
          <w:t>actions.</w:t>
        </w:r>
      </w:ins>
      <w:ins w:id="1095" w:author="Benton, Deon" w:date="2026-03-17T15:39:00Z" w16du:dateUtc="2026-03-17T20:39:00Z">
        <w:r w:rsidR="00832F06">
          <w:rPr>
            <w:rFonts w:ascii="Times New Roman" w:hAnsi="Times New Roman" w:cs="Times New Roman"/>
          </w:rPr>
          <w:t xml:space="preserve"> </w:t>
        </w:r>
      </w:ins>
      <w:ins w:id="1096" w:author="Benton, Deon" w:date="2026-04-14T13:37:00Z" w16du:dateUtc="2026-04-14T18:37:00Z">
        <w:r w:rsidR="00AD4C74">
          <w:rPr>
            <w:rFonts w:ascii="Times New Roman" w:hAnsi="Times New Roman" w:cs="Times New Roman"/>
          </w:rPr>
          <w:t>The crux of the idea is that both manipulations may</w:t>
        </w:r>
      </w:ins>
      <w:ins w:id="1097" w:author="Benton, Deon" w:date="2026-04-14T13:33:00Z" w16du:dateUtc="2026-04-14T18:33:00Z">
        <w:r w:rsidR="005C0644">
          <w:rPr>
            <w:rFonts w:ascii="Times New Roman" w:hAnsi="Times New Roman" w:cs="Times New Roman"/>
          </w:rPr>
          <w:t xml:space="preserve"> </w:t>
        </w:r>
        <w:r w:rsidR="005C0644">
          <w:rPr>
            <w:rFonts w:ascii="Times New Roman" w:hAnsi="Times New Roman" w:cs="Times New Roman"/>
            <w:i/>
            <w:iCs/>
          </w:rPr>
          <w:t>temporarily</w:t>
        </w:r>
        <w:r w:rsidR="006D356F">
          <w:rPr>
            <w:rFonts w:ascii="Times New Roman" w:hAnsi="Times New Roman" w:cs="Times New Roman"/>
          </w:rPr>
          <w:t xml:space="preserve"> </w:t>
        </w:r>
      </w:ins>
      <w:ins w:id="1098" w:author="Benton, Deon" w:date="2026-03-17T15:47:00Z" w16du:dateUtc="2026-03-17T20:47:00Z">
        <w:r w:rsidR="00AA5009">
          <w:rPr>
            <w:rFonts w:ascii="Times New Roman" w:hAnsi="Times New Roman" w:cs="Times New Roman"/>
          </w:rPr>
          <w:t xml:space="preserve">boost the salience of </w:t>
        </w:r>
      </w:ins>
      <w:ins w:id="1099" w:author="Benton, Deon" w:date="2026-03-17T15:49:00Z" w16du:dateUtc="2026-03-17T20:49:00Z">
        <w:r w:rsidR="00B30C52">
          <w:rPr>
            <w:rFonts w:ascii="Times New Roman" w:hAnsi="Times New Roman" w:cs="Times New Roman"/>
          </w:rPr>
          <w:t>the visual events presented during the experiment itself</w:t>
        </w:r>
      </w:ins>
      <w:ins w:id="1100" w:author="Benton, Deon" w:date="2026-03-17T15:47:00Z" w16du:dateUtc="2026-03-17T20:47:00Z">
        <w:r w:rsidR="00B30C52">
          <w:rPr>
            <w:rFonts w:ascii="Times New Roman" w:hAnsi="Times New Roman" w:cs="Times New Roman"/>
          </w:rPr>
          <w:t>.</w:t>
        </w:r>
        <w:r w:rsidR="00AA5009">
          <w:rPr>
            <w:rFonts w:ascii="Times New Roman" w:hAnsi="Times New Roman" w:cs="Times New Roman"/>
          </w:rPr>
          <w:t xml:space="preserve"> </w:t>
        </w:r>
      </w:ins>
      <w:ins w:id="1101" w:author="Benton, Deon" w:date="2026-03-17T15:44:00Z" w16du:dateUtc="2026-03-17T20:44:00Z">
        <w:r w:rsidR="00736A8C">
          <w:rPr>
            <w:rFonts w:ascii="Times New Roman" w:hAnsi="Times New Roman" w:cs="Times New Roman"/>
          </w:rPr>
          <w:t xml:space="preserve"> </w:t>
        </w:r>
      </w:ins>
      <w:ins w:id="1102" w:author="Benton, Deon" w:date="2026-03-17T15:51:00Z" w16du:dateUtc="2026-03-17T20:51:00Z">
        <w:r w:rsidR="00A62B1E">
          <w:rPr>
            <w:rFonts w:ascii="Times New Roman" w:hAnsi="Times New Roman" w:cs="Times New Roman"/>
          </w:rPr>
          <w:t xml:space="preserve">For example, providing infants with </w:t>
        </w:r>
      </w:ins>
      <w:ins w:id="1103" w:author="Benton, Deon" w:date="2026-03-17T15:56:00Z" w16du:dateUtc="2026-03-17T20:56:00Z">
        <w:r w:rsidR="00D84499">
          <w:rPr>
            <w:rFonts w:ascii="Times New Roman" w:hAnsi="Times New Roman" w:cs="Times New Roman"/>
            <w:i/>
            <w:iCs/>
          </w:rPr>
          <w:t xml:space="preserve">successful </w:t>
        </w:r>
        <w:r w:rsidR="00D84499">
          <w:rPr>
            <w:rFonts w:ascii="Times New Roman" w:hAnsi="Times New Roman" w:cs="Times New Roman"/>
          </w:rPr>
          <w:t>object-direct</w:t>
        </w:r>
      </w:ins>
      <w:ins w:id="1104" w:author="Benton, Deon" w:date="2026-04-08T14:18:00Z" w16du:dateUtc="2026-04-08T19:18:00Z">
        <w:r w:rsidR="00026A36">
          <w:rPr>
            <w:rFonts w:ascii="Times New Roman" w:hAnsi="Times New Roman" w:cs="Times New Roman"/>
          </w:rPr>
          <w:t>ed</w:t>
        </w:r>
      </w:ins>
      <w:ins w:id="1105" w:author="Benton, Deon" w:date="2026-03-17T15:56:00Z" w16du:dateUtc="2026-03-17T20:56:00Z">
        <w:r w:rsidR="00D84499">
          <w:rPr>
            <w:rFonts w:ascii="Times New Roman" w:hAnsi="Times New Roman" w:cs="Times New Roman"/>
          </w:rPr>
          <w:t xml:space="preserve"> action experience via sticky mittens </w:t>
        </w:r>
      </w:ins>
      <w:ins w:id="1106" w:author="Benton, Deon" w:date="2026-03-17T15:52:00Z" w16du:dateUtc="2026-03-17T20:52:00Z">
        <w:r w:rsidR="00510876">
          <w:rPr>
            <w:rFonts w:ascii="Times New Roman" w:hAnsi="Times New Roman" w:cs="Times New Roman"/>
          </w:rPr>
          <w:t xml:space="preserve">may not only increase their overall engagement in the task </w:t>
        </w:r>
      </w:ins>
      <w:ins w:id="1107" w:author="Benton, Deon" w:date="2026-03-17T15:53:00Z" w16du:dateUtc="2026-03-17T20:53:00Z">
        <w:r w:rsidR="00510876">
          <w:rPr>
            <w:rFonts w:ascii="Times New Roman" w:hAnsi="Times New Roman" w:cs="Times New Roman"/>
          </w:rPr>
          <w:t xml:space="preserve">but it </w:t>
        </w:r>
      </w:ins>
      <w:ins w:id="1108" w:author="Benton, Deon" w:date="2026-03-17T15:56:00Z" w16du:dateUtc="2026-03-17T20:56:00Z">
        <w:r w:rsidR="00D84499">
          <w:rPr>
            <w:rFonts w:ascii="Times New Roman" w:hAnsi="Times New Roman" w:cs="Times New Roman"/>
          </w:rPr>
          <w:t xml:space="preserve">may </w:t>
        </w:r>
      </w:ins>
      <w:ins w:id="1109" w:author="Benton, Deon" w:date="2026-03-17T15:53:00Z" w16du:dateUtc="2026-03-17T20:53:00Z">
        <w:r w:rsidR="00510876">
          <w:rPr>
            <w:rFonts w:ascii="Times New Roman" w:hAnsi="Times New Roman" w:cs="Times New Roman"/>
          </w:rPr>
          <w:t xml:space="preserve">facilitate successful encoding of the visual features of the objects involved. </w:t>
        </w:r>
      </w:ins>
      <w:ins w:id="1110" w:author="Benton, Deon" w:date="2026-04-08T14:19:00Z" w16du:dateUtc="2026-04-08T19:19:00Z">
        <w:r w:rsidR="00FF1636">
          <w:rPr>
            <w:rFonts w:ascii="Times New Roman" w:hAnsi="Times New Roman" w:cs="Times New Roman"/>
          </w:rPr>
          <w:t>Critically, even if that boost is e</w:t>
        </w:r>
      </w:ins>
      <w:ins w:id="1111" w:author="Benton, Deon" w:date="2026-04-08T14:20:00Z" w16du:dateUtc="2026-04-08T19:20:00Z">
        <w:r w:rsidR="00FF1636">
          <w:rPr>
            <w:rFonts w:ascii="Times New Roman" w:hAnsi="Times New Roman" w:cs="Times New Roman"/>
          </w:rPr>
          <w:t>phemeral</w:t>
        </w:r>
      </w:ins>
      <w:ins w:id="1112" w:author="Benton, Deon" w:date="2026-04-08T14:19:00Z" w16du:dateUtc="2026-04-08T19:19:00Z">
        <w:r w:rsidR="00FF1636">
          <w:rPr>
            <w:rFonts w:ascii="Times New Roman" w:hAnsi="Times New Roman" w:cs="Times New Roman"/>
          </w:rPr>
          <w:t xml:space="preserve"> as is assumed here, infants may have sufficient time </w:t>
        </w:r>
      </w:ins>
      <w:ins w:id="1113" w:author="Benton, Deon" w:date="2026-04-08T14:20:00Z" w16du:dateUtc="2026-04-08T19:20:00Z">
        <w:r w:rsidR="00FF1636">
          <w:rPr>
            <w:rFonts w:ascii="Times New Roman" w:hAnsi="Times New Roman" w:cs="Times New Roman"/>
          </w:rPr>
          <w:t xml:space="preserve">while </w:t>
        </w:r>
      </w:ins>
      <w:ins w:id="1114" w:author="Benton, Deon" w:date="2026-04-08T14:19:00Z" w16du:dateUtc="2026-04-08T19:19:00Z">
        <w:r w:rsidR="00FF1636">
          <w:rPr>
            <w:rFonts w:ascii="Times New Roman" w:hAnsi="Times New Roman" w:cs="Times New Roman"/>
          </w:rPr>
          <w:t>in this heightened attention</w:t>
        </w:r>
      </w:ins>
      <w:ins w:id="1115" w:author="Benton, Deon" w:date="2026-04-08T14:20:00Z" w16du:dateUtc="2026-04-08T19:20:00Z">
        <w:r w:rsidR="00FF1636">
          <w:rPr>
            <w:rFonts w:ascii="Times New Roman" w:hAnsi="Times New Roman" w:cs="Times New Roman"/>
          </w:rPr>
          <w:t>al</w:t>
        </w:r>
      </w:ins>
      <w:ins w:id="1116" w:author="Benton, Deon" w:date="2026-04-08T14:19:00Z" w16du:dateUtc="2026-04-08T19:19:00Z">
        <w:r w:rsidR="00FF1636">
          <w:rPr>
            <w:rFonts w:ascii="Times New Roman" w:hAnsi="Times New Roman" w:cs="Times New Roman"/>
          </w:rPr>
          <w:t xml:space="preserve"> state to</w:t>
        </w:r>
      </w:ins>
      <w:ins w:id="1117" w:author="Benton, Deon" w:date="2026-04-08T14:21:00Z" w16du:dateUtc="2026-04-08T19:21:00Z">
        <w:r w:rsidR="00ED2E5A">
          <w:rPr>
            <w:rFonts w:ascii="Times New Roman" w:hAnsi="Times New Roman" w:cs="Times New Roman"/>
          </w:rPr>
          <w:t xml:space="preserve"> encode key aspects of the task </w:t>
        </w:r>
        <w:r w:rsidR="00ED2E5A">
          <w:rPr>
            <w:rFonts w:ascii="Times New Roman" w:hAnsi="Times New Roman" w:cs="Times New Roman"/>
          </w:rPr>
          <w:lastRenderedPageBreak/>
          <w:t xml:space="preserve">that bear directly on their subsequent looking behavior. </w:t>
        </w:r>
      </w:ins>
      <w:ins w:id="1118" w:author="Benton, Deon" w:date="2026-03-17T15:53:00Z" w16du:dateUtc="2026-03-17T20:53:00Z">
        <w:r w:rsidR="00510876">
          <w:rPr>
            <w:rFonts w:ascii="Times New Roman" w:hAnsi="Times New Roman" w:cs="Times New Roman"/>
          </w:rPr>
          <w:t>Support for this claim is garnered by resear</w:t>
        </w:r>
      </w:ins>
      <w:ins w:id="1119" w:author="Benton, Deon" w:date="2026-03-17T15:54:00Z" w16du:dateUtc="2026-03-17T20:54:00Z">
        <w:r w:rsidR="00510876">
          <w:rPr>
            <w:rFonts w:ascii="Times New Roman" w:hAnsi="Times New Roman" w:cs="Times New Roman"/>
          </w:rPr>
          <w:t xml:space="preserve">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ins>
      <w:ins w:id="1120" w:author="Benton, Deon" w:date="2026-04-08T14:23:00Z" w16du:dateUtc="2026-04-08T19:23:00Z">
        <w:r w:rsidR="00E8248B">
          <w:rPr>
            <w:rFonts w:ascii="Times New Roman" w:hAnsi="Times New Roman" w:cs="Times New Roman"/>
          </w:rPr>
          <w:t xml:space="preserve">. Research by Sommerville et al. (2005) </w:t>
        </w:r>
      </w:ins>
      <w:ins w:id="1121" w:author="Benton, Deon" w:date="2026-04-08T14:27:00Z" w16du:dateUtc="2026-04-08T19:27:00Z">
        <w:r w:rsidR="003F08C4">
          <w:rPr>
            <w:rFonts w:ascii="Times New Roman" w:hAnsi="Times New Roman" w:cs="Times New Roman"/>
          </w:rPr>
          <w:t>is also consistent with the notion</w:t>
        </w:r>
      </w:ins>
      <w:ins w:id="1122" w:author="Benton, Deon" w:date="2026-04-08T14:23:00Z" w16du:dateUtc="2026-04-08T19:23:00Z">
        <w:r w:rsidR="00E8248B">
          <w:rPr>
            <w:rFonts w:ascii="Times New Roman" w:hAnsi="Times New Roman" w:cs="Times New Roman"/>
          </w:rPr>
          <w:t xml:space="preserve"> that </w:t>
        </w:r>
      </w:ins>
      <w:ins w:id="1123" w:author="Benton, Deon" w:date="2026-04-08T14:22:00Z" w16du:dateUtc="2026-04-08T19:22:00Z">
        <w:r w:rsidR="00ED2E5A">
          <w:rPr>
            <w:rFonts w:ascii="Times New Roman" w:hAnsi="Times New Roman" w:cs="Times New Roman"/>
          </w:rPr>
          <w:t>the</w:t>
        </w:r>
      </w:ins>
      <w:ins w:id="1124" w:author="Benton, Deon" w:date="2026-04-08T14:23:00Z" w16du:dateUtc="2026-04-08T19:23:00Z">
        <w:r w:rsidR="00E8248B">
          <w:rPr>
            <w:rFonts w:ascii="Times New Roman" w:hAnsi="Times New Roman" w:cs="Times New Roman"/>
          </w:rPr>
          <w:t xml:space="preserve"> attentional</w:t>
        </w:r>
      </w:ins>
      <w:ins w:id="1125" w:author="Benton, Deon" w:date="2026-04-08T14:22:00Z" w16du:dateUtc="2026-04-08T19:22:00Z">
        <w:r w:rsidR="00ED2E5A">
          <w:rPr>
            <w:rFonts w:ascii="Times New Roman" w:hAnsi="Times New Roman" w:cs="Times New Roman"/>
          </w:rPr>
          <w:t xml:space="preserve"> boost</w:t>
        </w:r>
      </w:ins>
      <w:ins w:id="1126" w:author="Benton, Deon" w:date="2026-04-08T14:23:00Z" w16du:dateUtc="2026-04-08T19:23:00Z">
        <w:r w:rsidR="00E8248B">
          <w:rPr>
            <w:rFonts w:ascii="Times New Roman" w:hAnsi="Times New Roman" w:cs="Times New Roman"/>
          </w:rPr>
          <w:t xml:space="preserve"> provided</w:t>
        </w:r>
      </w:ins>
      <w:ins w:id="1127" w:author="Benton, Deon" w:date="2026-04-08T14:25:00Z" w16du:dateUtc="2026-04-08T19:25:00Z">
        <w:r w:rsidR="00EB2791">
          <w:rPr>
            <w:rFonts w:ascii="Times New Roman" w:hAnsi="Times New Roman" w:cs="Times New Roman"/>
          </w:rPr>
          <w:t xml:space="preserve"> by</w:t>
        </w:r>
      </w:ins>
      <w:ins w:id="1128" w:author="Benton, Deon" w:date="2026-04-08T14:22:00Z" w16du:dateUtc="2026-04-08T19:22:00Z">
        <w:r w:rsidR="00ED2E5A">
          <w:rPr>
            <w:rFonts w:ascii="Times New Roman" w:hAnsi="Times New Roman" w:cs="Times New Roman"/>
          </w:rPr>
          <w:t xml:space="preserve"> sticky </w:t>
        </w:r>
      </w:ins>
      <w:ins w:id="1129" w:author="Benton, Deon" w:date="2026-04-08T14:24:00Z" w16du:dateUtc="2026-04-08T19:24:00Z">
        <w:r w:rsidR="00E8248B">
          <w:rPr>
            <w:rFonts w:ascii="Times New Roman" w:hAnsi="Times New Roman" w:cs="Times New Roman"/>
          </w:rPr>
          <w:t xml:space="preserve">mittens </w:t>
        </w:r>
      </w:ins>
      <w:ins w:id="1130" w:author="Benton, Deon" w:date="2026-04-08T14:25:00Z" w16du:dateUtc="2026-04-08T19:25:00Z">
        <w:r w:rsidR="00EB2791">
          <w:rPr>
            <w:rFonts w:ascii="Times New Roman" w:hAnsi="Times New Roman" w:cs="Times New Roman"/>
          </w:rPr>
          <w:t>may be</w:t>
        </w:r>
      </w:ins>
      <w:ins w:id="1131" w:author="Benton, Deon" w:date="2026-04-08T14:22:00Z" w16du:dateUtc="2026-04-08T19:22:00Z">
        <w:r w:rsidR="00ED2E5A">
          <w:rPr>
            <w:rFonts w:ascii="Times New Roman" w:hAnsi="Times New Roman" w:cs="Times New Roman"/>
          </w:rPr>
          <w:t xml:space="preserve"> short-lived</w:t>
        </w:r>
      </w:ins>
      <w:ins w:id="1132" w:author="Benton, Deon" w:date="2026-04-08T14:24:00Z" w16du:dateUtc="2026-04-08T19:24:00Z">
        <w:r w:rsidR="00E8248B">
          <w:rPr>
            <w:rFonts w:ascii="Times New Roman" w:hAnsi="Times New Roman" w:cs="Times New Roman"/>
          </w:rPr>
          <w:t>. For example, these authors found that</w:t>
        </w:r>
        <w:r w:rsidR="00EB2791">
          <w:rPr>
            <w:rFonts w:ascii="Times New Roman" w:hAnsi="Times New Roman" w:cs="Times New Roman"/>
          </w:rPr>
          <w:t xml:space="preserve"> infants in the stic</w:t>
        </w:r>
      </w:ins>
      <w:ins w:id="1133" w:author="Benton, Deon" w:date="2026-04-08T14:25:00Z" w16du:dateUtc="2026-04-08T19:25:00Z">
        <w:r w:rsidR="00EB2791">
          <w:rPr>
            <w:rFonts w:ascii="Times New Roman" w:hAnsi="Times New Roman" w:cs="Times New Roman"/>
          </w:rPr>
          <w:t xml:space="preserve">ky mittens condition looked reliably longer during the first </w:t>
        </w:r>
      </w:ins>
      <w:ins w:id="1134" w:author="Benton, Deon" w:date="2026-04-08T14:31:00Z" w16du:dateUtc="2026-04-08T19:31:00Z">
        <w:r w:rsidR="00EA5AB9">
          <w:rPr>
            <w:rFonts w:ascii="Times New Roman" w:hAnsi="Times New Roman" w:cs="Times New Roman"/>
          </w:rPr>
          <w:t>trial of the</w:t>
        </w:r>
      </w:ins>
      <w:ins w:id="1135" w:author="Benton, Deon" w:date="2026-04-08T14:25:00Z" w16du:dateUtc="2026-04-08T19:25:00Z">
        <w:r w:rsidR="00EB2791">
          <w:rPr>
            <w:rFonts w:ascii="Times New Roman" w:hAnsi="Times New Roman" w:cs="Times New Roman"/>
          </w:rPr>
          <w:t xml:space="preserve"> habituation phase than infants in the non-sticky mittens condition</w:t>
        </w:r>
      </w:ins>
      <w:ins w:id="1136" w:author="Benton, Deon" w:date="2026-03-17T15:54:00Z" w16du:dateUtc="2026-03-17T20:54:00Z">
        <w:r w:rsidR="00510876" w:rsidRPr="009E7771">
          <w:rPr>
            <w:rFonts w:ascii="Times New Roman" w:hAnsi="Times New Roman" w:cs="Times New Roman"/>
          </w:rPr>
          <w:t>.</w:t>
        </w:r>
      </w:ins>
      <w:ins w:id="1137" w:author="Benton, Deon" w:date="2026-03-17T15:56:00Z" w16du:dateUtc="2026-03-17T20:56:00Z">
        <w:r w:rsidR="00352C0F">
          <w:rPr>
            <w:rFonts w:ascii="Times New Roman" w:hAnsi="Times New Roman" w:cs="Times New Roman"/>
          </w:rPr>
          <w:t xml:space="preserve"> </w:t>
        </w:r>
      </w:ins>
      <w:ins w:id="1138" w:author="Benton, Deon" w:date="2026-04-08T14:28:00Z" w16du:dateUtc="2026-04-08T19:28:00Z">
        <w:r w:rsidR="003F08C4">
          <w:rPr>
            <w:rFonts w:ascii="Times New Roman" w:hAnsi="Times New Roman" w:cs="Times New Roman"/>
          </w:rPr>
          <w:t>One aspect of the task that infants may incidentally encode while in a heightened attention state is the trajectory of their own reaches</w:t>
        </w:r>
      </w:ins>
      <w:ins w:id="1139" w:author="Benton, Deon" w:date="2026-03-17T15:57:00Z" w16du:dateUtc="2026-03-17T20:57:00Z">
        <w:r w:rsidR="00352C0F">
          <w:rPr>
            <w:rFonts w:ascii="Times New Roman" w:hAnsi="Times New Roman" w:cs="Times New Roman"/>
          </w:rPr>
          <w:t xml:space="preserve">. </w:t>
        </w:r>
      </w:ins>
      <w:ins w:id="1140" w:author="Benton, Deon" w:date="2026-04-08T14:33:00Z" w16du:dateUtc="2026-04-08T19:33:00Z">
        <w:r w:rsidR="0068428D">
          <w:rPr>
            <w:rFonts w:ascii="Times New Roman" w:hAnsi="Times New Roman" w:cs="Times New Roman"/>
          </w:rPr>
          <w:t>In particular, infants may learn that</w:t>
        </w:r>
      </w:ins>
      <w:ins w:id="1141" w:author="Benton, Deon" w:date="2026-03-17T15:58:00Z" w16du:dateUtc="2026-03-17T20:58:00Z">
        <w:r w:rsidR="00352C0F">
          <w:rPr>
            <w:rFonts w:ascii="Times New Roman" w:hAnsi="Times New Roman" w:cs="Times New Roman"/>
          </w:rPr>
          <w:t xml:space="preserve"> fact that </w:t>
        </w:r>
      </w:ins>
      <w:ins w:id="1142" w:author="Benton, Deon" w:date="2026-04-08T14:33:00Z" w16du:dateUtc="2026-04-08T19:33:00Z">
        <w:r w:rsidR="0068428D">
          <w:rPr>
            <w:rFonts w:ascii="Times New Roman" w:hAnsi="Times New Roman" w:cs="Times New Roman"/>
          </w:rPr>
          <w:t xml:space="preserve">their own </w:t>
        </w:r>
      </w:ins>
      <w:ins w:id="1143" w:author="Benton, Deon" w:date="2026-03-17T15:58:00Z" w16du:dateUtc="2026-03-17T20:58:00Z">
        <w:r w:rsidR="00352C0F">
          <w:rPr>
            <w:rFonts w:ascii="Times New Roman" w:hAnsi="Times New Roman" w:cs="Times New Roman"/>
          </w:rPr>
          <w:t>successful reaches tend to follow relatively straight trajectories.</w:t>
        </w:r>
      </w:ins>
      <w:ins w:id="1144" w:author="Benton, Deon" w:date="2026-03-17T16:03:00Z" w16du:dateUtc="2026-03-17T21:03:00Z">
        <w:r w:rsidR="00D315F6">
          <w:rPr>
            <w:rFonts w:ascii="Times New Roman" w:hAnsi="Times New Roman" w:cs="Times New Roman"/>
          </w:rPr>
          <w:t xml:space="preserve"> </w:t>
        </w:r>
      </w:ins>
      <w:ins w:id="1145" w:author="Benton, Deon" w:date="2026-03-17T16:11:00Z" w16du:dateUtc="2026-03-17T21:11:00Z">
        <w:r w:rsidR="006873F6">
          <w:rPr>
            <w:rFonts w:ascii="Times New Roman" w:hAnsi="Times New Roman" w:cs="Times New Roman"/>
          </w:rPr>
          <w:t xml:space="preserve">An implication of this </w:t>
        </w:r>
      </w:ins>
      <w:ins w:id="1146" w:author="Benton, Deon" w:date="2026-03-17T16:13:00Z" w16du:dateUtc="2026-03-17T21:13:00Z">
        <w:r w:rsidR="006873F6">
          <w:rPr>
            <w:rFonts w:ascii="Times New Roman" w:hAnsi="Times New Roman" w:cs="Times New Roman"/>
          </w:rPr>
          <w:t>view</w:t>
        </w:r>
      </w:ins>
      <w:ins w:id="1147" w:author="Benton, Deon" w:date="2026-03-17T16:11:00Z" w16du:dateUtc="2026-03-17T21:11:00Z">
        <w:r w:rsidR="006873F6">
          <w:rPr>
            <w:rFonts w:ascii="Times New Roman" w:hAnsi="Times New Roman" w:cs="Times New Roman"/>
          </w:rPr>
          <w:t xml:space="preserve"> for interpreting infants’ looking behaviors in Skerry et al. (2013) is that</w:t>
        </w:r>
      </w:ins>
      <w:ins w:id="1148" w:author="Benton, Deon" w:date="2026-03-17T15:58:00Z" w16du:dateUtc="2026-03-17T20:58:00Z">
        <w:r w:rsidR="00352C0F">
          <w:rPr>
            <w:rFonts w:ascii="Times New Roman" w:hAnsi="Times New Roman" w:cs="Times New Roman"/>
          </w:rPr>
          <w:t xml:space="preserve"> </w:t>
        </w:r>
      </w:ins>
      <w:ins w:id="1149" w:author="Benton, Deon" w:date="2026-03-17T16:12:00Z" w16du:dateUtc="2026-03-17T21:12:00Z">
        <w:r w:rsidR="006873F6">
          <w:rPr>
            <w:rFonts w:ascii="Times New Roman" w:hAnsi="Times New Roman" w:cs="Times New Roman"/>
          </w:rPr>
          <w:t xml:space="preserve">if </w:t>
        </w:r>
      </w:ins>
      <w:ins w:id="1150" w:author="Benton, Deon" w:date="2026-03-17T16:08:00Z" w16du:dateUtc="2026-03-17T21:08:00Z">
        <w:r w:rsidR="004D271B">
          <w:rPr>
            <w:rFonts w:ascii="Times New Roman" w:hAnsi="Times New Roman" w:cs="Times New Roman"/>
          </w:rPr>
          <w:t xml:space="preserve">infants perceived the </w:t>
        </w:r>
      </w:ins>
      <w:ins w:id="1151" w:author="Benton, Deon" w:date="2026-03-17T16:04:00Z" w16du:dateUtc="2026-03-17T21:04:00Z">
        <w:r w:rsidR="00D315F6">
          <w:rPr>
            <w:rFonts w:ascii="Times New Roman" w:hAnsi="Times New Roman" w:cs="Times New Roman"/>
          </w:rPr>
          <w:t>straight trajector</w:t>
        </w:r>
      </w:ins>
      <w:ins w:id="1152" w:author="Benton, Deon" w:date="2026-03-17T16:08:00Z" w16du:dateUtc="2026-03-17T21:08:00Z">
        <w:r w:rsidR="004D271B">
          <w:rPr>
            <w:rFonts w:ascii="Times New Roman" w:hAnsi="Times New Roman" w:cs="Times New Roman"/>
          </w:rPr>
          <w:t>y to be more familiar than the curved one</w:t>
        </w:r>
      </w:ins>
      <w:ins w:id="1153" w:author="Benton, Deon" w:date="2026-03-17T16:11:00Z" w16du:dateUtc="2026-03-17T21:11:00Z">
        <w:r w:rsidR="006873F6">
          <w:rPr>
            <w:rFonts w:ascii="Times New Roman" w:hAnsi="Times New Roman" w:cs="Times New Roman"/>
          </w:rPr>
          <w:t>—</w:t>
        </w:r>
      </w:ins>
      <w:ins w:id="1154" w:author="Benton, Deon" w:date="2026-03-17T16:12:00Z" w16du:dateUtc="2026-03-17T21:12:00Z">
        <w:r w:rsidR="006873F6">
          <w:rPr>
            <w:rFonts w:ascii="Times New Roman" w:hAnsi="Times New Roman" w:cs="Times New Roman"/>
          </w:rPr>
          <w:t xml:space="preserve">due to their own experience </w:t>
        </w:r>
      </w:ins>
      <w:ins w:id="1155" w:author="Benton, Deon" w:date="2026-03-17T16:14:00Z" w16du:dateUtc="2026-03-17T21:14:00Z">
        <w:r w:rsidR="005C0C57">
          <w:rPr>
            <w:rFonts w:ascii="Times New Roman" w:hAnsi="Times New Roman" w:cs="Times New Roman"/>
          </w:rPr>
          <w:t>producing such paths</w:t>
        </w:r>
      </w:ins>
      <w:ins w:id="1156" w:author="Benton, Deon" w:date="2026-04-08T14:34:00Z" w16du:dateUtc="2026-04-08T19:34:00Z">
        <w:r w:rsidR="0068428D">
          <w:rPr>
            <w:rFonts w:ascii="Times New Roman" w:hAnsi="Times New Roman" w:cs="Times New Roman"/>
          </w:rPr>
          <w:t xml:space="preserve"> during the sticky-mittens phase</w:t>
        </w:r>
      </w:ins>
      <w:ins w:id="1157" w:author="Benton, Deon" w:date="2026-03-17T16:12:00Z" w16du:dateUtc="2026-03-17T21:12:00Z">
        <w:r w:rsidR="006873F6">
          <w:rPr>
            <w:rFonts w:ascii="Times New Roman" w:hAnsi="Times New Roman" w:cs="Times New Roman"/>
          </w:rPr>
          <w:t>—</w:t>
        </w:r>
      </w:ins>
      <w:ins w:id="1158" w:author="Benton, Deon" w:date="2026-03-17T16:08:00Z" w16du:dateUtc="2026-03-17T21:08:00Z">
        <w:r w:rsidR="004D271B">
          <w:rPr>
            <w:rFonts w:ascii="Times New Roman" w:hAnsi="Times New Roman" w:cs="Times New Roman"/>
          </w:rPr>
          <w:t xml:space="preserve">then </w:t>
        </w:r>
      </w:ins>
      <w:ins w:id="1159" w:author="Benton, Deon" w:date="2026-04-08T14:34:00Z" w16du:dateUtc="2026-04-08T19:34:00Z">
        <w:r w:rsidR="0068428D">
          <w:rPr>
            <w:rFonts w:ascii="Times New Roman" w:hAnsi="Times New Roman" w:cs="Times New Roman"/>
          </w:rPr>
          <w:t>they should look</w:t>
        </w:r>
      </w:ins>
      <w:ins w:id="1160" w:author="Benton, Deon" w:date="2026-03-17T16:12:00Z" w16du:dateUtc="2026-03-17T21:12:00Z">
        <w:r w:rsidR="006873F6">
          <w:rPr>
            <w:rFonts w:ascii="Times New Roman" w:hAnsi="Times New Roman" w:cs="Times New Roman"/>
          </w:rPr>
          <w:t xml:space="preserve"> longer at</w:t>
        </w:r>
      </w:ins>
      <w:ins w:id="1161" w:author="Benton, Deon" w:date="2026-03-17T16:08:00Z" w16du:dateUtc="2026-03-17T21:08:00Z">
        <w:r w:rsidR="004D271B">
          <w:rPr>
            <w:rFonts w:ascii="Times New Roman" w:hAnsi="Times New Roman" w:cs="Times New Roman"/>
          </w:rPr>
          <w:t xml:space="preserve"> the inefficient test events than the </w:t>
        </w:r>
      </w:ins>
      <w:ins w:id="1162" w:author="Benton, Deon" w:date="2026-03-17T16:09:00Z" w16du:dateUtc="2026-03-17T21:09:00Z">
        <w:r w:rsidR="004D271B">
          <w:rPr>
            <w:rFonts w:ascii="Times New Roman" w:hAnsi="Times New Roman" w:cs="Times New Roman"/>
          </w:rPr>
          <w:t>efficient</w:t>
        </w:r>
      </w:ins>
      <w:ins w:id="1163" w:author="Benton, Deon" w:date="2026-03-17T16:08:00Z" w16du:dateUtc="2026-03-17T21:08:00Z">
        <w:r w:rsidR="004D271B">
          <w:rPr>
            <w:rFonts w:ascii="Times New Roman" w:hAnsi="Times New Roman" w:cs="Times New Roman"/>
          </w:rPr>
          <w:t xml:space="preserve"> ones.</w:t>
        </w:r>
      </w:ins>
      <w:ins w:id="1164" w:author="Benton, Deon" w:date="2026-03-17T16:09:00Z" w16du:dateUtc="2026-03-17T21:09:00Z">
        <w:r w:rsidR="00EC2EE5">
          <w:rPr>
            <w:rFonts w:ascii="Times New Roman" w:hAnsi="Times New Roman" w:cs="Times New Roman"/>
          </w:rPr>
          <w:t xml:space="preserve"> Crucially, this pattern of looking would</w:t>
        </w:r>
      </w:ins>
      <w:ins w:id="1165" w:author="Benton, Deon" w:date="2026-03-17T16:15:00Z" w16du:dateUtc="2026-03-17T21:15:00Z">
        <w:r w:rsidR="005C0C57">
          <w:rPr>
            <w:rFonts w:ascii="Times New Roman" w:hAnsi="Times New Roman" w:cs="Times New Roman"/>
          </w:rPr>
          <w:t xml:space="preserve"> </w:t>
        </w:r>
      </w:ins>
      <w:ins w:id="1166" w:author="Benton, Deon" w:date="2026-03-17T16:16:00Z" w16du:dateUtc="2026-03-17T21:16:00Z">
        <w:r w:rsidR="004645FE">
          <w:rPr>
            <w:rFonts w:ascii="Times New Roman" w:hAnsi="Times New Roman" w:cs="Times New Roman"/>
          </w:rPr>
          <w:t>suggest that infants’ responses in this study h</w:t>
        </w:r>
      </w:ins>
      <w:ins w:id="1167" w:author="Benton, Deon" w:date="2026-03-17T16:17:00Z" w16du:dateUtc="2026-03-17T21:17:00Z">
        <w:r w:rsidR="00BB407A">
          <w:rPr>
            <w:rFonts w:ascii="Times New Roman" w:hAnsi="Times New Roman" w:cs="Times New Roman"/>
          </w:rPr>
          <w:t>ad little to do with a priori notions of efficiency</w:t>
        </w:r>
      </w:ins>
      <w:ins w:id="1168" w:author="Benton, Deon" w:date="2026-04-08T14:35:00Z" w16du:dateUtc="2026-04-08T19:35:00Z">
        <w:r w:rsidR="004726B4">
          <w:rPr>
            <w:rFonts w:ascii="Times New Roman" w:hAnsi="Times New Roman" w:cs="Times New Roman"/>
          </w:rPr>
          <w:t xml:space="preserve"> or goals</w:t>
        </w:r>
      </w:ins>
      <w:ins w:id="1169" w:author="Benton, Deon" w:date="2026-03-17T16:17:00Z" w16du:dateUtc="2026-03-17T21:17:00Z">
        <w:r w:rsidR="00BB407A">
          <w:rPr>
            <w:rFonts w:ascii="Times New Roman" w:hAnsi="Times New Roman" w:cs="Times New Roman"/>
          </w:rPr>
          <w:t xml:space="preserve">; instead, such </w:t>
        </w:r>
      </w:ins>
      <w:ins w:id="1170" w:author="Benton, Deon" w:date="2026-03-17T16:18:00Z" w16du:dateUtc="2026-03-17T21:18:00Z">
        <w:r w:rsidR="00BB407A">
          <w:rPr>
            <w:rFonts w:ascii="Times New Roman" w:hAnsi="Times New Roman" w:cs="Times New Roman"/>
          </w:rPr>
          <w:t xml:space="preserve">looking </w:t>
        </w:r>
      </w:ins>
      <w:ins w:id="1171" w:author="Benton, Deon" w:date="2026-04-08T14:35:00Z" w16du:dateUtc="2026-04-08T19:35:00Z">
        <w:r w:rsidR="004726B4">
          <w:rPr>
            <w:rFonts w:ascii="Times New Roman" w:hAnsi="Times New Roman" w:cs="Times New Roman"/>
          </w:rPr>
          <w:t xml:space="preserve">may merely be a consequence </w:t>
        </w:r>
      </w:ins>
      <w:ins w:id="1172" w:author="Benton, Deon" w:date="2026-03-17T16:18:00Z" w16du:dateUtc="2026-03-17T21:18:00Z">
        <w:r w:rsidR="00BB407A">
          <w:rPr>
            <w:rFonts w:ascii="Times New Roman" w:hAnsi="Times New Roman" w:cs="Times New Roman"/>
          </w:rPr>
          <w:t xml:space="preserve">of </w:t>
        </w:r>
      </w:ins>
      <w:ins w:id="1173" w:author="Benton, Deon" w:date="2026-04-08T14:36:00Z" w16du:dateUtc="2026-04-08T19:36:00Z">
        <w:r w:rsidR="004726B4">
          <w:rPr>
            <w:rFonts w:ascii="Times New Roman" w:hAnsi="Times New Roman" w:cs="Times New Roman"/>
          </w:rPr>
          <w:t>sticky-mittens experience heightening infants’ attention</w:t>
        </w:r>
      </w:ins>
      <w:ins w:id="1174" w:author="Benton, Deon" w:date="2026-04-08T14:37:00Z" w16du:dateUtc="2026-04-08T19:37:00Z">
        <w:r w:rsidR="00A75B41">
          <w:rPr>
            <w:rFonts w:ascii="Times New Roman" w:hAnsi="Times New Roman" w:cs="Times New Roman"/>
          </w:rPr>
          <w:t xml:space="preserve">, thereby leading to a </w:t>
        </w:r>
      </w:ins>
      <w:ins w:id="1175" w:author="Benton, Deon" w:date="2026-04-08T14:38:00Z" w16du:dateUtc="2026-04-08T19:38:00Z">
        <w:r w:rsidR="00A75B41">
          <w:rPr>
            <w:rFonts w:ascii="Times New Roman" w:hAnsi="Times New Roman" w:cs="Times New Roman"/>
          </w:rPr>
          <w:t>robust, yet</w:t>
        </w:r>
      </w:ins>
      <w:ins w:id="1176" w:author="Benton, Deon" w:date="2026-04-08T14:37:00Z" w16du:dateUtc="2026-04-08T19:37:00Z">
        <w:r w:rsidR="00A75B41">
          <w:rPr>
            <w:rFonts w:ascii="Times New Roman" w:hAnsi="Times New Roman" w:cs="Times New Roman"/>
          </w:rPr>
          <w:t xml:space="preserve"> incidental encoding of their own successful reaches.</w:t>
        </w:r>
      </w:ins>
    </w:p>
    <w:p w14:paraId="2989804D" w14:textId="66C0E563" w:rsidR="008B095A" w:rsidRDefault="00A75B41" w:rsidP="00795BA1">
      <w:pPr>
        <w:spacing w:line="480" w:lineRule="auto"/>
        <w:ind w:firstLine="720"/>
        <w:contextualSpacing/>
        <w:rPr>
          <w:ins w:id="1177" w:author="Benton, Deon" w:date="2026-03-17T16:52:00Z" w16du:dateUtc="2026-03-17T21:52:00Z"/>
          <w:rFonts w:ascii="Times New Roman" w:hAnsi="Times New Roman" w:cs="Times New Roman"/>
        </w:rPr>
      </w:pPr>
      <w:ins w:id="1178" w:author="Benton, Deon" w:date="2026-04-08T14:38:00Z" w16du:dateUtc="2026-04-08T19:38:00Z">
        <w:r>
          <w:rPr>
            <w:rFonts w:ascii="Times New Roman" w:hAnsi="Times New Roman" w:cs="Times New Roman"/>
          </w:rPr>
          <w:t xml:space="preserve">I contend that the same explanation applies to the study by </w:t>
        </w:r>
      </w:ins>
      <w:ins w:id="1179" w:author="Benton, Deon" w:date="2026-03-17T16:22:00Z" w16du:dateUtc="2026-03-17T21:22:00Z">
        <w:r w:rsidR="00D55339">
          <w:rPr>
            <w:rFonts w:ascii="Times New Roman" w:hAnsi="Times New Roman" w:cs="Times New Roman"/>
          </w:rPr>
          <w:t xml:space="preserve">Liu </w:t>
        </w:r>
      </w:ins>
      <w:ins w:id="1180" w:author="Benton, Deon" w:date="2026-03-18T10:10:00Z" w16du:dateUtc="2026-03-18T15:10:00Z">
        <w:r w:rsidR="00230718">
          <w:rPr>
            <w:rFonts w:ascii="Times New Roman" w:hAnsi="Times New Roman" w:cs="Times New Roman"/>
          </w:rPr>
          <w:t>et al.</w:t>
        </w:r>
      </w:ins>
      <w:ins w:id="1181" w:author="Benton, Deon" w:date="2026-03-17T16:22:00Z" w16du:dateUtc="2026-03-17T21:22:00Z">
        <w:r w:rsidR="00D55339">
          <w:rPr>
            <w:rFonts w:ascii="Times New Roman" w:hAnsi="Times New Roman" w:cs="Times New Roman"/>
          </w:rPr>
          <w:t xml:space="preserve"> (2019). </w:t>
        </w:r>
      </w:ins>
      <w:ins w:id="1182" w:author="Benton, Deon" w:date="2026-04-08T14:39:00Z" w16du:dateUtc="2026-04-08T19:39:00Z">
        <w:r w:rsidR="008D714C">
          <w:rPr>
            <w:rFonts w:ascii="Times New Roman" w:hAnsi="Times New Roman" w:cs="Times New Roman"/>
          </w:rPr>
          <w:t>In particular,</w:t>
        </w:r>
      </w:ins>
      <w:ins w:id="1183" w:author="Benton, Deon" w:date="2026-03-17T16:22:00Z" w16du:dateUtc="2026-03-17T21:22:00Z">
        <w:r w:rsidR="00D55339">
          <w:rPr>
            <w:rFonts w:ascii="Times New Roman" w:hAnsi="Times New Roman" w:cs="Times New Roman"/>
          </w:rPr>
          <w:t xml:space="preserve"> </w:t>
        </w:r>
      </w:ins>
      <w:ins w:id="1184" w:author="Benton, Deon" w:date="2026-03-17T16:39:00Z" w16du:dateUtc="2026-03-17T21:39:00Z">
        <w:r w:rsidR="00906D82">
          <w:rPr>
            <w:rFonts w:ascii="Times New Roman" w:hAnsi="Times New Roman" w:cs="Times New Roman"/>
          </w:rPr>
          <w:t xml:space="preserve">when </w:t>
        </w:r>
      </w:ins>
      <w:ins w:id="1185" w:author="Benton, Deon" w:date="2026-03-17T16:41:00Z" w16du:dateUtc="2026-03-17T21:41:00Z">
        <w:r w:rsidR="00212270">
          <w:rPr>
            <w:rFonts w:ascii="Times New Roman" w:hAnsi="Times New Roman" w:cs="Times New Roman"/>
          </w:rPr>
          <w:t xml:space="preserve">an infant </w:t>
        </w:r>
      </w:ins>
      <w:ins w:id="1186" w:author="Benton, Deon" w:date="2026-03-17T16:40:00Z" w16du:dateUtc="2026-03-17T21:40:00Z">
        <w:r w:rsidR="00906D82">
          <w:rPr>
            <w:rFonts w:ascii="Times New Roman" w:hAnsi="Times New Roman" w:cs="Times New Roman"/>
          </w:rPr>
          <w:t xml:space="preserve">repeatedly </w:t>
        </w:r>
      </w:ins>
      <w:ins w:id="1187" w:author="Benton, Deon" w:date="2026-03-17T16:39:00Z" w16du:dateUtc="2026-03-17T21:39:00Z">
        <w:r w:rsidR="00906D82">
          <w:rPr>
            <w:rFonts w:ascii="Times New Roman" w:hAnsi="Times New Roman" w:cs="Times New Roman"/>
          </w:rPr>
          <w:t>observe</w:t>
        </w:r>
      </w:ins>
      <w:ins w:id="1188" w:author="Benton, Deon" w:date="2026-03-17T16:41:00Z" w16du:dateUtc="2026-03-17T21:41:00Z">
        <w:r w:rsidR="00212270">
          <w:rPr>
            <w:rFonts w:ascii="Times New Roman" w:hAnsi="Times New Roman" w:cs="Times New Roman"/>
          </w:rPr>
          <w:t>s</w:t>
        </w:r>
      </w:ins>
      <w:ins w:id="1189" w:author="Benton, Deon" w:date="2026-03-17T16:45:00Z" w16du:dateUtc="2026-03-17T21:45:00Z">
        <w:r w:rsidR="003977BC">
          <w:rPr>
            <w:rFonts w:ascii="Times New Roman" w:hAnsi="Times New Roman" w:cs="Times New Roman"/>
          </w:rPr>
          <w:t xml:space="preserve"> that an</w:t>
        </w:r>
      </w:ins>
      <w:ins w:id="1190" w:author="Benton, Deon" w:date="2026-03-17T16:41:00Z" w16du:dateUtc="2026-03-17T21:41:00Z">
        <w:r w:rsidR="00212270">
          <w:rPr>
            <w:rFonts w:ascii="Times New Roman" w:hAnsi="Times New Roman" w:cs="Times New Roman"/>
          </w:rPr>
          <w:t xml:space="preserve"> object immediately change</w:t>
        </w:r>
      </w:ins>
      <w:ins w:id="1191" w:author="Benton, Deon" w:date="2026-03-17T16:45:00Z" w16du:dateUtc="2026-03-17T21:45:00Z">
        <w:r w:rsidR="003977BC">
          <w:rPr>
            <w:rFonts w:ascii="Times New Roman" w:hAnsi="Times New Roman" w:cs="Times New Roman"/>
          </w:rPr>
          <w:t>s</w:t>
        </w:r>
      </w:ins>
      <w:ins w:id="1192" w:author="Benton, Deon" w:date="2026-03-17T16:41:00Z" w16du:dateUtc="2026-03-17T21:41:00Z">
        <w:r w:rsidR="00212270">
          <w:rPr>
            <w:rFonts w:ascii="Times New Roman" w:hAnsi="Times New Roman" w:cs="Times New Roman"/>
          </w:rPr>
          <w:t xml:space="preserve"> state</w:t>
        </w:r>
      </w:ins>
      <w:ins w:id="1193" w:author="Benton, Deon" w:date="2026-03-17T16:40:00Z" w16du:dateUtc="2026-03-17T21:40:00Z">
        <w:r w:rsidR="00906D82">
          <w:rPr>
            <w:rFonts w:ascii="Times New Roman" w:hAnsi="Times New Roman" w:cs="Times New Roman"/>
          </w:rPr>
          <w:t xml:space="preserve"> when an actor contacts it, the</w:t>
        </w:r>
      </w:ins>
      <w:ins w:id="1194" w:author="Benton, Deon" w:date="2026-04-08T14:39:00Z" w16du:dateUtc="2026-04-08T19:39:00Z">
        <w:r w:rsidR="008D714C">
          <w:rPr>
            <w:rFonts w:ascii="Times New Roman" w:hAnsi="Times New Roman" w:cs="Times New Roman"/>
          </w:rPr>
          <w:t xml:space="preserve"> presumably unexpected,</w:t>
        </w:r>
      </w:ins>
      <w:ins w:id="1195" w:author="Benton, Deon" w:date="2026-03-17T16:40:00Z" w16du:dateUtc="2026-03-17T21:40:00Z">
        <w:r w:rsidR="00906D82">
          <w:rPr>
            <w:rFonts w:ascii="Times New Roman" w:hAnsi="Times New Roman" w:cs="Times New Roman"/>
          </w:rPr>
          <w:t xml:space="preserve"> attention-grabbing nature of </w:t>
        </w:r>
      </w:ins>
      <w:ins w:id="1196" w:author="Benton, Deon" w:date="2026-03-17T16:42:00Z" w16du:dateUtc="2026-03-17T21:42:00Z">
        <w:r w:rsidR="00212270">
          <w:rPr>
            <w:rFonts w:ascii="Times New Roman" w:hAnsi="Times New Roman" w:cs="Times New Roman"/>
          </w:rPr>
          <w:t>that state change</w:t>
        </w:r>
      </w:ins>
      <w:ins w:id="1197" w:author="Benton, Deon" w:date="2026-03-17T16:40:00Z" w16du:dateUtc="2026-03-17T21:40:00Z">
        <w:r w:rsidR="00906D82">
          <w:rPr>
            <w:rFonts w:ascii="Times New Roman" w:hAnsi="Times New Roman" w:cs="Times New Roman"/>
          </w:rPr>
          <w:t xml:space="preserve"> may </w:t>
        </w:r>
      </w:ins>
      <w:ins w:id="1198" w:author="Benton, Deon" w:date="2026-03-17T16:42:00Z" w16du:dateUtc="2026-03-17T21:42:00Z">
        <w:r w:rsidR="00212270">
          <w:rPr>
            <w:rFonts w:ascii="Times New Roman" w:hAnsi="Times New Roman" w:cs="Times New Roman"/>
          </w:rPr>
          <w:t>heighten</w:t>
        </w:r>
      </w:ins>
      <w:ins w:id="1199" w:author="Benton, Deon" w:date="2026-04-08T14:40:00Z" w16du:dateUtc="2026-04-08T19:40:00Z">
        <w:r w:rsidR="008D714C">
          <w:rPr>
            <w:rFonts w:ascii="Times New Roman" w:hAnsi="Times New Roman" w:cs="Times New Roman"/>
          </w:rPr>
          <w:t xml:space="preserve"> infants’ attention</w:t>
        </w:r>
      </w:ins>
      <w:ins w:id="1200" w:author="Benton, Deon" w:date="2026-04-08T14:41:00Z" w16du:dateUtc="2026-04-08T19:41:00Z">
        <w:r w:rsidR="002F6552">
          <w:rPr>
            <w:rFonts w:ascii="Times New Roman" w:hAnsi="Times New Roman" w:cs="Times New Roman"/>
          </w:rPr>
          <w:t>.</w:t>
        </w:r>
      </w:ins>
      <w:ins w:id="1201" w:author="Benton, Deon" w:date="2026-04-08T14:40:00Z" w16du:dateUtc="2026-04-08T19:40:00Z">
        <w:r w:rsidR="008D714C">
          <w:rPr>
            <w:rFonts w:ascii="Times New Roman" w:hAnsi="Times New Roman" w:cs="Times New Roman"/>
          </w:rPr>
          <w:t xml:space="preserve"> </w:t>
        </w:r>
      </w:ins>
      <w:ins w:id="1202" w:author="Benton, Deon" w:date="2026-03-17T16:45:00Z" w16du:dateUtc="2026-03-17T21:45:00Z">
        <w:r w:rsidR="003977BC">
          <w:rPr>
            <w:rFonts w:ascii="Times New Roman" w:hAnsi="Times New Roman" w:cs="Times New Roman"/>
          </w:rPr>
          <w:t>Th</w:t>
        </w:r>
        <w:r w:rsidR="00B2144E">
          <w:rPr>
            <w:rFonts w:ascii="Times New Roman" w:hAnsi="Times New Roman" w:cs="Times New Roman"/>
          </w:rPr>
          <w:t>is</w:t>
        </w:r>
      </w:ins>
      <w:ins w:id="1203" w:author="Benton, Deon" w:date="2026-03-17T16:43:00Z" w16du:dateUtc="2026-03-17T21:43:00Z">
        <w:r w:rsidR="003977BC">
          <w:rPr>
            <w:rFonts w:ascii="Times New Roman" w:hAnsi="Times New Roman" w:cs="Times New Roman"/>
          </w:rPr>
          <w:t xml:space="preserve"> may</w:t>
        </w:r>
      </w:ins>
      <w:ins w:id="1204" w:author="Benton, Deon" w:date="2026-03-17T16:44:00Z" w16du:dateUtc="2026-03-17T21:44:00Z">
        <w:r w:rsidR="003977BC">
          <w:rPr>
            <w:rFonts w:ascii="Times New Roman" w:hAnsi="Times New Roman" w:cs="Times New Roman"/>
          </w:rPr>
          <w:t xml:space="preserve"> in turn</w:t>
        </w:r>
      </w:ins>
      <w:ins w:id="1205" w:author="Benton, Deon" w:date="2026-03-17T16:43:00Z" w16du:dateUtc="2026-03-17T21:43:00Z">
        <w:r w:rsidR="003977BC">
          <w:rPr>
            <w:rFonts w:ascii="Times New Roman" w:hAnsi="Times New Roman" w:cs="Times New Roman"/>
          </w:rPr>
          <w:t xml:space="preserve"> </w:t>
        </w:r>
      </w:ins>
      <w:ins w:id="1206" w:author="Benton, Deon" w:date="2026-03-17T16:44:00Z" w16du:dateUtc="2026-03-17T21:44:00Z">
        <w:r w:rsidR="003977BC">
          <w:rPr>
            <w:rFonts w:ascii="Times New Roman" w:hAnsi="Times New Roman" w:cs="Times New Roman"/>
          </w:rPr>
          <w:t xml:space="preserve">cause infants to </w:t>
        </w:r>
      </w:ins>
      <w:ins w:id="1207" w:author="Benton, Deon" w:date="2026-04-08T14:43:00Z" w16du:dateUtc="2026-04-08T19:43:00Z">
        <w:r w:rsidR="002F6552">
          <w:rPr>
            <w:rFonts w:ascii="Times New Roman" w:hAnsi="Times New Roman" w:cs="Times New Roman"/>
          </w:rPr>
          <w:t>associated</w:t>
        </w:r>
      </w:ins>
      <w:ins w:id="1208" w:author="Benton, Deon" w:date="2026-03-17T16:43:00Z" w16du:dateUtc="2026-03-17T21:43:00Z">
        <w:r w:rsidR="003977BC">
          <w:rPr>
            <w:rFonts w:ascii="Times New Roman" w:hAnsi="Times New Roman" w:cs="Times New Roman"/>
          </w:rPr>
          <w:t xml:space="preserve"> the </w:t>
        </w:r>
      </w:ins>
      <w:ins w:id="1209" w:author="Benton, Deon" w:date="2026-03-17T16:44:00Z" w16du:dateUtc="2026-03-17T21:44:00Z">
        <w:r w:rsidR="003977BC">
          <w:rPr>
            <w:rFonts w:ascii="Times New Roman" w:hAnsi="Times New Roman" w:cs="Times New Roman"/>
          </w:rPr>
          <w:t>reach’s arced motion path and the barrier over which th</w:t>
        </w:r>
      </w:ins>
      <w:ins w:id="1210" w:author="Benton, Deon" w:date="2026-04-08T14:43:00Z" w16du:dateUtc="2026-04-08T19:43:00Z">
        <w:r w:rsidR="002F6552">
          <w:rPr>
            <w:rFonts w:ascii="Times New Roman" w:hAnsi="Times New Roman" w:cs="Times New Roman"/>
          </w:rPr>
          <w:t>at</w:t>
        </w:r>
      </w:ins>
      <w:ins w:id="1211" w:author="Benton, Deon" w:date="2026-03-17T16:44:00Z" w16du:dateUtc="2026-03-17T21:44:00Z">
        <w:r w:rsidR="003977BC">
          <w:rPr>
            <w:rFonts w:ascii="Times New Roman" w:hAnsi="Times New Roman" w:cs="Times New Roman"/>
          </w:rPr>
          <w:t xml:space="preserve"> path occurs.</w:t>
        </w:r>
      </w:ins>
      <w:ins w:id="1212" w:author="Benton, Deon" w:date="2026-03-17T16:40:00Z" w16du:dateUtc="2026-03-17T21:40:00Z">
        <w:r w:rsidR="00906D82">
          <w:rPr>
            <w:rFonts w:ascii="Times New Roman" w:hAnsi="Times New Roman" w:cs="Times New Roman"/>
          </w:rPr>
          <w:t xml:space="preserve"> </w:t>
        </w:r>
      </w:ins>
      <w:ins w:id="1213" w:author="Benton, Deon" w:date="2026-03-17T16:45:00Z" w16du:dateUtc="2026-03-17T21:45:00Z">
        <w:r w:rsidR="00B2144E">
          <w:rPr>
            <w:rFonts w:ascii="Times New Roman" w:hAnsi="Times New Roman" w:cs="Times New Roman"/>
          </w:rPr>
          <w:t>On this view</w:t>
        </w:r>
      </w:ins>
      <w:ins w:id="1214" w:author="Benton, Deon" w:date="2026-03-17T16:46:00Z" w16du:dateUtc="2026-03-17T21:46:00Z">
        <w:r w:rsidR="00B2144E">
          <w:rPr>
            <w:rFonts w:ascii="Times New Roman" w:hAnsi="Times New Roman" w:cs="Times New Roman"/>
          </w:rPr>
          <w:t xml:space="preserve">, the role of causal efficacy is not to cause infants to process </w:t>
        </w:r>
      </w:ins>
      <w:ins w:id="1215" w:author="Benton, Deon" w:date="2026-03-17T16:47:00Z" w16du:dateUtc="2026-03-17T21:47:00Z">
        <w:r w:rsidR="00B2144E">
          <w:rPr>
            <w:rFonts w:ascii="Times New Roman" w:hAnsi="Times New Roman" w:cs="Times New Roman"/>
          </w:rPr>
          <w:t xml:space="preserve">actions in terms of their efficiency but to make the visible structure of </w:t>
        </w:r>
        <w:r w:rsidR="00B2144E">
          <w:rPr>
            <w:rFonts w:ascii="Times New Roman" w:hAnsi="Times New Roman" w:cs="Times New Roman"/>
          </w:rPr>
          <w:lastRenderedPageBreak/>
          <w:t xml:space="preserve">the event itself easier to encode. Crucially, </w:t>
        </w:r>
      </w:ins>
      <w:ins w:id="1216" w:author="Benton, Deon" w:date="2026-03-17T17:06:00Z" w16du:dateUtc="2026-03-17T22:06:00Z">
        <w:r w:rsidR="00795BA1">
          <w:rPr>
            <w:rFonts w:ascii="Times New Roman" w:hAnsi="Times New Roman" w:cs="Times New Roman"/>
          </w:rPr>
          <w:t>infants’ ability to process an event as a si</w:t>
        </w:r>
      </w:ins>
      <w:ins w:id="1217" w:author="Benton, Deon" w:date="2026-03-17T17:07:00Z" w16du:dateUtc="2026-03-17T22:07:00Z">
        <w:r w:rsidR="00795BA1">
          <w:rPr>
            <w:rFonts w:ascii="Times New Roman" w:hAnsi="Times New Roman" w:cs="Times New Roman"/>
          </w:rPr>
          <w:t>ngle, cohesive action sequence</w:t>
        </w:r>
      </w:ins>
      <w:ins w:id="1218" w:author="Benton, Deon" w:date="2026-03-17T17:06:00Z" w16du:dateUtc="2026-03-17T22:06:00Z">
        <w:r w:rsidR="00795BA1">
          <w:rPr>
            <w:rFonts w:ascii="Times New Roman" w:hAnsi="Times New Roman" w:cs="Times New Roman"/>
          </w:rPr>
          <w:t xml:space="preserve"> and to encode the relation between the curved motion and barrier</w:t>
        </w:r>
      </w:ins>
      <w:ins w:id="1219" w:author="Benton, Deon" w:date="2026-03-17T17:07:00Z" w16du:dateUtc="2026-03-17T22:07:00Z">
        <w:r w:rsidR="00795BA1">
          <w:rPr>
            <w:rFonts w:ascii="Times New Roman" w:hAnsi="Times New Roman" w:cs="Times New Roman"/>
          </w:rPr>
          <w:t xml:space="preserve"> within it</w:t>
        </w:r>
      </w:ins>
      <w:ins w:id="1220" w:author="Benton, Deon" w:date="2026-03-17T17:06:00Z" w16du:dateUtc="2026-03-17T22:06:00Z">
        <w:r w:rsidR="00795BA1">
          <w:rPr>
            <w:rFonts w:ascii="Times New Roman" w:hAnsi="Times New Roman" w:cs="Times New Roman"/>
          </w:rPr>
          <w:t xml:space="preserve"> may be disrupted </w:t>
        </w:r>
      </w:ins>
      <w:ins w:id="1221" w:author="Benton, Deon" w:date="2026-03-17T16:47:00Z" w16du:dateUtc="2026-03-17T21:47:00Z">
        <w:r w:rsidR="00B2144E">
          <w:rPr>
            <w:rFonts w:ascii="Times New Roman" w:hAnsi="Times New Roman" w:cs="Times New Roman"/>
          </w:rPr>
          <w:t xml:space="preserve">if </w:t>
        </w:r>
      </w:ins>
      <w:ins w:id="1222" w:author="Benton, Deon" w:date="2026-03-17T17:07:00Z" w16du:dateUtc="2026-03-17T22:07:00Z">
        <w:r w:rsidR="00795BA1">
          <w:rPr>
            <w:rFonts w:ascii="Times New Roman" w:hAnsi="Times New Roman" w:cs="Times New Roman"/>
          </w:rPr>
          <w:t>an object changes state after</w:t>
        </w:r>
      </w:ins>
      <w:ins w:id="1223" w:author="Benton, Deon" w:date="2026-03-17T16:47:00Z" w16du:dateUtc="2026-03-17T21:47:00Z">
        <w:r w:rsidR="00F3370F">
          <w:rPr>
            <w:rFonts w:ascii="Times New Roman" w:hAnsi="Times New Roman" w:cs="Times New Roman"/>
          </w:rPr>
          <w:t xml:space="preserve"> a brief delay and at some spatial distance </w:t>
        </w:r>
      </w:ins>
      <w:ins w:id="1224" w:author="Benton, Deon" w:date="2026-03-17T16:48:00Z" w16du:dateUtc="2026-03-17T21:48:00Z">
        <w:r w:rsidR="00F3370F">
          <w:rPr>
            <w:rFonts w:ascii="Times New Roman" w:hAnsi="Times New Roman" w:cs="Times New Roman"/>
          </w:rPr>
          <w:t xml:space="preserve">from </w:t>
        </w:r>
      </w:ins>
      <w:ins w:id="1225" w:author="Benton, Deon" w:date="2026-03-17T17:07:00Z" w16du:dateUtc="2026-03-17T22:07:00Z">
        <w:r w:rsidR="00795BA1">
          <w:rPr>
            <w:rFonts w:ascii="Times New Roman" w:hAnsi="Times New Roman" w:cs="Times New Roman"/>
          </w:rPr>
          <w:t>a</w:t>
        </w:r>
      </w:ins>
      <w:ins w:id="1226" w:author="Benton, Deon" w:date="2026-03-17T16:48:00Z" w16du:dateUtc="2026-03-17T21:48:00Z">
        <w:r w:rsidR="00F3370F">
          <w:rPr>
            <w:rFonts w:ascii="Times New Roman" w:hAnsi="Times New Roman" w:cs="Times New Roman"/>
          </w:rPr>
          <w:t xml:space="preserve"> hand</w:t>
        </w:r>
      </w:ins>
      <w:ins w:id="1227" w:author="Benton, Deon" w:date="2026-03-17T16:50:00Z" w16du:dateUtc="2026-03-17T21:50:00Z">
        <w:r w:rsidR="00DF52FA">
          <w:rPr>
            <w:rFonts w:ascii="Times New Roman" w:hAnsi="Times New Roman" w:cs="Times New Roman"/>
          </w:rPr>
          <w:t xml:space="preserve">. A corollary of this </w:t>
        </w:r>
      </w:ins>
      <w:ins w:id="1228" w:author="Benton, Deon" w:date="2026-04-08T14:49:00Z" w16du:dateUtc="2026-04-08T19:49:00Z">
        <w:r w:rsidR="008F5B2B">
          <w:rPr>
            <w:rFonts w:ascii="Times New Roman" w:hAnsi="Times New Roman" w:cs="Times New Roman"/>
          </w:rPr>
          <w:t xml:space="preserve">disruption </w:t>
        </w:r>
      </w:ins>
      <w:ins w:id="1229" w:author="Benton, Deon" w:date="2026-03-17T16:50:00Z" w16du:dateUtc="2026-03-17T21:50:00Z">
        <w:r w:rsidR="00DF52FA">
          <w:rPr>
            <w:rFonts w:ascii="Times New Roman" w:hAnsi="Times New Roman" w:cs="Times New Roman"/>
          </w:rPr>
          <w:t>is that</w:t>
        </w:r>
      </w:ins>
      <w:ins w:id="1230" w:author="Benton, Deon" w:date="2026-04-08T14:49:00Z" w16du:dateUtc="2026-04-08T19:49:00Z">
        <w:r w:rsidR="008F5B2B">
          <w:rPr>
            <w:rFonts w:ascii="Times New Roman" w:hAnsi="Times New Roman" w:cs="Times New Roman"/>
          </w:rPr>
          <w:t xml:space="preserve"> </w:t>
        </w:r>
      </w:ins>
      <w:ins w:id="1231" w:author="Benton, Deon" w:date="2026-04-08T14:50:00Z" w16du:dateUtc="2026-04-08T19:50:00Z">
        <w:r w:rsidR="008F5B2B">
          <w:rPr>
            <w:rFonts w:ascii="Times New Roman" w:hAnsi="Times New Roman" w:cs="Times New Roman"/>
          </w:rPr>
          <w:t xml:space="preserve">not only that </w:t>
        </w:r>
      </w:ins>
      <w:ins w:id="1232" w:author="Benton, Deon" w:date="2026-04-08T14:49:00Z" w16du:dateUtc="2026-04-08T19:49:00Z">
        <w:r w:rsidR="008F5B2B">
          <w:rPr>
            <w:rFonts w:ascii="Times New Roman" w:hAnsi="Times New Roman" w:cs="Times New Roman"/>
          </w:rPr>
          <w:t xml:space="preserve">infants’ attention should undergo less of a boost </w:t>
        </w:r>
      </w:ins>
      <w:ins w:id="1233" w:author="Benton, Deon" w:date="2026-04-08T14:50:00Z" w16du:dateUtc="2026-04-08T19:50:00Z">
        <w:r w:rsidR="008F5B2B">
          <w:rPr>
            <w:rFonts w:ascii="Times New Roman" w:hAnsi="Times New Roman" w:cs="Times New Roman"/>
          </w:rPr>
          <w:t>but that any</w:t>
        </w:r>
      </w:ins>
      <w:ins w:id="1234" w:author="Benton, Deon" w:date="2026-04-08T14:46:00Z" w16du:dateUtc="2026-04-08T19:46:00Z">
        <w:r w:rsidR="00D902A5">
          <w:rPr>
            <w:rFonts w:ascii="Times New Roman" w:hAnsi="Times New Roman" w:cs="Times New Roman"/>
          </w:rPr>
          <w:t xml:space="preserve"> association that is formed between the arced motion</w:t>
        </w:r>
      </w:ins>
      <w:ins w:id="1235" w:author="Benton, Deon" w:date="2026-04-08T14:50:00Z" w16du:dateUtc="2026-04-08T19:50:00Z">
        <w:r w:rsidR="008F5B2B">
          <w:rPr>
            <w:rFonts w:ascii="Times New Roman" w:hAnsi="Times New Roman" w:cs="Times New Roman"/>
          </w:rPr>
          <w:t xml:space="preserve"> trajectory</w:t>
        </w:r>
      </w:ins>
      <w:ins w:id="1236" w:author="Benton, Deon" w:date="2026-04-08T14:46:00Z" w16du:dateUtc="2026-04-08T19:46:00Z">
        <w:r w:rsidR="00D902A5">
          <w:rPr>
            <w:rFonts w:ascii="Times New Roman" w:hAnsi="Times New Roman" w:cs="Times New Roman"/>
          </w:rPr>
          <w:t xml:space="preserve"> and the barrier </w:t>
        </w:r>
      </w:ins>
      <w:ins w:id="1237" w:author="Benton, Deon" w:date="2026-04-08T14:51:00Z" w16du:dateUtc="2026-04-08T19:51:00Z">
        <w:r w:rsidR="008F5B2B">
          <w:rPr>
            <w:rFonts w:ascii="Times New Roman" w:hAnsi="Times New Roman" w:cs="Times New Roman"/>
          </w:rPr>
          <w:t xml:space="preserve">should </w:t>
        </w:r>
      </w:ins>
      <w:ins w:id="1238" w:author="Benton, Deon" w:date="2026-04-08T14:46:00Z" w16du:dateUtc="2026-04-08T19:46:00Z">
        <w:r w:rsidR="00D902A5">
          <w:rPr>
            <w:rFonts w:ascii="Times New Roman" w:hAnsi="Times New Roman" w:cs="Times New Roman"/>
          </w:rPr>
          <w:t>be weaker</w:t>
        </w:r>
      </w:ins>
      <w:ins w:id="1239" w:author="Benton, Deon" w:date="2026-04-08T14:49:00Z" w16du:dateUtc="2026-04-08T19:49:00Z">
        <w:r w:rsidR="008F5B2B">
          <w:rPr>
            <w:rFonts w:ascii="Times New Roman" w:hAnsi="Times New Roman" w:cs="Times New Roman"/>
          </w:rPr>
          <w:t xml:space="preserve"> because of it.</w:t>
        </w:r>
      </w:ins>
      <w:ins w:id="1240" w:author="Benton, Deon" w:date="2026-04-08T14:47:00Z" w16du:dateUtc="2026-04-08T19:47:00Z">
        <w:r w:rsidR="00B83467">
          <w:rPr>
            <w:rFonts w:ascii="Times New Roman" w:hAnsi="Times New Roman" w:cs="Times New Roman"/>
          </w:rPr>
          <w:t xml:space="preserve"> </w:t>
        </w:r>
      </w:ins>
      <w:ins w:id="1241" w:author="Benton, Deon" w:date="2026-03-17T17:09:00Z" w16du:dateUtc="2026-03-17T22:09:00Z">
        <w:r w:rsidR="00650F06">
          <w:rPr>
            <w:rFonts w:ascii="Times New Roman" w:hAnsi="Times New Roman" w:cs="Times New Roman"/>
          </w:rPr>
          <w:t>Likewise</w:t>
        </w:r>
      </w:ins>
      <w:ins w:id="1242" w:author="Benton, Deon" w:date="2026-03-17T16:51:00Z" w16du:dateUtc="2026-03-17T21:51:00Z">
        <w:r w:rsidR="00DF52FA">
          <w:rPr>
            <w:rFonts w:ascii="Times New Roman" w:hAnsi="Times New Roman" w:cs="Times New Roman"/>
          </w:rPr>
          <w:t xml:space="preserve">, even if </w:t>
        </w:r>
      </w:ins>
      <w:ins w:id="1243" w:author="Benton, Deon" w:date="2026-03-17T17:10:00Z" w16du:dateUtc="2026-03-17T22:10:00Z">
        <w:r w:rsidR="00650F06">
          <w:rPr>
            <w:rFonts w:ascii="Times New Roman" w:hAnsi="Times New Roman" w:cs="Times New Roman"/>
          </w:rPr>
          <w:t>an object changes physical state immediately</w:t>
        </w:r>
      </w:ins>
      <w:ins w:id="1244" w:author="Benton, Deon" w:date="2026-04-08T14:51:00Z" w16du:dateUtc="2026-04-08T19:51:00Z">
        <w:r w:rsidR="008F5B2B">
          <w:rPr>
            <w:rFonts w:ascii="Times New Roman" w:hAnsi="Times New Roman" w:cs="Times New Roman"/>
          </w:rPr>
          <w:t xml:space="preserve"> and infants’ attention is heightened</w:t>
        </w:r>
      </w:ins>
      <w:ins w:id="1245" w:author="Benton, Deon" w:date="2026-03-17T16:51:00Z" w16du:dateUtc="2026-03-17T21:51:00Z">
        <w:r w:rsidR="00DF52FA">
          <w:rPr>
            <w:rFonts w:ascii="Times New Roman" w:hAnsi="Times New Roman" w:cs="Times New Roman"/>
          </w:rPr>
          <w:t xml:space="preserve">, if the barrier is positioned </w:t>
        </w:r>
      </w:ins>
      <w:ins w:id="1246" w:author="Benton, Deon" w:date="2026-03-17T17:11:00Z" w16du:dateUtc="2026-03-17T22:11:00Z">
        <w:r w:rsidR="002074F3">
          <w:rPr>
            <w:rFonts w:ascii="Times New Roman" w:hAnsi="Times New Roman" w:cs="Times New Roman"/>
          </w:rPr>
          <w:t>off</w:t>
        </w:r>
      </w:ins>
      <w:ins w:id="1247" w:author="Benton, Deon" w:date="2026-03-17T16:51:00Z" w16du:dateUtc="2026-03-17T21:51:00Z">
        <w:r w:rsidR="00DF52FA">
          <w:rPr>
            <w:rFonts w:ascii="Times New Roman" w:hAnsi="Times New Roman" w:cs="Times New Roman"/>
          </w:rPr>
          <w:t xml:space="preserve"> to the side of the arced motion, </w:t>
        </w:r>
      </w:ins>
      <w:ins w:id="1248" w:author="Benton, Deon" w:date="2026-03-17T16:52:00Z" w16du:dateUtc="2026-03-17T21:52:00Z">
        <w:r w:rsidR="008B095A">
          <w:rPr>
            <w:rFonts w:ascii="Times New Roman" w:hAnsi="Times New Roman" w:cs="Times New Roman"/>
          </w:rPr>
          <w:t xml:space="preserve">infants should be less likely to associate it with </w:t>
        </w:r>
      </w:ins>
      <w:ins w:id="1249" w:author="Benton, Deon" w:date="2026-03-17T17:10:00Z" w16du:dateUtc="2026-03-17T22:10:00Z">
        <w:r w:rsidR="00650F06">
          <w:rPr>
            <w:rFonts w:ascii="Times New Roman" w:hAnsi="Times New Roman" w:cs="Times New Roman"/>
          </w:rPr>
          <w:t xml:space="preserve">such motion </w:t>
        </w:r>
      </w:ins>
      <w:ins w:id="1250" w:author="Benton, Deon" w:date="2026-03-17T16:52:00Z" w16du:dateUtc="2026-03-17T21:52:00Z">
        <w:r w:rsidR="008B095A">
          <w:rPr>
            <w:rFonts w:ascii="Times New Roman" w:hAnsi="Times New Roman" w:cs="Times New Roman"/>
          </w:rPr>
          <w:t xml:space="preserve">given its reduced salience in this configuration. </w:t>
        </w:r>
      </w:ins>
    </w:p>
    <w:p w14:paraId="61A5BBF3" w14:textId="6339544A" w:rsidR="007C115F" w:rsidRDefault="008B095A" w:rsidP="00521D26">
      <w:pPr>
        <w:spacing w:line="480" w:lineRule="auto"/>
        <w:ind w:firstLine="720"/>
        <w:contextualSpacing/>
        <w:rPr>
          <w:ins w:id="1251" w:author="Benton, Deon" w:date="2026-03-10T19:47:00Z" w16du:dateUtc="2026-03-11T00:47:00Z"/>
          <w:rFonts w:ascii="Times New Roman" w:hAnsi="Times New Roman" w:cs="Times New Roman"/>
        </w:rPr>
      </w:pPr>
      <w:ins w:id="1252" w:author="Benton, Deon" w:date="2026-03-17T16:53:00Z" w16du:dateUtc="2026-03-17T21:53:00Z">
        <w:r>
          <w:rPr>
            <w:rFonts w:ascii="Times New Roman" w:hAnsi="Times New Roman" w:cs="Times New Roman"/>
          </w:rPr>
          <w:t xml:space="preserve">Importantly, although </w:t>
        </w:r>
      </w:ins>
      <w:ins w:id="1253" w:author="Benton, Deon" w:date="2026-03-17T16:55:00Z" w16du:dateUtc="2026-03-17T21:55:00Z">
        <w:r w:rsidR="008A5486">
          <w:rPr>
            <w:rFonts w:ascii="Times New Roman" w:hAnsi="Times New Roman" w:cs="Times New Roman"/>
          </w:rPr>
          <w:t>direct action</w:t>
        </w:r>
      </w:ins>
      <w:ins w:id="1254" w:author="Benton, Deon" w:date="2026-03-17T16:53:00Z" w16du:dateUtc="2026-03-17T21:53:00Z">
        <w:r>
          <w:rPr>
            <w:rFonts w:ascii="Times New Roman" w:hAnsi="Times New Roman" w:cs="Times New Roman"/>
          </w:rPr>
          <w:t xml:space="preserve"> experience and causal efficacy may</w:t>
        </w:r>
      </w:ins>
      <w:ins w:id="1255" w:author="Benton, Deon" w:date="2026-03-17T17:00:00Z" w16du:dateUtc="2026-03-17T22:00:00Z">
        <w:r w:rsidR="00D7275F">
          <w:rPr>
            <w:rFonts w:ascii="Times New Roman" w:hAnsi="Times New Roman" w:cs="Times New Roman"/>
          </w:rPr>
          <w:t xml:space="preserve"> serve similar functions—</w:t>
        </w:r>
      </w:ins>
      <w:ins w:id="1256" w:author="Benton, Deon" w:date="2026-03-17T17:02:00Z" w16du:dateUtc="2026-03-17T22:02:00Z">
        <w:r w:rsidR="007A723F">
          <w:rPr>
            <w:rFonts w:ascii="Times New Roman" w:hAnsi="Times New Roman" w:cs="Times New Roman"/>
          </w:rPr>
          <w:t xml:space="preserve">namely, </w:t>
        </w:r>
      </w:ins>
      <w:ins w:id="1257" w:author="Benton, Deon" w:date="2026-03-17T17:00:00Z" w16du:dateUtc="2026-03-17T22:00:00Z">
        <w:r w:rsidR="00D7275F">
          <w:rPr>
            <w:rFonts w:ascii="Times New Roman" w:hAnsi="Times New Roman" w:cs="Times New Roman"/>
          </w:rPr>
          <w:t xml:space="preserve">to boost </w:t>
        </w:r>
      </w:ins>
      <w:ins w:id="1258" w:author="Benton, Deon" w:date="2026-03-17T16:53:00Z" w16du:dateUtc="2026-03-17T21:53:00Z">
        <w:r>
          <w:rPr>
            <w:rFonts w:ascii="Times New Roman" w:hAnsi="Times New Roman" w:cs="Times New Roman"/>
          </w:rPr>
          <w:t xml:space="preserve">infants’ overall </w:t>
        </w:r>
      </w:ins>
      <w:ins w:id="1259" w:author="Benton, Deon" w:date="2026-03-17T17:00:00Z" w16du:dateUtc="2026-03-17T22:00:00Z">
        <w:r w:rsidR="00D7275F">
          <w:rPr>
            <w:rFonts w:ascii="Times New Roman" w:hAnsi="Times New Roman" w:cs="Times New Roman"/>
          </w:rPr>
          <w:t>attention</w:t>
        </w:r>
      </w:ins>
      <w:ins w:id="1260" w:author="Benton, Deon" w:date="2026-04-08T14:51:00Z" w16du:dateUtc="2026-04-08T19:51:00Z">
        <w:r w:rsidR="006B2AE1">
          <w:rPr>
            <w:rFonts w:ascii="Times New Roman" w:hAnsi="Times New Roman" w:cs="Times New Roman"/>
          </w:rPr>
          <w:t xml:space="preserve">, </w:t>
        </w:r>
      </w:ins>
      <w:ins w:id="1261" w:author="Benton, Deon" w:date="2026-03-17T16:53:00Z" w16du:dateUtc="2026-03-17T21:53:00Z">
        <w:r>
          <w:rPr>
            <w:rFonts w:ascii="Times New Roman" w:hAnsi="Times New Roman" w:cs="Times New Roman"/>
          </w:rPr>
          <w:t xml:space="preserve">engagement </w:t>
        </w:r>
      </w:ins>
      <w:ins w:id="1262" w:author="Benton, Deon" w:date="2026-03-17T16:54:00Z" w16du:dateUtc="2026-03-17T21:54:00Z">
        <w:r w:rsidR="008A5486">
          <w:rPr>
            <w:rFonts w:ascii="Times New Roman" w:hAnsi="Times New Roman" w:cs="Times New Roman"/>
          </w:rPr>
          <w:t>in a task</w:t>
        </w:r>
      </w:ins>
      <w:ins w:id="1263" w:author="Benton, Deon" w:date="2026-04-08T14:51:00Z" w16du:dateUtc="2026-04-08T19:51:00Z">
        <w:r w:rsidR="006B2AE1">
          <w:rPr>
            <w:rFonts w:ascii="Times New Roman" w:hAnsi="Times New Roman" w:cs="Times New Roman"/>
          </w:rPr>
          <w:t>, and learning of key aspects of it</w:t>
        </w:r>
      </w:ins>
      <w:ins w:id="1264" w:author="Benton, Deon" w:date="2026-03-17T17:00:00Z" w16du:dateUtc="2026-03-17T22:00:00Z">
        <w:r w:rsidR="00D7275F">
          <w:rPr>
            <w:rFonts w:ascii="Times New Roman" w:hAnsi="Times New Roman" w:cs="Times New Roman"/>
          </w:rPr>
          <w:t>—</w:t>
        </w:r>
      </w:ins>
      <w:ins w:id="1265" w:author="Benton, Deon" w:date="2026-03-17T17:02:00Z" w16du:dateUtc="2026-03-17T22:02:00Z">
        <w:r w:rsidR="007A723F">
          <w:rPr>
            <w:rFonts w:ascii="Times New Roman" w:hAnsi="Times New Roman" w:cs="Times New Roman"/>
          </w:rPr>
          <w:t>the effects that each has on</w:t>
        </w:r>
      </w:ins>
      <w:ins w:id="1266" w:author="Benton, Deon" w:date="2026-03-17T17:01:00Z" w16du:dateUtc="2026-03-17T22:01:00Z">
        <w:r w:rsidR="00D7275F">
          <w:rPr>
            <w:rFonts w:ascii="Times New Roman" w:hAnsi="Times New Roman" w:cs="Times New Roman"/>
          </w:rPr>
          <w:t xml:space="preserve"> how infants process events </w:t>
        </w:r>
      </w:ins>
      <w:r w:rsidR="009F7A89">
        <w:rPr>
          <w:rFonts w:ascii="Times New Roman" w:hAnsi="Times New Roman" w:cs="Times New Roman"/>
        </w:rPr>
        <w:t>within the task</w:t>
      </w:r>
      <w:ins w:id="1267" w:author="Benton, Deon" w:date="2026-03-17T17:01:00Z" w16du:dateUtc="2026-03-17T22:01:00Z">
        <w:r w:rsidR="00D7275F">
          <w:rPr>
            <w:rFonts w:ascii="Times New Roman" w:hAnsi="Times New Roman" w:cs="Times New Roman"/>
          </w:rPr>
          <w:t xml:space="preserve"> may differ</w:t>
        </w:r>
      </w:ins>
      <w:ins w:id="1268" w:author="Benton, Deon" w:date="2026-03-17T16:54:00Z" w16du:dateUtc="2026-03-17T21:54:00Z">
        <w:r w:rsidR="008A5486">
          <w:rPr>
            <w:rFonts w:ascii="Times New Roman" w:hAnsi="Times New Roman" w:cs="Times New Roman"/>
          </w:rPr>
          <w:t>.</w:t>
        </w:r>
      </w:ins>
      <w:ins w:id="1269" w:author="Benton, Deon" w:date="2026-03-17T16:48:00Z" w16du:dateUtc="2026-03-17T21:48:00Z">
        <w:r w:rsidR="00F3370F">
          <w:rPr>
            <w:rFonts w:ascii="Times New Roman" w:hAnsi="Times New Roman" w:cs="Times New Roman"/>
          </w:rPr>
          <w:t xml:space="preserve"> </w:t>
        </w:r>
      </w:ins>
      <w:ins w:id="1270" w:author="Benton, Deon" w:date="2026-03-17T17:01:00Z" w16du:dateUtc="2026-03-17T22:01:00Z">
        <w:r w:rsidR="00D7275F">
          <w:rPr>
            <w:rFonts w:ascii="Times New Roman" w:hAnsi="Times New Roman" w:cs="Times New Roman"/>
          </w:rPr>
          <w:t>For example, d</w:t>
        </w:r>
      </w:ins>
      <w:ins w:id="1271" w:author="Benton, Deon" w:date="2026-03-17T16:54:00Z" w16du:dateUtc="2026-03-17T21:54:00Z">
        <w:r w:rsidR="008A5486">
          <w:rPr>
            <w:rFonts w:ascii="Times New Roman" w:hAnsi="Times New Roman" w:cs="Times New Roman"/>
          </w:rPr>
          <w:t>irect action experience</w:t>
        </w:r>
      </w:ins>
      <w:ins w:id="1272" w:author="Benton, Deon" w:date="2026-03-17T17:03:00Z" w16du:dateUtc="2026-03-17T22:03:00Z">
        <w:r w:rsidR="007A723F">
          <w:rPr>
            <w:rFonts w:ascii="Times New Roman" w:hAnsi="Times New Roman" w:cs="Times New Roman"/>
          </w:rPr>
          <w:t>—such as that provided by sticky mittens—</w:t>
        </w:r>
      </w:ins>
      <w:ins w:id="1273" w:author="Benton, Deon" w:date="2026-03-17T17:01:00Z" w16du:dateUtc="2026-03-17T22:01:00Z">
        <w:r w:rsidR="00D7275F">
          <w:rPr>
            <w:rFonts w:ascii="Times New Roman" w:hAnsi="Times New Roman" w:cs="Times New Roman"/>
          </w:rPr>
          <w:t>may</w:t>
        </w:r>
        <w:r w:rsidR="007A723F">
          <w:rPr>
            <w:rFonts w:ascii="Times New Roman" w:hAnsi="Times New Roman" w:cs="Times New Roman"/>
          </w:rPr>
          <w:t xml:space="preserve"> strengthen infants’ encoding of their own </w:t>
        </w:r>
      </w:ins>
      <w:ins w:id="1274" w:author="Benton, Deon" w:date="2026-03-17T17:02:00Z" w16du:dateUtc="2026-03-17T22:02:00Z">
        <w:r w:rsidR="007A723F">
          <w:rPr>
            <w:rFonts w:ascii="Times New Roman" w:hAnsi="Times New Roman" w:cs="Times New Roman"/>
          </w:rPr>
          <w:t>straight reaching trajectories</w:t>
        </w:r>
      </w:ins>
      <w:ins w:id="1275" w:author="Benton, Deon" w:date="2026-03-17T17:04:00Z" w16du:dateUtc="2026-03-17T22:04:00Z">
        <w:r w:rsidR="001F286B">
          <w:rPr>
            <w:rFonts w:ascii="Times New Roman" w:hAnsi="Times New Roman" w:cs="Times New Roman"/>
          </w:rPr>
          <w:t xml:space="preserve">, as well as </w:t>
        </w:r>
      </w:ins>
      <w:ins w:id="1276" w:author="Benton, Deon" w:date="2026-03-18T09:43:00Z" w16du:dateUtc="2026-03-18T14:43:00Z">
        <w:r w:rsidR="00705050">
          <w:rPr>
            <w:rFonts w:ascii="Times New Roman" w:hAnsi="Times New Roman" w:cs="Times New Roman"/>
          </w:rPr>
          <w:t xml:space="preserve">perhaps </w:t>
        </w:r>
      </w:ins>
      <w:ins w:id="1277" w:author="Benton, Deon" w:date="2026-03-17T17:04:00Z" w16du:dateUtc="2026-03-17T22:04:00Z">
        <w:r w:rsidR="001F286B">
          <w:rPr>
            <w:rFonts w:ascii="Times New Roman" w:hAnsi="Times New Roman" w:cs="Times New Roman"/>
          </w:rPr>
          <w:t xml:space="preserve">their encoding of the features of the objects they are touching. In contrast, </w:t>
        </w:r>
      </w:ins>
      <w:ins w:id="1278" w:author="Benton, Deon" w:date="2026-03-17T17:05:00Z" w16du:dateUtc="2026-03-17T22:05:00Z">
        <w:r w:rsidR="001F286B">
          <w:rPr>
            <w:rFonts w:ascii="Times New Roman" w:hAnsi="Times New Roman" w:cs="Times New Roman"/>
          </w:rPr>
          <w:t>action events that are causally efficacious—</w:t>
        </w:r>
      </w:ins>
      <w:ins w:id="1279" w:author="Benton, Deon" w:date="2026-04-08T14:53:00Z" w16du:dateUtc="2026-04-08T19:53:00Z">
        <w:r w:rsidR="001A61AD">
          <w:rPr>
            <w:rFonts w:ascii="Times New Roman" w:hAnsi="Times New Roman" w:cs="Times New Roman"/>
          </w:rPr>
          <w:t>such that the</w:t>
        </w:r>
      </w:ins>
      <w:ins w:id="1280" w:author="Benton, Deon" w:date="2026-03-17T17:05:00Z" w16du:dateUtc="2026-03-17T22:05:00Z">
        <w:r w:rsidR="001F286B">
          <w:rPr>
            <w:rFonts w:ascii="Times New Roman" w:hAnsi="Times New Roman" w:cs="Times New Roman"/>
          </w:rPr>
          <w:t xml:space="preserve"> effect happens immediately and upon </w:t>
        </w:r>
      </w:ins>
      <w:ins w:id="1281" w:author="Benton, Deon" w:date="2026-03-17T17:12:00Z" w16du:dateUtc="2026-03-17T22:12:00Z">
        <w:r w:rsidR="002074F3">
          <w:rPr>
            <w:rFonts w:ascii="Times New Roman" w:hAnsi="Times New Roman" w:cs="Times New Roman"/>
          </w:rPr>
          <w:t>direct, phy</w:t>
        </w:r>
      </w:ins>
      <w:ins w:id="1282" w:author="Benton, Deon" w:date="2026-03-17T17:13:00Z" w16du:dateUtc="2026-03-17T22:13:00Z">
        <w:r w:rsidR="002074F3">
          <w:rPr>
            <w:rFonts w:ascii="Times New Roman" w:hAnsi="Times New Roman" w:cs="Times New Roman"/>
          </w:rPr>
          <w:t xml:space="preserve">sical </w:t>
        </w:r>
      </w:ins>
      <w:ins w:id="1283" w:author="Benton, Deon" w:date="2026-03-17T17:05:00Z" w16du:dateUtc="2026-03-17T22:05:00Z">
        <w:r w:rsidR="001F286B">
          <w:rPr>
            <w:rFonts w:ascii="Times New Roman" w:hAnsi="Times New Roman" w:cs="Times New Roman"/>
          </w:rPr>
          <w:t>contact—</w:t>
        </w:r>
      </w:ins>
      <w:ins w:id="1284" w:author="Benton, Deon" w:date="2026-03-17T17:04:00Z" w16du:dateUtc="2026-03-17T22:04:00Z">
        <w:r w:rsidR="001F286B">
          <w:rPr>
            <w:rFonts w:ascii="Times New Roman" w:hAnsi="Times New Roman" w:cs="Times New Roman"/>
          </w:rPr>
          <w:t>may enhance infants’ encoding of the</w:t>
        </w:r>
      </w:ins>
      <w:ins w:id="1285" w:author="Benton, Deon" w:date="2026-03-17T17:05:00Z" w16du:dateUtc="2026-03-17T22:05:00Z">
        <w:r w:rsidR="001F286B">
          <w:rPr>
            <w:rFonts w:ascii="Times New Roman" w:hAnsi="Times New Roman" w:cs="Times New Roman"/>
          </w:rPr>
          <w:t xml:space="preserve"> relation</w:t>
        </w:r>
      </w:ins>
      <w:ins w:id="1286" w:author="Benton, Deon" w:date="2026-04-08T10:35:00Z" w16du:dateUtc="2026-04-08T15:35:00Z">
        <w:r w:rsidR="009D205F">
          <w:rPr>
            <w:rFonts w:ascii="Times New Roman" w:hAnsi="Times New Roman" w:cs="Times New Roman"/>
          </w:rPr>
          <w:t xml:space="preserve"> between the</w:t>
        </w:r>
      </w:ins>
      <w:ins w:id="1287" w:author="Benton, Deon" w:date="2026-03-17T17:04:00Z" w16du:dateUtc="2026-03-17T22:04:00Z">
        <w:r w:rsidR="001F286B">
          <w:rPr>
            <w:rFonts w:ascii="Times New Roman" w:hAnsi="Times New Roman" w:cs="Times New Roman"/>
          </w:rPr>
          <w:t xml:space="preserve"> curved motion and the barrier</w:t>
        </w:r>
      </w:ins>
      <w:ins w:id="1288" w:author="Benton, Deon" w:date="2026-03-17T17:13:00Z" w16du:dateUtc="2026-03-17T22:13:00Z">
        <w:r w:rsidR="006432DB">
          <w:rPr>
            <w:rFonts w:ascii="Times New Roman" w:hAnsi="Times New Roman" w:cs="Times New Roman"/>
          </w:rPr>
          <w:t>.</w:t>
        </w:r>
      </w:ins>
      <w:ins w:id="1289" w:author="Benton, Deon" w:date="2026-03-17T17:14:00Z" w16du:dateUtc="2026-03-17T22:14:00Z">
        <w:r w:rsidR="006432DB">
          <w:rPr>
            <w:rFonts w:ascii="Times New Roman" w:hAnsi="Times New Roman" w:cs="Times New Roman"/>
          </w:rPr>
          <w:t xml:space="preserve"> These differences notwithstanding, both manipulations may support the same downstream outcome: They increase the likelihood that infants encode the relevant, perceptually grounded relations in an action task.</w:t>
        </w:r>
      </w:ins>
      <w:ins w:id="1290" w:author="Benton, Deon" w:date="2026-03-17T17:15:00Z" w16du:dateUtc="2026-03-17T22:15:00Z">
        <w:r w:rsidR="004C689B">
          <w:rPr>
            <w:rFonts w:ascii="Times New Roman" w:hAnsi="Times New Roman" w:cs="Times New Roman"/>
          </w:rPr>
          <w:t xml:space="preserve"> </w:t>
        </w:r>
      </w:ins>
      <w:ins w:id="1291" w:author="Benton, Deon" w:date="2026-03-17T17:17:00Z" w16du:dateUtc="2026-03-17T22:17:00Z">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ins>
      <w:ins w:id="1292" w:author="Benton, Deon" w:date="2026-04-08T10:36:00Z" w16du:dateUtc="2026-04-08T15:36:00Z">
        <w:r w:rsidR="00D61EC3">
          <w:rPr>
            <w:rFonts w:ascii="Times New Roman" w:hAnsi="Times New Roman" w:cs="Times New Roman"/>
          </w:rPr>
          <w:t xml:space="preserve">suggests </w:t>
        </w:r>
      </w:ins>
      <w:ins w:id="1293" w:author="Benton, Deon" w:date="2026-03-17T17:15:00Z" w16du:dateUtc="2026-03-17T22:15:00Z">
        <w:r w:rsidR="004C689B">
          <w:rPr>
            <w:rFonts w:ascii="Times New Roman" w:hAnsi="Times New Roman" w:cs="Times New Roman"/>
          </w:rPr>
          <w:t>that even the looking behavior of</w:t>
        </w:r>
      </w:ins>
      <w:ins w:id="1294" w:author="Benton, Deon" w:date="2026-03-17T17:16:00Z" w16du:dateUtc="2026-03-17T22:16:00Z">
        <w:r w:rsidR="004C689B">
          <w:rPr>
            <w:rFonts w:ascii="Times New Roman" w:hAnsi="Times New Roman" w:cs="Times New Roman"/>
          </w:rPr>
          <w:t xml:space="preserve"> 3-month-old infants need not </w:t>
        </w:r>
      </w:ins>
      <w:ins w:id="1295" w:author="Benton, Deon" w:date="2026-03-17T17:19:00Z" w16du:dateUtc="2026-03-17T22:19:00Z">
        <w:r w:rsidR="00532E61">
          <w:rPr>
            <w:rFonts w:ascii="Times New Roman" w:hAnsi="Times New Roman" w:cs="Times New Roman"/>
          </w:rPr>
          <w:t xml:space="preserve">indicate </w:t>
        </w:r>
      </w:ins>
      <w:ins w:id="1296" w:author="Benton, Deon" w:date="2026-03-17T17:16:00Z" w16du:dateUtc="2026-03-17T22:16:00Z">
        <w:r w:rsidR="004C689B">
          <w:rPr>
            <w:rFonts w:ascii="Times New Roman" w:hAnsi="Times New Roman" w:cs="Times New Roman"/>
          </w:rPr>
          <w:t>early</w:t>
        </w:r>
      </w:ins>
      <w:ins w:id="1297" w:author="Benton, Deon" w:date="2026-03-17T17:19:00Z" w16du:dateUtc="2026-03-17T22:19:00Z">
        <w:r w:rsidR="00532E61">
          <w:rPr>
            <w:rFonts w:ascii="Times New Roman" w:hAnsi="Times New Roman" w:cs="Times New Roman"/>
          </w:rPr>
          <w:t>-</w:t>
        </w:r>
      </w:ins>
      <w:ins w:id="1298" w:author="Benton, Deon" w:date="2026-03-17T17:16:00Z" w16du:dateUtc="2026-03-17T22:16:00Z">
        <w:r w:rsidR="004C689B">
          <w:rPr>
            <w:rFonts w:ascii="Times New Roman" w:hAnsi="Times New Roman" w:cs="Times New Roman"/>
          </w:rPr>
          <w:t>emerging</w:t>
        </w:r>
      </w:ins>
      <w:ins w:id="1299" w:author="Benton, Deon" w:date="2026-04-08T14:54:00Z" w16du:dateUtc="2026-04-08T19:54:00Z">
        <w:r w:rsidR="001A61AD">
          <w:rPr>
            <w:rFonts w:ascii="Times New Roman" w:hAnsi="Times New Roman" w:cs="Times New Roman"/>
          </w:rPr>
          <w:t xml:space="preserve"> or even innate</w:t>
        </w:r>
      </w:ins>
      <w:ins w:id="1300" w:author="Benton, Deon" w:date="2026-03-17T17:16:00Z" w16du:dateUtc="2026-03-17T22:16:00Z">
        <w:r w:rsidR="004C689B">
          <w:rPr>
            <w:rFonts w:ascii="Times New Roman" w:hAnsi="Times New Roman" w:cs="Times New Roman"/>
          </w:rPr>
          <w:t xml:space="preserve"> notion</w:t>
        </w:r>
      </w:ins>
      <w:ins w:id="1301" w:author="Benton, Deon" w:date="2026-04-08T14:53:00Z" w16du:dateUtc="2026-04-08T19:53:00Z">
        <w:r w:rsidR="001A61AD">
          <w:rPr>
            <w:rFonts w:ascii="Times New Roman" w:hAnsi="Times New Roman" w:cs="Times New Roman"/>
          </w:rPr>
          <w:t>s</w:t>
        </w:r>
      </w:ins>
      <w:ins w:id="1302" w:author="Benton, Deon" w:date="2026-03-17T17:16:00Z" w16du:dateUtc="2026-03-17T22:16:00Z">
        <w:r w:rsidR="004C689B">
          <w:rPr>
            <w:rFonts w:ascii="Times New Roman" w:hAnsi="Times New Roman" w:cs="Times New Roman"/>
          </w:rPr>
          <w:t xml:space="preserve"> of </w:t>
        </w:r>
      </w:ins>
      <w:ins w:id="1303" w:author="Benton, Deon" w:date="2026-03-17T17:19:00Z" w16du:dateUtc="2026-03-17T22:19:00Z">
        <w:r w:rsidR="00532E61">
          <w:rPr>
            <w:rFonts w:ascii="Times New Roman" w:hAnsi="Times New Roman" w:cs="Times New Roman"/>
          </w:rPr>
          <w:t xml:space="preserve">action </w:t>
        </w:r>
      </w:ins>
      <w:ins w:id="1304" w:author="Benton, Deon" w:date="2026-03-17T17:16:00Z" w16du:dateUtc="2026-03-17T22:16:00Z">
        <w:r w:rsidR="004C689B">
          <w:rPr>
            <w:rFonts w:ascii="Times New Roman" w:hAnsi="Times New Roman" w:cs="Times New Roman"/>
          </w:rPr>
          <w:t>efficiency</w:t>
        </w:r>
      </w:ins>
      <w:ins w:id="1305" w:author="Benton, Deon" w:date="2026-04-08T14:53:00Z" w16du:dateUtc="2026-04-08T19:53:00Z">
        <w:r w:rsidR="001A61AD">
          <w:rPr>
            <w:rFonts w:ascii="Times New Roman" w:hAnsi="Times New Roman" w:cs="Times New Roman"/>
          </w:rPr>
          <w:t xml:space="preserve"> or goal</w:t>
        </w:r>
      </w:ins>
      <w:ins w:id="1306" w:author="Benton, Deon" w:date="2026-04-08T14:54:00Z" w16du:dateUtc="2026-04-08T19:54:00Z">
        <w:r w:rsidR="00A145E9">
          <w:rPr>
            <w:rFonts w:ascii="Times New Roman" w:hAnsi="Times New Roman" w:cs="Times New Roman"/>
          </w:rPr>
          <w:t>s</w:t>
        </w:r>
      </w:ins>
      <w:ins w:id="1307" w:author="Benton, Deon" w:date="2026-03-17T17:16:00Z" w16du:dateUtc="2026-03-17T22:16:00Z">
        <w:r w:rsidR="004C689B">
          <w:rPr>
            <w:rFonts w:ascii="Times New Roman" w:hAnsi="Times New Roman" w:cs="Times New Roman"/>
          </w:rPr>
          <w:t xml:space="preserve">. Instead, young infants’ </w:t>
        </w:r>
      </w:ins>
      <w:ins w:id="1308" w:author="Benton, Deon" w:date="2026-03-17T17:17:00Z" w16du:dateUtc="2026-03-17T22:17:00Z">
        <w:r w:rsidR="004C689B">
          <w:rPr>
            <w:rFonts w:ascii="Times New Roman" w:hAnsi="Times New Roman" w:cs="Times New Roman"/>
          </w:rPr>
          <w:t>looking patterns may arise from</w:t>
        </w:r>
      </w:ins>
      <w:ins w:id="1309" w:author="Benton, Deon" w:date="2026-03-17T17:20:00Z" w16du:dateUtc="2026-03-17T22:20:00Z">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ins>
      <w:ins w:id="1310" w:author="Benton, Deon" w:date="2026-03-17T17:22:00Z" w16du:dateUtc="2026-03-17T22:22:00Z">
        <w:r w:rsidR="009D3E05">
          <w:rPr>
            <w:rFonts w:ascii="Times New Roman" w:hAnsi="Times New Roman" w:cs="Times New Roman"/>
          </w:rPr>
          <w:t>an action scene</w:t>
        </w:r>
      </w:ins>
      <w:ins w:id="1311" w:author="Benton, Deon" w:date="2026-03-17T17:20:00Z" w16du:dateUtc="2026-03-17T22:20:00Z">
        <w:r w:rsidR="009D3E05" w:rsidRPr="009E7771">
          <w:rPr>
            <w:rFonts w:ascii="Times New Roman" w:hAnsi="Times New Roman" w:cs="Times New Roman"/>
          </w:rPr>
          <w:t xml:space="preserve">, incidental encoding of </w:t>
        </w:r>
      </w:ins>
      <w:ins w:id="1312" w:author="Benton, Deon" w:date="2026-03-17T17:22:00Z" w16du:dateUtc="2026-03-17T22:22:00Z">
        <w:r w:rsidR="00521D26">
          <w:rPr>
            <w:rFonts w:ascii="Times New Roman" w:hAnsi="Times New Roman" w:cs="Times New Roman"/>
          </w:rPr>
          <w:t xml:space="preserve">their </w:t>
        </w:r>
      </w:ins>
      <w:ins w:id="1313" w:author="Benton, Deon" w:date="2026-03-17T17:20:00Z" w16du:dateUtc="2026-03-17T22:20:00Z">
        <w:r w:rsidR="009D3E05" w:rsidRPr="009E7771">
          <w:rPr>
            <w:rFonts w:ascii="Times New Roman" w:hAnsi="Times New Roman" w:cs="Times New Roman"/>
          </w:rPr>
          <w:t xml:space="preserve">own reaching </w:t>
        </w:r>
        <w:r w:rsidR="009D3E05" w:rsidRPr="009E7771">
          <w:rPr>
            <w:rFonts w:ascii="Times New Roman" w:hAnsi="Times New Roman" w:cs="Times New Roman"/>
          </w:rPr>
          <w:lastRenderedPageBreak/>
          <w:t>trajectories, and</w:t>
        </w:r>
      </w:ins>
      <w:ins w:id="1314" w:author="Benton, Deon" w:date="2026-03-17T17:17:00Z" w16du:dateUtc="2026-03-17T22:17:00Z">
        <w:r w:rsidR="004C689B">
          <w:rPr>
            <w:rFonts w:ascii="Times New Roman" w:hAnsi="Times New Roman" w:cs="Times New Roman"/>
          </w:rPr>
          <w:t xml:space="preserve"> the same perceptually grounded associative processes </w:t>
        </w:r>
      </w:ins>
      <w:ins w:id="1315" w:author="Benton, Deon" w:date="2026-04-08T10:37:00Z" w16du:dateUtc="2026-04-08T15:37:00Z">
        <w:r w:rsidR="00D61EC3">
          <w:rPr>
            <w:rFonts w:ascii="Times New Roman" w:hAnsi="Times New Roman" w:cs="Times New Roman"/>
          </w:rPr>
          <w:t>that I argue</w:t>
        </w:r>
      </w:ins>
      <w:ins w:id="1316" w:author="Benton, Deon" w:date="2026-03-17T17:17:00Z" w16du:dateUtc="2026-03-17T22:17:00Z">
        <w:r w:rsidR="004C689B">
          <w:rPr>
            <w:rFonts w:ascii="Times New Roman" w:hAnsi="Times New Roman" w:cs="Times New Roman"/>
          </w:rPr>
          <w:t xml:space="preserve"> </w:t>
        </w:r>
      </w:ins>
      <w:ins w:id="1317" w:author="Benton, Deon" w:date="2026-03-17T17:19:00Z" w16du:dateUtc="2026-03-17T22:19:00Z">
        <w:r w:rsidR="00532E61">
          <w:rPr>
            <w:rFonts w:ascii="Times New Roman" w:hAnsi="Times New Roman" w:cs="Times New Roman"/>
          </w:rPr>
          <w:t>subserve</w:t>
        </w:r>
      </w:ins>
      <w:ins w:id="1318" w:author="Benton, Deon" w:date="2026-03-17T17:17:00Z" w16du:dateUtc="2026-03-17T22:17:00Z">
        <w:r w:rsidR="004C689B">
          <w:rPr>
            <w:rFonts w:ascii="Times New Roman" w:hAnsi="Times New Roman" w:cs="Times New Roman"/>
          </w:rPr>
          <w:t xml:space="preserve"> older infants’ performance. </w:t>
        </w:r>
      </w:ins>
    </w:p>
    <w:p w14:paraId="59A5325D" w14:textId="4D743217" w:rsidR="00524642" w:rsidRDefault="00635C87" w:rsidP="0096761D">
      <w:pPr>
        <w:spacing w:line="480" w:lineRule="auto"/>
        <w:ind w:firstLine="720"/>
        <w:contextualSpacing/>
        <w:rPr>
          <w:rFonts w:ascii="Times New Roman" w:hAnsi="Times New Roman" w:cs="Times New Roman"/>
        </w:rPr>
      </w:pPr>
      <w:ins w:id="1319" w:author="Benton, Deon" w:date="2026-02-11T16:20:00Z" w16du:dateUtc="2026-02-11T22:20:00Z">
        <w:r>
          <w:rPr>
            <w:rFonts w:ascii="Times New Roman" w:hAnsi="Times New Roman" w:cs="Times New Roman"/>
          </w:rPr>
          <w:t>T</w:t>
        </w:r>
      </w:ins>
      <w:ins w:id="1320" w:author="Benton, Deon" w:date="2026-03-10T19:33:00Z" w16du:dateUtc="2026-03-11T00:33:00Z">
        <w:r w:rsidR="00837A23">
          <w:rPr>
            <w:rFonts w:ascii="Times New Roman" w:hAnsi="Times New Roman" w:cs="Times New Roman"/>
          </w:rPr>
          <w:t>wo</w:t>
        </w:r>
      </w:ins>
      <w:ins w:id="1321" w:author="Benton, Deon" w:date="2026-02-11T16:20:00Z" w16du:dateUtc="2026-02-11T22:20:00Z">
        <w:r>
          <w:rPr>
            <w:rFonts w:ascii="Times New Roman" w:hAnsi="Times New Roman" w:cs="Times New Roman"/>
          </w:rPr>
          <w:t xml:space="preserve"> points are worth clarifying before </w:t>
        </w:r>
      </w:ins>
      <w:ins w:id="1322" w:author="Benton, Deon" w:date="2026-02-12T15:32:00Z" w16du:dateUtc="2026-02-12T21:32:00Z">
        <w:r w:rsidR="0096761D">
          <w:rPr>
            <w:rFonts w:ascii="Times New Roman" w:hAnsi="Times New Roman" w:cs="Times New Roman"/>
          </w:rPr>
          <w:t>proceeding</w:t>
        </w:r>
      </w:ins>
      <w:ins w:id="1323" w:author="Benton, Deon" w:date="2026-02-11T16:20:00Z" w16du:dateUtc="2026-02-11T22:20:00Z">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1324" w:author="Benton, Deon" w:date="2026-02-12T15:32:00Z" w16du:dateUtc="2026-02-12T21:32:00Z">
        <w:r w:rsidR="0096761D">
          <w:rPr>
            <w:rFonts w:ascii="Times New Roman" w:hAnsi="Times New Roman" w:cs="Times New Roman"/>
          </w:rPr>
          <w:t xml:space="preserve">is it </w:t>
        </w:r>
      </w:ins>
      <w:ins w:id="1325"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ins>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ins w:id="1326" w:author="Benton, Deon" w:date="2026-02-11T16:20:00Z" w16du:dateUtc="2026-02-11T22:20:00Z">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ins>
      <w:ins w:id="1327" w:author="Benton, Deon" w:date="2026-03-17T20:46:00Z" w16du:dateUtc="2026-03-18T01:46:00Z">
        <w:r w:rsidR="009F7A89">
          <w:rPr>
            <w:rFonts w:ascii="Times New Roman" w:hAnsi="Times New Roman" w:cs="Times New Roman"/>
          </w:rPr>
          <w:t xml:space="preserve"> more</w:t>
        </w:r>
      </w:ins>
      <w:ins w:id="1328" w:author="Benton, Deon" w:date="2026-02-11T16:20:00Z" w16du:dateUtc="2026-02-11T22:20:00Z">
        <w:r w:rsidRPr="000B0B74">
          <w:rPr>
            <w:rFonts w:ascii="Times New Roman" w:hAnsi="Times New Roman" w:cs="Times New Roman"/>
          </w:rPr>
          <w:t xml:space="preserve"> general</w:t>
        </w:r>
      </w:ins>
      <w:ins w:id="1329" w:author="Benton, Deon" w:date="2026-03-17T20:46:00Z" w16du:dateUtc="2026-03-18T01:46:00Z">
        <w:r w:rsidR="009F7A89">
          <w:rPr>
            <w:rFonts w:ascii="Times New Roman" w:hAnsi="Times New Roman" w:cs="Times New Roman"/>
          </w:rPr>
          <w:t>, experience-based, associative</w:t>
        </w:r>
      </w:ins>
      <w:ins w:id="1330" w:author="Benton, Deon" w:date="2026-02-11T16:20:00Z" w16du:dateUtc="2026-02-11T22:20:00Z">
        <w:r w:rsidRPr="000B0B74">
          <w:rPr>
            <w:rFonts w:ascii="Times New Roman" w:hAnsi="Times New Roman" w:cs="Times New Roman"/>
          </w:rPr>
          <w:t xml:space="preserve"> processes</w:t>
        </w:r>
      </w:ins>
      <w:ins w:id="1331" w:author="Benton, Deon" w:date="2026-03-17T20:47:00Z" w16du:dateUtc="2026-03-18T01:47:00Z">
        <w:r w:rsidR="009F7A89">
          <w:rPr>
            <w:rFonts w:ascii="Times New Roman" w:hAnsi="Times New Roman" w:cs="Times New Roman"/>
          </w:rPr>
          <w:t xml:space="preserve">—processes </w:t>
        </w:r>
      </w:ins>
      <w:ins w:id="1332" w:author="Benton, Deon" w:date="2026-02-11T16:20:00Z" w16du:dateUtc="2026-02-11T22:20:00Z">
        <w:r w:rsidRPr="000B0B74">
          <w:rPr>
            <w:rFonts w:ascii="Times New Roman" w:hAnsi="Times New Roman" w:cs="Times New Roman"/>
          </w:rPr>
          <w:t>that operate over</w:t>
        </w:r>
        <w:r>
          <w:rPr>
            <w:rFonts w:ascii="Times New Roman" w:hAnsi="Times New Roman" w:cs="Times New Roman"/>
          </w:rPr>
          <w:t xml:space="preserve"> the</w:t>
        </w:r>
      </w:ins>
      <w:ins w:id="1333" w:author="Benton, Deon" w:date="2026-02-12T15:33:00Z" w16du:dateUtc="2026-02-12T21:33:00Z">
        <w:r w:rsidR="0096761D">
          <w:rPr>
            <w:rFonts w:ascii="Times New Roman" w:hAnsi="Times New Roman" w:cs="Times New Roman"/>
          </w:rPr>
          <w:t xml:space="preserve"> visible, low-level, and conceptually neutral</w:t>
        </w:r>
      </w:ins>
      <w:ins w:id="1334" w:author="Benton, Deon" w:date="2026-02-11T16:20:00Z" w16du:dateUtc="2026-02-11T22:20:00Z">
        <w:r>
          <w:rPr>
            <w:rFonts w:ascii="Times New Roman" w:hAnsi="Times New Roman" w:cs="Times New Roman"/>
          </w:rPr>
          <w:t xml:space="preserve"> </w:t>
        </w:r>
      </w:ins>
      <w:ins w:id="1335" w:author="Benton, Deon" w:date="2026-02-12T15:33:00Z" w16du:dateUtc="2026-02-12T21:33:00Z">
        <w:r w:rsidR="0096761D">
          <w:rPr>
            <w:rFonts w:ascii="Times New Roman" w:hAnsi="Times New Roman" w:cs="Times New Roman"/>
          </w:rPr>
          <w:t>features</w:t>
        </w:r>
      </w:ins>
      <w:ins w:id="1336" w:author="Benton, Deon" w:date="2026-02-11T16:20:00Z" w16du:dateUtc="2026-02-11T22:20:00Z">
        <w:r>
          <w:rPr>
            <w:rFonts w:ascii="Times New Roman" w:hAnsi="Times New Roman" w:cs="Times New Roman"/>
          </w:rPr>
          <w:t xml:space="preserve"> </w:t>
        </w:r>
      </w:ins>
      <w:ins w:id="1337" w:author="Benton, Deon" w:date="2026-03-17T20:47:00Z" w16du:dateUtc="2026-03-18T01:47:00Z">
        <w:r w:rsidR="00013134">
          <w:rPr>
            <w:rFonts w:ascii="Times New Roman" w:hAnsi="Times New Roman" w:cs="Times New Roman"/>
          </w:rPr>
          <w:t>of</w:t>
        </w:r>
      </w:ins>
      <w:ins w:id="1338" w:author="Benton, Deon" w:date="2026-02-11T16:20:00Z" w16du:dateUtc="2026-02-11T22:20:00Z">
        <w:r>
          <w:rPr>
            <w:rFonts w:ascii="Times New Roman" w:hAnsi="Times New Roman" w:cs="Times New Roman"/>
          </w:rPr>
          <w:t xml:space="preserve"> visual scenes</w:t>
        </w:r>
      </w:ins>
      <w:ins w:id="1339" w:author="Benton, Deon" w:date="2026-03-17T20:47:00Z" w16du:dateUtc="2026-03-18T01:47:00Z">
        <w:r w:rsidR="00013134">
          <w:rPr>
            <w:rFonts w:ascii="Times New Roman" w:hAnsi="Times New Roman" w:cs="Times New Roman"/>
          </w:rPr>
          <w:t xml:space="preserve"> and kinematics of different actions</w:t>
        </w:r>
      </w:ins>
      <w:ins w:id="1340" w:author="Benton, Deon" w:date="2026-02-12T15:33:00Z" w16du:dateUtc="2026-02-12T21:33:00Z">
        <w:r w:rsidR="0096761D">
          <w:rPr>
            <w:rFonts w:ascii="Times New Roman" w:hAnsi="Times New Roman" w:cs="Times New Roman"/>
          </w:rPr>
          <w:t>.</w:t>
        </w:r>
      </w:ins>
      <w:ins w:id="1341"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1342" w:author="Benton, Deon" w:date="2026-02-12T15:34:00Z" w16du:dateUtc="2026-02-12T21:34:00Z">
        <w:r w:rsidR="00105BB1">
          <w:rPr>
            <w:rFonts w:ascii="Times New Roman" w:hAnsi="Times New Roman" w:cs="Times New Roman"/>
          </w:rPr>
          <w:t>the overarching goal of the current paper is</w:t>
        </w:r>
      </w:ins>
      <w:ins w:id="1343" w:author="Benton, Deon" w:date="2026-02-11T16:20:00Z" w16du:dateUtc="2026-02-11T22:20:00Z">
        <w:r w:rsidRPr="009A322E">
          <w:rPr>
            <w:rFonts w:ascii="Times New Roman" w:hAnsi="Times New Roman" w:cs="Times New Roman"/>
          </w:rPr>
          <w:t xml:space="preserve"> to </w:t>
        </w:r>
      </w:ins>
      <w:ins w:id="1344" w:author="Benton, Deon" w:date="2026-03-17T20:48:00Z" w16du:dateUtc="2026-03-18T01:48:00Z">
        <w:r w:rsidR="00013134">
          <w:rPr>
            <w:rFonts w:ascii="Times New Roman" w:hAnsi="Times New Roman" w:cs="Times New Roman"/>
          </w:rPr>
          <w:t>test—through computer simulations—the sufficiency of the present account in capturing</w:t>
        </w:r>
      </w:ins>
      <w:ins w:id="1345" w:author="Benton, Deon" w:date="2026-02-11T16:20:00Z" w16du:dateUtc="2026-02-11T22:20:00Z">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w:t>
        </w:r>
      </w:ins>
      <w:ins w:id="1346" w:author="Benton, Deon" w:date="2026-04-08T10:37:00Z" w16du:dateUtc="2026-04-08T15:37:00Z">
        <w:r w:rsidR="00F77113">
          <w:rPr>
            <w:rFonts w:ascii="Times New Roman" w:hAnsi="Times New Roman" w:cs="Times New Roman"/>
          </w:rPr>
          <w:t>a much broader contention:</w:t>
        </w:r>
      </w:ins>
      <w:ins w:id="1347" w:author="Benton, Deon" w:date="2026-02-11T16:20:00Z" w16du:dateUtc="2026-02-11T22:20:00Z">
        <w:r w:rsidRPr="009A322E">
          <w:rPr>
            <w:rFonts w:ascii="Times New Roman" w:hAnsi="Times New Roman" w:cs="Times New Roman"/>
          </w:rPr>
          <w:t xml:space="preserve"> </w:t>
        </w:r>
      </w:ins>
      <w:ins w:id="1348" w:author="Benton, Deon" w:date="2026-04-08T10:38:00Z" w16du:dateUtc="2026-04-08T15:38:00Z">
        <w:r w:rsidR="00F77113">
          <w:rPr>
            <w:rFonts w:ascii="Times New Roman" w:hAnsi="Times New Roman" w:cs="Times New Roman"/>
          </w:rPr>
          <w:t>Infants’ looking</w:t>
        </w:r>
      </w:ins>
      <w:ins w:id="1349" w:author="Benton, Deon" w:date="2026-02-11T16:20:00Z" w16du:dateUtc="2026-02-11T22:20:00Z">
        <w:r w:rsidRPr="009A322E">
          <w:rPr>
            <w:rFonts w:ascii="Times New Roman" w:hAnsi="Times New Roman" w:cs="Times New Roman"/>
          </w:rPr>
          <w:t xml:space="preserve"> behavior in </w:t>
        </w:r>
      </w:ins>
      <w:ins w:id="1350" w:author="Benton, Deon" w:date="2026-02-12T15:34:00Z" w16du:dateUtc="2026-02-12T21:34:00Z">
        <w:r w:rsidR="00105BB1">
          <w:rPr>
            <w:rFonts w:ascii="Times New Roman" w:hAnsi="Times New Roman" w:cs="Times New Roman"/>
          </w:rPr>
          <w:t xml:space="preserve">studies on </w:t>
        </w:r>
      </w:ins>
      <w:ins w:id="1351" w:author="Benton, Deon" w:date="2026-04-08T10:38:00Z" w16du:dateUtc="2026-04-08T15:38:00Z">
        <w:r w:rsidR="00732101">
          <w:rPr>
            <w:rFonts w:ascii="Times New Roman" w:hAnsi="Times New Roman" w:cs="Times New Roman"/>
          </w:rPr>
          <w:t>action understanding</w:t>
        </w:r>
      </w:ins>
      <w:ins w:id="1352"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VoE studies more broadly</w:t>
        </w:r>
      </w:ins>
      <w:ins w:id="1353" w:author="Benton, Deon" w:date="2026-02-12T15:35:00Z" w16du:dateUtc="2026-02-12T21:35:00Z">
        <w:r w:rsidR="00105BB1">
          <w:rPr>
            <w:rFonts w:ascii="Times New Roman" w:hAnsi="Times New Roman" w:cs="Times New Roman"/>
          </w:rPr>
          <w:t xml:space="preserve"> (e.g., </w:t>
        </w:r>
      </w:ins>
      <w:ins w:id="1354" w:author="Benton, Deon" w:date="2026-02-12T15:40:00Z" w16du:dateUtc="2026-02-12T21:40:00Z">
        <w:r w:rsidR="00F67E24">
          <w:rPr>
            <w:rFonts w:ascii="Times New Roman" w:hAnsi="Times New Roman" w:cs="Times New Roman"/>
          </w:rPr>
          <w:t xml:space="preserve">Altmann &amp; Dienes, 1999; </w:t>
        </w:r>
      </w:ins>
      <w:ins w:id="1355" w:author="Benton, Deon" w:date="2026-02-12T15:36:00Z" w16du:dateUtc="2026-02-12T21:36:00Z">
        <w:r w:rsidR="000E3F68">
          <w:rPr>
            <w:rFonts w:ascii="Times New Roman" w:hAnsi="Times New Roman" w:cs="Times New Roman"/>
          </w:rPr>
          <w:t>Benton, 2024;</w:t>
        </w:r>
      </w:ins>
      <w:ins w:id="1356" w:author="Benton, Deon" w:date="2026-02-12T15:41:00Z" w16du:dateUtc="2026-02-12T21:41:00Z">
        <w:r w:rsidR="00FC5CD7">
          <w:rPr>
            <w:rFonts w:ascii="Times New Roman" w:hAnsi="Times New Roman" w:cs="Times New Roman"/>
          </w:rPr>
          <w:t xml:space="preserve"> Benton et al., 2024;</w:t>
        </w:r>
      </w:ins>
      <w:ins w:id="1357" w:author="Benton, Deon" w:date="2026-02-12T15:36:00Z" w16du:dateUtc="2026-02-12T21:36:00Z">
        <w:r w:rsidR="000E3F68">
          <w:rPr>
            <w:rFonts w:ascii="Times New Roman" w:hAnsi="Times New Roman" w:cs="Times New Roman"/>
          </w:rPr>
          <w:t xml:space="preserve"> </w:t>
        </w:r>
      </w:ins>
      <w:ins w:id="1358"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1359" w:author="Benton, Deon" w:date="2026-02-12T15:36:00Z" w16du:dateUtc="2026-02-12T21:36:00Z">
        <w:r w:rsidR="000E3F68">
          <w:rPr>
            <w:rFonts w:ascii="Times New Roman" w:hAnsi="Times New Roman" w:cs="Times New Roman"/>
          </w:rPr>
          <w:t>McClelland &amp; Thompson, 2007;</w:t>
        </w:r>
      </w:ins>
      <w:ins w:id="1360" w:author="Benton, Deon" w:date="2026-02-12T15:38:00Z" w16du:dateUtc="2026-02-12T21:38:00Z">
        <w:r w:rsidR="00F67E24">
          <w:rPr>
            <w:rFonts w:ascii="Times New Roman" w:hAnsi="Times New Roman" w:cs="Times New Roman"/>
          </w:rPr>
          <w:t xml:space="preserve"> </w:t>
        </w:r>
      </w:ins>
      <w:ins w:id="1361" w:author="Benton, Deon" w:date="2026-02-12T15:43:00Z" w16du:dateUtc="2026-02-12T21:43:00Z">
        <w:r w:rsidR="008E4B8C">
          <w:rPr>
            <w:rFonts w:ascii="Times New Roman" w:hAnsi="Times New Roman" w:cs="Times New Roman"/>
          </w:rPr>
          <w:t xml:space="preserve">Munakata, 1998; </w:t>
        </w:r>
      </w:ins>
      <w:ins w:id="1362" w:author="Benton, Deon" w:date="2026-02-12T15:42:00Z" w16du:dateUtc="2026-02-12T21:42:00Z">
        <w:r w:rsidR="008E4B8C">
          <w:rPr>
            <w:rFonts w:ascii="Times New Roman" w:hAnsi="Times New Roman" w:cs="Times New Roman"/>
          </w:rPr>
          <w:t xml:space="preserve">Munakata et al., 1997; </w:t>
        </w:r>
      </w:ins>
      <w:ins w:id="1363" w:author="Benton, Deon" w:date="2026-02-12T15:38:00Z" w16du:dateUtc="2026-02-12T21:38:00Z">
        <w:r w:rsidR="00F67E24">
          <w:rPr>
            <w:rFonts w:ascii="Times New Roman" w:hAnsi="Times New Roman" w:cs="Times New Roman"/>
          </w:rPr>
          <w:t>Orhan &amp; Lake, 2024;</w:t>
        </w:r>
      </w:ins>
      <w:ins w:id="1364" w:author="Benton, Deon" w:date="2026-02-12T15:39:00Z" w16du:dateUtc="2026-02-12T21:39:00Z">
        <w:r w:rsidR="00F67E24">
          <w:rPr>
            <w:rFonts w:ascii="Times New Roman" w:hAnsi="Times New Roman" w:cs="Times New Roman"/>
          </w:rPr>
          <w:t xml:space="preserve"> Overwalle, 2010</w:t>
        </w:r>
      </w:ins>
      <w:ins w:id="1365" w:author="Benton, Deon" w:date="2026-02-25T10:05:00Z" w16du:dateUtc="2026-02-25T16:05:00Z">
        <w:r w:rsidR="00797E75">
          <w:rPr>
            <w:rFonts w:ascii="Times New Roman" w:hAnsi="Times New Roman" w:cs="Times New Roman"/>
          </w:rPr>
          <w:t>;</w:t>
        </w:r>
      </w:ins>
      <w:ins w:id="1366" w:author="Benton, Deon" w:date="2026-02-12T15:36:00Z" w16du:dateUtc="2026-02-12T21:36:00Z">
        <w:r w:rsidR="000E3F68">
          <w:rPr>
            <w:rFonts w:ascii="Times New Roman" w:hAnsi="Times New Roman" w:cs="Times New Roman"/>
          </w:rPr>
          <w:t xml:space="preserve"> </w:t>
        </w:r>
      </w:ins>
      <w:ins w:id="1367" w:author="Benton, Deon" w:date="2026-02-12T15:37:00Z" w16du:dateUtc="2026-02-12T21:37:00Z">
        <w:r w:rsidR="000E3F68">
          <w:rPr>
            <w:rFonts w:ascii="Times New Roman" w:hAnsi="Times New Roman" w:cs="Times New Roman"/>
          </w:rPr>
          <w:t xml:space="preserve">Rakison &amp; Lupyan, 2008; </w:t>
        </w:r>
      </w:ins>
      <w:ins w:id="1368" w:author="Benton, Deon" w:date="2026-02-12T15:36:00Z" w16du:dateUtc="2026-02-12T21:36:00Z">
        <w:r w:rsidR="000E3F68">
          <w:rPr>
            <w:rFonts w:ascii="Times New Roman" w:hAnsi="Times New Roman" w:cs="Times New Roman"/>
          </w:rPr>
          <w:t>Rumelhart &amp; McClelland, 1985</w:t>
        </w:r>
      </w:ins>
      <w:ins w:id="1369" w:author="Benton, Deon" w:date="2026-02-12T15:37:00Z" w16du:dateUtc="2026-02-12T21:37:00Z">
        <w:r w:rsidR="000E3F68">
          <w:rPr>
            <w:rFonts w:ascii="Times New Roman" w:hAnsi="Times New Roman" w:cs="Times New Roman"/>
          </w:rPr>
          <w:t>; Vong et al., 2004</w:t>
        </w:r>
      </w:ins>
      <w:ins w:id="1370" w:author="Benton, Deon" w:date="2026-02-12T15:47:00Z" w16du:dateUtc="2026-02-12T21:47:00Z">
        <w:r w:rsidR="009130D6">
          <w:rPr>
            <w:rFonts w:ascii="Times New Roman" w:hAnsi="Times New Roman" w:cs="Times New Roman"/>
          </w:rPr>
          <w:t xml:space="preserve">; for excellent reviews see </w:t>
        </w:r>
      </w:ins>
      <w:ins w:id="1371" w:author="Benton, Deon" w:date="2026-03-17T20:51:00Z" w16du:dateUtc="2026-03-18T01:51:00Z">
        <w:r w:rsidR="00D93369">
          <w:rPr>
            <w:rFonts w:ascii="Times New Roman" w:hAnsi="Times New Roman" w:cs="Times New Roman"/>
          </w:rPr>
          <w:t xml:space="preserve">Elman et al., 1996 and </w:t>
        </w:r>
      </w:ins>
      <w:ins w:id="1372" w:author="Benton, Deon" w:date="2026-02-12T15:47:00Z" w16du:dateUtc="2026-02-12T21:47:00Z">
        <w:r w:rsidR="009130D6">
          <w:rPr>
            <w:rFonts w:ascii="Times New Roman" w:hAnsi="Times New Roman" w:cs="Times New Roman"/>
          </w:rPr>
          <w:t>Yermolayeva &amp; Rakison, 201</w:t>
        </w:r>
      </w:ins>
      <w:ins w:id="1373" w:author="Benton, Deon" w:date="2026-03-17T20:51:00Z" w16du:dateUtc="2026-03-18T01:51:00Z">
        <w:r w:rsidR="00D93369">
          <w:rPr>
            <w:rFonts w:ascii="Times New Roman" w:hAnsi="Times New Roman" w:cs="Times New Roman"/>
          </w:rPr>
          <w:t>4</w:t>
        </w:r>
      </w:ins>
      <w:ins w:id="1374" w:author="Benton, Deon" w:date="2026-02-12T15:36:00Z" w16du:dateUtc="2026-02-12T21:36:00Z">
        <w:r w:rsidR="000E3F68">
          <w:rPr>
            <w:rFonts w:ascii="Times New Roman" w:hAnsi="Times New Roman" w:cs="Times New Roman"/>
          </w:rPr>
          <w:t>)</w:t>
        </w:r>
      </w:ins>
      <w:ins w:id="1375"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1376" w:author="Benton, Deon" w:date="2026-02-12T15:34:00Z" w16du:dateUtc="2026-02-12T21:34:00Z">
        <w:r w:rsidR="00105BB1">
          <w:rPr>
            <w:rFonts w:ascii="Times New Roman" w:hAnsi="Times New Roman" w:cs="Times New Roman"/>
          </w:rPr>
          <w:t>I</w:t>
        </w:r>
      </w:ins>
      <w:ins w:id="1377"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ins w:id="1378" w:author="Benton, Deon" w:date="2026-04-08T10:39:00Z" w16du:dateUtc="2026-04-08T15:39:00Z">
        <w:r w:rsidR="00CD66A2">
          <w:rPr>
            <w:rFonts w:ascii="Times New Roman" w:hAnsi="Times New Roman" w:cs="Times New Roman"/>
          </w:rPr>
          <w:t xml:space="preserve"> and should be viewed as such</w:t>
        </w:r>
      </w:ins>
      <w:ins w:id="1379" w:author="Benton, Deon" w:date="2026-02-12T15:35:00Z" w16du:dateUtc="2026-02-12T21:35:00Z">
        <w:r w:rsidR="00105BB1">
          <w:rPr>
            <w:rFonts w:ascii="Times New Roman" w:hAnsi="Times New Roman" w:cs="Times New Roman"/>
          </w:rPr>
          <w:t>.</w:t>
        </w:r>
      </w:ins>
      <w:ins w:id="1380" w:author="Benton, Deon" w:date="2026-03-10T19:32:00Z" w16du:dateUtc="2026-03-11T00:32:00Z">
        <w:r w:rsidR="00837A23">
          <w:rPr>
            <w:rFonts w:ascii="Times New Roman" w:hAnsi="Times New Roman" w:cs="Times New Roman"/>
          </w:rPr>
          <w:t xml:space="preserve"> </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77E044F" w:rsidR="00524642" w:rsidRDefault="00FC438F" w:rsidP="00A318A3">
      <w:pPr>
        <w:spacing w:line="480" w:lineRule="auto"/>
        <w:ind w:firstLine="720"/>
        <w:contextualSpacing/>
        <w:rPr>
          <w:rFonts w:ascii="Times New Roman" w:hAnsi="Times New Roman" w:cs="Times New Roman"/>
        </w:rPr>
      </w:pPr>
      <w:ins w:id="1381" w:author="Benton, Deon" w:date="2026-03-17T20:55:00Z" w16du:dateUtc="2026-03-18T01:55:00Z">
        <w:r>
          <w:rPr>
            <w:rFonts w:ascii="Times New Roman" w:hAnsi="Times New Roman" w:cs="Times New Roman"/>
          </w:rPr>
          <w:lastRenderedPageBreak/>
          <w:t>The goals of the present simulations were twofold. The first goal was to</w:t>
        </w:r>
      </w:ins>
      <w:ins w:id="1382" w:author="Benton, Deon" w:date="2026-02-12T15:56:00Z" w16du:dateUtc="2026-02-12T21:56:00Z">
        <w:r w:rsidR="00F83FBE" w:rsidRPr="00F83FBE">
          <w:rPr>
            <w:rFonts w:ascii="Times New Roman" w:hAnsi="Times New Roman" w:cs="Times New Roman"/>
          </w:rPr>
          <w:t xml:space="preserve"> assess the viability and sufficiency of the current account</w:t>
        </w:r>
      </w:ins>
      <w:ins w:id="1383" w:author="Benton, Deon" w:date="2026-03-17T20:55:00Z" w16du:dateUtc="2026-03-18T01:55:00Z">
        <w:r>
          <w:rPr>
            <w:rFonts w:ascii="Times New Roman" w:hAnsi="Times New Roman" w:cs="Times New Roman"/>
          </w:rPr>
          <w:t>. To do this,</w:t>
        </w:r>
      </w:ins>
      <w:ins w:id="1384" w:author="Benton, Deon" w:date="2026-02-12T15:56:00Z" w16du:dateUtc="2026-02-12T21:56:00Z">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connectionist model ca</w:t>
        </w:r>
      </w:ins>
      <w:ins w:id="1385" w:author="Benton, Deon" w:date="2026-02-12T15:57:00Z" w16du:dateUtc="2026-02-12T21:57:00Z">
        <w:r w:rsidR="00F83FBE">
          <w:rPr>
            <w:rFonts w:ascii="Times New Roman" w:hAnsi="Times New Roman" w:cs="Times New Roman"/>
          </w:rPr>
          <w:t xml:space="preserve">lled ALIAS </w:t>
        </w:r>
      </w:ins>
      <w:ins w:id="1386" w:author="Benton, Deon" w:date="2026-02-12T15:56:00Z" w16du:dateUtc="2026-02-12T21:56:00Z">
        <w:r w:rsidR="00F83FBE" w:rsidRPr="00F83FBE">
          <w:rPr>
            <w:rFonts w:ascii="Times New Roman" w:hAnsi="Times New Roman" w:cs="Times New Roman"/>
          </w:rPr>
          <w:t xml:space="preserve">to determine whether </w:t>
        </w:r>
      </w:ins>
      <w:ins w:id="1387" w:author="Benton, Deon" w:date="2026-03-21T11:10:00Z" w16du:dateUtc="2026-03-21T16:10:00Z">
        <w:r w:rsidR="00197111">
          <w:rPr>
            <w:rFonts w:ascii="Times New Roman" w:hAnsi="Times New Roman" w:cs="Times New Roman"/>
          </w:rPr>
          <w:t>the model</w:t>
        </w:r>
      </w:ins>
      <w:ins w:id="1388" w:author="Benton, Deon" w:date="2026-02-12T15:56:00Z" w16du:dateUtc="2026-02-12T21:56:00Z">
        <w:r w:rsidR="00F83FBE" w:rsidRPr="00F83FBE">
          <w:rPr>
            <w:rFonts w:ascii="Times New Roman" w:hAnsi="Times New Roman" w:cs="Times New Roman"/>
          </w:rPr>
          <w:t xml:space="preserve"> can qualitatively explain infants’ looking responses across a range of </w:t>
        </w:r>
      </w:ins>
      <w:ins w:id="1389" w:author="Benton, Deon" w:date="2026-02-12T15:57:00Z" w16du:dateUtc="2026-02-12T21:57:00Z">
        <w:r w:rsidR="00F83FBE">
          <w:rPr>
            <w:rFonts w:ascii="Times New Roman" w:hAnsi="Times New Roman" w:cs="Times New Roman"/>
          </w:rPr>
          <w:t>VoE</w:t>
        </w:r>
      </w:ins>
      <w:ins w:id="1390" w:author="Benton, Deon" w:date="2026-02-12T15:56:00Z" w16du:dateUtc="2026-02-12T21:56:00Z">
        <w:r w:rsidR="00F83FBE" w:rsidRPr="00F83FBE">
          <w:rPr>
            <w:rFonts w:ascii="Times New Roman" w:hAnsi="Times New Roman" w:cs="Times New Roman"/>
          </w:rPr>
          <w:t xml:space="preserve"> studies </w:t>
        </w:r>
      </w:ins>
      <w:ins w:id="1391" w:author="Benton, Deon" w:date="2026-02-12T15:57:00Z" w16du:dateUtc="2026-02-12T21:57:00Z">
        <w:r w:rsidR="00F83FBE">
          <w:rPr>
            <w:rFonts w:ascii="Times New Roman" w:hAnsi="Times New Roman" w:cs="Times New Roman"/>
          </w:rPr>
          <w:t xml:space="preserve">assessing infant </w:t>
        </w:r>
      </w:ins>
      <w:ins w:id="1392" w:author="Benton, Deon" w:date="2026-02-12T15:56:00Z" w16du:dateUtc="2026-02-12T21:56:00Z">
        <w:r w:rsidR="00F83FBE" w:rsidRPr="00F83FBE">
          <w:rPr>
            <w:rFonts w:ascii="Times New Roman" w:hAnsi="Times New Roman" w:cs="Times New Roman"/>
          </w:rPr>
          <w:t>action understanding</w:t>
        </w:r>
      </w:ins>
      <w:ins w:id="1393" w:author="Benton, Deon" w:date="2026-02-12T15:57:00Z" w16du:dateUtc="2026-02-12T21:57:00Z">
        <w:r w:rsidR="00F83FBE">
          <w:rPr>
            <w:rFonts w:ascii="Times New Roman" w:hAnsi="Times New Roman" w:cs="Times New Roman"/>
          </w:rPr>
          <w:t>.</w:t>
        </w:r>
      </w:ins>
      <w:ins w:id="1394" w:author="Benton, Deon" w:date="2026-02-13T11:09:00Z" w16du:dateUtc="2026-02-13T17:09:00Z">
        <w:r w:rsidR="00FC2F2A">
          <w:rPr>
            <w:rFonts w:ascii="Times New Roman" w:hAnsi="Times New Roman" w:cs="Times New Roman"/>
          </w:rPr>
          <w:t xml:space="preserve"> </w:t>
        </w:r>
      </w:ins>
      <w:del w:id="1395"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1396" w:author="Benton, Deon" w:date="2026-02-13T11:09:00Z" w16du:dateUtc="2026-02-13T17:09:00Z">
        <w:r w:rsidR="00FC2F2A">
          <w:rPr>
            <w:rFonts w:ascii="Times New Roman" w:eastAsia="Times New Roman" w:hAnsi="Times New Roman" w:cs="Times New Roman"/>
          </w:rPr>
          <w:t>because ALIAS was developed to capture</w:t>
        </w:r>
      </w:ins>
      <w:ins w:id="1397" w:author="Benton, Deon" w:date="2026-02-13T11:11:00Z" w16du:dateUtc="2026-02-13T17:11:00Z">
        <w:r w:rsidR="00E35E64">
          <w:rPr>
            <w:rFonts w:ascii="Times New Roman" w:eastAsia="Times New Roman" w:hAnsi="Times New Roman" w:cs="Times New Roman"/>
          </w:rPr>
          <w:t xml:space="preserve"> a broad set of</w:t>
        </w:r>
      </w:ins>
      <w:ins w:id="1398" w:author="Benton, Deon" w:date="2026-02-13T11:09:00Z" w16du:dateUtc="2026-02-13T17:09:00Z">
        <w:r w:rsidR="00FC2F2A">
          <w:rPr>
            <w:rFonts w:ascii="Times New Roman" w:eastAsia="Times New Roman" w:hAnsi="Times New Roman" w:cs="Times New Roman"/>
          </w:rPr>
          <w:t xml:space="preserve"> key findings in this literature</w:t>
        </w:r>
      </w:ins>
      <w:ins w:id="1399" w:author="Benton, Deon" w:date="2026-03-17T20:56:00Z" w16du:dateUtc="2026-03-18T01:56:00Z">
        <w:r>
          <w:rPr>
            <w:rFonts w:ascii="Times New Roman" w:eastAsia="Times New Roman" w:hAnsi="Times New Roman" w:cs="Times New Roman"/>
          </w:rPr>
          <w:t xml:space="preserve"> rather than one or two specific findings</w:t>
        </w:r>
      </w:ins>
      <w:ins w:id="1400" w:author="Benton, Deon" w:date="2026-02-13T11:09:00Z" w16du:dateUtc="2026-02-13T17:09:00Z">
        <w:r w:rsidR="00FC2F2A">
          <w:rPr>
            <w:rFonts w:ascii="Times New Roman" w:eastAsia="Times New Roman" w:hAnsi="Times New Roman" w:cs="Times New Roman"/>
          </w:rPr>
          <w:t>,</w:t>
        </w:r>
      </w:ins>
      <w:ins w:id="1401" w:author="Benton, Deon" w:date="2026-02-13T11:48:00Z" w16du:dateUtc="2026-02-13T17:48:00Z">
        <w:r w:rsidR="00841A7E">
          <w:rPr>
            <w:rFonts w:ascii="Times New Roman" w:eastAsia="Times New Roman" w:hAnsi="Times New Roman" w:cs="Times New Roman"/>
          </w:rPr>
          <w:t xml:space="preserve"> the simulations reported below </w:t>
        </w:r>
      </w:ins>
      <w:ins w:id="1402" w:author="Benton, Deon" w:date="2026-03-17T21:04:00Z" w16du:dateUtc="2026-03-18T02:04:00Z">
        <w:r w:rsidR="0089435D">
          <w:rPr>
            <w:rFonts w:ascii="Times New Roman" w:eastAsia="Times New Roman" w:hAnsi="Times New Roman" w:cs="Times New Roman"/>
          </w:rPr>
          <w:t>did not attempt to</w:t>
        </w:r>
      </w:ins>
      <w:ins w:id="1403" w:author="Benton, Deon" w:date="2026-02-13T11:48:00Z" w16du:dateUtc="2026-02-13T17:48:00Z">
        <w:r w:rsidR="00841A7E">
          <w:rPr>
            <w:rFonts w:ascii="Times New Roman" w:eastAsia="Times New Roman" w:hAnsi="Times New Roman" w:cs="Times New Roman"/>
          </w:rPr>
          <w:t xml:space="preserve"> reproduce the full details of any one study or every experiment within it.</w:t>
        </w:r>
      </w:ins>
      <w:ins w:id="1404" w:author="Benton, Deon" w:date="2026-02-13T11:09:00Z" w16du:dateUtc="2026-02-13T17:09:00Z">
        <w:r w:rsidR="00FC2F2A">
          <w:rPr>
            <w:rFonts w:ascii="Times New Roman" w:eastAsia="Times New Roman" w:hAnsi="Times New Roman" w:cs="Times New Roman"/>
          </w:rPr>
          <w:t xml:space="preserve"> </w:t>
        </w:r>
      </w:ins>
      <w:ins w:id="1405"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1406" w:author="Benton, Deon" w:date="2026-02-13T11:26:00Z" w16du:dateUtc="2026-02-13T17:26:00Z">
        <w:r w:rsidR="00D213F8">
          <w:rPr>
            <w:rFonts w:ascii="Times New Roman" w:eastAsia="Times New Roman" w:hAnsi="Times New Roman" w:cs="Times New Roman"/>
          </w:rPr>
          <w:t>targeted here</w:t>
        </w:r>
      </w:ins>
      <w:ins w:id="1407"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1408" w:author="Benton, Deon" w:date="2026-02-13T11:32:00Z" w16du:dateUtc="2026-02-13T17:32:00Z">
        <w:r w:rsidR="007B777A">
          <w:rPr>
            <w:rFonts w:ascii="Times New Roman" w:eastAsia="Times New Roman" w:hAnsi="Times New Roman" w:cs="Times New Roman"/>
          </w:rPr>
          <w:t>thought</w:t>
        </w:r>
      </w:ins>
      <w:ins w:id="1409" w:author="Benton, Deon" w:date="2026-02-13T11:24:00Z" w16du:dateUtc="2026-02-13T17:24:00Z">
        <w:r w:rsidR="00F90C60" w:rsidRPr="00F90C60">
          <w:rPr>
            <w:rFonts w:ascii="Times New Roman" w:eastAsia="Times New Roman" w:hAnsi="Times New Roman" w:cs="Times New Roman"/>
          </w:rPr>
          <w:t xml:space="preserve"> to drive infants’ behavior</w:t>
        </w:r>
      </w:ins>
      <w:ins w:id="1410" w:author="Benton, Deon" w:date="2026-02-13T11:22:00Z" w16du:dateUtc="2026-02-13T17:22:00Z">
        <w:r w:rsidR="00A318A3">
          <w:rPr>
            <w:rFonts w:ascii="Times New Roman" w:eastAsia="Times New Roman" w:hAnsi="Times New Roman" w:cs="Times New Roman"/>
          </w:rPr>
          <w:t>.</w:t>
        </w:r>
      </w:ins>
      <w:ins w:id="1411" w:author="Benton, Deon" w:date="2026-02-13T11:17:00Z" w16du:dateUtc="2026-02-13T17:17:00Z">
        <w:r w:rsidR="00F121C3">
          <w:rPr>
            <w:rFonts w:ascii="Times New Roman" w:eastAsia="Times New Roman" w:hAnsi="Times New Roman" w:cs="Times New Roman"/>
          </w:rPr>
          <w:t xml:space="preserve"> </w:t>
        </w:r>
      </w:ins>
      <w:ins w:id="1412" w:author="Benton, Deon" w:date="2026-02-13T11:22:00Z" w16du:dateUtc="2026-02-13T17:22:00Z">
        <w:r w:rsidR="00A318A3">
          <w:rPr>
            <w:rFonts w:ascii="Times New Roman" w:eastAsia="Times New Roman" w:hAnsi="Times New Roman" w:cs="Times New Roman"/>
          </w:rPr>
          <w:t xml:space="preserve">Additionally, </w:t>
        </w:r>
      </w:ins>
      <w:ins w:id="1413"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1414"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1415" w:author="Benton, Deon" w:date="2026-02-13T11:25:00Z" w16du:dateUtc="2026-02-13T17:25:00Z">
        <w:r w:rsidR="00155706">
          <w:rPr>
            <w:rFonts w:ascii="Times New Roman" w:eastAsia="Times New Roman" w:hAnsi="Times New Roman" w:cs="Times New Roman"/>
          </w:rPr>
          <w:t xml:space="preserve">: </w:t>
        </w:r>
      </w:ins>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ins w:id="1416" w:author="Benton, Deon" w:date="2026-02-13T11:53:00Z" w16du:dateUtc="2026-02-13T17:53:00Z">
        <w:r>
          <w:rPr>
            <w:rFonts w:ascii="Times New Roman" w:hAnsi="Times New Roman" w:cs="Times New Roman"/>
            <w:b/>
            <w:bCs/>
          </w:rPr>
          <w:t>Selective long</w:t>
        </w:r>
      </w:ins>
      <w:ins w:id="1417" w:author="Benton, Deon" w:date="2026-02-13T11:54:00Z" w16du:dateUtc="2026-02-13T17:54:00Z">
        <w:r>
          <w:rPr>
            <w:rFonts w:ascii="Times New Roman" w:hAnsi="Times New Roman" w:cs="Times New Roman"/>
            <w:b/>
            <w:bCs/>
          </w:rPr>
          <w:t>er looking to inefficient</w:t>
        </w:r>
      </w:ins>
      <w:ins w:id="1418" w:author="Benton, Deon" w:date="2026-03-25T11:11:00Z" w16du:dateUtc="2026-03-25T16:11:00Z">
        <w:r w:rsidR="00896FCF">
          <w:rPr>
            <w:rFonts w:ascii="Times New Roman" w:hAnsi="Times New Roman" w:cs="Times New Roman"/>
            <w:b/>
            <w:bCs/>
          </w:rPr>
          <w:t xml:space="preserve"> than</w:t>
        </w:r>
      </w:ins>
      <w:ins w:id="1419" w:author="Benton, Deon" w:date="2026-02-13T11:54:00Z" w16du:dateUtc="2026-02-13T17:54:00Z">
        <w:r>
          <w:rPr>
            <w:rFonts w:ascii="Times New Roman" w:hAnsi="Times New Roman" w:cs="Times New Roman"/>
            <w:b/>
            <w:bCs/>
          </w:rPr>
          <w:t xml:space="preserve"> actions following</w:t>
        </w:r>
      </w:ins>
      <w:ins w:id="1420" w:author="Benton, Deon" w:date="2026-03-25T11:12:00Z" w16du:dateUtc="2026-03-25T16:12:00Z">
        <w:r w:rsidR="00896FCF">
          <w:rPr>
            <w:rFonts w:ascii="Times New Roman" w:hAnsi="Times New Roman" w:cs="Times New Roman"/>
            <w:b/>
            <w:bCs/>
          </w:rPr>
          <w:t xml:space="preserve"> constrained</w:t>
        </w:r>
      </w:ins>
      <w:ins w:id="1421" w:author="Benton, Deon" w:date="2026-02-13T11:54:00Z" w16du:dateUtc="2026-02-13T17:54:00Z">
        <w:r>
          <w:rPr>
            <w:rFonts w:ascii="Times New Roman" w:hAnsi="Times New Roman" w:cs="Times New Roman"/>
            <w:b/>
            <w:bCs/>
          </w:rPr>
          <w:t xml:space="preserve">. </w:t>
        </w:r>
      </w:ins>
      <w:ins w:id="1422" w:author="Benton, Deon" w:date="2026-02-13T12:02:00Z" w16du:dateUtc="2026-02-13T18:02:00Z">
        <w:r w:rsidR="00953FA9">
          <w:rPr>
            <w:rFonts w:ascii="Times New Roman" w:hAnsi="Times New Roman" w:cs="Times New Roman"/>
          </w:rPr>
          <w:t>I</w:t>
        </w:r>
      </w:ins>
      <w:ins w:id="1423" w:author="Benton, Deon" w:date="2026-02-13T11:54:00Z" w16du:dateUtc="2026-02-13T17:54:00Z">
        <w:r>
          <w:rPr>
            <w:rFonts w:ascii="Times New Roman" w:hAnsi="Times New Roman" w:cs="Times New Roman"/>
          </w:rPr>
          <w:t>n the absence of a physical barrier</w:t>
        </w:r>
      </w:ins>
      <w:ins w:id="1424"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1425" w:author="Benton, Deon" w:date="2026-02-13T11:33:00Z" w16du:dateUtc="2026-02-13T17:33:00Z">
        <w:r w:rsidR="007B777A">
          <w:rPr>
            <w:rFonts w:ascii="Times New Roman" w:hAnsi="Times New Roman" w:cs="Times New Roman"/>
          </w:rPr>
          <w:t>when</w:t>
        </w:r>
      </w:ins>
      <w:ins w:id="1426" w:author="Benton, Deon" w:date="2026-02-13T11:55:00Z" w16du:dateUtc="2026-02-13T17:55:00Z">
        <w:r>
          <w:rPr>
            <w:rFonts w:ascii="Times New Roman" w:hAnsi="Times New Roman" w:cs="Times New Roman"/>
          </w:rPr>
          <w:t xml:space="preserve"> </w:t>
        </w:r>
      </w:ins>
      <w:ins w:id="1427" w:author="Benton, Deon" w:date="2026-02-13T11:33:00Z" w16du:dateUtc="2026-02-13T17:33:00Z">
        <w:r w:rsidR="007B777A">
          <w:rPr>
            <w:rFonts w:ascii="Times New Roman" w:hAnsi="Times New Roman" w:cs="Times New Roman"/>
          </w:rPr>
          <w:t>a</w:t>
        </w:r>
      </w:ins>
      <w:ins w:id="1428" w:author="Benton, Deon" w:date="2026-02-13T11:34:00Z" w16du:dateUtc="2026-02-13T17:34:00Z">
        <w:r w:rsidR="007B777A">
          <w:rPr>
            <w:rFonts w:ascii="Times New Roman" w:hAnsi="Times New Roman" w:cs="Times New Roman"/>
          </w:rPr>
          <w:t xml:space="preserve"> first character </w:t>
        </w:r>
      </w:ins>
      <w:ins w:id="1429" w:author="Benton, Deon" w:date="2026-02-13T11:33:00Z" w16du:dateUtc="2026-02-13T17:33:00Z">
        <w:r w:rsidR="007B777A">
          <w:rPr>
            <w:rFonts w:ascii="Times New Roman" w:hAnsi="Times New Roman" w:cs="Times New Roman"/>
          </w:rPr>
          <w:t>follows a curved path to reach</w:t>
        </w:r>
      </w:ins>
      <w:ins w:id="1430"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1431" w:author="Benton, Deon" w:date="2026-02-13T11:36:00Z" w16du:dateUtc="2026-02-13T17:36:00Z">
        <w:r w:rsidR="00D0227A">
          <w:rPr>
            <w:rFonts w:ascii="Times New Roman" w:hAnsi="Times New Roman" w:cs="Times New Roman"/>
          </w:rPr>
          <w:t>.</w:t>
        </w:r>
      </w:ins>
      <w:ins w:id="1432" w:author="Benton, Deon" w:date="2026-02-13T11:39:00Z" w16du:dateUtc="2026-02-13T17:39:00Z">
        <w:r w:rsidR="00190D1A">
          <w:rPr>
            <w:rFonts w:ascii="Times New Roman" w:hAnsi="Times New Roman" w:cs="Times New Roman"/>
          </w:rPr>
          <w:t xml:space="preserve"> </w:t>
        </w:r>
      </w:ins>
      <w:ins w:id="1433" w:author="Benton, Deon" w:date="2026-02-13T11:40:00Z" w16du:dateUtc="2026-02-13T17:40:00Z">
        <w:r w:rsidR="00190D1A">
          <w:rPr>
            <w:rFonts w:ascii="Times New Roman" w:hAnsi="Times New Roman" w:cs="Times New Roman"/>
          </w:rPr>
          <w:t xml:space="preserve">Crucially, this pattern </w:t>
        </w:r>
      </w:ins>
      <w:ins w:id="1434" w:author="Benton, Deon" w:date="2026-02-13T12:10:00Z" w16du:dateUtc="2026-02-13T18:10:00Z">
        <w:r w:rsidR="00C66C18">
          <w:rPr>
            <w:rFonts w:ascii="Times New Roman" w:hAnsi="Times New Roman" w:cs="Times New Roman"/>
          </w:rPr>
          <w:t>only holds</w:t>
        </w:r>
      </w:ins>
      <w:ins w:id="1435" w:author="Benton, Deon" w:date="2026-02-13T11:40:00Z" w16du:dateUtc="2026-02-13T17:40:00Z">
        <w:r w:rsidR="00190D1A">
          <w:rPr>
            <w:rFonts w:ascii="Times New Roman" w:hAnsi="Times New Roman" w:cs="Times New Roman"/>
          </w:rPr>
          <w:t xml:space="preserve"> when </w:t>
        </w:r>
      </w:ins>
      <w:ins w:id="1436" w:author="Benton, Deon" w:date="2026-02-13T11:35:00Z" w16du:dateUtc="2026-02-13T17:35:00Z">
        <w:r w:rsidR="00445048">
          <w:rPr>
            <w:rFonts w:ascii="Times New Roman" w:hAnsi="Times New Roman" w:cs="Times New Roman"/>
          </w:rPr>
          <w:t>the curved action occur</w:t>
        </w:r>
      </w:ins>
      <w:ins w:id="1437" w:author="Benton, Deon" w:date="2026-02-13T11:40:00Z" w16du:dateUtc="2026-02-13T17:40:00Z">
        <w:r w:rsidR="00190D1A">
          <w:rPr>
            <w:rFonts w:ascii="Times New Roman" w:hAnsi="Times New Roman" w:cs="Times New Roman"/>
          </w:rPr>
          <w:t>s</w:t>
        </w:r>
      </w:ins>
      <w:ins w:id="1438" w:author="Benton, Deon" w:date="2026-02-13T11:35:00Z" w16du:dateUtc="2026-02-13T17:35:00Z">
        <w:r w:rsidR="00445048">
          <w:rPr>
            <w:rFonts w:ascii="Times New Roman" w:hAnsi="Times New Roman" w:cs="Times New Roman"/>
          </w:rPr>
          <w:t xml:space="preserve"> over a barrier </w:t>
        </w:r>
      </w:ins>
      <w:ins w:id="1439" w:author="Benton, Deon" w:date="2026-02-13T11:40:00Z" w16du:dateUtc="2026-02-13T17:40:00Z">
        <w:r w:rsidR="00190D1A">
          <w:rPr>
            <w:rFonts w:ascii="Times New Roman" w:hAnsi="Times New Roman" w:cs="Times New Roman"/>
          </w:rPr>
          <w:t>during an initial habituation phase</w:t>
        </w:r>
      </w:ins>
      <w:ins w:id="1440" w:author="Benton, Deon" w:date="2026-02-13T12:10:00Z" w16du:dateUtc="2026-02-13T18:10:00Z">
        <w:r w:rsidR="00C66C18">
          <w:rPr>
            <w:rFonts w:ascii="Times New Roman" w:hAnsi="Times New Roman" w:cs="Times New Roman"/>
          </w:rPr>
          <w:t xml:space="preserve">; infants look equally long at both actions when the </w:t>
        </w:r>
      </w:ins>
      <w:ins w:id="1441"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1442" w:author="Benton, Deon" w:date="2026-02-25T12:02:00Z" w16du:dateUtc="2026-02-25T18:02:00Z">
        <w:r w:rsidR="00E03DD5">
          <w:rPr>
            <w:rFonts w:ascii="Times New Roman" w:hAnsi="Times New Roman" w:cs="Times New Roman"/>
          </w:rPr>
          <w:t>; Csibra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1443" w:author="Benton, Deon" w:date="2026-02-13T12:02:00Z" w16du:dateUtc="2026-02-13T18:02:00Z">
        <w:r w:rsidR="002E379E">
          <w:rPr>
            <w:rFonts w:ascii="Times New Roman" w:hAnsi="Times New Roman" w:cs="Times New Roman"/>
            <w:b/>
            <w:bCs/>
          </w:rPr>
          <w:t>Independence f</w:t>
        </w:r>
      </w:ins>
      <w:ins w:id="1444" w:author="Benton, Deon" w:date="2026-02-13T12:09:00Z" w16du:dateUtc="2026-02-13T18:09:00Z">
        <w:r w:rsidR="00C66C18">
          <w:rPr>
            <w:rFonts w:ascii="Times New Roman" w:hAnsi="Times New Roman" w:cs="Times New Roman"/>
            <w:b/>
            <w:bCs/>
          </w:rPr>
          <w:t>rom</w:t>
        </w:r>
      </w:ins>
      <w:ins w:id="1445" w:author="Benton, Deon" w:date="2026-02-13T12:02:00Z" w16du:dateUtc="2026-02-13T18:02:00Z">
        <w:r w:rsidR="002E379E">
          <w:rPr>
            <w:rFonts w:ascii="Times New Roman" w:hAnsi="Times New Roman" w:cs="Times New Roman"/>
            <w:b/>
            <w:bCs/>
          </w:rPr>
          <w:t xml:space="preserve"> animacy</w:t>
        </w:r>
      </w:ins>
      <w:ins w:id="1446" w:author="Benton, Deon" w:date="2026-02-13T11:56:00Z" w16du:dateUtc="2026-02-13T17:56:00Z">
        <w:r w:rsidR="005F561E">
          <w:rPr>
            <w:rFonts w:ascii="Times New Roman" w:hAnsi="Times New Roman" w:cs="Times New Roman"/>
            <w:b/>
            <w:bCs/>
          </w:rPr>
          <w:t>.</w:t>
        </w:r>
      </w:ins>
      <w:ins w:id="1447" w:author="Benton, Deon" w:date="2026-02-13T12:03:00Z" w16du:dateUtc="2026-02-13T18:03:00Z">
        <w:r w:rsidR="002E379E">
          <w:rPr>
            <w:rFonts w:ascii="Times New Roman" w:hAnsi="Times New Roman" w:cs="Times New Roman"/>
            <w:b/>
            <w:bCs/>
          </w:rPr>
          <w:t xml:space="preserve"> </w:t>
        </w:r>
      </w:ins>
      <w:ins w:id="1448" w:author="Benton, Deon" w:date="2026-02-13T11:56:00Z" w16du:dateUtc="2026-02-13T17:56:00Z">
        <w:r w:rsidR="005F561E">
          <w:rPr>
            <w:rFonts w:ascii="Times New Roman" w:hAnsi="Times New Roman" w:cs="Times New Roman"/>
          </w:rPr>
          <w:t>Infants’ looking behaviors adhere to the pattern d</w:t>
        </w:r>
      </w:ins>
      <w:ins w:id="1449" w:author="Benton, Deon" w:date="2026-02-13T11:57:00Z" w16du:dateUtc="2026-02-13T17:57:00Z">
        <w:r w:rsidR="005F561E">
          <w:rPr>
            <w:rFonts w:ascii="Times New Roman" w:hAnsi="Times New Roman" w:cs="Times New Roman"/>
          </w:rPr>
          <w:t xml:space="preserve">escribed in (1) </w:t>
        </w:r>
      </w:ins>
      <w:ins w:id="1450"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1451" w:author="Benton, Deon" w:date="2026-02-13T12:04:00Z" w16du:dateUtc="2026-02-13T18:04:00Z">
        <w:r w:rsidR="002E379E">
          <w:rPr>
            <w:rFonts w:ascii="Times New Roman" w:hAnsi="Times New Roman" w:cs="Times New Roman"/>
          </w:rPr>
          <w:t xml:space="preserve"> </w:t>
        </w:r>
      </w:ins>
      <w:r>
        <w:rPr>
          <w:rFonts w:ascii="Times New Roman" w:hAnsi="Times New Roman" w:cs="Times New Roman"/>
        </w:rPr>
        <w:t>Csibra et al., 1999; Sodian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Bidirectional inferenc</w:t>
      </w:r>
      <w:ins w:id="1452" w:author="Benton, Deon" w:date="2026-04-13T13:37:00Z" w16du:dateUtc="2026-04-13T18:37:00Z">
        <w:r w:rsidR="002D3F04">
          <w:rPr>
            <w:rFonts w:ascii="Times New Roman" w:hAnsi="Times New Roman" w:cs="Times New Roman"/>
            <w:b/>
            <w:bCs/>
          </w:rPr>
          <w:t xml:space="preserve">es for </w:t>
        </w:r>
      </w:ins>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ins w:id="1453" w:author="Benton, Deon" w:date="2026-04-13T14:03:00Z" w16du:dateUtc="2026-04-13T19:03:00Z">
        <w:r w:rsidR="00DF5681">
          <w:rPr>
            <w:rFonts w:ascii="Times New Roman" w:hAnsi="Times New Roman" w:cs="Times New Roman"/>
          </w:rPr>
          <w:t xml:space="preserve"> and</w:t>
        </w:r>
      </w:ins>
      <w:r w:rsidR="00524642">
        <w:rPr>
          <w:rFonts w:ascii="Times New Roman" w:hAnsi="Times New Roman" w:cs="Times New Roman"/>
        </w:rPr>
        <w:t xml:space="preserve"> goal</w:t>
      </w:r>
      <w:ins w:id="1454" w:author="Benton, Deon" w:date="2026-04-13T14:03:00Z" w16du:dateUtc="2026-04-13T19:03:00Z">
        <w:r w:rsidR="00DF5681">
          <w:rPr>
            <w:rFonts w:ascii="Times New Roman" w:hAnsi="Times New Roman" w:cs="Times New Roman"/>
          </w:rPr>
          <w:t>s</w:t>
        </w:r>
      </w:ins>
      <w:r w:rsidR="00524642">
        <w:rPr>
          <w:rFonts w:ascii="Times New Roman" w:hAnsi="Times New Roman" w:cs="Times New Roman"/>
        </w:rPr>
        <w:t xml:space="preserve"> from its actions and external constraints (e.g., Csibra et al., 2003</w:t>
      </w:r>
      <w:ins w:id="1455" w:author="Benton, Deon" w:date="2026-04-13T13:37:00Z" w16du:dateUtc="2026-04-13T18:37:00Z">
        <w:r w:rsidR="00637979">
          <w:rPr>
            <w:rFonts w:ascii="Times New Roman" w:hAnsi="Times New Roman" w:cs="Times New Roman"/>
          </w:rPr>
          <w:t>; Wagner &amp; Carey, 2005</w:t>
        </w:r>
      </w:ins>
      <w:r w:rsidR="00524642">
        <w:rPr>
          <w:rFonts w:ascii="Times New Roman" w:hAnsi="Times New Roman" w:cs="Times New Roman"/>
        </w:rPr>
        <w:t>).</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690B58FF" w:rsidR="00614B6D" w:rsidRPr="00E467DF" w:rsidRDefault="00DB0CFE" w:rsidP="00614B6D">
      <w:pPr>
        <w:pStyle w:val="ListParagraph"/>
        <w:numPr>
          <w:ilvl w:val="0"/>
          <w:numId w:val="1"/>
        </w:numPr>
        <w:spacing w:line="480" w:lineRule="auto"/>
        <w:rPr>
          <w:rFonts w:ascii="Times New Roman" w:hAnsi="Times New Roman" w:cs="Times New Roman"/>
        </w:rPr>
      </w:pPr>
      <w:ins w:id="1456" w:author="Benton, Deon" w:date="2026-04-14T15:35:00Z" w16du:dateUtc="2026-04-14T20:35:00Z">
        <w:r>
          <w:rPr>
            <w:rFonts w:ascii="Times New Roman" w:hAnsi="Times New Roman" w:cs="Times New Roman"/>
            <w:b/>
            <w:bCs/>
          </w:rPr>
          <w:t>Action understanding in pre-reaching infants</w:t>
        </w:r>
      </w:ins>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ins w:id="1457"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1458"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w:t>
      </w:r>
      <w:ins w:id="1459" w:author="Benton, Deon" w:date="2026-04-08T10:40:00Z" w16du:dateUtc="2026-04-08T15:40:00Z">
        <w:r w:rsidR="00DB1DE0">
          <w:rPr>
            <w:rFonts w:ascii="Times New Roman" w:hAnsi="Times New Roman" w:cs="Times New Roman"/>
          </w:rPr>
          <w:t xml:space="preserve"> or an action event is given a causal interpretation (e.g., Liu et al., 2019)</w:t>
        </w:r>
      </w:ins>
      <w:ins w:id="1460" w:author="Benton, Deon" w:date="2026-03-18T16:43:00Z" w16du:dateUtc="2026-03-18T21:43:00Z">
        <w:r w:rsidR="00DA6161">
          <w:rPr>
            <w:rFonts w:ascii="Times New Roman" w:hAnsi="Times New Roman" w:cs="Times New Roman"/>
          </w:rPr>
          <w:t>.</w:t>
        </w:r>
      </w:ins>
    </w:p>
    <w:p w14:paraId="3611B7CC" w14:textId="18D29ECC" w:rsidR="00807B0F" w:rsidRDefault="009A232F" w:rsidP="00807B0F">
      <w:pPr>
        <w:spacing w:line="480" w:lineRule="auto"/>
        <w:ind w:firstLine="720"/>
        <w:contextualSpacing/>
        <w:rPr>
          <w:ins w:id="1461" w:author="Benton, Deon" w:date="2026-03-17T20:56:00Z" w16du:dateUtc="2026-03-18T01:56:00Z"/>
          <w:rFonts w:ascii="Times New Roman" w:hAnsi="Times New Roman" w:cs="Times New Roman"/>
        </w:rPr>
      </w:pPr>
      <w:ins w:id="1462"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1463"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VoE</w:t>
      </w:r>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1464"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1465" w:author="Benton, Deon" w:date="2026-02-25T12:20:00Z" w16du:dateUtc="2026-02-25T18:20:00Z">
        <w:r w:rsidR="006F4E6E">
          <w:rPr>
            <w:rFonts w:ascii="Times New Roman" w:hAnsi="Times New Roman" w:cs="Times New Roman"/>
          </w:rPr>
          <w:t xml:space="preserve">present </w:t>
        </w:r>
      </w:ins>
      <w:ins w:id="1466"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p>
    <w:p w14:paraId="6403B81C" w14:textId="61B9F51A" w:rsidR="00FC438F" w:rsidRDefault="00FC438F" w:rsidP="00744F21">
      <w:pPr>
        <w:spacing w:line="480" w:lineRule="auto"/>
        <w:ind w:firstLine="720"/>
        <w:contextualSpacing/>
        <w:rPr>
          <w:rFonts w:ascii="Times New Roman" w:hAnsi="Times New Roman" w:cs="Times New Roman"/>
        </w:rPr>
      </w:pPr>
      <w:ins w:id="1467" w:author="Benton, Deon" w:date="2026-03-17T20:56:00Z" w16du:dateUtc="2026-03-18T01:56:00Z">
        <w:r>
          <w:rPr>
            <w:rFonts w:ascii="Times New Roman" w:hAnsi="Times New Roman" w:cs="Times New Roman"/>
          </w:rPr>
          <w:t xml:space="preserve">The second goal of the current simulations was to </w:t>
        </w:r>
      </w:ins>
      <w:ins w:id="1468" w:author="Benton, Deon" w:date="2026-03-17T20:57:00Z" w16du:dateUtc="2026-03-18T01:57:00Z">
        <w:r>
          <w:rPr>
            <w:rFonts w:ascii="Times New Roman" w:hAnsi="Times New Roman" w:cs="Times New Roman"/>
          </w:rPr>
          <w:t xml:space="preserve">demonstrate that </w:t>
        </w:r>
      </w:ins>
      <w:ins w:id="1469" w:author="Benton, Deon" w:date="2026-03-17T20:59:00Z" w16du:dateUtc="2026-03-18T01:59:00Z">
        <w:r w:rsidR="0089435D">
          <w:rPr>
            <w:rFonts w:ascii="Times New Roman" w:hAnsi="Times New Roman" w:cs="Times New Roman"/>
          </w:rPr>
          <w:t xml:space="preserve">ALIAS </w:t>
        </w:r>
      </w:ins>
      <w:ins w:id="1470" w:author="Benton, Deon" w:date="2026-03-17T20:57:00Z" w16du:dateUtc="2026-03-18T01:57:00Z">
        <w:r>
          <w:rPr>
            <w:rFonts w:ascii="Times New Roman" w:hAnsi="Times New Roman" w:cs="Times New Roman"/>
          </w:rPr>
          <w:t xml:space="preserve">provides a better account of </w:t>
        </w:r>
      </w:ins>
      <w:ins w:id="1471" w:author="Benton, Deon" w:date="2026-03-17T21:02:00Z" w16du:dateUtc="2026-03-18T02:02:00Z">
        <w:r w:rsidR="0089435D">
          <w:rPr>
            <w:rFonts w:ascii="Times New Roman" w:hAnsi="Times New Roman" w:cs="Times New Roman"/>
          </w:rPr>
          <w:t>the five target findings</w:t>
        </w:r>
      </w:ins>
      <w:ins w:id="1472" w:author="Benton, Deon" w:date="2026-03-17T20:57:00Z" w16du:dateUtc="2026-03-18T01:57:00Z">
        <w:r>
          <w:rPr>
            <w:rFonts w:ascii="Times New Roman" w:hAnsi="Times New Roman" w:cs="Times New Roman"/>
          </w:rPr>
          <w:t xml:space="preserve"> than</w:t>
        </w:r>
        <w:r w:rsidR="00366CD3">
          <w:rPr>
            <w:rFonts w:ascii="Times New Roman" w:hAnsi="Times New Roman" w:cs="Times New Roman"/>
          </w:rPr>
          <w:t xml:space="preserve"> Overwalle’s (2010) model</w:t>
        </w:r>
      </w:ins>
      <w:r w:rsidR="00BD6A9D">
        <w:rPr>
          <w:rFonts w:ascii="Times New Roman" w:hAnsi="Times New Roman" w:cs="Times New Roman"/>
        </w:rPr>
        <w:t xml:space="preserve"> (</w:t>
      </w:r>
      <w:ins w:id="1473" w:author="Benton, Deon" w:date="2026-03-19T15:52:00Z" w16du:dateUtc="2026-03-19T20:52:00Z">
        <w:r w:rsidR="00BD6A9D">
          <w:rPr>
            <w:rFonts w:ascii="Times New Roman" w:hAnsi="Times New Roman" w:cs="Times New Roman"/>
          </w:rPr>
          <w:t>he</w:t>
        </w:r>
      </w:ins>
      <w:ins w:id="1474" w:author="Benton, Deon" w:date="2026-03-19T15:56:00Z" w16du:dateUtc="2026-03-19T20:56:00Z">
        <w:r w:rsidR="008E78C5">
          <w:rPr>
            <w:rFonts w:ascii="Times New Roman" w:hAnsi="Times New Roman" w:cs="Times New Roman"/>
          </w:rPr>
          <w:t>reafter</w:t>
        </w:r>
      </w:ins>
      <w:ins w:id="1475" w:author="Benton, Deon" w:date="2026-03-19T15:52:00Z" w16du:dateUtc="2026-03-19T20:52:00Z">
        <w:r w:rsidR="00BD6A9D">
          <w:rPr>
            <w:rFonts w:ascii="Times New Roman" w:hAnsi="Times New Roman" w:cs="Times New Roman"/>
          </w:rPr>
          <w:t xml:space="preserve"> OM</w:t>
        </w:r>
      </w:ins>
      <w:ins w:id="1476" w:author="Benton, Deon" w:date="2026-03-19T15:57:00Z" w16du:dateUtc="2026-03-19T20:57:00Z">
        <w:r w:rsidR="008E78C5">
          <w:rPr>
            <w:rFonts w:ascii="Times New Roman" w:hAnsi="Times New Roman" w:cs="Times New Roman"/>
          </w:rPr>
          <w:t>10</w:t>
        </w:r>
      </w:ins>
      <w:ins w:id="1477" w:author="Benton, Deon" w:date="2026-03-19T15:52:00Z" w16du:dateUtc="2026-03-19T20:52:00Z">
        <w:r w:rsidR="00BD6A9D">
          <w:rPr>
            <w:rFonts w:ascii="Times New Roman" w:hAnsi="Times New Roman" w:cs="Times New Roman"/>
          </w:rPr>
          <w:t>)</w:t>
        </w:r>
      </w:ins>
      <w:ins w:id="1478" w:author="Benton, Deon" w:date="2026-03-17T20:57:00Z" w16du:dateUtc="2026-03-18T01:57:00Z">
        <w:r w:rsidR="00366CD3">
          <w:rPr>
            <w:rFonts w:ascii="Times New Roman" w:hAnsi="Times New Roman" w:cs="Times New Roman"/>
          </w:rPr>
          <w:t>.</w:t>
        </w:r>
      </w:ins>
      <w:ins w:id="1479" w:author="Benton, Deon" w:date="2026-03-17T21:05:00Z" w16du:dateUtc="2026-03-18T02:05:00Z">
        <w:r w:rsidR="0089435D">
          <w:rPr>
            <w:rFonts w:ascii="Times New Roman" w:hAnsi="Times New Roman" w:cs="Times New Roman"/>
          </w:rPr>
          <w:t xml:space="preserve"> </w:t>
        </w:r>
      </w:ins>
      <w:ins w:id="1480" w:author="Benton, Deon" w:date="2026-03-17T21:28:00Z" w16du:dateUtc="2026-03-18T02:28:00Z">
        <w:r w:rsidR="000D6324">
          <w:rPr>
            <w:rFonts w:ascii="Times New Roman" w:hAnsi="Times New Roman" w:cs="Times New Roman"/>
          </w:rPr>
          <w:t xml:space="preserve">Specifically, the goal </w:t>
        </w:r>
      </w:ins>
      <w:ins w:id="1481" w:author="Benton, Deon" w:date="2026-03-17T21:29:00Z" w16du:dateUtc="2026-03-18T02:29:00Z">
        <w:r w:rsidR="000D6324">
          <w:rPr>
            <w:rFonts w:ascii="Times New Roman" w:hAnsi="Times New Roman" w:cs="Times New Roman"/>
          </w:rPr>
          <w:t xml:space="preserve">of the current simulations was to show that </w:t>
        </w:r>
      </w:ins>
      <w:ins w:id="1482" w:author="Benton, Deon" w:date="2026-03-19T15:57:00Z" w16du:dateUtc="2026-03-19T20:57:00Z">
        <w:r w:rsidR="008E78C5">
          <w:rPr>
            <w:rFonts w:ascii="Times New Roman" w:hAnsi="Times New Roman" w:cs="Times New Roman"/>
          </w:rPr>
          <w:t>ALIAS—which</w:t>
        </w:r>
      </w:ins>
      <w:ins w:id="1483" w:author="Benton, Deon" w:date="2026-03-17T21:29:00Z" w16du:dateUtc="2026-03-18T02:29:00Z">
        <w:r w:rsidR="000D6324">
          <w:rPr>
            <w:rFonts w:ascii="Times New Roman" w:hAnsi="Times New Roman" w:cs="Times New Roman"/>
          </w:rPr>
          <w:t xml:space="preserve"> incorporates prior experience, richer internal structure, and a more faithful representation of key task features in action-</w:t>
        </w:r>
      </w:ins>
      <w:ins w:id="1484" w:author="Benton, Deon" w:date="2026-03-17T21:30:00Z" w16du:dateUtc="2026-03-18T02:30:00Z">
        <w:r w:rsidR="000D6324">
          <w:rPr>
            <w:rFonts w:ascii="Times New Roman" w:hAnsi="Times New Roman" w:cs="Times New Roman"/>
          </w:rPr>
          <w:t>understanding studies</w:t>
        </w:r>
      </w:ins>
      <w:ins w:id="1485" w:author="Benton, Deon" w:date="2026-03-19T15:57:00Z" w16du:dateUtc="2026-03-19T20:57:00Z">
        <w:r w:rsidR="008E78C5">
          <w:rPr>
            <w:rFonts w:ascii="Times New Roman" w:hAnsi="Times New Roman" w:cs="Times New Roman"/>
          </w:rPr>
          <w:t>—</w:t>
        </w:r>
      </w:ins>
      <w:ins w:id="1486" w:author="Benton, Deon" w:date="2026-03-17T21:35:00Z" w16du:dateUtc="2026-03-18T02:35:00Z">
        <w:r w:rsidR="000D6324">
          <w:rPr>
            <w:rFonts w:ascii="Times New Roman" w:hAnsi="Times New Roman" w:cs="Times New Roman"/>
          </w:rPr>
          <w:t>does a better job at</w:t>
        </w:r>
      </w:ins>
      <w:ins w:id="1487" w:author="Benton, Deon" w:date="2026-03-17T21:40:00Z" w16du:dateUtc="2026-03-18T02:40:00Z">
        <w:r w:rsidR="00183560">
          <w:rPr>
            <w:rFonts w:ascii="Times New Roman" w:hAnsi="Times New Roman" w:cs="Times New Roman"/>
          </w:rPr>
          <w:t xml:space="preserve"> capturing</w:t>
        </w:r>
      </w:ins>
      <w:ins w:id="1488" w:author="Benton, Deon" w:date="2026-03-17T21:34:00Z" w16du:dateUtc="2026-03-18T02:34:00Z">
        <w:r w:rsidR="000D6324">
          <w:rPr>
            <w:rFonts w:ascii="Times New Roman" w:hAnsi="Times New Roman" w:cs="Times New Roman"/>
          </w:rPr>
          <w:t xml:space="preserve"> infants’ looking </w:t>
        </w:r>
      </w:ins>
      <w:ins w:id="1489" w:author="Benton, Deon" w:date="2026-03-17T21:40:00Z" w16du:dateUtc="2026-03-18T02:40:00Z">
        <w:r w:rsidR="00183560">
          <w:rPr>
            <w:rFonts w:ascii="Times New Roman" w:hAnsi="Times New Roman" w:cs="Times New Roman"/>
          </w:rPr>
          <w:t>data</w:t>
        </w:r>
      </w:ins>
      <w:ins w:id="1490" w:author="Benton, Deon" w:date="2026-03-17T21:34:00Z" w16du:dateUtc="2026-03-18T02:34:00Z">
        <w:r w:rsidR="000D6324">
          <w:rPr>
            <w:rFonts w:ascii="Times New Roman" w:hAnsi="Times New Roman" w:cs="Times New Roman"/>
          </w:rPr>
          <w:t xml:space="preserve"> across a </w:t>
        </w:r>
        <w:r w:rsidR="000D6324">
          <w:rPr>
            <w:rFonts w:ascii="Times New Roman" w:hAnsi="Times New Roman" w:cs="Times New Roman"/>
          </w:rPr>
          <w:lastRenderedPageBreak/>
          <w:t xml:space="preserve">broader range of studies than </w:t>
        </w:r>
      </w:ins>
      <w:ins w:id="1491" w:author="Benton, Deon" w:date="2026-03-19T15:58:00Z" w16du:dateUtc="2026-03-19T20:58:00Z">
        <w:r w:rsidR="008E78C5">
          <w:rPr>
            <w:rFonts w:ascii="Times New Roman" w:hAnsi="Times New Roman" w:cs="Times New Roman"/>
          </w:rPr>
          <w:t>OM10, a model that lacks these features</w:t>
        </w:r>
      </w:ins>
      <w:ins w:id="1492" w:author="Benton, Deon" w:date="2026-03-17T21:34:00Z" w16du:dateUtc="2026-03-18T02:34:00Z">
        <w:r w:rsidR="000D6324">
          <w:rPr>
            <w:rFonts w:ascii="Times New Roman" w:hAnsi="Times New Roman" w:cs="Times New Roman"/>
          </w:rPr>
          <w:t xml:space="preserve">. </w:t>
        </w:r>
      </w:ins>
      <w:ins w:id="1493" w:author="Benton, Deon" w:date="2026-03-17T21:47:00Z" w16du:dateUtc="2026-03-18T02:47:00Z">
        <w:r w:rsidR="00183560" w:rsidRPr="00183560">
          <w:rPr>
            <w:rFonts w:ascii="Times New Roman" w:hAnsi="Times New Roman" w:cs="Times New Roman"/>
          </w:rPr>
          <w:t xml:space="preserve">By demonstrating that </w:t>
        </w:r>
      </w:ins>
      <w:ins w:id="1494" w:author="Benton, Deon" w:date="2026-03-19T15:58:00Z" w16du:dateUtc="2026-03-19T20:58:00Z">
        <w:r w:rsidR="009C431B">
          <w:rPr>
            <w:rFonts w:ascii="Times New Roman" w:hAnsi="Times New Roman" w:cs="Times New Roman"/>
          </w:rPr>
          <w:t>OM10</w:t>
        </w:r>
      </w:ins>
      <w:ins w:id="1495" w:author="Benton, Deon" w:date="2026-03-17T21:47:00Z" w16du:dateUtc="2026-03-18T02:47:00Z">
        <w:r w:rsidR="00183560" w:rsidRPr="00183560">
          <w:rPr>
            <w:rFonts w:ascii="Times New Roman" w:hAnsi="Times New Roman" w:cs="Times New Roman"/>
          </w:rPr>
          <w:t xml:space="preserve"> accounts for less of the data than </w:t>
        </w:r>
      </w:ins>
      <w:ins w:id="1496" w:author="Benton, Deon" w:date="2026-03-19T15:58:00Z" w16du:dateUtc="2026-03-19T20:58:00Z">
        <w:r w:rsidR="009C431B">
          <w:rPr>
            <w:rFonts w:ascii="Times New Roman" w:hAnsi="Times New Roman" w:cs="Times New Roman"/>
          </w:rPr>
          <w:t>ALIAS</w:t>
        </w:r>
      </w:ins>
      <w:ins w:id="1497" w:author="Benton, Deon" w:date="2026-03-17T21:47:00Z" w16du:dateUtc="2026-03-18T02:47:00Z">
        <w:r w:rsidR="00183560" w:rsidRPr="00183560">
          <w:rPr>
            <w:rFonts w:ascii="Times New Roman" w:hAnsi="Times New Roman" w:cs="Times New Roman"/>
          </w:rPr>
          <w:t xml:space="preserve">, the present simulations not only show that the limitations identified in </w:t>
        </w:r>
      </w:ins>
      <w:ins w:id="1498" w:author="Benton, Deon" w:date="2026-03-19T15:58:00Z" w16du:dateUtc="2026-03-19T20:58:00Z">
        <w:r w:rsidR="009C431B">
          <w:rPr>
            <w:rFonts w:ascii="Times New Roman" w:hAnsi="Times New Roman" w:cs="Times New Roman"/>
          </w:rPr>
          <w:t>OM10</w:t>
        </w:r>
      </w:ins>
      <w:ins w:id="1499" w:author="Benton, Deon" w:date="2026-03-17T21:47:00Z" w16du:dateUtc="2026-03-18T02:47:00Z">
        <w:r w:rsidR="00183560" w:rsidRPr="00183560">
          <w:rPr>
            <w:rFonts w:ascii="Times New Roman" w:hAnsi="Times New Roman" w:cs="Times New Roman"/>
          </w:rPr>
          <w:t xml:space="preserve"> are genuine but also demonstrate that removing them increases</w:t>
        </w:r>
      </w:ins>
      <w:ins w:id="1500" w:author="Benton, Deon" w:date="2026-03-19T15:59:00Z" w16du:dateUtc="2026-03-19T20:59:00Z">
        <w:r w:rsidR="009C431B">
          <w:rPr>
            <w:rFonts w:ascii="Times New Roman" w:hAnsi="Times New Roman" w:cs="Times New Roman"/>
          </w:rPr>
          <w:t xml:space="preserve"> explains the enhanced explanatory scope of ALIAS.</w:t>
        </w:r>
      </w:ins>
      <w:ins w:id="1501" w:author="Benton, Deon" w:date="2026-03-17T21:47:00Z" w16du:dateUtc="2026-03-18T02:47:00Z">
        <w:r w:rsidR="00183560" w:rsidRPr="00183560">
          <w:rPr>
            <w:rFonts w:ascii="Times New Roman" w:hAnsi="Times New Roman" w:cs="Times New Roman"/>
          </w:rPr>
          <w:t xml:space="preserve"> </w:t>
        </w:r>
      </w:ins>
    </w:p>
    <w:p w14:paraId="3003D899" w14:textId="31528C1F"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1502" w:author="Benton, Deon" w:date="2026-02-25T12:25:00Z" w16du:dateUtc="2026-02-25T18:25:00Z">
        <w:r w:rsidR="00050686">
          <w:rPr>
            <w:rFonts w:ascii="Times New Roman" w:hAnsi="Times New Roman" w:cs="Times New Roman"/>
          </w:rPr>
          <w:t xml:space="preserve">next section, I describe </w:t>
        </w:r>
      </w:ins>
      <w:ins w:id="1503" w:author="Benton, Deon" w:date="2026-04-08T10:41:00Z" w16du:dateUtc="2026-04-08T15:41:00Z">
        <w:r w:rsidR="001D1299">
          <w:rPr>
            <w:rFonts w:ascii="Times New Roman" w:hAnsi="Times New Roman" w:cs="Times New Roman"/>
          </w:rPr>
          <w:t xml:space="preserve">ALIAS’s architecture </w:t>
        </w:r>
      </w:ins>
      <w:ins w:id="1504" w:author="Benton, Deon" w:date="2026-02-25T12:26:00Z" w16du:dateUtc="2026-02-25T18:26:00Z">
        <w:r w:rsidR="00050686">
          <w:rPr>
            <w:rFonts w:ascii="Times New Roman" w:hAnsi="Times New Roman" w:cs="Times New Roman"/>
          </w:rPr>
          <w:t>and the pretraining experience</w:t>
        </w:r>
      </w:ins>
      <w:ins w:id="1505" w:author="Benton, Deon" w:date="2026-04-08T10:42:00Z" w16du:dateUtc="2026-04-08T15:42:00Z">
        <w:r w:rsidR="009870E3">
          <w:rPr>
            <w:rFonts w:ascii="Times New Roman" w:hAnsi="Times New Roman" w:cs="Times New Roman"/>
          </w:rPr>
          <w:t>—this experience was</w:t>
        </w:r>
        <w:r w:rsidR="00EF2209">
          <w:rPr>
            <w:rFonts w:ascii="Times New Roman" w:hAnsi="Times New Roman" w:cs="Times New Roman"/>
          </w:rPr>
          <w:t xml:space="preserve"> crucially</w:t>
        </w:r>
      </w:ins>
      <w:ins w:id="1506" w:author="Benton, Deon" w:date="2026-04-08T10:41:00Z" w16du:dateUtc="2026-04-08T15:41:00Z">
        <w:r w:rsidR="001645F2">
          <w:rPr>
            <w:rFonts w:ascii="Times New Roman" w:hAnsi="Times New Roman" w:cs="Times New Roman"/>
          </w:rPr>
          <w:t xml:space="preserve"> identical across all reported </w:t>
        </w:r>
      </w:ins>
      <w:ins w:id="1507" w:author="Benton, Deon" w:date="2026-02-25T12:26:00Z" w16du:dateUtc="2026-02-25T18:26:00Z">
        <w:r w:rsidR="00050686">
          <w:rPr>
            <w:rFonts w:ascii="Times New Roman" w:hAnsi="Times New Roman" w:cs="Times New Roman"/>
          </w:rPr>
          <w:t>simulations.</w:t>
        </w:r>
      </w:ins>
      <w:r>
        <w:rPr>
          <w:rFonts w:ascii="Times New Roman" w:hAnsi="Times New Roman" w:cs="Times New Roman"/>
        </w:rPr>
        <w:t xml:space="preserve"> </w:t>
      </w:r>
      <w:ins w:id="1508" w:author="Benton, Deon" w:date="2026-03-17T21:56:00Z" w16du:dateUtc="2026-03-18T02:56:00Z">
        <w:r w:rsidR="00514CDE">
          <w:rPr>
            <w:rFonts w:ascii="Times New Roman" w:hAnsi="Times New Roman" w:cs="Times New Roman"/>
          </w:rPr>
          <w:t>I also provide a</w:t>
        </w:r>
      </w:ins>
      <w:ins w:id="1509" w:author="Benton, Deon" w:date="2026-03-17T21:57:00Z" w16du:dateUtc="2026-03-18T02:57:00Z">
        <w:r w:rsidR="00514CDE">
          <w:rPr>
            <w:rFonts w:ascii="Times New Roman" w:hAnsi="Times New Roman" w:cs="Times New Roman"/>
          </w:rPr>
          <w:t xml:space="preserve">n </w:t>
        </w:r>
      </w:ins>
      <w:ins w:id="1510" w:author="Benton, Deon" w:date="2026-03-17T21:56:00Z" w16du:dateUtc="2026-03-18T02:56:00Z">
        <w:r w:rsidR="00514CDE">
          <w:rPr>
            <w:rFonts w:ascii="Times New Roman" w:hAnsi="Times New Roman" w:cs="Times New Roman"/>
          </w:rPr>
          <w:t xml:space="preserve">overview of </w:t>
        </w:r>
      </w:ins>
      <w:ins w:id="1511" w:author="Benton, Deon" w:date="2026-03-19T15:59:00Z" w16du:dateUtc="2026-03-19T20:59:00Z">
        <w:r w:rsidR="009A3502">
          <w:rPr>
            <w:rFonts w:ascii="Times New Roman" w:hAnsi="Times New Roman" w:cs="Times New Roman"/>
          </w:rPr>
          <w:t xml:space="preserve">OM10, </w:t>
        </w:r>
      </w:ins>
      <w:ins w:id="1512" w:author="Benton, Deon" w:date="2026-03-17T21:56:00Z" w16du:dateUtc="2026-03-18T02:56:00Z">
        <w:r w:rsidR="00514CDE">
          <w:rPr>
            <w:rFonts w:ascii="Times New Roman" w:hAnsi="Times New Roman" w:cs="Times New Roman"/>
          </w:rPr>
          <w:t>although</w:t>
        </w:r>
      </w:ins>
      <w:ins w:id="1513" w:author="Benton, Deon" w:date="2026-03-17T21:57:00Z" w16du:dateUtc="2026-03-18T02:57:00Z">
        <w:r w:rsidR="00514CDE">
          <w:rPr>
            <w:rFonts w:ascii="Times New Roman" w:hAnsi="Times New Roman" w:cs="Times New Roman"/>
          </w:rPr>
          <w:t xml:space="preserve"> </w:t>
        </w:r>
      </w:ins>
      <w:ins w:id="1514" w:author="Benton, Deon" w:date="2026-03-19T15:59:00Z" w16du:dateUtc="2026-03-19T20:59:00Z">
        <w:r w:rsidR="009A3502">
          <w:rPr>
            <w:rFonts w:ascii="Times New Roman" w:hAnsi="Times New Roman" w:cs="Times New Roman"/>
          </w:rPr>
          <w:t xml:space="preserve">the description of this model will </w:t>
        </w:r>
      </w:ins>
      <w:ins w:id="1515" w:author="Benton, Deon" w:date="2026-03-19T16:00:00Z" w16du:dateUtc="2026-03-19T21:00:00Z">
        <w:r w:rsidR="009A3502">
          <w:rPr>
            <w:rFonts w:ascii="Times New Roman" w:hAnsi="Times New Roman" w:cs="Times New Roman"/>
          </w:rPr>
          <w:t>be</w:t>
        </w:r>
      </w:ins>
      <w:ins w:id="1516" w:author="Benton, Deon" w:date="2026-03-17T21:57:00Z" w16du:dateUtc="2026-03-18T02:57:00Z">
        <w:r w:rsidR="00514CDE">
          <w:rPr>
            <w:rFonts w:ascii="Times New Roman" w:hAnsi="Times New Roman" w:cs="Times New Roman"/>
          </w:rPr>
          <w:t xml:space="preserve"> kept brief given that </w:t>
        </w:r>
      </w:ins>
      <w:ins w:id="1517" w:author="Benton, Deon" w:date="2026-03-19T16:00:00Z" w16du:dateUtc="2026-03-19T21:00:00Z">
        <w:r w:rsidR="009A3502">
          <w:rPr>
            <w:rFonts w:ascii="Times New Roman" w:hAnsi="Times New Roman" w:cs="Times New Roman"/>
          </w:rPr>
          <w:t>a fuller description can be found in</w:t>
        </w:r>
      </w:ins>
      <w:ins w:id="1518" w:author="Benton, Deon" w:date="2026-03-17T21:58:00Z" w16du:dateUtc="2026-03-18T02:58:00Z">
        <w:r w:rsidR="00514CDE">
          <w:rPr>
            <w:rFonts w:ascii="Times New Roman" w:hAnsi="Times New Roman" w:cs="Times New Roman"/>
          </w:rPr>
          <w:t xml:space="preserve"> Overwalle (2010).</w:t>
        </w:r>
      </w:ins>
      <w:ins w:id="1519" w:author="Benton, Deon" w:date="2026-03-17T21:56:00Z" w16du:dateUtc="2026-03-18T02:56:00Z">
        <w:r w:rsidR="00514CDE">
          <w:rPr>
            <w:rFonts w:ascii="Times New Roman" w:hAnsi="Times New Roman" w:cs="Times New Roman"/>
          </w:rPr>
          <w:t xml:space="preserve"> </w:t>
        </w:r>
      </w:ins>
      <w:r>
        <w:rPr>
          <w:rFonts w:ascii="Times New Roman" w:hAnsi="Times New Roman" w:cs="Times New Roman"/>
        </w:rPr>
        <w:t xml:space="preserve">I then present </w:t>
      </w:r>
      <w:ins w:id="1520" w:author="Benton, Deon" w:date="2026-04-08T10:42:00Z" w16du:dateUtc="2026-04-08T15:42:00Z">
        <w:r w:rsidR="00651F98">
          <w:rPr>
            <w:rFonts w:ascii="Times New Roman" w:hAnsi="Times New Roman" w:cs="Times New Roman"/>
          </w:rPr>
          <w:t>X</w:t>
        </w:r>
      </w:ins>
      <w:ins w:id="1521" w:author="Benton, Deon" w:date="2026-02-25T12:28:00Z" w16du:dateUtc="2026-02-25T18:28:00Z">
        <w:r w:rsidR="00E129B7">
          <w:rPr>
            <w:rFonts w:ascii="Times New Roman" w:hAnsi="Times New Roman" w:cs="Times New Roman"/>
          </w:rPr>
          <w:t xml:space="preserve"> </w:t>
        </w:r>
      </w:ins>
      <w:r>
        <w:rPr>
          <w:rFonts w:ascii="Times New Roman" w:hAnsi="Times New Roman" w:cs="Times New Roman"/>
        </w:rPr>
        <w:t>simulations,</w:t>
      </w:r>
      <w:ins w:id="1522" w:author="Benton, Deon" w:date="2026-03-20T10:29:00Z" w16du:dateUtc="2026-03-20T15:29:00Z">
        <w:r w:rsidR="00F55EAD">
          <w:rPr>
            <w:rFonts w:ascii="Times New Roman" w:hAnsi="Times New Roman" w:cs="Times New Roman"/>
          </w:rPr>
          <w:t xml:space="preserve"> </w:t>
        </w:r>
      </w:ins>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ins w:id="1523" w:author="Benton, Deon" w:date="2026-04-08T10:43:00Z" w16du:dateUtc="2026-04-08T15:43:00Z">
        <w:r w:rsidR="00651F98">
          <w:rPr>
            <w:rFonts w:ascii="Times New Roman" w:hAnsi="Times New Roman" w:cs="Times New Roman"/>
          </w:rPr>
          <w:t xml:space="preserve"> or to a model prediction that should be tested in future behavioral research</w:t>
        </w:r>
      </w:ins>
      <w:r>
        <w:rPr>
          <w:rFonts w:ascii="Times New Roman" w:hAnsi="Times New Roman" w:cs="Times New Roman"/>
        </w:rPr>
        <w:t xml:space="preserve">. </w:t>
      </w:r>
      <w:ins w:id="1524" w:author="Benton, Deon" w:date="2026-03-17T22:07:00Z" w16du:dateUtc="2026-03-18T03:07:00Z">
        <w:r w:rsidR="006B5ACD">
          <w:rPr>
            <w:rFonts w:ascii="Times New Roman" w:hAnsi="Times New Roman" w:cs="Times New Roman"/>
          </w:rPr>
          <w:t>I</w:t>
        </w:r>
      </w:ins>
      <w:ins w:id="1525" w:author="Benton, Deon" w:date="2026-03-17T22:08:00Z" w16du:dateUtc="2026-03-18T03:08:00Z">
        <w:r w:rsidR="006B5ACD">
          <w:rPr>
            <w:rFonts w:ascii="Times New Roman" w:hAnsi="Times New Roman" w:cs="Times New Roman"/>
          </w:rPr>
          <w:t>n</w:t>
        </w:r>
      </w:ins>
      <w:ins w:id="1526" w:author="Benton, Deon" w:date="2026-03-17T22:07:00Z" w16du:dateUtc="2026-03-18T03:07:00Z">
        <w:r w:rsidR="006B5ACD">
          <w:rPr>
            <w:rFonts w:ascii="Times New Roman" w:hAnsi="Times New Roman" w:cs="Times New Roman"/>
          </w:rPr>
          <w:t xml:space="preserve"> each </w:t>
        </w:r>
      </w:ins>
      <w:ins w:id="1527" w:author="Benton, Deon" w:date="2026-03-17T22:08:00Z" w16du:dateUtc="2026-03-18T03:08:00Z">
        <w:r w:rsidR="006B5ACD">
          <w:rPr>
            <w:rFonts w:ascii="Times New Roman" w:hAnsi="Times New Roman" w:cs="Times New Roman"/>
          </w:rPr>
          <w:t>simulation</w:t>
        </w:r>
      </w:ins>
      <w:ins w:id="1528" w:author="Benton, Deon" w:date="2026-03-17T22:07:00Z" w16du:dateUtc="2026-03-18T03:07:00Z">
        <w:r w:rsidR="006B5ACD">
          <w:rPr>
            <w:rFonts w:ascii="Times New Roman" w:hAnsi="Times New Roman" w:cs="Times New Roman"/>
          </w:rPr>
          <w:t>, I comp</w:t>
        </w:r>
      </w:ins>
      <w:ins w:id="1529" w:author="Benton, Deon" w:date="2026-03-17T22:08:00Z" w16du:dateUtc="2026-03-18T03:08:00Z">
        <w:r w:rsidR="006B5ACD">
          <w:rPr>
            <w:rFonts w:ascii="Times New Roman" w:hAnsi="Times New Roman" w:cs="Times New Roman"/>
          </w:rPr>
          <w:t xml:space="preserve">are the performance of ALIAS to </w:t>
        </w:r>
      </w:ins>
      <w:ins w:id="1530" w:author="Benton, Deon" w:date="2026-03-17T22:10:00Z" w16du:dateUtc="2026-03-18T03:10:00Z">
        <w:r w:rsidR="006B5ACD">
          <w:rPr>
            <w:rFonts w:ascii="Times New Roman" w:hAnsi="Times New Roman" w:cs="Times New Roman"/>
          </w:rPr>
          <w:t xml:space="preserve">that of </w:t>
        </w:r>
      </w:ins>
      <w:ins w:id="1531" w:author="Benton, Deon" w:date="2026-03-17T22:08:00Z" w16du:dateUtc="2026-03-18T03:08:00Z">
        <w:r w:rsidR="006B5ACD">
          <w:rPr>
            <w:rFonts w:ascii="Times New Roman" w:hAnsi="Times New Roman" w:cs="Times New Roman"/>
          </w:rPr>
          <w:t>OM</w:t>
        </w:r>
      </w:ins>
      <w:ins w:id="1532" w:author="Benton, Deon" w:date="2026-03-19T16:01:00Z" w16du:dateUtc="2026-03-19T21:01:00Z">
        <w:r w:rsidR="00DD5CA9">
          <w:rPr>
            <w:rFonts w:ascii="Times New Roman" w:hAnsi="Times New Roman" w:cs="Times New Roman"/>
          </w:rPr>
          <w:t>10</w:t>
        </w:r>
      </w:ins>
      <w:ins w:id="1533" w:author="Benton, Deon" w:date="2026-03-17T22:08:00Z" w16du:dateUtc="2026-03-18T03:08:00Z">
        <w:r w:rsidR="006B5ACD">
          <w:rPr>
            <w:rFonts w:ascii="Times New Roman" w:hAnsi="Times New Roman" w:cs="Times New Roman"/>
          </w:rPr>
          <w:t xml:space="preserve"> to </w:t>
        </w:r>
      </w:ins>
      <w:ins w:id="1534" w:author="Benton, Deon" w:date="2026-03-17T22:09:00Z" w16du:dateUtc="2026-03-18T03:09:00Z">
        <w:r w:rsidR="006B5ACD">
          <w:rPr>
            <w:rFonts w:ascii="Times New Roman" w:hAnsi="Times New Roman" w:cs="Times New Roman"/>
          </w:rPr>
          <w:t>determine</w:t>
        </w:r>
      </w:ins>
      <w:ins w:id="1535" w:author="Benton, Deon" w:date="2026-03-17T22:10:00Z" w16du:dateUtc="2026-03-18T03:10:00Z">
        <w:r w:rsidR="006B5ACD">
          <w:rPr>
            <w:rFonts w:ascii="Times New Roman" w:hAnsi="Times New Roman" w:cs="Times New Roman"/>
          </w:rPr>
          <w:t xml:space="preserve"> </w:t>
        </w:r>
      </w:ins>
      <w:ins w:id="1536" w:author="Benton, Deon" w:date="2026-03-17T22:13:00Z" w16du:dateUtc="2026-03-18T03:13:00Z">
        <w:r w:rsidR="006B5ACD">
          <w:rPr>
            <w:rFonts w:ascii="Times New Roman" w:hAnsi="Times New Roman" w:cs="Times New Roman"/>
          </w:rPr>
          <w:t>which model</w:t>
        </w:r>
      </w:ins>
      <w:ins w:id="1537" w:author="Benton, Deon" w:date="2026-03-19T16:02:00Z" w16du:dateUtc="2026-03-19T21:02:00Z">
        <w:r w:rsidR="00DD5CA9">
          <w:rPr>
            <w:rFonts w:ascii="Times New Roman" w:hAnsi="Times New Roman" w:cs="Times New Roman"/>
          </w:rPr>
          <w:t xml:space="preserve"> provides a better qualitative description of</w:t>
        </w:r>
      </w:ins>
      <w:ins w:id="1538" w:author="Benton, Deon" w:date="2026-03-17T22:14:00Z" w16du:dateUtc="2026-03-18T03:14:00Z">
        <w:r w:rsidR="006B5ACD">
          <w:rPr>
            <w:rFonts w:ascii="Times New Roman" w:hAnsi="Times New Roman" w:cs="Times New Roman"/>
          </w:rPr>
          <w:t xml:space="preserve"> </w:t>
        </w:r>
      </w:ins>
      <w:ins w:id="1539" w:author="Benton, Deon" w:date="2026-03-17T22:16:00Z" w16du:dateUtc="2026-03-18T03:16:00Z">
        <w:r w:rsidR="008D6A75">
          <w:rPr>
            <w:rFonts w:ascii="Times New Roman" w:hAnsi="Times New Roman" w:cs="Times New Roman"/>
          </w:rPr>
          <w:t>that simulation’s target finding</w:t>
        </w:r>
      </w:ins>
      <w:ins w:id="1540" w:author="Benton, Deon" w:date="2026-03-17T22:14:00Z" w16du:dateUtc="2026-03-18T03:14:00Z">
        <w:r w:rsidR="006B5ACD">
          <w:rPr>
            <w:rFonts w:ascii="Times New Roman" w:hAnsi="Times New Roman" w:cs="Times New Roman"/>
          </w:rPr>
          <w:t>.</w:t>
        </w:r>
      </w:ins>
      <w:ins w:id="1541" w:author="Benton, Deon" w:date="2026-03-17T22:10:00Z" w16du:dateUtc="2026-03-18T03:10:00Z">
        <w:r w:rsidR="006B5ACD">
          <w:rPr>
            <w:rFonts w:ascii="Times New Roman" w:hAnsi="Times New Roman" w:cs="Times New Roman"/>
          </w:rPr>
          <w:t xml:space="preserve"> </w:t>
        </w:r>
      </w:ins>
      <w:r>
        <w:rPr>
          <w:rFonts w:ascii="Times New Roman" w:hAnsi="Times New Roman" w:cs="Times New Roman"/>
        </w:rPr>
        <w:t xml:space="preserve">Given </w:t>
      </w:r>
      <w:ins w:id="1542" w:author="Benton, Deon" w:date="2026-03-19T16:04:00Z" w16du:dateUtc="2026-03-19T21:04:00Z">
        <w:r w:rsidR="0086295B">
          <w:rPr>
            <w:rFonts w:ascii="Times New Roman" w:hAnsi="Times New Roman" w:cs="Times New Roman"/>
          </w:rPr>
          <w:t xml:space="preserve">the </w:t>
        </w:r>
      </w:ins>
      <w:del w:id="1543" w:author="Benton, Deon" w:date="2026-03-19T16:04:00Z" w16du:dateUtc="2026-03-19T21:04:00Z">
        <w:r w:rsidDel="0086295B">
          <w:rPr>
            <w:rFonts w:ascii="Times New Roman" w:hAnsi="Times New Roman" w:cs="Times New Roman"/>
          </w:rPr>
          <w:delText xml:space="preserve"> </w:delText>
        </w:r>
      </w:del>
      <w:ins w:id="1544" w:author="Benton, Deon" w:date="2026-03-19T16:04:00Z" w16du:dateUtc="2026-03-19T21:04:00Z">
        <w:r w:rsidR="0086295B">
          <w:rPr>
            <w:rFonts w:ascii="Times New Roman" w:hAnsi="Times New Roman" w:cs="Times New Roman"/>
          </w:rPr>
          <w:t xml:space="preserve">overarching aim of the present simulations to demonstrate that ALIAS </w:t>
        </w:r>
      </w:ins>
      <w:r>
        <w:rPr>
          <w:rFonts w:ascii="Times New Roman" w:hAnsi="Times New Roman" w:cs="Times New Roman"/>
        </w:rPr>
        <w:t xml:space="preserve">can </w:t>
      </w:r>
      <w:ins w:id="1545" w:author="Benton, Deon" w:date="2026-03-19T16:05:00Z" w16du:dateUtc="2026-03-19T21:05:00Z">
        <w:r w:rsidR="0086295B">
          <w:rPr>
            <w:rFonts w:ascii="Times New Roman" w:hAnsi="Times New Roman" w:cs="Times New Roman"/>
          </w:rPr>
          <w:t>capture the five target findings</w:t>
        </w:r>
      </w:ins>
      <w:r>
        <w:rPr>
          <w:rFonts w:ascii="Times New Roman" w:hAnsi="Times New Roman" w:cs="Times New Roman"/>
        </w:rPr>
        <w:t>,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ins w:id="1546" w:author="Benton, Deon" w:date="2026-03-19T16:05:00Z" w16du:dateUtc="2026-03-19T21:05:00Z">
        <w:r w:rsidR="0086295B">
          <w:rPr>
            <w:rFonts w:ascii="Times New Roman" w:hAnsi="Times New Roman" w:cs="Times New Roman"/>
          </w:rPr>
          <w:t xml:space="preserve">experimental or methodological </w:t>
        </w:r>
      </w:ins>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ins w:id="1547" w:author="Benton, Deon" w:date="2026-03-19T16:06:00Z" w16du:dateUtc="2026-03-19T21:06:00Z">
        <w:r w:rsidR="004D5D03">
          <w:rPr>
            <w:rFonts w:ascii="Times New Roman" w:hAnsi="Times New Roman" w:cs="Times New Roman"/>
          </w:rPr>
          <w:t xml:space="preserve">account </w:t>
        </w:r>
      </w:ins>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1548" w:author="Benton, Deon" w:date="2026-02-25T12:30:00Z" w16du:dateUtc="2026-02-25T18:30:00Z">
        <w:r w:rsidR="004B22DC">
          <w:rPr>
            <w:rFonts w:ascii="Times New Roman" w:hAnsi="Times New Roman" w:cs="Times New Roman"/>
          </w:rPr>
          <w:t>In cases where the original reports did not provide sufficient detail</w:t>
        </w:r>
      </w:ins>
      <w:ins w:id="1549" w:author="Benton, Deon" w:date="2026-03-19T16:06:00Z" w16du:dateUtc="2026-03-19T21:06:00Z">
        <w:r w:rsidR="00905E6E">
          <w:rPr>
            <w:rFonts w:ascii="Times New Roman" w:hAnsi="Times New Roman" w:cs="Times New Roman"/>
          </w:rPr>
          <w:t xml:space="preserve"> to model </w:t>
        </w:r>
      </w:ins>
      <w:ins w:id="1550" w:author="Benton, Deon" w:date="2026-03-19T16:07:00Z" w16du:dateUtc="2026-03-19T21:07:00Z">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ins>
      <w:ins w:id="1551" w:author="Benton, Deon" w:date="2026-02-25T12:31:00Z" w16du:dateUtc="2026-02-25T18:31:00Z">
        <w:r w:rsidR="00C90067">
          <w:rPr>
            <w:rFonts w:ascii="Times New Roman" w:hAnsi="Times New Roman" w:cs="Times New Roman"/>
          </w:rPr>
          <w:t xml:space="preserve"> (e.g., the length of the action phase in Skerry et</w:t>
        </w:r>
      </w:ins>
      <w:ins w:id="1552" w:author="Benton, Deon" w:date="2026-02-25T12:32:00Z" w16du:dateUtc="2026-02-25T18:32:00Z">
        <w:r w:rsidR="00C90067">
          <w:rPr>
            <w:rFonts w:ascii="Times New Roman" w:hAnsi="Times New Roman" w:cs="Times New Roman"/>
          </w:rPr>
          <w:t xml:space="preserve"> al., 2013)</w:t>
        </w:r>
      </w:ins>
      <w:ins w:id="1553" w:author="Benton, Deon" w:date="2026-02-25T12:30:00Z" w16du:dateUtc="2026-02-25T18:30:00Z">
        <w:r w:rsidR="004B22DC">
          <w:rPr>
            <w:rFonts w:ascii="Times New Roman" w:hAnsi="Times New Roman" w:cs="Times New Roman"/>
          </w:rPr>
          <w:t xml:space="preserve">, </w:t>
        </w:r>
      </w:ins>
      <w:ins w:id="1554" w:author="Benton, Deon" w:date="2026-02-25T12:31:00Z" w16du:dateUtc="2026-02-25T18:31:00Z">
        <w:r w:rsidR="004B22DC">
          <w:rPr>
            <w:rFonts w:ascii="Times New Roman" w:hAnsi="Times New Roman" w:cs="Times New Roman"/>
          </w:rPr>
          <w:t>reasonable assumptions were made to implement those elements in the present simulations.</w:t>
        </w:r>
      </w:ins>
      <w:ins w:id="1555" w:author="Benton, Deon" w:date="2026-03-20T10:29:00Z" w16du:dateUtc="2026-03-20T15:29:00Z">
        <w:r w:rsidR="00F55EAD">
          <w:rPr>
            <w:rFonts w:ascii="Times New Roman" w:hAnsi="Times New Roman" w:cs="Times New Roman"/>
          </w:rPr>
          <w:t xml:space="preserve"> Finally, because </w:t>
        </w:r>
      </w:ins>
      <w:ins w:id="1556" w:author="Benton, Deon" w:date="2026-03-20T10:35:00Z" w16du:dateUtc="2026-03-20T15:35:00Z">
        <w:r w:rsidR="00232BD9">
          <w:rPr>
            <w:rFonts w:ascii="Times New Roman" w:hAnsi="Times New Roman" w:cs="Times New Roman"/>
          </w:rPr>
          <w:t>a key theoretical claim of the</w:t>
        </w:r>
      </w:ins>
      <w:ins w:id="1557" w:author="Benton, Deon" w:date="2026-03-20T10:31:00Z" w16du:dateUtc="2026-03-20T15:31:00Z">
        <w:r w:rsidR="00F55EAD">
          <w:rPr>
            <w:rFonts w:ascii="Times New Roman" w:hAnsi="Times New Roman" w:cs="Times New Roman"/>
          </w:rPr>
          <w:t xml:space="preserve"> present account</w:t>
        </w:r>
      </w:ins>
      <w:ins w:id="1558" w:author="Benton, Deon" w:date="2026-03-20T10:30:00Z" w16du:dateUtc="2026-03-20T15:30:00Z">
        <w:r w:rsidR="00F55EAD">
          <w:rPr>
            <w:rFonts w:ascii="Times New Roman" w:hAnsi="Times New Roman" w:cs="Times New Roman"/>
          </w:rPr>
          <w:t xml:space="preserve"> is that</w:t>
        </w:r>
      </w:ins>
      <w:ins w:id="1559" w:author="Benton, Deon" w:date="2026-03-20T10:31:00Z" w16du:dateUtc="2026-03-20T15:31:00Z">
        <w:r w:rsidR="00530DF1">
          <w:rPr>
            <w:rFonts w:ascii="Times New Roman" w:hAnsi="Times New Roman" w:cs="Times New Roman"/>
          </w:rPr>
          <w:t xml:space="preserve"> the strength of the association between a barrier and arced motion depends on their configuration, </w:t>
        </w:r>
      </w:ins>
      <w:ins w:id="1560" w:author="Benton, Deon" w:date="2026-03-20T10:32:00Z" w16du:dateUtc="2026-03-20T15:32:00Z">
        <w:r w:rsidR="00530DF1">
          <w:rPr>
            <w:rFonts w:ascii="Times New Roman" w:hAnsi="Times New Roman" w:cs="Times New Roman"/>
          </w:rPr>
          <w:lastRenderedPageBreak/>
          <w:t>each simulation also includes the results of a model in which salience information is removed</w:t>
        </w:r>
      </w:ins>
      <w:ins w:id="1561" w:author="Benton, Deon" w:date="2026-03-20T10:33:00Z" w16du:dateUtc="2026-03-20T15:33:00Z">
        <w:r w:rsidR="00530DF1">
          <w:rPr>
            <w:rFonts w:ascii="Times New Roman" w:hAnsi="Times New Roman" w:cs="Times New Roman"/>
          </w:rPr>
          <w:t xml:space="preserve">. </w:t>
        </w:r>
      </w:ins>
      <w:ins w:id="1562" w:author="Benton, Deon" w:date="2026-03-20T10:35:00Z" w16du:dateUtc="2026-03-20T15:35:00Z">
        <w:r w:rsidR="00232BD9">
          <w:rPr>
            <w:rFonts w:ascii="Times New Roman" w:hAnsi="Times New Roman" w:cs="Times New Roman"/>
          </w:rPr>
          <w:t xml:space="preserve">Removing </w:t>
        </w:r>
      </w:ins>
      <w:ins w:id="1563" w:author="Benton, Deon" w:date="2026-03-20T10:36:00Z" w16du:dateUtc="2026-03-20T15:36:00Z">
        <w:r w:rsidR="00232BD9">
          <w:rPr>
            <w:rFonts w:ascii="Times New Roman" w:hAnsi="Times New Roman" w:cs="Times New Roman"/>
          </w:rPr>
          <w:t xml:space="preserve">this </w:t>
        </w:r>
      </w:ins>
      <w:ins w:id="1564" w:author="Benton, Deon" w:date="2026-03-20T10:35:00Z" w16du:dateUtc="2026-03-20T15:35:00Z">
        <w:r w:rsidR="00232BD9">
          <w:rPr>
            <w:rFonts w:ascii="Times New Roman" w:hAnsi="Times New Roman" w:cs="Times New Roman"/>
          </w:rPr>
          <w:t>information ensures that</w:t>
        </w:r>
      </w:ins>
      <w:ins w:id="1565" w:author="Benton, Deon" w:date="2026-03-20T10:36:00Z" w16du:dateUtc="2026-03-20T15:36:00Z">
        <w:r w:rsidR="00232BD9">
          <w:rPr>
            <w:rFonts w:ascii="Times New Roman" w:hAnsi="Times New Roman" w:cs="Times New Roman"/>
          </w:rPr>
          <w:t xml:space="preserve"> no</w:t>
        </w:r>
      </w:ins>
      <w:ins w:id="1566" w:author="Benton, Deon" w:date="2026-03-20T10:33:00Z" w16du:dateUtc="2026-03-20T15:33:00Z">
        <w:r w:rsidR="00530DF1">
          <w:rPr>
            <w:rFonts w:ascii="Times New Roman" w:hAnsi="Times New Roman" w:cs="Times New Roman"/>
          </w:rPr>
          <w:t xml:space="preserve"> aspect of a simulation is more salient than another. </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1491A878" w:rsidR="00640CAC" w:rsidRDefault="00524642" w:rsidP="00640CAC">
      <w:pPr>
        <w:spacing w:line="480" w:lineRule="auto"/>
        <w:contextualSpacing/>
        <w:rPr>
          <w:ins w:id="1567" w:author="Benton, Deon" w:date="2026-03-23T16:40:00Z" w16du:dateUtc="2026-03-23T21:40:00Z"/>
          <w:rFonts w:ascii="Times New Roman" w:hAnsi="Times New Roman" w:cs="Times New Roman"/>
        </w:rPr>
      </w:pPr>
      <w:r>
        <w:rPr>
          <w:rFonts w:ascii="Times New Roman" w:hAnsi="Times New Roman" w:cs="Times New Roman"/>
        </w:rPr>
        <w:tab/>
      </w:r>
      <w:ins w:id="1568" w:author="Benton, Deon" w:date="2026-03-20T14:32:00Z" w16du:dateUtc="2026-03-20T19:32:00Z">
        <w:r w:rsidR="007712E0">
          <w:rPr>
            <w:rFonts w:ascii="Times New Roman" w:hAnsi="Times New Roman" w:cs="Times New Roman"/>
            <w:b/>
            <w:bCs/>
          </w:rPr>
          <w:t xml:space="preserve">OM10. </w:t>
        </w:r>
      </w:ins>
      <w:ins w:id="1569" w:author="Benton, Deon" w:date="2026-03-20T14:33:00Z" w16du:dateUtc="2026-03-20T19:33:00Z">
        <w:r w:rsidR="00432BEB">
          <w:rPr>
            <w:rFonts w:ascii="Times New Roman" w:hAnsi="Times New Roman" w:cs="Times New Roman"/>
          </w:rPr>
          <w:t>The Over</w:t>
        </w:r>
      </w:ins>
      <w:ins w:id="1570" w:author="Benton, Deon" w:date="2026-03-20T14:34:00Z" w16du:dateUtc="2026-03-20T19:34:00Z">
        <w:r w:rsidR="00432BEB">
          <w:rPr>
            <w:rFonts w:ascii="Times New Roman" w:hAnsi="Times New Roman" w:cs="Times New Roman"/>
          </w:rPr>
          <w:t>walle (2010) model</w:t>
        </w:r>
      </w:ins>
      <w:ins w:id="1571" w:author="Benton, Deon" w:date="2026-03-21T11:11:00Z" w16du:dateUtc="2026-03-21T16:11:00Z">
        <w:r w:rsidR="00EF6131">
          <w:rPr>
            <w:rFonts w:ascii="Times New Roman" w:hAnsi="Times New Roman" w:cs="Times New Roman"/>
          </w:rPr>
          <w:t xml:space="preserve"> (OM10)</w:t>
        </w:r>
      </w:ins>
      <w:ins w:id="1572" w:author="Benton, Deon" w:date="2026-03-20T14:34:00Z" w16du:dateUtc="2026-03-20T19:34:00Z">
        <w:r w:rsidR="00432BEB">
          <w:rPr>
            <w:rFonts w:ascii="Times New Roman" w:hAnsi="Times New Roman" w:cs="Times New Roman"/>
          </w:rPr>
          <w:t xml:space="preserve"> was</w:t>
        </w:r>
      </w:ins>
      <w:ins w:id="1573" w:author="Benton, Deon" w:date="2026-03-20T14:35:00Z" w16du:dateUtc="2026-03-20T19:35:00Z">
        <w:r w:rsidR="00432BEB">
          <w:rPr>
            <w:rFonts w:ascii="Times New Roman" w:hAnsi="Times New Roman" w:cs="Times New Roman"/>
          </w:rPr>
          <w:t xml:space="preserve"> a one-layer</w:t>
        </w:r>
      </w:ins>
      <w:ins w:id="1574" w:author="Benton, Deon" w:date="2026-03-20T23:42:00Z" w16du:dateUtc="2026-03-21T04:42:00Z">
        <w:r w:rsidR="00296148">
          <w:rPr>
            <w:rFonts w:ascii="Times New Roman" w:hAnsi="Times New Roman" w:cs="Times New Roman"/>
          </w:rPr>
          <w:t xml:space="preserve"> recurrent</w:t>
        </w:r>
      </w:ins>
      <w:ins w:id="1575" w:author="Benton, Deon" w:date="2026-03-20T14:34:00Z" w16du:dateUtc="2026-03-20T19:34:00Z">
        <w:r w:rsidR="00432BEB">
          <w:rPr>
            <w:rFonts w:ascii="Times New Roman" w:hAnsi="Times New Roman" w:cs="Times New Roman"/>
          </w:rPr>
          <w:t xml:space="preserve"> connectionist model that </w:t>
        </w:r>
      </w:ins>
      <w:ins w:id="1576" w:author="Benton, Deon" w:date="2026-03-20T23:43:00Z" w16du:dateUtc="2026-03-21T04:43:00Z">
        <w:r w:rsidR="00296148">
          <w:rPr>
            <w:rFonts w:ascii="Times New Roman" w:hAnsi="Times New Roman" w:cs="Times New Roman"/>
          </w:rPr>
          <w:t>consisted</w:t>
        </w:r>
      </w:ins>
      <w:ins w:id="1577" w:author="Benton, Deon" w:date="2026-03-20T14:34:00Z" w16du:dateUtc="2026-03-20T19:34:00Z">
        <w:r w:rsidR="00432BEB">
          <w:rPr>
            <w:rFonts w:ascii="Times New Roman" w:hAnsi="Times New Roman" w:cs="Times New Roman"/>
          </w:rPr>
          <w:t xml:space="preserve"> of 27 units</w:t>
        </w:r>
      </w:ins>
      <w:ins w:id="1578" w:author="Benton, Deon" w:date="2026-03-21T11:11:00Z" w16du:dateUtc="2026-03-21T16:11:00Z">
        <w:r w:rsidR="00EF6131">
          <w:rPr>
            <w:rFonts w:ascii="Times New Roman" w:hAnsi="Times New Roman" w:cs="Times New Roman"/>
          </w:rPr>
          <w:t>. Twenty</w:t>
        </w:r>
      </w:ins>
      <w:ins w:id="1579" w:author="Benton, Deon" w:date="2026-03-21T11:12:00Z" w16du:dateUtc="2026-03-21T16:12:00Z">
        <w:r w:rsidR="00EF6131">
          <w:rPr>
            <w:rFonts w:ascii="Times New Roman" w:hAnsi="Times New Roman" w:cs="Times New Roman"/>
          </w:rPr>
          <w:t>-</w:t>
        </w:r>
      </w:ins>
      <w:ins w:id="1580" w:author="Benton, Deon" w:date="2026-03-21T11:11:00Z" w16du:dateUtc="2026-03-21T16:11:00Z">
        <w:r w:rsidR="00EF6131">
          <w:rPr>
            <w:rFonts w:ascii="Times New Roman" w:hAnsi="Times New Roman" w:cs="Times New Roman"/>
          </w:rPr>
          <w:t xml:space="preserve">five of these units implemented a </w:t>
        </w:r>
      </w:ins>
      <w:ins w:id="1581" w:author="Benton, Deon" w:date="2026-03-21T11:12:00Z" w16du:dateUtc="2026-03-21T16:12:00Z">
        <w:r w:rsidR="00EF6131">
          <w:rPr>
            <w:rFonts w:ascii="Times New Roman" w:hAnsi="Times New Roman" w:cs="Times New Roman"/>
          </w:rPr>
          <w:t xml:space="preserve">navigable </w:t>
        </w:r>
      </w:ins>
      <w:ins w:id="1582" w:author="Benton, Deon" w:date="2026-03-21T11:11:00Z" w16du:dateUtc="2026-03-21T16:11:00Z">
        <w:r w:rsidR="00EF6131">
          <w:rPr>
            <w:rFonts w:ascii="Times New Roman" w:hAnsi="Times New Roman" w:cs="Times New Roman"/>
          </w:rPr>
          <w:t>spati</w:t>
        </w:r>
      </w:ins>
      <w:ins w:id="1583" w:author="Benton, Deon" w:date="2026-03-21T11:12:00Z" w16du:dateUtc="2026-03-21T16:12:00Z">
        <w:r w:rsidR="00EF6131">
          <w:rPr>
            <w:rFonts w:ascii="Times New Roman" w:hAnsi="Times New Roman" w:cs="Times New Roman"/>
          </w:rPr>
          <w:t>al grid</w:t>
        </w:r>
      </w:ins>
      <w:ins w:id="1584" w:author="Benton, Deon" w:date="2026-03-21T11:13:00Z" w16du:dateUtc="2026-03-21T16:13:00Z">
        <w:r w:rsidR="00EF6131">
          <w:rPr>
            <w:rFonts w:ascii="Times New Roman" w:hAnsi="Times New Roman" w:cs="Times New Roman"/>
          </w:rPr>
          <w:t>,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ins>
      <w:ins w:id="1585" w:author="Benton, Deon" w:date="2026-03-21T11:29:00Z" w16du:dateUtc="2026-03-21T16:29:00Z">
        <w:r w:rsidR="007D1241">
          <w:rPr>
            <w:rFonts w:ascii="Times New Roman" w:hAnsi="Times New Roman" w:cs="Times New Roman"/>
          </w:rPr>
          <w:t xml:space="preserve"> Each unit was </w:t>
        </w:r>
      </w:ins>
      <w:ins w:id="1586" w:author="Benton, Deon" w:date="2026-03-21T11:30:00Z" w16du:dateUtc="2026-03-21T16:30:00Z">
        <w:r w:rsidR="007D1241">
          <w:rPr>
            <w:rFonts w:ascii="Times New Roman" w:hAnsi="Times New Roman" w:cs="Times New Roman"/>
          </w:rPr>
          <w:t xml:space="preserve">bidirectionally connected to </w:t>
        </w:r>
      </w:ins>
      <w:ins w:id="1587" w:author="Benton, Deon" w:date="2026-03-21T12:17:00Z" w16du:dateUtc="2026-03-21T17:17:00Z">
        <w:r w:rsidR="00B837C9">
          <w:rPr>
            <w:rFonts w:ascii="Times New Roman" w:hAnsi="Times New Roman" w:cs="Times New Roman"/>
          </w:rPr>
          <w:t xml:space="preserve">every other unit </w:t>
        </w:r>
      </w:ins>
      <w:ins w:id="1588" w:author="Benton, Deon" w:date="2026-03-21T11:31:00Z" w16du:dateUtc="2026-03-21T16:31:00Z">
        <w:r w:rsidR="007D1241">
          <w:rPr>
            <w:rFonts w:ascii="Times New Roman" w:hAnsi="Times New Roman" w:cs="Times New Roman"/>
          </w:rPr>
          <w:t>except for itself.</w:t>
        </w:r>
      </w:ins>
      <w:ins w:id="1589" w:author="Benton, Deon" w:date="2026-03-21T11:35:00Z" w16du:dateUtc="2026-03-21T16:35:00Z">
        <w:r w:rsidR="007D1241">
          <w:rPr>
            <w:rFonts w:ascii="Times New Roman" w:hAnsi="Times New Roman" w:cs="Times New Roman"/>
          </w:rPr>
          <w:t xml:space="preserve"> </w:t>
        </w:r>
      </w:ins>
      <w:ins w:id="1590" w:author="Benton, Deon" w:date="2026-03-21T11:19:00Z" w16du:dateUtc="2026-03-21T16:19:00Z">
        <w:r w:rsidR="00964B0C">
          <w:rPr>
            <w:rFonts w:ascii="Times New Roman" w:hAnsi="Times New Roman" w:cs="Times New Roman"/>
          </w:rPr>
          <w:t xml:space="preserve"> As described in Overwalle (2010), OM10 was trained </w:t>
        </w:r>
      </w:ins>
      <w:ins w:id="1591" w:author="Benton, Deon" w:date="2026-03-21T11:20:00Z" w16du:dateUtc="2026-03-21T16:20:00Z">
        <w:r w:rsidR="00964B0C">
          <w:rPr>
            <w:rFonts w:ascii="Times New Roman" w:hAnsi="Times New Roman" w:cs="Times New Roman"/>
          </w:rPr>
          <w:t>either on an event in which arced motion occurred over a barrier (Experimental condition) or on</w:t>
        </w:r>
      </w:ins>
      <w:ins w:id="1592" w:author="Benton, Deon" w:date="2026-03-21T11:21:00Z" w16du:dateUtc="2026-03-21T16:21:00Z">
        <w:r w:rsidR="00964B0C">
          <w:rPr>
            <w:rFonts w:ascii="Times New Roman" w:hAnsi="Times New Roman" w:cs="Times New Roman"/>
          </w:rPr>
          <w:t xml:space="preserve"> an event in which arced motion occurred alone</w:t>
        </w:r>
      </w:ins>
      <w:ins w:id="1593" w:author="Benton, Deon" w:date="2026-03-21T11:39:00Z" w16du:dateUtc="2026-03-21T16:39:00Z">
        <w:r w:rsidR="007D1241">
          <w:rPr>
            <w:rFonts w:ascii="Times New Roman" w:hAnsi="Times New Roman" w:cs="Times New Roman"/>
          </w:rPr>
          <w:t xml:space="preserve"> (Control condition)</w:t>
        </w:r>
      </w:ins>
      <w:ins w:id="1594" w:author="Benton, Deon" w:date="2026-03-21T11:21:00Z" w16du:dateUtc="2026-03-21T16:21:00Z">
        <w:r w:rsidR="00964B0C">
          <w:rPr>
            <w:rFonts w:ascii="Times New Roman" w:hAnsi="Times New Roman" w:cs="Times New Roman"/>
          </w:rPr>
          <w:t>.</w:t>
        </w:r>
      </w:ins>
      <w:ins w:id="1595" w:author="Benton, Deon" w:date="2026-03-21T11:39:00Z" w16du:dateUtc="2026-03-21T16:39:00Z">
        <w:r w:rsidR="00AC6E00">
          <w:rPr>
            <w:rFonts w:ascii="Times New Roman" w:hAnsi="Times New Roman" w:cs="Times New Roman"/>
          </w:rPr>
          <w:t xml:space="preserve"> </w:t>
        </w:r>
      </w:ins>
      <w:ins w:id="1596" w:author="Benton, Deon" w:date="2026-03-21T11:42:00Z" w16du:dateUtc="2026-03-21T16:42:00Z">
        <w:r w:rsidR="00AC6E00">
          <w:rPr>
            <w:rFonts w:ascii="Times New Roman" w:hAnsi="Times New Roman" w:cs="Times New Roman"/>
          </w:rPr>
          <w:t xml:space="preserve">Due to the </w:t>
        </w:r>
      </w:ins>
      <w:ins w:id="1597" w:author="Benton, Deon" w:date="2026-03-21T12:18:00Z" w16du:dateUtc="2026-03-21T17:18:00Z">
        <w:r w:rsidR="00B81018">
          <w:rPr>
            <w:rFonts w:ascii="Times New Roman" w:hAnsi="Times New Roman" w:cs="Times New Roman"/>
          </w:rPr>
          <w:t xml:space="preserve">necessarily </w:t>
        </w:r>
      </w:ins>
      <w:ins w:id="1598" w:author="Benton, Deon" w:date="2026-03-21T11:42:00Z" w16du:dateUtc="2026-03-21T16:42:00Z">
        <w:r w:rsidR="00AC6E00">
          <w:rPr>
            <w:rFonts w:ascii="Times New Roman" w:hAnsi="Times New Roman" w:cs="Times New Roman"/>
          </w:rPr>
          <w:t xml:space="preserve">dynamic nature of </w:t>
        </w:r>
      </w:ins>
      <w:ins w:id="1599" w:author="Benton, Deon" w:date="2026-03-23T09:52:00Z" w16du:dateUtc="2026-03-23T14:52:00Z">
        <w:r w:rsidR="00047E5C">
          <w:rPr>
            <w:rFonts w:ascii="Times New Roman" w:hAnsi="Times New Roman" w:cs="Times New Roman"/>
          </w:rPr>
          <w:t>actions</w:t>
        </w:r>
      </w:ins>
      <w:ins w:id="1600" w:author="Benton, Deon" w:date="2026-03-21T11:42:00Z" w16du:dateUtc="2026-03-21T16:42:00Z">
        <w:r w:rsidR="00AC6E00">
          <w:rPr>
            <w:rFonts w:ascii="Times New Roman" w:hAnsi="Times New Roman" w:cs="Times New Roman"/>
          </w:rPr>
          <w:t xml:space="preserve">, </w:t>
        </w:r>
      </w:ins>
      <w:ins w:id="1601" w:author="Benton, Deon" w:date="2026-03-21T12:47:00Z" w16du:dateUtc="2026-03-21T17:47:00Z">
        <w:r w:rsidR="00BC5A2D">
          <w:rPr>
            <w:rFonts w:ascii="Times New Roman" w:hAnsi="Times New Roman" w:cs="Times New Roman"/>
          </w:rPr>
          <w:t>each arced motion event unfolded</w:t>
        </w:r>
      </w:ins>
      <w:ins w:id="1602" w:author="Benton, Deon" w:date="2026-03-21T11:42:00Z" w16du:dateUtc="2026-03-21T16:42:00Z">
        <w:r w:rsidR="00AC6E00">
          <w:rPr>
            <w:rFonts w:ascii="Times New Roman" w:hAnsi="Times New Roman" w:cs="Times New Roman"/>
          </w:rPr>
          <w:t xml:space="preserve"> across a series of </w:t>
        </w:r>
      </w:ins>
      <w:ins w:id="1603" w:author="Benton, Deon" w:date="2026-03-21T12:47:00Z" w16du:dateUtc="2026-03-21T17:47:00Z">
        <w:r w:rsidR="00BC5A2D">
          <w:rPr>
            <w:rFonts w:ascii="Times New Roman" w:hAnsi="Times New Roman" w:cs="Times New Roman"/>
          </w:rPr>
          <w:t>9</w:t>
        </w:r>
      </w:ins>
      <w:ins w:id="1604" w:author="Benton, Deon" w:date="2026-03-21T11:49:00Z" w16du:dateUtc="2026-03-21T16:49:00Z">
        <w:r w:rsidR="007C483F">
          <w:rPr>
            <w:rFonts w:ascii="Times New Roman" w:hAnsi="Times New Roman" w:cs="Times New Roman"/>
          </w:rPr>
          <w:t xml:space="preserve"> </w:t>
        </w:r>
      </w:ins>
      <w:ins w:id="1605" w:author="Benton, Deon" w:date="2026-03-21T11:42:00Z" w16du:dateUtc="2026-03-21T16:42:00Z">
        <w:r w:rsidR="00AC6E00">
          <w:rPr>
            <w:rFonts w:ascii="Times New Roman" w:hAnsi="Times New Roman" w:cs="Times New Roman"/>
          </w:rPr>
          <w:t>steps</w:t>
        </w:r>
      </w:ins>
      <w:ins w:id="1606" w:author="Benton, Deon" w:date="2026-03-21T12:48:00Z" w16du:dateUtc="2026-03-21T17:48:00Z">
        <w:r w:rsidR="00BC5A2D">
          <w:rPr>
            <w:rFonts w:ascii="Times New Roman" w:hAnsi="Times New Roman" w:cs="Times New Roman"/>
          </w:rPr>
          <w:t xml:space="preserve">. </w:t>
        </w:r>
      </w:ins>
      <w:ins w:id="1607" w:author="Benton, Deon" w:date="2026-03-21T11:44:00Z" w16du:dateUtc="2026-03-21T16:44:00Z">
        <w:r w:rsidR="00AC6E00">
          <w:rPr>
            <w:rFonts w:ascii="Times New Roman" w:hAnsi="Times New Roman" w:cs="Times New Roman"/>
          </w:rPr>
          <w:t xml:space="preserve">Crucially, </w:t>
        </w:r>
      </w:ins>
      <w:ins w:id="1608" w:author="Benton, Deon" w:date="2026-03-23T09:56:00Z" w16du:dateUtc="2026-03-23T14:56:00Z">
        <w:r w:rsidR="00F559BC">
          <w:rPr>
            <w:rFonts w:ascii="Times New Roman" w:hAnsi="Times New Roman" w:cs="Times New Roman"/>
          </w:rPr>
          <w:t xml:space="preserve">each step was processed in </w:t>
        </w:r>
      </w:ins>
      <w:ins w:id="1609" w:author="Benton, Deon" w:date="2026-03-23T15:47:00Z" w16du:dateUtc="2026-03-23T20:47:00Z">
        <w:r w:rsidR="0011240F">
          <w:rPr>
            <w:rFonts w:ascii="Times New Roman" w:hAnsi="Times New Roman" w:cs="Times New Roman"/>
          </w:rPr>
          <w:t>three phases</w:t>
        </w:r>
      </w:ins>
      <w:ins w:id="1610" w:author="Benton, Deon" w:date="2026-03-21T11:44:00Z" w16du:dateUtc="2026-03-21T16:44:00Z">
        <w:r w:rsidR="00AC6E00">
          <w:rPr>
            <w:rFonts w:ascii="Times New Roman" w:hAnsi="Times New Roman" w:cs="Times New Roman"/>
          </w:rPr>
          <w:t>.</w:t>
        </w:r>
      </w:ins>
      <w:ins w:id="1611" w:author="Benton, Deon" w:date="2026-03-21T11:42:00Z" w16du:dateUtc="2026-03-21T16:42:00Z">
        <w:r w:rsidR="00AC6E00">
          <w:rPr>
            <w:rFonts w:ascii="Times New Roman" w:hAnsi="Times New Roman" w:cs="Times New Roman"/>
          </w:rPr>
          <w:t xml:space="preserve"> </w:t>
        </w:r>
      </w:ins>
      <w:ins w:id="1612" w:author="Benton, Deon" w:date="2026-03-23T15:48:00Z" w16du:dateUtc="2026-03-23T20:48:00Z">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ins>
      <w:ins w:id="1613" w:author="Benton, Deon" w:date="2026-03-21T11:39:00Z" w16du:dateUtc="2026-03-21T16:39:00Z">
        <w:r w:rsidR="00AC6E00">
          <w:rPr>
            <w:rFonts w:ascii="Times New Roman" w:hAnsi="Times New Roman" w:cs="Times New Roman"/>
          </w:rPr>
          <w:t>,</w:t>
        </w:r>
      </w:ins>
      <w:ins w:id="1614" w:author="Benton, Deon" w:date="2026-03-23T10:14:00Z" w16du:dateUtc="2026-03-23T15:14:00Z">
        <w:r w:rsidR="002B7929">
          <w:rPr>
            <w:rFonts w:ascii="Times New Roman" w:hAnsi="Times New Roman" w:cs="Times New Roman"/>
          </w:rPr>
          <w:t xml:space="preserve"> </w:t>
        </w:r>
      </w:ins>
      <w:ins w:id="1615" w:author="Benton, Deon" w:date="2026-03-23T10:18:00Z" w16du:dateUtc="2026-03-23T15:18:00Z">
        <w:r w:rsidR="0054146D">
          <w:rPr>
            <w:rFonts w:ascii="Times New Roman" w:hAnsi="Times New Roman" w:cs="Times New Roman"/>
          </w:rPr>
          <w:t>the network is provided w</w:t>
        </w:r>
      </w:ins>
      <w:ins w:id="1616" w:author="Benton, Deon" w:date="2026-03-23T10:19:00Z" w16du:dateUtc="2026-03-23T15:19:00Z">
        <w:r w:rsidR="0054146D">
          <w:rPr>
            <w:rFonts w:ascii="Times New Roman" w:hAnsi="Times New Roman" w:cs="Times New Roman"/>
          </w:rPr>
          <w:t>ith information corresponding to</w:t>
        </w:r>
      </w:ins>
      <w:ins w:id="1617" w:author="Benton, Deon" w:date="2026-03-23T10:20:00Z" w16du:dateUtc="2026-03-23T15:20:00Z">
        <w:r w:rsidR="00C5465D">
          <w:rPr>
            <w:rFonts w:ascii="Times New Roman" w:hAnsi="Times New Roman" w:cs="Times New Roman"/>
          </w:rPr>
          <w:t xml:space="preserve"> a single time slice of one of the training events. </w:t>
        </w:r>
      </w:ins>
      <w:ins w:id="1618" w:author="Benton, Deon" w:date="2026-03-23T10:19:00Z" w16du:dateUtc="2026-03-23T15:19:00Z">
        <w:r w:rsidR="0054146D">
          <w:rPr>
            <w:rFonts w:ascii="Times New Roman" w:hAnsi="Times New Roman" w:cs="Times New Roman"/>
          </w:rPr>
          <w:t xml:space="preserve"> </w:t>
        </w:r>
      </w:ins>
      <w:ins w:id="1619" w:author="Benton, Deon" w:date="2026-03-23T15:11:00Z" w16du:dateUtc="2026-03-23T20:11:00Z">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ins>
      <w:ins w:id="1620" w:author="Benton, Deon" w:date="2026-03-23T15:12:00Z" w16du:dateUtc="2026-03-23T20:12:00Z">
        <w:r w:rsidR="0053471E">
          <w:rPr>
            <w:rFonts w:ascii="Times New Roman" w:hAnsi="Times New Roman" w:cs="Times New Roman"/>
          </w:rPr>
          <w:t xml:space="preserve">side </w:t>
        </w:r>
      </w:ins>
      <w:ins w:id="1621" w:author="Benton, Deon" w:date="2026-03-23T15:11:00Z" w16du:dateUtc="2026-03-23T20:11:00Z">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ins>
      <w:ins w:id="1622" w:author="Benton, Deon" w:date="2026-03-23T15:12:00Z" w16du:dateUtc="2026-03-23T20:12:00Z">
        <w:r w:rsidR="0053471E">
          <w:rPr>
            <w:rFonts w:ascii="Times New Roman" w:hAnsi="Times New Roman" w:cs="Times New Roman"/>
          </w:rPr>
          <w:t>e</w:t>
        </w:r>
      </w:ins>
      <w:ins w:id="1623" w:author="Benton, Deon" w:date="2026-03-23T15:11:00Z" w16du:dateUtc="2026-03-23T20:11:00Z">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ins>
      <w:ins w:id="1624" w:author="Benton, Deon" w:date="2026-03-23T15:18:00Z" w16du:dateUtc="2026-03-23T20:18:00Z">
        <w:r w:rsidR="00FF110D">
          <w:rPr>
            <w:rFonts w:ascii="Times New Roman" w:hAnsi="Times New Roman" w:cs="Times New Roman"/>
          </w:rPr>
          <w:t>Once the network was provided with information</w:t>
        </w:r>
      </w:ins>
      <w:ins w:id="1625" w:author="Benton, Deon" w:date="2026-03-23T15:19:00Z" w16du:dateUtc="2026-03-23T20:19:00Z">
        <w:r w:rsidR="00FF110D">
          <w:rPr>
            <w:rFonts w:ascii="Times New Roman" w:hAnsi="Times New Roman" w:cs="Times New Roman"/>
          </w:rPr>
          <w:t xml:space="preserve"> that captured the visible state of the world at a particular time step, activation was allowed to propagate through the network </w:t>
        </w:r>
        <w:r w:rsidR="00FF110D">
          <w:rPr>
            <w:rFonts w:ascii="Times New Roman" w:hAnsi="Times New Roman" w:cs="Times New Roman"/>
          </w:rPr>
          <w:lastRenderedPageBreak/>
          <w:t>over four internal activation cycles</w:t>
        </w:r>
      </w:ins>
      <w:ins w:id="1626" w:author="Benton, Deon" w:date="2026-03-23T15:20:00Z" w16du:dateUtc="2026-03-23T20:20:00Z">
        <w:r w:rsidR="00FF110D">
          <w:rPr>
            <w:rFonts w:ascii="Times New Roman" w:hAnsi="Times New Roman" w:cs="Times New Roman"/>
          </w:rPr>
          <w:t xml:space="preserve"> (see Overwalle, 2010 for</w:t>
        </w:r>
      </w:ins>
      <w:ins w:id="1627" w:author="Benton, Deon" w:date="2026-03-23T15:21:00Z" w16du:dateUtc="2026-03-23T20:21:00Z">
        <w:r w:rsidR="00701F66">
          <w:rPr>
            <w:rFonts w:ascii="Times New Roman" w:hAnsi="Times New Roman" w:cs="Times New Roman"/>
          </w:rPr>
          <w:t xml:space="preserve"> the details of how units exchanged </w:t>
        </w:r>
      </w:ins>
      <w:ins w:id="1628" w:author="Benton, Deon" w:date="2026-03-23T15:22:00Z" w16du:dateUtc="2026-03-23T20:22:00Z">
        <w:r w:rsidR="00701F66">
          <w:rPr>
            <w:rFonts w:ascii="Times New Roman" w:hAnsi="Times New Roman" w:cs="Times New Roman"/>
          </w:rPr>
          <w:t xml:space="preserve">activity via </w:t>
        </w:r>
      </w:ins>
      <w:ins w:id="1629" w:author="Benton, Deon" w:date="2026-03-23T15:21:00Z" w16du:dateUtc="2026-03-23T20:21:00Z">
        <w:r w:rsidR="00701F66">
          <w:rPr>
            <w:rFonts w:ascii="Times New Roman" w:hAnsi="Times New Roman" w:cs="Times New Roman"/>
          </w:rPr>
          <w:t>their bidirectional connections)</w:t>
        </w:r>
      </w:ins>
      <w:ins w:id="1630" w:author="Benton, Deon" w:date="2026-03-23T15:22:00Z" w16du:dateUtc="2026-03-23T20:22:00Z">
        <w:r w:rsidR="00824A70">
          <w:rPr>
            <w:rFonts w:ascii="Times New Roman" w:hAnsi="Times New Roman" w:cs="Times New Roman"/>
          </w:rPr>
          <w:t>.</w:t>
        </w:r>
      </w:ins>
      <w:ins w:id="1631" w:author="Benton, Deon" w:date="2026-03-23T15:20:00Z" w16du:dateUtc="2026-03-23T20:20:00Z">
        <w:r w:rsidR="00FF110D">
          <w:rPr>
            <w:rFonts w:ascii="Times New Roman" w:hAnsi="Times New Roman" w:cs="Times New Roman"/>
          </w:rPr>
          <w:t xml:space="preserve"> </w:t>
        </w:r>
      </w:ins>
      <w:ins w:id="1632" w:author="Benton, Deon" w:date="2026-03-23T15:19:00Z" w16du:dateUtc="2026-03-23T20:19:00Z">
        <w:r w:rsidR="00FF110D">
          <w:rPr>
            <w:rFonts w:ascii="Times New Roman" w:hAnsi="Times New Roman" w:cs="Times New Roman"/>
          </w:rPr>
          <w:t xml:space="preserve"> </w:t>
        </w:r>
      </w:ins>
    </w:p>
    <w:p w14:paraId="2B13EE81" w14:textId="77777777" w:rsidR="00A86784" w:rsidRDefault="00A86784" w:rsidP="00640CAC">
      <w:pPr>
        <w:spacing w:line="480" w:lineRule="auto"/>
        <w:contextualSpacing/>
        <w:rPr>
          <w:ins w:id="1633" w:author="Benton, Deon" w:date="2026-03-23T16:40:00Z" w16du:dateUtc="2026-03-23T21:40:00Z"/>
          <w:rFonts w:ascii="Times New Roman" w:hAnsi="Times New Roman" w:cs="Times New Roman"/>
        </w:rPr>
      </w:pPr>
    </w:p>
    <w:p w14:paraId="350607A8" w14:textId="70749A7C"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1B091C7B" w:rsidR="00A86784" w:rsidRPr="002D1DEC" w:rsidRDefault="00A86784" w:rsidP="00A86784">
      <w:pPr>
        <w:pStyle w:val="Caption"/>
        <w:rPr>
          <w:rFonts w:ascii="Times New Roman" w:hAnsi="Times New Roman" w:cs="Times New Roman"/>
          <w:i w:val="0"/>
          <w:iCs w:val="0"/>
          <w:sz w:val="24"/>
          <w:szCs w:val="24"/>
        </w:rPr>
      </w:pPr>
      <w:r w:rsidRPr="00550F57">
        <w:rPr>
          <w:rFonts w:ascii="Times New Roman" w:hAnsi="Times New Roman" w:cs="Times New Roman"/>
          <w:b/>
          <w:bCs/>
          <w:i w:val="0"/>
          <w:iCs w:val="0"/>
          <w:sz w:val="24"/>
          <w:szCs w:val="24"/>
        </w:rPr>
        <w:t xml:space="preserve">Figure </w:t>
      </w:r>
      <w:r w:rsidRPr="00550F57">
        <w:rPr>
          <w:rFonts w:ascii="Times New Roman" w:hAnsi="Times New Roman" w:cs="Times New Roman"/>
          <w:b/>
          <w:bCs/>
          <w:i w:val="0"/>
          <w:iCs w:val="0"/>
          <w:sz w:val="24"/>
          <w:szCs w:val="24"/>
        </w:rPr>
        <w:fldChar w:fldCharType="begin"/>
      </w:r>
      <w:r w:rsidRPr="00550F57">
        <w:rPr>
          <w:rFonts w:ascii="Times New Roman" w:hAnsi="Times New Roman" w:cs="Times New Roman"/>
          <w:b/>
          <w:bCs/>
          <w:i w:val="0"/>
          <w:iCs w:val="0"/>
          <w:sz w:val="24"/>
          <w:szCs w:val="24"/>
        </w:rPr>
        <w:instrText xml:space="preserve"> SEQ Figure \* ARABIC </w:instrText>
      </w:r>
      <w:r w:rsidRPr="00550F57">
        <w:rPr>
          <w:rFonts w:ascii="Times New Roman" w:hAnsi="Times New Roman" w:cs="Times New Roman"/>
          <w:b/>
          <w:bCs/>
          <w:i w:val="0"/>
          <w:iCs w:val="0"/>
          <w:sz w:val="24"/>
          <w:szCs w:val="24"/>
        </w:rPr>
        <w:fldChar w:fldCharType="separate"/>
      </w:r>
      <w:r w:rsidR="00AC1613">
        <w:rPr>
          <w:rFonts w:ascii="Times New Roman" w:hAnsi="Times New Roman" w:cs="Times New Roman"/>
          <w:b/>
          <w:bCs/>
          <w:i w:val="0"/>
          <w:iCs w:val="0"/>
          <w:noProof/>
          <w:sz w:val="24"/>
          <w:szCs w:val="24"/>
        </w:rPr>
        <w:t>1</w:t>
      </w:r>
      <w:r w:rsidRPr="00550F57">
        <w:rPr>
          <w:rFonts w:ascii="Times New Roman" w:hAnsi="Times New Roman" w:cs="Times New Roman"/>
          <w:b/>
          <w:bCs/>
          <w:i w:val="0"/>
          <w:iCs w:val="0"/>
          <w:sz w:val="24"/>
          <w:szCs w:val="24"/>
        </w:rPr>
        <w:fldChar w:fldCharType="end"/>
      </w:r>
      <w:r w:rsidRPr="00550F57">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sidRPr="00F26115">
        <w:rPr>
          <w:rFonts w:ascii="Times New Roman" w:hAnsi="Times New Roman" w:cs="Times New Roman"/>
          <w:sz w:val="24"/>
          <w:szCs w:val="24"/>
        </w:rPr>
        <w:t xml:space="preserve">Input patterns shown to </w:t>
      </w:r>
      <w:r w:rsidR="00880AC5">
        <w:rPr>
          <w:rFonts w:ascii="Times New Roman" w:hAnsi="Times New Roman" w:cs="Times New Roman"/>
          <w:sz w:val="24"/>
          <w:szCs w:val="24"/>
        </w:rPr>
        <w:t xml:space="preserve">OM10 </w:t>
      </w:r>
      <w:r w:rsidRPr="00F26115">
        <w:rPr>
          <w:rFonts w:ascii="Times New Roman" w:hAnsi="Times New Roman" w:cs="Times New Roman"/>
          <w:sz w:val="24"/>
          <w:szCs w:val="24"/>
        </w:rPr>
        <w:t>networks in the Experimental condition across nine steps</w:t>
      </w:r>
      <w:r>
        <w:rPr>
          <w:rFonts w:ascii="Times New Roman" w:hAnsi="Times New Roman" w:cs="Times New Roman"/>
          <w:i w:val="0"/>
          <w:iCs w:val="0"/>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Pr>
          <w:rFonts w:ascii="Times New Roman" w:hAnsi="Times New Roman" w:cs="Times New Roman"/>
          <w:i w:val="0"/>
          <w:iCs w:val="0"/>
          <w:sz w:val="24"/>
          <w:szCs w:val="24"/>
        </w:rPr>
        <w:t>. The barrier is present only when the agent occupies a position immediately adjacent to it (i.e., to its left or right; see Overwalle, 2010).</w:t>
      </w:r>
      <w:r>
        <w:rPr>
          <w:rFonts w:ascii="Times New Roman" w:hAnsi="Times New Roman" w:cs="Times New Roman"/>
          <w:i w:val="0"/>
          <w:iCs w:val="0"/>
          <w:sz w:val="24"/>
          <w:szCs w:val="24"/>
        </w:rPr>
        <w:t xml:space="preserve"> The </w:t>
      </w:r>
      <w:r w:rsidR="00C21D3F">
        <w:rPr>
          <w:rFonts w:ascii="Times New Roman" w:hAnsi="Times New Roman" w:cs="Times New Roman"/>
          <w:i w:val="0"/>
          <w:iCs w:val="0"/>
          <w:sz w:val="24"/>
          <w:szCs w:val="24"/>
        </w:rPr>
        <w:t xml:space="preserve">overlaid </w:t>
      </w:r>
      <w:r w:rsidR="00207D09">
        <w:rPr>
          <w:rFonts w:ascii="Times New Roman" w:hAnsi="Times New Roman" w:cs="Times New Roman"/>
          <w:i w:val="0"/>
          <w:iCs w:val="0"/>
          <w:sz w:val="24"/>
          <w:szCs w:val="24"/>
        </w:rPr>
        <w:t>curved</w:t>
      </w:r>
      <w:r w:rsidR="00C21D3F">
        <w:rPr>
          <w:rFonts w:ascii="Times New Roman" w:hAnsi="Times New Roman" w:cs="Times New Roman"/>
          <w:i w:val="0"/>
          <w:iCs w:val="0"/>
          <w:sz w:val="24"/>
          <w:szCs w:val="24"/>
        </w:rPr>
        <w:t xml:space="preserve"> path in each panel depicts the amount of </w:t>
      </w:r>
      <w:r w:rsidR="00C21D3F">
        <w:rPr>
          <w:rFonts w:ascii="Times New Roman" w:hAnsi="Times New Roman" w:cs="Times New Roman"/>
          <w:i w:val="0"/>
          <w:iCs w:val="0"/>
          <w:sz w:val="24"/>
          <w:szCs w:val="24"/>
        </w:rPr>
        <w:lastRenderedPageBreak/>
        <w:t xml:space="preserve">arc motion the agent has completed </w:t>
      </w:r>
      <w:r w:rsidR="00207D09">
        <w:rPr>
          <w:rFonts w:ascii="Times New Roman" w:hAnsi="Times New Roman" w:cs="Times New Roman"/>
          <w:i w:val="0"/>
          <w:iCs w:val="0"/>
          <w:sz w:val="24"/>
          <w:szCs w:val="24"/>
        </w:rPr>
        <w:t>through that time step</w:t>
      </w:r>
      <w:r w:rsidR="00C21D3F">
        <w:rPr>
          <w:rFonts w:ascii="Times New Roman" w:hAnsi="Times New Roman" w:cs="Times New Roman"/>
          <w:i w:val="0"/>
          <w:iCs w:val="0"/>
          <w:sz w:val="24"/>
          <w:szCs w:val="24"/>
        </w:rPr>
        <w:t xml:space="preserve">. </w:t>
      </w:r>
      <w:r w:rsidR="00F26115">
        <w:rPr>
          <w:rFonts w:ascii="Times New Roman" w:hAnsi="Times New Roman" w:cs="Times New Roman"/>
          <w:i w:val="0"/>
          <w:iCs w:val="0"/>
          <w:sz w:val="24"/>
          <w:szCs w:val="24"/>
        </w:rPr>
        <w:t>Two</w:t>
      </w:r>
      <w:r w:rsidR="00604960">
        <w:rPr>
          <w:rFonts w:ascii="Times New Roman" w:hAnsi="Times New Roman" w:cs="Times New Roman"/>
          <w:i w:val="0"/>
          <w:iCs w:val="0"/>
          <w:sz w:val="24"/>
          <w:szCs w:val="24"/>
        </w:rPr>
        <w:t xml:space="preserve">-headed </w:t>
      </w:r>
      <w:r w:rsidR="00F550C8">
        <w:rPr>
          <w:rFonts w:ascii="Times New Roman" w:hAnsi="Times New Roman" w:cs="Times New Roman"/>
          <w:i w:val="0"/>
          <w:iCs w:val="0"/>
          <w:sz w:val="24"/>
          <w:szCs w:val="24"/>
        </w:rPr>
        <w:t xml:space="preserve">arrows and </w:t>
      </w:r>
      <w:r w:rsidR="00F26115">
        <w:rPr>
          <w:rFonts w:ascii="Times New Roman" w:hAnsi="Times New Roman" w:cs="Times New Roman"/>
          <w:i w:val="0"/>
          <w:iCs w:val="0"/>
          <w:sz w:val="24"/>
          <w:szCs w:val="24"/>
        </w:rPr>
        <w:t xml:space="preserve">the </w:t>
      </w:r>
      <w:r w:rsidR="001F1755">
        <w:rPr>
          <w:rFonts w:ascii="Times New Roman" w:hAnsi="Times New Roman" w:cs="Times New Roman"/>
          <w:i w:val="0"/>
          <w:iCs w:val="0"/>
          <w:sz w:val="24"/>
          <w:szCs w:val="24"/>
        </w:rPr>
        <w:t xml:space="preserve">circular arrow </w:t>
      </w:r>
      <w:r w:rsidR="00F550C8">
        <w:rPr>
          <w:rFonts w:ascii="Times New Roman" w:hAnsi="Times New Roman" w:cs="Times New Roman"/>
          <w:i w:val="0"/>
          <w:iCs w:val="0"/>
          <w:sz w:val="24"/>
          <w:szCs w:val="24"/>
        </w:rPr>
        <w:t xml:space="preserve">denote bidirectional connectivity. </w:t>
      </w:r>
    </w:p>
    <w:p w14:paraId="4396A4D5" w14:textId="77777777" w:rsidR="00A86784" w:rsidRDefault="00A86784" w:rsidP="00640CAC">
      <w:pPr>
        <w:spacing w:line="480" w:lineRule="auto"/>
        <w:contextualSpacing/>
        <w:rPr>
          <w:ins w:id="1634" w:author="Benton, Deon" w:date="2026-03-23T16:39:00Z" w16du:dateUtc="2026-03-23T21:39:00Z"/>
          <w:rFonts w:ascii="Times New Roman" w:hAnsi="Times New Roman" w:cs="Times New Roman"/>
        </w:rPr>
      </w:pPr>
    </w:p>
    <w:p w14:paraId="47D2D161" w14:textId="71433049" w:rsidR="00A86784" w:rsidRDefault="00A86784" w:rsidP="00335A86">
      <w:pPr>
        <w:spacing w:line="480" w:lineRule="auto"/>
        <w:ind w:firstLine="720"/>
        <w:contextualSpacing/>
        <w:rPr>
          <w:ins w:id="1635" w:author="Benton, Deon" w:date="2026-03-23T15:24:00Z" w16du:dateUtc="2026-03-23T20:24:00Z"/>
          <w:rFonts w:ascii="Times New Roman" w:hAnsi="Times New Roman" w:cs="Times New Roman"/>
        </w:rPr>
      </w:pPr>
      <w:ins w:id="1636" w:author="Benton, Deon" w:date="2026-03-23T16:39:00Z" w16du:dateUtc="2026-03-23T21:39:00Z">
        <w:r>
          <w:rPr>
            <w:rFonts w:ascii="Times New Roman" w:hAnsi="Times New Roman" w:cs="Times New Roman"/>
          </w:rPr>
          <w:t>To make concrete what the network “saw” during the activation phase, Figure 1 above depicts the full, nine-step</w:t>
        </w:r>
      </w:ins>
      <w:ins w:id="1637" w:author="Benton, Deon" w:date="2026-04-08T10:45:00Z" w16du:dateUtc="2026-04-08T15:45:00Z">
        <w:r w:rsidR="00F44AD4">
          <w:rPr>
            <w:rFonts w:ascii="Times New Roman" w:hAnsi="Times New Roman" w:cs="Times New Roman"/>
          </w:rPr>
          <w:t xml:space="preserve"> arced-motion</w:t>
        </w:r>
      </w:ins>
      <w:ins w:id="1638" w:author="Benton, Deon" w:date="2026-03-23T16:39:00Z" w16du:dateUtc="2026-03-23T21:39:00Z">
        <w:r>
          <w:rPr>
            <w:rFonts w:ascii="Times New Roman" w:hAnsi="Times New Roman" w:cs="Times New Roman"/>
          </w:rPr>
          <w:t xml:space="preserve"> trajectory </w:t>
        </w:r>
      </w:ins>
      <w:ins w:id="1639" w:author="Benton, Deon" w:date="2026-04-08T10:45:00Z" w16du:dateUtc="2026-04-08T15:45:00Z">
        <w:r w:rsidR="00F44AD4">
          <w:rPr>
            <w:rFonts w:ascii="Times New Roman" w:hAnsi="Times New Roman" w:cs="Times New Roman"/>
          </w:rPr>
          <w:t>that was</w:t>
        </w:r>
      </w:ins>
      <w:ins w:id="1640" w:author="Benton, Deon" w:date="2026-03-23T16:39:00Z" w16du:dateUtc="2026-03-23T21:39:00Z">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ins>
      <w:ins w:id="1641" w:author="Benton, Deon" w:date="2026-04-08T10:46:00Z" w16du:dateUtc="2026-04-08T15:46:00Z">
        <w:r w:rsidR="002D7684">
          <w:rPr>
            <w:rFonts w:ascii="Times New Roman" w:hAnsi="Times New Roman" w:cs="Times New Roman"/>
          </w:rPr>
          <w:t>, when present, remain fully</w:t>
        </w:r>
      </w:ins>
      <w:ins w:id="1642" w:author="Benton, Deon" w:date="2026-03-23T16:39:00Z" w16du:dateUtc="2026-03-23T21:39:00Z">
        <w:r>
          <w:rPr>
            <w:rFonts w:ascii="Times New Roman" w:hAnsi="Times New Roman" w:cs="Times New Roman"/>
          </w:rPr>
          <w:t xml:space="preserve"> visible throughout an entire action event.  Second, the agent “overshoots” the barrier by one cell.</w:t>
        </w:r>
      </w:ins>
      <w:ins w:id="1643" w:author="Benton, Deon" w:date="2026-04-08T10:46:00Z" w16du:dateUtc="2026-04-08T15:46:00Z">
        <w:r w:rsidR="00D31768">
          <w:rPr>
            <w:rFonts w:ascii="Times New Roman" w:hAnsi="Times New Roman" w:cs="Times New Roman"/>
          </w:rPr>
          <w:t xml:space="preserve"> This can be seen by tracing the agent’s arced trajectory.</w:t>
        </w:r>
      </w:ins>
      <w:ins w:id="1644" w:author="Benton, Deon" w:date="2026-03-23T16:39:00Z" w16du:dateUtc="2026-03-23T21:39:00Z">
        <w:r>
          <w:rPr>
            <w:rFonts w:ascii="Times New Roman" w:hAnsi="Times New Roman" w:cs="Times New Roman"/>
          </w:rPr>
          <w:t xml:space="preserve"> This also departs in important ways from what infants typically see in action events that involve obstacles</w:t>
        </w:r>
      </w:ins>
      <w:ins w:id="1645" w:author="Benton, Deon" w:date="2026-04-08T10:46:00Z" w16du:dateUtc="2026-04-08T15:46:00Z">
        <w:r w:rsidR="007D6A74">
          <w:rPr>
            <w:rFonts w:ascii="Times New Roman" w:hAnsi="Times New Roman" w:cs="Times New Roman"/>
          </w:rPr>
          <w:t xml:space="preserve"> (thou</w:t>
        </w:r>
      </w:ins>
      <w:ins w:id="1646" w:author="Benton, Deon" w:date="2026-04-08T10:47:00Z" w16du:dateUtc="2026-04-08T15:47:00Z">
        <w:r w:rsidR="007D6A74">
          <w:rPr>
            <w:rFonts w:ascii="Times New Roman" w:hAnsi="Times New Roman" w:cs="Times New Roman"/>
          </w:rPr>
          <w:t xml:space="preserve">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Liu &amp; Spelke, 2017)</w:t>
        </w:r>
      </w:ins>
      <w:ins w:id="1647" w:author="Benton, Deon" w:date="2026-03-23T16:39:00Z" w16du:dateUtc="2026-03-23T21:39:00Z">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ins>
      <w:ins w:id="1648" w:author="Benton, Deon" w:date="2026-04-08T10:48:00Z" w16du:dateUtc="2026-04-08T15:48:00Z">
        <w:r w:rsidR="00A703F3">
          <w:rPr>
            <w:rFonts w:ascii="Times New Roman" w:hAnsi="Times New Roman" w:cs="Times New Roman"/>
          </w:rPr>
          <w:t xml:space="preserve"> </w:t>
        </w:r>
      </w:ins>
      <w:ins w:id="1649" w:author="Benton, Deon" w:date="2026-03-23T16:39:00Z" w16du:dateUtc="2026-03-23T21:39:00Z">
        <w:r>
          <w:rPr>
            <w:rFonts w:ascii="Times New Roman" w:hAnsi="Times New Roman" w:cs="Times New Roman"/>
          </w:rPr>
          <w:t xml:space="preserve">remains fully visible throughout the duration of an action event. These issues raise </w:t>
        </w:r>
      </w:ins>
      <w:ins w:id="1650" w:author="Benton, Deon" w:date="2026-04-08T10:48:00Z" w16du:dateUtc="2026-04-08T15:48:00Z">
        <w:r w:rsidR="00A703F3">
          <w:rPr>
            <w:rFonts w:ascii="Times New Roman" w:hAnsi="Times New Roman" w:cs="Times New Roman"/>
          </w:rPr>
          <w:t xml:space="preserve">critical </w:t>
        </w:r>
      </w:ins>
      <w:ins w:id="1651" w:author="Benton, Deon" w:date="2026-03-23T16:39:00Z" w16du:dateUtc="2026-03-23T21:39:00Z">
        <w:r>
          <w:rPr>
            <w:rFonts w:ascii="Times New Roman" w:hAnsi="Times New Roman" w:cs="Times New Roman"/>
          </w:rPr>
          <w:t xml:space="preserve">questions about the </w:t>
        </w:r>
      </w:ins>
      <w:ins w:id="1652" w:author="Benton, Deon" w:date="2026-04-08T10:48:00Z" w16du:dateUtc="2026-04-08T15:48:00Z">
        <w:r w:rsidR="00A703F3">
          <w:rPr>
            <w:rFonts w:ascii="Times New Roman" w:hAnsi="Times New Roman" w:cs="Times New Roman"/>
          </w:rPr>
          <w:t>basis of</w:t>
        </w:r>
      </w:ins>
      <w:ins w:id="1653" w:author="Benton, Deon" w:date="2026-03-23T16:39:00Z" w16du:dateUtc="2026-03-23T21:39:00Z">
        <w:r>
          <w:rPr>
            <w:rFonts w:ascii="Times New Roman" w:hAnsi="Times New Roman" w:cs="Times New Roman"/>
          </w:rPr>
          <w:t xml:space="preserve">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ins>
      <w:ins w:id="1654" w:author="Benton, Deon" w:date="2026-03-23T16:42:00Z" w16du:dateUtc="2026-03-23T21:42:00Z">
        <w:r w:rsidR="005A0500">
          <w:rPr>
            <w:rFonts w:ascii="Times New Roman" w:hAnsi="Times New Roman" w:cs="Times New Roman"/>
          </w:rPr>
          <w:t xml:space="preserve">and </w:t>
        </w:r>
      </w:ins>
      <w:ins w:id="1655" w:author="Benton, Deon" w:date="2026-03-23T16:39:00Z" w16du:dateUtc="2026-03-23T21:39:00Z">
        <w:r w:rsidRPr="00710203">
          <w:rPr>
            <w:rFonts w:ascii="Times New Roman" w:hAnsi="Times New Roman" w:cs="Times New Roman"/>
          </w:rPr>
          <w:t xml:space="preserve">impact </w:t>
        </w:r>
        <w:r>
          <w:rPr>
            <w:rFonts w:ascii="Times New Roman" w:hAnsi="Times New Roman" w:cs="Times New Roman"/>
          </w:rPr>
          <w:t xml:space="preserve">on OM10’s overall performance, in all </w:t>
        </w:r>
        <w:r>
          <w:rPr>
            <w:rFonts w:ascii="Times New Roman" w:hAnsi="Times New Roman" w:cs="Times New Roman"/>
          </w:rPr>
          <w:lastRenderedPageBreak/>
          <w:t xml:space="preserve">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ins>
      <w:ins w:id="1656" w:author="Benton, Deon" w:date="2026-03-23T16:43:00Z" w16du:dateUtc="2026-03-23T21:43:00Z">
        <w:r w:rsidR="00BC1E32">
          <w:rPr>
            <w:rFonts w:ascii="Times New Roman" w:hAnsi="Times New Roman" w:cs="Times New Roman"/>
          </w:rPr>
          <w:t xml:space="preserve"> as well as to ALIAS</w:t>
        </w:r>
      </w:ins>
      <w:ins w:id="1657" w:author="Benton, Deon" w:date="2026-03-23T16:39:00Z" w16du:dateUtc="2026-03-23T21:39:00Z">
        <w:r>
          <w:rPr>
            <w:rFonts w:ascii="Times New Roman" w:hAnsi="Times New Roman" w:cs="Times New Roman"/>
          </w:rPr>
          <w:t xml:space="preserve">. In </w:t>
        </w:r>
      </w:ins>
      <w:ins w:id="1658" w:author="Benton, Deon" w:date="2026-03-23T16:43:00Z" w16du:dateUtc="2026-03-23T21:43:00Z">
        <w:r w:rsidR="00BC1E32">
          <w:rPr>
            <w:rFonts w:ascii="Times New Roman" w:hAnsi="Times New Roman" w:cs="Times New Roman"/>
          </w:rPr>
          <w:t>OM10-2</w:t>
        </w:r>
      </w:ins>
      <w:ins w:id="1659" w:author="Benton, Deon" w:date="2026-03-23T16:39:00Z" w16du:dateUtc="2026-03-23T21:39:00Z">
        <w:r>
          <w:rPr>
            <w:rFonts w:ascii="Times New Roman" w:hAnsi="Times New Roman" w:cs="Times New Roman"/>
          </w:rPr>
          <w:t>,</w:t>
        </w:r>
        <w:r w:rsidRPr="00710203">
          <w:rPr>
            <w:rFonts w:ascii="Times New Roman" w:hAnsi="Times New Roman" w:cs="Times New Roman"/>
          </w:rPr>
          <w:t xml:space="preserve"> the agent does not overshoot the barrier and both the barrier and goal object </w:t>
        </w:r>
      </w:ins>
      <w:ins w:id="1660" w:author="Benton, Deon" w:date="2026-04-08T10:49:00Z" w16du:dateUtc="2026-04-08T15:49:00Z">
        <w:r w:rsidR="00A703F3">
          <w:rPr>
            <w:rFonts w:ascii="Times New Roman" w:hAnsi="Times New Roman" w:cs="Times New Roman"/>
          </w:rPr>
          <w:t>remain</w:t>
        </w:r>
      </w:ins>
      <w:ins w:id="1661" w:author="Benton, Deon" w:date="2026-03-23T16:39:00Z" w16du:dateUtc="2026-03-23T21:39:00Z">
        <w:r w:rsidRPr="00710203">
          <w:rPr>
            <w:rFonts w:ascii="Times New Roman" w:hAnsi="Times New Roman" w:cs="Times New Roman"/>
          </w:rPr>
          <w:t xml:space="preserve"> present </w:t>
        </w:r>
      </w:ins>
      <w:ins w:id="1662" w:author="Benton, Deon" w:date="2026-03-23T16:43:00Z" w16du:dateUtc="2026-03-23T21:43:00Z">
        <w:r w:rsidR="00BC1E32">
          <w:rPr>
            <w:rFonts w:ascii="Times New Roman" w:hAnsi="Times New Roman" w:cs="Times New Roman"/>
          </w:rPr>
          <w:t>across</w:t>
        </w:r>
      </w:ins>
      <w:ins w:id="1663" w:author="Benton, Deon" w:date="2026-03-23T16:39:00Z" w16du:dateUtc="2026-03-23T21:39:00Z">
        <w:r w:rsidRPr="00710203">
          <w:rPr>
            <w:rFonts w:ascii="Times New Roman" w:hAnsi="Times New Roman" w:cs="Times New Roman"/>
          </w:rPr>
          <w:t xml:space="preserve"> </w:t>
        </w:r>
      </w:ins>
      <w:r w:rsidR="004D7CEA">
        <w:rPr>
          <w:rFonts w:ascii="Times New Roman" w:hAnsi="Times New Roman" w:cs="Times New Roman"/>
        </w:rPr>
        <w:t xml:space="preserve">all </w:t>
      </w:r>
      <w:ins w:id="1664" w:author="Benton, Deon" w:date="2026-04-08T10:49:00Z" w16du:dateUtc="2026-04-08T15:49:00Z">
        <w:r w:rsidR="00A703F3">
          <w:rPr>
            <w:rFonts w:ascii="Times New Roman" w:hAnsi="Times New Roman" w:cs="Times New Roman"/>
          </w:rPr>
          <w:t xml:space="preserve">time </w:t>
        </w:r>
      </w:ins>
      <w:ins w:id="1665" w:author="Benton, Deon" w:date="2026-03-23T16:39:00Z" w16du:dateUtc="2026-03-23T21:39:00Z">
        <w:r w:rsidRPr="00710203">
          <w:rPr>
            <w:rFonts w:ascii="Times New Roman" w:hAnsi="Times New Roman" w:cs="Times New Roman"/>
          </w:rPr>
          <w:t>steps.</w:t>
        </w:r>
      </w:ins>
      <w:ins w:id="1666" w:author="Benton, Deon" w:date="2026-03-25T10:10:00Z" w16du:dateUtc="2026-03-25T15:10:00Z">
        <w:r w:rsidR="00A40620">
          <w:rPr>
            <w:rFonts w:ascii="Times New Roman" w:hAnsi="Times New Roman" w:cs="Times New Roman"/>
          </w:rPr>
          <w:t xml:space="preserve"> </w:t>
        </w:r>
      </w:ins>
      <w:ins w:id="1667" w:author="Benton, Deon" w:date="2026-03-25T10:12:00Z" w16du:dateUtc="2026-03-25T15:12:00Z">
        <w:r w:rsidR="00F06E48">
          <w:rPr>
            <w:rFonts w:ascii="Times New Roman" w:hAnsi="Times New Roman" w:cs="Times New Roman"/>
          </w:rPr>
          <w:t xml:space="preserve">Finally, </w:t>
        </w:r>
      </w:ins>
      <w:ins w:id="1668" w:author="Benton, Deon" w:date="2026-03-25T10:13:00Z" w16du:dateUtc="2026-03-25T15:13:00Z">
        <w:r w:rsidR="00F06E48">
          <w:rPr>
            <w:rFonts w:ascii="Times New Roman" w:hAnsi="Times New Roman" w:cs="Times New Roman"/>
          </w:rPr>
          <w:t>because</w:t>
        </w:r>
      </w:ins>
      <w:ins w:id="1669" w:author="Benton, Deon" w:date="2026-03-25T10:18:00Z" w16du:dateUtc="2026-03-25T15:18:00Z">
        <w:r w:rsidR="00037ADB">
          <w:rPr>
            <w:rFonts w:ascii="Times New Roman" w:hAnsi="Times New Roman" w:cs="Times New Roman"/>
          </w:rPr>
          <w:t xml:space="preserve"> there is greater overall network activity in</w:t>
        </w:r>
      </w:ins>
      <w:ins w:id="1670" w:author="Benton, Deon" w:date="2026-03-25T10:15:00Z" w16du:dateUtc="2026-03-25T15:15:00Z">
        <w:r w:rsidR="00D96F7B">
          <w:rPr>
            <w:rFonts w:ascii="Times New Roman" w:hAnsi="Times New Roman" w:cs="Times New Roman"/>
          </w:rPr>
          <w:t xml:space="preserve"> OM10-2 </w:t>
        </w:r>
      </w:ins>
      <w:ins w:id="1671" w:author="Benton, Deon" w:date="2026-03-25T10:16:00Z" w16du:dateUtc="2026-03-25T15:16:00Z">
        <w:r w:rsidR="00D96F7B">
          <w:rPr>
            <w:rFonts w:ascii="Times New Roman" w:hAnsi="Times New Roman" w:cs="Times New Roman"/>
          </w:rPr>
          <w:t>compared to</w:t>
        </w:r>
      </w:ins>
      <w:ins w:id="1672" w:author="Benton, Deon" w:date="2026-03-25T10:12:00Z" w16du:dateUtc="2026-03-25T15:12:00Z">
        <w:r w:rsidR="00F06E48">
          <w:rPr>
            <w:rFonts w:ascii="Times New Roman" w:hAnsi="Times New Roman" w:cs="Times New Roman"/>
          </w:rPr>
          <w:t xml:space="preserve"> OM10—giv</w:t>
        </w:r>
      </w:ins>
      <w:ins w:id="1673" w:author="Benton, Deon" w:date="2026-03-25T10:13:00Z" w16du:dateUtc="2026-03-25T15:13:00Z">
        <w:r w:rsidR="00F06E48">
          <w:rPr>
            <w:rFonts w:ascii="Times New Roman" w:hAnsi="Times New Roman" w:cs="Times New Roman"/>
          </w:rPr>
          <w:t>en that the barrier and goal objects remain visible across all time steps in which they are present—</w:t>
        </w:r>
      </w:ins>
      <w:ins w:id="1674" w:author="Benton, Deon" w:date="2026-03-25T10:16:00Z" w16du:dateUtc="2026-03-25T15:16:00Z">
        <w:r w:rsidR="00037ADB">
          <w:rPr>
            <w:rFonts w:ascii="Times New Roman" w:hAnsi="Times New Roman" w:cs="Times New Roman"/>
          </w:rPr>
          <w:t>a</w:t>
        </w:r>
      </w:ins>
      <w:ins w:id="1675" w:author="Benton, Deon" w:date="2026-03-25T10:17:00Z" w16du:dateUtc="2026-03-25T15:17:00Z">
        <w:r w:rsidR="00037ADB">
          <w:rPr>
            <w:rFonts w:ascii="Times New Roman" w:hAnsi="Times New Roman" w:cs="Times New Roman"/>
          </w:rPr>
          <w:t xml:space="preserve"> sigmoid activation was applied to the internal activation. </w:t>
        </w:r>
      </w:ins>
      <w:ins w:id="1676" w:author="Benton, Deon" w:date="2026-03-25T10:18:00Z" w16du:dateUtc="2026-03-25T15:18:00Z">
        <w:r w:rsidR="001F434E">
          <w:rPr>
            <w:rFonts w:ascii="Times New Roman" w:hAnsi="Times New Roman" w:cs="Times New Roman"/>
          </w:rPr>
          <w:t>In the absence of this activity function,</w:t>
        </w:r>
      </w:ins>
      <w:ins w:id="1677" w:author="Benton, Deon" w:date="2026-03-25T10:19:00Z" w16du:dateUtc="2026-03-25T15:19:00Z">
        <w:r w:rsidR="001F434E">
          <w:rPr>
            <w:rFonts w:ascii="Times New Roman" w:hAnsi="Times New Roman" w:cs="Times New Roman"/>
          </w:rPr>
          <w:t xml:space="preserve"> the stronger recurrent activity in OM10-2 could lead to a situation in which the activity of the network cannot be computed </w:t>
        </w:r>
      </w:ins>
      <w:ins w:id="1678" w:author="Benton, Deon" w:date="2026-03-25T10:20:00Z" w16du:dateUtc="2026-03-25T15:20:00Z">
        <w:r w:rsidR="001F434E">
          <w:rPr>
            <w:rFonts w:ascii="Times New Roman" w:hAnsi="Times New Roman" w:cs="Times New Roman"/>
          </w:rPr>
          <w:t>due to</w:t>
        </w:r>
      </w:ins>
      <w:ins w:id="1679" w:author="Benton, Deon" w:date="2026-03-25T10:19:00Z" w16du:dateUtc="2026-03-25T15:19:00Z">
        <w:r w:rsidR="001F434E">
          <w:rPr>
            <w:rFonts w:ascii="Times New Roman" w:hAnsi="Times New Roman" w:cs="Times New Roman"/>
          </w:rPr>
          <w:t xml:space="preserve"> unstable network dynamics. </w:t>
        </w:r>
      </w:ins>
    </w:p>
    <w:p w14:paraId="618C49B5" w14:textId="7825C5AE" w:rsidR="00890D2E" w:rsidRDefault="00890D2E" w:rsidP="00AD6BA9">
      <w:pPr>
        <w:spacing w:line="480" w:lineRule="auto"/>
        <w:contextualSpacing/>
        <w:rPr>
          <w:ins w:id="1680" w:author="Benton, Deon" w:date="2026-03-23T15:47:00Z" w16du:dateUtc="2026-03-23T20:47:00Z"/>
          <w:rFonts w:ascii="Times New Roman" w:hAnsi="Times New Roman" w:cs="Times New Roman"/>
        </w:rPr>
      </w:pPr>
      <w:ins w:id="1681" w:author="Benton, Deon" w:date="2026-03-23T15:24:00Z" w16du:dateUtc="2026-03-23T20:24:00Z">
        <w:r>
          <w:rPr>
            <w:rFonts w:ascii="Times New Roman" w:hAnsi="Times New Roman" w:cs="Times New Roman"/>
          </w:rPr>
          <w:tab/>
        </w:r>
      </w:ins>
      <w:ins w:id="1682" w:author="Benton, Deon" w:date="2026-03-23T15:45:00Z" w16du:dateUtc="2026-03-23T20:45:00Z">
        <w:r w:rsidR="00572B16">
          <w:rPr>
            <w:rFonts w:ascii="Times New Roman" w:hAnsi="Times New Roman" w:cs="Times New Roman"/>
          </w:rPr>
          <w:t>At the conclusion of the first phase, t</w:t>
        </w:r>
      </w:ins>
      <w:ins w:id="1683" w:author="Benton, Deon" w:date="2026-03-23T15:24:00Z" w16du:dateUtc="2026-03-23T20:24:00Z">
        <w:r>
          <w:rPr>
            <w:rFonts w:ascii="Times New Roman" w:hAnsi="Times New Roman" w:cs="Times New Roman"/>
          </w:rPr>
          <w:t xml:space="preserve">he model entered </w:t>
        </w:r>
      </w:ins>
      <w:ins w:id="1684" w:author="Benton, Deon" w:date="2026-04-08T10:49:00Z" w16du:dateUtc="2026-04-08T15:49:00Z">
        <w:r w:rsidR="00644795">
          <w:rPr>
            <w:rFonts w:ascii="Times New Roman" w:hAnsi="Times New Roman" w:cs="Times New Roman"/>
          </w:rPr>
          <w:t>a</w:t>
        </w:r>
      </w:ins>
      <w:ins w:id="1685" w:author="Benton, Deon" w:date="2026-03-23T15:24:00Z" w16du:dateUtc="2026-03-23T20:24:00Z">
        <w:r>
          <w:rPr>
            <w:rFonts w:ascii="Times New Roman" w:hAnsi="Times New Roman" w:cs="Times New Roman"/>
          </w:rPr>
          <w:t xml:space="preserve"> second</w:t>
        </w:r>
      </w:ins>
      <w:ins w:id="1686" w:author="Benton, Deon" w:date="2026-03-23T15:46:00Z" w16du:dateUtc="2026-03-23T20:46:00Z">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ins>
      <w:ins w:id="1687" w:author="Benton, Deon" w:date="2026-03-23T15:24:00Z" w16du:dateUtc="2026-03-23T20:24:00Z">
        <w:r>
          <w:rPr>
            <w:rFonts w:ascii="Times New Roman" w:hAnsi="Times New Roman" w:cs="Times New Roman"/>
          </w:rPr>
          <w:t xml:space="preserve">. </w:t>
        </w:r>
      </w:ins>
      <w:ins w:id="1688" w:author="Benton, Deon" w:date="2026-03-23T15:25:00Z" w16du:dateUtc="2026-03-23T20:25:00Z">
        <w:r>
          <w:rPr>
            <w:rFonts w:ascii="Times New Roman" w:hAnsi="Times New Roman" w:cs="Times New Roman"/>
          </w:rPr>
          <w:t>During this phase, the</w:t>
        </w:r>
      </w:ins>
      <w:ins w:id="1689" w:author="Benton, Deon" w:date="2026-03-23T15:26:00Z" w16du:dateUtc="2026-03-23T20:26:00Z">
        <w:r w:rsidR="003F199F">
          <w:rPr>
            <w:rFonts w:ascii="Times New Roman" w:hAnsi="Times New Roman" w:cs="Times New Roman"/>
          </w:rPr>
          <w:t xml:space="preserve"> </w:t>
        </w:r>
      </w:ins>
      <w:ins w:id="1690" w:author="Benton, Deon" w:date="2026-03-23T15:31:00Z" w16du:dateUtc="2026-03-23T20:31:00Z">
        <w:r w:rsidR="00BE654E">
          <w:rPr>
            <w:rFonts w:ascii="Times New Roman" w:hAnsi="Times New Roman" w:cs="Times New Roman"/>
          </w:rPr>
          <w:t>Delta rule (</w:t>
        </w:r>
      </w:ins>
      <w:ins w:id="1691" w:author="Benton, Deon" w:date="2026-03-23T15:43:00Z" w16du:dateUtc="2026-03-23T20:43:00Z">
        <w:r w:rsidR="00D973CA">
          <w:rPr>
            <w:rFonts w:ascii="Times New Roman" w:hAnsi="Times New Roman" w:cs="Times New Roman"/>
          </w:rPr>
          <w:t xml:space="preserve">e.g., </w:t>
        </w:r>
      </w:ins>
      <w:ins w:id="1692" w:author="Benton, Deon" w:date="2026-03-23T15:31:00Z" w16du:dateUtc="2026-03-23T20:31:00Z">
        <w:r w:rsidR="00BE654E">
          <w:rPr>
            <w:rFonts w:ascii="Times New Roman" w:hAnsi="Times New Roman" w:cs="Times New Roman"/>
          </w:rPr>
          <w:t xml:space="preserve">McClelland </w:t>
        </w:r>
        <w:r w:rsidR="00AD6BA9">
          <w:rPr>
            <w:rFonts w:ascii="Times New Roman" w:hAnsi="Times New Roman" w:cs="Times New Roman"/>
          </w:rPr>
          <w:t>&amp; Rumelhart, 1988</w:t>
        </w:r>
      </w:ins>
      <w:ins w:id="1693" w:author="Benton, Deon" w:date="2026-03-23T15:43:00Z" w16du:dateUtc="2026-03-23T20:43:00Z">
        <w:r w:rsidR="00D973CA">
          <w:rPr>
            <w:rFonts w:ascii="Times New Roman" w:hAnsi="Times New Roman" w:cs="Times New Roman"/>
          </w:rPr>
          <w:t>; Widrow &amp; Hoff, 1960</w:t>
        </w:r>
      </w:ins>
      <w:ins w:id="1694" w:author="Benton, Deon" w:date="2026-03-23T15:31:00Z" w16du:dateUtc="2026-03-23T20:31:00Z">
        <w:r w:rsidR="00AD6BA9">
          <w:rPr>
            <w:rFonts w:ascii="Times New Roman" w:hAnsi="Times New Roman" w:cs="Times New Roman"/>
          </w:rPr>
          <w:t xml:space="preserve">) </w:t>
        </w:r>
      </w:ins>
      <w:ins w:id="1695" w:author="Benton, Deon" w:date="2026-03-23T15:25:00Z" w16du:dateUtc="2026-03-23T20:25:00Z">
        <w:r w:rsidR="003F199F">
          <w:rPr>
            <w:rFonts w:ascii="Times New Roman" w:hAnsi="Times New Roman" w:cs="Times New Roman"/>
          </w:rPr>
          <w:t>was used to update the network weights</w:t>
        </w:r>
      </w:ins>
      <w:ins w:id="1696" w:author="Benton, Deon" w:date="2026-03-23T15:32:00Z" w16du:dateUtc="2026-03-23T20:32:00Z">
        <w:r w:rsidR="00AD6BA9">
          <w:rPr>
            <w:rFonts w:ascii="Times New Roman" w:hAnsi="Times New Roman" w:cs="Times New Roman"/>
          </w:rPr>
          <w:t xml:space="preserve">. </w:t>
        </w:r>
      </w:ins>
      <w:r w:rsidR="00D13D5A">
        <w:rPr>
          <w:rFonts w:ascii="Times New Roman" w:hAnsi="Times New Roman" w:cs="Times New Roman"/>
        </w:rPr>
        <w:t xml:space="preserve">It </w:t>
      </w:r>
      <w:ins w:id="1697" w:author="Benton, Deon" w:date="2026-03-23T15:46:00Z" w16du:dateUtc="2026-03-23T20:46:00Z">
        <w:r w:rsidR="00CB2377">
          <w:rPr>
            <w:rFonts w:ascii="Times New Roman" w:hAnsi="Times New Roman" w:cs="Times New Roman"/>
          </w:rPr>
          <w:t xml:space="preserve">is worth noting that </w:t>
        </w:r>
      </w:ins>
      <w:ins w:id="1698" w:author="Benton, Deon" w:date="2026-03-23T15:33:00Z" w16du:dateUtc="2026-03-23T20:33:00Z">
        <w:r w:rsidR="00AD6BA9">
          <w:rPr>
            <w:rFonts w:ascii="Times New Roman" w:hAnsi="Times New Roman" w:cs="Times New Roman"/>
          </w:rPr>
          <w:t xml:space="preserve">the specific form of </w:t>
        </w:r>
      </w:ins>
      <w:ins w:id="1699" w:author="Benton, Deon" w:date="2026-03-23T15:36:00Z" w16du:dateUtc="2026-03-23T20:36:00Z">
        <w:r w:rsidR="009B68DB">
          <w:rPr>
            <w:rFonts w:ascii="Times New Roman" w:hAnsi="Times New Roman" w:cs="Times New Roman"/>
          </w:rPr>
          <w:t xml:space="preserve">this rule that </w:t>
        </w:r>
      </w:ins>
      <w:r w:rsidR="00D13D5A">
        <w:rPr>
          <w:rFonts w:ascii="Times New Roman" w:hAnsi="Times New Roman" w:cs="Times New Roman"/>
        </w:rPr>
        <w:t xml:space="preserve">Overwalle (2010) </w:t>
      </w:r>
      <w:ins w:id="1700" w:author="Benton, Deon" w:date="2026-03-23T15:46:00Z" w16du:dateUtc="2026-03-23T20:46:00Z">
        <w:r w:rsidR="00CB2377">
          <w:rPr>
            <w:rFonts w:ascii="Times New Roman" w:hAnsi="Times New Roman" w:cs="Times New Roman"/>
          </w:rPr>
          <w:t xml:space="preserve">employed </w:t>
        </w:r>
      </w:ins>
      <w:ins w:id="1701" w:author="Benton, Deon" w:date="2026-03-23T15:33:00Z" w16du:dateUtc="2026-03-23T20:33:00Z">
        <w:r w:rsidR="00AD6BA9">
          <w:rPr>
            <w:rFonts w:ascii="Times New Roman" w:hAnsi="Times New Roman" w:cs="Times New Roman"/>
          </w:rPr>
          <w:t>encouraged the network to</w:t>
        </w:r>
        <w:r w:rsidR="00651648">
          <w:rPr>
            <w:rFonts w:ascii="Times New Roman" w:hAnsi="Times New Roman" w:cs="Times New Roman"/>
          </w:rPr>
          <w:t xml:space="preserve"> reduce</w:t>
        </w:r>
      </w:ins>
      <w:ins w:id="1702" w:author="Benton, Deon" w:date="2026-03-23T15:36:00Z" w16du:dateUtc="2026-03-23T20:36:00Z">
        <w:r w:rsidR="009B68DB">
          <w:rPr>
            <w:rFonts w:ascii="Times New Roman" w:hAnsi="Times New Roman" w:cs="Times New Roman"/>
          </w:rPr>
          <w:t xml:space="preserve"> </w:t>
        </w:r>
      </w:ins>
      <w:ins w:id="1703" w:author="Benton, Deon" w:date="2026-03-23T15:46:00Z" w16du:dateUtc="2026-03-23T20:46:00Z">
        <w:r w:rsidR="00D1467C">
          <w:rPr>
            <w:rFonts w:ascii="Times New Roman" w:hAnsi="Times New Roman" w:cs="Times New Roman"/>
          </w:rPr>
          <w:t xml:space="preserve">the </w:t>
        </w:r>
      </w:ins>
      <w:ins w:id="1704" w:author="Benton, Deon" w:date="2026-03-23T15:36:00Z" w16du:dateUtc="2026-03-23T20:36:00Z">
        <w:r w:rsidR="009B68DB">
          <w:rPr>
            <w:rFonts w:ascii="Times New Roman" w:hAnsi="Times New Roman" w:cs="Times New Roman"/>
          </w:rPr>
          <w:t>discrepancy between</w:t>
        </w:r>
      </w:ins>
      <w:ins w:id="1705" w:author="Benton, Deon" w:date="2026-03-23T15:33:00Z" w16du:dateUtc="2026-03-23T20:33:00Z">
        <w:r w:rsidR="00651648">
          <w:rPr>
            <w:rFonts w:ascii="Times New Roman" w:hAnsi="Times New Roman" w:cs="Times New Roman"/>
          </w:rPr>
          <w:t xml:space="preserve"> the </w:t>
        </w:r>
      </w:ins>
      <w:ins w:id="1706" w:author="Benton, Deon" w:date="2026-03-23T15:37:00Z" w16du:dateUtc="2026-03-23T20:37:00Z">
        <w:r w:rsidR="009B68DB">
          <w:rPr>
            <w:rFonts w:ascii="Times New Roman" w:hAnsi="Times New Roman" w:cs="Times New Roman"/>
          </w:rPr>
          <w:t>externally provided state of the environment and the internally generated pattern of activation that emerged over the course of the network’s settling dynamic</w:t>
        </w:r>
      </w:ins>
      <w:ins w:id="1707" w:author="Benton, Deon" w:date="2026-03-23T15:34:00Z" w16du:dateUtc="2026-03-23T20:34:00Z">
        <w:r w:rsidR="00651648">
          <w:rPr>
            <w:rFonts w:ascii="Times New Roman" w:hAnsi="Times New Roman" w:cs="Times New Roman"/>
          </w:rPr>
          <w:t xml:space="preserve">; more common usages of the Delta rule involve </w:t>
        </w:r>
      </w:ins>
      <w:ins w:id="1708" w:author="Benton, Deon" w:date="2026-03-23T15:38:00Z" w16du:dateUtc="2026-03-23T20:38:00Z">
        <w:r w:rsidR="009B68DB">
          <w:rPr>
            <w:rFonts w:ascii="Times New Roman" w:hAnsi="Times New Roman" w:cs="Times New Roman"/>
          </w:rPr>
          <w:t>reducing the discrepancy between a target output and the network’s predicted output</w:t>
        </w:r>
      </w:ins>
      <w:ins w:id="1709" w:author="Benton, Deon" w:date="2026-03-23T15:40:00Z" w16du:dateUtc="2026-03-23T20:40:00Z">
        <w:r w:rsidR="00863918">
          <w:rPr>
            <w:rFonts w:ascii="Times New Roman" w:hAnsi="Times New Roman" w:cs="Times New Roman"/>
          </w:rPr>
          <w:t xml:space="preserve"> (e.g., </w:t>
        </w:r>
      </w:ins>
      <w:ins w:id="1710" w:author="Benton, Deon" w:date="2026-03-23T15:44:00Z" w16du:dateUtc="2026-03-23T20:44:00Z">
        <w:r w:rsidR="00D973CA">
          <w:rPr>
            <w:rFonts w:ascii="Times New Roman" w:hAnsi="Times New Roman" w:cs="Times New Roman"/>
          </w:rPr>
          <w:t>Rumelhart &amp; McCllelland, 1986).</w:t>
        </w:r>
      </w:ins>
      <w:ins w:id="1711" w:author="Benton, Deon" w:date="2026-03-25T11:34:00Z" w16du:dateUtc="2026-03-25T16:34:00Z">
        <w:r w:rsidR="006F5DD4">
          <w:rPr>
            <w:rFonts w:ascii="Times New Roman" w:hAnsi="Times New Roman" w:cs="Times New Roman"/>
          </w:rPr>
          <w:t xml:space="preserve"> As was the case in Overwalle (2010), learning rate was set to 0.10</w:t>
        </w:r>
      </w:ins>
      <w:ins w:id="1712" w:author="Benton, Deon" w:date="2026-03-25T12:11:00Z" w16du:dateUtc="2026-03-25T17:11:00Z">
        <w:r w:rsidR="00860B92">
          <w:rPr>
            <w:rFonts w:ascii="Times New Roman" w:hAnsi="Times New Roman" w:cs="Times New Roman"/>
          </w:rPr>
          <w:t xml:space="preserve"> and the weights</w:t>
        </w:r>
      </w:ins>
      <w:ins w:id="1713" w:author="Benton, Deon" w:date="2026-03-25T12:12:00Z" w16du:dateUtc="2026-03-25T17:12:00Z">
        <w:r w:rsidR="00860B92">
          <w:rPr>
            <w:rFonts w:ascii="Times New Roman" w:hAnsi="Times New Roman" w:cs="Times New Roman"/>
          </w:rPr>
          <w:t xml:space="preserve"> were randomly initialized within the range ±0.2</w:t>
        </w:r>
      </w:ins>
      <w:ins w:id="1714" w:author="Benton, Deon" w:date="2026-03-25T11:34:00Z" w16du:dateUtc="2026-03-25T16:34:00Z">
        <w:r w:rsidR="006F5DD4">
          <w:rPr>
            <w:rFonts w:ascii="Times New Roman" w:hAnsi="Times New Roman" w:cs="Times New Roman"/>
          </w:rPr>
          <w:t>.</w:t>
        </w:r>
      </w:ins>
    </w:p>
    <w:p w14:paraId="74875764" w14:textId="17647624" w:rsidR="007712E0" w:rsidRPr="007712E0" w:rsidRDefault="0011240F" w:rsidP="0023774E">
      <w:pPr>
        <w:spacing w:line="480" w:lineRule="auto"/>
        <w:contextualSpacing/>
        <w:rPr>
          <w:rFonts w:ascii="Times New Roman" w:hAnsi="Times New Roman" w:cs="Times New Roman"/>
        </w:rPr>
      </w:pPr>
      <w:ins w:id="1715" w:author="Benton, Deon" w:date="2026-03-23T15:47:00Z" w16du:dateUtc="2026-03-23T20:47:00Z">
        <w:r>
          <w:rPr>
            <w:rFonts w:ascii="Times New Roman" w:hAnsi="Times New Roman" w:cs="Times New Roman"/>
          </w:rPr>
          <w:tab/>
        </w:r>
      </w:ins>
      <w:ins w:id="1716" w:author="Benton, Deon" w:date="2026-03-23T16:00:00Z" w16du:dateUtc="2026-03-23T21:00:00Z">
        <w:r w:rsidR="00D80739" w:rsidRPr="00D80739">
          <w:rPr>
            <w:rFonts w:ascii="Times New Roman" w:hAnsi="Times New Roman" w:cs="Times New Roman"/>
          </w:rPr>
          <w:t xml:space="preserve">The final phase that the model entered into was the prediction phase. This phase </w:t>
        </w:r>
      </w:ins>
      <w:r w:rsidR="00CA7750">
        <w:rPr>
          <w:rFonts w:ascii="Times New Roman" w:hAnsi="Times New Roman" w:cs="Times New Roman"/>
        </w:rPr>
        <w:t>is the</w:t>
      </w:r>
      <w:r w:rsidR="002278AD">
        <w:rPr>
          <w:rFonts w:ascii="Times New Roman" w:hAnsi="Times New Roman" w:cs="Times New Roman"/>
        </w:rPr>
        <w:t xml:space="preserve"> model analogue of the</w:t>
      </w:r>
      <w:ins w:id="1717" w:author="Benton, Deon" w:date="2026-03-23T16:00:00Z" w16du:dateUtc="2026-03-23T21:00:00Z">
        <w:r w:rsidR="00D80739" w:rsidRPr="00D80739">
          <w:rPr>
            <w:rFonts w:ascii="Times New Roman" w:hAnsi="Times New Roman" w:cs="Times New Roman"/>
          </w:rPr>
          <w:t xml:space="preserve"> test phase in infant studies on action understanding. As such, the network was shown barrierless straight and arced motion events</w:t>
        </w:r>
      </w:ins>
      <w:r w:rsidR="00D2337C">
        <w:rPr>
          <w:rFonts w:ascii="Times New Roman" w:hAnsi="Times New Roman" w:cs="Times New Roman"/>
        </w:rPr>
        <w:t>; as was the case in Overwalle (2010), the straight event lasted 5 steps</w:t>
      </w:r>
      <w:ins w:id="1718" w:author="Benton, Deon" w:date="2026-03-23T16:00:00Z" w16du:dateUtc="2026-03-23T21:00:00Z">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ins>
      <w:ins w:id="1719" w:author="Benton, Deon" w:date="2026-03-23T16:01:00Z" w16du:dateUtc="2026-03-23T21:01:00Z">
        <w:r w:rsidR="00D80739">
          <w:rPr>
            <w:rFonts w:ascii="Times New Roman" w:hAnsi="Times New Roman" w:cs="Times New Roman"/>
          </w:rPr>
          <w:t>the two trajectories.</w:t>
        </w:r>
      </w:ins>
      <w:ins w:id="1720" w:author="Benton, Deon" w:date="2026-03-23T16:00:00Z" w16du:dateUtc="2026-03-23T21:00:00Z">
        <w:r w:rsidR="00D80739" w:rsidRPr="00D80739">
          <w:rPr>
            <w:rFonts w:ascii="Times New Roman" w:hAnsi="Times New Roman" w:cs="Times New Roman"/>
          </w:rPr>
          <w:t xml:space="preserve"> </w:t>
        </w:r>
      </w:ins>
      <w:ins w:id="1721" w:author="Benton, Deon" w:date="2026-03-23T16:01:00Z" w16du:dateUtc="2026-03-23T21:01:00Z">
        <w:r w:rsidR="00D80739">
          <w:rPr>
            <w:rFonts w:ascii="Times New Roman" w:hAnsi="Times New Roman" w:cs="Times New Roman"/>
          </w:rPr>
          <w:t xml:space="preserve">The critical cells for the straight trajectory were </w:t>
        </w:r>
      </w:ins>
      <w:ins w:id="1722" w:author="Benton, Deon" w:date="2026-03-23T16:02:00Z" w16du:dateUtc="2026-03-23T21:02:00Z">
        <w:r w:rsidR="00D80739">
          <w:rPr>
            <w:rFonts w:ascii="Times New Roman" w:hAnsi="Times New Roman" w:cs="Times New Roman"/>
          </w:rPr>
          <w:t xml:space="preserve">columns 2-4 in the bottom row of the spatial grid; </w:t>
        </w:r>
        <w:r w:rsidR="00AB7607">
          <w:rPr>
            <w:rFonts w:ascii="Times New Roman" w:hAnsi="Times New Roman" w:cs="Times New Roman"/>
          </w:rPr>
          <w:t xml:space="preserve">the </w:t>
        </w:r>
        <w:r w:rsidR="00AB7607">
          <w:rPr>
            <w:rFonts w:ascii="Times New Roman" w:hAnsi="Times New Roman" w:cs="Times New Roman"/>
          </w:rPr>
          <w:lastRenderedPageBreak/>
          <w:t xml:space="preserve">cells corresponding to </w:t>
        </w:r>
      </w:ins>
      <w:ins w:id="1723" w:author="Benton, Deon" w:date="2026-03-23T16:03:00Z" w16du:dateUtc="2026-03-23T21:03:00Z">
        <w:r w:rsidR="00AB7607">
          <w:rPr>
            <w:rFonts w:ascii="Times New Roman" w:hAnsi="Times New Roman" w:cs="Times New Roman"/>
          </w:rPr>
          <w:t xml:space="preserve">column 2-4 in the third row of the grid comprised the critical cells for the arced motion trajectory. </w:t>
        </w:r>
      </w:ins>
      <w:ins w:id="1724" w:author="Benton, Deon" w:date="2026-03-23T16:04:00Z" w16du:dateUtc="2026-03-23T21:04:00Z">
        <w:r w:rsidR="00AB7607">
          <w:rPr>
            <w:rFonts w:ascii="Times New Roman" w:hAnsi="Times New Roman" w:cs="Times New Roman"/>
          </w:rPr>
          <w:t xml:space="preserve"> Overwalle (2010) interpreted the </w:t>
        </w:r>
      </w:ins>
      <w:ins w:id="1725" w:author="Benton, Deon" w:date="2026-03-23T16:00:00Z" w16du:dateUtc="2026-03-23T21:00:00Z">
        <w:r w:rsidR="00D80739" w:rsidRPr="00D80739">
          <w:rPr>
            <w:rFonts w:ascii="Times New Roman" w:hAnsi="Times New Roman" w:cs="Times New Roman"/>
          </w:rPr>
          <w:t xml:space="preserve">magnitude of </w:t>
        </w:r>
      </w:ins>
      <w:ins w:id="1726" w:author="Benton, Deon" w:date="2026-03-23T16:04:00Z" w16du:dateUtc="2026-03-23T21:04:00Z">
        <w:r w:rsidR="00AB7607">
          <w:rPr>
            <w:rFonts w:ascii="Times New Roman" w:hAnsi="Times New Roman" w:cs="Times New Roman"/>
          </w:rPr>
          <w:t>the combined activation of these unit</w:t>
        </w:r>
      </w:ins>
      <w:r w:rsidR="00D2337C">
        <w:rPr>
          <w:rFonts w:ascii="Times New Roman" w:hAnsi="Times New Roman" w:cs="Times New Roman"/>
        </w:rPr>
        <w:t>s</w:t>
      </w:r>
      <w:ins w:id="1727" w:author="Benton, Deon" w:date="2026-03-23T16:04:00Z" w16du:dateUtc="2026-03-23T21:04:00Z">
        <w:r w:rsidR="00AB7607">
          <w:rPr>
            <w:rFonts w:ascii="Times New Roman" w:hAnsi="Times New Roman" w:cs="Times New Roman"/>
          </w:rPr>
          <w:t xml:space="preserve"> as a measure of the network’s expectation for a given event</w:t>
        </w:r>
      </w:ins>
      <w:ins w:id="1728" w:author="Benton, Deon" w:date="2026-03-23T16:05:00Z" w16du:dateUtc="2026-03-23T21:05:00Z">
        <w:r w:rsidR="00AB7607">
          <w:rPr>
            <w:rFonts w:ascii="Times New Roman" w:hAnsi="Times New Roman" w:cs="Times New Roman"/>
          </w:rPr>
          <w:t xml:space="preserve">—greater activation denoted a stronger expectation. </w:t>
        </w:r>
      </w:ins>
      <w:ins w:id="1729" w:author="Benton, Deon" w:date="2026-03-23T16:00:00Z" w16du:dateUtc="2026-03-23T21:00:00Z">
        <w:r w:rsidR="00D80739" w:rsidRPr="00D80739">
          <w:rPr>
            <w:rFonts w:ascii="Times New Roman" w:hAnsi="Times New Roman" w:cs="Times New Roman"/>
          </w:rPr>
          <w:t xml:space="preserve"> </w:t>
        </w:r>
      </w:ins>
      <w:ins w:id="1730" w:author="Benton, Deon" w:date="2026-03-23T16:10:00Z" w16du:dateUtc="2026-03-23T21:10:00Z">
        <w:r w:rsidR="00AD7AE3">
          <w:rPr>
            <w:rFonts w:ascii="Times New Roman" w:hAnsi="Times New Roman" w:cs="Times New Roman"/>
          </w:rPr>
          <w:t xml:space="preserve">However, because the primary dependent measure in infant action understanding studies </w:t>
        </w:r>
      </w:ins>
      <w:r w:rsidR="00D2337C">
        <w:rPr>
          <w:rFonts w:ascii="Times New Roman" w:hAnsi="Times New Roman" w:cs="Times New Roman"/>
        </w:rPr>
        <w:t>tends to be looking</w:t>
      </w:r>
      <w:ins w:id="1731" w:author="Benton, Deon" w:date="2026-03-23T16:10:00Z" w16du:dateUtc="2026-03-23T21:10:00Z">
        <w:r w:rsidR="00AD7AE3">
          <w:rPr>
            <w:rFonts w:ascii="Times New Roman" w:hAnsi="Times New Roman" w:cs="Times New Roman"/>
          </w:rPr>
          <w:t xml:space="preserve"> time</w:t>
        </w:r>
      </w:ins>
      <w:ins w:id="1732" w:author="Benton, Deon" w:date="2026-03-23T16:11:00Z" w16du:dateUtc="2026-03-23T21:11:00Z">
        <w:r w:rsidR="00AD7AE3">
          <w:rPr>
            <w:rFonts w:ascii="Times New Roman" w:hAnsi="Times New Roman" w:cs="Times New Roman"/>
          </w:rPr>
          <w:t xml:space="preserve"> rather than expectation</w:t>
        </w:r>
      </w:ins>
      <w:ins w:id="1733" w:author="Benton, Deon" w:date="2026-03-23T16:10:00Z" w16du:dateUtc="2026-03-23T21:10:00Z">
        <w:r w:rsidR="00AD7AE3">
          <w:rPr>
            <w:rFonts w:ascii="Times New Roman" w:hAnsi="Times New Roman" w:cs="Times New Roman"/>
          </w:rPr>
          <w:t xml:space="preserve">, Overwalle (2010) linearly rescaled these activation </w:t>
        </w:r>
      </w:ins>
      <w:ins w:id="1734" w:author="Benton, Deon" w:date="2026-03-23T16:11:00Z" w16du:dateUtc="2026-03-23T21:11:00Z">
        <w:r w:rsidR="00AD7AE3">
          <w:rPr>
            <w:rFonts w:ascii="Times New Roman" w:hAnsi="Times New Roman" w:cs="Times New Roman"/>
          </w:rPr>
          <w:t xml:space="preserve">values such that </w:t>
        </w:r>
      </w:ins>
      <w:ins w:id="1735" w:author="Benton, Deon" w:date="2026-03-23T16:00:00Z" w16du:dateUtc="2026-03-23T21:00:00Z">
        <w:r w:rsidR="00D80739" w:rsidRPr="00D80739">
          <w:rPr>
            <w:rFonts w:ascii="Times New Roman" w:hAnsi="Times New Roman" w:cs="Times New Roman"/>
          </w:rPr>
          <w:t xml:space="preserve">lower activation (weaker </w:t>
        </w:r>
      </w:ins>
      <w:ins w:id="1736" w:author="Benton, Deon" w:date="2026-03-23T16:11:00Z" w16du:dateUtc="2026-03-23T21:11:00Z">
        <w:r w:rsidR="00AD7AE3">
          <w:rPr>
            <w:rFonts w:ascii="Times New Roman" w:hAnsi="Times New Roman" w:cs="Times New Roman"/>
          </w:rPr>
          <w:t>expectation</w:t>
        </w:r>
      </w:ins>
      <w:ins w:id="1737" w:author="Benton, Deon" w:date="2026-03-23T16:00:00Z" w16du:dateUtc="2026-03-23T21:00:00Z">
        <w:r w:rsidR="00D80739" w:rsidRPr="00D80739">
          <w:rPr>
            <w:rFonts w:ascii="Times New Roman" w:hAnsi="Times New Roman" w:cs="Times New Roman"/>
          </w:rPr>
          <w:t>) corresponded to longer looking times and higher activation (</w:t>
        </w:r>
      </w:ins>
      <w:ins w:id="1738" w:author="Benton, Deon" w:date="2026-03-23T16:11:00Z" w16du:dateUtc="2026-03-23T21:11:00Z">
        <w:r w:rsidR="00AD7AE3">
          <w:rPr>
            <w:rFonts w:ascii="Times New Roman" w:hAnsi="Times New Roman" w:cs="Times New Roman"/>
          </w:rPr>
          <w:t>stronger expectation</w:t>
        </w:r>
      </w:ins>
      <w:ins w:id="1739" w:author="Benton, Deon" w:date="2026-03-23T16:00:00Z" w16du:dateUtc="2026-03-23T21:00:00Z">
        <w:r w:rsidR="00D80739" w:rsidRPr="00D80739">
          <w:rPr>
            <w:rFonts w:ascii="Times New Roman" w:hAnsi="Times New Roman" w:cs="Times New Roman"/>
          </w:rPr>
          <w:t>) corresponded to shorter looking times (Overwalle, 2010).</w:t>
        </w:r>
      </w:ins>
      <w:ins w:id="1740" w:author="Benton, Deon" w:date="2026-03-23T16:11:00Z" w16du:dateUtc="2026-03-23T21:11:00Z">
        <w:r w:rsidR="00AD7AE3">
          <w:rPr>
            <w:rFonts w:ascii="Times New Roman" w:hAnsi="Times New Roman" w:cs="Times New Roman"/>
          </w:rPr>
          <w:t xml:space="preserve"> </w:t>
        </w:r>
      </w:ins>
      <w:ins w:id="1741" w:author="Benton, Deon" w:date="2026-03-23T16:16:00Z" w16du:dateUtc="2026-03-23T21:16:00Z">
        <w:r w:rsidR="0027661B">
          <w:rPr>
            <w:rFonts w:ascii="Times New Roman" w:hAnsi="Times New Roman" w:cs="Times New Roman"/>
          </w:rPr>
          <w:t>Because the exact nature of this r</w:t>
        </w:r>
      </w:ins>
      <w:ins w:id="1742" w:author="Benton, Deon" w:date="2026-03-23T16:12:00Z" w16du:dateUtc="2026-03-23T21:12:00Z">
        <w:r w:rsidR="00AD7AE3">
          <w:rPr>
            <w:rFonts w:ascii="Times New Roman" w:hAnsi="Times New Roman" w:cs="Times New Roman"/>
          </w:rPr>
          <w:t xml:space="preserve">escaling was </w:t>
        </w:r>
      </w:ins>
      <w:ins w:id="1743" w:author="Benton, Deon" w:date="2026-03-23T16:17:00Z" w16du:dateUtc="2026-03-23T21:17:00Z">
        <w:r w:rsidR="0027661B">
          <w:rPr>
            <w:rFonts w:ascii="Times New Roman" w:hAnsi="Times New Roman" w:cs="Times New Roman"/>
          </w:rPr>
          <w:t>not specified</w:t>
        </w:r>
      </w:ins>
      <w:ins w:id="1744" w:author="Benton, Deon" w:date="2026-03-23T16:12:00Z" w16du:dateUtc="2026-03-23T21:12:00Z">
        <w:r w:rsidR="00AD7AE3">
          <w:rPr>
            <w:rFonts w:ascii="Times New Roman" w:hAnsi="Times New Roman" w:cs="Times New Roman"/>
          </w:rPr>
          <w:t>, i</w:t>
        </w:r>
      </w:ins>
      <w:ins w:id="1745" w:author="Benton, Deon" w:date="2026-03-23T16:00:00Z" w16du:dateUtc="2026-03-23T21:00:00Z">
        <w:r w:rsidR="00D80739" w:rsidRPr="00D80739">
          <w:rPr>
            <w:rFonts w:ascii="Times New Roman" w:hAnsi="Times New Roman" w:cs="Times New Roman"/>
          </w:rPr>
          <w:t>n the present implementation, this relationship was made explicit by transforming activation values using a simple inverse mapping</w:t>
        </w:r>
      </w:ins>
      <w:ins w:id="1746" w:author="Benton, Deon" w:date="2026-03-23T16:12:00Z" w16du:dateUtc="2026-03-23T21:12:00Z">
        <w:r w:rsidR="00FE7098">
          <w:rPr>
            <w:rFonts w:ascii="Times New Roman" w:hAnsi="Times New Roman" w:cs="Times New Roman"/>
          </w:rPr>
          <w:t xml:space="preserve"> in which</w:t>
        </w:r>
      </w:ins>
      <w:ins w:id="1747" w:author="Benton, Deon" w:date="2026-03-23T16:13:00Z" w16du:dateUtc="2026-03-23T21:13:00Z">
        <w:r w:rsidR="00FE7098">
          <w:rPr>
            <w:rFonts w:ascii="Times New Roman" w:hAnsi="Times New Roman" w:cs="Times New Roman"/>
          </w:rPr>
          <w:t xml:space="preserve"> the combined activation of the critical units was subtracted from one. A</w:t>
        </w:r>
      </w:ins>
      <w:ins w:id="1748" w:author="Benton, Deon" w:date="2026-03-23T16:14:00Z" w16du:dateUtc="2026-03-23T21:14:00Z">
        <w:r w:rsidR="005217F5">
          <w:rPr>
            <w:rFonts w:ascii="Times New Roman" w:hAnsi="Times New Roman" w:cs="Times New Roman"/>
          </w:rPr>
          <w:t xml:space="preserve">lthough the mathematical transformation used here differed from that </w:t>
        </w:r>
      </w:ins>
      <w:ins w:id="1749" w:author="Benton, Deon" w:date="2026-03-23T16:13:00Z" w16du:dateUtc="2026-03-23T21:13:00Z">
        <w:r w:rsidR="00FE7098">
          <w:rPr>
            <w:rFonts w:ascii="Times New Roman" w:hAnsi="Times New Roman" w:cs="Times New Roman"/>
          </w:rPr>
          <w:t xml:space="preserve">in Overwalle </w:t>
        </w:r>
      </w:ins>
      <w:ins w:id="1750" w:author="Benton, Deon" w:date="2026-03-23T16:14:00Z" w16du:dateUtc="2026-03-23T21:14:00Z">
        <w:r w:rsidR="00FE7098">
          <w:rPr>
            <w:rFonts w:ascii="Times New Roman" w:hAnsi="Times New Roman" w:cs="Times New Roman"/>
          </w:rPr>
          <w:t>(2010),</w:t>
        </w:r>
        <w:r w:rsidR="005217F5">
          <w:rPr>
            <w:rFonts w:ascii="Times New Roman" w:hAnsi="Times New Roman" w:cs="Times New Roman"/>
          </w:rPr>
          <w:t xml:space="preserve"> the </w:t>
        </w:r>
      </w:ins>
      <w:ins w:id="1751" w:author="Benton, Deon" w:date="2026-03-23T16:17:00Z" w16du:dateUtc="2026-03-23T21:17:00Z">
        <w:r w:rsidR="0027661B">
          <w:rPr>
            <w:rFonts w:ascii="Times New Roman" w:hAnsi="Times New Roman" w:cs="Times New Roman"/>
          </w:rPr>
          <w:t>interpretation of</w:t>
        </w:r>
      </w:ins>
      <w:ins w:id="1752" w:author="Benton, Deon" w:date="2026-03-23T16:14:00Z" w16du:dateUtc="2026-03-23T21:14:00Z">
        <w:r w:rsidR="005217F5">
          <w:rPr>
            <w:rFonts w:ascii="Times New Roman" w:hAnsi="Times New Roman" w:cs="Times New Roman"/>
          </w:rPr>
          <w:t xml:space="preserve"> the mapping betwe</w:t>
        </w:r>
      </w:ins>
      <w:ins w:id="1753" w:author="Benton, Deon" w:date="2026-03-23T16:15:00Z" w16du:dateUtc="2026-03-23T21:15:00Z">
        <w:r w:rsidR="005217F5">
          <w:rPr>
            <w:rFonts w:ascii="Times New Roman" w:hAnsi="Times New Roman" w:cs="Times New Roman"/>
          </w:rPr>
          <w:t xml:space="preserve">en </w:t>
        </w:r>
      </w:ins>
      <w:ins w:id="1754" w:author="Benton, Deon" w:date="2026-03-23T16:17:00Z" w16du:dateUtc="2026-03-23T21:17:00Z">
        <w:r w:rsidR="0027661B">
          <w:rPr>
            <w:rFonts w:ascii="Times New Roman" w:hAnsi="Times New Roman" w:cs="Times New Roman"/>
          </w:rPr>
          <w:t>activation and looking time</w:t>
        </w:r>
      </w:ins>
      <w:ins w:id="1755" w:author="Benton, Deon" w:date="2026-03-23T16:15:00Z" w16du:dateUtc="2026-03-23T21:15:00Z">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ins>
      <w:ins w:id="1756" w:author="Benton, Deon" w:date="2026-03-23T16:00:00Z" w16du:dateUtc="2026-03-23T21:00:00Z">
        <w:r w:rsidR="00D80739" w:rsidRPr="00D80739">
          <w:rPr>
            <w:rFonts w:ascii="Times New Roman" w:hAnsi="Times New Roman" w:cs="Times New Roman"/>
          </w:rPr>
          <w:t xml:space="preserve"> higher</w:t>
        </w:r>
      </w:ins>
      <w:ins w:id="1757" w:author="Benton, Deon" w:date="2026-03-23T16:15:00Z" w16du:dateUtc="2026-03-23T21:15:00Z">
        <w:r w:rsidR="005217F5">
          <w:rPr>
            <w:rFonts w:ascii="Times New Roman" w:hAnsi="Times New Roman" w:cs="Times New Roman"/>
          </w:rPr>
          <w:t xml:space="preserve"> activation</w:t>
        </w:r>
      </w:ins>
      <w:ins w:id="1758" w:author="Benton, Deon" w:date="2026-03-23T16:00:00Z" w16du:dateUtc="2026-03-23T21:00:00Z">
        <w:r w:rsidR="00D80739" w:rsidRPr="00D80739">
          <w:rPr>
            <w:rFonts w:ascii="Times New Roman" w:hAnsi="Times New Roman" w:cs="Times New Roman"/>
          </w:rPr>
          <w:t xml:space="preserve"> values </w:t>
        </w:r>
      </w:ins>
      <w:ins w:id="1759" w:author="Benton, Deon" w:date="2026-03-23T16:15:00Z" w16du:dateUtc="2026-03-23T21:15:00Z">
        <w:r w:rsidR="005217F5">
          <w:rPr>
            <w:rFonts w:ascii="Times New Roman" w:hAnsi="Times New Roman" w:cs="Times New Roman"/>
          </w:rPr>
          <w:t xml:space="preserve">on this </w:t>
        </w:r>
      </w:ins>
      <w:ins w:id="1760" w:author="Benton, Deon" w:date="2026-03-23T16:17:00Z" w16du:dateUtc="2026-03-23T21:17:00Z">
        <w:r w:rsidR="007A7E19">
          <w:rPr>
            <w:rFonts w:ascii="Times New Roman" w:hAnsi="Times New Roman" w:cs="Times New Roman"/>
          </w:rPr>
          <w:t xml:space="preserve">transformed </w:t>
        </w:r>
      </w:ins>
      <w:ins w:id="1761" w:author="Benton, Deon" w:date="2026-03-23T16:15:00Z" w16du:dateUtc="2026-03-23T21:15:00Z">
        <w:r w:rsidR="005217F5">
          <w:rPr>
            <w:rFonts w:ascii="Times New Roman" w:hAnsi="Times New Roman" w:cs="Times New Roman"/>
          </w:rPr>
          <w:t>measure reflect longer looking.</w:t>
        </w:r>
      </w:ins>
      <w:r w:rsidR="007D1241">
        <w:rPr>
          <w:rFonts w:ascii="Times New Roman" w:hAnsi="Times New Roman" w:cs="Times New Roman"/>
        </w:rPr>
        <w:t xml:space="preserve"> </w:t>
      </w:r>
    </w:p>
    <w:p w14:paraId="200D6C24" w14:textId="464D440F"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Associative Learning in Action Studies (ALIAS) model was</w:t>
      </w:r>
      <w:r w:rsidR="00524642">
        <w:rPr>
          <w:rFonts w:ascii="Times New Roman" w:hAnsi="Times New Roman" w:cs="Times New Roman"/>
        </w:rPr>
        <w:t xml:space="preserve"> </w:t>
      </w:r>
      <w:ins w:id="1762" w:author="Benton, Deon" w:date="2026-02-25T13:09:00Z" w16du:dateUtc="2026-02-25T19:09:00Z">
        <w:r w:rsidR="001F704D">
          <w:rPr>
            <w:rFonts w:ascii="Times New Roman" w:hAnsi="Times New Roman" w:cs="Times New Roman"/>
          </w:rPr>
          <w:t>a connectionist model</w:t>
        </w:r>
      </w:ins>
      <w:ins w:id="1763" w:author="Benton, Deon" w:date="2026-02-25T12:33:00Z" w16du:dateUtc="2026-02-25T18:33:00Z">
        <w:r w:rsidR="00840921">
          <w:rPr>
            <w:rFonts w:ascii="Times New Roman" w:hAnsi="Times New Roman" w:cs="Times New Roman"/>
          </w:rPr>
          <w:t xml:space="preserve"> that combined an </w:t>
        </w:r>
      </w:ins>
      <w:ins w:id="1764" w:author="Benton, Deon" w:date="2026-02-25T12:35:00Z" w16du:dateUtc="2026-02-25T18:35:00Z">
        <w:r w:rsidR="00181ADB">
          <w:rPr>
            <w:rFonts w:ascii="Times New Roman" w:hAnsi="Times New Roman" w:cs="Times New Roman"/>
          </w:rPr>
          <w:t>autoencoder</w:t>
        </w:r>
      </w:ins>
      <w:ins w:id="1765" w:author="Benton, Deon" w:date="2026-02-25T12:33:00Z" w16du:dateUtc="2026-02-25T18:33:00Z">
        <w:r w:rsidR="00840921">
          <w:rPr>
            <w:rFonts w:ascii="Times New Roman" w:hAnsi="Times New Roman" w:cs="Times New Roman"/>
          </w:rPr>
          <w:t xml:space="preserve"> (e.g., Mareschal et al., 2000) with a simple</w:t>
        </w:r>
      </w:ins>
      <w:ins w:id="1766" w:author="Benton, Deon" w:date="2026-02-25T12:34:00Z" w16du:dateUtc="2026-02-25T18:34:00Z">
        <w:r w:rsidR="00840921">
          <w:rPr>
            <w:rFonts w:ascii="Times New Roman" w:hAnsi="Times New Roman" w:cs="Times New Roman"/>
          </w:rPr>
          <w:t xml:space="preserve"> recurrent network (</w:t>
        </w:r>
      </w:ins>
      <w:ins w:id="1767" w:author="Benton, Deon" w:date="2026-02-25T12:44:00Z" w16du:dateUtc="2026-02-25T18:44:00Z">
        <w:r w:rsidR="006B0C8E">
          <w:rPr>
            <w:rFonts w:ascii="Times New Roman" w:hAnsi="Times New Roman" w:cs="Times New Roman"/>
          </w:rPr>
          <w:t xml:space="preserve">i.e., an </w:t>
        </w:r>
      </w:ins>
      <w:ins w:id="1768" w:author="Benton, Deon" w:date="2026-02-25T12:36:00Z" w16du:dateUtc="2026-02-25T18:36:00Z">
        <w:r w:rsidR="00181ADB">
          <w:rPr>
            <w:rFonts w:ascii="Times New Roman" w:hAnsi="Times New Roman" w:cs="Times New Roman"/>
          </w:rPr>
          <w:t xml:space="preserve">SRN; </w:t>
        </w:r>
      </w:ins>
      <w:ins w:id="1769" w:author="Benton, Deon" w:date="2026-02-25T12:34:00Z" w16du:dateUtc="2026-02-25T18:34:00Z">
        <w:r w:rsidR="00840921">
          <w:rPr>
            <w:rFonts w:ascii="Times New Roman" w:hAnsi="Times New Roman" w:cs="Times New Roman"/>
          </w:rPr>
          <w:t>e.g., Elman, 1990).</w:t>
        </w:r>
      </w:ins>
      <w:r w:rsidR="00524642">
        <w:rPr>
          <w:rFonts w:ascii="Times New Roman" w:hAnsi="Times New Roman" w:cs="Times New Roman"/>
        </w:rPr>
        <w:t xml:space="preserve"> </w:t>
      </w:r>
      <w:ins w:id="1770" w:author="Benton, Deon" w:date="2026-03-20T11:02:00Z" w16du:dateUtc="2026-03-20T16:02:00Z">
        <w:r w:rsidR="003A78A1">
          <w:rPr>
            <w:rFonts w:ascii="Times New Roman" w:hAnsi="Times New Roman" w:cs="Times New Roman"/>
          </w:rPr>
          <w:t>Autoencoders are artificial neural networks that</w:t>
        </w:r>
      </w:ins>
      <w:ins w:id="1771" w:author="Benton, Deon" w:date="2026-02-25T12:34:00Z" w16du:dateUtc="2026-02-25T18:34:00Z">
        <w:r w:rsidR="00840921">
          <w:rPr>
            <w:rFonts w:ascii="Times New Roman" w:hAnsi="Times New Roman" w:cs="Times New Roman"/>
          </w:rPr>
          <w:t xml:space="preserve"> </w:t>
        </w:r>
      </w:ins>
      <w:ins w:id="1772" w:author="Benton, Deon" w:date="2026-02-25T12:35:00Z" w16du:dateUtc="2026-02-25T18:35:00Z">
        <w:r w:rsidR="00840921">
          <w:rPr>
            <w:rFonts w:ascii="Times New Roman" w:hAnsi="Times New Roman" w:cs="Times New Roman"/>
          </w:rPr>
          <w:t>learn a compact</w:t>
        </w:r>
      </w:ins>
      <w:ins w:id="1773" w:author="Benton, Deon" w:date="2026-03-20T11:03:00Z" w16du:dateUtc="2026-03-20T16:03:00Z">
        <w:r w:rsidR="003A78A1">
          <w:rPr>
            <w:rFonts w:ascii="Times New Roman" w:hAnsi="Times New Roman" w:cs="Times New Roman"/>
          </w:rPr>
          <w:t xml:space="preserve"> internal</w:t>
        </w:r>
      </w:ins>
      <w:ins w:id="1774" w:author="Benton, Deon" w:date="2026-02-25T12:35:00Z" w16du:dateUtc="2026-02-25T18:35:00Z">
        <w:r w:rsidR="00840921">
          <w:rPr>
            <w:rFonts w:ascii="Times New Roman" w:hAnsi="Times New Roman" w:cs="Times New Roman"/>
          </w:rPr>
          <w:t xml:space="preserve"> representation</w:t>
        </w:r>
      </w:ins>
      <w:ins w:id="1775" w:author="Benton, Deon" w:date="2026-03-20T11:03:00Z" w16du:dateUtc="2026-03-20T16:03:00Z">
        <w:r w:rsidR="003A78A1">
          <w:rPr>
            <w:rFonts w:ascii="Times New Roman" w:hAnsi="Times New Roman" w:cs="Times New Roman"/>
          </w:rPr>
          <w:t xml:space="preserve"> at the hidden layer</w:t>
        </w:r>
      </w:ins>
      <w:ins w:id="1776" w:author="Benton, Deon" w:date="2026-02-25T12:35:00Z" w16du:dateUtc="2026-02-25T18:35:00Z">
        <w:r w:rsidR="00840921">
          <w:rPr>
            <w:rFonts w:ascii="Times New Roman" w:hAnsi="Times New Roman" w:cs="Times New Roman"/>
          </w:rPr>
          <w:t xml:space="preserve"> </w:t>
        </w:r>
      </w:ins>
      <w:ins w:id="1777" w:author="Benton, Deon" w:date="2026-03-20T11:03:00Z" w16du:dateUtc="2026-03-20T16:03:00Z">
        <w:r w:rsidR="003A78A1">
          <w:rPr>
            <w:rFonts w:ascii="Times New Roman" w:hAnsi="Times New Roman" w:cs="Times New Roman"/>
          </w:rPr>
          <w:t>that is</w:t>
        </w:r>
      </w:ins>
      <w:ins w:id="1778" w:author="Benton, Deon" w:date="2026-02-25T12:35:00Z" w16du:dateUtc="2026-02-25T18:35:00Z">
        <w:r w:rsidR="00840921">
          <w:rPr>
            <w:rFonts w:ascii="Times New Roman" w:hAnsi="Times New Roman" w:cs="Times New Roman"/>
          </w:rPr>
          <w:t xml:space="preserve"> sufficient to reproduce </w:t>
        </w:r>
      </w:ins>
      <w:ins w:id="1779" w:author="Benton, Deon" w:date="2026-03-20T11:03:00Z" w16du:dateUtc="2026-03-20T16:03:00Z">
        <w:r w:rsidR="003A78A1">
          <w:rPr>
            <w:rFonts w:ascii="Times New Roman" w:hAnsi="Times New Roman" w:cs="Times New Roman"/>
          </w:rPr>
          <w:t>input presented to the model</w:t>
        </w:r>
      </w:ins>
      <w:ins w:id="1780" w:author="Benton, Deon" w:date="2026-02-25T12:35:00Z" w16du:dateUtc="2026-02-25T18:35:00Z">
        <w:r w:rsidR="00840921">
          <w:rPr>
            <w:rFonts w:ascii="Times New Roman" w:hAnsi="Times New Roman" w:cs="Times New Roman"/>
          </w:rPr>
          <w:t xml:space="preserve"> at the output layer</w:t>
        </w:r>
      </w:ins>
      <w:ins w:id="1781" w:author="Benton, Deon" w:date="2026-03-20T11:06:00Z" w16du:dateUtc="2026-03-20T16:06:00Z">
        <w:r w:rsidR="005D3A58">
          <w:rPr>
            <w:rFonts w:ascii="Times New Roman" w:hAnsi="Times New Roman" w:cs="Times New Roman"/>
          </w:rPr>
          <w:t xml:space="preserve">. This kind of model was chosen because the form of learning that </w:t>
        </w:r>
      </w:ins>
      <w:ins w:id="1782" w:author="Benton, Deon" w:date="2026-03-20T11:07:00Z" w16du:dateUtc="2026-03-20T16:07:00Z">
        <w:r w:rsidR="000F4A8C">
          <w:rPr>
            <w:rFonts w:ascii="Times New Roman" w:hAnsi="Times New Roman" w:cs="Times New Roman"/>
          </w:rPr>
          <w:t>it employs</w:t>
        </w:r>
      </w:ins>
      <w:ins w:id="1783" w:author="Benton, Deon" w:date="2026-03-20T11:06:00Z" w16du:dateUtc="2026-03-20T16:06:00Z">
        <w:r w:rsidR="005D3A58">
          <w:rPr>
            <w:rFonts w:ascii="Times New Roman" w:hAnsi="Times New Roman" w:cs="Times New Roman"/>
          </w:rPr>
          <w:t xml:space="preserve">—namely, </w:t>
        </w:r>
      </w:ins>
      <w:ins w:id="1784" w:author="Benton, Deon" w:date="2026-03-20T11:13:00Z" w16du:dateUtc="2026-03-20T16:13:00Z">
        <w:r w:rsidR="001D25EC">
          <w:rPr>
            <w:rFonts w:ascii="Times New Roman" w:hAnsi="Times New Roman" w:cs="Times New Roman"/>
          </w:rPr>
          <w:t xml:space="preserve">self-supervised learning </w:t>
        </w:r>
      </w:ins>
      <w:ins w:id="1785" w:author="Benton, Deon" w:date="2026-03-20T11:14:00Z" w16du:dateUtc="2026-03-20T16:14:00Z">
        <w:r w:rsidR="001D25EC">
          <w:rPr>
            <w:rFonts w:ascii="Times New Roman" w:hAnsi="Times New Roman" w:cs="Times New Roman"/>
          </w:rPr>
          <w:t xml:space="preserve">that is </w:t>
        </w:r>
      </w:ins>
      <w:ins w:id="1786" w:author="Benton, Deon" w:date="2026-03-20T11:08:00Z" w16du:dateUtc="2026-03-20T16:08:00Z">
        <w:r w:rsidR="000F4A8C">
          <w:rPr>
            <w:rFonts w:ascii="Times New Roman" w:hAnsi="Times New Roman" w:cs="Times New Roman"/>
          </w:rPr>
          <w:t xml:space="preserve">input-driven </w:t>
        </w:r>
      </w:ins>
      <w:ins w:id="1787" w:author="Benton, Deon" w:date="2026-03-20T11:14:00Z" w16du:dateUtc="2026-03-20T16:14:00Z">
        <w:r w:rsidR="001D25EC">
          <w:rPr>
            <w:rFonts w:ascii="Times New Roman" w:hAnsi="Times New Roman" w:cs="Times New Roman"/>
          </w:rPr>
          <w:t xml:space="preserve">rather than driven by </w:t>
        </w:r>
      </w:ins>
      <w:ins w:id="1788" w:author="Benton, Deon" w:date="2026-03-20T11:08:00Z" w16du:dateUtc="2026-03-20T16:08:00Z">
        <w:r w:rsidR="000F4A8C">
          <w:rPr>
            <w:rFonts w:ascii="Times New Roman" w:hAnsi="Times New Roman" w:cs="Times New Roman"/>
          </w:rPr>
          <w:t>an explicit teaching signal—</w:t>
        </w:r>
      </w:ins>
      <w:ins w:id="1789" w:author="Benton, Deon" w:date="2026-03-20T11:07:00Z" w16du:dateUtc="2026-03-20T16:07:00Z">
        <w:r w:rsidR="000F4A8C">
          <w:rPr>
            <w:rFonts w:ascii="Times New Roman" w:hAnsi="Times New Roman" w:cs="Times New Roman"/>
          </w:rPr>
          <w:t xml:space="preserve">aligns with </w:t>
        </w:r>
      </w:ins>
      <w:ins w:id="1790" w:author="Benton, Deon" w:date="2026-03-20T11:08:00Z" w16du:dateUtc="2026-03-20T16:08:00Z">
        <w:r w:rsidR="000F4A8C">
          <w:rPr>
            <w:rFonts w:ascii="Times New Roman" w:hAnsi="Times New Roman" w:cs="Times New Roman"/>
          </w:rPr>
          <w:t>prominent theories of</w:t>
        </w:r>
      </w:ins>
      <w:ins w:id="1791" w:author="Benton, Deon" w:date="2026-03-20T11:07:00Z" w16du:dateUtc="2026-03-20T16:07:00Z">
        <w:r w:rsidR="000F4A8C">
          <w:rPr>
            <w:rFonts w:ascii="Times New Roman" w:hAnsi="Times New Roman" w:cs="Times New Roman"/>
          </w:rPr>
          <w:t xml:space="preserve"> how infants </w:t>
        </w:r>
      </w:ins>
      <w:ins w:id="1792" w:author="Benton, Deon" w:date="2026-03-20T11:10:00Z" w16du:dateUtc="2026-03-20T16:10:00Z">
        <w:r w:rsidR="006510CD">
          <w:rPr>
            <w:rFonts w:ascii="Times New Roman" w:hAnsi="Times New Roman" w:cs="Times New Roman"/>
          </w:rPr>
          <w:t>learn</w:t>
        </w:r>
      </w:ins>
      <w:ins w:id="1793" w:author="Benton, Deon" w:date="2026-03-20T11:12:00Z" w16du:dateUtc="2026-03-20T16:12:00Z">
        <w:r w:rsidR="00B2137D">
          <w:rPr>
            <w:rFonts w:ascii="Times New Roman" w:hAnsi="Times New Roman" w:cs="Times New Roman"/>
          </w:rPr>
          <w:t xml:space="preserve"> (e.g., Jeffrey &amp; Cohen, </w:t>
        </w:r>
      </w:ins>
      <w:ins w:id="1794" w:author="Benton, Deon" w:date="2026-03-20T11:13:00Z" w16du:dateUtc="2026-03-20T16:13:00Z">
        <w:r w:rsidR="00B2137D">
          <w:rPr>
            <w:rFonts w:ascii="Times New Roman" w:hAnsi="Times New Roman" w:cs="Times New Roman"/>
          </w:rPr>
          <w:t xml:space="preserve">1971; </w:t>
        </w:r>
      </w:ins>
      <w:ins w:id="1795" w:author="Benton, Deon" w:date="2026-03-20T11:12:00Z" w16du:dateUtc="2026-03-20T16:12:00Z">
        <w:r w:rsidR="00B2137D">
          <w:rPr>
            <w:rFonts w:ascii="Times New Roman" w:hAnsi="Times New Roman" w:cs="Times New Roman"/>
          </w:rPr>
          <w:t>Sokolov, 1963)</w:t>
        </w:r>
      </w:ins>
      <w:ins w:id="1796" w:author="Benton, Deon" w:date="2026-03-20T11:07:00Z" w16du:dateUtc="2026-03-20T16:07:00Z">
        <w:r w:rsidR="000F4A8C">
          <w:rPr>
            <w:rFonts w:ascii="Times New Roman" w:hAnsi="Times New Roman" w:cs="Times New Roman"/>
          </w:rPr>
          <w:t xml:space="preserve">. </w:t>
        </w:r>
      </w:ins>
      <w:ins w:id="1797" w:author="Benton, Deon" w:date="2026-02-25T12:36:00Z" w16du:dateUtc="2026-02-25T18:36:00Z">
        <w:r w:rsidR="00181ADB">
          <w:rPr>
            <w:rFonts w:ascii="Times New Roman" w:hAnsi="Times New Roman" w:cs="Times New Roman"/>
          </w:rPr>
          <w:t>In contrast, the task of the</w:t>
        </w:r>
      </w:ins>
      <w:ins w:id="1798" w:author="Benton, Deon" w:date="2026-02-25T12:37:00Z" w16du:dateUtc="2026-02-25T18:37:00Z">
        <w:r w:rsidR="00181ADB">
          <w:rPr>
            <w:rFonts w:ascii="Times New Roman" w:hAnsi="Times New Roman" w:cs="Times New Roman"/>
          </w:rPr>
          <w:t xml:space="preserve"> SRN was to predict </w:t>
        </w:r>
      </w:ins>
      <w:ins w:id="1799" w:author="Benton, Deon" w:date="2026-02-25T12:38:00Z" w16du:dateUtc="2026-02-25T18:38:00Z">
        <w:r w:rsidR="00BA4C0B">
          <w:rPr>
            <w:rFonts w:ascii="Times New Roman" w:hAnsi="Times New Roman" w:cs="Times New Roman"/>
          </w:rPr>
          <w:t>an object’s position at the next time point given its current position.</w:t>
        </w:r>
      </w:ins>
      <w:ins w:id="1800" w:author="Benton, Deon" w:date="2026-02-25T12:44:00Z" w16du:dateUtc="2026-02-25T18:44:00Z">
        <w:r w:rsidR="00226F49">
          <w:rPr>
            <w:rFonts w:ascii="Times New Roman" w:hAnsi="Times New Roman" w:cs="Times New Roman"/>
          </w:rPr>
          <w:t xml:space="preserve"> </w:t>
        </w:r>
      </w:ins>
      <w:ins w:id="1801" w:author="Benton, Deon" w:date="2026-03-20T11:13:00Z" w16du:dateUtc="2026-03-20T16:13:00Z">
        <w:r w:rsidR="00B2137D">
          <w:rPr>
            <w:rFonts w:ascii="Times New Roman" w:hAnsi="Times New Roman" w:cs="Times New Roman"/>
          </w:rPr>
          <w:t xml:space="preserve">However, like an autoencoder, SRNs </w:t>
        </w:r>
      </w:ins>
      <w:ins w:id="1802" w:author="Benton, Deon" w:date="2026-03-20T11:14:00Z" w16du:dateUtc="2026-03-20T16:14:00Z">
        <w:r w:rsidR="001D25EC">
          <w:rPr>
            <w:rFonts w:ascii="Times New Roman" w:hAnsi="Times New Roman" w:cs="Times New Roman"/>
          </w:rPr>
          <w:t>rely on self-supervised learning</w:t>
        </w:r>
      </w:ins>
      <w:ins w:id="1803" w:author="Benton, Deon" w:date="2026-03-20T11:16:00Z" w16du:dateUtc="2026-03-20T16:16:00Z">
        <w:r w:rsidR="00EE2F59">
          <w:rPr>
            <w:rFonts w:ascii="Times New Roman" w:hAnsi="Times New Roman" w:cs="Times New Roman"/>
          </w:rPr>
          <w:t>. Specifically, in an SRN,</w:t>
        </w:r>
      </w:ins>
      <w:ins w:id="1804" w:author="Benton, Deon" w:date="2026-03-20T11:14:00Z" w16du:dateUtc="2026-03-20T16:14:00Z">
        <w:r w:rsidR="001D25EC">
          <w:rPr>
            <w:rFonts w:ascii="Times New Roman" w:hAnsi="Times New Roman" w:cs="Times New Roman"/>
          </w:rPr>
          <w:t xml:space="preserve"> the error sign</w:t>
        </w:r>
      </w:ins>
      <w:ins w:id="1805" w:author="Benton, Deon" w:date="2026-03-20T11:15:00Z" w16du:dateUtc="2026-03-20T16:15:00Z">
        <w:r w:rsidR="001D25EC">
          <w:rPr>
            <w:rFonts w:ascii="Times New Roman" w:hAnsi="Times New Roman" w:cs="Times New Roman"/>
          </w:rPr>
          <w:t xml:space="preserve">al used to update </w:t>
        </w:r>
      </w:ins>
      <w:ins w:id="1806" w:author="Benton, Deon" w:date="2026-03-20T11:17:00Z" w16du:dateUtc="2026-03-20T16:17:00Z">
        <w:r w:rsidR="009D3ED5">
          <w:rPr>
            <w:rFonts w:ascii="Times New Roman" w:hAnsi="Times New Roman" w:cs="Times New Roman"/>
          </w:rPr>
          <w:t xml:space="preserve">the </w:t>
        </w:r>
        <w:r w:rsidR="009D3ED5">
          <w:rPr>
            <w:rFonts w:ascii="Times New Roman" w:hAnsi="Times New Roman" w:cs="Times New Roman"/>
          </w:rPr>
          <w:lastRenderedPageBreak/>
          <w:t>weights in the network</w:t>
        </w:r>
      </w:ins>
      <w:ins w:id="1807" w:author="Benton, Deon" w:date="2026-03-20T11:16:00Z" w16du:dateUtc="2026-03-20T16:16:00Z">
        <w:r w:rsidR="00EE2F59">
          <w:rPr>
            <w:rFonts w:ascii="Times New Roman" w:hAnsi="Times New Roman" w:cs="Times New Roman"/>
          </w:rPr>
          <w:t xml:space="preserve"> comes</w:t>
        </w:r>
      </w:ins>
      <w:ins w:id="1808" w:author="Benton, Deon" w:date="2026-03-20T11:15:00Z" w16du:dateUtc="2026-03-20T16:15:00Z">
        <w:r w:rsidR="001D25EC">
          <w:rPr>
            <w:rFonts w:ascii="Times New Roman" w:hAnsi="Times New Roman" w:cs="Times New Roman"/>
          </w:rPr>
          <w:t xml:space="preserve"> from the input itself</w:t>
        </w:r>
      </w:ins>
      <w:ins w:id="1809" w:author="Benton, Deon" w:date="2026-03-20T11:17:00Z" w16du:dateUtc="2026-03-20T16:17:00Z">
        <w:r w:rsidR="009D3ED5">
          <w:rPr>
            <w:rFonts w:ascii="Times New Roman" w:hAnsi="Times New Roman" w:cs="Times New Roman"/>
          </w:rPr>
          <w:t xml:space="preserve">. </w:t>
        </w:r>
      </w:ins>
      <w:ins w:id="1810" w:author="Benton, Deon" w:date="2026-02-25T12:44:00Z" w16du:dateUtc="2026-02-25T18:44:00Z">
        <w:r w:rsidR="00226F49">
          <w:rPr>
            <w:rFonts w:ascii="Times New Roman" w:hAnsi="Times New Roman" w:cs="Times New Roman"/>
          </w:rPr>
          <w:t xml:space="preserve">An SRN was </w:t>
        </w:r>
      </w:ins>
      <w:ins w:id="1811" w:author="Benton, Deon" w:date="2026-03-20T11:16:00Z" w16du:dateUtc="2026-03-20T16:16:00Z">
        <w:r w:rsidR="00F95E83">
          <w:rPr>
            <w:rFonts w:ascii="Times New Roman" w:hAnsi="Times New Roman" w:cs="Times New Roman"/>
          </w:rPr>
          <w:t xml:space="preserve">also used </w:t>
        </w:r>
      </w:ins>
      <w:ins w:id="1812" w:author="Benton, Deon" w:date="2026-02-25T12:44:00Z" w16du:dateUtc="2026-02-25T18:44:00Z">
        <w:r w:rsidR="00226F49">
          <w:rPr>
            <w:rFonts w:ascii="Times New Roman" w:hAnsi="Times New Roman" w:cs="Times New Roman"/>
          </w:rPr>
          <w:t xml:space="preserve">because encoding </w:t>
        </w:r>
      </w:ins>
      <w:ins w:id="1813" w:author="Benton, Deon" w:date="2026-03-20T11:18:00Z" w16du:dateUtc="2026-03-20T16:18:00Z">
        <w:r w:rsidR="006166F1">
          <w:rPr>
            <w:rFonts w:ascii="Times New Roman" w:hAnsi="Times New Roman" w:cs="Times New Roman"/>
          </w:rPr>
          <w:t>actions</w:t>
        </w:r>
      </w:ins>
      <w:ins w:id="1814" w:author="Benton, Deon" w:date="2026-02-25T12:44:00Z" w16du:dateUtc="2026-02-25T18:44:00Z">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ins>
      <w:ins w:id="1815" w:author="Benton, Deon" w:date="2026-03-20T11:18:00Z" w16du:dateUtc="2026-03-20T16:18:00Z">
        <w:r w:rsidR="006166F1">
          <w:rPr>
            <w:rFonts w:ascii="Times New Roman" w:hAnsi="Times New Roman" w:cs="Times New Roman"/>
          </w:rPr>
          <w:t>the kinematics comprising them</w:t>
        </w:r>
      </w:ins>
      <w:ins w:id="1816" w:author="Benton, Deon" w:date="2026-02-25T12:44:00Z" w16du:dateUtc="2026-02-25T18:44:00Z">
        <w:r w:rsidR="006B0C8E">
          <w:rPr>
            <w:rFonts w:ascii="Times New Roman" w:hAnsi="Times New Roman" w:cs="Times New Roman"/>
          </w:rPr>
          <w:t xml:space="preserve"> unfold over time.</w:t>
        </w:r>
      </w:ins>
      <w:ins w:id="1817" w:author="Benton, Deon" w:date="2026-02-25T12:36:00Z" w16du:dateUtc="2026-02-25T18:36:00Z">
        <w:r w:rsidR="00181ADB">
          <w:rPr>
            <w:rFonts w:ascii="Times New Roman" w:hAnsi="Times New Roman" w:cs="Times New Roman"/>
          </w:rPr>
          <w:t xml:space="preserve"> </w:t>
        </w:r>
      </w:ins>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ins w:id="1818"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ins w:id="1819" w:author="Benton, Deon" w:date="2026-02-25T13:01:00Z" w16du:dateUtc="2026-02-25T19:01:00Z">
        <w:r w:rsidR="00CE59AD">
          <w:rPr>
            <w:rFonts w:ascii="Times New Roman" w:hAnsi="Times New Roman" w:cs="Times New Roman"/>
          </w:rPr>
          <w:t>The</w:t>
        </w:r>
      </w:ins>
      <w:ins w:id="1820" w:author="Benton, Deon" w:date="2026-03-20T11:29:00Z" w16du:dateUtc="2026-03-20T16:29:00Z">
        <w:r w:rsidR="00271083">
          <w:rPr>
            <w:rFonts w:ascii="Times New Roman" w:hAnsi="Times New Roman" w:cs="Times New Roman"/>
          </w:rPr>
          <w:t xml:space="preserve"> input an</w:t>
        </w:r>
      </w:ins>
      <w:ins w:id="1821" w:author="Benton, Deon" w:date="2026-03-20T11:30:00Z" w16du:dateUtc="2026-03-20T16:30:00Z">
        <w:r w:rsidR="00271083">
          <w:rPr>
            <w:rFonts w:ascii="Times New Roman" w:hAnsi="Times New Roman" w:cs="Times New Roman"/>
          </w:rPr>
          <w:t>d output layers of the model consisted of the same</w:t>
        </w:r>
      </w:ins>
      <w:ins w:id="1822" w:author="Benton, Deon" w:date="2026-02-25T13:01:00Z" w16du:dateUtc="2026-02-25T19:01:00Z">
        <w:r w:rsidR="00CE59AD">
          <w:rPr>
            <w:rFonts w:ascii="Times New Roman" w:hAnsi="Times New Roman" w:cs="Times New Roman"/>
          </w:rPr>
          <w:t xml:space="preserve"> 11 clusters or groups of units</w:t>
        </w:r>
      </w:ins>
      <w:ins w:id="1823" w:author="Benton, Deon" w:date="2026-02-25T13:03:00Z" w16du:dateUtc="2026-02-25T19:03:00Z">
        <w:r w:rsidR="004C47A9">
          <w:rPr>
            <w:rFonts w:ascii="Times New Roman" w:hAnsi="Times New Roman" w:cs="Times New Roman"/>
          </w:rPr>
          <w:t>, and both layers used a localist</w:t>
        </w:r>
      </w:ins>
      <w:ins w:id="1824" w:author="Benton, Deon" w:date="2026-02-26T13:47:00Z" w16du:dateUtc="2026-02-26T19:47:00Z">
        <w:r w:rsidR="00DA73F5">
          <w:rPr>
            <w:rFonts w:ascii="Times New Roman" w:hAnsi="Times New Roman" w:cs="Times New Roman"/>
          </w:rPr>
          <w:t xml:space="preserve"> or “one-hot”</w:t>
        </w:r>
      </w:ins>
      <w:ins w:id="1825" w:author="Benton, Deon" w:date="2026-02-25T13:03:00Z" w16du:dateUtc="2026-02-25T19:03:00Z">
        <w:r w:rsidR="004C47A9">
          <w:rPr>
            <w:rFonts w:ascii="Times New Roman" w:hAnsi="Times New Roman" w:cs="Times New Roman"/>
          </w:rPr>
          <w:t xml:space="preserve"> coding scheme</w:t>
        </w:r>
      </w:ins>
      <w:ins w:id="1826" w:author="Benton, Deon" w:date="2026-03-20T11:29:00Z" w16du:dateUtc="2026-03-20T16:29:00Z">
        <w:r w:rsidR="00AD2DE0">
          <w:rPr>
            <w:rFonts w:ascii="Times New Roman" w:hAnsi="Times New Roman" w:cs="Times New Roman"/>
          </w:rPr>
          <w:t xml:space="preserve">. </w:t>
        </w:r>
      </w:ins>
      <w:ins w:id="1827" w:author="Benton, Deon" w:date="2026-03-20T11:30:00Z" w16du:dateUtc="2026-03-20T16:30:00Z">
        <w:r w:rsidR="00271083">
          <w:rPr>
            <w:rFonts w:ascii="Times New Roman" w:hAnsi="Times New Roman" w:cs="Times New Roman"/>
          </w:rPr>
          <w:t xml:space="preserve">The </w:t>
        </w:r>
      </w:ins>
      <w:ins w:id="1828" w:author="Benton, Deon" w:date="2026-03-20T11:31:00Z" w16du:dateUtc="2026-03-20T16:31:00Z">
        <w:r w:rsidR="00271083">
          <w:rPr>
            <w:rFonts w:ascii="Times New Roman" w:hAnsi="Times New Roman" w:cs="Times New Roman"/>
          </w:rPr>
          <w:t>main difference</w:t>
        </w:r>
      </w:ins>
      <w:ins w:id="1829" w:author="Benton, Deon" w:date="2026-03-20T11:30:00Z" w16du:dateUtc="2026-03-20T16:30:00Z">
        <w:r w:rsidR="00271083">
          <w:rPr>
            <w:rFonts w:ascii="Times New Roman" w:hAnsi="Times New Roman" w:cs="Times New Roman"/>
          </w:rPr>
          <w:t xml:space="preserve"> between the input and output layers was that </w:t>
        </w:r>
      </w:ins>
      <w:ins w:id="1830" w:author="Benton, Deon" w:date="2026-03-20T11:31:00Z" w16du:dateUtc="2026-03-20T16:31:00Z">
        <w:r w:rsidR="00271083">
          <w:rPr>
            <w:rFonts w:ascii="Times New Roman" w:hAnsi="Times New Roman" w:cs="Times New Roman"/>
          </w:rPr>
          <w:t xml:space="preserve">the activity of the units in the input layer was </w:t>
        </w:r>
      </w:ins>
      <w:ins w:id="1831" w:author="Benton, Deon" w:date="2026-03-20T11:32:00Z" w16du:dateUtc="2026-03-20T16:32:00Z">
        <w:r w:rsidR="00271083">
          <w:rPr>
            <w:rFonts w:ascii="Times New Roman" w:hAnsi="Times New Roman" w:cs="Times New Roman"/>
          </w:rPr>
          <w:t>“</w:t>
        </w:r>
      </w:ins>
      <w:ins w:id="1832" w:author="Benton, Deon" w:date="2026-03-20T11:31:00Z" w16du:dateUtc="2026-03-20T16:31:00Z">
        <w:r w:rsidR="00271083">
          <w:rPr>
            <w:rFonts w:ascii="Times New Roman" w:hAnsi="Times New Roman" w:cs="Times New Roman"/>
          </w:rPr>
          <w:t>hard-clamped</w:t>
        </w:r>
      </w:ins>
      <w:ins w:id="1833" w:author="Benton, Deon" w:date="2026-03-20T11:32:00Z" w16du:dateUtc="2026-03-20T16:32:00Z">
        <w:r w:rsidR="00271083">
          <w:rPr>
            <w:rFonts w:ascii="Times New Roman" w:hAnsi="Times New Roman" w:cs="Times New Roman"/>
          </w:rPr>
          <w:t>” (i.e., their activity was set externally by the environment),</w:t>
        </w:r>
      </w:ins>
      <w:ins w:id="1834" w:author="Benton, Deon" w:date="2026-03-20T11:31:00Z" w16du:dateUtc="2026-03-20T16:31:00Z">
        <w:r w:rsidR="00271083">
          <w:rPr>
            <w:rFonts w:ascii="Times New Roman" w:hAnsi="Times New Roman" w:cs="Times New Roman"/>
          </w:rPr>
          <w:t xml:space="preserve"> whereas the activity of the output units was determined by a sigmoid activation function.</w:t>
        </w:r>
      </w:ins>
      <w:ins w:id="1835" w:author="Benton, Deon" w:date="2026-03-20T11:29:00Z" w16du:dateUtc="2026-03-20T16:29:00Z">
        <w:r w:rsidR="00AD2DE0">
          <w:rPr>
            <w:rFonts w:ascii="Times New Roman" w:hAnsi="Times New Roman" w:cs="Times New Roman"/>
          </w:rPr>
          <w:t xml:space="preserve"> </w:t>
        </w:r>
      </w:ins>
      <w:ins w:id="1836" w:author="Benton, Deon" w:date="2026-02-25T13:03:00Z" w16du:dateUtc="2026-02-25T19:03:00Z">
        <w:r w:rsidR="004C47A9">
          <w:rPr>
            <w:rFonts w:ascii="Times New Roman" w:hAnsi="Times New Roman" w:cs="Times New Roman"/>
          </w:rPr>
          <w:t>A localist encod</w:t>
        </w:r>
      </w:ins>
      <w:ins w:id="1837" w:author="Benton, Deon" w:date="2026-02-25T13:04:00Z" w16du:dateUtc="2026-02-25T19:04:00Z">
        <w:r w:rsidR="004C47A9">
          <w:rPr>
            <w:rFonts w:ascii="Times New Roman" w:hAnsi="Times New Roman" w:cs="Times New Roman"/>
          </w:rPr>
          <w:t>ing scheme—in which a single unit is used to represent a given concept or feature—was</w:t>
        </w:r>
      </w:ins>
      <w:ins w:id="1838" w:author="Benton, Deon" w:date="2026-02-25T13:08:00Z" w16du:dateUtc="2026-02-25T19:08:00Z">
        <w:r w:rsidR="00AC7C96">
          <w:rPr>
            <w:rFonts w:ascii="Times New Roman" w:hAnsi="Times New Roman" w:cs="Times New Roman"/>
          </w:rPr>
          <w:t xml:space="preserve"> adopted</w:t>
        </w:r>
      </w:ins>
      <w:ins w:id="1839" w:author="Benton, Deon" w:date="2026-03-20T11:32:00Z" w16du:dateUtc="2026-03-20T16:32:00Z">
        <w:r w:rsidR="00C457E2">
          <w:rPr>
            <w:rFonts w:ascii="Times New Roman" w:hAnsi="Times New Roman" w:cs="Times New Roman"/>
          </w:rPr>
          <w:t xml:space="preserve"> in both layers</w:t>
        </w:r>
      </w:ins>
      <w:ins w:id="1840" w:author="Benton, Deon" w:date="2026-02-25T13:08:00Z" w16du:dateUtc="2026-02-25T19:08:00Z">
        <w:r w:rsidR="00AC7C96">
          <w:rPr>
            <w:rFonts w:ascii="Times New Roman" w:hAnsi="Times New Roman" w:cs="Times New Roman"/>
          </w:rPr>
          <w:t xml:space="preserve"> to ensure</w:t>
        </w:r>
      </w:ins>
      <w:r>
        <w:rPr>
          <w:rFonts w:ascii="Times New Roman" w:hAnsi="Times New Roman" w:cs="Times New Roman"/>
        </w:rPr>
        <w:t xml:space="preserve"> </w:t>
      </w:r>
      <w:ins w:id="1841" w:author="Benton, Deon" w:date="2026-02-25T13:04:00Z" w16du:dateUtc="2026-02-25T19:04:00Z">
        <w:r w:rsidR="004C47A9">
          <w:rPr>
            <w:rFonts w:ascii="Times New Roman" w:hAnsi="Times New Roman" w:cs="Times New Roman"/>
          </w:rPr>
          <w:t>t</w:t>
        </w:r>
      </w:ins>
      <w:ins w:id="1842"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1843" w:author="Benton, Deon" w:date="2026-02-25T13:06:00Z" w16du:dateUtc="2026-02-25T19:06:00Z">
        <w:r w:rsidR="00B9047B">
          <w:rPr>
            <w:rFonts w:ascii="Times New Roman" w:hAnsi="Times New Roman" w:cs="Times New Roman"/>
          </w:rPr>
          <w:t xml:space="preserve"> arbitrary similarity relations among the objects</w:t>
        </w:r>
      </w:ins>
      <w:r>
        <w:rPr>
          <w:rFonts w:ascii="Times New Roman" w:hAnsi="Times New Roman" w:cs="Times New Roman"/>
        </w:rPr>
        <w:t>.</w:t>
      </w:r>
      <w:ins w:id="1844" w:author="Benton, Deon" w:date="2026-03-20T11:20:00Z" w16du:dateUtc="2026-03-20T16:20:00Z">
        <w:r w:rsidR="00C30D64">
          <w:rPr>
            <w:rFonts w:ascii="Times New Roman" w:hAnsi="Times New Roman" w:cs="Times New Roman"/>
          </w:rPr>
          <w:t xml:space="preserve"> </w:t>
        </w:r>
      </w:ins>
      <w:r>
        <w:rPr>
          <w:rFonts w:ascii="Times New Roman" w:hAnsi="Times New Roman" w:cs="Times New Roman"/>
        </w:rPr>
        <w:t xml:space="preserve">In contrast, the hidden layer </w:t>
      </w:r>
      <w:ins w:id="1845" w:author="Benton, Deon" w:date="2026-03-20T11:24:00Z" w16du:dateUtc="2026-03-20T16:24:00Z">
        <w:r w:rsidR="003F0FFD">
          <w:rPr>
            <w:rFonts w:ascii="Times New Roman" w:hAnsi="Times New Roman" w:cs="Times New Roman"/>
          </w:rPr>
          <w:t xml:space="preserve">was a single group of 50 units; </w:t>
        </w:r>
      </w:ins>
      <w:ins w:id="1846" w:author="Benton, Deon" w:date="2026-03-20T11:34:00Z" w16du:dateUtc="2026-03-20T16:34:00Z">
        <w:r w:rsidR="00D57E7B">
          <w:rPr>
            <w:rFonts w:ascii="Times New Roman" w:hAnsi="Times New Roman" w:cs="Times New Roman"/>
          </w:rPr>
          <w:t xml:space="preserve">the activity of the units in this layer was determined by </w:t>
        </w:r>
      </w:ins>
      <w:ins w:id="1847" w:author="Benton, Deon" w:date="2026-03-20T11:24:00Z" w16du:dateUtc="2026-03-20T16:24:00Z">
        <w:r w:rsidR="003F0FFD">
          <w:rPr>
            <w:rFonts w:ascii="Times New Roman" w:hAnsi="Times New Roman" w:cs="Times New Roman"/>
          </w:rPr>
          <w:t xml:space="preserve">a RELU activation function to prevent </w:t>
        </w:r>
      </w:ins>
      <w:ins w:id="1848" w:author="Benton, Deon" w:date="2026-03-20T11:25:00Z" w16du:dateUtc="2026-03-20T16:25:00Z">
        <w:r w:rsidR="003F0FFD">
          <w:rPr>
            <w:rFonts w:ascii="Times New Roman" w:hAnsi="Times New Roman" w:cs="Times New Roman"/>
          </w:rPr>
          <w:t>error derivatives</w:t>
        </w:r>
      </w:ins>
      <w:ins w:id="1849" w:author="Benton, Deon" w:date="2026-03-20T11:24:00Z" w16du:dateUtc="2026-03-20T16:24:00Z">
        <w:r w:rsidR="003F0FFD">
          <w:rPr>
            <w:rFonts w:ascii="Times New Roman" w:hAnsi="Times New Roman" w:cs="Times New Roman"/>
          </w:rPr>
          <w:t xml:space="preserve"> from vanish</w:t>
        </w:r>
      </w:ins>
      <w:ins w:id="1850" w:author="Benton, Deon" w:date="2026-03-20T11:25:00Z" w16du:dateUtc="2026-03-20T16:25:00Z">
        <w:r w:rsidR="003F0FFD">
          <w:rPr>
            <w:rFonts w:ascii="Times New Roman" w:hAnsi="Times New Roman" w:cs="Times New Roman"/>
          </w:rPr>
          <w:t>ing as they were propagated backwards through time.</w:t>
        </w:r>
      </w:ins>
      <w:ins w:id="1851" w:author="Benton, Deon" w:date="2026-03-20T11:24:00Z" w16du:dateUtc="2026-03-20T16:24:00Z">
        <w:r w:rsidR="003F0FFD">
          <w:rPr>
            <w:rFonts w:ascii="Times New Roman" w:hAnsi="Times New Roman" w:cs="Times New Roman"/>
          </w:rPr>
          <w:t xml:space="preserve"> Crucially,</w:t>
        </w:r>
      </w:ins>
      <w:r>
        <w:rPr>
          <w:rFonts w:ascii="Times New Roman" w:hAnsi="Times New Roman" w:cs="Times New Roman"/>
        </w:rPr>
        <w:t xml:space="preserve"> </w:t>
      </w:r>
      <w:ins w:id="1852" w:author="Benton, Deon" w:date="2026-03-20T11:25:00Z" w16du:dateUtc="2026-03-20T16:25:00Z">
        <w:r w:rsidR="003F0FFD">
          <w:rPr>
            <w:rFonts w:ascii="Times New Roman" w:hAnsi="Times New Roman" w:cs="Times New Roman"/>
          </w:rPr>
          <w:t>the</w:t>
        </w:r>
      </w:ins>
      <w:r>
        <w:rPr>
          <w:rFonts w:ascii="Times New Roman" w:hAnsi="Times New Roman" w:cs="Times New Roman"/>
        </w:rPr>
        <w:t xml:space="preserve"> representations </w:t>
      </w:r>
      <w:ins w:id="1853" w:author="Benton, Deon" w:date="2026-03-20T11:25:00Z" w16du:dateUtc="2026-03-20T16:25:00Z">
        <w:r w:rsidR="003F0FFD">
          <w:rPr>
            <w:rFonts w:ascii="Times New Roman" w:hAnsi="Times New Roman" w:cs="Times New Roman"/>
          </w:rPr>
          <w:t xml:space="preserve">that </w:t>
        </w:r>
      </w:ins>
      <w:r>
        <w:rPr>
          <w:rFonts w:ascii="Times New Roman" w:hAnsi="Times New Roman" w:cs="Times New Roman"/>
        </w:rPr>
        <w:t>developed over these units were largely distributed</w:t>
      </w:r>
      <w:ins w:id="1854" w:author="Benton, Deon" w:date="2026-03-20T11:25:00Z" w16du:dateUtc="2026-03-20T16:25:00Z">
        <w:r w:rsidR="00875EE0">
          <w:rPr>
            <w:rFonts w:ascii="Times New Roman" w:hAnsi="Times New Roman" w:cs="Times New Roman"/>
          </w:rPr>
          <w:t xml:space="preserve">. A distributed representation is one in </w:t>
        </w:r>
      </w:ins>
      <w:ins w:id="1855" w:author="Benton, Deon" w:date="2026-03-20T12:57:00Z" w16du:dateUtc="2026-03-20T17:57:00Z">
        <w:r w:rsidR="006C4159">
          <w:rPr>
            <w:rFonts w:ascii="Times New Roman" w:hAnsi="Times New Roman" w:cs="Times New Roman"/>
          </w:rPr>
          <w:t xml:space="preserve">which </w:t>
        </w:r>
      </w:ins>
      <w:ins w:id="1856" w:author="Benton, Deon" w:date="2026-03-20T11:25:00Z" w16du:dateUtc="2026-03-20T16:25:00Z">
        <w:r w:rsidR="00875EE0">
          <w:rPr>
            <w:rFonts w:ascii="Times New Roman" w:hAnsi="Times New Roman" w:cs="Times New Roman"/>
          </w:rPr>
          <w:t>multiple</w:t>
        </w:r>
      </w:ins>
      <w:r>
        <w:rPr>
          <w:rFonts w:ascii="Times New Roman" w:hAnsi="Times New Roman" w:cs="Times New Roman"/>
        </w:rPr>
        <w:t xml:space="preserve"> units code for a given concept, and the same unit could participate in coding different concepts </w:t>
      </w:r>
      <w:ins w:id="1857" w:author="Benton, Deon" w:date="2026-03-20T11:27:00Z" w16du:dateUtc="2026-03-20T16:27:00Z">
        <w:r w:rsidR="00875EE0">
          <w:rPr>
            <w:rFonts w:ascii="Times New Roman" w:hAnsi="Times New Roman" w:cs="Times New Roman"/>
          </w:rPr>
          <w:t>(</w:t>
        </w:r>
      </w:ins>
      <w:r>
        <w:rPr>
          <w:rFonts w:ascii="Times New Roman" w:hAnsi="Times New Roman" w:cs="Times New Roman"/>
        </w:rPr>
        <w:t xml:space="preserve">Hinton, 1984). </w:t>
      </w:r>
      <w:ins w:id="1858" w:author="Benton, Deon" w:date="2026-03-20T11:22:00Z" w16du:dateUtc="2026-03-20T16:22:00Z">
        <w:r w:rsidR="00A765E8">
          <w:rPr>
            <w:rFonts w:ascii="Times New Roman" w:hAnsi="Times New Roman" w:cs="Times New Roman"/>
          </w:rPr>
          <w:t xml:space="preserve">The fact that the hidden layer learned distributed representations </w:t>
        </w:r>
      </w:ins>
      <w:ins w:id="1859" w:author="Benton, Deon" w:date="2026-03-20T11:27:00Z" w16du:dateUtc="2026-03-20T16:27:00Z">
        <w:r w:rsidR="00875EE0">
          <w:rPr>
            <w:rFonts w:ascii="Times New Roman" w:hAnsi="Times New Roman" w:cs="Times New Roman"/>
          </w:rPr>
          <w:t xml:space="preserve">was important here because it </w:t>
        </w:r>
      </w:ins>
      <w:ins w:id="1860" w:author="Benton, Deon" w:date="2026-03-20T11:22:00Z" w16du:dateUtc="2026-03-20T16:22:00Z">
        <w:r w:rsidR="00A765E8">
          <w:rPr>
            <w:rFonts w:ascii="Times New Roman" w:hAnsi="Times New Roman" w:cs="Times New Roman"/>
          </w:rPr>
          <w:t>meant that the</w:t>
        </w:r>
      </w:ins>
      <w:ins w:id="1861" w:author="Benton, Deon" w:date="2026-03-20T11:23:00Z" w16du:dateUtc="2026-03-20T16:23:00Z">
        <w:r w:rsidR="00A765E8">
          <w:rPr>
            <w:rFonts w:ascii="Times New Roman" w:hAnsi="Times New Roman" w:cs="Times New Roman"/>
          </w:rPr>
          <w:t xml:space="preserve"> network’s </w:t>
        </w:r>
      </w:ins>
      <w:ins w:id="1862" w:author="Benton, Deon" w:date="2026-03-20T12:57:00Z" w16du:dateUtc="2026-03-20T17:57:00Z">
        <w:r w:rsidR="006C4159">
          <w:rPr>
            <w:rFonts w:ascii="Times New Roman" w:hAnsi="Times New Roman" w:cs="Times New Roman"/>
          </w:rPr>
          <w:t>output re</w:t>
        </w:r>
      </w:ins>
      <w:ins w:id="1863" w:author="Benton, Deon" w:date="2026-03-20T12:58:00Z" w16du:dateUtc="2026-03-20T17:58:00Z">
        <w:r w:rsidR="006C4159">
          <w:rPr>
            <w:rFonts w:ascii="Times New Roman" w:hAnsi="Times New Roman" w:cs="Times New Roman"/>
          </w:rPr>
          <w:t>sponses were</w:t>
        </w:r>
      </w:ins>
      <w:ins w:id="1864" w:author="Benton, Deon" w:date="2026-03-20T11:23:00Z" w16du:dateUtc="2026-03-20T16:23:00Z">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ins>
      <w:ins w:id="1865" w:author="Benton, Deon" w:date="2026-02-25T12:51:00Z" w16du:dateUtc="2026-02-25T18:51:00Z">
        <w:r w:rsidR="00E45DBA">
          <w:rPr>
            <w:rFonts w:ascii="Times New Roman" w:hAnsi="Times New Roman" w:cs="Times New Roman"/>
          </w:rPr>
          <w:t xml:space="preserve">In contrast, the output layer used a sigmoid activation function. </w:t>
        </w:r>
      </w:ins>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AC71EC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866"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10">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AC71EC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866"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1867"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1868"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1869" w:author="Benton, Deon" w:date="2026-02-26T15:28:00Z" w16du:dateUtc="2026-02-26T21:28:00Z">
        <w:r w:rsidDel="00D838CA">
          <w:rPr>
            <w:rFonts w:ascii="Times New Roman" w:hAnsi="Times New Roman" w:cs="Times New Roman"/>
          </w:rPr>
          <w:delText xml:space="preserve"> </w:delText>
        </w:r>
      </w:del>
      <w:ins w:id="1870"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1871" w:author="Benton, Deon" w:date="2026-02-26T15:10:00Z" w16du:dateUtc="2026-02-26T21:10:00Z">
        <w:r w:rsidR="0016301B">
          <w:rPr>
            <w:rFonts w:ascii="Times New Roman" w:hAnsi="Times New Roman" w:cs="Times New Roman"/>
          </w:rPr>
          <w:t xml:space="preserve"> during the pretraining phase in the </w:t>
        </w:r>
      </w:ins>
      <w:ins w:id="1872" w:author="Benton, Deon" w:date="2026-03-07T18:57:00Z" w16du:dateUtc="2026-03-08T00:57:00Z">
        <w:r w:rsidR="009B0551">
          <w:rPr>
            <w:rFonts w:ascii="Times New Roman" w:hAnsi="Times New Roman" w:cs="Times New Roman"/>
          </w:rPr>
          <w:t>all repor</w:t>
        </w:r>
      </w:ins>
      <w:ins w:id="1873" w:author="Benton, Deon" w:date="2026-03-07T18:58:00Z" w16du:dateUtc="2026-03-08T00:58:00Z">
        <w:r w:rsidR="009B0551">
          <w:rPr>
            <w:rFonts w:ascii="Times New Roman" w:hAnsi="Times New Roman" w:cs="Times New Roman"/>
          </w:rPr>
          <w:t xml:space="preserve">ted </w:t>
        </w:r>
      </w:ins>
      <w:ins w:id="1874" w:author="Benton, Deon" w:date="2026-02-26T15:10:00Z" w16du:dateUtc="2026-02-26T21:10:00Z">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ins>
      <w:ins w:id="1875"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1876" w:author="Benton, Deon" w:date="2026-02-26T15:28:00Z" w16du:dateUtc="2026-02-26T21:28:00Z">
        <w:r w:rsidR="00D838CA">
          <w:rPr>
            <w:rFonts w:ascii="Times New Roman" w:hAnsi="Times New Roman" w:cs="Times New Roman"/>
          </w:rPr>
          <w:t>this phase</w:t>
        </w:r>
      </w:ins>
      <w:ins w:id="1877" w:author="Benton, Deon" w:date="2026-02-26T15:12:00Z" w16du:dateUtc="2026-02-26T21:12:00Z">
        <w:r w:rsidR="000F1DD4">
          <w:rPr>
            <w:rFonts w:ascii="Times New Roman" w:hAnsi="Times New Roman" w:cs="Times New Roman"/>
          </w:rPr>
          <w:t xml:space="preserve">, this number was chosen to </w:t>
        </w:r>
      </w:ins>
      <w:ins w:id="1878" w:author="Benton, Deon" w:date="2026-02-26T15:13:00Z" w16du:dateUtc="2026-02-26T21:13:00Z">
        <w:r w:rsidR="000F1DD4">
          <w:rPr>
            <w:rFonts w:ascii="Times New Roman" w:hAnsi="Times New Roman" w:cs="Times New Roman"/>
          </w:rPr>
          <w:t>simplify the current model</w:t>
        </w:r>
      </w:ins>
      <w:ins w:id="1879" w:author="Benton, Deon" w:date="2026-03-07T18:58:00Z" w16du:dateUtc="2026-03-08T00:58:00Z">
        <w:r w:rsidR="009B0551">
          <w:rPr>
            <w:rFonts w:ascii="Times New Roman" w:hAnsi="Times New Roman" w:cs="Times New Roman"/>
          </w:rPr>
          <w:t xml:space="preserve"> and </w:t>
        </w:r>
      </w:ins>
      <w:ins w:id="1880" w:author="Benton, Deon" w:date="2026-03-07T18:59:00Z" w16du:dateUtc="2026-03-08T00:59:00Z">
        <w:r w:rsidR="009B0551">
          <w:rPr>
            <w:rFonts w:ascii="Times New Roman" w:hAnsi="Times New Roman" w:cs="Times New Roman"/>
          </w:rPr>
          <w:t>interpretation of its dynamics as well as to</w:t>
        </w:r>
      </w:ins>
      <w:ins w:id="1881" w:author="Benton, Deon" w:date="2026-02-26T15:13:00Z" w16du:dateUtc="2026-02-26T21:13:00Z">
        <w:r w:rsidR="000F1DD4">
          <w:rPr>
            <w:rFonts w:ascii="Times New Roman" w:hAnsi="Times New Roman" w:cs="Times New Roman"/>
          </w:rPr>
          <w:t xml:space="preserve"> keep the training time within reasonable limits.</w:t>
        </w:r>
      </w:ins>
      <w:ins w:id="1882" w:author="Benton, Deon" w:date="2026-02-26T15:28:00Z" w16du:dateUtc="2026-02-26T21:28:00Z">
        <w:r w:rsidR="00D838CA">
          <w:rPr>
            <w:rFonts w:ascii="Times New Roman" w:hAnsi="Times New Roman" w:cs="Times New Roman"/>
          </w:rPr>
          <w:t xml:space="preserve"> There is n</w:t>
        </w:r>
      </w:ins>
      <w:ins w:id="1883"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1884" w:author="Benton, Deon" w:date="2026-02-26T15:10:00Z" w16du:dateUtc="2026-02-26T21:10:00Z">
        <w:r w:rsidR="0016301B">
          <w:rPr>
            <w:rFonts w:ascii="Times New Roman" w:hAnsi="Times New Roman" w:cs="Times New Roman"/>
          </w:rPr>
          <w:t xml:space="preserve"> I</w:t>
        </w:r>
      </w:ins>
      <w:ins w:id="1885"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1886" w:author="Benton, Deon" w:date="2026-02-26T15:11:00Z" w16du:dateUtc="2026-02-26T21:11:00Z">
        <w:r w:rsidR="0016301B">
          <w:rPr>
            <w:rFonts w:ascii="Times New Roman" w:hAnsi="Times New Roman" w:cs="Times New Roman"/>
          </w:rPr>
          <w:t xml:space="preserve">objects were shown </w:t>
        </w:r>
      </w:ins>
      <w:ins w:id="1887"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382DEB2F" w:rsidR="00A94DF8" w:rsidRDefault="00971B09" w:rsidP="00A94DF8">
      <w:pPr>
        <w:spacing w:line="480" w:lineRule="auto"/>
        <w:ind w:firstLine="720"/>
        <w:contextualSpacing/>
        <w:rPr>
          <w:ins w:id="1888" w:author="Benton, Deon" w:date="2026-03-07T20:57:00Z" w16du:dateUtc="2026-03-08T02:57:00Z"/>
          <w:rFonts w:ascii="Times New Roman" w:hAnsi="Times New Roman" w:cs="Times New Roman"/>
        </w:rPr>
      </w:pPr>
      <w:ins w:id="1889" w:author="Benton, Deon" w:date="2026-02-26T15:39:00Z" w16du:dateUtc="2026-02-26T21:39:00Z">
        <w:r>
          <w:rPr>
            <w:rFonts w:ascii="Times New Roman" w:hAnsi="Times New Roman" w:cs="Times New Roman"/>
          </w:rPr>
          <w:t xml:space="preserve">Surface Property </w:t>
        </w:r>
      </w:ins>
      <w:ins w:id="1890" w:author="Benton, Deon" w:date="2026-02-26T15:40:00Z" w16du:dateUtc="2026-02-26T21:40:00Z">
        <w:r>
          <w:rPr>
            <w:rFonts w:ascii="Times New Roman" w:hAnsi="Times New Roman" w:cs="Times New Roman"/>
          </w:rPr>
          <w:t>Left and Surface Property Right</w:t>
        </w:r>
      </w:ins>
      <w:ins w:id="1891"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1892"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1893"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1894" w:author="Benton, Deon" w:date="2026-02-26T16:28:00Z" w16du:dateUtc="2026-02-26T22:28:00Z">
        <w:r w:rsidR="003000D0">
          <w:rPr>
            <w:rFonts w:ascii="Times New Roman" w:hAnsi="Times New Roman" w:cs="Times New Roman"/>
          </w:rPr>
          <w:t xml:space="preserve"> </w:t>
        </w:r>
      </w:ins>
      <w:del w:id="1895"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1896" w:author="Benton, Deon" w:date="2026-02-26T15:40:00Z" w16du:dateUtc="2026-02-26T21:40:00Z">
        <w:r>
          <w:rPr>
            <w:rFonts w:ascii="Times New Roman" w:hAnsi="Times New Roman" w:cs="Times New Roman"/>
          </w:rPr>
          <w:t xml:space="preserve">represented </w:t>
        </w:r>
      </w:ins>
      <w:ins w:id="1897" w:author="Benton, Deon" w:date="2026-02-26T16:06:00Z" w16du:dateUtc="2026-02-26T22:06:00Z">
        <w:r w:rsidR="009D1FA7">
          <w:rPr>
            <w:rFonts w:ascii="Times New Roman" w:hAnsi="Times New Roman" w:cs="Times New Roman"/>
          </w:rPr>
          <w:t xml:space="preserve">one class of </w:t>
        </w:r>
      </w:ins>
      <w:ins w:id="1898" w:author="Benton, Deon" w:date="2026-02-26T15:46:00Z" w16du:dateUtc="2026-02-26T21:46:00Z">
        <w:r w:rsidR="00523168">
          <w:rPr>
            <w:rFonts w:ascii="Times New Roman" w:hAnsi="Times New Roman" w:cs="Times New Roman"/>
          </w:rPr>
          <w:t xml:space="preserve">visible, </w:t>
        </w:r>
      </w:ins>
      <w:ins w:id="1899" w:author="Benton, Deon" w:date="2026-03-20T14:07:00Z" w16du:dateUtc="2026-03-20T19:07:00Z">
        <w:r w:rsidR="000014B3">
          <w:rPr>
            <w:rFonts w:ascii="Times New Roman" w:hAnsi="Times New Roman" w:cs="Times New Roman"/>
          </w:rPr>
          <w:t>perceptually grounded</w:t>
        </w:r>
      </w:ins>
      <w:ins w:id="1900" w:author="Benton, Deon" w:date="2026-02-26T16:06:00Z" w16du:dateUtc="2026-02-26T22:06:00Z">
        <w:r w:rsidR="009D1FA7">
          <w:rPr>
            <w:rFonts w:ascii="Times New Roman" w:hAnsi="Times New Roman" w:cs="Times New Roman"/>
          </w:rPr>
          <w:t xml:space="preserve"> features </w:t>
        </w:r>
      </w:ins>
      <w:ins w:id="1901" w:author="Benton, Deon" w:date="2026-02-26T15:44:00Z" w16du:dateUtc="2026-02-26T21:44:00Z">
        <w:r w:rsidR="00367E30">
          <w:rPr>
            <w:rFonts w:ascii="Times New Roman" w:hAnsi="Times New Roman" w:cs="Times New Roman"/>
          </w:rPr>
          <w:t xml:space="preserve">(e.g., </w:t>
        </w:r>
      </w:ins>
      <w:ins w:id="1902" w:author="Benton, Deon" w:date="2026-02-26T16:09:00Z" w16du:dateUtc="2026-02-26T22:09:00Z">
        <w:r w:rsidR="003248FE">
          <w:rPr>
            <w:rFonts w:ascii="Times New Roman" w:hAnsi="Times New Roman" w:cs="Times New Roman"/>
          </w:rPr>
          <w:t>elongated appendage-like extensions [e.g., legs], high-contrast, ovular elements [</w:t>
        </w:r>
      </w:ins>
      <w:ins w:id="1903" w:author="Benton, Deon" w:date="2026-02-26T16:10:00Z" w16du:dateUtc="2026-02-26T22:10:00Z">
        <w:r w:rsidR="003248FE">
          <w:rPr>
            <w:rFonts w:ascii="Times New Roman" w:hAnsi="Times New Roman" w:cs="Times New Roman"/>
          </w:rPr>
          <w:t>e.g., eyes], etc</w:t>
        </w:r>
      </w:ins>
      <w:ins w:id="1904" w:author="Benton, Deon" w:date="2026-02-26T15:44:00Z" w16du:dateUtc="2026-02-26T21:44:00Z">
        <w:r w:rsidR="00367E30">
          <w:rPr>
            <w:rFonts w:ascii="Times New Roman" w:hAnsi="Times New Roman" w:cs="Times New Roman"/>
          </w:rPr>
          <w:t>.)</w:t>
        </w:r>
      </w:ins>
      <w:ins w:id="1905" w:author="Benton, Deon" w:date="2026-02-26T16:28:00Z" w16du:dateUtc="2026-02-26T22:28:00Z">
        <w:r w:rsidR="003000D0">
          <w:rPr>
            <w:rFonts w:ascii="Times New Roman" w:hAnsi="Times New Roman" w:cs="Times New Roman"/>
          </w:rPr>
          <w:t xml:space="preserve">. </w:t>
        </w:r>
      </w:ins>
      <w:ins w:id="1906" w:author="Benton, Deon" w:date="2026-02-26T16:29:00Z" w16du:dateUtc="2026-02-26T22:29:00Z">
        <w:r w:rsidR="003000D0">
          <w:rPr>
            <w:rFonts w:ascii="Times New Roman" w:hAnsi="Times New Roman" w:cs="Times New Roman"/>
          </w:rPr>
          <w:t>This unit corresponds to Surface Feature A.</w:t>
        </w:r>
      </w:ins>
      <w:ins w:id="1907" w:author="Benton, Deon" w:date="2026-02-26T16:28:00Z" w16du:dateUtc="2026-02-26T22:28:00Z">
        <w:r w:rsidR="003000D0">
          <w:rPr>
            <w:rFonts w:ascii="Times New Roman" w:hAnsi="Times New Roman" w:cs="Times New Roman"/>
          </w:rPr>
          <w:t xml:space="preserve"> </w:t>
        </w:r>
      </w:ins>
      <w:ins w:id="1908" w:author="Benton, Deon" w:date="2026-02-26T16:30:00Z" w16du:dateUtc="2026-02-26T22:30:00Z">
        <w:r w:rsidR="003000D0">
          <w:rPr>
            <w:rFonts w:ascii="Times New Roman" w:hAnsi="Times New Roman" w:cs="Times New Roman"/>
          </w:rPr>
          <w:t>In contrast, the</w:t>
        </w:r>
      </w:ins>
      <w:ins w:id="1909"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1910" w:author="Benton, Deon" w:date="2026-02-26T15:44:00Z" w16du:dateUtc="2026-02-26T21:44:00Z">
        <w:r w:rsidR="00367E30">
          <w:rPr>
            <w:rFonts w:ascii="Times New Roman" w:hAnsi="Times New Roman" w:cs="Times New Roman"/>
          </w:rPr>
          <w:t xml:space="preserve">represented </w:t>
        </w:r>
      </w:ins>
      <w:ins w:id="1911"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1912" w:author="Benton, Deon" w:date="2026-02-26T15:43:00Z" w16du:dateUtc="2026-02-26T21:43:00Z">
        <w:r w:rsidR="00367E30">
          <w:rPr>
            <w:rFonts w:ascii="Times New Roman" w:hAnsi="Times New Roman" w:cs="Times New Roman"/>
          </w:rPr>
          <w:t xml:space="preserve"> (e.g., </w:t>
        </w:r>
      </w:ins>
      <w:ins w:id="1913" w:author="Benton, Deon" w:date="2026-02-26T16:11:00Z" w16du:dateUtc="2026-02-26T22:11:00Z">
        <w:r w:rsidR="00823362">
          <w:rPr>
            <w:rFonts w:ascii="Times New Roman" w:hAnsi="Times New Roman" w:cs="Times New Roman"/>
          </w:rPr>
          <w:t xml:space="preserve">rigid and </w:t>
        </w:r>
      </w:ins>
      <w:ins w:id="1914" w:author="Benton, Deon" w:date="2026-02-26T16:10:00Z" w16du:dateUtc="2026-02-26T22:10:00Z">
        <w:r w:rsidR="00823362">
          <w:rPr>
            <w:rFonts w:ascii="Times New Roman" w:hAnsi="Times New Roman" w:cs="Times New Roman"/>
          </w:rPr>
          <w:t>compact</w:t>
        </w:r>
      </w:ins>
      <w:ins w:id="1915" w:author="Benton, Deon" w:date="2026-02-26T16:11:00Z" w16du:dateUtc="2026-02-26T22:11:00Z">
        <w:r w:rsidR="00823362">
          <w:rPr>
            <w:rFonts w:ascii="Times New Roman" w:hAnsi="Times New Roman" w:cs="Times New Roman"/>
          </w:rPr>
          <w:t xml:space="preserve"> [e.g., solid geometric shapes], uniform</w:t>
        </w:r>
      </w:ins>
      <w:ins w:id="1916" w:author="Benton, Deon" w:date="2026-02-26T16:12:00Z" w16du:dateUtc="2026-02-26T22:12:00Z">
        <w:r w:rsidR="00823362">
          <w:rPr>
            <w:rFonts w:ascii="Times New Roman" w:hAnsi="Times New Roman" w:cs="Times New Roman"/>
          </w:rPr>
          <w:t xml:space="preserve"> contour structure [e.g., the smooth</w:t>
        </w:r>
      </w:ins>
      <w:ins w:id="1917" w:author="Benton, Deon" w:date="2026-03-02T16:23:00Z" w16du:dateUtc="2026-03-02T22:23:00Z">
        <w:r w:rsidR="009F774E">
          <w:rPr>
            <w:rFonts w:ascii="Times New Roman" w:hAnsi="Times New Roman" w:cs="Times New Roman"/>
          </w:rPr>
          <w:t>, rectilinear</w:t>
        </w:r>
      </w:ins>
      <w:ins w:id="1918" w:author="Benton, Deon" w:date="2026-02-26T16:12:00Z" w16du:dateUtc="2026-02-26T22:12:00Z">
        <w:r w:rsidR="00823362">
          <w:rPr>
            <w:rFonts w:ascii="Times New Roman" w:hAnsi="Times New Roman" w:cs="Times New Roman"/>
          </w:rPr>
          <w:t xml:space="preserve"> edges of a block]</w:t>
        </w:r>
      </w:ins>
      <w:ins w:id="1919"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1920" w:author="Benton, Deon" w:date="2026-02-26T16:29:00Z" w16du:dateUtc="2026-02-26T22:29:00Z">
        <w:r w:rsidR="003000D0">
          <w:rPr>
            <w:rFonts w:ascii="Times New Roman" w:hAnsi="Times New Roman" w:cs="Times New Roman"/>
          </w:rPr>
          <w:t xml:space="preserve">This unit corresponds to Surface Feature B. </w:t>
        </w:r>
      </w:ins>
      <w:ins w:id="1921" w:author="Benton, Deon" w:date="2026-03-07T20:45:00Z" w16du:dateUtc="2026-03-08T02:45:00Z">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1922" w:author="Benton, Deon" w:date="2026-03-07T20:45:00Z" w16du:dateUtc="2026-03-08T02:45:00Z">
        <w:r>
          <w:rPr>
            <w:rFonts w:ascii="Times New Roman" w:hAnsi="Times New Roman" w:cs="Times New Roman"/>
          </w:rPr>
          <w:t>A point that is worth noting is that</w:t>
        </w:r>
      </w:ins>
      <w:ins w:id="1923" w:author="Benton, Deon" w:date="2026-03-07T20:46:00Z" w16du:dateUtc="2026-03-08T02:46:00Z">
        <w:r>
          <w:rPr>
            <w:rFonts w:ascii="Times New Roman" w:hAnsi="Times New Roman" w:cs="Times New Roman"/>
          </w:rPr>
          <w:t xml:space="preserve"> because the current</w:t>
        </w:r>
      </w:ins>
      <w:ins w:id="1924" w:author="Benton, Deon" w:date="2026-02-26T16:17:00Z" w16du:dateUtc="2026-02-26T22:17:00Z">
        <w:r w:rsidR="00BA7139">
          <w:rPr>
            <w:rFonts w:ascii="Times New Roman" w:hAnsi="Times New Roman" w:cs="Times New Roman"/>
          </w:rPr>
          <w:t xml:space="preserve"> simulations were </w:t>
        </w:r>
      </w:ins>
      <w:ins w:id="1925"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1926" w:author="Benton, Deon" w:date="2026-02-26T16:19:00Z" w16du:dateUtc="2026-02-26T22:19:00Z">
        <w:r w:rsidR="00F70864">
          <w:rPr>
            <w:rFonts w:ascii="Times New Roman" w:hAnsi="Times New Roman" w:cs="Times New Roman"/>
          </w:rPr>
          <w:t xml:space="preserve">one or more </w:t>
        </w:r>
      </w:ins>
      <w:ins w:id="1927" w:author="Benton, Deon" w:date="2026-03-07T20:48:00Z" w16du:dateUtc="2026-03-08T02:48:00Z">
        <w:r w:rsidR="007E006B">
          <w:rPr>
            <w:rFonts w:ascii="Times New Roman" w:hAnsi="Times New Roman" w:cs="Times New Roman"/>
          </w:rPr>
          <w:t xml:space="preserve">visible </w:t>
        </w:r>
      </w:ins>
      <w:ins w:id="1928" w:author="Benton, Deon" w:date="2026-02-26T16:19:00Z" w16du:dateUtc="2026-02-26T22:19:00Z">
        <w:r w:rsidR="00F70864">
          <w:rPr>
            <w:rFonts w:ascii="Times New Roman" w:hAnsi="Times New Roman" w:cs="Times New Roman"/>
          </w:rPr>
          <w:t xml:space="preserve">features and </w:t>
        </w:r>
      </w:ins>
      <w:ins w:id="1929" w:author="Benton, Deon" w:date="2026-03-07T19:07:00Z" w16du:dateUtc="2026-03-08T01:07:00Z">
        <w:r w:rsidR="009351F3">
          <w:rPr>
            <w:rFonts w:ascii="Times New Roman" w:hAnsi="Times New Roman" w:cs="Times New Roman"/>
          </w:rPr>
          <w:t>the k</w:t>
        </w:r>
      </w:ins>
      <w:ins w:id="1930" w:author="Benton, Deon" w:date="2026-03-07T19:08:00Z" w16du:dateUtc="2026-03-08T01:08:00Z">
        <w:r w:rsidR="009351F3">
          <w:rPr>
            <w:rFonts w:ascii="Times New Roman" w:hAnsi="Times New Roman" w:cs="Times New Roman"/>
          </w:rPr>
          <w:t>inematics of different actions</w:t>
        </w:r>
      </w:ins>
      <w:ins w:id="1931" w:author="Benton, Deon" w:date="2026-02-26T16:19:00Z" w16du:dateUtc="2026-02-26T22:19:00Z">
        <w:r w:rsidR="00F70864">
          <w:rPr>
            <w:rFonts w:ascii="Times New Roman" w:hAnsi="Times New Roman" w:cs="Times New Roman"/>
          </w:rPr>
          <w:t xml:space="preserve"> can explain infants’ looking patterns in</w:t>
        </w:r>
      </w:ins>
      <w:ins w:id="1932" w:author="Benton, Deon" w:date="2026-02-26T16:30:00Z" w16du:dateUtc="2026-02-26T22:30:00Z">
        <w:r w:rsidR="003000D0">
          <w:rPr>
            <w:rFonts w:ascii="Times New Roman" w:hAnsi="Times New Roman" w:cs="Times New Roman"/>
          </w:rPr>
          <w:t xml:space="preserve"> </w:t>
        </w:r>
      </w:ins>
      <w:ins w:id="1933" w:author="Benton, Deon" w:date="2026-03-07T20:46:00Z" w16du:dateUtc="2026-03-08T02:46:00Z">
        <w:r>
          <w:rPr>
            <w:rFonts w:ascii="Times New Roman" w:hAnsi="Times New Roman" w:cs="Times New Roman"/>
          </w:rPr>
          <w:t>studies assessing their putative action understanding</w:t>
        </w:r>
      </w:ins>
      <w:ins w:id="1934" w:author="Benton, Deon" w:date="2026-03-07T20:20:00Z" w16du:dateUtc="2026-03-08T02:20:00Z">
        <w:r w:rsidR="00BA0306">
          <w:rPr>
            <w:rFonts w:ascii="Times New Roman" w:hAnsi="Times New Roman" w:cs="Times New Roman"/>
          </w:rPr>
          <w:t xml:space="preserve">, </w:t>
        </w:r>
      </w:ins>
      <w:ins w:id="1935" w:author="Benton, Deon" w:date="2026-03-07T19:03:00Z" w16du:dateUtc="2026-03-08T01:03:00Z">
        <w:r w:rsidR="00481F13">
          <w:rPr>
            <w:rFonts w:ascii="Times New Roman" w:hAnsi="Times New Roman" w:cs="Times New Roman"/>
          </w:rPr>
          <w:t>no attempt was made</w:t>
        </w:r>
      </w:ins>
      <w:ins w:id="1936" w:author="Benton, Deon" w:date="2026-03-07T20:48:00Z" w16du:dateUtc="2026-03-08T02:48:00Z">
        <w:r w:rsidR="007E006B">
          <w:rPr>
            <w:rFonts w:ascii="Times New Roman" w:hAnsi="Times New Roman" w:cs="Times New Roman"/>
          </w:rPr>
          <w:t xml:space="preserve"> here</w:t>
        </w:r>
      </w:ins>
      <w:ins w:id="1937" w:author="Benton, Deon" w:date="2026-03-07T19:03:00Z" w16du:dateUtc="2026-03-08T01:03:00Z">
        <w:r w:rsidR="00481F13">
          <w:rPr>
            <w:rFonts w:ascii="Times New Roman" w:hAnsi="Times New Roman" w:cs="Times New Roman"/>
          </w:rPr>
          <w:t xml:space="preserve"> to model</w:t>
        </w:r>
      </w:ins>
      <w:ins w:id="1938" w:author="Benton, Deon" w:date="2026-02-26T16:21:00Z" w16du:dateUtc="2026-02-26T22:21:00Z">
        <w:r w:rsidR="00FB1CF6">
          <w:rPr>
            <w:rFonts w:ascii="Times New Roman" w:hAnsi="Times New Roman" w:cs="Times New Roman"/>
          </w:rPr>
          <w:t xml:space="preserve"> specific </w:t>
        </w:r>
      </w:ins>
      <w:ins w:id="1939" w:author="Benton, Deon" w:date="2026-03-07T19:04:00Z" w16du:dateUtc="2026-03-08T01:04:00Z">
        <w:r w:rsidR="00481F13">
          <w:rPr>
            <w:rFonts w:ascii="Times New Roman" w:hAnsi="Times New Roman" w:cs="Times New Roman"/>
          </w:rPr>
          <w:t xml:space="preserve">surface </w:t>
        </w:r>
      </w:ins>
      <w:ins w:id="1940" w:author="Benton, Deon" w:date="2026-02-26T16:21:00Z" w16du:dateUtc="2026-02-26T22:21:00Z">
        <w:r w:rsidR="00FB1CF6">
          <w:rPr>
            <w:rFonts w:ascii="Times New Roman" w:hAnsi="Times New Roman" w:cs="Times New Roman"/>
          </w:rPr>
          <w:t>features</w:t>
        </w:r>
      </w:ins>
      <w:ins w:id="1941" w:author="Benton, Deon" w:date="2026-02-26T16:22:00Z" w16du:dateUtc="2026-02-26T22:22:00Z">
        <w:r w:rsidR="00FB1CF6">
          <w:rPr>
            <w:rFonts w:ascii="Times New Roman" w:hAnsi="Times New Roman" w:cs="Times New Roman"/>
          </w:rPr>
          <w:t>.</w:t>
        </w:r>
      </w:ins>
      <w:ins w:id="1942" w:author="Benton, Deon" w:date="2026-02-26T16:23:00Z" w16du:dateUtc="2026-02-26T22:23:00Z">
        <w:r w:rsidR="0097153C">
          <w:rPr>
            <w:rFonts w:ascii="Times New Roman" w:hAnsi="Times New Roman" w:cs="Times New Roman"/>
          </w:rPr>
          <w:t xml:space="preserve"> Instead, </w:t>
        </w:r>
      </w:ins>
      <w:ins w:id="1943" w:author="Benton, Deon" w:date="2026-03-07T20:15:00Z" w16du:dateUtc="2026-03-08T02:15:00Z">
        <w:r w:rsidR="00BA0306">
          <w:rPr>
            <w:rFonts w:ascii="Times New Roman" w:hAnsi="Times New Roman" w:cs="Times New Roman"/>
          </w:rPr>
          <w:t>the first and second units</w:t>
        </w:r>
      </w:ins>
      <w:ins w:id="1944" w:author="Benton, Deon" w:date="2026-03-07T19:31:00Z" w16du:dateUtc="2026-03-08T01:31:00Z">
        <w:r w:rsidR="007636E8">
          <w:rPr>
            <w:rFonts w:ascii="Times New Roman" w:hAnsi="Times New Roman" w:cs="Times New Roman"/>
          </w:rPr>
          <w:t xml:space="preserve"> in </w:t>
        </w:r>
      </w:ins>
      <w:ins w:id="1945" w:author="Benton, Deon" w:date="2026-03-07T20:46:00Z" w16du:dateUtc="2026-03-08T02:46:00Z">
        <w:r w:rsidR="007E006B">
          <w:rPr>
            <w:rFonts w:ascii="Times New Roman" w:hAnsi="Times New Roman" w:cs="Times New Roman"/>
          </w:rPr>
          <w:t>the Surface Property Left and Surface Property Right groups</w:t>
        </w:r>
      </w:ins>
      <w:ins w:id="1946" w:author="Benton, Deon" w:date="2026-03-07T19:31:00Z" w16du:dateUtc="2026-03-08T01:31:00Z">
        <w:r w:rsidR="007636E8">
          <w:rPr>
            <w:rFonts w:ascii="Times New Roman" w:hAnsi="Times New Roman" w:cs="Times New Roman"/>
          </w:rPr>
          <w:t xml:space="preserve"> </w:t>
        </w:r>
      </w:ins>
      <w:ins w:id="1947" w:author="Benton, Deon" w:date="2026-02-26T16:23:00Z" w16du:dateUtc="2026-02-26T22:23:00Z">
        <w:r w:rsidR="0097153C">
          <w:rPr>
            <w:rFonts w:ascii="Times New Roman" w:hAnsi="Times New Roman" w:cs="Times New Roman"/>
          </w:rPr>
          <w:t>served</w:t>
        </w:r>
      </w:ins>
      <w:ins w:id="1948" w:author="Benton, Deon" w:date="2026-03-07T20:16:00Z" w16du:dateUtc="2026-03-08T02:16:00Z">
        <w:r w:rsidR="00BA0306">
          <w:rPr>
            <w:rFonts w:ascii="Times New Roman" w:hAnsi="Times New Roman" w:cs="Times New Roman"/>
          </w:rPr>
          <w:t>, respectively,</w:t>
        </w:r>
      </w:ins>
      <w:ins w:id="1949" w:author="Benton, Deon" w:date="2026-02-26T16:23:00Z" w16du:dateUtc="2026-02-26T22:23:00Z">
        <w:r w:rsidR="0097153C">
          <w:rPr>
            <w:rFonts w:ascii="Times New Roman" w:hAnsi="Times New Roman" w:cs="Times New Roman"/>
          </w:rPr>
          <w:t xml:space="preserve"> as</w:t>
        </w:r>
      </w:ins>
      <w:ins w:id="1950" w:author="Benton, Deon" w:date="2026-03-07T19:31:00Z" w16du:dateUtc="2026-03-08T01:31:00Z">
        <w:r w:rsidR="007636E8">
          <w:rPr>
            <w:rFonts w:ascii="Times New Roman" w:hAnsi="Times New Roman" w:cs="Times New Roman"/>
          </w:rPr>
          <w:t xml:space="preserve"> plac</w:t>
        </w:r>
      </w:ins>
      <w:ins w:id="1951" w:author="Benton, Deon" w:date="2026-03-07T19:32:00Z" w16du:dateUtc="2026-03-08T01:32:00Z">
        <w:r w:rsidR="007636E8">
          <w:rPr>
            <w:rFonts w:ascii="Times New Roman" w:hAnsi="Times New Roman" w:cs="Times New Roman"/>
          </w:rPr>
          <w:t>eholder</w:t>
        </w:r>
      </w:ins>
      <w:ins w:id="1952" w:author="Benton, Deon" w:date="2026-03-07T20:15:00Z" w16du:dateUtc="2026-03-08T02:15:00Z">
        <w:r w:rsidR="00BA0306">
          <w:rPr>
            <w:rFonts w:ascii="Times New Roman" w:hAnsi="Times New Roman" w:cs="Times New Roman"/>
          </w:rPr>
          <w:t>s</w:t>
        </w:r>
      </w:ins>
      <w:ins w:id="1953" w:author="Benton, Deon" w:date="2026-03-07T19:29:00Z" w16du:dateUtc="2026-03-08T01:29:00Z">
        <w:r w:rsidR="007636E8">
          <w:rPr>
            <w:rFonts w:ascii="Times New Roman" w:hAnsi="Times New Roman" w:cs="Times New Roman"/>
          </w:rPr>
          <w:t xml:space="preserve"> for the surface features</w:t>
        </w:r>
      </w:ins>
      <w:ins w:id="1954" w:author="Benton, Deon" w:date="2026-03-07T20:16:00Z" w16du:dateUtc="2026-03-08T02:16:00Z">
        <w:r w:rsidR="00BA0306">
          <w:rPr>
            <w:rFonts w:ascii="Times New Roman" w:hAnsi="Times New Roman" w:cs="Times New Roman"/>
          </w:rPr>
          <w:t xml:space="preserve"> possessed by animate entities </w:t>
        </w:r>
      </w:ins>
      <w:ins w:id="1955" w:author="Benton, Deon" w:date="2026-03-07T20:17:00Z" w16du:dateUtc="2026-03-08T02:17:00Z">
        <w:r w:rsidR="00BA0306">
          <w:rPr>
            <w:rFonts w:ascii="Times New Roman" w:hAnsi="Times New Roman" w:cs="Times New Roman"/>
          </w:rPr>
          <w:t>(e.g., elongated appendage-</w:t>
        </w:r>
        <w:r w:rsidR="00BA0306">
          <w:rPr>
            <w:rFonts w:ascii="Times New Roman" w:hAnsi="Times New Roman" w:cs="Times New Roman"/>
          </w:rPr>
          <w:lastRenderedPageBreak/>
          <w:t xml:space="preserve">like extensions) </w:t>
        </w:r>
      </w:ins>
      <w:ins w:id="1956" w:author="Benton, Deon" w:date="2026-03-07T20:16:00Z" w16du:dateUtc="2026-03-08T02:16:00Z">
        <w:r w:rsidR="00BA0306">
          <w:rPr>
            <w:rFonts w:ascii="Times New Roman" w:hAnsi="Times New Roman" w:cs="Times New Roman"/>
          </w:rPr>
          <w:t>and inanimate objects</w:t>
        </w:r>
      </w:ins>
      <w:ins w:id="1957" w:author="Benton, Deon" w:date="2026-03-07T20:17:00Z" w16du:dateUtc="2026-03-08T02:17:00Z">
        <w:r w:rsidR="00BA0306">
          <w:rPr>
            <w:rFonts w:ascii="Times New Roman" w:hAnsi="Times New Roman" w:cs="Times New Roman"/>
          </w:rPr>
          <w:t xml:space="preserve"> (e.g., rigidity and compactness)</w:t>
        </w:r>
      </w:ins>
      <w:ins w:id="1958" w:author="Benton, Deon" w:date="2026-03-07T20:52:00Z" w16du:dateUtc="2026-03-08T02:52:00Z">
        <w:r w:rsidR="007E006B">
          <w:rPr>
            <w:rFonts w:ascii="Times New Roman" w:hAnsi="Times New Roman" w:cs="Times New Roman"/>
          </w:rPr>
          <w:t xml:space="preserve">; </w:t>
        </w:r>
      </w:ins>
      <w:ins w:id="1959" w:author="Benton, Deon" w:date="2026-03-07T20:51:00Z" w16du:dateUtc="2026-03-08T02:51:00Z">
        <w:r w:rsidR="007E006B">
          <w:rPr>
            <w:rFonts w:ascii="Times New Roman" w:hAnsi="Times New Roman" w:cs="Times New Roman"/>
          </w:rPr>
          <w:t xml:space="preserve">these units did not serve as placeholders </w:t>
        </w:r>
      </w:ins>
      <w:ins w:id="1960" w:author="Benton, Deon" w:date="2026-03-07T20:52:00Z" w16du:dateUtc="2026-03-08T02:52:00Z">
        <w:r w:rsidR="007E006B">
          <w:rPr>
            <w:rFonts w:ascii="Times New Roman" w:hAnsi="Times New Roman" w:cs="Times New Roman"/>
          </w:rPr>
          <w:t xml:space="preserve">for </w:t>
        </w:r>
      </w:ins>
      <w:ins w:id="1961" w:author="Benton, Deon" w:date="2026-03-07T20:51:00Z" w16du:dateUtc="2026-03-08T02:51:00Z">
        <w:r w:rsidR="007E006B">
          <w:rPr>
            <w:rFonts w:ascii="Times New Roman" w:hAnsi="Times New Roman" w:cs="Times New Roman"/>
          </w:rPr>
          <w:t>the categories themselves</w:t>
        </w:r>
      </w:ins>
      <w:ins w:id="1962" w:author="Benton, Deon" w:date="2026-03-07T20:17:00Z" w16du:dateUtc="2026-03-08T02:17:00Z">
        <w:r w:rsidR="00BA0306">
          <w:rPr>
            <w:rFonts w:ascii="Times New Roman" w:hAnsi="Times New Roman" w:cs="Times New Roman"/>
          </w:rPr>
          <w:t>.</w:t>
        </w:r>
      </w:ins>
      <w:ins w:id="1963" w:author="Benton, Deon" w:date="2026-03-07T20:49:00Z" w16du:dateUtc="2026-03-08T02:49:00Z">
        <w:r w:rsidR="007E006B">
          <w:rPr>
            <w:rFonts w:ascii="Times New Roman" w:hAnsi="Times New Roman" w:cs="Times New Roman"/>
          </w:rPr>
          <w:t xml:space="preserve"> </w:t>
        </w:r>
      </w:ins>
      <w:ins w:id="1964" w:author="Benton, Deon" w:date="2026-03-07T20:20:00Z" w16du:dateUtc="2026-03-08T02:20:00Z">
        <w:r w:rsidR="00BA0306">
          <w:rPr>
            <w:rFonts w:ascii="Times New Roman" w:hAnsi="Times New Roman" w:cs="Times New Roman"/>
          </w:rPr>
          <w:t>A chief advantage of</w:t>
        </w:r>
      </w:ins>
      <w:ins w:id="1965" w:author="Benton, Deon" w:date="2026-03-07T19:27:00Z" w16du:dateUtc="2026-03-08T01:27:00Z">
        <w:r w:rsidR="007636E8">
          <w:rPr>
            <w:rFonts w:ascii="Times New Roman" w:hAnsi="Times New Roman" w:cs="Times New Roman"/>
          </w:rPr>
          <w:t xml:space="preserve"> not modeling specific surface features </w:t>
        </w:r>
      </w:ins>
      <w:ins w:id="1966" w:author="Benton, Deon" w:date="2026-02-26T16:32:00Z" w16du:dateUtc="2026-02-26T22:32:00Z">
        <w:r w:rsidR="00733C83">
          <w:rPr>
            <w:rFonts w:ascii="Times New Roman" w:hAnsi="Times New Roman" w:cs="Times New Roman"/>
          </w:rPr>
          <w:t xml:space="preserve">is that it </w:t>
        </w:r>
      </w:ins>
      <w:ins w:id="1967" w:author="Benton, Deon" w:date="2026-03-07T20:20:00Z" w16du:dateUtc="2026-03-08T02:20:00Z">
        <w:r w:rsidR="00BA0306">
          <w:rPr>
            <w:rFonts w:ascii="Times New Roman" w:hAnsi="Times New Roman" w:cs="Times New Roman"/>
          </w:rPr>
          <w:t xml:space="preserve">eschewed the need to </w:t>
        </w:r>
      </w:ins>
      <w:ins w:id="1968" w:author="Benton, Deon" w:date="2026-02-26T16:24:00Z" w16du:dateUtc="2026-02-26T22:24:00Z">
        <w:r w:rsidR="002D6839">
          <w:rPr>
            <w:rFonts w:ascii="Times New Roman" w:hAnsi="Times New Roman" w:cs="Times New Roman"/>
          </w:rPr>
          <w:t xml:space="preserve">commit to any </w:t>
        </w:r>
      </w:ins>
      <w:ins w:id="1969" w:author="Benton, Deon" w:date="2026-02-26T16:25:00Z" w16du:dateUtc="2026-02-26T22:25:00Z">
        <w:r w:rsidR="002D6839">
          <w:rPr>
            <w:rFonts w:ascii="Times New Roman" w:hAnsi="Times New Roman" w:cs="Times New Roman"/>
          </w:rPr>
          <w:t>specific</w:t>
        </w:r>
      </w:ins>
      <w:ins w:id="1970" w:author="Benton, Deon" w:date="2026-02-26T16:24:00Z" w16du:dateUtc="2026-02-26T22:24:00Z">
        <w:r w:rsidR="002D6839">
          <w:rPr>
            <w:rFonts w:ascii="Times New Roman" w:hAnsi="Times New Roman" w:cs="Times New Roman"/>
          </w:rPr>
          <w:t xml:space="preserve"> feature</w:t>
        </w:r>
      </w:ins>
      <w:ins w:id="1971" w:author="Benton, Deon" w:date="2026-03-07T20:21:00Z" w16du:dateUtc="2026-03-08T02:21:00Z">
        <w:r w:rsidR="00BA0306">
          <w:rPr>
            <w:rFonts w:ascii="Times New Roman" w:hAnsi="Times New Roman" w:cs="Times New Roman"/>
          </w:rPr>
          <w:t xml:space="preserve">. </w:t>
        </w:r>
      </w:ins>
      <w:ins w:id="1972" w:author="Benton, Deon" w:date="2026-03-07T20:36:00Z" w16du:dateUtc="2026-03-08T02:36:00Z">
        <w:r w:rsidR="003770EC">
          <w:rPr>
            <w:rFonts w:ascii="Times New Roman" w:hAnsi="Times New Roman" w:cs="Times New Roman"/>
          </w:rPr>
          <w:t>Such a commitment would also be premature given that</w:t>
        </w:r>
      </w:ins>
      <w:ins w:id="1973" w:author="Benton, Deon" w:date="2026-03-07T20:37:00Z" w16du:dateUtc="2026-03-08T02:37:00Z">
        <w:r w:rsidR="003770EC">
          <w:rPr>
            <w:rFonts w:ascii="Times New Roman" w:hAnsi="Times New Roman" w:cs="Times New Roman"/>
          </w:rPr>
          <w:t xml:space="preserve"> it would first</w:t>
        </w:r>
      </w:ins>
      <w:ins w:id="1974" w:author="Benton, Deon" w:date="2026-03-07T20:32:00Z" w16du:dateUtc="2026-03-08T02:32:00Z">
        <w:r w:rsidR="0049328D">
          <w:rPr>
            <w:rFonts w:ascii="Times New Roman" w:hAnsi="Times New Roman" w:cs="Times New Roman"/>
          </w:rPr>
          <w:t xml:space="preserve"> need to be </w:t>
        </w:r>
      </w:ins>
      <w:ins w:id="1975" w:author="Benton, Deon" w:date="2026-03-07T20:33:00Z" w16du:dateUtc="2026-03-08T02:33:00Z">
        <w:r w:rsidR="0049328D">
          <w:rPr>
            <w:rFonts w:ascii="Times New Roman" w:hAnsi="Times New Roman" w:cs="Times New Roman"/>
          </w:rPr>
          <w:t xml:space="preserve">determined which </w:t>
        </w:r>
      </w:ins>
      <w:ins w:id="1976" w:author="Benton, Deon" w:date="2026-03-07T20:35:00Z" w16du:dateUtc="2026-03-08T02:35:00Z">
        <w:r w:rsidR="003770EC">
          <w:rPr>
            <w:rFonts w:ascii="Times New Roman" w:hAnsi="Times New Roman" w:cs="Times New Roman"/>
          </w:rPr>
          <w:t>surface features infants attend to in action understanding studies</w:t>
        </w:r>
      </w:ins>
      <w:ins w:id="1977" w:author="Benton, Deon" w:date="2026-03-07T20:38:00Z" w16du:dateUtc="2026-03-08T02:38:00Z">
        <w:r w:rsidR="003770EC">
          <w:rPr>
            <w:rFonts w:ascii="Times New Roman" w:hAnsi="Times New Roman" w:cs="Times New Roman"/>
          </w:rPr>
          <w:t>.</w:t>
        </w:r>
      </w:ins>
      <w:ins w:id="1978" w:author="Benton, Deon" w:date="2026-03-07T20:42:00Z" w16du:dateUtc="2026-03-08T02:42:00Z">
        <w:r w:rsidR="003770EC">
          <w:rPr>
            <w:rFonts w:ascii="Times New Roman" w:hAnsi="Times New Roman" w:cs="Times New Roman"/>
          </w:rPr>
          <w:t xml:space="preserve"> Th</w:t>
        </w:r>
      </w:ins>
      <w:ins w:id="1979" w:author="Benton, Deon" w:date="2026-03-07T20:43:00Z" w16du:dateUtc="2026-03-08T02:43:00Z">
        <w:r w:rsidR="003770EC">
          <w:rPr>
            <w:rFonts w:ascii="Times New Roman" w:hAnsi="Times New Roman" w:cs="Times New Roman"/>
          </w:rPr>
          <w:t xml:space="preserve">e reason </w:t>
        </w:r>
      </w:ins>
      <w:ins w:id="1980" w:author="Benton, Deon" w:date="2026-03-07T20:53:00Z" w16du:dateUtc="2026-03-08T02:53:00Z">
        <w:r w:rsidR="007E006B">
          <w:rPr>
            <w:rFonts w:ascii="Times New Roman" w:hAnsi="Times New Roman" w:cs="Times New Roman"/>
          </w:rPr>
          <w:t>such evidence is lacking is</w:t>
        </w:r>
      </w:ins>
      <w:ins w:id="1981" w:author="Benton, Deon" w:date="2026-03-07T20:43:00Z" w16du:dateUtc="2026-03-08T02:43:00Z">
        <w:r w:rsidR="003770EC">
          <w:rPr>
            <w:rFonts w:ascii="Times New Roman" w:hAnsi="Times New Roman" w:cs="Times New Roman"/>
          </w:rPr>
          <w:t xml:space="preserve"> that</w:t>
        </w:r>
      </w:ins>
      <w:ins w:id="1982" w:author="Benton, Deon" w:date="2026-03-07T20:54:00Z" w16du:dateUtc="2026-03-08T02:54:00Z">
        <w:r w:rsidR="007E006B">
          <w:rPr>
            <w:rFonts w:ascii="Times New Roman" w:hAnsi="Times New Roman" w:cs="Times New Roman"/>
          </w:rPr>
          <w:t xml:space="preserve"> existing accounts have interpreted</w:t>
        </w:r>
      </w:ins>
      <w:ins w:id="1983" w:author="Benton, Deon" w:date="2026-03-07T20:38:00Z" w16du:dateUtc="2026-03-08T02:38:00Z">
        <w:r w:rsidR="003770EC">
          <w:rPr>
            <w:rFonts w:ascii="Times New Roman" w:hAnsi="Times New Roman" w:cs="Times New Roman"/>
          </w:rPr>
          <w:t xml:space="preserve"> infants’ looking </w:t>
        </w:r>
      </w:ins>
      <w:ins w:id="1984" w:author="Benton, Deon" w:date="2026-03-07T20:42:00Z" w16du:dateUtc="2026-03-08T02:42:00Z">
        <w:r w:rsidR="003770EC">
          <w:rPr>
            <w:rFonts w:ascii="Times New Roman" w:hAnsi="Times New Roman" w:cs="Times New Roman"/>
          </w:rPr>
          <w:t>behaviors</w:t>
        </w:r>
      </w:ins>
      <w:ins w:id="1985" w:author="Benton, Deon" w:date="2026-03-07T20:38:00Z" w16du:dateUtc="2026-03-08T02:38:00Z">
        <w:r w:rsidR="003770EC">
          <w:rPr>
            <w:rFonts w:ascii="Times New Roman" w:hAnsi="Times New Roman" w:cs="Times New Roman"/>
          </w:rPr>
          <w:t xml:space="preserve"> in studies on this topic as arising from </w:t>
        </w:r>
      </w:ins>
      <w:ins w:id="1986" w:author="Benton, Deon" w:date="2026-03-07T20:39:00Z" w16du:dateUtc="2026-03-08T02:39:00Z">
        <w:r w:rsidR="003770EC">
          <w:rPr>
            <w:rFonts w:ascii="Times New Roman" w:hAnsi="Times New Roman" w:cs="Times New Roman"/>
          </w:rPr>
          <w:t>abstract</w:t>
        </w:r>
      </w:ins>
      <w:ins w:id="1987" w:author="Benton, Deon" w:date="2026-03-07T20:38:00Z" w16du:dateUtc="2026-03-08T02:38:00Z">
        <w:r w:rsidR="003770EC">
          <w:rPr>
            <w:rFonts w:ascii="Times New Roman" w:hAnsi="Times New Roman" w:cs="Times New Roman"/>
          </w:rPr>
          <w:t>, conceptual</w:t>
        </w:r>
      </w:ins>
      <w:ins w:id="1988" w:author="Benton, Deon" w:date="2026-03-07T20:39:00Z" w16du:dateUtc="2026-03-08T02:39:00Z">
        <w:r w:rsidR="003770EC">
          <w:rPr>
            <w:rFonts w:ascii="Times New Roman" w:hAnsi="Times New Roman" w:cs="Times New Roman"/>
          </w:rPr>
          <w:t>ly rich notions of acti</w:t>
        </w:r>
      </w:ins>
      <w:ins w:id="1989" w:author="Benton, Deon" w:date="2026-03-07T20:54:00Z" w16du:dateUtc="2026-03-08T02:54:00Z">
        <w:r w:rsidR="007E006B">
          <w:rPr>
            <w:rFonts w:ascii="Times New Roman" w:hAnsi="Times New Roman" w:cs="Times New Roman"/>
          </w:rPr>
          <w:t>on rather than from associations formed</w:t>
        </w:r>
      </w:ins>
      <w:ins w:id="1990" w:author="Benton, Deon" w:date="2026-03-07T20:55:00Z" w16du:dateUtc="2026-03-08T02:55:00Z">
        <w:r w:rsidR="007E006B">
          <w:rPr>
            <w:rFonts w:ascii="Times New Roman" w:hAnsi="Times New Roman" w:cs="Times New Roman"/>
          </w:rPr>
          <w:t xml:space="preserve"> over semantically neutral, visible, surface features.</w:t>
        </w:r>
      </w:ins>
      <w:ins w:id="1991" w:author="Benton, Deon" w:date="2026-03-07T20:42:00Z" w16du:dateUtc="2026-03-08T02:42:00Z">
        <w:r w:rsidR="003770EC">
          <w:rPr>
            <w:rFonts w:ascii="Times New Roman" w:hAnsi="Times New Roman" w:cs="Times New Roman"/>
          </w:rPr>
          <w:t xml:space="preserve"> </w:t>
        </w:r>
      </w:ins>
    </w:p>
    <w:p w14:paraId="7BCA20BA" w14:textId="50EA1339" w:rsidR="00524642" w:rsidRDefault="008F6102" w:rsidP="00652EF0">
      <w:pPr>
        <w:spacing w:line="480" w:lineRule="auto"/>
        <w:ind w:firstLine="720"/>
        <w:contextualSpacing/>
        <w:rPr>
          <w:rFonts w:ascii="Times New Roman" w:hAnsi="Times New Roman" w:cs="Times New Roman"/>
        </w:rPr>
      </w:pPr>
      <w:ins w:id="1992" w:author="Benton, Deon" w:date="2026-03-07T20:58:00Z" w16du:dateUtc="2026-03-08T02:58:00Z">
        <w:r>
          <w:rPr>
            <w:rFonts w:ascii="Times New Roman" w:hAnsi="Times New Roman" w:cs="Times New Roman"/>
          </w:rPr>
          <w:t>Horizontal Posit</w:t>
        </w:r>
      </w:ins>
      <w:ins w:id="1993" w:author="Benton, Deon" w:date="2026-03-07T21:00:00Z" w16du:dateUtc="2026-03-08T03:00:00Z">
        <w:r>
          <w:rPr>
            <w:rFonts w:ascii="Times New Roman" w:hAnsi="Times New Roman" w:cs="Times New Roman"/>
          </w:rPr>
          <w:t>i</w:t>
        </w:r>
      </w:ins>
      <w:ins w:id="1994" w:author="Benton, Deon" w:date="2026-03-07T20:58:00Z" w16du:dateUtc="2026-03-08T02:58:00Z">
        <w:r>
          <w:rPr>
            <w:rFonts w:ascii="Times New Roman" w:hAnsi="Times New Roman" w:cs="Times New Roman"/>
          </w:rPr>
          <w:t>on</w:t>
        </w:r>
      </w:ins>
      <w:ins w:id="1995" w:author="Benton, Deon" w:date="2026-03-07T21:00:00Z" w16du:dateUtc="2026-03-08T03:00:00Z">
        <w:r>
          <w:rPr>
            <w:rFonts w:ascii="Times New Roman" w:hAnsi="Times New Roman" w:cs="Times New Roman"/>
          </w:rPr>
          <w:t xml:space="preserve"> </w:t>
        </w:r>
      </w:ins>
      <w:ins w:id="1996" w:author="Benton, Deon" w:date="2026-03-07T20:58:00Z" w16du:dateUtc="2026-03-08T02:58:00Z">
        <w:r>
          <w:rPr>
            <w:rFonts w:ascii="Times New Roman" w:hAnsi="Times New Roman" w:cs="Times New Roman"/>
          </w:rPr>
          <w:t>w</w:t>
        </w:r>
      </w:ins>
      <w:ins w:id="1997" w:author="Benton, Deon" w:date="2026-03-07T20:59:00Z" w16du:dateUtc="2026-03-08T02:59:00Z">
        <w:r>
          <w:rPr>
            <w:rFonts w:ascii="Times New Roman" w:hAnsi="Times New Roman" w:cs="Times New Roman"/>
          </w:rPr>
          <w:t>a</w:t>
        </w:r>
      </w:ins>
      <w:ins w:id="1998"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1999" w:author="Benton, Deon" w:date="2026-03-07T20:59:00Z" w16du:dateUtc="2026-03-08T02:59:00Z">
        <w:r>
          <w:rPr>
            <w:rFonts w:ascii="Times New Roman" w:hAnsi="Times New Roman" w:cs="Times New Roman"/>
          </w:rPr>
          <w:t>.</w:t>
        </w:r>
      </w:ins>
      <w:ins w:id="2000"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2001"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2002" w:author="Benton, Deon" w:date="2026-02-27T13:09:00Z" w16du:dateUtc="2026-02-27T19:09:00Z">
        <w:r w:rsidR="00CF4781">
          <w:rPr>
            <w:rFonts w:ascii="Times New Roman" w:eastAsia="Times New Roman" w:hAnsi="Times New Roman" w:cs="Times New Roman"/>
          </w:rPr>
          <w:t>group that captured the</w:t>
        </w:r>
      </w:ins>
      <w:ins w:id="2003" w:author="Benton, Deon" w:date="2026-03-07T21:00:00Z" w16du:dateUtc="2026-03-08T03:00:00Z">
        <w:r>
          <w:rPr>
            <w:rFonts w:ascii="Times New Roman" w:eastAsia="Times New Roman" w:hAnsi="Times New Roman" w:cs="Times New Roman"/>
          </w:rPr>
          <w:t xml:space="preserve"> horizontal</w:t>
        </w:r>
      </w:ins>
      <w:ins w:id="2004"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2005" w:author="Benton, Deon" w:date="2026-02-27T13:10:00Z" w16du:dateUtc="2026-02-27T19:10:00Z">
        <w:r w:rsidR="005E2925">
          <w:rPr>
            <w:rFonts w:ascii="Times New Roman" w:eastAsia="Times New Roman" w:hAnsi="Times New Roman" w:cs="Times New Roman"/>
          </w:rPr>
          <w:t xml:space="preserve">proach, </w:t>
        </w:r>
      </w:ins>
      <w:ins w:id="2006" w:author="Benton, Deon" w:date="2026-02-27T13:09:00Z" w16du:dateUtc="2026-02-27T19:09:00Z">
        <w:r w:rsidR="005E2925">
          <w:rPr>
            <w:rFonts w:ascii="Times New Roman" w:eastAsia="Times New Roman" w:hAnsi="Times New Roman" w:cs="Times New Roman"/>
          </w:rPr>
          <w:t xml:space="preserve">see </w:t>
        </w:r>
      </w:ins>
      <w:ins w:id="2007" w:author="Benton, Deon" w:date="2026-03-07T20:59:00Z" w16du:dateUtc="2026-03-08T02:59:00Z">
        <w:r>
          <w:rPr>
            <w:rFonts w:ascii="Times New Roman" w:eastAsia="Times New Roman" w:hAnsi="Times New Roman" w:cs="Times New Roman"/>
          </w:rPr>
          <w:t xml:space="preserve">Benton, 2024 and </w:t>
        </w:r>
      </w:ins>
      <w:ins w:id="2008" w:author="Benton, Deon" w:date="2026-02-27T13:09:00Z" w16du:dateUtc="2026-02-27T19:09:00Z">
        <w:r w:rsidR="005E2925">
          <w:rPr>
            <w:rFonts w:ascii="Times New Roman" w:eastAsia="Times New Roman" w:hAnsi="Times New Roman" w:cs="Times New Roman"/>
          </w:rPr>
          <w:t>Rakison &amp; Lupyan,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2009" w:author="Benton, Deon" w:date="2026-03-07T21:02:00Z" w16du:dateUtc="2026-03-08T03:02:00Z">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ins w:id="2010" w:author="Benton, Deon" w:date="2026-03-07T21:00:00Z" w16du:dateUtc="2026-03-08T03:00:00Z">
        <w:r>
          <w:rPr>
            <w:rFonts w:ascii="Times New Roman" w:eastAsia="Times New Roman" w:hAnsi="Times New Roman" w:cs="Times New Roman"/>
          </w:rPr>
          <w:t>th</w:t>
        </w:r>
      </w:ins>
      <w:ins w:id="2011"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ins w:id="2012"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2013" w:author="Benton, Deon" w:date="2026-03-07T21:01:00Z" w16du:dateUtc="2026-03-08T03:01:00Z">
        <w:r>
          <w:rPr>
            <w:rFonts w:ascii="Times New Roman" w:eastAsia="Times New Roman" w:hAnsi="Times New Roman" w:cs="Times New Roman"/>
          </w:rPr>
          <w:t xml:space="preserve">is </w:t>
        </w:r>
      </w:ins>
      <w:ins w:id="2014"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2015"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2016"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2017"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ins w:id="2018"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2019"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2020"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2021"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2022"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2023" w:author="Benton, Deon" w:date="2026-02-27T13:41:00Z" w16du:dateUtc="2026-02-27T19:41:00Z">
        <w:r w:rsidR="00773EE1">
          <w:rPr>
            <w:rFonts w:ascii="Times New Roman" w:hAnsi="Times New Roman" w:cs="Times New Roman"/>
          </w:rPr>
          <w:t xml:space="preserve">Separating these </w:t>
        </w:r>
      </w:ins>
      <w:ins w:id="2024" w:author="Benton, Deon" w:date="2026-02-27T13:39:00Z" w16du:dateUtc="2026-02-27T19:39:00Z">
        <w:r w:rsidR="00DD510D">
          <w:rPr>
            <w:rFonts w:ascii="Times New Roman" w:hAnsi="Times New Roman" w:cs="Times New Roman"/>
          </w:rPr>
          <w:t>two aspects of motion—that is, hori</w:t>
        </w:r>
      </w:ins>
      <w:ins w:id="2025" w:author="Benton, Deon" w:date="2026-02-27T13:40:00Z" w16du:dateUtc="2026-02-27T19:40:00Z">
        <w:r w:rsidR="00DD510D">
          <w:rPr>
            <w:rFonts w:ascii="Times New Roman" w:hAnsi="Times New Roman" w:cs="Times New Roman"/>
          </w:rPr>
          <w:t>zontal translation from curvature—</w:t>
        </w:r>
      </w:ins>
      <w:ins w:id="2026" w:author="Benton, Deon" w:date="2026-02-27T13:42:00Z" w16du:dateUtc="2026-02-27T19:42:00Z">
        <w:r w:rsidR="00773EE1">
          <w:rPr>
            <w:rFonts w:ascii="Times New Roman" w:hAnsi="Times New Roman" w:cs="Times New Roman"/>
          </w:rPr>
          <w:t>in this way enabled</w:t>
        </w:r>
      </w:ins>
      <w:ins w:id="2027" w:author="Benton, Deon" w:date="2026-02-27T13:41:00Z" w16du:dateUtc="2026-02-27T19:41:00Z">
        <w:r w:rsidR="00773EE1">
          <w:rPr>
            <w:rFonts w:ascii="Times New Roman" w:hAnsi="Times New Roman" w:cs="Times New Roman"/>
          </w:rPr>
          <w:t xml:space="preserve"> </w:t>
        </w:r>
      </w:ins>
      <w:ins w:id="2028" w:author="Benton, Deon" w:date="2026-02-27T13:42:00Z" w16du:dateUtc="2026-02-27T19:42:00Z">
        <w:r w:rsidR="00773EE1">
          <w:rPr>
            <w:rFonts w:ascii="Times New Roman" w:hAnsi="Times New Roman" w:cs="Times New Roman"/>
          </w:rPr>
          <w:t>the</w:t>
        </w:r>
      </w:ins>
      <w:ins w:id="2029" w:author="Benton, Deon" w:date="2026-02-27T13:40:00Z" w16du:dateUtc="2026-02-27T19:40:00Z">
        <w:r w:rsidR="00773EE1">
          <w:rPr>
            <w:rFonts w:ascii="Times New Roman" w:hAnsi="Times New Roman" w:cs="Times New Roman"/>
          </w:rPr>
          <w:t xml:space="preserve"> model to represent </w:t>
        </w:r>
      </w:ins>
      <w:ins w:id="2030" w:author="Benton, Deon" w:date="2026-02-27T13:43:00Z" w16du:dateUtc="2026-02-27T19:43:00Z">
        <w:r w:rsidR="008E11CA">
          <w:rPr>
            <w:rFonts w:ascii="Times New Roman" w:hAnsi="Times New Roman" w:cs="Times New Roman"/>
          </w:rPr>
          <w:t>heading direction</w:t>
        </w:r>
      </w:ins>
      <w:ins w:id="2031" w:author="Benton, Deon" w:date="2026-02-27T13:41:00Z" w16du:dateUtc="2026-02-27T19:41:00Z">
        <w:r w:rsidR="00773EE1">
          <w:rPr>
            <w:rFonts w:ascii="Times New Roman" w:hAnsi="Times New Roman" w:cs="Times New Roman"/>
          </w:rPr>
          <w:t xml:space="preserve"> independently from </w:t>
        </w:r>
      </w:ins>
      <w:ins w:id="2032" w:author="Benton, Deon" w:date="2026-02-27T13:44:00Z" w16du:dateUtc="2026-02-27T19:44:00Z">
        <w:r w:rsidR="008E11CA">
          <w:rPr>
            <w:rFonts w:ascii="Times New Roman" w:hAnsi="Times New Roman" w:cs="Times New Roman"/>
          </w:rPr>
          <w:t xml:space="preserve">its </w:t>
        </w:r>
      </w:ins>
      <w:ins w:id="2033" w:author="Benton, Deon" w:date="2026-02-27T13:41:00Z" w16du:dateUtc="2026-02-27T19:41:00Z">
        <w:r w:rsidR="00773EE1">
          <w:rPr>
            <w:rFonts w:ascii="Times New Roman" w:hAnsi="Times New Roman" w:cs="Times New Roman"/>
          </w:rPr>
          <w:t>geometry</w:t>
        </w:r>
      </w:ins>
      <w:ins w:id="2034"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2035"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2036"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2037"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2038"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ins w:id="2039" w:author="Benton, Deon" w:date="2026-04-06T11:14:00Z" w16du:dateUtc="2026-04-06T16:14:00Z"/>
          <w:rFonts w:ascii="Times New Roman" w:hAnsi="Times New Roman" w:cs="Times New Roman"/>
        </w:rPr>
      </w:pPr>
      <w:r>
        <w:rPr>
          <w:rFonts w:ascii="Times New Roman" w:hAnsi="Times New Roman" w:cs="Times New Roman"/>
        </w:rPr>
        <w:t xml:space="preserve">The remaining </w:t>
      </w:r>
      <w:ins w:id="2040" w:author="Benton, Deon" w:date="2026-04-08T10:50:00Z" w16du:dateUtc="2026-04-08T15:50:00Z">
        <w:r w:rsidR="00C50184">
          <w:rPr>
            <w:rFonts w:ascii="Times New Roman" w:hAnsi="Times New Roman" w:cs="Times New Roman"/>
          </w:rPr>
          <w:t>five</w:t>
        </w:r>
      </w:ins>
      <w:ins w:id="2041" w:author="Benton, Deon" w:date="2026-03-10T16:24:00Z" w16du:dateUtc="2026-03-10T21:24:00Z">
        <w:r w:rsidR="008212A4">
          <w:rPr>
            <w:rFonts w:ascii="Times New Roman" w:hAnsi="Times New Roman" w:cs="Times New Roman"/>
          </w:rPr>
          <w:t xml:space="preserve"> </w:t>
        </w:r>
      </w:ins>
      <w:r>
        <w:rPr>
          <w:rFonts w:ascii="Times New Roman" w:hAnsi="Times New Roman" w:cs="Times New Roman"/>
        </w:rPr>
        <w:t xml:space="preserve">input and output groups were a five-unit </w:t>
      </w:r>
      <w:ins w:id="2042"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2043"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2044" w:author="Benton, Deon" w:date="2026-02-27T13:54:00Z" w16du:dateUtc="2026-02-27T19:54:00Z">
        <w:r w:rsidR="007C37CB">
          <w:rPr>
            <w:rFonts w:ascii="Times New Roman" w:hAnsi="Times New Roman" w:cs="Times New Roman"/>
          </w:rPr>
          <w:t>Obstacle Horizontal</w:t>
        </w:r>
      </w:ins>
      <w:ins w:id="2045" w:author="Benton, Deon" w:date="2026-02-27T14:03:00Z" w16du:dateUtc="2026-02-27T20:03:00Z">
        <w:r w:rsidR="00334B9E">
          <w:rPr>
            <w:rFonts w:ascii="Times New Roman" w:hAnsi="Times New Roman" w:cs="Times New Roman"/>
          </w:rPr>
          <w:t xml:space="preserve"> Spatial</w:t>
        </w:r>
      </w:ins>
      <w:ins w:id="2046"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2047" w:author="Benton, Deon" w:date="2026-02-27T16:06:00Z" w16du:dateUtc="2026-02-27T22:06:00Z">
        <w:r w:rsidR="000D00F9">
          <w:rPr>
            <w:rFonts w:ascii="Times New Roman" w:hAnsi="Times New Roman" w:cs="Times New Roman"/>
          </w:rPr>
          <w:t xml:space="preserve">Arc </w:t>
        </w:r>
      </w:ins>
      <w:ins w:id="2048"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w:t>
      </w:r>
      <w:ins w:id="2049" w:author="Benton, Deon" w:date="2026-04-06T11:12:00Z" w16du:dateUtc="2026-04-06T16:12:00Z">
        <w:r w:rsidR="00997C20">
          <w:rPr>
            <w:rFonts w:ascii="Times New Roman" w:hAnsi="Times New Roman" w:cs="Times New Roman"/>
          </w:rPr>
          <w:t xml:space="preserve">and </w:t>
        </w:r>
      </w:ins>
      <w:r>
        <w:rPr>
          <w:rFonts w:ascii="Times New Roman" w:hAnsi="Times New Roman" w:cs="Times New Roman"/>
        </w:rPr>
        <w:t xml:space="preserve">a one-unit </w:t>
      </w:r>
      <w:ins w:id="2050"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 xml:space="preserve">group. The five units in the </w:t>
      </w:r>
      <w:ins w:id="2051"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2052"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2053"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2054"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2055"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2056"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2057"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2058"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2059"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2060" w:author="Benton, Deon" w:date="2026-02-27T13:57:00Z" w16du:dateUtc="2026-02-27T19:57:00Z">
        <w:r w:rsidR="00A858D9">
          <w:rPr>
            <w:rFonts w:ascii="Times New Roman" w:hAnsi="Times New Roman" w:cs="Times New Roman"/>
          </w:rPr>
          <w:t xml:space="preserve"> the absence of a</w:t>
        </w:r>
      </w:ins>
      <w:ins w:id="2061" w:author="Benton, Deon" w:date="2026-02-27T13:58:00Z" w16du:dateUtc="2026-02-27T19:58:00Z">
        <w:r w:rsidR="003730F6">
          <w:rPr>
            <w:rFonts w:ascii="Times New Roman" w:hAnsi="Times New Roman" w:cs="Times New Roman"/>
          </w:rPr>
          <w:t xml:space="preserve">n </w:t>
        </w:r>
      </w:ins>
      <w:ins w:id="2062" w:author="Benton, Deon" w:date="2026-02-27T14:00:00Z" w16du:dateUtc="2026-02-27T20:00:00Z">
        <w:r w:rsidR="003730F6">
          <w:rPr>
            <w:rFonts w:ascii="Times New Roman" w:hAnsi="Times New Roman" w:cs="Times New Roman"/>
          </w:rPr>
          <w:t>o</w:t>
        </w:r>
      </w:ins>
      <w:ins w:id="2063"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2064"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2065"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2066" w:author="Benton, Deon" w:date="2026-02-27T16:19:00Z" w16du:dateUtc="2026-02-27T22:19:00Z">
        <w:r w:rsidR="002D1FB6">
          <w:rPr>
            <w:rFonts w:ascii="Times New Roman" w:hAnsi="Times New Roman" w:cs="Times New Roman"/>
          </w:rPr>
          <w:t>Arced Peak and Obstacle Heights</w:t>
        </w:r>
      </w:ins>
      <w:ins w:id="2067"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2068"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2069"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2070"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2071"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2072"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2073"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2074"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2075"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2076" w:author="Benton, Deon" w:date="2026-02-27T14:04:00Z" w16du:dateUtc="2026-02-27T20:04:00Z">
        <w:r w:rsidR="00334B9E">
          <w:rPr>
            <w:rFonts w:ascii="Times New Roman" w:hAnsi="Times New Roman" w:cs="Times New Roman"/>
          </w:rPr>
          <w:t xml:space="preserve">(i.e., the obstacle was positioned to </w:t>
        </w:r>
      </w:ins>
      <w:ins w:id="2077"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2078" w:author="Benton, Deon" w:date="2026-02-27T16:06:00Z" w16du:dateUtc="2026-02-27T22:06:00Z">
        <w:r w:rsidR="000D00F9">
          <w:rPr>
            <w:rFonts w:ascii="Times New Roman" w:hAnsi="Times New Roman" w:cs="Times New Roman"/>
          </w:rPr>
          <w:t>Arc Apex-Obstacle Gap</w:t>
        </w:r>
      </w:ins>
      <w:r w:rsidR="00126BA4">
        <w:rPr>
          <w:rFonts w:ascii="Times New Roman" w:hAnsi="Times New Roman" w:cs="Times New Roman"/>
        </w:rPr>
        <w:t xml:space="preserve"> group, the first unit </w:t>
      </w:r>
      <w:ins w:id="2079" w:author="Benton, Deon" w:date="2026-02-27T16:07:00Z" w16du:dateUtc="2026-02-27T22:07:00Z">
        <w:r w:rsidR="000D00F9">
          <w:rPr>
            <w:rFonts w:ascii="Times New Roman" w:hAnsi="Times New Roman" w:cs="Times New Roman"/>
          </w:rPr>
          <w:t xml:space="preserve">was No </w:t>
        </w:r>
      </w:ins>
      <w:ins w:id="2080"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ins w:id="2081" w:author="Benton, Deon" w:date="2026-02-27T16:07:00Z" w16du:dateUtc="2026-02-27T22:07:00Z">
        <w:r w:rsidR="00597AD3">
          <w:rPr>
            <w:rFonts w:ascii="Times New Roman" w:hAnsi="Times New Roman" w:cs="Times New Roman"/>
          </w:rPr>
          <w:t xml:space="preserve">an </w:t>
        </w:r>
      </w:ins>
      <w:ins w:id="2082" w:author="Benton, Deon" w:date="2026-02-27T16:08:00Z" w16du:dateUtc="2026-02-27T22:08:00Z">
        <w:r w:rsidR="00597AD3">
          <w:rPr>
            <w:rFonts w:ascii="Times New Roman" w:hAnsi="Times New Roman" w:cs="Times New Roman"/>
          </w:rPr>
          <w:t>object</w:t>
        </w:r>
      </w:ins>
      <w:ins w:id="2083" w:author="Benton, Deon" w:date="2026-02-27T16:07:00Z" w16du:dateUtc="2026-02-27T22:07:00Z">
        <w:r w:rsidR="00597AD3">
          <w:rPr>
            <w:rFonts w:ascii="Times New Roman" w:hAnsi="Times New Roman" w:cs="Times New Roman"/>
          </w:rPr>
          <w:t xml:space="preserve"> did n</w:t>
        </w:r>
      </w:ins>
      <w:ins w:id="2084"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2085"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2086"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2087"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2088"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ins w:id="2089" w:author="Benton, Deon" w:date="2026-03-10T16:26:00Z" w16du:dateUtc="2026-03-10T21:26:00Z">
        <w:r w:rsidR="00D45295">
          <w:rPr>
            <w:rFonts w:ascii="Times New Roman" w:hAnsi="Times New Roman" w:cs="Times New Roman"/>
          </w:rPr>
          <w:t>). The</w:t>
        </w:r>
      </w:ins>
      <w:ins w:id="2090" w:author="Benton, Deon" w:date="2026-03-10T16:25:00Z" w16du:dateUtc="2026-03-10T21:25:00Z">
        <w:r w:rsidR="008212A4">
          <w:rPr>
            <w:rFonts w:ascii="Times New Roman" w:hAnsi="Times New Roman" w:cs="Times New Roman"/>
          </w:rPr>
          <w:t xml:space="preserve"> </w:t>
        </w:r>
      </w:ins>
      <w:r>
        <w:rPr>
          <w:rFonts w:ascii="Times New Roman" w:hAnsi="Times New Roman" w:cs="Times New Roman"/>
        </w:rPr>
        <w:t xml:space="preserve">single unit in the </w:t>
      </w:r>
      <w:ins w:id="2091"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2092" w:author="Benton, Deon" w:date="2026-02-27T16:15:00Z" w16du:dateUtc="2026-02-27T22:15:00Z">
        <w:r w:rsidR="00305A74">
          <w:rPr>
            <w:rFonts w:ascii="Times New Roman" w:hAnsi="Times New Roman" w:cs="Times New Roman"/>
          </w:rPr>
          <w:t xml:space="preserve">whether the first and second object were </w:t>
        </w:r>
      </w:ins>
      <w:ins w:id="2093" w:author="Benton, Deon" w:date="2026-03-10T16:33:00Z" w16du:dateUtc="2026-03-10T21:33:00Z">
        <w:r w:rsidR="00362066">
          <w:rPr>
            <w:rFonts w:ascii="Times New Roman" w:hAnsi="Times New Roman" w:cs="Times New Roman"/>
          </w:rPr>
          <w:t>spatially abutted at</w:t>
        </w:r>
      </w:ins>
      <w:ins w:id="2094" w:author="Benton, Deon" w:date="2026-02-27T16:15:00Z" w16du:dateUtc="2026-02-27T22:15:00Z">
        <w:r w:rsidR="00305A74">
          <w:rPr>
            <w:rFonts w:ascii="Times New Roman" w:hAnsi="Times New Roman" w:cs="Times New Roman"/>
          </w:rPr>
          <w:t xml:space="preserve"> the end of a motion sequence</w:t>
        </w:r>
      </w:ins>
      <w:ins w:id="2095" w:author="Benton, Deon" w:date="2026-02-27T16:14:00Z" w16du:dateUtc="2026-02-27T22:14:00Z">
        <w:r w:rsidR="00305A74">
          <w:rPr>
            <w:rFonts w:ascii="Times New Roman" w:hAnsi="Times New Roman" w:cs="Times New Roman"/>
          </w:rPr>
          <w:t xml:space="preserve">. </w:t>
        </w:r>
      </w:ins>
      <w:ins w:id="2096"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2097" w:author="Benton, Deon" w:date="2026-03-10T16:33:00Z" w16du:dateUtc="2026-03-10T21:33:00Z">
        <w:r w:rsidR="00362066">
          <w:rPr>
            <w:rFonts w:ascii="Times New Roman" w:hAnsi="Times New Roman" w:cs="Times New Roman"/>
          </w:rPr>
          <w:t>this was true</w:t>
        </w:r>
      </w:ins>
      <w:ins w:id="2098" w:author="Benton, Deon" w:date="2026-02-27T16:19:00Z" w16du:dateUtc="2026-02-27T22:19:00Z">
        <w:r w:rsidR="00774EFB">
          <w:rPr>
            <w:rFonts w:ascii="Times New Roman" w:hAnsi="Times New Roman" w:cs="Times New Roman"/>
          </w:rPr>
          <w:t>.</w:t>
        </w:r>
      </w:ins>
      <w:ins w:id="2099" w:author="Benton, Deon" w:date="2026-03-10T16:26:00Z" w16du:dateUtc="2026-03-10T21:26:00Z">
        <w:r w:rsidR="00D45295">
          <w:rPr>
            <w:rFonts w:ascii="Times New Roman" w:hAnsi="Times New Roman" w:cs="Times New Roman"/>
          </w:rPr>
          <w:t xml:space="preserve"> </w:t>
        </w:r>
      </w:ins>
      <w:ins w:id="2100" w:author="Benton, Deon" w:date="2026-03-10T18:27:00Z" w16du:dateUtc="2026-03-10T23:27:00Z">
        <w:r w:rsidR="00DB1E68">
          <w:rPr>
            <w:rFonts w:ascii="Times New Roman" w:hAnsi="Times New Roman" w:cs="Times New Roman"/>
          </w:rPr>
          <w:t xml:space="preserve">The rationale </w:t>
        </w:r>
      </w:ins>
      <w:ins w:id="2101" w:author="Benton, Deon" w:date="2026-04-06T11:12:00Z" w16du:dateUtc="2026-04-06T16:12:00Z">
        <w:r w:rsidR="00997C20">
          <w:rPr>
            <w:rFonts w:ascii="Times New Roman" w:hAnsi="Times New Roman" w:cs="Times New Roman"/>
          </w:rPr>
          <w:t xml:space="preserve">for this naming scheme was </w:t>
        </w:r>
      </w:ins>
      <w:ins w:id="2102" w:author="Benton, Deon" w:date="2026-03-10T18:27:00Z" w16du:dateUtc="2026-03-10T23:27:00Z">
        <w:r w:rsidR="00DB1E68">
          <w:rPr>
            <w:rFonts w:ascii="Times New Roman" w:hAnsi="Times New Roman" w:cs="Times New Roman"/>
          </w:rPr>
          <w:t xml:space="preserve">to emphasize </w:t>
        </w:r>
      </w:ins>
      <w:ins w:id="2103" w:author="Benton, Deon" w:date="2026-04-06T11:12:00Z" w16du:dateUtc="2026-04-06T16:12:00Z">
        <w:r w:rsidR="00997C20">
          <w:rPr>
            <w:rFonts w:ascii="Times New Roman" w:hAnsi="Times New Roman" w:cs="Times New Roman"/>
          </w:rPr>
          <w:t xml:space="preserve">each group’s </w:t>
        </w:r>
      </w:ins>
      <w:ins w:id="2104" w:author="Benton, Deon" w:date="2026-03-10T18:27:00Z" w16du:dateUtc="2026-03-10T23:27:00Z">
        <w:r w:rsidR="00DB1E68">
          <w:rPr>
            <w:rFonts w:ascii="Times New Roman" w:hAnsi="Times New Roman" w:cs="Times New Roman"/>
          </w:rPr>
          <w:t>surface-level, perceptually grounded,</w:t>
        </w:r>
      </w:ins>
      <w:ins w:id="2105" w:author="Benton, Deon" w:date="2026-04-06T11:12:00Z" w16du:dateUtc="2026-04-06T16:12:00Z">
        <w:r w:rsidR="00997C20">
          <w:rPr>
            <w:rFonts w:ascii="Times New Roman" w:hAnsi="Times New Roman" w:cs="Times New Roman"/>
          </w:rPr>
          <w:t xml:space="preserve"> and</w:t>
        </w:r>
      </w:ins>
      <w:ins w:id="2106" w:author="Benton, Deon" w:date="2026-03-10T18:27:00Z" w16du:dateUtc="2026-03-10T23:27:00Z">
        <w:r w:rsidR="00DB1E68">
          <w:rPr>
            <w:rFonts w:ascii="Times New Roman" w:hAnsi="Times New Roman" w:cs="Times New Roman"/>
          </w:rPr>
          <w:t xml:space="preserve"> conceptually neutral nature. </w:t>
        </w:r>
      </w:ins>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3E36CB7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107"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2108" w:author="Benton, Deon" w:date="2026-02-27T16:21:00Z" w16du:dateUtc="2026-02-27T22:21:00Z">
        <w:r w:rsidR="00F12553">
          <w:rPr>
            <w:rFonts w:ascii="Times New Roman" w:hAnsi="Times New Roman" w:cs="Times New Roman"/>
          </w:rPr>
          <w:t xml:space="preserve"> is that</w:t>
        </w:r>
      </w:ins>
      <w:ins w:id="2109"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2110" w:author="Benton, Deon" w:date="2026-02-27T16:29:00Z" w16du:dateUtc="2026-02-27T22:29:00Z">
        <w:r w:rsidR="00123CA6">
          <w:rPr>
            <w:rFonts w:ascii="Times New Roman" w:hAnsi="Times New Roman" w:cs="Times New Roman"/>
          </w:rPr>
          <w:t>are</w:t>
        </w:r>
      </w:ins>
      <w:ins w:id="2111"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2112" w:author="Benton, Deon" w:date="2026-02-27T16:23:00Z" w16du:dateUtc="2026-02-27T22:23:00Z">
        <w:r w:rsidR="00F12553">
          <w:rPr>
            <w:rFonts w:ascii="Times New Roman" w:hAnsi="Times New Roman" w:cs="Times New Roman"/>
          </w:rPr>
          <w:t xml:space="preserve"> </w:t>
        </w:r>
      </w:ins>
      <w:del w:id="2113" w:author="Benton, Deon" w:date="2026-02-27T16:24:00Z" w16du:dateUtc="2026-02-27T22:24:00Z">
        <w:r w:rsidDel="00B25E66">
          <w:rPr>
            <w:rFonts w:ascii="Times New Roman" w:hAnsi="Times New Roman" w:cs="Times New Roman"/>
          </w:rPr>
          <w:delText xml:space="preserve"> </w:delText>
        </w:r>
      </w:del>
      <w:ins w:id="2114" w:author="Benton, Deon" w:date="2026-02-27T16:22:00Z" w16du:dateUtc="2026-02-27T22:22:00Z">
        <w:r w:rsidR="00F12553">
          <w:rPr>
            <w:rFonts w:ascii="Times New Roman" w:hAnsi="Times New Roman" w:cs="Times New Roman"/>
          </w:rPr>
          <w:t xml:space="preserve">processing and encoding the kinematics of different </w:t>
        </w:r>
      </w:ins>
      <w:ins w:id="2115" w:author="Benton, Deon" w:date="2026-02-27T16:46:00Z" w16du:dateUtc="2026-02-27T22:46:00Z">
        <w:r w:rsidR="005D4226">
          <w:rPr>
            <w:rFonts w:ascii="Times New Roman" w:hAnsi="Times New Roman" w:cs="Times New Roman"/>
          </w:rPr>
          <w:t>movements</w:t>
        </w:r>
      </w:ins>
      <w:ins w:id="2116" w:author="Benton, Deon" w:date="2026-02-27T16:23:00Z" w16du:dateUtc="2026-02-27T22:23:00Z">
        <w:r w:rsidR="00B25E66">
          <w:rPr>
            <w:rFonts w:ascii="Times New Roman" w:hAnsi="Times New Roman" w:cs="Times New Roman"/>
          </w:rPr>
          <w:t xml:space="preserve">, </w:t>
        </w:r>
      </w:ins>
      <w:ins w:id="2117" w:author="Benton, Deon" w:date="2026-02-27T16:22:00Z" w16du:dateUtc="2026-02-27T22:22:00Z">
        <w:r w:rsidR="00F12553">
          <w:rPr>
            <w:rFonts w:ascii="Times New Roman" w:hAnsi="Times New Roman" w:cs="Times New Roman"/>
          </w:rPr>
          <w:t>the perceptual</w:t>
        </w:r>
      </w:ins>
      <w:ins w:id="2118" w:author="Benton, Deon" w:date="2026-04-08T10:50:00Z" w16du:dateUtc="2026-04-08T15:50:00Z">
        <w:r w:rsidR="00C50184">
          <w:rPr>
            <w:rFonts w:ascii="Times New Roman" w:hAnsi="Times New Roman" w:cs="Times New Roman"/>
          </w:rPr>
          <w:t xml:space="preserve"> or surface-based</w:t>
        </w:r>
      </w:ins>
      <w:ins w:id="2119" w:author="Benton, Deon" w:date="2026-02-27T16:22:00Z" w16du:dateUtc="2026-02-27T22:22:00Z">
        <w:r w:rsidR="00F12553">
          <w:rPr>
            <w:rFonts w:ascii="Times New Roman" w:hAnsi="Times New Roman" w:cs="Times New Roman"/>
          </w:rPr>
          <w:t xml:space="preserve"> appearance of </w:t>
        </w:r>
      </w:ins>
      <w:ins w:id="2120" w:author="Benton, Deon" w:date="2026-02-27T16:23:00Z" w16du:dateUtc="2026-02-27T22:23:00Z">
        <w:r w:rsidR="00B25E66">
          <w:rPr>
            <w:rFonts w:ascii="Times New Roman" w:hAnsi="Times New Roman" w:cs="Times New Roman"/>
          </w:rPr>
          <w:t>the different objects</w:t>
        </w:r>
      </w:ins>
      <w:ins w:id="2121" w:author="Benton, Deon" w:date="2026-02-27T16:25:00Z" w16du:dateUtc="2026-02-27T22:25:00Z">
        <w:r w:rsidR="00B25E66">
          <w:rPr>
            <w:rFonts w:ascii="Times New Roman" w:hAnsi="Times New Roman" w:cs="Times New Roman"/>
          </w:rPr>
          <w:t xml:space="preserve"> and entities</w:t>
        </w:r>
      </w:ins>
      <w:ins w:id="2122" w:author="Benton, Deon" w:date="2026-02-27T16:24:00Z" w16du:dateUtc="2026-02-27T22:24:00Z">
        <w:r w:rsidR="00B25E66">
          <w:rPr>
            <w:rFonts w:ascii="Times New Roman" w:hAnsi="Times New Roman" w:cs="Times New Roman"/>
          </w:rPr>
          <w:t xml:space="preserve"> </w:t>
        </w:r>
      </w:ins>
      <w:ins w:id="2123" w:author="Benton, Deon" w:date="2026-02-27T16:22:00Z" w16du:dateUtc="2026-02-27T22:22:00Z">
        <w:r w:rsidR="00F12553">
          <w:rPr>
            <w:rFonts w:ascii="Times New Roman" w:hAnsi="Times New Roman" w:cs="Times New Roman"/>
          </w:rPr>
          <w:t xml:space="preserve">that engage in those </w:t>
        </w:r>
      </w:ins>
      <w:ins w:id="2124" w:author="Benton, Deon" w:date="2026-02-27T16:46:00Z" w16du:dateUtc="2026-02-27T22:46:00Z">
        <w:r w:rsidR="005D4226">
          <w:rPr>
            <w:rFonts w:ascii="Times New Roman" w:hAnsi="Times New Roman" w:cs="Times New Roman"/>
          </w:rPr>
          <w:t>movements</w:t>
        </w:r>
      </w:ins>
      <w:ins w:id="2125" w:author="Benton, Deon" w:date="2026-02-27T16:24:00Z" w16du:dateUtc="2026-02-27T22:24:00Z">
        <w:r w:rsidR="00B25E66">
          <w:rPr>
            <w:rFonts w:ascii="Times New Roman" w:hAnsi="Times New Roman" w:cs="Times New Roman"/>
          </w:rPr>
          <w:t>, as well as the associative relation</w:t>
        </w:r>
      </w:ins>
      <w:ins w:id="2126" w:author="Benton, Deon" w:date="2026-02-27T16:25:00Z" w16du:dateUtc="2026-02-27T22:25:00Z">
        <w:r w:rsidR="00B25E66">
          <w:rPr>
            <w:rFonts w:ascii="Times New Roman" w:hAnsi="Times New Roman" w:cs="Times New Roman"/>
          </w:rPr>
          <w:t>s</w:t>
        </w:r>
      </w:ins>
      <w:ins w:id="2127" w:author="Benton, Deon" w:date="2026-02-27T16:24:00Z" w16du:dateUtc="2026-02-27T22:24:00Z">
        <w:r w:rsidR="00B25E66">
          <w:rPr>
            <w:rFonts w:ascii="Times New Roman" w:hAnsi="Times New Roman" w:cs="Times New Roman"/>
          </w:rPr>
          <w:t xml:space="preserve"> among the</w:t>
        </w:r>
      </w:ins>
      <w:ins w:id="2128" w:author="Benton, Deon" w:date="2026-02-27T16:29:00Z" w16du:dateUtc="2026-02-27T22:29:00Z">
        <w:r w:rsidR="00123CA6">
          <w:rPr>
            <w:rFonts w:ascii="Times New Roman" w:hAnsi="Times New Roman" w:cs="Times New Roman"/>
          </w:rPr>
          <w:t xml:space="preserve">se </w:t>
        </w:r>
      </w:ins>
      <w:ins w:id="2129" w:author="Benton, Deon" w:date="2026-03-25T10:29:00Z" w16du:dateUtc="2026-03-25T15:29:00Z">
        <w:r w:rsidR="006663DD">
          <w:rPr>
            <w:rFonts w:ascii="Times New Roman" w:hAnsi="Times New Roman" w:cs="Times New Roman"/>
          </w:rPr>
          <w:t xml:space="preserve">perceptually-grounded </w:t>
        </w:r>
      </w:ins>
      <w:ins w:id="2130" w:author="Benton, Deon" w:date="2026-02-27T16:29:00Z" w16du:dateUtc="2026-02-27T22:29:00Z">
        <w:r w:rsidR="00123CA6">
          <w:rPr>
            <w:rFonts w:ascii="Times New Roman" w:hAnsi="Times New Roman" w:cs="Times New Roman"/>
          </w:rPr>
          <w:t>elements</w:t>
        </w:r>
      </w:ins>
      <w:ins w:id="2131" w:author="Benton, Deon" w:date="2026-02-27T16:25:00Z" w16du:dateUtc="2026-02-27T22:25:00Z">
        <w:r w:rsidR="00B25E66">
          <w:rPr>
            <w:rFonts w:ascii="Times New Roman" w:hAnsi="Times New Roman" w:cs="Times New Roman"/>
          </w:rPr>
          <w:t>.</w:t>
        </w:r>
      </w:ins>
      <w:ins w:id="2132" w:author="Benton, Deon" w:date="2026-02-27T16:22:00Z" w16du:dateUtc="2026-02-27T22:22:00Z">
        <w:r w:rsidR="00F12553">
          <w:rPr>
            <w:rFonts w:ascii="Times New Roman" w:hAnsi="Times New Roman" w:cs="Times New Roman"/>
          </w:rPr>
          <w:t xml:space="preserve"> </w:t>
        </w:r>
      </w:ins>
      <w:ins w:id="2133" w:author="Benton, Deon" w:date="2026-02-27T16:26:00Z" w16du:dateUtc="2026-02-27T22:26:00Z">
        <w:r w:rsidR="00864BDF">
          <w:rPr>
            <w:rFonts w:ascii="Times New Roman" w:hAnsi="Times New Roman" w:cs="Times New Roman"/>
          </w:rPr>
          <w:t xml:space="preserve">To implement this aspect of the </w:t>
        </w:r>
      </w:ins>
      <w:ins w:id="2134" w:author="Benton, Deon" w:date="2026-02-27T16:29:00Z" w16du:dateUtc="2026-02-27T22:29:00Z">
        <w:r w:rsidR="00F10356">
          <w:rPr>
            <w:rFonts w:ascii="Times New Roman" w:hAnsi="Times New Roman" w:cs="Times New Roman"/>
          </w:rPr>
          <w:t>proposal</w:t>
        </w:r>
      </w:ins>
      <w:ins w:id="2135" w:author="Benton, Deon" w:date="2026-02-27T16:26:00Z" w16du:dateUtc="2026-02-27T22:26:00Z">
        <w:r w:rsidR="00864BDF">
          <w:rPr>
            <w:rFonts w:ascii="Times New Roman" w:hAnsi="Times New Roman" w:cs="Times New Roman"/>
          </w:rPr>
          <w:t xml:space="preserve"> in the m</w:t>
        </w:r>
      </w:ins>
      <w:ins w:id="2136"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2137" w:author="Benton, Deon" w:date="2026-02-27T16:27:00Z" w16du:dateUtc="2026-02-27T22:27:00Z">
        <w:r w:rsidR="00864BDF">
          <w:rPr>
            <w:rFonts w:ascii="Times New Roman" w:hAnsi="Times New Roman" w:cs="Times New Roman"/>
          </w:rPr>
          <w:t xml:space="preserve"> a model analogue </w:t>
        </w:r>
      </w:ins>
      <w:ins w:id="2138" w:author="Benton, Deon" w:date="2026-02-27T16:29:00Z" w16du:dateUtc="2026-02-27T22:29:00Z">
        <w:r w:rsidR="00F10356">
          <w:rPr>
            <w:rFonts w:ascii="Times New Roman" w:hAnsi="Times New Roman" w:cs="Times New Roman"/>
          </w:rPr>
          <w:t>of the real</w:t>
        </w:r>
      </w:ins>
      <w:ins w:id="2139" w:author="Benton, Deon" w:date="2026-02-27T16:30:00Z" w16du:dateUtc="2026-02-27T22:30:00Z">
        <w:r w:rsidR="00F10356">
          <w:rPr>
            <w:rFonts w:ascii="Times New Roman" w:hAnsi="Times New Roman" w:cs="Times New Roman"/>
          </w:rPr>
          <w:t>-world experience</w:t>
        </w:r>
      </w:ins>
      <w:ins w:id="2140" w:author="Benton, Deon" w:date="2026-03-25T10:29:00Z" w16du:dateUtc="2026-03-25T15:29:00Z">
        <w:r w:rsidR="00940055">
          <w:rPr>
            <w:rFonts w:ascii="Times New Roman" w:hAnsi="Times New Roman" w:cs="Times New Roman"/>
          </w:rPr>
          <w:t>—this experience is what</w:t>
        </w:r>
        <w:r w:rsidR="00AC6BAC">
          <w:rPr>
            <w:rFonts w:ascii="Times New Roman" w:hAnsi="Times New Roman" w:cs="Times New Roman"/>
          </w:rPr>
          <w:t xml:space="preserve"> infant</w:t>
        </w:r>
      </w:ins>
      <w:ins w:id="2141" w:author="Benton, Deon" w:date="2026-03-25T10:30:00Z" w16du:dateUtc="2026-03-25T15:30:00Z">
        <w:r w:rsidR="00AC6BAC">
          <w:rPr>
            <w:rFonts w:ascii="Times New Roman" w:hAnsi="Times New Roman" w:cs="Times New Roman"/>
          </w:rPr>
          <w:t xml:space="preserve">s are assumed to bring </w:t>
        </w:r>
      </w:ins>
      <w:ins w:id="2142" w:author="Benton, Deon" w:date="2026-02-27T16:30:00Z" w16du:dateUtc="2026-02-27T22:30:00Z">
        <w:r w:rsidR="008614DA">
          <w:rPr>
            <w:rFonts w:ascii="Times New Roman" w:hAnsi="Times New Roman" w:cs="Times New Roman"/>
          </w:rPr>
          <w:t>with them into action understanding studies.</w:t>
        </w:r>
      </w:ins>
      <w:ins w:id="2143" w:author="Benton, Deon" w:date="2026-02-27T16:44:00Z" w16du:dateUtc="2026-02-27T22:44:00Z">
        <w:r w:rsidR="00C04DFD">
          <w:rPr>
            <w:rFonts w:ascii="Times New Roman" w:hAnsi="Times New Roman" w:cs="Times New Roman"/>
          </w:rPr>
          <w:t xml:space="preserve"> Here,</w:t>
        </w:r>
      </w:ins>
      <w:ins w:id="2144" w:author="Benton, Deon" w:date="2026-02-27T16:31:00Z" w16du:dateUtc="2026-02-27T22:31:00Z">
        <w:r w:rsidR="008614DA">
          <w:rPr>
            <w:rFonts w:ascii="Times New Roman" w:hAnsi="Times New Roman" w:cs="Times New Roman"/>
          </w:rPr>
          <w:t xml:space="preserve"> I refer to this </w:t>
        </w:r>
      </w:ins>
      <w:ins w:id="2145" w:author="Benton, Deon" w:date="2026-02-27T16:44:00Z" w16du:dateUtc="2026-02-27T22:44:00Z">
        <w:r w:rsidR="00C04DFD">
          <w:rPr>
            <w:rFonts w:ascii="Times New Roman" w:hAnsi="Times New Roman" w:cs="Times New Roman"/>
          </w:rPr>
          <w:t xml:space="preserve">aspect of </w:t>
        </w:r>
      </w:ins>
      <w:ins w:id="2146" w:author="Benton, Deon" w:date="2026-02-27T16:45:00Z" w16du:dateUtc="2026-02-27T22:45:00Z">
        <w:r w:rsidR="008D0B80">
          <w:rPr>
            <w:rFonts w:ascii="Times New Roman" w:hAnsi="Times New Roman" w:cs="Times New Roman"/>
          </w:rPr>
          <w:t xml:space="preserve">a network’s </w:t>
        </w:r>
      </w:ins>
      <w:ins w:id="2147" w:author="Benton, Deon" w:date="2026-02-27T16:44:00Z" w16du:dateUtc="2026-02-27T22:44:00Z">
        <w:r w:rsidR="00C04DFD">
          <w:rPr>
            <w:rFonts w:ascii="Times New Roman" w:hAnsi="Times New Roman" w:cs="Times New Roman"/>
          </w:rPr>
          <w:t xml:space="preserve">experience </w:t>
        </w:r>
      </w:ins>
      <w:ins w:id="2148" w:author="Benton, Deon" w:date="2026-02-27T16:31:00Z" w16du:dateUtc="2026-02-27T22:31:00Z">
        <w:r w:rsidR="008614DA">
          <w:rPr>
            <w:rFonts w:ascii="Times New Roman" w:hAnsi="Times New Roman" w:cs="Times New Roman"/>
          </w:rPr>
          <w:t xml:space="preserve">as </w:t>
        </w:r>
      </w:ins>
      <w:ins w:id="2149" w:author="Benton, Deon" w:date="2026-02-27T16:44:00Z" w16du:dateUtc="2026-02-27T22:44:00Z">
        <w:r w:rsidR="00C04DFD">
          <w:rPr>
            <w:rFonts w:ascii="Times New Roman" w:hAnsi="Times New Roman" w:cs="Times New Roman"/>
          </w:rPr>
          <w:t xml:space="preserve">the </w:t>
        </w:r>
      </w:ins>
      <w:ins w:id="2150" w:author="Benton, Deon" w:date="2026-02-27T16:31:00Z" w16du:dateUtc="2026-02-27T22:31:00Z">
        <w:r w:rsidR="008614DA">
          <w:rPr>
            <w:rFonts w:ascii="Times New Roman" w:hAnsi="Times New Roman" w:cs="Times New Roman"/>
          </w:rPr>
          <w:t>pretraining</w:t>
        </w:r>
      </w:ins>
      <w:ins w:id="2151"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 xml:space="preserve">—all networks, regardless of simulation, received </w:t>
      </w:r>
      <w:ins w:id="2152" w:author="Benton, Deon" w:date="2026-04-08T10:51:00Z" w16du:dateUtc="2026-04-08T15:51:00Z">
        <w:r w:rsidR="00B04EF2">
          <w:rPr>
            <w:rFonts w:ascii="Times New Roman" w:hAnsi="Times New Roman" w:cs="Times New Roman"/>
          </w:rPr>
          <w:t>identical</w:t>
        </w:r>
      </w:ins>
      <w:r w:rsidR="00090053">
        <w:rPr>
          <w:rFonts w:ascii="Times New Roman" w:hAnsi="Times New Roman" w:cs="Times New Roman"/>
        </w:rPr>
        <w:t xml:space="preserve"> pretraining experience</w:t>
      </w:r>
      <w:ins w:id="2153" w:author="Benton, Deon" w:date="2026-02-27T16:31:00Z" w16du:dateUtc="2026-02-27T22:31:00Z">
        <w:r w:rsidR="008614DA">
          <w:rPr>
            <w:rFonts w:ascii="Times New Roman" w:hAnsi="Times New Roman" w:cs="Times New Roman"/>
          </w:rPr>
          <w:t>.</w:t>
        </w:r>
      </w:ins>
      <w:ins w:id="2154"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2155"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2156" w:author="Benton, Deon" w:date="2026-02-27T16:45:00Z" w16du:dateUtc="2026-02-27T22:45:00Z">
        <w:r w:rsidR="00A7703B">
          <w:rPr>
            <w:rFonts w:ascii="Times New Roman" w:hAnsi="Times New Roman" w:cs="Times New Roman"/>
          </w:rPr>
          <w:t xml:space="preserve"> </w:t>
        </w:r>
      </w:ins>
      <w:ins w:id="2157" w:author="Benton, Deon" w:date="2026-02-27T16:32:00Z" w16du:dateUtc="2026-02-27T22:32:00Z">
        <w:r w:rsidR="001335A3">
          <w:rPr>
            <w:rFonts w:ascii="Times New Roman" w:hAnsi="Times New Roman" w:cs="Times New Roman"/>
          </w:rPr>
          <w:t>linearly along a horizontal mo</w:t>
        </w:r>
      </w:ins>
      <w:ins w:id="2158" w:author="Benton, Deon" w:date="2026-02-27T16:33:00Z" w16du:dateUtc="2026-02-27T22:33:00Z">
        <w:r w:rsidR="001335A3">
          <w:rPr>
            <w:rFonts w:ascii="Times New Roman" w:hAnsi="Times New Roman" w:cs="Times New Roman"/>
          </w:rPr>
          <w:t>tion path</w:t>
        </w:r>
      </w:ins>
      <w:ins w:id="2159" w:author="Benton, Deon" w:date="2026-02-27T16:32:00Z" w16du:dateUtc="2026-02-27T22:32:00Z">
        <w:r w:rsidR="00C546B9">
          <w:rPr>
            <w:rFonts w:ascii="Times New Roman" w:hAnsi="Times New Roman" w:cs="Times New Roman"/>
          </w:rPr>
          <w:t xml:space="preserve"> towards the other object</w:t>
        </w:r>
      </w:ins>
      <w:ins w:id="2160" w:author="Benton, Deon" w:date="2026-02-27T16:33:00Z" w16du:dateUtc="2026-02-27T22:33:00Z">
        <w:r w:rsidR="001335A3">
          <w:rPr>
            <w:rFonts w:ascii="Times New Roman" w:hAnsi="Times New Roman" w:cs="Times New Roman"/>
          </w:rPr>
          <w:t>. This event was instantiated by activating</w:t>
        </w:r>
      </w:ins>
      <w:ins w:id="2161"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2162"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2163" w:author="Benton, Deon" w:date="2026-02-27T16:34:00Z" w16du:dateUtc="2026-02-27T22:34:00Z">
        <w:r w:rsidR="001335A3">
          <w:rPr>
            <w:rFonts w:ascii="Times New Roman" w:hAnsi="Times New Roman" w:cs="Times New Roman"/>
          </w:rPr>
          <w:t>Object Left</w:t>
        </w:r>
      </w:ins>
      <w:ins w:id="2164" w:author="Benton, Deon" w:date="2026-02-27T16:52:00Z" w16du:dateUtc="2026-02-27T22:52:00Z">
        <w:r w:rsidR="00BF289A">
          <w:rPr>
            <w:rFonts w:ascii="Times New Roman" w:hAnsi="Times New Roman" w:cs="Times New Roman"/>
          </w:rPr>
          <w:t xml:space="preserve"> and Right</w:t>
        </w:r>
      </w:ins>
      <w:ins w:id="2165" w:author="Benton, Deon" w:date="2026-02-27T16:34:00Z" w16du:dateUtc="2026-02-27T22:34:00Z">
        <w:r w:rsidR="001335A3">
          <w:rPr>
            <w:rFonts w:ascii="Times New Roman" w:hAnsi="Times New Roman" w:cs="Times New Roman"/>
          </w:rPr>
          <w:t xml:space="preserve"> input group</w:t>
        </w:r>
      </w:ins>
      <w:ins w:id="2166" w:author="Benton, Deon" w:date="2026-02-27T16:52:00Z" w16du:dateUtc="2026-02-27T22:52:00Z">
        <w:r w:rsidR="00BF289A">
          <w:rPr>
            <w:rFonts w:ascii="Times New Roman" w:hAnsi="Times New Roman" w:cs="Times New Roman"/>
          </w:rPr>
          <w:t>s</w:t>
        </w:r>
      </w:ins>
      <w:ins w:id="2167"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2168"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2169" w:author="Benton, Deon" w:date="2026-02-27T16:35:00Z" w16du:dateUtc="2026-02-27T22:35:00Z">
        <w:r w:rsidR="008979EA">
          <w:rPr>
            <w:rFonts w:ascii="Times New Roman" w:hAnsi="Times New Roman" w:cs="Times New Roman"/>
          </w:rPr>
          <w:t>input group</w:t>
        </w:r>
      </w:ins>
      <w:ins w:id="2170"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2171" w:author="Benton, Deon" w:date="2026-02-27T16:37:00Z" w16du:dateUtc="2026-02-27T22:37:00Z">
        <w:r w:rsidR="002A2896">
          <w:rPr>
            <w:rFonts w:ascii="Times New Roman" w:hAnsi="Times New Roman" w:cs="Times New Roman"/>
          </w:rPr>
          <w:t xml:space="preserve">Obstacle Height 0 unit in the Obstacle Height input </w:t>
        </w:r>
        <w:r w:rsidR="002A2896">
          <w:rPr>
            <w:rFonts w:ascii="Times New Roman" w:hAnsi="Times New Roman" w:cs="Times New Roman"/>
          </w:rPr>
          <w:lastRenderedPageBreak/>
          <w:t xml:space="preserve">group; the Arc Peak Height 0 unit in the Arc Peak Height input group; the Obstacle Missing unit in the </w:t>
        </w:r>
      </w:ins>
      <w:ins w:id="2172"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input group; and the </w:t>
        </w:r>
      </w:ins>
      <w:ins w:id="2173" w:author="Benton, Deon" w:date="2026-02-27T16:39:00Z" w16du:dateUtc="2026-02-27T22:39:00Z">
        <w:r w:rsidR="00F61350">
          <w:rPr>
            <w:rFonts w:ascii="Times New Roman" w:hAnsi="Times New Roman" w:cs="Times New Roman"/>
          </w:rPr>
          <w:t xml:space="preserve">single unit in the Final Adjacency input group. </w:t>
        </w:r>
      </w:ins>
      <w:r>
        <w:rPr>
          <w:rFonts w:ascii="Times New Roman" w:hAnsi="Times New Roman" w:cs="Times New Roman"/>
        </w:rPr>
        <w:t xml:space="preserve">In the </w:t>
      </w:r>
      <w:ins w:id="2174"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2175" w:author="Benton, Deon" w:date="2026-02-27T16:49:00Z" w16du:dateUtc="2026-02-27T22:49:00Z">
        <w:r w:rsidR="004916FE">
          <w:rPr>
            <w:rFonts w:ascii="Times New Roman" w:hAnsi="Times New Roman" w:cs="Times New Roman"/>
          </w:rPr>
          <w:t xml:space="preserve"> moved horizontally along a</w:t>
        </w:r>
      </w:ins>
      <w:ins w:id="2176" w:author="Benton, Deon" w:date="2026-02-27T16:50:00Z" w16du:dateUtc="2026-02-27T22:50:00Z">
        <w:r w:rsidR="004916FE">
          <w:rPr>
            <w:rFonts w:ascii="Times New Roman" w:hAnsi="Times New Roman" w:cs="Times New Roman"/>
          </w:rPr>
          <w:t>n</w:t>
        </w:r>
      </w:ins>
      <w:ins w:id="2177" w:author="Benton, Deon" w:date="2026-02-27T16:49:00Z" w16du:dateUtc="2026-02-27T22:49:00Z">
        <w:r w:rsidR="004916FE">
          <w:rPr>
            <w:rFonts w:ascii="Times New Roman" w:hAnsi="Times New Roman" w:cs="Times New Roman"/>
          </w:rPr>
          <w:t xml:space="preserve"> arced path towards</w:t>
        </w:r>
      </w:ins>
      <w:ins w:id="2178" w:author="Benton, Deon" w:date="2026-02-27T16:50:00Z" w16du:dateUtc="2026-02-27T22:50:00Z">
        <w:r w:rsidR="004916FE">
          <w:rPr>
            <w:rFonts w:ascii="Times New Roman" w:hAnsi="Times New Roman" w:cs="Times New Roman"/>
          </w:rPr>
          <w:t xml:space="preserve"> and over an obstacle until it came to rest next to</w:t>
        </w:r>
      </w:ins>
      <w:ins w:id="2179"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2180" w:author="Benton, Deon" w:date="2026-02-27T16:51:00Z" w16du:dateUtc="2026-02-27T22:51:00Z">
        <w:r w:rsidR="004916FE">
          <w:rPr>
            <w:rFonts w:ascii="Times New Roman" w:hAnsi="Times New Roman" w:cs="Times New Roman"/>
          </w:rPr>
          <w:t xml:space="preserve">This event was instantiated by turning on </w:t>
        </w:r>
      </w:ins>
      <w:ins w:id="2181"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w:t>
        </w:r>
      </w:ins>
      <w:ins w:id="2182" w:author="Benton, Deon" w:date="2026-02-27T16:53:00Z" w16du:dateUtc="2026-02-27T22:53:00Z">
        <w:r w:rsidR="00BF289A">
          <w:rPr>
            <w:rFonts w:ascii="Times New Roman" w:hAnsi="Times New Roman" w:cs="Times New Roman"/>
          </w:rPr>
          <w:t>1</w:t>
        </w:r>
      </w:ins>
      <w:ins w:id="2183" w:author="Benton, Deon" w:date="2026-02-27T16:52:00Z" w16du:dateUtc="2026-02-27T22:52:00Z">
        <w:r w:rsidR="00BF289A">
          <w:rPr>
            <w:rFonts w:ascii="Times New Roman" w:hAnsi="Times New Roman" w:cs="Times New Roman"/>
          </w:rPr>
          <w:t xml:space="preserve"> unit in the Obstacle Height input group; the Arc Peak Height </w:t>
        </w:r>
      </w:ins>
      <w:ins w:id="2184" w:author="Benton, Deon" w:date="2026-02-27T16:53:00Z" w16du:dateUtc="2026-02-27T22:53:00Z">
        <w:r w:rsidR="00BF289A">
          <w:rPr>
            <w:rFonts w:ascii="Times New Roman" w:hAnsi="Times New Roman" w:cs="Times New Roman"/>
          </w:rPr>
          <w:t>1</w:t>
        </w:r>
      </w:ins>
      <w:ins w:id="2185" w:author="Benton, Deon" w:date="2026-02-27T16:52:00Z" w16du:dateUtc="2026-02-27T22:52:00Z">
        <w:r w:rsidR="00BF289A">
          <w:rPr>
            <w:rFonts w:ascii="Times New Roman" w:hAnsi="Times New Roman" w:cs="Times New Roman"/>
          </w:rPr>
          <w:t xml:space="preserve"> unit in the Arc Peak Height input group; the Obstacle Mi</w:t>
        </w:r>
      </w:ins>
      <w:ins w:id="2186" w:author="Benton, Deon" w:date="2026-02-27T16:53:00Z" w16du:dateUtc="2026-02-27T22:53:00Z">
        <w:r w:rsidR="00BF289A">
          <w:rPr>
            <w:rFonts w:ascii="Times New Roman" w:hAnsi="Times New Roman" w:cs="Times New Roman"/>
          </w:rPr>
          <w:t>ddle</w:t>
        </w:r>
      </w:ins>
      <w:ins w:id="2187" w:author="Benton, Deon" w:date="2026-02-27T16:52:00Z" w16du:dateUtc="2026-02-27T22:52:00Z">
        <w:r w:rsidR="00BF289A">
          <w:rPr>
            <w:rFonts w:ascii="Times New Roman" w:hAnsi="Times New Roman" w:cs="Times New Roman"/>
          </w:rPr>
          <w:t xml:space="preserve"> unit in the Obstacle Horizontal Spatial Position  group; the </w:t>
        </w:r>
      </w:ins>
      <w:ins w:id="2188" w:author="Benton, Deon" w:date="2026-02-27T16:53:00Z" w16du:dateUtc="2026-02-27T22:53:00Z">
        <w:r w:rsidR="00BF289A">
          <w:rPr>
            <w:rFonts w:ascii="Times New Roman" w:hAnsi="Times New Roman" w:cs="Times New Roman"/>
          </w:rPr>
          <w:t>Small</w:t>
        </w:r>
      </w:ins>
      <w:ins w:id="2189"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2190"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2191"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2192" w:author="Benton, Deon" w:date="2026-02-27T17:22:00Z" w16du:dateUtc="2026-02-27T23:22:00Z">
        <w:r w:rsidR="006571BC" w:rsidRPr="006571BC">
          <w:rPr>
            <w:rFonts w:ascii="Times New Roman" w:hAnsi="Times New Roman" w:cs="Times New Roman"/>
          </w:rPr>
          <w:t xml:space="preserve"> </w:t>
        </w:r>
      </w:ins>
    </w:p>
    <w:p w14:paraId="056C3AB5" w14:textId="633EB5B5" w:rsidR="00414B5B" w:rsidRDefault="00524642" w:rsidP="00524642">
      <w:pPr>
        <w:spacing w:line="480" w:lineRule="auto"/>
        <w:ind w:firstLine="720"/>
        <w:contextualSpacing/>
        <w:rPr>
          <w:ins w:id="2193"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2194"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2195" w:author="Benton, Deon" w:date="2026-02-27T17:01:00Z" w16du:dateUtc="2026-02-27T23:01:00Z">
        <w:r w:rsidR="00130626">
          <w:rPr>
            <w:rFonts w:ascii="Times New Roman" w:hAnsi="Times New Roman" w:cs="Times New Roman"/>
          </w:rPr>
          <w:t xml:space="preserve">move along arced </w:t>
        </w:r>
      </w:ins>
      <w:ins w:id="2196" w:author="Benton, Deon" w:date="2026-02-27T16:55:00Z" w16du:dateUtc="2026-02-27T22:55:00Z">
        <w:r w:rsidR="001A2E10">
          <w:rPr>
            <w:rFonts w:ascii="Times New Roman" w:hAnsi="Times New Roman" w:cs="Times New Roman"/>
          </w:rPr>
          <w:t>(e.g., a</w:t>
        </w:r>
      </w:ins>
      <w:ins w:id="2197" w:author="Benton, Deon" w:date="2026-02-27T16:59:00Z" w16du:dateUtc="2026-02-27T22:59:00Z">
        <w:r w:rsidR="00580981">
          <w:rPr>
            <w:rFonts w:ascii="Times New Roman" w:hAnsi="Times New Roman" w:cs="Times New Roman"/>
          </w:rPr>
          <w:t xml:space="preserve">n object with elongated appendage-like extensions [e.g., a </w:t>
        </w:r>
      </w:ins>
      <w:ins w:id="2198" w:author="Benton, Deon" w:date="2026-02-27T16:55:00Z" w16du:dateUtc="2026-02-27T22:55:00Z">
        <w:r w:rsidR="001A2E10">
          <w:rPr>
            <w:rFonts w:ascii="Times New Roman" w:hAnsi="Times New Roman" w:cs="Times New Roman"/>
          </w:rPr>
          <w:t>sibling</w:t>
        </w:r>
      </w:ins>
      <w:ins w:id="2199" w:author="Benton, Deon" w:date="2026-02-27T16:59:00Z" w16du:dateUtc="2026-02-27T22:59:00Z">
        <w:r w:rsidR="00580981">
          <w:rPr>
            <w:rFonts w:ascii="Times New Roman" w:hAnsi="Times New Roman" w:cs="Times New Roman"/>
          </w:rPr>
          <w:t>]</w:t>
        </w:r>
      </w:ins>
      <w:ins w:id="2200" w:author="Benton, Deon" w:date="2026-02-27T16:55:00Z" w16du:dateUtc="2026-02-27T22:55:00Z">
        <w:r w:rsidR="001A2E10">
          <w:rPr>
            <w:rFonts w:ascii="Times New Roman" w:hAnsi="Times New Roman" w:cs="Times New Roman"/>
          </w:rPr>
          <w:t xml:space="preserve"> jumping over a toy left on the floor or </w:t>
        </w:r>
      </w:ins>
      <w:ins w:id="2201"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2202" w:author="Benton, Deon" w:date="2026-02-27T16:56:00Z" w16du:dateUtc="2026-02-27T22:56:00Z">
        <w:r w:rsidR="00FC216C">
          <w:rPr>
            <w:rFonts w:ascii="Times New Roman" w:hAnsi="Times New Roman" w:cs="Times New Roman"/>
          </w:rPr>
          <w:t xml:space="preserve">(e.g., </w:t>
        </w:r>
      </w:ins>
      <w:ins w:id="2203" w:author="Benton, Deon" w:date="2026-02-27T16:57:00Z" w16du:dateUtc="2026-02-27T22:57:00Z">
        <w:r w:rsidR="00FC216C">
          <w:rPr>
            <w:rFonts w:ascii="Times New Roman" w:hAnsi="Times New Roman" w:cs="Times New Roman"/>
          </w:rPr>
          <w:t>a</w:t>
        </w:r>
      </w:ins>
      <w:ins w:id="2204" w:author="Benton, Deon" w:date="2026-02-27T17:00:00Z" w16du:dateUtc="2026-02-27T23:00:00Z">
        <w:r w:rsidR="00580981">
          <w:rPr>
            <w:rFonts w:ascii="Times New Roman" w:hAnsi="Times New Roman" w:cs="Times New Roman"/>
          </w:rPr>
          <w:t>n object with elongated appendage-like extensions</w:t>
        </w:r>
      </w:ins>
      <w:ins w:id="2205" w:author="Benton, Deon" w:date="2026-02-27T16:57:00Z" w16du:dateUtc="2026-02-27T22:57:00Z">
        <w:r w:rsidR="00FC216C">
          <w:rPr>
            <w:rFonts w:ascii="Times New Roman" w:hAnsi="Times New Roman" w:cs="Times New Roman"/>
          </w:rPr>
          <w:t xml:space="preserve"> </w:t>
        </w:r>
      </w:ins>
      <w:ins w:id="2206"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2207" w:author="Benton, Deon" w:date="2026-02-27T16:57:00Z" w16du:dateUtc="2026-02-27T22:57:00Z">
        <w:r w:rsidR="00FC216C">
          <w:rPr>
            <w:rFonts w:ascii="Times New Roman" w:hAnsi="Times New Roman" w:cs="Times New Roman"/>
          </w:rPr>
          <w:t xml:space="preserve"> mom</w:t>
        </w:r>
      </w:ins>
      <w:ins w:id="2208" w:author="Benton, Deon" w:date="2026-02-27T17:00:00Z" w16du:dateUtc="2026-02-27T23:00:00Z">
        <w:r w:rsidR="00130626">
          <w:rPr>
            <w:rFonts w:ascii="Times New Roman" w:hAnsi="Times New Roman" w:cs="Times New Roman"/>
          </w:rPr>
          <w:t>]</w:t>
        </w:r>
      </w:ins>
      <w:ins w:id="2209" w:author="Benton, Deon" w:date="2026-02-27T16:57:00Z" w16du:dateUtc="2026-02-27T22:57:00Z">
        <w:r w:rsidR="00FC216C">
          <w:rPr>
            <w:rFonts w:ascii="Times New Roman" w:hAnsi="Times New Roman" w:cs="Times New Roman"/>
          </w:rPr>
          <w:t xml:space="preserve"> or a </w:t>
        </w:r>
      </w:ins>
      <w:ins w:id="2210" w:author="Benton, Deon" w:date="2026-02-27T17:01:00Z" w16du:dateUtc="2026-02-27T23:01:00Z">
        <w:r w:rsidR="00130626">
          <w:rPr>
            <w:rFonts w:ascii="Times New Roman" w:hAnsi="Times New Roman" w:cs="Times New Roman"/>
          </w:rPr>
          <w:t xml:space="preserve">rigid, small object </w:t>
        </w:r>
      </w:ins>
      <w:ins w:id="2211" w:author="Benton, Deon" w:date="2026-02-27T17:03:00Z" w16du:dateUtc="2026-02-27T23:03:00Z">
        <w:r w:rsidR="00FA25D6">
          <w:rPr>
            <w:rFonts w:ascii="Times New Roman" w:hAnsi="Times New Roman" w:cs="Times New Roman"/>
          </w:rPr>
          <w:t xml:space="preserve">[e.g., toy car] </w:t>
        </w:r>
      </w:ins>
      <w:ins w:id="2212" w:author="Benton, Deon" w:date="2026-02-27T17:01:00Z" w16du:dateUtc="2026-02-27T23:01:00Z">
        <w:r w:rsidR="00130626">
          <w:rPr>
            <w:rFonts w:ascii="Times New Roman" w:hAnsi="Times New Roman" w:cs="Times New Roman"/>
          </w:rPr>
          <w:t xml:space="preserve">with </w:t>
        </w:r>
      </w:ins>
      <w:ins w:id="2213" w:author="Benton, Deon" w:date="2026-02-27T17:03:00Z" w16du:dateUtc="2026-02-27T23:03:00Z">
        <w:r w:rsidR="00FA25D6">
          <w:rPr>
            <w:rFonts w:ascii="Times New Roman" w:hAnsi="Times New Roman" w:cs="Times New Roman"/>
          </w:rPr>
          <w:t>paired circular elements</w:t>
        </w:r>
      </w:ins>
      <w:ins w:id="2214" w:author="Benton, Deon" w:date="2026-02-27T17:02:00Z" w16du:dateUtc="2026-02-27T23:02:00Z">
        <w:r w:rsidR="00960944">
          <w:rPr>
            <w:rFonts w:ascii="Times New Roman" w:hAnsi="Times New Roman" w:cs="Times New Roman"/>
          </w:rPr>
          <w:t xml:space="preserve"> [e.g., </w:t>
        </w:r>
      </w:ins>
      <w:ins w:id="2215" w:author="Benton, Deon" w:date="2026-02-27T17:04:00Z" w16du:dateUtc="2026-02-27T23:04:00Z">
        <w:r w:rsidR="00FA25D6">
          <w:rPr>
            <w:rFonts w:ascii="Times New Roman" w:hAnsi="Times New Roman" w:cs="Times New Roman"/>
          </w:rPr>
          <w:t>wheels</w:t>
        </w:r>
      </w:ins>
      <w:ins w:id="2216"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2217" w:author="Benton, Deon" w:date="2026-02-27T16:57:00Z" w16du:dateUtc="2026-02-27T22:57:00Z">
        <w:r w:rsidR="00FC216C">
          <w:rPr>
            <w:rFonts w:ascii="Times New Roman" w:hAnsi="Times New Roman" w:cs="Times New Roman"/>
          </w:rPr>
          <w:t xml:space="preserve"> across the floor) </w:t>
        </w:r>
      </w:ins>
      <w:ins w:id="2218" w:author="Benton, Deon" w:date="2026-04-08T10:52:00Z" w16du:dateUtc="2026-04-08T15:52:00Z">
        <w:r w:rsidR="00B04EF2">
          <w:rPr>
            <w:rFonts w:ascii="Times New Roman" w:hAnsi="Times New Roman" w:cs="Times New Roman"/>
          </w:rPr>
          <w:t xml:space="preserve">motion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2219"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2220"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2221" w:author="Benton, Deon" w:date="2026-02-27T17:05:00Z" w16du:dateUtc="2026-02-27T23:05:00Z">
        <w:r w:rsidR="00FA25D6">
          <w:rPr>
            <w:rFonts w:ascii="Times New Roman" w:hAnsi="Times New Roman" w:cs="Times New Roman"/>
          </w:rPr>
          <w:t xml:space="preserve">the other set </w:t>
        </w:r>
      </w:ins>
      <w:del w:id="2222" w:author="Benton, Deon" w:date="2026-03-25T10:34:00Z" w16du:dateUtc="2026-03-25T15:34:00Z">
        <w:r w:rsidDel="001E0B88">
          <w:rPr>
            <w:rFonts w:ascii="Times New Roman" w:hAnsi="Times New Roman" w:cs="Times New Roman"/>
          </w:rPr>
          <w:delText xml:space="preserve"> </w:delText>
        </w:r>
      </w:del>
      <w:r>
        <w:rPr>
          <w:rFonts w:ascii="Times New Roman" w:hAnsi="Times New Roman" w:cs="Times New Roman"/>
        </w:rPr>
        <w:t xml:space="preserve">(i.e., </w:t>
      </w:r>
      <w:ins w:id="2223"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ins w:id="2224" w:author="Benton, Deon" w:date="2026-02-27T17:08:00Z" w16du:dateUtc="2026-02-27T23:08:00Z">
        <w:r>
          <w:rPr>
            <w:rFonts w:ascii="Times New Roman" w:hAnsi="Times New Roman" w:cs="Times New Roman"/>
          </w:rPr>
          <w:lastRenderedPageBreak/>
          <w:t xml:space="preserve">Other key assumptions </w:t>
        </w:r>
      </w:ins>
      <w:ins w:id="2225" w:author="Benton, Deon" w:date="2026-02-27T17:09:00Z" w16du:dateUtc="2026-02-27T23:09:00Z">
        <w:r>
          <w:rPr>
            <w:rFonts w:ascii="Times New Roman" w:hAnsi="Times New Roman" w:cs="Times New Roman"/>
          </w:rPr>
          <w:t xml:space="preserve">of the present theoretical account </w:t>
        </w:r>
      </w:ins>
      <w:ins w:id="2226" w:author="Benton, Deon" w:date="2026-03-25T10:34:00Z" w16du:dateUtc="2026-03-25T15:34:00Z">
        <w:r w:rsidR="001E0B88">
          <w:rPr>
            <w:rFonts w:ascii="Times New Roman" w:hAnsi="Times New Roman" w:cs="Times New Roman"/>
          </w:rPr>
          <w:t>are</w:t>
        </w:r>
      </w:ins>
      <w:ins w:id="2227" w:author="Benton, Deon" w:date="2026-02-27T17:09:00Z" w16du:dateUtc="2026-02-27T23:09:00Z">
        <w:r>
          <w:rPr>
            <w:rFonts w:ascii="Times New Roman" w:hAnsi="Times New Roman" w:cs="Times New Roman"/>
          </w:rPr>
          <w:t xml:space="preserve"> </w:t>
        </w:r>
      </w:ins>
      <w:ins w:id="2228" w:author="Benton, Deon" w:date="2026-04-08T14:55:00Z" w16du:dateUtc="2026-04-08T19:55:00Z">
        <w:r w:rsidR="00A4433E">
          <w:rPr>
            <w:rFonts w:ascii="Times New Roman" w:hAnsi="Times New Roman" w:cs="Times New Roman"/>
          </w:rPr>
          <w:t xml:space="preserve">that </w:t>
        </w:r>
      </w:ins>
      <w:ins w:id="2229" w:author="Benton, Deon" w:date="2026-02-27T17:09:00Z" w16du:dateUtc="2026-02-27T23:09:00Z">
        <w:r w:rsidR="006160C1">
          <w:rPr>
            <w:rFonts w:ascii="Times New Roman" w:hAnsi="Times New Roman" w:cs="Times New Roman"/>
          </w:rPr>
          <w:t xml:space="preserve">obstacles </w:t>
        </w:r>
      </w:ins>
      <w:ins w:id="2230" w:author="Benton, Deon" w:date="2026-04-08T14:55:00Z" w16du:dateUtc="2026-04-08T19:55:00Z">
        <w:r w:rsidR="00A4433E">
          <w:rPr>
            <w:rFonts w:ascii="Times New Roman" w:hAnsi="Times New Roman" w:cs="Times New Roman"/>
          </w:rPr>
          <w:t xml:space="preserve">visually </w:t>
        </w:r>
      </w:ins>
      <w:ins w:id="2231" w:author="Benton, Deon" w:date="2026-02-27T17:09:00Z" w16du:dateUtc="2026-02-27T23:09:00Z">
        <w:r w:rsidR="006160C1">
          <w:rPr>
            <w:rFonts w:ascii="Times New Roman" w:hAnsi="Times New Roman" w:cs="Times New Roman"/>
          </w:rPr>
          <w:t xml:space="preserve">are more salient when </w:t>
        </w:r>
      </w:ins>
      <w:ins w:id="2232" w:author="Benton, Deon" w:date="2026-04-06T11:15:00Z" w16du:dateUtc="2026-04-06T16:15:00Z">
        <w:r w:rsidR="003943BB">
          <w:rPr>
            <w:rFonts w:ascii="Times New Roman" w:hAnsi="Times New Roman" w:cs="Times New Roman"/>
          </w:rPr>
          <w:t>they are spatially contiguous with arced motion than when they are located in the periphery</w:t>
        </w:r>
      </w:ins>
      <w:ins w:id="2233" w:author="Benton, Deon" w:date="2026-02-27T17:09:00Z" w16du:dateUtc="2026-02-27T23:09:00Z">
        <w:r w:rsidR="006160C1">
          <w:rPr>
            <w:rFonts w:ascii="Times New Roman" w:hAnsi="Times New Roman" w:cs="Times New Roman"/>
          </w:rPr>
          <w:t xml:space="preserve"> and </w:t>
        </w:r>
      </w:ins>
      <w:ins w:id="2234" w:author="Benton, Deon" w:date="2026-02-27T17:10:00Z" w16du:dateUtc="2026-02-27T23:10:00Z">
        <w:r w:rsidR="006160C1">
          <w:rPr>
            <w:rFonts w:ascii="Times New Roman" w:hAnsi="Times New Roman" w:cs="Times New Roman"/>
          </w:rPr>
          <w:t xml:space="preserve">the vertical distance between the apex of </w:t>
        </w:r>
      </w:ins>
      <w:ins w:id="2235" w:author="Benton, Deon" w:date="2026-04-06T11:17:00Z" w16du:dateUtc="2026-04-06T16:17:00Z">
        <w:r w:rsidR="004951EC">
          <w:rPr>
            <w:rFonts w:ascii="Times New Roman" w:hAnsi="Times New Roman" w:cs="Times New Roman"/>
          </w:rPr>
          <w:t>arced motion that occurs over obstacles</w:t>
        </w:r>
      </w:ins>
      <w:ins w:id="2236" w:author="Benton, Deon" w:date="2026-02-27T17:10:00Z" w16du:dateUtc="2026-02-27T23:10:00Z">
        <w:r w:rsidR="006160C1">
          <w:rPr>
            <w:rFonts w:ascii="Times New Roman" w:hAnsi="Times New Roman" w:cs="Times New Roman"/>
          </w:rPr>
          <w:t xml:space="preserve"> and the top of </w:t>
        </w:r>
      </w:ins>
      <w:ins w:id="2237" w:author="Benton, Deon" w:date="2026-04-06T11:18:00Z" w16du:dateUtc="2026-04-06T16:18:00Z">
        <w:r w:rsidR="004951EC">
          <w:rPr>
            <w:rFonts w:ascii="Times New Roman" w:hAnsi="Times New Roman" w:cs="Times New Roman"/>
          </w:rPr>
          <w:t xml:space="preserve">obstacles themselves </w:t>
        </w:r>
      </w:ins>
      <w:ins w:id="2238" w:author="Benton, Deon" w:date="2026-02-27T17:10:00Z" w16du:dateUtc="2026-02-27T23:10:00Z">
        <w:r w:rsidR="006160C1">
          <w:rPr>
            <w:rFonts w:ascii="Times New Roman" w:hAnsi="Times New Roman" w:cs="Times New Roman"/>
          </w:rPr>
          <w:t>is</w:t>
        </w:r>
      </w:ins>
      <w:ins w:id="2239" w:author="Benton, Deon" w:date="2026-02-27T17:11:00Z" w16du:dateUtc="2026-02-27T23:11:00Z">
        <w:r w:rsidR="006160C1">
          <w:rPr>
            <w:rFonts w:ascii="Times New Roman" w:hAnsi="Times New Roman" w:cs="Times New Roman"/>
          </w:rPr>
          <w:t xml:space="preserve"> small (i.e., objects</w:t>
        </w:r>
      </w:ins>
      <w:ins w:id="2240" w:author="Benton, Deon" w:date="2026-03-25T10:34:00Z" w16du:dateUtc="2026-03-25T15:34:00Z">
        <w:r w:rsidR="00F7059C">
          <w:rPr>
            <w:rFonts w:ascii="Times New Roman" w:hAnsi="Times New Roman" w:cs="Times New Roman"/>
          </w:rPr>
          <w:t xml:space="preserve"> do not overshoot barriers when passing over them</w:t>
        </w:r>
      </w:ins>
      <w:ins w:id="2241" w:author="Benton, Deon" w:date="2026-02-27T17:11:00Z" w16du:dateUtc="2026-02-27T23:11:00Z">
        <w:r w:rsidR="00594485">
          <w:rPr>
            <w:rFonts w:ascii="Times New Roman" w:hAnsi="Times New Roman" w:cs="Times New Roman"/>
          </w:rPr>
          <w:t>)</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2242"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2243"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ins w:id="2244"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 xml:space="preserve">as </w:t>
        </w:r>
      </w:ins>
      <w:r w:rsidR="00524642" w:rsidRPr="00CE5A7B">
        <w:rPr>
          <w:rFonts w:ascii="Times New Roman" w:hAnsi="Times New Roman" w:cs="Times New Roman"/>
        </w:rPr>
        <w:t xml:space="preserve">implemented by </w:t>
      </w:r>
      <w:ins w:id="2245" w:author="Benton, Deon" w:date="2026-04-08T14:56:00Z" w16du:dateUtc="2026-04-08T19:56:00Z">
        <w:r w:rsidR="00A4433E">
          <w:rPr>
            <w:rFonts w:ascii="Times New Roman" w:hAnsi="Times New Roman" w:cs="Times New Roman"/>
          </w:rPr>
          <w:t xml:space="preserve">lower the learning rate and increasing the weight decay </w:t>
        </w:r>
      </w:ins>
      <w:r w:rsidR="00524642">
        <w:rPr>
          <w:rFonts w:ascii="Times New Roman" w:hAnsi="Times New Roman" w:cs="Times New Roman"/>
        </w:rPr>
        <w:t xml:space="preserve">on the incoming and outgoing links to the </w:t>
      </w:r>
      <w:ins w:id="2246"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w:t>
      </w:r>
      <w:ins w:id="2247" w:author="Benton, Deon" w:date="2026-04-06T11:20:00Z" w16du:dateUtc="2026-04-06T16:20:00Z">
        <w:r w:rsidR="007D0542">
          <w:rPr>
            <w:rFonts w:ascii="Times New Roman" w:hAnsi="Times New Roman" w:cs="Times New Roman"/>
          </w:rPr>
          <w:t xml:space="preserve">and Obstacle Position </w:t>
        </w:r>
      </w:ins>
      <w:r w:rsidR="00524642">
        <w:rPr>
          <w:rFonts w:ascii="Times New Roman" w:hAnsi="Times New Roman" w:cs="Times New Roman"/>
        </w:rPr>
        <w:t>group</w:t>
      </w:r>
      <w:ins w:id="2248" w:author="Benton, Deon" w:date="2026-04-06T11:20:00Z" w16du:dateUtc="2026-04-06T16:20:00Z">
        <w:r w:rsidR="007D0542">
          <w:rPr>
            <w:rFonts w:ascii="Times New Roman" w:hAnsi="Times New Roman" w:cs="Times New Roman"/>
          </w:rPr>
          <w:t>s</w:t>
        </w:r>
      </w:ins>
      <w:ins w:id="2249" w:author="Benton, Deon" w:date="2026-04-08T14:58:00Z" w16du:dateUtc="2026-04-08T19:58:00Z">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ins>
      <w:ins w:id="2250" w:author="Benton, Deon" w:date="2026-04-08T14:59:00Z" w16du:dateUtc="2026-04-08T19:59:00Z">
        <w:r w:rsidR="007B71CE">
          <w:rPr>
            <w:rFonts w:ascii="Times New Roman" w:hAnsi="Times New Roman" w:cs="Times New Roman"/>
          </w:rPr>
          <w:t>; the value used for the weight decay was 0.1. These values were kept constant across all simulations.</w:t>
        </w:r>
      </w:ins>
      <w:r w:rsidR="00524642">
        <w:rPr>
          <w:rFonts w:ascii="Times New Roman" w:hAnsi="Times New Roman" w:cs="Times New Roman"/>
        </w:rPr>
        <w:t xml:space="preserve"> </w:t>
      </w:r>
      <w:ins w:id="2251" w:author="Benton, Deon" w:date="2026-04-06T11:22:00Z" w16du:dateUtc="2026-04-06T16:22:00Z">
        <w:r w:rsidR="0020030E">
          <w:rPr>
            <w:rFonts w:ascii="Times New Roman" w:hAnsi="Times New Roman" w:cs="Times New Roman"/>
          </w:rPr>
          <w:t xml:space="preserve">The theoretical relevance of learning rate is that it </w:t>
        </w:r>
      </w:ins>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ins w:id="2252" w:author="Benton, Deon" w:date="2026-04-16T22:47:00Z" w16du:dateUtc="2026-04-17T03:47:00Z">
        <w:r w:rsidR="0060473C">
          <w:rPr>
            <w:rFonts w:ascii="Times New Roman" w:hAnsi="Times New Roman" w:cs="Times New Roman"/>
          </w:rPr>
          <w:t>via these parameters</w:t>
        </w:r>
      </w:ins>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ins w:id="2253" w:author="Benton, Deon" w:date="2026-04-08T15:00:00Z" w16du:dateUtc="2026-04-08T20:00:00Z">
        <w:r w:rsidR="00EE38BF">
          <w:rPr>
            <w:rFonts w:ascii="Times New Roman" w:hAnsi="Times New Roman" w:cs="Times New Roman"/>
          </w:rPr>
          <w:t xml:space="preserve"> </w:t>
        </w:r>
      </w:ins>
      <w:r w:rsidR="00C963EC">
        <w:rPr>
          <w:rFonts w:ascii="Times New Roman" w:hAnsi="Times New Roman" w:cs="Times New Roman"/>
        </w:rPr>
        <w:t xml:space="preserve">was instantiated by turning on the </w:t>
      </w:r>
      <w:ins w:id="2254" w:author="Benton, Deon" w:date="2026-02-27T17:48:00Z" w16du:dateUtc="2026-02-27T23:48:00Z">
        <w:r w:rsidR="00854B95">
          <w:rPr>
            <w:rFonts w:ascii="Times New Roman" w:hAnsi="Times New Roman" w:cs="Times New Roman"/>
          </w:rPr>
          <w:t>Small Vertical Separation unit in the Arc Apex-Obstacle Gap group</w:t>
        </w:r>
      </w:ins>
      <w:ins w:id="2255" w:author="Benton, Deon" w:date="2026-04-06T11:23:00Z" w16du:dateUtc="2026-04-06T16:23:00Z">
        <w:r w:rsidR="0020030E">
          <w:rPr>
            <w:rFonts w:ascii="Times New Roman" w:hAnsi="Times New Roman" w:cs="Times New Roman"/>
          </w:rPr>
          <w:t xml:space="preserve"> whenever arced motion occurred over barriers</w:t>
        </w:r>
      </w:ins>
      <w:ins w:id="2256" w:author="Benton, Deon" w:date="2026-02-27T17:48:00Z" w16du:dateUtc="2026-02-27T23:48:00Z">
        <w:r w:rsidR="00854B95">
          <w:rPr>
            <w:rFonts w:ascii="Times New Roman" w:hAnsi="Times New Roman" w:cs="Times New Roman"/>
          </w:rPr>
          <w:t xml:space="preserve">. </w:t>
        </w:r>
      </w:ins>
    </w:p>
    <w:p w14:paraId="194948BC" w14:textId="6D3DCB41" w:rsidR="00076BA6" w:rsidRDefault="00473BD2" w:rsidP="007F7477">
      <w:pPr>
        <w:spacing w:line="480" w:lineRule="auto"/>
        <w:ind w:firstLine="720"/>
        <w:contextualSpacing/>
        <w:rPr>
          <w:rFonts w:ascii="Times New Roman" w:hAnsi="Times New Roman" w:cs="Times New Roman"/>
        </w:rPr>
      </w:pPr>
      <w:ins w:id="2257" w:author="Benton, Deon" w:date="2026-03-02T13:24:00Z" w16du:dateUtc="2026-03-02T19:24:00Z">
        <w:r>
          <w:rPr>
            <w:rFonts w:ascii="Times New Roman" w:hAnsi="Times New Roman" w:cs="Times New Roman"/>
          </w:rPr>
          <w:t xml:space="preserve">Given that the studies </w:t>
        </w:r>
      </w:ins>
      <w:ins w:id="2258" w:author="Benton, Deon" w:date="2026-03-02T13:46:00Z" w16du:dateUtc="2026-03-02T19:46:00Z">
        <w:r w:rsidR="009F1E54">
          <w:rPr>
            <w:rFonts w:ascii="Times New Roman" w:hAnsi="Times New Roman" w:cs="Times New Roman"/>
          </w:rPr>
          <w:t>associated with</w:t>
        </w:r>
      </w:ins>
      <w:ins w:id="2259" w:author="Benton, Deon" w:date="2026-03-02T13:24:00Z" w16du:dateUtc="2026-03-02T19:24:00Z">
        <w:r>
          <w:rPr>
            <w:rFonts w:ascii="Times New Roman" w:hAnsi="Times New Roman" w:cs="Times New Roman"/>
          </w:rPr>
          <w:t xml:space="preserve"> </w:t>
        </w:r>
      </w:ins>
      <w:ins w:id="2260" w:author="Benton, Deon" w:date="2026-03-02T13:25:00Z" w16du:dateUtc="2026-03-02T19:25:00Z">
        <w:r>
          <w:rPr>
            <w:rFonts w:ascii="Times New Roman" w:hAnsi="Times New Roman" w:cs="Times New Roman"/>
          </w:rPr>
          <w:t>each of the five target findings</w:t>
        </w:r>
      </w:ins>
      <w:ins w:id="2261" w:author="Benton, Deon" w:date="2026-04-06T11:23:00Z" w16du:dateUtc="2026-04-06T16:23:00Z">
        <w:r w:rsidR="00161B73">
          <w:rPr>
            <w:rFonts w:ascii="Times New Roman" w:hAnsi="Times New Roman" w:cs="Times New Roman"/>
          </w:rPr>
          <w:t xml:space="preserve"> </w:t>
        </w:r>
      </w:ins>
      <w:ins w:id="2262" w:author="Benton, Deon" w:date="2026-03-02T13:24:00Z" w16du:dateUtc="2026-03-02T19:24:00Z">
        <w:r>
          <w:rPr>
            <w:rFonts w:ascii="Times New Roman" w:hAnsi="Times New Roman" w:cs="Times New Roman"/>
          </w:rPr>
          <w:t xml:space="preserve">tested infants at different ages, </w:t>
        </w:r>
      </w:ins>
      <w:ins w:id="2263" w:author="Benton, Deon" w:date="2026-04-06T11:25:00Z" w16du:dateUtc="2026-04-06T16:25:00Z">
        <w:r w:rsidR="001A6079">
          <w:rPr>
            <w:rFonts w:ascii="Times New Roman" w:hAnsi="Times New Roman" w:cs="Times New Roman"/>
          </w:rPr>
          <w:t xml:space="preserve">across the simulations presented here, </w:t>
        </w:r>
      </w:ins>
      <w:ins w:id="2264" w:author="Benton, Deon" w:date="2026-03-02T13:24:00Z" w16du:dateUtc="2026-03-02T19:24:00Z">
        <w:r>
          <w:rPr>
            <w:rFonts w:ascii="Times New Roman" w:hAnsi="Times New Roman" w:cs="Times New Roman"/>
          </w:rPr>
          <w:t>the</w:t>
        </w:r>
      </w:ins>
      <w:ins w:id="2265" w:author="Benton, Deon" w:date="2026-03-02T13:22:00Z" w16du:dateUtc="2026-03-02T19:22:00Z">
        <w:r w:rsidR="005319EB">
          <w:rPr>
            <w:rFonts w:ascii="Times New Roman" w:hAnsi="Times New Roman" w:cs="Times New Roman"/>
          </w:rPr>
          <w:t xml:space="preserve"> length of the pretraining phase</w:t>
        </w:r>
      </w:ins>
      <w:ins w:id="2266" w:author="Benton, Deon" w:date="2026-04-06T11:25:00Z" w16du:dateUtc="2026-04-06T16:25:00Z">
        <w:r w:rsidR="001A6079">
          <w:rPr>
            <w:rFonts w:ascii="Times New Roman" w:hAnsi="Times New Roman" w:cs="Times New Roman"/>
          </w:rPr>
          <w:t xml:space="preserve"> was</w:t>
        </w:r>
      </w:ins>
      <w:ins w:id="2267" w:author="Benton, Deon" w:date="2026-03-02T13:22:00Z" w16du:dateUtc="2026-03-02T19:22:00Z">
        <w:r w:rsidR="005319EB">
          <w:rPr>
            <w:rFonts w:ascii="Times New Roman" w:hAnsi="Times New Roman" w:cs="Times New Roman"/>
          </w:rPr>
          <w:t xml:space="preserve"> </w:t>
        </w:r>
      </w:ins>
      <w:ins w:id="2268" w:author="Benton, Deon" w:date="2026-04-06T11:24:00Z" w16du:dateUtc="2026-04-06T16:24:00Z">
        <w:r w:rsidR="001A6079">
          <w:rPr>
            <w:rFonts w:ascii="Times New Roman" w:hAnsi="Times New Roman" w:cs="Times New Roman"/>
          </w:rPr>
          <w:t>varied</w:t>
        </w:r>
      </w:ins>
      <w:ins w:id="2269" w:author="Benton, Deon" w:date="2026-04-06T11:25:00Z" w16du:dateUtc="2026-04-06T16:25:00Z">
        <w:r w:rsidR="001A6079">
          <w:rPr>
            <w:rFonts w:ascii="Times New Roman" w:hAnsi="Times New Roman" w:cs="Times New Roman"/>
          </w:rPr>
          <w:t xml:space="preserve"> in such a way </w:t>
        </w:r>
      </w:ins>
      <w:ins w:id="2270" w:author="Benton, Deon" w:date="2026-03-02T13:17:00Z" w16du:dateUtc="2026-03-02T19:17:00Z">
        <w:r w:rsidR="00452801">
          <w:rPr>
            <w:rFonts w:ascii="Times New Roman" w:hAnsi="Times New Roman" w:cs="Times New Roman"/>
          </w:rPr>
          <w:t>that simulations</w:t>
        </w:r>
      </w:ins>
      <w:ins w:id="2271" w:author="Benton, Deon" w:date="2026-03-02T13:30:00Z" w16du:dateUtc="2026-03-02T19:30:00Z">
        <w:r w:rsidR="005B4EEF">
          <w:rPr>
            <w:rFonts w:ascii="Times New Roman" w:hAnsi="Times New Roman" w:cs="Times New Roman"/>
          </w:rPr>
          <w:t xml:space="preserve"> </w:t>
        </w:r>
      </w:ins>
      <w:ins w:id="2272" w:author="Benton, Deon" w:date="2026-03-02T13:33:00Z" w16du:dateUtc="2026-03-02T19:33:00Z">
        <w:r w:rsidR="00564104">
          <w:rPr>
            <w:rFonts w:ascii="Times New Roman" w:hAnsi="Times New Roman" w:cs="Times New Roman"/>
          </w:rPr>
          <w:t>corresponding</w:t>
        </w:r>
      </w:ins>
      <w:ins w:id="2273" w:author="Benton, Deon" w:date="2026-03-02T13:30:00Z" w16du:dateUtc="2026-03-02T19:30:00Z">
        <w:r w:rsidR="005B4EEF">
          <w:rPr>
            <w:rFonts w:ascii="Times New Roman" w:hAnsi="Times New Roman" w:cs="Times New Roman"/>
          </w:rPr>
          <w:t xml:space="preserve"> to studies that tested older ages received </w:t>
        </w:r>
      </w:ins>
      <w:ins w:id="2274" w:author="Benton, Deon" w:date="2026-03-02T13:34:00Z" w16du:dateUtc="2026-03-02T19:34:00Z">
        <w:r w:rsidR="00564104">
          <w:rPr>
            <w:rFonts w:ascii="Times New Roman" w:hAnsi="Times New Roman" w:cs="Times New Roman"/>
          </w:rPr>
          <w:t xml:space="preserve">proportionally </w:t>
        </w:r>
      </w:ins>
      <w:ins w:id="2275" w:author="Benton, Deon" w:date="2026-03-02T13:30:00Z" w16du:dateUtc="2026-03-02T19:30:00Z">
        <w:r w:rsidR="005B4EEF">
          <w:rPr>
            <w:rFonts w:ascii="Times New Roman" w:hAnsi="Times New Roman" w:cs="Times New Roman"/>
          </w:rPr>
          <w:t xml:space="preserve">more </w:t>
        </w:r>
      </w:ins>
      <w:ins w:id="2276" w:author="Benton, Deon" w:date="2026-04-06T11:24:00Z" w16du:dateUtc="2026-04-06T16:24:00Z">
        <w:r w:rsidR="001A6079">
          <w:rPr>
            <w:rFonts w:ascii="Times New Roman" w:hAnsi="Times New Roman" w:cs="Times New Roman"/>
          </w:rPr>
          <w:t>pretraining</w:t>
        </w:r>
      </w:ins>
      <w:ins w:id="2277" w:author="Benton, Deon" w:date="2026-04-08T15:00:00Z" w16du:dateUtc="2026-04-08T20:00:00Z">
        <w:r w:rsidR="00EE38BF">
          <w:rPr>
            <w:rFonts w:ascii="Times New Roman" w:hAnsi="Times New Roman" w:cs="Times New Roman"/>
          </w:rPr>
          <w:t xml:space="preserve"> than </w:t>
        </w:r>
      </w:ins>
      <w:ins w:id="2278" w:author="Benton, Deon" w:date="2026-04-08T15:01:00Z" w16du:dateUtc="2026-04-08T20:01:00Z">
        <w:r w:rsidR="00F52CFE">
          <w:rPr>
            <w:rFonts w:ascii="Times New Roman" w:hAnsi="Times New Roman" w:cs="Times New Roman"/>
          </w:rPr>
          <w:t>simul</w:t>
        </w:r>
      </w:ins>
      <w:ins w:id="2279" w:author="Benton, Deon" w:date="2026-04-08T15:02:00Z" w16du:dateUtc="2026-04-08T20:02:00Z">
        <w:r w:rsidR="00A24C05">
          <w:rPr>
            <w:rFonts w:ascii="Times New Roman" w:hAnsi="Times New Roman" w:cs="Times New Roman"/>
          </w:rPr>
          <w:t>ations of</w:t>
        </w:r>
      </w:ins>
      <w:ins w:id="2280" w:author="Benton, Deon" w:date="2026-04-08T15:00:00Z" w16du:dateUtc="2026-04-08T20:00:00Z">
        <w:r w:rsidR="00EE38BF">
          <w:rPr>
            <w:rFonts w:ascii="Times New Roman" w:hAnsi="Times New Roman" w:cs="Times New Roman"/>
          </w:rPr>
          <w:t xml:space="preserve"> studies that tested younger infants</w:t>
        </w:r>
      </w:ins>
      <w:ins w:id="2281" w:author="Benton, Deon" w:date="2026-03-02T13:30:00Z" w16du:dateUtc="2026-03-02T19:30:00Z">
        <w:r w:rsidR="005B4EEF">
          <w:rPr>
            <w:rFonts w:ascii="Times New Roman" w:hAnsi="Times New Roman" w:cs="Times New Roman"/>
          </w:rPr>
          <w:t xml:space="preserve">. </w:t>
        </w:r>
      </w:ins>
      <w:ins w:id="2282" w:author="Benton, Deon" w:date="2026-04-06T12:06:00Z" w16du:dateUtc="2026-04-06T17:06:00Z">
        <w:r w:rsidR="003D5226">
          <w:rPr>
            <w:rFonts w:ascii="Times New Roman" w:hAnsi="Times New Roman" w:cs="Times New Roman"/>
          </w:rPr>
          <w:t xml:space="preserve">In particular, the </w:t>
        </w:r>
      </w:ins>
      <w:ins w:id="2283" w:author="Benton, Deon" w:date="2026-04-06T12:07:00Z" w16du:dateUtc="2026-04-06T17:07:00Z">
        <w:r w:rsidR="003D5226">
          <w:rPr>
            <w:rFonts w:ascii="Times New Roman" w:hAnsi="Times New Roman" w:cs="Times New Roman"/>
          </w:rPr>
          <w:t xml:space="preserve">length of the pretraining phase was set to </w:t>
        </w:r>
      </w:ins>
      <w:ins w:id="2284" w:author="Benton, Deon" w:date="2026-04-08T15:01:00Z" w16du:dateUtc="2026-04-08T20:01:00Z">
        <w:r w:rsidR="00F52CFE">
          <w:rPr>
            <w:rFonts w:ascii="Times New Roman" w:hAnsi="Times New Roman" w:cs="Times New Roman"/>
          </w:rPr>
          <w:t>900</w:t>
        </w:r>
      </w:ins>
      <w:ins w:id="2285" w:author="Benton, Deon" w:date="2026-04-06T12:06:00Z" w16du:dateUtc="2026-04-06T17:06:00Z">
        <w:r w:rsidR="003D5226">
          <w:rPr>
            <w:rFonts w:ascii="Times New Roman" w:hAnsi="Times New Roman" w:cs="Times New Roman"/>
          </w:rPr>
          <w:t xml:space="preserve"> </w:t>
        </w:r>
      </w:ins>
      <w:ins w:id="2286" w:author="Benton, Deon" w:date="2026-04-06T12:32:00Z" w16du:dateUtc="2026-04-06T17:32:00Z">
        <w:r w:rsidR="007A0022">
          <w:rPr>
            <w:rFonts w:ascii="Times New Roman" w:hAnsi="Times New Roman" w:cs="Times New Roman"/>
          </w:rPr>
          <w:t xml:space="preserve">for simulations of </w:t>
        </w:r>
      </w:ins>
      <w:ins w:id="2287" w:author="Benton, Deon" w:date="2026-04-06T12:06:00Z" w16du:dateUtc="2026-04-06T17:06:00Z">
        <w:r w:rsidR="003D5226">
          <w:rPr>
            <w:rFonts w:ascii="Times New Roman" w:hAnsi="Times New Roman" w:cs="Times New Roman"/>
          </w:rPr>
          <w:t>target findings typically associated with studies that tested 12-month-olds</w:t>
        </w:r>
      </w:ins>
      <w:ins w:id="2288" w:author="Benton, Deon" w:date="2026-03-02T13:17:00Z" w16du:dateUtc="2026-03-02T19:17:00Z">
        <w:r w:rsidR="00452801">
          <w:rPr>
            <w:rFonts w:ascii="Times New Roman" w:hAnsi="Times New Roman" w:cs="Times New Roman"/>
          </w:rPr>
          <w:t xml:space="preserve"> </w:t>
        </w:r>
      </w:ins>
      <w:ins w:id="2289" w:author="Benton, Deon" w:date="2026-04-06T12:27:00Z" w16du:dateUtc="2026-04-06T17:27:00Z">
        <w:r w:rsidR="004C2B8E">
          <w:rPr>
            <w:rFonts w:ascii="Times New Roman" w:hAnsi="Times New Roman" w:cs="Times New Roman"/>
          </w:rPr>
          <w:t xml:space="preserve">(e.g., Gergely et al., 1995; Csibra et al., 2003), </w:t>
        </w:r>
      </w:ins>
      <w:ins w:id="2290" w:author="Benton, Deon" w:date="2026-04-06T12:29:00Z" w16du:dateUtc="2026-04-06T17:29:00Z">
        <w:r w:rsidR="00B26DED">
          <w:rPr>
            <w:rFonts w:ascii="Times New Roman" w:hAnsi="Times New Roman" w:cs="Times New Roman"/>
          </w:rPr>
          <w:t xml:space="preserve">to </w:t>
        </w:r>
      </w:ins>
      <w:ins w:id="2291" w:author="Benton, Deon" w:date="2026-04-08T15:02:00Z" w16du:dateUtc="2026-04-08T20:02:00Z">
        <w:r w:rsidR="00A24C05">
          <w:rPr>
            <w:rFonts w:ascii="Times New Roman" w:hAnsi="Times New Roman" w:cs="Times New Roman"/>
          </w:rPr>
          <w:t>675</w:t>
        </w:r>
      </w:ins>
      <w:ins w:id="2292" w:author="Benton, Deon" w:date="2026-04-06T12:32:00Z" w16du:dateUtc="2026-04-06T17:32:00Z">
        <w:r w:rsidR="007A0022">
          <w:rPr>
            <w:rFonts w:ascii="Times New Roman" w:hAnsi="Times New Roman" w:cs="Times New Roman"/>
          </w:rPr>
          <w:t xml:space="preserve"> for </w:t>
        </w:r>
      </w:ins>
      <w:ins w:id="2293" w:author="Benton, Deon" w:date="2026-04-06T12:33:00Z" w16du:dateUtc="2026-04-06T17:33:00Z">
        <w:r w:rsidR="007A0022">
          <w:rPr>
            <w:rFonts w:ascii="Times New Roman" w:hAnsi="Times New Roman" w:cs="Times New Roman"/>
          </w:rPr>
          <w:t xml:space="preserve">simulations </w:t>
        </w:r>
      </w:ins>
      <w:ins w:id="2294" w:author="Benton, Deon" w:date="2026-04-06T12:34:00Z" w16du:dateUtc="2026-04-06T17:34:00Z">
        <w:r w:rsidR="00EE2BEA">
          <w:rPr>
            <w:rFonts w:ascii="Times New Roman" w:hAnsi="Times New Roman" w:cs="Times New Roman"/>
          </w:rPr>
          <w:t xml:space="preserve">of </w:t>
        </w:r>
      </w:ins>
      <w:ins w:id="2295" w:author="Benton, Deon" w:date="2026-04-06T12:33:00Z" w16du:dateUtc="2026-04-06T17:33:00Z">
        <w:r w:rsidR="007A0022">
          <w:rPr>
            <w:rFonts w:ascii="Times New Roman" w:hAnsi="Times New Roman" w:cs="Times New Roman"/>
          </w:rPr>
          <w:t xml:space="preserve">studies that tested 9-month-olds </w:t>
        </w:r>
      </w:ins>
      <w:ins w:id="2296" w:author="Benton, Deon" w:date="2026-04-06T12:34:00Z" w16du:dateUtc="2026-04-06T17:34:00Z">
        <w:r w:rsidR="00EE2BEA">
          <w:rPr>
            <w:rFonts w:ascii="Times New Roman" w:hAnsi="Times New Roman" w:cs="Times New Roman"/>
          </w:rPr>
          <w:t xml:space="preserve">(e.g.., Csibra et al., 1999), to </w:t>
        </w:r>
      </w:ins>
      <w:ins w:id="2297" w:author="Benton, Deon" w:date="2026-04-08T15:03:00Z" w16du:dateUtc="2026-04-08T20:03:00Z">
        <w:r w:rsidR="00A24C05">
          <w:rPr>
            <w:rFonts w:ascii="Times New Roman" w:hAnsi="Times New Roman" w:cs="Times New Roman"/>
          </w:rPr>
          <w:lastRenderedPageBreak/>
          <w:t>450</w:t>
        </w:r>
      </w:ins>
      <w:ins w:id="2298" w:author="Benton, Deon" w:date="2026-04-06T12:34:00Z" w16du:dateUtc="2026-04-06T17:34:00Z">
        <w:r w:rsidR="00EE2BEA">
          <w:rPr>
            <w:rFonts w:ascii="Times New Roman" w:hAnsi="Times New Roman" w:cs="Times New Roman"/>
          </w:rPr>
          <w:t xml:space="preserve"> for simulations of studies that tested 6-month-olds (e.g., Liu &amp; Spel</w:t>
        </w:r>
      </w:ins>
      <w:ins w:id="2299" w:author="Benton, Deon" w:date="2026-04-06T12:35:00Z" w16du:dateUtc="2026-04-06T17:35:00Z">
        <w:r w:rsidR="00EE2BEA">
          <w:rPr>
            <w:rFonts w:ascii="Times New Roman" w:hAnsi="Times New Roman" w:cs="Times New Roman"/>
          </w:rPr>
          <w:t>ke, 2017),</w:t>
        </w:r>
      </w:ins>
      <w:ins w:id="2300" w:author="Benton, Deon" w:date="2026-04-06T12:36:00Z" w16du:dateUtc="2026-04-06T17:36:00Z">
        <w:r w:rsidR="006F2773">
          <w:rPr>
            <w:rFonts w:ascii="Times New Roman" w:hAnsi="Times New Roman" w:cs="Times New Roman"/>
          </w:rPr>
          <w:t xml:space="preserve"> and to </w:t>
        </w:r>
      </w:ins>
      <w:ins w:id="2301" w:author="Benton, Deon" w:date="2026-04-08T15:03:00Z" w16du:dateUtc="2026-04-08T20:03:00Z">
        <w:r w:rsidR="00A24C05">
          <w:rPr>
            <w:rFonts w:ascii="Times New Roman" w:hAnsi="Times New Roman" w:cs="Times New Roman"/>
          </w:rPr>
          <w:t>225</w:t>
        </w:r>
      </w:ins>
      <w:ins w:id="2302" w:author="Benton, Deon" w:date="2026-04-06T12:36:00Z" w16du:dateUtc="2026-04-06T17:36:00Z">
        <w:r w:rsidR="006F2773">
          <w:rPr>
            <w:rFonts w:ascii="Times New Roman" w:hAnsi="Times New Roman" w:cs="Times New Roman"/>
          </w:rPr>
          <w:t xml:space="preserve"> for simulations of studies that tested 3-month-olds (e.g., Skerry et al., 2013).</w:t>
        </w:r>
      </w:ins>
      <w:ins w:id="2303" w:author="Benton, Deon" w:date="2026-04-06T12:35:00Z" w16du:dateUtc="2026-04-06T17:35:00Z">
        <w:r w:rsidR="00EE2BEA">
          <w:rPr>
            <w:rFonts w:ascii="Times New Roman" w:hAnsi="Times New Roman" w:cs="Times New Roman"/>
          </w:rPr>
          <w:t xml:space="preserve"> </w:t>
        </w:r>
      </w:ins>
      <w:ins w:id="2304" w:author="Benton, Deon" w:date="2026-03-02T14:11:00Z" w16du:dateUtc="2026-03-02T20:11:00Z">
        <w:r w:rsidR="009E3E0A">
          <w:rPr>
            <w:rFonts w:ascii="Times New Roman" w:hAnsi="Times New Roman" w:cs="Times New Roman"/>
          </w:rPr>
          <w:t xml:space="preserve">As with pretraining duration, the learning rate for </w:t>
        </w:r>
      </w:ins>
      <w:ins w:id="2305" w:author="Benton, Deon" w:date="2026-03-02T14:12:00Z" w16du:dateUtc="2026-03-02T20:12:00Z">
        <w:r w:rsidR="003D48D0">
          <w:rPr>
            <w:rFonts w:ascii="Times New Roman" w:hAnsi="Times New Roman" w:cs="Times New Roman"/>
          </w:rPr>
          <w:t xml:space="preserve">connections that did not instantiate a particular theoretical assumption varied </w:t>
        </w:r>
      </w:ins>
      <w:ins w:id="2306" w:author="Benton, Deon" w:date="2026-04-08T15:03:00Z" w16du:dateUtc="2026-04-08T20:03:00Z">
        <w:r w:rsidR="009A0566">
          <w:rPr>
            <w:rFonts w:ascii="Times New Roman" w:hAnsi="Times New Roman" w:cs="Times New Roman"/>
          </w:rPr>
          <w:t xml:space="preserve">systematically </w:t>
        </w:r>
      </w:ins>
      <w:ins w:id="2307" w:author="Benton, Deon" w:date="2026-03-02T14:12:00Z" w16du:dateUtc="2026-03-02T20:12:00Z">
        <w:r w:rsidR="003D48D0">
          <w:rPr>
            <w:rFonts w:ascii="Times New Roman" w:hAnsi="Times New Roman" w:cs="Times New Roman"/>
          </w:rPr>
          <w:t>across simulations</w:t>
        </w:r>
      </w:ins>
      <w:ins w:id="2308" w:author="Benton, Deon" w:date="2026-04-08T15:03:00Z" w16du:dateUtc="2026-04-08T20:03:00Z">
        <w:r w:rsidR="009A0566">
          <w:rPr>
            <w:rFonts w:ascii="Times New Roman" w:hAnsi="Times New Roman" w:cs="Times New Roman"/>
          </w:rPr>
          <w:t xml:space="preserve"> in accordance with the “age</w:t>
        </w:r>
      </w:ins>
      <w:ins w:id="2309" w:author="Benton, Deon" w:date="2026-04-08T15:04:00Z" w16du:dateUtc="2026-04-08T20:04:00Z">
        <w:r w:rsidR="009A0566">
          <w:rPr>
            <w:rFonts w:ascii="Times New Roman" w:hAnsi="Times New Roman" w:cs="Times New Roman"/>
          </w:rPr>
          <w:t>” of the model</w:t>
        </w:r>
      </w:ins>
      <w:ins w:id="2310" w:author="Benton, Deon" w:date="2026-03-02T14:13:00Z" w16du:dateUtc="2026-03-02T20:13:00Z">
        <w:r w:rsidR="003D48D0">
          <w:rPr>
            <w:rFonts w:ascii="Times New Roman" w:hAnsi="Times New Roman" w:cs="Times New Roman"/>
          </w:rPr>
          <w:t>. Specifically, a higher value for this parameter was used for older models</w:t>
        </w:r>
      </w:ins>
      <w:ins w:id="2311" w:author="Benton, Deon" w:date="2026-04-06T12:37:00Z" w16du:dateUtc="2026-04-06T17:37:00Z">
        <w:r w:rsidR="006F2773">
          <w:rPr>
            <w:rFonts w:ascii="Times New Roman" w:hAnsi="Times New Roman" w:cs="Times New Roman"/>
          </w:rPr>
          <w:t xml:space="preserve"> than </w:t>
        </w:r>
      </w:ins>
      <w:r w:rsidR="002A7E6A">
        <w:rPr>
          <w:rFonts w:ascii="Times New Roman" w:hAnsi="Times New Roman" w:cs="Times New Roman"/>
        </w:rPr>
        <w:t xml:space="preserve">younger </w:t>
      </w:r>
      <w:ins w:id="2312" w:author="Benton, Deon" w:date="2026-04-06T12:37:00Z" w16du:dateUtc="2026-04-06T17:37:00Z">
        <w:r w:rsidR="006F2773">
          <w:rPr>
            <w:rFonts w:ascii="Times New Roman" w:hAnsi="Times New Roman" w:cs="Times New Roman"/>
          </w:rPr>
          <w:t>models;</w:t>
        </w:r>
      </w:ins>
      <w:ins w:id="2313" w:author="Benton, Deon" w:date="2026-04-06T12:38:00Z" w16du:dateUtc="2026-04-06T17:38:00Z">
        <w:r w:rsidR="006F2773">
          <w:rPr>
            <w:rFonts w:ascii="Times New Roman" w:hAnsi="Times New Roman" w:cs="Times New Roman"/>
          </w:rPr>
          <w:t xml:space="preserve"> this value was </w:t>
        </w:r>
      </w:ins>
      <w:r w:rsidR="002A7E6A">
        <w:rPr>
          <w:rFonts w:ascii="Times New Roman" w:hAnsi="Times New Roman" w:cs="Times New Roman"/>
        </w:rPr>
        <w:t xml:space="preserve">ranged from </w:t>
      </w:r>
      <w:ins w:id="2314" w:author="Benton, Deon" w:date="2026-04-06T12:42:00Z" w16du:dateUtc="2026-04-06T17:42:00Z">
        <w:r w:rsidR="007C0C5A">
          <w:rPr>
            <w:rFonts w:ascii="Times New Roman" w:hAnsi="Times New Roman" w:cs="Times New Roman"/>
          </w:rPr>
          <w:t>0.1</w:t>
        </w:r>
      </w:ins>
      <w:ins w:id="2315" w:author="Benton, Deon" w:date="2026-04-06T12:38:00Z" w16du:dateUtc="2026-04-06T17:38:00Z">
        <w:r w:rsidR="006F2773">
          <w:rPr>
            <w:rFonts w:ascii="Times New Roman" w:hAnsi="Times New Roman" w:cs="Times New Roman"/>
          </w:rPr>
          <w:t xml:space="preserve"> for </w:t>
        </w:r>
      </w:ins>
      <w:r w:rsidR="002A7E6A">
        <w:rPr>
          <w:rFonts w:ascii="Times New Roman" w:hAnsi="Times New Roman" w:cs="Times New Roman"/>
        </w:rPr>
        <w:t xml:space="preserve">the oldest </w:t>
      </w:r>
      <w:ins w:id="2316" w:author="Benton, Deon" w:date="2026-04-06T12:38:00Z" w16du:dateUtc="2026-04-06T17:38:00Z">
        <w:r w:rsidR="006F2773">
          <w:rPr>
            <w:rFonts w:ascii="Times New Roman" w:hAnsi="Times New Roman" w:cs="Times New Roman"/>
          </w:rPr>
          <w:t>models</w:t>
        </w:r>
      </w:ins>
      <w:ins w:id="2317" w:author="Benton, Deon" w:date="2026-04-06T12:43:00Z" w16du:dateUtc="2026-04-06T17:43:00Z">
        <w:r w:rsidR="00364F6F">
          <w:rPr>
            <w:rFonts w:ascii="Times New Roman" w:hAnsi="Times New Roman" w:cs="Times New Roman"/>
          </w:rPr>
          <w:t xml:space="preserve"> to 0.0</w:t>
        </w:r>
      </w:ins>
      <w:ins w:id="2318" w:author="Benton, Deon" w:date="2026-04-11T10:12:00Z" w16du:dateUtc="2026-04-11T15:12:00Z">
        <w:r w:rsidR="00FE10E3">
          <w:rPr>
            <w:rFonts w:ascii="Times New Roman" w:hAnsi="Times New Roman" w:cs="Times New Roman"/>
          </w:rPr>
          <w:t>5</w:t>
        </w:r>
      </w:ins>
      <w:ins w:id="2319" w:author="Benton, Deon" w:date="2026-04-06T12:43:00Z" w16du:dateUtc="2026-04-06T17:43:00Z">
        <w:r w:rsidR="00364F6F">
          <w:rPr>
            <w:rFonts w:ascii="Times New Roman" w:hAnsi="Times New Roman" w:cs="Times New Roman"/>
          </w:rPr>
          <w:t xml:space="preserve"> for </w:t>
        </w:r>
      </w:ins>
      <w:r w:rsidR="002A7E6A">
        <w:rPr>
          <w:rFonts w:ascii="Times New Roman" w:hAnsi="Times New Roman" w:cs="Times New Roman"/>
        </w:rPr>
        <w:t>the youngest models</w:t>
      </w:r>
      <w:ins w:id="2320" w:author="Benton, Deon" w:date="2026-03-02T14:13:00Z" w16du:dateUtc="2026-03-02T20:13:00Z">
        <w:r w:rsidR="003D48D0">
          <w:rPr>
            <w:rFonts w:ascii="Times New Roman" w:hAnsi="Times New Roman" w:cs="Times New Roman"/>
          </w:rPr>
          <w:t xml:space="preserve">. This implemented </w:t>
        </w:r>
      </w:ins>
      <w:ins w:id="2321"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2322" w:author="Benton, Deon" w:date="2026-03-02T14:14:00Z" w16du:dateUtc="2026-03-02T20:14:00Z">
        <w:r w:rsidR="003D48D0">
          <w:rPr>
            <w:rFonts w:ascii="Times New Roman" w:hAnsi="Times New Roman" w:cs="Times New Roman"/>
          </w:rPr>
          <w:t>.</w:t>
        </w:r>
      </w:ins>
      <w:ins w:id="2323" w:author="Benton, Deon" w:date="2026-03-02T14:13:00Z" w16du:dateUtc="2026-03-02T20:13:00Z">
        <w:r w:rsidR="003D48D0">
          <w:rPr>
            <w:rFonts w:ascii="Times New Roman" w:hAnsi="Times New Roman" w:cs="Times New Roman"/>
          </w:rPr>
          <w:t xml:space="preserve">  </w:t>
        </w:r>
      </w:ins>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ins w:id="2324" w:author="Benton, Deon" w:date="2026-04-08T15:04:00Z" w16du:dateUtc="2026-04-08T20:04:00Z">
        <w:r w:rsidR="006F0CAC">
          <w:rPr>
            <w:rFonts w:ascii="Times New Roman" w:hAnsi="Times New Roman" w:cs="Times New Roman"/>
          </w:rPr>
          <w:t>8 and 12</w:t>
        </w:r>
      </w:ins>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del w:id="2325" w:author="Benton, Deon" w:date="2026-04-06T11:26:00Z" w16du:dateUtc="2026-04-06T16:26:00Z">
        <w:r w:rsidR="008021BD" w:rsidDel="001A6079">
          <w:rPr>
            <w:rFonts w:ascii="Times New Roman" w:hAnsi="Times New Roman" w:cs="Times New Roman"/>
          </w:rPr>
          <w:delText>2</w:delText>
        </w:r>
      </w:del>
      <w:ins w:id="2326" w:author="Benton, Deon" w:date="2026-04-08T15:04:00Z" w16du:dateUtc="2026-04-08T20:04:00Z">
        <w:r w:rsidR="006F0CAC">
          <w:rPr>
            <w:rFonts w:ascii="Times New Roman" w:hAnsi="Times New Roman" w:cs="Times New Roman"/>
          </w:rPr>
          <w:t>1</w:t>
        </w:r>
      </w:ins>
      <w:ins w:id="2327" w:author="Benton, Deon" w:date="2026-04-06T11:26:00Z" w16du:dateUtc="2026-04-06T16:26:00Z">
        <w:r w:rsidR="001A6079">
          <w:rPr>
            <w:rFonts w:ascii="Times New Roman" w:hAnsi="Times New Roman" w:cs="Times New Roman"/>
          </w:rPr>
          <w:t xml:space="preserve"> </w:t>
        </w:r>
      </w:ins>
      <w:ins w:id="2328" w:author="Benton, Deon" w:date="2026-03-02T14:55:00Z" w16du:dateUtc="2026-03-02T20:55:00Z">
        <w:r w:rsidR="00C54E36">
          <w:rPr>
            <w:rFonts w:ascii="Times New Roman" w:hAnsi="Times New Roman" w:cs="Times New Roman"/>
          </w:rPr>
          <w:t xml:space="preserve">(see </w:t>
        </w:r>
      </w:ins>
      <w:ins w:id="2329" w:author="Benton, Deon" w:date="2026-03-02T14:56:00Z" w16du:dateUtc="2026-03-02T20:56:00Z">
        <w:r w:rsidR="00C54E36">
          <w:rPr>
            <w:rFonts w:ascii="Times New Roman" w:hAnsi="Times New Roman" w:cs="Times New Roman"/>
          </w:rPr>
          <w:t>below for details about the n</w:t>
        </w:r>
      </w:ins>
      <w:ins w:id="2330" w:author="Benton, Deon" w:date="2026-03-02T14:57:00Z" w16du:dateUtc="2026-03-02T20:57:00Z">
        <w:r w:rsidR="00C54E36">
          <w:rPr>
            <w:rFonts w:ascii="Times New Roman" w:hAnsi="Times New Roman" w:cs="Times New Roman"/>
          </w:rPr>
          <w:t xml:space="preserve">ature </w:t>
        </w:r>
      </w:ins>
      <w:ins w:id="2331" w:author="Benton, Deon" w:date="2026-03-02T14:56:00Z" w16du:dateUtc="2026-03-02T20:56:00Z">
        <w:r w:rsidR="00C54E36">
          <w:rPr>
            <w:rFonts w:ascii="Times New Roman" w:hAnsi="Times New Roman" w:cs="Times New Roman"/>
          </w:rPr>
          <w:t>of the habituation experien</w:t>
        </w:r>
      </w:ins>
      <w:ins w:id="2332"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ins w:id="2333" w:author="Benton, Deon" w:date="2026-04-06T11:26:00Z" w16du:dateUtc="2026-04-06T16:26:00Z">
        <w:r w:rsidR="001A6079">
          <w:rPr>
            <w:rFonts w:ascii="Times New Roman" w:hAnsi="Times New Roman" w:cs="Times New Roman"/>
          </w:rPr>
          <w:t xml:space="preserve">habituation </w:t>
        </w:r>
      </w:ins>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ins w:id="2334" w:author="Benton, Deon" w:date="2026-04-06T11:26:00Z" w16du:dateUtc="2026-04-06T16:26:00Z">
        <w:r w:rsidR="00CE7486">
          <w:rPr>
            <w:rFonts w:ascii="Times New Roman" w:hAnsi="Times New Roman" w:cs="Times New Roman"/>
          </w:rPr>
          <w:t xml:space="preserve"> were robust to particular values of this parameter.</w:t>
        </w:r>
      </w:ins>
      <w:r w:rsidR="00B203EF">
        <w:rPr>
          <w:rFonts w:ascii="Times New Roman" w:hAnsi="Times New Roman" w:cs="Times New Roman"/>
        </w:rPr>
        <w:t xml:space="preserve"> </w:t>
      </w:r>
      <w:del w:id="2335" w:author="Benton, Deon" w:date="2026-04-06T11:35:00Z" w16du:dateUtc="2026-04-06T16:35:00Z">
        <w:r w:rsidR="00CA5BBF" w:rsidDel="005A4668">
          <w:rPr>
            <w:rFonts w:ascii="Times New Roman" w:hAnsi="Times New Roman" w:cs="Times New Roman"/>
          </w:rPr>
          <w:delText xml:space="preserve"> </w:delText>
        </w:r>
      </w:del>
    </w:p>
    <w:p w14:paraId="7A2DDE91" w14:textId="47456285" w:rsidR="00EC34A9" w:rsidRDefault="00524642" w:rsidP="007F7477">
      <w:pPr>
        <w:spacing w:line="480" w:lineRule="auto"/>
        <w:ind w:firstLine="720"/>
        <w:contextualSpacing/>
        <w:rPr>
          <w:ins w:id="2336" w:author="Benton, Deon" w:date="2026-03-25T10:41:00Z" w16du:dateUtc="2026-03-25T15:41:00Z"/>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2337" w:author="Benton, Deon" w:date="2026-03-02T14:58:00Z" w16du:dateUtc="2026-03-02T20:58:00Z">
        <w:r w:rsidR="00FF0FF5">
          <w:rPr>
            <w:rFonts w:ascii="Times New Roman" w:hAnsi="Times New Roman" w:cs="Times New Roman"/>
          </w:rPr>
          <w:t>This is consistent with existing developmental models</w:t>
        </w:r>
      </w:ins>
      <w:ins w:id="2338" w:author="Benton, Deon" w:date="2026-03-02T15:01:00Z" w16du:dateUtc="2026-03-02T21:01:00Z">
        <w:r w:rsidR="00864247">
          <w:rPr>
            <w:rFonts w:ascii="Times New Roman" w:hAnsi="Times New Roman" w:cs="Times New Roman"/>
          </w:rPr>
          <w:t xml:space="preserve">. </w:t>
        </w:r>
      </w:ins>
      <w:ins w:id="2339" w:author="Benton, Deon" w:date="2026-03-02T15:06:00Z" w16du:dateUtc="2026-03-02T21:06:00Z">
        <w:r w:rsidR="00A91FBA">
          <w:rPr>
            <w:rFonts w:ascii="Times New Roman" w:hAnsi="Times New Roman" w:cs="Times New Roman"/>
          </w:rPr>
          <w:t xml:space="preserve">As is typical </w:t>
        </w:r>
      </w:ins>
      <w:ins w:id="2340"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Rakison, 2019; Mareschal et al., 2000; Quinn &amp; Johnson, 2000; Rakison &amp; Lupyan, 2008; Twomey &amp; Westermann, 2016), </w:t>
        </w:r>
      </w:ins>
      <w:ins w:id="2341"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why </w:t>
      </w:r>
      <w:ins w:id="2342" w:author="Benton, Deon" w:date="2026-03-25T10:38:00Z" w16du:dateUtc="2026-03-25T15:38:00Z">
        <w:r w:rsidR="00007D2D">
          <w:rPr>
            <w:rFonts w:ascii="Times New Roman" w:hAnsi="Times New Roman" w:cs="Times New Roman"/>
          </w:rPr>
          <w:t xml:space="preserve">such an interpretation is </w:t>
        </w:r>
      </w:ins>
      <w:ins w:id="2343" w:author="Benton, Deon" w:date="2026-03-25T10:39:00Z" w16du:dateUtc="2026-03-25T15:39:00Z">
        <w:r w:rsidR="00007D2D">
          <w:rPr>
            <w:rFonts w:ascii="Times New Roman" w:hAnsi="Times New Roman" w:cs="Times New Roman"/>
          </w:rPr>
          <w:t>merited</w:t>
        </w:r>
      </w:ins>
      <w:ins w:id="2344"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2345" w:author="Benton, Deon" w:date="2026-03-02T15:09:00Z" w16du:dateUtc="2026-03-02T21:09:00Z">
        <w:r w:rsidR="00F52B7C">
          <w:rPr>
            <w:rFonts w:ascii="Times New Roman" w:hAnsi="Times New Roman" w:cs="Times New Roman"/>
          </w:rPr>
          <w:t>instructive briefl</w:t>
        </w:r>
      </w:ins>
      <w:ins w:id="2346"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2347"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2348"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2349"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 xml:space="preserve">According to one </w:t>
      </w:r>
      <w:ins w:id="2350" w:author="Benton, Deon" w:date="2026-03-25T10:40:00Z" w16du:dateUtc="2026-03-25T15:40:00Z">
        <w:r w:rsidR="00751298">
          <w:rPr>
            <w:rFonts w:ascii="Times New Roman" w:hAnsi="Times New Roman" w:cs="Times New Roman"/>
          </w:rPr>
          <w:t xml:space="preserve">high-profile </w:t>
        </w:r>
      </w:ins>
      <w:r w:rsidR="003E737D">
        <w:rPr>
          <w:rFonts w:ascii="Times New Roman" w:hAnsi="Times New Roman" w:cs="Times New Roman"/>
        </w:rPr>
        <w:t>model</w:t>
      </w:r>
      <w:ins w:id="2351" w:author="Benton, Deon" w:date="2026-03-25T10:39:00Z" w16du:dateUtc="2026-03-25T15:39:00Z">
        <w:r w:rsidR="00751298">
          <w:rPr>
            <w:rFonts w:ascii="Times New Roman" w:hAnsi="Times New Roman" w:cs="Times New Roman"/>
          </w:rPr>
          <w:t xml:space="preserve"> that continues to influence how developmental cognitive scientists construe infant looking</w:t>
        </w:r>
      </w:ins>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ins w:id="2352"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2353"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2354" w:author="Benton, Deon" w:date="2026-03-02T15:12:00Z" w16du:dateUtc="2026-03-02T21:12:00Z">
        <w:r w:rsidR="00671B15">
          <w:rPr>
            <w:rFonts w:ascii="Times New Roman" w:hAnsi="Times New Roman" w:cs="Times New Roman"/>
          </w:rPr>
          <w:t xml:space="preserve"> internal representation of an external stimulus is</w:t>
        </w:r>
      </w:ins>
      <w:r w:rsidR="009D0459">
        <w:rPr>
          <w:rFonts w:ascii="Times New Roman" w:hAnsi="Times New Roman" w:cs="Times New Roman"/>
        </w:rPr>
        <w:t xml:space="preserve"> gradually adjust</w:t>
      </w:r>
      <w:ins w:id="2355"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until </w:t>
      </w:r>
      <w:ins w:id="2356" w:author="Benton, Deon" w:date="2026-03-02T15:13:00Z" w16du:dateUtc="2026-03-02T21:13:00Z">
        <w:r w:rsidR="00671B15">
          <w:rPr>
            <w:rFonts w:ascii="Times New Roman" w:hAnsi="Times New Roman" w:cs="Times New Roman"/>
          </w:rPr>
          <w:t xml:space="preserve">there is a meaningful match between </w:t>
        </w:r>
      </w:ins>
      <w:ins w:id="2357" w:author="Benton, Deon" w:date="2026-04-08T15:05:00Z" w16du:dateUtc="2026-04-08T20:05:00Z">
        <w:r w:rsidR="0039023B">
          <w:rPr>
            <w:rFonts w:ascii="Times New Roman" w:hAnsi="Times New Roman" w:cs="Times New Roman"/>
          </w:rPr>
          <w:t>it and the</w:t>
        </w:r>
      </w:ins>
      <w:ins w:id="2358" w:author="Benton, Deon" w:date="2026-03-25T10:40:00Z" w16du:dateUtc="2026-03-25T15:40:00Z">
        <w:r w:rsidR="005D567A">
          <w:rPr>
            <w:rFonts w:ascii="Times New Roman" w:hAnsi="Times New Roman" w:cs="Times New Roman"/>
          </w:rPr>
          <w:t xml:space="preserve"> </w:t>
        </w:r>
      </w:ins>
      <w:ins w:id="2359" w:author="Benton, Deon" w:date="2026-03-02T15:13:00Z" w16du:dateUtc="2026-03-02T21:13:00Z">
        <w:r w:rsidR="00671B15">
          <w:rPr>
            <w:rFonts w:ascii="Times New Roman" w:hAnsi="Times New Roman" w:cs="Times New Roman"/>
          </w:rPr>
          <w:t>external stimulus.</w:t>
        </w:r>
        <w:r w:rsidR="005D29D3">
          <w:rPr>
            <w:rFonts w:ascii="Times New Roman" w:hAnsi="Times New Roman" w:cs="Times New Roman"/>
          </w:rPr>
          <w:t xml:space="preserve"> </w:t>
        </w:r>
      </w:ins>
      <w:ins w:id="2360" w:author="Benton, Deon" w:date="2026-03-02T15:14:00Z" w16du:dateUtc="2026-03-02T21:14:00Z">
        <w:r w:rsidR="005D29D3">
          <w:rPr>
            <w:rFonts w:ascii="Times New Roman" w:hAnsi="Times New Roman" w:cs="Times New Roman"/>
          </w:rPr>
          <w:t xml:space="preserve">Given that </w:t>
        </w:r>
      </w:ins>
      <w:ins w:id="2361" w:author="Benton, Deon" w:date="2026-04-08T15:06:00Z" w16du:dateUtc="2026-04-08T20:06:00Z">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ins>
      <w:ins w:id="2362" w:author="Benton, Deon" w:date="2026-03-02T15:14:00Z" w16du:dateUtc="2026-03-02T21:14:00Z">
        <w:r w:rsidR="005D29D3">
          <w:rPr>
            <w:rFonts w:ascii="Times New Roman" w:hAnsi="Times New Roman" w:cs="Times New Roman"/>
          </w:rPr>
          <w:t>,</w:t>
        </w:r>
      </w:ins>
      <w:ins w:id="2363" w:author="Benton, Deon" w:date="2026-03-02T15:15:00Z" w16du:dateUtc="2026-03-02T21:15:00Z">
        <w:r w:rsidR="00A26747">
          <w:rPr>
            <w:rFonts w:ascii="Times New Roman" w:hAnsi="Times New Roman" w:cs="Times New Roman"/>
          </w:rPr>
          <w:t xml:space="preserve"> during the first few trials of the habituation phase</w:t>
        </w:r>
      </w:ins>
      <w:ins w:id="2364" w:author="Benton, Deon" w:date="2026-03-02T15:14:00Z" w16du:dateUtc="2026-03-02T21:14:00Z">
        <w:r w:rsidR="005D29D3">
          <w:rPr>
            <w:rFonts w:ascii="Times New Roman" w:hAnsi="Times New Roman" w:cs="Times New Roman"/>
          </w:rPr>
          <w:t xml:space="preserve"> there will be a discrepancy between this representation and the external stimulus. </w:t>
        </w:r>
      </w:ins>
      <w:ins w:id="2365" w:author="Benton, Deon" w:date="2026-03-02T15:17:00Z" w16du:dateUtc="2026-03-02T21:17:00Z">
        <w:r w:rsidR="00824236">
          <w:rPr>
            <w:rFonts w:ascii="Times New Roman" w:hAnsi="Times New Roman" w:cs="Times New Roman"/>
          </w:rPr>
          <w:t xml:space="preserve">A </w:t>
        </w:r>
      </w:ins>
      <w:ins w:id="2366" w:author="Benton, Deon" w:date="2026-03-02T15:18:00Z" w16du:dateUtc="2026-03-02T21:18:00Z">
        <w:r w:rsidR="00824236">
          <w:rPr>
            <w:rFonts w:ascii="Times New Roman" w:hAnsi="Times New Roman" w:cs="Times New Roman"/>
          </w:rPr>
          <w:t>consequence of this is that infants will continue attending to</w:t>
        </w:r>
      </w:ins>
      <w:ins w:id="2367" w:author="Benton, Deon" w:date="2026-03-02T15:19:00Z" w16du:dateUtc="2026-03-02T21:19:00Z">
        <w:r w:rsidR="00824236">
          <w:rPr>
            <w:rFonts w:ascii="Times New Roman" w:hAnsi="Times New Roman" w:cs="Times New Roman"/>
          </w:rPr>
          <w:t xml:space="preserve">—and thus </w:t>
        </w:r>
      </w:ins>
      <w:ins w:id="2368"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2369" w:author="Benton, Deon" w:date="2026-03-02T15:19:00Z" w16du:dateUtc="2026-03-02T21:19:00Z">
        <w:r w:rsidR="00824236">
          <w:rPr>
            <w:rFonts w:ascii="Times New Roman" w:hAnsi="Times New Roman" w:cs="Times New Roman"/>
          </w:rPr>
          <w:t xml:space="preserve"> internal representation of—the external stimulus. </w:t>
        </w:r>
      </w:ins>
      <w:ins w:id="2370" w:author="Benton, Deon" w:date="2026-03-02T15:18:00Z" w16du:dateUtc="2026-03-02T21:18:00Z">
        <w:r w:rsidR="00824236">
          <w:rPr>
            <w:rFonts w:ascii="Times New Roman" w:hAnsi="Times New Roman" w:cs="Times New Roman"/>
          </w:rPr>
          <w:t xml:space="preserve"> </w:t>
        </w:r>
      </w:ins>
      <w:ins w:id="2371"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w:t>
      </w:r>
      <w:ins w:id="2372" w:author="Benton, Deon" w:date="2026-03-25T10:41:00Z" w16du:dateUtc="2026-03-25T15:41:00Z">
        <w:r w:rsidR="005D567A">
          <w:rPr>
            <w:rFonts w:ascii="Times New Roman" w:hAnsi="Times New Roman" w:cs="Times New Roman"/>
          </w:rPr>
          <w:t xml:space="preserve"> between infants’ internal representations of an external stimulus and the external stimulus itself</w:t>
        </w:r>
      </w:ins>
      <w:r w:rsidR="00E32B52">
        <w:rPr>
          <w:rFonts w:ascii="Times New Roman" w:hAnsi="Times New Roman" w:cs="Times New Roman"/>
        </w:rPr>
        <w:t xml:space="preserve"> is resolved </w:t>
      </w:r>
      <w:ins w:id="2373" w:author="Benton, Deon" w:date="2026-03-02T15:21:00Z" w16du:dateUtc="2026-03-02T21:21:00Z">
        <w:r w:rsidR="00723920">
          <w:rPr>
            <w:rFonts w:ascii="Times New Roman" w:hAnsi="Times New Roman" w:cs="Times New Roman"/>
          </w:rPr>
          <w:t xml:space="preserve">that infants </w:t>
        </w:r>
      </w:ins>
      <w:ins w:id="2374" w:author="Benton, Deon" w:date="2026-04-08T15:06:00Z" w16du:dateUtc="2026-04-08T20:06:00Z">
        <w:r w:rsidR="0048221D">
          <w:rPr>
            <w:rFonts w:ascii="Times New Roman" w:hAnsi="Times New Roman" w:cs="Times New Roman"/>
          </w:rPr>
          <w:t>ar</w:t>
        </w:r>
      </w:ins>
      <w:ins w:id="2375" w:author="Benton, Deon" w:date="2026-04-08T15:07:00Z" w16du:dateUtc="2026-04-08T20:07:00Z">
        <w:r w:rsidR="0048221D">
          <w:rPr>
            <w:rFonts w:ascii="Times New Roman" w:hAnsi="Times New Roman" w:cs="Times New Roman"/>
          </w:rPr>
          <w:t xml:space="preserve">e thought to </w:t>
        </w:r>
      </w:ins>
      <w:ins w:id="2376" w:author="Benton, Deon" w:date="2026-03-02T15:21:00Z" w16du:dateUtc="2026-03-02T21:21:00Z">
        <w:r w:rsidR="00723920">
          <w:rPr>
            <w:rFonts w:ascii="Times New Roman" w:hAnsi="Times New Roman" w:cs="Times New Roman"/>
          </w:rPr>
          <w:t>disengage f</w:t>
        </w:r>
      </w:ins>
      <w:ins w:id="2377" w:author="Benton, Deon" w:date="2026-03-02T15:22:00Z" w16du:dateUtc="2026-03-02T21:22:00Z">
        <w:r w:rsidR="00723920">
          <w:rPr>
            <w:rFonts w:ascii="Times New Roman" w:hAnsi="Times New Roman" w:cs="Times New Roman"/>
          </w:rPr>
          <w:t xml:space="preserve">rom the external stimulus and turn their attention </w:t>
        </w:r>
      </w:ins>
      <w:ins w:id="2378" w:author="Benton, Deon" w:date="2026-04-08T15:07:00Z" w16du:dateUtc="2026-04-08T20:07:00Z">
        <w:r w:rsidR="009D49F1">
          <w:rPr>
            <w:rFonts w:ascii="Times New Roman" w:hAnsi="Times New Roman" w:cs="Times New Roman"/>
          </w:rPr>
          <w:t>elsewhere</w:t>
        </w:r>
      </w:ins>
      <w:ins w:id="2379" w:author="Benton, Deon" w:date="2026-03-02T15:22:00Z" w16du:dateUtc="2026-03-02T21:22:00Z">
        <w:r w:rsidR="00723920">
          <w:rPr>
            <w:rFonts w:ascii="Times New Roman" w:hAnsi="Times New Roman" w:cs="Times New Roman"/>
          </w:rPr>
          <w:t xml:space="preserve">. </w:t>
        </w:r>
      </w:ins>
    </w:p>
    <w:p w14:paraId="56CB88D3" w14:textId="5B822443" w:rsidR="001547A5" w:rsidRDefault="008F2452" w:rsidP="007F7477">
      <w:pPr>
        <w:spacing w:line="480" w:lineRule="auto"/>
        <w:ind w:firstLine="720"/>
        <w:contextualSpacing/>
        <w:rPr>
          <w:rFonts w:ascii="Times New Roman" w:hAnsi="Times New Roman" w:cs="Times New Roman"/>
        </w:rPr>
      </w:pPr>
      <w:ins w:id="2380" w:author="Benton, Deon" w:date="2026-04-08T15:07:00Z" w16du:dateUtc="2026-04-08T20:07:00Z">
        <w:r>
          <w:rPr>
            <w:rFonts w:ascii="Times New Roman" w:hAnsi="Times New Roman" w:cs="Times New Roman"/>
          </w:rPr>
          <w:t>An analogous</w:t>
        </w:r>
      </w:ins>
      <w:ins w:id="2381" w:author="Benton, Deon" w:date="2026-03-02T15:22:00Z" w16du:dateUtc="2026-03-02T21:22:00Z">
        <w:r w:rsidR="009915E8">
          <w:rPr>
            <w:rFonts w:ascii="Times New Roman" w:hAnsi="Times New Roman" w:cs="Times New Roman"/>
          </w:rPr>
          <w:t xml:space="preserve"> process </w:t>
        </w:r>
      </w:ins>
      <w:ins w:id="2382" w:author="Benton, Deon" w:date="2026-04-08T15:07:00Z" w16du:dateUtc="2026-04-08T20:07:00Z">
        <w:r>
          <w:rPr>
            <w:rFonts w:ascii="Times New Roman" w:hAnsi="Times New Roman" w:cs="Times New Roman"/>
          </w:rPr>
          <w:t>occurs in</w:t>
        </w:r>
      </w:ins>
      <w:ins w:id="2383" w:author="Benton, Deon" w:date="2026-03-02T15:22:00Z" w16du:dateUtc="2026-03-02T21:22:00Z">
        <w:r w:rsidR="009915E8">
          <w:rPr>
            <w:rFonts w:ascii="Times New Roman" w:hAnsi="Times New Roman" w:cs="Times New Roman"/>
          </w:rPr>
          <w:t xml:space="preserve"> autoencoder models. </w:t>
        </w:r>
      </w:ins>
      <w:ins w:id="2384" w:author="Benton, Deon" w:date="2026-03-02T15:23:00Z" w16du:dateUtc="2026-03-02T21:23:00Z">
        <w:r w:rsidR="009915E8">
          <w:rPr>
            <w:rFonts w:ascii="Times New Roman" w:hAnsi="Times New Roman" w:cs="Times New Roman"/>
          </w:rPr>
          <w:t>Recall that the</w:t>
        </w:r>
      </w:ins>
      <w:ins w:id="2385" w:author="Benton, Deon" w:date="2026-04-09T12:38:00Z" w16du:dateUtc="2026-04-09T17:38:00Z">
        <w:r w:rsidR="00DD265A">
          <w:rPr>
            <w:rFonts w:ascii="Times New Roman" w:hAnsi="Times New Roman" w:cs="Times New Roman"/>
          </w:rPr>
          <w:t xml:space="preserve"> these models are tasked with reproducing</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ins w:id="2386" w:author="Benton, Deon" w:date="2026-03-02T15:24:00Z" w16du:dateUtc="2026-03-02T21:24:00Z">
        <w:r w:rsidR="00354B64">
          <w:rPr>
            <w:rFonts w:ascii="Times New Roman" w:hAnsi="Times New Roman" w:cs="Times New Roman"/>
          </w:rPr>
          <w:t xml:space="preserve"> This input is akin to an external stimulus. To achieve this </w:t>
        </w:r>
      </w:ins>
      <w:ins w:id="2387" w:author="Benton, Deon" w:date="2026-03-02T15:28:00Z" w16du:dateUtc="2026-03-02T21:28:00Z">
        <w:r w:rsidR="000A0E69">
          <w:rPr>
            <w:rFonts w:ascii="Times New Roman" w:hAnsi="Times New Roman" w:cs="Times New Roman"/>
          </w:rPr>
          <w:t>objective, these</w:t>
        </w:r>
      </w:ins>
      <w:ins w:id="2388"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gradually </w:t>
      </w:r>
      <w:ins w:id="2389"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ins w:id="2390" w:author="Benton, Deon" w:date="2026-04-09T12:41:00Z" w16du:dateUtc="2026-04-09T17:41:00Z">
        <w:r w:rsidR="0081258F">
          <w:rPr>
            <w:rFonts w:ascii="Times New Roman" w:hAnsi="Times New Roman" w:cs="Times New Roman"/>
          </w:rPr>
          <w:t>“</w:t>
        </w:r>
      </w:ins>
      <w:r w:rsidR="00E10136">
        <w:rPr>
          <w:rFonts w:ascii="Times New Roman" w:hAnsi="Times New Roman" w:cs="Times New Roman"/>
        </w:rPr>
        <w:t>hidden</w:t>
      </w:r>
      <w:ins w:id="2391" w:author="Benton, Deon" w:date="2026-04-09T12:41:00Z" w16du:dateUtc="2026-04-09T17:41:00Z">
        <w:r w:rsidR="0081258F">
          <w:rPr>
            <w:rFonts w:ascii="Times New Roman" w:hAnsi="Times New Roman" w:cs="Times New Roman"/>
          </w:rPr>
          <w:t>”</w:t>
        </w:r>
      </w:ins>
      <w:r w:rsidR="00863608">
        <w:rPr>
          <w:rFonts w:ascii="Times New Roman" w:hAnsi="Times New Roman" w:cs="Times New Roman"/>
        </w:rPr>
        <w:t xml:space="preserve"> representations</w:t>
      </w:r>
      <w:ins w:id="2392"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 xml:space="preserve">until </w:t>
      </w:r>
      <w:ins w:id="2393" w:author="Benton, Deon" w:date="2026-04-09T12:42:00Z" w16du:dateUtc="2026-04-09T17:42:00Z">
        <w:r w:rsidR="0081258F">
          <w:rPr>
            <w:rFonts w:ascii="Times New Roman" w:hAnsi="Times New Roman" w:cs="Times New Roman"/>
          </w:rPr>
          <w:t xml:space="preserve">they are </w:t>
        </w:r>
      </w:ins>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ins w:id="2394"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2395" w:author="Benton, Deon" w:date="2026-03-02T15:29:00Z" w16du:dateUtc="2026-03-02T21:29:00Z">
        <w:r w:rsidR="00E50B4C">
          <w:rPr>
            <w:rFonts w:ascii="Times New Roman" w:hAnsi="Times New Roman" w:cs="Times New Roman"/>
          </w:rPr>
          <w:t xml:space="preserve">the model’s internal representation of the input. </w:t>
        </w:r>
      </w:ins>
      <w:ins w:id="2396" w:author="Benton, Deon" w:date="2026-03-02T15:26:00Z" w16du:dateUtc="2026-03-02T21:26:00Z">
        <w:r w:rsidR="000A0E69">
          <w:rPr>
            <w:rFonts w:ascii="Times New Roman" w:hAnsi="Times New Roman" w:cs="Times New Roman"/>
          </w:rPr>
          <w:t>Given that learning continues until the network is able rel</w:t>
        </w:r>
      </w:ins>
      <w:ins w:id="2397" w:author="Benton, Deon" w:date="2026-03-02T15:27:00Z" w16du:dateUtc="2026-03-02T21:27:00Z">
        <w:r w:rsidR="000A0E69">
          <w:rPr>
            <w:rFonts w:ascii="Times New Roman" w:hAnsi="Times New Roman" w:cs="Times New Roman"/>
          </w:rPr>
          <w:t>iably to reproduce the input at the output layer</w:t>
        </w:r>
      </w:ins>
      <w:ins w:id="2398"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2399"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2400"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ins w:id="2401" w:author="Benton, Deon" w:date="2026-03-25T10:54:00Z" w16du:dateUtc="2026-03-25T15:54:00Z"/>
          <w:rFonts w:ascii="Times New Roman" w:hAnsi="Times New Roman" w:cs="Times New Roman"/>
        </w:rPr>
      </w:pPr>
      <w:ins w:id="2402" w:author="Benton, Deon" w:date="2026-03-03T13:28:00Z" w16du:dateUtc="2026-03-03T19:28:00Z">
        <w:r>
          <w:rPr>
            <w:rFonts w:ascii="Times New Roman" w:hAnsi="Times New Roman" w:cs="Times New Roman"/>
          </w:rPr>
          <w:t>The aim</w:t>
        </w:r>
      </w:ins>
      <w:ins w:id="2403" w:author="Benton, Deon" w:date="2026-03-03T14:36:00Z" w16du:dateUtc="2026-03-03T20:36:00Z">
        <w:r w:rsidR="00457D05">
          <w:rPr>
            <w:rFonts w:ascii="Times New Roman" w:hAnsi="Times New Roman" w:cs="Times New Roman"/>
          </w:rPr>
          <w:t>s</w:t>
        </w:r>
      </w:ins>
      <w:ins w:id="2404" w:author="Benton, Deon" w:date="2026-03-03T13:28:00Z" w16du:dateUtc="2026-03-03T19:28:00Z">
        <w:r>
          <w:rPr>
            <w:rFonts w:ascii="Times New Roman" w:hAnsi="Times New Roman" w:cs="Times New Roman"/>
          </w:rPr>
          <w:t xml:space="preserve"> of the following simulations were </w:t>
        </w:r>
      </w:ins>
      <w:ins w:id="2405" w:author="Benton, Deon" w:date="2026-03-25T10:51:00Z" w16du:dateUtc="2026-03-25T15:51:00Z">
        <w:r w:rsidR="009F2657">
          <w:rPr>
            <w:rFonts w:ascii="Times New Roman" w:hAnsi="Times New Roman" w:cs="Times New Roman"/>
          </w:rPr>
          <w:t>threefold</w:t>
        </w:r>
      </w:ins>
      <w:ins w:id="2406" w:author="Benton, Deon" w:date="2026-03-03T13:28:00Z" w16du:dateUtc="2026-03-03T19:28:00Z">
        <w:r>
          <w:rPr>
            <w:rFonts w:ascii="Times New Roman" w:hAnsi="Times New Roman" w:cs="Times New Roman"/>
          </w:rPr>
          <w:t>.</w:t>
        </w:r>
      </w:ins>
      <w:ins w:id="2407" w:author="Benton, Deon" w:date="2026-03-03T13:29:00Z" w16du:dateUtc="2026-03-03T19:29:00Z">
        <w:r>
          <w:rPr>
            <w:rFonts w:ascii="Times New Roman" w:hAnsi="Times New Roman" w:cs="Times New Roman"/>
          </w:rPr>
          <w:t xml:space="preserve"> </w:t>
        </w:r>
      </w:ins>
      <w:ins w:id="2408" w:author="Benton, Deon" w:date="2026-03-03T13:38:00Z" w16du:dateUtc="2026-03-03T19:38:00Z">
        <w:r w:rsidR="00D4193A">
          <w:rPr>
            <w:rFonts w:ascii="Times New Roman" w:hAnsi="Times New Roman" w:cs="Times New Roman"/>
          </w:rPr>
          <w:t>The first</w:t>
        </w:r>
      </w:ins>
      <w:ins w:id="2409" w:author="Benton, Deon" w:date="2026-03-03T13:40:00Z" w16du:dateUtc="2026-03-03T19:40:00Z">
        <w:r w:rsidR="00A94D82">
          <w:rPr>
            <w:rFonts w:ascii="Times New Roman" w:hAnsi="Times New Roman" w:cs="Times New Roman"/>
          </w:rPr>
          <w:t>—and most important—</w:t>
        </w:r>
      </w:ins>
      <w:ins w:id="2410" w:author="Benton, Deon" w:date="2026-03-09T19:00:00Z" w16du:dateUtc="2026-03-10T00:00:00Z">
        <w:r w:rsidR="00E31864">
          <w:rPr>
            <w:rFonts w:ascii="Times New Roman" w:hAnsi="Times New Roman" w:cs="Times New Roman"/>
          </w:rPr>
          <w:t>aim</w:t>
        </w:r>
      </w:ins>
      <w:ins w:id="2411" w:author="Benton, Deon" w:date="2026-03-03T13:38:00Z" w16du:dateUtc="2026-03-03T19:38:00Z">
        <w:r w:rsidR="00D4193A">
          <w:rPr>
            <w:rFonts w:ascii="Times New Roman" w:hAnsi="Times New Roman" w:cs="Times New Roman"/>
          </w:rPr>
          <w:t xml:space="preserve"> was </w:t>
        </w:r>
      </w:ins>
      <w:ins w:id="2412" w:author="Benton, Deon" w:date="2026-03-03T13:29:00Z" w16du:dateUtc="2026-03-03T19:29:00Z">
        <w:r>
          <w:rPr>
            <w:rFonts w:ascii="Times New Roman" w:hAnsi="Times New Roman" w:cs="Times New Roman"/>
          </w:rPr>
          <w:t xml:space="preserve">to determine whether </w:t>
        </w:r>
      </w:ins>
      <w:ins w:id="2413" w:author="Benton, Deon" w:date="2026-03-03T13:30:00Z" w16du:dateUtc="2026-03-03T19:30:00Z">
        <w:r w:rsidR="00102DDA">
          <w:rPr>
            <w:rFonts w:ascii="Times New Roman" w:hAnsi="Times New Roman" w:cs="Times New Roman"/>
          </w:rPr>
          <w:t xml:space="preserve">ALIAS—a connectionist computational instantiation of the </w:t>
        </w:r>
      </w:ins>
      <w:ins w:id="2414" w:author="Benton, Deon" w:date="2026-03-03T13:40:00Z" w16du:dateUtc="2026-03-03T19:40:00Z">
        <w:r w:rsidR="00A94D82">
          <w:rPr>
            <w:rFonts w:ascii="Times New Roman" w:hAnsi="Times New Roman" w:cs="Times New Roman"/>
          </w:rPr>
          <w:t xml:space="preserve">current </w:t>
        </w:r>
      </w:ins>
      <w:ins w:id="2415" w:author="Benton, Deon" w:date="2026-03-03T13:30:00Z" w16du:dateUtc="2026-03-03T19:30:00Z">
        <w:r w:rsidR="00102DDA">
          <w:rPr>
            <w:rFonts w:ascii="Times New Roman" w:hAnsi="Times New Roman" w:cs="Times New Roman"/>
          </w:rPr>
          <w:t xml:space="preserve">proposal—is sufficient to </w:t>
        </w:r>
      </w:ins>
      <w:ins w:id="2416" w:author="Benton, Deon" w:date="2026-03-03T13:32:00Z" w16du:dateUtc="2026-03-03T19:32:00Z">
        <w:r w:rsidR="00102DDA">
          <w:rPr>
            <w:rFonts w:ascii="Times New Roman" w:hAnsi="Times New Roman" w:cs="Times New Roman"/>
          </w:rPr>
          <w:t xml:space="preserve">account for a range of key findings </w:t>
        </w:r>
      </w:ins>
      <w:ins w:id="2417" w:author="Benton, Deon" w:date="2026-03-03T13:34:00Z" w16du:dateUtc="2026-03-03T19:34:00Z">
        <w:r w:rsidR="00785EE2">
          <w:rPr>
            <w:rFonts w:ascii="Times New Roman" w:hAnsi="Times New Roman" w:cs="Times New Roman"/>
          </w:rPr>
          <w:t xml:space="preserve">in </w:t>
        </w:r>
      </w:ins>
      <w:ins w:id="2418" w:author="Benton, Deon" w:date="2026-03-03T13:31:00Z" w16du:dateUtc="2026-03-03T19:31:00Z">
        <w:r w:rsidR="00102DDA">
          <w:rPr>
            <w:rFonts w:ascii="Times New Roman" w:hAnsi="Times New Roman" w:cs="Times New Roman"/>
          </w:rPr>
          <w:t xml:space="preserve">studies that </w:t>
        </w:r>
      </w:ins>
      <w:ins w:id="2419" w:author="Benton, Deon" w:date="2026-03-03T13:32:00Z" w16du:dateUtc="2026-03-03T19:32:00Z">
        <w:r w:rsidR="00102DDA">
          <w:rPr>
            <w:rFonts w:ascii="Times New Roman" w:hAnsi="Times New Roman" w:cs="Times New Roman"/>
          </w:rPr>
          <w:t xml:space="preserve">putatively assess infants’ action understanding. </w:t>
        </w:r>
      </w:ins>
      <w:ins w:id="2420" w:author="Benton, Deon" w:date="2026-03-03T13:38:00Z" w16du:dateUtc="2026-03-03T19:38:00Z">
        <w:r w:rsidR="00D4193A">
          <w:rPr>
            <w:rFonts w:ascii="Times New Roman" w:hAnsi="Times New Roman" w:cs="Times New Roman"/>
          </w:rPr>
          <w:t xml:space="preserve">The second aim was to </w:t>
        </w:r>
      </w:ins>
      <w:ins w:id="2421" w:author="Benton, Deon" w:date="2026-04-06T11:29:00Z" w16du:dateUtc="2026-04-06T16:29:00Z">
        <w:r w:rsidR="00943249">
          <w:rPr>
            <w:rFonts w:ascii="Times New Roman" w:hAnsi="Times New Roman" w:cs="Times New Roman"/>
          </w:rPr>
          <w:t>assess whether, and in what contexts,</w:t>
        </w:r>
      </w:ins>
      <w:ins w:id="2422" w:author="Benton, Deon" w:date="2026-03-03T13:45:00Z" w16du:dateUtc="2026-03-03T19:45:00Z">
        <w:r w:rsidR="00EF2B5E">
          <w:rPr>
            <w:rFonts w:ascii="Times New Roman" w:hAnsi="Times New Roman" w:cs="Times New Roman"/>
          </w:rPr>
          <w:t xml:space="preserve"> ALIAS</w:t>
        </w:r>
      </w:ins>
      <w:ins w:id="2423" w:author="Benton, Deon" w:date="2026-03-25T10:47:00Z" w16du:dateUtc="2026-03-25T15:47:00Z">
        <w:r w:rsidR="001E7B88">
          <w:rPr>
            <w:rFonts w:ascii="Times New Roman" w:hAnsi="Times New Roman" w:cs="Times New Roman"/>
          </w:rPr>
          <w:t xml:space="preserve"> provides a better account of these</w:t>
        </w:r>
      </w:ins>
      <w:ins w:id="2424" w:author="Benton, Deon" w:date="2026-04-09T12:46:00Z" w16du:dateUtc="2026-04-09T17:46:00Z">
        <w:r w:rsidR="00286DB1">
          <w:rPr>
            <w:rFonts w:ascii="Times New Roman" w:hAnsi="Times New Roman" w:cs="Times New Roman"/>
          </w:rPr>
          <w:t xml:space="preserve"> </w:t>
        </w:r>
      </w:ins>
      <w:ins w:id="2425" w:author="Benton, Deon" w:date="2026-03-25T10:47:00Z" w16du:dateUtc="2026-03-25T15:47:00Z">
        <w:r w:rsidR="001E7B88">
          <w:rPr>
            <w:rFonts w:ascii="Times New Roman" w:hAnsi="Times New Roman" w:cs="Times New Roman"/>
          </w:rPr>
          <w:t>findings than</w:t>
        </w:r>
      </w:ins>
      <w:ins w:id="2426" w:author="Benton, Deon" w:date="2026-04-09T12:47:00Z" w16du:dateUtc="2026-04-09T17:47:00Z">
        <w:r w:rsidR="00286DB1">
          <w:rPr>
            <w:rFonts w:ascii="Times New Roman" w:hAnsi="Times New Roman" w:cs="Times New Roman"/>
          </w:rPr>
          <w:t xml:space="preserve"> the only other connectionist model on this topic,</w:t>
        </w:r>
      </w:ins>
      <w:ins w:id="2427" w:author="Benton, Deon" w:date="2026-03-25T10:47:00Z" w16du:dateUtc="2026-03-25T15:47:00Z">
        <w:r w:rsidR="001E7B88">
          <w:rPr>
            <w:rFonts w:ascii="Times New Roman" w:hAnsi="Times New Roman" w:cs="Times New Roman"/>
          </w:rPr>
          <w:t xml:space="preserve"> </w:t>
        </w:r>
      </w:ins>
      <w:ins w:id="2428" w:author="Benton, Deon" w:date="2026-03-25T10:48:00Z" w16du:dateUtc="2026-03-25T15:48:00Z">
        <w:r w:rsidR="001E7B88">
          <w:rPr>
            <w:rFonts w:ascii="Times New Roman" w:hAnsi="Times New Roman" w:cs="Times New Roman"/>
          </w:rPr>
          <w:t xml:space="preserve">OM10, and an extension of </w:t>
        </w:r>
      </w:ins>
      <w:ins w:id="2429" w:author="Benton, Deon" w:date="2026-03-25T10:49:00Z" w16du:dateUtc="2026-03-25T15:49:00Z">
        <w:r w:rsidR="00182A6D">
          <w:rPr>
            <w:rFonts w:ascii="Times New Roman" w:hAnsi="Times New Roman" w:cs="Times New Roman"/>
          </w:rPr>
          <w:t>this model</w:t>
        </w:r>
      </w:ins>
      <w:ins w:id="2430" w:author="Benton, Deon" w:date="2026-03-25T10:48:00Z" w16du:dateUtc="2026-03-25T15:48:00Z">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ins>
      <w:ins w:id="2431" w:author="Benton, Deon" w:date="2026-03-25T10:47:00Z" w16du:dateUtc="2026-03-25T15:47:00Z">
        <w:r w:rsidR="001E7B88">
          <w:rPr>
            <w:rFonts w:ascii="Times New Roman" w:hAnsi="Times New Roman" w:cs="Times New Roman"/>
          </w:rPr>
          <w:t xml:space="preserve"> </w:t>
        </w:r>
      </w:ins>
      <w:ins w:id="2432" w:author="Benton, Deon" w:date="2026-03-25T10:49:00Z" w16du:dateUtc="2026-03-25T15:49:00Z">
        <w:r w:rsidR="00182A6D">
          <w:rPr>
            <w:rFonts w:ascii="Times New Roman" w:hAnsi="Times New Roman" w:cs="Times New Roman"/>
          </w:rPr>
          <w:t xml:space="preserve"> Given tha</w:t>
        </w:r>
      </w:ins>
      <w:ins w:id="2433" w:author="Benton, Deon" w:date="2026-03-25T10:50:00Z" w16du:dateUtc="2026-03-25T15:50:00Z">
        <w:r w:rsidR="00182A6D">
          <w:rPr>
            <w:rFonts w:ascii="Times New Roman" w:hAnsi="Times New Roman" w:cs="Times New Roman"/>
          </w:rPr>
          <w:t>t</w:t>
        </w:r>
        <w:r w:rsidR="009F2657">
          <w:rPr>
            <w:rFonts w:ascii="Times New Roman" w:hAnsi="Times New Roman" w:cs="Times New Roman"/>
          </w:rPr>
          <w:t xml:space="preserve"> the current account assumes that </w:t>
        </w:r>
      </w:ins>
      <w:ins w:id="2434" w:author="Benton, Deon" w:date="2026-03-25T10:51:00Z" w16du:dateUtc="2026-03-25T15:51:00Z">
        <w:r w:rsidR="009F2657">
          <w:rPr>
            <w:rFonts w:ascii="Times New Roman" w:hAnsi="Times New Roman" w:cs="Times New Roman"/>
          </w:rPr>
          <w:t xml:space="preserve">the spatial arrangement of barriers and arced motion has important implications on how infants process action events, the </w:t>
        </w:r>
      </w:ins>
      <w:ins w:id="2435" w:author="Benton, Deon" w:date="2026-03-03T16:14:00Z" w16du:dateUtc="2026-03-03T22:14:00Z">
        <w:r w:rsidR="00BC6780">
          <w:rPr>
            <w:rFonts w:ascii="Times New Roman" w:hAnsi="Times New Roman" w:cs="Times New Roman"/>
          </w:rPr>
          <w:t>final</w:t>
        </w:r>
      </w:ins>
      <w:ins w:id="2436" w:author="Benton, Deon" w:date="2026-03-03T14:22:00Z" w16du:dateUtc="2026-03-03T20:22:00Z">
        <w:r w:rsidR="005F3F02">
          <w:rPr>
            <w:rFonts w:ascii="Times New Roman" w:hAnsi="Times New Roman" w:cs="Times New Roman"/>
          </w:rPr>
          <w:t xml:space="preserve"> aim was to determine </w:t>
        </w:r>
      </w:ins>
      <w:ins w:id="2437" w:author="Benton, Deon" w:date="2026-03-03T14:23:00Z" w16du:dateUtc="2026-03-03T20:23:00Z">
        <w:r w:rsidR="005F3F02">
          <w:rPr>
            <w:rFonts w:ascii="Times New Roman" w:hAnsi="Times New Roman" w:cs="Times New Roman"/>
          </w:rPr>
          <w:t xml:space="preserve">whether it </w:t>
        </w:r>
      </w:ins>
      <w:ins w:id="2438" w:author="Benton, Deon" w:date="2026-03-03T14:25:00Z" w16du:dateUtc="2026-03-03T20:25:00Z">
        <w:r w:rsidR="00A1134F">
          <w:rPr>
            <w:rFonts w:ascii="Times New Roman" w:hAnsi="Times New Roman" w:cs="Times New Roman"/>
          </w:rPr>
          <w:t>was</w:t>
        </w:r>
      </w:ins>
      <w:ins w:id="2439" w:author="Benton, Deon" w:date="2026-03-03T14:23:00Z" w16du:dateUtc="2026-03-03T20:23:00Z">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ins>
      <w:ins w:id="2440" w:author="Benton, Deon" w:date="2026-04-09T14:19:00Z" w16du:dateUtc="2026-04-09T19:19:00Z">
        <w:r w:rsidR="00E67ED9">
          <w:rPr>
            <w:rFonts w:ascii="Times New Roman" w:hAnsi="Times New Roman" w:cs="Times New Roman"/>
          </w:rPr>
          <w:t xml:space="preserve"> peripherally located</w:t>
        </w:r>
      </w:ins>
      <w:ins w:id="2441" w:author="Benton, Deon" w:date="2026-03-03T14:23:00Z" w16du:dateUtc="2026-03-03T20:23:00Z">
        <w:r w:rsidR="005F3F02">
          <w:rPr>
            <w:rFonts w:ascii="Times New Roman" w:hAnsi="Times New Roman" w:cs="Times New Roman"/>
          </w:rPr>
          <w:t xml:space="preserve"> </w:t>
        </w:r>
        <w:r w:rsidR="001C3E68">
          <w:rPr>
            <w:rFonts w:ascii="Times New Roman" w:hAnsi="Times New Roman" w:cs="Times New Roman"/>
          </w:rPr>
          <w:t>obstacles</w:t>
        </w:r>
      </w:ins>
      <w:ins w:id="2442" w:author="Benton, Deon" w:date="2026-03-03T14:24:00Z" w16du:dateUtc="2026-03-03T20:24:00Z">
        <w:r w:rsidR="001C3E68">
          <w:rPr>
            <w:rFonts w:ascii="Times New Roman" w:hAnsi="Times New Roman" w:cs="Times New Roman"/>
          </w:rPr>
          <w:t xml:space="preserve"> </w:t>
        </w:r>
      </w:ins>
      <w:ins w:id="2443" w:author="Benton, Deon" w:date="2026-04-09T14:19:00Z" w16du:dateUtc="2026-04-09T19:19:00Z">
        <w:r w:rsidR="00E67ED9">
          <w:rPr>
            <w:rFonts w:ascii="Times New Roman" w:hAnsi="Times New Roman" w:cs="Times New Roman"/>
          </w:rPr>
          <w:t>espouse reduced salience.</w:t>
        </w:r>
      </w:ins>
      <w:ins w:id="2444" w:author="Benton, Deon" w:date="2026-04-09T12:48:00Z" w16du:dateUtc="2026-04-09T17:48:00Z">
        <w:r w:rsidR="00286DB1">
          <w:rPr>
            <w:rFonts w:ascii="Times New Roman" w:hAnsi="Times New Roman" w:cs="Times New Roman"/>
          </w:rPr>
          <w:t xml:space="preserve"> </w:t>
        </w:r>
      </w:ins>
      <w:ins w:id="2445" w:author="Benton, Deon" w:date="2026-03-25T10:52:00Z" w16du:dateUtc="2026-03-25T15:52:00Z">
        <w:r w:rsidR="000C1789">
          <w:rPr>
            <w:rFonts w:ascii="Times New Roman" w:hAnsi="Times New Roman" w:cs="Times New Roman"/>
          </w:rPr>
          <w:t xml:space="preserve">To this end, the performance of ALIAS was compared to a version of this model </w:t>
        </w:r>
      </w:ins>
      <w:ins w:id="2446" w:author="Benton, Deon" w:date="2026-04-06T11:30:00Z" w16du:dateUtc="2026-04-06T16:30:00Z">
        <w:r w:rsidR="00E657C1">
          <w:rPr>
            <w:rFonts w:ascii="Times New Roman" w:hAnsi="Times New Roman" w:cs="Times New Roman"/>
          </w:rPr>
          <w:t xml:space="preserve">that did not implement </w:t>
        </w:r>
      </w:ins>
      <w:ins w:id="2447" w:author="Benton, Deon" w:date="2026-04-09T14:20:00Z" w16du:dateUtc="2026-04-09T19:20:00Z">
        <w:r w:rsidR="00E67ED9">
          <w:rPr>
            <w:rFonts w:ascii="Times New Roman" w:hAnsi="Times New Roman" w:cs="Times New Roman"/>
          </w:rPr>
          <w:t xml:space="preserve">such </w:t>
        </w:r>
      </w:ins>
      <w:ins w:id="2448" w:author="Benton, Deon" w:date="2026-04-06T11:30:00Z" w16du:dateUtc="2026-04-06T16:30:00Z">
        <w:r w:rsidR="00E657C1">
          <w:rPr>
            <w:rFonts w:ascii="Times New Roman" w:hAnsi="Times New Roman" w:cs="Times New Roman"/>
          </w:rPr>
          <w:t>differential salience</w:t>
        </w:r>
      </w:ins>
      <w:ins w:id="2449" w:author="Benton, Deon" w:date="2026-04-09T13:45:00Z" w16du:dateUtc="2026-04-09T18:45:00Z">
        <w:r w:rsidR="00874A5C">
          <w:rPr>
            <w:rFonts w:ascii="Times New Roman" w:hAnsi="Times New Roman" w:cs="Times New Roman"/>
          </w:rPr>
          <w:t>, ALIAS-2</w:t>
        </w:r>
      </w:ins>
      <w:ins w:id="2450" w:author="Benton, Deon" w:date="2026-03-25T10:54:00Z" w16du:dateUtc="2026-03-25T15:54:00Z">
        <w:r w:rsidR="00390F91">
          <w:rPr>
            <w:rFonts w:ascii="Times New Roman" w:hAnsi="Times New Roman" w:cs="Times New Roman"/>
          </w:rPr>
          <w:t xml:space="preserve">. </w:t>
        </w:r>
      </w:ins>
      <w:ins w:id="2451" w:author="Benton, Deon" w:date="2026-03-03T14:26:00Z" w16du:dateUtc="2026-03-03T20:26:00Z">
        <w:r w:rsidR="00A1134F">
          <w:rPr>
            <w:rFonts w:ascii="Times New Roman" w:hAnsi="Times New Roman" w:cs="Times New Roman"/>
          </w:rPr>
          <w:t xml:space="preserve">If ALIAS </w:t>
        </w:r>
      </w:ins>
      <w:ins w:id="2452" w:author="Benton, Deon" w:date="2026-04-09T14:20:00Z" w16du:dateUtc="2026-04-09T19:20:00Z">
        <w:r w:rsidR="00E67ED9">
          <w:rPr>
            <w:rFonts w:ascii="Times New Roman" w:hAnsi="Times New Roman" w:cs="Times New Roman"/>
          </w:rPr>
          <w:t>provides a better account for t</w:t>
        </w:r>
      </w:ins>
      <w:ins w:id="2453" w:author="Benton, Deon" w:date="2026-04-09T14:21:00Z" w16du:dateUtc="2026-04-09T19:21:00Z">
        <w:r w:rsidR="00E67ED9">
          <w:rPr>
            <w:rFonts w:ascii="Times New Roman" w:hAnsi="Times New Roman" w:cs="Times New Roman"/>
          </w:rPr>
          <w:t>he five f</w:t>
        </w:r>
      </w:ins>
      <w:ins w:id="2454" w:author="Benton, Deon" w:date="2026-04-09T14:20:00Z" w16du:dateUtc="2026-04-09T19:20:00Z">
        <w:r w:rsidR="00E67ED9">
          <w:rPr>
            <w:rFonts w:ascii="Times New Roman" w:hAnsi="Times New Roman" w:cs="Times New Roman"/>
          </w:rPr>
          <w:t>indings</w:t>
        </w:r>
      </w:ins>
      <w:ins w:id="2455" w:author="Benton, Deon" w:date="2026-04-09T14:21:00Z" w16du:dateUtc="2026-04-09T19:21:00Z">
        <w:r w:rsidR="00E67ED9">
          <w:rPr>
            <w:rFonts w:ascii="Times New Roman" w:hAnsi="Times New Roman" w:cs="Times New Roman"/>
          </w:rPr>
          <w:t xml:space="preserve"> that are the targets of the current series of simulations than ALIAS-2</w:t>
        </w:r>
      </w:ins>
      <w:ins w:id="2456" w:author="Benton, Deon" w:date="2026-03-03T14:27:00Z" w16du:dateUtc="2026-03-03T20:27:00Z">
        <w:r w:rsidR="00371F66">
          <w:rPr>
            <w:rFonts w:ascii="Times New Roman" w:hAnsi="Times New Roman" w:cs="Times New Roman"/>
          </w:rPr>
          <w:t xml:space="preserve">, </w:t>
        </w:r>
      </w:ins>
      <w:ins w:id="2457" w:author="Benton, Deon" w:date="2026-03-03T14:35:00Z" w16du:dateUtc="2026-03-03T20:35:00Z">
        <w:r w:rsidR="00F92D7F">
          <w:rPr>
            <w:rFonts w:ascii="Times New Roman" w:hAnsi="Times New Roman" w:cs="Times New Roman"/>
          </w:rPr>
          <w:t xml:space="preserve">then </w:t>
        </w:r>
      </w:ins>
      <w:ins w:id="2458" w:author="Benton, Deon" w:date="2026-03-03T14:27:00Z" w16du:dateUtc="2026-03-03T20:27:00Z">
        <w:r w:rsidR="00371F66">
          <w:rPr>
            <w:rFonts w:ascii="Times New Roman" w:hAnsi="Times New Roman" w:cs="Times New Roman"/>
          </w:rPr>
          <w:t>this would suggest that salience</w:t>
        </w:r>
      </w:ins>
      <w:ins w:id="2459" w:author="Benton, Deon" w:date="2026-03-03T14:30:00Z" w16du:dateUtc="2026-03-03T20:30:00Z">
        <w:r w:rsidR="005048EE">
          <w:rPr>
            <w:rFonts w:ascii="Times New Roman" w:hAnsi="Times New Roman" w:cs="Times New Roman"/>
          </w:rPr>
          <w:t xml:space="preserve"> </w:t>
        </w:r>
      </w:ins>
      <w:ins w:id="2460" w:author="Benton, Deon" w:date="2026-04-09T14:21:00Z" w16du:dateUtc="2026-04-09T19:21:00Z">
        <w:r w:rsidR="00E67ED9">
          <w:rPr>
            <w:rFonts w:ascii="Times New Roman" w:hAnsi="Times New Roman" w:cs="Times New Roman"/>
          </w:rPr>
          <w:t xml:space="preserve">is a </w:t>
        </w:r>
      </w:ins>
      <w:ins w:id="2461" w:author="Benton, Deon" w:date="2026-04-09T14:22:00Z" w16du:dateUtc="2026-04-09T19:22:00Z">
        <w:r w:rsidR="00E67ED9">
          <w:rPr>
            <w:rFonts w:ascii="Times New Roman" w:hAnsi="Times New Roman" w:cs="Times New Roman"/>
          </w:rPr>
          <w:t>key player in</w:t>
        </w:r>
      </w:ins>
      <w:ins w:id="2462" w:author="Benton, Deon" w:date="2026-03-03T14:30:00Z" w16du:dateUtc="2026-03-03T20:30:00Z">
        <w:r w:rsidR="005048EE">
          <w:rPr>
            <w:rFonts w:ascii="Times New Roman" w:hAnsi="Times New Roman" w:cs="Times New Roman"/>
          </w:rPr>
          <w:t xml:space="preserve"> networks’ performance than</w:t>
        </w:r>
      </w:ins>
      <w:ins w:id="2463" w:author="Benton, Deon" w:date="2026-04-09T14:22:00Z" w16du:dateUtc="2026-04-09T19:22:00Z">
        <w:r w:rsidR="00E67ED9">
          <w:rPr>
            <w:rFonts w:ascii="Times New Roman" w:hAnsi="Times New Roman" w:cs="Times New Roman"/>
          </w:rPr>
          <w:t xml:space="preserve"> it is</w:t>
        </w:r>
      </w:ins>
      <w:ins w:id="2464" w:author="Benton, Deon" w:date="2026-03-03T14:30:00Z" w16du:dateUtc="2026-03-03T20:30:00Z">
        <w:r w:rsidR="005048EE">
          <w:rPr>
            <w:rFonts w:ascii="Times New Roman" w:hAnsi="Times New Roman" w:cs="Times New Roman"/>
          </w:rPr>
          <w:t xml:space="preserve"> a modeling convenience. </w:t>
        </w:r>
      </w:ins>
      <w:ins w:id="2465" w:author="Benton, Deon" w:date="2026-03-03T14:27:00Z" w16du:dateUtc="2026-03-03T20:27:00Z">
        <w:r w:rsidR="00371F66">
          <w:rPr>
            <w:rFonts w:ascii="Times New Roman" w:hAnsi="Times New Roman" w:cs="Times New Roman"/>
          </w:rPr>
          <w:t xml:space="preserve"> </w:t>
        </w:r>
      </w:ins>
    </w:p>
    <w:p w14:paraId="7BB3849B" w14:textId="5A49B8F8" w:rsidR="00524642" w:rsidRPr="00AE207C" w:rsidRDefault="00C1152B" w:rsidP="007F7477">
      <w:pPr>
        <w:spacing w:line="480" w:lineRule="auto"/>
        <w:ind w:firstLine="720"/>
        <w:contextualSpacing/>
        <w:rPr>
          <w:rFonts w:ascii="Times New Roman" w:hAnsi="Times New Roman" w:cs="Times New Roman"/>
        </w:rPr>
      </w:pPr>
      <w:ins w:id="2466" w:author="Benton, Deon" w:date="2026-03-03T14:04:00Z" w16du:dateUtc="2026-03-03T20:04:00Z">
        <w:r>
          <w:rPr>
            <w:rFonts w:ascii="Times New Roman" w:hAnsi="Times New Roman" w:cs="Times New Roman"/>
          </w:rPr>
          <w:t>All</w:t>
        </w:r>
      </w:ins>
      <w:r w:rsidR="00524642">
        <w:rPr>
          <w:rFonts w:ascii="Times New Roman" w:hAnsi="Times New Roman" w:cs="Times New Roman"/>
        </w:rPr>
        <w:t xml:space="preserve"> simulations were run using the Lens neural network simulator (Rohde, 1999). </w:t>
      </w:r>
      <w:ins w:id="2467" w:author="Benton, Deon" w:date="2026-04-09T14:22:00Z" w16du:dateUtc="2026-04-09T19:22:00Z">
        <w:r w:rsidR="00CC51FA">
          <w:rPr>
            <w:rFonts w:ascii="Times New Roman" w:hAnsi="Times New Roman" w:cs="Times New Roman"/>
          </w:rPr>
          <w:t xml:space="preserve">The full set of training </w:t>
        </w:r>
      </w:ins>
      <w:r w:rsidR="00524642">
        <w:rPr>
          <w:rFonts w:ascii="Times New Roman" w:hAnsi="Times New Roman" w:cs="Times New Roman"/>
        </w:rPr>
        <w:t>and testing files</w:t>
      </w:r>
      <w:r w:rsidR="00FA78E9">
        <w:rPr>
          <w:rFonts w:ascii="Times New Roman" w:hAnsi="Times New Roman" w:cs="Times New Roman"/>
        </w:rPr>
        <w:t>, including data from the simulations</w:t>
      </w:r>
      <w:ins w:id="2468" w:author="Benton, Deon" w:date="2026-04-09T14:22:00Z" w16du:dateUtc="2026-04-09T19:22:00Z">
        <w:r w:rsidR="00CC51FA">
          <w:rPr>
            <w:rFonts w:ascii="Times New Roman" w:hAnsi="Times New Roman" w:cs="Times New Roman"/>
          </w:rPr>
          <w:t xml:space="preserve"> reported here</w:t>
        </w:r>
      </w:ins>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1"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2469" w:author="Benton, Deon" w:date="2026-03-03T16:07:00Z" w16du:dateUtc="2026-03-03T22:07:00Z">
        <w:r w:rsidR="003C5492">
          <w:rPr>
            <w:rFonts w:ascii="Times New Roman" w:hAnsi="Times New Roman" w:cs="Times New Roman"/>
            <w:b/>
            <w:bCs/>
          </w:rPr>
          <w:t>a</w:t>
        </w:r>
      </w:ins>
      <w:ins w:id="2470" w:author="Benton, Deon" w:date="2026-03-25T11:11:00Z" w16du:dateUtc="2026-03-25T16:11:00Z">
        <w:r w:rsidR="00896FCF">
          <w:rPr>
            <w:rFonts w:ascii="Times New Roman" w:hAnsi="Times New Roman" w:cs="Times New Roman"/>
            <w:b/>
            <w:bCs/>
          </w:rPr>
          <w:t>:</w:t>
        </w:r>
      </w:ins>
      <w:ins w:id="2471" w:author="Benton, Deon" w:date="2026-03-25T11:12:00Z" w16du:dateUtc="2026-03-25T16:12:00Z">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ins>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472"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w:t>
      </w:r>
      <w:ins w:id="2473" w:author="Benton, Deon" w:date="2026-03-25T11:13:00Z" w16du:dateUtc="2026-03-25T16:13:00Z">
        <w:r w:rsidR="007437EE">
          <w:rPr>
            <w:rFonts w:ascii="Times New Roman" w:hAnsi="Times New Roman" w:cs="Times New Roman"/>
          </w:rPr>
          <w:t>, following habituation to an event in which an object with</w:t>
        </w:r>
      </w:ins>
      <w:ins w:id="2474" w:author="Benton, Deon" w:date="2026-04-09T14:23:00Z" w16du:dateUtc="2026-04-09T19:23:00Z">
        <w:r w:rsidR="00CC51FA">
          <w:rPr>
            <w:rFonts w:ascii="Times New Roman" w:hAnsi="Times New Roman" w:cs="Times New Roman"/>
          </w:rPr>
          <w:t xml:space="preserve"> visible</w:t>
        </w:r>
      </w:ins>
      <w:ins w:id="2475" w:author="Benton, Deon" w:date="2026-03-25T11:13:00Z" w16du:dateUtc="2026-03-25T16:13:00Z">
        <w:r w:rsidR="007437EE">
          <w:rPr>
            <w:rFonts w:ascii="Times New Roman" w:hAnsi="Times New Roman" w:cs="Times New Roman"/>
          </w:rPr>
          <w:t xml:space="preserve"> surface features typical of animate</w:t>
        </w:r>
      </w:ins>
      <w:ins w:id="2476" w:author="Benton, Deon" w:date="2026-03-25T11:15:00Z" w16du:dateUtc="2026-03-25T16:15:00Z">
        <w:r w:rsidR="0002439A">
          <w:rPr>
            <w:rFonts w:ascii="Times New Roman" w:hAnsi="Times New Roman" w:cs="Times New Roman"/>
          </w:rPr>
          <w:t xml:space="preserve"> entities </w:t>
        </w:r>
      </w:ins>
      <w:ins w:id="2477" w:author="Benton, Deon" w:date="2026-03-25T11:14:00Z" w16du:dateUtc="2026-03-25T16:14:00Z">
        <w:r w:rsidR="007437EE">
          <w:rPr>
            <w:rFonts w:ascii="Times New Roman" w:hAnsi="Times New Roman" w:cs="Times New Roman"/>
          </w:rPr>
          <w:t>pas</w:t>
        </w:r>
      </w:ins>
      <w:ins w:id="2478" w:author="Benton, Deon" w:date="2026-03-25T11:15:00Z" w16du:dateUtc="2026-03-25T16:15:00Z">
        <w:r w:rsidR="0002439A">
          <w:rPr>
            <w:rFonts w:ascii="Times New Roman" w:hAnsi="Times New Roman" w:cs="Times New Roman"/>
          </w:rPr>
          <w:t>s</w:t>
        </w:r>
      </w:ins>
      <w:ins w:id="2479" w:author="Benton, Deon" w:date="2026-03-25T11:14:00Z" w16du:dateUtc="2026-03-25T16:14:00Z">
        <w:r w:rsidR="007437EE">
          <w:rPr>
            <w:rFonts w:ascii="Times New Roman" w:hAnsi="Times New Roman" w:cs="Times New Roman"/>
          </w:rPr>
          <w:t xml:space="preserve"> over a barrier along an arced path,</w:t>
        </w:r>
      </w:ins>
      <w:r w:rsidRPr="004A274B">
        <w:rPr>
          <w:rFonts w:ascii="Times New Roman" w:hAnsi="Times New Roman" w:cs="Times New Roman"/>
        </w:rPr>
        <w:t xml:space="preserve"> infants looked longer at </w:t>
      </w:r>
      <w:ins w:id="2480" w:author="Benton, Deon" w:date="2026-03-25T11:14:00Z" w16du:dateUtc="2026-03-25T16:14:00Z">
        <w:r w:rsidR="007437EE">
          <w:rPr>
            <w:rFonts w:ascii="Times New Roman" w:hAnsi="Times New Roman" w:cs="Times New Roman"/>
          </w:rPr>
          <w:t xml:space="preserve">a test event in which that same object continues to move along the arced path in the absence </w:t>
        </w:r>
      </w:ins>
      <w:ins w:id="2481" w:author="Benton, Deon" w:date="2026-03-25T11:15:00Z" w16du:dateUtc="2026-03-25T16:15:00Z">
        <w:r w:rsidR="007437EE">
          <w:rPr>
            <w:rFonts w:ascii="Times New Roman" w:hAnsi="Times New Roman" w:cs="Times New Roman"/>
          </w:rPr>
          <w:t>of the barrier than when it moves along a straight path.</w:t>
        </w:r>
      </w:ins>
      <w:ins w:id="2482" w:author="Benton, Deon" w:date="2026-03-25T10:58:00Z" w16du:dateUtc="2026-03-25T15:58:00Z">
        <w:r w:rsidR="009D1D2E">
          <w:rPr>
            <w:rFonts w:ascii="Times New Roman" w:hAnsi="Times New Roman" w:cs="Times New Roman"/>
          </w:rPr>
          <w:t xml:space="preserve"> </w:t>
        </w:r>
      </w:ins>
      <w:ins w:id="2483" w:author="Benton, Deon" w:date="2026-03-02T16:03:00Z" w16du:dateUtc="2026-03-02T22:03:00Z">
        <w:r w:rsidR="00474D88">
          <w:rPr>
            <w:rFonts w:ascii="Times New Roman" w:hAnsi="Times New Roman" w:cs="Times New Roman"/>
          </w:rPr>
          <w:t>Subsequent control experiments</w:t>
        </w:r>
      </w:ins>
      <w:ins w:id="2484" w:author="Benton, Deon" w:date="2026-03-02T16:04:00Z" w16du:dateUtc="2026-03-02T22:04:00Z">
        <w:r w:rsidR="00C46A81">
          <w:rPr>
            <w:rFonts w:ascii="Times New Roman" w:hAnsi="Times New Roman" w:cs="Times New Roman"/>
          </w:rPr>
          <w:t xml:space="preserve"> revealed</w:t>
        </w:r>
      </w:ins>
      <w:ins w:id="2485" w:author="Benton, Deon" w:date="2026-03-02T16:03:00Z" w16du:dateUtc="2026-03-02T22:03:00Z">
        <w:r w:rsidR="00474D88">
          <w:rPr>
            <w:rFonts w:ascii="Times New Roman" w:hAnsi="Times New Roman" w:cs="Times New Roman"/>
          </w:rPr>
          <w:t xml:space="preserve"> that infants looked equally long at both test events </w:t>
        </w:r>
      </w:ins>
      <w:ins w:id="2486" w:author="Benton, Deon" w:date="2026-04-09T14:24:00Z" w16du:dateUtc="2026-04-09T19:24:00Z">
        <w:r w:rsidR="00CC51FA">
          <w:rPr>
            <w:rFonts w:ascii="Times New Roman" w:hAnsi="Times New Roman" w:cs="Times New Roman"/>
          </w:rPr>
          <w:t>for a peripherally located obstacle</w:t>
        </w:r>
      </w:ins>
      <w:ins w:id="2487" w:author="Benton, Deon" w:date="2026-03-02T16:04:00Z" w16du:dateUtc="2026-03-02T22:04:00Z">
        <w:r w:rsidR="00C46A81">
          <w:rPr>
            <w:rFonts w:ascii="Times New Roman" w:hAnsi="Times New Roman" w:cs="Times New Roman"/>
          </w:rPr>
          <w:t xml:space="preserve">. </w:t>
        </w:r>
      </w:ins>
      <w:r>
        <w:rPr>
          <w:rFonts w:ascii="Times New Roman" w:hAnsi="Times New Roman" w:cs="Times New Roman"/>
        </w:rPr>
        <w:t>Simulation 1 tested whether</w:t>
      </w:r>
      <w:ins w:id="2488"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ins w:id="2489" w:author="Benton, Deon" w:date="2026-03-25T11:23:00Z" w16du:dateUtc="2026-03-25T16:23:00Z">
        <w:r w:rsidR="0035462D">
          <w:rPr>
            <w:rFonts w:ascii="Times New Roman" w:hAnsi="Times New Roman" w:cs="Times New Roman"/>
          </w:rPr>
          <w:t>To assess how much better ALIAS accounts for this finding compared to exi</w:t>
        </w:r>
      </w:ins>
      <w:ins w:id="2490" w:author="Benton, Deon" w:date="2026-03-25T11:24:00Z" w16du:dateUtc="2026-03-25T16:24:00Z">
        <w:r w:rsidR="0035462D">
          <w:rPr>
            <w:rFonts w:ascii="Times New Roman" w:hAnsi="Times New Roman" w:cs="Times New Roman"/>
          </w:rPr>
          <w:t xml:space="preserve">sting connectionist models of action understanding, ALIAS’s performance was compared to OM10, OM10-2, and </w:t>
        </w:r>
      </w:ins>
      <w:ins w:id="2491" w:author="Benton, Deon" w:date="2026-04-09T14:24:00Z" w16du:dateUtc="2026-04-09T19:24:00Z">
        <w:r w:rsidR="002A4D8C">
          <w:rPr>
            <w:rFonts w:ascii="Times New Roman" w:hAnsi="Times New Roman" w:cs="Times New Roman"/>
          </w:rPr>
          <w:t>ALIAS-2</w:t>
        </w:r>
      </w:ins>
      <w:ins w:id="2492" w:author="Benton, Deon" w:date="2026-03-25T11:24:00Z" w16du:dateUtc="2026-03-25T16:24:00Z">
        <w:r w:rsidR="0035462D">
          <w:rPr>
            <w:rFonts w:ascii="Times New Roman" w:hAnsi="Times New Roman" w:cs="Times New Roman"/>
          </w:rPr>
          <w:t>.</w:t>
        </w:r>
      </w:ins>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ins w:id="2493" w:author="Benton, Deon" w:date="2026-03-25T11:26:00Z" w16du:dateUtc="2026-03-25T16:26:00Z">
        <w:r w:rsidR="00CC3420">
          <w:rPr>
            <w:rFonts w:ascii="Times New Roman" w:hAnsi="Times New Roman" w:cs="Times New Roman"/>
          </w:rPr>
          <w:t xml:space="preserve">Twenty networks were assigned to each condition for </w:t>
        </w:r>
      </w:ins>
      <w:ins w:id="2494" w:author="Benton, Deon" w:date="2026-04-09T13:42:00Z" w16du:dateUtc="2026-04-09T18:42:00Z">
        <w:r w:rsidR="00874A5C">
          <w:rPr>
            <w:rFonts w:ascii="Times New Roman" w:hAnsi="Times New Roman" w:cs="Times New Roman"/>
          </w:rPr>
          <w:t>both version</w:t>
        </w:r>
      </w:ins>
      <w:ins w:id="2495" w:author="Benton, Deon" w:date="2026-04-09T13:43:00Z" w16du:dateUtc="2026-04-09T18:43:00Z">
        <w:r w:rsidR="00874A5C">
          <w:rPr>
            <w:rFonts w:ascii="Times New Roman" w:hAnsi="Times New Roman" w:cs="Times New Roman"/>
          </w:rPr>
          <w:t>s</w:t>
        </w:r>
      </w:ins>
      <w:ins w:id="2496" w:author="Benton, Deon" w:date="2026-04-09T13:42:00Z" w16du:dateUtc="2026-04-09T18:42:00Z">
        <w:r w:rsidR="00874A5C">
          <w:rPr>
            <w:rFonts w:ascii="Times New Roman" w:hAnsi="Times New Roman" w:cs="Times New Roman"/>
          </w:rPr>
          <w:t xml:space="preserve"> of </w:t>
        </w:r>
      </w:ins>
      <w:ins w:id="2497" w:author="Benton, Deon" w:date="2026-04-09T13:43:00Z" w16du:dateUtc="2026-04-09T18:43:00Z">
        <w:r w:rsidR="00874A5C">
          <w:rPr>
            <w:rFonts w:ascii="Times New Roman" w:hAnsi="Times New Roman" w:cs="Times New Roman"/>
          </w:rPr>
          <w:t>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w:t>
        </w:r>
      </w:ins>
      <w:ins w:id="2498" w:author="Benton, Deon" w:date="2026-04-09T13:44:00Z" w16du:dateUtc="2026-04-09T18:44:00Z">
        <w:r w:rsidR="00874A5C">
          <w:rPr>
            <w:rFonts w:ascii="Times New Roman" w:hAnsi="Times New Roman" w:cs="Times New Roman"/>
          </w:rPr>
          <w:t xml:space="preserve">“looking” performance </w:t>
        </w:r>
      </w:ins>
      <w:ins w:id="2499" w:author="Benton, Deon" w:date="2026-04-09T13:48:00Z" w16du:dateUtc="2026-04-09T18:48:00Z">
        <w:r w:rsidR="006C7DCD">
          <w:rPr>
            <w:rFonts w:ascii="Times New Roman" w:hAnsi="Times New Roman" w:cs="Times New Roman"/>
          </w:rPr>
          <w:t>in the main model</w:t>
        </w:r>
      </w:ins>
      <w:ins w:id="2500" w:author="Benton, Deon" w:date="2026-04-09T13:51:00Z" w16du:dateUtc="2026-04-09T18:51:00Z">
        <w:r w:rsidR="006C7DCD">
          <w:rPr>
            <w:rFonts w:ascii="Times New Roman" w:hAnsi="Times New Roman" w:cs="Times New Roman"/>
          </w:rPr>
          <w:t xml:space="preserve"> </w:t>
        </w:r>
      </w:ins>
      <w:ins w:id="2501" w:author="Benton, Deon" w:date="2026-04-09T13:46:00Z" w16du:dateUtc="2026-04-09T18:46:00Z">
        <w:r w:rsidR="006C7DCD">
          <w:rPr>
            <w:rFonts w:ascii="Times New Roman" w:hAnsi="Times New Roman" w:cs="Times New Roman"/>
          </w:rPr>
          <w:t xml:space="preserve">was assessed </w:t>
        </w:r>
      </w:ins>
      <w:ins w:id="2502" w:author="Benton, Deon" w:date="2026-04-09T13:47:00Z" w16du:dateUtc="2026-04-09T18:47:00Z">
        <w:r w:rsidR="006C7DCD">
          <w:rPr>
            <w:rFonts w:ascii="Times New Roman" w:hAnsi="Times New Roman" w:cs="Times New Roman"/>
          </w:rPr>
          <w:t xml:space="preserve">at each of five </w:t>
        </w:r>
        <w:r w:rsidR="006C7DCD">
          <w:rPr>
            <w:rFonts w:ascii="Times New Roman" w:hAnsi="Times New Roman" w:cs="Times New Roman"/>
          </w:rPr>
          <w:lastRenderedPageBreak/>
          <w:t>different “habituation” epochs</w:t>
        </w:r>
      </w:ins>
      <w:ins w:id="2503" w:author="Benton, Deon" w:date="2026-04-09T13:50:00Z" w16du:dateUtc="2026-04-09T18:50:00Z">
        <w:r w:rsidR="006C7DCD">
          <w:rPr>
            <w:rFonts w:ascii="Times New Roman" w:hAnsi="Times New Roman" w:cs="Times New Roman"/>
          </w:rPr>
          <w:t xml:space="preserve"> and</w:t>
        </w:r>
      </w:ins>
      <w:ins w:id="2504" w:author="Benton, Deon" w:date="2026-04-09T13:51:00Z" w16du:dateUtc="2026-04-09T18:51:00Z">
        <w:r w:rsidR="006C7DCD">
          <w:rPr>
            <w:rFonts w:ascii="Times New Roman" w:hAnsi="Times New Roman" w:cs="Times New Roman"/>
          </w:rPr>
          <w:t xml:space="preserve"> across two conditions</w:t>
        </w:r>
      </w:ins>
      <w:ins w:id="2505" w:author="Benton, Deon" w:date="2026-04-09T13:47:00Z" w16du:dateUtc="2026-04-09T18:47:00Z">
        <w:r w:rsidR="006C7DCD">
          <w:rPr>
            <w:rFonts w:ascii="Times New Roman" w:hAnsi="Times New Roman" w:cs="Times New Roman"/>
          </w:rPr>
          <w:t xml:space="preserve">, a total of 400 networks were tested </w:t>
        </w:r>
      </w:ins>
      <w:ins w:id="2506" w:author="Benton, Deon" w:date="2026-04-09T13:48:00Z" w16du:dateUtc="2026-04-09T18:48:00Z">
        <w:r w:rsidR="006C7DCD">
          <w:rPr>
            <w:rFonts w:ascii="Times New Roman" w:hAnsi="Times New Roman" w:cs="Times New Roman"/>
          </w:rPr>
          <w:t>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w:t>
        </w:r>
      </w:ins>
      <w:ins w:id="2507" w:author="Benton, Deon" w:date="2026-04-09T13:46:00Z" w16du:dateUtc="2026-04-09T18:46:00Z">
        <w:r w:rsidR="006C7DCD">
          <w:rPr>
            <w:rFonts w:ascii="Times New Roman" w:hAnsi="Times New Roman" w:cs="Times New Roman"/>
          </w:rPr>
          <w:t xml:space="preserve"> </w:t>
        </w:r>
      </w:ins>
      <w:ins w:id="2508" w:author="Benton, Deon" w:date="2026-03-25T11:26:00Z" w16du:dateUtc="2026-03-25T16:26:00Z">
        <w:r w:rsidR="00CC3420">
          <w:rPr>
            <w:rFonts w:ascii="Times New Roman" w:hAnsi="Times New Roman" w:cs="Times New Roman"/>
          </w:rPr>
          <w:t xml:space="preserve"> </w:t>
        </w:r>
      </w:ins>
      <w:r>
        <w:rPr>
          <w:rFonts w:ascii="Times New Roman" w:hAnsi="Times New Roman" w:cs="Times New Roman"/>
        </w:rPr>
        <w:t>The habituation event</w:t>
      </w:r>
      <w:ins w:id="2509"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2510"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2511"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2512"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experiments</w:t>
      </w:r>
      <w:ins w:id="2513" w:author="Benton, Deon" w:date="2026-03-02T16:17:00Z" w16du:dateUtc="2026-03-02T22:17:00Z">
        <w:r w:rsidR="00D61E19">
          <w:rPr>
            <w:rFonts w:ascii="Times New Roman" w:hAnsi="Times New Roman" w:cs="Times New Roman"/>
          </w:rPr>
          <w:t xml:space="preserve"> </w:t>
        </w:r>
      </w:ins>
      <w:ins w:id="2514" w:author="Benton, Deon" w:date="2026-03-02T16:21:00Z" w16du:dateUtc="2026-03-02T22:21:00Z">
        <w:r w:rsidR="002E1B46">
          <w:rPr>
            <w:rFonts w:ascii="Times New Roman" w:hAnsi="Times New Roman" w:cs="Times New Roman"/>
          </w:rPr>
          <w:t>that</w:t>
        </w:r>
      </w:ins>
      <w:ins w:id="2515"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2516" w:author="Benton, Deon" w:date="2026-03-02T16:19:00Z" w16du:dateUtc="2026-03-02T22:19:00Z">
        <w:r w:rsidR="00D61E19">
          <w:rPr>
            <w:rFonts w:ascii="Times New Roman" w:hAnsi="Times New Roman" w:cs="Times New Roman"/>
          </w:rPr>
          <w:t xml:space="preserve">and </w:t>
        </w:r>
      </w:ins>
      <w:ins w:id="2517"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2518" w:author="Benton, Deon" w:date="2026-03-02T16:19:00Z" w16du:dateUtc="2026-03-02T22:19:00Z">
        <w:r w:rsidR="00D61E19">
          <w:rPr>
            <w:rFonts w:ascii="Times New Roman" w:hAnsi="Times New Roman" w:cs="Times New Roman"/>
          </w:rPr>
          <w:t xml:space="preserve">animate entities and inanimate objects possess </w:t>
        </w:r>
      </w:ins>
      <w:ins w:id="2519" w:author="Benton, Deon" w:date="2026-03-02T16:21:00Z" w16du:dateUtc="2026-03-02T22:21:00Z">
        <w:r w:rsidR="002E1B46">
          <w:rPr>
            <w:rFonts w:ascii="Times New Roman" w:hAnsi="Times New Roman" w:cs="Times New Roman"/>
          </w:rPr>
          <w:t xml:space="preserve">largely </w:t>
        </w:r>
      </w:ins>
      <w:ins w:id="2520" w:author="Benton, Deon" w:date="2026-03-02T16:22:00Z" w16du:dateUtc="2026-03-02T22:22:00Z">
        <w:r w:rsidR="002E1B46">
          <w:rPr>
            <w:rFonts w:ascii="Times New Roman" w:hAnsi="Times New Roman" w:cs="Times New Roman"/>
          </w:rPr>
          <w:t>surface features</w:t>
        </w:r>
      </w:ins>
      <w:ins w:id="2521" w:author="Benton, Deon" w:date="2026-03-02T16:23:00Z" w16du:dateUtc="2026-03-02T22:23:00Z">
        <w:r w:rsidR="009F774E">
          <w:rPr>
            <w:rFonts w:ascii="Times New Roman" w:hAnsi="Times New Roman" w:cs="Times New Roman"/>
          </w:rPr>
          <w:t xml:space="preserve"> (e.g., elongated appendage-like extensions for animate e</w:t>
        </w:r>
      </w:ins>
      <w:ins w:id="2522" w:author="Benton, Deon" w:date="2026-03-02T16:24:00Z" w16du:dateUtc="2026-03-02T22:24:00Z">
        <w:r w:rsidR="009F774E">
          <w:rPr>
            <w:rFonts w:ascii="Times New Roman" w:hAnsi="Times New Roman" w:cs="Times New Roman"/>
          </w:rPr>
          <w:t>ntities and smooth, rectilinear edges for objects)</w:t>
        </w:r>
      </w:ins>
      <w:ins w:id="2523"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2524" w:author="Benton, Deon" w:date="2026-03-02T16:25:00Z" w16du:dateUtc="2026-03-02T22:25:00Z">
        <w:r w:rsidR="003B6FA9">
          <w:rPr>
            <w:rFonts w:ascii="Times New Roman" w:hAnsi="Times New Roman" w:cs="Times New Roman"/>
          </w:rPr>
          <w:t xml:space="preserve"> To ensure that </w:t>
        </w:r>
      </w:ins>
      <w:ins w:id="2525" w:author="Benton, Deon" w:date="2026-03-03T09:29:00Z" w16du:dateUtc="2026-03-03T15:29:00Z">
        <w:r w:rsidR="006B6709">
          <w:rPr>
            <w:rFonts w:ascii="Times New Roman" w:hAnsi="Times New Roman" w:cs="Times New Roman"/>
          </w:rPr>
          <w:t>networks’</w:t>
        </w:r>
      </w:ins>
      <w:ins w:id="2526" w:author="Benton, Deon" w:date="2026-03-02T16:25:00Z" w16du:dateUtc="2026-03-02T22:25:00Z">
        <w:r w:rsidR="003B6FA9">
          <w:rPr>
            <w:rFonts w:ascii="Times New Roman" w:hAnsi="Times New Roman" w:cs="Times New Roman"/>
          </w:rPr>
          <w:t xml:space="preserve"> looking behaviors in the current simulations were not due to</w:t>
        </w:r>
      </w:ins>
      <w:ins w:id="2527" w:author="Benton, Deon" w:date="2026-03-02T16:36:00Z" w16du:dateUtc="2026-03-02T22:36:00Z">
        <w:r w:rsidR="00A43CF8">
          <w:rPr>
            <w:rFonts w:ascii="Times New Roman" w:hAnsi="Times New Roman" w:cs="Times New Roman"/>
          </w:rPr>
          <w:t xml:space="preserve"> prior experience with</w:t>
        </w:r>
      </w:ins>
      <w:ins w:id="2528" w:author="Benton, Deon" w:date="2026-03-02T16:40:00Z" w16du:dateUtc="2026-03-02T22:40:00Z">
        <w:r w:rsidR="00C545A0">
          <w:rPr>
            <w:rFonts w:ascii="Times New Roman" w:hAnsi="Times New Roman" w:cs="Times New Roman"/>
          </w:rPr>
          <w:t xml:space="preserve"> </w:t>
        </w:r>
      </w:ins>
      <w:ins w:id="2529"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2530"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2531" w:author="Benton, Deon" w:date="2026-03-02T16:24:00Z" w16du:dateUtc="2026-03-02T22:24:00Z">
        <w:r w:rsidR="00925285">
          <w:rPr>
            <w:rFonts w:ascii="Times New Roman" w:hAnsi="Times New Roman" w:cs="Times New Roman"/>
          </w:rPr>
          <w:t>O</w:t>
        </w:r>
      </w:ins>
      <w:ins w:id="2532"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2533"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2534"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2535"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2536" w:author="Benton, Deon" w:date="2026-03-03T09:30:00Z" w16du:dateUtc="2026-03-03T15:30:00Z">
        <w:r w:rsidR="006B6709">
          <w:rPr>
            <w:rFonts w:ascii="Times New Roman" w:hAnsi="Times New Roman" w:cs="Times New Roman"/>
          </w:rPr>
          <w:t>s</w:t>
        </w:r>
      </w:ins>
      <w:ins w:id="2537" w:author="Benton, Deon" w:date="2026-03-25T14:29:00Z" w16du:dateUtc="2026-03-25T19:29:00Z">
        <w:r w:rsidR="007E06B9">
          <w:rPr>
            <w:rFonts w:ascii="Times New Roman" w:hAnsi="Times New Roman" w:cs="Times New Roman"/>
          </w:rPr>
          <w:t xml:space="preserve"> involving the habituation objects</w:t>
        </w:r>
      </w:ins>
      <w:r>
        <w:rPr>
          <w:rFonts w:ascii="Times New Roman" w:hAnsi="Times New Roman" w:cs="Times New Roman"/>
        </w:rPr>
        <w:t>.</w:t>
      </w:r>
      <w:ins w:id="2538" w:author="Benton, Deon" w:date="2026-03-03T09:30:00Z" w16du:dateUtc="2026-03-03T15:30:00Z">
        <w:r w:rsidR="006B6709">
          <w:rPr>
            <w:rFonts w:ascii="Times New Roman" w:hAnsi="Times New Roman" w:cs="Times New Roman"/>
          </w:rPr>
          <w:t xml:space="preserve"> The former event corresponded to the Efficient test event; the latter eve</w:t>
        </w:r>
      </w:ins>
      <w:ins w:id="2539"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2540"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Default="00857369" w:rsidP="00524642">
      <w:pPr>
        <w:tabs>
          <w:tab w:val="left" w:pos="720"/>
          <w:tab w:val="left" w:pos="1440"/>
          <w:tab w:val="left" w:pos="2160"/>
          <w:tab w:val="left" w:pos="2880"/>
          <w:tab w:val="left" w:pos="3600"/>
          <w:tab w:val="center" w:pos="4680"/>
        </w:tabs>
        <w:spacing w:line="480" w:lineRule="auto"/>
        <w:contextualSpacing/>
        <w:rPr>
          <w:ins w:id="2541" w:author="Benton, Deon" w:date="2026-04-06T11:34:00Z" w16du:dateUtc="2026-04-06T16:34:00Z"/>
          <w:rFonts w:ascii="Times New Roman" w:hAnsi="Times New Roman" w:cs="Times New Roman"/>
          <w:b/>
          <w:bCs/>
        </w:rPr>
      </w:pPr>
      <w:r>
        <w:rPr>
          <w:rFonts w:ascii="Times New Roman" w:hAnsi="Times New Roman" w:cs="Times New Roman"/>
          <w:b/>
          <w:bCs/>
        </w:rPr>
        <w:t>Results</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ins w:id="2542" w:author="Benton, Deon" w:date="2026-04-06T11:37:00Z" w16du:dateUtc="2026-04-06T16:37:00Z">
        <w:r>
          <w:rPr>
            <w:rFonts w:ascii="Times New Roman" w:hAnsi="Times New Roman" w:cs="Times New Roman"/>
          </w:rPr>
          <w:tab/>
        </w:r>
      </w:ins>
      <w:ins w:id="2543" w:author="Benton, Deon" w:date="2026-04-06T11:34:00Z" w16du:dateUtc="2026-04-06T16:34:00Z">
        <w:r w:rsidR="00035C38">
          <w:rPr>
            <w:rFonts w:ascii="Times New Roman" w:hAnsi="Times New Roman" w:cs="Times New Roman"/>
          </w:rPr>
          <w:t>Figure 3 shows</w:t>
        </w:r>
      </w:ins>
      <w:ins w:id="2544" w:author="Benton, Deon" w:date="2026-04-06T11:36:00Z" w16du:dateUtc="2026-04-06T16:36:00Z">
        <w:r w:rsidR="00023256">
          <w:rPr>
            <w:rFonts w:ascii="Times New Roman" w:hAnsi="Times New Roman" w:cs="Times New Roman"/>
          </w:rPr>
          <w:t xml:space="preserve"> the looking time data</w:t>
        </w:r>
      </w:ins>
      <w:r w:rsidR="00A8343B">
        <w:rPr>
          <w:rFonts w:ascii="Times New Roman" w:hAnsi="Times New Roman" w:cs="Times New Roman"/>
        </w:rPr>
        <w:t>—operationalized as network error</w:t>
      </w:r>
      <w:r w:rsidR="005C21A3">
        <w:rPr>
          <w:rFonts w:ascii="Times New Roman" w:hAnsi="Times New Roman" w:cs="Times New Roman"/>
        </w:rPr>
        <w:t>—</w:t>
      </w:r>
      <w:ins w:id="2545" w:author="Benton, Deon" w:date="2026-04-06T11:36:00Z" w16du:dateUtc="2026-04-06T16:36:00Z">
        <w:r w:rsidR="00023256">
          <w:rPr>
            <w:rFonts w:ascii="Times New Roman" w:hAnsi="Times New Roman" w:cs="Times New Roman"/>
          </w:rPr>
          <w:t>for ALIAS</w:t>
        </w:r>
      </w:ins>
      <w:r w:rsidR="00B64108">
        <w:rPr>
          <w:rFonts w:ascii="Times New Roman" w:hAnsi="Times New Roman" w:cs="Times New Roman"/>
        </w:rPr>
        <w:t xml:space="preserve"> </w:t>
      </w:r>
      <w:ins w:id="2546" w:author="Benton, Deon" w:date="2026-04-09T15:46:00Z" w16du:dateUtc="2026-04-09T20:46:00Z">
        <w:r w:rsidR="007567EE">
          <w:rPr>
            <w:rFonts w:ascii="Times New Roman" w:hAnsi="Times New Roman" w:cs="Times New Roman"/>
          </w:rPr>
          <w:t xml:space="preserve">overall (i.e., </w:t>
        </w:r>
      </w:ins>
      <w:r w:rsidR="00B64108">
        <w:rPr>
          <w:rFonts w:ascii="Times New Roman" w:hAnsi="Times New Roman" w:cs="Times New Roman"/>
        </w:rPr>
        <w:t>averaged over different lengths of habituation</w:t>
      </w:r>
      <w:ins w:id="2547" w:author="Benton, Deon" w:date="2026-04-09T15:46:00Z" w16du:dateUtc="2026-04-09T20:46:00Z">
        <w:r w:rsidR="007567EE">
          <w:rPr>
            <w:rFonts w:ascii="Times New Roman" w:hAnsi="Times New Roman" w:cs="Times New Roman"/>
          </w:rPr>
          <w:t xml:space="preserve">; </w:t>
        </w:r>
      </w:ins>
      <w:r w:rsidR="00B64108">
        <w:rPr>
          <w:rFonts w:ascii="Times New Roman" w:hAnsi="Times New Roman" w:cs="Times New Roman"/>
        </w:rPr>
        <w:t>left) and</w:t>
      </w:r>
      <w:ins w:id="2548" w:author="Benton, Deon" w:date="2026-04-06T11:36:00Z" w16du:dateUtc="2026-04-06T16:36:00Z">
        <w:r w:rsidR="00023256">
          <w:rPr>
            <w:rFonts w:ascii="Times New Roman" w:hAnsi="Times New Roman" w:cs="Times New Roman"/>
          </w:rPr>
          <w:t xml:space="preserve"> </w:t>
        </w:r>
      </w:ins>
      <w:ins w:id="2549" w:author="Benton, Deon" w:date="2026-04-06T11:37:00Z" w16du:dateUtc="2026-04-06T16:37:00Z">
        <w:r w:rsidR="00390D27">
          <w:rPr>
            <w:rFonts w:ascii="Times New Roman" w:hAnsi="Times New Roman" w:cs="Times New Roman"/>
          </w:rPr>
          <w:t>for different amounts of habituation</w:t>
        </w:r>
      </w:ins>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ins w:id="2550" w:author="Benton, Deon" w:date="2026-04-06T11:37:00Z" w16du:dateUtc="2026-04-06T16:37:00Z">
        <w:r w:rsidR="00390D27">
          <w:rPr>
            <w:rFonts w:ascii="Times New Roman" w:hAnsi="Times New Roman" w:cs="Times New Roman"/>
          </w:rPr>
          <w:t>.</w:t>
        </w:r>
      </w:ins>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ins w:id="2554" w:author="Benton, Deon" w:date="2026-04-09T15:45:00Z" w16du:dateUtc="2026-04-09T20:45:00Z">
        <w:r w:rsidR="007567EE">
          <w:rPr>
            <w:rFonts w:ascii="Times New Roman" w:hAnsi="Times New Roman" w:cs="Times New Roman"/>
          </w:rPr>
          <w:t>of the five target findings</w:t>
        </w:r>
      </w:ins>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ins w:id="2555" w:author="Benton, Deon" w:date="2026-04-09T15:45:00Z" w16du:dateUtc="2026-04-09T20:45:00Z">
        <w:r w:rsidR="007567EE">
          <w:rPr>
            <w:rFonts w:ascii="Times New Roman" w:hAnsi="Times New Roman" w:cs="Times New Roman"/>
          </w:rPr>
          <w:t>looking pattern</w:t>
        </w:r>
      </w:ins>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9"/>
      </w:tblGrid>
      <w:tr w:rsidR="00B64108" w14:paraId="45C4A25B" w14:textId="77777777" w:rsidTr="00A8343B">
        <w:trPr>
          <w:trHeight w:val="3596"/>
        </w:trPr>
        <w:tc>
          <w:tcPr>
            <w:tcW w:w="5671" w:type="dxa"/>
          </w:tcPr>
          <w:p w14:paraId="4CE13738" w14:textId="230B25D8" w:rsidR="00A8343B" w:rsidRDefault="00B6410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7DB78EC8" wp14:editId="58E9F769">
                  <wp:extent cx="3544255" cy="2181080"/>
                  <wp:effectExtent l="0" t="0" r="0" b="0"/>
                  <wp:docPr id="246288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985" w:type="dxa"/>
          </w:tcPr>
          <w:p w14:paraId="77104219" w14:textId="69770F69" w:rsidR="00A8343B" w:rsidRDefault="00B64108"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79723F6" wp14:editId="3A37BDF9">
                  <wp:extent cx="3538846" cy="2164897"/>
                  <wp:effectExtent l="0" t="0" r="5080" b="6985"/>
                  <wp:docPr id="2068174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4014" name="Picture 20681740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67419" cy="2182377"/>
                          </a:xfrm>
                          <a:prstGeom prst="rect">
                            <a:avLst/>
                          </a:prstGeom>
                        </pic:spPr>
                      </pic:pic>
                    </a:graphicData>
                  </a:graphic>
                </wp:inline>
              </w:drawing>
            </w:r>
          </w:p>
        </w:tc>
      </w:tr>
    </w:tbl>
    <w:p w14:paraId="623344EC" w14:textId="438199D4" w:rsidR="00A8343B" w:rsidRPr="00B64108" w:rsidRDefault="00A8343B" w:rsidP="00A8343B">
      <w:pPr>
        <w:pStyle w:val="Caption"/>
        <w:rPr>
          <w:ins w:id="2556" w:author="Benton, Deon" w:date="2026-04-06T11:37:00Z" w16du:dateUtc="2026-04-06T16:37:00Z"/>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AC1613">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 for different lengths of habituation (left 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ins w:id="2557" w:author="Benton, Deon" w:date="2026-04-06T11:37:00Z" w16du:dateUtc="2026-04-06T16:37:00Z"/>
          <w:rFonts w:ascii="Times New Roman" w:hAnsi="Times New Roman" w:cs="Times New Roman"/>
        </w:rPr>
      </w:pPr>
    </w:p>
    <w:p w14:paraId="290E3324" w14:textId="36528D27" w:rsidR="00660433" w:rsidRDefault="00660433" w:rsidP="00660433">
      <w:pPr>
        <w:spacing w:line="480" w:lineRule="auto"/>
        <w:ind w:firstLine="720"/>
        <w:contextualSpacing/>
        <w:rPr>
          <w:ins w:id="2558" w:author="Benton, Deon" w:date="2026-04-09T15:48:00Z" w16du:dateUtc="2026-04-09T20:48:00Z"/>
          <w:rFonts w:ascii="Times New Roman" w:hAnsi="Times New Roman" w:cs="Times New Roman"/>
        </w:rPr>
      </w:pPr>
      <w:r>
        <w:rPr>
          <w:rFonts w:ascii="Times New Roman" w:hAnsi="Times New Roman" w:cs="Times New Roman"/>
        </w:rPr>
        <w:t>Figure 4 shows the</w:t>
      </w:r>
      <w:ins w:id="2559" w:author="Benton, Deon" w:date="2026-04-09T15:47:00Z" w16du:dateUtc="2026-04-09T20:47:00Z">
        <w:r w:rsidR="007567EE">
          <w:rPr>
            <w:rFonts w:ascii="Times New Roman" w:hAnsi="Times New Roman" w:cs="Times New Roman"/>
          </w:rPr>
          <w:t xml:space="preserve"> same overall</w:t>
        </w:r>
      </w:ins>
      <w:r>
        <w:rPr>
          <w:rFonts w:ascii="Times New Roman" w:hAnsi="Times New Roman" w:cs="Times New Roman"/>
        </w:rPr>
        <w:t xml:space="preserve"> looking time data for ALIAS </w:t>
      </w:r>
      <w:ins w:id="2560" w:author="Benton, Deon" w:date="2026-04-09T15:47:00Z" w16du:dateUtc="2026-04-09T20:47:00Z">
        <w:r w:rsidR="007567EE">
          <w:rPr>
            <w:rFonts w:ascii="Times New Roman" w:hAnsi="Times New Roman" w:cs="Times New Roman"/>
          </w:rPr>
          <w:t xml:space="preserve">as that shown in Figure 3 as well as the looking responses of </w:t>
        </w:r>
      </w:ins>
      <w:del w:id="2561" w:author="Benton, Deon" w:date="2026-04-09T15:47:00Z" w16du:dateUtc="2026-04-09T20:47:00Z">
        <w:r w:rsidDel="007567EE">
          <w:rPr>
            <w:rFonts w:ascii="Times New Roman" w:hAnsi="Times New Roman" w:cs="Times New Roman"/>
          </w:rPr>
          <w:delText xml:space="preserve">and </w:delText>
        </w:r>
      </w:del>
      <w:r>
        <w:rPr>
          <w:rFonts w:ascii="Times New Roman" w:hAnsi="Times New Roman" w:cs="Times New Roman"/>
        </w:rPr>
        <w:t xml:space="preserve">OM10. As </w:t>
      </w:r>
      <w:ins w:id="2562" w:author="Benton, Deon" w:date="2026-04-09T15:47:00Z" w16du:dateUtc="2026-04-09T20:47:00Z">
        <w:r w:rsidR="007567EE">
          <w:rPr>
            <w:rFonts w:ascii="Times New Roman" w:hAnsi="Times New Roman" w:cs="Times New Roman"/>
          </w:rPr>
          <w:t>shown in the figure</w:t>
        </w:r>
      </w:ins>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ins w:id="2563" w:author="Benton, Deon" w:date="2026-04-09T15:50:00Z" w16du:dateUtc="2026-04-09T20:50:00Z">
        <w:r w:rsidR="00AC1613">
          <w:rPr>
            <w:rFonts w:ascii="Times New Roman" w:hAnsi="Times New Roman" w:cs="Times New Roman"/>
          </w:rPr>
          <w:t xml:space="preserve"> reproduced the first target finding,</w:t>
        </w:r>
      </w:ins>
      <w:r>
        <w:rPr>
          <w:rFonts w:ascii="Times New Roman" w:hAnsi="Times New Roman" w:cs="Times New Roman"/>
        </w:rPr>
        <w:t xml:space="preserve"> although</w:t>
      </w:r>
      <w:ins w:id="2564" w:author="Benton, Deon" w:date="2026-04-09T15:50:00Z" w16du:dateUtc="2026-04-09T20:50:00Z">
        <w:r w:rsidR="00AC1613">
          <w:rPr>
            <w:rFonts w:ascii="Times New Roman" w:hAnsi="Times New Roman" w:cs="Times New Roman"/>
          </w:rPr>
          <w:t xml:space="preserve"> it is clear from the figure that the difference in error between the Inefficient and Efficient test events was</w:t>
        </w:r>
      </w:ins>
      <w:r>
        <w:rPr>
          <w:rFonts w:ascii="Times New Roman" w:hAnsi="Times New Roman" w:cs="Times New Roman"/>
        </w:rPr>
        <w:t xml:space="preserve"> larger for ALIAS than for OM10. A different pattern </w:t>
      </w:r>
      <w:r>
        <w:rPr>
          <w:rFonts w:ascii="Times New Roman" w:hAnsi="Times New Roman" w:cs="Times New Roman"/>
        </w:rPr>
        <w:lastRenderedPageBreak/>
        <w:t xml:space="preserve">emerged for networks in the Control condition in both models. Specifically, in both models, </w:t>
      </w:r>
      <w:ins w:id="2565" w:author="Benton, Deon" w:date="2026-03-03T15:31:00Z" w16du:dateUtc="2026-03-03T21:31:00Z">
        <w:r>
          <w:rPr>
            <w:rFonts w:ascii="Times New Roman" w:hAnsi="Times New Roman" w:cs="Times New Roman"/>
          </w:rPr>
          <w:t xml:space="preserve">networks assigned to this condition overall </w:t>
        </w:r>
      </w:ins>
      <w:r>
        <w:rPr>
          <w:rFonts w:ascii="Times New Roman" w:hAnsi="Times New Roman" w:cs="Times New Roman"/>
        </w:rPr>
        <w:t>looked equally long at both conditions. The fact that ALIAS succeeded in qualitatively reproducing</w:t>
      </w:r>
      <w:ins w:id="2566" w:author="Benton, Deon" w:date="2026-04-09T15:52:00Z" w16du:dateUtc="2026-04-09T20:52:00Z">
        <w:r w:rsidR="00AC1613">
          <w:rPr>
            <w:rFonts w:ascii="Times New Roman" w:hAnsi="Times New Roman" w:cs="Times New Roman"/>
          </w:rPr>
          <w:t xml:space="preserve"> the first target finding</w:t>
        </w:r>
      </w:ins>
      <w:r>
        <w:rPr>
          <w:rFonts w:ascii="Times New Roman" w:hAnsi="Times New Roman" w:cs="Times New Roman"/>
        </w:rPr>
        <w:t xml:space="preserve"> suggest</w:t>
      </w:r>
      <w:ins w:id="2567" w:author="Benton, Deon" w:date="2026-03-26T10:45:00Z" w16du:dateUtc="2026-03-26T15:45:00Z">
        <w:r>
          <w:rPr>
            <w:rFonts w:ascii="Times New Roman" w:hAnsi="Times New Roman" w:cs="Times New Roman"/>
          </w:rPr>
          <w:t>s</w:t>
        </w:r>
      </w:ins>
      <w:r>
        <w:rPr>
          <w:rFonts w:ascii="Times New Roman" w:hAnsi="Times New Roman" w:cs="Times New Roman"/>
        </w:rPr>
        <w:t xml:space="preserve"> that </w:t>
      </w:r>
      <w:ins w:id="2568" w:author="Benton, Deon" w:date="2026-04-09T15:52:00Z" w16du:dateUtc="2026-04-09T20:52:00Z">
        <w:r w:rsidR="00AC1613">
          <w:rPr>
            <w:rFonts w:ascii="Times New Roman" w:hAnsi="Times New Roman" w:cs="Times New Roman"/>
          </w:rPr>
          <w:t xml:space="preserve">the </w:t>
        </w:r>
      </w:ins>
      <w:r>
        <w:rPr>
          <w:rFonts w:ascii="Times New Roman" w:hAnsi="Times New Roman" w:cs="Times New Roman"/>
        </w:rPr>
        <w:t>theoretical account that it implements is sufficient to capture such looking behavior. OM10’s ability qualitatively to reproduce infants’ looking times in both conditions</w:t>
      </w:r>
      <w:ins w:id="2569" w:author="Benton, Deon" w:date="2026-04-09T15:53:00Z" w16du:dateUtc="2026-04-09T20:53:00Z">
        <w:r w:rsidR="00AC1613">
          <w:rPr>
            <w:rFonts w:ascii="Times New Roman" w:hAnsi="Times New Roman" w:cs="Times New Roman"/>
          </w:rPr>
          <w:t xml:space="preserve"> as well</w:t>
        </w:r>
      </w:ins>
      <w:r>
        <w:rPr>
          <w:rFonts w:ascii="Times New Roman" w:hAnsi="Times New Roman" w:cs="Times New Roman"/>
        </w:rPr>
        <w:t xml:space="preserve"> is perhaps not surprising given that it was built specifically</w:t>
      </w:r>
      <w:ins w:id="2570" w:author="Benton, Deon" w:date="2026-04-09T15:54:00Z" w16du:dateUtc="2026-04-09T20:54:00Z">
        <w:r w:rsidR="00AC1613">
          <w:rPr>
            <w:rFonts w:ascii="Times New Roman" w:hAnsi="Times New Roman" w:cs="Times New Roman"/>
          </w:rPr>
          <w:t xml:space="preserve"> and independently shown </w:t>
        </w:r>
      </w:ins>
      <w:del w:id="2571" w:author="Benton, Deon" w:date="2026-04-09T15:54:00Z" w16du:dateUtc="2026-04-09T20:54:00Z">
        <w:r w:rsidDel="00AC1613">
          <w:rPr>
            <w:rFonts w:ascii="Times New Roman" w:hAnsi="Times New Roman" w:cs="Times New Roman"/>
          </w:rPr>
          <w:delText xml:space="preserve"> </w:delText>
        </w:r>
      </w:del>
      <w:r>
        <w:rPr>
          <w:rFonts w:ascii="Times New Roman" w:hAnsi="Times New Roman" w:cs="Times New Roman"/>
        </w:rPr>
        <w:t xml:space="preserve">to capture </w:t>
      </w:r>
      <w:ins w:id="2572" w:author="Benton, Deon" w:date="2026-04-09T15:54:00Z" w16du:dateUtc="2026-04-09T20:54:00Z">
        <w:r w:rsidR="00AC1613">
          <w:rPr>
            <w:rFonts w:ascii="Times New Roman" w:hAnsi="Times New Roman" w:cs="Times New Roman"/>
          </w:rPr>
          <w:t xml:space="preserve">the first major finding.  </w:t>
        </w:r>
      </w:ins>
      <w:r>
        <w:rPr>
          <w:rFonts w:ascii="Times New Roman" w:hAnsi="Times New Roman" w:cs="Times New Roman"/>
        </w:rPr>
        <w:t xml:space="preserve">Yet, as noted in the Introduction, it is possible that OM10’s success reflects a failure to model key features of </w:t>
      </w:r>
      <w:ins w:id="2573" w:author="Benton, Deon" w:date="2026-04-09T15:55:00Z" w16du:dateUtc="2026-04-09T20:55:00Z">
        <w:r w:rsidR="00AC1613">
          <w:rPr>
            <w:rFonts w:ascii="Times New Roman" w:hAnsi="Times New Roman" w:cs="Times New Roman"/>
          </w:rPr>
          <w:t>the</w:t>
        </w:r>
      </w:ins>
      <w:r>
        <w:rPr>
          <w:rFonts w:ascii="Times New Roman" w:hAnsi="Times New Roman" w:cs="Times New Roman"/>
        </w:rPr>
        <w:t xml:space="preserve"> design </w:t>
      </w:r>
      <w:ins w:id="2574" w:author="Benton, Deon" w:date="2026-04-09T15:55:00Z" w16du:dateUtc="2026-04-09T20:55:00Z">
        <w:r w:rsidR="00AC1613">
          <w:rPr>
            <w:rFonts w:ascii="Times New Roman" w:hAnsi="Times New Roman" w:cs="Times New Roman"/>
          </w:rPr>
          <w:t xml:space="preserve">of some fo the early studies on infant action understanding </w:t>
        </w:r>
      </w:ins>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1163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6"/>
      </w:tblGrid>
      <w:tr w:rsidR="007567EE" w14:paraId="0E682F83" w14:textId="77777777" w:rsidTr="00AC1613">
        <w:trPr>
          <w:trHeight w:val="3622"/>
        </w:trPr>
        <w:tc>
          <w:tcPr>
            <w:tcW w:w="5788" w:type="dxa"/>
          </w:tcPr>
          <w:p w14:paraId="2852DAEA" w14:textId="38B58EF2" w:rsidR="007567EE" w:rsidRDefault="00A31190" w:rsidP="007567EE">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39A525" wp14:editId="46813E01">
                  <wp:extent cx="3544255" cy="2181080"/>
                  <wp:effectExtent l="0" t="0" r="0" b="0"/>
                  <wp:docPr id="1530841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846" w:type="dxa"/>
          </w:tcPr>
          <w:p w14:paraId="0DA502C6" w14:textId="75553173" w:rsidR="007567EE" w:rsidRDefault="007567EE" w:rsidP="00AC1613">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056F665" wp14:editId="2F7DA215">
                  <wp:extent cx="3580411" cy="2203330"/>
                  <wp:effectExtent l="0" t="0" r="1270" b="6985"/>
                  <wp:docPr id="770097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7438" name="Picture 7700974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98178" cy="2214264"/>
                          </a:xfrm>
                          <a:prstGeom prst="rect">
                            <a:avLst/>
                          </a:prstGeom>
                        </pic:spPr>
                      </pic:pic>
                    </a:graphicData>
                  </a:graphic>
                </wp:inline>
              </w:drawing>
            </w:r>
          </w:p>
        </w:tc>
      </w:tr>
    </w:tbl>
    <w:p w14:paraId="36EF27CB" w14:textId="4BB479B2"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Pr="00AC1613">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Pr>
          <w:rFonts w:ascii="Times New Roman" w:hAnsi="Times New Roman" w:cs="Times New Roman"/>
          <w:i w:val="0"/>
          <w:iCs w:val="0"/>
          <w:color w:val="000000" w:themeColor="text1"/>
          <w:sz w:val="24"/>
          <w:szCs w:val="24"/>
        </w:rPr>
        <w:t>network error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ALIAS (left panel) and OM10 (right panel). For comparability, ALIAS responses (cross-entropy error) are collapsed across training epochs, whereas OM10 responses reflect rescaled activation of critical units. 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ins w:id="2575" w:author="Benton, Deon" w:date="2026-04-06T11:37:00Z" w16du:dateUtc="2026-04-06T16:37:00Z"/>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t xml:space="preserve">To assess whether OM10’s performance is an artifact of these design choices, OM10’s performance was compared to that of a modified version of this model, OM10-2. It will be recalled that in this version of the model, the agent no longer overshoots the barrier and both the </w:t>
      </w:r>
      <w:r>
        <w:rPr>
          <w:rFonts w:ascii="Times New Roman" w:hAnsi="Times New Roman" w:cs="Times New Roman"/>
        </w:rPr>
        <w:lastRenderedPageBreak/>
        <w:t xml:space="preserve">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1186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6"/>
        <w:gridCol w:w="6006"/>
      </w:tblGrid>
      <w:tr w:rsidR="002731B1" w14:paraId="65CDB0C4" w14:textId="77777777" w:rsidTr="00990DDD">
        <w:trPr>
          <w:trHeight w:val="3797"/>
        </w:trPr>
        <w:tc>
          <w:tcPr>
            <w:tcW w:w="5812" w:type="dxa"/>
          </w:tcPr>
          <w:p w14:paraId="1FFE47BD" w14:textId="7AC56871" w:rsidR="002731B1" w:rsidRDefault="00940F31" w:rsidP="002731B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244A679" wp14:editId="228D3D77">
                  <wp:extent cx="3581400" cy="2203938"/>
                  <wp:effectExtent l="0" t="0" r="0" b="6350"/>
                  <wp:docPr id="871874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4134" name="Picture 8718741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13958" cy="2223973"/>
                          </a:xfrm>
                          <a:prstGeom prst="rect">
                            <a:avLst/>
                          </a:prstGeom>
                        </pic:spPr>
                      </pic:pic>
                    </a:graphicData>
                  </a:graphic>
                </wp:inline>
              </w:drawing>
            </w:r>
          </w:p>
        </w:tc>
        <w:tc>
          <w:tcPr>
            <w:tcW w:w="6050" w:type="dxa"/>
          </w:tcPr>
          <w:p w14:paraId="7912EAFC" w14:textId="15BB7C1E" w:rsidR="002731B1" w:rsidRDefault="00940F31" w:rsidP="00990DD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95462A" wp14:editId="02F59622">
                  <wp:extent cx="3621882" cy="2228850"/>
                  <wp:effectExtent l="0" t="0" r="0" b="0"/>
                  <wp:docPr id="586396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6678" name="Picture 5863966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70002" cy="2258463"/>
                          </a:xfrm>
                          <a:prstGeom prst="rect">
                            <a:avLst/>
                          </a:prstGeom>
                        </pic:spPr>
                      </pic:pic>
                    </a:graphicData>
                  </a:graphic>
                </wp:inline>
              </w:drawing>
            </w:r>
          </w:p>
        </w:tc>
      </w:tr>
    </w:tbl>
    <w:p w14:paraId="0FF872E1" w14:textId="312CCB0B"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A31190">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OM10 (left panel) and OM10-2 (right panel).</w:t>
      </w:r>
    </w:p>
    <w:p w14:paraId="2CE49843" w14:textId="77777777" w:rsidR="009606A5" w:rsidRDefault="009606A5" w:rsidP="00A31190">
      <w:pPr>
        <w:spacing w:line="480" w:lineRule="auto"/>
        <w:contextualSpacing/>
        <w:rPr>
          <w:ins w:id="2576" w:author="Benton, Deon" w:date="2026-03-28T19:46:00Z" w16du:dateUtc="2026-03-29T00:46:00Z"/>
          <w:rFonts w:ascii="Times New Roman" w:hAnsi="Times New Roman" w:cs="Times New Roman"/>
        </w:rPr>
      </w:pPr>
    </w:p>
    <w:p w14:paraId="7A5DA74C" w14:textId="016681D7" w:rsidR="00BC1646" w:rsidRDefault="0023417E" w:rsidP="00285325">
      <w:pPr>
        <w:spacing w:line="480" w:lineRule="auto"/>
        <w:ind w:firstLine="720"/>
        <w:contextualSpacing/>
        <w:rPr>
          <w:ins w:id="2577" w:author="Benton, Deon" w:date="2026-04-12T12:39:00Z" w16du:dateUtc="2026-04-12T17:39:00Z"/>
          <w:rFonts w:ascii="Times New Roman" w:hAnsi="Times New Roman" w:cs="Times New Roman"/>
        </w:rPr>
      </w:pPr>
      <w:ins w:id="2578" w:author="Benton, Deon" w:date="2026-03-26T10:47:00Z" w16du:dateUtc="2026-03-26T15:47:00Z">
        <w:r>
          <w:rPr>
            <w:rFonts w:ascii="Times New Roman" w:hAnsi="Times New Roman" w:cs="Times New Roman"/>
          </w:rPr>
          <w:t xml:space="preserve">Given that a key assumption of ALIAS is that </w:t>
        </w:r>
      </w:ins>
      <w:ins w:id="2579" w:author="Benton, Deon" w:date="2026-03-26T10:48:00Z" w16du:dateUtc="2026-03-26T15:48:00Z">
        <w:r>
          <w:rPr>
            <w:rFonts w:ascii="Times New Roman" w:hAnsi="Times New Roman" w:cs="Times New Roman"/>
          </w:rPr>
          <w:t xml:space="preserve">barriers that are located in the periphery </w:t>
        </w:r>
      </w:ins>
      <w:r w:rsidR="005D6240">
        <w:rPr>
          <w:rFonts w:ascii="Times New Roman" w:hAnsi="Times New Roman" w:cs="Times New Roman"/>
        </w:rPr>
        <w:t xml:space="preserve">of a visual scene </w:t>
      </w:r>
      <w:ins w:id="2580" w:author="Benton, Deon" w:date="2026-03-26T10:48:00Z" w16du:dateUtc="2026-03-26T15:48:00Z">
        <w:r>
          <w:rPr>
            <w:rFonts w:ascii="Times New Roman" w:hAnsi="Times New Roman" w:cs="Times New Roman"/>
          </w:rPr>
          <w:t xml:space="preserve">are less salient than those located beneath arced </w:t>
        </w:r>
      </w:ins>
      <w:r w:rsidR="005D6240">
        <w:rPr>
          <w:rFonts w:ascii="Times New Roman" w:hAnsi="Times New Roman" w:cs="Times New Roman"/>
        </w:rPr>
        <w:t>motion trajectories</w:t>
      </w:r>
      <w:ins w:id="2581" w:author="Benton, Deon" w:date="2026-03-26T10:48:00Z" w16du:dateUtc="2026-03-26T15:48:00Z">
        <w:r>
          <w:rPr>
            <w:rFonts w:ascii="Times New Roman" w:hAnsi="Times New Roman" w:cs="Times New Roman"/>
          </w:rPr>
          <w:t>—which has consequences for the strength or the magnitude of the association that is formed between them—</w:t>
        </w:r>
      </w:ins>
      <w:ins w:id="2582" w:author="Benton, Deon" w:date="2026-03-26T10:49:00Z" w16du:dateUtc="2026-03-26T15:49:00Z">
        <w:r>
          <w:rPr>
            <w:rFonts w:ascii="Times New Roman" w:hAnsi="Times New Roman" w:cs="Times New Roman"/>
          </w:rPr>
          <w:t>t</w:t>
        </w:r>
      </w:ins>
      <w:ins w:id="2583" w:author="Benton, Deon" w:date="2026-03-26T10:47:00Z" w16du:dateUtc="2026-03-26T15:47:00Z">
        <w:r>
          <w:rPr>
            <w:rFonts w:ascii="Times New Roman" w:hAnsi="Times New Roman" w:cs="Times New Roman"/>
          </w:rPr>
          <w:t>he final analysis compared</w:t>
        </w:r>
      </w:ins>
      <w:ins w:id="2584" w:author="Benton, Deon" w:date="2026-03-26T14:01:00Z" w16du:dateUtc="2026-03-26T19:01:00Z">
        <w:r w:rsidR="003A2340">
          <w:rPr>
            <w:rFonts w:ascii="Times New Roman" w:hAnsi="Times New Roman" w:cs="Times New Roman"/>
          </w:rPr>
          <w:t xml:space="preserve"> the performance of</w:t>
        </w:r>
      </w:ins>
      <w:ins w:id="2585" w:author="Benton, Deon" w:date="2026-03-26T10:47:00Z" w16du:dateUtc="2026-03-26T15:47:00Z">
        <w:r>
          <w:rPr>
            <w:rFonts w:ascii="Times New Roman" w:hAnsi="Times New Roman" w:cs="Times New Roman"/>
          </w:rPr>
          <w:t xml:space="preserve"> ALIAS to a </w:t>
        </w:r>
      </w:ins>
      <w:ins w:id="2586" w:author="Benton, Deon" w:date="2026-03-26T14:02:00Z" w16du:dateUtc="2026-03-26T19:02:00Z">
        <w:r w:rsidR="003A2340">
          <w:rPr>
            <w:rFonts w:ascii="Times New Roman" w:hAnsi="Times New Roman" w:cs="Times New Roman"/>
          </w:rPr>
          <w:t>version of this model</w:t>
        </w:r>
      </w:ins>
      <w:ins w:id="2587" w:author="Benton, Deon" w:date="2026-03-26T10:47:00Z" w16du:dateUtc="2026-03-26T15:47:00Z">
        <w:r>
          <w:rPr>
            <w:rFonts w:ascii="Times New Roman" w:hAnsi="Times New Roman" w:cs="Times New Roman"/>
          </w:rPr>
          <w:t xml:space="preserve"> that did not implement differential salience.</w:t>
        </w:r>
      </w:ins>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ins w:id="2588" w:author="Benton, Deon" w:date="2026-04-10T08:47:00Z" w16du:dateUtc="2026-04-10T13:47:00Z">
        <w:r w:rsidR="00FE6A40">
          <w:rPr>
            <w:rFonts w:ascii="Times New Roman" w:hAnsi="Times New Roman" w:cs="Times New Roman"/>
          </w:rPr>
          <w:t>in Figure 6</w:t>
        </w:r>
      </w:ins>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 xml:space="preserve">both </w:t>
      </w:r>
      <w:r w:rsidR="00E84D6E">
        <w:rPr>
          <w:rFonts w:ascii="Times New Roman" w:hAnsi="Times New Roman" w:cs="Times New Roman"/>
        </w:rPr>
        <w:lastRenderedPageBreak/>
        <w:t>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ins w:id="2589" w:author="Benton, Deon" w:date="2026-03-27T15:11:00Z" w16du:dateUtc="2026-03-27T20:11:00Z">
        <w:r w:rsidR="00B37F93">
          <w:rPr>
            <w:rFonts w:ascii="Times New Roman" w:hAnsi="Times New Roman" w:cs="Times New Roman"/>
          </w:rPr>
          <w:t>,</w:t>
        </w:r>
      </w:ins>
      <w:r w:rsidR="00DE21B3">
        <w:rPr>
          <w:rFonts w:ascii="Times New Roman" w:hAnsi="Times New Roman" w:cs="Times New Roman"/>
        </w:rPr>
        <w:t xml:space="preserve"> </w:t>
      </w:r>
      <w:r w:rsidR="00AD3D4F">
        <w:rPr>
          <w:rFonts w:ascii="Times New Roman" w:hAnsi="Times New Roman" w:cs="Times New Roman"/>
        </w:rPr>
        <w:t>the</w:t>
      </w:r>
      <w:ins w:id="2590" w:author="Benton, Deon" w:date="2026-03-27T15:11:00Z" w16du:dateUtc="2026-03-27T20:11:00Z">
        <w:r w:rsidR="00B37F93">
          <w:rPr>
            <w:rFonts w:ascii="Times New Roman" w:hAnsi="Times New Roman" w:cs="Times New Roman"/>
          </w:rPr>
          <w:t>ir patterns of looking diver</w:t>
        </w:r>
      </w:ins>
      <w:ins w:id="2591" w:author="Benton, Deon" w:date="2026-03-27T15:12:00Z" w16du:dateUtc="2026-03-27T20:12:00Z">
        <w:r w:rsidR="00B37F93">
          <w:rPr>
            <w:rFonts w:ascii="Times New Roman" w:hAnsi="Times New Roman" w:cs="Times New Roman"/>
          </w:rPr>
          <w:t>ged in the Control condition</w:t>
        </w:r>
      </w:ins>
      <w:ins w:id="2592" w:author="Benton, Deon" w:date="2026-03-27T16:33:00Z" w16du:dateUtc="2026-03-27T21:33:00Z">
        <w:r w:rsidR="00E9412F">
          <w:rPr>
            <w:rFonts w:ascii="Times New Roman" w:hAnsi="Times New Roman" w:cs="Times New Roman"/>
          </w:rPr>
          <w:t>.</w:t>
        </w:r>
      </w:ins>
      <w:ins w:id="2593" w:author="Benton, Deon" w:date="2026-03-27T16:35:00Z" w16du:dateUtc="2026-03-27T21:35:00Z">
        <w:r w:rsidR="00A251F2">
          <w:rPr>
            <w:rFonts w:ascii="Times New Roman" w:hAnsi="Times New Roman" w:cs="Times New Roman"/>
          </w:rPr>
          <w:t xml:space="preserve"> </w:t>
        </w:r>
      </w:ins>
      <w:ins w:id="2594" w:author="Benton, Deon" w:date="2026-03-27T16:46:00Z" w16du:dateUtc="2026-03-27T21:46:00Z">
        <w:r w:rsidR="003471D4">
          <w:rPr>
            <w:rFonts w:ascii="Times New Roman" w:hAnsi="Times New Roman" w:cs="Times New Roman"/>
          </w:rPr>
          <w:t xml:space="preserve">Specifically, </w:t>
        </w:r>
        <w:r w:rsidR="006F5084">
          <w:rPr>
            <w:rFonts w:ascii="Times New Roman" w:hAnsi="Times New Roman" w:cs="Times New Roman"/>
          </w:rPr>
          <w:t>although the</w:t>
        </w:r>
      </w:ins>
      <w:ins w:id="2595" w:author="Benton, Deon" w:date="2026-03-27T16:47:00Z" w16du:dateUtc="2026-03-27T21:47:00Z">
        <w:r w:rsidR="006F5084">
          <w:rPr>
            <w:rFonts w:ascii="Times New Roman" w:hAnsi="Times New Roman" w:cs="Times New Roman"/>
          </w:rPr>
          <w:t xml:space="preserve"> </w:t>
        </w:r>
      </w:ins>
      <w:ins w:id="2596" w:author="Benton, Deon" w:date="2026-03-27T16:53:00Z" w16du:dateUtc="2026-03-27T21:53:00Z">
        <w:r w:rsidR="0056544E">
          <w:rPr>
            <w:rFonts w:ascii="Times New Roman" w:hAnsi="Times New Roman" w:cs="Times New Roman"/>
          </w:rPr>
          <w:t xml:space="preserve">difference in </w:t>
        </w:r>
      </w:ins>
      <w:ins w:id="2597" w:author="Benton, Deon" w:date="2026-03-27T16:55:00Z" w16du:dateUtc="2026-03-27T21:55:00Z">
        <w:r w:rsidR="0056544E">
          <w:rPr>
            <w:rFonts w:ascii="Times New Roman" w:hAnsi="Times New Roman" w:cs="Times New Roman"/>
          </w:rPr>
          <w:t xml:space="preserve">time spent </w:t>
        </w:r>
      </w:ins>
      <w:ins w:id="2598" w:author="Benton, Deon" w:date="2026-03-27T16:57:00Z" w16du:dateUtc="2026-03-27T21:57:00Z">
        <w:r w:rsidR="00F05981">
          <w:rPr>
            <w:rFonts w:ascii="Times New Roman" w:hAnsi="Times New Roman" w:cs="Times New Roman"/>
          </w:rPr>
          <w:t>looking at the two test</w:t>
        </w:r>
      </w:ins>
      <w:ins w:id="2599" w:author="Benton, Deon" w:date="2026-03-27T16:55:00Z" w16du:dateUtc="2026-03-27T21:55:00Z">
        <w:r w:rsidR="0056544E">
          <w:rPr>
            <w:rFonts w:ascii="Times New Roman" w:hAnsi="Times New Roman" w:cs="Times New Roman"/>
          </w:rPr>
          <w:t xml:space="preserve"> events</w:t>
        </w:r>
      </w:ins>
      <w:ins w:id="2600" w:author="Benton, Deon" w:date="2026-03-27T16:47:00Z" w16du:dateUtc="2026-03-27T21:47:00Z">
        <w:r w:rsidR="006F5084">
          <w:rPr>
            <w:rFonts w:ascii="Times New Roman" w:hAnsi="Times New Roman" w:cs="Times New Roman"/>
          </w:rPr>
          <w:t xml:space="preserve"> was smaller in this condition than in the Experimental condition in both models, </w:t>
        </w:r>
      </w:ins>
      <w:ins w:id="2601" w:author="Benton, Deon" w:date="2026-04-16T23:01:00Z" w16du:dateUtc="2026-04-17T04:01:00Z">
        <w:r w:rsidR="00AD0D36">
          <w:rPr>
            <w:rFonts w:ascii="Times New Roman" w:hAnsi="Times New Roman" w:cs="Times New Roman"/>
          </w:rPr>
          <w:t>only networks in ALIAS-2</w:t>
        </w:r>
      </w:ins>
      <w:ins w:id="2602" w:author="Benton, Deon" w:date="2026-03-27T16:48:00Z" w16du:dateUtc="2026-03-27T21:48:00Z">
        <w:r w:rsidR="006F5084">
          <w:rPr>
            <w:rFonts w:ascii="Times New Roman" w:hAnsi="Times New Roman" w:cs="Times New Roman"/>
          </w:rPr>
          <w:t xml:space="preserve"> </w:t>
        </w:r>
      </w:ins>
      <w:ins w:id="2603" w:author="Benton, Deon" w:date="2026-04-10T08:48:00Z" w16du:dateUtc="2026-04-10T13:48:00Z">
        <w:r w:rsidR="00E424AA">
          <w:rPr>
            <w:rFonts w:ascii="Times New Roman" w:hAnsi="Times New Roman" w:cs="Times New Roman"/>
          </w:rPr>
          <w:t>looked longer at the</w:t>
        </w:r>
      </w:ins>
      <w:ins w:id="2604" w:author="Benton, Deon" w:date="2026-03-27T16:48:00Z" w16du:dateUtc="2026-03-27T21:48:00Z">
        <w:r w:rsidR="006F5084">
          <w:rPr>
            <w:rFonts w:ascii="Times New Roman" w:hAnsi="Times New Roman" w:cs="Times New Roman"/>
          </w:rPr>
          <w:t xml:space="preserve"> Inefficient test event than at the Efficient one</w:t>
        </w:r>
      </w:ins>
      <w:ins w:id="2605" w:author="Benton, Deon" w:date="2026-03-27T16:51:00Z" w16du:dateUtc="2026-03-27T21:51:00Z">
        <w:r w:rsidR="002D1E7F">
          <w:rPr>
            <w:rFonts w:ascii="Times New Roman" w:hAnsi="Times New Roman" w:cs="Times New Roman"/>
          </w:rPr>
          <w:t>.</w:t>
        </w:r>
      </w:ins>
      <w:ins w:id="2606" w:author="Benton, Deon" w:date="2026-04-11T10:19:00Z" w16du:dateUtc="2026-04-11T15:19:00Z">
        <w:r w:rsidR="009172E6">
          <w:rPr>
            <w:rFonts w:ascii="Times New Roman" w:hAnsi="Times New Roman" w:cs="Times New Roman"/>
          </w:rPr>
          <w:t xml:space="preserve"> </w:t>
        </w:r>
      </w:ins>
      <w:ins w:id="2607" w:author="Benton, Deon" w:date="2026-04-17T09:45:00Z" w16du:dateUtc="2026-04-17T14:45:00Z">
        <w:r w:rsidR="00285325">
          <w:rPr>
            <w:rFonts w:ascii="Times New Roman" w:hAnsi="Times New Roman" w:cs="Times New Roman"/>
          </w:rPr>
          <w:t>Such reduced but still longer looking to the Inefficient to the Efficient test event</w:t>
        </w:r>
      </w:ins>
      <w:ins w:id="2608" w:author="Benton, Deon" w:date="2026-04-11T14:00:00Z" w16du:dateUtc="2026-04-11T19:00:00Z">
        <w:r w:rsidR="0052427B">
          <w:rPr>
            <w:rFonts w:ascii="Times New Roman" w:hAnsi="Times New Roman" w:cs="Times New Roman"/>
          </w:rPr>
          <w:t xml:space="preserve"> can be traced to</w:t>
        </w:r>
      </w:ins>
      <w:ins w:id="2609" w:author="Benton, Deon" w:date="2026-04-11T14:44:00Z" w16du:dateUtc="2026-04-11T19:44:00Z">
        <w:r w:rsidR="008431FB">
          <w:rPr>
            <w:rFonts w:ascii="Times New Roman" w:hAnsi="Times New Roman" w:cs="Times New Roman"/>
          </w:rPr>
          <w:t xml:space="preserve"> how salience was implemented in the current simulations and its</w:t>
        </w:r>
      </w:ins>
      <w:ins w:id="2610" w:author="Benton, Deon" w:date="2026-04-11T14:00:00Z" w16du:dateUtc="2026-04-11T19:00:00Z">
        <w:r w:rsidR="0052427B">
          <w:rPr>
            <w:rFonts w:ascii="Times New Roman" w:hAnsi="Times New Roman" w:cs="Times New Roman"/>
          </w:rPr>
          <w:t xml:space="preserve"> </w:t>
        </w:r>
      </w:ins>
      <w:ins w:id="2611" w:author="Benton, Deon" w:date="2026-04-11T14:03:00Z" w16du:dateUtc="2026-04-11T19:03:00Z">
        <w:r w:rsidR="0052427B">
          <w:rPr>
            <w:rFonts w:ascii="Times New Roman" w:hAnsi="Times New Roman" w:cs="Times New Roman"/>
          </w:rPr>
          <w:t xml:space="preserve">absence in ALIAS-2. </w:t>
        </w:r>
      </w:ins>
      <w:ins w:id="2612" w:author="Benton, Deon" w:date="2026-04-11T14:46:00Z" w16du:dateUtc="2026-04-11T19:46:00Z">
        <w:r w:rsidR="006278D9">
          <w:rPr>
            <w:rFonts w:ascii="Times New Roman" w:hAnsi="Times New Roman" w:cs="Times New Roman"/>
          </w:rPr>
          <w:t>Recall that salience was implemented by reducing the learning rate</w:t>
        </w:r>
      </w:ins>
      <w:ins w:id="2613" w:author="Benton, Deon" w:date="2026-04-11T14:47:00Z" w16du:dateUtc="2026-04-11T19:47:00Z">
        <w:r w:rsidR="006278D9">
          <w:rPr>
            <w:rFonts w:ascii="Times New Roman" w:hAnsi="Times New Roman" w:cs="Times New Roman"/>
          </w:rPr>
          <w:t xml:space="preserve"> of</w:t>
        </w:r>
      </w:ins>
      <w:ins w:id="2614" w:author="Benton, Deon" w:date="2026-04-11T14:46:00Z" w16du:dateUtc="2026-04-11T19:46:00Z">
        <w:r w:rsidR="006278D9">
          <w:rPr>
            <w:rFonts w:ascii="Times New Roman" w:hAnsi="Times New Roman" w:cs="Times New Roman"/>
          </w:rPr>
          <w:t xml:space="preserve"> and </w:t>
        </w:r>
      </w:ins>
      <w:ins w:id="2615" w:author="Benton, Deon" w:date="2026-04-11T14:47:00Z" w16du:dateUtc="2026-04-11T19:47:00Z">
        <w:r w:rsidR="006278D9">
          <w:rPr>
            <w:rFonts w:ascii="Times New Roman" w:hAnsi="Times New Roman" w:cs="Times New Roman"/>
          </w:rPr>
          <w:t>applying</w:t>
        </w:r>
      </w:ins>
      <w:ins w:id="2616" w:author="Benton, Deon" w:date="2026-04-11T14:46:00Z" w16du:dateUtc="2026-04-11T19:46:00Z">
        <w:r w:rsidR="006278D9">
          <w:rPr>
            <w:rFonts w:ascii="Times New Roman" w:hAnsi="Times New Roman" w:cs="Times New Roman"/>
          </w:rPr>
          <w:t xml:space="preserve"> weight decay </w:t>
        </w:r>
      </w:ins>
      <w:ins w:id="2617" w:author="Benton, Deon" w:date="2026-04-11T14:47:00Z" w16du:dateUtc="2026-04-11T19:47:00Z">
        <w:r w:rsidR="006278D9">
          <w:rPr>
            <w:rFonts w:ascii="Times New Roman" w:hAnsi="Times New Roman" w:cs="Times New Roman"/>
          </w:rPr>
          <w:t>to</w:t>
        </w:r>
      </w:ins>
      <w:ins w:id="2618" w:author="Benton, Deon" w:date="2026-04-11T14:46:00Z" w16du:dateUtc="2026-04-11T19:46:00Z">
        <w:r w:rsidR="006278D9">
          <w:rPr>
            <w:rFonts w:ascii="Times New Roman" w:hAnsi="Times New Roman" w:cs="Times New Roman"/>
          </w:rPr>
          <w:t xml:space="preserve"> the</w:t>
        </w:r>
      </w:ins>
      <w:ins w:id="2619" w:author="Benton, Deon" w:date="2026-04-17T09:46:00Z" w16du:dateUtc="2026-04-17T14:46:00Z">
        <w:r w:rsidR="00285325">
          <w:rPr>
            <w:rFonts w:ascii="Times New Roman" w:hAnsi="Times New Roman" w:cs="Times New Roman"/>
          </w:rPr>
          <w:t xml:space="preserve"> weights</w:t>
        </w:r>
      </w:ins>
      <w:ins w:id="2620" w:author="Benton, Deon" w:date="2026-04-17T09:47:00Z" w16du:dateUtc="2026-04-17T14:47:00Z">
        <w:r w:rsidR="00285325">
          <w:rPr>
            <w:rFonts w:ascii="Times New Roman" w:hAnsi="Times New Roman" w:cs="Times New Roman"/>
          </w:rPr>
          <w:t xml:space="preserve"> linking the model’s internal representation to the </w:t>
        </w:r>
        <w:r w:rsidR="003B154E">
          <w:rPr>
            <w:rFonts w:ascii="Times New Roman" w:hAnsi="Times New Roman" w:cs="Times New Roman"/>
          </w:rPr>
          <w:t>barrier input and output information.</w:t>
        </w:r>
      </w:ins>
      <w:ins w:id="2621" w:author="Benton, Deon" w:date="2026-04-11T14:46:00Z" w16du:dateUtc="2026-04-11T19:46:00Z">
        <w:r w:rsidR="006278D9">
          <w:rPr>
            <w:rFonts w:ascii="Times New Roman" w:hAnsi="Times New Roman" w:cs="Times New Roman"/>
          </w:rPr>
          <w:t xml:space="preserve"> </w:t>
        </w:r>
      </w:ins>
    </w:p>
    <w:p w14:paraId="50A830CF" w14:textId="77777777" w:rsidR="00A15CEA" w:rsidRDefault="00A15CEA" w:rsidP="001B653D">
      <w:pPr>
        <w:spacing w:line="480" w:lineRule="auto"/>
        <w:ind w:firstLine="720"/>
        <w:contextualSpacing/>
        <w:rPr>
          <w:ins w:id="2622" w:author="Benton, Deon" w:date="2026-04-12T12:39:00Z" w16du:dateUtc="2026-04-12T17:39:00Z"/>
          <w:rFonts w:ascii="Times New Roman" w:hAnsi="Times New Roman" w:cs="Times New Roman"/>
        </w:rPr>
      </w:pPr>
    </w:p>
    <w:tbl>
      <w:tblPr>
        <w:tblStyle w:val="TableGrid"/>
        <w:tblW w:w="11772"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975"/>
      </w:tblGrid>
      <w:tr w:rsidR="00A15CEA" w14:paraId="597EDF9D" w14:textId="77777777" w:rsidTr="00CE3B0D">
        <w:trPr>
          <w:trHeight w:val="3778"/>
        </w:trPr>
        <w:tc>
          <w:tcPr>
            <w:tcW w:w="5671" w:type="dxa"/>
          </w:tcPr>
          <w:p w14:paraId="73231C92" w14:textId="77777777" w:rsidR="00A15CEA" w:rsidRDefault="00A15CEA" w:rsidP="00CE3B0D">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249477B" wp14:editId="40481313">
                  <wp:extent cx="3544255" cy="2181080"/>
                  <wp:effectExtent l="0" t="0" r="0" b="0"/>
                  <wp:docPr id="355899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6101" w:type="dxa"/>
          </w:tcPr>
          <w:p w14:paraId="250C0740" w14:textId="77777777" w:rsidR="00A15CEA" w:rsidRDefault="00A15CEA" w:rsidP="00CE3B0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108E21" wp14:editId="1E2953BE">
                  <wp:extent cx="3564501" cy="2180590"/>
                  <wp:effectExtent l="0" t="0" r="0" b="0"/>
                  <wp:docPr id="1576760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62412" name="Picture 3231624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95844" cy="2199764"/>
                          </a:xfrm>
                          <a:prstGeom prst="rect">
                            <a:avLst/>
                          </a:prstGeom>
                        </pic:spPr>
                      </pic:pic>
                    </a:graphicData>
                  </a:graphic>
                </wp:inline>
              </w:drawing>
            </w:r>
          </w:p>
        </w:tc>
      </w:tr>
    </w:tbl>
    <w:p w14:paraId="7355812B" w14:textId="77777777"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w:t>
      </w:r>
      <w:r>
        <w:rPr>
          <w:rFonts w:ascii="Times New Roman" w:hAnsi="Times New Roman" w:cs="Times New Roman"/>
          <w:i w:val="0"/>
          <w:iCs w:val="0"/>
          <w:color w:val="000000" w:themeColor="text1"/>
          <w:sz w:val="24"/>
          <w:szCs w:val="24"/>
        </w:rPr>
        <w:t>ALIAS</w:t>
      </w:r>
      <w:r w:rsidRPr="00427608">
        <w:rPr>
          <w:rFonts w:ascii="Times New Roman" w:hAnsi="Times New Roman" w:cs="Times New Roman"/>
          <w:i w:val="0"/>
          <w:iCs w:val="0"/>
          <w:color w:val="000000" w:themeColor="text1"/>
          <w:sz w:val="24"/>
          <w:szCs w:val="24"/>
        </w:rPr>
        <w:t xml:space="preserve"> (left panel) and </w:t>
      </w:r>
      <w:r>
        <w:rPr>
          <w:rFonts w:ascii="Times New Roman" w:hAnsi="Times New Roman" w:cs="Times New Roman"/>
          <w:i w:val="0"/>
          <w:iCs w:val="0"/>
          <w:color w:val="000000" w:themeColor="text1"/>
          <w:sz w:val="24"/>
          <w:szCs w:val="24"/>
        </w:rPr>
        <w:t>ALIAS no salience</w:t>
      </w:r>
      <w:r w:rsidRPr="00427608">
        <w:rPr>
          <w:rFonts w:ascii="Times New Roman" w:hAnsi="Times New Roman" w:cs="Times New Roman"/>
          <w:i w:val="0"/>
          <w:iCs w:val="0"/>
          <w:color w:val="000000" w:themeColor="text1"/>
          <w:sz w:val="24"/>
          <w:szCs w:val="24"/>
        </w:rPr>
        <w:t xml:space="preserve"> (right panel).</w:t>
      </w:r>
    </w:p>
    <w:p w14:paraId="4289A654" w14:textId="77777777" w:rsidR="00A15CEA" w:rsidRDefault="00A15CEA" w:rsidP="001B653D">
      <w:pPr>
        <w:spacing w:line="480" w:lineRule="auto"/>
        <w:ind w:firstLine="720"/>
        <w:contextualSpacing/>
        <w:rPr>
          <w:ins w:id="2623" w:author="Benton, Deon" w:date="2026-04-11T16:13:00Z" w16du:dateUtc="2026-04-11T21:13:00Z"/>
          <w:rFonts w:ascii="Times New Roman" w:hAnsi="Times New Roman" w:cs="Times New Roman"/>
        </w:rPr>
      </w:pPr>
    </w:p>
    <w:p w14:paraId="4530F414" w14:textId="6D6403DF" w:rsidR="003C63D0" w:rsidRDefault="002A277E" w:rsidP="001B653D">
      <w:pPr>
        <w:spacing w:line="480" w:lineRule="auto"/>
        <w:ind w:firstLine="720"/>
        <w:contextualSpacing/>
        <w:rPr>
          <w:ins w:id="2624" w:author="Benton, Deon" w:date="2026-04-12T12:43:00Z" w16du:dateUtc="2026-04-12T17:43:00Z"/>
          <w:rFonts w:ascii="Times New Roman" w:hAnsi="Times New Roman" w:cs="Times New Roman"/>
        </w:rPr>
      </w:pPr>
      <w:ins w:id="2625" w:author="Benton, Deon" w:date="2026-04-11T14:50:00Z" w16du:dateUtc="2026-04-11T19:50:00Z">
        <w:r>
          <w:rPr>
            <w:rFonts w:ascii="Times New Roman" w:hAnsi="Times New Roman" w:cs="Times New Roman"/>
          </w:rPr>
          <w:t xml:space="preserve">This way of implementing salience meant that </w:t>
        </w:r>
      </w:ins>
      <w:ins w:id="2626" w:author="Benton, Deon" w:date="2026-04-11T14:51:00Z" w16du:dateUtc="2026-04-11T19:51:00Z">
        <w:r w:rsidR="003C1CC1">
          <w:rPr>
            <w:rFonts w:ascii="Times New Roman" w:hAnsi="Times New Roman" w:cs="Times New Roman"/>
          </w:rPr>
          <w:t xml:space="preserve">any association </w:t>
        </w:r>
      </w:ins>
      <w:ins w:id="2627" w:author="Benton, Deon" w:date="2026-04-17T09:48:00Z" w16du:dateUtc="2026-04-17T14:48:00Z">
        <w:r w:rsidR="003B154E">
          <w:rPr>
            <w:rFonts w:ascii="Times New Roman" w:hAnsi="Times New Roman" w:cs="Times New Roman"/>
          </w:rPr>
          <w:t xml:space="preserve">that is </w:t>
        </w:r>
      </w:ins>
      <w:ins w:id="2628" w:author="Benton, Deon" w:date="2026-04-11T14:51:00Z" w16du:dateUtc="2026-04-11T19:51:00Z">
        <w:r w:rsidR="003C1CC1">
          <w:rPr>
            <w:rFonts w:ascii="Times New Roman" w:hAnsi="Times New Roman" w:cs="Times New Roman"/>
          </w:rPr>
          <w:t>esta</w:t>
        </w:r>
      </w:ins>
      <w:ins w:id="2629" w:author="Benton, Deon" w:date="2026-04-11T14:52:00Z" w16du:dateUtc="2026-04-11T19:52:00Z">
        <w:r w:rsidR="003C1CC1">
          <w:rPr>
            <w:rFonts w:ascii="Times New Roman" w:hAnsi="Times New Roman" w:cs="Times New Roman"/>
          </w:rPr>
          <w:t>blished between arced motion and obstacles</w:t>
        </w:r>
      </w:ins>
      <w:ins w:id="2630" w:author="Benton, Deon" w:date="2026-04-11T16:08:00Z" w16du:dateUtc="2026-04-11T21:08:00Z">
        <w:r w:rsidR="00BC1646">
          <w:rPr>
            <w:rFonts w:ascii="Times New Roman" w:hAnsi="Times New Roman" w:cs="Times New Roman"/>
          </w:rPr>
          <w:t xml:space="preserve"> </w:t>
        </w:r>
      </w:ins>
      <w:ins w:id="2631" w:author="Benton, Deon" w:date="2026-04-17T09:48:00Z" w16du:dateUtc="2026-04-17T14:48:00Z">
        <w:r w:rsidR="003B154E">
          <w:rPr>
            <w:rFonts w:ascii="Times New Roman" w:hAnsi="Times New Roman" w:cs="Times New Roman"/>
          </w:rPr>
          <w:t xml:space="preserve">should not only be weaker </w:t>
        </w:r>
      </w:ins>
      <w:ins w:id="2632" w:author="Benton, Deon" w:date="2026-04-11T14:52:00Z" w16du:dateUtc="2026-04-11T19:52:00Z">
        <w:r w:rsidR="003C1CC1">
          <w:rPr>
            <w:rFonts w:ascii="Times New Roman" w:hAnsi="Times New Roman" w:cs="Times New Roman"/>
          </w:rPr>
          <w:t xml:space="preserve">for </w:t>
        </w:r>
      </w:ins>
      <w:ins w:id="2633" w:author="Benton, Deon" w:date="2026-04-11T14:50:00Z" w16du:dateUtc="2026-04-11T19:50:00Z">
        <w:r>
          <w:rPr>
            <w:rFonts w:ascii="Times New Roman" w:hAnsi="Times New Roman" w:cs="Times New Roman"/>
          </w:rPr>
          <w:t>models that implemented differential salience</w:t>
        </w:r>
      </w:ins>
      <w:ins w:id="2634" w:author="Benton, Deon" w:date="2026-04-11T14:52:00Z" w16du:dateUtc="2026-04-11T19:52:00Z">
        <w:r w:rsidR="003C1CC1">
          <w:rPr>
            <w:rFonts w:ascii="Times New Roman" w:hAnsi="Times New Roman" w:cs="Times New Roman"/>
          </w:rPr>
          <w:t xml:space="preserve"> than those that did not</w:t>
        </w:r>
      </w:ins>
      <w:ins w:id="2635" w:author="Benton, Deon" w:date="2026-04-11T16:09:00Z" w16du:dateUtc="2026-04-11T21:09:00Z">
        <w:r w:rsidR="00BC1646">
          <w:rPr>
            <w:rFonts w:ascii="Times New Roman" w:hAnsi="Times New Roman" w:cs="Times New Roman"/>
          </w:rPr>
          <w:t xml:space="preserve"> but that the models should differ in the “pattern” of looking following exposure to events that are inconsistent with </w:t>
        </w:r>
      </w:ins>
      <w:ins w:id="2636" w:author="Benton, Deon" w:date="2026-04-11T16:10:00Z" w16du:dateUtc="2026-04-11T21:10:00Z">
        <w:r w:rsidR="00BC1646">
          <w:rPr>
            <w:rFonts w:ascii="Times New Roman" w:hAnsi="Times New Roman" w:cs="Times New Roman"/>
          </w:rPr>
          <w:t xml:space="preserve">prior experience. One example of </w:t>
        </w:r>
      </w:ins>
      <w:ins w:id="2637" w:author="Benton, Deon" w:date="2026-04-11T16:11:00Z" w16du:dateUtc="2026-04-11T21:11:00Z">
        <w:r w:rsidR="00BC1646">
          <w:rPr>
            <w:rFonts w:ascii="Times New Roman" w:hAnsi="Times New Roman" w:cs="Times New Roman"/>
          </w:rPr>
          <w:t xml:space="preserve">such an </w:t>
        </w:r>
        <w:r w:rsidR="00BC1646">
          <w:rPr>
            <w:rFonts w:ascii="Times New Roman" w:hAnsi="Times New Roman" w:cs="Times New Roman"/>
          </w:rPr>
          <w:lastRenderedPageBreak/>
          <w:t>event is that</w:t>
        </w:r>
      </w:ins>
      <w:ins w:id="2638" w:author="Benton, Deon" w:date="2026-04-11T16:10:00Z" w16du:dateUtc="2026-04-11T21:10:00Z">
        <w:r w:rsidR="00BC1646">
          <w:rPr>
            <w:rFonts w:ascii="Times New Roman" w:hAnsi="Times New Roman" w:cs="Times New Roman"/>
          </w:rPr>
          <w:t xml:space="preserve"> shown to networks in the Control condition</w:t>
        </w:r>
      </w:ins>
      <w:ins w:id="2639" w:author="Benton, Deon" w:date="2026-04-11T16:11:00Z" w16du:dateUtc="2026-04-11T21:11:00Z">
        <w:r w:rsidR="00BC1646">
          <w:rPr>
            <w:rFonts w:ascii="Times New Roman" w:hAnsi="Times New Roman" w:cs="Times New Roman"/>
          </w:rPr>
          <w:t>, in which objects mov</w:t>
        </w:r>
      </w:ins>
      <w:ins w:id="2640" w:author="Benton, Deon" w:date="2026-04-11T16:12:00Z" w16du:dateUtc="2026-04-11T21:12:00Z">
        <w:r w:rsidR="00BC1646">
          <w:rPr>
            <w:rFonts w:ascii="Times New Roman" w:hAnsi="Times New Roman" w:cs="Times New Roman"/>
          </w:rPr>
          <w:t>e horizontally along a</w:t>
        </w:r>
      </w:ins>
      <w:ins w:id="2641" w:author="Benton, Deon" w:date="2026-04-12T12:42:00Z" w16du:dateUtc="2026-04-12T17:42:00Z">
        <w:r w:rsidR="00A15CEA">
          <w:rPr>
            <w:rFonts w:ascii="Times New Roman" w:hAnsi="Times New Roman" w:cs="Times New Roman"/>
          </w:rPr>
          <w:t>n</w:t>
        </w:r>
      </w:ins>
      <w:ins w:id="2642" w:author="Benton, Deon" w:date="2026-04-11T16:12:00Z" w16du:dateUtc="2026-04-11T21:12:00Z">
        <w:r w:rsidR="00BC1646">
          <w:rPr>
            <w:rFonts w:ascii="Times New Roman" w:hAnsi="Times New Roman" w:cs="Times New Roman"/>
          </w:rPr>
          <w:t xml:space="preserve"> arced path </w:t>
        </w:r>
      </w:ins>
      <w:ins w:id="2643" w:author="Benton, Deon" w:date="2026-04-12T12:42:00Z" w16du:dateUtc="2026-04-12T17:42:00Z">
        <w:r w:rsidR="00A15CEA">
          <w:rPr>
            <w:rFonts w:ascii="Times New Roman" w:hAnsi="Times New Roman" w:cs="Times New Roman"/>
          </w:rPr>
          <w:t>and over a barrier</w:t>
        </w:r>
      </w:ins>
      <w:ins w:id="2644" w:author="Benton, Deon" w:date="2026-04-11T16:12:00Z" w16du:dateUtc="2026-04-11T21:12:00Z">
        <w:r w:rsidR="00BC1646">
          <w:rPr>
            <w:rFonts w:ascii="Times New Roman" w:hAnsi="Times New Roman" w:cs="Times New Roman"/>
          </w:rPr>
          <w:t>. This</w:t>
        </w:r>
      </w:ins>
      <w:ins w:id="2645" w:author="Benton, Deon" w:date="2026-04-12T12:40:00Z" w16du:dateUtc="2026-04-12T17:40:00Z">
        <w:r w:rsidR="00A15CEA">
          <w:rPr>
            <w:rFonts w:ascii="Times New Roman" w:hAnsi="Times New Roman" w:cs="Times New Roman"/>
          </w:rPr>
          <w:t xml:space="preserve"> barrier-motion information</w:t>
        </w:r>
      </w:ins>
      <w:ins w:id="2646" w:author="Benton, Deon" w:date="2026-04-11T16:12:00Z" w16du:dateUtc="2026-04-11T21:12:00Z">
        <w:r w:rsidR="00BC1646">
          <w:rPr>
            <w:rFonts w:ascii="Times New Roman" w:hAnsi="Times New Roman" w:cs="Times New Roman"/>
          </w:rPr>
          <w:t xml:space="preserve"> event contrasts with</w:t>
        </w:r>
      </w:ins>
      <w:ins w:id="2647" w:author="Benton, Deon" w:date="2026-04-16T22:48:00Z" w16du:dateUtc="2026-04-17T03:48:00Z">
        <w:r w:rsidR="00703391">
          <w:rPr>
            <w:rFonts w:ascii="Times New Roman" w:hAnsi="Times New Roman" w:cs="Times New Roman"/>
          </w:rPr>
          <w:t xml:space="preserve"> that</w:t>
        </w:r>
      </w:ins>
      <w:ins w:id="2648" w:author="Benton, Deon" w:date="2026-04-12T11:46:00Z" w16du:dateUtc="2026-04-12T16:46:00Z">
        <w:r w:rsidR="00FC4725">
          <w:rPr>
            <w:rFonts w:ascii="Times New Roman" w:hAnsi="Times New Roman" w:cs="Times New Roman"/>
          </w:rPr>
          <w:t xml:space="preserve"> encountered during</w:t>
        </w:r>
      </w:ins>
      <w:ins w:id="2649" w:author="Benton, Deon" w:date="2026-04-11T16:13:00Z" w16du:dateUtc="2026-04-11T21:13:00Z">
        <w:r w:rsidR="00BC1646">
          <w:rPr>
            <w:rFonts w:ascii="Times New Roman" w:hAnsi="Times New Roman" w:cs="Times New Roman"/>
          </w:rPr>
          <w:t xml:space="preserve"> </w:t>
        </w:r>
      </w:ins>
      <w:ins w:id="2650" w:author="Benton, Deon" w:date="2026-04-12T11:48:00Z" w16du:dateUtc="2026-04-12T16:48:00Z">
        <w:r w:rsidR="00FC4725">
          <w:rPr>
            <w:rFonts w:ascii="Times New Roman" w:hAnsi="Times New Roman" w:cs="Times New Roman"/>
          </w:rPr>
          <w:t>pretraining; networks learned that</w:t>
        </w:r>
      </w:ins>
      <w:ins w:id="2651" w:author="Benton, Deon" w:date="2026-04-11T16:13:00Z" w16du:dateUtc="2026-04-11T21:13:00Z">
        <w:r w:rsidR="00BC1646">
          <w:rPr>
            <w:rFonts w:ascii="Times New Roman" w:hAnsi="Times New Roman" w:cs="Times New Roman"/>
          </w:rPr>
          <w:t xml:space="preserve"> arced motion occurs over rather than besides obstacles</w:t>
        </w:r>
      </w:ins>
      <w:ins w:id="2652" w:author="Benton, Deon" w:date="2026-04-12T11:48:00Z" w16du:dateUtc="2026-04-12T16:48:00Z">
        <w:r w:rsidR="00FC4725">
          <w:rPr>
            <w:rFonts w:ascii="Times New Roman" w:hAnsi="Times New Roman" w:cs="Times New Roman"/>
          </w:rPr>
          <w:t xml:space="preserve"> </w:t>
        </w:r>
      </w:ins>
      <w:ins w:id="2653" w:author="Benton, Deon" w:date="2026-04-12T11:49:00Z" w16du:dateUtc="2026-04-12T16:49:00Z">
        <w:r w:rsidR="00FC4725">
          <w:rPr>
            <w:rFonts w:ascii="Times New Roman" w:hAnsi="Times New Roman" w:cs="Times New Roman"/>
          </w:rPr>
          <w:t>during that phase</w:t>
        </w:r>
      </w:ins>
      <w:ins w:id="2654" w:author="Benton, Deon" w:date="2026-04-11T16:11:00Z" w16du:dateUtc="2026-04-11T21:11:00Z">
        <w:r w:rsidR="00BC1646">
          <w:rPr>
            <w:rFonts w:ascii="Times New Roman" w:hAnsi="Times New Roman" w:cs="Times New Roman"/>
          </w:rPr>
          <w:t>.</w:t>
        </w:r>
      </w:ins>
      <w:ins w:id="2655" w:author="Benton, Deon" w:date="2026-04-11T16:15:00Z" w16du:dateUtc="2026-04-11T21:15:00Z">
        <w:r w:rsidR="00BC1646">
          <w:rPr>
            <w:rFonts w:ascii="Times New Roman" w:hAnsi="Times New Roman" w:cs="Times New Roman"/>
          </w:rPr>
          <w:t xml:space="preserve"> Because there is nothing that prevents networks that lack differential salience </w:t>
        </w:r>
      </w:ins>
      <w:ins w:id="2656" w:author="Benton, Deon" w:date="2026-04-16T22:49:00Z" w16du:dateUtc="2026-04-17T03:49:00Z">
        <w:r w:rsidR="00703391">
          <w:rPr>
            <w:rFonts w:ascii="Times New Roman" w:hAnsi="Times New Roman" w:cs="Times New Roman"/>
          </w:rPr>
          <w:t>from forming</w:t>
        </w:r>
      </w:ins>
      <w:ins w:id="2657" w:author="Benton, Deon" w:date="2026-04-11T16:15:00Z" w16du:dateUtc="2026-04-11T21:15:00Z">
        <w:r w:rsidR="00BC1646">
          <w:rPr>
            <w:rFonts w:ascii="Times New Roman" w:hAnsi="Times New Roman" w:cs="Times New Roman"/>
          </w:rPr>
          <w:t xml:space="preserve"> robust association</w:t>
        </w:r>
      </w:ins>
      <w:ins w:id="2658" w:author="Benton, Deon" w:date="2026-04-11T16:19:00Z" w16du:dateUtc="2026-04-11T21:19:00Z">
        <w:r w:rsidR="009C1A93">
          <w:rPr>
            <w:rFonts w:ascii="Times New Roman" w:hAnsi="Times New Roman" w:cs="Times New Roman"/>
          </w:rPr>
          <w:t>s</w:t>
        </w:r>
      </w:ins>
      <w:ins w:id="2659" w:author="Benton, Deon" w:date="2026-04-11T16:15:00Z" w16du:dateUtc="2026-04-11T21:15:00Z">
        <w:r w:rsidR="00BC1646">
          <w:rPr>
            <w:rFonts w:ascii="Times New Roman" w:hAnsi="Times New Roman" w:cs="Times New Roman"/>
          </w:rPr>
          <w:t xml:space="preserve"> between </w:t>
        </w:r>
      </w:ins>
      <w:ins w:id="2660" w:author="Benton, Deon" w:date="2026-04-11T16:16:00Z" w16du:dateUtc="2026-04-11T21:16:00Z">
        <w:r w:rsidR="00BC1646">
          <w:rPr>
            <w:rFonts w:ascii="Times New Roman" w:hAnsi="Times New Roman" w:cs="Times New Roman"/>
          </w:rPr>
          <w:t>arced motion and peripherally located barriers</w:t>
        </w:r>
      </w:ins>
      <w:ins w:id="2661" w:author="Benton, Deon" w:date="2026-04-11T16:15:00Z" w16du:dateUtc="2026-04-11T21:15:00Z">
        <w:r w:rsidR="00BC1646">
          <w:rPr>
            <w:rFonts w:ascii="Times New Roman" w:hAnsi="Times New Roman" w:cs="Times New Roman"/>
          </w:rPr>
          <w:t>,</w:t>
        </w:r>
      </w:ins>
      <w:ins w:id="2662" w:author="Benton, Deon" w:date="2026-04-11T16:17:00Z" w16du:dateUtc="2026-04-11T21:17:00Z">
        <w:r w:rsidR="00BC1646">
          <w:rPr>
            <w:rFonts w:ascii="Times New Roman" w:hAnsi="Times New Roman" w:cs="Times New Roman"/>
          </w:rPr>
          <w:t xml:space="preserve"> these</w:t>
        </w:r>
      </w:ins>
      <w:ins w:id="2663" w:author="Benton, Deon" w:date="2026-04-11T16:15:00Z" w16du:dateUtc="2026-04-11T21:15:00Z">
        <w:r w:rsidR="00BC1646">
          <w:rPr>
            <w:rFonts w:ascii="Times New Roman" w:hAnsi="Times New Roman" w:cs="Times New Roman"/>
          </w:rPr>
          <w:t xml:space="preserve"> </w:t>
        </w:r>
      </w:ins>
      <w:ins w:id="2664" w:author="Benton, Deon" w:date="2026-04-11T16:16:00Z" w16du:dateUtc="2026-04-11T21:16:00Z">
        <w:r w:rsidR="00BC1646">
          <w:rPr>
            <w:rFonts w:ascii="Times New Roman" w:hAnsi="Times New Roman" w:cs="Times New Roman"/>
          </w:rPr>
          <w:t xml:space="preserve">networks will </w:t>
        </w:r>
      </w:ins>
      <w:ins w:id="2665" w:author="Benton, Deon" w:date="2026-04-11T16:17:00Z" w16du:dateUtc="2026-04-11T21:17:00Z">
        <w:r w:rsidR="00BC1646">
          <w:rPr>
            <w:rFonts w:ascii="Times New Roman" w:hAnsi="Times New Roman" w:cs="Times New Roman"/>
          </w:rPr>
          <w:t xml:space="preserve">readily associate </w:t>
        </w:r>
      </w:ins>
      <w:ins w:id="2666" w:author="Benton, Deon" w:date="2026-04-11T16:20:00Z" w16du:dateUtc="2026-04-11T21:20:00Z">
        <w:r w:rsidR="009C1A93">
          <w:rPr>
            <w:rFonts w:ascii="Times New Roman" w:hAnsi="Times New Roman" w:cs="Times New Roman"/>
          </w:rPr>
          <w:t>them</w:t>
        </w:r>
      </w:ins>
      <w:ins w:id="2667" w:author="Benton, Deon" w:date="2026-04-11T16:17:00Z" w16du:dateUtc="2026-04-11T21:17:00Z">
        <w:r w:rsidR="00BC1646">
          <w:rPr>
            <w:rFonts w:ascii="Times New Roman" w:hAnsi="Times New Roman" w:cs="Times New Roman"/>
          </w:rPr>
          <w:t xml:space="preserve"> irrespective of their relative spatial </w:t>
        </w:r>
      </w:ins>
      <w:ins w:id="2668" w:author="Benton, Deon" w:date="2026-04-16T22:49:00Z" w16du:dateUtc="2026-04-17T03:49:00Z">
        <w:r w:rsidR="005421AE">
          <w:rPr>
            <w:rFonts w:ascii="Times New Roman" w:hAnsi="Times New Roman" w:cs="Times New Roman"/>
          </w:rPr>
          <w:t>positions</w:t>
        </w:r>
      </w:ins>
      <w:ins w:id="2669" w:author="Benton, Deon" w:date="2026-04-11T16:17:00Z" w16du:dateUtc="2026-04-11T21:17:00Z">
        <w:r w:rsidR="00BC1646">
          <w:rPr>
            <w:rFonts w:ascii="Times New Roman" w:hAnsi="Times New Roman" w:cs="Times New Roman"/>
          </w:rPr>
          <w:t xml:space="preserve">. </w:t>
        </w:r>
      </w:ins>
      <w:ins w:id="2670" w:author="Benton, Deon" w:date="2026-04-11T18:50:00Z" w16du:dateUtc="2026-04-11T23:50:00Z">
        <w:r w:rsidR="000263C1">
          <w:rPr>
            <w:rFonts w:ascii="Times New Roman" w:hAnsi="Times New Roman" w:cs="Times New Roman"/>
          </w:rPr>
          <w:t>Yet</w:t>
        </w:r>
      </w:ins>
      <w:ins w:id="2671" w:author="Benton, Deon" w:date="2026-04-11T16:18:00Z" w16du:dateUtc="2026-04-11T21:18:00Z">
        <w:r w:rsidR="009C1A93">
          <w:rPr>
            <w:rFonts w:ascii="Times New Roman" w:hAnsi="Times New Roman" w:cs="Times New Roman"/>
          </w:rPr>
          <w:t xml:space="preserve">, </w:t>
        </w:r>
      </w:ins>
      <w:ins w:id="2672" w:author="Benton, Deon" w:date="2026-04-11T16:20:00Z" w16du:dateUtc="2026-04-11T21:20:00Z">
        <w:r w:rsidR="009C1A93">
          <w:rPr>
            <w:rFonts w:ascii="Times New Roman" w:hAnsi="Times New Roman" w:cs="Times New Roman"/>
          </w:rPr>
          <w:t>because</w:t>
        </w:r>
      </w:ins>
      <w:ins w:id="2673" w:author="Benton, Deon" w:date="2026-04-11T16:21:00Z" w16du:dateUtc="2026-04-11T21:21:00Z">
        <w:r w:rsidR="009C1A93">
          <w:rPr>
            <w:rFonts w:ascii="Times New Roman" w:hAnsi="Times New Roman" w:cs="Times New Roman"/>
          </w:rPr>
          <w:t xml:space="preserve"> </w:t>
        </w:r>
      </w:ins>
      <w:ins w:id="2674" w:author="Benton, Deon" w:date="2026-04-11T16:20:00Z" w16du:dateUtc="2026-04-11T21:20:00Z">
        <w:r w:rsidR="009C1A93">
          <w:rPr>
            <w:rFonts w:ascii="Times New Roman" w:hAnsi="Times New Roman" w:cs="Times New Roman"/>
          </w:rPr>
          <w:t xml:space="preserve">such </w:t>
        </w:r>
      </w:ins>
      <w:ins w:id="2675" w:author="Benton, Deon" w:date="2026-04-11T16:23:00Z" w16du:dateUtc="2026-04-11T21:23:00Z">
        <w:r w:rsidR="009C1A93">
          <w:rPr>
            <w:rFonts w:ascii="Times New Roman" w:hAnsi="Times New Roman" w:cs="Times New Roman"/>
          </w:rPr>
          <w:t>l</w:t>
        </w:r>
      </w:ins>
      <w:ins w:id="2676" w:author="Benton, Deon" w:date="2026-04-11T16:20:00Z" w16du:dateUtc="2026-04-11T21:20:00Z">
        <w:r w:rsidR="009C1A93">
          <w:rPr>
            <w:rFonts w:ascii="Times New Roman" w:hAnsi="Times New Roman" w:cs="Times New Roman"/>
          </w:rPr>
          <w:t xml:space="preserve">earning </w:t>
        </w:r>
      </w:ins>
      <w:ins w:id="2677" w:author="Benton, Deon" w:date="2026-04-11T16:21:00Z" w16du:dateUtc="2026-04-11T21:21:00Z">
        <w:r w:rsidR="009C1A93">
          <w:rPr>
            <w:rFonts w:ascii="Times New Roman" w:hAnsi="Times New Roman" w:cs="Times New Roman"/>
          </w:rPr>
          <w:t xml:space="preserve">involves </w:t>
        </w:r>
      </w:ins>
      <w:ins w:id="2678" w:author="Benton, Deon" w:date="2026-04-11T18:50:00Z" w16du:dateUtc="2026-04-11T23:50:00Z">
        <w:r w:rsidR="000263C1">
          <w:rPr>
            <w:rFonts w:ascii="Times New Roman" w:hAnsi="Times New Roman" w:cs="Times New Roman"/>
          </w:rPr>
          <w:t>modifying the very</w:t>
        </w:r>
      </w:ins>
      <w:ins w:id="2679" w:author="Benton, Deon" w:date="2026-04-11T16:21:00Z" w16du:dateUtc="2026-04-11T21:21:00Z">
        <w:r w:rsidR="009C1A93">
          <w:rPr>
            <w:rFonts w:ascii="Times New Roman" w:hAnsi="Times New Roman" w:cs="Times New Roman"/>
          </w:rPr>
          <w:t xml:space="preserve"> same set of connections </w:t>
        </w:r>
      </w:ins>
      <w:ins w:id="2680" w:author="Benton, Deon" w:date="2026-04-11T18:50:00Z" w16du:dateUtc="2026-04-11T23:50:00Z">
        <w:r w:rsidR="000263C1">
          <w:rPr>
            <w:rFonts w:ascii="Times New Roman" w:hAnsi="Times New Roman" w:cs="Times New Roman"/>
          </w:rPr>
          <w:t xml:space="preserve">that embody </w:t>
        </w:r>
      </w:ins>
      <w:ins w:id="2681" w:author="Benton, Deon" w:date="2026-04-11T16:22:00Z" w16du:dateUtc="2026-04-11T21:22:00Z">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w:t>
        </w:r>
      </w:ins>
      <w:ins w:id="2682" w:author="Benton, Deon" w:date="2026-04-11T16:19:00Z" w16du:dateUtc="2026-04-11T21:19:00Z">
        <w:r w:rsidR="009C1A93">
          <w:rPr>
            <w:rFonts w:ascii="Times New Roman" w:hAnsi="Times New Roman" w:cs="Times New Roman"/>
          </w:rPr>
          <w:t xml:space="preserve"> </w:t>
        </w:r>
      </w:ins>
      <w:ins w:id="2683" w:author="Benton, Deon" w:date="2026-04-11T18:59:00Z" w16du:dateUtc="2026-04-11T23:59:00Z">
        <w:r w:rsidR="00C02720">
          <w:rPr>
            <w:rFonts w:ascii="Times New Roman" w:hAnsi="Times New Roman" w:cs="Times New Roman"/>
          </w:rPr>
          <w:t>the new</w:t>
        </w:r>
      </w:ins>
      <w:ins w:id="2684" w:author="Benton, Deon" w:date="2026-04-11T22:31:00Z" w16du:dateUtc="2026-04-12T03:31:00Z">
        <w:r w:rsidR="004054B0">
          <w:rPr>
            <w:rFonts w:ascii="Times New Roman" w:hAnsi="Times New Roman" w:cs="Times New Roman"/>
          </w:rPr>
          <w:t xml:space="preserve"> information presented to the model during habituation </w:t>
        </w:r>
      </w:ins>
      <w:ins w:id="2685" w:author="Benton, Deon" w:date="2026-04-11T18:59:00Z" w16du:dateUtc="2026-04-11T23:59:00Z">
        <w:r w:rsidR="00C02720">
          <w:rPr>
            <w:rFonts w:ascii="Times New Roman" w:hAnsi="Times New Roman" w:cs="Times New Roman"/>
          </w:rPr>
          <w:t>will be learned at the expense of the</w:t>
        </w:r>
      </w:ins>
      <w:ins w:id="2686" w:author="Benton, Deon" w:date="2026-04-12T11:44:00Z" w16du:dateUtc="2026-04-12T16:44:00Z">
        <w:r w:rsidR="00B760E3">
          <w:rPr>
            <w:rFonts w:ascii="Times New Roman" w:hAnsi="Times New Roman" w:cs="Times New Roman"/>
          </w:rPr>
          <w:t xml:space="preserve"> barrier-motion</w:t>
        </w:r>
      </w:ins>
      <w:ins w:id="2687" w:author="Benton, Deon" w:date="2026-04-11T18:59:00Z" w16du:dateUtc="2026-04-11T23:59:00Z">
        <w:r w:rsidR="00C02720">
          <w:rPr>
            <w:rFonts w:ascii="Times New Roman" w:hAnsi="Times New Roman" w:cs="Times New Roman"/>
          </w:rPr>
          <w:t xml:space="preserve"> </w:t>
        </w:r>
      </w:ins>
      <w:ins w:id="2688" w:author="Benton, Deon" w:date="2026-04-11T22:31:00Z" w16du:dateUtc="2026-04-12T03:31:00Z">
        <w:r w:rsidR="004054B0">
          <w:rPr>
            <w:rFonts w:ascii="Times New Roman" w:hAnsi="Times New Roman" w:cs="Times New Roman"/>
          </w:rPr>
          <w:t>inform</w:t>
        </w:r>
      </w:ins>
      <w:ins w:id="2689" w:author="Benton, Deon" w:date="2026-04-11T22:32:00Z" w16du:dateUtc="2026-04-12T03:32:00Z">
        <w:r w:rsidR="004054B0">
          <w:rPr>
            <w:rFonts w:ascii="Times New Roman" w:hAnsi="Times New Roman" w:cs="Times New Roman"/>
          </w:rPr>
          <w:t>ation encountered</w:t>
        </w:r>
      </w:ins>
      <w:ins w:id="2690" w:author="Benton, Deon" w:date="2026-04-12T11:44:00Z" w16du:dateUtc="2026-04-12T16:44:00Z">
        <w:r w:rsidR="00B760E3">
          <w:rPr>
            <w:rFonts w:ascii="Times New Roman" w:hAnsi="Times New Roman" w:cs="Times New Roman"/>
          </w:rPr>
          <w:t>—and learned—</w:t>
        </w:r>
      </w:ins>
      <w:ins w:id="2691" w:author="Benton, Deon" w:date="2026-04-11T22:32:00Z" w16du:dateUtc="2026-04-12T03:32:00Z">
        <w:r w:rsidR="004054B0">
          <w:rPr>
            <w:rFonts w:ascii="Times New Roman" w:hAnsi="Times New Roman" w:cs="Times New Roman"/>
          </w:rPr>
          <w:t>during pretraining</w:t>
        </w:r>
      </w:ins>
      <w:ins w:id="2692" w:author="Benton, Deon" w:date="2026-04-12T11:51:00Z" w16du:dateUtc="2026-04-12T16:51:00Z">
        <w:r w:rsidR="006B585C">
          <w:rPr>
            <w:rFonts w:ascii="Times New Roman" w:hAnsi="Times New Roman" w:cs="Times New Roman"/>
          </w:rPr>
          <w:t xml:space="preserve">; that is, some amount of the barrier-motion information that was acquired during the pretraining phase </w:t>
        </w:r>
      </w:ins>
      <w:ins w:id="2693" w:author="Benton, Deon" w:date="2026-04-12T11:52:00Z" w16du:dateUtc="2026-04-12T16:52:00Z">
        <w:r w:rsidR="006B585C">
          <w:rPr>
            <w:rFonts w:ascii="Times New Roman" w:hAnsi="Times New Roman" w:cs="Times New Roman"/>
          </w:rPr>
          <w:t>will be unlearned during habituation</w:t>
        </w:r>
      </w:ins>
      <w:ins w:id="2694" w:author="Benton, Deon" w:date="2026-04-11T18:59:00Z" w16du:dateUtc="2026-04-11T23:59:00Z">
        <w:r w:rsidR="00C02720">
          <w:rPr>
            <w:rFonts w:ascii="Times New Roman" w:hAnsi="Times New Roman" w:cs="Times New Roman"/>
          </w:rPr>
          <w:t xml:space="preserve">. </w:t>
        </w:r>
      </w:ins>
    </w:p>
    <w:p w14:paraId="7C84D693" w14:textId="03EBD28E" w:rsidR="0023417E" w:rsidRPr="006E1736" w:rsidDel="006E1736" w:rsidRDefault="003C63D0" w:rsidP="006E1736">
      <w:pPr>
        <w:spacing w:line="480" w:lineRule="auto"/>
        <w:ind w:firstLine="720"/>
        <w:contextualSpacing/>
        <w:rPr>
          <w:del w:id="2695" w:author="Benton, Deon" w:date="2026-04-17T10:56:00Z" w16du:dateUtc="2026-04-17T15:56:00Z"/>
          <w:rFonts w:ascii="Times New Roman" w:hAnsi="Times New Roman" w:cs="Times New Roman"/>
          <w:i/>
          <w:iCs/>
          <w:rPrChange w:id="2696" w:author="Benton, Deon" w:date="2026-04-17T10:56:00Z" w16du:dateUtc="2026-04-17T15:56:00Z">
            <w:rPr>
              <w:del w:id="2697" w:author="Benton, Deon" w:date="2026-04-17T10:56:00Z" w16du:dateUtc="2026-04-17T15:56:00Z"/>
              <w:rFonts w:ascii="Times New Roman" w:hAnsi="Times New Roman" w:cs="Times New Roman"/>
            </w:rPr>
          </w:rPrChange>
        </w:rPr>
      </w:pPr>
      <w:ins w:id="2698" w:author="Benton, Deon" w:date="2026-04-12T12:43:00Z" w16du:dateUtc="2026-04-12T17:43:00Z">
        <w:r>
          <w:rPr>
            <w:rFonts w:ascii="Times New Roman" w:hAnsi="Times New Roman" w:cs="Times New Roman"/>
          </w:rPr>
          <w:t>Crucially</w:t>
        </w:r>
      </w:ins>
      <w:ins w:id="2699" w:author="Benton, Deon" w:date="2026-04-12T11:52:00Z" w16du:dateUtc="2026-04-12T16:52:00Z">
        <w:r w:rsidR="006B585C">
          <w:rPr>
            <w:rFonts w:ascii="Times New Roman" w:hAnsi="Times New Roman" w:cs="Times New Roman"/>
          </w:rPr>
          <w:t>, because t</w:t>
        </w:r>
      </w:ins>
      <w:ins w:id="2700" w:author="Benton, Deon" w:date="2026-04-11T18:59:00Z" w16du:dateUtc="2026-04-11T23:59:00Z">
        <w:r w:rsidR="00C02720">
          <w:rPr>
            <w:rFonts w:ascii="Times New Roman" w:hAnsi="Times New Roman" w:cs="Times New Roman"/>
          </w:rPr>
          <w:t>he length of the habituat</w:t>
        </w:r>
      </w:ins>
      <w:ins w:id="2701" w:author="Benton, Deon" w:date="2026-04-11T19:00:00Z" w16du:dateUtc="2026-04-12T00:00:00Z">
        <w:r w:rsidR="00C02720">
          <w:rPr>
            <w:rFonts w:ascii="Times New Roman" w:hAnsi="Times New Roman" w:cs="Times New Roman"/>
          </w:rPr>
          <w:t xml:space="preserve">ion phase is necessarily shorter than the </w:t>
        </w:r>
      </w:ins>
      <w:ins w:id="2702" w:author="Benton, Deon" w:date="2026-04-12T11:53:00Z" w16du:dateUtc="2026-04-12T16:53:00Z">
        <w:r w:rsidR="006B585C">
          <w:rPr>
            <w:rFonts w:ascii="Times New Roman" w:hAnsi="Times New Roman" w:cs="Times New Roman"/>
          </w:rPr>
          <w:t>p</w:t>
        </w:r>
      </w:ins>
      <w:ins w:id="2703" w:author="Benton, Deon" w:date="2026-04-11T19:00:00Z" w16du:dateUtc="2026-04-12T00:00:00Z">
        <w:r w:rsidR="00C02720">
          <w:rPr>
            <w:rFonts w:ascii="Times New Roman" w:hAnsi="Times New Roman" w:cs="Times New Roman"/>
          </w:rPr>
          <w:t>retraining phase</w:t>
        </w:r>
      </w:ins>
      <w:ins w:id="2704" w:author="Benton, Deon" w:date="2026-04-16T22:50:00Z" w16du:dateUtc="2026-04-17T03:50:00Z">
        <w:r w:rsidR="005421AE">
          <w:rPr>
            <w:rFonts w:ascii="Times New Roman" w:hAnsi="Times New Roman" w:cs="Times New Roman"/>
          </w:rPr>
          <w:t xml:space="preserve"> and </w:t>
        </w:r>
      </w:ins>
      <w:ins w:id="2705" w:author="Benton, Deon" w:date="2026-04-17T09:51:00Z" w16du:dateUtc="2026-04-17T14:51:00Z">
        <w:r w:rsidR="00026822">
          <w:rPr>
            <w:rFonts w:ascii="Times New Roman" w:hAnsi="Times New Roman" w:cs="Times New Roman"/>
          </w:rPr>
          <w:t>the barrier-motion information presented during habituation conflicts with that encountered during pretraining</w:t>
        </w:r>
      </w:ins>
      <w:ins w:id="2706" w:author="Benton, Deon" w:date="2026-04-11T19:00:00Z" w16du:dateUtc="2026-04-12T00:00:00Z">
        <w:r w:rsidR="00C02720">
          <w:rPr>
            <w:rFonts w:ascii="Times New Roman" w:hAnsi="Times New Roman" w:cs="Times New Roman"/>
          </w:rPr>
          <w:t>, the association that is established</w:t>
        </w:r>
      </w:ins>
      <w:ins w:id="2707" w:author="Benton, Deon" w:date="2026-04-12T12:37:00Z" w16du:dateUtc="2026-04-12T17:37:00Z">
        <w:r w:rsidR="00A15CEA">
          <w:rPr>
            <w:rFonts w:ascii="Times New Roman" w:hAnsi="Times New Roman" w:cs="Times New Roman"/>
          </w:rPr>
          <w:t xml:space="preserve"> between obstacles and arced motion</w:t>
        </w:r>
      </w:ins>
      <w:ins w:id="2708" w:author="Benton, Deon" w:date="2026-04-11T19:00:00Z" w16du:dateUtc="2026-04-12T00:00:00Z">
        <w:r w:rsidR="00C02720">
          <w:rPr>
            <w:rFonts w:ascii="Times New Roman" w:hAnsi="Times New Roman" w:cs="Times New Roman"/>
          </w:rPr>
          <w:t xml:space="preserve"> will be weaker than what it would be if t</w:t>
        </w:r>
      </w:ins>
      <w:ins w:id="2709" w:author="Benton, Deon" w:date="2026-04-12T11:54:00Z" w16du:dateUtc="2026-04-12T16:54:00Z">
        <w:r w:rsidR="006B585C">
          <w:rPr>
            <w:rFonts w:ascii="Times New Roman" w:hAnsi="Times New Roman" w:cs="Times New Roman"/>
          </w:rPr>
          <w:t>he habituation and pretraining phases were comparable lengths</w:t>
        </w:r>
      </w:ins>
      <w:ins w:id="2710" w:author="Benton, Deon" w:date="2026-04-17T09:51:00Z" w16du:dateUtc="2026-04-17T14:51:00Z">
        <w:r w:rsidR="00E14D7A">
          <w:rPr>
            <w:rFonts w:ascii="Times New Roman" w:hAnsi="Times New Roman" w:cs="Times New Roman"/>
          </w:rPr>
          <w:t xml:space="preserve"> and the information presented to networks in both phases was compatible</w:t>
        </w:r>
      </w:ins>
      <w:ins w:id="2711" w:author="Benton, Deon" w:date="2026-04-12T11:54:00Z" w16du:dateUtc="2026-04-12T16:54:00Z">
        <w:r w:rsidR="006B585C">
          <w:rPr>
            <w:rFonts w:ascii="Times New Roman" w:hAnsi="Times New Roman" w:cs="Times New Roman"/>
          </w:rPr>
          <w:t>.</w:t>
        </w:r>
      </w:ins>
      <w:ins w:id="2712" w:author="Benton, Deon" w:date="2026-04-12T11:57:00Z" w16du:dateUtc="2026-04-12T16:57:00Z">
        <w:r w:rsidR="006B585C">
          <w:rPr>
            <w:rFonts w:ascii="Times New Roman" w:hAnsi="Times New Roman" w:cs="Times New Roman"/>
          </w:rPr>
          <w:t xml:space="preserve"> </w:t>
        </w:r>
      </w:ins>
      <w:ins w:id="2713" w:author="Benton, Deon" w:date="2026-04-12T11:59:00Z" w16du:dateUtc="2026-04-12T16:59:00Z">
        <w:r w:rsidR="006B585C">
          <w:rPr>
            <w:rFonts w:ascii="Times New Roman" w:hAnsi="Times New Roman" w:cs="Times New Roman"/>
          </w:rPr>
          <w:t>What</w:t>
        </w:r>
      </w:ins>
      <w:ins w:id="2714" w:author="Benton, Deon" w:date="2026-04-12T11:57:00Z" w16du:dateUtc="2026-04-12T16:57:00Z">
        <w:r w:rsidR="006B585C">
          <w:rPr>
            <w:rFonts w:ascii="Times New Roman" w:hAnsi="Times New Roman" w:cs="Times New Roman"/>
          </w:rPr>
          <w:t xml:space="preserve"> this means for the looking behavior of networks in the Control condition during the test phase</w:t>
        </w:r>
      </w:ins>
      <w:ins w:id="2715" w:author="Benton, Deon" w:date="2026-04-12T11:59:00Z" w16du:dateUtc="2026-04-12T16:59:00Z">
        <w:r w:rsidR="006B585C">
          <w:rPr>
            <w:rFonts w:ascii="Times New Roman" w:hAnsi="Times New Roman" w:cs="Times New Roman"/>
          </w:rPr>
          <w:t xml:space="preserve"> is that the presence of one comp</w:t>
        </w:r>
      </w:ins>
      <w:ins w:id="2716" w:author="Benton, Deon" w:date="2026-04-12T12:00:00Z" w16du:dateUtc="2026-04-12T17:00:00Z">
        <w:r w:rsidR="006B585C">
          <w:rPr>
            <w:rFonts w:ascii="Times New Roman" w:hAnsi="Times New Roman" w:cs="Times New Roman"/>
          </w:rPr>
          <w:t>onent of the relation (i.e., arced motion) will not activate as strongly the representation</w:t>
        </w:r>
      </w:ins>
      <w:ins w:id="2717" w:author="Benton, Deon" w:date="2026-04-12T12:01:00Z" w16du:dateUtc="2026-04-12T17:01:00Z">
        <w:r w:rsidR="006B585C">
          <w:rPr>
            <w:rFonts w:ascii="Times New Roman" w:hAnsi="Times New Roman" w:cs="Times New Roman"/>
          </w:rPr>
          <w:t>—at the hidden layer—</w:t>
        </w:r>
      </w:ins>
      <w:ins w:id="2718" w:author="Benton, Deon" w:date="2026-04-12T12:00:00Z" w16du:dateUtc="2026-04-12T17:00:00Z">
        <w:r w:rsidR="006B585C">
          <w:rPr>
            <w:rFonts w:ascii="Times New Roman" w:hAnsi="Times New Roman" w:cs="Times New Roman"/>
          </w:rPr>
          <w:t xml:space="preserve">of the other component (i.e., obstacles). </w:t>
        </w:r>
      </w:ins>
      <w:ins w:id="2719" w:author="Benton, Deon" w:date="2026-04-17T10:16:00Z" w16du:dateUtc="2026-04-17T15:16:00Z">
        <w:r w:rsidR="00690B39">
          <w:rPr>
            <w:rFonts w:ascii="Times New Roman" w:hAnsi="Times New Roman" w:cs="Times New Roman"/>
          </w:rPr>
          <w:t>The fact that the hidden representation is reactivated</w:t>
        </w:r>
      </w:ins>
      <w:ins w:id="2720" w:author="Benton, Deon" w:date="2026-04-17T10:17:00Z" w16du:dateUtc="2026-04-17T15:17:00Z">
        <w:r w:rsidR="00690B39">
          <w:rPr>
            <w:rFonts w:ascii="Times New Roman" w:hAnsi="Times New Roman" w:cs="Times New Roman"/>
          </w:rPr>
          <w:t xml:space="preserve"> means that networks in ALIAS-2 will look longer at the Inefficient test event than at the Efficient one. Yet, because such activation is dampened means that the </w:t>
        </w:r>
      </w:ins>
      <w:ins w:id="2721" w:author="Benton, Deon" w:date="2026-04-17T10:18:00Z" w16du:dateUtc="2026-04-17T15:18:00Z">
        <w:r w:rsidR="00690B39">
          <w:rPr>
            <w:rFonts w:ascii="Times New Roman" w:hAnsi="Times New Roman" w:cs="Times New Roman"/>
          </w:rPr>
          <w:t xml:space="preserve">difference in looking to the Inefficient and Efficient test events will be smaller </w:t>
        </w:r>
      </w:ins>
      <w:ins w:id="2722" w:author="Benton, Deon" w:date="2026-04-17T10:19:00Z" w16du:dateUtc="2026-04-17T15:19:00Z">
        <w:r w:rsidR="00016D6C">
          <w:rPr>
            <w:rFonts w:ascii="Times New Roman" w:hAnsi="Times New Roman" w:cs="Times New Roman"/>
          </w:rPr>
          <w:t xml:space="preserve">for networks in the Control condition </w:t>
        </w:r>
      </w:ins>
      <w:ins w:id="2723" w:author="Benton, Deon" w:date="2026-04-17T10:18:00Z" w16du:dateUtc="2026-04-17T15:18:00Z">
        <w:r w:rsidR="00690B39">
          <w:rPr>
            <w:rFonts w:ascii="Times New Roman" w:hAnsi="Times New Roman" w:cs="Times New Roman"/>
          </w:rPr>
          <w:t xml:space="preserve">than that </w:t>
        </w:r>
      </w:ins>
      <w:ins w:id="2724" w:author="Benton, Deon" w:date="2026-04-17T10:19:00Z" w16du:dateUtc="2026-04-17T15:19:00Z">
        <w:r w:rsidR="00016D6C">
          <w:rPr>
            <w:rFonts w:ascii="Times New Roman" w:hAnsi="Times New Roman" w:cs="Times New Roman"/>
          </w:rPr>
          <w:t xml:space="preserve">for networks </w:t>
        </w:r>
      </w:ins>
      <w:ins w:id="2725" w:author="Benton, Deon" w:date="2026-04-17T10:18:00Z" w16du:dateUtc="2026-04-17T15:18:00Z">
        <w:r w:rsidR="00690B39">
          <w:rPr>
            <w:rFonts w:ascii="Times New Roman" w:hAnsi="Times New Roman" w:cs="Times New Roman"/>
          </w:rPr>
          <w:t xml:space="preserve">in the </w:t>
        </w:r>
      </w:ins>
      <w:ins w:id="2726" w:author="Benton, Deon" w:date="2026-04-17T10:19:00Z" w16du:dateUtc="2026-04-17T15:19:00Z">
        <w:r w:rsidR="00016D6C">
          <w:rPr>
            <w:rFonts w:ascii="Times New Roman" w:hAnsi="Times New Roman" w:cs="Times New Roman"/>
          </w:rPr>
          <w:t>Experimental</w:t>
        </w:r>
      </w:ins>
      <w:ins w:id="2727" w:author="Benton, Deon" w:date="2026-04-17T10:18:00Z" w16du:dateUtc="2026-04-17T15:18:00Z">
        <w:r w:rsidR="00690B39">
          <w:rPr>
            <w:rFonts w:ascii="Times New Roman" w:hAnsi="Times New Roman" w:cs="Times New Roman"/>
          </w:rPr>
          <w:t xml:space="preserve"> </w:t>
        </w:r>
        <w:r w:rsidR="00690B39">
          <w:rPr>
            <w:rFonts w:ascii="Times New Roman" w:hAnsi="Times New Roman" w:cs="Times New Roman"/>
          </w:rPr>
          <w:lastRenderedPageBreak/>
          <w:t>condition</w:t>
        </w:r>
      </w:ins>
      <w:ins w:id="2728" w:author="Benton, Deon" w:date="2026-04-17T10:20:00Z" w16du:dateUtc="2026-04-17T15:20:00Z">
        <w:r w:rsidR="00016D6C">
          <w:rPr>
            <w:rFonts w:ascii="Times New Roman" w:hAnsi="Times New Roman" w:cs="Times New Roman"/>
          </w:rPr>
          <w:t>.</w:t>
        </w:r>
      </w:ins>
      <w:ins w:id="2729" w:author="Benton, Deon" w:date="2026-04-17T10:24:00Z" w16du:dateUtc="2026-04-17T15:24:00Z">
        <w:r w:rsidR="00B51A35">
          <w:rPr>
            <w:rFonts w:ascii="Times New Roman" w:hAnsi="Times New Roman" w:cs="Times New Roman"/>
          </w:rPr>
          <w:t xml:space="preserve"> The fact that ALIAS outperformed ALIAS-2 suggests that differential salience is necessary for ALIAS to reproduce the full pattern of data. </w:t>
        </w:r>
      </w:ins>
      <w:del w:id="2730" w:author="Benton, Deon" w:date="2026-04-17T10:51:00Z" w16du:dateUtc="2026-04-17T15:51:00Z">
        <w:r w:rsidR="002B7F6C" w:rsidDel="00931151">
          <w:rPr>
            <w:rFonts w:ascii="Times New Roman" w:hAnsi="Times New Roman" w:cs="Times New Roman"/>
          </w:rPr>
          <w:delText xml:space="preserve"> </w:delText>
        </w:r>
      </w:del>
    </w:p>
    <w:p w14:paraId="30767D35" w14:textId="77777777" w:rsidR="001B653D" w:rsidRDefault="001B653D"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79427DB3" w14:textId="3D246A9A" w:rsidR="00A31190" w:rsidRPr="00700E08" w:rsidRDefault="00A31190"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7B005BD" w14:textId="18470054" w:rsidR="0074311C" w:rsidRDefault="00524642" w:rsidP="002B13EE">
      <w:pPr>
        <w:spacing w:line="480" w:lineRule="auto"/>
        <w:contextualSpacing/>
        <w:rPr>
          <w:ins w:id="2731" w:author="Benton, Deon" w:date="2026-03-26T10:50:00Z" w16du:dateUtc="2026-03-26T15:50:00Z"/>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ins w:id="2732" w:author="Benton, Deon" w:date="2026-03-26T10:49:00Z" w16du:dateUtc="2026-03-26T15:49:00Z">
        <w:r w:rsidR="0074311C">
          <w:rPr>
            <w:rFonts w:ascii="Times New Roman" w:eastAsia="Times New Roman" w:hAnsi="Times New Roman" w:cs="Times New Roman"/>
          </w:rPr>
          <w:t xml:space="preserve">three </w:t>
        </w:r>
      </w:ins>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ins w:id="2733" w:author="Benton, Deon" w:date="2026-03-26T09:42:00Z" w16du:dateUtc="2026-03-26T14:42:00Z">
        <w:r w:rsidR="00FA55F6">
          <w:rPr>
            <w:rFonts w:ascii="Times New Roman" w:eastAsia="Times New Roman" w:hAnsi="Times New Roman" w:cs="Times New Roman"/>
          </w:rPr>
          <w:t xml:space="preserve"> test</w:t>
        </w:r>
      </w:ins>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ins w:id="2734" w:author="Benton, Deon" w:date="2026-03-03T15:35:00Z" w16du:dateUtc="2026-03-03T21:35:00Z">
        <w:r w:rsidR="00C238C5">
          <w:rPr>
            <w:rFonts w:ascii="Times New Roman" w:eastAsia="Times New Roman" w:hAnsi="Times New Roman" w:cs="Times New Roman"/>
          </w:rPr>
          <w:t xml:space="preserve">infants’ </w:t>
        </w:r>
      </w:ins>
      <w:ins w:id="2735" w:author="Benton, Deon" w:date="2026-03-03T16:13:00Z" w16du:dateUtc="2026-03-03T22:13:00Z">
        <w:r w:rsidR="00C1774E">
          <w:rPr>
            <w:rFonts w:ascii="Times New Roman" w:eastAsia="Times New Roman" w:hAnsi="Times New Roman" w:cs="Times New Roman"/>
          </w:rPr>
          <w:t>performance</w:t>
        </w:r>
      </w:ins>
      <w:ins w:id="2736" w:author="Benton, Deon" w:date="2026-03-03T15:35:00Z" w16du:dateUtc="2026-03-03T21:35:00Z">
        <w:r w:rsidR="00C238C5">
          <w:rPr>
            <w:rFonts w:ascii="Times New Roman" w:eastAsia="Times New Roman" w:hAnsi="Times New Roman" w:cs="Times New Roman"/>
          </w:rPr>
          <w:t xml:space="preserve"> in </w:t>
        </w:r>
      </w:ins>
      <w:ins w:id="2737" w:author="Benton, Deon" w:date="2026-03-03T16:13:00Z" w16du:dateUtc="2026-03-03T22:13:00Z">
        <w:r w:rsidR="00110DF9">
          <w:rPr>
            <w:rFonts w:ascii="Times New Roman" w:eastAsia="Times New Roman" w:hAnsi="Times New Roman" w:cs="Times New Roman"/>
          </w:rPr>
          <w:t>action-</w:t>
        </w:r>
      </w:ins>
      <w:ins w:id="2738" w:author="Benton, Deon" w:date="2026-03-03T15:41:00Z" w16du:dateUtc="2026-03-03T21:41:00Z">
        <w:r w:rsidR="00D969E0">
          <w:rPr>
            <w:rFonts w:ascii="Times New Roman" w:eastAsia="Times New Roman" w:hAnsi="Times New Roman" w:cs="Times New Roman"/>
          </w:rPr>
          <w:t>understanding studies that use animate-like entities</w:t>
        </w:r>
      </w:ins>
      <w:ins w:id="2739" w:author="Benton, Deon" w:date="2026-03-03T15:36:00Z" w16du:dateUtc="2026-03-03T21:36:00Z">
        <w:r w:rsidR="00837327">
          <w:rPr>
            <w:rFonts w:ascii="Times New Roman" w:eastAsia="Times New Roman" w:hAnsi="Times New Roman" w:cs="Times New Roman"/>
          </w:rPr>
          <w:t xml:space="preserve"> can be explained </w:t>
        </w:r>
      </w:ins>
      <w:ins w:id="2740" w:author="Benton, Deon" w:date="2026-03-03T15:43:00Z" w16du:dateUtc="2026-03-03T21:43:00Z">
        <w:r w:rsidR="00773F36">
          <w:rPr>
            <w:rFonts w:ascii="Times New Roman" w:eastAsia="Times New Roman" w:hAnsi="Times New Roman" w:cs="Times New Roman"/>
          </w:rPr>
          <w:t>by</w:t>
        </w:r>
      </w:ins>
      <w:ins w:id="2741" w:author="Benton, Deon" w:date="2026-03-03T15:36:00Z" w16du:dateUtc="2026-03-03T21:36:00Z">
        <w:r w:rsidR="00837327">
          <w:rPr>
            <w:rFonts w:ascii="Times New Roman" w:eastAsia="Times New Roman" w:hAnsi="Times New Roman" w:cs="Times New Roman"/>
          </w:rPr>
          <w:t xml:space="preserve"> </w:t>
        </w:r>
      </w:ins>
      <w:ins w:id="2742"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2743" w:author="Benton, Deon" w:date="2026-03-03T15:42:00Z" w16du:dateUtc="2026-03-03T21:42:00Z">
        <w:r w:rsidR="00D969E0">
          <w:rPr>
            <w:rFonts w:ascii="Times New Roman" w:eastAsia="Times New Roman" w:hAnsi="Times New Roman" w:cs="Times New Roman"/>
          </w:rPr>
          <w:t>the</w:t>
        </w:r>
      </w:ins>
      <w:ins w:id="2744" w:author="Benton, Deon" w:date="2026-03-03T15:39:00Z" w16du:dateUtc="2026-03-03T21:39:00Z">
        <w:r w:rsidR="00931876">
          <w:rPr>
            <w:rFonts w:ascii="Times New Roman" w:eastAsia="Times New Roman" w:hAnsi="Times New Roman" w:cs="Times New Roman"/>
          </w:rPr>
          <w:t xml:space="preserve"> low-level, perceptually grounded</w:t>
        </w:r>
      </w:ins>
      <w:ins w:id="2745" w:author="Benton, Deon" w:date="2026-03-03T15:44:00Z" w16du:dateUtc="2026-03-03T21:44:00Z">
        <w:r w:rsidR="00773F36">
          <w:rPr>
            <w:rFonts w:ascii="Times New Roman" w:eastAsia="Times New Roman" w:hAnsi="Times New Roman" w:cs="Times New Roman"/>
          </w:rPr>
          <w:t xml:space="preserve"> </w:t>
        </w:r>
      </w:ins>
      <w:ins w:id="2746" w:author="Benton, Deon" w:date="2026-03-03T15:37:00Z" w16du:dateUtc="2026-03-03T21:37:00Z">
        <w:r w:rsidR="00837327">
          <w:rPr>
            <w:rFonts w:ascii="Times New Roman" w:eastAsia="Times New Roman" w:hAnsi="Times New Roman" w:cs="Times New Roman"/>
          </w:rPr>
          <w:t>kinematics</w:t>
        </w:r>
      </w:ins>
      <w:ins w:id="2747"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2748" w:author="Benton, Deon" w:date="2026-03-03T15:40:00Z" w16du:dateUtc="2026-03-03T21:40:00Z">
        <w:r w:rsidR="00931876">
          <w:rPr>
            <w:rFonts w:ascii="Times New Roman" w:eastAsia="Times New Roman" w:hAnsi="Times New Roman" w:cs="Times New Roman"/>
          </w:rPr>
          <w:t xml:space="preserve">. </w:t>
        </w:r>
      </w:ins>
      <w:r w:rsidR="005418F5">
        <w:rPr>
          <w:rFonts w:ascii="Times New Roman" w:eastAsia="Times New Roman" w:hAnsi="Times New Roman" w:cs="Times New Roman"/>
        </w:rPr>
        <w:t>Second, it compared</w:t>
      </w:r>
      <w:ins w:id="2749" w:author="Benton, Deon" w:date="2026-04-17T10:22:00Z" w16du:dateUtc="2026-04-17T15:22:00Z">
        <w:r w:rsidR="00E721C5">
          <w:rPr>
            <w:rFonts w:ascii="Times New Roman" w:eastAsia="Times New Roman" w:hAnsi="Times New Roman" w:cs="Times New Roman"/>
          </w:rPr>
          <w:t xml:space="preserve"> the performance of a computational instantiation of this proposal in a model called </w:t>
        </w:r>
      </w:ins>
      <w:ins w:id="2750" w:author="Benton, Deon" w:date="2026-03-26T09:43:00Z" w16du:dateUtc="2026-03-26T14:43:00Z">
        <w:r w:rsidR="00FA55F6">
          <w:rPr>
            <w:rFonts w:ascii="Times New Roman" w:eastAsia="Times New Roman" w:hAnsi="Times New Roman" w:cs="Times New Roman"/>
          </w:rPr>
          <w:t xml:space="preserve">ALIAS to </w:t>
        </w:r>
      </w:ins>
      <w:ins w:id="2751" w:author="Benton, Deon" w:date="2026-03-26T09:45:00Z" w16du:dateUtc="2026-03-26T14:45:00Z">
        <w:r w:rsidR="009D31F3">
          <w:rPr>
            <w:rFonts w:ascii="Times New Roman" w:eastAsia="Times New Roman" w:hAnsi="Times New Roman" w:cs="Times New Roman"/>
          </w:rPr>
          <w:t>that of OM10</w:t>
        </w:r>
      </w:ins>
      <w:ins w:id="2752" w:author="Benton, Deon" w:date="2026-04-17T10:22:00Z" w16du:dateUtc="2026-04-17T15:22:00Z">
        <w:r w:rsidR="00E721C5">
          <w:rPr>
            <w:rFonts w:ascii="Times New Roman" w:eastAsia="Times New Roman" w:hAnsi="Times New Roman" w:cs="Times New Roman"/>
          </w:rPr>
          <w:t xml:space="preserve"> and an extended versio</w:t>
        </w:r>
      </w:ins>
      <w:ins w:id="2753" w:author="Benton, Deon" w:date="2026-04-17T10:23:00Z" w16du:dateUtc="2026-04-17T15:23:00Z">
        <w:r w:rsidR="00E721C5">
          <w:rPr>
            <w:rFonts w:ascii="Times New Roman" w:eastAsia="Times New Roman" w:hAnsi="Times New Roman" w:cs="Times New Roman"/>
          </w:rPr>
          <w:t xml:space="preserve">n of this model that more faithfully captures the experimental set-up that infants experience in action understanding studies called OM-10. </w:t>
        </w:r>
      </w:ins>
      <w:ins w:id="2754" w:author="Benton, Deon" w:date="2026-03-26T10:49:00Z" w16du:dateUtc="2026-03-26T15:49:00Z">
        <w:r w:rsidR="0074311C">
          <w:rPr>
            <w:rFonts w:ascii="Times New Roman" w:eastAsia="Times New Roman" w:hAnsi="Times New Roman" w:cs="Times New Roman"/>
          </w:rPr>
          <w:t>Th</w:t>
        </w:r>
      </w:ins>
      <w:r w:rsidR="005418F5">
        <w:rPr>
          <w:rFonts w:ascii="Times New Roman" w:eastAsia="Times New Roman" w:hAnsi="Times New Roman" w:cs="Times New Roman"/>
        </w:rPr>
        <w:t xml:space="preserve">ird, it assessed </w:t>
      </w:r>
      <w:ins w:id="2755" w:author="Benton, Deon" w:date="2026-03-26T12:33:00Z" w16du:dateUtc="2026-03-26T17:33:00Z">
        <w:r w:rsidR="00E93CDA">
          <w:rPr>
            <w:rFonts w:ascii="Times New Roman" w:eastAsia="Times New Roman" w:hAnsi="Times New Roman" w:cs="Times New Roman"/>
          </w:rPr>
          <w:t>a</w:t>
        </w:r>
      </w:ins>
      <w:ins w:id="2756" w:author="Benton, Deon" w:date="2026-03-26T10:52:00Z" w16du:dateUtc="2026-03-26T15:52:00Z">
        <w:r w:rsidR="00CF0FB0">
          <w:rPr>
            <w:rFonts w:ascii="Times New Roman" w:eastAsia="Times New Roman" w:hAnsi="Times New Roman" w:cs="Times New Roman"/>
          </w:rPr>
          <w:t xml:space="preserve"> key assumption of the present account</w:t>
        </w:r>
      </w:ins>
      <w:ins w:id="2757" w:author="Benton, Deon" w:date="2026-03-26T12:33:00Z" w16du:dateUtc="2026-03-26T17:33:00Z">
        <w:r w:rsidR="00E93CDA">
          <w:rPr>
            <w:rFonts w:ascii="Times New Roman" w:eastAsia="Times New Roman" w:hAnsi="Times New Roman" w:cs="Times New Roman"/>
          </w:rPr>
          <w:t>:</w:t>
        </w:r>
      </w:ins>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ins w:id="2758" w:author="Benton, Deon" w:date="2026-03-26T12:33:00Z" w16du:dateUtc="2026-03-26T17:33:00Z">
        <w:r w:rsidR="00E93CDA">
          <w:rPr>
            <w:rFonts w:ascii="Times New Roman" w:eastAsia="Times New Roman" w:hAnsi="Times New Roman" w:cs="Times New Roman"/>
          </w:rPr>
          <w:t xml:space="preserve"> </w:t>
        </w:r>
      </w:ins>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ins w:id="2759" w:author="Benton, Deon" w:date="2026-03-26T13:58:00Z" w16du:dateUtc="2026-03-26T18:58:00Z">
        <w:r w:rsidR="00411D5D">
          <w:rPr>
            <w:rFonts w:ascii="Times New Roman" w:eastAsia="Times New Roman" w:hAnsi="Times New Roman" w:cs="Times New Roman"/>
          </w:rPr>
          <w:t xml:space="preserve"> located in the </w:t>
        </w:r>
      </w:ins>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4D08DD98" w14:textId="04EC5CB5" w:rsidR="003A5184" w:rsidRPr="006E1736" w:rsidRDefault="0061265A" w:rsidP="00B42423">
      <w:pPr>
        <w:spacing w:line="480" w:lineRule="auto"/>
        <w:ind w:firstLine="720"/>
        <w:contextualSpacing/>
        <w:rPr>
          <w:ins w:id="2760" w:author="Benton, Deon" w:date="2026-04-17T10:35:00Z" w16du:dateUtc="2026-04-17T15:35:00Z"/>
          <w:rFonts w:ascii="Times New Roman" w:hAnsi="Times New Roman" w:cs="Times New Roman"/>
        </w:rPr>
      </w:pPr>
      <w:ins w:id="2761" w:author="Benton, Deon" w:date="2026-03-26T10:14:00Z" w16du:dateUtc="2026-03-26T15:14:00Z">
        <w:r>
          <w:rPr>
            <w:rFonts w:ascii="Times New Roman" w:eastAsia="Times New Roman" w:hAnsi="Times New Roman" w:cs="Times New Roman"/>
          </w:rPr>
          <w:lastRenderedPageBreak/>
          <w:t>In terms of the first aim, the results revealed that</w:t>
        </w:r>
      </w:ins>
      <w:ins w:id="2762" w:author="Benton, Deon" w:date="2026-03-26T10:09:00Z" w16du:dateUtc="2026-03-26T15:09:00Z">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ins>
      <w:r w:rsidR="002052C3">
        <w:rPr>
          <w:rFonts w:ascii="Times New Roman" w:eastAsia="Times New Roman" w:hAnsi="Times New Roman" w:cs="Times New Roman"/>
        </w:rPr>
        <w:t>actions that putatively vary in their efficiency</w:t>
      </w:r>
      <w:ins w:id="2763" w:author="Benton, Deon" w:date="2026-03-26T10:09:00Z" w16du:dateUtc="2026-03-26T15:09:00Z">
        <w:r w:rsidR="00642345">
          <w:rPr>
            <w:rFonts w:ascii="Times New Roman" w:eastAsia="Times New Roman" w:hAnsi="Times New Roman" w:cs="Times New Roman"/>
          </w:rPr>
          <w:t>.</w:t>
        </w:r>
      </w:ins>
      <w:ins w:id="2764" w:author="Benton, Deon" w:date="2026-03-26T10:10:00Z" w16du:dateUtc="2026-03-26T15:10:00Z">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ins>
      <w:ins w:id="2765" w:author="Benton, Deon" w:date="2026-04-17T10:39:00Z" w16du:dateUtc="2026-04-17T15:39:00Z">
        <w:r w:rsidR="0086354B">
          <w:rPr>
            <w:rFonts w:ascii="Times New Roman" w:eastAsia="Times New Roman" w:hAnsi="Times New Roman" w:cs="Times New Roman"/>
          </w:rPr>
          <w:t>The fact that</w:t>
        </w:r>
      </w:ins>
      <w:ins w:id="2766" w:author="Benton, Deon" w:date="2026-04-17T10:40:00Z" w16du:dateUtc="2026-04-17T15:40:00Z">
        <w:r w:rsidR="0086354B">
          <w:rPr>
            <w:rFonts w:ascii="Times New Roman" w:eastAsia="Times New Roman" w:hAnsi="Times New Roman" w:cs="Times New Roman"/>
          </w:rPr>
          <w:t xml:space="preserve"> two separate connectionist models (i.e., ALIAS and OM1</w:t>
        </w:r>
      </w:ins>
      <w:ins w:id="2767" w:author="Benton, Deon" w:date="2026-04-17T10:41:00Z" w16du:dateUtc="2026-04-17T15:41:00Z">
        <w:r w:rsidR="0086354B">
          <w:rPr>
            <w:rFonts w:ascii="Times New Roman" w:eastAsia="Times New Roman" w:hAnsi="Times New Roman" w:cs="Times New Roman"/>
          </w:rPr>
          <w:t xml:space="preserve">0) </w:t>
        </w:r>
      </w:ins>
      <w:ins w:id="2768" w:author="Benton, Deon" w:date="2026-04-17T10:40:00Z" w16du:dateUtc="2026-04-17T15:40:00Z">
        <w:r w:rsidR="0086354B">
          <w:rPr>
            <w:rFonts w:ascii="Times New Roman" w:eastAsia="Times New Roman" w:hAnsi="Times New Roman" w:cs="Times New Roman"/>
          </w:rPr>
          <w:t xml:space="preserve">have now been shown successfully to reproduce infants’ looking behaviors </w:t>
        </w:r>
      </w:ins>
      <w:ins w:id="2769" w:author="Benton, Deon" w:date="2026-04-17T10:39:00Z" w16du:dateUtc="2026-04-17T15:39:00Z">
        <w:r w:rsidR="00BD3C6F">
          <w:rPr>
            <w:rFonts w:ascii="Times New Roman" w:hAnsi="Times New Roman" w:cs="Times New Roman"/>
          </w:rPr>
          <w:t xml:space="preserve">indicates that connectionist models are well-suited to simulate infant action understanding studies. </w:t>
        </w:r>
      </w:ins>
      <w:ins w:id="2770" w:author="Benton, Deon" w:date="2026-04-17T10:41:00Z" w16du:dateUtc="2026-04-17T15:41:00Z">
        <w:r w:rsidR="00773E77">
          <w:rPr>
            <w:rFonts w:ascii="Times New Roman" w:hAnsi="Times New Roman" w:cs="Times New Roman"/>
          </w:rPr>
          <w:t xml:space="preserve">ALIAS success also suggests that the </w:t>
        </w:r>
      </w:ins>
      <w:ins w:id="2771" w:author="Benton, Deon" w:date="2026-04-17T10:42:00Z" w16du:dateUtc="2026-04-17T15:42:00Z">
        <w:r w:rsidR="00773E77">
          <w:rPr>
            <w:rFonts w:ascii="Times New Roman" w:hAnsi="Times New Roman" w:cs="Times New Roman"/>
          </w:rPr>
          <w:t>mechanistic proposal that it implements may be</w:t>
        </w:r>
      </w:ins>
      <w:ins w:id="2772" w:author="Benton, Deon" w:date="2026-04-17T10:39:00Z" w16du:dateUtc="2026-04-17T15:39:00Z">
        <w:r w:rsidR="00BD3C6F">
          <w:rPr>
            <w:rFonts w:ascii="Times New Roman" w:hAnsi="Times New Roman" w:cs="Times New Roman"/>
          </w:rPr>
          <w:t xml:space="preserve"> sufficient to explain why </w:t>
        </w:r>
      </w:ins>
      <w:ins w:id="2773" w:author="Benton, Deon" w:date="2026-04-17T10:57:00Z" w16du:dateUtc="2026-04-17T15:57:00Z">
        <w:r w:rsidR="006E1736">
          <w:rPr>
            <w:rFonts w:ascii="Times New Roman" w:hAnsi="Times New Roman" w:cs="Times New Roman"/>
          </w:rPr>
          <w:t>and how</w:t>
        </w:r>
      </w:ins>
      <w:ins w:id="2774" w:author="Benton, Deon" w:date="2026-04-17T10:39:00Z" w16du:dateUtc="2026-04-17T15:39:00Z">
        <w:r w:rsidR="00BD3C6F">
          <w:rPr>
            <w:rFonts w:ascii="Times New Roman" w:hAnsi="Times New Roman" w:cs="Times New Roman"/>
          </w:rPr>
          <w:t xml:space="preserve"> infants come to look longer at some events than others</w:t>
        </w:r>
      </w:ins>
      <w:ins w:id="2775" w:author="Benton, Deon" w:date="2026-04-17T10:42:00Z" w16du:dateUtc="2026-04-17T15:42:00Z">
        <w:r w:rsidR="00773E77">
          <w:rPr>
            <w:rFonts w:ascii="Times New Roman" w:hAnsi="Times New Roman" w:cs="Times New Roman"/>
          </w:rPr>
          <w:t xml:space="preserve"> in studies that assess </w:t>
        </w:r>
      </w:ins>
      <w:ins w:id="2776" w:author="Benton, Deon" w:date="2026-04-17T10:57:00Z" w16du:dateUtc="2026-04-17T15:57:00Z">
        <w:r w:rsidR="00EC59B4">
          <w:rPr>
            <w:rFonts w:ascii="Times New Roman" w:hAnsi="Times New Roman" w:cs="Times New Roman"/>
          </w:rPr>
          <w:t xml:space="preserve">their </w:t>
        </w:r>
      </w:ins>
      <w:ins w:id="2777" w:author="Benton, Deon" w:date="2026-04-17T10:42:00Z" w16du:dateUtc="2026-04-17T15:42:00Z">
        <w:r w:rsidR="00773E77">
          <w:rPr>
            <w:rFonts w:ascii="Times New Roman" w:hAnsi="Times New Roman" w:cs="Times New Roman"/>
          </w:rPr>
          <w:t>putative action understanding</w:t>
        </w:r>
      </w:ins>
      <w:ins w:id="2778" w:author="Benton, Deon" w:date="2026-04-17T10:39:00Z" w16du:dateUtc="2026-04-17T15:39:00Z">
        <w:r w:rsidR="00BD3C6F">
          <w:rPr>
            <w:rFonts w:ascii="Times New Roman" w:hAnsi="Times New Roman" w:cs="Times New Roman"/>
          </w:rPr>
          <w:t xml:space="preserve">. </w:t>
        </w:r>
      </w:ins>
      <w:ins w:id="2779" w:author="Benton, Deon" w:date="2026-04-17T10:44:00Z" w16du:dateUtc="2026-04-17T15:44:00Z">
        <w:r w:rsidR="00B42423">
          <w:rPr>
            <w:rFonts w:ascii="Times New Roman" w:hAnsi="Times New Roman" w:cs="Times New Roman"/>
          </w:rPr>
          <w:t xml:space="preserve">Theoretically, </w:t>
        </w:r>
        <w:r w:rsidR="00B42423">
          <w:rPr>
            <w:rFonts w:ascii="Times New Roman" w:eastAsia="Times New Roman" w:hAnsi="Times New Roman" w:cs="Times New Roman"/>
          </w:rPr>
          <w:t xml:space="preserve">this finding that ALIAS could capture infants’ looking performance is </w:t>
        </w:r>
      </w:ins>
      <w:ins w:id="2780" w:author="Benton, Deon" w:date="2026-04-17T10:45:00Z" w16du:dateUtc="2026-04-17T15:45:00Z">
        <w:r w:rsidR="00B42423">
          <w:rPr>
            <w:rFonts w:ascii="Times New Roman" w:eastAsia="Times New Roman" w:hAnsi="Times New Roman" w:cs="Times New Roman"/>
          </w:rPr>
          <w:t xml:space="preserve">important because it </w:t>
        </w:r>
      </w:ins>
      <w:ins w:id="2781" w:author="Benton, Deon" w:date="2026-03-26T10:19:00Z" w16du:dateUtc="2026-03-26T15:19:00Z">
        <w:r w:rsidR="00C14D65">
          <w:rPr>
            <w:rFonts w:ascii="Times New Roman" w:eastAsia="Times New Roman" w:hAnsi="Times New Roman" w:cs="Times New Roman"/>
          </w:rPr>
          <w:t>c</w:t>
        </w:r>
      </w:ins>
      <w:ins w:id="2782" w:author="Benton, Deon" w:date="2026-03-26T10:10:00Z" w16du:dateUtc="2026-03-26T15:10:00Z">
        <w:r w:rsidR="00642345">
          <w:rPr>
            <w:rFonts w:ascii="Times New Roman" w:eastAsia="Times New Roman" w:hAnsi="Times New Roman" w:cs="Times New Roman"/>
          </w:rPr>
          <w:t>alls into question</w:t>
        </w:r>
      </w:ins>
      <w:ins w:id="2783" w:author="Benton, Deon" w:date="2026-03-26T10:13:00Z" w16du:dateUtc="2026-03-26T15:13:00Z">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w:t>
        </w:r>
      </w:ins>
      <w:ins w:id="2784" w:author="Benton, Deon" w:date="2026-03-26T10:14:00Z" w16du:dateUtc="2026-03-26T15:14:00Z">
        <w:r>
          <w:rPr>
            <w:rFonts w:ascii="Times New Roman" w:eastAsia="Times New Roman" w:hAnsi="Times New Roman" w:cs="Times New Roman"/>
          </w:rPr>
          <w:t xml:space="preserve"> by conceptually</w:t>
        </w:r>
      </w:ins>
      <w:ins w:id="2785" w:author="Benton, Deon" w:date="2026-03-26T10:13:00Z" w16du:dateUtc="2026-03-26T15:13:00Z">
        <w:r>
          <w:rPr>
            <w:rFonts w:ascii="Times New Roman" w:eastAsia="Times New Roman" w:hAnsi="Times New Roman" w:cs="Times New Roman"/>
          </w:rPr>
          <w:t xml:space="preserve"> rich notions of action</w:t>
        </w:r>
      </w:ins>
      <w:ins w:id="2786" w:author="Benton, Deon" w:date="2026-03-26T10:14:00Z" w16du:dateUtc="2026-03-26T15:14:00Z">
        <w:r>
          <w:rPr>
            <w:rFonts w:ascii="Times New Roman" w:eastAsia="Times New Roman" w:hAnsi="Times New Roman" w:cs="Times New Roman"/>
          </w:rPr>
          <w:t xml:space="preserve"> </w:t>
        </w:r>
      </w:ins>
      <w:ins w:id="2787" w:author="Benton, Deon" w:date="2026-03-26T10:13:00Z" w16du:dateUtc="2026-03-26T15:13:00Z">
        <w:r>
          <w:rPr>
            <w:rFonts w:ascii="Times New Roman" w:eastAsia="Times New Roman" w:hAnsi="Times New Roman" w:cs="Times New Roman"/>
          </w:rPr>
          <w:t>and efficiency</w:t>
        </w:r>
      </w:ins>
      <w:ins w:id="2788" w:author="Benton, Deon" w:date="2026-03-26T10:14:00Z" w16du:dateUtc="2026-03-26T15:14:00Z">
        <w:r>
          <w:rPr>
            <w:rFonts w:ascii="Times New Roman" w:eastAsia="Times New Roman" w:hAnsi="Times New Roman" w:cs="Times New Roman"/>
          </w:rPr>
          <w:t>.</w:t>
        </w:r>
      </w:ins>
      <w:r w:rsidR="00321D85">
        <w:rPr>
          <w:rFonts w:ascii="Times New Roman" w:eastAsia="Times New Roman" w:hAnsi="Times New Roman" w:cs="Times New Roman"/>
        </w:rPr>
        <w:t xml:space="preserve"> </w:t>
      </w:r>
    </w:p>
    <w:p w14:paraId="4D367139" w14:textId="774A0543" w:rsidR="001366F3" w:rsidRDefault="00FE0D17" w:rsidP="0064441E">
      <w:pPr>
        <w:spacing w:line="480" w:lineRule="auto"/>
        <w:ind w:firstLine="720"/>
        <w:contextualSpacing/>
        <w:rPr>
          <w:ins w:id="2789" w:author="Benton, Deon" w:date="2026-04-17T10:49:00Z" w16du:dateUtc="2026-04-17T15:49:00Z"/>
          <w:rFonts w:ascii="Times New Roman" w:hAnsi="Times New Roman" w:cs="Times New Roman"/>
        </w:rPr>
      </w:pPr>
      <w:ins w:id="2790" w:author="Benton, Deon" w:date="2026-04-17T10:35:00Z" w16du:dateUtc="2026-04-17T15:35:00Z">
        <w:r>
          <w:rPr>
            <w:rFonts w:ascii="Times New Roman" w:eastAsia="Times New Roman" w:hAnsi="Times New Roman" w:cs="Times New Roman"/>
          </w:rPr>
          <w:t>In terms of the second aim,</w:t>
        </w:r>
      </w:ins>
      <w:ins w:id="2791" w:author="Benton, Deon" w:date="2026-04-17T10:36:00Z" w16du:dateUtc="2026-04-17T15:36:00Z">
        <w:r>
          <w:rPr>
            <w:rFonts w:ascii="Times New Roman" w:eastAsia="Times New Roman" w:hAnsi="Times New Roman" w:cs="Times New Roman"/>
          </w:rPr>
          <w:t xml:space="preserve"> </w:t>
        </w:r>
      </w:ins>
      <w:ins w:id="2792" w:author="Benton, Deon" w:date="2026-04-17T10:43:00Z" w16du:dateUtc="2026-04-17T15:43:00Z">
        <w:r w:rsidR="00773E77">
          <w:rPr>
            <w:rFonts w:ascii="Times New Roman" w:eastAsia="Times New Roman" w:hAnsi="Times New Roman" w:cs="Times New Roman"/>
          </w:rPr>
          <w:t xml:space="preserve">as was alluded to above, the results indicated that OM10 could capture infants’ looking behaviors in action studies that use animate entities. </w:t>
        </w:r>
      </w:ins>
      <w:ins w:id="2793" w:author="Benton, Deon" w:date="2026-04-17T10:37:00Z" w16du:dateUtc="2026-04-17T15:37:00Z">
        <w:r w:rsidR="00BD3C6F">
          <w:rPr>
            <w:rFonts w:ascii="Times New Roman" w:eastAsia="Times New Roman" w:hAnsi="Times New Roman" w:cs="Times New Roman"/>
          </w:rPr>
          <w:t xml:space="preserve"> </w:t>
        </w:r>
      </w:ins>
      <w:ins w:id="2794" w:author="Benton, Deon" w:date="2026-04-17T10:45:00Z" w16du:dateUtc="2026-04-17T15:45:00Z">
        <w:r w:rsidR="00B42423">
          <w:rPr>
            <w:rFonts w:ascii="Times New Roman" w:hAnsi="Times New Roman" w:cs="Times New Roman"/>
          </w:rPr>
          <w:t>As was mentioned above, th</w:t>
        </w:r>
      </w:ins>
      <w:ins w:id="2795" w:author="Benton, Deon" w:date="2026-04-17T10:46:00Z" w16du:dateUtc="2026-04-17T15:46:00Z">
        <w:r w:rsidR="00B42423">
          <w:rPr>
            <w:rFonts w:ascii="Times New Roman" w:hAnsi="Times New Roman" w:cs="Times New Roman"/>
          </w:rPr>
          <w:t>e fact that this model could also explain infants’</w:t>
        </w:r>
        <w:r w:rsidR="002200F1">
          <w:rPr>
            <w:rFonts w:ascii="Times New Roman" w:hAnsi="Times New Roman" w:cs="Times New Roman"/>
          </w:rPr>
          <w:t xml:space="preserve"> responses in early action understanding studies is </w:t>
        </w:r>
      </w:ins>
      <w:ins w:id="2796" w:author="Benton, Deon" w:date="2026-04-17T10:45:00Z" w16du:dateUtc="2026-04-17T15:45:00Z">
        <w:r w:rsidR="00B42423">
          <w:rPr>
            <w:rFonts w:ascii="Times New Roman" w:hAnsi="Times New Roman" w:cs="Times New Roman"/>
          </w:rPr>
          <w:t xml:space="preserve">less surprising given that </w:t>
        </w:r>
      </w:ins>
      <w:ins w:id="2797" w:author="Benton, Deon" w:date="2026-04-17T10:46:00Z" w16du:dateUtc="2026-04-17T15:46:00Z">
        <w:r w:rsidR="002200F1">
          <w:rPr>
            <w:rFonts w:ascii="Times New Roman" w:hAnsi="Times New Roman" w:cs="Times New Roman"/>
          </w:rPr>
          <w:t xml:space="preserve">the same finding was demonstrated </w:t>
        </w:r>
      </w:ins>
      <w:ins w:id="2798" w:author="Benton, Deon" w:date="2026-04-17T10:47:00Z" w16du:dateUtc="2026-04-17T15:47:00Z">
        <w:r w:rsidR="002200F1">
          <w:rPr>
            <w:rFonts w:ascii="Times New Roman" w:hAnsi="Times New Roman" w:cs="Times New Roman"/>
          </w:rPr>
          <w:t xml:space="preserve">in Overwalle (2010). However, the fact that </w:t>
        </w:r>
      </w:ins>
      <w:ins w:id="2799" w:author="Benton, Deon" w:date="2026-04-17T10:49:00Z" w16du:dateUtc="2026-04-17T15:49:00Z">
        <w:r w:rsidR="001366F3">
          <w:rPr>
            <w:rFonts w:ascii="Times New Roman" w:hAnsi="Times New Roman" w:cs="Times New Roman"/>
          </w:rPr>
          <w:t>an extended version of OM10—which</w:t>
        </w:r>
        <w:r w:rsidR="001366F3">
          <w:rPr>
            <w:rFonts w:ascii="Times New Roman" w:hAnsi="Times New Roman" w:cs="Times New Roman"/>
          </w:rPr>
          <w:t>, in its design,</w:t>
        </w:r>
        <w:r w:rsidR="001366F3">
          <w:rPr>
            <w:rFonts w:ascii="Times New Roman" w:hAnsi="Times New Roman" w:cs="Times New Roman"/>
          </w:rPr>
          <w:t xml:space="preserve"> is more closely aligned with the task structure of typical action understanding studies than the original Overwalle (2010) model—could not capture infants’ looking responses in these studies </w:t>
        </w:r>
        <w:r w:rsidR="001366F3">
          <w:rPr>
            <w:rFonts w:ascii="Times New Roman" w:hAnsi="Times New Roman" w:cs="Times New Roman"/>
          </w:rPr>
          <w:lastRenderedPageBreak/>
          <w:t>suggests that OM10’s success may have less to do with its ability to simulate the processes underlying action understanding and more to do with</w:t>
        </w:r>
      </w:ins>
      <w:ins w:id="2800" w:author="Benton, Deon" w:date="2026-04-17T10:50:00Z" w16du:dateUtc="2026-04-17T15:50:00Z">
        <w:r w:rsidR="00931151">
          <w:rPr>
            <w:rFonts w:ascii="Times New Roman" w:hAnsi="Times New Roman" w:cs="Times New Roman"/>
          </w:rPr>
          <w:t xml:space="preserve"> consequential</w:t>
        </w:r>
      </w:ins>
      <w:ins w:id="2801" w:author="Benton, Deon" w:date="2026-04-17T10:49:00Z" w16du:dateUtc="2026-04-17T15:49:00Z">
        <w:r w:rsidR="001366F3">
          <w:rPr>
            <w:rFonts w:ascii="Times New Roman" w:hAnsi="Times New Roman" w:cs="Times New Roman"/>
          </w:rPr>
          <w:t xml:space="preserve"> model-design choices.</w:t>
        </w:r>
      </w:ins>
    </w:p>
    <w:p w14:paraId="3021D096" w14:textId="20B06DD9" w:rsidR="00FE0D17" w:rsidRPr="0064441E" w:rsidRDefault="00931151" w:rsidP="006E1736">
      <w:pPr>
        <w:spacing w:line="480" w:lineRule="auto"/>
        <w:ind w:firstLine="720"/>
        <w:contextualSpacing/>
        <w:rPr>
          <w:rFonts w:ascii="Times New Roman" w:eastAsia="Times New Roman" w:hAnsi="Times New Roman" w:cs="Times New Roman"/>
        </w:rPr>
      </w:pPr>
      <w:ins w:id="2802" w:author="Benton, Deon" w:date="2026-04-17T10:51:00Z" w16du:dateUtc="2026-04-17T15:51:00Z">
        <w:r>
          <w:rPr>
            <w:rFonts w:ascii="Times New Roman" w:hAnsi="Times New Roman" w:cs="Times New Roman"/>
          </w:rPr>
          <w:t xml:space="preserve">In terms of the final aim, </w:t>
        </w:r>
        <w:r>
          <w:rPr>
            <w:rFonts w:ascii="Times New Roman" w:hAnsi="Times New Roman" w:cs="Times New Roman"/>
          </w:rPr>
          <w:t>ALIAS-2</w:t>
        </w:r>
      </w:ins>
      <w:ins w:id="2803" w:author="Benton, Deon" w:date="2026-04-17T11:46:00Z" w16du:dateUtc="2026-04-17T16:46:00Z">
        <w:r w:rsidR="009C5538">
          <w:rPr>
            <w:rFonts w:ascii="Times New Roman" w:hAnsi="Times New Roman" w:cs="Times New Roman"/>
          </w:rPr>
          <w:t>’s failure</w:t>
        </w:r>
      </w:ins>
      <w:ins w:id="2804" w:author="Benton, Deon" w:date="2026-04-17T10:51:00Z" w16du:dateUtc="2026-04-17T15:51:00Z">
        <w:r>
          <w:rPr>
            <w:rFonts w:ascii="Times New Roman" w:hAnsi="Times New Roman" w:cs="Times New Roman"/>
          </w:rPr>
          <w:t xml:space="preserve"> to reproduce infants’ looking responses across the Experimental and Control conditions </w:t>
        </w:r>
        <w:r>
          <w:rPr>
            <w:rFonts w:ascii="Times New Roman" w:hAnsi="Times New Roman" w:cs="Times New Roman"/>
          </w:rPr>
          <w:t>can be interpreted to mean that</w:t>
        </w:r>
        <w:r>
          <w:rPr>
            <w:rFonts w:ascii="Times New Roman" w:hAnsi="Times New Roman" w:cs="Times New Roman"/>
          </w:rPr>
          <w:t xml:space="preserve"> differential salience </w:t>
        </w:r>
        <w:r w:rsidRPr="001A4EF4">
          <w:rPr>
            <w:rFonts w:ascii="Times New Roman" w:hAnsi="Times New Roman" w:cs="Times New Roman"/>
            <w:i/>
            <w:iCs/>
          </w:rPr>
          <w:t>is</w:t>
        </w:r>
        <w:r>
          <w:rPr>
            <w:rFonts w:ascii="Times New Roman" w:hAnsi="Times New Roman" w:cs="Times New Roman"/>
          </w:rPr>
          <w:t xml:space="preserve"> needed to modulate the strength of the association between arced motion and the barrier. </w:t>
        </w:r>
      </w:ins>
      <w:ins w:id="2805" w:author="Benton, Deon" w:date="2026-04-17T11:54:00Z" w16du:dateUtc="2026-04-17T16:54:00Z">
        <w:r w:rsidR="002536DD">
          <w:rPr>
            <w:rFonts w:ascii="Times New Roman" w:hAnsi="Times New Roman" w:cs="Times New Roman"/>
          </w:rPr>
          <w:t>This model’s failure can also be</w:t>
        </w:r>
      </w:ins>
      <w:ins w:id="2806" w:author="Benton, Deon" w:date="2026-04-17T10:54:00Z" w16du:dateUtc="2026-04-17T15:54:00Z">
        <w:r w:rsidR="00AF3A63">
          <w:rPr>
            <w:rFonts w:ascii="Times New Roman" w:hAnsi="Times New Roman" w:cs="Times New Roman"/>
          </w:rPr>
          <w:t xml:space="preserve"> interpreted to mean that</w:t>
        </w:r>
        <w:r w:rsidR="00AF3A63">
          <w:rPr>
            <w:rFonts w:ascii="Times New Roman" w:hAnsi="Times New Roman" w:cs="Times New Roman"/>
          </w:rPr>
          <w:t xml:space="preserve"> </w:t>
        </w:r>
      </w:ins>
      <w:ins w:id="2807" w:author="Benton, Deon" w:date="2026-04-17T11:54:00Z" w16du:dateUtc="2026-04-17T16:54:00Z">
        <w:r w:rsidR="002536DD">
          <w:rPr>
            <w:rFonts w:ascii="Times New Roman" w:hAnsi="Times New Roman" w:cs="Times New Roman"/>
          </w:rPr>
          <w:t>associative learning alone is necessary but by itself not sufficient to capture infants’ looking behaviors in studies that assess their putative action understanding</w:t>
        </w:r>
        <w:r w:rsidR="002536DD">
          <w:rPr>
            <w:rFonts w:ascii="Times New Roman" w:hAnsi="Times New Roman" w:cs="Times New Roman"/>
          </w:rPr>
          <w:t xml:space="preserve">; </w:t>
        </w:r>
      </w:ins>
      <w:ins w:id="2808" w:author="Benton, Deon" w:date="2026-04-17T10:54:00Z" w16du:dateUtc="2026-04-17T15:54:00Z">
        <w:r w:rsidR="00AF3A63">
          <w:rPr>
            <w:rFonts w:ascii="Times New Roman" w:hAnsi="Times New Roman" w:cs="Times New Roman"/>
          </w:rPr>
          <w:t xml:space="preserve">differential </w:t>
        </w:r>
        <w:r w:rsidR="00AF3A63">
          <w:rPr>
            <w:rFonts w:ascii="Times New Roman" w:hAnsi="Times New Roman" w:cs="Times New Roman"/>
          </w:rPr>
          <w:t xml:space="preserve">barrier </w:t>
        </w:r>
        <w:r w:rsidR="00AF3A63">
          <w:rPr>
            <w:rFonts w:ascii="Times New Roman" w:hAnsi="Times New Roman" w:cs="Times New Roman"/>
          </w:rPr>
          <w:t>salience</w:t>
        </w:r>
      </w:ins>
      <w:ins w:id="2809" w:author="Benton, Deon" w:date="2026-04-17T11:55:00Z" w16du:dateUtc="2026-04-17T16:55:00Z">
        <w:r w:rsidR="002536DD">
          <w:rPr>
            <w:rFonts w:ascii="Times New Roman" w:hAnsi="Times New Roman" w:cs="Times New Roman"/>
          </w:rPr>
          <w:t xml:space="preserve"> is needed</w:t>
        </w:r>
      </w:ins>
      <w:ins w:id="2810" w:author="Benton, Deon" w:date="2026-04-17T10:51:00Z" w16du:dateUtc="2026-04-17T15:51:00Z">
        <w:r>
          <w:rPr>
            <w:rFonts w:ascii="Times New Roman" w:hAnsi="Times New Roman" w:cs="Times New Roman"/>
          </w:rPr>
          <w:t xml:space="preserve">. </w:t>
        </w:r>
      </w:ins>
    </w:p>
    <w:p w14:paraId="6E5CB6A2" w14:textId="609600FA"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ins w:id="2811" w:author="Benton, Deon" w:date="2026-03-30T14:03:00Z" w16du:dateUtc="2026-03-30T19:03:00Z">
        <w:r w:rsidR="002B0BEB">
          <w:rPr>
            <w:rFonts w:ascii="Times New Roman" w:hAnsi="Times New Roman" w:cs="Times New Roman"/>
          </w:rPr>
          <w:tab/>
          <w:t xml:space="preserve">Despite </w:t>
        </w:r>
      </w:ins>
      <w:ins w:id="2812" w:author="Benton, Deon" w:date="2026-03-30T16:36:00Z" w16du:dateUtc="2026-03-30T21:36:00Z">
        <w:r w:rsidR="007F7612">
          <w:rPr>
            <w:rFonts w:ascii="Times New Roman" w:hAnsi="Times New Roman" w:cs="Times New Roman"/>
          </w:rPr>
          <w:t>ALIAS’s success</w:t>
        </w:r>
      </w:ins>
      <w:ins w:id="2813" w:author="Benton, Deon" w:date="2026-03-30T14:04:00Z" w16du:dateUtc="2026-03-30T19:04:00Z">
        <w:r w:rsidR="002B0BEB">
          <w:rPr>
            <w:rFonts w:ascii="Times New Roman" w:hAnsi="Times New Roman" w:cs="Times New Roman"/>
          </w:rPr>
          <w:t xml:space="preserve"> i</w:t>
        </w:r>
      </w:ins>
      <w:ins w:id="2814" w:author="Benton, Deon" w:date="2026-03-30T16:27:00Z" w16du:dateUtc="2026-03-30T21:27:00Z">
        <w:r w:rsidR="004C38F1">
          <w:rPr>
            <w:rFonts w:ascii="Times New Roman" w:hAnsi="Times New Roman" w:cs="Times New Roman"/>
          </w:rPr>
          <w:t>n</w:t>
        </w:r>
      </w:ins>
      <w:ins w:id="2815" w:author="Benton, Deon" w:date="2026-03-30T14:04:00Z" w16du:dateUtc="2026-03-30T19:04:00Z">
        <w:r w:rsidR="002B0BEB">
          <w:rPr>
            <w:rFonts w:ascii="Times New Roman" w:hAnsi="Times New Roman" w:cs="Times New Roman"/>
          </w:rPr>
          <w:t xml:space="preserve"> capturing infants’ looking patterns in</w:t>
        </w:r>
      </w:ins>
      <w:ins w:id="2816" w:author="Benton, Deon" w:date="2026-03-30T14:05:00Z" w16du:dateUtc="2026-03-30T19:05:00Z">
        <w:r w:rsidR="002B0BEB">
          <w:rPr>
            <w:rFonts w:ascii="Times New Roman" w:hAnsi="Times New Roman" w:cs="Times New Roman"/>
          </w:rPr>
          <w:t xml:space="preserve"> </w:t>
        </w:r>
        <w:r w:rsidR="002B0BEB">
          <w:rPr>
            <w:rFonts w:ascii="Times New Roman" w:eastAsia="Times New Roman" w:hAnsi="Times New Roman" w:cs="Times New Roman"/>
          </w:rPr>
          <w:t xml:space="preserve">action-understanding studies that use animate-like entities, </w:t>
        </w:r>
      </w:ins>
      <w:ins w:id="2817" w:author="Benton, Deon" w:date="2026-03-30T16:36:00Z" w16du:dateUtc="2026-03-30T21:36:00Z">
        <w:r w:rsidR="007F7612">
          <w:rPr>
            <w:rFonts w:ascii="Times New Roman" w:eastAsia="Times New Roman" w:hAnsi="Times New Roman" w:cs="Times New Roman"/>
          </w:rPr>
          <w:t xml:space="preserve">a number of issues remain. One </w:t>
        </w:r>
      </w:ins>
      <w:ins w:id="2818" w:author="Benton, Deon" w:date="2026-03-30T14:05:00Z" w16du:dateUtc="2026-03-30T19:05:00Z">
        <w:r w:rsidR="00BF6767">
          <w:rPr>
            <w:rFonts w:ascii="Times New Roman" w:eastAsia="Times New Roman" w:hAnsi="Times New Roman" w:cs="Times New Roman"/>
          </w:rPr>
          <w:t>relates to the</w:t>
        </w:r>
      </w:ins>
      <w:ins w:id="2819" w:author="Benton, Deon" w:date="2026-03-03T15:53:00Z" w16du:dateUtc="2026-03-03T21:53:00Z">
        <w:r w:rsidR="0086194C">
          <w:rPr>
            <w:rFonts w:ascii="Times New Roman" w:eastAsia="Times New Roman" w:hAnsi="Times New Roman" w:cs="Times New Roman"/>
          </w:rPr>
          <w:t xml:space="preserve"> fact that</w:t>
        </w:r>
      </w:ins>
      <w:ins w:id="2820" w:author="Benton, Deon" w:date="2026-04-17T12:05:00Z" w16du:dateUtc="2026-04-17T17:05:00Z">
        <w:r w:rsidR="006E2470">
          <w:rPr>
            <w:rFonts w:ascii="Times New Roman" w:eastAsia="Times New Roman" w:hAnsi="Times New Roman" w:cs="Times New Roman"/>
          </w:rPr>
          <w:t>, compared to infants’ real-world action-processing experience,</w:t>
        </w:r>
      </w:ins>
      <w:ins w:id="2821" w:author="Benton, Deon" w:date="2026-03-09T18:55:00Z" w16du:dateUtc="2026-03-09T23:55:00Z">
        <w:r w:rsidR="00CC3593">
          <w:rPr>
            <w:rFonts w:ascii="Times New Roman" w:eastAsia="Times New Roman" w:hAnsi="Times New Roman" w:cs="Times New Roman"/>
          </w:rPr>
          <w:t xml:space="preserve"> the network’s “real-world</w:t>
        </w:r>
      </w:ins>
      <w:ins w:id="2822" w:author="Benton, Deon" w:date="2026-03-09T18:56:00Z" w16du:dateUtc="2026-03-09T23:56:00Z">
        <w:r w:rsidR="00CC3593">
          <w:rPr>
            <w:rFonts w:ascii="Times New Roman" w:eastAsia="Times New Roman" w:hAnsi="Times New Roman" w:cs="Times New Roman"/>
          </w:rPr>
          <w:t>”</w:t>
        </w:r>
      </w:ins>
      <w:ins w:id="2823" w:author="Benton, Deon" w:date="2026-03-09T18:55:00Z" w16du:dateUtc="2026-03-09T23:55:00Z">
        <w:r w:rsidR="00CC3593">
          <w:rPr>
            <w:rFonts w:ascii="Times New Roman" w:eastAsia="Times New Roman" w:hAnsi="Times New Roman" w:cs="Times New Roman"/>
          </w:rPr>
          <w:t xml:space="preserve"> experience was </w:t>
        </w:r>
      </w:ins>
      <w:ins w:id="2824" w:author="Benton, Deon" w:date="2026-04-17T12:06:00Z" w16du:dateUtc="2026-04-17T17:06:00Z">
        <w:r w:rsidR="00D93905">
          <w:rPr>
            <w:rFonts w:ascii="Times New Roman" w:eastAsia="Times New Roman" w:hAnsi="Times New Roman" w:cs="Times New Roman"/>
          </w:rPr>
          <w:t>notably</w:t>
        </w:r>
      </w:ins>
      <w:ins w:id="2825" w:author="Benton, Deon" w:date="2026-03-09T18:55:00Z" w16du:dateUtc="2026-03-09T23:55:00Z">
        <w:r w:rsidR="00CC3593">
          <w:rPr>
            <w:rFonts w:ascii="Times New Roman" w:eastAsia="Times New Roman" w:hAnsi="Times New Roman" w:cs="Times New Roman"/>
          </w:rPr>
          <w:t xml:space="preserve"> </w:t>
        </w:r>
      </w:ins>
      <w:ins w:id="2826" w:author="Benton, Deon" w:date="2026-04-17T12:05:00Z" w16du:dateUtc="2026-04-17T17:05:00Z">
        <w:r w:rsidR="006E2470">
          <w:rPr>
            <w:rFonts w:ascii="Times New Roman" w:eastAsia="Times New Roman" w:hAnsi="Times New Roman" w:cs="Times New Roman"/>
          </w:rPr>
          <w:t>“</w:t>
        </w:r>
      </w:ins>
      <w:ins w:id="2827" w:author="Benton, Deon" w:date="2026-03-09T18:55:00Z" w16du:dateUtc="2026-03-09T23:55:00Z">
        <w:r w:rsidR="00CC3593">
          <w:rPr>
            <w:rFonts w:ascii="Times New Roman" w:eastAsia="Times New Roman" w:hAnsi="Times New Roman" w:cs="Times New Roman"/>
          </w:rPr>
          <w:t>purer</w:t>
        </w:r>
      </w:ins>
      <w:ins w:id="2828" w:author="Benton, Deon" w:date="2026-04-17T12:05:00Z" w16du:dateUtc="2026-04-17T17:05:00Z">
        <w:r w:rsidR="00D93905">
          <w:rPr>
            <w:rFonts w:ascii="Times New Roman" w:eastAsia="Times New Roman" w:hAnsi="Times New Roman" w:cs="Times New Roman"/>
          </w:rPr>
          <w:t>”</w:t>
        </w:r>
      </w:ins>
      <w:ins w:id="2829" w:author="Benton, Deon" w:date="2026-03-30T14:06:00Z" w16du:dateUtc="2026-03-30T19:06:00Z">
        <w:r w:rsidR="00BF6767">
          <w:rPr>
            <w:rFonts w:ascii="Times New Roman" w:eastAsia="Times New Roman" w:hAnsi="Times New Roman" w:cs="Times New Roman"/>
          </w:rPr>
          <w:t>; that is, in the current model,</w:t>
        </w:r>
      </w:ins>
      <w:ins w:id="2830" w:author="Benton, Deon" w:date="2026-03-09T18:55:00Z" w16du:dateUtc="2026-03-09T23:55:00Z">
        <w:r w:rsidR="00CC3593">
          <w:rPr>
            <w:rFonts w:ascii="Times New Roman" w:eastAsia="Times New Roman" w:hAnsi="Times New Roman" w:cs="Times New Roman"/>
          </w:rPr>
          <w:t xml:space="preserve"> </w:t>
        </w:r>
      </w:ins>
      <w:ins w:id="2831" w:author="Benton, Deon" w:date="2026-03-09T19:08:00Z" w16du:dateUtc="2026-03-10T00:08:00Z">
        <w:r w:rsidR="00585C9B">
          <w:rPr>
            <w:rFonts w:ascii="Times New Roman" w:eastAsia="Times New Roman" w:hAnsi="Times New Roman" w:cs="Times New Roman"/>
          </w:rPr>
          <w:t xml:space="preserve">arced motion </w:t>
        </w:r>
      </w:ins>
      <w:ins w:id="2832" w:author="Benton, Deon" w:date="2026-03-30T14:06:00Z" w16du:dateUtc="2026-03-30T19:06:00Z">
        <w:r w:rsidR="00BF6767">
          <w:rPr>
            <w:rFonts w:ascii="Times New Roman" w:eastAsia="Times New Roman" w:hAnsi="Times New Roman" w:cs="Times New Roman"/>
          </w:rPr>
          <w:t>never occurred in the absence of obsta</w:t>
        </w:r>
      </w:ins>
      <w:ins w:id="2833" w:author="Benton, Deon" w:date="2026-03-30T14:07:00Z" w16du:dateUtc="2026-03-30T19:07:00Z">
        <w:r w:rsidR="00BF6767">
          <w:rPr>
            <w:rFonts w:ascii="Times New Roman" w:eastAsia="Times New Roman" w:hAnsi="Times New Roman" w:cs="Times New Roman"/>
          </w:rPr>
          <w:t>cles</w:t>
        </w:r>
      </w:ins>
      <w:ins w:id="2834" w:author="Benton, Deon" w:date="2026-03-03T15:52:00Z" w16du:dateUtc="2026-03-03T21:52:00Z">
        <w:r w:rsidR="0086194C">
          <w:rPr>
            <w:rFonts w:ascii="Times New Roman" w:eastAsia="Times New Roman" w:hAnsi="Times New Roman" w:cs="Times New Roman"/>
          </w:rPr>
          <w:t xml:space="preserve"> </w:t>
        </w:r>
      </w:ins>
      <w:ins w:id="2835" w:author="Benton, Deon" w:date="2026-03-03T15:53:00Z" w16du:dateUtc="2026-03-03T21:53:00Z">
        <w:r w:rsidR="0086194C">
          <w:rPr>
            <w:rFonts w:ascii="Times New Roman" w:eastAsia="Times New Roman" w:hAnsi="Times New Roman" w:cs="Times New Roman"/>
          </w:rPr>
          <w:t>during</w:t>
        </w:r>
      </w:ins>
      <w:ins w:id="2836" w:author="Benton, Deon" w:date="2026-03-03T15:50:00Z" w16du:dateUtc="2026-03-03T21:50:00Z">
        <w:r w:rsidR="009E5DAF">
          <w:rPr>
            <w:rFonts w:ascii="Times New Roman" w:eastAsia="Times New Roman" w:hAnsi="Times New Roman" w:cs="Times New Roman"/>
          </w:rPr>
          <w:t xml:space="preserve"> pretraining</w:t>
        </w:r>
      </w:ins>
      <w:ins w:id="2837" w:author="Benton, Deon" w:date="2026-03-09T18:55:00Z" w16du:dateUtc="2026-03-09T23:55:00Z">
        <w:r w:rsidR="00CC3593">
          <w:rPr>
            <w:rFonts w:ascii="Times New Roman" w:eastAsia="Times New Roman" w:hAnsi="Times New Roman" w:cs="Times New Roman"/>
          </w:rPr>
          <w:t>.</w:t>
        </w:r>
      </w:ins>
      <w:ins w:id="2838" w:author="Benton, Deon" w:date="2026-03-09T18:56:00Z" w16du:dateUtc="2026-03-09T23:56:00Z">
        <w:r w:rsidR="00C2212E">
          <w:rPr>
            <w:rFonts w:ascii="Times New Roman" w:eastAsia="Times New Roman" w:hAnsi="Times New Roman" w:cs="Times New Roman"/>
          </w:rPr>
          <w:t xml:space="preserve"> </w:t>
        </w:r>
      </w:ins>
      <w:ins w:id="2839" w:author="Benton, Deon" w:date="2026-03-09T18:57:00Z" w16du:dateUtc="2026-03-09T23:57:00Z">
        <w:r w:rsidR="00C2212E">
          <w:rPr>
            <w:rFonts w:ascii="Times New Roman" w:eastAsia="Times New Roman" w:hAnsi="Times New Roman" w:cs="Times New Roman"/>
          </w:rPr>
          <w:t xml:space="preserve">The trouble here is that </w:t>
        </w:r>
      </w:ins>
      <w:ins w:id="2840" w:author="Benton, Deon" w:date="2026-03-30T14:07:00Z" w16du:dateUtc="2026-03-30T19:07:00Z">
        <w:r w:rsidR="001C40F2">
          <w:rPr>
            <w:rFonts w:ascii="Times New Roman" w:eastAsia="Times New Roman" w:hAnsi="Times New Roman" w:cs="Times New Roman"/>
          </w:rPr>
          <w:t xml:space="preserve">although arced motion in the presence of obstacles </w:t>
        </w:r>
      </w:ins>
      <w:ins w:id="2841" w:author="Benton, Deon" w:date="2026-04-12T14:25:00Z" w16du:dateUtc="2026-04-12T19:25:00Z">
        <w:r w:rsidR="00B36840">
          <w:rPr>
            <w:rFonts w:ascii="Times New Roman" w:eastAsia="Times New Roman" w:hAnsi="Times New Roman" w:cs="Times New Roman"/>
          </w:rPr>
          <w:t xml:space="preserve">may </w:t>
        </w:r>
      </w:ins>
      <w:ins w:id="2842" w:author="Benton, Deon" w:date="2026-04-12T14:33:00Z" w16du:dateUtc="2026-04-12T19:33:00Z">
        <w:r w:rsidR="00660DD3">
          <w:rPr>
            <w:rFonts w:ascii="Times New Roman" w:eastAsia="Times New Roman" w:hAnsi="Times New Roman" w:cs="Times New Roman"/>
          </w:rPr>
          <w:t xml:space="preserve">well </w:t>
        </w:r>
      </w:ins>
      <w:ins w:id="2843" w:author="Benton, Deon" w:date="2026-04-12T14:25:00Z" w16du:dateUtc="2026-04-12T19:25:00Z">
        <w:r w:rsidR="00B36840">
          <w:rPr>
            <w:rFonts w:ascii="Times New Roman" w:eastAsia="Times New Roman" w:hAnsi="Times New Roman" w:cs="Times New Roman"/>
          </w:rPr>
          <w:t>be the rule in infants’ everyday experience</w:t>
        </w:r>
      </w:ins>
      <w:ins w:id="2844" w:author="Benton, Deon" w:date="2026-03-30T14:07:00Z" w16du:dateUtc="2026-03-30T19:07:00Z">
        <w:r w:rsidR="001C40F2">
          <w:rPr>
            <w:rFonts w:ascii="Times New Roman" w:eastAsia="Times New Roman" w:hAnsi="Times New Roman" w:cs="Times New Roman"/>
          </w:rPr>
          <w:t xml:space="preserve">, </w:t>
        </w:r>
      </w:ins>
      <w:ins w:id="2845" w:author="Benton, Deon" w:date="2026-04-12T14:25:00Z" w16du:dateUtc="2026-04-12T19:25:00Z">
        <w:r w:rsidR="002A122C">
          <w:rPr>
            <w:rFonts w:ascii="Times New Roman" w:eastAsia="Times New Roman" w:hAnsi="Times New Roman" w:cs="Times New Roman"/>
          </w:rPr>
          <w:t>i</w:t>
        </w:r>
      </w:ins>
      <w:ins w:id="2846" w:author="Benton, Deon" w:date="2026-04-12T14:33:00Z" w16du:dateUtc="2026-04-12T19:33:00Z">
        <w:r w:rsidR="00660DD3">
          <w:rPr>
            <w:rFonts w:ascii="Times New Roman" w:eastAsia="Times New Roman" w:hAnsi="Times New Roman" w:cs="Times New Roman"/>
          </w:rPr>
          <w:t>nfants certainly encounter exceptions</w:t>
        </w:r>
      </w:ins>
      <w:ins w:id="2847" w:author="Benton, Deon" w:date="2026-04-12T14:34:00Z" w16du:dateUtc="2026-04-12T19:34:00Z">
        <w:r w:rsidR="00660DD3">
          <w:rPr>
            <w:rFonts w:ascii="Times New Roman" w:eastAsia="Times New Roman" w:hAnsi="Times New Roman" w:cs="Times New Roman"/>
          </w:rPr>
          <w:t xml:space="preserve">; that is, it seems likely that infants </w:t>
        </w:r>
      </w:ins>
      <w:ins w:id="2848" w:author="Benton, Deon" w:date="2026-04-12T14:26:00Z" w16du:dateUtc="2026-04-12T19:26:00Z">
        <w:r w:rsidR="002A122C">
          <w:rPr>
            <w:rFonts w:ascii="Times New Roman" w:eastAsia="Times New Roman" w:hAnsi="Times New Roman" w:cs="Times New Roman"/>
          </w:rPr>
          <w:t>observe instances of</w:t>
        </w:r>
      </w:ins>
      <w:ins w:id="2849" w:author="Benton, Deon" w:date="2026-03-09T18:57:00Z" w16du:dateUtc="2026-03-09T23:57:00Z">
        <w:r w:rsidR="00C2212E">
          <w:rPr>
            <w:rFonts w:ascii="Times New Roman" w:eastAsia="Times New Roman" w:hAnsi="Times New Roman" w:cs="Times New Roman"/>
          </w:rPr>
          <w:t xml:space="preserve"> a</w:t>
        </w:r>
      </w:ins>
      <w:ins w:id="2850" w:author="Benton, Deon" w:date="2026-03-09T18:56:00Z" w16du:dateUtc="2026-03-09T23:56:00Z">
        <w:r w:rsidR="00C2212E">
          <w:rPr>
            <w:rFonts w:ascii="Times New Roman" w:eastAsia="Times New Roman" w:hAnsi="Times New Roman" w:cs="Times New Roman"/>
          </w:rPr>
          <w:t>rced motion in the absence of physical o</w:t>
        </w:r>
      </w:ins>
      <w:ins w:id="2851" w:author="Benton, Deon" w:date="2026-03-09T18:57:00Z" w16du:dateUtc="2026-03-09T23:57:00Z">
        <w:r w:rsidR="00C2212E">
          <w:rPr>
            <w:rFonts w:ascii="Times New Roman" w:eastAsia="Times New Roman" w:hAnsi="Times New Roman" w:cs="Times New Roman"/>
          </w:rPr>
          <w:t xml:space="preserve">bstacles (e.g., when </w:t>
        </w:r>
      </w:ins>
      <w:ins w:id="2852" w:author="Benton, Deon" w:date="2026-03-30T14:08:00Z" w16du:dateUtc="2026-03-30T19:08:00Z">
        <w:r w:rsidR="001C40F2">
          <w:rPr>
            <w:rFonts w:ascii="Times New Roman" w:eastAsia="Times New Roman" w:hAnsi="Times New Roman" w:cs="Times New Roman"/>
          </w:rPr>
          <w:t>an older</w:t>
        </w:r>
      </w:ins>
      <w:ins w:id="2853" w:author="Benton, Deon" w:date="2026-03-09T18:57:00Z" w16du:dateUtc="2026-03-09T23:57:00Z">
        <w:r w:rsidR="00C2212E">
          <w:rPr>
            <w:rFonts w:ascii="Times New Roman" w:eastAsia="Times New Roman" w:hAnsi="Times New Roman" w:cs="Times New Roman"/>
          </w:rPr>
          <w:t xml:space="preserve"> sibling joyfully skips around the yard</w:t>
        </w:r>
      </w:ins>
      <w:ins w:id="2854" w:author="Benton, Deon" w:date="2026-03-30T14:09:00Z" w16du:dateUtc="2026-03-30T19:09:00Z">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ins>
      <w:ins w:id="2855" w:author="Benton, Deon" w:date="2026-03-09T18:57:00Z" w16du:dateUtc="2026-03-09T23:57:00Z">
        <w:r w:rsidR="00C2212E">
          <w:rPr>
            <w:rFonts w:ascii="Times New Roman" w:eastAsia="Times New Roman" w:hAnsi="Times New Roman" w:cs="Times New Roman"/>
          </w:rPr>
          <w:t>). Thus,</w:t>
        </w:r>
      </w:ins>
      <w:ins w:id="2856" w:author="Benton, Deon" w:date="2026-03-30T16:27:00Z" w16du:dateUtc="2026-03-30T21:27:00Z">
        <w:r w:rsidR="004C38F1">
          <w:rPr>
            <w:rFonts w:ascii="Times New Roman" w:eastAsia="Times New Roman" w:hAnsi="Times New Roman" w:cs="Times New Roman"/>
          </w:rPr>
          <w:t xml:space="preserve"> before</w:t>
        </w:r>
      </w:ins>
      <w:ins w:id="2857" w:author="Benton, Deon" w:date="2026-03-30T16:28:00Z" w16du:dateUtc="2026-03-30T21:28:00Z">
        <w:r w:rsidR="004C38F1">
          <w:rPr>
            <w:rFonts w:ascii="Times New Roman" w:eastAsia="Times New Roman" w:hAnsi="Times New Roman" w:cs="Times New Roman"/>
          </w:rPr>
          <w:t xml:space="preserve"> it can be concluded that ALIAS provides a plausible explanation of infants’ looking performance in action understanding studies broadly</w:t>
        </w:r>
      </w:ins>
      <w:ins w:id="2858" w:author="Benton, Deon" w:date="2026-04-17T12:13:00Z" w16du:dateUtc="2026-04-17T17:13:00Z">
        <w:r w:rsidR="00A9137D">
          <w:rPr>
            <w:rFonts w:ascii="Times New Roman" w:eastAsia="Times New Roman" w:hAnsi="Times New Roman" w:cs="Times New Roman"/>
          </w:rPr>
          <w:t xml:space="preserve"> rather than being limited to capturing the first target finding</w:t>
        </w:r>
      </w:ins>
      <w:ins w:id="2859" w:author="Benton, Deon" w:date="2026-03-30T16:28:00Z" w16du:dateUtc="2026-03-30T21:28:00Z">
        <w:r w:rsidR="004C38F1">
          <w:rPr>
            <w:rFonts w:ascii="Times New Roman" w:eastAsia="Times New Roman" w:hAnsi="Times New Roman" w:cs="Times New Roman"/>
          </w:rPr>
          <w:t xml:space="preserve">, </w:t>
        </w:r>
      </w:ins>
      <w:ins w:id="2860" w:author="Benton, Deon" w:date="2026-03-30T16:34:00Z" w16du:dateUtc="2026-03-30T21:34:00Z">
        <w:r w:rsidR="007B44B6">
          <w:rPr>
            <w:rFonts w:ascii="Times New Roman" w:eastAsia="Times New Roman" w:hAnsi="Times New Roman" w:cs="Times New Roman"/>
          </w:rPr>
          <w:t>it</w:t>
        </w:r>
      </w:ins>
      <w:ins w:id="2861" w:author="Benton, Deon" w:date="2026-03-30T14:10:00Z" w16du:dateUtc="2026-03-30T19:10:00Z">
        <w:r w:rsidR="003012FF">
          <w:rPr>
            <w:rFonts w:ascii="Times New Roman" w:eastAsia="Times New Roman" w:hAnsi="Times New Roman" w:cs="Times New Roman"/>
          </w:rPr>
          <w:t xml:space="preserve"> is important to demonstrate the </w:t>
        </w:r>
      </w:ins>
      <w:ins w:id="2862" w:author="Benton, Deon" w:date="2026-03-30T16:29:00Z" w16du:dateUtc="2026-03-30T21:29:00Z">
        <w:r w:rsidR="00AB78AE">
          <w:rPr>
            <w:rFonts w:ascii="Times New Roman" w:eastAsia="Times New Roman" w:hAnsi="Times New Roman" w:cs="Times New Roman"/>
          </w:rPr>
          <w:t>robustness of ALIAS’s performance in a</w:t>
        </w:r>
      </w:ins>
      <w:ins w:id="2863" w:author="Benton, Deon" w:date="2026-03-03T16:03:00Z" w16du:dateUtc="2026-03-03T22:03:00Z">
        <w:r w:rsidR="00C67B37">
          <w:rPr>
            <w:rFonts w:ascii="Times New Roman" w:eastAsia="Times New Roman" w:hAnsi="Times New Roman" w:cs="Times New Roman"/>
          </w:rPr>
          <w:t xml:space="preserve"> simulation that varies</w:t>
        </w:r>
      </w:ins>
      <w:ins w:id="2864" w:author="Benton, Deon" w:date="2026-03-30T16:30:00Z" w16du:dateUtc="2026-03-30T21:30:00Z">
        <w:r w:rsidR="00AB78AE">
          <w:rPr>
            <w:rFonts w:ascii="Times New Roman" w:eastAsia="Times New Roman" w:hAnsi="Times New Roman" w:cs="Times New Roman"/>
          </w:rPr>
          <w:t xml:space="preserve"> </w:t>
        </w:r>
      </w:ins>
      <w:ins w:id="2865" w:author="Benton, Deon" w:date="2026-03-09T18:58:00Z" w16du:dateUtc="2026-03-09T23:58:00Z">
        <w:r w:rsidR="00C2212E">
          <w:rPr>
            <w:rFonts w:ascii="Times New Roman" w:eastAsia="Times New Roman" w:hAnsi="Times New Roman" w:cs="Times New Roman"/>
          </w:rPr>
          <w:t xml:space="preserve">the </w:t>
        </w:r>
      </w:ins>
      <w:ins w:id="2866" w:author="Benton, Deon" w:date="2026-04-17T12:15:00Z" w16du:dateUtc="2026-04-17T17:15:00Z">
        <w:r w:rsidR="00EC725F">
          <w:rPr>
            <w:rFonts w:ascii="Times New Roman" w:eastAsia="Times New Roman" w:hAnsi="Times New Roman" w:cs="Times New Roman"/>
          </w:rPr>
          <w:t xml:space="preserve">ratio of constrained </w:t>
        </w:r>
      </w:ins>
      <w:ins w:id="2867" w:author="Benton, Deon" w:date="2026-04-17T12:16:00Z" w16du:dateUtc="2026-04-17T17:16:00Z">
        <w:r w:rsidR="00EC725F">
          <w:rPr>
            <w:rFonts w:ascii="Times New Roman" w:eastAsia="Times New Roman" w:hAnsi="Times New Roman" w:cs="Times New Roman"/>
          </w:rPr>
          <w:t xml:space="preserve">(i.e., with a barrier) </w:t>
        </w:r>
      </w:ins>
      <w:ins w:id="2868" w:author="Benton, Deon" w:date="2026-04-17T12:15:00Z" w16du:dateUtc="2026-04-17T17:15:00Z">
        <w:r w:rsidR="00EC725F">
          <w:rPr>
            <w:rFonts w:ascii="Times New Roman" w:eastAsia="Times New Roman" w:hAnsi="Times New Roman" w:cs="Times New Roman"/>
          </w:rPr>
          <w:t xml:space="preserve">to unconstrained (i.e., </w:t>
        </w:r>
      </w:ins>
      <w:ins w:id="2869" w:author="Benton, Deon" w:date="2026-04-17T12:16:00Z" w16du:dateUtc="2026-04-17T17:16:00Z">
        <w:r w:rsidR="00EC725F">
          <w:rPr>
            <w:rFonts w:ascii="Times New Roman" w:eastAsia="Times New Roman" w:hAnsi="Times New Roman" w:cs="Times New Roman"/>
          </w:rPr>
          <w:t>without a barrier)</w:t>
        </w:r>
      </w:ins>
      <w:ins w:id="2870" w:author="Benton, Deon" w:date="2026-03-30T16:30:00Z" w16du:dateUtc="2026-03-30T21:30:00Z">
        <w:r w:rsidR="00AB78AE">
          <w:rPr>
            <w:rFonts w:ascii="Times New Roman" w:eastAsia="Times New Roman" w:hAnsi="Times New Roman" w:cs="Times New Roman"/>
          </w:rPr>
          <w:t xml:space="preserve"> arced motion</w:t>
        </w:r>
      </w:ins>
      <w:ins w:id="2871" w:author="Benton, Deon" w:date="2026-04-12T14:37:00Z" w16du:dateUtc="2026-04-12T19:37:00Z">
        <w:r w:rsidR="00660DD3">
          <w:rPr>
            <w:rFonts w:ascii="Times New Roman" w:eastAsia="Times New Roman" w:hAnsi="Times New Roman" w:cs="Times New Roman"/>
          </w:rPr>
          <w:t xml:space="preserve"> during pretraining</w:t>
        </w:r>
      </w:ins>
      <w:ins w:id="2872" w:author="Benton, Deon" w:date="2026-03-30T16:43:00Z" w16du:dateUtc="2026-03-30T21:43:00Z">
        <w:r w:rsidR="00661234">
          <w:rPr>
            <w:rFonts w:ascii="Times New Roman" w:eastAsia="Times New Roman" w:hAnsi="Times New Roman" w:cs="Times New Roman"/>
          </w:rPr>
          <w:t xml:space="preserve">. </w:t>
        </w:r>
      </w:ins>
      <w:del w:id="2873" w:author="Benton, Deon" w:date="2026-04-12T14:38:00Z" w16du:dateUtc="2026-04-12T19:38:00Z">
        <w:r w:rsidR="00524642" w:rsidDel="00660DD3">
          <w:rPr>
            <w:rFonts w:ascii="Times New Roman" w:eastAsia="Times New Roman" w:hAnsi="Times New Roman" w:cs="Times New Roman"/>
          </w:rPr>
          <w:delText xml:space="preserve"> </w:delText>
        </w:r>
      </w:del>
      <w:ins w:id="2874" w:author="Benton, Deon" w:date="2026-03-30T16:31:00Z" w16du:dateUtc="2026-03-30T21:31:00Z">
        <w:r w:rsidR="00AB78AE">
          <w:rPr>
            <w:rFonts w:ascii="Times New Roman" w:eastAsia="Times New Roman" w:hAnsi="Times New Roman" w:cs="Times New Roman"/>
          </w:rPr>
          <w:t>Simulation 1b addressed this issue.</w:t>
        </w:r>
      </w:ins>
      <w:ins w:id="2875" w:author="Benton, Deon" w:date="2026-03-30T16:32:00Z" w16du:dateUtc="2026-03-30T21:32:00Z">
        <w:r w:rsidR="002306AB">
          <w:rPr>
            <w:rFonts w:ascii="Times New Roman" w:eastAsia="Times New Roman" w:hAnsi="Times New Roman" w:cs="Times New Roman"/>
          </w:rPr>
          <w:t xml:space="preserve"> </w:t>
        </w:r>
      </w:ins>
      <w:ins w:id="2876" w:author="Benton, Deon" w:date="2026-04-12T14:39:00Z" w16du:dateUtc="2026-04-12T19:39:00Z">
        <w:r w:rsidR="00660DD3">
          <w:rPr>
            <w:rFonts w:ascii="Times New Roman" w:eastAsia="Times New Roman" w:hAnsi="Times New Roman" w:cs="Times New Roman"/>
          </w:rPr>
          <w:t xml:space="preserve">Subsequent simulations will address several remaining issues. </w:t>
        </w:r>
      </w:ins>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2877"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lastRenderedPageBreak/>
        <w:t xml:space="preserve">Simulation </w:t>
      </w:r>
      <w:ins w:id="2878" w:author="Benton, Deon" w:date="2026-03-03T16:07:00Z" w16du:dateUtc="2026-03-03T22:07:00Z">
        <w:r w:rsidR="003C5492">
          <w:rPr>
            <w:rFonts w:ascii="Times New Roman" w:eastAsia="Times New Roman" w:hAnsi="Times New Roman" w:cs="Times New Roman"/>
            <w:b/>
            <w:bCs/>
          </w:rPr>
          <w:t>1b</w:t>
        </w:r>
      </w:ins>
    </w:p>
    <w:p w14:paraId="7654B5CB" w14:textId="2EF1C60D" w:rsidR="00D135D3" w:rsidRDefault="00585C9B" w:rsidP="009A08C7">
      <w:pPr>
        <w:spacing w:line="480" w:lineRule="auto"/>
        <w:ind w:firstLine="720"/>
        <w:contextualSpacing/>
        <w:rPr>
          <w:ins w:id="2879" w:author="Benton, Deon" w:date="2026-03-30T17:19:00Z" w16du:dateUtc="2026-03-30T22:19:00Z"/>
          <w:rFonts w:ascii="Times New Roman" w:eastAsia="Times New Roman" w:hAnsi="Times New Roman" w:cs="Times New Roman"/>
        </w:rPr>
      </w:pPr>
      <w:ins w:id="2880" w:author="Benton, Deon" w:date="2026-03-09T19:04:00Z" w16du:dateUtc="2026-03-10T00:04:00Z">
        <w:r>
          <w:rPr>
            <w:rFonts w:ascii="Times New Roman" w:eastAsia="Times New Roman" w:hAnsi="Times New Roman" w:cs="Times New Roman"/>
          </w:rPr>
          <w:t xml:space="preserve">The main difference between this simulation and Simulation 1a was that here </w:t>
        </w:r>
      </w:ins>
      <w:ins w:id="2881" w:author="Benton, Deon" w:date="2026-03-09T19:05:00Z" w16du:dateUtc="2026-03-10T00:05:00Z">
        <w:r>
          <w:rPr>
            <w:rFonts w:ascii="Times New Roman" w:eastAsia="Times New Roman" w:hAnsi="Times New Roman" w:cs="Times New Roman"/>
          </w:rPr>
          <w:t xml:space="preserve">the ratio of </w:t>
        </w:r>
      </w:ins>
      <w:ins w:id="2882" w:author="Benton, Deon" w:date="2026-04-12T14:39:00Z" w16du:dateUtc="2026-04-12T19:39:00Z">
        <w:r w:rsidR="006E1BC4">
          <w:rPr>
            <w:rFonts w:ascii="Times New Roman" w:eastAsia="Times New Roman" w:hAnsi="Times New Roman" w:cs="Times New Roman"/>
          </w:rPr>
          <w:t>constrained a</w:t>
        </w:r>
      </w:ins>
      <w:ins w:id="2883" w:author="Benton, Deon" w:date="2026-03-09T19:05:00Z" w16du:dateUtc="2026-03-10T00:05:00Z">
        <w:r>
          <w:rPr>
            <w:rFonts w:ascii="Times New Roman" w:eastAsia="Times New Roman" w:hAnsi="Times New Roman" w:cs="Times New Roman"/>
          </w:rPr>
          <w:t>rced motion to</w:t>
        </w:r>
      </w:ins>
      <w:ins w:id="2884" w:author="Benton, Deon" w:date="2026-04-12T14:41:00Z" w16du:dateUtc="2026-04-12T19:41:00Z">
        <w:r w:rsidR="00700E15">
          <w:rPr>
            <w:rFonts w:ascii="Times New Roman" w:eastAsia="Times New Roman" w:hAnsi="Times New Roman" w:cs="Times New Roman"/>
          </w:rPr>
          <w:t xml:space="preserve"> unconstrained arced motion </w:t>
        </w:r>
      </w:ins>
      <w:ins w:id="2885" w:author="Benton, Deon" w:date="2026-03-09T19:05:00Z" w16du:dateUtc="2026-03-10T00:05:00Z">
        <w:r>
          <w:rPr>
            <w:rFonts w:ascii="Times New Roman" w:eastAsia="Times New Roman" w:hAnsi="Times New Roman" w:cs="Times New Roman"/>
          </w:rPr>
          <w:t>varie</w:t>
        </w:r>
      </w:ins>
      <w:ins w:id="2886" w:author="Benton, Deon" w:date="2026-03-09T19:06:00Z" w16du:dateUtc="2026-03-10T00:06:00Z">
        <w:r>
          <w:rPr>
            <w:rFonts w:ascii="Times New Roman" w:eastAsia="Times New Roman" w:hAnsi="Times New Roman" w:cs="Times New Roman"/>
          </w:rPr>
          <w:t xml:space="preserve">d across networks. </w:t>
        </w:r>
      </w:ins>
      <w:ins w:id="2887" w:author="Benton, Deon" w:date="2026-03-09T19:12:00Z" w16du:dateUtc="2026-03-10T00:12:00Z">
        <w:r w:rsidR="00560C9F">
          <w:rPr>
            <w:rFonts w:ascii="Times New Roman" w:eastAsia="Times New Roman" w:hAnsi="Times New Roman" w:cs="Times New Roman"/>
          </w:rPr>
          <w:t>Six</w:t>
        </w:r>
      </w:ins>
      <w:ins w:id="2888" w:author="Benton, Deon" w:date="2026-03-03T16:20:00Z" w16du:dateUtc="2026-03-03T22:20:00Z">
        <w:r w:rsidR="0086256F">
          <w:rPr>
            <w:rFonts w:ascii="Times New Roman" w:eastAsia="Times New Roman" w:hAnsi="Times New Roman" w:cs="Times New Roman"/>
          </w:rPr>
          <w:t xml:space="preserve"> different ratio</w:t>
        </w:r>
      </w:ins>
      <w:ins w:id="2889" w:author="Benton, Deon" w:date="2026-04-12T14:40:00Z" w16du:dateUtc="2026-04-12T19:40:00Z">
        <w:r w:rsidR="006E1BC4">
          <w:rPr>
            <w:rFonts w:ascii="Times New Roman" w:eastAsia="Times New Roman" w:hAnsi="Times New Roman" w:cs="Times New Roman"/>
          </w:rPr>
          <w:t xml:space="preserve"> </w:t>
        </w:r>
      </w:ins>
      <w:ins w:id="2890" w:author="Benton, Deon" w:date="2026-03-03T16:20:00Z" w16du:dateUtc="2026-03-03T22:20:00Z">
        <w:r w:rsidR="0086256F">
          <w:rPr>
            <w:rFonts w:ascii="Times New Roman" w:eastAsia="Times New Roman" w:hAnsi="Times New Roman" w:cs="Times New Roman"/>
          </w:rPr>
          <w:t>were used</w:t>
        </w:r>
      </w:ins>
      <w:ins w:id="2891" w:author="Benton, Deon" w:date="2026-04-12T14:40:00Z" w16du:dateUtc="2026-04-12T19:40:00Z">
        <w:r w:rsidR="006E1BC4">
          <w:rPr>
            <w:rFonts w:ascii="Times New Roman" w:eastAsia="Times New Roman" w:hAnsi="Times New Roman" w:cs="Times New Roman"/>
          </w:rPr>
          <w:t xml:space="preserve">, </w:t>
        </w:r>
      </w:ins>
      <w:ins w:id="2892" w:author="Benton, Deon" w:date="2026-04-12T14:41:00Z" w16du:dateUtc="2026-04-12T19:41:00Z">
        <w:r w:rsidR="00700E15">
          <w:rPr>
            <w:rFonts w:ascii="Times New Roman" w:eastAsia="Times New Roman" w:hAnsi="Times New Roman" w:cs="Times New Roman"/>
          </w:rPr>
          <w:t xml:space="preserve">and </w:t>
        </w:r>
      </w:ins>
      <w:ins w:id="2893" w:author="Benton, Deon" w:date="2026-04-12T14:40:00Z" w16du:dateUtc="2026-04-12T19:40:00Z">
        <w:r w:rsidR="006E1BC4">
          <w:rPr>
            <w:rFonts w:ascii="Times New Roman" w:eastAsia="Times New Roman" w:hAnsi="Times New Roman" w:cs="Times New Roman"/>
          </w:rPr>
          <w:t>each correspond</w:t>
        </w:r>
      </w:ins>
      <w:ins w:id="2894" w:author="Benton, Deon" w:date="2026-04-12T14:41:00Z" w16du:dateUtc="2026-04-12T19:41:00Z">
        <w:r w:rsidR="00700E15">
          <w:rPr>
            <w:rFonts w:ascii="Times New Roman" w:eastAsia="Times New Roman" w:hAnsi="Times New Roman" w:cs="Times New Roman"/>
          </w:rPr>
          <w:t>ed</w:t>
        </w:r>
      </w:ins>
      <w:ins w:id="2895" w:author="Benton, Deon" w:date="2026-04-12T14:40:00Z" w16du:dateUtc="2026-04-12T19:40:00Z">
        <w:r w:rsidR="006E1BC4">
          <w:rPr>
            <w:rFonts w:ascii="Times New Roman" w:eastAsia="Times New Roman" w:hAnsi="Times New Roman" w:cs="Times New Roman"/>
          </w:rPr>
          <w:t xml:space="preserve"> to a different condition</w:t>
        </w:r>
      </w:ins>
      <w:ins w:id="2896" w:author="Benton, Deon" w:date="2026-03-03T16:20:00Z" w16du:dateUtc="2026-03-03T22:20:00Z">
        <w:r w:rsidR="0086256F">
          <w:rPr>
            <w:rFonts w:ascii="Times New Roman" w:eastAsia="Times New Roman" w:hAnsi="Times New Roman" w:cs="Times New Roman"/>
          </w:rPr>
          <w:t xml:space="preserve">: 100% </w:t>
        </w:r>
      </w:ins>
      <w:ins w:id="2897" w:author="Benton, Deon" w:date="2026-04-12T14:41:00Z" w16du:dateUtc="2026-04-12T19:41:00Z">
        <w:r w:rsidR="00700E15">
          <w:rPr>
            <w:rFonts w:ascii="Times New Roman" w:eastAsia="Times New Roman" w:hAnsi="Times New Roman" w:cs="Times New Roman"/>
          </w:rPr>
          <w:t xml:space="preserve">constrained </w:t>
        </w:r>
      </w:ins>
      <w:ins w:id="2898" w:author="Benton, Deon" w:date="2026-03-03T16:20:00Z" w16du:dateUtc="2026-03-03T22:20:00Z">
        <w:r w:rsidR="0086256F">
          <w:rPr>
            <w:rFonts w:ascii="Times New Roman" w:eastAsia="Times New Roman" w:hAnsi="Times New Roman" w:cs="Times New Roman"/>
          </w:rPr>
          <w:t>vs. 0%</w:t>
        </w:r>
      </w:ins>
      <w:ins w:id="2899" w:author="Benton, Deon" w:date="2026-04-12T14:41:00Z" w16du:dateUtc="2026-04-12T19:41:00Z">
        <w:r w:rsidR="00700E15">
          <w:rPr>
            <w:rFonts w:ascii="Times New Roman" w:eastAsia="Times New Roman" w:hAnsi="Times New Roman" w:cs="Times New Roman"/>
          </w:rPr>
          <w:t xml:space="preserve"> unconstrained</w:t>
        </w:r>
      </w:ins>
      <w:ins w:id="2900" w:author="Benton, Deon" w:date="2026-03-03T16:20:00Z" w16du:dateUtc="2026-03-03T22:20:00Z">
        <w:r w:rsidR="00AE3FD6">
          <w:rPr>
            <w:rFonts w:ascii="Times New Roman" w:eastAsia="Times New Roman" w:hAnsi="Times New Roman" w:cs="Times New Roman"/>
          </w:rPr>
          <w:t xml:space="preserve">; </w:t>
        </w:r>
      </w:ins>
      <w:ins w:id="2901" w:author="Benton, Deon" w:date="2026-03-03T16:17:00Z" w16du:dateUtc="2026-03-03T22:17:00Z">
        <w:r w:rsidR="00B208F8">
          <w:rPr>
            <w:rFonts w:ascii="Times New Roman" w:eastAsia="Times New Roman" w:hAnsi="Times New Roman" w:cs="Times New Roman"/>
          </w:rPr>
          <w:t xml:space="preserve"> </w:t>
        </w:r>
      </w:ins>
      <w:ins w:id="2902" w:author="Benton, Deon" w:date="2026-03-03T16:20:00Z" w16du:dateUtc="2026-03-03T22:20:00Z">
        <w:r w:rsidR="00AE3FD6">
          <w:rPr>
            <w:rFonts w:ascii="Times New Roman" w:eastAsia="Times New Roman" w:hAnsi="Times New Roman" w:cs="Times New Roman"/>
          </w:rPr>
          <w:t xml:space="preserve">90% </w:t>
        </w:r>
      </w:ins>
      <w:ins w:id="2903" w:author="Benton, Deon" w:date="2026-04-12T14:42:00Z" w16du:dateUtc="2026-04-12T19:42:00Z">
        <w:r w:rsidR="00700E15">
          <w:rPr>
            <w:rFonts w:ascii="Times New Roman" w:eastAsia="Times New Roman" w:hAnsi="Times New Roman" w:cs="Times New Roman"/>
          </w:rPr>
          <w:t xml:space="preserve">constrained </w:t>
        </w:r>
      </w:ins>
      <w:ins w:id="2904" w:author="Benton, Deon" w:date="2026-03-03T16:20:00Z" w16du:dateUtc="2026-03-03T22:20:00Z">
        <w:r w:rsidR="00AE3FD6">
          <w:rPr>
            <w:rFonts w:ascii="Times New Roman" w:eastAsia="Times New Roman" w:hAnsi="Times New Roman" w:cs="Times New Roman"/>
          </w:rPr>
          <w:t xml:space="preserve">vs. 10% </w:t>
        </w:r>
      </w:ins>
      <w:ins w:id="2905" w:author="Benton, Deon" w:date="2026-04-12T14:42:00Z" w16du:dateUtc="2026-04-12T19:42:00Z">
        <w:r w:rsidR="00700E15">
          <w:rPr>
            <w:rFonts w:ascii="Times New Roman" w:eastAsia="Times New Roman" w:hAnsi="Times New Roman" w:cs="Times New Roman"/>
          </w:rPr>
          <w:t>unconstrained</w:t>
        </w:r>
      </w:ins>
      <w:ins w:id="2906" w:author="Benton, Deon" w:date="2026-03-03T16:21:00Z" w16du:dateUtc="2026-03-03T22:21:00Z">
        <w:r w:rsidR="00AE3FD6">
          <w:rPr>
            <w:rFonts w:ascii="Times New Roman" w:eastAsia="Times New Roman" w:hAnsi="Times New Roman" w:cs="Times New Roman"/>
          </w:rPr>
          <w:t>; 80%</w:t>
        </w:r>
      </w:ins>
      <w:ins w:id="2907" w:author="Benton, Deon" w:date="2026-04-12T14:42:00Z" w16du:dateUtc="2026-04-12T19:42:00Z">
        <w:r w:rsidR="00700E15">
          <w:rPr>
            <w:rFonts w:ascii="Times New Roman" w:eastAsia="Times New Roman" w:hAnsi="Times New Roman" w:cs="Times New Roman"/>
          </w:rPr>
          <w:t xml:space="preserve"> constrained</w:t>
        </w:r>
      </w:ins>
      <w:ins w:id="2908" w:author="Benton, Deon" w:date="2026-03-03T16:21:00Z" w16du:dateUtc="2026-03-03T22:21:00Z">
        <w:r w:rsidR="00AE3FD6">
          <w:rPr>
            <w:rFonts w:ascii="Times New Roman" w:eastAsia="Times New Roman" w:hAnsi="Times New Roman" w:cs="Times New Roman"/>
          </w:rPr>
          <w:t xml:space="preserve"> vs. 20%</w:t>
        </w:r>
      </w:ins>
      <w:ins w:id="2909" w:author="Benton, Deon" w:date="2026-04-12T14:42:00Z" w16du:dateUtc="2026-04-12T19:42:00Z">
        <w:r w:rsidR="00700E15">
          <w:rPr>
            <w:rFonts w:ascii="Times New Roman" w:eastAsia="Times New Roman" w:hAnsi="Times New Roman" w:cs="Times New Roman"/>
          </w:rPr>
          <w:t xml:space="preserve"> unconstrained</w:t>
        </w:r>
      </w:ins>
      <w:ins w:id="2910" w:author="Benton, Deon" w:date="2026-03-09T19:11:00Z" w16du:dateUtc="2026-03-10T00:11:00Z">
        <w:r w:rsidR="00560C9F">
          <w:rPr>
            <w:rFonts w:ascii="Times New Roman" w:eastAsia="Times New Roman" w:hAnsi="Times New Roman" w:cs="Times New Roman"/>
          </w:rPr>
          <w:t xml:space="preserve">; </w:t>
        </w:r>
      </w:ins>
      <w:ins w:id="2911" w:author="Benton, Deon" w:date="2026-03-09T19:12:00Z" w16du:dateUtc="2026-03-10T00:12:00Z">
        <w:r w:rsidR="00560C9F">
          <w:rPr>
            <w:rFonts w:ascii="Times New Roman" w:eastAsia="Times New Roman" w:hAnsi="Times New Roman" w:cs="Times New Roman"/>
          </w:rPr>
          <w:t>7</w:t>
        </w:r>
      </w:ins>
      <w:ins w:id="2912" w:author="Benton, Deon" w:date="2026-03-09T19:11:00Z" w16du:dateUtc="2026-03-10T00:11:00Z">
        <w:r w:rsidR="00560C9F">
          <w:rPr>
            <w:rFonts w:ascii="Times New Roman" w:eastAsia="Times New Roman" w:hAnsi="Times New Roman" w:cs="Times New Roman"/>
          </w:rPr>
          <w:t xml:space="preserve">0% </w:t>
        </w:r>
      </w:ins>
      <w:ins w:id="2913" w:author="Benton, Deon" w:date="2026-04-12T14:42:00Z" w16du:dateUtc="2026-04-12T19:42:00Z">
        <w:r w:rsidR="00700E15">
          <w:rPr>
            <w:rFonts w:ascii="Times New Roman" w:eastAsia="Times New Roman" w:hAnsi="Times New Roman" w:cs="Times New Roman"/>
          </w:rPr>
          <w:t xml:space="preserve">constrained </w:t>
        </w:r>
      </w:ins>
      <w:ins w:id="2914" w:author="Benton, Deon" w:date="2026-03-09T19:11:00Z" w16du:dateUtc="2026-03-10T00:11:00Z">
        <w:r w:rsidR="00560C9F">
          <w:rPr>
            <w:rFonts w:ascii="Times New Roman" w:eastAsia="Times New Roman" w:hAnsi="Times New Roman" w:cs="Times New Roman"/>
          </w:rPr>
          <w:t xml:space="preserve">vs. </w:t>
        </w:r>
      </w:ins>
      <w:ins w:id="2915" w:author="Benton, Deon" w:date="2026-03-09T19:12:00Z" w16du:dateUtc="2026-03-10T00:12:00Z">
        <w:r w:rsidR="00560C9F">
          <w:rPr>
            <w:rFonts w:ascii="Times New Roman" w:eastAsia="Times New Roman" w:hAnsi="Times New Roman" w:cs="Times New Roman"/>
          </w:rPr>
          <w:t>3</w:t>
        </w:r>
      </w:ins>
      <w:ins w:id="2916" w:author="Benton, Deon" w:date="2026-03-09T19:11:00Z" w16du:dateUtc="2026-03-10T00:11:00Z">
        <w:r w:rsidR="00560C9F">
          <w:rPr>
            <w:rFonts w:ascii="Times New Roman" w:eastAsia="Times New Roman" w:hAnsi="Times New Roman" w:cs="Times New Roman"/>
          </w:rPr>
          <w:t>0%</w:t>
        </w:r>
      </w:ins>
      <w:ins w:id="2917" w:author="Benton, Deon" w:date="2026-04-12T14:42:00Z" w16du:dateUtc="2026-04-12T19:42:00Z">
        <w:r w:rsidR="00700E15">
          <w:rPr>
            <w:rFonts w:ascii="Times New Roman" w:eastAsia="Times New Roman" w:hAnsi="Times New Roman" w:cs="Times New Roman"/>
          </w:rPr>
          <w:t xml:space="preserve"> unconstrained</w:t>
        </w:r>
      </w:ins>
      <w:ins w:id="2918" w:author="Benton, Deon" w:date="2026-03-09T19:12:00Z" w16du:dateUtc="2026-03-10T00:12:00Z">
        <w:r w:rsidR="00560C9F">
          <w:rPr>
            <w:rFonts w:ascii="Times New Roman" w:eastAsia="Times New Roman" w:hAnsi="Times New Roman" w:cs="Times New Roman"/>
          </w:rPr>
          <w:t xml:space="preserve">; 60% </w:t>
        </w:r>
      </w:ins>
      <w:ins w:id="2919" w:author="Benton, Deon" w:date="2026-04-12T14:43:00Z" w16du:dateUtc="2026-04-12T19:43:00Z">
        <w:r w:rsidR="00700E15">
          <w:rPr>
            <w:rFonts w:ascii="Times New Roman" w:eastAsia="Times New Roman" w:hAnsi="Times New Roman" w:cs="Times New Roman"/>
          </w:rPr>
          <w:t>constrained</w:t>
        </w:r>
      </w:ins>
      <w:ins w:id="2920" w:author="Benton, Deon" w:date="2026-04-12T14:44:00Z" w16du:dateUtc="2026-04-12T19:44:00Z">
        <w:r w:rsidR="00700E15">
          <w:rPr>
            <w:rFonts w:ascii="Times New Roman" w:eastAsia="Times New Roman" w:hAnsi="Times New Roman" w:cs="Times New Roman"/>
          </w:rPr>
          <w:t xml:space="preserve"> </w:t>
        </w:r>
      </w:ins>
      <w:ins w:id="2921" w:author="Benton, Deon" w:date="2026-03-09T19:12:00Z" w16du:dateUtc="2026-03-10T00:12:00Z">
        <w:r w:rsidR="00560C9F">
          <w:rPr>
            <w:rFonts w:ascii="Times New Roman" w:eastAsia="Times New Roman" w:hAnsi="Times New Roman" w:cs="Times New Roman"/>
          </w:rPr>
          <w:t xml:space="preserve">vs. 40% </w:t>
        </w:r>
      </w:ins>
      <w:ins w:id="2922" w:author="Benton, Deon" w:date="2026-04-12T14:44:00Z" w16du:dateUtc="2026-04-12T19:44:00Z">
        <w:r w:rsidR="00700E15">
          <w:rPr>
            <w:rFonts w:ascii="Times New Roman" w:eastAsia="Times New Roman" w:hAnsi="Times New Roman" w:cs="Times New Roman"/>
          </w:rPr>
          <w:t xml:space="preserve">unconstrained; </w:t>
        </w:r>
      </w:ins>
      <w:ins w:id="2923" w:author="Benton, Deon" w:date="2026-03-09T19:12:00Z" w16du:dateUtc="2026-03-10T00:12:00Z">
        <w:r w:rsidR="00736F05">
          <w:rPr>
            <w:rFonts w:ascii="Times New Roman" w:eastAsia="Times New Roman" w:hAnsi="Times New Roman" w:cs="Times New Roman"/>
          </w:rPr>
          <w:t xml:space="preserve">and </w:t>
        </w:r>
      </w:ins>
      <w:ins w:id="2924" w:author="Benton, Deon" w:date="2026-03-09T19:13:00Z" w16du:dateUtc="2026-03-10T00:13:00Z">
        <w:r w:rsidR="00736F05">
          <w:rPr>
            <w:rFonts w:ascii="Times New Roman" w:eastAsia="Times New Roman" w:hAnsi="Times New Roman" w:cs="Times New Roman"/>
          </w:rPr>
          <w:t>5</w:t>
        </w:r>
      </w:ins>
      <w:ins w:id="2925" w:author="Benton, Deon" w:date="2026-03-09T19:12:00Z" w16du:dateUtc="2026-03-10T00:12:00Z">
        <w:r w:rsidR="00736F05">
          <w:rPr>
            <w:rFonts w:ascii="Times New Roman" w:eastAsia="Times New Roman" w:hAnsi="Times New Roman" w:cs="Times New Roman"/>
          </w:rPr>
          <w:t xml:space="preserve">0% </w:t>
        </w:r>
      </w:ins>
      <w:ins w:id="2926" w:author="Benton, Deon" w:date="2026-04-12T14:44:00Z" w16du:dateUtc="2026-04-12T19:44:00Z">
        <w:r w:rsidR="00700E15">
          <w:rPr>
            <w:rFonts w:ascii="Times New Roman" w:eastAsia="Times New Roman" w:hAnsi="Times New Roman" w:cs="Times New Roman"/>
          </w:rPr>
          <w:t>constrained</w:t>
        </w:r>
      </w:ins>
      <w:ins w:id="2927" w:author="Benton, Deon" w:date="2026-03-09T19:12:00Z" w16du:dateUtc="2026-03-10T00:12:00Z">
        <w:r w:rsidR="00736F05">
          <w:rPr>
            <w:rFonts w:ascii="Times New Roman" w:eastAsia="Times New Roman" w:hAnsi="Times New Roman" w:cs="Times New Roman"/>
          </w:rPr>
          <w:t xml:space="preserve"> vs. </w:t>
        </w:r>
      </w:ins>
      <w:ins w:id="2928" w:author="Benton, Deon" w:date="2026-03-09T19:13:00Z" w16du:dateUtc="2026-03-10T00:13:00Z">
        <w:r w:rsidR="00736F05">
          <w:rPr>
            <w:rFonts w:ascii="Times New Roman" w:eastAsia="Times New Roman" w:hAnsi="Times New Roman" w:cs="Times New Roman"/>
          </w:rPr>
          <w:t>5</w:t>
        </w:r>
      </w:ins>
      <w:ins w:id="2929" w:author="Benton, Deon" w:date="2026-03-09T19:12:00Z" w16du:dateUtc="2026-03-10T00:12:00Z">
        <w:r w:rsidR="00736F05">
          <w:rPr>
            <w:rFonts w:ascii="Times New Roman" w:eastAsia="Times New Roman" w:hAnsi="Times New Roman" w:cs="Times New Roman"/>
          </w:rPr>
          <w:t>0%</w:t>
        </w:r>
      </w:ins>
      <w:ins w:id="2930" w:author="Benton, Deon" w:date="2026-04-12T14:44:00Z" w16du:dateUtc="2026-04-12T19:44:00Z">
        <w:r w:rsidR="00700E15">
          <w:rPr>
            <w:rFonts w:ascii="Times New Roman" w:eastAsia="Times New Roman" w:hAnsi="Times New Roman" w:cs="Times New Roman"/>
          </w:rPr>
          <w:t xml:space="preserve"> unconstrained</w:t>
        </w:r>
      </w:ins>
      <w:ins w:id="2931" w:author="Benton, Deon" w:date="2026-03-09T19:06:00Z" w16du:dateUtc="2026-03-10T00:06:00Z">
        <w:r>
          <w:rPr>
            <w:rFonts w:ascii="Times New Roman" w:eastAsia="Times New Roman" w:hAnsi="Times New Roman" w:cs="Times New Roman"/>
          </w:rPr>
          <w:t xml:space="preserve">. </w:t>
        </w:r>
      </w:ins>
      <w:ins w:id="2932" w:author="Benton, Deon" w:date="2026-03-30T17:02:00Z" w16du:dateUtc="2026-03-30T22:02:00Z">
        <w:r w:rsidR="00902E7F">
          <w:rPr>
            <w:rFonts w:ascii="Times New Roman" w:eastAsia="Times New Roman" w:hAnsi="Times New Roman" w:cs="Times New Roman"/>
          </w:rPr>
          <w:t xml:space="preserve">Here, a given ratio </w:t>
        </w:r>
      </w:ins>
      <w:ins w:id="2933" w:author="Benton, Deon" w:date="2026-03-30T17:11:00Z" w16du:dateUtc="2026-03-30T22:11:00Z">
        <w:r w:rsidR="00426521">
          <w:rPr>
            <w:rFonts w:ascii="Times New Roman" w:eastAsia="Times New Roman" w:hAnsi="Times New Roman" w:cs="Times New Roman"/>
          </w:rPr>
          <w:t>reflects</w:t>
        </w:r>
      </w:ins>
      <w:ins w:id="2934" w:author="Benton, Deon" w:date="2026-03-30T17:04:00Z" w16du:dateUtc="2026-03-30T22:04:00Z">
        <w:r w:rsidR="002E142A">
          <w:rPr>
            <w:rFonts w:ascii="Times New Roman" w:eastAsia="Times New Roman" w:hAnsi="Times New Roman" w:cs="Times New Roman"/>
          </w:rPr>
          <w:t xml:space="preserve"> the proportion of time</w:t>
        </w:r>
      </w:ins>
      <w:ins w:id="2935" w:author="Benton, Deon" w:date="2026-03-30T17:05:00Z" w16du:dateUtc="2026-03-30T22:05:00Z">
        <w:r w:rsidR="002E142A">
          <w:rPr>
            <w:rFonts w:ascii="Times New Roman" w:eastAsia="Times New Roman" w:hAnsi="Times New Roman" w:cs="Times New Roman"/>
          </w:rPr>
          <w:t xml:space="preserve"> during pretraining</w:t>
        </w:r>
      </w:ins>
      <w:ins w:id="2936" w:author="Benton, Deon" w:date="2026-03-30T17:04:00Z" w16du:dateUtc="2026-03-30T22:04:00Z">
        <w:r w:rsidR="002E142A">
          <w:rPr>
            <w:rFonts w:ascii="Times New Roman" w:eastAsia="Times New Roman" w:hAnsi="Times New Roman" w:cs="Times New Roman"/>
          </w:rPr>
          <w:t xml:space="preserve"> that networks experienced </w:t>
        </w:r>
      </w:ins>
      <w:ins w:id="2937" w:author="Benton, Deon" w:date="2026-03-30T17:05:00Z" w16du:dateUtc="2026-03-30T22:05:00Z">
        <w:r w:rsidR="002E142A">
          <w:rPr>
            <w:rFonts w:ascii="Times New Roman" w:eastAsia="Times New Roman" w:hAnsi="Times New Roman" w:cs="Times New Roman"/>
          </w:rPr>
          <w:t>the corresponding motion.</w:t>
        </w:r>
      </w:ins>
      <w:ins w:id="2938" w:author="Benton, Deon" w:date="2026-03-30T17:02:00Z" w16du:dateUtc="2026-03-30T22:02:00Z">
        <w:r w:rsidR="00902E7F">
          <w:rPr>
            <w:rFonts w:ascii="Times New Roman" w:eastAsia="Times New Roman" w:hAnsi="Times New Roman" w:cs="Times New Roman"/>
          </w:rPr>
          <w:t xml:space="preserve"> </w:t>
        </w:r>
      </w:ins>
      <w:ins w:id="2939" w:author="Benton, Deon" w:date="2026-04-17T12:17:00Z" w16du:dateUtc="2026-04-17T17:17:00Z">
        <w:r w:rsidR="00EC725F">
          <w:rPr>
            <w:rFonts w:ascii="Times New Roman" w:eastAsia="Times New Roman" w:hAnsi="Times New Roman" w:cs="Times New Roman"/>
          </w:rPr>
          <w:t>To illustrate, c</w:t>
        </w:r>
      </w:ins>
      <w:ins w:id="2940" w:author="Benton, Deon" w:date="2026-03-30T17:05:00Z" w16du:dateUtc="2026-03-30T22:05:00Z">
        <w:r w:rsidR="002E142A">
          <w:rPr>
            <w:rFonts w:ascii="Times New Roman" w:eastAsia="Times New Roman" w:hAnsi="Times New Roman" w:cs="Times New Roman"/>
          </w:rPr>
          <w:t xml:space="preserve">onsider the </w:t>
        </w:r>
      </w:ins>
      <w:ins w:id="2941" w:author="Benton, Deon" w:date="2026-03-30T17:07:00Z" w16du:dateUtc="2026-03-30T22:07:00Z">
        <w:r w:rsidR="00B627C2">
          <w:rPr>
            <w:rFonts w:ascii="Times New Roman" w:eastAsia="Times New Roman" w:hAnsi="Times New Roman" w:cs="Times New Roman"/>
          </w:rPr>
          <w:t>“</w:t>
        </w:r>
      </w:ins>
      <w:ins w:id="2942" w:author="Benton, Deon" w:date="2026-03-30T17:05:00Z" w16du:dateUtc="2026-03-30T22:05:00Z">
        <w:r w:rsidR="002E142A">
          <w:rPr>
            <w:rFonts w:ascii="Times New Roman" w:eastAsia="Times New Roman" w:hAnsi="Times New Roman" w:cs="Times New Roman"/>
          </w:rPr>
          <w:t xml:space="preserve">60% </w:t>
        </w:r>
      </w:ins>
      <w:ins w:id="2943" w:author="Benton, Deon" w:date="2026-04-12T14:45:00Z" w16du:dateUtc="2026-04-12T19:45:00Z">
        <w:r w:rsidR="00FD6749">
          <w:rPr>
            <w:rFonts w:ascii="Times New Roman" w:eastAsia="Times New Roman" w:hAnsi="Times New Roman" w:cs="Times New Roman"/>
          </w:rPr>
          <w:t>constrained</w:t>
        </w:r>
      </w:ins>
      <w:ins w:id="2944" w:author="Benton, Deon" w:date="2026-03-30T17:05:00Z" w16du:dateUtc="2026-03-30T22:05:00Z">
        <w:r w:rsidR="002E142A">
          <w:rPr>
            <w:rFonts w:ascii="Times New Roman" w:eastAsia="Times New Roman" w:hAnsi="Times New Roman" w:cs="Times New Roman"/>
          </w:rPr>
          <w:t xml:space="preserve"> vs. 40% </w:t>
        </w:r>
      </w:ins>
      <w:ins w:id="2945" w:author="Benton, Deon" w:date="2026-04-12T14:45:00Z" w16du:dateUtc="2026-04-12T19:45:00Z">
        <w:r w:rsidR="00FD6749">
          <w:rPr>
            <w:rFonts w:ascii="Times New Roman" w:eastAsia="Times New Roman" w:hAnsi="Times New Roman" w:cs="Times New Roman"/>
          </w:rPr>
          <w:t xml:space="preserve">unconstrained” </w:t>
        </w:r>
      </w:ins>
      <w:ins w:id="2946" w:author="Benton, Deon" w:date="2026-03-30T17:05:00Z" w16du:dateUtc="2026-03-30T22:05:00Z">
        <w:r w:rsidR="002E142A">
          <w:rPr>
            <w:rFonts w:ascii="Times New Roman" w:eastAsia="Times New Roman" w:hAnsi="Times New Roman" w:cs="Times New Roman"/>
          </w:rPr>
          <w:t xml:space="preserve">condition. In this condition, </w:t>
        </w:r>
      </w:ins>
      <w:ins w:id="2947" w:author="Benton, Deon" w:date="2026-03-30T17:10:00Z" w16du:dateUtc="2026-03-30T22:10:00Z">
        <w:r w:rsidR="00426521">
          <w:rPr>
            <w:rFonts w:ascii="Times New Roman" w:eastAsia="Times New Roman" w:hAnsi="Times New Roman" w:cs="Times New Roman"/>
          </w:rPr>
          <w:t>arced motion occurred with obstacles 60% of the time; the remaining 40% of the time, arced motion occurred alone.</w:t>
        </w:r>
      </w:ins>
      <w:ins w:id="2948" w:author="Benton, Deon" w:date="2026-03-30T17:11:00Z" w16du:dateUtc="2026-03-30T22:11:00Z">
        <w:r w:rsidR="00426521">
          <w:rPr>
            <w:rFonts w:ascii="Times New Roman" w:eastAsia="Times New Roman" w:hAnsi="Times New Roman" w:cs="Times New Roman"/>
          </w:rPr>
          <w:t xml:space="preserve"> </w:t>
        </w:r>
      </w:ins>
      <w:ins w:id="2949" w:author="Benton, Deon" w:date="2026-04-12T14:47:00Z" w16du:dateUtc="2026-04-12T19:47:00Z">
        <w:r w:rsidR="00784ED7">
          <w:rPr>
            <w:rFonts w:ascii="Times New Roman" w:eastAsia="Times New Roman" w:hAnsi="Times New Roman" w:cs="Times New Roman"/>
          </w:rPr>
          <w:t>Parametric</w:t>
        </w:r>
      </w:ins>
      <w:ins w:id="2950" w:author="Benton, Deon" w:date="2026-04-12T14:46:00Z" w16du:dateUtc="2026-04-12T19:46:00Z">
        <w:r w:rsidR="00784ED7">
          <w:rPr>
            <w:rFonts w:ascii="Times New Roman" w:eastAsia="Times New Roman" w:hAnsi="Times New Roman" w:cs="Times New Roman"/>
          </w:rPr>
          <w:t xml:space="preserve"> variation of the ratio of constrained to unconstrained arced motion was used here </w:t>
        </w:r>
      </w:ins>
      <w:ins w:id="2951" w:author="Benton, Deon" w:date="2026-03-30T17:16:00Z" w16du:dateUtc="2026-03-30T22:16:00Z">
        <w:r w:rsidR="008764BA">
          <w:rPr>
            <w:rFonts w:ascii="Times New Roman" w:eastAsia="Times New Roman" w:hAnsi="Times New Roman" w:cs="Times New Roman"/>
          </w:rPr>
          <w:t>because there is</w:t>
        </w:r>
      </w:ins>
      <w:ins w:id="2952" w:author="Benton, Deon" w:date="2026-03-30T17:12:00Z" w16du:dateUtc="2026-03-30T22:12:00Z">
        <w:r w:rsidR="00B62F20">
          <w:rPr>
            <w:rFonts w:ascii="Times New Roman" w:eastAsia="Times New Roman" w:hAnsi="Times New Roman" w:cs="Times New Roman"/>
          </w:rPr>
          <w:t xml:space="preserve"> no clear way</w:t>
        </w:r>
      </w:ins>
      <w:ins w:id="2953" w:author="Benton, Deon" w:date="2026-04-12T14:47:00Z" w16du:dateUtc="2026-04-12T19:47:00Z">
        <w:r w:rsidR="00784ED7">
          <w:rPr>
            <w:rFonts w:ascii="Times New Roman" w:eastAsia="Times New Roman" w:hAnsi="Times New Roman" w:cs="Times New Roman"/>
          </w:rPr>
          <w:t xml:space="preserve"> empirically</w:t>
        </w:r>
      </w:ins>
      <w:ins w:id="2954" w:author="Benton, Deon" w:date="2026-03-30T17:12:00Z" w16du:dateUtc="2026-03-30T22:12:00Z">
        <w:r w:rsidR="00B62F20">
          <w:rPr>
            <w:rFonts w:ascii="Times New Roman" w:eastAsia="Times New Roman" w:hAnsi="Times New Roman" w:cs="Times New Roman"/>
          </w:rPr>
          <w:t xml:space="preserve"> to derive the </w:t>
        </w:r>
      </w:ins>
      <w:ins w:id="2955" w:author="Benton, Deon" w:date="2026-04-12T14:47:00Z" w16du:dateUtc="2026-04-12T19:47:00Z">
        <w:r w:rsidR="00784ED7">
          <w:rPr>
            <w:rFonts w:ascii="Times New Roman" w:eastAsia="Times New Roman" w:hAnsi="Times New Roman" w:cs="Times New Roman"/>
          </w:rPr>
          <w:t xml:space="preserve">true </w:t>
        </w:r>
      </w:ins>
      <w:ins w:id="2956" w:author="Benton, Deon" w:date="2026-03-30T17:12:00Z" w16du:dateUtc="2026-03-30T22:12:00Z">
        <w:r w:rsidR="00B62F20">
          <w:rPr>
            <w:rFonts w:ascii="Times New Roman" w:eastAsia="Times New Roman" w:hAnsi="Times New Roman" w:cs="Times New Roman"/>
          </w:rPr>
          <w:t>proportion of each kind of event in the real world</w:t>
        </w:r>
      </w:ins>
      <w:ins w:id="2957" w:author="Benton, Deon" w:date="2026-03-30T17:17:00Z" w16du:dateUtc="2026-03-30T22:17:00Z">
        <w:r w:rsidR="008764BA">
          <w:rPr>
            <w:rFonts w:ascii="Times New Roman" w:eastAsia="Times New Roman" w:hAnsi="Times New Roman" w:cs="Times New Roman"/>
          </w:rPr>
          <w:t xml:space="preserve">; however, because the true estimates likely fall within the range of proportions tested here, </w:t>
        </w:r>
      </w:ins>
      <w:ins w:id="2958" w:author="Benton, Deon" w:date="2026-03-30T17:22:00Z" w16du:dateUtc="2026-03-30T22:22:00Z">
        <w:r w:rsidR="009455FE">
          <w:rPr>
            <w:rFonts w:ascii="Times New Roman" w:eastAsia="Times New Roman" w:hAnsi="Times New Roman" w:cs="Times New Roman"/>
          </w:rPr>
          <w:t>the results reported below</w:t>
        </w:r>
      </w:ins>
      <w:ins w:id="2959" w:author="Benton, Deon" w:date="2026-03-30T17:24:00Z" w16du:dateUtc="2026-03-30T22:24:00Z">
        <w:r w:rsidR="009455FE">
          <w:rPr>
            <w:rFonts w:ascii="Times New Roman" w:eastAsia="Times New Roman" w:hAnsi="Times New Roman" w:cs="Times New Roman"/>
          </w:rPr>
          <w:t xml:space="preserve"> </w:t>
        </w:r>
      </w:ins>
      <w:ins w:id="2960" w:author="Benton, Deon" w:date="2026-03-30T17:25:00Z" w16du:dateUtc="2026-03-30T22:25:00Z">
        <w:r w:rsidR="00BC6629">
          <w:rPr>
            <w:rFonts w:ascii="Times New Roman" w:eastAsia="Times New Roman" w:hAnsi="Times New Roman" w:cs="Times New Roman"/>
          </w:rPr>
          <w:t xml:space="preserve">should </w:t>
        </w:r>
      </w:ins>
      <w:ins w:id="2961" w:author="Benton, Deon" w:date="2026-03-30T17:24:00Z" w16du:dateUtc="2026-03-30T22:24:00Z">
        <w:r w:rsidR="009455FE">
          <w:rPr>
            <w:rFonts w:ascii="Times New Roman" w:eastAsia="Times New Roman" w:hAnsi="Times New Roman" w:cs="Times New Roman"/>
          </w:rPr>
          <w:t>provide a reasonable approximation of infants’ expected responses</w:t>
        </w:r>
      </w:ins>
      <w:ins w:id="2962" w:author="Benton, Deon" w:date="2026-03-30T17:25:00Z" w16du:dateUtc="2026-03-30T22:25:00Z">
        <w:r w:rsidR="00BC6629">
          <w:rPr>
            <w:rFonts w:ascii="Times New Roman" w:eastAsia="Times New Roman" w:hAnsi="Times New Roman" w:cs="Times New Roman"/>
          </w:rPr>
          <w:t xml:space="preserve"> across this parameter range</w:t>
        </w:r>
      </w:ins>
      <w:ins w:id="2963" w:author="Benton, Deon" w:date="2026-03-30T17:24:00Z" w16du:dateUtc="2026-03-30T22:24:00Z">
        <w:r w:rsidR="009455FE">
          <w:rPr>
            <w:rFonts w:ascii="Times New Roman" w:eastAsia="Times New Roman" w:hAnsi="Times New Roman" w:cs="Times New Roman"/>
          </w:rPr>
          <w:t>.</w:t>
        </w:r>
      </w:ins>
    </w:p>
    <w:p w14:paraId="6A58B730" w14:textId="0B5BB25A" w:rsidR="009A08C7" w:rsidRDefault="00237719" w:rsidP="00F05034">
      <w:pPr>
        <w:spacing w:line="480" w:lineRule="auto"/>
        <w:ind w:firstLine="720"/>
        <w:contextualSpacing/>
        <w:rPr>
          <w:ins w:id="2964" w:author="Benton, Deon" w:date="2026-03-09T19:14:00Z" w16du:dateUtc="2026-03-10T00:14:00Z"/>
          <w:rFonts w:ascii="Times New Roman" w:eastAsia="Times New Roman" w:hAnsi="Times New Roman" w:cs="Times New Roman"/>
        </w:rPr>
      </w:pPr>
      <w:ins w:id="2965" w:author="Benton, Deon" w:date="2026-03-30T17:26:00Z" w16du:dateUtc="2026-03-30T22:26:00Z">
        <w:r>
          <w:rPr>
            <w:rFonts w:ascii="Times New Roman" w:eastAsia="Times New Roman" w:hAnsi="Times New Roman" w:cs="Times New Roman"/>
          </w:rPr>
          <w:t>Two final notes are worth making</w:t>
        </w:r>
      </w:ins>
      <w:ins w:id="2966" w:author="Benton, Deon" w:date="2026-04-12T14:47:00Z" w16du:dateUtc="2026-04-12T19:47:00Z">
        <w:r w:rsidR="00784ED7">
          <w:rPr>
            <w:rFonts w:ascii="Times New Roman" w:eastAsia="Times New Roman" w:hAnsi="Times New Roman" w:cs="Times New Roman"/>
          </w:rPr>
          <w:t xml:space="preserve"> before proceeding</w:t>
        </w:r>
      </w:ins>
      <w:ins w:id="2967" w:author="Benton, Deon" w:date="2026-03-30T17:26:00Z" w16du:dateUtc="2026-03-30T22:26:00Z">
        <w:r>
          <w:rPr>
            <w:rFonts w:ascii="Times New Roman" w:eastAsia="Times New Roman" w:hAnsi="Times New Roman" w:cs="Times New Roman"/>
          </w:rPr>
          <w:t>. First,</w:t>
        </w:r>
      </w:ins>
      <w:ins w:id="2968" w:author="Benton, Deon" w:date="2026-03-30T17:19:00Z" w16du:dateUtc="2026-03-30T22:19:00Z">
        <w:r w:rsidR="00D135D3">
          <w:rPr>
            <w:rFonts w:ascii="Times New Roman" w:eastAsia="Times New Roman" w:hAnsi="Times New Roman" w:cs="Times New Roman"/>
          </w:rPr>
          <w:t xml:space="preserve"> </w:t>
        </w:r>
      </w:ins>
      <w:ins w:id="2969" w:author="Benton, Deon" w:date="2026-03-09T19:13:00Z" w16du:dateUtc="2026-03-10T00:13:00Z">
        <w:r w:rsidR="00DE5B14">
          <w:rPr>
            <w:rFonts w:ascii="Times New Roman" w:eastAsia="Times New Roman" w:hAnsi="Times New Roman" w:cs="Times New Roman"/>
          </w:rPr>
          <w:t>the</w:t>
        </w:r>
      </w:ins>
      <w:ins w:id="2970" w:author="Benton, Deon" w:date="2026-03-09T19:06:00Z" w16du:dateUtc="2026-03-10T00:06:00Z">
        <w:r w:rsidR="00585C9B">
          <w:rPr>
            <w:rFonts w:ascii="Times New Roman" w:eastAsia="Times New Roman" w:hAnsi="Times New Roman" w:cs="Times New Roman"/>
          </w:rPr>
          <w:t xml:space="preserve"> </w:t>
        </w:r>
      </w:ins>
      <w:ins w:id="2971" w:author="Benton, Deon" w:date="2026-03-30T17:19:00Z" w16du:dateUtc="2026-03-30T22:19:00Z">
        <w:r w:rsidR="00D135D3">
          <w:rPr>
            <w:rFonts w:ascii="Times New Roman" w:eastAsia="Times New Roman" w:hAnsi="Times New Roman" w:cs="Times New Roman"/>
          </w:rPr>
          <w:t xml:space="preserve">“100% arced motion with obstacles vs. 0% arced motion without obstacles” condition </w:t>
        </w:r>
      </w:ins>
      <w:ins w:id="2972" w:author="Benton, Deon" w:date="2026-03-09T19:07:00Z" w16du:dateUtc="2026-03-10T00:07:00Z">
        <w:r w:rsidR="00585C9B">
          <w:rPr>
            <w:rFonts w:ascii="Times New Roman" w:eastAsia="Times New Roman" w:hAnsi="Times New Roman" w:cs="Times New Roman"/>
          </w:rPr>
          <w:t>served as a direct replication of Simulation 1a</w:t>
        </w:r>
      </w:ins>
      <w:ins w:id="2973" w:author="Benton, Deon" w:date="2026-04-12T14:48:00Z" w16du:dateUtc="2026-04-12T19:48:00Z">
        <w:r w:rsidR="00784ED7">
          <w:rPr>
            <w:rFonts w:ascii="Times New Roman" w:eastAsia="Times New Roman" w:hAnsi="Times New Roman" w:cs="Times New Roman"/>
          </w:rPr>
          <w:t xml:space="preserve">. As with networks in that simulation, </w:t>
        </w:r>
      </w:ins>
      <w:ins w:id="2974" w:author="Benton, Deon" w:date="2026-03-09T19:07:00Z" w16du:dateUtc="2026-03-10T00:07:00Z">
        <w:r w:rsidR="00585C9B">
          <w:rPr>
            <w:rFonts w:ascii="Times New Roman" w:eastAsia="Times New Roman" w:hAnsi="Times New Roman" w:cs="Times New Roman"/>
          </w:rPr>
          <w:t xml:space="preserve">networks </w:t>
        </w:r>
      </w:ins>
      <w:ins w:id="2975" w:author="Benton, Deon" w:date="2026-04-12T14:48:00Z" w16du:dateUtc="2026-04-12T19:48:00Z">
        <w:r w:rsidR="00784ED7">
          <w:rPr>
            <w:rFonts w:ascii="Times New Roman" w:eastAsia="Times New Roman" w:hAnsi="Times New Roman" w:cs="Times New Roman"/>
          </w:rPr>
          <w:t>in this condition</w:t>
        </w:r>
      </w:ins>
      <w:ins w:id="2976" w:author="Benton, Deon" w:date="2026-03-09T19:07:00Z" w16du:dateUtc="2026-03-10T00:07:00Z">
        <w:r w:rsidR="00585C9B">
          <w:rPr>
            <w:rFonts w:ascii="Times New Roman" w:eastAsia="Times New Roman" w:hAnsi="Times New Roman" w:cs="Times New Roman"/>
          </w:rPr>
          <w:t xml:space="preserve"> never experienced arced motion </w:t>
        </w:r>
      </w:ins>
      <w:ins w:id="2977" w:author="Benton, Deon" w:date="2026-03-09T19:08:00Z" w16du:dateUtc="2026-03-10T00:08:00Z">
        <w:r w:rsidR="00585C9B">
          <w:rPr>
            <w:rFonts w:ascii="Times New Roman" w:eastAsia="Times New Roman" w:hAnsi="Times New Roman" w:cs="Times New Roman"/>
          </w:rPr>
          <w:t>without</w:t>
        </w:r>
      </w:ins>
      <w:ins w:id="2978" w:author="Benton, Deon" w:date="2026-03-09T19:07:00Z" w16du:dateUtc="2026-03-10T00:07:00Z">
        <w:r w:rsidR="00585C9B">
          <w:rPr>
            <w:rFonts w:ascii="Times New Roman" w:eastAsia="Times New Roman" w:hAnsi="Times New Roman" w:cs="Times New Roman"/>
          </w:rPr>
          <w:t xml:space="preserve"> obstacles. </w:t>
        </w:r>
      </w:ins>
      <w:ins w:id="2979" w:author="Benton, Deon" w:date="2026-03-03T16:20:00Z" w16du:dateUtc="2026-03-03T22:20:00Z">
        <w:r w:rsidR="00AE3FD6">
          <w:rPr>
            <w:rFonts w:ascii="Times New Roman" w:eastAsia="Times New Roman" w:hAnsi="Times New Roman" w:cs="Times New Roman"/>
          </w:rPr>
          <w:t xml:space="preserve"> </w:t>
        </w:r>
      </w:ins>
      <w:ins w:id="2980" w:author="Benton, Deon" w:date="2026-03-09T19:14:00Z" w16du:dateUtc="2026-03-10T00:14:00Z">
        <w:r w:rsidR="009A08C7">
          <w:rPr>
            <w:rFonts w:ascii="Times New Roman" w:eastAsia="Times New Roman" w:hAnsi="Times New Roman" w:cs="Times New Roman"/>
          </w:rPr>
          <w:t>All other aspects of this simulation were identical to Simulation 1a.</w:t>
        </w:r>
      </w:ins>
      <w:ins w:id="2981" w:author="Benton, Deon" w:date="2026-03-30T17:26:00Z" w16du:dateUtc="2026-03-30T22:26:00Z">
        <w:r>
          <w:rPr>
            <w:rFonts w:ascii="Times New Roman" w:eastAsia="Times New Roman" w:hAnsi="Times New Roman" w:cs="Times New Roman"/>
          </w:rPr>
          <w:t xml:space="preserve"> Second, </w:t>
        </w:r>
      </w:ins>
      <w:ins w:id="2982" w:author="Benton, Deon" w:date="2026-03-30T17:37:00Z" w16du:dateUtc="2026-03-30T22:37:00Z">
        <w:r w:rsidR="00901C0F">
          <w:rPr>
            <w:rFonts w:ascii="Times New Roman" w:eastAsia="Times New Roman" w:hAnsi="Times New Roman" w:cs="Times New Roman"/>
          </w:rPr>
          <w:t xml:space="preserve">because this simulation was designed </w:t>
        </w:r>
      </w:ins>
      <w:ins w:id="2983" w:author="Benton, Deon" w:date="2026-03-30T17:32:00Z" w16du:dateUtc="2026-03-30T22:32:00Z">
        <w:r w:rsidR="003B5301">
          <w:rPr>
            <w:rFonts w:ascii="Times New Roman" w:eastAsia="Times New Roman" w:hAnsi="Times New Roman" w:cs="Times New Roman"/>
          </w:rPr>
          <w:t>to assess the robustness of ALIAS’s responses</w:t>
        </w:r>
      </w:ins>
      <w:ins w:id="2984" w:author="Benton, Deon" w:date="2026-03-30T17:33:00Z" w16du:dateUtc="2026-03-30T22:33:00Z">
        <w:r w:rsidR="003B5301">
          <w:rPr>
            <w:rFonts w:ascii="Times New Roman" w:eastAsia="Times New Roman" w:hAnsi="Times New Roman" w:cs="Times New Roman"/>
          </w:rPr>
          <w:t xml:space="preserve"> and </w:t>
        </w:r>
      </w:ins>
      <w:ins w:id="2985" w:author="Benton, Deon" w:date="2026-03-30T17:37:00Z" w16du:dateUtc="2026-03-30T22:37:00Z">
        <w:r w:rsidR="00901C0F">
          <w:rPr>
            <w:rFonts w:ascii="Times New Roman" w:eastAsia="Times New Roman" w:hAnsi="Times New Roman" w:cs="Times New Roman"/>
          </w:rPr>
          <w:t>give</w:t>
        </w:r>
      </w:ins>
      <w:ins w:id="2986" w:author="Benton, Deon" w:date="2026-04-12T14:49:00Z" w16du:dateUtc="2026-04-12T19:49:00Z">
        <w:r w:rsidR="00784ED7">
          <w:rPr>
            <w:rFonts w:ascii="Times New Roman" w:eastAsia="Times New Roman" w:hAnsi="Times New Roman" w:cs="Times New Roman"/>
          </w:rPr>
          <w:t>n</w:t>
        </w:r>
      </w:ins>
      <w:ins w:id="2987" w:author="Benton, Deon" w:date="2026-03-30T17:37:00Z" w16du:dateUtc="2026-03-30T22:37:00Z">
        <w:r w:rsidR="00901C0F">
          <w:rPr>
            <w:rFonts w:ascii="Times New Roman" w:eastAsia="Times New Roman" w:hAnsi="Times New Roman" w:cs="Times New Roman"/>
          </w:rPr>
          <w:t xml:space="preserve"> that </w:t>
        </w:r>
      </w:ins>
      <w:ins w:id="2988" w:author="Benton, Deon" w:date="2026-04-12T14:51:00Z" w16du:dateUtc="2026-04-12T19:51:00Z">
        <w:r w:rsidR="0063430A">
          <w:rPr>
            <w:rFonts w:ascii="Times New Roman" w:eastAsia="Times New Roman" w:hAnsi="Times New Roman" w:cs="Times New Roman"/>
          </w:rPr>
          <w:t xml:space="preserve">OM10 </w:t>
        </w:r>
      </w:ins>
      <w:ins w:id="2989" w:author="Benton, Deon" w:date="2026-04-12T14:54:00Z" w16du:dateUtc="2026-04-12T19:54:00Z">
        <w:r w:rsidR="004E2C0A">
          <w:rPr>
            <w:rFonts w:ascii="Times New Roman" w:eastAsia="Times New Roman" w:hAnsi="Times New Roman" w:cs="Times New Roman"/>
          </w:rPr>
          <w:t xml:space="preserve">(and its extension, OM10-2) </w:t>
        </w:r>
      </w:ins>
      <w:ins w:id="2990" w:author="Benton, Deon" w:date="2026-04-12T14:51:00Z" w16du:dateUtc="2026-04-12T19:51:00Z">
        <w:r w:rsidR="0063430A">
          <w:rPr>
            <w:rFonts w:ascii="Times New Roman" w:eastAsia="Times New Roman" w:hAnsi="Times New Roman" w:cs="Times New Roman"/>
          </w:rPr>
          <w:t>does not model infan</w:t>
        </w:r>
      </w:ins>
      <w:ins w:id="2991" w:author="Benton, Deon" w:date="2026-04-12T14:52:00Z" w16du:dateUtc="2026-04-12T19:52:00Z">
        <w:r w:rsidR="0063430A">
          <w:rPr>
            <w:rFonts w:ascii="Times New Roman" w:eastAsia="Times New Roman" w:hAnsi="Times New Roman" w:cs="Times New Roman"/>
          </w:rPr>
          <w:t>ts’ real-world action-processing experience—this is a model of a typical action understanding study itself</w:t>
        </w:r>
      </w:ins>
      <w:ins w:id="2992" w:author="Benton, Deon" w:date="2026-04-12T14:53:00Z" w16du:dateUtc="2026-04-12T19:53:00Z">
        <w:r w:rsidR="0063430A">
          <w:rPr>
            <w:rFonts w:ascii="Times New Roman" w:eastAsia="Times New Roman" w:hAnsi="Times New Roman" w:cs="Times New Roman"/>
          </w:rPr>
          <w:t>—</w:t>
        </w:r>
      </w:ins>
      <w:ins w:id="2993" w:author="Benton, Deon" w:date="2026-03-30T17:38:00Z" w16du:dateUtc="2026-03-30T22:38:00Z">
        <w:r w:rsidR="00901C0F">
          <w:rPr>
            <w:rFonts w:ascii="Times New Roman" w:eastAsia="Times New Roman" w:hAnsi="Times New Roman" w:cs="Times New Roman"/>
          </w:rPr>
          <w:t>ALIAS’s performance</w:t>
        </w:r>
      </w:ins>
      <w:ins w:id="2994" w:author="Benton, Deon" w:date="2026-03-30T17:28:00Z" w16du:dateUtc="2026-03-30T22:28:00Z">
        <w:r w:rsidR="00E148E1">
          <w:rPr>
            <w:rFonts w:ascii="Times New Roman" w:eastAsia="Times New Roman" w:hAnsi="Times New Roman" w:cs="Times New Roman"/>
          </w:rPr>
          <w:t xml:space="preserve"> was not compared to that of OM10</w:t>
        </w:r>
      </w:ins>
      <w:ins w:id="2995" w:author="Benton, Deon" w:date="2026-04-12T14:50:00Z" w16du:dateUtc="2026-04-12T19:50:00Z">
        <w:r w:rsidR="00784ED7">
          <w:rPr>
            <w:rFonts w:ascii="Times New Roman" w:eastAsia="Times New Roman" w:hAnsi="Times New Roman" w:cs="Times New Roman"/>
          </w:rPr>
          <w:t xml:space="preserve">. </w:t>
        </w:r>
      </w:ins>
      <w:ins w:id="2996" w:author="Benton, Deon" w:date="2026-04-12T14:49:00Z" w16du:dateUtc="2026-04-12T19:49:00Z">
        <w:r w:rsidR="00784ED7">
          <w:rPr>
            <w:rFonts w:ascii="Times New Roman" w:eastAsia="Times New Roman" w:hAnsi="Times New Roman" w:cs="Times New Roman"/>
          </w:rPr>
          <w:t xml:space="preserve"> </w:t>
        </w:r>
      </w:ins>
      <w:ins w:id="2997" w:author="Benton, Deon" w:date="2026-04-17T13:55:00Z" w16du:dateUtc="2026-04-17T18:55:00Z">
        <w:r w:rsidR="00696C17">
          <w:rPr>
            <w:rFonts w:ascii="Times New Roman" w:eastAsia="Times New Roman" w:hAnsi="Times New Roman" w:cs="Times New Roman"/>
          </w:rPr>
          <w:t xml:space="preserve">Although </w:t>
        </w:r>
      </w:ins>
      <w:ins w:id="2998" w:author="Benton, Deon" w:date="2026-04-12T14:55:00Z" w16du:dateUtc="2026-04-12T19:55:00Z">
        <w:r w:rsidR="009A539F">
          <w:rPr>
            <w:rFonts w:ascii="Times New Roman" w:eastAsia="Times New Roman" w:hAnsi="Times New Roman" w:cs="Times New Roman"/>
          </w:rPr>
          <w:t xml:space="preserve">such experience </w:t>
        </w:r>
      </w:ins>
      <w:ins w:id="2999" w:author="Benton, Deon" w:date="2026-04-17T13:56:00Z" w16du:dateUtc="2026-04-17T18:56:00Z">
        <w:r w:rsidR="00696C17">
          <w:rPr>
            <w:rFonts w:ascii="Times New Roman" w:eastAsia="Times New Roman" w:hAnsi="Times New Roman" w:cs="Times New Roman"/>
          </w:rPr>
          <w:t>wa</w:t>
        </w:r>
      </w:ins>
      <w:ins w:id="3000" w:author="Benton, Deon" w:date="2026-04-12T14:56:00Z" w16du:dateUtc="2026-04-12T19:56:00Z">
        <w:r w:rsidR="009A539F">
          <w:rPr>
            <w:rFonts w:ascii="Times New Roman" w:eastAsia="Times New Roman" w:hAnsi="Times New Roman" w:cs="Times New Roman"/>
          </w:rPr>
          <w:t>s integral</w:t>
        </w:r>
      </w:ins>
      <w:ins w:id="3001" w:author="Benton, Deon" w:date="2026-04-17T14:13:00Z" w16du:dateUtc="2026-04-17T19:13:00Z">
        <w:r w:rsidR="00316A4A">
          <w:rPr>
            <w:rFonts w:ascii="Times New Roman" w:eastAsia="Times New Roman" w:hAnsi="Times New Roman" w:cs="Times New Roman"/>
          </w:rPr>
          <w:t xml:space="preserve"> </w:t>
        </w:r>
        <w:r w:rsidR="00316A4A">
          <w:rPr>
            <w:rFonts w:ascii="Times New Roman" w:eastAsia="Times New Roman" w:hAnsi="Times New Roman" w:cs="Times New Roman"/>
          </w:rPr>
          <w:lastRenderedPageBreak/>
          <w:t>component of</w:t>
        </w:r>
      </w:ins>
      <w:ins w:id="3002" w:author="Benton, Deon" w:date="2026-04-12T14:55:00Z" w16du:dateUtc="2026-04-12T19:55:00Z">
        <w:r w:rsidR="009A539F">
          <w:rPr>
            <w:rFonts w:ascii="Times New Roman" w:eastAsia="Times New Roman" w:hAnsi="Times New Roman" w:cs="Times New Roman"/>
          </w:rPr>
          <w:t xml:space="preserve"> ALIAS-2, the </w:t>
        </w:r>
      </w:ins>
      <w:ins w:id="3003" w:author="Benton, Deon" w:date="2026-04-12T14:53:00Z" w16du:dateUtc="2026-04-12T19:53:00Z">
        <w:r w:rsidR="0063430A">
          <w:rPr>
            <w:rFonts w:ascii="Times New Roman" w:eastAsia="Times New Roman" w:hAnsi="Times New Roman" w:cs="Times New Roman"/>
          </w:rPr>
          <w:t>performance</w:t>
        </w:r>
      </w:ins>
      <w:ins w:id="3004" w:author="Benton, Deon" w:date="2026-04-17T13:56:00Z" w16du:dateUtc="2026-04-17T18:56:00Z">
        <w:r w:rsidR="00696C17">
          <w:rPr>
            <w:rFonts w:ascii="Times New Roman" w:eastAsia="Times New Roman" w:hAnsi="Times New Roman" w:cs="Times New Roman"/>
          </w:rPr>
          <w:t xml:space="preserve"> of this model was not compared to that of ALIAS</w:t>
        </w:r>
      </w:ins>
      <w:ins w:id="3005" w:author="Benton, Deon" w:date="2026-04-17T14:13:00Z" w16du:dateUtc="2026-04-17T19:13:00Z">
        <w:r w:rsidR="00316A4A">
          <w:rPr>
            <w:rFonts w:ascii="Times New Roman" w:eastAsia="Times New Roman" w:hAnsi="Times New Roman" w:cs="Times New Roman"/>
          </w:rPr>
          <w:t xml:space="preserve">. The principal reason is that this model failed to capture infants’ looking behaviors across conditions, despite </w:t>
        </w:r>
      </w:ins>
      <w:ins w:id="3006" w:author="Benton, Deon" w:date="2026-04-17T13:57:00Z" w16du:dateUtc="2026-04-17T18:57:00Z">
        <w:r w:rsidR="0083543A">
          <w:rPr>
            <w:rFonts w:ascii="Times New Roman" w:eastAsia="Times New Roman" w:hAnsi="Times New Roman" w:cs="Times New Roman"/>
          </w:rPr>
          <w:t>the fact that the relation between arced motion and obstacles was fully deterministic</w:t>
        </w:r>
      </w:ins>
      <w:ins w:id="3007" w:author="Benton, Deon" w:date="2026-04-17T13:58:00Z" w16du:dateUtc="2026-04-17T18:58:00Z">
        <w:r w:rsidR="0083543A">
          <w:rPr>
            <w:rFonts w:ascii="Times New Roman" w:eastAsia="Times New Roman" w:hAnsi="Times New Roman" w:cs="Times New Roman"/>
          </w:rPr>
          <w:t xml:space="preserve"> during pretraining</w:t>
        </w:r>
      </w:ins>
      <w:ins w:id="3008" w:author="Benton, Deon" w:date="2026-04-17T14:14:00Z" w16du:dateUtc="2026-04-17T19:14:00Z">
        <w:r w:rsidR="00316A4A">
          <w:rPr>
            <w:rFonts w:ascii="Times New Roman" w:eastAsia="Times New Roman" w:hAnsi="Times New Roman" w:cs="Times New Roman"/>
          </w:rPr>
          <w:t>.</w:t>
        </w:r>
      </w:ins>
      <w:ins w:id="3009" w:author="Benton, Deon" w:date="2026-04-12T14:53:00Z" w16du:dateUtc="2026-04-12T19:53:00Z">
        <w:r w:rsidR="0063430A">
          <w:rPr>
            <w:rFonts w:ascii="Times New Roman" w:eastAsia="Times New Roman" w:hAnsi="Times New Roman" w:cs="Times New Roman"/>
          </w:rPr>
          <w:t xml:space="preserve"> </w:t>
        </w:r>
      </w:ins>
    </w:p>
    <w:p w14:paraId="65DB0E4A" w14:textId="6878975C" w:rsidR="00B208F8" w:rsidRDefault="00B208F8" w:rsidP="00C56F38">
      <w:pPr>
        <w:spacing w:line="480" w:lineRule="auto"/>
        <w:contextualSpacing/>
        <w:rPr>
          <w:ins w:id="3010" w:author="Benton, Deon" w:date="2026-03-09T19:15:00Z" w16du:dateUtc="2026-03-10T00:15:00Z"/>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ins w:id="3011" w:author="Benton, Deon" w:date="2026-04-01T15:01:00Z" w16du:dateUtc="2026-04-01T20:01:00Z"/>
          <w:rFonts w:ascii="Times New Roman" w:hAnsi="Times New Roman" w:cs="Times New Roman"/>
          <w:b/>
          <w:bCs/>
        </w:rPr>
      </w:pPr>
      <w:ins w:id="3012" w:author="Benton, Deon" w:date="2026-03-09T19:15:00Z" w16du:dateUtc="2026-03-10T00:15:00Z">
        <w:r>
          <w:rPr>
            <w:rFonts w:ascii="Times New Roman" w:hAnsi="Times New Roman" w:cs="Times New Roman"/>
            <w:b/>
            <w:bCs/>
          </w:rPr>
          <w:t>Results</w:t>
        </w:r>
      </w:ins>
    </w:p>
    <w:p w14:paraId="30824B99" w14:textId="77777777" w:rsidR="0012060D" w:rsidRPr="00857369" w:rsidRDefault="0012060D" w:rsidP="00C56F38">
      <w:pPr>
        <w:tabs>
          <w:tab w:val="left" w:pos="720"/>
          <w:tab w:val="left" w:pos="1440"/>
          <w:tab w:val="left" w:pos="2160"/>
          <w:tab w:val="left" w:pos="2880"/>
          <w:tab w:val="left" w:pos="3600"/>
          <w:tab w:val="center" w:pos="4680"/>
        </w:tabs>
        <w:spacing w:line="480" w:lineRule="auto"/>
        <w:contextualSpacing/>
        <w:rPr>
          <w:ins w:id="3013" w:author="Benton, Deon" w:date="2026-03-09T19:15:00Z" w16du:dateUtc="2026-03-10T00:15:00Z"/>
          <w:rFonts w:ascii="Times New Roman" w:hAnsi="Times New Roman" w:cs="Times New Roman"/>
          <w:b/>
          <w:bCs/>
        </w:rPr>
      </w:pPr>
    </w:p>
    <w:p w14:paraId="299E0064" w14:textId="77777777" w:rsidR="0012060D" w:rsidRDefault="0012060D" w:rsidP="0012060D">
      <w:pPr>
        <w:spacing w:line="480" w:lineRule="auto"/>
        <w:contextualSpacing/>
        <w:rPr>
          <w:ins w:id="3014" w:author="Benton, Deon" w:date="2026-04-01T15:01:00Z" w16du:dateUtc="2026-04-01T20:01:00Z"/>
          <w:rFonts w:ascii="Times New Roman" w:eastAsia="Times New Roman" w:hAnsi="Times New Roman" w:cs="Times New Roman"/>
        </w:rPr>
      </w:pPr>
      <w:ins w:id="3015" w:author="Benton, Deon" w:date="2026-04-01T15:01:00Z" w16du:dateUtc="2026-04-01T20:01:00Z">
        <w:r>
          <w:rPr>
            <w:rFonts w:ascii="Times New Roman" w:eastAsia="Times New Roman" w:hAnsi="Times New Roman" w:cs="Times New Roman"/>
            <w:b/>
            <w:bCs/>
          </w:rPr>
          <w:t xml:space="preserve">Discussion </w:t>
        </w:r>
      </w:ins>
    </w:p>
    <w:p w14:paraId="5B2F7A7F" w14:textId="77777777" w:rsidR="00C56F38" w:rsidRDefault="00C56F38" w:rsidP="00C56F38">
      <w:pPr>
        <w:spacing w:line="480" w:lineRule="auto"/>
        <w:contextualSpacing/>
        <w:rPr>
          <w:ins w:id="3016" w:author="Benton, Deon" w:date="2026-03-03T16:16:00Z" w16du:dateUtc="2026-03-03T22:16:00Z"/>
          <w:rFonts w:ascii="Times New Roman" w:eastAsia="Times New Roman" w:hAnsi="Times New Roman" w:cs="Times New Roman"/>
        </w:rPr>
      </w:pPr>
    </w:p>
    <w:p w14:paraId="271D27EB" w14:textId="3B2378C2" w:rsidR="00B208F8" w:rsidRPr="00660DD3" w:rsidRDefault="00660DD3" w:rsidP="00660DD3">
      <w:pPr>
        <w:spacing w:line="480" w:lineRule="auto"/>
        <w:contextualSpacing/>
        <w:rPr>
          <w:rFonts w:ascii="Times New Roman" w:eastAsia="Times New Roman" w:hAnsi="Times New Roman" w:cs="Times New Roman"/>
        </w:rPr>
      </w:pPr>
      <w:ins w:id="3017" w:author="Benton, Deon" w:date="2026-04-12T14:32:00Z" w16du:dateUtc="2026-04-12T19:32:00Z">
        <w:r w:rsidRPr="00660DD3">
          <w:rPr>
            <w:rFonts w:ascii="Times New Roman" w:eastAsia="Times New Roman" w:hAnsi="Times New Roman" w:cs="Times New Roman"/>
          </w:rPr>
          <w:t>Simulation 1 addresses the potential concern that the results in Simulation 1a</w:t>
        </w:r>
        <w:r>
          <w:rPr>
            <w:rFonts w:ascii="Times New Roman" w:eastAsia="Times New Roman" w:hAnsi="Times New Roman" w:cs="Times New Roman"/>
          </w:rPr>
          <w:t xml:space="preserve"> but other issues remain. Anot</w:t>
        </w:r>
      </w:ins>
      <w:ins w:id="3018" w:author="Benton, Deon" w:date="2026-04-12T14:33:00Z" w16du:dateUtc="2026-04-12T19:33:00Z">
        <w:r>
          <w:rPr>
            <w:rFonts w:ascii="Times New Roman" w:eastAsia="Times New Roman" w:hAnsi="Times New Roman" w:cs="Times New Roman"/>
          </w:rPr>
          <w:t xml:space="preserve">her is X. </w:t>
        </w:r>
      </w:ins>
      <w:ins w:id="3019" w:author="Benton, Deon" w:date="2026-04-12T14:32:00Z" w16du:dateUtc="2026-04-12T19:32:00Z">
        <w:r w:rsidRPr="00660DD3">
          <w:rPr>
            <w:rFonts w:ascii="Times New Roman" w:eastAsia="Times New Roman" w:hAnsi="Times New Roman" w:cs="Times New Roman"/>
          </w:rPr>
          <w:t xml:space="preserve">Another issue that remains to be </w:t>
        </w:r>
      </w:ins>
    </w:p>
    <w:p w14:paraId="0356A792" w14:textId="2235E780" w:rsidR="00B208F8" w:rsidRPr="009F7F31" w:rsidRDefault="00B208F8" w:rsidP="009F7F31">
      <w:pPr>
        <w:spacing w:line="480" w:lineRule="auto"/>
        <w:ind w:firstLine="720"/>
        <w:contextualSpacing/>
        <w:jc w:val="center"/>
        <w:rPr>
          <w:ins w:id="3020" w:author="Benton, Deon" w:date="2026-03-03T16:16:00Z" w16du:dateUtc="2026-03-03T22:16:00Z"/>
          <w:rFonts w:ascii="Times New Roman" w:eastAsia="Times New Roman" w:hAnsi="Times New Roman" w:cs="Times New Roman"/>
          <w:b/>
          <w:bCs/>
        </w:rPr>
      </w:pPr>
      <w:ins w:id="3021" w:author="Benton, Deon" w:date="2026-03-03T16:16:00Z" w16du:dateUtc="2026-03-03T22:16:00Z">
        <w:r w:rsidRPr="009F7F31">
          <w:rPr>
            <w:rFonts w:ascii="Times New Roman" w:eastAsia="Times New Roman" w:hAnsi="Times New Roman" w:cs="Times New Roman"/>
            <w:b/>
            <w:bCs/>
          </w:rPr>
          <w:t>Simulation 2</w:t>
        </w:r>
      </w:ins>
    </w:p>
    <w:p w14:paraId="5B4F8381" w14:textId="4F3019B2"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Csibra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Figure 3 depicts networks’ mean looking times to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t>
      </w:r>
      <w:r w:rsidR="007847D6">
        <w:rPr>
          <w:rFonts w:ascii="Times New Roman" w:hAnsi="Times New Roman" w:cs="Times New Roman"/>
        </w:rPr>
        <w:lastRenderedPageBreak/>
        <w:t>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19E37081"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AC1613">
                              <w:rPr>
                                <w:rFonts w:ascii="Times New Roman" w:hAnsi="Times New Roman" w:cs="Times New Roman"/>
                                <w:i w:val="0"/>
                                <w:iCs w:val="0"/>
                                <w:noProof/>
                                <w:color w:val="auto"/>
                                <w:sz w:val="24"/>
                                <w:szCs w:val="24"/>
                              </w:rPr>
                              <w:t>8</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7"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19E37081"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AC1613">
                        <w:rPr>
                          <w:rFonts w:ascii="Times New Roman" w:hAnsi="Times New Roman" w:cs="Times New Roman"/>
                          <w:i w:val="0"/>
                          <w:iCs w:val="0"/>
                          <w:noProof/>
                          <w:color w:val="auto"/>
                          <w:sz w:val="24"/>
                          <w:szCs w:val="24"/>
                        </w:rPr>
                        <w:t>8</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r>
      <w:r w:rsidR="00474E38">
        <w:rPr>
          <w:rFonts w:ascii="Times New Roman" w:eastAsia="Times New Roman" w:hAnsi="Times New Roman" w:cs="Times New Roman"/>
        </w:rPr>
        <w:t>Studies such as that by Csibra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its actions and external constraints. Data that bear directly on this question come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 xml:space="preserve">A larger circle, which entered the screen from the bottom right </w:t>
      </w:r>
      <w:r>
        <w:rPr>
          <w:rFonts w:ascii="Times New Roman" w:hAnsi="Times New Roman" w:cs="Times New Roman"/>
        </w:rPr>
        <w:lastRenderedPageBreak/>
        <w:t>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is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 xml:space="preserve">like that by Csibra et </w:t>
      </w:r>
      <w:r w:rsidR="00C72207">
        <w:rPr>
          <w:rFonts w:ascii="Times New Roman" w:hAnsi="Times New Roman" w:cs="Times New Roman"/>
        </w:rPr>
        <w:lastRenderedPageBreak/>
        <w:t>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0F23060A"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9</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Mean looking</w:t>
            </w:r>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74A58E29"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10</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Csibra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Csibra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Spelke,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Spelke (2017) and tested whether networks could distinguish between two events that differed in their relative costliness. </w:t>
      </w:r>
      <w:r w:rsidR="00675616">
        <w:rPr>
          <w:rFonts w:ascii="Times New Roman" w:eastAsia="Times New Roman" w:hAnsi="Times New Roman" w:cs="Times New Roman"/>
        </w:rPr>
        <w:t>Liu and Spelke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326DC7EE"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11</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Spelke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02334ED6"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12</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8"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02334ED6"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12</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52C1E9C4"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13</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9"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CmJkBh&#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52C1E9C4"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13</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r w:rsidR="002614CF">
        <w:rPr>
          <w:rFonts w:ascii="Times New Roman" w:hAnsi="Times New Roman" w:cs="Times New Roman"/>
        </w:rPr>
        <w:lastRenderedPageBreak/>
        <w:t>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2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2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30"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31"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32"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33"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34"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35"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37"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38"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40"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43"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45"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48"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50"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56"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58"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61"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62"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66"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71"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75"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77"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79"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81"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82"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87"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88"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89"/>
      <w:headerReference w:type="first" r:id="rId9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87E0D" w14:textId="77777777" w:rsidR="002B58E1" w:rsidRDefault="002B58E1" w:rsidP="00391C7E">
      <w:pPr>
        <w:spacing w:after="0" w:line="240" w:lineRule="auto"/>
      </w:pPr>
      <w:r>
        <w:separator/>
      </w:r>
    </w:p>
  </w:endnote>
  <w:endnote w:type="continuationSeparator" w:id="0">
    <w:p w14:paraId="1A3400F2" w14:textId="77777777" w:rsidR="002B58E1" w:rsidRDefault="002B58E1"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D161F" w14:textId="77777777" w:rsidR="002B58E1" w:rsidRDefault="002B58E1" w:rsidP="00391C7E">
      <w:pPr>
        <w:spacing w:after="0" w:line="240" w:lineRule="auto"/>
      </w:pPr>
      <w:r>
        <w:separator/>
      </w:r>
    </w:p>
  </w:footnote>
  <w:footnote w:type="continuationSeparator" w:id="0">
    <w:p w14:paraId="350B35BC" w14:textId="77777777" w:rsidR="002B58E1" w:rsidRDefault="002B58E1"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2551" w:author="Benton, Deon" w:date="2026-03-03T09:45:00Z" w16du:dateUtc="2026-03-03T15:45:00Z">
        <w:r w:rsidRPr="005C21A3">
          <w:rPr>
            <w:rFonts w:ascii="Times New Roman" w:eastAsia="Times New Roman" w:hAnsi="Times New Roman" w:cs="Times New Roman"/>
            <w:sz w:val="24"/>
            <w:szCs w:val="24"/>
          </w:rPr>
          <w:t xml:space="preserve">the </w:t>
        </w:r>
      </w:ins>
      <w:r w:rsidRPr="005C21A3">
        <w:rPr>
          <w:rFonts w:ascii="Times New Roman" w:eastAsia="Times New Roman" w:hAnsi="Times New Roman" w:cs="Times New Roman"/>
          <w:sz w:val="24"/>
          <w:szCs w:val="24"/>
        </w:rPr>
        <w:t xml:space="preserve">developmental </w:t>
      </w:r>
      <w:ins w:id="2552" w:author="Benton, Deon" w:date="2026-03-03T09:45:00Z" w16du:dateUtc="2026-03-03T15:45:00Z">
        <w:r w:rsidRPr="005C21A3">
          <w:rPr>
            <w:rFonts w:ascii="Times New Roman" w:eastAsia="Times New Roman" w:hAnsi="Times New Roman" w:cs="Times New Roman"/>
            <w:sz w:val="24"/>
            <w:szCs w:val="24"/>
          </w:rPr>
          <w:t xml:space="preserve">cognitive </w:t>
        </w:r>
      </w:ins>
      <w:r w:rsidRPr="005C21A3">
        <w:rPr>
          <w:rFonts w:ascii="Times New Roman" w:eastAsia="Times New Roman" w:hAnsi="Times New Roman" w:cs="Times New Roman"/>
          <w:sz w:val="24"/>
          <w:szCs w:val="24"/>
        </w:rPr>
        <w:t>science</w:t>
      </w:r>
      <w:ins w:id="2553" w:author="Benton, Deon" w:date="2026-03-03T09:45:00Z" w16du:dateUtc="2026-03-03T15:45:00Z">
        <w:r w:rsidRPr="005C21A3">
          <w:rPr>
            <w:rFonts w:ascii="Times New Roman" w:eastAsia="Times New Roman" w:hAnsi="Times New Roman" w:cs="Times New Roman"/>
            <w:sz w:val="24"/>
            <w:szCs w:val="24"/>
          </w:rPr>
          <w:t>s</w:t>
        </w:r>
      </w:ins>
      <w:r w:rsidRPr="005C21A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CA0"/>
    <w:rsid w:val="000030F0"/>
    <w:rsid w:val="00003878"/>
    <w:rsid w:val="00003BC2"/>
    <w:rsid w:val="00004788"/>
    <w:rsid w:val="0000482E"/>
    <w:rsid w:val="0000495B"/>
    <w:rsid w:val="00005701"/>
    <w:rsid w:val="00005907"/>
    <w:rsid w:val="0000707B"/>
    <w:rsid w:val="00007559"/>
    <w:rsid w:val="000079D0"/>
    <w:rsid w:val="00007D2D"/>
    <w:rsid w:val="00007F8F"/>
    <w:rsid w:val="00010A55"/>
    <w:rsid w:val="0001141F"/>
    <w:rsid w:val="00011DAB"/>
    <w:rsid w:val="0001298D"/>
    <w:rsid w:val="00012AA5"/>
    <w:rsid w:val="00012E70"/>
    <w:rsid w:val="00013134"/>
    <w:rsid w:val="0001385A"/>
    <w:rsid w:val="00014150"/>
    <w:rsid w:val="00015DDE"/>
    <w:rsid w:val="000163C0"/>
    <w:rsid w:val="00016768"/>
    <w:rsid w:val="00016D6C"/>
    <w:rsid w:val="00017757"/>
    <w:rsid w:val="00017D72"/>
    <w:rsid w:val="00017DBA"/>
    <w:rsid w:val="00020260"/>
    <w:rsid w:val="00020BD2"/>
    <w:rsid w:val="00020CAF"/>
    <w:rsid w:val="0002114F"/>
    <w:rsid w:val="000213EE"/>
    <w:rsid w:val="00021531"/>
    <w:rsid w:val="00022327"/>
    <w:rsid w:val="00022546"/>
    <w:rsid w:val="00022801"/>
    <w:rsid w:val="00022C46"/>
    <w:rsid w:val="00023046"/>
    <w:rsid w:val="00023256"/>
    <w:rsid w:val="0002365D"/>
    <w:rsid w:val="00023A54"/>
    <w:rsid w:val="00023B5C"/>
    <w:rsid w:val="00023DB7"/>
    <w:rsid w:val="00023E47"/>
    <w:rsid w:val="000241BE"/>
    <w:rsid w:val="0002439A"/>
    <w:rsid w:val="000245B8"/>
    <w:rsid w:val="0002497E"/>
    <w:rsid w:val="00024F3E"/>
    <w:rsid w:val="00025D02"/>
    <w:rsid w:val="00025ED5"/>
    <w:rsid w:val="00026194"/>
    <w:rsid w:val="000263C1"/>
    <w:rsid w:val="00026822"/>
    <w:rsid w:val="00026A2F"/>
    <w:rsid w:val="00026A36"/>
    <w:rsid w:val="00026BFA"/>
    <w:rsid w:val="000271FF"/>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5C38"/>
    <w:rsid w:val="000362C5"/>
    <w:rsid w:val="000363E9"/>
    <w:rsid w:val="00036806"/>
    <w:rsid w:val="000371F1"/>
    <w:rsid w:val="000375C0"/>
    <w:rsid w:val="00037ADB"/>
    <w:rsid w:val="00037D11"/>
    <w:rsid w:val="00037EA9"/>
    <w:rsid w:val="00037ED7"/>
    <w:rsid w:val="00040656"/>
    <w:rsid w:val="0004069B"/>
    <w:rsid w:val="000412D9"/>
    <w:rsid w:val="0004140C"/>
    <w:rsid w:val="000420E6"/>
    <w:rsid w:val="000420ED"/>
    <w:rsid w:val="000428C9"/>
    <w:rsid w:val="0004301F"/>
    <w:rsid w:val="00044011"/>
    <w:rsid w:val="0004411F"/>
    <w:rsid w:val="00044152"/>
    <w:rsid w:val="00044173"/>
    <w:rsid w:val="00045DDA"/>
    <w:rsid w:val="0004604C"/>
    <w:rsid w:val="000467F5"/>
    <w:rsid w:val="00046880"/>
    <w:rsid w:val="0004750E"/>
    <w:rsid w:val="000475E7"/>
    <w:rsid w:val="000476A1"/>
    <w:rsid w:val="00047E5C"/>
    <w:rsid w:val="00047ECC"/>
    <w:rsid w:val="0005005B"/>
    <w:rsid w:val="00050686"/>
    <w:rsid w:val="00050739"/>
    <w:rsid w:val="0005092E"/>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CAF"/>
    <w:rsid w:val="0005658D"/>
    <w:rsid w:val="00060551"/>
    <w:rsid w:val="0006086D"/>
    <w:rsid w:val="000615F6"/>
    <w:rsid w:val="00061CE4"/>
    <w:rsid w:val="00061FA1"/>
    <w:rsid w:val="00062194"/>
    <w:rsid w:val="00062B4C"/>
    <w:rsid w:val="0006396F"/>
    <w:rsid w:val="00063A7C"/>
    <w:rsid w:val="00063FD5"/>
    <w:rsid w:val="00064912"/>
    <w:rsid w:val="0006493F"/>
    <w:rsid w:val="000649A1"/>
    <w:rsid w:val="000651A7"/>
    <w:rsid w:val="0006578D"/>
    <w:rsid w:val="000678F1"/>
    <w:rsid w:val="0007013C"/>
    <w:rsid w:val="000702EB"/>
    <w:rsid w:val="000705E6"/>
    <w:rsid w:val="00070F13"/>
    <w:rsid w:val="00070F6C"/>
    <w:rsid w:val="00071370"/>
    <w:rsid w:val="00071A55"/>
    <w:rsid w:val="00071F26"/>
    <w:rsid w:val="0007371A"/>
    <w:rsid w:val="000742D7"/>
    <w:rsid w:val="00075C51"/>
    <w:rsid w:val="000767FC"/>
    <w:rsid w:val="00076BA6"/>
    <w:rsid w:val="000771B9"/>
    <w:rsid w:val="00077880"/>
    <w:rsid w:val="00080691"/>
    <w:rsid w:val="00080943"/>
    <w:rsid w:val="00081085"/>
    <w:rsid w:val="000810FA"/>
    <w:rsid w:val="000819BC"/>
    <w:rsid w:val="0008231A"/>
    <w:rsid w:val="00082561"/>
    <w:rsid w:val="000829B9"/>
    <w:rsid w:val="000832B4"/>
    <w:rsid w:val="000835DD"/>
    <w:rsid w:val="00083D9B"/>
    <w:rsid w:val="00083DC8"/>
    <w:rsid w:val="00084962"/>
    <w:rsid w:val="000849D1"/>
    <w:rsid w:val="000850EE"/>
    <w:rsid w:val="000858E1"/>
    <w:rsid w:val="0008747D"/>
    <w:rsid w:val="000875D2"/>
    <w:rsid w:val="00087B68"/>
    <w:rsid w:val="00087C36"/>
    <w:rsid w:val="00090053"/>
    <w:rsid w:val="00091784"/>
    <w:rsid w:val="00091A8C"/>
    <w:rsid w:val="0009200D"/>
    <w:rsid w:val="00092D1A"/>
    <w:rsid w:val="000938AC"/>
    <w:rsid w:val="00093BEA"/>
    <w:rsid w:val="00093E13"/>
    <w:rsid w:val="0009471E"/>
    <w:rsid w:val="00094806"/>
    <w:rsid w:val="0009483E"/>
    <w:rsid w:val="00095066"/>
    <w:rsid w:val="00095B88"/>
    <w:rsid w:val="00095FBB"/>
    <w:rsid w:val="00095FF6"/>
    <w:rsid w:val="00096D37"/>
    <w:rsid w:val="0009709A"/>
    <w:rsid w:val="0009722A"/>
    <w:rsid w:val="000A0BB0"/>
    <w:rsid w:val="000A0BE5"/>
    <w:rsid w:val="000A0E69"/>
    <w:rsid w:val="000A1184"/>
    <w:rsid w:val="000A11D4"/>
    <w:rsid w:val="000A170D"/>
    <w:rsid w:val="000A1B95"/>
    <w:rsid w:val="000A276E"/>
    <w:rsid w:val="000A29F2"/>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74D"/>
    <w:rsid w:val="000B08D2"/>
    <w:rsid w:val="000B09DB"/>
    <w:rsid w:val="000B0B74"/>
    <w:rsid w:val="000B1763"/>
    <w:rsid w:val="000B1C1A"/>
    <w:rsid w:val="000B1F17"/>
    <w:rsid w:val="000B2757"/>
    <w:rsid w:val="000B279A"/>
    <w:rsid w:val="000B286C"/>
    <w:rsid w:val="000B35C1"/>
    <w:rsid w:val="000B3D55"/>
    <w:rsid w:val="000B3F0A"/>
    <w:rsid w:val="000B4399"/>
    <w:rsid w:val="000B4DD6"/>
    <w:rsid w:val="000B4ECF"/>
    <w:rsid w:val="000B60E2"/>
    <w:rsid w:val="000B6458"/>
    <w:rsid w:val="000B7017"/>
    <w:rsid w:val="000B75DA"/>
    <w:rsid w:val="000B7DDA"/>
    <w:rsid w:val="000B7E28"/>
    <w:rsid w:val="000C0869"/>
    <w:rsid w:val="000C1789"/>
    <w:rsid w:val="000C18C9"/>
    <w:rsid w:val="000C307E"/>
    <w:rsid w:val="000C31FB"/>
    <w:rsid w:val="000C3BCB"/>
    <w:rsid w:val="000C5A1C"/>
    <w:rsid w:val="000C649B"/>
    <w:rsid w:val="000C66BC"/>
    <w:rsid w:val="000C6870"/>
    <w:rsid w:val="000C6B58"/>
    <w:rsid w:val="000D00F9"/>
    <w:rsid w:val="000D1213"/>
    <w:rsid w:val="000D148B"/>
    <w:rsid w:val="000D1EAC"/>
    <w:rsid w:val="000D22BE"/>
    <w:rsid w:val="000D323A"/>
    <w:rsid w:val="000D3BCD"/>
    <w:rsid w:val="000D41A4"/>
    <w:rsid w:val="000D45E6"/>
    <w:rsid w:val="000D4C01"/>
    <w:rsid w:val="000D4DB9"/>
    <w:rsid w:val="000D4FF3"/>
    <w:rsid w:val="000D5358"/>
    <w:rsid w:val="000D5598"/>
    <w:rsid w:val="000D5B81"/>
    <w:rsid w:val="000D5F92"/>
    <w:rsid w:val="000D6324"/>
    <w:rsid w:val="000D6788"/>
    <w:rsid w:val="000D6C8E"/>
    <w:rsid w:val="000D6F38"/>
    <w:rsid w:val="000D78BD"/>
    <w:rsid w:val="000E08AF"/>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0989"/>
    <w:rsid w:val="000F158C"/>
    <w:rsid w:val="000F1A90"/>
    <w:rsid w:val="000F1DD4"/>
    <w:rsid w:val="000F2337"/>
    <w:rsid w:val="000F3686"/>
    <w:rsid w:val="000F390C"/>
    <w:rsid w:val="000F3AF0"/>
    <w:rsid w:val="000F3DC9"/>
    <w:rsid w:val="000F3DEE"/>
    <w:rsid w:val="000F3F9C"/>
    <w:rsid w:val="000F43CD"/>
    <w:rsid w:val="000F4505"/>
    <w:rsid w:val="000F4507"/>
    <w:rsid w:val="000F4814"/>
    <w:rsid w:val="000F4A8C"/>
    <w:rsid w:val="000F566F"/>
    <w:rsid w:val="000F5BC5"/>
    <w:rsid w:val="000F65EB"/>
    <w:rsid w:val="000F68C8"/>
    <w:rsid w:val="000F6EAD"/>
    <w:rsid w:val="000F726E"/>
    <w:rsid w:val="000F7626"/>
    <w:rsid w:val="000F7CAC"/>
    <w:rsid w:val="001002AB"/>
    <w:rsid w:val="0010035E"/>
    <w:rsid w:val="00100DFB"/>
    <w:rsid w:val="00100FC9"/>
    <w:rsid w:val="00101D73"/>
    <w:rsid w:val="00101D77"/>
    <w:rsid w:val="00102C53"/>
    <w:rsid w:val="00102DDA"/>
    <w:rsid w:val="00103DE0"/>
    <w:rsid w:val="00104354"/>
    <w:rsid w:val="00104484"/>
    <w:rsid w:val="00104696"/>
    <w:rsid w:val="00105BB1"/>
    <w:rsid w:val="00105D7B"/>
    <w:rsid w:val="00106046"/>
    <w:rsid w:val="00106100"/>
    <w:rsid w:val="00106257"/>
    <w:rsid w:val="00106471"/>
    <w:rsid w:val="00106C81"/>
    <w:rsid w:val="00106D77"/>
    <w:rsid w:val="0010728E"/>
    <w:rsid w:val="0011041C"/>
    <w:rsid w:val="00110DF9"/>
    <w:rsid w:val="00111B8C"/>
    <w:rsid w:val="0011240F"/>
    <w:rsid w:val="00112880"/>
    <w:rsid w:val="00112ABC"/>
    <w:rsid w:val="00114F18"/>
    <w:rsid w:val="00115051"/>
    <w:rsid w:val="00115675"/>
    <w:rsid w:val="001157F1"/>
    <w:rsid w:val="00115972"/>
    <w:rsid w:val="00115B8A"/>
    <w:rsid w:val="00116CFE"/>
    <w:rsid w:val="00117198"/>
    <w:rsid w:val="001178B1"/>
    <w:rsid w:val="00117A1A"/>
    <w:rsid w:val="00117AE9"/>
    <w:rsid w:val="001202EE"/>
    <w:rsid w:val="0012060D"/>
    <w:rsid w:val="00120625"/>
    <w:rsid w:val="00120B8F"/>
    <w:rsid w:val="00120F6F"/>
    <w:rsid w:val="0012108C"/>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35A3"/>
    <w:rsid w:val="0013438E"/>
    <w:rsid w:val="0013468D"/>
    <w:rsid w:val="001349B0"/>
    <w:rsid w:val="00134B55"/>
    <w:rsid w:val="00134CB3"/>
    <w:rsid w:val="00136065"/>
    <w:rsid w:val="001366F3"/>
    <w:rsid w:val="00136774"/>
    <w:rsid w:val="00137227"/>
    <w:rsid w:val="00137CA9"/>
    <w:rsid w:val="0014090D"/>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277B"/>
    <w:rsid w:val="00152F19"/>
    <w:rsid w:val="0015353E"/>
    <w:rsid w:val="0015363E"/>
    <w:rsid w:val="001537B7"/>
    <w:rsid w:val="00153BF3"/>
    <w:rsid w:val="001547A5"/>
    <w:rsid w:val="0015486A"/>
    <w:rsid w:val="00155437"/>
    <w:rsid w:val="00155706"/>
    <w:rsid w:val="001558F7"/>
    <w:rsid w:val="00155A19"/>
    <w:rsid w:val="00156205"/>
    <w:rsid w:val="001563E6"/>
    <w:rsid w:val="00156A94"/>
    <w:rsid w:val="001572EE"/>
    <w:rsid w:val="00157975"/>
    <w:rsid w:val="00160829"/>
    <w:rsid w:val="00160EBD"/>
    <w:rsid w:val="001614AB"/>
    <w:rsid w:val="00161B73"/>
    <w:rsid w:val="00162040"/>
    <w:rsid w:val="0016283A"/>
    <w:rsid w:val="0016301B"/>
    <w:rsid w:val="00163799"/>
    <w:rsid w:val="00163E2B"/>
    <w:rsid w:val="001645F2"/>
    <w:rsid w:val="0016470F"/>
    <w:rsid w:val="001647C9"/>
    <w:rsid w:val="00164941"/>
    <w:rsid w:val="00165398"/>
    <w:rsid w:val="00165454"/>
    <w:rsid w:val="001654E4"/>
    <w:rsid w:val="00166A93"/>
    <w:rsid w:val="00166E78"/>
    <w:rsid w:val="001673BB"/>
    <w:rsid w:val="0016771A"/>
    <w:rsid w:val="0016781E"/>
    <w:rsid w:val="00167C72"/>
    <w:rsid w:val="0017005B"/>
    <w:rsid w:val="00170603"/>
    <w:rsid w:val="001716AD"/>
    <w:rsid w:val="001719A1"/>
    <w:rsid w:val="00172718"/>
    <w:rsid w:val="00172FAE"/>
    <w:rsid w:val="00173688"/>
    <w:rsid w:val="001736EE"/>
    <w:rsid w:val="00173D94"/>
    <w:rsid w:val="0017525B"/>
    <w:rsid w:val="001753BC"/>
    <w:rsid w:val="00175501"/>
    <w:rsid w:val="00175A63"/>
    <w:rsid w:val="0017668E"/>
    <w:rsid w:val="00176FA7"/>
    <w:rsid w:val="00177C21"/>
    <w:rsid w:val="001807FC"/>
    <w:rsid w:val="00181761"/>
    <w:rsid w:val="0018182D"/>
    <w:rsid w:val="00181ADB"/>
    <w:rsid w:val="001823A3"/>
    <w:rsid w:val="00182A6D"/>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340"/>
    <w:rsid w:val="00192937"/>
    <w:rsid w:val="001938E6"/>
    <w:rsid w:val="0019465C"/>
    <w:rsid w:val="001950BB"/>
    <w:rsid w:val="0019511C"/>
    <w:rsid w:val="00195B5F"/>
    <w:rsid w:val="00196664"/>
    <w:rsid w:val="001966E3"/>
    <w:rsid w:val="00196750"/>
    <w:rsid w:val="001968A7"/>
    <w:rsid w:val="00197111"/>
    <w:rsid w:val="001971A6"/>
    <w:rsid w:val="001976DC"/>
    <w:rsid w:val="001A00F6"/>
    <w:rsid w:val="001A0B2E"/>
    <w:rsid w:val="001A0FC2"/>
    <w:rsid w:val="001A16E9"/>
    <w:rsid w:val="001A2641"/>
    <w:rsid w:val="001A288F"/>
    <w:rsid w:val="001A2A1E"/>
    <w:rsid w:val="001A2E10"/>
    <w:rsid w:val="001A319B"/>
    <w:rsid w:val="001A365D"/>
    <w:rsid w:val="001A36CD"/>
    <w:rsid w:val="001A4239"/>
    <w:rsid w:val="001A49A7"/>
    <w:rsid w:val="001A4EF4"/>
    <w:rsid w:val="001A55CE"/>
    <w:rsid w:val="001A5F56"/>
    <w:rsid w:val="001A6079"/>
    <w:rsid w:val="001A61AD"/>
    <w:rsid w:val="001A7264"/>
    <w:rsid w:val="001A7B4F"/>
    <w:rsid w:val="001A7F1C"/>
    <w:rsid w:val="001B02D5"/>
    <w:rsid w:val="001B034E"/>
    <w:rsid w:val="001B06BB"/>
    <w:rsid w:val="001B0A01"/>
    <w:rsid w:val="001B0D77"/>
    <w:rsid w:val="001B1023"/>
    <w:rsid w:val="001B1084"/>
    <w:rsid w:val="001B1E4E"/>
    <w:rsid w:val="001B1FAF"/>
    <w:rsid w:val="001B205C"/>
    <w:rsid w:val="001B26F5"/>
    <w:rsid w:val="001B271C"/>
    <w:rsid w:val="001B3C78"/>
    <w:rsid w:val="001B3CF6"/>
    <w:rsid w:val="001B597B"/>
    <w:rsid w:val="001B5A5F"/>
    <w:rsid w:val="001B5BC6"/>
    <w:rsid w:val="001B653D"/>
    <w:rsid w:val="001B6D86"/>
    <w:rsid w:val="001B741F"/>
    <w:rsid w:val="001B7D9D"/>
    <w:rsid w:val="001C01D1"/>
    <w:rsid w:val="001C0D7C"/>
    <w:rsid w:val="001C1F09"/>
    <w:rsid w:val="001C23ED"/>
    <w:rsid w:val="001C249A"/>
    <w:rsid w:val="001C27AA"/>
    <w:rsid w:val="001C32DA"/>
    <w:rsid w:val="001C3B16"/>
    <w:rsid w:val="001C3E68"/>
    <w:rsid w:val="001C3FAA"/>
    <w:rsid w:val="001C40F2"/>
    <w:rsid w:val="001C584A"/>
    <w:rsid w:val="001C58CB"/>
    <w:rsid w:val="001C6311"/>
    <w:rsid w:val="001C64B7"/>
    <w:rsid w:val="001C69DD"/>
    <w:rsid w:val="001C7484"/>
    <w:rsid w:val="001C7D07"/>
    <w:rsid w:val="001D02BD"/>
    <w:rsid w:val="001D034B"/>
    <w:rsid w:val="001D05DF"/>
    <w:rsid w:val="001D087E"/>
    <w:rsid w:val="001D0C1B"/>
    <w:rsid w:val="001D1299"/>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FD6"/>
    <w:rsid w:val="001E5197"/>
    <w:rsid w:val="001E5726"/>
    <w:rsid w:val="001E5A5F"/>
    <w:rsid w:val="001E68C5"/>
    <w:rsid w:val="001E700D"/>
    <w:rsid w:val="001E71FB"/>
    <w:rsid w:val="001E7B88"/>
    <w:rsid w:val="001F04C3"/>
    <w:rsid w:val="001F0E24"/>
    <w:rsid w:val="001F0FC2"/>
    <w:rsid w:val="001F12BD"/>
    <w:rsid w:val="001F1755"/>
    <w:rsid w:val="001F1CA8"/>
    <w:rsid w:val="001F1D9B"/>
    <w:rsid w:val="001F2099"/>
    <w:rsid w:val="001F213A"/>
    <w:rsid w:val="001F25E8"/>
    <w:rsid w:val="001F286B"/>
    <w:rsid w:val="001F36CB"/>
    <w:rsid w:val="001F385D"/>
    <w:rsid w:val="001F434E"/>
    <w:rsid w:val="001F4C8B"/>
    <w:rsid w:val="001F4D04"/>
    <w:rsid w:val="001F4EC9"/>
    <w:rsid w:val="001F5299"/>
    <w:rsid w:val="001F5B9A"/>
    <w:rsid w:val="001F5CD5"/>
    <w:rsid w:val="001F5E44"/>
    <w:rsid w:val="001F61B4"/>
    <w:rsid w:val="001F6794"/>
    <w:rsid w:val="001F6D33"/>
    <w:rsid w:val="001F704D"/>
    <w:rsid w:val="001F754E"/>
    <w:rsid w:val="001F76E9"/>
    <w:rsid w:val="0020030E"/>
    <w:rsid w:val="00200CDA"/>
    <w:rsid w:val="00200D50"/>
    <w:rsid w:val="0020131C"/>
    <w:rsid w:val="00201990"/>
    <w:rsid w:val="00201A31"/>
    <w:rsid w:val="002027D9"/>
    <w:rsid w:val="00202880"/>
    <w:rsid w:val="0020291A"/>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BB0"/>
    <w:rsid w:val="002118CF"/>
    <w:rsid w:val="00211ACD"/>
    <w:rsid w:val="00211AF2"/>
    <w:rsid w:val="00211EAC"/>
    <w:rsid w:val="0021225C"/>
    <w:rsid w:val="00212270"/>
    <w:rsid w:val="0021280E"/>
    <w:rsid w:val="00212940"/>
    <w:rsid w:val="002136CF"/>
    <w:rsid w:val="00214332"/>
    <w:rsid w:val="00214AD6"/>
    <w:rsid w:val="00214FCB"/>
    <w:rsid w:val="00214FE8"/>
    <w:rsid w:val="0021523A"/>
    <w:rsid w:val="00215900"/>
    <w:rsid w:val="00216020"/>
    <w:rsid w:val="00216CFD"/>
    <w:rsid w:val="00217500"/>
    <w:rsid w:val="00217A83"/>
    <w:rsid w:val="002200F1"/>
    <w:rsid w:val="002204AE"/>
    <w:rsid w:val="002205EA"/>
    <w:rsid w:val="0022061A"/>
    <w:rsid w:val="00220755"/>
    <w:rsid w:val="00221A05"/>
    <w:rsid w:val="00221A84"/>
    <w:rsid w:val="0022220E"/>
    <w:rsid w:val="00222DF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8AD"/>
    <w:rsid w:val="002279A3"/>
    <w:rsid w:val="002306AB"/>
    <w:rsid w:val="002306DE"/>
    <w:rsid w:val="00230700"/>
    <w:rsid w:val="00230718"/>
    <w:rsid w:val="00230A9A"/>
    <w:rsid w:val="00230D82"/>
    <w:rsid w:val="002319D4"/>
    <w:rsid w:val="002322A5"/>
    <w:rsid w:val="002327B3"/>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D8"/>
    <w:rsid w:val="002375BF"/>
    <w:rsid w:val="00237719"/>
    <w:rsid w:val="0023774E"/>
    <w:rsid w:val="0023784B"/>
    <w:rsid w:val="00237A1E"/>
    <w:rsid w:val="00241352"/>
    <w:rsid w:val="00241462"/>
    <w:rsid w:val="00241852"/>
    <w:rsid w:val="00241CF4"/>
    <w:rsid w:val="00241F9B"/>
    <w:rsid w:val="0024216C"/>
    <w:rsid w:val="0024232B"/>
    <w:rsid w:val="00242464"/>
    <w:rsid w:val="0024260C"/>
    <w:rsid w:val="002428A9"/>
    <w:rsid w:val="002428C0"/>
    <w:rsid w:val="00242C4E"/>
    <w:rsid w:val="0024322C"/>
    <w:rsid w:val="00243D19"/>
    <w:rsid w:val="00243D6F"/>
    <w:rsid w:val="00243E42"/>
    <w:rsid w:val="00243F2E"/>
    <w:rsid w:val="00243F44"/>
    <w:rsid w:val="00243F95"/>
    <w:rsid w:val="00244267"/>
    <w:rsid w:val="00244733"/>
    <w:rsid w:val="002447BC"/>
    <w:rsid w:val="002450CA"/>
    <w:rsid w:val="00245509"/>
    <w:rsid w:val="00245521"/>
    <w:rsid w:val="002455CC"/>
    <w:rsid w:val="002455E6"/>
    <w:rsid w:val="002456DD"/>
    <w:rsid w:val="0024591C"/>
    <w:rsid w:val="00245994"/>
    <w:rsid w:val="00245D6C"/>
    <w:rsid w:val="00246178"/>
    <w:rsid w:val="00246567"/>
    <w:rsid w:val="00246765"/>
    <w:rsid w:val="00246BFD"/>
    <w:rsid w:val="00247D78"/>
    <w:rsid w:val="00251B62"/>
    <w:rsid w:val="00251F38"/>
    <w:rsid w:val="0025217C"/>
    <w:rsid w:val="002531AE"/>
    <w:rsid w:val="002536DD"/>
    <w:rsid w:val="00254EDB"/>
    <w:rsid w:val="00255261"/>
    <w:rsid w:val="0025617C"/>
    <w:rsid w:val="002575FD"/>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61B"/>
    <w:rsid w:val="0028026B"/>
    <w:rsid w:val="00280367"/>
    <w:rsid w:val="002807A7"/>
    <w:rsid w:val="00281DD5"/>
    <w:rsid w:val="00282505"/>
    <w:rsid w:val="00282527"/>
    <w:rsid w:val="002827E0"/>
    <w:rsid w:val="00282C4E"/>
    <w:rsid w:val="00282D77"/>
    <w:rsid w:val="00285325"/>
    <w:rsid w:val="00285F58"/>
    <w:rsid w:val="0028632B"/>
    <w:rsid w:val="00286C99"/>
    <w:rsid w:val="00286DB1"/>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023"/>
    <w:rsid w:val="00296148"/>
    <w:rsid w:val="00296228"/>
    <w:rsid w:val="00296443"/>
    <w:rsid w:val="00296919"/>
    <w:rsid w:val="002969FD"/>
    <w:rsid w:val="002974C4"/>
    <w:rsid w:val="00297E73"/>
    <w:rsid w:val="002A0037"/>
    <w:rsid w:val="002A0405"/>
    <w:rsid w:val="002A117A"/>
    <w:rsid w:val="002A122C"/>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57A"/>
    <w:rsid w:val="002A5A9C"/>
    <w:rsid w:val="002A693A"/>
    <w:rsid w:val="002A6E3D"/>
    <w:rsid w:val="002A6F3D"/>
    <w:rsid w:val="002A72AC"/>
    <w:rsid w:val="002A758B"/>
    <w:rsid w:val="002A7C4E"/>
    <w:rsid w:val="002A7E6A"/>
    <w:rsid w:val="002B039E"/>
    <w:rsid w:val="002B0AE2"/>
    <w:rsid w:val="002B0BEB"/>
    <w:rsid w:val="002B0EE1"/>
    <w:rsid w:val="002B12B5"/>
    <w:rsid w:val="002B12CB"/>
    <w:rsid w:val="002B13EE"/>
    <w:rsid w:val="002B1745"/>
    <w:rsid w:val="002B338A"/>
    <w:rsid w:val="002B3A31"/>
    <w:rsid w:val="002B3C35"/>
    <w:rsid w:val="002B3E4E"/>
    <w:rsid w:val="002B4582"/>
    <w:rsid w:val="002B47A7"/>
    <w:rsid w:val="002B4D83"/>
    <w:rsid w:val="002B52DA"/>
    <w:rsid w:val="002B58E1"/>
    <w:rsid w:val="002B6B8D"/>
    <w:rsid w:val="002B6D19"/>
    <w:rsid w:val="002B7209"/>
    <w:rsid w:val="002B739D"/>
    <w:rsid w:val="002B752F"/>
    <w:rsid w:val="002B7929"/>
    <w:rsid w:val="002B7E6E"/>
    <w:rsid w:val="002B7F6C"/>
    <w:rsid w:val="002C001C"/>
    <w:rsid w:val="002C05D5"/>
    <w:rsid w:val="002C068B"/>
    <w:rsid w:val="002C108B"/>
    <w:rsid w:val="002C109E"/>
    <w:rsid w:val="002C1978"/>
    <w:rsid w:val="002C2FA4"/>
    <w:rsid w:val="002C2FEA"/>
    <w:rsid w:val="002C3076"/>
    <w:rsid w:val="002C3779"/>
    <w:rsid w:val="002C38E4"/>
    <w:rsid w:val="002C3A0E"/>
    <w:rsid w:val="002C3D04"/>
    <w:rsid w:val="002C3D2A"/>
    <w:rsid w:val="002C3FF9"/>
    <w:rsid w:val="002C4837"/>
    <w:rsid w:val="002C4C55"/>
    <w:rsid w:val="002C4F63"/>
    <w:rsid w:val="002C50CE"/>
    <w:rsid w:val="002C5F74"/>
    <w:rsid w:val="002C6957"/>
    <w:rsid w:val="002C6A24"/>
    <w:rsid w:val="002C6EBF"/>
    <w:rsid w:val="002C7217"/>
    <w:rsid w:val="002C73D9"/>
    <w:rsid w:val="002C7405"/>
    <w:rsid w:val="002C7767"/>
    <w:rsid w:val="002D00A1"/>
    <w:rsid w:val="002D082E"/>
    <w:rsid w:val="002D0BEE"/>
    <w:rsid w:val="002D0F50"/>
    <w:rsid w:val="002D1978"/>
    <w:rsid w:val="002D1BE0"/>
    <w:rsid w:val="002D1DEC"/>
    <w:rsid w:val="002D1E7F"/>
    <w:rsid w:val="002D1FB6"/>
    <w:rsid w:val="002D2BA1"/>
    <w:rsid w:val="002D3A1B"/>
    <w:rsid w:val="002D3EB7"/>
    <w:rsid w:val="002D3F04"/>
    <w:rsid w:val="002D4413"/>
    <w:rsid w:val="002D4786"/>
    <w:rsid w:val="002D5326"/>
    <w:rsid w:val="002D55C6"/>
    <w:rsid w:val="002D6288"/>
    <w:rsid w:val="002D6839"/>
    <w:rsid w:val="002D687C"/>
    <w:rsid w:val="002D745F"/>
    <w:rsid w:val="002D7684"/>
    <w:rsid w:val="002D7708"/>
    <w:rsid w:val="002E0363"/>
    <w:rsid w:val="002E0FE1"/>
    <w:rsid w:val="002E13C5"/>
    <w:rsid w:val="002E142A"/>
    <w:rsid w:val="002E183C"/>
    <w:rsid w:val="002E1B46"/>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940"/>
    <w:rsid w:val="002F6238"/>
    <w:rsid w:val="002F6552"/>
    <w:rsid w:val="002F7452"/>
    <w:rsid w:val="003000D0"/>
    <w:rsid w:val="00300FD4"/>
    <w:rsid w:val="003012FF"/>
    <w:rsid w:val="0030159F"/>
    <w:rsid w:val="003020DD"/>
    <w:rsid w:val="003027F0"/>
    <w:rsid w:val="003037C2"/>
    <w:rsid w:val="003058A8"/>
    <w:rsid w:val="00305A74"/>
    <w:rsid w:val="00305B4B"/>
    <w:rsid w:val="0030629D"/>
    <w:rsid w:val="003065B8"/>
    <w:rsid w:val="003065D0"/>
    <w:rsid w:val="00306C1A"/>
    <w:rsid w:val="00307939"/>
    <w:rsid w:val="00307F45"/>
    <w:rsid w:val="0031008B"/>
    <w:rsid w:val="00310140"/>
    <w:rsid w:val="00310B37"/>
    <w:rsid w:val="00311337"/>
    <w:rsid w:val="00311D0F"/>
    <w:rsid w:val="003128F0"/>
    <w:rsid w:val="00313295"/>
    <w:rsid w:val="0031334A"/>
    <w:rsid w:val="0031496D"/>
    <w:rsid w:val="003153B3"/>
    <w:rsid w:val="003154EC"/>
    <w:rsid w:val="00315AA6"/>
    <w:rsid w:val="00315BAF"/>
    <w:rsid w:val="00316871"/>
    <w:rsid w:val="003168A7"/>
    <w:rsid w:val="00316A4A"/>
    <w:rsid w:val="00316FCF"/>
    <w:rsid w:val="0031793A"/>
    <w:rsid w:val="00320796"/>
    <w:rsid w:val="00320BF1"/>
    <w:rsid w:val="00320E67"/>
    <w:rsid w:val="003218F1"/>
    <w:rsid w:val="00321D85"/>
    <w:rsid w:val="00322AB3"/>
    <w:rsid w:val="00322DE6"/>
    <w:rsid w:val="00322E22"/>
    <w:rsid w:val="0032327D"/>
    <w:rsid w:val="0032420B"/>
    <w:rsid w:val="003248FE"/>
    <w:rsid w:val="00324C6A"/>
    <w:rsid w:val="00325351"/>
    <w:rsid w:val="0032624C"/>
    <w:rsid w:val="00326DF7"/>
    <w:rsid w:val="00326ED5"/>
    <w:rsid w:val="00327070"/>
    <w:rsid w:val="00327258"/>
    <w:rsid w:val="00327476"/>
    <w:rsid w:val="003314EC"/>
    <w:rsid w:val="0033184B"/>
    <w:rsid w:val="00331AF7"/>
    <w:rsid w:val="00331E63"/>
    <w:rsid w:val="00332406"/>
    <w:rsid w:val="00332621"/>
    <w:rsid w:val="00333DF3"/>
    <w:rsid w:val="00334952"/>
    <w:rsid w:val="00334A80"/>
    <w:rsid w:val="00334B9E"/>
    <w:rsid w:val="00334F3E"/>
    <w:rsid w:val="0033579E"/>
    <w:rsid w:val="00335A86"/>
    <w:rsid w:val="00335D3C"/>
    <w:rsid w:val="00335DE1"/>
    <w:rsid w:val="00335F59"/>
    <w:rsid w:val="00337846"/>
    <w:rsid w:val="003400D2"/>
    <w:rsid w:val="00340295"/>
    <w:rsid w:val="00340595"/>
    <w:rsid w:val="00341C38"/>
    <w:rsid w:val="00341D26"/>
    <w:rsid w:val="00342333"/>
    <w:rsid w:val="00342B65"/>
    <w:rsid w:val="00342C1C"/>
    <w:rsid w:val="0034456C"/>
    <w:rsid w:val="0034465C"/>
    <w:rsid w:val="0034473E"/>
    <w:rsid w:val="00344886"/>
    <w:rsid w:val="00345274"/>
    <w:rsid w:val="003455EB"/>
    <w:rsid w:val="00345A2E"/>
    <w:rsid w:val="00345E3E"/>
    <w:rsid w:val="00346A02"/>
    <w:rsid w:val="00346D92"/>
    <w:rsid w:val="003471D4"/>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4E4"/>
    <w:rsid w:val="00355614"/>
    <w:rsid w:val="00355D43"/>
    <w:rsid w:val="003579F0"/>
    <w:rsid w:val="00357EBC"/>
    <w:rsid w:val="00360DC5"/>
    <w:rsid w:val="00362066"/>
    <w:rsid w:val="00362392"/>
    <w:rsid w:val="003633B5"/>
    <w:rsid w:val="00363803"/>
    <w:rsid w:val="00364034"/>
    <w:rsid w:val="00364714"/>
    <w:rsid w:val="00364857"/>
    <w:rsid w:val="00364A1A"/>
    <w:rsid w:val="00364CAF"/>
    <w:rsid w:val="00364F6F"/>
    <w:rsid w:val="003654F0"/>
    <w:rsid w:val="00365724"/>
    <w:rsid w:val="0036596B"/>
    <w:rsid w:val="00365D77"/>
    <w:rsid w:val="0036601C"/>
    <w:rsid w:val="00366532"/>
    <w:rsid w:val="00366CD3"/>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F56"/>
    <w:rsid w:val="00380551"/>
    <w:rsid w:val="003805C0"/>
    <w:rsid w:val="00380A25"/>
    <w:rsid w:val="00380F5B"/>
    <w:rsid w:val="003810AD"/>
    <w:rsid w:val="00381806"/>
    <w:rsid w:val="003818B5"/>
    <w:rsid w:val="003819AD"/>
    <w:rsid w:val="00381B79"/>
    <w:rsid w:val="003826AA"/>
    <w:rsid w:val="00382CD4"/>
    <w:rsid w:val="00382E21"/>
    <w:rsid w:val="003833DC"/>
    <w:rsid w:val="0038350E"/>
    <w:rsid w:val="003836A8"/>
    <w:rsid w:val="00383A1C"/>
    <w:rsid w:val="00383A4D"/>
    <w:rsid w:val="00383E4B"/>
    <w:rsid w:val="00385014"/>
    <w:rsid w:val="00385A62"/>
    <w:rsid w:val="003860C6"/>
    <w:rsid w:val="00386361"/>
    <w:rsid w:val="003868F5"/>
    <w:rsid w:val="00387B83"/>
    <w:rsid w:val="00387DEB"/>
    <w:rsid w:val="0039023B"/>
    <w:rsid w:val="0039042D"/>
    <w:rsid w:val="003904CB"/>
    <w:rsid w:val="00390D27"/>
    <w:rsid w:val="00390F91"/>
    <w:rsid w:val="003916EF"/>
    <w:rsid w:val="0039195C"/>
    <w:rsid w:val="00391C7E"/>
    <w:rsid w:val="00391CD2"/>
    <w:rsid w:val="003943BB"/>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20F"/>
    <w:rsid w:val="003A3A76"/>
    <w:rsid w:val="003A3BF0"/>
    <w:rsid w:val="003A4D94"/>
    <w:rsid w:val="003A5184"/>
    <w:rsid w:val="003A5B59"/>
    <w:rsid w:val="003A5E67"/>
    <w:rsid w:val="003A613D"/>
    <w:rsid w:val="003A78A1"/>
    <w:rsid w:val="003A7CC6"/>
    <w:rsid w:val="003B154E"/>
    <w:rsid w:val="003B27D8"/>
    <w:rsid w:val="003B2898"/>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D57"/>
    <w:rsid w:val="003C1C65"/>
    <w:rsid w:val="003C1CC1"/>
    <w:rsid w:val="003C215A"/>
    <w:rsid w:val="003C24AA"/>
    <w:rsid w:val="003C2930"/>
    <w:rsid w:val="003C36B5"/>
    <w:rsid w:val="003C3F81"/>
    <w:rsid w:val="003C4483"/>
    <w:rsid w:val="003C45D4"/>
    <w:rsid w:val="003C5492"/>
    <w:rsid w:val="003C63D0"/>
    <w:rsid w:val="003C67CE"/>
    <w:rsid w:val="003C6979"/>
    <w:rsid w:val="003C6AC9"/>
    <w:rsid w:val="003C6B4E"/>
    <w:rsid w:val="003C6BCE"/>
    <w:rsid w:val="003C6F0B"/>
    <w:rsid w:val="003D011B"/>
    <w:rsid w:val="003D02D8"/>
    <w:rsid w:val="003D0775"/>
    <w:rsid w:val="003D0F3D"/>
    <w:rsid w:val="003D2474"/>
    <w:rsid w:val="003D2746"/>
    <w:rsid w:val="003D350A"/>
    <w:rsid w:val="003D4119"/>
    <w:rsid w:val="003D465B"/>
    <w:rsid w:val="003D48D0"/>
    <w:rsid w:val="003D4B80"/>
    <w:rsid w:val="003D4F3B"/>
    <w:rsid w:val="003D5226"/>
    <w:rsid w:val="003D5994"/>
    <w:rsid w:val="003D5E26"/>
    <w:rsid w:val="003D5F2A"/>
    <w:rsid w:val="003D61E6"/>
    <w:rsid w:val="003D66EC"/>
    <w:rsid w:val="003D740D"/>
    <w:rsid w:val="003D7E19"/>
    <w:rsid w:val="003E0191"/>
    <w:rsid w:val="003E0868"/>
    <w:rsid w:val="003E09D2"/>
    <w:rsid w:val="003E09E4"/>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258E"/>
    <w:rsid w:val="003F3318"/>
    <w:rsid w:val="003F4AAC"/>
    <w:rsid w:val="003F4BFA"/>
    <w:rsid w:val="003F6D4C"/>
    <w:rsid w:val="003F712B"/>
    <w:rsid w:val="003F7FD9"/>
    <w:rsid w:val="004008F3"/>
    <w:rsid w:val="00400A8A"/>
    <w:rsid w:val="0040165B"/>
    <w:rsid w:val="00401890"/>
    <w:rsid w:val="00402F99"/>
    <w:rsid w:val="00403BB8"/>
    <w:rsid w:val="00404147"/>
    <w:rsid w:val="00404AC4"/>
    <w:rsid w:val="00404B49"/>
    <w:rsid w:val="004054B0"/>
    <w:rsid w:val="00405547"/>
    <w:rsid w:val="00405854"/>
    <w:rsid w:val="00405C88"/>
    <w:rsid w:val="00406364"/>
    <w:rsid w:val="004069A0"/>
    <w:rsid w:val="00406F1E"/>
    <w:rsid w:val="0040758C"/>
    <w:rsid w:val="0040779B"/>
    <w:rsid w:val="00410053"/>
    <w:rsid w:val="00410230"/>
    <w:rsid w:val="004107DA"/>
    <w:rsid w:val="00410F4D"/>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17B"/>
    <w:rsid w:val="0041758A"/>
    <w:rsid w:val="00417B76"/>
    <w:rsid w:val="00420AB2"/>
    <w:rsid w:val="00420E5D"/>
    <w:rsid w:val="0042242E"/>
    <w:rsid w:val="004227CF"/>
    <w:rsid w:val="004229A7"/>
    <w:rsid w:val="00422A3C"/>
    <w:rsid w:val="004230CA"/>
    <w:rsid w:val="004230F5"/>
    <w:rsid w:val="00423577"/>
    <w:rsid w:val="004235AE"/>
    <w:rsid w:val="004235B8"/>
    <w:rsid w:val="00424FED"/>
    <w:rsid w:val="00425AC5"/>
    <w:rsid w:val="00426521"/>
    <w:rsid w:val="0042659C"/>
    <w:rsid w:val="00426CE7"/>
    <w:rsid w:val="004270B1"/>
    <w:rsid w:val="004271E8"/>
    <w:rsid w:val="00427608"/>
    <w:rsid w:val="004277B0"/>
    <w:rsid w:val="00427ADE"/>
    <w:rsid w:val="00427E98"/>
    <w:rsid w:val="00430703"/>
    <w:rsid w:val="00431948"/>
    <w:rsid w:val="00431A61"/>
    <w:rsid w:val="00432298"/>
    <w:rsid w:val="004323AB"/>
    <w:rsid w:val="00432733"/>
    <w:rsid w:val="00432BEB"/>
    <w:rsid w:val="00432D34"/>
    <w:rsid w:val="00433EEF"/>
    <w:rsid w:val="00433FAF"/>
    <w:rsid w:val="00434A02"/>
    <w:rsid w:val="0043548D"/>
    <w:rsid w:val="00435AFB"/>
    <w:rsid w:val="00435E2A"/>
    <w:rsid w:val="004369C7"/>
    <w:rsid w:val="004373BA"/>
    <w:rsid w:val="004376DC"/>
    <w:rsid w:val="004378E5"/>
    <w:rsid w:val="00437BF2"/>
    <w:rsid w:val="00437E08"/>
    <w:rsid w:val="0044000D"/>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39D"/>
    <w:rsid w:val="004565E7"/>
    <w:rsid w:val="00456B28"/>
    <w:rsid w:val="00456E1C"/>
    <w:rsid w:val="00457BC7"/>
    <w:rsid w:val="00457D05"/>
    <w:rsid w:val="00457D74"/>
    <w:rsid w:val="0046026A"/>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B27"/>
    <w:rsid w:val="00470240"/>
    <w:rsid w:val="0047043E"/>
    <w:rsid w:val="00470612"/>
    <w:rsid w:val="00470D5C"/>
    <w:rsid w:val="0047178C"/>
    <w:rsid w:val="004717DE"/>
    <w:rsid w:val="004720BB"/>
    <w:rsid w:val="004726B4"/>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DF0"/>
    <w:rsid w:val="00483E82"/>
    <w:rsid w:val="0048430D"/>
    <w:rsid w:val="004846D9"/>
    <w:rsid w:val="00484994"/>
    <w:rsid w:val="00485058"/>
    <w:rsid w:val="004856B9"/>
    <w:rsid w:val="0048659B"/>
    <w:rsid w:val="00486861"/>
    <w:rsid w:val="00486EC4"/>
    <w:rsid w:val="0048749D"/>
    <w:rsid w:val="00487841"/>
    <w:rsid w:val="004878F3"/>
    <w:rsid w:val="004903C3"/>
    <w:rsid w:val="004906F2"/>
    <w:rsid w:val="0049073F"/>
    <w:rsid w:val="004910CA"/>
    <w:rsid w:val="004916FE"/>
    <w:rsid w:val="00491A58"/>
    <w:rsid w:val="00491E6D"/>
    <w:rsid w:val="00491F3E"/>
    <w:rsid w:val="00492711"/>
    <w:rsid w:val="00492CB7"/>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3FD6"/>
    <w:rsid w:val="004B4034"/>
    <w:rsid w:val="004B4BDD"/>
    <w:rsid w:val="004B4CD0"/>
    <w:rsid w:val="004B4FDB"/>
    <w:rsid w:val="004B5BE3"/>
    <w:rsid w:val="004B5C9D"/>
    <w:rsid w:val="004B62BF"/>
    <w:rsid w:val="004B631E"/>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AD2"/>
    <w:rsid w:val="004C2B8E"/>
    <w:rsid w:val="004C3088"/>
    <w:rsid w:val="004C38F1"/>
    <w:rsid w:val="004C473B"/>
    <w:rsid w:val="004C47A9"/>
    <w:rsid w:val="004C48D9"/>
    <w:rsid w:val="004C4B00"/>
    <w:rsid w:val="004C4B98"/>
    <w:rsid w:val="004C4EE4"/>
    <w:rsid w:val="004C5792"/>
    <w:rsid w:val="004C5CBD"/>
    <w:rsid w:val="004C6440"/>
    <w:rsid w:val="004C689B"/>
    <w:rsid w:val="004C6B43"/>
    <w:rsid w:val="004C7140"/>
    <w:rsid w:val="004C795D"/>
    <w:rsid w:val="004C7C59"/>
    <w:rsid w:val="004C7F46"/>
    <w:rsid w:val="004D009C"/>
    <w:rsid w:val="004D151D"/>
    <w:rsid w:val="004D271B"/>
    <w:rsid w:val="004D27DA"/>
    <w:rsid w:val="004D2C27"/>
    <w:rsid w:val="004D32F5"/>
    <w:rsid w:val="004D4762"/>
    <w:rsid w:val="004D4AA5"/>
    <w:rsid w:val="004D527A"/>
    <w:rsid w:val="004D53BE"/>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2C0A"/>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C73"/>
    <w:rsid w:val="00514921"/>
    <w:rsid w:val="00514A46"/>
    <w:rsid w:val="00514CDE"/>
    <w:rsid w:val="005158B9"/>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7B4D"/>
    <w:rsid w:val="005302CB"/>
    <w:rsid w:val="00530632"/>
    <w:rsid w:val="00530B88"/>
    <w:rsid w:val="00530DF1"/>
    <w:rsid w:val="00530FCA"/>
    <w:rsid w:val="00531204"/>
    <w:rsid w:val="005319EB"/>
    <w:rsid w:val="00532374"/>
    <w:rsid w:val="00532A6B"/>
    <w:rsid w:val="00532B91"/>
    <w:rsid w:val="00532C80"/>
    <w:rsid w:val="00532E61"/>
    <w:rsid w:val="00532F73"/>
    <w:rsid w:val="005330CC"/>
    <w:rsid w:val="005335FD"/>
    <w:rsid w:val="0053378E"/>
    <w:rsid w:val="00533863"/>
    <w:rsid w:val="00533F44"/>
    <w:rsid w:val="0053471E"/>
    <w:rsid w:val="00534AB2"/>
    <w:rsid w:val="00534CCA"/>
    <w:rsid w:val="0053507D"/>
    <w:rsid w:val="0053644D"/>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875"/>
    <w:rsid w:val="00545E1D"/>
    <w:rsid w:val="0054686B"/>
    <w:rsid w:val="00546966"/>
    <w:rsid w:val="00546C3B"/>
    <w:rsid w:val="00547101"/>
    <w:rsid w:val="00547B25"/>
    <w:rsid w:val="00547B6D"/>
    <w:rsid w:val="0055007A"/>
    <w:rsid w:val="005509E0"/>
    <w:rsid w:val="00550F57"/>
    <w:rsid w:val="005510C2"/>
    <w:rsid w:val="00552237"/>
    <w:rsid w:val="00552D36"/>
    <w:rsid w:val="00553AD7"/>
    <w:rsid w:val="005541AB"/>
    <w:rsid w:val="00555C07"/>
    <w:rsid w:val="00556548"/>
    <w:rsid w:val="005565CD"/>
    <w:rsid w:val="00556BD0"/>
    <w:rsid w:val="00557181"/>
    <w:rsid w:val="0055722D"/>
    <w:rsid w:val="00560C8D"/>
    <w:rsid w:val="00560C9F"/>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44E"/>
    <w:rsid w:val="00565F54"/>
    <w:rsid w:val="0056623D"/>
    <w:rsid w:val="00566307"/>
    <w:rsid w:val="00566653"/>
    <w:rsid w:val="00566B69"/>
    <w:rsid w:val="00566EE9"/>
    <w:rsid w:val="00567071"/>
    <w:rsid w:val="005679C7"/>
    <w:rsid w:val="00570032"/>
    <w:rsid w:val="00570519"/>
    <w:rsid w:val="00570714"/>
    <w:rsid w:val="00570BB5"/>
    <w:rsid w:val="00571081"/>
    <w:rsid w:val="00571546"/>
    <w:rsid w:val="005715BA"/>
    <w:rsid w:val="0057194A"/>
    <w:rsid w:val="0057217D"/>
    <w:rsid w:val="00572B16"/>
    <w:rsid w:val="00572C6C"/>
    <w:rsid w:val="00572D50"/>
    <w:rsid w:val="00572DFC"/>
    <w:rsid w:val="00573571"/>
    <w:rsid w:val="00573FA5"/>
    <w:rsid w:val="00574297"/>
    <w:rsid w:val="00575813"/>
    <w:rsid w:val="00575943"/>
    <w:rsid w:val="00575EF0"/>
    <w:rsid w:val="00576594"/>
    <w:rsid w:val="00576E17"/>
    <w:rsid w:val="00577459"/>
    <w:rsid w:val="00577556"/>
    <w:rsid w:val="00580981"/>
    <w:rsid w:val="00580F17"/>
    <w:rsid w:val="00582C9C"/>
    <w:rsid w:val="0058342C"/>
    <w:rsid w:val="005843E9"/>
    <w:rsid w:val="005843FA"/>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668"/>
    <w:rsid w:val="005A4760"/>
    <w:rsid w:val="005A660C"/>
    <w:rsid w:val="005A703B"/>
    <w:rsid w:val="005A72CB"/>
    <w:rsid w:val="005A7984"/>
    <w:rsid w:val="005A7C4E"/>
    <w:rsid w:val="005A7F7F"/>
    <w:rsid w:val="005B26B8"/>
    <w:rsid w:val="005B2900"/>
    <w:rsid w:val="005B2DE0"/>
    <w:rsid w:val="005B3ABC"/>
    <w:rsid w:val="005B4EEF"/>
    <w:rsid w:val="005B4FE9"/>
    <w:rsid w:val="005B571A"/>
    <w:rsid w:val="005B614B"/>
    <w:rsid w:val="005B624E"/>
    <w:rsid w:val="005B670E"/>
    <w:rsid w:val="005B6758"/>
    <w:rsid w:val="005B79AB"/>
    <w:rsid w:val="005C0644"/>
    <w:rsid w:val="005C0C57"/>
    <w:rsid w:val="005C1411"/>
    <w:rsid w:val="005C14CF"/>
    <w:rsid w:val="005C1ABE"/>
    <w:rsid w:val="005C1DE1"/>
    <w:rsid w:val="005C21A3"/>
    <w:rsid w:val="005C3341"/>
    <w:rsid w:val="005C5186"/>
    <w:rsid w:val="005C5320"/>
    <w:rsid w:val="005C5375"/>
    <w:rsid w:val="005C6500"/>
    <w:rsid w:val="005C7C83"/>
    <w:rsid w:val="005C7F84"/>
    <w:rsid w:val="005D0203"/>
    <w:rsid w:val="005D0320"/>
    <w:rsid w:val="005D05D0"/>
    <w:rsid w:val="005D07DE"/>
    <w:rsid w:val="005D109D"/>
    <w:rsid w:val="005D13AE"/>
    <w:rsid w:val="005D15F1"/>
    <w:rsid w:val="005D1CB3"/>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4A7C"/>
    <w:rsid w:val="005E4F02"/>
    <w:rsid w:val="005E59C7"/>
    <w:rsid w:val="005E6ED1"/>
    <w:rsid w:val="005E73B5"/>
    <w:rsid w:val="005E73C1"/>
    <w:rsid w:val="005F04C2"/>
    <w:rsid w:val="005F1961"/>
    <w:rsid w:val="005F1C3C"/>
    <w:rsid w:val="005F223F"/>
    <w:rsid w:val="005F2703"/>
    <w:rsid w:val="005F2CF5"/>
    <w:rsid w:val="005F2D51"/>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BA1"/>
    <w:rsid w:val="00602CDD"/>
    <w:rsid w:val="0060305E"/>
    <w:rsid w:val="00603949"/>
    <w:rsid w:val="00603B06"/>
    <w:rsid w:val="0060428E"/>
    <w:rsid w:val="0060473C"/>
    <w:rsid w:val="00604875"/>
    <w:rsid w:val="00604960"/>
    <w:rsid w:val="00604DD2"/>
    <w:rsid w:val="00605525"/>
    <w:rsid w:val="00605D33"/>
    <w:rsid w:val="00606406"/>
    <w:rsid w:val="00607E4D"/>
    <w:rsid w:val="00607FF6"/>
    <w:rsid w:val="006109DF"/>
    <w:rsid w:val="00610A20"/>
    <w:rsid w:val="00610A6A"/>
    <w:rsid w:val="00611CCC"/>
    <w:rsid w:val="00612353"/>
    <w:rsid w:val="0061265A"/>
    <w:rsid w:val="00613257"/>
    <w:rsid w:val="0061426F"/>
    <w:rsid w:val="00614B6D"/>
    <w:rsid w:val="006150A4"/>
    <w:rsid w:val="006151A4"/>
    <w:rsid w:val="00615345"/>
    <w:rsid w:val="006159FC"/>
    <w:rsid w:val="006160C1"/>
    <w:rsid w:val="00616350"/>
    <w:rsid w:val="006166F1"/>
    <w:rsid w:val="00616A6A"/>
    <w:rsid w:val="00616B52"/>
    <w:rsid w:val="006173BD"/>
    <w:rsid w:val="00617409"/>
    <w:rsid w:val="006179C7"/>
    <w:rsid w:val="00620593"/>
    <w:rsid w:val="00620A87"/>
    <w:rsid w:val="00620AAD"/>
    <w:rsid w:val="00621102"/>
    <w:rsid w:val="00621F7C"/>
    <w:rsid w:val="00622034"/>
    <w:rsid w:val="0062328E"/>
    <w:rsid w:val="00624B0D"/>
    <w:rsid w:val="006261D9"/>
    <w:rsid w:val="006278D9"/>
    <w:rsid w:val="00627D86"/>
    <w:rsid w:val="006304C3"/>
    <w:rsid w:val="0063061E"/>
    <w:rsid w:val="00630D64"/>
    <w:rsid w:val="006315A5"/>
    <w:rsid w:val="00631863"/>
    <w:rsid w:val="00631B2C"/>
    <w:rsid w:val="0063270F"/>
    <w:rsid w:val="00633138"/>
    <w:rsid w:val="0063362D"/>
    <w:rsid w:val="006340A7"/>
    <w:rsid w:val="00634225"/>
    <w:rsid w:val="0063430A"/>
    <w:rsid w:val="00634697"/>
    <w:rsid w:val="006346A4"/>
    <w:rsid w:val="006358B3"/>
    <w:rsid w:val="00635C87"/>
    <w:rsid w:val="00635DAB"/>
    <w:rsid w:val="00636098"/>
    <w:rsid w:val="00636DAC"/>
    <w:rsid w:val="006373DC"/>
    <w:rsid w:val="006377CD"/>
    <w:rsid w:val="00637979"/>
    <w:rsid w:val="00637C01"/>
    <w:rsid w:val="006401BE"/>
    <w:rsid w:val="006401FB"/>
    <w:rsid w:val="00640CAC"/>
    <w:rsid w:val="0064223D"/>
    <w:rsid w:val="00642345"/>
    <w:rsid w:val="00642A68"/>
    <w:rsid w:val="00642D50"/>
    <w:rsid w:val="006432DB"/>
    <w:rsid w:val="00643439"/>
    <w:rsid w:val="006438E6"/>
    <w:rsid w:val="00643A05"/>
    <w:rsid w:val="00643C67"/>
    <w:rsid w:val="00643DE0"/>
    <w:rsid w:val="0064441E"/>
    <w:rsid w:val="00644795"/>
    <w:rsid w:val="00645281"/>
    <w:rsid w:val="0064675D"/>
    <w:rsid w:val="00646CBB"/>
    <w:rsid w:val="00647003"/>
    <w:rsid w:val="00647041"/>
    <w:rsid w:val="00647216"/>
    <w:rsid w:val="00647888"/>
    <w:rsid w:val="00650786"/>
    <w:rsid w:val="00650F06"/>
    <w:rsid w:val="006510CD"/>
    <w:rsid w:val="00651513"/>
    <w:rsid w:val="00651648"/>
    <w:rsid w:val="00651F98"/>
    <w:rsid w:val="00652135"/>
    <w:rsid w:val="0065220D"/>
    <w:rsid w:val="00652419"/>
    <w:rsid w:val="006524E0"/>
    <w:rsid w:val="00652672"/>
    <w:rsid w:val="00652AD4"/>
    <w:rsid w:val="00652E3F"/>
    <w:rsid w:val="00652EF0"/>
    <w:rsid w:val="00653789"/>
    <w:rsid w:val="006537E7"/>
    <w:rsid w:val="00653917"/>
    <w:rsid w:val="006542C9"/>
    <w:rsid w:val="00654585"/>
    <w:rsid w:val="00654A0D"/>
    <w:rsid w:val="00654B76"/>
    <w:rsid w:val="0065508E"/>
    <w:rsid w:val="00655804"/>
    <w:rsid w:val="0065588C"/>
    <w:rsid w:val="00655B06"/>
    <w:rsid w:val="00655DFA"/>
    <w:rsid w:val="00655F46"/>
    <w:rsid w:val="0065679D"/>
    <w:rsid w:val="006571BC"/>
    <w:rsid w:val="006578DB"/>
    <w:rsid w:val="00657E09"/>
    <w:rsid w:val="00660231"/>
    <w:rsid w:val="00660433"/>
    <w:rsid w:val="00660DD3"/>
    <w:rsid w:val="00661234"/>
    <w:rsid w:val="006624D1"/>
    <w:rsid w:val="00662A1E"/>
    <w:rsid w:val="0066373B"/>
    <w:rsid w:val="00663890"/>
    <w:rsid w:val="00663F95"/>
    <w:rsid w:val="00664EBA"/>
    <w:rsid w:val="00665834"/>
    <w:rsid w:val="00665BA2"/>
    <w:rsid w:val="006663DD"/>
    <w:rsid w:val="00666E29"/>
    <w:rsid w:val="006670BE"/>
    <w:rsid w:val="00667311"/>
    <w:rsid w:val="00670905"/>
    <w:rsid w:val="00671070"/>
    <w:rsid w:val="006710F2"/>
    <w:rsid w:val="00671B15"/>
    <w:rsid w:val="00672000"/>
    <w:rsid w:val="0067216A"/>
    <w:rsid w:val="0067230E"/>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3B0"/>
    <w:rsid w:val="00682824"/>
    <w:rsid w:val="0068299E"/>
    <w:rsid w:val="0068337B"/>
    <w:rsid w:val="0068428D"/>
    <w:rsid w:val="006842DF"/>
    <w:rsid w:val="00684751"/>
    <w:rsid w:val="006849FB"/>
    <w:rsid w:val="00684B6C"/>
    <w:rsid w:val="0068586F"/>
    <w:rsid w:val="006866B6"/>
    <w:rsid w:val="006866F8"/>
    <w:rsid w:val="00686A3F"/>
    <w:rsid w:val="00687073"/>
    <w:rsid w:val="006873F6"/>
    <w:rsid w:val="006874DB"/>
    <w:rsid w:val="00687FF6"/>
    <w:rsid w:val="00690B39"/>
    <w:rsid w:val="0069126B"/>
    <w:rsid w:val="006912FB"/>
    <w:rsid w:val="00691467"/>
    <w:rsid w:val="00691D93"/>
    <w:rsid w:val="00692E63"/>
    <w:rsid w:val="00693870"/>
    <w:rsid w:val="0069554C"/>
    <w:rsid w:val="006959B0"/>
    <w:rsid w:val="006969EB"/>
    <w:rsid w:val="00696C04"/>
    <w:rsid w:val="00696C17"/>
    <w:rsid w:val="00696E83"/>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18F7"/>
    <w:rsid w:val="006B225F"/>
    <w:rsid w:val="006B2AE1"/>
    <w:rsid w:val="006B2F6E"/>
    <w:rsid w:val="006B3776"/>
    <w:rsid w:val="006B4F0B"/>
    <w:rsid w:val="006B5248"/>
    <w:rsid w:val="006B585C"/>
    <w:rsid w:val="006B599B"/>
    <w:rsid w:val="006B5ACD"/>
    <w:rsid w:val="006B6209"/>
    <w:rsid w:val="006B65F3"/>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5494"/>
    <w:rsid w:val="006C6ADB"/>
    <w:rsid w:val="006C7667"/>
    <w:rsid w:val="006C7DCD"/>
    <w:rsid w:val="006D000D"/>
    <w:rsid w:val="006D007E"/>
    <w:rsid w:val="006D17D2"/>
    <w:rsid w:val="006D2AED"/>
    <w:rsid w:val="006D339D"/>
    <w:rsid w:val="006D356F"/>
    <w:rsid w:val="006D3768"/>
    <w:rsid w:val="006D4C64"/>
    <w:rsid w:val="006D50F8"/>
    <w:rsid w:val="006D51A8"/>
    <w:rsid w:val="006D54BC"/>
    <w:rsid w:val="006D5A6E"/>
    <w:rsid w:val="006D6448"/>
    <w:rsid w:val="006D7406"/>
    <w:rsid w:val="006D7DD0"/>
    <w:rsid w:val="006E0957"/>
    <w:rsid w:val="006E1736"/>
    <w:rsid w:val="006E1791"/>
    <w:rsid w:val="006E1BBA"/>
    <w:rsid w:val="006E1BC4"/>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C79"/>
    <w:rsid w:val="006F01BF"/>
    <w:rsid w:val="006F0798"/>
    <w:rsid w:val="006F0CAC"/>
    <w:rsid w:val="006F0EFB"/>
    <w:rsid w:val="006F1777"/>
    <w:rsid w:val="006F1D6A"/>
    <w:rsid w:val="006F1EAF"/>
    <w:rsid w:val="006F25E6"/>
    <w:rsid w:val="006F2773"/>
    <w:rsid w:val="006F2853"/>
    <w:rsid w:val="006F2FB7"/>
    <w:rsid w:val="006F30B6"/>
    <w:rsid w:val="006F31B8"/>
    <w:rsid w:val="006F3300"/>
    <w:rsid w:val="006F345C"/>
    <w:rsid w:val="006F4E6E"/>
    <w:rsid w:val="006F5084"/>
    <w:rsid w:val="006F58C2"/>
    <w:rsid w:val="006F5BF5"/>
    <w:rsid w:val="006F5DD4"/>
    <w:rsid w:val="006F60CB"/>
    <w:rsid w:val="006F67D4"/>
    <w:rsid w:val="006F710B"/>
    <w:rsid w:val="006F77E7"/>
    <w:rsid w:val="006F7A51"/>
    <w:rsid w:val="00700E15"/>
    <w:rsid w:val="007010FA"/>
    <w:rsid w:val="00701F66"/>
    <w:rsid w:val="00702669"/>
    <w:rsid w:val="00703391"/>
    <w:rsid w:val="00704050"/>
    <w:rsid w:val="0070428C"/>
    <w:rsid w:val="00704837"/>
    <w:rsid w:val="00705050"/>
    <w:rsid w:val="007058DE"/>
    <w:rsid w:val="007059C9"/>
    <w:rsid w:val="007064D7"/>
    <w:rsid w:val="00707240"/>
    <w:rsid w:val="00707469"/>
    <w:rsid w:val="0070789A"/>
    <w:rsid w:val="00707D57"/>
    <w:rsid w:val="00710203"/>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784"/>
    <w:rsid w:val="007208DB"/>
    <w:rsid w:val="00720A1B"/>
    <w:rsid w:val="00721075"/>
    <w:rsid w:val="00721F5F"/>
    <w:rsid w:val="00722439"/>
    <w:rsid w:val="0072275E"/>
    <w:rsid w:val="00722EFF"/>
    <w:rsid w:val="0072329E"/>
    <w:rsid w:val="00723920"/>
    <w:rsid w:val="00723A8E"/>
    <w:rsid w:val="00725B8D"/>
    <w:rsid w:val="0072658E"/>
    <w:rsid w:val="00726B6A"/>
    <w:rsid w:val="00726D02"/>
    <w:rsid w:val="00727508"/>
    <w:rsid w:val="00727CB1"/>
    <w:rsid w:val="007314F1"/>
    <w:rsid w:val="0073183C"/>
    <w:rsid w:val="00731ADA"/>
    <w:rsid w:val="00732101"/>
    <w:rsid w:val="00733452"/>
    <w:rsid w:val="0073348D"/>
    <w:rsid w:val="007334BE"/>
    <w:rsid w:val="0073360D"/>
    <w:rsid w:val="0073366E"/>
    <w:rsid w:val="007336E4"/>
    <w:rsid w:val="00733C83"/>
    <w:rsid w:val="00734053"/>
    <w:rsid w:val="007346F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41A8"/>
    <w:rsid w:val="0074445A"/>
    <w:rsid w:val="0074478E"/>
    <w:rsid w:val="007448A5"/>
    <w:rsid w:val="00744F21"/>
    <w:rsid w:val="00744FEF"/>
    <w:rsid w:val="0074588B"/>
    <w:rsid w:val="00745C47"/>
    <w:rsid w:val="0074612B"/>
    <w:rsid w:val="007467A7"/>
    <w:rsid w:val="00746A55"/>
    <w:rsid w:val="00746F30"/>
    <w:rsid w:val="00746FB7"/>
    <w:rsid w:val="00746FC8"/>
    <w:rsid w:val="0074758C"/>
    <w:rsid w:val="0074774D"/>
    <w:rsid w:val="00747C36"/>
    <w:rsid w:val="00747F36"/>
    <w:rsid w:val="00751298"/>
    <w:rsid w:val="00751B32"/>
    <w:rsid w:val="00751CE3"/>
    <w:rsid w:val="00751DFD"/>
    <w:rsid w:val="007525AB"/>
    <w:rsid w:val="00752CFE"/>
    <w:rsid w:val="0075366D"/>
    <w:rsid w:val="00753AB2"/>
    <w:rsid w:val="00754205"/>
    <w:rsid w:val="00754213"/>
    <w:rsid w:val="00754FDB"/>
    <w:rsid w:val="00755587"/>
    <w:rsid w:val="007567EE"/>
    <w:rsid w:val="00756B1E"/>
    <w:rsid w:val="007574C9"/>
    <w:rsid w:val="00757781"/>
    <w:rsid w:val="0075794E"/>
    <w:rsid w:val="00757AF6"/>
    <w:rsid w:val="00757D6A"/>
    <w:rsid w:val="00760389"/>
    <w:rsid w:val="0076092B"/>
    <w:rsid w:val="00762AB4"/>
    <w:rsid w:val="00762F90"/>
    <w:rsid w:val="007636E8"/>
    <w:rsid w:val="007649FC"/>
    <w:rsid w:val="00764DEC"/>
    <w:rsid w:val="0076508A"/>
    <w:rsid w:val="00765A23"/>
    <w:rsid w:val="00765EE3"/>
    <w:rsid w:val="0076716D"/>
    <w:rsid w:val="00767BD5"/>
    <w:rsid w:val="00767C35"/>
    <w:rsid w:val="00770678"/>
    <w:rsid w:val="00770984"/>
    <w:rsid w:val="00770DE0"/>
    <w:rsid w:val="0077113B"/>
    <w:rsid w:val="007712E0"/>
    <w:rsid w:val="0077169C"/>
    <w:rsid w:val="007718CB"/>
    <w:rsid w:val="00771E48"/>
    <w:rsid w:val="0077236B"/>
    <w:rsid w:val="00772B3F"/>
    <w:rsid w:val="00772C1D"/>
    <w:rsid w:val="00772DBF"/>
    <w:rsid w:val="0077319C"/>
    <w:rsid w:val="007738D4"/>
    <w:rsid w:val="00773A8C"/>
    <w:rsid w:val="00773E77"/>
    <w:rsid w:val="00773EE1"/>
    <w:rsid w:val="00773F36"/>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4ED7"/>
    <w:rsid w:val="0078570D"/>
    <w:rsid w:val="00785EE2"/>
    <w:rsid w:val="00790E1C"/>
    <w:rsid w:val="007916EF"/>
    <w:rsid w:val="00791C06"/>
    <w:rsid w:val="00791DBB"/>
    <w:rsid w:val="0079351C"/>
    <w:rsid w:val="00793864"/>
    <w:rsid w:val="00793930"/>
    <w:rsid w:val="00793BEE"/>
    <w:rsid w:val="00793E6A"/>
    <w:rsid w:val="00793FC0"/>
    <w:rsid w:val="00793FEB"/>
    <w:rsid w:val="00794632"/>
    <w:rsid w:val="0079501A"/>
    <w:rsid w:val="00795359"/>
    <w:rsid w:val="00795BA1"/>
    <w:rsid w:val="007978A2"/>
    <w:rsid w:val="00797E75"/>
    <w:rsid w:val="007A0022"/>
    <w:rsid w:val="007A07DB"/>
    <w:rsid w:val="007A106B"/>
    <w:rsid w:val="007A11F9"/>
    <w:rsid w:val="007A157E"/>
    <w:rsid w:val="007A23AB"/>
    <w:rsid w:val="007A28C6"/>
    <w:rsid w:val="007A4606"/>
    <w:rsid w:val="007A46E1"/>
    <w:rsid w:val="007A4942"/>
    <w:rsid w:val="007A4C33"/>
    <w:rsid w:val="007A5ABB"/>
    <w:rsid w:val="007A5C67"/>
    <w:rsid w:val="007A629C"/>
    <w:rsid w:val="007A636E"/>
    <w:rsid w:val="007A65EA"/>
    <w:rsid w:val="007A7037"/>
    <w:rsid w:val="007A723F"/>
    <w:rsid w:val="007A7B41"/>
    <w:rsid w:val="007A7E19"/>
    <w:rsid w:val="007B0ECD"/>
    <w:rsid w:val="007B1477"/>
    <w:rsid w:val="007B18A4"/>
    <w:rsid w:val="007B2167"/>
    <w:rsid w:val="007B256C"/>
    <w:rsid w:val="007B3347"/>
    <w:rsid w:val="007B43AC"/>
    <w:rsid w:val="007B44B6"/>
    <w:rsid w:val="007B5240"/>
    <w:rsid w:val="007B5FC1"/>
    <w:rsid w:val="007B697A"/>
    <w:rsid w:val="007B6A4E"/>
    <w:rsid w:val="007B6AA5"/>
    <w:rsid w:val="007B71CE"/>
    <w:rsid w:val="007B777A"/>
    <w:rsid w:val="007B795A"/>
    <w:rsid w:val="007B79E3"/>
    <w:rsid w:val="007C01C2"/>
    <w:rsid w:val="007C05B2"/>
    <w:rsid w:val="007C077F"/>
    <w:rsid w:val="007C07E0"/>
    <w:rsid w:val="007C0C38"/>
    <w:rsid w:val="007C0C5A"/>
    <w:rsid w:val="007C115F"/>
    <w:rsid w:val="007C1598"/>
    <w:rsid w:val="007C1AA1"/>
    <w:rsid w:val="007C2988"/>
    <w:rsid w:val="007C313A"/>
    <w:rsid w:val="007C344B"/>
    <w:rsid w:val="007C3635"/>
    <w:rsid w:val="007C36AD"/>
    <w:rsid w:val="007C37A3"/>
    <w:rsid w:val="007C37CB"/>
    <w:rsid w:val="007C394B"/>
    <w:rsid w:val="007C3AEF"/>
    <w:rsid w:val="007C42A4"/>
    <w:rsid w:val="007C43AC"/>
    <w:rsid w:val="007C4465"/>
    <w:rsid w:val="007C483F"/>
    <w:rsid w:val="007C5E07"/>
    <w:rsid w:val="007C5EFB"/>
    <w:rsid w:val="007C689F"/>
    <w:rsid w:val="007C71AF"/>
    <w:rsid w:val="007C7310"/>
    <w:rsid w:val="007C744E"/>
    <w:rsid w:val="007C7EAC"/>
    <w:rsid w:val="007D03E5"/>
    <w:rsid w:val="007D0542"/>
    <w:rsid w:val="007D1241"/>
    <w:rsid w:val="007D16EA"/>
    <w:rsid w:val="007D1E9D"/>
    <w:rsid w:val="007D285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6B9"/>
    <w:rsid w:val="007E0846"/>
    <w:rsid w:val="007E0E64"/>
    <w:rsid w:val="007E1283"/>
    <w:rsid w:val="007E1A4C"/>
    <w:rsid w:val="007E3120"/>
    <w:rsid w:val="007E3290"/>
    <w:rsid w:val="007E43F8"/>
    <w:rsid w:val="007E4D4C"/>
    <w:rsid w:val="007E503C"/>
    <w:rsid w:val="007E599D"/>
    <w:rsid w:val="007E5E6D"/>
    <w:rsid w:val="007E6784"/>
    <w:rsid w:val="007E68F5"/>
    <w:rsid w:val="007E6B7B"/>
    <w:rsid w:val="007E6C2C"/>
    <w:rsid w:val="007E6F85"/>
    <w:rsid w:val="007E7BF4"/>
    <w:rsid w:val="007F0053"/>
    <w:rsid w:val="007F05E0"/>
    <w:rsid w:val="007F07B1"/>
    <w:rsid w:val="007F0A46"/>
    <w:rsid w:val="007F20F3"/>
    <w:rsid w:val="007F27FF"/>
    <w:rsid w:val="007F2D36"/>
    <w:rsid w:val="007F309C"/>
    <w:rsid w:val="007F35EA"/>
    <w:rsid w:val="007F4585"/>
    <w:rsid w:val="007F66CE"/>
    <w:rsid w:val="007F6D04"/>
    <w:rsid w:val="007F7477"/>
    <w:rsid w:val="007F7612"/>
    <w:rsid w:val="007F7CDF"/>
    <w:rsid w:val="007F7EE0"/>
    <w:rsid w:val="0080004F"/>
    <w:rsid w:val="00800ABE"/>
    <w:rsid w:val="00801363"/>
    <w:rsid w:val="00801E2F"/>
    <w:rsid w:val="008021BD"/>
    <w:rsid w:val="00803276"/>
    <w:rsid w:val="00803555"/>
    <w:rsid w:val="00803AC9"/>
    <w:rsid w:val="008045EF"/>
    <w:rsid w:val="00804C29"/>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FFC"/>
    <w:rsid w:val="00812234"/>
    <w:rsid w:val="008123BA"/>
    <w:rsid w:val="0081258F"/>
    <w:rsid w:val="00813661"/>
    <w:rsid w:val="00813B8A"/>
    <w:rsid w:val="00814524"/>
    <w:rsid w:val="008145F7"/>
    <w:rsid w:val="0081476D"/>
    <w:rsid w:val="008149A6"/>
    <w:rsid w:val="008157D0"/>
    <w:rsid w:val="00815808"/>
    <w:rsid w:val="00815E16"/>
    <w:rsid w:val="0081607E"/>
    <w:rsid w:val="00816370"/>
    <w:rsid w:val="008167CE"/>
    <w:rsid w:val="0081681E"/>
    <w:rsid w:val="00816A7D"/>
    <w:rsid w:val="00816AE3"/>
    <w:rsid w:val="00816BE0"/>
    <w:rsid w:val="00816E14"/>
    <w:rsid w:val="00816F16"/>
    <w:rsid w:val="0081725A"/>
    <w:rsid w:val="00817291"/>
    <w:rsid w:val="00817347"/>
    <w:rsid w:val="00817C59"/>
    <w:rsid w:val="00820218"/>
    <w:rsid w:val="00820F57"/>
    <w:rsid w:val="008211D3"/>
    <w:rsid w:val="008212A4"/>
    <w:rsid w:val="00821320"/>
    <w:rsid w:val="008223E1"/>
    <w:rsid w:val="008227CF"/>
    <w:rsid w:val="00823362"/>
    <w:rsid w:val="008233F0"/>
    <w:rsid w:val="00824236"/>
    <w:rsid w:val="00824650"/>
    <w:rsid w:val="00824A70"/>
    <w:rsid w:val="0082609A"/>
    <w:rsid w:val="00826106"/>
    <w:rsid w:val="00826D1B"/>
    <w:rsid w:val="00827993"/>
    <w:rsid w:val="0083058F"/>
    <w:rsid w:val="008308C9"/>
    <w:rsid w:val="008317A2"/>
    <w:rsid w:val="008324D1"/>
    <w:rsid w:val="008327D6"/>
    <w:rsid w:val="00832F06"/>
    <w:rsid w:val="008331D8"/>
    <w:rsid w:val="00833705"/>
    <w:rsid w:val="0083379E"/>
    <w:rsid w:val="008343F0"/>
    <w:rsid w:val="00834486"/>
    <w:rsid w:val="0083496E"/>
    <w:rsid w:val="008351BD"/>
    <w:rsid w:val="008353F2"/>
    <w:rsid w:val="0083543A"/>
    <w:rsid w:val="0083613E"/>
    <w:rsid w:val="00836622"/>
    <w:rsid w:val="0083671A"/>
    <w:rsid w:val="00836EA6"/>
    <w:rsid w:val="00837114"/>
    <w:rsid w:val="00837327"/>
    <w:rsid w:val="00837A23"/>
    <w:rsid w:val="00837F81"/>
    <w:rsid w:val="008403E8"/>
    <w:rsid w:val="0084040E"/>
    <w:rsid w:val="00840921"/>
    <w:rsid w:val="00840FE5"/>
    <w:rsid w:val="00841430"/>
    <w:rsid w:val="008414EA"/>
    <w:rsid w:val="00841801"/>
    <w:rsid w:val="008418FE"/>
    <w:rsid w:val="00841A7E"/>
    <w:rsid w:val="00842450"/>
    <w:rsid w:val="00842627"/>
    <w:rsid w:val="008431FB"/>
    <w:rsid w:val="00843D21"/>
    <w:rsid w:val="008446E8"/>
    <w:rsid w:val="00844C1B"/>
    <w:rsid w:val="0084584F"/>
    <w:rsid w:val="00845B0E"/>
    <w:rsid w:val="00845DA8"/>
    <w:rsid w:val="00846A79"/>
    <w:rsid w:val="00846E02"/>
    <w:rsid w:val="00846F99"/>
    <w:rsid w:val="008471E0"/>
    <w:rsid w:val="008472E4"/>
    <w:rsid w:val="00847C7B"/>
    <w:rsid w:val="0085025A"/>
    <w:rsid w:val="008505CC"/>
    <w:rsid w:val="008512A3"/>
    <w:rsid w:val="00851B40"/>
    <w:rsid w:val="00851D10"/>
    <w:rsid w:val="008523EA"/>
    <w:rsid w:val="008529C3"/>
    <w:rsid w:val="00852A56"/>
    <w:rsid w:val="00853343"/>
    <w:rsid w:val="0085367D"/>
    <w:rsid w:val="00854B95"/>
    <w:rsid w:val="008557E5"/>
    <w:rsid w:val="00855D4E"/>
    <w:rsid w:val="00856DF2"/>
    <w:rsid w:val="00856EC5"/>
    <w:rsid w:val="00857369"/>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BAC"/>
    <w:rsid w:val="00863400"/>
    <w:rsid w:val="0086354B"/>
    <w:rsid w:val="00863608"/>
    <w:rsid w:val="00863918"/>
    <w:rsid w:val="00863C6D"/>
    <w:rsid w:val="00864247"/>
    <w:rsid w:val="008646CA"/>
    <w:rsid w:val="00864BDF"/>
    <w:rsid w:val="00865776"/>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A5C"/>
    <w:rsid w:val="00874FA2"/>
    <w:rsid w:val="00875523"/>
    <w:rsid w:val="0087567A"/>
    <w:rsid w:val="0087577B"/>
    <w:rsid w:val="00875EE0"/>
    <w:rsid w:val="00876044"/>
    <w:rsid w:val="008764BA"/>
    <w:rsid w:val="00877394"/>
    <w:rsid w:val="00877A67"/>
    <w:rsid w:val="00877AEA"/>
    <w:rsid w:val="00880903"/>
    <w:rsid w:val="00880AC5"/>
    <w:rsid w:val="0088152C"/>
    <w:rsid w:val="008816BC"/>
    <w:rsid w:val="008827A7"/>
    <w:rsid w:val="00882A0A"/>
    <w:rsid w:val="00883325"/>
    <w:rsid w:val="0088394A"/>
    <w:rsid w:val="00883F04"/>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DFA"/>
    <w:rsid w:val="00894104"/>
    <w:rsid w:val="00894149"/>
    <w:rsid w:val="0089435D"/>
    <w:rsid w:val="008948F0"/>
    <w:rsid w:val="00895308"/>
    <w:rsid w:val="008958E9"/>
    <w:rsid w:val="00896326"/>
    <w:rsid w:val="00896D74"/>
    <w:rsid w:val="00896FCF"/>
    <w:rsid w:val="008979EA"/>
    <w:rsid w:val="008A014D"/>
    <w:rsid w:val="008A0F0D"/>
    <w:rsid w:val="008A1C8D"/>
    <w:rsid w:val="008A1EC2"/>
    <w:rsid w:val="008A22C6"/>
    <w:rsid w:val="008A27B0"/>
    <w:rsid w:val="008A28D4"/>
    <w:rsid w:val="008A2FA7"/>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B095A"/>
    <w:rsid w:val="008B0DC3"/>
    <w:rsid w:val="008B158C"/>
    <w:rsid w:val="008B1779"/>
    <w:rsid w:val="008B17C6"/>
    <w:rsid w:val="008B1C5C"/>
    <w:rsid w:val="008B24E1"/>
    <w:rsid w:val="008B2BDD"/>
    <w:rsid w:val="008B33D2"/>
    <w:rsid w:val="008B3CB2"/>
    <w:rsid w:val="008B3EE5"/>
    <w:rsid w:val="008B46E7"/>
    <w:rsid w:val="008B49B8"/>
    <w:rsid w:val="008B4CFF"/>
    <w:rsid w:val="008B5493"/>
    <w:rsid w:val="008B5C7C"/>
    <w:rsid w:val="008B6581"/>
    <w:rsid w:val="008C02C7"/>
    <w:rsid w:val="008C06C1"/>
    <w:rsid w:val="008C15D0"/>
    <w:rsid w:val="008C27AE"/>
    <w:rsid w:val="008C2D7B"/>
    <w:rsid w:val="008C3083"/>
    <w:rsid w:val="008C38EB"/>
    <w:rsid w:val="008C4764"/>
    <w:rsid w:val="008C4E3A"/>
    <w:rsid w:val="008C55D6"/>
    <w:rsid w:val="008C5D38"/>
    <w:rsid w:val="008C5DB0"/>
    <w:rsid w:val="008C67D6"/>
    <w:rsid w:val="008C75A3"/>
    <w:rsid w:val="008C7D82"/>
    <w:rsid w:val="008D008B"/>
    <w:rsid w:val="008D0170"/>
    <w:rsid w:val="008D01DF"/>
    <w:rsid w:val="008D040E"/>
    <w:rsid w:val="008D0B80"/>
    <w:rsid w:val="008D14E2"/>
    <w:rsid w:val="008D17DA"/>
    <w:rsid w:val="008D22A1"/>
    <w:rsid w:val="008D2955"/>
    <w:rsid w:val="008D351D"/>
    <w:rsid w:val="008D3D0D"/>
    <w:rsid w:val="008D46EC"/>
    <w:rsid w:val="008D61A0"/>
    <w:rsid w:val="008D6A75"/>
    <w:rsid w:val="008D714C"/>
    <w:rsid w:val="008D72C9"/>
    <w:rsid w:val="008E0039"/>
    <w:rsid w:val="008E037F"/>
    <w:rsid w:val="008E0634"/>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334"/>
    <w:rsid w:val="008E6FE0"/>
    <w:rsid w:val="008E75C1"/>
    <w:rsid w:val="008E7614"/>
    <w:rsid w:val="008E78C5"/>
    <w:rsid w:val="008F011B"/>
    <w:rsid w:val="008F0625"/>
    <w:rsid w:val="008F0951"/>
    <w:rsid w:val="008F1789"/>
    <w:rsid w:val="008F19CE"/>
    <w:rsid w:val="008F2162"/>
    <w:rsid w:val="008F2452"/>
    <w:rsid w:val="008F3092"/>
    <w:rsid w:val="008F3601"/>
    <w:rsid w:val="008F453A"/>
    <w:rsid w:val="008F4E2B"/>
    <w:rsid w:val="008F5B2B"/>
    <w:rsid w:val="008F6102"/>
    <w:rsid w:val="008F6595"/>
    <w:rsid w:val="008F6768"/>
    <w:rsid w:val="008F7668"/>
    <w:rsid w:val="0090007C"/>
    <w:rsid w:val="00900B1A"/>
    <w:rsid w:val="00900B7F"/>
    <w:rsid w:val="00900D1B"/>
    <w:rsid w:val="00901013"/>
    <w:rsid w:val="00901508"/>
    <w:rsid w:val="009017C2"/>
    <w:rsid w:val="00901BD0"/>
    <w:rsid w:val="00901C0F"/>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CFC"/>
    <w:rsid w:val="00907FC4"/>
    <w:rsid w:val="009100A7"/>
    <w:rsid w:val="009102AD"/>
    <w:rsid w:val="00910803"/>
    <w:rsid w:val="0091174F"/>
    <w:rsid w:val="0091196C"/>
    <w:rsid w:val="009125B3"/>
    <w:rsid w:val="009127FD"/>
    <w:rsid w:val="009130D6"/>
    <w:rsid w:val="00913512"/>
    <w:rsid w:val="009135CF"/>
    <w:rsid w:val="009136A9"/>
    <w:rsid w:val="009139C0"/>
    <w:rsid w:val="00913D5E"/>
    <w:rsid w:val="00914763"/>
    <w:rsid w:val="00914A32"/>
    <w:rsid w:val="00914A3A"/>
    <w:rsid w:val="00914D5A"/>
    <w:rsid w:val="0091568C"/>
    <w:rsid w:val="00915F3D"/>
    <w:rsid w:val="009163C4"/>
    <w:rsid w:val="009165B4"/>
    <w:rsid w:val="0091671E"/>
    <w:rsid w:val="009170D2"/>
    <w:rsid w:val="009172E6"/>
    <w:rsid w:val="009202A3"/>
    <w:rsid w:val="009208EF"/>
    <w:rsid w:val="00920922"/>
    <w:rsid w:val="00920D2C"/>
    <w:rsid w:val="0092101F"/>
    <w:rsid w:val="009242D3"/>
    <w:rsid w:val="009248A1"/>
    <w:rsid w:val="00925285"/>
    <w:rsid w:val="00926560"/>
    <w:rsid w:val="0092661E"/>
    <w:rsid w:val="00926A43"/>
    <w:rsid w:val="00926B08"/>
    <w:rsid w:val="00926D5F"/>
    <w:rsid w:val="009309A1"/>
    <w:rsid w:val="00930D6E"/>
    <w:rsid w:val="0093112D"/>
    <w:rsid w:val="00931151"/>
    <w:rsid w:val="009313B8"/>
    <w:rsid w:val="00931489"/>
    <w:rsid w:val="00931876"/>
    <w:rsid w:val="00931D53"/>
    <w:rsid w:val="00932620"/>
    <w:rsid w:val="00932664"/>
    <w:rsid w:val="009338D6"/>
    <w:rsid w:val="00934A10"/>
    <w:rsid w:val="009351F3"/>
    <w:rsid w:val="009352CD"/>
    <w:rsid w:val="0093541E"/>
    <w:rsid w:val="00935537"/>
    <w:rsid w:val="009355E0"/>
    <w:rsid w:val="00935891"/>
    <w:rsid w:val="009359CC"/>
    <w:rsid w:val="00935D3A"/>
    <w:rsid w:val="00935DE9"/>
    <w:rsid w:val="009360BC"/>
    <w:rsid w:val="00936A30"/>
    <w:rsid w:val="00936B29"/>
    <w:rsid w:val="009372D8"/>
    <w:rsid w:val="00937374"/>
    <w:rsid w:val="0093767D"/>
    <w:rsid w:val="00937BD1"/>
    <w:rsid w:val="00937E80"/>
    <w:rsid w:val="00940028"/>
    <w:rsid w:val="00940055"/>
    <w:rsid w:val="009406C0"/>
    <w:rsid w:val="00940F31"/>
    <w:rsid w:val="00940FBC"/>
    <w:rsid w:val="0094211D"/>
    <w:rsid w:val="00942861"/>
    <w:rsid w:val="00942CF0"/>
    <w:rsid w:val="00943249"/>
    <w:rsid w:val="00944070"/>
    <w:rsid w:val="00944188"/>
    <w:rsid w:val="00944226"/>
    <w:rsid w:val="009442FC"/>
    <w:rsid w:val="00944389"/>
    <w:rsid w:val="0094482C"/>
    <w:rsid w:val="00944950"/>
    <w:rsid w:val="00945423"/>
    <w:rsid w:val="009455FE"/>
    <w:rsid w:val="00945CE8"/>
    <w:rsid w:val="0094618E"/>
    <w:rsid w:val="00946DF5"/>
    <w:rsid w:val="00946FC1"/>
    <w:rsid w:val="00947FC3"/>
    <w:rsid w:val="009500BF"/>
    <w:rsid w:val="009507E8"/>
    <w:rsid w:val="00950D30"/>
    <w:rsid w:val="00950F4C"/>
    <w:rsid w:val="00951796"/>
    <w:rsid w:val="00951952"/>
    <w:rsid w:val="00951BCB"/>
    <w:rsid w:val="00951C55"/>
    <w:rsid w:val="0095228B"/>
    <w:rsid w:val="009525E6"/>
    <w:rsid w:val="009526B1"/>
    <w:rsid w:val="009526C3"/>
    <w:rsid w:val="009532A1"/>
    <w:rsid w:val="009539FA"/>
    <w:rsid w:val="00953A8D"/>
    <w:rsid w:val="00953B34"/>
    <w:rsid w:val="00953FA9"/>
    <w:rsid w:val="00954129"/>
    <w:rsid w:val="0095540A"/>
    <w:rsid w:val="009557D6"/>
    <w:rsid w:val="00955AA2"/>
    <w:rsid w:val="00955F89"/>
    <w:rsid w:val="00956913"/>
    <w:rsid w:val="00957DFC"/>
    <w:rsid w:val="0096055E"/>
    <w:rsid w:val="009606A5"/>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154"/>
    <w:rsid w:val="00973274"/>
    <w:rsid w:val="00974615"/>
    <w:rsid w:val="0097588A"/>
    <w:rsid w:val="009761A8"/>
    <w:rsid w:val="00976811"/>
    <w:rsid w:val="00976AEB"/>
    <w:rsid w:val="00976E80"/>
    <w:rsid w:val="00977120"/>
    <w:rsid w:val="00977197"/>
    <w:rsid w:val="00977D06"/>
    <w:rsid w:val="00977EAF"/>
    <w:rsid w:val="00977EC4"/>
    <w:rsid w:val="00982472"/>
    <w:rsid w:val="00982B50"/>
    <w:rsid w:val="00983580"/>
    <w:rsid w:val="00983A23"/>
    <w:rsid w:val="009841DE"/>
    <w:rsid w:val="00984BDE"/>
    <w:rsid w:val="00985654"/>
    <w:rsid w:val="009856BE"/>
    <w:rsid w:val="00985758"/>
    <w:rsid w:val="00985A75"/>
    <w:rsid w:val="00986B93"/>
    <w:rsid w:val="009870E3"/>
    <w:rsid w:val="00987489"/>
    <w:rsid w:val="00987A3A"/>
    <w:rsid w:val="00987D54"/>
    <w:rsid w:val="00990294"/>
    <w:rsid w:val="00990452"/>
    <w:rsid w:val="0099050D"/>
    <w:rsid w:val="009907B4"/>
    <w:rsid w:val="00990CEF"/>
    <w:rsid w:val="00990DDD"/>
    <w:rsid w:val="009915E8"/>
    <w:rsid w:val="00992848"/>
    <w:rsid w:val="00993375"/>
    <w:rsid w:val="009934C6"/>
    <w:rsid w:val="00993CE7"/>
    <w:rsid w:val="009943CD"/>
    <w:rsid w:val="009952B7"/>
    <w:rsid w:val="00995683"/>
    <w:rsid w:val="00996380"/>
    <w:rsid w:val="009967C3"/>
    <w:rsid w:val="009975B0"/>
    <w:rsid w:val="00997C20"/>
    <w:rsid w:val="009A00F6"/>
    <w:rsid w:val="009A0315"/>
    <w:rsid w:val="009A0566"/>
    <w:rsid w:val="009A08C7"/>
    <w:rsid w:val="009A0926"/>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3D3F"/>
    <w:rsid w:val="009B49B7"/>
    <w:rsid w:val="009B505A"/>
    <w:rsid w:val="009B50DC"/>
    <w:rsid w:val="009B6780"/>
    <w:rsid w:val="009B68DB"/>
    <w:rsid w:val="009B6BE9"/>
    <w:rsid w:val="009B718F"/>
    <w:rsid w:val="009B74EB"/>
    <w:rsid w:val="009B76EC"/>
    <w:rsid w:val="009B7C29"/>
    <w:rsid w:val="009B7CD2"/>
    <w:rsid w:val="009C18CF"/>
    <w:rsid w:val="009C1A93"/>
    <w:rsid w:val="009C1D07"/>
    <w:rsid w:val="009C23FD"/>
    <w:rsid w:val="009C2F46"/>
    <w:rsid w:val="009C3EF9"/>
    <w:rsid w:val="009C431B"/>
    <w:rsid w:val="009C4A63"/>
    <w:rsid w:val="009C4B66"/>
    <w:rsid w:val="009C5538"/>
    <w:rsid w:val="009C56EC"/>
    <w:rsid w:val="009C59B7"/>
    <w:rsid w:val="009C6E3C"/>
    <w:rsid w:val="009C73A9"/>
    <w:rsid w:val="009C7755"/>
    <w:rsid w:val="009D0459"/>
    <w:rsid w:val="009D0868"/>
    <w:rsid w:val="009D14FD"/>
    <w:rsid w:val="009D1C06"/>
    <w:rsid w:val="009D1D2E"/>
    <w:rsid w:val="009D1FA7"/>
    <w:rsid w:val="009D205F"/>
    <w:rsid w:val="009D21A1"/>
    <w:rsid w:val="009D31C5"/>
    <w:rsid w:val="009D31F3"/>
    <w:rsid w:val="009D339E"/>
    <w:rsid w:val="009D3E05"/>
    <w:rsid w:val="009D3ED5"/>
    <w:rsid w:val="009D49F1"/>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530"/>
    <w:rsid w:val="009F2657"/>
    <w:rsid w:val="009F2733"/>
    <w:rsid w:val="009F27E9"/>
    <w:rsid w:val="009F2F7F"/>
    <w:rsid w:val="009F3444"/>
    <w:rsid w:val="009F3527"/>
    <w:rsid w:val="009F3BBA"/>
    <w:rsid w:val="009F3D8E"/>
    <w:rsid w:val="009F3DCF"/>
    <w:rsid w:val="009F41EB"/>
    <w:rsid w:val="009F4ECB"/>
    <w:rsid w:val="009F59B7"/>
    <w:rsid w:val="009F5F7A"/>
    <w:rsid w:val="009F7697"/>
    <w:rsid w:val="009F774E"/>
    <w:rsid w:val="009F7A89"/>
    <w:rsid w:val="009F7F31"/>
    <w:rsid w:val="00A00226"/>
    <w:rsid w:val="00A00271"/>
    <w:rsid w:val="00A00325"/>
    <w:rsid w:val="00A00BDA"/>
    <w:rsid w:val="00A0169D"/>
    <w:rsid w:val="00A02315"/>
    <w:rsid w:val="00A02377"/>
    <w:rsid w:val="00A03432"/>
    <w:rsid w:val="00A037F0"/>
    <w:rsid w:val="00A03801"/>
    <w:rsid w:val="00A06DD6"/>
    <w:rsid w:val="00A073F1"/>
    <w:rsid w:val="00A076A4"/>
    <w:rsid w:val="00A07C5F"/>
    <w:rsid w:val="00A07E4E"/>
    <w:rsid w:val="00A07FB7"/>
    <w:rsid w:val="00A108E3"/>
    <w:rsid w:val="00A1134F"/>
    <w:rsid w:val="00A113DB"/>
    <w:rsid w:val="00A119B5"/>
    <w:rsid w:val="00A11D7E"/>
    <w:rsid w:val="00A13194"/>
    <w:rsid w:val="00A131A1"/>
    <w:rsid w:val="00A131E8"/>
    <w:rsid w:val="00A13E84"/>
    <w:rsid w:val="00A145E9"/>
    <w:rsid w:val="00A145F9"/>
    <w:rsid w:val="00A154A1"/>
    <w:rsid w:val="00A15CEA"/>
    <w:rsid w:val="00A168A9"/>
    <w:rsid w:val="00A178AE"/>
    <w:rsid w:val="00A20504"/>
    <w:rsid w:val="00A20AA8"/>
    <w:rsid w:val="00A20DC8"/>
    <w:rsid w:val="00A22499"/>
    <w:rsid w:val="00A22998"/>
    <w:rsid w:val="00A2336B"/>
    <w:rsid w:val="00A23A9C"/>
    <w:rsid w:val="00A23D9B"/>
    <w:rsid w:val="00A23E8A"/>
    <w:rsid w:val="00A244C1"/>
    <w:rsid w:val="00A24716"/>
    <w:rsid w:val="00A24724"/>
    <w:rsid w:val="00A24C05"/>
    <w:rsid w:val="00A251F2"/>
    <w:rsid w:val="00A25948"/>
    <w:rsid w:val="00A26747"/>
    <w:rsid w:val="00A273F5"/>
    <w:rsid w:val="00A27B5E"/>
    <w:rsid w:val="00A30FB2"/>
    <w:rsid w:val="00A31190"/>
    <w:rsid w:val="00A318A3"/>
    <w:rsid w:val="00A31C2C"/>
    <w:rsid w:val="00A34693"/>
    <w:rsid w:val="00A3511B"/>
    <w:rsid w:val="00A35226"/>
    <w:rsid w:val="00A3639E"/>
    <w:rsid w:val="00A3716A"/>
    <w:rsid w:val="00A376CF"/>
    <w:rsid w:val="00A379CA"/>
    <w:rsid w:val="00A4013A"/>
    <w:rsid w:val="00A404F2"/>
    <w:rsid w:val="00A40620"/>
    <w:rsid w:val="00A40F65"/>
    <w:rsid w:val="00A4169B"/>
    <w:rsid w:val="00A420B2"/>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9D2"/>
    <w:rsid w:val="00A53913"/>
    <w:rsid w:val="00A5450C"/>
    <w:rsid w:val="00A54F8B"/>
    <w:rsid w:val="00A552F9"/>
    <w:rsid w:val="00A556CC"/>
    <w:rsid w:val="00A55725"/>
    <w:rsid w:val="00A56514"/>
    <w:rsid w:val="00A5680C"/>
    <w:rsid w:val="00A568AB"/>
    <w:rsid w:val="00A56EAD"/>
    <w:rsid w:val="00A56EBB"/>
    <w:rsid w:val="00A56F86"/>
    <w:rsid w:val="00A56FD4"/>
    <w:rsid w:val="00A5708B"/>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61E"/>
    <w:rsid w:val="00A67926"/>
    <w:rsid w:val="00A67D28"/>
    <w:rsid w:val="00A67E7E"/>
    <w:rsid w:val="00A703F3"/>
    <w:rsid w:val="00A709D1"/>
    <w:rsid w:val="00A70A72"/>
    <w:rsid w:val="00A70D5E"/>
    <w:rsid w:val="00A70F21"/>
    <w:rsid w:val="00A71523"/>
    <w:rsid w:val="00A71A33"/>
    <w:rsid w:val="00A71CE7"/>
    <w:rsid w:val="00A71DFF"/>
    <w:rsid w:val="00A7232E"/>
    <w:rsid w:val="00A72621"/>
    <w:rsid w:val="00A72F19"/>
    <w:rsid w:val="00A73232"/>
    <w:rsid w:val="00A735E9"/>
    <w:rsid w:val="00A73A94"/>
    <w:rsid w:val="00A74BC2"/>
    <w:rsid w:val="00A753E6"/>
    <w:rsid w:val="00A753F4"/>
    <w:rsid w:val="00A75B41"/>
    <w:rsid w:val="00A765E8"/>
    <w:rsid w:val="00A7703B"/>
    <w:rsid w:val="00A776DA"/>
    <w:rsid w:val="00A77F7B"/>
    <w:rsid w:val="00A80248"/>
    <w:rsid w:val="00A80C79"/>
    <w:rsid w:val="00A80E39"/>
    <w:rsid w:val="00A80E6B"/>
    <w:rsid w:val="00A81342"/>
    <w:rsid w:val="00A81A34"/>
    <w:rsid w:val="00A81B31"/>
    <w:rsid w:val="00A81FE5"/>
    <w:rsid w:val="00A8238A"/>
    <w:rsid w:val="00A82422"/>
    <w:rsid w:val="00A833F0"/>
    <w:rsid w:val="00A8343B"/>
    <w:rsid w:val="00A858D9"/>
    <w:rsid w:val="00A85BF1"/>
    <w:rsid w:val="00A861E6"/>
    <w:rsid w:val="00A86784"/>
    <w:rsid w:val="00A86B1C"/>
    <w:rsid w:val="00A87063"/>
    <w:rsid w:val="00A87BB6"/>
    <w:rsid w:val="00A87E09"/>
    <w:rsid w:val="00A90082"/>
    <w:rsid w:val="00A9049C"/>
    <w:rsid w:val="00A9104D"/>
    <w:rsid w:val="00A9112B"/>
    <w:rsid w:val="00A9137D"/>
    <w:rsid w:val="00A9183C"/>
    <w:rsid w:val="00A91FBA"/>
    <w:rsid w:val="00A921C7"/>
    <w:rsid w:val="00A92C29"/>
    <w:rsid w:val="00A94823"/>
    <w:rsid w:val="00A94B96"/>
    <w:rsid w:val="00A94D82"/>
    <w:rsid w:val="00A94DF8"/>
    <w:rsid w:val="00A9514B"/>
    <w:rsid w:val="00A955F5"/>
    <w:rsid w:val="00A971DD"/>
    <w:rsid w:val="00A97403"/>
    <w:rsid w:val="00A974A5"/>
    <w:rsid w:val="00A977FC"/>
    <w:rsid w:val="00A97902"/>
    <w:rsid w:val="00A97B4A"/>
    <w:rsid w:val="00AA020C"/>
    <w:rsid w:val="00AA047F"/>
    <w:rsid w:val="00AA04E9"/>
    <w:rsid w:val="00AA09FD"/>
    <w:rsid w:val="00AA0C2B"/>
    <w:rsid w:val="00AA112F"/>
    <w:rsid w:val="00AA19F7"/>
    <w:rsid w:val="00AA2391"/>
    <w:rsid w:val="00AA239A"/>
    <w:rsid w:val="00AA4760"/>
    <w:rsid w:val="00AA4767"/>
    <w:rsid w:val="00AA4801"/>
    <w:rsid w:val="00AA4A19"/>
    <w:rsid w:val="00AA4E3E"/>
    <w:rsid w:val="00AA5009"/>
    <w:rsid w:val="00AA6282"/>
    <w:rsid w:val="00AA7078"/>
    <w:rsid w:val="00AA7184"/>
    <w:rsid w:val="00AB00F5"/>
    <w:rsid w:val="00AB0386"/>
    <w:rsid w:val="00AB0709"/>
    <w:rsid w:val="00AB0818"/>
    <w:rsid w:val="00AB2AC1"/>
    <w:rsid w:val="00AB3878"/>
    <w:rsid w:val="00AB3BD9"/>
    <w:rsid w:val="00AB3FE4"/>
    <w:rsid w:val="00AB4808"/>
    <w:rsid w:val="00AB528D"/>
    <w:rsid w:val="00AB5296"/>
    <w:rsid w:val="00AB6869"/>
    <w:rsid w:val="00AB7607"/>
    <w:rsid w:val="00AB78AE"/>
    <w:rsid w:val="00AC07BC"/>
    <w:rsid w:val="00AC07E5"/>
    <w:rsid w:val="00AC095B"/>
    <w:rsid w:val="00AC0A7F"/>
    <w:rsid w:val="00AC0C13"/>
    <w:rsid w:val="00AC1279"/>
    <w:rsid w:val="00AC1613"/>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C96"/>
    <w:rsid w:val="00AC7DF7"/>
    <w:rsid w:val="00AC7F40"/>
    <w:rsid w:val="00AD00AF"/>
    <w:rsid w:val="00AD0D36"/>
    <w:rsid w:val="00AD1099"/>
    <w:rsid w:val="00AD1A5E"/>
    <w:rsid w:val="00AD23C4"/>
    <w:rsid w:val="00AD265E"/>
    <w:rsid w:val="00AD2DE0"/>
    <w:rsid w:val="00AD393F"/>
    <w:rsid w:val="00AD3D4F"/>
    <w:rsid w:val="00AD48DF"/>
    <w:rsid w:val="00AD4C74"/>
    <w:rsid w:val="00AD5570"/>
    <w:rsid w:val="00AD56A0"/>
    <w:rsid w:val="00AD6584"/>
    <w:rsid w:val="00AD6765"/>
    <w:rsid w:val="00AD68D7"/>
    <w:rsid w:val="00AD6A30"/>
    <w:rsid w:val="00AD6BA9"/>
    <w:rsid w:val="00AD7425"/>
    <w:rsid w:val="00AD7AE3"/>
    <w:rsid w:val="00AD7E2A"/>
    <w:rsid w:val="00AE029E"/>
    <w:rsid w:val="00AE090A"/>
    <w:rsid w:val="00AE15EC"/>
    <w:rsid w:val="00AE177B"/>
    <w:rsid w:val="00AE18BB"/>
    <w:rsid w:val="00AE207C"/>
    <w:rsid w:val="00AE350A"/>
    <w:rsid w:val="00AE3882"/>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2379"/>
    <w:rsid w:val="00AF3245"/>
    <w:rsid w:val="00AF3633"/>
    <w:rsid w:val="00AF3A63"/>
    <w:rsid w:val="00AF3BF6"/>
    <w:rsid w:val="00AF3CD1"/>
    <w:rsid w:val="00AF4AD0"/>
    <w:rsid w:val="00AF4B3A"/>
    <w:rsid w:val="00AF4D09"/>
    <w:rsid w:val="00AF554A"/>
    <w:rsid w:val="00AF57C4"/>
    <w:rsid w:val="00AF6150"/>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4EF2"/>
    <w:rsid w:val="00B05A5B"/>
    <w:rsid w:val="00B05B2B"/>
    <w:rsid w:val="00B06DF2"/>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724C"/>
    <w:rsid w:val="00B17BB5"/>
    <w:rsid w:val="00B17C73"/>
    <w:rsid w:val="00B17C95"/>
    <w:rsid w:val="00B17F20"/>
    <w:rsid w:val="00B203EF"/>
    <w:rsid w:val="00B208F8"/>
    <w:rsid w:val="00B2137D"/>
    <w:rsid w:val="00B2144E"/>
    <w:rsid w:val="00B2202E"/>
    <w:rsid w:val="00B229F8"/>
    <w:rsid w:val="00B2338A"/>
    <w:rsid w:val="00B23EFA"/>
    <w:rsid w:val="00B2442C"/>
    <w:rsid w:val="00B24437"/>
    <w:rsid w:val="00B245D1"/>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2AC3"/>
    <w:rsid w:val="00B3469F"/>
    <w:rsid w:val="00B3601A"/>
    <w:rsid w:val="00B3622E"/>
    <w:rsid w:val="00B36546"/>
    <w:rsid w:val="00B36840"/>
    <w:rsid w:val="00B37BBF"/>
    <w:rsid w:val="00B37EAA"/>
    <w:rsid w:val="00B37F93"/>
    <w:rsid w:val="00B37F94"/>
    <w:rsid w:val="00B40634"/>
    <w:rsid w:val="00B40710"/>
    <w:rsid w:val="00B40E70"/>
    <w:rsid w:val="00B4104B"/>
    <w:rsid w:val="00B41E23"/>
    <w:rsid w:val="00B42423"/>
    <w:rsid w:val="00B42B37"/>
    <w:rsid w:val="00B4339F"/>
    <w:rsid w:val="00B43BF1"/>
    <w:rsid w:val="00B46EF7"/>
    <w:rsid w:val="00B474F5"/>
    <w:rsid w:val="00B47965"/>
    <w:rsid w:val="00B506DB"/>
    <w:rsid w:val="00B5101D"/>
    <w:rsid w:val="00B51764"/>
    <w:rsid w:val="00B51A35"/>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B53"/>
    <w:rsid w:val="00B627C2"/>
    <w:rsid w:val="00B6282E"/>
    <w:rsid w:val="00B62DA8"/>
    <w:rsid w:val="00B62F20"/>
    <w:rsid w:val="00B63A5C"/>
    <w:rsid w:val="00B64108"/>
    <w:rsid w:val="00B64262"/>
    <w:rsid w:val="00B6525C"/>
    <w:rsid w:val="00B6552F"/>
    <w:rsid w:val="00B659E3"/>
    <w:rsid w:val="00B66DC6"/>
    <w:rsid w:val="00B66F2A"/>
    <w:rsid w:val="00B66F44"/>
    <w:rsid w:val="00B67082"/>
    <w:rsid w:val="00B67083"/>
    <w:rsid w:val="00B6764A"/>
    <w:rsid w:val="00B7144B"/>
    <w:rsid w:val="00B716BE"/>
    <w:rsid w:val="00B72E2D"/>
    <w:rsid w:val="00B73E84"/>
    <w:rsid w:val="00B73E8F"/>
    <w:rsid w:val="00B74FB8"/>
    <w:rsid w:val="00B758D5"/>
    <w:rsid w:val="00B75B27"/>
    <w:rsid w:val="00B760E3"/>
    <w:rsid w:val="00B768A2"/>
    <w:rsid w:val="00B76E9F"/>
    <w:rsid w:val="00B77102"/>
    <w:rsid w:val="00B775B0"/>
    <w:rsid w:val="00B778CC"/>
    <w:rsid w:val="00B77B44"/>
    <w:rsid w:val="00B80004"/>
    <w:rsid w:val="00B8047D"/>
    <w:rsid w:val="00B80B47"/>
    <w:rsid w:val="00B80D24"/>
    <w:rsid w:val="00B80D3D"/>
    <w:rsid w:val="00B81018"/>
    <w:rsid w:val="00B81767"/>
    <w:rsid w:val="00B81769"/>
    <w:rsid w:val="00B832CB"/>
    <w:rsid w:val="00B83467"/>
    <w:rsid w:val="00B837C9"/>
    <w:rsid w:val="00B83C7E"/>
    <w:rsid w:val="00B8453C"/>
    <w:rsid w:val="00B845C6"/>
    <w:rsid w:val="00B84810"/>
    <w:rsid w:val="00B84842"/>
    <w:rsid w:val="00B84C3F"/>
    <w:rsid w:val="00B84C9E"/>
    <w:rsid w:val="00B85B22"/>
    <w:rsid w:val="00B86741"/>
    <w:rsid w:val="00B867E0"/>
    <w:rsid w:val="00B86AE9"/>
    <w:rsid w:val="00B87F57"/>
    <w:rsid w:val="00B9047B"/>
    <w:rsid w:val="00B90810"/>
    <w:rsid w:val="00B9118A"/>
    <w:rsid w:val="00B91F1D"/>
    <w:rsid w:val="00B9424D"/>
    <w:rsid w:val="00B94A3A"/>
    <w:rsid w:val="00B94FBB"/>
    <w:rsid w:val="00B95538"/>
    <w:rsid w:val="00B95923"/>
    <w:rsid w:val="00B964FC"/>
    <w:rsid w:val="00B9768C"/>
    <w:rsid w:val="00B976AB"/>
    <w:rsid w:val="00BA006E"/>
    <w:rsid w:val="00BA00C2"/>
    <w:rsid w:val="00BA027D"/>
    <w:rsid w:val="00BA0306"/>
    <w:rsid w:val="00BA0E3A"/>
    <w:rsid w:val="00BA0E9D"/>
    <w:rsid w:val="00BA0F18"/>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E32"/>
    <w:rsid w:val="00BC21FE"/>
    <w:rsid w:val="00BC285A"/>
    <w:rsid w:val="00BC3402"/>
    <w:rsid w:val="00BC3C3D"/>
    <w:rsid w:val="00BC4BB8"/>
    <w:rsid w:val="00BC5A2D"/>
    <w:rsid w:val="00BC654B"/>
    <w:rsid w:val="00BC65BD"/>
    <w:rsid w:val="00BC6629"/>
    <w:rsid w:val="00BC6780"/>
    <w:rsid w:val="00BC6C12"/>
    <w:rsid w:val="00BC7B45"/>
    <w:rsid w:val="00BD030F"/>
    <w:rsid w:val="00BD0EFA"/>
    <w:rsid w:val="00BD1815"/>
    <w:rsid w:val="00BD25CB"/>
    <w:rsid w:val="00BD2798"/>
    <w:rsid w:val="00BD28B3"/>
    <w:rsid w:val="00BD2E2A"/>
    <w:rsid w:val="00BD3308"/>
    <w:rsid w:val="00BD39EE"/>
    <w:rsid w:val="00BD3C6F"/>
    <w:rsid w:val="00BD3C97"/>
    <w:rsid w:val="00BD48F4"/>
    <w:rsid w:val="00BD4D7E"/>
    <w:rsid w:val="00BD5834"/>
    <w:rsid w:val="00BD6120"/>
    <w:rsid w:val="00BD6656"/>
    <w:rsid w:val="00BD6A9D"/>
    <w:rsid w:val="00BD6CB2"/>
    <w:rsid w:val="00BD7846"/>
    <w:rsid w:val="00BD7B8E"/>
    <w:rsid w:val="00BE0536"/>
    <w:rsid w:val="00BE0C77"/>
    <w:rsid w:val="00BE1F57"/>
    <w:rsid w:val="00BE2144"/>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F0538"/>
    <w:rsid w:val="00BF09D2"/>
    <w:rsid w:val="00BF0B6A"/>
    <w:rsid w:val="00BF0D23"/>
    <w:rsid w:val="00BF11CF"/>
    <w:rsid w:val="00BF17B0"/>
    <w:rsid w:val="00BF231D"/>
    <w:rsid w:val="00BF23E2"/>
    <w:rsid w:val="00BF2454"/>
    <w:rsid w:val="00BF289A"/>
    <w:rsid w:val="00BF5620"/>
    <w:rsid w:val="00BF6767"/>
    <w:rsid w:val="00BF73AD"/>
    <w:rsid w:val="00BF7E16"/>
    <w:rsid w:val="00BF7ECE"/>
    <w:rsid w:val="00C00ECD"/>
    <w:rsid w:val="00C01009"/>
    <w:rsid w:val="00C018DB"/>
    <w:rsid w:val="00C02195"/>
    <w:rsid w:val="00C02720"/>
    <w:rsid w:val="00C035F6"/>
    <w:rsid w:val="00C03637"/>
    <w:rsid w:val="00C03AA4"/>
    <w:rsid w:val="00C03B2C"/>
    <w:rsid w:val="00C04915"/>
    <w:rsid w:val="00C0494B"/>
    <w:rsid w:val="00C04B8E"/>
    <w:rsid w:val="00C04DFD"/>
    <w:rsid w:val="00C050FD"/>
    <w:rsid w:val="00C05135"/>
    <w:rsid w:val="00C05334"/>
    <w:rsid w:val="00C05467"/>
    <w:rsid w:val="00C0571E"/>
    <w:rsid w:val="00C06055"/>
    <w:rsid w:val="00C069A2"/>
    <w:rsid w:val="00C073D6"/>
    <w:rsid w:val="00C07A50"/>
    <w:rsid w:val="00C10B39"/>
    <w:rsid w:val="00C10F72"/>
    <w:rsid w:val="00C1152B"/>
    <w:rsid w:val="00C11584"/>
    <w:rsid w:val="00C11B44"/>
    <w:rsid w:val="00C11F4C"/>
    <w:rsid w:val="00C12084"/>
    <w:rsid w:val="00C12B8E"/>
    <w:rsid w:val="00C12E2C"/>
    <w:rsid w:val="00C13A31"/>
    <w:rsid w:val="00C13DD4"/>
    <w:rsid w:val="00C14D65"/>
    <w:rsid w:val="00C1546E"/>
    <w:rsid w:val="00C1548D"/>
    <w:rsid w:val="00C15A86"/>
    <w:rsid w:val="00C1774E"/>
    <w:rsid w:val="00C200EC"/>
    <w:rsid w:val="00C20523"/>
    <w:rsid w:val="00C20E72"/>
    <w:rsid w:val="00C21033"/>
    <w:rsid w:val="00C218FE"/>
    <w:rsid w:val="00C21A74"/>
    <w:rsid w:val="00C21D3F"/>
    <w:rsid w:val="00C2212E"/>
    <w:rsid w:val="00C22466"/>
    <w:rsid w:val="00C23172"/>
    <w:rsid w:val="00C2376E"/>
    <w:rsid w:val="00C238C5"/>
    <w:rsid w:val="00C23DD3"/>
    <w:rsid w:val="00C245E4"/>
    <w:rsid w:val="00C24ECF"/>
    <w:rsid w:val="00C2551E"/>
    <w:rsid w:val="00C2566D"/>
    <w:rsid w:val="00C26EA0"/>
    <w:rsid w:val="00C2785F"/>
    <w:rsid w:val="00C27F62"/>
    <w:rsid w:val="00C307E8"/>
    <w:rsid w:val="00C30B04"/>
    <w:rsid w:val="00C30D64"/>
    <w:rsid w:val="00C31D52"/>
    <w:rsid w:val="00C31FD3"/>
    <w:rsid w:val="00C32CC5"/>
    <w:rsid w:val="00C32D6D"/>
    <w:rsid w:val="00C3314B"/>
    <w:rsid w:val="00C337E7"/>
    <w:rsid w:val="00C3386F"/>
    <w:rsid w:val="00C339B9"/>
    <w:rsid w:val="00C33B89"/>
    <w:rsid w:val="00C33C0A"/>
    <w:rsid w:val="00C33EA5"/>
    <w:rsid w:val="00C340B6"/>
    <w:rsid w:val="00C34543"/>
    <w:rsid w:val="00C34E71"/>
    <w:rsid w:val="00C35BBA"/>
    <w:rsid w:val="00C365BB"/>
    <w:rsid w:val="00C37281"/>
    <w:rsid w:val="00C37792"/>
    <w:rsid w:val="00C4025F"/>
    <w:rsid w:val="00C40504"/>
    <w:rsid w:val="00C41654"/>
    <w:rsid w:val="00C41A5A"/>
    <w:rsid w:val="00C41F7A"/>
    <w:rsid w:val="00C42363"/>
    <w:rsid w:val="00C4274D"/>
    <w:rsid w:val="00C43758"/>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50184"/>
    <w:rsid w:val="00C502AB"/>
    <w:rsid w:val="00C50832"/>
    <w:rsid w:val="00C51255"/>
    <w:rsid w:val="00C518AD"/>
    <w:rsid w:val="00C51CAF"/>
    <w:rsid w:val="00C51F90"/>
    <w:rsid w:val="00C521F0"/>
    <w:rsid w:val="00C52DD9"/>
    <w:rsid w:val="00C530DC"/>
    <w:rsid w:val="00C5342D"/>
    <w:rsid w:val="00C5385B"/>
    <w:rsid w:val="00C5443B"/>
    <w:rsid w:val="00C545A0"/>
    <w:rsid w:val="00C5465D"/>
    <w:rsid w:val="00C546B9"/>
    <w:rsid w:val="00C54E36"/>
    <w:rsid w:val="00C54E7C"/>
    <w:rsid w:val="00C566C7"/>
    <w:rsid w:val="00C56B2F"/>
    <w:rsid w:val="00C56DCB"/>
    <w:rsid w:val="00C56F1B"/>
    <w:rsid w:val="00C56F38"/>
    <w:rsid w:val="00C57CAD"/>
    <w:rsid w:val="00C60228"/>
    <w:rsid w:val="00C61018"/>
    <w:rsid w:val="00C616A2"/>
    <w:rsid w:val="00C62822"/>
    <w:rsid w:val="00C63083"/>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67CF5"/>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2F77"/>
    <w:rsid w:val="00C839AB"/>
    <w:rsid w:val="00C84DB7"/>
    <w:rsid w:val="00C84E5C"/>
    <w:rsid w:val="00C84FA5"/>
    <w:rsid w:val="00C870C2"/>
    <w:rsid w:val="00C873C2"/>
    <w:rsid w:val="00C875E3"/>
    <w:rsid w:val="00C87A6B"/>
    <w:rsid w:val="00C90067"/>
    <w:rsid w:val="00C90914"/>
    <w:rsid w:val="00C91E55"/>
    <w:rsid w:val="00C91F29"/>
    <w:rsid w:val="00C92879"/>
    <w:rsid w:val="00C929D0"/>
    <w:rsid w:val="00C92A33"/>
    <w:rsid w:val="00C92AA9"/>
    <w:rsid w:val="00C92ABD"/>
    <w:rsid w:val="00C9336C"/>
    <w:rsid w:val="00C93749"/>
    <w:rsid w:val="00C94277"/>
    <w:rsid w:val="00C95114"/>
    <w:rsid w:val="00C95E66"/>
    <w:rsid w:val="00C9636F"/>
    <w:rsid w:val="00C963EC"/>
    <w:rsid w:val="00C96CA7"/>
    <w:rsid w:val="00C96EB0"/>
    <w:rsid w:val="00C97A19"/>
    <w:rsid w:val="00C97E4A"/>
    <w:rsid w:val="00CA05A7"/>
    <w:rsid w:val="00CA1341"/>
    <w:rsid w:val="00CA13AD"/>
    <w:rsid w:val="00CA146B"/>
    <w:rsid w:val="00CA18AE"/>
    <w:rsid w:val="00CA1909"/>
    <w:rsid w:val="00CA1A99"/>
    <w:rsid w:val="00CA1BFC"/>
    <w:rsid w:val="00CA1D02"/>
    <w:rsid w:val="00CA2FFA"/>
    <w:rsid w:val="00CA3F31"/>
    <w:rsid w:val="00CA43AF"/>
    <w:rsid w:val="00CA5297"/>
    <w:rsid w:val="00CA5B4A"/>
    <w:rsid w:val="00CA5BBF"/>
    <w:rsid w:val="00CA684E"/>
    <w:rsid w:val="00CA6A68"/>
    <w:rsid w:val="00CA711C"/>
    <w:rsid w:val="00CA737A"/>
    <w:rsid w:val="00CA7522"/>
    <w:rsid w:val="00CA7750"/>
    <w:rsid w:val="00CA7B39"/>
    <w:rsid w:val="00CB049D"/>
    <w:rsid w:val="00CB14FD"/>
    <w:rsid w:val="00CB18B4"/>
    <w:rsid w:val="00CB1A2D"/>
    <w:rsid w:val="00CB1F41"/>
    <w:rsid w:val="00CB22E3"/>
    <w:rsid w:val="00CB2377"/>
    <w:rsid w:val="00CB29AC"/>
    <w:rsid w:val="00CB4189"/>
    <w:rsid w:val="00CB4683"/>
    <w:rsid w:val="00CB4940"/>
    <w:rsid w:val="00CB4B79"/>
    <w:rsid w:val="00CB4E79"/>
    <w:rsid w:val="00CB51A3"/>
    <w:rsid w:val="00CB5688"/>
    <w:rsid w:val="00CB5E7A"/>
    <w:rsid w:val="00CB6142"/>
    <w:rsid w:val="00CB7504"/>
    <w:rsid w:val="00CB7F61"/>
    <w:rsid w:val="00CC0006"/>
    <w:rsid w:val="00CC1146"/>
    <w:rsid w:val="00CC17E5"/>
    <w:rsid w:val="00CC1A56"/>
    <w:rsid w:val="00CC231A"/>
    <w:rsid w:val="00CC2F41"/>
    <w:rsid w:val="00CC3420"/>
    <w:rsid w:val="00CC3593"/>
    <w:rsid w:val="00CC3F4F"/>
    <w:rsid w:val="00CC3F59"/>
    <w:rsid w:val="00CC51FA"/>
    <w:rsid w:val="00CC53AD"/>
    <w:rsid w:val="00CC57B8"/>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66A2"/>
    <w:rsid w:val="00CD7918"/>
    <w:rsid w:val="00CD7BD3"/>
    <w:rsid w:val="00CE09FB"/>
    <w:rsid w:val="00CE14CD"/>
    <w:rsid w:val="00CE1571"/>
    <w:rsid w:val="00CE165F"/>
    <w:rsid w:val="00CE1FE3"/>
    <w:rsid w:val="00CE33E0"/>
    <w:rsid w:val="00CE3D02"/>
    <w:rsid w:val="00CE47FC"/>
    <w:rsid w:val="00CE5085"/>
    <w:rsid w:val="00CE59AD"/>
    <w:rsid w:val="00CE5A7B"/>
    <w:rsid w:val="00CE5D3E"/>
    <w:rsid w:val="00CE5DD4"/>
    <w:rsid w:val="00CE7486"/>
    <w:rsid w:val="00CE74CA"/>
    <w:rsid w:val="00CE74E8"/>
    <w:rsid w:val="00CE7773"/>
    <w:rsid w:val="00CE7981"/>
    <w:rsid w:val="00CE7E5C"/>
    <w:rsid w:val="00CF0533"/>
    <w:rsid w:val="00CF07AA"/>
    <w:rsid w:val="00CF07BC"/>
    <w:rsid w:val="00CF0FB0"/>
    <w:rsid w:val="00CF150C"/>
    <w:rsid w:val="00CF1DBF"/>
    <w:rsid w:val="00CF1F7C"/>
    <w:rsid w:val="00CF2128"/>
    <w:rsid w:val="00CF3B36"/>
    <w:rsid w:val="00CF3F59"/>
    <w:rsid w:val="00CF453E"/>
    <w:rsid w:val="00CF4781"/>
    <w:rsid w:val="00CF4E22"/>
    <w:rsid w:val="00CF4F01"/>
    <w:rsid w:val="00CF6D13"/>
    <w:rsid w:val="00CF6F6A"/>
    <w:rsid w:val="00CF7353"/>
    <w:rsid w:val="00CF7576"/>
    <w:rsid w:val="00CF769D"/>
    <w:rsid w:val="00CF7892"/>
    <w:rsid w:val="00D0124B"/>
    <w:rsid w:val="00D0227A"/>
    <w:rsid w:val="00D027B5"/>
    <w:rsid w:val="00D02CB7"/>
    <w:rsid w:val="00D02F1A"/>
    <w:rsid w:val="00D031BC"/>
    <w:rsid w:val="00D03381"/>
    <w:rsid w:val="00D0574D"/>
    <w:rsid w:val="00D05B9F"/>
    <w:rsid w:val="00D05D3F"/>
    <w:rsid w:val="00D05D7B"/>
    <w:rsid w:val="00D0709C"/>
    <w:rsid w:val="00D07834"/>
    <w:rsid w:val="00D108B4"/>
    <w:rsid w:val="00D11646"/>
    <w:rsid w:val="00D123BB"/>
    <w:rsid w:val="00D1264D"/>
    <w:rsid w:val="00D12D42"/>
    <w:rsid w:val="00D135D3"/>
    <w:rsid w:val="00D13D5A"/>
    <w:rsid w:val="00D1447B"/>
    <w:rsid w:val="00D1467C"/>
    <w:rsid w:val="00D14B96"/>
    <w:rsid w:val="00D15380"/>
    <w:rsid w:val="00D1592D"/>
    <w:rsid w:val="00D1615E"/>
    <w:rsid w:val="00D16229"/>
    <w:rsid w:val="00D168E6"/>
    <w:rsid w:val="00D16A84"/>
    <w:rsid w:val="00D16BF5"/>
    <w:rsid w:val="00D17A95"/>
    <w:rsid w:val="00D17B7D"/>
    <w:rsid w:val="00D17F2C"/>
    <w:rsid w:val="00D204CB"/>
    <w:rsid w:val="00D205A4"/>
    <w:rsid w:val="00D20604"/>
    <w:rsid w:val="00D20AEB"/>
    <w:rsid w:val="00D213F8"/>
    <w:rsid w:val="00D225EE"/>
    <w:rsid w:val="00D226EB"/>
    <w:rsid w:val="00D2337C"/>
    <w:rsid w:val="00D23766"/>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1768"/>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1B3"/>
    <w:rsid w:val="00D447B4"/>
    <w:rsid w:val="00D45295"/>
    <w:rsid w:val="00D45C7C"/>
    <w:rsid w:val="00D45F4C"/>
    <w:rsid w:val="00D470F2"/>
    <w:rsid w:val="00D4764C"/>
    <w:rsid w:val="00D47E63"/>
    <w:rsid w:val="00D506E5"/>
    <w:rsid w:val="00D50803"/>
    <w:rsid w:val="00D51CDA"/>
    <w:rsid w:val="00D532E5"/>
    <w:rsid w:val="00D5365A"/>
    <w:rsid w:val="00D53934"/>
    <w:rsid w:val="00D539D9"/>
    <w:rsid w:val="00D541C6"/>
    <w:rsid w:val="00D5421A"/>
    <w:rsid w:val="00D55339"/>
    <w:rsid w:val="00D55FBF"/>
    <w:rsid w:val="00D56C35"/>
    <w:rsid w:val="00D56FB0"/>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64FA"/>
    <w:rsid w:val="00D66F22"/>
    <w:rsid w:val="00D67101"/>
    <w:rsid w:val="00D6723B"/>
    <w:rsid w:val="00D701F5"/>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739"/>
    <w:rsid w:val="00D80943"/>
    <w:rsid w:val="00D80BEC"/>
    <w:rsid w:val="00D81444"/>
    <w:rsid w:val="00D838CA"/>
    <w:rsid w:val="00D83D5A"/>
    <w:rsid w:val="00D84475"/>
    <w:rsid w:val="00D84499"/>
    <w:rsid w:val="00D85002"/>
    <w:rsid w:val="00D85633"/>
    <w:rsid w:val="00D866F7"/>
    <w:rsid w:val="00D8709E"/>
    <w:rsid w:val="00D87370"/>
    <w:rsid w:val="00D87A4B"/>
    <w:rsid w:val="00D87EE9"/>
    <w:rsid w:val="00D902A5"/>
    <w:rsid w:val="00D90A05"/>
    <w:rsid w:val="00D90E96"/>
    <w:rsid w:val="00D910E2"/>
    <w:rsid w:val="00D91346"/>
    <w:rsid w:val="00D914C7"/>
    <w:rsid w:val="00D92B12"/>
    <w:rsid w:val="00D93369"/>
    <w:rsid w:val="00D93905"/>
    <w:rsid w:val="00D93E13"/>
    <w:rsid w:val="00D940E8"/>
    <w:rsid w:val="00D94C08"/>
    <w:rsid w:val="00D9594F"/>
    <w:rsid w:val="00D95BD1"/>
    <w:rsid w:val="00D95C3E"/>
    <w:rsid w:val="00D969E0"/>
    <w:rsid w:val="00D96F7B"/>
    <w:rsid w:val="00D973CA"/>
    <w:rsid w:val="00D9740E"/>
    <w:rsid w:val="00D97578"/>
    <w:rsid w:val="00DA06E5"/>
    <w:rsid w:val="00DA0ABD"/>
    <w:rsid w:val="00DA0B7C"/>
    <w:rsid w:val="00DA1506"/>
    <w:rsid w:val="00DA1F8A"/>
    <w:rsid w:val="00DA2268"/>
    <w:rsid w:val="00DA232F"/>
    <w:rsid w:val="00DA286F"/>
    <w:rsid w:val="00DA3695"/>
    <w:rsid w:val="00DA4520"/>
    <w:rsid w:val="00DA47D1"/>
    <w:rsid w:val="00DA5522"/>
    <w:rsid w:val="00DA5568"/>
    <w:rsid w:val="00DA57F6"/>
    <w:rsid w:val="00DA5E62"/>
    <w:rsid w:val="00DA5E88"/>
    <w:rsid w:val="00DA6161"/>
    <w:rsid w:val="00DA7257"/>
    <w:rsid w:val="00DA73F5"/>
    <w:rsid w:val="00DA7FA8"/>
    <w:rsid w:val="00DB020F"/>
    <w:rsid w:val="00DB0878"/>
    <w:rsid w:val="00DB0B34"/>
    <w:rsid w:val="00DB0CFE"/>
    <w:rsid w:val="00DB0E07"/>
    <w:rsid w:val="00DB0EB2"/>
    <w:rsid w:val="00DB1DE0"/>
    <w:rsid w:val="00DB1E68"/>
    <w:rsid w:val="00DB2407"/>
    <w:rsid w:val="00DB355C"/>
    <w:rsid w:val="00DB3A30"/>
    <w:rsid w:val="00DB3EC1"/>
    <w:rsid w:val="00DB4A47"/>
    <w:rsid w:val="00DB4F10"/>
    <w:rsid w:val="00DB578D"/>
    <w:rsid w:val="00DB5FFD"/>
    <w:rsid w:val="00DB6759"/>
    <w:rsid w:val="00DB6811"/>
    <w:rsid w:val="00DB72B1"/>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65A"/>
    <w:rsid w:val="00DD290B"/>
    <w:rsid w:val="00DD3688"/>
    <w:rsid w:val="00DD3FDE"/>
    <w:rsid w:val="00DD4A33"/>
    <w:rsid w:val="00DD510D"/>
    <w:rsid w:val="00DD5CA9"/>
    <w:rsid w:val="00DD6731"/>
    <w:rsid w:val="00DD75E0"/>
    <w:rsid w:val="00DD7685"/>
    <w:rsid w:val="00DE04F1"/>
    <w:rsid w:val="00DE0CC6"/>
    <w:rsid w:val="00DE1779"/>
    <w:rsid w:val="00DE18F0"/>
    <w:rsid w:val="00DE1A35"/>
    <w:rsid w:val="00DE202A"/>
    <w:rsid w:val="00DE2096"/>
    <w:rsid w:val="00DE21B3"/>
    <w:rsid w:val="00DE2443"/>
    <w:rsid w:val="00DE2FF0"/>
    <w:rsid w:val="00DE359F"/>
    <w:rsid w:val="00DE35F3"/>
    <w:rsid w:val="00DE38E7"/>
    <w:rsid w:val="00DE4309"/>
    <w:rsid w:val="00DE481C"/>
    <w:rsid w:val="00DE5238"/>
    <w:rsid w:val="00DE5412"/>
    <w:rsid w:val="00DE5587"/>
    <w:rsid w:val="00DE5B14"/>
    <w:rsid w:val="00DE5FE7"/>
    <w:rsid w:val="00DE6A2C"/>
    <w:rsid w:val="00DF0672"/>
    <w:rsid w:val="00DF095F"/>
    <w:rsid w:val="00DF0EC3"/>
    <w:rsid w:val="00DF0EE5"/>
    <w:rsid w:val="00DF18B8"/>
    <w:rsid w:val="00DF2286"/>
    <w:rsid w:val="00DF2580"/>
    <w:rsid w:val="00DF3239"/>
    <w:rsid w:val="00DF3D6A"/>
    <w:rsid w:val="00DF3E6A"/>
    <w:rsid w:val="00DF4952"/>
    <w:rsid w:val="00DF4BEE"/>
    <w:rsid w:val="00DF4ED3"/>
    <w:rsid w:val="00DF52FA"/>
    <w:rsid w:val="00DF5335"/>
    <w:rsid w:val="00DF5681"/>
    <w:rsid w:val="00DF58F0"/>
    <w:rsid w:val="00DF590B"/>
    <w:rsid w:val="00DF6D9E"/>
    <w:rsid w:val="00E00C7A"/>
    <w:rsid w:val="00E00D62"/>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3DD2"/>
    <w:rsid w:val="00E148E1"/>
    <w:rsid w:val="00E14B3B"/>
    <w:rsid w:val="00E14D7A"/>
    <w:rsid w:val="00E14E86"/>
    <w:rsid w:val="00E160A7"/>
    <w:rsid w:val="00E164AF"/>
    <w:rsid w:val="00E1679A"/>
    <w:rsid w:val="00E1685A"/>
    <w:rsid w:val="00E16F0B"/>
    <w:rsid w:val="00E17375"/>
    <w:rsid w:val="00E17426"/>
    <w:rsid w:val="00E17676"/>
    <w:rsid w:val="00E17857"/>
    <w:rsid w:val="00E20BAF"/>
    <w:rsid w:val="00E20D06"/>
    <w:rsid w:val="00E214C8"/>
    <w:rsid w:val="00E21AE5"/>
    <w:rsid w:val="00E21E77"/>
    <w:rsid w:val="00E21FFA"/>
    <w:rsid w:val="00E22C4C"/>
    <w:rsid w:val="00E22F89"/>
    <w:rsid w:val="00E23089"/>
    <w:rsid w:val="00E240D0"/>
    <w:rsid w:val="00E25014"/>
    <w:rsid w:val="00E26167"/>
    <w:rsid w:val="00E26300"/>
    <w:rsid w:val="00E26CCC"/>
    <w:rsid w:val="00E27715"/>
    <w:rsid w:val="00E2792D"/>
    <w:rsid w:val="00E27F47"/>
    <w:rsid w:val="00E27F9E"/>
    <w:rsid w:val="00E30261"/>
    <w:rsid w:val="00E3097B"/>
    <w:rsid w:val="00E316C0"/>
    <w:rsid w:val="00E31864"/>
    <w:rsid w:val="00E32409"/>
    <w:rsid w:val="00E326A7"/>
    <w:rsid w:val="00E32921"/>
    <w:rsid w:val="00E32B52"/>
    <w:rsid w:val="00E339D7"/>
    <w:rsid w:val="00E343BF"/>
    <w:rsid w:val="00E34656"/>
    <w:rsid w:val="00E34EED"/>
    <w:rsid w:val="00E350B1"/>
    <w:rsid w:val="00E35E64"/>
    <w:rsid w:val="00E36030"/>
    <w:rsid w:val="00E376E6"/>
    <w:rsid w:val="00E37790"/>
    <w:rsid w:val="00E37F87"/>
    <w:rsid w:val="00E40300"/>
    <w:rsid w:val="00E409AC"/>
    <w:rsid w:val="00E41327"/>
    <w:rsid w:val="00E41FF4"/>
    <w:rsid w:val="00E424AA"/>
    <w:rsid w:val="00E43D65"/>
    <w:rsid w:val="00E43F96"/>
    <w:rsid w:val="00E4402B"/>
    <w:rsid w:val="00E4463E"/>
    <w:rsid w:val="00E44B06"/>
    <w:rsid w:val="00E44E85"/>
    <w:rsid w:val="00E45204"/>
    <w:rsid w:val="00E45C60"/>
    <w:rsid w:val="00E45DBA"/>
    <w:rsid w:val="00E467DF"/>
    <w:rsid w:val="00E47072"/>
    <w:rsid w:val="00E47ED1"/>
    <w:rsid w:val="00E50066"/>
    <w:rsid w:val="00E50B4C"/>
    <w:rsid w:val="00E51229"/>
    <w:rsid w:val="00E52B24"/>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1B8B"/>
    <w:rsid w:val="00E63115"/>
    <w:rsid w:val="00E632B3"/>
    <w:rsid w:val="00E63793"/>
    <w:rsid w:val="00E63BF1"/>
    <w:rsid w:val="00E63F31"/>
    <w:rsid w:val="00E63FA9"/>
    <w:rsid w:val="00E6500A"/>
    <w:rsid w:val="00E657C1"/>
    <w:rsid w:val="00E66F57"/>
    <w:rsid w:val="00E67560"/>
    <w:rsid w:val="00E678BA"/>
    <w:rsid w:val="00E67BCC"/>
    <w:rsid w:val="00E67C60"/>
    <w:rsid w:val="00E67D87"/>
    <w:rsid w:val="00E67ED9"/>
    <w:rsid w:val="00E70A52"/>
    <w:rsid w:val="00E70DB2"/>
    <w:rsid w:val="00E718C8"/>
    <w:rsid w:val="00E71E95"/>
    <w:rsid w:val="00E721C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E9"/>
    <w:rsid w:val="00E83F16"/>
    <w:rsid w:val="00E8413C"/>
    <w:rsid w:val="00E84C42"/>
    <w:rsid w:val="00E84D6E"/>
    <w:rsid w:val="00E863FA"/>
    <w:rsid w:val="00E86C0A"/>
    <w:rsid w:val="00E908AA"/>
    <w:rsid w:val="00E90F00"/>
    <w:rsid w:val="00E9139F"/>
    <w:rsid w:val="00E91CF8"/>
    <w:rsid w:val="00E920F1"/>
    <w:rsid w:val="00E92E75"/>
    <w:rsid w:val="00E93A9B"/>
    <w:rsid w:val="00E93CDA"/>
    <w:rsid w:val="00E9412F"/>
    <w:rsid w:val="00E948A6"/>
    <w:rsid w:val="00E9583B"/>
    <w:rsid w:val="00E95CFB"/>
    <w:rsid w:val="00E9694D"/>
    <w:rsid w:val="00E96994"/>
    <w:rsid w:val="00E975C0"/>
    <w:rsid w:val="00E97A5B"/>
    <w:rsid w:val="00E97BFE"/>
    <w:rsid w:val="00E97F98"/>
    <w:rsid w:val="00EA0325"/>
    <w:rsid w:val="00EA0BC6"/>
    <w:rsid w:val="00EA2657"/>
    <w:rsid w:val="00EA37A6"/>
    <w:rsid w:val="00EA3DAB"/>
    <w:rsid w:val="00EA4335"/>
    <w:rsid w:val="00EA4C6F"/>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44E7"/>
    <w:rsid w:val="00EC46FB"/>
    <w:rsid w:val="00EC4799"/>
    <w:rsid w:val="00EC4AC0"/>
    <w:rsid w:val="00EC4BE5"/>
    <w:rsid w:val="00EC59B4"/>
    <w:rsid w:val="00EC6297"/>
    <w:rsid w:val="00EC6A4A"/>
    <w:rsid w:val="00EC6A71"/>
    <w:rsid w:val="00EC6AB6"/>
    <w:rsid w:val="00EC6B36"/>
    <w:rsid w:val="00EC6F53"/>
    <w:rsid w:val="00EC725F"/>
    <w:rsid w:val="00EC75F1"/>
    <w:rsid w:val="00EC7604"/>
    <w:rsid w:val="00EC7BB8"/>
    <w:rsid w:val="00ED015A"/>
    <w:rsid w:val="00ED04C6"/>
    <w:rsid w:val="00ED0548"/>
    <w:rsid w:val="00ED183C"/>
    <w:rsid w:val="00ED1C88"/>
    <w:rsid w:val="00ED2432"/>
    <w:rsid w:val="00ED2947"/>
    <w:rsid w:val="00ED2E5A"/>
    <w:rsid w:val="00ED3290"/>
    <w:rsid w:val="00ED3E36"/>
    <w:rsid w:val="00ED4AB7"/>
    <w:rsid w:val="00ED5EFE"/>
    <w:rsid w:val="00ED6246"/>
    <w:rsid w:val="00ED65B9"/>
    <w:rsid w:val="00ED6C4D"/>
    <w:rsid w:val="00ED70CB"/>
    <w:rsid w:val="00ED78AD"/>
    <w:rsid w:val="00EE004C"/>
    <w:rsid w:val="00EE0F9F"/>
    <w:rsid w:val="00EE145C"/>
    <w:rsid w:val="00EE1B56"/>
    <w:rsid w:val="00EE2414"/>
    <w:rsid w:val="00EE29D6"/>
    <w:rsid w:val="00EE2BEA"/>
    <w:rsid w:val="00EE2C2A"/>
    <w:rsid w:val="00EE2F59"/>
    <w:rsid w:val="00EE32F4"/>
    <w:rsid w:val="00EE368D"/>
    <w:rsid w:val="00EE38BF"/>
    <w:rsid w:val="00EE46D0"/>
    <w:rsid w:val="00EE4C86"/>
    <w:rsid w:val="00EE51FC"/>
    <w:rsid w:val="00EE5434"/>
    <w:rsid w:val="00EE5680"/>
    <w:rsid w:val="00EE5EBC"/>
    <w:rsid w:val="00EE6228"/>
    <w:rsid w:val="00EE631C"/>
    <w:rsid w:val="00EE6483"/>
    <w:rsid w:val="00EE6FBF"/>
    <w:rsid w:val="00EE7480"/>
    <w:rsid w:val="00EE74A8"/>
    <w:rsid w:val="00EF0A10"/>
    <w:rsid w:val="00EF0A9F"/>
    <w:rsid w:val="00EF10E4"/>
    <w:rsid w:val="00EF188C"/>
    <w:rsid w:val="00EF1920"/>
    <w:rsid w:val="00EF1DF9"/>
    <w:rsid w:val="00EF2209"/>
    <w:rsid w:val="00EF252C"/>
    <w:rsid w:val="00EF2B5E"/>
    <w:rsid w:val="00EF4342"/>
    <w:rsid w:val="00EF4B25"/>
    <w:rsid w:val="00EF5636"/>
    <w:rsid w:val="00EF571D"/>
    <w:rsid w:val="00EF6113"/>
    <w:rsid w:val="00EF6131"/>
    <w:rsid w:val="00EF65DE"/>
    <w:rsid w:val="00EF78CB"/>
    <w:rsid w:val="00F00019"/>
    <w:rsid w:val="00F0039B"/>
    <w:rsid w:val="00F00DBF"/>
    <w:rsid w:val="00F00F20"/>
    <w:rsid w:val="00F014E5"/>
    <w:rsid w:val="00F01DCF"/>
    <w:rsid w:val="00F020B6"/>
    <w:rsid w:val="00F02B1D"/>
    <w:rsid w:val="00F03116"/>
    <w:rsid w:val="00F03A2B"/>
    <w:rsid w:val="00F047E0"/>
    <w:rsid w:val="00F05034"/>
    <w:rsid w:val="00F05981"/>
    <w:rsid w:val="00F0619D"/>
    <w:rsid w:val="00F06E39"/>
    <w:rsid w:val="00F06E48"/>
    <w:rsid w:val="00F06FB8"/>
    <w:rsid w:val="00F10356"/>
    <w:rsid w:val="00F10AA5"/>
    <w:rsid w:val="00F10AA6"/>
    <w:rsid w:val="00F10BF9"/>
    <w:rsid w:val="00F121C3"/>
    <w:rsid w:val="00F12553"/>
    <w:rsid w:val="00F13157"/>
    <w:rsid w:val="00F142C5"/>
    <w:rsid w:val="00F14D46"/>
    <w:rsid w:val="00F15087"/>
    <w:rsid w:val="00F155D1"/>
    <w:rsid w:val="00F15A81"/>
    <w:rsid w:val="00F15BC5"/>
    <w:rsid w:val="00F15BF6"/>
    <w:rsid w:val="00F17246"/>
    <w:rsid w:val="00F178F2"/>
    <w:rsid w:val="00F204C6"/>
    <w:rsid w:val="00F20CB1"/>
    <w:rsid w:val="00F20DF3"/>
    <w:rsid w:val="00F21664"/>
    <w:rsid w:val="00F21E22"/>
    <w:rsid w:val="00F2233A"/>
    <w:rsid w:val="00F228E6"/>
    <w:rsid w:val="00F229BE"/>
    <w:rsid w:val="00F2356C"/>
    <w:rsid w:val="00F23EE3"/>
    <w:rsid w:val="00F246A7"/>
    <w:rsid w:val="00F25674"/>
    <w:rsid w:val="00F25B4E"/>
    <w:rsid w:val="00F25C80"/>
    <w:rsid w:val="00F26115"/>
    <w:rsid w:val="00F268BB"/>
    <w:rsid w:val="00F26DCE"/>
    <w:rsid w:val="00F2763C"/>
    <w:rsid w:val="00F2764F"/>
    <w:rsid w:val="00F2783C"/>
    <w:rsid w:val="00F27A77"/>
    <w:rsid w:val="00F27C99"/>
    <w:rsid w:val="00F27E3C"/>
    <w:rsid w:val="00F30D3F"/>
    <w:rsid w:val="00F3141E"/>
    <w:rsid w:val="00F3194E"/>
    <w:rsid w:val="00F31A93"/>
    <w:rsid w:val="00F32D9F"/>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AD4"/>
    <w:rsid w:val="00F44E67"/>
    <w:rsid w:val="00F45622"/>
    <w:rsid w:val="00F45785"/>
    <w:rsid w:val="00F45A64"/>
    <w:rsid w:val="00F46D12"/>
    <w:rsid w:val="00F46E2D"/>
    <w:rsid w:val="00F4718D"/>
    <w:rsid w:val="00F478FB"/>
    <w:rsid w:val="00F47A07"/>
    <w:rsid w:val="00F50885"/>
    <w:rsid w:val="00F50D46"/>
    <w:rsid w:val="00F51002"/>
    <w:rsid w:val="00F51750"/>
    <w:rsid w:val="00F52B7C"/>
    <w:rsid w:val="00F52CFE"/>
    <w:rsid w:val="00F53D85"/>
    <w:rsid w:val="00F542C3"/>
    <w:rsid w:val="00F54712"/>
    <w:rsid w:val="00F547AB"/>
    <w:rsid w:val="00F54AB6"/>
    <w:rsid w:val="00F54E74"/>
    <w:rsid w:val="00F550C8"/>
    <w:rsid w:val="00F553A0"/>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D6F"/>
    <w:rsid w:val="00F61DB4"/>
    <w:rsid w:val="00F621EA"/>
    <w:rsid w:val="00F62820"/>
    <w:rsid w:val="00F62E1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C4A"/>
    <w:rsid w:val="00F73F26"/>
    <w:rsid w:val="00F749B5"/>
    <w:rsid w:val="00F74BB7"/>
    <w:rsid w:val="00F74F8A"/>
    <w:rsid w:val="00F75A2B"/>
    <w:rsid w:val="00F77113"/>
    <w:rsid w:val="00F77428"/>
    <w:rsid w:val="00F77620"/>
    <w:rsid w:val="00F777EF"/>
    <w:rsid w:val="00F80189"/>
    <w:rsid w:val="00F80976"/>
    <w:rsid w:val="00F81813"/>
    <w:rsid w:val="00F81C2F"/>
    <w:rsid w:val="00F8226D"/>
    <w:rsid w:val="00F82852"/>
    <w:rsid w:val="00F82AFD"/>
    <w:rsid w:val="00F82B89"/>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DE5"/>
    <w:rsid w:val="00F87159"/>
    <w:rsid w:val="00F87705"/>
    <w:rsid w:val="00F90C60"/>
    <w:rsid w:val="00F911F3"/>
    <w:rsid w:val="00F9148C"/>
    <w:rsid w:val="00F92D7F"/>
    <w:rsid w:val="00F936AC"/>
    <w:rsid w:val="00F93971"/>
    <w:rsid w:val="00F95E83"/>
    <w:rsid w:val="00F961C4"/>
    <w:rsid w:val="00F9799A"/>
    <w:rsid w:val="00F97CDD"/>
    <w:rsid w:val="00F97D08"/>
    <w:rsid w:val="00FA08CD"/>
    <w:rsid w:val="00FA0AFC"/>
    <w:rsid w:val="00FA0DA0"/>
    <w:rsid w:val="00FA18D9"/>
    <w:rsid w:val="00FA1A74"/>
    <w:rsid w:val="00FA1E65"/>
    <w:rsid w:val="00FA25D6"/>
    <w:rsid w:val="00FA264D"/>
    <w:rsid w:val="00FA41A8"/>
    <w:rsid w:val="00FA4415"/>
    <w:rsid w:val="00FA4CDC"/>
    <w:rsid w:val="00FA55F6"/>
    <w:rsid w:val="00FA59D7"/>
    <w:rsid w:val="00FA5D6C"/>
    <w:rsid w:val="00FA6246"/>
    <w:rsid w:val="00FA6560"/>
    <w:rsid w:val="00FA782C"/>
    <w:rsid w:val="00FA78E9"/>
    <w:rsid w:val="00FA7D63"/>
    <w:rsid w:val="00FB07D4"/>
    <w:rsid w:val="00FB08B2"/>
    <w:rsid w:val="00FB0BCB"/>
    <w:rsid w:val="00FB11D8"/>
    <w:rsid w:val="00FB1CF6"/>
    <w:rsid w:val="00FB3362"/>
    <w:rsid w:val="00FB3565"/>
    <w:rsid w:val="00FB5018"/>
    <w:rsid w:val="00FC031C"/>
    <w:rsid w:val="00FC1A1E"/>
    <w:rsid w:val="00FC1B2A"/>
    <w:rsid w:val="00FC1B56"/>
    <w:rsid w:val="00FC216C"/>
    <w:rsid w:val="00FC2F2A"/>
    <w:rsid w:val="00FC3B3E"/>
    <w:rsid w:val="00FC438F"/>
    <w:rsid w:val="00FC4725"/>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3282"/>
    <w:rsid w:val="00FE354E"/>
    <w:rsid w:val="00FE3987"/>
    <w:rsid w:val="00FE450C"/>
    <w:rsid w:val="00FE4588"/>
    <w:rsid w:val="00FE4932"/>
    <w:rsid w:val="00FE55EE"/>
    <w:rsid w:val="00FE5F90"/>
    <w:rsid w:val="00FE6071"/>
    <w:rsid w:val="00FE6A40"/>
    <w:rsid w:val="00FE6C2C"/>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4FC8"/>
    <w:rsid w:val="00FF543A"/>
    <w:rsid w:val="00FF585D"/>
    <w:rsid w:val="00FF5F71"/>
    <w:rsid w:val="00FF6ED3"/>
    <w:rsid w:val="00FF7075"/>
    <w:rsid w:val="00FF72C0"/>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0.png"/><Relationship Id="rId21" Type="http://schemas.openxmlformats.org/officeDocument/2006/relationships/image" Target="media/image11.png"/><Relationship Id="rId42" Type="http://schemas.openxmlformats.org/officeDocument/2006/relationships/hyperlink" Target="https://doi.org/10.1111/j.1467-7687.2011.01048.x" TargetMode="External"/><Relationship Id="rId47" Type="http://schemas.openxmlformats.org/officeDocument/2006/relationships/hyperlink" Target="https://doi.org/10.1016/j.cogdev.2010.09.001" TargetMode="External"/><Relationship Id="rId63" Type="http://schemas.openxmlformats.org/officeDocument/2006/relationships/hyperlink" Target="https://doi.org/10.1126/science.1107621" TargetMode="External"/><Relationship Id="rId68" Type="http://schemas.openxmlformats.org/officeDocument/2006/relationships/hyperlink" Target="http://www.jstor.org/stable/30162860" TargetMode="External"/><Relationship Id="rId84" Type="http://schemas.openxmlformats.org/officeDocument/2006/relationships/hyperlink" Target="https://doi.org/10.1016/j.cognition.2017.06.029" TargetMode="External"/><Relationship Id="rId89" Type="http://schemas.openxmlformats.org/officeDocument/2006/relationships/header" Target="header1.xml"/><Relationship Id="rId16" Type="http://schemas.openxmlformats.org/officeDocument/2006/relationships/image" Target="media/image7.png"/><Relationship Id="rId11" Type="http://schemas.openxmlformats.org/officeDocument/2006/relationships/hyperlink" Target="https://osf.io/9eqpf/?view_only=62f752417a9141c7b0509a998039ad13" TargetMode="External"/><Relationship Id="rId32" Type="http://schemas.openxmlformats.org/officeDocument/2006/relationships/hyperlink" Target="https://doi.org/10.1016/j.cogdev.2022.101164" TargetMode="External"/><Relationship Id="rId37" Type="http://schemas.openxmlformats.org/officeDocument/2006/relationships/hyperlink" Target="https://psycnet.apa.org/doi/10.1037/0033-295X.112.2.347" TargetMode="External"/><Relationship Id="rId53" Type="http://schemas.openxmlformats.org/officeDocument/2006/relationships/hyperlink" Target="https://doi.org/10.1016/0010-0285(83)90017-8" TargetMode="External"/><Relationship Id="rId58" Type="http://schemas.openxmlformats.org/officeDocument/2006/relationships/hyperlink" Target="https://doi.org/10.1037/0012-1649.36.5.635" TargetMode="External"/><Relationship Id="rId74" Type="http://schemas.openxmlformats.org/officeDocument/2006/relationships/hyperlink" Target="https://doi.org/10.1207/s15327078in1003_6" TargetMode="External"/><Relationship Id="rId79" Type="http://schemas.openxmlformats.org/officeDocument/2006/relationships/hyperlink" Target="https://psycnet.apa.org/doi/10.1037/0033-295X.99.4.605" TargetMode="External"/><Relationship Id="rId5" Type="http://schemas.openxmlformats.org/officeDocument/2006/relationships/webSettings" Target="webSettings.xml"/><Relationship Id="rId90" Type="http://schemas.openxmlformats.org/officeDocument/2006/relationships/header" Target="header2.xml"/><Relationship Id="rId22" Type="http://schemas.openxmlformats.org/officeDocument/2006/relationships/image" Target="media/image12.jpeg"/><Relationship Id="rId27" Type="http://schemas.openxmlformats.org/officeDocument/2006/relationships/hyperlink" Target="https://doi.org/10.1016/0010-0277(86)90052-1" TargetMode="External"/><Relationship Id="rId43" Type="http://schemas.openxmlformats.org/officeDocument/2006/relationships/hyperlink" Target="https://doi.org/10.1038/s41467-025-61517-3" TargetMode="External"/><Relationship Id="rId48" Type="http://schemas.openxmlformats.org/officeDocument/2006/relationships/hyperlink" Target="https://doi.org/10.1038/nature06288" TargetMode="External"/><Relationship Id="rId64" Type="http://schemas.openxmlformats.org/officeDocument/2006/relationships/hyperlink" Target="https://doi.org/10.1126/science.1111656" TargetMode="External"/><Relationship Id="rId69" Type="http://schemas.openxmlformats.org/officeDocument/2006/relationships/hyperlink" Target="https://doi.org/10.1038/323533a0" TargetMode="External"/><Relationship Id="rId8" Type="http://schemas.openxmlformats.org/officeDocument/2006/relationships/image" Target="media/image1.jpg"/><Relationship Id="rId51" Type="http://schemas.openxmlformats.org/officeDocument/2006/relationships/hyperlink" Target="https://doi.org/10.1016/0885-2014(93)90008-S" TargetMode="External"/><Relationship Id="rId72" Type="http://schemas.openxmlformats.org/officeDocument/2006/relationships/hyperlink" Target="https://doi.org/10.1098/rsos.191795" TargetMode="External"/><Relationship Id="rId80" Type="http://schemas.openxmlformats.org/officeDocument/2006/relationships/hyperlink" Target="https://doi.org/10.1002/icd.2359" TargetMode="External"/><Relationship Id="rId85" Type="http://schemas.openxmlformats.org/officeDocument/2006/relationships/hyperlink" Target="https://doi.org/10.1111/1467-9280.00218"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hyperlink" Target="https://doi.org/10.1207/S15327078IN0104_3" TargetMode="External"/><Relationship Id="rId38" Type="http://schemas.openxmlformats.org/officeDocument/2006/relationships/hyperlink" Target="https://doi.org/10.1111/1467-7687.00039" TargetMode="External"/><Relationship Id="rId46" Type="http://schemas.openxmlformats.org/officeDocument/2006/relationships/hyperlink" Target="https://doi.org/10.1177/0963721412470687" TargetMode="External"/><Relationship Id="rId59" Type="http://schemas.openxmlformats.org/officeDocument/2006/relationships/hyperlink" Target="https://doi.org/10.1080/095400999116322" TargetMode="External"/><Relationship Id="rId67" Type="http://schemas.openxmlformats.org/officeDocument/2006/relationships/hyperlink" Target="https://doi.org/10.1037/1089-2680.1.3.271" TargetMode="External"/><Relationship Id="rId20" Type="http://schemas.openxmlformats.org/officeDocument/2006/relationships/image" Target="media/image10.png"/><Relationship Id="rId41" Type="http://schemas.openxmlformats.org/officeDocument/2006/relationships/hyperlink" Target="https://doi.org/10.1207/s15516709cog1401_5" TargetMode="External"/><Relationship Id="rId54" Type="http://schemas.openxmlformats.org/officeDocument/2006/relationships/hyperlink" Target="https://doi.org/10.1016/S0010-0277(98)00036-5" TargetMode="External"/><Relationship Id="rId62" Type="http://schemas.openxmlformats.org/officeDocument/2006/relationships/hyperlink" Target="https://doi.org/10.1016/S0010-0277(96)00727-5" TargetMode="External"/><Relationship Id="rId70" Type="http://schemas.openxmlformats.org/officeDocument/2006/relationships/hyperlink" Target="https://doi.org/10.1371/journal.pone.0042698" TargetMode="External"/><Relationship Id="rId75" Type="http://schemas.openxmlformats.org/officeDocument/2006/relationships/hyperlink" Target="https://doi.org/10.1521/soco.2025.43.3.152" TargetMode="External"/><Relationship Id="rId83" Type="http://schemas.openxmlformats.org/officeDocument/2006/relationships/hyperlink" Target="https://doi.org/10.1016/j.cogdev.2012.08.004" TargetMode="External"/><Relationship Id="rId88" Type="http://schemas.openxmlformats.org/officeDocument/2006/relationships/hyperlink" Target="https://psycnet.apa.org/doi/10.1037/a0032150"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yperlink" Target="https://psycnet.apa.org/doi/10.1037/0012-1649.23.5.655" TargetMode="External"/><Relationship Id="rId36" Type="http://schemas.openxmlformats.org/officeDocument/2006/relationships/hyperlink" Target="https://doi.org/10.1111/1467-7687.00220" TargetMode="External"/><Relationship Id="rId49" Type="http://schemas.openxmlformats.org/officeDocument/2006/relationships/hyperlink" Target="https://doi.org/10.1162/neco.1989.1.1.143" TargetMode="External"/><Relationship Id="rId57" Type="http://schemas.openxmlformats.org/officeDocument/2006/relationships/hyperlink" Target="https://doi.org/10.1016/j.cognition.2016.12.007" TargetMode="External"/><Relationship Id="rId10" Type="http://schemas.openxmlformats.org/officeDocument/2006/relationships/image" Target="media/image20.jpg"/><Relationship Id="rId31" Type="http://schemas.openxmlformats.org/officeDocument/2006/relationships/hyperlink" Target="https://doi.org/10.1037/xge0001656" TargetMode="External"/><Relationship Id="rId44" Type="http://schemas.openxmlformats.org/officeDocument/2006/relationships/hyperlink" Target="https://doi.org/10.1016/S1364-6613(03)00128-1" TargetMode="External"/><Relationship Id="rId52" Type="http://schemas.openxmlformats.org/officeDocument/2006/relationships/hyperlink" Target="https://doi.org/10.1016/j.cogdev.2005.04.004" TargetMode="External"/><Relationship Id="rId60" Type="http://schemas.openxmlformats.org/officeDocument/2006/relationships/hyperlink" Target="https://doi.org/10.1111/j.0956-7976.2004.00755.x" TargetMode="External"/><Relationship Id="rId65" Type="http://schemas.openxmlformats.org/officeDocument/2006/relationships/hyperlink" Target="https://doi.org/10.1016/j.cognition.2004.11.005" TargetMode="External"/><Relationship Id="rId73" Type="http://schemas.openxmlformats.org/officeDocument/2006/relationships/hyperlink" Target="https://doi.org/10.1371/journal.pone.0023223" TargetMode="External"/><Relationship Id="rId78" Type="http://schemas.openxmlformats.org/officeDocument/2006/relationships/hyperlink" Target="https://doi.org/10.1146/annurev.ph.25.030163.002553" TargetMode="External"/><Relationship Id="rId81" Type="http://schemas.openxmlformats.org/officeDocument/2006/relationships/hyperlink" Target="https://doi.org/10.1371/journal.pbio.0030208" TargetMode="External"/><Relationship Id="rId86" Type="http://schemas.openxmlformats.org/officeDocument/2006/relationships/hyperlink" Target="https://doi.org/10.1038/358749a0"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1016/S0010-0277(99)00039-6" TargetMode="External"/><Relationship Id="rId34" Type="http://schemas.openxmlformats.org/officeDocument/2006/relationships/hyperlink" Target="https://psycnet.apa.org/doi/10.1016/S1364-6613(99)01356-X" TargetMode="External"/><Relationship Id="rId50" Type="http://schemas.openxmlformats.org/officeDocument/2006/relationships/hyperlink" Target="https://psycnet.apa.org/doi/10.1037/0012-1649.19.3.338" TargetMode="External"/><Relationship Id="rId55" Type="http://schemas.openxmlformats.org/officeDocument/2006/relationships/hyperlink" Target="https://doi.org/10.1016/S0010-0277(87)80006-9" TargetMode="External"/><Relationship Id="rId76" Type="http://schemas.openxmlformats.org/officeDocument/2006/relationships/hyperlink" Target="https://doi.org/10.1016/S1364-6613(02)01926-5" TargetMode="External"/><Relationship Id="rId7" Type="http://schemas.openxmlformats.org/officeDocument/2006/relationships/endnotes" Target="endnotes.xml"/><Relationship Id="rId71" Type="http://schemas.openxmlformats.org/officeDocument/2006/relationships/hyperlink" Target="https://doi.org/10.1080/09540090310001655093" TargetMode="External"/><Relationship Id="rId92" Type="http://schemas.microsoft.com/office/2011/relationships/people" Target="people.xml"/><Relationship Id="rId2" Type="http://schemas.openxmlformats.org/officeDocument/2006/relationships/numbering" Target="numbering.xml"/><Relationship Id="rId29" Type="http://schemas.openxmlformats.org/officeDocument/2006/relationships/hyperlink" Target="https://doi.org/10.1111/j.1467-8624.1991.tb01602.x" TargetMode="External"/><Relationship Id="rId24" Type="http://schemas.openxmlformats.org/officeDocument/2006/relationships/image" Target="media/image130.png"/><Relationship Id="rId40" Type="http://schemas.openxmlformats.org/officeDocument/2006/relationships/hyperlink" Target="https://doi.org/10.1207/s15516709cog2701_4" TargetMode="External"/><Relationship Id="rId45" Type="http://schemas.openxmlformats.org/officeDocument/2006/relationships/hyperlink" Target="https://doi.org/10.1016/0010-0277(95)00661-H" TargetMode="External"/><Relationship Id="rId66" Type="http://schemas.openxmlformats.org/officeDocument/2006/relationships/hyperlink" Target="https://doi.org/10.1016/j.cognition.2017.09.007" TargetMode="External"/><Relationship Id="rId87" Type="http://schemas.openxmlformats.org/officeDocument/2006/relationships/hyperlink" Target="https://doi.org/10.1111/1467-8721.ep10772615" TargetMode="External"/><Relationship Id="rId61" Type="http://schemas.openxmlformats.org/officeDocument/2006/relationships/hyperlink" Target="https://doi.org/10.1016/j.cogpsych.2010.02.001" TargetMode="External"/><Relationship Id="rId82" Type="http://schemas.openxmlformats.org/officeDocument/2006/relationships/hyperlink" Target="https://doi.org/10.1016/j.neuroimage.2010.05.028" TargetMode="External"/><Relationship Id="rId19" Type="http://schemas.openxmlformats.org/officeDocument/2006/relationships/image" Target="media/image90.png"/><Relationship Id="rId14" Type="http://schemas.openxmlformats.org/officeDocument/2006/relationships/image" Target="media/image5.png"/><Relationship Id="rId30" Type="http://schemas.openxmlformats.org/officeDocument/2006/relationships/hyperlink" Target="https://doi.org/10.1016/0010-0277(85)90008-3" TargetMode="External"/><Relationship Id="rId35" Type="http://schemas.openxmlformats.org/officeDocument/2006/relationships/hyperlink" Target="https://doi.org/10.1016/S0885-2014(02)00124-7" TargetMode="External"/><Relationship Id="rId56" Type="http://schemas.openxmlformats.org/officeDocument/2006/relationships/hyperlink" Target="https://doi.org/10.1111/desc.13581" TargetMode="External"/><Relationship Id="rId77" Type="http://schemas.openxmlformats.org/officeDocument/2006/relationships/hyperlink" Target="https://doi.org/10.1111/j.1551-6709.2010.01129.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90</Pages>
  <Words>25301</Words>
  <Characters>144219</Characters>
  <Application>Microsoft Office Word</Application>
  <DocSecurity>0</DocSecurity>
  <Lines>1201</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16</cp:revision>
  <dcterms:created xsi:type="dcterms:W3CDTF">2026-04-17T14:42:00Z</dcterms:created>
  <dcterms:modified xsi:type="dcterms:W3CDTF">2026-04-17T19:14:00Z</dcterms:modified>
</cp:coreProperties>
</file>