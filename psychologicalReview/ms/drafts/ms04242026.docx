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lastRenderedPageBreak/>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xml:space="preserve">. These results mirror infants’ looking performance in Gergely et al. (1995). The fact that the model’s performance mirrored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proofErr w:type="spellStart"/>
      <w:r w:rsidR="00DD3688">
        <w:rPr>
          <w:rFonts w:ascii="Times New Roman" w:eastAsia="Times New Roman" w:hAnsi="Times New Roman" w:cs="Times New Roman"/>
        </w:rPr>
        <w:t>Overwalle</w:t>
      </w:r>
      <w:r w:rsidR="004B1270">
        <w:rPr>
          <w:rFonts w:ascii="Times New Roman" w:eastAsia="Times New Roman" w:hAnsi="Times New Roman" w:cs="Times New Roman"/>
        </w:rPr>
        <w:t>’s</w:t>
      </w:r>
      <w:proofErr w:type="spellEnd"/>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proofErr w:type="spellStart"/>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 xml:space="preserve">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w:t>
      </w:r>
      <w:proofErr w:type="spellStart"/>
      <w:r>
        <w:rPr>
          <w:rFonts w:ascii="Times New Roman" w:hAnsi="Times New Roman" w:cs="Times New Roman"/>
        </w:rPr>
        <w:t>VoE</w:t>
      </w:r>
      <w:proofErr w:type="spellEnd"/>
      <w:r>
        <w:rPr>
          <w:rFonts w:ascii="Times New Roman" w:hAnsi="Times New Roman" w:cs="Times New Roman"/>
        </w:rPr>
        <w:t>)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w:t>
      </w:r>
      <w:proofErr w:type="spellStart"/>
      <w:r w:rsidR="000F68EC">
        <w:rPr>
          <w:rFonts w:ascii="Times New Roman" w:hAnsi="Times New Roman" w:cs="Times New Roman"/>
        </w:rPr>
        <w:t>Spelke</w:t>
      </w:r>
      <w:proofErr w:type="spellEnd"/>
      <w:r w:rsidR="000F68EC">
        <w:rPr>
          <w:rFonts w:ascii="Times New Roman" w:hAnsi="Times New Roman" w:cs="Times New Roman"/>
        </w:rPr>
        <w:t xml:space="preserv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3F43DA49" w14:textId="2E27A228" w:rsidR="00B3601A"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 xml:space="preserve">may not only increase their overall engagement in the task but it </w:t>
      </w:r>
      <w:r w:rsidR="00D84499">
        <w:rPr>
          <w:rFonts w:ascii="Times New Roman" w:hAnsi="Times New Roman" w:cs="Times New Roman"/>
        </w:rPr>
        <w:t xml:space="preserve">may </w:t>
      </w:r>
      <w:r w:rsidR="00510876">
        <w:rPr>
          <w:rFonts w:ascii="Times New Roman" w:hAnsi="Times New Roman" w:cs="Times New Roman"/>
        </w:rPr>
        <w:t xml:space="preserve">facilitate successful encoding of the visual features of the objects involved. </w:t>
      </w:r>
      <w:r w:rsidR="00FF1636">
        <w:rPr>
          <w:rFonts w:ascii="Times New Roman" w:hAnsi="Times New Roman" w:cs="Times New Roman"/>
        </w:rPr>
        <w:t>Critically, even if that boost is ephemeral as is assumed here, infants may have sufficient time while in this heightened attentional state to</w:t>
      </w:r>
      <w:r w:rsidR="00ED2E5A">
        <w:rPr>
          <w:rFonts w:ascii="Times New Roman" w:hAnsi="Times New Roman" w:cs="Times New Roman"/>
        </w:rPr>
        <w:t xml:space="preserve"> encode key aspects of the task that bear directly on their subsequent looking behavior. </w:t>
      </w:r>
      <w:r w:rsidR="00510876">
        <w:rPr>
          <w:rFonts w:ascii="Times New Roman" w:hAnsi="Times New Roman" w:cs="Times New Roman"/>
        </w:rPr>
        <w:t xml:space="preserve">Support for this 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w:t>
      </w:r>
      <w:r w:rsidR="00594362">
        <w:rPr>
          <w:rFonts w:ascii="Times New Roman" w:hAnsi="Times New Roman" w:cs="Times New Roman"/>
        </w:rPr>
        <w:lastRenderedPageBreak/>
        <w:t>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3F08C4">
        <w:rPr>
          <w:rFonts w:ascii="Times New Roman" w:hAnsi="Times New Roman" w:cs="Times New Roman"/>
        </w:rPr>
        <w:t>One aspect of the task that infants may incidentally encode while in a heightened attention state is the trajectory of their own reaches</w:t>
      </w:r>
      <w:r w:rsidR="00352C0F">
        <w:rPr>
          <w:rFonts w:ascii="Times New Roman" w:hAnsi="Times New Roman" w:cs="Times New Roman"/>
        </w:rPr>
        <w:t xml:space="preserve">. </w:t>
      </w:r>
      <w:r w:rsidR="0068428D">
        <w:rPr>
          <w:rFonts w:ascii="Times New Roman" w:hAnsi="Times New Roman" w:cs="Times New Roman"/>
        </w:rPr>
        <w:t>In particular, infants may learn that</w:t>
      </w:r>
      <w:r w:rsidR="00352C0F">
        <w:rPr>
          <w:rFonts w:ascii="Times New Roman" w:hAnsi="Times New Roman" w:cs="Times New Roman"/>
        </w:rPr>
        <w:t xml:space="preserve"> fact that </w:t>
      </w:r>
      <w:r w:rsidR="0068428D">
        <w:rPr>
          <w:rFonts w:ascii="Times New Roman" w:hAnsi="Times New Roman" w:cs="Times New Roman"/>
        </w:rPr>
        <w:t xml:space="preserve">their own </w:t>
      </w:r>
      <w:r w:rsidR="00352C0F">
        <w:rPr>
          <w:rFonts w:ascii="Times New Roman" w:hAnsi="Times New Roman" w:cs="Times New Roman"/>
        </w:rPr>
        <w:t>successful reaches tend to follow relatively straight trajectories.</w:t>
      </w:r>
      <w:r w:rsidR="00D315F6">
        <w:rPr>
          <w:rFonts w:ascii="Times New Roman" w:hAnsi="Times New Roman" w:cs="Times New Roman"/>
        </w:rPr>
        <w:t xml:space="preserve"> </w:t>
      </w:r>
      <w:r w:rsidR="006873F6">
        <w:rPr>
          <w:rFonts w:ascii="Times New Roman" w:hAnsi="Times New Roman" w:cs="Times New Roman"/>
        </w:rPr>
        <w:t>An implication of this view for interpreting infants’ looking behaviors in Skerry et al. (2013) is that</w:t>
      </w:r>
      <w:r w:rsidR="00352C0F">
        <w:rPr>
          <w:rFonts w:ascii="Times New Roman" w:hAnsi="Times New Roman" w:cs="Times New Roman"/>
        </w:rPr>
        <w:t xml:space="preserve"> </w:t>
      </w:r>
      <w:r w:rsidR="006873F6">
        <w:rPr>
          <w:rFonts w:ascii="Times New Roman" w:hAnsi="Times New Roman" w:cs="Times New Roman"/>
        </w:rPr>
        <w:t xml:space="preserve">if </w:t>
      </w:r>
      <w:r w:rsidR="004D271B">
        <w:rPr>
          <w:rFonts w:ascii="Times New Roman" w:hAnsi="Times New Roman" w:cs="Times New Roman"/>
        </w:rPr>
        <w:t xml:space="preserve">infants perceived the </w:t>
      </w:r>
      <w:r w:rsidR="00D315F6">
        <w:rPr>
          <w:rFonts w:ascii="Times New Roman" w:hAnsi="Times New Roman" w:cs="Times New Roman"/>
        </w:rPr>
        <w:t>straight trajector</w:t>
      </w:r>
      <w:r w:rsidR="004D271B">
        <w:rPr>
          <w:rFonts w:ascii="Times New Roman" w:hAnsi="Times New Roman" w:cs="Times New Roman"/>
        </w:rPr>
        <w:t>y to be more familiar than the curved one</w:t>
      </w:r>
      <w:r w:rsidR="006873F6">
        <w:rPr>
          <w:rFonts w:ascii="Times New Roman" w:hAnsi="Times New Roman" w:cs="Times New Roman"/>
        </w:rPr>
        <w:t xml:space="preserve">—due to their own experience </w:t>
      </w:r>
      <w:r w:rsidR="005C0C57">
        <w:rPr>
          <w:rFonts w:ascii="Times New Roman" w:hAnsi="Times New Roman" w:cs="Times New Roman"/>
        </w:rPr>
        <w:t>producing such paths</w:t>
      </w:r>
      <w:r w:rsidR="0068428D">
        <w:rPr>
          <w:rFonts w:ascii="Times New Roman" w:hAnsi="Times New Roman" w:cs="Times New Roman"/>
        </w:rPr>
        <w:t xml:space="preserve"> during the sticky-mittens phase</w:t>
      </w:r>
      <w:r w:rsidR="006873F6">
        <w:rPr>
          <w:rFonts w:ascii="Times New Roman" w:hAnsi="Times New Roman" w:cs="Times New Roman"/>
        </w:rPr>
        <w:t>—</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the inefficient test events than the efficient ones.</w:t>
      </w:r>
      <w:r w:rsidR="00EC2EE5">
        <w:rPr>
          <w:rFonts w:ascii="Times New Roman" w:hAnsi="Times New Roman" w:cs="Times New Roman"/>
        </w:rPr>
        <w:t xml:space="preserve"> Crucially, this pattern of looking would</w:t>
      </w:r>
      <w:r w:rsidR="005C0C57">
        <w:rPr>
          <w:rFonts w:ascii="Times New Roman" w:hAnsi="Times New Roman" w:cs="Times New Roman"/>
        </w:rPr>
        <w:t xml:space="preserve"> </w:t>
      </w:r>
      <w:r w:rsidR="004645FE">
        <w:rPr>
          <w:rFonts w:ascii="Times New Roman" w:hAnsi="Times New Roman" w:cs="Times New Roman"/>
        </w:rPr>
        <w:t>suggest that infants’ responses in this study h</w:t>
      </w:r>
      <w:r w:rsidR="00BB407A">
        <w:rPr>
          <w:rFonts w:ascii="Times New Roman" w:hAnsi="Times New Roman" w:cs="Times New Roman"/>
        </w:rPr>
        <w:t>ad 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A75B41">
        <w:rPr>
          <w:rFonts w:ascii="Times New Roman" w:hAnsi="Times New Roman" w:cs="Times New Roman"/>
        </w:rPr>
        <w:t>, thereby leading to a robust, yet incidental encoding of their own successful reaches.</w:t>
      </w:r>
    </w:p>
    <w:p w14:paraId="2989804D" w14:textId="66C0E563" w:rsidR="008B095A" w:rsidRDefault="00A75B41" w:rsidP="00795BA1">
      <w:pPr>
        <w:spacing w:line="480" w:lineRule="auto"/>
        <w:ind w:firstLine="720"/>
        <w:contextualSpacing/>
        <w:rPr>
          <w:rFonts w:ascii="Times New Roman" w:hAnsi="Times New Roman" w:cs="Times New Roman"/>
        </w:rPr>
      </w:pPr>
      <w:r>
        <w:rPr>
          <w:rFonts w:ascii="Times New Roman" w:hAnsi="Times New Roman" w:cs="Times New Roman"/>
        </w:rPr>
        <w:t xml:space="preserve">I contend that the same explanation applies to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8D714C">
        <w:rPr>
          <w:rFonts w:ascii="Times New Roman" w:hAnsi="Times New Roman" w:cs="Times New Roman"/>
        </w:rPr>
        <w:t>In particular,</w:t>
      </w:r>
      <w:r w:rsidR="00D55339">
        <w:rPr>
          <w:rFonts w:ascii="Times New Roman" w:hAnsi="Times New Roman" w:cs="Times New Roman"/>
        </w:rPr>
        <w:t xml:space="preserve"> </w:t>
      </w:r>
      <w:r w:rsidR="00906D82">
        <w:rPr>
          <w:rFonts w:ascii="Times New Roman" w:hAnsi="Times New Roman" w:cs="Times New Roman"/>
        </w:rPr>
        <w:t xml:space="preserve">when </w:t>
      </w:r>
      <w:r w:rsidR="00212270">
        <w:rPr>
          <w:rFonts w:ascii="Times New Roman" w:hAnsi="Times New Roman" w:cs="Times New Roman"/>
        </w:rPr>
        <w:t xml:space="preserve">an infant </w:t>
      </w:r>
      <w:r w:rsidR="00906D82">
        <w:rPr>
          <w:rFonts w:ascii="Times New Roman" w:hAnsi="Times New Roman" w:cs="Times New Roman"/>
        </w:rPr>
        <w:t>repeatedly observe</w:t>
      </w:r>
      <w:r w:rsidR="00212270">
        <w:rPr>
          <w:rFonts w:ascii="Times New Roman" w:hAnsi="Times New Roman" w:cs="Times New Roman"/>
        </w:rPr>
        <w:t>s</w:t>
      </w:r>
      <w:r w:rsidR="003977BC">
        <w:rPr>
          <w:rFonts w:ascii="Times New Roman" w:hAnsi="Times New Roman" w:cs="Times New Roman"/>
        </w:rPr>
        <w:t xml:space="preserve"> that an</w:t>
      </w:r>
      <w:r w:rsidR="00212270">
        <w:rPr>
          <w:rFonts w:ascii="Times New Roman" w:hAnsi="Times New Roman" w:cs="Times New Roman"/>
        </w:rPr>
        <w:t xml:space="preserve"> object immediately change</w:t>
      </w:r>
      <w:r w:rsidR="003977BC">
        <w:rPr>
          <w:rFonts w:ascii="Times New Roman" w:hAnsi="Times New Roman" w:cs="Times New Roman"/>
        </w:rPr>
        <w:t>s</w:t>
      </w:r>
      <w:r w:rsidR="00212270">
        <w:rPr>
          <w:rFonts w:ascii="Times New Roman" w:hAnsi="Times New Roman" w:cs="Times New Roman"/>
        </w:rPr>
        <w:t xml:space="preserve"> state</w:t>
      </w:r>
      <w:r w:rsidR="00906D82">
        <w:rPr>
          <w:rFonts w:ascii="Times New Roman" w:hAnsi="Times New Roman" w:cs="Times New Roman"/>
        </w:rPr>
        <w:t xml:space="preserve"> when an actor contacts it, 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 attention</w:t>
      </w:r>
      <w:r w:rsidR="002F6552">
        <w:rPr>
          <w:rFonts w:ascii="Times New Roman" w:hAnsi="Times New Roman" w:cs="Times New Roman"/>
        </w:rPr>
        <w:t>.</w:t>
      </w:r>
      <w:r w:rsidR="008D714C">
        <w:rPr>
          <w:rFonts w:ascii="Times New Roman" w:hAnsi="Times New Roman" w:cs="Times New Roman"/>
        </w:rPr>
        <w:t xml:space="preserve"> </w:t>
      </w:r>
      <w:r w:rsidR="003977BC">
        <w:rPr>
          <w:rFonts w:ascii="Times New Roman" w:hAnsi="Times New Roman" w:cs="Times New Roman"/>
        </w:rPr>
        <w:t>Th</w:t>
      </w:r>
      <w:r w:rsidR="00B2144E">
        <w:rPr>
          <w:rFonts w:ascii="Times New Roman" w:hAnsi="Times New Roman" w:cs="Times New Roman"/>
        </w:rPr>
        <w:t>is</w:t>
      </w:r>
      <w:r w:rsidR="003977BC">
        <w:rPr>
          <w:rFonts w:ascii="Times New Roman" w:hAnsi="Times New Roman" w:cs="Times New Roman"/>
        </w:rPr>
        <w:t xml:space="preserve"> may in turn cause infants to </w:t>
      </w:r>
      <w:r w:rsidR="002F6552">
        <w:rPr>
          <w:rFonts w:ascii="Times New Roman" w:hAnsi="Times New Roman" w:cs="Times New Roman"/>
        </w:rPr>
        <w:t>associated</w:t>
      </w:r>
      <w:r w:rsidR="003977BC">
        <w:rPr>
          <w:rFonts w:ascii="Times New Roman" w:hAnsi="Times New Roman" w:cs="Times New Roman"/>
        </w:rPr>
        <w:t xml:space="preserve"> the reach’s arced motion path and the barrier over which th</w:t>
      </w:r>
      <w:r w:rsidR="002F6552">
        <w:rPr>
          <w:rFonts w:ascii="Times New Roman" w:hAnsi="Times New Roman" w:cs="Times New Roman"/>
        </w:rPr>
        <w:t>at</w:t>
      </w:r>
      <w:r w:rsidR="003977BC">
        <w:rPr>
          <w:rFonts w:ascii="Times New Roman" w:hAnsi="Times New Roman" w:cs="Times New Roman"/>
        </w:rPr>
        <w:t xml:space="preserve"> path occurs.</w:t>
      </w:r>
      <w:r w:rsidR="00906D82">
        <w:rPr>
          <w:rFonts w:ascii="Times New Roman" w:hAnsi="Times New Roman" w:cs="Times New Roman"/>
        </w:rPr>
        <w:t xml:space="preserve"> </w:t>
      </w:r>
      <w:r w:rsidR="00B2144E">
        <w:rPr>
          <w:rFonts w:ascii="Times New Roman" w:hAnsi="Times New Roman" w:cs="Times New Roman"/>
        </w:rPr>
        <w:t xml:space="preserve">On this view, the role of causal efficacy is not to cause infants to process actions in terms of their efficiency but to make the visible structure of the event itself easier to encode. Crucially, </w:t>
      </w:r>
      <w:r w:rsidR="00795BA1">
        <w:rPr>
          <w:rFonts w:ascii="Times New Roman" w:hAnsi="Times New Roman" w:cs="Times New Roman"/>
        </w:rPr>
        <w:t xml:space="preserve">infants’ ability to process an event as a single, cohesive action sequence and to encode the relation between the curved motion and barrier </w:t>
      </w:r>
      <w:r w:rsidR="00795BA1">
        <w:rPr>
          <w:rFonts w:ascii="Times New Roman" w:hAnsi="Times New Roman" w:cs="Times New Roman"/>
        </w:rPr>
        <w:lastRenderedPageBreak/>
        <w:t xml:space="preserve">within it may be disrupted </w:t>
      </w:r>
      <w:r w:rsidR="00B2144E">
        <w:rPr>
          <w:rFonts w:ascii="Times New Roman" w:hAnsi="Times New Roman" w:cs="Times New Roman"/>
        </w:rPr>
        <w:t xml:space="preserve">if </w:t>
      </w:r>
      <w:r w:rsidR="00795BA1">
        <w:rPr>
          <w:rFonts w:ascii="Times New Roman" w:hAnsi="Times New Roman" w:cs="Times New Roman"/>
        </w:rPr>
        <w:t>an object changes state after</w:t>
      </w:r>
      <w:r w:rsidR="00F3370F">
        <w:rPr>
          <w:rFonts w:ascii="Times New Roman" w:hAnsi="Times New Roman" w:cs="Times New Roman"/>
        </w:rPr>
        <w:t xml:space="preserve"> a brief delay and at some spatial distance from </w:t>
      </w:r>
      <w:r w:rsidR="00795BA1">
        <w:rPr>
          <w:rFonts w:ascii="Times New Roman" w:hAnsi="Times New Roman" w:cs="Times New Roman"/>
        </w:rPr>
        <w:t>a</w:t>
      </w:r>
      <w:r w:rsidR="00F3370F">
        <w:rPr>
          <w:rFonts w:ascii="Times New Roman" w:hAnsi="Times New Roman" w:cs="Times New Roman"/>
        </w:rPr>
        <w:t xml:space="preserve"> hand</w:t>
      </w:r>
      <w:r w:rsidR="00DF52FA">
        <w:rPr>
          <w:rFonts w:ascii="Times New Roman" w:hAnsi="Times New Roman" w:cs="Times New Roman"/>
        </w:rPr>
        <w:t xml:space="preserve">. A corollary of this </w:t>
      </w:r>
      <w:r w:rsidR="008F5B2B">
        <w:rPr>
          <w:rFonts w:ascii="Times New Roman" w:hAnsi="Times New Roman" w:cs="Times New Roman"/>
        </w:rPr>
        <w:t xml:space="preserve">disruption </w:t>
      </w:r>
      <w:r w:rsidR="00DF52FA">
        <w:rPr>
          <w:rFonts w:ascii="Times New Roman" w:hAnsi="Times New Roman" w:cs="Times New Roman"/>
        </w:rPr>
        <w:t>is that</w:t>
      </w:r>
      <w:r w:rsidR="008F5B2B">
        <w:rPr>
          <w:rFonts w:ascii="Times New Roman" w:hAnsi="Times New Roman" w:cs="Times New Roman"/>
        </w:rPr>
        <w:t xml:space="preserve"> not only that infants’ attention should undergo less of a boost but that any</w:t>
      </w:r>
      <w:r w:rsidR="00D902A5">
        <w:rPr>
          <w:rFonts w:ascii="Times New Roman" w:hAnsi="Times New Roman" w:cs="Times New Roman"/>
        </w:rPr>
        <w:t xml:space="preserve"> association that is formed between the arced motion</w:t>
      </w:r>
      <w:r w:rsidR="008F5B2B">
        <w:rPr>
          <w:rFonts w:ascii="Times New Roman" w:hAnsi="Times New Roman" w:cs="Times New Roman"/>
        </w:rPr>
        <w:t xml:space="preserve"> trajectory</w:t>
      </w:r>
      <w:r w:rsidR="00D902A5">
        <w:rPr>
          <w:rFonts w:ascii="Times New Roman" w:hAnsi="Times New Roman" w:cs="Times New Roman"/>
        </w:rPr>
        <w:t xml:space="preserve"> and the barrier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650F06">
        <w:rPr>
          <w:rFonts w:ascii="Times New Roman" w:hAnsi="Times New Roman" w:cs="Times New Roman"/>
        </w:rPr>
        <w:t>an object changes physical state immediately</w:t>
      </w:r>
      <w:r w:rsidR="008F5B2B">
        <w:rPr>
          <w:rFonts w:ascii="Times New Roman" w:hAnsi="Times New Roman" w:cs="Times New Roman"/>
        </w:rPr>
        <w:t xml:space="preserve"> and infants’ attention is heightened</w:t>
      </w:r>
      <w:r w:rsidR="00DF52FA">
        <w:rPr>
          <w:rFonts w:ascii="Times New Roman" w:hAnsi="Times New Roman" w:cs="Times New Roman"/>
        </w:rPr>
        <w:t xml:space="preserve">, if the barrier is positioned </w:t>
      </w:r>
      <w:r w:rsidR="002074F3">
        <w:rPr>
          <w:rFonts w:ascii="Times New Roman" w:hAnsi="Times New Roman" w:cs="Times New Roman"/>
        </w:rPr>
        <w:t>off</w:t>
      </w:r>
      <w:r w:rsidR="00DF52FA">
        <w:rPr>
          <w:rFonts w:ascii="Times New Roman" w:hAnsi="Times New Roman" w:cs="Times New Roman"/>
        </w:rPr>
        <w:t xml:space="preserve"> to the side of the arced motion, </w:t>
      </w:r>
      <w:r w:rsidR="008B095A">
        <w:rPr>
          <w:rFonts w:ascii="Times New Roman" w:hAnsi="Times New Roman" w:cs="Times New Roman"/>
        </w:rPr>
        <w:t xml:space="preserve">infants should be less likely to associate it with </w:t>
      </w:r>
      <w:r w:rsidR="00650F06">
        <w:rPr>
          <w:rFonts w:ascii="Times New Roman" w:hAnsi="Times New Roman" w:cs="Times New Roman"/>
        </w:rPr>
        <w:t xml:space="preserve">such motion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functions—</w:t>
      </w:r>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proofErr w:type="spellStart"/>
      <w:r w:rsidR="00F83FBE">
        <w:rPr>
          <w:rFonts w:ascii="Times New Roman" w:hAnsi="Times New Roman" w:cs="Times New Roman"/>
        </w:rPr>
        <w:t>VoE</w:t>
      </w:r>
      <w:proofErr w:type="spellEnd"/>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7B01CA43"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w:t>
      </w:r>
      <w:ins w:id="1" w:author="Benton, Deon" w:date="2026-04-22T15:43:00Z" w16du:dateUtc="2026-04-22T20:43:00Z">
        <w:r w:rsidR="00342564">
          <w:rPr>
            <w:rFonts w:ascii="Times New Roman" w:hAnsi="Times New Roman" w:cs="Times New Roman"/>
          </w:rPr>
          <w:t>separate models</w:t>
        </w:r>
      </w:ins>
      <w:ins w:id="2" w:author="Benton, Deon" w:date="2026-04-22T15:46:00Z" w16du:dateUtc="2026-04-22T20:46:00Z">
        <w:r w:rsidR="00650B4D">
          <w:rPr>
            <w:rFonts w:ascii="Times New Roman" w:hAnsi="Times New Roman" w:cs="Times New Roman"/>
          </w:rPr>
          <w:t xml:space="preserve"> to determine which one </w:t>
        </w:r>
      </w:ins>
      <w:ins w:id="3" w:author="Benton, Deon" w:date="2026-04-22T15:47:00Z" w16du:dateUtc="2026-04-22T20:47:00Z">
        <w:r w:rsidR="00650B4D">
          <w:rPr>
            <w:rFonts w:ascii="Times New Roman" w:hAnsi="Times New Roman" w:cs="Times New Roman"/>
          </w:rPr>
          <w:t>best captures the target finding of that simulation</w:t>
        </w:r>
      </w:ins>
      <w:ins w:id="4" w:author="Benton, Deon" w:date="2026-04-22T15:43:00Z" w16du:dateUtc="2026-04-22T20:43:00Z">
        <w:r w:rsidR="00342564">
          <w:rPr>
            <w:rFonts w:ascii="Times New Roman" w:hAnsi="Times New Roman" w:cs="Times New Roman"/>
          </w:rPr>
          <w:t>. One is OM10. Another is an extension of OM10</w:t>
        </w:r>
      </w:ins>
      <w:ins w:id="5" w:author="Benton, Deon" w:date="2026-04-22T15:44:00Z" w16du:dateUtc="2026-04-22T20:44:00Z">
        <w:r w:rsidR="00342564">
          <w:rPr>
            <w:rFonts w:ascii="Times New Roman" w:hAnsi="Times New Roman" w:cs="Times New Roman"/>
          </w:rPr>
          <w:t>, OM10-2,</w:t>
        </w:r>
      </w:ins>
      <w:ins w:id="6" w:author="Benton, Deon" w:date="2026-04-22T15:43:00Z" w16du:dateUtc="2026-04-22T20:43:00Z">
        <w:r w:rsidR="00342564">
          <w:rPr>
            <w:rFonts w:ascii="Times New Roman" w:hAnsi="Times New Roman" w:cs="Times New Roman"/>
          </w:rPr>
          <w:t xml:space="preserve"> that more faithfully represents the task structure of the studies from which the present targ</w:t>
        </w:r>
      </w:ins>
      <w:ins w:id="7" w:author="Benton, Deon" w:date="2026-04-22T15:44:00Z" w16du:dateUtc="2026-04-22T20:44:00Z">
        <w:r w:rsidR="00342564">
          <w:rPr>
            <w:rFonts w:ascii="Times New Roman" w:hAnsi="Times New Roman" w:cs="Times New Roman"/>
          </w:rPr>
          <w:t>et behaviors were derived. A final model is an extension of ALIAS-2.T</w:t>
        </w:r>
      </w:ins>
      <w:ins w:id="8" w:author="Benton, Deon" w:date="2026-04-22T15:45:00Z" w16du:dateUtc="2026-04-22T20:45:00Z">
        <w:r w:rsidR="00650B4D">
          <w:rPr>
            <w:rFonts w:ascii="Times New Roman" w:hAnsi="Times New Roman" w:cs="Times New Roman"/>
          </w:rPr>
          <w:t>he sole difference between this model and ALIAS is that salience information is removed from it. By rem</w:t>
        </w:r>
      </w:ins>
      <w:ins w:id="9" w:author="Benton, Deon" w:date="2026-04-22T15:46:00Z" w16du:dateUtc="2026-04-22T20:46:00Z">
        <w:r w:rsidR="00650B4D">
          <w:rPr>
            <w:rFonts w:ascii="Times New Roman" w:hAnsi="Times New Roman" w:cs="Times New Roman"/>
          </w:rPr>
          <w:t xml:space="preserve">oving such information, it is possible to evaluate the theoretical claim of the present account that the strength of the association between a barrier and arced motion depends on their relative configuration. </w:t>
        </w:r>
      </w:ins>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ins w:id="10" w:author="Benton, Deon" w:date="2026-04-22T15:47:00Z" w16du:dateUtc="2026-04-22T20:47:00Z">
        <w:r w:rsidR="00715DDD">
          <w:rPr>
            <w:rFonts w:ascii="Times New Roman" w:hAnsi="Times New Roman" w:cs="Times New Roman"/>
          </w:rPr>
          <w:t>A final point that is worth noting is that</w:t>
        </w:r>
      </w:ins>
      <w:ins w:id="11" w:author="Benton, Deon" w:date="2026-04-22T15:49:00Z" w16du:dateUtc="2026-04-22T20:49:00Z">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w:t>
        </w:r>
      </w:ins>
      <w:ins w:id="12" w:author="Benton, Deon" w:date="2026-04-22T15:50:00Z" w16du:dateUtc="2026-04-22T20:50:00Z">
        <w:r w:rsidR="00D21862">
          <w:rPr>
            <w:rFonts w:ascii="Times New Roman" w:hAnsi="Times New Roman" w:cs="Times New Roman"/>
          </w:rPr>
          <w:t>s</w:t>
        </w:r>
      </w:ins>
      <w:ins w:id="13" w:author="Benton, Deon" w:date="2026-04-22T15:49:00Z" w16du:dateUtc="2026-04-22T20:49:00Z">
        <w:r w:rsidR="00D21862">
          <w:rPr>
            <w:rFonts w:ascii="Times New Roman" w:hAnsi="Times New Roman" w:cs="Times New Roman"/>
          </w:rPr>
          <w:t xml:space="preserve"> to demonstrate </w:t>
        </w:r>
      </w:ins>
      <w:ins w:id="14" w:author="Benton, Deon" w:date="2026-04-22T15:50:00Z" w16du:dateUtc="2026-04-22T20:50:00Z">
        <w:r w:rsidR="00D21862">
          <w:rPr>
            <w:rFonts w:ascii="Times New Roman" w:hAnsi="Times New Roman" w:cs="Times New Roman"/>
          </w:rPr>
          <w:t>the sufficiency of ALIAS in capturing</w:t>
        </w:r>
      </w:ins>
      <w:ins w:id="15" w:author="Benton, Deon" w:date="2026-04-22T15:49:00Z" w16du:dateUtc="2026-04-22T20:49:00Z">
        <w:r w:rsidR="00D21862">
          <w:rPr>
            <w:rFonts w:ascii="Times New Roman" w:hAnsi="Times New Roman" w:cs="Times New Roman"/>
          </w:rPr>
          <w:t xml:space="preserve"> the five target findings</w:t>
        </w:r>
      </w:ins>
      <w:ins w:id="16" w:author="Benton, Deon" w:date="2026-04-22T15:50:00Z" w16du:dateUtc="2026-04-22T20:50:00Z">
        <w:r w:rsidR="00D21862">
          <w:rPr>
            <w:rFonts w:ascii="Times New Roman" w:hAnsi="Times New Roman" w:cs="Times New Roman"/>
          </w:rPr>
          <w:t>—</w:t>
        </w:r>
      </w:ins>
      <w:r>
        <w:rPr>
          <w:rFonts w:ascii="Times New Roman" w:hAnsi="Times New Roman" w:cs="Times New Roman"/>
        </w:rPr>
        <w:t xml:space="preserve">each of the studies </w:t>
      </w:r>
      <w:ins w:id="17" w:author="Benton, Deon" w:date="2026-04-22T15:48:00Z" w16du:dateUtc="2026-04-22T20:48:00Z">
        <w:r w:rsidR="00715DDD">
          <w:rPr>
            <w:rFonts w:ascii="Times New Roman" w:hAnsi="Times New Roman" w:cs="Times New Roman"/>
          </w:rPr>
          <w:t xml:space="preserve">from which a given target </w:t>
        </w:r>
      </w:ins>
      <w:ins w:id="18" w:author="Benton, Deon" w:date="2026-04-22T15:50:00Z" w16du:dateUtc="2026-04-22T20:50:00Z">
        <w:r w:rsidR="00D21862">
          <w:rPr>
            <w:rFonts w:ascii="Times New Roman" w:hAnsi="Times New Roman" w:cs="Times New Roman"/>
          </w:rPr>
          <w:t xml:space="preserve">finding or </w:t>
        </w:r>
      </w:ins>
      <w:ins w:id="19" w:author="Benton, Deon" w:date="2026-04-22T15:48:00Z" w16du:dateUtc="2026-04-22T20:48:00Z">
        <w:r w:rsidR="00715DDD">
          <w:rPr>
            <w:rFonts w:ascii="Times New Roman" w:hAnsi="Times New Roman" w:cs="Times New Roman"/>
          </w:rPr>
          <w:t>behavior was derived</w:t>
        </w:r>
      </w:ins>
      <w:ins w:id="20" w:author="Benton, Deon" w:date="2026-04-22T15:50:00Z" w16du:dateUtc="2026-04-22T20:50:00Z">
        <w:r w:rsidR="00D21862">
          <w:rPr>
            <w:rFonts w:ascii="Times New Roman" w:hAnsi="Times New Roman" w:cs="Times New Roman"/>
          </w:rPr>
          <w:t xml:space="preserve"> was modeled at only the most general level</w:t>
        </w:r>
      </w:ins>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w:t>
      </w:r>
      <w:r w:rsidR="00905E6E">
        <w:rPr>
          <w:rFonts w:ascii="Times New Roman" w:hAnsi="Times New Roman" w:cs="Times New Roman"/>
        </w:rPr>
        <w:lastRenderedPageBreak/>
        <w:t xml:space="preserve">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del w:id="21" w:author="Benton, Deon" w:date="2026-04-22T15:49:00Z" w16du:dateUtc="2026-04-22T20:49:00Z">
        <w:r w:rsidR="00C90067" w:rsidDel="00715DDD">
          <w:rPr>
            <w:rFonts w:ascii="Times New Roman" w:hAnsi="Times New Roman" w:cs="Times New Roman"/>
          </w:rPr>
          <w:delText>Skerry et al., 2013</w:delText>
        </w:r>
      </w:del>
      <w:ins w:id="22" w:author="Benton, Deon" w:date="2026-04-22T15:49:00Z" w16du:dateUtc="2026-04-22T20:49:00Z">
        <w:r w:rsidR="00715DDD">
          <w:rPr>
            <w:rFonts w:ascii="Times New Roman" w:hAnsi="Times New Roman" w:cs="Times New Roman"/>
          </w:rPr>
          <w:t>studies that evaluate action understanding in pre-reaching infants; e.g., Skerry et al., 2013</w:t>
        </w:r>
      </w:ins>
      <w:r w:rsidR="00C90067">
        <w:rPr>
          <w:rFonts w:ascii="Times New Roman" w:hAnsi="Times New Roman" w:cs="Times New Roman"/>
        </w:rPr>
        <w:t>)</w:t>
      </w:r>
      <w:r w:rsidR="004B22DC">
        <w:rPr>
          <w:rFonts w:ascii="Times New Roman" w:hAnsi="Times New Roman" w:cs="Times New Roman"/>
        </w:rPr>
        <w:t>, reasonable assumptions were made to implement those elements in the present simulations.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proofErr w:type="spellStart"/>
      <w:r w:rsidR="00C0332B">
        <w:rPr>
          <w:rFonts w:ascii="Times New Roman" w:hAnsi="Times New Roman" w:cs="Times New Roman"/>
        </w:rPr>
        <w:t>ALIAS’ss</w:t>
      </w:r>
      <w:proofErr w:type="spellEnd"/>
      <w:r w:rsidR="00C0332B">
        <w:rPr>
          <w:rFonts w:ascii="Times New Roman" w:hAnsi="Times New Roman" w:cs="Times New Roman"/>
        </w:rPr>
        <w:t xml:space="preserve"> </w:t>
      </w:r>
      <w:proofErr w:type="spellStart"/>
      <w:r w:rsidR="00C0332B">
        <w:rPr>
          <w:rFonts w:ascii="Times New Roman" w:hAnsi="Times New Roman" w:cs="Times New Roman"/>
        </w:rPr>
        <w:t>uccess</w:t>
      </w:r>
      <w:proofErr w:type="spellEnd"/>
      <w:r w:rsidR="00C0332B">
        <w:rPr>
          <w:rFonts w:ascii="Times New Roman" w:hAnsi="Times New Roman" w:cs="Times New Roman"/>
        </w:rPr>
        <w:t xml:space="preserve"> in accounting for all five </w:t>
      </w:r>
      <w:proofErr w:type="spellStart"/>
      <w:r w:rsidR="00C0332B">
        <w:rPr>
          <w:rFonts w:ascii="Times New Roman" w:hAnsi="Times New Roman" w:cs="Times New Roman"/>
        </w:rPr>
        <w:t>fidnings</w:t>
      </w:r>
      <w:proofErr w:type="spellEnd"/>
      <w:r w:rsidR="00C0332B">
        <w:rPr>
          <w:rFonts w:ascii="Times New Roman" w:hAnsi="Times New Roman" w:cs="Times New Roman"/>
        </w:rPr>
        <w:t xml:space="preserve"> suggests that theoretical proposal that it implements is sufficient to explain infants’ looking behaviors in action </w:t>
      </w:r>
      <w:proofErr w:type="spellStart"/>
      <w:r w:rsidR="00C0332B">
        <w:rPr>
          <w:rFonts w:ascii="Times New Roman" w:hAnsi="Times New Roman" w:cs="Times New Roman"/>
        </w:rPr>
        <w:t>undersatdning</w:t>
      </w:r>
      <w:proofErr w:type="spellEnd"/>
      <w:r w:rsidR="00C0332B">
        <w:rPr>
          <w:rFonts w:ascii="Times New Roman" w:hAnsi="Times New Roman" w:cs="Times New Roman"/>
        </w:rPr>
        <w:t xml:space="preserve">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lastRenderedPageBreak/>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A693E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5F83793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7D986B9"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6CF07EB9">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04EC010A">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2C4DA4E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2B6873B4"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w:t>
      </w:r>
      <w:proofErr w:type="spellStart"/>
      <w:r w:rsidR="002200F1">
        <w:rPr>
          <w:rFonts w:ascii="Times New Roman" w:hAnsi="Times New Roman" w:cs="Times New Roman"/>
        </w:rPr>
        <w:t>Overwalle</w:t>
      </w:r>
      <w:proofErr w:type="spellEnd"/>
      <w:r w:rsidR="002200F1">
        <w:rPr>
          <w:rFonts w:ascii="Times New Roman" w:hAnsi="Times New Roman" w:cs="Times New Roman"/>
        </w:rPr>
        <w:t xml:space="preserve"> (2010). However, the fact that </w:t>
      </w:r>
      <w:r w:rsidR="001366F3">
        <w:rPr>
          <w:rFonts w:ascii="Times New Roman" w:hAnsi="Times New Roman" w:cs="Times New Roman"/>
        </w:rPr>
        <w:t xml:space="preserve">an extended version of OM10—which, in its design, is more closely aligned with the task structure of typical action understanding studies than the original </w:t>
      </w:r>
      <w:proofErr w:type="spellStart"/>
      <w:r w:rsidR="001366F3">
        <w:rPr>
          <w:rFonts w:ascii="Times New Roman" w:hAnsi="Times New Roman" w:cs="Times New Roman"/>
        </w:rPr>
        <w:t>Overwalle</w:t>
      </w:r>
      <w:proofErr w:type="spellEnd"/>
      <w:r w:rsidR="001366F3">
        <w:rPr>
          <w:rFonts w:ascii="Times New Roman" w:hAnsi="Times New Roman" w:cs="Times New Roman"/>
        </w:rPr>
        <w:t xml:space="preserv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EE108F7"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74DE0829">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1373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 xml:space="preserve">by observing objects with features typical of animates and </w:t>
      </w:r>
      <w:proofErr w:type="spellStart"/>
      <w:r w:rsidR="00677D91">
        <w:rPr>
          <w:rFonts w:ascii="Times New Roman" w:eastAsia="Times New Roman" w:hAnsi="Times New Roman" w:cs="Times New Roman"/>
        </w:rPr>
        <w:t>inanimates</w:t>
      </w:r>
      <w:proofErr w:type="spellEnd"/>
      <w:r w:rsidR="00677D91">
        <w:rPr>
          <w:rFonts w:ascii="Times New Roman" w:eastAsia="Times New Roman" w:hAnsi="Times New Roman" w:cs="Times New Roman"/>
        </w:rPr>
        <w:t xml:space="preserve">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w:t>
      </w:r>
      <w:r w:rsidR="001216D8">
        <w:rPr>
          <w:rFonts w:ascii="Times New Roman" w:eastAsia="Times New Roman" w:hAnsi="Times New Roman" w:cs="Times New Roman"/>
        </w:rPr>
        <w:lastRenderedPageBreak/>
        <w:t xml:space="preserve">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059D0BE5">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67721A8C"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28630CA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lastRenderedPageBreak/>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5FF9132"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513734" w:rsidRPr="00513734">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w:t>
      </w:r>
      <w:r w:rsidR="001324BD">
        <w:rPr>
          <w:rFonts w:ascii="Times New Roman" w:hAnsi="Times New Roman" w:cs="Times New Roman"/>
        </w:rPr>
        <w:lastRenderedPageBreak/>
        <w:t xml:space="preserve">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062F81C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lastRenderedPageBreak/>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F69641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6F00E9B3"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Pr="0044005B">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199A3619" w14:textId="33371A69" w:rsidR="00847F52" w:rsidRDefault="00847F52" w:rsidP="005D2110">
      <w:pPr>
        <w:spacing w:line="480" w:lineRule="auto"/>
        <w:ind w:firstLine="720"/>
        <w:contextualSpacing/>
        <w:rPr>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r w:rsidR="00A231E7">
        <w:rPr>
          <w:rFonts w:ascii="Times New Roman" w:hAnsi="Times New Roman" w:cs="Times New Roman"/>
        </w:rPr>
        <w:t>In this study, infants 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 A separate group of infants in a control condition were habituated to the same </w:t>
      </w:r>
      <w:r w:rsidR="00A231E7" w:rsidRPr="00A231E7">
        <w:rPr>
          <w:rFonts w:ascii="Times New Roman" w:hAnsi="Times New Roman" w:cs="Times New Roman"/>
        </w:rPr>
        <w:lastRenderedPageBreak/>
        <w:t>event expect that the jumping action occurred besides rather than over the barrier</w:t>
      </w:r>
      <w:r w:rsidR="00081CB1">
        <w:rPr>
          <w:rFonts w:ascii="Times New Roman" w:hAnsi="Times New Roman" w:cs="Times New Roman"/>
        </w:rPr>
        <w:t xml:space="preserve">. All infants were then shown two test events—an identical but now much shorter barrier was shown in both events. </w:t>
      </w:r>
      <w:r w:rsidR="00A231E7" w:rsidRPr="00A231E7">
        <w:rPr>
          <w:rFonts w:ascii="Times New Roman" w:hAnsi="Times New Roman" w:cs="Times New Roman"/>
        </w:rPr>
        <w:t xml:space="preserve">In the low, efficient jump test event, the </w:t>
      </w:r>
      <w:r w:rsidR="002373B3">
        <w:rPr>
          <w:rFonts w:ascii="Times New Roman" w:hAnsi="Times New Roman" w:cs="Times New Roman"/>
        </w:rPr>
        <w:t>height of the agent’s jump was sufficient</w:t>
      </w:r>
      <w:r w:rsidR="00A231E7" w:rsidRPr="00A231E7">
        <w:rPr>
          <w:rFonts w:ascii="Times New Roman" w:hAnsi="Times New Roman" w:cs="Times New Roman"/>
        </w:rPr>
        <w:t xml:space="preserve"> to clear th</w:t>
      </w:r>
      <w:r w:rsidR="002373B3">
        <w:rPr>
          <w:rFonts w:ascii="Times New Roman" w:hAnsi="Times New Roman" w:cs="Times New Roman"/>
        </w:rPr>
        <w:t>e</w:t>
      </w:r>
      <w:r w:rsidR="00A231E7" w:rsidRPr="00A231E7">
        <w:rPr>
          <w:rFonts w:ascii="Times New Roman" w:hAnsi="Times New Roman" w:cs="Times New Roman"/>
        </w:rPr>
        <w:t xml:space="preserve"> barrier. In the high, inefficient jump event, the agent jumped</w:t>
      </w:r>
      <w:r w:rsidR="002373B3">
        <w:rPr>
          <w:rFonts w:ascii="Times New Roman" w:hAnsi="Times New Roman" w:cs="Times New Roman"/>
        </w:rPr>
        <w:t xml:space="preserve"> as high as it did during habituation. </w:t>
      </w:r>
      <w:r w:rsidR="003F2FD0">
        <w:rPr>
          <w:rFonts w:ascii="Times New Roman" w:hAnsi="Times New Roman" w:cs="Times New Roman"/>
        </w:rPr>
        <w:t>However,</w:t>
      </w:r>
      <w:r w:rsidR="002373B3">
        <w:rPr>
          <w:rFonts w:ascii="Times New Roman" w:hAnsi="Times New Roman" w:cs="Times New Roman"/>
        </w:rPr>
        <w:t xml:space="preserve"> because the</w:t>
      </w:r>
      <w:r w:rsidR="003F2FD0">
        <w:rPr>
          <w:rFonts w:ascii="Times New Roman" w:hAnsi="Times New Roman" w:cs="Times New Roman"/>
        </w:rPr>
        <w:t xml:space="preserve"> test</w:t>
      </w:r>
      <w:r w:rsidR="002373B3">
        <w:rPr>
          <w:rFonts w:ascii="Times New Roman" w:hAnsi="Times New Roman" w:cs="Times New Roman"/>
        </w:rPr>
        <w:t xml:space="preserve"> barrier was much shorter than </w:t>
      </w:r>
      <w:r w:rsidR="003F2FD0">
        <w:rPr>
          <w:rFonts w:ascii="Times New Roman" w:hAnsi="Times New Roman" w:cs="Times New Roman"/>
        </w:rPr>
        <w:t>the habituation one</w:t>
      </w:r>
      <w:r w:rsidR="002373B3">
        <w:rPr>
          <w:rFonts w:ascii="Times New Roman" w:hAnsi="Times New Roman" w:cs="Times New Roman"/>
        </w:rPr>
        <w:t>, the height of this jump far exceeded what was needed to clear the barrier.</w:t>
      </w:r>
      <w:r w:rsidR="003F2FD0">
        <w:rPr>
          <w:rFonts w:ascii="Times New Roman" w:hAnsi="Times New Roman" w:cs="Times New Roman"/>
        </w:rPr>
        <w:t xml:space="preserve"> Only infants in the Experimental condition looked longer at the high, inefficient test event than at the low, inefficient one; infants in the Control condition looked about equally at both test events. These results </w:t>
      </w:r>
      <w:r w:rsidR="00070634">
        <w:rPr>
          <w:rFonts w:ascii="Times New Roman" w:hAnsi="Times New Roman" w:cs="Times New Roman"/>
        </w:rPr>
        <w:t>suggest that</w:t>
      </w:r>
      <w:r w:rsidR="000875FE">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 efficiency continuously</w:t>
      </w:r>
      <w:r w:rsidR="008C5847">
        <w:rPr>
          <w:rFonts w:ascii="Times New Roman" w:hAnsi="Times New Roman" w:cs="Times New Roman"/>
        </w:rPr>
        <w:t xml:space="preserve"> and </w:t>
      </w:r>
      <w:r w:rsidR="00A231E7" w:rsidRPr="00A231E7">
        <w:rPr>
          <w:rFonts w:ascii="Times New Roman" w:hAnsi="Times New Roman" w:cs="Times New Roman"/>
        </w:rPr>
        <w:t xml:space="preserve">expect agents to engage in the </w:t>
      </w:r>
      <w:r w:rsidR="00131FB9">
        <w:rPr>
          <w:rFonts w:ascii="Times New Roman" w:hAnsi="Times New Roman" w:cs="Times New Roman"/>
        </w:rPr>
        <w:t xml:space="preserve">least </w:t>
      </w:r>
      <w:r w:rsidR="00A231E7" w:rsidRPr="00A231E7">
        <w:rPr>
          <w:rFonts w:ascii="Times New Roman" w:hAnsi="Times New Roman" w:cs="Times New Roman"/>
        </w:rPr>
        <w:t>costly action when pursuing goals</w:t>
      </w:r>
      <w:r w:rsidR="000875FE">
        <w:rPr>
          <w:rFonts w:ascii="Times New Roman" w:hAnsi="Times New Roman" w:cs="Times New Roman"/>
        </w:rPr>
        <w:t xml:space="preserve"> but only when earlier costly actions are justified</w:t>
      </w:r>
      <w:r w:rsidR="00A231E7" w:rsidRPr="00A231E7">
        <w:rPr>
          <w:rFonts w:ascii="Times New Roman" w:hAnsi="Times New Roman" w:cs="Times New Roman"/>
        </w:rPr>
        <w:t>.</w:t>
      </w:r>
    </w:p>
    <w:p w14:paraId="62E4C8AD" w14:textId="4CF13244" w:rsidR="00070634" w:rsidRDefault="00002DBA"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These findings might be </w:t>
      </w:r>
      <w:r w:rsidR="006422FE">
        <w:rPr>
          <w:rFonts w:ascii="Times New Roman" w:hAnsi="Times New Roman" w:cs="Times New Roman"/>
        </w:rPr>
        <w:t>taken to</w:t>
      </w:r>
      <w:r>
        <w:rPr>
          <w:rFonts w:ascii="Times New Roman" w:hAnsi="Times New Roman" w:cs="Times New Roman"/>
        </w:rPr>
        <w:t xml:space="preserve"> challenge an associative learning account because the predictions that such an account makes for how infants should process both test events diverge from their actual performance. For example, if </w:t>
      </w:r>
      <w:r w:rsidR="006422FE">
        <w:rPr>
          <w:rFonts w:ascii="Times New Roman" w:hAnsi="Times New Roman" w:cs="Times New Roman"/>
        </w:rPr>
        <w:t>infants’</w:t>
      </w:r>
      <w:r>
        <w:rPr>
          <w:rFonts w:ascii="Times New Roman" w:hAnsi="Times New Roman" w:cs="Times New Roman"/>
        </w:rPr>
        <w:t xml:space="preserve"> performance in this task were </w:t>
      </w:r>
      <w:r w:rsidR="00DD7C73">
        <w:rPr>
          <w:rFonts w:ascii="Times New Roman" w:hAnsi="Times New Roman" w:cs="Times New Roman"/>
        </w:rPr>
        <w:t>governed</w:t>
      </w:r>
      <w:r>
        <w:rPr>
          <w:rFonts w:ascii="Times New Roman" w:hAnsi="Times New Roman" w:cs="Times New Roman"/>
        </w:rPr>
        <w:t xml:space="preserve"> by an associative learning mechanism and </w:t>
      </w:r>
      <w:r w:rsidR="006422FE">
        <w:rPr>
          <w:rFonts w:ascii="Times New Roman" w:hAnsi="Times New Roman" w:cs="Times New Roman"/>
        </w:rPr>
        <w:t>an association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any increase in looking at test should be equivalent for both events. </w:t>
      </w:r>
      <w:r w:rsidR="00821757">
        <w:rPr>
          <w:rFonts w:ascii="Times New Roman" w:hAnsi="Times New Roman" w:cs="Times New Roman"/>
        </w:rPr>
        <w:t xml:space="preserve">This prediction is based on the fact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r w:rsidR="00730EFA">
        <w:rPr>
          <w:rFonts w:ascii="Times New Roman" w:hAnsi="Times New Roman" w:cs="Times New Roman"/>
        </w:rPr>
        <w:t xml:space="preserve">the further assumption </w:t>
      </w:r>
      <w:r w:rsidR="0025765E">
        <w:rPr>
          <w:rFonts w:ascii="Times New Roman" w:hAnsi="Times New Roman" w:cs="Times New Roman"/>
        </w:rPr>
        <w:t>that infants also encode the height of the arced motion</w:t>
      </w:r>
      <w:r w:rsidR="00730EFA">
        <w:rPr>
          <w:rFonts w:ascii="Times New Roman" w:hAnsi="Times New Roman" w:cs="Times New Roman"/>
        </w:rPr>
        <w:t xml:space="preserve"> is also made, then it might be predicted that infants should look longer at the low, efficient jump event than at the high, inefficient one.</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r w:rsidR="00D878C5">
        <w:rPr>
          <w:rFonts w:ascii="Times New Roman" w:hAnsi="Times New Roman" w:cs="Times New Roman"/>
        </w:rPr>
        <w:t xml:space="preserve"> could </w:t>
      </w:r>
      <w:r w:rsidR="00061107">
        <w:rPr>
          <w:rFonts w:ascii="Times New Roman" w:hAnsi="Times New Roman" w:cs="Times New Roman"/>
        </w:rPr>
        <w:t xml:space="preserve">capture infants’ 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w:t>
      </w:r>
      <w:r w:rsidR="00276569">
        <w:rPr>
          <w:rFonts w:ascii="Times New Roman" w:hAnsi="Times New Roman" w:cs="Times New Roman"/>
        </w:rPr>
        <w:lastRenderedPageBreak/>
        <w:t>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308D11D" w14:textId="22967D42" w:rsidR="00524642" w:rsidRDefault="00524642" w:rsidP="00853CF6">
      <w:pPr>
        <w:spacing w:line="480" w:lineRule="auto"/>
        <w:ind w:firstLine="720"/>
        <w:contextualSpacing/>
        <w:rPr>
          <w:rFonts w:ascii="Times New Roman" w:hAnsi="Times New Roman" w:cs="Times New Roman"/>
        </w:rPr>
      </w:pPr>
      <w:r>
        <w:rPr>
          <w:rFonts w:ascii="Times New Roman" w:eastAsia="Times New Roman" w:hAnsi="Times New Roman" w:cs="Times New Roman"/>
        </w:rPr>
        <w:t>This simulation tested whether networks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 </w:t>
      </w:r>
      <w:r w:rsidR="00FC5BDD">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w:t>
      </w:r>
      <w:r>
        <w:rPr>
          <w:rFonts w:ascii="Times New Roman" w:hAnsi="Times New Roman" w:cs="Times New Roman"/>
        </w:rPr>
        <w:lastRenderedPageBreak/>
        <w:t xml:space="preserve">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r w:rsidR="006D5542">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sidR="006D5542">
        <w:rPr>
          <w:rFonts w:ascii="Times New Roman" w:hAnsi="Times New Roman" w:cs="Times New Roman"/>
        </w:rPr>
        <w:t>6-month-olds,</w:t>
      </w:r>
      <w:r w:rsidR="00332BA6">
        <w:rPr>
          <w:rFonts w:ascii="Times New Roman" w:hAnsi="Times New Roman" w:cs="Times New Roman"/>
        </w:rPr>
        <w:t xml:space="preserve"> for ALIAS and ALIAS-2</w:t>
      </w:r>
      <w:r w:rsidR="006D5542">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manipulations applied to OM10 (or </w:t>
      </w:r>
      <w:r w:rsidR="00B61531">
        <w:rPr>
          <w:rFonts w:ascii="Times New Roman" w:hAnsi="Times New Roman" w:cs="Times New Roman"/>
        </w:rPr>
        <w:t xml:space="preserve">its extension, </w:t>
      </w:r>
      <w:r w:rsidR="004C6C92">
        <w:rPr>
          <w:rFonts w:ascii="Times New Roman" w:hAnsi="Times New Roman" w:cs="Times New Roman"/>
        </w:rPr>
        <w:t xml:space="preserve">OM10-2). This is because </w:t>
      </w:r>
      <w:r w:rsidR="000206B5">
        <w:rPr>
          <w:rFonts w:ascii="Times New Roman" w:hAnsi="Times New Roman" w:cs="Times New Roman"/>
        </w:rPr>
        <w:t xml:space="preserve">age and real-world experience were not </w:t>
      </w:r>
      <w:r w:rsidR="000F7618">
        <w:rPr>
          <w:rFonts w:ascii="Times New Roman" w:hAnsi="Times New Roman" w:cs="Times New Roman"/>
        </w:rPr>
        <w:t>factored</w:t>
      </w:r>
      <w:r w:rsidR="000206B5">
        <w:rPr>
          <w:rFonts w:ascii="Times New Roman" w:hAnsi="Times New Roman" w:cs="Times New Roman"/>
        </w:rPr>
        <w:t xml:space="preserve"> in</w:t>
      </w:r>
      <w:r w:rsidR="000F7618">
        <w:rPr>
          <w:rFonts w:ascii="Times New Roman" w:hAnsi="Times New Roman" w:cs="Times New Roman"/>
        </w:rPr>
        <w:t>to</w:t>
      </w:r>
      <w:r w:rsidR="000206B5">
        <w:rPr>
          <w:rFonts w:ascii="Times New Roman" w:hAnsi="Times New Roman" w:cs="Times New Roman"/>
        </w:rPr>
        <w:t xml:space="preserve"> the formulation of this model.</w:t>
      </w:r>
      <w:r w:rsidR="00B61531">
        <w:rPr>
          <w:rFonts w:ascii="Times New Roman" w:hAnsi="Times New Roman" w:cs="Times New Roman"/>
        </w:rPr>
        <w:t xml:space="preserve"> 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w:t>
      </w:r>
      <w:proofErr w:type="spellStart"/>
      <w:r w:rsidR="000F7618" w:rsidRPr="007930E7">
        <w:rPr>
          <w:rFonts w:ascii="Times New Roman" w:hAnsi="Times New Roman" w:cs="Times New Roman"/>
        </w:rPr>
        <w:t>Overwalle</w:t>
      </w:r>
      <w:proofErr w:type="spellEnd"/>
      <w:r w:rsidR="000F7618" w:rsidRPr="007930E7">
        <w:rPr>
          <w:rFonts w:ascii="Times New Roman" w:hAnsi="Times New Roman" w:cs="Times New Roman"/>
        </w:rPr>
        <w:t xml:space="preserve"> (2010)</w:t>
      </w:r>
      <w:r w:rsidR="000F7618">
        <w:rPr>
          <w:rFonts w:ascii="Times New Roman" w:hAnsi="Times New Roman" w:cs="Times New Roman"/>
        </w:rPr>
        <w:t xml:space="preserve"> to ALIAS.</w:t>
      </w:r>
    </w:p>
    <w:p w14:paraId="5C3E17E3" w14:textId="27C6DBD0" w:rsidR="00307604" w:rsidRDefault="00307604" w:rsidP="00853CF6">
      <w:pPr>
        <w:spacing w:line="480" w:lineRule="auto"/>
        <w:ind w:firstLine="720"/>
        <w:contextualSpacing/>
        <w:rPr>
          <w:rFonts w:ascii="Times New Roman" w:hAnsi="Times New Roman" w:cs="Times New Roman"/>
        </w:rPr>
      </w:pPr>
      <w:r>
        <w:rPr>
          <w:rFonts w:ascii="Times New Roman" w:hAnsi="Times New Roman" w:cs="Times New Roman"/>
        </w:rPr>
        <w:t>A complication with OM10 that is worth noting is that</w:t>
      </w:r>
      <w:r w:rsidR="00A37CC2">
        <w:rPr>
          <w:rFonts w:ascii="Times New Roman" w:hAnsi="Times New Roman" w:cs="Times New Roman"/>
        </w:rPr>
        <w:t xml:space="preserve">, 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Pr>
          <w:rFonts w:ascii="Times New Roman" w:hAnsi="Times New Roman" w:cs="Times New Roman"/>
        </w:rPr>
        <w:t xml:space="preserve"> it was unclear what constituted </w:t>
      </w:r>
      <w:r w:rsidR="00A37CC2">
        <w:rPr>
          <w:rFonts w:ascii="Times New Roman" w:hAnsi="Times New Roman" w:cs="Times New Roman"/>
        </w:rPr>
        <w:t xml:space="preserve">true </w:t>
      </w:r>
      <w:r>
        <w:rPr>
          <w:rFonts w:ascii="Times New Roman" w:hAnsi="Times New Roman" w:cs="Times New Roman"/>
        </w:rPr>
        <w:t>overshooting in this model</w:t>
      </w:r>
      <w:r w:rsidR="00A27D94">
        <w:rPr>
          <w:rFonts w:ascii="Times New Roman" w:hAnsi="Times New Roman" w:cs="Times New Roman"/>
        </w:rPr>
        <w:t>.</w:t>
      </w:r>
      <w:r w:rsidR="00D03595">
        <w:rPr>
          <w:rFonts w:ascii="Times New Roman" w:hAnsi="Times New Roman" w:cs="Times New Roman"/>
        </w:rPr>
        <w:t xml:space="preserve"> </w:t>
      </w:r>
      <w:r w:rsidR="00453C64">
        <w:rPr>
          <w:rFonts w:ascii="Times New Roman" w:hAnsi="Times New Roman" w:cs="Times New Roman"/>
        </w:rPr>
        <w:t>The problem that this creates is that it is difficult to know</w:t>
      </w:r>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r w:rsidR="00411010">
        <w:rPr>
          <w:rFonts w:ascii="Times New Roman" w:hAnsi="Times New Roman" w:cs="Times New Roman"/>
        </w:rPr>
        <w:t xml:space="preserve">A straightforward solution to this problem is 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03595">
        <w:rPr>
          <w:rFonts w:ascii="Times New Roman" w:hAnsi="Times New Roman" w:cs="Times New Roman"/>
        </w:rPr>
        <w:t xml:space="preserve"> 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 was developed</w:t>
      </w:r>
      <w:r w:rsidR="00467319">
        <w:rPr>
          <w:rFonts w:ascii="Times New Roman" w:hAnsi="Times New Roman" w:cs="Times New Roman"/>
        </w:rPr>
        <w:t xml:space="preserve"> precisely</w:t>
      </w:r>
      <w:r w:rsidR="0064471B">
        <w:rPr>
          <w:rFonts w:ascii="Times New Roman" w:hAnsi="Times New Roman" w:cs="Times New Roman"/>
        </w:rPr>
        <w:t xml:space="preserve"> to</w:t>
      </w:r>
      <w:r w:rsidR="00467319">
        <w:rPr>
          <w:rFonts w:ascii="Times New Roman" w:hAnsi="Times New Roman" w:cs="Times New Roman"/>
        </w:rPr>
        <w:t xml:space="preserve"> more faithfully instantiate 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 xml:space="preserve">distance between the arced motion and </w:t>
      </w:r>
      <w:r w:rsidR="00467319">
        <w:rPr>
          <w:rFonts w:ascii="Times New Roman" w:hAnsi="Times New Roman" w:cs="Times New Roman"/>
        </w:rPr>
        <w:lastRenderedPageBreak/>
        <w:t>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5889FD7"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15</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w:t>
      </w:r>
      <w:r w:rsidR="00714977">
        <w:rPr>
          <w:rFonts w:ascii="Times New Roman" w:hAnsi="Times New Roman" w:cs="Times New Roman"/>
        </w:rPr>
        <w:lastRenderedPageBreak/>
        <w:t xml:space="preserve">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w:t>
      </w:r>
      <w:r w:rsidR="003E09D2">
        <w:rPr>
          <w:rFonts w:ascii="Times New Roman" w:eastAsia="Times New Roman" w:hAnsi="Times New Roman" w:cs="Times New Roman"/>
        </w:rPr>
        <w:lastRenderedPageBreak/>
        <w:t xml:space="preserve">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 xml:space="preserve">the features with which they were associated during </w:t>
      </w:r>
      <w:r w:rsidR="00005907">
        <w:rPr>
          <w:rFonts w:ascii="Times New Roman" w:hAnsi="Times New Roman" w:cs="Times New Roman"/>
        </w:rPr>
        <w:lastRenderedPageBreak/>
        <w:t>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w:t>
      </w:r>
      <w:r w:rsidR="004C6440">
        <w:rPr>
          <w:rFonts w:ascii="Times New Roman" w:hAnsi="Times New Roman" w:cs="Times New Roman"/>
        </w:rPr>
        <w:lastRenderedPageBreak/>
        <w:t>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 xml:space="preserve">and the </w:t>
      </w:r>
      <w:r>
        <w:rPr>
          <w:rFonts w:ascii="Times New Roman" w:hAnsi="Times New Roman" w:cs="Times New Roman"/>
        </w:rPr>
        <w:lastRenderedPageBreak/>
        <w:t>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xml:space="preserve">, the network activates the same units as those in the Inconsistent test event. However, </w:t>
      </w:r>
      <w:r>
        <w:rPr>
          <w:rFonts w:ascii="Times New Roman" w:hAnsi="Times New Roman" w:cs="Times New Roman"/>
        </w:rPr>
        <w:lastRenderedPageBreak/>
        <w:t>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 xml:space="preserve">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w:t>
      </w:r>
      <w:r w:rsidR="00136774" w:rsidRPr="00136774">
        <w:rPr>
          <w:rFonts w:ascii="Times New Roman" w:hAnsi="Times New Roman" w:cs="Times New Roman"/>
        </w:rPr>
        <w:lastRenderedPageBreak/>
        <w:t>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lastRenderedPageBreak/>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w:t>
      </w:r>
      <w:r w:rsidRPr="00F70315">
        <w:rPr>
          <w:rFonts w:ascii="Times New Roman" w:hAnsi="Times New Roman" w:cs="Times New Roman"/>
        </w:rPr>
        <w:lastRenderedPageBreak/>
        <w:t xml:space="preserve">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lastRenderedPageBreak/>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 xml:space="preserve">I argued further that the strength of these associations depends on the physical proximity of the barrier to the curved motion: </w:t>
      </w:r>
      <w:r w:rsidR="007C01C2">
        <w:rPr>
          <w:rFonts w:ascii="Times New Roman" w:eastAsia="Times New Roman" w:hAnsi="Times New Roman" w:cs="Times New Roman"/>
        </w:rPr>
        <w:lastRenderedPageBreak/>
        <w:t>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w:t>
      </w:r>
      <w:r w:rsidR="00F21664" w:rsidRPr="00F21664">
        <w:rPr>
          <w:rFonts w:ascii="Times New Roman" w:eastAsia="Times New Roman" w:hAnsi="Times New Roman" w:cs="Times New Roman"/>
        </w:rPr>
        <w:lastRenderedPageBreak/>
        <w:t xml:space="preserve">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xml:space="preserve">, a major </w:t>
      </w:r>
      <w:r>
        <w:rPr>
          <w:rFonts w:ascii="Times New Roman" w:eastAsia="Times New Roman" w:hAnsi="Times New Roman" w:cs="Times New Roman"/>
        </w:rPr>
        <w:lastRenderedPageBreak/>
        <w:t>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 xml:space="preserve">Additionally, although the present model is not developmental in nature, future modeling work could explore </w:t>
      </w:r>
      <w:r w:rsidR="00FE02B4">
        <w:rPr>
          <w:rFonts w:ascii="Times New Roman" w:eastAsia="Times New Roman" w:hAnsi="Times New Roman" w:cs="Times New Roman"/>
        </w:rPr>
        <w:lastRenderedPageBreak/>
        <w:t>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other studies on infant 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w:t>
      </w:r>
      <w:r w:rsidR="00E47ED1">
        <w:rPr>
          <w:rFonts w:ascii="Times New Roman" w:eastAsia="Times New Roman" w:hAnsi="Times New Roman" w:cs="Times New Roman"/>
        </w:rPr>
        <w:lastRenderedPageBreak/>
        <w:t>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5"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8"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9"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1"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4"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0"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2"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5"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7"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3"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5"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8"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9"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3"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8"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2"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6"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8"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6"/>
      <w:headerReference w:type="first" r:id="rId9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6610B" w14:textId="77777777" w:rsidR="00E46CD7" w:rsidRDefault="00E46CD7" w:rsidP="00391C7E">
      <w:pPr>
        <w:spacing w:after="0" w:line="240" w:lineRule="auto"/>
      </w:pPr>
      <w:r>
        <w:separator/>
      </w:r>
    </w:p>
  </w:endnote>
  <w:endnote w:type="continuationSeparator" w:id="0">
    <w:p w14:paraId="3BF9D425" w14:textId="77777777" w:rsidR="00E46CD7" w:rsidRDefault="00E46CD7"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36A5" w14:textId="77777777" w:rsidR="00E46CD7" w:rsidRDefault="00E46CD7" w:rsidP="00391C7E">
      <w:pPr>
        <w:spacing w:after="0" w:line="240" w:lineRule="auto"/>
      </w:pPr>
      <w:r>
        <w:separator/>
      </w:r>
    </w:p>
  </w:footnote>
  <w:footnote w:type="continuationSeparator" w:id="0">
    <w:p w14:paraId="3B98A3BE" w14:textId="77777777" w:rsidR="00E46CD7" w:rsidRDefault="00E46CD7"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2DBA"/>
    <w:rsid w:val="000030F0"/>
    <w:rsid w:val="00003878"/>
    <w:rsid w:val="00003BC2"/>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7C"/>
    <w:rsid w:val="00063AA1"/>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F19"/>
    <w:rsid w:val="0015353E"/>
    <w:rsid w:val="00153600"/>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D94"/>
    <w:rsid w:val="0017525B"/>
    <w:rsid w:val="001753BC"/>
    <w:rsid w:val="00175501"/>
    <w:rsid w:val="00175628"/>
    <w:rsid w:val="00175A63"/>
    <w:rsid w:val="0017668E"/>
    <w:rsid w:val="00176FA7"/>
    <w:rsid w:val="00177C21"/>
    <w:rsid w:val="001804B0"/>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4043"/>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B65"/>
    <w:rsid w:val="00342C1C"/>
    <w:rsid w:val="0034456C"/>
    <w:rsid w:val="00344626"/>
    <w:rsid w:val="0034465C"/>
    <w:rsid w:val="0034473E"/>
    <w:rsid w:val="00344886"/>
    <w:rsid w:val="00345274"/>
    <w:rsid w:val="003455EB"/>
    <w:rsid w:val="0034590D"/>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2FD0"/>
    <w:rsid w:val="003F3318"/>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1EB"/>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5813"/>
    <w:rsid w:val="00575943"/>
    <w:rsid w:val="00575EF0"/>
    <w:rsid w:val="00576594"/>
    <w:rsid w:val="00576E17"/>
    <w:rsid w:val="00577459"/>
    <w:rsid w:val="00577556"/>
    <w:rsid w:val="00580981"/>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6D57"/>
    <w:rsid w:val="005A703B"/>
    <w:rsid w:val="005A72CB"/>
    <w:rsid w:val="005A7473"/>
    <w:rsid w:val="005A7984"/>
    <w:rsid w:val="005A7C4E"/>
    <w:rsid w:val="005A7F7F"/>
    <w:rsid w:val="005B26B8"/>
    <w:rsid w:val="005B2900"/>
    <w:rsid w:val="005B2DE0"/>
    <w:rsid w:val="005B3ABC"/>
    <w:rsid w:val="005B40D5"/>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3E6"/>
    <w:rsid w:val="005E4A7C"/>
    <w:rsid w:val="005E4F02"/>
    <w:rsid w:val="005E59C7"/>
    <w:rsid w:val="005E6ED1"/>
    <w:rsid w:val="005E73B5"/>
    <w:rsid w:val="005E73C1"/>
    <w:rsid w:val="005F04C2"/>
    <w:rsid w:val="005F1961"/>
    <w:rsid w:val="005F1C3C"/>
    <w:rsid w:val="005F223F"/>
    <w:rsid w:val="005F2703"/>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BCF"/>
    <w:rsid w:val="00657E09"/>
    <w:rsid w:val="00660231"/>
    <w:rsid w:val="00660433"/>
    <w:rsid w:val="00660DD3"/>
    <w:rsid w:val="00661234"/>
    <w:rsid w:val="00661DFC"/>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18D4"/>
    <w:rsid w:val="006D2AED"/>
    <w:rsid w:val="006D339D"/>
    <w:rsid w:val="006D356F"/>
    <w:rsid w:val="006D3768"/>
    <w:rsid w:val="006D4AF4"/>
    <w:rsid w:val="006D4C64"/>
    <w:rsid w:val="006D50F8"/>
    <w:rsid w:val="006D51A8"/>
    <w:rsid w:val="006D54BC"/>
    <w:rsid w:val="006D5542"/>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1E0C"/>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9C3"/>
    <w:rsid w:val="00852A56"/>
    <w:rsid w:val="00853343"/>
    <w:rsid w:val="0085367D"/>
    <w:rsid w:val="00853CF6"/>
    <w:rsid w:val="00854B95"/>
    <w:rsid w:val="00854D8D"/>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613"/>
    <w:rsid w:val="00AC16B1"/>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B9F"/>
    <w:rsid w:val="00D05D3F"/>
    <w:rsid w:val="00D05D7B"/>
    <w:rsid w:val="00D0709C"/>
    <w:rsid w:val="00D07834"/>
    <w:rsid w:val="00D108B4"/>
    <w:rsid w:val="00D10F0D"/>
    <w:rsid w:val="00D11646"/>
    <w:rsid w:val="00D123BB"/>
    <w:rsid w:val="00D1264D"/>
    <w:rsid w:val="00D126E5"/>
    <w:rsid w:val="00D12D42"/>
    <w:rsid w:val="00D135D3"/>
    <w:rsid w:val="00D13D5A"/>
    <w:rsid w:val="00D1447B"/>
    <w:rsid w:val="00D1467C"/>
    <w:rsid w:val="00D14B96"/>
    <w:rsid w:val="00D15380"/>
    <w:rsid w:val="00D1592D"/>
    <w:rsid w:val="00D1615E"/>
    <w:rsid w:val="00D16229"/>
    <w:rsid w:val="00D168E6"/>
    <w:rsid w:val="00D16A84"/>
    <w:rsid w:val="00D16BF5"/>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9A7"/>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4EA7"/>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61F9"/>
    <w:rsid w:val="00DC7210"/>
    <w:rsid w:val="00DC7422"/>
    <w:rsid w:val="00DC74C8"/>
    <w:rsid w:val="00DC7515"/>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17BC6"/>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16/S0885-2014(02)00124-7" TargetMode="External"/><Relationship Id="rId47" Type="http://schemas.openxmlformats.org/officeDocument/2006/relationships/hyperlink" Target="https://doi.org/10.1207/s15516709cog2701_4" TargetMode="External"/><Relationship Id="rId63" Type="http://schemas.openxmlformats.org/officeDocument/2006/relationships/hyperlink" Target="https://doi.org/10.1111/desc.13581" TargetMode="External"/><Relationship Id="rId68" Type="http://schemas.openxmlformats.org/officeDocument/2006/relationships/hyperlink" Target="https://doi.org/10.1016/j.cogpsych.2010.02.001" TargetMode="External"/><Relationship Id="rId84" Type="http://schemas.openxmlformats.org/officeDocument/2006/relationships/hyperlink" Target="https://doi.org/10.1111/j.1551-6709.2010.01129.x" TargetMode="External"/><Relationship Id="rId89" Type="http://schemas.openxmlformats.org/officeDocument/2006/relationships/hyperlink" Target="https://doi.org/10.1016/j.neuroimage.2010.05.02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016/0010-0277(85)90008-3" TargetMode="External"/><Relationship Id="rId53" Type="http://schemas.openxmlformats.org/officeDocument/2006/relationships/hyperlink" Target="https://doi.org/10.1177/0963721412470687" TargetMode="External"/><Relationship Id="rId58" Type="http://schemas.openxmlformats.org/officeDocument/2006/relationships/hyperlink" Target="https://doi.org/10.1016/0885-2014(93)90008-S" TargetMode="External"/><Relationship Id="rId74" Type="http://schemas.openxmlformats.org/officeDocument/2006/relationships/hyperlink" Target="https://doi.org/10.1037/1089-2680.1.3.271" TargetMode="External"/><Relationship Id="rId79" Type="http://schemas.openxmlformats.org/officeDocument/2006/relationships/hyperlink" Target="https://doi.org/10.1098/rsos.191795" TargetMode="External"/><Relationship Id="rId5" Type="http://schemas.openxmlformats.org/officeDocument/2006/relationships/webSettings" Target="webSettings.xml"/><Relationship Id="rId90" Type="http://schemas.openxmlformats.org/officeDocument/2006/relationships/hyperlink" Target="https://doi.org/10.1016/j.cogdev.2012.08.004" TargetMode="External"/><Relationship Id="rId95" Type="http://schemas.openxmlformats.org/officeDocument/2006/relationships/hyperlink" Target="https://psycnet.apa.org/doi/10.1037/a003215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111/1467-7687.00220" TargetMode="External"/><Relationship Id="rId48" Type="http://schemas.openxmlformats.org/officeDocument/2006/relationships/hyperlink" Target="https://doi.org/10.1207/s15516709cog1401_5" TargetMode="External"/><Relationship Id="rId64" Type="http://schemas.openxmlformats.org/officeDocument/2006/relationships/hyperlink" Target="https://doi.org/10.1016/j.cognition.2016.12.007" TargetMode="External"/><Relationship Id="rId69" Type="http://schemas.openxmlformats.org/officeDocument/2006/relationships/hyperlink" Target="https://doi.org/10.1016/S0010-0277(96)00727-5" TargetMode="External"/><Relationship Id="rId80" Type="http://schemas.openxmlformats.org/officeDocument/2006/relationships/hyperlink" Target="https://doi.org/10.1371/journal.pone.0023223" TargetMode="External"/><Relationship Id="rId85" Type="http://schemas.openxmlformats.org/officeDocument/2006/relationships/hyperlink" Target="https://doi.org/10.1146/annurev.ph.25.030163.0025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37/xge0001656" TargetMode="External"/><Relationship Id="rId46" Type="http://schemas.openxmlformats.org/officeDocument/2006/relationships/hyperlink" Target="https://doi.org/10.1016/S0010-0277(99)00039-6" TargetMode="External"/><Relationship Id="rId59" Type="http://schemas.openxmlformats.org/officeDocument/2006/relationships/hyperlink" Target="https://doi.org/10.1016/j.cogdev.2005.04.004" TargetMode="External"/><Relationship Id="rId67" Type="http://schemas.openxmlformats.org/officeDocument/2006/relationships/hyperlink" Target="https://doi.org/10.1111/j.0956-7976.2004.00755.x" TargetMode="External"/><Relationship Id="rId20" Type="http://schemas.openxmlformats.org/officeDocument/2006/relationships/image" Target="media/image12.png"/><Relationship Id="rId41" Type="http://schemas.openxmlformats.org/officeDocument/2006/relationships/hyperlink" Target="https://psycnet.apa.org/doi/10.1016/S1364-6613(99)01356-X" TargetMode="External"/><Relationship Id="rId54" Type="http://schemas.openxmlformats.org/officeDocument/2006/relationships/hyperlink" Target="https://doi.org/10.1016/j.cogdev.2010.09.001" TargetMode="External"/><Relationship Id="rId62" Type="http://schemas.openxmlformats.org/officeDocument/2006/relationships/hyperlink" Target="https://doi.org/10.1016/S0010-0277(87)80006-9" TargetMode="External"/><Relationship Id="rId70" Type="http://schemas.openxmlformats.org/officeDocument/2006/relationships/hyperlink" Target="https://doi.org/10.1126/science.1107621" TargetMode="External"/><Relationship Id="rId75" Type="http://schemas.openxmlformats.org/officeDocument/2006/relationships/hyperlink" Target="http://www.jstor.org/stable/30162860" TargetMode="External"/><Relationship Id="rId83" Type="http://schemas.openxmlformats.org/officeDocument/2006/relationships/hyperlink" Target="https://doi.org/10.1016/S1364-6613(02)01926-5" TargetMode="External"/><Relationship Id="rId88" Type="http://schemas.openxmlformats.org/officeDocument/2006/relationships/hyperlink" Target="https://doi.org/10.1371/journal.pbio.0030208" TargetMode="External"/><Relationship Id="rId91" Type="http://schemas.openxmlformats.org/officeDocument/2006/relationships/hyperlink" Target="https://doi.org/10.1016/j.cognition.2017.06.029"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111/j.1467-8624.1991.tb01602.x" TargetMode="External"/><Relationship Id="rId49" Type="http://schemas.openxmlformats.org/officeDocument/2006/relationships/hyperlink" Target="https://doi.org/10.1111/j.1467-7687.2011.01048.x" TargetMode="External"/><Relationship Id="rId57" Type="http://schemas.openxmlformats.org/officeDocument/2006/relationships/hyperlink" Target="https://psycnet.apa.org/doi/10.1037/0012-1649.19.3.338"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jpeg"/><Relationship Id="rId44" Type="http://schemas.openxmlformats.org/officeDocument/2006/relationships/hyperlink" Target="https://psycnet.apa.org/doi/10.1037/0033-295X.112.2.347" TargetMode="External"/><Relationship Id="rId52" Type="http://schemas.openxmlformats.org/officeDocument/2006/relationships/hyperlink" Target="https://doi.org/10.1016/0010-0277(95)00661-H" TargetMode="External"/><Relationship Id="rId60" Type="http://schemas.openxmlformats.org/officeDocument/2006/relationships/hyperlink" Target="https://doi.org/10.1016/0010-0285(83)90017-8" TargetMode="External"/><Relationship Id="rId65" Type="http://schemas.openxmlformats.org/officeDocument/2006/relationships/hyperlink" Target="https://doi.org/10.1037/0012-1649.36.5.635" TargetMode="External"/><Relationship Id="rId73" Type="http://schemas.openxmlformats.org/officeDocument/2006/relationships/hyperlink" Target="https://doi.org/10.1016/j.cognition.2017.09.007" TargetMode="External"/><Relationship Id="rId78" Type="http://schemas.openxmlformats.org/officeDocument/2006/relationships/hyperlink" Target="https://doi.org/10.1080/09540090310001655093" TargetMode="External"/><Relationship Id="rId81" Type="http://schemas.openxmlformats.org/officeDocument/2006/relationships/hyperlink" Target="https://doi.org/10.1207/s15327078in1003_6" TargetMode="External"/><Relationship Id="rId86" Type="http://schemas.openxmlformats.org/officeDocument/2006/relationships/hyperlink" Target="https://psycnet.apa.org/doi/10.1037/0033-295X.99.4.605" TargetMode="External"/><Relationship Id="rId94" Type="http://schemas.openxmlformats.org/officeDocument/2006/relationships/hyperlink" Target="https://doi.org/10.1111/1467-8721.ep10772615" TargetMode="External"/><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cogdev.2022.101164" TargetMode="External"/><Relationship Id="rId34" Type="http://schemas.openxmlformats.org/officeDocument/2006/relationships/hyperlink" Target="https://doi.org/10.1016/0010-0277(86)90052-1" TargetMode="External"/><Relationship Id="rId50" Type="http://schemas.openxmlformats.org/officeDocument/2006/relationships/hyperlink" Target="https://doi.org/10.1038/s41467-025-61517-3" TargetMode="External"/><Relationship Id="rId55" Type="http://schemas.openxmlformats.org/officeDocument/2006/relationships/hyperlink" Target="https://doi.org/10.1038/nature06288" TargetMode="External"/><Relationship Id="rId76" Type="http://schemas.openxmlformats.org/officeDocument/2006/relationships/hyperlink" Target="https://doi.org/10.1038/323533a0" TargetMode="External"/><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126/science.1111656" TargetMode="External"/><Relationship Id="rId92" Type="http://schemas.openxmlformats.org/officeDocument/2006/relationships/hyperlink" Target="https://doi.org/10.1111/1467-9280.0021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207/S15327078IN0104_3" TargetMode="External"/><Relationship Id="rId45" Type="http://schemas.openxmlformats.org/officeDocument/2006/relationships/hyperlink" Target="https://doi.org/10.1111/1467-7687.00039" TargetMode="External"/><Relationship Id="rId66" Type="http://schemas.openxmlformats.org/officeDocument/2006/relationships/hyperlink" Target="https://doi.org/10.1080/095400999116322" TargetMode="External"/><Relationship Id="rId87" Type="http://schemas.openxmlformats.org/officeDocument/2006/relationships/hyperlink" Target="https://doi.org/10.1002/icd.2359" TargetMode="External"/><Relationship Id="rId61" Type="http://schemas.openxmlformats.org/officeDocument/2006/relationships/hyperlink" Target="https://doi.org/10.1016/S0010-0277(98)00036-5" TargetMode="External"/><Relationship Id="rId82" Type="http://schemas.openxmlformats.org/officeDocument/2006/relationships/hyperlink" Target="https://doi.org/10.1521/soco.2025.43.3.15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psycnet.apa.org/doi/10.1037/0012-1649.23.5.655" TargetMode="External"/><Relationship Id="rId56" Type="http://schemas.openxmlformats.org/officeDocument/2006/relationships/hyperlink" Target="https://doi.org/10.1162/neco.1989.1.1.143" TargetMode="External"/><Relationship Id="rId77" Type="http://schemas.openxmlformats.org/officeDocument/2006/relationships/hyperlink" Target="https://doi.org/10.1371/journal.pone.0042698" TargetMode="External"/><Relationship Id="rId100"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016/S1364-6613(03)00128-1" TargetMode="External"/><Relationship Id="rId72" Type="http://schemas.openxmlformats.org/officeDocument/2006/relationships/hyperlink" Target="https://doi.org/10.1016/j.cognition.2004.11.005" TargetMode="External"/><Relationship Id="rId93" Type="http://schemas.openxmlformats.org/officeDocument/2006/relationships/hyperlink" Target="https://doi.org/10.1038/358749a0"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101</Pages>
  <Words>28448</Words>
  <Characters>162159</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cp:revision>
  <dcterms:created xsi:type="dcterms:W3CDTF">2026-04-24T17:03:00Z</dcterms:created>
  <dcterms:modified xsi:type="dcterms:W3CDTF">2026-04-24T20:11:00Z</dcterms:modified>
</cp:coreProperties>
</file>