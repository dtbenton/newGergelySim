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proofErr w:type="gramStart"/>
      <w:r w:rsidR="00230D82">
        <w:rPr>
          <w:rFonts w:ascii="Times New Roman" w:hAnsi="Times New Roman" w:cs="Times New Roman"/>
        </w:rPr>
        <w:t xml:space="preserve">in particular </w:t>
      </w:r>
      <w:r w:rsidR="006C0A30">
        <w:rPr>
          <w:rFonts w:ascii="Times New Roman" w:hAnsi="Times New Roman" w:cs="Times New Roman"/>
        </w:rPr>
        <w:t>were</w:t>
      </w:r>
      <w:proofErr w:type="gramEnd"/>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w:t>
      </w:r>
      <w:proofErr w:type="gramStart"/>
      <w:r w:rsidR="00F478FB">
        <w:rPr>
          <w:rFonts w:ascii="Times New Roman" w:hAnsi="Times New Roman" w:cs="Times New Roman"/>
        </w:rPr>
        <w:t>a causal</w:t>
      </w:r>
      <w:proofErr w:type="gramEnd"/>
      <w:r w:rsidR="00F478FB">
        <w:rPr>
          <w:rFonts w:ascii="Times New Roman" w:hAnsi="Times New Roman" w:cs="Times New Roman"/>
        </w:rPr>
        <w:t xml:space="preserve"> interaction (e.g., Liu et al., 2019). </w:t>
      </w:r>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proofErr w:type="gramEnd"/>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6F8BAECF" w:rsidR="00201A31" w:rsidRDefault="00C62E91" w:rsidP="00F06FB8">
      <w:pPr>
        <w:spacing w:line="480" w:lineRule="auto"/>
        <w:ind w:firstLine="720"/>
        <w:contextualSpacing/>
        <w:rPr>
          <w:rFonts w:ascii="Times New Roman" w:hAnsi="Times New Roman" w:cs="Times New Roman"/>
        </w:rPr>
      </w:pPr>
      <w:ins w:id="1" w:author="Benton, Deon" w:date="2026-05-10T21:12:00Z" w16du:dateUtc="2026-05-11T02:12:00Z">
        <w:r w:rsidRPr="00C62E91">
          <w:rPr>
            <w:rFonts w:ascii="Times New Roman" w:hAnsi="Times New Roman" w:cs="Times New Roman"/>
          </w:rPr>
          <w:t xml:space="preserve">Although each of these perspectives differ in their specifics, they share the notion that infants process others' actions in terms of both the identities of the objects engaged in those </w:t>
        </w:r>
        <w:r>
          <w:rPr>
            <w:rFonts w:ascii="Times New Roman" w:hAnsi="Times New Roman" w:cs="Times New Roman"/>
          </w:rPr>
          <w:t>them</w:t>
        </w:r>
        <w:r w:rsidRPr="00C62E91">
          <w:rPr>
            <w:rFonts w:ascii="Times New Roman" w:hAnsi="Times New Roman" w:cs="Times New Roman"/>
          </w:rPr>
          <w:t xml:space="preserve"> (</w:t>
        </w:r>
      </w:ins>
      <w:ins w:id="2" w:author="Benton, Deon" w:date="2026-05-10T21:13:00Z" w16du:dateUtc="2026-05-11T02:13:00Z">
        <w:r>
          <w:rPr>
            <w:rFonts w:ascii="Times New Roman" w:hAnsi="Times New Roman" w:cs="Times New Roman"/>
          </w:rPr>
          <w:t>i.e.,</w:t>
        </w:r>
      </w:ins>
      <w:ins w:id="3" w:author="Benton, Deon" w:date="2026-05-10T21:12:00Z" w16du:dateUtc="2026-05-11T02:12:00Z">
        <w:r w:rsidRPr="00C62E91">
          <w:rPr>
            <w:rFonts w:ascii="Times New Roman" w:hAnsi="Times New Roman" w:cs="Times New Roman"/>
          </w:rPr>
          <w:t xml:space="preserve"> agents or objects) and </w:t>
        </w:r>
      </w:ins>
      <w:ins w:id="4" w:author="Benton, Deon" w:date="2026-05-10T21:13:00Z" w16du:dateUtc="2026-05-11T02:13:00Z">
        <w:r>
          <w:rPr>
            <w:rFonts w:ascii="Times New Roman" w:hAnsi="Times New Roman" w:cs="Times New Roman"/>
          </w:rPr>
          <w:t>their efficiency and cost</w:t>
        </w:r>
      </w:ins>
      <w:ins w:id="5"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appealing aspects of these accounts are that they were developed to address foundational questions about</w:t>
        </w:r>
      </w:ins>
      <w:ins w:id="6" w:author="Benton, Deon" w:date="2026-05-10T21:14:00Z" w16du:dateUtc="2026-05-11T02:14:00Z">
        <w:r>
          <w:rPr>
            <w:rFonts w:ascii="Times New Roman" w:hAnsi="Times New Roman" w:cs="Times New Roman"/>
          </w:rPr>
          <w:t xml:space="preserve"> how infants come to understand others’ actions,</w:t>
        </w:r>
      </w:ins>
      <w:ins w:id="7" w:author="Benton, Deon" w:date="2026-05-10T21:12:00Z" w16du:dateUtc="2026-05-11T02:12:00Z">
        <w:r w:rsidRPr="00C62E91">
          <w:rPr>
            <w:rFonts w:ascii="Times New Roman" w:hAnsi="Times New Roman" w:cs="Times New Roman"/>
          </w:rPr>
          <w:t xml:space="preserve"> have generated a</w:t>
        </w:r>
      </w:ins>
      <w:ins w:id="8" w:author="Benton, Deon" w:date="2026-05-10T21:15:00Z" w16du:dateUtc="2026-05-11T02:15:00Z">
        <w:r>
          <w:rPr>
            <w:rFonts w:ascii="Times New Roman" w:hAnsi="Times New Roman" w:cs="Times New Roman"/>
          </w:rPr>
          <w:t xml:space="preserve">n ever-growing body of </w:t>
        </w:r>
      </w:ins>
      <w:ins w:id="9" w:author="Benton, Deon" w:date="2026-05-10T21:12:00Z" w16du:dateUtc="2026-05-11T02:12:00Z">
        <w:r w:rsidRPr="00C62E91">
          <w:rPr>
            <w:rFonts w:ascii="Times New Roman" w:hAnsi="Times New Roman" w:cs="Times New Roman"/>
          </w:rPr>
          <w:t>research, and</w:t>
        </w:r>
      </w:ins>
      <w:ins w:id="10" w:author="Benton, Deon" w:date="2026-05-10T21:16:00Z" w16du:dateUtc="2026-05-11T02:16:00Z">
        <w:r>
          <w:rPr>
            <w:rFonts w:ascii="Times New Roman" w:hAnsi="Times New Roman" w:cs="Times New Roman"/>
          </w:rPr>
          <w:t xml:space="preserve"> each has garnered some</w:t>
        </w:r>
      </w:ins>
      <w:ins w:id="11" w:author="Benton, Deon" w:date="2026-05-10T21:12:00Z" w16du:dateUtc="2026-05-11T02:12:00Z">
        <w:r w:rsidRPr="00C62E91">
          <w:rPr>
            <w:rFonts w:ascii="Times New Roman" w:hAnsi="Times New Roman" w:cs="Times New Roman"/>
          </w:rPr>
          <w:t xml:space="preserve"> empirical support. </w:t>
        </w:r>
      </w:ins>
      <w:ins w:id="12" w:author="Benton, Deon" w:date="2026-05-10T21:23:00Z" w16du:dateUtc="2026-05-11T02:23:00Z">
        <w:r w:rsidR="00956572">
          <w:rPr>
            <w:rFonts w:ascii="Times New Roman" w:hAnsi="Times New Roman" w:cs="Times New Roman"/>
          </w:rPr>
          <w:t>Nevertheless, important question</w:t>
        </w:r>
      </w:ins>
      <w:ins w:id="13" w:author="Benton, Deon" w:date="2026-05-10T21:25:00Z" w16du:dateUtc="2026-05-11T02:25:00Z">
        <w:r w:rsidR="00952AE6">
          <w:rPr>
            <w:rFonts w:ascii="Times New Roman" w:hAnsi="Times New Roman" w:cs="Times New Roman"/>
          </w:rPr>
          <w:t>s</w:t>
        </w:r>
      </w:ins>
      <w:ins w:id="14" w:author="Benton, Deon" w:date="2026-05-10T21:23:00Z" w16du:dateUtc="2026-05-11T02:23:00Z">
        <w:r w:rsidR="00956572">
          <w:rPr>
            <w:rFonts w:ascii="Times New Roman" w:hAnsi="Times New Roman" w:cs="Times New Roman"/>
          </w:rPr>
          <w:t xml:space="preserve"> remain</w:t>
        </w:r>
      </w:ins>
      <w:ins w:id="15" w:author="Benton, Deon" w:date="2026-05-10T21:19:00Z" w16du:dateUtc="2026-05-11T02:19:00Z">
        <w:r>
          <w:rPr>
            <w:rFonts w:ascii="Times New Roman" w:hAnsi="Times New Roman" w:cs="Times New Roman"/>
          </w:rPr>
          <w:t xml:space="preserve"> about key aspects of each proposal.</w:t>
        </w:r>
      </w:ins>
      <w:ins w:id="16" w:author="Benton, Deon" w:date="2026-05-10T21:12:00Z" w16du:dateUtc="2026-05-11T02:12:00Z">
        <w:r w:rsidRPr="00C62E91">
          <w:rPr>
            <w:rFonts w:ascii="Times New Roman" w:hAnsi="Times New Roman" w:cs="Times New Roman"/>
          </w:rPr>
          <w:t xml:space="preserve"> For example,</w:t>
        </w:r>
      </w:ins>
      <w:ins w:id="17" w:author="Benton, Deon" w:date="2026-05-10T21:26:00Z" w16du:dateUtc="2026-05-11T02:26:00Z">
        <w:r w:rsidR="00952AE6">
          <w:rPr>
            <w:rFonts w:ascii="Times New Roman" w:hAnsi="Times New Roman" w:cs="Times New Roman"/>
          </w:rPr>
          <w:t xml:space="preserve"> although</w:t>
        </w:r>
      </w:ins>
      <w:ins w:id="18" w:author="Benton, Deon" w:date="2026-05-10T21:12:00Z" w16du:dateUtc="2026-05-11T02:12:00Z">
        <w:r w:rsidRPr="00C62E91">
          <w:rPr>
            <w:rFonts w:ascii="Times New Roman" w:hAnsi="Times New Roman" w:cs="Times New Roman"/>
          </w:rPr>
          <w:t xml:space="preserve"> </w:t>
        </w:r>
      </w:ins>
      <w:ins w:id="19" w:author="Benton, Deon" w:date="2026-05-10T21:26:00Z" w16du:dateUtc="2026-05-11T02:26:00Z">
        <w:r w:rsidR="00952AE6">
          <w:rPr>
            <w:rFonts w:ascii="Times New Roman" w:hAnsi="Times New Roman" w:cs="Times New Roman"/>
          </w:rPr>
          <w:t>proponents of the</w:t>
        </w:r>
      </w:ins>
      <w:ins w:id="20" w:author="Benton, Deon" w:date="2026-05-10T21:12:00Z" w16du:dateUtc="2026-05-11T02:12:00Z">
        <w:r w:rsidRPr="00C62E91">
          <w:rPr>
            <w:rFonts w:ascii="Times New Roman" w:hAnsi="Times New Roman" w:cs="Times New Roman"/>
          </w:rPr>
          <w:t xml:space="preserve"> teleological stance </w:t>
        </w:r>
      </w:ins>
      <w:ins w:id="21" w:author="Benton, Deon" w:date="2026-05-10T21:26:00Z" w16du:dateUtc="2026-05-11T02:26:00Z">
        <w:r w:rsidR="00952AE6">
          <w:rPr>
            <w:rFonts w:ascii="Times New Roman" w:hAnsi="Times New Roman" w:cs="Times New Roman"/>
          </w:rPr>
          <w:t>maintain that</w:t>
        </w:r>
      </w:ins>
      <w:ins w:id="22" w:author="Benton, Deon" w:date="2026-05-10T21:12:00Z" w16du:dateUtc="2026-05-11T02:12:00Z">
        <w:r w:rsidRPr="00C62E91">
          <w:rPr>
            <w:rFonts w:ascii="Times New Roman" w:hAnsi="Times New Roman" w:cs="Times New Roman"/>
          </w:rPr>
          <w:t xml:space="preserve"> infants interpret actions in terms of</w:t>
        </w:r>
      </w:ins>
      <w:ins w:id="23" w:author="Benton, Deon" w:date="2026-05-10T21:22:00Z" w16du:dateUtc="2026-05-11T02:22:00Z">
        <w:r>
          <w:rPr>
            <w:rFonts w:ascii="Times New Roman" w:hAnsi="Times New Roman" w:cs="Times New Roman"/>
          </w:rPr>
          <w:t xml:space="preserve"> an agent’s</w:t>
        </w:r>
      </w:ins>
      <w:ins w:id="24" w:author="Benton, Deon" w:date="2026-05-10T21:12:00Z" w16du:dateUtc="2026-05-11T02:12:00Z">
        <w:r w:rsidRPr="00C62E91">
          <w:rPr>
            <w:rFonts w:ascii="Times New Roman" w:hAnsi="Times New Roman" w:cs="Times New Roman"/>
          </w:rPr>
          <w:t xml:space="preserve"> goals, </w:t>
        </w:r>
      </w:ins>
      <w:ins w:id="25" w:author="Benton, Deon" w:date="2026-05-10T21:22:00Z" w16du:dateUtc="2026-05-11T02:22:00Z">
        <w:r>
          <w:rPr>
            <w:rFonts w:ascii="Times New Roman" w:hAnsi="Times New Roman" w:cs="Times New Roman"/>
          </w:rPr>
          <w:t xml:space="preserve">any physical </w:t>
        </w:r>
      </w:ins>
      <w:ins w:id="26" w:author="Benton, Deon" w:date="2026-05-10T21:12:00Z" w16du:dateUtc="2026-05-11T02:12:00Z">
        <w:r w:rsidRPr="00C62E91">
          <w:rPr>
            <w:rFonts w:ascii="Times New Roman" w:hAnsi="Times New Roman" w:cs="Times New Roman"/>
          </w:rPr>
          <w:t xml:space="preserve">constraints, and the rationality or efficiency of </w:t>
        </w:r>
      </w:ins>
      <w:ins w:id="27" w:author="Benton, Deon" w:date="2026-05-10T21:28:00Z" w16du:dateUtc="2026-05-11T02:28:00Z">
        <w:r w:rsidR="00952AE6">
          <w:rPr>
            <w:rFonts w:ascii="Times New Roman" w:hAnsi="Times New Roman" w:cs="Times New Roman"/>
          </w:rPr>
          <w:t xml:space="preserve">the agent’s </w:t>
        </w:r>
      </w:ins>
      <w:ins w:id="28" w:author="Benton, Deon" w:date="2026-05-10T21:12:00Z" w16du:dateUtc="2026-05-11T02:12:00Z">
        <w:r w:rsidRPr="00C62E91">
          <w:rPr>
            <w:rFonts w:ascii="Times New Roman" w:hAnsi="Times New Roman" w:cs="Times New Roman"/>
          </w:rPr>
          <w:t>behavior</w:t>
        </w:r>
      </w:ins>
      <w:ins w:id="29" w:author="Benton, Deon" w:date="2026-05-10T21:22:00Z" w16du:dateUtc="2026-05-11T02:22:00Z">
        <w:r>
          <w:rPr>
            <w:rFonts w:ascii="Times New Roman" w:hAnsi="Times New Roman" w:cs="Times New Roman"/>
          </w:rPr>
          <w:t xml:space="preserve"> in relation to those goals and constraints</w:t>
        </w:r>
      </w:ins>
      <w:ins w:id="30" w:author="Benton, Deon" w:date="2026-05-10T21:12:00Z" w16du:dateUtc="2026-05-11T02:12:00Z">
        <w:r w:rsidRPr="00C62E91">
          <w:rPr>
            <w:rFonts w:ascii="Times New Roman" w:hAnsi="Times New Roman" w:cs="Times New Roman"/>
          </w:rPr>
          <w:t xml:space="preserve">, </w:t>
        </w:r>
      </w:ins>
      <w:ins w:id="31" w:author="Benton, Deon" w:date="2026-05-10T21:22:00Z" w16du:dateUtc="2026-05-11T02:22:00Z">
        <w:r w:rsidR="00956572">
          <w:rPr>
            <w:rFonts w:ascii="Times New Roman" w:hAnsi="Times New Roman" w:cs="Times New Roman"/>
          </w:rPr>
          <w:t>little, if any, is said in the the</w:t>
        </w:r>
      </w:ins>
      <w:ins w:id="32" w:author="Benton, Deon" w:date="2026-05-10T21:23:00Z" w16du:dateUtc="2026-05-11T02:23:00Z">
        <w:r w:rsidR="00956572">
          <w:rPr>
            <w:rFonts w:ascii="Times New Roman" w:hAnsi="Times New Roman" w:cs="Times New Roman"/>
          </w:rPr>
          <w:t xml:space="preserve">ory about </w:t>
        </w:r>
      </w:ins>
      <w:ins w:id="33" w:author="Benton, Deon" w:date="2026-05-10T21:12:00Z" w16du:dateUtc="2026-05-11T02:12:00Z">
        <w:r w:rsidRPr="00C62E91">
          <w:rPr>
            <w:rFonts w:ascii="Times New Roman" w:hAnsi="Times New Roman" w:cs="Times New Roman"/>
          </w:rPr>
          <w:t>origins of these notions.</w:t>
        </w:r>
      </w:ins>
      <w:ins w:id="34" w:author="Benton, Deon" w:date="2026-05-10T21:17:00Z" w16du:dateUtc="2026-05-11T02:17:00Z">
        <w:r>
          <w:rPr>
            <w:rFonts w:ascii="Times New Roman" w:hAnsi="Times New Roman" w:cs="Times New Roman"/>
          </w:rPr>
          <w:t xml:space="preserve"> </w:t>
        </w:r>
      </w:ins>
      <w:ins w:id="35" w:author="Benton, Deon" w:date="2026-05-10T21:30:00Z" w16du:dateUtc="2026-05-11T02:30:00Z">
        <w:r w:rsidR="00952AE6">
          <w:rPr>
            <w:rFonts w:ascii="Times New Roman" w:hAnsi="Times New Roman" w:cs="Times New Roman"/>
          </w:rPr>
          <w:t xml:space="preserve">Given that </w:t>
        </w:r>
      </w:ins>
      <w:ins w:id="36" w:author="Benton, Deon" w:date="2026-05-10T21:31:00Z" w16du:dateUtc="2026-05-11T02:31:00Z">
        <w:r w:rsidR="00952AE6" w:rsidRPr="00C62E91">
          <w:rPr>
            <w:rFonts w:ascii="Times New Roman" w:hAnsi="Times New Roman" w:cs="Times New Roman"/>
          </w:rPr>
          <w:t>possess</w:t>
        </w:r>
        <w:r w:rsidR="00952AE6">
          <w:rPr>
            <w:rFonts w:ascii="Times New Roman" w:hAnsi="Times New Roman" w:cs="Times New Roman"/>
          </w:rPr>
          <w:t>ing</w:t>
        </w:r>
        <w:r w:rsidR="00952AE6" w:rsidRPr="00C62E91">
          <w:rPr>
            <w:rFonts w:ascii="Times New Roman" w:hAnsi="Times New Roman" w:cs="Times New Roman"/>
          </w:rPr>
          <w:t xml:space="preserve"> </w:t>
        </w:r>
        <w:r w:rsidR="00952AE6">
          <w:rPr>
            <w:rFonts w:ascii="Times New Roman" w:hAnsi="Times New Roman" w:cs="Times New Roman"/>
          </w:rPr>
          <w:t xml:space="preserve">some idea of what makes an action rational or efficient is </w:t>
        </w:r>
      </w:ins>
      <w:ins w:id="37" w:author="Benton, Deon" w:date="2026-05-10T21:32:00Z" w16du:dateUtc="2026-05-11T02:32:00Z">
        <w:r w:rsidR="004277B3">
          <w:rPr>
            <w:rFonts w:ascii="Times New Roman" w:hAnsi="Times New Roman" w:cs="Times New Roman"/>
          </w:rPr>
          <w:t>a prerequisite</w:t>
        </w:r>
      </w:ins>
      <w:ins w:id="38" w:author="Benton, Deon" w:date="2026-05-10T21:29:00Z" w16du:dateUtc="2026-05-11T02:29:00Z">
        <w:r w:rsidR="00952AE6">
          <w:rPr>
            <w:rFonts w:ascii="Times New Roman" w:hAnsi="Times New Roman" w:cs="Times New Roman"/>
          </w:rPr>
          <w:t xml:space="preserve"> for judging </w:t>
        </w:r>
      </w:ins>
      <w:ins w:id="39" w:author="Benton, Deon" w:date="2026-05-10T21:31:00Z" w16du:dateUtc="2026-05-11T02:31:00Z">
        <w:r w:rsidR="00952AE6">
          <w:rPr>
            <w:rFonts w:ascii="Times New Roman" w:hAnsi="Times New Roman" w:cs="Times New Roman"/>
          </w:rPr>
          <w:t>actions in these terms</w:t>
        </w:r>
      </w:ins>
      <w:ins w:id="40" w:author="Benton, Deon" w:date="2026-05-10T21:30:00Z" w16du:dateUtc="2026-05-11T02:30:00Z">
        <w:r w:rsidR="00952AE6">
          <w:rPr>
            <w:rFonts w:ascii="Times New Roman" w:hAnsi="Times New Roman" w:cs="Times New Roman"/>
          </w:rPr>
          <w:t>, this is a notable shortcoming.</w:t>
        </w:r>
      </w:ins>
      <w:ins w:id="41" w:author="Benton, Deon" w:date="2026-05-10T21:17:00Z" w16du:dateUtc="2026-05-11T02:17:00Z">
        <w:r>
          <w:rPr>
            <w:rFonts w:ascii="Times New Roman" w:hAnsi="Times New Roman" w:cs="Times New Roman"/>
          </w:rPr>
          <w:t xml:space="preserve"> </w:t>
        </w:r>
      </w:ins>
      <w:ins w:id="42" w:author="Benton, Deon" w:date="2026-05-10T21:32:00Z" w16du:dateUtc="2026-05-11T02:32:00Z">
        <w:r w:rsidR="004277B3">
          <w:rPr>
            <w:rFonts w:ascii="Times New Roman" w:hAnsi="Times New Roman" w:cs="Times New Roman"/>
          </w:rPr>
          <w:t xml:space="preserve">This </w:t>
        </w:r>
        <w:proofErr w:type="gramStart"/>
        <w:r w:rsidR="004277B3">
          <w:rPr>
            <w:rFonts w:ascii="Times New Roman" w:hAnsi="Times New Roman" w:cs="Times New Roman"/>
          </w:rPr>
          <w:t>not</w:t>
        </w:r>
        <w:proofErr w:type="gramEnd"/>
        <w:r w:rsidR="004277B3">
          <w:rPr>
            <w:rFonts w:ascii="Times New Roman" w:hAnsi="Times New Roman" w:cs="Times New Roman"/>
          </w:rPr>
          <w:t xml:space="preserve"> the only criticism of this </w:t>
        </w:r>
        <w:r w:rsidR="004277B3">
          <w:rPr>
            <w:rFonts w:ascii="Times New Roman" w:hAnsi="Times New Roman" w:cs="Times New Roman"/>
          </w:rPr>
          <w:lastRenderedPageBreak/>
          <w:t>perspective, however. Another critique is that</w:t>
        </w:r>
      </w:ins>
      <w:ins w:id="43" w:author="Benton, Deon" w:date="2026-05-10T21:12:00Z" w16du:dateUtc="2026-05-11T02:12:00Z">
        <w:r w:rsidRPr="00C62E91">
          <w:rPr>
            <w:rFonts w:ascii="Times New Roman" w:hAnsi="Times New Roman" w:cs="Times New Roman"/>
          </w:rPr>
          <w:t xml:space="preserve"> </w:t>
        </w:r>
      </w:ins>
      <w:ins w:id="44" w:author="Benton, Deon" w:date="2026-05-10T21:33:00Z" w16du:dateUtc="2026-05-11T02:33:00Z">
        <w:r w:rsidR="004277B3">
          <w:rPr>
            <w:rFonts w:ascii="Times New Roman" w:hAnsi="Times New Roman" w:cs="Times New Roman"/>
          </w:rPr>
          <w:t>the proposal is silent about how, mechanistically, an</w:t>
        </w:r>
      </w:ins>
      <w:ins w:id="45" w:author="Benton, Deon" w:date="2026-05-10T21:12:00Z" w16du:dateUtc="2026-05-11T02:12:00Z">
        <w:r w:rsidRPr="00C62E91">
          <w:rPr>
            <w:rFonts w:ascii="Times New Roman" w:hAnsi="Times New Roman" w:cs="Times New Roman"/>
          </w:rPr>
          <w:t xml:space="preserve"> observed action (e.g., the movement trajectory, end state, and environmental layout) is transformed into </w:t>
        </w:r>
      </w:ins>
      <w:ins w:id="46" w:author="Benton, Deon" w:date="2026-05-10T21:33:00Z" w16du:dateUtc="2026-05-11T02:33:00Z">
        <w:r w:rsidR="004277B3">
          <w:rPr>
            <w:rFonts w:ascii="Times New Roman" w:hAnsi="Times New Roman" w:cs="Times New Roman"/>
          </w:rPr>
          <w:t>an</w:t>
        </w:r>
      </w:ins>
      <w:ins w:id="47" w:author="Benton, Deon" w:date="2026-05-10T21:12:00Z" w16du:dateUtc="2026-05-11T02:12:00Z">
        <w:r w:rsidRPr="00C62E91">
          <w:rPr>
            <w:rFonts w:ascii="Times New Roman" w:hAnsi="Times New Roman" w:cs="Times New Roman"/>
          </w:rPr>
          <w:t xml:space="preserve"> interpreted action representation consisting of goals, behaviors, and constraints. Similar concerns apply to the naive utility calculus account. Although this proposal formalizes action understanding in computational terms by appealing to notions such as subjective utility and cost minimization, it is likewise silent regarding the origins of these concepts and representations. Moreover, because the theory operates primarily at Marr’s computational level, the question remains as to how these computations are implemented by psychologically plausible and biologically tractable mechanisms. Finally, although Liu et al.’s proposal attempts to ground action understanding in intuitive physics and intuitive psychology, the account presupposes that infants possess innate concepts such as agents and objects. The challenge for this proposal is that the evidence on which such claims are based comes from infants who, even in the youngest cases, have nonetheless had months of experience interacting with and learning about agents and objects in the </w:t>
        </w:r>
        <w:proofErr w:type="spellStart"/>
        <w:r w:rsidRPr="00C62E91">
          <w:rPr>
            <w:rFonts w:ascii="Times New Roman" w:hAnsi="Times New Roman" w:cs="Times New Roman"/>
          </w:rPr>
          <w:t>world.</w:t>
        </w:r>
      </w:ins>
      <w:r w:rsidR="005F79DF">
        <w:rPr>
          <w:rFonts w:ascii="Times New Roman" w:hAnsi="Times New Roman" w:cs="Times New Roman"/>
        </w:rPr>
        <w:t>Although</w:t>
      </w:r>
      <w:proofErr w:type="spellEnd"/>
      <w:r w:rsidR="005F79DF">
        <w:rPr>
          <w:rFonts w:ascii="Times New Roman" w:hAnsi="Times New Roman" w:cs="Times New Roman"/>
        </w:rPr>
        <w:t xml:space="preserve"> each of </w:t>
      </w:r>
      <w:r w:rsidR="00A44FE1">
        <w:rPr>
          <w:rFonts w:ascii="Times New Roman" w:hAnsi="Times New Roman" w:cs="Times New Roman"/>
        </w:rPr>
        <w:t>the perspectives presented in this section differ in their specifics</w:t>
      </w:r>
      <w:r w:rsidR="005F79DF">
        <w:rPr>
          <w:rFonts w:ascii="Times New Roman" w:hAnsi="Times New Roman" w:cs="Times New Roman"/>
        </w:rPr>
        <w:t xml:space="preserve">, </w:t>
      </w:r>
      <w:r w:rsidR="00A44FE1">
        <w:rPr>
          <w:rFonts w:ascii="Times New Roman" w:hAnsi="Times New Roman" w:cs="Times New Roman"/>
        </w:rPr>
        <w:t>what is common among them is the notion</w:t>
      </w:r>
      <w:r w:rsidR="005F79DF">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sidR="005F79DF">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sidR="005F79DF">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sidR="005F79DF">
        <w:rPr>
          <w:rFonts w:ascii="Times New Roman" w:hAnsi="Times New Roman" w:cs="Times New Roman"/>
        </w:rPr>
        <w:t xml:space="preserve"> </w:t>
      </w:r>
      <w:r w:rsidR="007D5B8A">
        <w:rPr>
          <w:rFonts w:ascii="Times New Roman" w:hAnsi="Times New Roman" w:cs="Times New Roman"/>
        </w:rPr>
        <w:t>are</w:t>
      </w:r>
      <w:r w:rsidR="005F79DF">
        <w:rPr>
          <w:rFonts w:ascii="Times New Roman" w:hAnsi="Times New Roman" w:cs="Times New Roman"/>
        </w:rPr>
        <w:t xml:space="preserve"> supported by domain-specific</w:t>
      </w:r>
      <w:r w:rsidR="00AA047F">
        <w:rPr>
          <w:rFonts w:ascii="Times New Roman" w:hAnsi="Times New Roman" w:cs="Times New Roman"/>
        </w:rPr>
        <w:t xml:space="preserve"> or</w:t>
      </w:r>
      <w:r w:rsidR="005F79DF">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sidR="005F79DF">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lastRenderedPageBreak/>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 xml:space="preserve">possess a theory of mind and understand that </w:t>
      </w:r>
      <w:proofErr w:type="gramStart"/>
      <w:r w:rsidR="00B6764A">
        <w:rPr>
          <w:rFonts w:ascii="Times New Roman" w:hAnsi="Times New Roman" w:cs="Times New Roman"/>
        </w:rPr>
        <w:t>people</w:t>
      </w:r>
      <w:proofErr w:type="gramEnd"/>
      <w:r w:rsidR="00B6764A">
        <w:rPr>
          <w:rFonts w:ascii="Times New Roman" w:hAnsi="Times New Roman" w:cs="Times New Roman"/>
        </w:rPr>
        <w:t xml:space="preserv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w:t>
      </w:r>
      <w:r w:rsidR="00BE628D">
        <w:rPr>
          <w:rFonts w:ascii="Times New Roman" w:hAnsi="Times New Roman" w:cs="Times New Roman"/>
        </w:rPr>
        <w:lastRenderedPageBreak/>
        <w:t xml:space="preserve">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toy-</w:t>
      </w:r>
      <w:proofErr w:type="gramStart"/>
      <w:r w:rsidR="005E1E69">
        <w:rPr>
          <w:rFonts w:ascii="Times New Roman" w:hAnsi="Times New Roman" w:cs="Times New Roman"/>
        </w:rPr>
        <w:t>yellow-box</w:t>
      </w:r>
      <w:proofErr w:type="gramEnd"/>
      <w:r w:rsidR="005E1E69">
        <w:rPr>
          <w:rFonts w:ascii="Times New Roman" w:hAnsi="Times New Roman" w:cs="Times New Roman"/>
        </w:rPr>
        <w:t xml:space="preserve"> association. </w:t>
      </w:r>
      <w:r w:rsidR="00847C7B">
        <w:rPr>
          <w:rFonts w:ascii="Times New Roman" w:hAnsi="Times New Roman" w:cs="Times New Roman"/>
        </w:rPr>
        <w:t xml:space="preserve">A consequence of such an association is that events that are consistent with it—such </w:t>
      </w:r>
      <w:r w:rsidR="00847C7B">
        <w:rPr>
          <w:rFonts w:ascii="Times New Roman" w:hAnsi="Times New Roman" w:cs="Times New Roman"/>
        </w:rPr>
        <w:lastRenderedPageBreak/>
        <w:t>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w:t>
      </w:r>
      <w:proofErr w:type="gramStart"/>
      <w:r w:rsidR="00637C01">
        <w:rPr>
          <w:rFonts w:ascii="Times New Roman" w:hAnsi="Times New Roman" w:cs="Times New Roman"/>
        </w:rPr>
        <w:t>’ looking</w:t>
      </w:r>
      <w:proofErr w:type="gramEnd"/>
      <w:r w:rsidR="00637C01">
        <w:rPr>
          <w:rFonts w:ascii="Times New Roman" w:hAnsi="Times New Roman" w:cs="Times New Roman"/>
        </w:rPr>
        <w:t xml:space="preserve">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lastRenderedPageBreak/>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 xml:space="preserve">action </w:t>
      </w:r>
      <w:proofErr w:type="gramStart"/>
      <w:r>
        <w:rPr>
          <w:rFonts w:ascii="Times New Roman" w:hAnsi="Times New Roman" w:cs="Times New Roman"/>
        </w:rPr>
        <w:t>understanding</w:t>
      </w:r>
      <w:r w:rsidR="00482F22">
        <w:rPr>
          <w:rFonts w:ascii="Times New Roman" w:hAnsi="Times New Roman" w:cs="Times New Roman"/>
        </w:rPr>
        <w:t>—</w:t>
      </w:r>
      <w:proofErr w:type="gramEnd"/>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 xml:space="preserve">infants watch agents follow </w:t>
      </w:r>
      <w:proofErr w:type="gramStart"/>
      <w:r w:rsidR="00BA00C2">
        <w:rPr>
          <w:rFonts w:ascii="Times New Roman" w:hAnsi="Times New Roman" w:cs="Times New Roman"/>
        </w:rPr>
        <w:t>particular paths</w:t>
      </w:r>
      <w:proofErr w:type="gramEnd"/>
      <w:r w:rsidR="00BA00C2">
        <w:rPr>
          <w:rFonts w:ascii="Times New Roman" w:hAnsi="Times New Roman" w:cs="Times New Roman"/>
        </w:rPr>
        <w:t xml:space="preserve">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proofErr w:type="gramEnd"/>
      <w:r w:rsidR="009F1B36">
        <w:rPr>
          <w:rFonts w:ascii="Times New Roman" w:hAnsi="Times New Roman" w:cs="Times New Roman"/>
        </w:rPr>
        <w:t>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t>
      </w:r>
      <w:r w:rsidR="003E47F5">
        <w:rPr>
          <w:rFonts w:ascii="Times New Roman" w:hAnsi="Times New Roman" w:cs="Times New Roman"/>
        </w:rPr>
        <w:lastRenderedPageBreak/>
        <w:t xml:space="preserve">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w:t>
      </w:r>
      <w:proofErr w:type="gramEnd"/>
      <w:r w:rsidR="00C873C2">
        <w:rPr>
          <w:rFonts w:ascii="Times New Roman" w:hAnsi="Times New Roman" w:cs="Times New Roman"/>
        </w:rPr>
        <w:t xml:space="preserve">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w:t>
      </w:r>
      <w:proofErr w:type="gramStart"/>
      <w:r w:rsidR="00C873C2">
        <w:rPr>
          <w:rFonts w:ascii="Times New Roman" w:hAnsi="Times New Roman" w:cs="Times New Roman"/>
        </w:rPr>
        <w:t>the Control</w:t>
      </w:r>
      <w:proofErr w:type="gramEnd"/>
      <w:r w:rsidR="00C873C2">
        <w:rPr>
          <w:rFonts w:ascii="Times New Roman" w:hAnsi="Times New Roman" w:cs="Times New Roman"/>
        </w:rPr>
        <w:t xml:space="preserve">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w:t>
      </w:r>
      <w:proofErr w:type="gramStart"/>
      <w:r w:rsidR="005416F9">
        <w:rPr>
          <w:rFonts w:ascii="Times New Roman" w:hAnsi="Times New Roman" w:cs="Times New Roman"/>
        </w:rPr>
        <w:t>’ looking</w:t>
      </w:r>
      <w:proofErr w:type="gramEnd"/>
      <w:r w:rsidR="005416F9">
        <w:rPr>
          <w:rFonts w:ascii="Times New Roman" w:hAnsi="Times New Roman" w:cs="Times New Roman"/>
        </w:rPr>
        <w:t xml:space="preserve"> performance in Gergely et al. (1995). The fact that the model’s performance mirrored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043B7E25"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lastRenderedPageBreak/>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w:t>
      </w:r>
      <w:r w:rsidR="00BC285A">
        <w:rPr>
          <w:rFonts w:ascii="Times New Roman" w:eastAsia="Times New Roman" w:hAnsi="Times New Roman" w:cs="Times New Roman"/>
        </w:rPr>
        <w:lastRenderedPageBreak/>
        <w:t>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 xml:space="preserve">presupposes a preexisting notion of agent and goal. Evidence for this is garnered </w:t>
      </w:r>
      <w:proofErr w:type="gramStart"/>
      <w:r w:rsidR="00470240">
        <w:rPr>
          <w:rFonts w:ascii="Times New Roman" w:eastAsia="Times New Roman" w:hAnsi="Times New Roman" w:cs="Times New Roman"/>
        </w:rPr>
        <w:t>by the use of</w:t>
      </w:r>
      <w:proofErr w:type="gramEnd"/>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xml:space="preserve">. This spatial arrangement </w:t>
      </w:r>
      <w:r w:rsidR="00652672">
        <w:rPr>
          <w:rFonts w:ascii="Times New Roman" w:eastAsia="Times New Roman" w:hAnsi="Times New Roman" w:cs="Times New Roman"/>
        </w:rPr>
        <w:lastRenderedPageBreak/>
        <w:t>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w:t>
      </w:r>
      <w:r w:rsidR="0012624E">
        <w:rPr>
          <w:rFonts w:ascii="Times New Roman" w:hAnsi="Times New Roman" w:cs="Times New Roman"/>
        </w:rPr>
        <w:lastRenderedPageBreak/>
        <w:t xml:space="preserve">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proofErr w:type="gramEnd"/>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w:t>
      </w:r>
      <w:r w:rsidR="003D4119">
        <w:rPr>
          <w:rFonts w:ascii="Times New Roman" w:hAnsi="Times New Roman" w:cs="Times New Roman"/>
        </w:rPr>
        <w:lastRenderedPageBreak/>
        <w:t xml:space="preserve">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w:t>
      </w:r>
      <w:proofErr w:type="gramStart"/>
      <w:r w:rsidR="00F45A64">
        <w:rPr>
          <w:rFonts w:ascii="Times New Roman" w:hAnsi="Times New Roman" w:cs="Times New Roman"/>
        </w:rPr>
        <w:t>the habituation</w:t>
      </w:r>
      <w:proofErr w:type="gramEnd"/>
      <w:r w:rsidR="00F45A64">
        <w:rPr>
          <w:rFonts w:ascii="Times New Roman" w:hAnsi="Times New Roman" w:cs="Times New Roman"/>
        </w:rPr>
        <w:t xml:space="preserve">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These two </w:t>
      </w:r>
      <w:proofErr w:type="gramStart"/>
      <w:r>
        <w:rPr>
          <w:rFonts w:ascii="Times New Roman" w:hAnsi="Times New Roman" w:cs="Times New Roman"/>
        </w:rPr>
        <w:t>factors—</w:t>
      </w:r>
      <w:proofErr w:type="gramEnd"/>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r w:rsidR="000A276E">
        <w:rPr>
          <w:rFonts w:ascii="Times New Roman" w:hAnsi="Times New Roman" w:cs="Times New Roman"/>
        </w:rPr>
        <w:t>—</w:t>
      </w:r>
      <w:proofErr w:type="gramEnd"/>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w:t>
      </w:r>
      <w:r w:rsidR="001F61B4">
        <w:rPr>
          <w:rFonts w:ascii="Times New Roman" w:hAnsi="Times New Roman" w:cs="Times New Roman"/>
        </w:rPr>
        <w:lastRenderedPageBreak/>
        <w:t xml:space="preserve">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 xml:space="preserve">d motion </w:t>
      </w:r>
      <w:proofErr w:type="gramStart"/>
      <w:r w:rsidR="001F61B4">
        <w:rPr>
          <w:rFonts w:ascii="Times New Roman" w:hAnsi="Times New Roman" w:cs="Times New Roman"/>
        </w:rPr>
        <w:t>were located in</w:t>
      </w:r>
      <w:proofErr w:type="gramEnd"/>
      <w:r w:rsidR="001F61B4">
        <w:rPr>
          <w:rFonts w:ascii="Times New Roman" w:hAnsi="Times New Roman" w:cs="Times New Roman"/>
        </w:rPr>
        <w:t xml:space="preserve">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w:t>
      </w:r>
      <w:r>
        <w:rPr>
          <w:rFonts w:ascii="Times New Roman" w:hAnsi="Times New Roman" w:cs="Times New Roman"/>
        </w:rPr>
        <w:lastRenderedPageBreak/>
        <w:t>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w:t>
      </w:r>
      <w:proofErr w:type="gramStart"/>
      <w:r w:rsidR="004319CE">
        <w:rPr>
          <w:rFonts w:ascii="Times New Roman" w:hAnsi="Times New Roman" w:cs="Times New Roman"/>
        </w:rPr>
        <w:t>both of these</w:t>
      </w:r>
      <w:proofErr w:type="gramEnd"/>
      <w:r w:rsidR="004319CE">
        <w:rPr>
          <w:rFonts w:ascii="Times New Roman" w:hAnsi="Times New Roman" w:cs="Times New Roman"/>
        </w:rPr>
        <w:t xml:space="preserve"> feats can be achieved by a relatively brief period of </w:t>
      </w:r>
      <w:proofErr w:type="gramStart"/>
      <w:r w:rsidR="004319CE">
        <w:rPr>
          <w:rFonts w:ascii="Times New Roman" w:hAnsi="Times New Roman" w:cs="Times New Roman"/>
        </w:rPr>
        <w:t>direct action</w:t>
      </w:r>
      <w:proofErr w:type="gramEnd"/>
      <w:r w:rsidR="004319CE">
        <w:rPr>
          <w:rFonts w:ascii="Times New Roman" w:hAnsi="Times New Roman" w:cs="Times New Roman"/>
        </w:rPr>
        <w:t xml:space="preserve">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w:t>
      </w:r>
      <w:r w:rsidR="006866F8">
        <w:rPr>
          <w:rFonts w:ascii="Times New Roman" w:hAnsi="Times New Roman" w:cs="Times New Roman"/>
        </w:rPr>
        <w:lastRenderedPageBreak/>
        <w:t xml:space="preserve">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48" w:author="Benton, Deon" w:date="2026-05-01T10:10:00Z" w16du:dateUtc="2026-05-01T15:10:00Z">
        <w:r w:rsidR="000D26F7">
          <w:rPr>
            <w:rFonts w:ascii="Times New Roman" w:hAnsi="Times New Roman" w:cs="Times New Roman"/>
          </w:rPr>
          <w:t xml:space="preserve">Given these interpretational issues, </w:t>
        </w:r>
      </w:ins>
      <w:ins w:id="49" w:author="Benton, Deon" w:date="2026-05-01T10:13:00Z" w16du:dateUtc="2026-05-01T15:13:00Z">
        <w:r w:rsidR="00E72C2E">
          <w:rPr>
            <w:rFonts w:ascii="Times New Roman" w:hAnsi="Times New Roman" w:cs="Times New Roman"/>
          </w:rPr>
          <w:t xml:space="preserve">this study will not be discussed further. </w:t>
        </w:r>
      </w:ins>
      <w:ins w:id="50" w:author="Benton, Deon" w:date="2026-05-01T10:10:00Z" w16du:dateUtc="2026-05-01T15:10:00Z">
        <w:r w:rsidR="000D26F7">
          <w:rPr>
            <w:rFonts w:ascii="Times New Roman" w:hAnsi="Times New Roman" w:cs="Times New Roman"/>
          </w:rPr>
          <w:t>It shou</w:t>
        </w:r>
      </w:ins>
      <w:ins w:id="51"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52"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53"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54" w:author="Benton, Deon" w:date="2026-05-01T10:13:00Z" w16du:dateUtc="2026-05-01T15:13:00Z">
        <w:r w:rsidR="00E72C2E">
          <w:rPr>
            <w:rFonts w:ascii="Times New Roman" w:hAnsi="Times New Roman" w:cs="Times New Roman"/>
          </w:rPr>
          <w:t>.</w:t>
        </w:r>
      </w:ins>
      <w:ins w:id="55"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56" w:author="Benton, Deon" w:date="2026-05-01T10:34:00Z" w16du:dateUtc="2026-05-01T15:34:00Z"/>
          <w:rFonts w:ascii="Times New Roman" w:hAnsi="Times New Roman" w:cs="Times New Roman"/>
        </w:rPr>
      </w:pPr>
      <w:ins w:id="57" w:author="Benton, Deon" w:date="2026-05-01T10:01:00Z" w16du:dateUtc="2026-05-01T15:01:00Z">
        <w:r>
          <w:rPr>
            <w:rFonts w:ascii="Times New Roman" w:hAnsi="Times New Roman" w:cs="Times New Roman"/>
          </w:rPr>
          <w:t xml:space="preserve">The challenge that </w:t>
        </w:r>
      </w:ins>
      <w:ins w:id="58" w:author="Benton, Deon" w:date="2026-05-01T10:13:00Z" w16du:dateUtc="2026-05-01T15:13:00Z">
        <w:r w:rsidR="00E72C2E">
          <w:rPr>
            <w:rFonts w:ascii="Times New Roman" w:hAnsi="Times New Roman" w:cs="Times New Roman"/>
          </w:rPr>
          <w:t>the findings</w:t>
        </w:r>
      </w:ins>
      <w:ins w:id="59" w:author="Benton, Deon" w:date="2026-05-01T10:01:00Z" w16du:dateUtc="2026-05-01T15:01:00Z">
        <w:r>
          <w:rPr>
            <w:rFonts w:ascii="Times New Roman" w:hAnsi="Times New Roman" w:cs="Times New Roman"/>
          </w:rPr>
          <w:t xml:space="preserve"> by Skerry et al. (2013)</w:t>
        </w:r>
      </w:ins>
      <w:ins w:id="60" w:author="Benton, Deon" w:date="2026-05-01T10:14:00Z" w16du:dateUtc="2026-05-01T15:14:00Z">
        <w:r w:rsidR="00E72C2E">
          <w:rPr>
            <w:rFonts w:ascii="Times New Roman" w:hAnsi="Times New Roman" w:cs="Times New Roman"/>
          </w:rPr>
          <w:t xml:space="preserve"> </w:t>
        </w:r>
      </w:ins>
      <w:ins w:id="61"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62"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63" w:author="Benton, Deon" w:date="2026-05-01T10:02:00Z" w16du:dateUtc="2026-05-01T15:02:00Z">
        <w:r>
          <w:rPr>
            <w:rFonts w:ascii="Times New Roman" w:hAnsi="Times New Roman" w:cs="Times New Roman"/>
          </w:rPr>
          <w:t xml:space="preserve"> </w:t>
        </w:r>
      </w:ins>
      <w:ins w:id="64"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65"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66"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67" w:author="Benton, Deon" w:date="2026-05-01T11:57:00Z" w16du:dateUtc="2026-05-01T16:57:00Z">
        <w:r w:rsidR="00FF369D">
          <w:rPr>
            <w:rFonts w:ascii="Times New Roman" w:hAnsi="Times New Roman" w:cs="Times New Roman"/>
          </w:rPr>
          <w:t>have largely been</w:t>
        </w:r>
      </w:ins>
      <w:ins w:id="68" w:author="Benton, Deon" w:date="2026-05-01T11:56:00Z" w16du:dateUtc="2026-05-01T16:56:00Z">
        <w:r w:rsidR="00FF369D" w:rsidRPr="00FF369D">
          <w:rPr>
            <w:rFonts w:ascii="Times New Roman" w:hAnsi="Times New Roman" w:cs="Times New Roman"/>
          </w:rPr>
          <w:t xml:space="preserve"> unsuccessful—and the immediate success</w:t>
        </w:r>
      </w:ins>
      <w:ins w:id="69" w:author="Benton, Deon" w:date="2026-05-01T11:57:00Z" w16du:dateUtc="2026-05-01T16:57:00Z">
        <w:r w:rsidR="00E61CDE">
          <w:rPr>
            <w:rFonts w:ascii="Times New Roman" w:hAnsi="Times New Roman" w:cs="Times New Roman"/>
          </w:rPr>
          <w:t xml:space="preserve"> that infants experience when </w:t>
        </w:r>
      </w:ins>
      <w:ins w:id="70" w:author="Benton, Deon" w:date="2026-05-01T11:58:00Z" w16du:dateUtc="2026-05-01T16:58:00Z">
        <w:r w:rsidR="00E61CDE">
          <w:rPr>
            <w:rFonts w:ascii="Times New Roman" w:hAnsi="Times New Roman" w:cs="Times New Roman"/>
          </w:rPr>
          <w:t xml:space="preserve">infants attempt the </w:t>
        </w:r>
        <w:r w:rsidR="00E61CDE">
          <w:rPr>
            <w:rFonts w:ascii="Times New Roman" w:hAnsi="Times New Roman" w:cs="Times New Roman"/>
          </w:rPr>
          <w:lastRenderedPageBreak/>
          <w:t>very same actions during a</w:t>
        </w:r>
      </w:ins>
      <w:ins w:id="71" w:author="Benton, Deon" w:date="2026-05-01T11:56:00Z" w16du:dateUtc="2026-05-01T16:56:00Z">
        <w:r w:rsidR="00FF369D" w:rsidRPr="00FF369D">
          <w:rPr>
            <w:rFonts w:ascii="Times New Roman" w:hAnsi="Times New Roman" w:cs="Times New Roman"/>
          </w:rPr>
          <w:t xml:space="preserve"> sticky-mittens manipulation. </w:t>
        </w:r>
      </w:ins>
      <w:ins w:id="72" w:author="Benton, Deon" w:date="2026-05-01T11:58:00Z" w16du:dateUtc="2026-05-01T16:58:00Z">
        <w:r w:rsidR="00E61CDE">
          <w:rPr>
            <w:rFonts w:ascii="Times New Roman" w:hAnsi="Times New Roman" w:cs="Times New Roman"/>
          </w:rPr>
          <w:t>As it relates to Skerry et al. (2013),</w:t>
        </w:r>
      </w:ins>
      <w:ins w:id="73" w:author="Benton, Deon" w:date="2026-05-01T11:51:00Z" w16du:dateUtc="2026-05-01T16:51:00Z">
        <w:r w:rsidR="00435732">
          <w:rPr>
            <w:rFonts w:ascii="Times New Roman" w:hAnsi="Times New Roman" w:cs="Times New Roman"/>
          </w:rPr>
          <w:t xml:space="preserve"> i</w:t>
        </w:r>
      </w:ins>
      <w:ins w:id="74" w:author="Benton, Deon" w:date="2026-05-01T11:47:00Z" w16du:dateUtc="2026-05-01T16:47:00Z">
        <w:r w:rsidR="004A69E7">
          <w:rPr>
            <w:rFonts w:ascii="Times New Roman" w:hAnsi="Times New Roman" w:cs="Times New Roman"/>
          </w:rPr>
          <w:t>f</w:t>
        </w:r>
      </w:ins>
      <w:ins w:id="75" w:author="Benton, Deon" w:date="2026-05-01T11:50:00Z" w16du:dateUtc="2026-05-01T16:50:00Z">
        <w:r w:rsidR="004A69E7">
          <w:rPr>
            <w:rFonts w:ascii="Times New Roman" w:hAnsi="Times New Roman" w:cs="Times New Roman"/>
          </w:rPr>
          <w:t xml:space="preserve"> the 3-month-olds tested in </w:t>
        </w:r>
      </w:ins>
      <w:ins w:id="76" w:author="Benton, Deon" w:date="2026-05-01T11:58:00Z" w16du:dateUtc="2026-05-01T16:58:00Z">
        <w:r w:rsidR="00E61CDE">
          <w:rPr>
            <w:rFonts w:ascii="Times New Roman" w:hAnsi="Times New Roman" w:cs="Times New Roman"/>
          </w:rPr>
          <w:t>that study</w:t>
        </w:r>
      </w:ins>
      <w:ins w:id="77" w:author="Benton, Deon" w:date="2026-05-01T11:50:00Z" w16du:dateUtc="2026-05-01T16:50:00Z">
        <w:r w:rsidR="004A69E7">
          <w:rPr>
            <w:rFonts w:ascii="Times New Roman" w:hAnsi="Times New Roman" w:cs="Times New Roman"/>
          </w:rPr>
          <w:t xml:space="preserve"> learned that</w:t>
        </w:r>
      </w:ins>
      <w:ins w:id="78" w:author="Benton, Deon" w:date="2026-05-01T11:47:00Z" w16du:dateUtc="2026-05-01T16:47:00Z">
        <w:r w:rsidR="004A69E7">
          <w:rPr>
            <w:rFonts w:ascii="Times New Roman" w:hAnsi="Times New Roman" w:cs="Times New Roman"/>
          </w:rPr>
          <w:t xml:space="preserve"> </w:t>
        </w:r>
      </w:ins>
      <w:ins w:id="79"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80" w:author="Benton, Deon" w:date="2026-05-01T11:59:00Z" w16du:dateUtc="2026-05-01T16:59:00Z">
        <w:r w:rsidR="00E61CDE">
          <w:rPr>
            <w:rFonts w:ascii="Times New Roman" w:hAnsi="Times New Roman" w:cs="Times New Roman"/>
          </w:rPr>
          <w:t>typically been ineffective</w:t>
        </w:r>
      </w:ins>
      <w:ins w:id="81" w:author="Benton, Deon" w:date="2026-05-01T11:48:00Z" w16du:dateUtc="2026-05-01T16:48:00Z">
        <w:r w:rsidR="004A69E7">
          <w:rPr>
            <w:rFonts w:ascii="Times New Roman" w:hAnsi="Times New Roman" w:cs="Times New Roman"/>
          </w:rPr>
          <w:t>,</w:t>
        </w:r>
      </w:ins>
      <w:ins w:id="82" w:author="Benton, Deon" w:date="2026-05-01T11:59:00Z" w16du:dateUtc="2026-05-01T16:59:00Z">
        <w:r w:rsidR="00E61CDE">
          <w:rPr>
            <w:rFonts w:ascii="Times New Roman" w:hAnsi="Times New Roman" w:cs="Times New Roman"/>
          </w:rPr>
          <w:t xml:space="preserve"> then</w:t>
        </w:r>
      </w:ins>
      <w:ins w:id="83" w:author="Benton, Deon" w:date="2026-05-01T11:48:00Z" w16du:dateUtc="2026-05-01T16:48:00Z">
        <w:r w:rsidR="004A69E7">
          <w:rPr>
            <w:rFonts w:ascii="Times New Roman" w:hAnsi="Times New Roman" w:cs="Times New Roman"/>
          </w:rPr>
          <w:t xml:space="preserve"> the unanticipated success of their reaches</w:t>
        </w:r>
      </w:ins>
      <w:ins w:id="84" w:author="Benton, Deon" w:date="2026-05-01T11:52:00Z" w16du:dateUtc="2026-05-01T16:52:00Z">
        <w:r w:rsidR="00435732">
          <w:rPr>
            <w:rFonts w:ascii="Times New Roman" w:hAnsi="Times New Roman" w:cs="Times New Roman"/>
          </w:rPr>
          <w:t>—as well as the contingent feedback that accompanies them—</w:t>
        </w:r>
      </w:ins>
      <w:ins w:id="85" w:author="Benton, Deon" w:date="2026-05-01T11:48:00Z" w16du:dateUtc="2026-05-01T16:48:00Z">
        <w:r w:rsidR="004A69E7">
          <w:rPr>
            <w:rFonts w:ascii="Times New Roman" w:hAnsi="Times New Roman" w:cs="Times New Roman"/>
          </w:rPr>
          <w:t>during a sticky-mittens experience may be inherently attention-grabbing</w:t>
        </w:r>
      </w:ins>
      <w:ins w:id="86" w:author="Benton, Deon" w:date="2026-05-01T12:26:00Z" w16du:dateUtc="2026-05-01T17:26:00Z">
        <w:r w:rsidR="009358CD">
          <w:rPr>
            <w:rFonts w:ascii="Times New Roman" w:hAnsi="Times New Roman" w:cs="Times New Roman"/>
          </w:rPr>
          <w:t xml:space="preserve"> and attention-heightening</w:t>
        </w:r>
      </w:ins>
      <w:ins w:id="87" w:author="Benton, Deon" w:date="2026-05-01T11:59:00Z" w16du:dateUtc="2026-05-01T16:59:00Z">
        <w:r w:rsidR="00CE106E">
          <w:rPr>
            <w:rFonts w:ascii="Times New Roman" w:hAnsi="Times New Roman" w:cs="Times New Roman"/>
          </w:rPr>
          <w:t xml:space="preserve">. </w:t>
        </w:r>
      </w:ins>
      <w:ins w:id="88"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89"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90" w:author="Benton, Deon" w:date="2026-05-01T10:26:00Z" w16du:dateUtc="2026-05-01T15:26:00Z">
        <w:r w:rsidR="009C3982">
          <w:rPr>
            <w:rFonts w:ascii="Times New Roman" w:hAnsi="Times New Roman" w:cs="Times New Roman"/>
          </w:rPr>
          <w:t>’</w:t>
        </w:r>
      </w:ins>
      <w:ins w:id="91" w:author="Benton, Deon" w:date="2026-05-01T10:22:00Z" w16du:dateUtc="2026-05-01T15:22:00Z">
        <w:r w:rsidR="00C3263E">
          <w:rPr>
            <w:rFonts w:ascii="Times New Roman" w:hAnsi="Times New Roman" w:cs="Times New Roman"/>
          </w:rPr>
          <w:t xml:space="preserve"> attention </w:t>
        </w:r>
      </w:ins>
      <w:ins w:id="92" w:author="Benton, Deon" w:date="2026-05-01T11:37:00Z" w16du:dateUtc="2026-05-01T16:37:00Z">
        <w:r w:rsidR="008B5039">
          <w:rPr>
            <w:rFonts w:ascii="Times New Roman" w:hAnsi="Times New Roman" w:cs="Times New Roman"/>
          </w:rPr>
          <w:t>to, encoding of, and learning about the</w:t>
        </w:r>
      </w:ins>
      <w:ins w:id="93" w:author="Benton, Deon" w:date="2026-05-01T10:23:00Z" w16du:dateUtc="2026-05-01T15:23:00Z">
        <w:r w:rsidR="00C3263E">
          <w:rPr>
            <w:rFonts w:ascii="Times New Roman" w:hAnsi="Times New Roman" w:cs="Times New Roman"/>
          </w:rPr>
          <w:t xml:space="preserve"> </w:t>
        </w:r>
      </w:ins>
      <w:ins w:id="94" w:author="Benton, Deon" w:date="2026-05-01T10:26:00Z" w16du:dateUtc="2026-05-01T15:26:00Z">
        <w:r w:rsidR="009C3982">
          <w:rPr>
            <w:rFonts w:ascii="Times New Roman" w:hAnsi="Times New Roman" w:cs="Times New Roman"/>
          </w:rPr>
          <w:t xml:space="preserve">surface </w:t>
        </w:r>
      </w:ins>
      <w:ins w:id="95" w:author="Benton, Deon" w:date="2026-05-01T10:23:00Z" w16du:dateUtc="2026-05-01T15:23:00Z">
        <w:r w:rsidR="00C3263E">
          <w:rPr>
            <w:rFonts w:ascii="Times New Roman" w:hAnsi="Times New Roman" w:cs="Times New Roman"/>
          </w:rPr>
          <w:t>features</w:t>
        </w:r>
      </w:ins>
      <w:ins w:id="96" w:author="Benton, Deon" w:date="2026-05-01T11:37:00Z" w16du:dateUtc="2026-05-01T16:37:00Z">
        <w:r w:rsidR="008B5039">
          <w:rPr>
            <w:rFonts w:ascii="Times New Roman" w:hAnsi="Times New Roman" w:cs="Times New Roman"/>
          </w:rPr>
          <w:t xml:space="preserve"> of a task</w:t>
        </w:r>
      </w:ins>
      <w:ins w:id="97" w:author="Benton, Deon" w:date="2026-05-01T11:35:00Z" w16du:dateUtc="2026-05-01T16:35:00Z">
        <w:r w:rsidR="00AF60B8">
          <w:rPr>
            <w:rFonts w:ascii="Times New Roman" w:hAnsi="Times New Roman" w:cs="Times New Roman"/>
          </w:rPr>
          <w:t xml:space="preserve">, Needham et al. </w:t>
        </w:r>
      </w:ins>
      <w:ins w:id="98" w:author="Benton, Deon" w:date="2026-05-01T11:36:00Z" w16du:dateUtc="2026-05-01T16:36:00Z">
        <w:r w:rsidR="00AF60B8">
          <w:rPr>
            <w:rFonts w:ascii="Times New Roman" w:hAnsi="Times New Roman" w:cs="Times New Roman"/>
          </w:rPr>
          <w:t xml:space="preserve">(2002) </w:t>
        </w:r>
      </w:ins>
      <w:del w:id="99" w:author="Benton, Deon" w:date="2026-05-01T10:23:00Z" w16du:dateUtc="2026-05-01T15:23:00Z">
        <w:r w:rsidR="00510876" w:rsidDel="00C3263E">
          <w:rPr>
            <w:rFonts w:ascii="Times New Roman" w:hAnsi="Times New Roman" w:cs="Times New Roman"/>
          </w:rPr>
          <w:delText xml:space="preserve"> </w:delText>
        </w:r>
      </w:del>
      <w:ins w:id="100"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101"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102" w:author="Benton, Deon" w:date="2026-05-01T10:27:00Z" w16du:dateUtc="2026-05-01T15:27:00Z">
        <w:r w:rsidR="00EC4C11">
          <w:rPr>
            <w:rFonts w:ascii="Times New Roman" w:hAnsi="Times New Roman" w:cs="Times New Roman"/>
          </w:rPr>
          <w:t>a</w:t>
        </w:r>
      </w:ins>
      <w:ins w:id="103"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104" w:author="Benton, Deon" w:date="2026-05-01T10:30:00Z" w16du:dateUtc="2026-05-01T15:30:00Z">
        <w:r w:rsidR="003852DA">
          <w:rPr>
            <w:rFonts w:ascii="Times New Roman" w:hAnsi="Times New Roman" w:cs="Times New Roman"/>
          </w:rPr>
          <w:t>object’s</w:t>
        </w:r>
      </w:ins>
      <w:ins w:id="105" w:author="Benton, Deon" w:date="2026-05-01T10:27:00Z" w16du:dateUtc="2026-05-01T15:27:00Z">
        <w:r w:rsidR="00EC4C11">
          <w:rPr>
            <w:rFonts w:ascii="Times New Roman" w:hAnsi="Times New Roman" w:cs="Times New Roman"/>
          </w:rPr>
          <w:t xml:space="preserve"> visible </w:t>
        </w:r>
      </w:ins>
      <w:ins w:id="106" w:author="Benton, Deon" w:date="2026-05-01T10:29:00Z" w16du:dateUtc="2026-05-01T15:29:00Z">
        <w:r w:rsidR="00EC4C11">
          <w:rPr>
            <w:rFonts w:ascii="Times New Roman" w:hAnsi="Times New Roman" w:cs="Times New Roman"/>
          </w:rPr>
          <w:t>features</w:t>
        </w:r>
      </w:ins>
      <w:ins w:id="107" w:author="Benton, Deon" w:date="2026-05-01T10:28:00Z" w16du:dateUtc="2026-05-01T15:28:00Z">
        <w:r w:rsidR="00EC4C11">
          <w:rPr>
            <w:rFonts w:ascii="Times New Roman" w:hAnsi="Times New Roman" w:cs="Times New Roman"/>
          </w:rPr>
          <w:t>. The contention that</w:t>
        </w:r>
      </w:ins>
      <w:ins w:id="108" w:author="Benton, Deon" w:date="2026-05-01T10:31:00Z" w16du:dateUtc="2026-05-01T15:31:00Z">
        <w:r w:rsidR="003852DA">
          <w:rPr>
            <w:rFonts w:ascii="Times New Roman" w:hAnsi="Times New Roman" w:cs="Times New Roman"/>
          </w:rPr>
          <w:t xml:space="preserve"> sticky-mittens experience induces a short-lived attentional</w:t>
        </w:r>
      </w:ins>
      <w:ins w:id="109" w:author="Benton, Deon" w:date="2026-05-01T10:32:00Z" w16du:dateUtc="2026-05-01T15:32:00Z">
        <w:r w:rsidR="00D24343">
          <w:rPr>
            <w:rFonts w:ascii="Times New Roman" w:hAnsi="Times New Roman" w:cs="Times New Roman"/>
          </w:rPr>
          <w:t xml:space="preserve"> boost</w:t>
        </w:r>
      </w:ins>
      <w:ins w:id="110" w:author="Benton, Deon" w:date="2026-05-01T10:28:00Z" w16du:dateUtc="2026-05-01T15:28:00Z">
        <w:r w:rsidR="00EC4C11">
          <w:rPr>
            <w:rFonts w:ascii="Times New Roman" w:hAnsi="Times New Roman" w:cs="Times New Roman"/>
          </w:rPr>
          <w:t xml:space="preserve"> also has empirical support. For example, </w:t>
        </w:r>
      </w:ins>
      <w:ins w:id="111"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112"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113" w:author="Benton, Deon" w:date="2026-05-01T12:32:00Z" w16du:dateUtc="2026-05-01T17:32:00Z">
        <w:r>
          <w:rPr>
            <w:rFonts w:ascii="Times New Roman" w:hAnsi="Times New Roman" w:cs="Times New Roman"/>
          </w:rPr>
          <w:t xml:space="preserve">In addition to attending to the properties of the objects </w:t>
        </w:r>
      </w:ins>
      <w:ins w:id="114" w:author="Benton, Deon" w:date="2026-05-01T12:37:00Z" w16du:dateUtc="2026-05-01T17:37:00Z">
        <w:r w:rsidR="00BA34AC">
          <w:rPr>
            <w:rFonts w:ascii="Times New Roman" w:hAnsi="Times New Roman" w:cs="Times New Roman"/>
          </w:rPr>
          <w:t>during a sticky-mittens experience</w:t>
        </w:r>
      </w:ins>
      <w:ins w:id="115" w:author="Benton, Deon" w:date="2026-05-01T12:32:00Z" w16du:dateUtc="2026-05-01T17:32:00Z">
        <w:r>
          <w:rPr>
            <w:rFonts w:ascii="Times New Roman" w:hAnsi="Times New Roman" w:cs="Times New Roman"/>
          </w:rPr>
          <w:t xml:space="preserve">, </w:t>
        </w:r>
      </w:ins>
      <w:ins w:id="116" w:author="Benton, Deon" w:date="2026-05-01T12:37:00Z" w16du:dateUtc="2026-05-01T17:37:00Z">
        <w:r w:rsidR="00BA34AC">
          <w:rPr>
            <w:rFonts w:ascii="Times New Roman" w:hAnsi="Times New Roman" w:cs="Times New Roman"/>
          </w:rPr>
          <w:t xml:space="preserve">successful reaches may enable </w:t>
        </w:r>
      </w:ins>
      <w:ins w:id="117" w:author="Benton, Deon" w:date="2026-05-01T11:33:00Z" w16du:dateUtc="2026-05-01T16:33:00Z">
        <w:r w:rsidR="00492918">
          <w:rPr>
            <w:rFonts w:ascii="Times New Roman" w:hAnsi="Times New Roman" w:cs="Times New Roman"/>
          </w:rPr>
          <w:t xml:space="preserve">infants </w:t>
        </w:r>
      </w:ins>
      <w:ins w:id="118" w:author="Benton, Deon" w:date="2026-05-01T12:37:00Z" w16du:dateUtc="2026-05-01T17:37:00Z">
        <w:r w:rsidR="00BA34AC">
          <w:rPr>
            <w:rFonts w:ascii="Times New Roman" w:hAnsi="Times New Roman" w:cs="Times New Roman"/>
          </w:rPr>
          <w:t>incidentally to encode</w:t>
        </w:r>
      </w:ins>
      <w:ins w:id="119"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120" w:author="Benton, Deon" w:date="2026-05-01T12:38:00Z" w16du:dateUtc="2026-05-01T17:38:00Z">
        <w:r w:rsidR="00BA34AC">
          <w:rPr>
            <w:rFonts w:ascii="Times New Roman" w:hAnsi="Times New Roman" w:cs="Times New Roman"/>
          </w:rPr>
          <w:t>may</w:t>
        </w:r>
      </w:ins>
      <w:ins w:id="121"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122" w:author="Benton, Deon" w:date="2026-05-01T12:39:00Z" w16du:dateUtc="2026-05-01T17:39:00Z">
        <w:r w:rsidR="000B20EE">
          <w:rPr>
            <w:rFonts w:ascii="Times New Roman" w:hAnsi="Times New Roman" w:cs="Times New Roman"/>
          </w:rPr>
          <w:t xml:space="preserve">) </w:t>
        </w:r>
      </w:ins>
      <w:ins w:id="123" w:author="Benton, Deon" w:date="2026-05-01T13:00:00Z" w16du:dateUtc="2026-05-01T18:00:00Z">
        <w:r w:rsidR="00C92A5E">
          <w:rPr>
            <w:rFonts w:ascii="Times New Roman" w:hAnsi="Times New Roman" w:cs="Times New Roman"/>
          </w:rPr>
          <w:t xml:space="preserve">of their arms </w:t>
        </w:r>
      </w:ins>
      <w:ins w:id="124" w:author="Benton, Deon" w:date="2026-05-01T12:39:00Z" w16du:dateUtc="2026-05-01T17:39:00Z">
        <w:r w:rsidR="000B20EE">
          <w:rPr>
            <w:rFonts w:ascii="Times New Roman" w:hAnsi="Times New Roman" w:cs="Times New Roman"/>
          </w:rPr>
          <w:t>and trajectory</w:t>
        </w:r>
      </w:ins>
      <w:ins w:id="125" w:author="Benton, Deon" w:date="2026-05-01T12:59:00Z" w16du:dateUtc="2026-05-01T17:59:00Z">
        <w:r w:rsidR="00C92A5E">
          <w:rPr>
            <w:rFonts w:ascii="Times New Roman" w:hAnsi="Times New Roman" w:cs="Times New Roman"/>
          </w:rPr>
          <w:t xml:space="preserve"> (i.e., </w:t>
        </w:r>
      </w:ins>
      <w:ins w:id="126" w:author="Benton, Deon" w:date="2026-05-01T13:00:00Z" w16du:dateUtc="2026-05-01T18:00:00Z">
        <w:r w:rsidR="00C92A5E">
          <w:rPr>
            <w:rFonts w:ascii="Times New Roman" w:hAnsi="Times New Roman" w:cs="Times New Roman"/>
          </w:rPr>
          <w:t>the directness</w:t>
        </w:r>
      </w:ins>
      <w:ins w:id="127" w:author="Benton, Deon" w:date="2026-05-01T12:59:00Z" w16du:dateUtc="2026-05-01T17:59:00Z">
        <w:r w:rsidR="00C92A5E">
          <w:rPr>
            <w:rFonts w:ascii="Times New Roman" w:hAnsi="Times New Roman" w:cs="Times New Roman"/>
          </w:rPr>
          <w:t>)</w:t>
        </w:r>
      </w:ins>
      <w:ins w:id="128"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129"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130"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131" w:author="Benton, Deon" w:date="2026-05-01T12:45:00Z" w16du:dateUtc="2026-05-01T17:45:00Z">
        <w:r w:rsidR="002A5F73">
          <w:rPr>
            <w:rFonts w:ascii="Times New Roman" w:hAnsi="Times New Roman" w:cs="Times New Roman"/>
          </w:rPr>
          <w:t xml:space="preserve">Infants may </w:t>
        </w:r>
      </w:ins>
      <w:del w:id="132" w:author="Benton, Deon" w:date="2026-05-01T13:05:00Z" w16du:dateUtc="2026-05-01T18:05:00Z">
        <w:r w:rsidR="00BA34AC" w:rsidRPr="00BE2E9B" w:rsidDel="008A2E25">
          <w:rPr>
            <w:rFonts w:ascii="Times New Roman" w:hAnsi="Times New Roman" w:cs="Times New Roman"/>
          </w:rPr>
          <w:delText xml:space="preserve"> </w:delText>
        </w:r>
      </w:del>
      <w:ins w:id="133" w:author="Benton, Deon" w:date="2026-05-01T12:41:00Z" w16du:dateUtc="2026-05-01T17:41:00Z">
        <w:r w:rsidR="001664C2">
          <w:rPr>
            <w:rFonts w:ascii="Times New Roman" w:hAnsi="Times New Roman" w:cs="Times New Roman"/>
          </w:rPr>
          <w:t xml:space="preserve">notice that each time they </w:t>
        </w:r>
      </w:ins>
      <w:ins w:id="134" w:author="Benton, Deon" w:date="2026-05-01T12:42:00Z" w16du:dateUtc="2026-05-01T17:42:00Z">
        <w:r w:rsidR="001664C2">
          <w:rPr>
            <w:rFonts w:ascii="Times New Roman" w:hAnsi="Times New Roman" w:cs="Times New Roman"/>
          </w:rPr>
          <w:t>contact and attempt to retrieve an object, their arms are extended</w:t>
        </w:r>
      </w:ins>
      <w:ins w:id="135" w:author="Benton, Deon" w:date="2026-05-01T12:46:00Z" w16du:dateUtc="2026-05-01T17:46:00Z">
        <w:r w:rsidR="00C41ED8">
          <w:rPr>
            <w:rFonts w:ascii="Times New Roman" w:hAnsi="Times New Roman" w:cs="Times New Roman"/>
          </w:rPr>
          <w:t xml:space="preserve"> </w:t>
        </w:r>
      </w:ins>
      <w:ins w:id="136" w:author="Benton, Deon" w:date="2026-05-01T12:49:00Z" w16du:dateUtc="2026-05-01T17:49:00Z">
        <w:r w:rsidR="001B02CA">
          <w:rPr>
            <w:rFonts w:ascii="Times New Roman" w:hAnsi="Times New Roman" w:cs="Times New Roman"/>
          </w:rPr>
          <w:t>forward from the body</w:t>
        </w:r>
      </w:ins>
      <w:ins w:id="137" w:author="Benton, Deon" w:date="2026-05-01T12:50:00Z" w16du:dateUtc="2026-05-01T17:50:00Z">
        <w:r w:rsidR="008E07C3">
          <w:rPr>
            <w:rFonts w:ascii="Times New Roman" w:hAnsi="Times New Roman" w:cs="Times New Roman"/>
          </w:rPr>
          <w:t xml:space="preserve"> in a relatively straight configuration</w:t>
        </w:r>
      </w:ins>
      <w:ins w:id="138" w:author="Benton, Deon" w:date="2026-05-01T12:49:00Z" w16du:dateUtc="2026-05-01T17:49:00Z">
        <w:r w:rsidR="001B02CA">
          <w:rPr>
            <w:rFonts w:ascii="Times New Roman" w:hAnsi="Times New Roman" w:cs="Times New Roman"/>
          </w:rPr>
          <w:t xml:space="preserve"> and follow</w:t>
        </w:r>
      </w:ins>
      <w:ins w:id="139" w:author="Benton, Deon" w:date="2026-05-01T12:46:00Z" w16du:dateUtc="2026-05-01T17:46:00Z">
        <w:r w:rsidR="00C41ED8">
          <w:rPr>
            <w:rFonts w:ascii="Times New Roman" w:hAnsi="Times New Roman" w:cs="Times New Roman"/>
          </w:rPr>
          <w:t xml:space="preserve"> </w:t>
        </w:r>
      </w:ins>
      <w:ins w:id="140" w:author="Benton, Deon" w:date="2026-05-01T12:49:00Z" w16du:dateUtc="2026-05-01T17:49:00Z">
        <w:r w:rsidR="001B02CA">
          <w:rPr>
            <w:rFonts w:ascii="Times New Roman" w:hAnsi="Times New Roman" w:cs="Times New Roman"/>
          </w:rPr>
          <w:t xml:space="preserve">a </w:t>
        </w:r>
      </w:ins>
      <w:ins w:id="141"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142"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143" w:author="Benton, Deon" w:date="2026-05-01T12:50:00Z" w16du:dateUtc="2026-05-01T17:50:00Z">
        <w:r w:rsidR="008E07C3">
          <w:rPr>
            <w:rFonts w:ascii="Times New Roman" w:hAnsi="Times New Roman" w:cs="Times New Roman"/>
          </w:rPr>
          <w:t>An illustr</w:t>
        </w:r>
      </w:ins>
      <w:ins w:id="144" w:author="Benton, Deon" w:date="2026-05-01T12:51:00Z" w16du:dateUtc="2026-05-01T17:51:00Z">
        <w:r w:rsidR="008E07C3">
          <w:rPr>
            <w:rFonts w:ascii="Times New Roman" w:hAnsi="Times New Roman" w:cs="Times New Roman"/>
          </w:rPr>
          <w:t xml:space="preserve">ative example of this </w:t>
        </w:r>
      </w:ins>
      <w:ins w:id="145" w:author="Benton, Deon" w:date="2026-05-01T12:53:00Z" w16du:dateUtc="2026-05-01T17:53:00Z">
        <w:r w:rsidR="00686D71">
          <w:rPr>
            <w:rFonts w:ascii="Times New Roman" w:hAnsi="Times New Roman" w:cs="Times New Roman"/>
          </w:rPr>
          <w:t>is</w:t>
        </w:r>
      </w:ins>
      <w:ins w:id="146"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147" w:author="Benton, Deon" w:date="2026-05-01T12:54:00Z" w16du:dateUtc="2026-05-01T17:54:00Z">
        <w:r w:rsidR="00686D71">
          <w:rPr>
            <w:rFonts w:ascii="Times New Roman" w:hAnsi="Times New Roman" w:cs="Times New Roman"/>
          </w:rPr>
          <w:t xml:space="preserve">a </w:t>
        </w:r>
      </w:ins>
      <w:ins w:id="148" w:author="Benton, Deon" w:date="2026-05-01T12:55:00Z" w16du:dateUtc="2026-05-01T17:55:00Z">
        <w:r w:rsidR="0039487E">
          <w:rPr>
            <w:rFonts w:ascii="Times New Roman" w:hAnsi="Times New Roman" w:cs="Times New Roman"/>
          </w:rPr>
          <w:t>highchair</w:t>
        </w:r>
      </w:ins>
      <w:ins w:id="149" w:author="Benton, Deon" w:date="2026-05-01T12:54:00Z" w16du:dateUtc="2026-05-01T17:54:00Z">
        <w:r w:rsidR="0039487E">
          <w:rPr>
            <w:rFonts w:ascii="Times New Roman" w:hAnsi="Times New Roman" w:cs="Times New Roman"/>
          </w:rPr>
          <w:t xml:space="preserve"> in anticipation of a snack</w:t>
        </w:r>
      </w:ins>
      <w:ins w:id="150" w:author="Benton, Deon" w:date="2026-05-01T13:06:00Z" w16du:dateUtc="2026-05-01T18:06:00Z">
        <w:r w:rsidR="008A2E25">
          <w:rPr>
            <w:rFonts w:ascii="Times New Roman" w:hAnsi="Times New Roman" w:cs="Times New Roman"/>
          </w:rPr>
          <w:t>. In such moments, the</w:t>
        </w:r>
      </w:ins>
      <w:ins w:id="151" w:author="Benton, Deon" w:date="2026-05-01T12:57:00Z" w16du:dateUtc="2026-05-01T17:57:00Z">
        <w:r w:rsidR="000A7280">
          <w:rPr>
            <w:rFonts w:ascii="Times New Roman" w:hAnsi="Times New Roman" w:cs="Times New Roman"/>
          </w:rPr>
          <w:t xml:space="preserve"> arms are relatively st</w:t>
        </w:r>
      </w:ins>
      <w:ins w:id="152" w:author="Benton, Deon" w:date="2026-05-01T12:58:00Z" w16du:dateUtc="2026-05-01T17:58:00Z">
        <w:r w:rsidR="000A7280">
          <w:rPr>
            <w:rFonts w:ascii="Times New Roman" w:hAnsi="Times New Roman" w:cs="Times New Roman"/>
          </w:rPr>
          <w:t>raight</w:t>
        </w:r>
      </w:ins>
      <w:ins w:id="153" w:author="Benton, Deon" w:date="2026-05-01T13:06:00Z" w16du:dateUtc="2026-05-01T18:06:00Z">
        <w:r w:rsidR="008A2E25">
          <w:rPr>
            <w:rFonts w:ascii="Times New Roman" w:hAnsi="Times New Roman" w:cs="Times New Roman"/>
          </w:rPr>
          <w:t xml:space="preserve">, </w:t>
        </w:r>
      </w:ins>
      <w:ins w:id="154"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155"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156"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157"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158"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159" w:author="Benton, Deon" w:date="2026-05-01T13:01:00Z" w16du:dateUtc="2026-05-01T18:01:00Z">
        <w:r w:rsidR="0081612A">
          <w:rPr>
            <w:rFonts w:ascii="Times New Roman" w:hAnsi="Times New Roman" w:cs="Times New Roman"/>
          </w:rPr>
          <w:t xml:space="preserve"> or the trajectory of </w:t>
        </w:r>
      </w:ins>
      <w:ins w:id="160" w:author="Benton, Deon" w:date="2026-05-01T13:08:00Z" w16du:dateUtc="2026-05-01T18:08:00Z">
        <w:r w:rsidR="00361582">
          <w:rPr>
            <w:rFonts w:ascii="Times New Roman" w:hAnsi="Times New Roman" w:cs="Times New Roman"/>
          </w:rPr>
          <w:t>a reach is not perfectly linear</w:t>
        </w:r>
      </w:ins>
      <w:ins w:id="161" w:author="Benton, Deon" w:date="2026-05-01T13:09:00Z" w16du:dateUtc="2026-05-01T18:09:00Z">
        <w:r w:rsidR="00361582">
          <w:rPr>
            <w:rFonts w:ascii="Times New Roman" w:hAnsi="Times New Roman" w:cs="Times New Roman"/>
          </w:rPr>
          <w:t>,</w:t>
        </w:r>
      </w:ins>
      <w:ins w:id="162" w:author="Benton, Deon" w:date="2026-05-01T13:02:00Z" w16du:dateUtc="2026-05-01T18:02:00Z">
        <w:r w:rsidR="0081612A">
          <w:rPr>
            <w:rFonts w:ascii="Times New Roman" w:hAnsi="Times New Roman" w:cs="Times New Roman"/>
          </w:rPr>
          <w:t xml:space="preserve"> </w:t>
        </w:r>
      </w:ins>
      <w:ins w:id="163"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w:t>
      </w:r>
      <w:r w:rsidR="00BA34AC" w:rsidRPr="00D47D06">
        <w:rPr>
          <w:rFonts w:ascii="Times New Roman" w:hAnsi="Times New Roman" w:cs="Times New Roman"/>
        </w:rPr>
        <w:lastRenderedPageBreak/>
        <w:t xml:space="preserve">linear </w:t>
      </w:r>
      <w:proofErr w:type="gramStart"/>
      <w:r w:rsidR="00BA34AC" w:rsidRPr="00D47D06">
        <w:rPr>
          <w:rFonts w:ascii="Times New Roman" w:hAnsi="Times New Roman" w:cs="Times New Roman"/>
        </w:rPr>
        <w:t>trajectories</w:t>
      </w:r>
      <w:proofErr w:type="gramEnd"/>
      <w:r w:rsidR="00BA34AC" w:rsidRPr="00D47D06">
        <w:rPr>
          <w:rFonts w:ascii="Times New Roman" w:hAnsi="Times New Roman" w:cs="Times New Roman"/>
        </w:rPr>
        <w:t>.</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164"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165" w:author="Benton, Deon" w:date="2026-05-01T13:10:00Z" w16du:dateUtc="2026-05-01T18:10:00Z">
        <w:r w:rsidR="00300630">
          <w:rPr>
            <w:rFonts w:ascii="Times New Roman" w:hAnsi="Times New Roman" w:cs="Times New Roman"/>
          </w:rPr>
          <w:t>If</w:t>
        </w:r>
      </w:ins>
      <w:ins w:id="166"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167"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168"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169"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170" w:author="Benton, Deon" w:date="2026-05-01T13:12:00Z" w16du:dateUtc="2026-05-01T18:12:00Z">
        <w:r w:rsidR="004645FE" w:rsidDel="000F1D20">
          <w:rPr>
            <w:rFonts w:ascii="Times New Roman" w:hAnsi="Times New Roman" w:cs="Times New Roman"/>
          </w:rPr>
          <w:delText xml:space="preserve">this </w:delText>
        </w:r>
      </w:del>
      <w:ins w:id="171"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 xml:space="preserve">little to do with a priori </w:t>
      </w:r>
      <w:proofErr w:type="gramStart"/>
      <w:r w:rsidR="00BB407A">
        <w:rPr>
          <w:rFonts w:ascii="Times New Roman" w:hAnsi="Times New Roman" w:cs="Times New Roman"/>
        </w:rPr>
        <w:t>notions</w:t>
      </w:r>
      <w:proofErr w:type="gramEnd"/>
      <w:r w:rsidR="00BB407A">
        <w:rPr>
          <w:rFonts w:ascii="Times New Roman" w:hAnsi="Times New Roman" w:cs="Times New Roman"/>
        </w:rPr>
        <w:t xml:space="preserve"> of efficiency</w:t>
      </w:r>
      <w:r w:rsidR="004726B4">
        <w:rPr>
          <w:rFonts w:ascii="Times New Roman" w:hAnsi="Times New Roman" w:cs="Times New Roman"/>
        </w:rPr>
        <w:t xml:space="preserve"> or goals</w:t>
      </w:r>
      <w:ins w:id="172" w:author="Benton, Deon" w:date="2026-05-01T13:12:00Z" w16du:dateUtc="2026-05-01T18:12:00Z">
        <w:r w:rsidR="000F1D20">
          <w:rPr>
            <w:rFonts w:ascii="Times New Roman" w:hAnsi="Times New Roman" w:cs="Times New Roman"/>
          </w:rPr>
          <w:t>. I</w:t>
        </w:r>
      </w:ins>
      <w:ins w:id="173"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174"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175"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176"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177"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178"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179"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180" w:author="Benton, Deon" w:date="2026-05-01T13:15:00Z" w16du:dateUtc="2026-05-01T18:15:00Z">
        <w:r>
          <w:rPr>
            <w:rFonts w:ascii="Times New Roman" w:hAnsi="Times New Roman" w:cs="Times New Roman"/>
          </w:rPr>
          <w:t>This account—at least as it has been presented thus far—raises an important question</w:t>
        </w:r>
      </w:ins>
      <w:ins w:id="181" w:author="Benton, Deon" w:date="2026-05-01T13:16:00Z" w16du:dateUtc="2026-05-01T18:16:00Z">
        <w:r w:rsidR="00680AC3">
          <w:rPr>
            <w:rFonts w:ascii="Times New Roman" w:hAnsi="Times New Roman" w:cs="Times New Roman"/>
          </w:rPr>
          <w:t>:</w:t>
        </w:r>
      </w:ins>
      <w:ins w:id="182" w:author="Benton, Deon" w:date="2026-05-01T13:15:00Z" w16du:dateUtc="2026-05-01T18:15:00Z">
        <w:r>
          <w:rPr>
            <w:rFonts w:ascii="Times New Roman" w:hAnsi="Times New Roman" w:cs="Times New Roman"/>
          </w:rPr>
          <w:t xml:space="preserve"> </w:t>
        </w:r>
      </w:ins>
      <w:ins w:id="183" w:author="Benton, Deon" w:date="2026-05-01T13:16:00Z" w16du:dateUtc="2026-05-01T18:16:00Z">
        <w:r w:rsidR="00680AC3">
          <w:rPr>
            <w:rFonts w:ascii="Times New Roman" w:hAnsi="Times New Roman" w:cs="Times New Roman"/>
          </w:rPr>
          <w:t xml:space="preserve">How do </w:t>
        </w:r>
      </w:ins>
      <w:ins w:id="184"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185"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186"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w:t>
      </w:r>
      <w:proofErr w:type="gramStart"/>
      <w:r w:rsidR="00372BC6">
        <w:rPr>
          <w:rFonts w:ascii="Times New Roman" w:hAnsi="Times New Roman" w:cs="Times New Roman"/>
        </w:rPr>
        <w:t>to</w:t>
      </w:r>
      <w:proofErr w:type="gramEnd"/>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187" w:author="Benton, Deon" w:date="2026-05-01T13:15:00Z" w16du:dateUtc="2026-05-01T18:15:00Z">
        <w:r w:rsidR="00680AC3">
          <w:rPr>
            <w:rFonts w:ascii="Times New Roman" w:hAnsi="Times New Roman" w:cs="Times New Roman"/>
          </w:rPr>
          <w:t xml:space="preserve"> </w:t>
        </w:r>
      </w:ins>
      <w:ins w:id="188"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189" w:author="Benton, Deon" w:date="2026-05-01T13:17:00Z" w16du:dateUtc="2026-05-01T18:17:00Z">
        <w:r w:rsidR="00BB1924">
          <w:rPr>
            <w:rFonts w:ascii="Times New Roman" w:hAnsi="Times New Roman" w:cs="Times New Roman"/>
          </w:rPr>
          <w:t xml:space="preserve"> a mapping seems necessary for</w:t>
        </w:r>
      </w:ins>
      <w:ins w:id="190" w:author="Benton, Deon" w:date="2026-05-01T13:18:00Z" w16du:dateUtc="2026-05-01T18:18:00Z">
        <w:r w:rsidR="00BB1924">
          <w:rPr>
            <w:rFonts w:ascii="Times New Roman" w:hAnsi="Times New Roman" w:cs="Times New Roman"/>
          </w:rPr>
          <w:t xml:space="preserve"> pre-reaching infants to perceive the efficient test event as familiar.</w:t>
        </w:r>
      </w:ins>
      <w:ins w:id="191"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192" w:author="Benton, Deon" w:date="2026-05-01T13:18:00Z" w16du:dateUtc="2026-05-01T18:18:00Z">
        <w:r w:rsidR="00BB1924">
          <w:rPr>
            <w:rFonts w:ascii="Times New Roman" w:hAnsi="Times New Roman" w:cs="Times New Roman"/>
          </w:rPr>
          <w:t xml:space="preserve">o this apparent conundrum begins with the </w:t>
        </w:r>
      </w:ins>
      <w:ins w:id="193"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194"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195"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 xml:space="preserve">is not in place until well after the second year of life (e.g., Amsterdam, </w:t>
      </w:r>
      <w:r w:rsidR="006A2F94">
        <w:rPr>
          <w:rFonts w:ascii="Times New Roman" w:hAnsi="Times New Roman" w:cs="Times New Roman"/>
        </w:rPr>
        <w:lastRenderedPageBreak/>
        <w:t>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196"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197" w:author="Benton, Deon" w:date="2026-05-01T13:21:00Z" w16du:dateUtc="2026-05-01T18:21:00Z">
        <w:r w:rsidR="004229FE">
          <w:rPr>
            <w:rFonts w:ascii="Times New Roman" w:hAnsi="Times New Roman" w:cs="Times New Roman"/>
          </w:rPr>
          <w:t xml:space="preserve">It may be the case that </w:t>
        </w:r>
      </w:ins>
      <w:ins w:id="198"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199"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200"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201" w:author="Benton, Deon" w:date="2026-05-01T13:25:00Z" w16du:dateUtc="2026-05-01T18:25:00Z">
        <w:r w:rsidR="00472971">
          <w:rPr>
            <w:rFonts w:ascii="Times New Roman" w:hAnsi="Times New Roman" w:cs="Times New Roman"/>
          </w:rPr>
          <w:t xml:space="preserve">infants can </w:t>
        </w:r>
      </w:ins>
      <w:ins w:id="202" w:author="Benton, Deon" w:date="2026-05-01T13:34:00Z" w16du:dateUtc="2026-05-01T18:34:00Z">
        <w:r w:rsidR="005E5E72">
          <w:rPr>
            <w:rFonts w:ascii="Times New Roman" w:hAnsi="Times New Roman" w:cs="Times New Roman"/>
          </w:rPr>
          <w:t>see their own actions</w:t>
        </w:r>
      </w:ins>
      <w:ins w:id="203"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204"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205"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206"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207"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208" w:author="Benton, Deon" w:date="2026-05-01T13:26:00Z" w16du:dateUtc="2026-05-01T18:26:00Z">
        <w:r w:rsidR="000F3AD5">
          <w:rPr>
            <w:rFonts w:ascii="Times New Roman" w:hAnsi="Times New Roman" w:cs="Times New Roman"/>
          </w:rPr>
          <w:t xml:space="preserve"> likely var</w:t>
        </w:r>
      </w:ins>
      <w:ins w:id="209" w:author="Benton, Deon" w:date="2026-05-01T13:27:00Z" w16du:dateUtc="2026-05-01T18:27:00Z">
        <w:r w:rsidR="000F3AD5">
          <w:rPr>
            <w:rFonts w:ascii="Times New Roman" w:hAnsi="Times New Roman" w:cs="Times New Roman"/>
          </w:rPr>
          <w:t>y</w:t>
        </w:r>
      </w:ins>
      <w:ins w:id="210"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211" w:author="Benton, Deon" w:date="2026-05-01T13:35:00Z" w16du:dateUtc="2026-05-01T18:35:00Z">
        <w:r w:rsidR="005E5E72">
          <w:rPr>
            <w:rFonts w:ascii="Times New Roman" w:hAnsi="Times New Roman" w:cs="Times New Roman"/>
          </w:rPr>
          <w:t>S</w:t>
        </w:r>
      </w:ins>
      <w:ins w:id="212" w:author="Benton, Deon" w:date="2026-05-01T13:28:00Z" w16du:dateUtc="2026-05-01T18:28:00Z">
        <w:r w:rsidR="00060065">
          <w:rPr>
            <w:rFonts w:ascii="Times New Roman" w:hAnsi="Times New Roman" w:cs="Times New Roman"/>
          </w:rPr>
          <w:t>uch variability need not undermine the present account</w:t>
        </w:r>
      </w:ins>
      <w:ins w:id="213" w:author="Benton, Deon" w:date="2026-05-01T13:35:00Z" w16du:dateUtc="2026-05-01T18:35:00Z">
        <w:r w:rsidR="005E5E72">
          <w:rPr>
            <w:rFonts w:ascii="Times New Roman" w:hAnsi="Times New Roman" w:cs="Times New Roman"/>
          </w:rPr>
          <w:t>, however</w:t>
        </w:r>
      </w:ins>
      <w:ins w:id="214"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215"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216"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217"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218" w:author="Benton, Deon" w:date="2026-05-01T16:22:00Z" w16du:dateUtc="2026-05-01T21:22:00Z">
        <w:r w:rsidR="005B323D">
          <w:rPr>
            <w:rFonts w:ascii="Times New Roman" w:hAnsi="Times New Roman" w:cs="Times New Roman"/>
          </w:rPr>
          <w:t xml:space="preserve">reach </w:t>
        </w:r>
      </w:ins>
      <w:ins w:id="219"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220"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221"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222"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223"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224"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225" w:author="Benton, Deon" w:date="2026-05-01T16:23:00Z" w16du:dateUtc="2026-05-01T21:23:00Z">
        <w:r w:rsidR="00745DE1">
          <w:rPr>
            <w:rFonts w:ascii="Times New Roman" w:hAnsi="Times New Roman" w:cs="Times New Roman"/>
          </w:rPr>
          <w:t xml:space="preserve">Fortunately, </w:t>
        </w:r>
      </w:ins>
      <w:ins w:id="226" w:author="Benton, Deon" w:date="2026-05-01T16:25:00Z" w16du:dateUtc="2026-05-01T21:25:00Z">
        <w:r w:rsidR="00F9599E">
          <w:rPr>
            <w:rFonts w:ascii="Times New Roman" w:hAnsi="Times New Roman" w:cs="Times New Roman"/>
          </w:rPr>
          <w:t>it is now known</w:t>
        </w:r>
      </w:ins>
      <w:ins w:id="227"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228"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229" w:author="Benton, Deon" w:date="2026-05-01T16:23:00Z" w16du:dateUtc="2026-05-01T21:23:00Z">
        <w:r w:rsidR="00745DE1">
          <w:rPr>
            <w:rFonts w:ascii="Times New Roman" w:hAnsi="Times New Roman" w:cs="Times New Roman"/>
          </w:rPr>
          <w:t>comes online some</w:t>
        </w:r>
      </w:ins>
      <w:ins w:id="230"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 xml:space="preserve">(e.g., Bomba &amp; </w:t>
      </w:r>
      <w:proofErr w:type="spellStart"/>
      <w:r w:rsidR="00D1642B">
        <w:rPr>
          <w:rFonts w:ascii="Times New Roman" w:hAnsi="Times New Roman" w:cs="Times New Roman"/>
        </w:rPr>
        <w:t>Siqueland</w:t>
      </w:r>
      <w:proofErr w:type="spellEnd"/>
      <w:r w:rsidR="00D1642B">
        <w:rPr>
          <w:rFonts w:ascii="Times New Roman" w:hAnsi="Times New Roman" w:cs="Times New Roman"/>
        </w:rPr>
        <w:t>, 1983</w:t>
      </w:r>
      <w:r w:rsidR="007E006F">
        <w:rPr>
          <w:rFonts w:ascii="Times New Roman" w:hAnsi="Times New Roman" w:cs="Times New Roman"/>
        </w:rPr>
        <w:t>;</w:t>
      </w:r>
      <w:ins w:id="231" w:author="Benton, Deon" w:date="2026-05-01T16:24:00Z" w16du:dateUtc="2026-05-01T21:24:00Z">
        <w:r w:rsidR="00745DE1">
          <w:rPr>
            <w:rFonts w:ascii="Times New Roman" w:hAnsi="Times New Roman" w:cs="Times New Roman"/>
          </w:rPr>
          <w:t xml:space="preserve"> </w:t>
        </w:r>
      </w:ins>
      <w:proofErr w:type="spellStart"/>
      <w:r w:rsidR="003102E1">
        <w:rPr>
          <w:rFonts w:ascii="Times New Roman" w:hAnsi="Times New Roman" w:cs="Times New Roman"/>
        </w:rPr>
        <w:t>Sucevic</w:t>
      </w:r>
      <w:proofErr w:type="spellEnd"/>
      <w:r w:rsidR="003102E1">
        <w:rPr>
          <w:rFonts w:ascii="Times New Roman" w:hAnsi="Times New Roman" w:cs="Times New Roman"/>
        </w:rPr>
        <w:t xml:space="preserve"> et al., 2020; </w:t>
      </w:r>
      <w:r w:rsidR="00D1642B">
        <w:rPr>
          <w:rFonts w:ascii="Times New Roman" w:hAnsi="Times New Roman" w:cs="Times New Roman"/>
        </w:rPr>
        <w:t>Younger, 1985</w:t>
      </w:r>
      <w:r w:rsidR="005B4DA8">
        <w:rPr>
          <w:rFonts w:ascii="Times New Roman" w:hAnsi="Times New Roman" w:cs="Times New Roman"/>
        </w:rPr>
        <w:t>)</w:t>
      </w:r>
      <w:ins w:id="232"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233"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234"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235"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236" w:author="Benton, Deon" w:date="2026-05-01T13:37:00Z" w16du:dateUtc="2026-05-01T18:37:00Z">
        <w:r w:rsidR="00BC5E9D">
          <w:rPr>
            <w:rFonts w:ascii="Times New Roman" w:hAnsi="Times New Roman" w:cs="Times New Roman"/>
          </w:rPr>
          <w:t>perceptual appearance or “lo</w:t>
        </w:r>
      </w:ins>
      <w:ins w:id="237"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238"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239" w:author="Benton, Deon" w:date="2026-05-01T13:39:00Z" w16du:dateUtc="2026-05-01T18:39:00Z">
        <w:r w:rsidR="00CD166A">
          <w:rPr>
            <w:rFonts w:ascii="Times New Roman" w:hAnsi="Times New Roman" w:cs="Times New Roman"/>
          </w:rPr>
          <w:t xml:space="preserve">observing </w:t>
        </w:r>
      </w:ins>
      <w:ins w:id="240"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241" w:author="Benton, Deon" w:date="2026-05-01T13:39:00Z" w16du:dateUtc="2026-05-01T18:39:00Z">
        <w:r w:rsidR="00CD166A">
          <w:rPr>
            <w:rFonts w:ascii="Times New Roman" w:hAnsi="Times New Roman" w:cs="Times New Roman"/>
          </w:rPr>
          <w:t xml:space="preserve"> </w:t>
        </w:r>
      </w:ins>
      <w:del w:id="242" w:author="Benton, Deon" w:date="2026-05-01T13:39:00Z" w16du:dateUtc="2026-05-01T18:39:00Z">
        <w:r w:rsidR="005F2777" w:rsidDel="00CD166A">
          <w:rPr>
            <w:rFonts w:ascii="Times New Roman" w:hAnsi="Times New Roman" w:cs="Times New Roman"/>
          </w:rPr>
          <w:delText xml:space="preserve"> </w:delText>
        </w:r>
      </w:del>
      <w:ins w:id="243" w:author="Benton, Deon" w:date="2026-05-01T13:38:00Z" w16du:dateUtc="2026-05-01T18:38:00Z">
        <w:r w:rsidR="00CD166A">
          <w:rPr>
            <w:rFonts w:ascii="Times New Roman" w:hAnsi="Times New Roman" w:cs="Times New Roman"/>
          </w:rPr>
          <w:t xml:space="preserve">pre-reaching </w:t>
        </w:r>
      </w:ins>
      <w:ins w:id="244" w:author="Benton, Deon" w:date="2026-05-01T13:39:00Z" w16du:dateUtc="2026-05-01T18:39:00Z">
        <w:r w:rsidR="00CD166A">
          <w:rPr>
            <w:rFonts w:ascii="Times New Roman" w:hAnsi="Times New Roman" w:cs="Times New Roman"/>
          </w:rPr>
          <w:t>infants</w:t>
        </w:r>
      </w:ins>
      <w:ins w:id="245" w:author="Benton, Deon" w:date="2026-05-01T13:38:00Z" w16du:dateUtc="2026-05-01T18:38:00Z">
        <w:r w:rsidR="00CD166A">
          <w:rPr>
            <w:rFonts w:ascii="Times New Roman" w:hAnsi="Times New Roman" w:cs="Times New Roman"/>
          </w:rPr>
          <w:t xml:space="preserve"> </w:t>
        </w:r>
      </w:ins>
      <w:ins w:id="246" w:author="Benton, Deon" w:date="2026-05-01T13:40:00Z" w16du:dateUtc="2026-05-01T18:40:00Z">
        <w:r w:rsidR="00CD166A">
          <w:rPr>
            <w:rFonts w:ascii="Times New Roman" w:hAnsi="Times New Roman" w:cs="Times New Roman"/>
          </w:rPr>
          <w:t>do</w:t>
        </w:r>
      </w:ins>
      <w:ins w:id="247" w:author="Benton, Deon" w:date="2026-05-01T13:38:00Z" w16du:dateUtc="2026-05-01T18:38:00Z">
        <w:r w:rsidR="00CD166A">
          <w:rPr>
            <w:rFonts w:ascii="Times New Roman" w:hAnsi="Times New Roman" w:cs="Times New Roman"/>
          </w:rPr>
          <w:t xml:space="preserve"> when </w:t>
        </w:r>
        <w:proofErr w:type="gramStart"/>
        <w:r w:rsidR="00CD166A">
          <w:rPr>
            <w:rFonts w:ascii="Times New Roman" w:hAnsi="Times New Roman" w:cs="Times New Roman"/>
          </w:rPr>
          <w:t>viewing</w:t>
        </w:r>
      </w:ins>
      <w:proofErr w:type="gramEnd"/>
      <w:ins w:id="248"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249"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250"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251"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252"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253"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254"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255"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256" w:author="Benton, Deon" w:date="2026-05-01T13:43:00Z" w16du:dateUtc="2026-05-01T18:43:00Z">
        <w:r w:rsidR="00E12DF6">
          <w:rPr>
            <w:rFonts w:ascii="Times New Roman" w:hAnsi="Times New Roman" w:cs="Times New Roman"/>
          </w:rPr>
          <w:t xml:space="preserve">—such that </w:t>
        </w:r>
      </w:ins>
      <w:ins w:id="257" w:author="Benton, Deon" w:date="2026-05-01T13:48:00Z" w16du:dateUtc="2026-05-01T18:48:00Z">
        <w:r w:rsidR="00A0611F">
          <w:rPr>
            <w:rFonts w:ascii="Times New Roman" w:hAnsi="Times New Roman" w:cs="Times New Roman"/>
          </w:rPr>
          <w:t>weaker representations are associated with longer looking</w:t>
        </w:r>
      </w:ins>
      <w:ins w:id="258"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259"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w:t>
      </w:r>
      <w:r w:rsidR="00D573D6">
        <w:rPr>
          <w:rFonts w:ascii="Times New Roman" w:hAnsi="Times New Roman" w:cs="Times New Roman"/>
        </w:rPr>
        <w:lastRenderedPageBreak/>
        <w:t>should render the efficient event</w:t>
      </w:r>
      <w:ins w:id="260" w:author="Benton, Deon" w:date="2026-05-01T13:50:00Z" w16du:dateUtc="2026-05-01T18:50:00Z">
        <w:r w:rsidR="004E06C5">
          <w:rPr>
            <w:rFonts w:ascii="Times New Roman" w:hAnsi="Times New Roman" w:cs="Times New Roman"/>
          </w:rPr>
          <w:t xml:space="preserve"> relatively familiar and, therefore,</w:t>
        </w:r>
      </w:ins>
      <w:ins w:id="261"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262" w:author="Benton, Deon" w:date="2026-05-01T16:28:00Z" w16du:dateUtc="2026-05-01T21:28:00Z">
        <w:r w:rsidR="00320CB7">
          <w:rPr>
            <w:rFonts w:ascii="Times New Roman" w:hAnsi="Times New Roman" w:cs="Times New Roman"/>
          </w:rPr>
          <w:t>The downstream effect of this is that infants should spend</w:t>
        </w:r>
      </w:ins>
      <w:ins w:id="263" w:author="Benton, Deon" w:date="2026-05-01T13:45:00Z" w16du:dateUtc="2026-05-01T18:45:00Z">
        <w:r w:rsidR="0089147C">
          <w:rPr>
            <w:rFonts w:ascii="Times New Roman" w:hAnsi="Times New Roman" w:cs="Times New Roman"/>
          </w:rPr>
          <w:t xml:space="preserve"> </w:t>
        </w:r>
      </w:ins>
      <w:ins w:id="264" w:author="Benton, Deon" w:date="2026-05-01T16:28:00Z" w16du:dateUtc="2026-05-01T21:28:00Z">
        <w:r w:rsidR="006535B5">
          <w:rPr>
            <w:rFonts w:ascii="Times New Roman" w:hAnsi="Times New Roman" w:cs="Times New Roman"/>
          </w:rPr>
          <w:t>minimal time</w:t>
        </w:r>
      </w:ins>
      <w:ins w:id="265"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266" w:author="Benton, Deon" w:date="2026-05-01T13:51:00Z" w16du:dateUtc="2026-05-01T18:51:00Z">
        <w:r w:rsidR="00217C7B">
          <w:rPr>
            <w:rFonts w:ascii="Times New Roman" w:hAnsi="Times New Roman" w:cs="Times New Roman"/>
          </w:rPr>
          <w:t xml:space="preserve"> </w:t>
        </w:r>
      </w:ins>
      <w:ins w:id="267" w:author="Benton, Deon" w:date="2026-05-01T13:45:00Z" w16du:dateUtc="2026-05-01T18:45:00Z">
        <w:r w:rsidR="0089147C">
          <w:rPr>
            <w:rFonts w:ascii="Times New Roman" w:hAnsi="Times New Roman" w:cs="Times New Roman"/>
          </w:rPr>
          <w:t>no comparable representation</w:t>
        </w:r>
      </w:ins>
      <w:ins w:id="268" w:author="Benton, Deon" w:date="2026-05-01T16:28:00Z" w16du:dateUtc="2026-05-01T21:28:00Z">
        <w:r w:rsidR="00411887">
          <w:rPr>
            <w:rFonts w:ascii="Times New Roman" w:hAnsi="Times New Roman" w:cs="Times New Roman"/>
          </w:rPr>
          <w:t xml:space="preserve"> </w:t>
        </w:r>
      </w:ins>
      <w:ins w:id="269" w:author="Benton, Deon" w:date="2026-05-01T13:50:00Z" w16du:dateUtc="2026-05-01T18:50:00Z">
        <w:r w:rsidR="00217C7B">
          <w:rPr>
            <w:rFonts w:ascii="Times New Roman" w:hAnsi="Times New Roman" w:cs="Times New Roman"/>
          </w:rPr>
          <w:t>exists</w:t>
        </w:r>
      </w:ins>
      <w:ins w:id="270"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271" w:author="Benton, Deon" w:date="2026-05-01T13:46:00Z" w16du:dateUtc="2026-05-01T18:46:00Z">
        <w:r w:rsidR="0089147C">
          <w:rPr>
            <w:rFonts w:ascii="Times New Roman" w:hAnsi="Times New Roman" w:cs="Times New Roman"/>
          </w:rPr>
          <w:t>d elicit long</w:t>
        </w:r>
      </w:ins>
      <w:ins w:id="272" w:author="Benton, Deon" w:date="2026-05-01T13:51:00Z" w16du:dateUtc="2026-05-01T18:51:00Z">
        <w:r w:rsidR="00217C7B">
          <w:rPr>
            <w:rFonts w:ascii="Times New Roman" w:hAnsi="Times New Roman" w:cs="Times New Roman"/>
          </w:rPr>
          <w:t>er looking precisely because a</w:t>
        </w:r>
      </w:ins>
      <w:ins w:id="273"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274" w:author="Benton, Deon" w:date="2026-05-01T13:46:00Z" w16du:dateUtc="2026-05-01T18:46:00Z">
        <w:r w:rsidR="0089147C">
          <w:rPr>
            <w:rFonts w:ascii="Times New Roman" w:hAnsi="Times New Roman" w:cs="Times New Roman"/>
          </w:rPr>
          <w:t xml:space="preserve"> before it too </w:t>
        </w:r>
      </w:ins>
      <w:ins w:id="275" w:author="Benton, Deon" w:date="2026-05-01T16:29:00Z" w16du:dateUtc="2026-05-01T21:29:00Z">
        <w:r w:rsidR="00411887">
          <w:rPr>
            <w:rFonts w:ascii="Times New Roman" w:hAnsi="Times New Roman" w:cs="Times New Roman"/>
          </w:rPr>
          <w:t>becomes</w:t>
        </w:r>
      </w:ins>
      <w:ins w:id="276"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277" w:author="Benton, Deon" w:date="2026-05-01T13:54:00Z" w16du:dateUtc="2026-05-01T18:54:00Z">
        <w:r w:rsidR="00930FEC">
          <w:rPr>
            <w:rFonts w:ascii="Times New Roman" w:hAnsi="Times New Roman" w:cs="Times New Roman"/>
          </w:rPr>
          <w:t>In sum, pre-reaching infants</w:t>
        </w:r>
      </w:ins>
      <w:ins w:id="278" w:author="Benton, Deon" w:date="2026-05-01T16:29:00Z" w16du:dateUtc="2026-05-01T21:29:00Z">
        <w:r w:rsidR="00411887">
          <w:rPr>
            <w:rFonts w:ascii="Times New Roman" w:hAnsi="Times New Roman" w:cs="Times New Roman"/>
          </w:rPr>
          <w:t>’ looking behaviors</w:t>
        </w:r>
      </w:ins>
      <w:ins w:id="279" w:author="Benton, Deon" w:date="2026-05-01T13:54:00Z" w16du:dateUtc="2026-05-01T18:54:00Z">
        <w:r w:rsidR="00930FEC">
          <w:rPr>
            <w:rFonts w:ascii="Times New Roman" w:hAnsi="Times New Roman" w:cs="Times New Roman"/>
          </w:rPr>
          <w:t xml:space="preserve"> in studies </w:t>
        </w:r>
      </w:ins>
      <w:ins w:id="280" w:author="Benton, Deon" w:date="2026-05-01T16:29:00Z" w16du:dateUtc="2026-05-01T21:29:00Z">
        <w:r w:rsidR="00411887">
          <w:rPr>
            <w:rFonts w:ascii="Times New Roman" w:hAnsi="Times New Roman" w:cs="Times New Roman"/>
          </w:rPr>
          <w:t>like</w:t>
        </w:r>
      </w:ins>
      <w:ins w:id="281" w:author="Benton, Deon" w:date="2026-05-01T13:54:00Z" w16du:dateUtc="2026-05-01T18:54:00Z">
        <w:r w:rsidR="00930FEC">
          <w:rPr>
            <w:rFonts w:ascii="Times New Roman" w:hAnsi="Times New Roman" w:cs="Times New Roman"/>
          </w:rPr>
          <w:t xml:space="preserve"> Skerry et al</w:t>
        </w:r>
      </w:ins>
      <w:ins w:id="282" w:author="Benton, Deon" w:date="2026-05-01T13:55:00Z" w16du:dateUtc="2026-05-01T18:55:00Z">
        <w:r w:rsidR="00930FEC">
          <w:rPr>
            <w:rFonts w:ascii="Times New Roman" w:hAnsi="Times New Roman" w:cs="Times New Roman"/>
          </w:rPr>
          <w:t>. (2013) can be explained in terms of</w:t>
        </w:r>
      </w:ins>
      <w:ins w:id="283"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284" w:author="Benton, Deon" w:date="2026-05-01T16:30:00Z" w16du:dateUtc="2026-05-01T21:30:00Z">
        <w:r w:rsidR="00411887">
          <w:rPr>
            <w:rFonts w:ascii="Times New Roman" w:hAnsi="Times New Roman" w:cs="Times New Roman"/>
          </w:rPr>
          <w:t>es</w:t>
        </w:r>
      </w:ins>
      <w:ins w:id="285"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286" w:author="Benton, Deon" w:date="2026-05-01T16:07:00Z" w16du:dateUtc="2026-05-01T21:07:00Z">
        <w:r w:rsidR="00016DD5">
          <w:rPr>
            <w:rFonts w:ascii="Times New Roman" w:hAnsi="Times New Roman" w:cs="Times New Roman"/>
          </w:rPr>
          <w:t xml:space="preserve">when </w:t>
        </w:r>
      </w:ins>
      <w:ins w:id="287" w:author="Benton, Deon" w:date="2026-05-01T13:56:00Z" w16du:dateUtc="2026-05-01T18:56:00Z">
        <w:r w:rsidR="00120B35">
          <w:rPr>
            <w:rFonts w:ascii="Times New Roman" w:hAnsi="Times New Roman" w:cs="Times New Roman"/>
          </w:rPr>
          <w:t xml:space="preserve">sticky-mittens experience </w:t>
        </w:r>
      </w:ins>
      <w:ins w:id="288" w:author="Benton, Deon" w:date="2026-05-01T16:07:00Z" w16du:dateUtc="2026-05-01T21:07:00Z">
        <w:r w:rsidR="008F1FBD">
          <w:rPr>
            <w:rFonts w:ascii="Times New Roman" w:hAnsi="Times New Roman" w:cs="Times New Roman"/>
          </w:rPr>
          <w:t>heightens infants’</w:t>
        </w:r>
      </w:ins>
      <w:ins w:id="289" w:author="Benton, Deon" w:date="2026-05-01T13:56:00Z" w16du:dateUtc="2026-05-01T18:56:00Z">
        <w:r w:rsidR="00120B35">
          <w:rPr>
            <w:rFonts w:ascii="Times New Roman" w:hAnsi="Times New Roman" w:cs="Times New Roman"/>
          </w:rPr>
          <w:t xml:space="preserve"> attention </w:t>
        </w:r>
      </w:ins>
      <w:ins w:id="290" w:author="Benton, Deon" w:date="2026-05-01T13:57:00Z" w16du:dateUtc="2026-05-01T18:57:00Z">
        <w:r w:rsidR="00120B35">
          <w:rPr>
            <w:rFonts w:ascii="Times New Roman" w:hAnsi="Times New Roman" w:cs="Times New Roman"/>
          </w:rPr>
          <w:t>to</w:t>
        </w:r>
      </w:ins>
      <w:ins w:id="291" w:author="Benton, Deon" w:date="2026-05-01T16:30:00Z" w16du:dateUtc="2026-05-01T21:30:00Z">
        <w:r w:rsidR="00411887">
          <w:rPr>
            <w:rFonts w:ascii="Times New Roman" w:hAnsi="Times New Roman" w:cs="Times New Roman"/>
          </w:rPr>
          <w:t>, and</w:t>
        </w:r>
      </w:ins>
      <w:ins w:id="292" w:author="Benton, Deon" w:date="2026-05-01T13:56:00Z" w16du:dateUtc="2026-05-01T18:56:00Z">
        <w:r w:rsidR="00120B35">
          <w:rPr>
            <w:rFonts w:ascii="Times New Roman" w:hAnsi="Times New Roman" w:cs="Times New Roman"/>
          </w:rPr>
          <w:t xml:space="preserve"> </w:t>
        </w:r>
      </w:ins>
      <w:ins w:id="293" w:author="Benton, Deon" w:date="2026-05-01T16:30:00Z" w16du:dateUtc="2026-05-01T21:30:00Z">
        <w:r w:rsidR="004D3C8A">
          <w:rPr>
            <w:rFonts w:ascii="Times New Roman" w:hAnsi="Times New Roman" w:cs="Times New Roman"/>
          </w:rPr>
          <w:t xml:space="preserve">enhance their </w:t>
        </w:r>
      </w:ins>
      <w:ins w:id="294" w:author="Benton, Deon" w:date="2026-05-01T13:56:00Z" w16du:dateUtc="2026-05-01T18:56:00Z">
        <w:r w:rsidR="00120B35">
          <w:rPr>
            <w:rFonts w:ascii="Times New Roman" w:hAnsi="Times New Roman" w:cs="Times New Roman"/>
          </w:rPr>
          <w:t>encoding of</w:t>
        </w:r>
      </w:ins>
      <w:ins w:id="295" w:author="Benton, Deon" w:date="2026-05-01T16:07:00Z" w16du:dateUtc="2026-05-01T21:07:00Z">
        <w:r w:rsidR="008F1FBD">
          <w:rPr>
            <w:rFonts w:ascii="Times New Roman" w:hAnsi="Times New Roman" w:cs="Times New Roman"/>
          </w:rPr>
          <w:t>,</w:t>
        </w:r>
      </w:ins>
      <w:ins w:id="296" w:author="Benton, Deon" w:date="2026-05-01T13:56:00Z" w16du:dateUtc="2026-05-01T18:56:00Z">
        <w:r w:rsidR="00120B35">
          <w:rPr>
            <w:rFonts w:ascii="Times New Roman" w:hAnsi="Times New Roman" w:cs="Times New Roman"/>
          </w:rPr>
          <w:t xml:space="preserve"> such </w:t>
        </w:r>
      </w:ins>
      <w:ins w:id="297" w:author="Benton, Deon" w:date="2026-05-01T16:08:00Z" w16du:dateUtc="2026-05-01T21:08:00Z">
        <w:r w:rsidR="008F1FBD">
          <w:rPr>
            <w:rFonts w:ascii="Times New Roman" w:hAnsi="Times New Roman" w:cs="Times New Roman"/>
          </w:rPr>
          <w:t>action</w:t>
        </w:r>
      </w:ins>
      <w:ins w:id="298" w:author="Benton, Deon" w:date="2026-05-01T13:56:00Z" w16du:dateUtc="2026-05-01T18:56:00Z">
        <w:r w:rsidR="00120B35">
          <w:rPr>
            <w:rFonts w:ascii="Times New Roman" w:hAnsi="Times New Roman" w:cs="Times New Roman"/>
          </w:rPr>
          <w:t>s</w:t>
        </w:r>
      </w:ins>
      <w:ins w:id="299" w:author="Benton, Deon" w:date="2026-05-01T13:57:00Z" w16du:dateUtc="2026-05-01T18:57:00Z">
        <w:r w:rsidR="000217C9">
          <w:rPr>
            <w:rFonts w:ascii="Times New Roman" w:hAnsi="Times New Roman" w:cs="Times New Roman"/>
          </w:rPr>
          <w:t xml:space="preserve">; abstract notions of efficiency or </w:t>
        </w:r>
      </w:ins>
      <w:ins w:id="300" w:author="Benton, Deon" w:date="2026-05-01T16:08:00Z" w16du:dateUtc="2026-05-01T21:08:00Z">
        <w:r w:rsidR="00A966ED">
          <w:rPr>
            <w:rFonts w:ascii="Times New Roman" w:hAnsi="Times New Roman" w:cs="Times New Roman"/>
          </w:rPr>
          <w:t xml:space="preserve">domain-specific mechanisms that </w:t>
        </w:r>
      </w:ins>
      <w:ins w:id="301" w:author="Benton, Deon" w:date="2026-05-01T16:30:00Z" w16du:dateUtc="2026-05-01T21:30:00Z">
        <w:r w:rsidR="00F00631">
          <w:rPr>
            <w:rFonts w:ascii="Times New Roman" w:hAnsi="Times New Roman" w:cs="Times New Roman"/>
          </w:rPr>
          <w:t>subserve them</w:t>
        </w:r>
      </w:ins>
      <w:ins w:id="302"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303"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304" w:author="Benton, Deon" w:date="2026-05-01T16:31:00Z" w16du:dateUtc="2026-05-01T21:31:00Z">
        <w:r>
          <w:rPr>
            <w:rFonts w:ascii="Times New Roman" w:hAnsi="Times New Roman" w:cs="Times New Roman"/>
          </w:rPr>
          <w:t>a series of simulations</w:t>
        </w:r>
      </w:ins>
      <w:ins w:id="305" w:author="Benton, Deon" w:date="2026-05-01T20:39:00Z" w16du:dateUtc="2026-05-02T01:39:00Z">
        <w:r w:rsidR="00BD309B">
          <w:rPr>
            <w:rFonts w:ascii="Times New Roman" w:hAnsi="Times New Roman" w:cs="Times New Roman"/>
          </w:rPr>
          <w:t xml:space="preserve"> that</w:t>
        </w:r>
      </w:ins>
      <w:ins w:id="306" w:author="Benton, Deon" w:date="2026-05-01T16:31:00Z" w16du:dateUtc="2026-05-01T21:31:00Z">
        <w:r>
          <w:rPr>
            <w:rFonts w:ascii="Times New Roman" w:hAnsi="Times New Roman" w:cs="Times New Roman"/>
          </w:rPr>
          <w:t xml:space="preserve"> demonstrat</w:t>
        </w:r>
      </w:ins>
      <w:ins w:id="307" w:author="Benton, Deon" w:date="2026-05-01T20:39:00Z" w16du:dateUtc="2026-05-02T01:39:00Z">
        <w:r w:rsidR="00BD309B">
          <w:rPr>
            <w:rFonts w:ascii="Times New Roman" w:hAnsi="Times New Roman" w:cs="Times New Roman"/>
          </w:rPr>
          <w:t>e</w:t>
        </w:r>
      </w:ins>
      <w:ins w:id="308" w:author="Benton, Deon" w:date="2026-05-01T16:31:00Z" w16du:dateUtc="2026-05-01T21:31:00Z">
        <w:r>
          <w:rPr>
            <w:rFonts w:ascii="Times New Roman" w:hAnsi="Times New Roman" w:cs="Times New Roman"/>
          </w:rPr>
          <w:t xml:space="preserve"> that </w:t>
        </w:r>
      </w:ins>
      <w:ins w:id="309" w:author="Benton, Deon" w:date="2026-05-01T15:59:00Z" w16du:dateUtc="2026-05-01T20:59:00Z">
        <w:r w:rsidR="00617B5C">
          <w:rPr>
            <w:rFonts w:ascii="Times New Roman" w:hAnsi="Times New Roman" w:cs="Times New Roman"/>
          </w:rPr>
          <w:t>th</w:t>
        </w:r>
      </w:ins>
      <w:ins w:id="310" w:author="Benton, Deon" w:date="2026-05-01T20:39:00Z" w16du:dateUtc="2026-05-02T01:39:00Z">
        <w:r w:rsidR="00BD309B">
          <w:rPr>
            <w:rFonts w:ascii="Times New Roman" w:hAnsi="Times New Roman" w:cs="Times New Roman"/>
          </w:rPr>
          <w:t>e present</w:t>
        </w:r>
      </w:ins>
      <w:ins w:id="311" w:author="Benton, Deon" w:date="2026-05-01T15:59:00Z" w16du:dateUtc="2026-05-01T20:59:00Z">
        <w:r w:rsidR="00617B5C">
          <w:rPr>
            <w:rFonts w:ascii="Times New Roman" w:hAnsi="Times New Roman" w:cs="Times New Roman"/>
          </w:rPr>
          <w:t xml:space="preserve"> </w:t>
        </w:r>
      </w:ins>
      <w:ins w:id="312" w:author="Benton, Deon" w:date="2026-05-01T16:00:00Z" w16du:dateUtc="2026-05-01T21:00:00Z">
        <w:r w:rsidR="00617B5C">
          <w:rPr>
            <w:rFonts w:ascii="Times New Roman" w:hAnsi="Times New Roman" w:cs="Times New Roman"/>
          </w:rPr>
          <w:t>mechanistic proposal</w:t>
        </w:r>
      </w:ins>
      <w:ins w:id="313" w:author="Benton, Deon" w:date="2026-05-01T15:59:00Z" w16du:dateUtc="2026-05-01T20:59:00Z">
        <w:r w:rsidR="00617B5C">
          <w:rPr>
            <w:rFonts w:ascii="Times New Roman" w:hAnsi="Times New Roman" w:cs="Times New Roman"/>
          </w:rPr>
          <w:t>—when instantiated in a connectionist computational model—can</w:t>
        </w:r>
      </w:ins>
      <w:ins w:id="314"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315" w:author="Benton, Deon" w:date="2026-05-01T16:10:00Z" w16du:dateUtc="2026-05-01T21:10:00Z">
        <w:r w:rsidR="002B6388">
          <w:rPr>
            <w:rFonts w:ascii="Times New Roman" w:hAnsi="Times New Roman" w:cs="Times New Roman"/>
          </w:rPr>
          <w:t>turning to these simulations</w:t>
        </w:r>
      </w:ins>
      <w:ins w:id="316" w:author="Benton, Deon" w:date="2026-05-01T16:02:00Z" w16du:dateUtc="2026-05-01T21:02:00Z">
        <w:r w:rsidR="00D7476B">
          <w:rPr>
            <w:rFonts w:ascii="Times New Roman" w:hAnsi="Times New Roman" w:cs="Times New Roman"/>
          </w:rPr>
          <w:t>,</w:t>
        </w:r>
      </w:ins>
      <w:ins w:id="317" w:author="Benton, Deon" w:date="2026-05-01T16:01:00Z" w16du:dateUtc="2026-05-01T21:01:00Z">
        <w:r w:rsidR="00D7476B">
          <w:rPr>
            <w:rFonts w:ascii="Times New Roman" w:hAnsi="Times New Roman" w:cs="Times New Roman"/>
          </w:rPr>
          <w:t xml:space="preserve"> </w:t>
        </w:r>
      </w:ins>
      <w:ins w:id="318" w:author="Benton, Deon" w:date="2026-05-01T16:32:00Z" w16du:dateUtc="2026-05-01T21:32:00Z">
        <w:r w:rsidR="003148AF">
          <w:rPr>
            <w:rFonts w:ascii="Times New Roman" w:hAnsi="Times New Roman" w:cs="Times New Roman"/>
          </w:rPr>
          <w:t xml:space="preserve">however, </w:t>
        </w:r>
      </w:ins>
      <w:ins w:id="319" w:author="Benton, Deon" w:date="2026-05-01T16:01:00Z" w16du:dateUtc="2026-05-01T21:01:00Z">
        <w:r w:rsidR="00D7476B">
          <w:rPr>
            <w:rFonts w:ascii="Times New Roman" w:hAnsi="Times New Roman" w:cs="Times New Roman"/>
          </w:rPr>
          <w:t xml:space="preserve">two </w:t>
        </w:r>
      </w:ins>
      <w:ins w:id="320" w:author="Benton, Deon" w:date="2026-05-01T16:32:00Z" w16du:dateUtc="2026-05-01T21:32:00Z">
        <w:r w:rsidR="004E05F7">
          <w:rPr>
            <w:rFonts w:ascii="Times New Roman" w:hAnsi="Times New Roman" w:cs="Times New Roman"/>
          </w:rPr>
          <w:t xml:space="preserve">points </w:t>
        </w:r>
      </w:ins>
      <w:ins w:id="321" w:author="Benton, Deon" w:date="2026-05-01T16:10:00Z" w16du:dateUtc="2026-05-01T21:10:00Z">
        <w:r w:rsidR="002B6388">
          <w:rPr>
            <w:rFonts w:ascii="Times New Roman" w:hAnsi="Times New Roman" w:cs="Times New Roman"/>
          </w:rPr>
          <w:t>merit clarification</w:t>
        </w:r>
      </w:ins>
      <w:ins w:id="322" w:author="Benton, Deon" w:date="2026-05-01T16:02:00Z" w16du:dateUtc="2026-05-01T21:02:00Z">
        <w:r w:rsidR="00D7476B">
          <w:rPr>
            <w:rFonts w:ascii="Times New Roman" w:hAnsi="Times New Roman" w:cs="Times New Roman"/>
          </w:rPr>
          <w:t>.</w:t>
        </w:r>
      </w:ins>
      <w:ins w:id="323" w:author="Benton, Deon" w:date="2026-05-01T15:59:00Z" w16du:dateUtc="2026-05-01T20:59:00Z">
        <w:r w:rsidR="00617B5C">
          <w:rPr>
            <w:rFonts w:ascii="Times New Roman" w:hAnsi="Times New Roman" w:cs="Times New Roman"/>
          </w:rPr>
          <w:t xml:space="preserve"> </w:t>
        </w:r>
      </w:ins>
      <w:ins w:id="324"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325"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326" w:author="Benton, Deon" w:date="2026-05-01T16:10:00Z" w16du:dateUtc="2026-05-01T21:10:00Z">
        <w:r w:rsidR="002B6388">
          <w:rPr>
            <w:rFonts w:ascii="Times New Roman" w:hAnsi="Times New Roman" w:cs="Times New Roman"/>
          </w:rPr>
          <w:t>ar</w:t>
        </w:r>
      </w:ins>
      <w:ins w:id="327" w:author="Benton, Deon" w:date="2026-05-01T16:11:00Z" w16du:dateUtc="2026-05-01T21:11:00Z">
        <w:r w:rsidR="002B6388">
          <w:rPr>
            <w:rFonts w:ascii="Times New Roman" w:hAnsi="Times New Roman" w:cs="Times New Roman"/>
          </w:rPr>
          <w:t>e</w:t>
        </w:r>
      </w:ins>
      <w:ins w:id="328"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 xml:space="preserve">domain-general associative </w:t>
      </w:r>
      <w:proofErr w:type="gramStart"/>
      <w:r w:rsidR="009168FE">
        <w:rPr>
          <w:rFonts w:ascii="Times New Roman" w:hAnsi="Times New Roman" w:cs="Times New Roman"/>
        </w:rPr>
        <w:t>learning</w:t>
      </w:r>
      <w:r w:rsidR="009F7A89">
        <w:rPr>
          <w:rFonts w:ascii="Times New Roman" w:hAnsi="Times New Roman" w:cs="Times New Roman"/>
        </w:rPr>
        <w:t>—</w:t>
      </w:r>
      <w:ins w:id="329" w:author="Benton, Deon" w:date="2026-05-01T16:11:00Z" w16du:dateUtc="2026-05-01T21:11:00Z">
        <w:r w:rsidR="00A709A0">
          <w:rPr>
            <w:rFonts w:ascii="Times New Roman" w:hAnsi="Times New Roman" w:cs="Times New Roman"/>
          </w:rPr>
          <w:t>a</w:t>
        </w:r>
        <w:proofErr w:type="gramEnd"/>
        <w:r w:rsidR="00A709A0">
          <w:rPr>
            <w:rFonts w:ascii="Times New Roman" w:hAnsi="Times New Roman" w:cs="Times New Roman"/>
          </w:rPr>
          <w:t xml:space="preserve"> </w:t>
        </w:r>
      </w:ins>
      <w:r w:rsidR="009F7A89">
        <w:rPr>
          <w:rFonts w:ascii="Times New Roman" w:hAnsi="Times New Roman" w:cs="Times New Roman"/>
        </w:rPr>
        <w:t>process</w:t>
      </w:r>
      <w:ins w:id="330" w:author="Benton, Deon" w:date="2026-05-01T16:11:00Z" w16du:dateUtc="2026-05-01T21:11:00Z">
        <w:r w:rsidR="00A709A0">
          <w:rPr>
            <w:rFonts w:ascii="Times New Roman" w:hAnsi="Times New Roman" w:cs="Times New Roman"/>
          </w:rPr>
          <w:t xml:space="preserve"> grounded in </w:t>
        </w:r>
      </w:ins>
      <w:ins w:id="331" w:author="Benton, Deon" w:date="2026-05-01T16:12:00Z" w16du:dateUtc="2026-05-01T21:12:00Z">
        <w:r w:rsidR="00A709A0">
          <w:rPr>
            <w:rFonts w:ascii="Times New Roman" w:hAnsi="Times New Roman" w:cs="Times New Roman"/>
          </w:rPr>
          <w:t>everyday experience</w:t>
        </w:r>
      </w:ins>
      <w:ins w:id="332" w:author="Benton, Deon" w:date="2026-05-01T16:13:00Z" w16du:dateUtc="2026-05-01T21:13:00Z">
        <w:r w:rsidR="00A709A0">
          <w:rPr>
            <w:rFonts w:ascii="Times New Roman" w:hAnsi="Times New Roman" w:cs="Times New Roman"/>
          </w:rPr>
          <w:t xml:space="preserve"> and</w:t>
        </w:r>
      </w:ins>
      <w:ins w:id="333"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334"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335" w:author="Benton, Deon" w:date="2026-05-01T16:12:00Z" w16du:dateUtc="2026-05-01T21:12:00Z">
        <w:r w:rsidR="00A709A0">
          <w:rPr>
            <w:rFonts w:ascii="Times New Roman" w:hAnsi="Times New Roman" w:cs="Times New Roman"/>
          </w:rPr>
          <w:t xml:space="preserve">, and forms connections </w:t>
        </w:r>
      </w:ins>
      <w:ins w:id="336" w:author="Benton, Deon" w:date="2026-05-01T16:13:00Z" w16du:dateUtc="2026-05-01T21:13:00Z">
        <w:r w:rsidR="00A709A0">
          <w:rPr>
            <w:rFonts w:ascii="Times New Roman" w:hAnsi="Times New Roman" w:cs="Times New Roman"/>
          </w:rPr>
          <w:t xml:space="preserve">between and </w:t>
        </w:r>
      </w:ins>
      <w:ins w:id="337"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338"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339"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340"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341" w:author="Benton, Deon" w:date="2026-05-01T16:14:00Z" w16du:dateUtc="2026-05-01T21:14:00Z">
        <w:r w:rsidR="008A0DE0">
          <w:rPr>
            <w:rFonts w:ascii="Times New Roman" w:hAnsi="Times New Roman" w:cs="Times New Roman"/>
          </w:rPr>
          <w:t>Second,</w:t>
        </w:r>
      </w:ins>
      <w:ins w:id="342" w:author="Benton, Deon" w:date="2026-05-01T16:03:00Z" w16du:dateUtc="2026-05-01T21:03:00Z">
        <w:r w:rsidR="00D7476B">
          <w:rPr>
            <w:rFonts w:ascii="Times New Roman" w:hAnsi="Times New Roman" w:cs="Times New Roman"/>
          </w:rPr>
          <w:t xml:space="preserve"> </w:t>
        </w:r>
      </w:ins>
      <w:ins w:id="343"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344"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345"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346"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347" w:author="Benton, Deon" w:date="2026-05-01T16:04:00Z" w16du:dateUtc="2026-05-01T21:04:00Z">
        <w:r w:rsidR="00BC2A35">
          <w:rPr>
            <w:rFonts w:ascii="Times New Roman" w:hAnsi="Times New Roman" w:cs="Times New Roman"/>
          </w:rPr>
          <w:t xml:space="preserve"> without recourse to rich notions of actions, efficiency, or cost</w:t>
        </w:r>
      </w:ins>
      <w:ins w:id="348" w:author="Benton, Deon" w:date="2026-05-01T16:14:00Z" w16du:dateUtc="2026-05-01T21:14:00Z">
        <w:r w:rsidR="008A0DE0">
          <w:rPr>
            <w:rFonts w:ascii="Times New Roman" w:hAnsi="Times New Roman" w:cs="Times New Roman"/>
          </w:rPr>
          <w:t>, the impl</w:t>
        </w:r>
      </w:ins>
      <w:ins w:id="349" w:author="Benton, Deon" w:date="2026-05-01T16:15:00Z" w16du:dateUtc="2026-05-01T21:15:00Z">
        <w:r w:rsidR="008A0DE0">
          <w:rPr>
            <w:rFonts w:ascii="Times New Roman" w:hAnsi="Times New Roman" w:cs="Times New Roman"/>
          </w:rPr>
          <w:t xml:space="preserve">ications of the current work </w:t>
        </w:r>
      </w:ins>
      <w:ins w:id="350"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351"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352" w:author="Benton, Deon" w:date="2026-05-01T16:16:00Z" w16du:dateUtc="2026-05-01T21:16:00Z">
        <w:r w:rsidR="009F1EC1">
          <w:rPr>
            <w:rFonts w:ascii="Times New Roman" w:hAnsi="Times New Roman" w:cs="Times New Roman"/>
          </w:rPr>
          <w:t xml:space="preserve"> that</w:t>
        </w:r>
      </w:ins>
      <w:ins w:id="353" w:author="Benton, Deon" w:date="2026-05-01T16:17:00Z" w16du:dateUtc="2026-05-01T21:17:00Z">
        <w:r w:rsidR="009F1EC1">
          <w:rPr>
            <w:rFonts w:ascii="Times New Roman" w:hAnsi="Times New Roman" w:cs="Times New Roman"/>
          </w:rPr>
          <w:t xml:space="preserve"> </w:t>
        </w:r>
        <w:r w:rsidR="009F1EC1">
          <w:rPr>
            <w:rFonts w:ascii="Times New Roman" w:hAnsi="Times New Roman" w:cs="Times New Roman"/>
          </w:rPr>
          <w:lastRenderedPageBreak/>
          <w:t>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354"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355"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356"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357"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358"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359"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360"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361"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w:t>
      </w:r>
      <w:proofErr w:type="gramStart"/>
      <w:r w:rsidR="00105BB1">
        <w:rPr>
          <w:rFonts w:ascii="Times New Roman" w:hAnsi="Times New Roman" w:cs="Times New Roman"/>
        </w:rPr>
        <w:t>departs</w:t>
      </w:r>
      <w:proofErr w:type="gramEnd"/>
      <w:r w:rsidR="00105BB1">
        <w:rPr>
          <w:rFonts w:ascii="Times New Roman" w:hAnsi="Times New Roman" w:cs="Times New Roman"/>
        </w:rPr>
        <w:t xml:space="preserve"> from</w:t>
      </w:r>
      <w:ins w:id="362"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363"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364"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365"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366" w:author="Benton, Deon" w:date="2026-05-01T20:42:00Z" w16du:dateUtc="2026-05-02T01:42:00Z">
        <w:r w:rsidR="006F7263">
          <w:rPr>
            <w:rFonts w:ascii="Times New Roman" w:hAnsi="Times New Roman" w:cs="Times New Roman"/>
          </w:rPr>
          <w:t>assess the model’s ability</w:t>
        </w:r>
      </w:ins>
      <w:ins w:id="367" w:author="Benton, Deon" w:date="2026-05-01T20:43:00Z" w16du:dateUtc="2026-05-02T01:43:00Z">
        <w:r w:rsidR="006F7263">
          <w:rPr>
            <w:rFonts w:ascii="Times New Roman" w:hAnsi="Times New Roman" w:cs="Times New Roman"/>
          </w:rPr>
          <w:t xml:space="preserve"> to</w:t>
        </w:r>
      </w:ins>
      <w:ins w:id="368"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369"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370"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371"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372"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373" w:author="Benton, Deon" w:date="2026-05-01T20:46:00Z" w16du:dateUtc="2026-05-02T01:46:00Z">
        <w:r w:rsidR="00492F56">
          <w:rPr>
            <w:rFonts w:ascii="Times New Roman" w:eastAsia="Times New Roman" w:hAnsi="Times New Roman" w:cs="Times New Roman"/>
          </w:rPr>
          <w:t xml:space="preserve"> in enough detail that </w:t>
        </w:r>
      </w:ins>
      <w:ins w:id="374"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375" w:author="Benton, Deon" w:date="2026-05-01T20:49:00Z" w16du:dateUtc="2026-05-02T01:49:00Z">
        <w:r w:rsidR="00E836BA">
          <w:rPr>
            <w:rFonts w:ascii="Times New Roman" w:eastAsia="Times New Roman" w:hAnsi="Times New Roman" w:cs="Times New Roman"/>
          </w:rPr>
          <w:t xml:space="preserve">are preserved </w:t>
        </w:r>
      </w:ins>
      <w:ins w:id="376"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377"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378"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379"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380"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381"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382"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383" w:author="Benton, Deon" w:date="2026-05-01T20:51:00Z" w16du:dateUtc="2026-05-02T01:51:00Z">
        <w:r w:rsidR="00971205">
          <w:rPr>
            <w:rFonts w:ascii="Times New Roman" w:hAnsi="Times New Roman" w:cs="Times New Roman"/>
          </w:rPr>
          <w:t>studies that adopt</w:t>
        </w:r>
      </w:ins>
      <w:ins w:id="384"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w:t>
      </w:r>
      <w:r w:rsidR="00524642">
        <w:rPr>
          <w:rFonts w:ascii="Times New Roman" w:hAnsi="Times New Roman" w:cs="Times New Roman"/>
        </w:rPr>
        <w:lastRenderedPageBreak/>
        <w:t xml:space="preserve">account with </w:t>
      </w:r>
      <w:ins w:id="385"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386"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proofErr w:type="gramStart"/>
      <w:r w:rsidR="00087B68">
        <w:rPr>
          <w:rFonts w:ascii="Times New Roman" w:hAnsi="Times New Roman" w:cs="Times New Roman"/>
        </w:rPr>
        <w:t>aforementioned key</w:t>
      </w:r>
      <w:proofErr w:type="gramEnd"/>
      <w:r w:rsidR="00087B68">
        <w:rPr>
          <w:rFonts w:ascii="Times New Roman" w:hAnsi="Times New Roman" w:cs="Times New Roman"/>
        </w:rPr>
        <w:t xml:space="preserve">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w:t>
      </w:r>
      <w:proofErr w:type="gramStart"/>
      <w:r w:rsidR="00342564">
        <w:rPr>
          <w:rFonts w:ascii="Times New Roman" w:hAnsi="Times New Roman" w:cs="Times New Roman"/>
        </w:rPr>
        <w:t>A final</w:t>
      </w:r>
      <w:proofErr w:type="gramEnd"/>
      <w:r w:rsidR="00342564">
        <w:rPr>
          <w:rFonts w:ascii="Times New Roman" w:hAnsi="Times New Roman" w:cs="Times New Roman"/>
        </w:rPr>
        <w:t xml:space="preserve"> model </w:t>
      </w:r>
      <w:r w:rsidR="00342564">
        <w:rPr>
          <w:rFonts w:ascii="Times New Roman" w:hAnsi="Times New Roman" w:cs="Times New Roman"/>
        </w:rPr>
        <w:lastRenderedPageBreak/>
        <w:t>is an extension of ALIAS-</w:t>
      </w:r>
      <w:proofErr w:type="gramStart"/>
      <w:r w:rsidR="00342564">
        <w:rPr>
          <w:rFonts w:ascii="Times New Roman" w:hAnsi="Times New Roman" w:cs="Times New Roman"/>
        </w:rPr>
        <w:t>2.T</w:t>
      </w:r>
      <w:r w:rsidR="00650B4D">
        <w:rPr>
          <w:rFonts w:ascii="Times New Roman" w:hAnsi="Times New Roman" w:cs="Times New Roman"/>
        </w:rPr>
        <w:t>he</w:t>
      </w:r>
      <w:proofErr w:type="gramEnd"/>
      <w:r w:rsidR="00650B4D">
        <w:rPr>
          <w:rFonts w:ascii="Times New Roman" w:hAnsi="Times New Roman" w:cs="Times New Roman"/>
        </w:rPr>
        <w:t xml:space="preserv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To foreshadow the results of the simulation, and </w:t>
      </w:r>
      <w:proofErr w:type="gramStart"/>
      <w:r>
        <w:rPr>
          <w:rFonts w:ascii="Times New Roman" w:hAnsi="Times New Roman" w:cs="Times New Roman"/>
        </w:rPr>
        <w:t>in particular of</w:t>
      </w:r>
      <w:proofErr w:type="gramEnd"/>
      <w:r>
        <w:rPr>
          <w:rFonts w:ascii="Times New Roman" w:hAnsi="Times New Roman" w:cs="Times New Roman"/>
        </w:rPr>
        <w:t xml:space="preserve">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w:t>
      </w:r>
      <w:proofErr w:type="gramStart"/>
      <w:r w:rsidR="00C0332B">
        <w:rPr>
          <w:rFonts w:ascii="Times New Roman" w:hAnsi="Times New Roman" w:cs="Times New Roman"/>
        </w:rPr>
        <w:t>. .</w:t>
      </w:r>
      <w:proofErr w:type="gramEnd"/>
      <w:r w:rsidR="00C0332B">
        <w:rPr>
          <w:rFonts w:ascii="Times New Roman" w:hAnsi="Times New Roman" w:cs="Times New Roman"/>
        </w:rPr>
        <w:t xml:space="preserve">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w:t>
      </w:r>
      <w:r w:rsidR="00C0332B">
        <w:rPr>
          <w:rFonts w:ascii="Times New Roman" w:hAnsi="Times New Roman" w:cs="Times New Roman"/>
        </w:rPr>
        <w:lastRenderedPageBreak/>
        <w:t xml:space="preserve">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w:t>
      </w:r>
      <w:r w:rsidR="00640CAC">
        <w:rPr>
          <w:rFonts w:ascii="Times New Roman" w:hAnsi="Times New Roman" w:cs="Times New Roman"/>
        </w:rPr>
        <w:lastRenderedPageBreak/>
        <w:t xml:space="preserve">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33FA837"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t>
      </w:r>
      <w:proofErr w:type="gramStart"/>
      <w:r>
        <w:rPr>
          <w:rFonts w:ascii="Times New Roman" w:hAnsi="Times New Roman" w:cs="Times New Roman"/>
        </w:rPr>
        <w:t>was located in</w:t>
      </w:r>
      <w:proofErr w:type="gramEnd"/>
      <w:r>
        <w:rPr>
          <w:rFonts w:ascii="Times New Roman" w:hAnsi="Times New Roman" w:cs="Times New Roman"/>
        </w:rPr>
        <w:t xml:space="preserve">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w:t>
      </w:r>
      <w:proofErr w:type="gramStart"/>
      <w:r w:rsidR="00D80739" w:rsidRPr="00D80739">
        <w:rPr>
          <w:rFonts w:ascii="Times New Roman" w:hAnsi="Times New Roman" w:cs="Times New Roman"/>
        </w:rPr>
        <w:t>entered into</w:t>
      </w:r>
      <w:proofErr w:type="gramEnd"/>
      <w:r w:rsidR="00D80739" w:rsidRPr="00D80739">
        <w:rPr>
          <w:rFonts w:ascii="Times New Roman" w:hAnsi="Times New Roman" w:cs="Times New Roman"/>
        </w:rPr>
        <w:t xml:space="preserve">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r w:rsidR="009B0551">
        <w:rPr>
          <w:rFonts w:ascii="Times New Roman" w:hAnsi="Times New Roman" w:cs="Times New Roman"/>
        </w:rPr>
        <w:t>all</w:t>
      </w:r>
      <w:proofErr w:type="gramEnd"/>
      <w:r w:rsidR="009B0551">
        <w:rPr>
          <w:rFonts w:ascii="Times New Roman" w:hAnsi="Times New Roman" w:cs="Times New Roman"/>
        </w:rPr>
        <w:t xml:space="preserve">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proofErr w:type="gramStart"/>
      <w:r w:rsidR="00AF1530">
        <w:rPr>
          <w:rFonts w:ascii="Times New Roman" w:eastAsia="Times New Roman" w:hAnsi="Times New Roman" w:cs="Times New Roman"/>
        </w:rPr>
        <w:t>In particular, at</w:t>
      </w:r>
      <w:proofErr w:type="gramEnd"/>
      <w:r w:rsidR="00AF1530">
        <w:rPr>
          <w:rFonts w:ascii="Times New Roman" w:eastAsia="Times New Roman" w:hAnsi="Times New Roman" w:cs="Times New Roman"/>
        </w:rPr>
        <w:t xml:space="preserve">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proofErr w:type="gramStart"/>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r w:rsidR="00524642" w:rsidRPr="00CE5A7B">
        <w:rPr>
          <w:rFonts w:ascii="Times New Roman" w:hAnsi="Times New Roman" w:cs="Times New Roman"/>
        </w:rPr>
        <w:t xml:space="preserve">implemented by </w:t>
      </w:r>
      <w:proofErr w:type="gramStart"/>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w:t>
      </w:r>
      <w:proofErr w:type="gramStart"/>
      <w:r w:rsidR="00CE7486">
        <w:rPr>
          <w:rFonts w:ascii="Times New Roman" w:hAnsi="Times New Roman" w:cs="Times New Roman"/>
        </w:rPr>
        <w:t>particular values</w:t>
      </w:r>
      <w:proofErr w:type="gramEnd"/>
      <w:r w:rsidR="00CE7486">
        <w:rPr>
          <w:rFonts w:ascii="Times New Roman" w:hAnsi="Times New Roman" w:cs="Times New Roman"/>
        </w:rPr>
        <w:t xml:space="preserve">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3A79A0DC"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w:t>
      </w:r>
      <w:proofErr w:type="gramStart"/>
      <w:r w:rsidR="00AC1613">
        <w:rPr>
          <w:rFonts w:ascii="Times New Roman" w:hAnsi="Times New Roman" w:cs="Times New Roman"/>
        </w:rPr>
        <w:t>independently shown</w:t>
      </w:r>
      <w:proofErr w:type="gramEnd"/>
      <w:r w:rsidR="00AC1613">
        <w:rPr>
          <w:rFonts w:ascii="Times New Roman" w:hAnsi="Times New Roman" w:cs="Times New Roman"/>
        </w:rPr>
        <w:t xml:space="preserve">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001DDF03"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58B16CC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proofErr w:type="gramStart"/>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2BD691C2"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49CC22E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w:t>
      </w:r>
      <w:r w:rsidR="00B46D43">
        <w:rPr>
          <w:rFonts w:ascii="Times New Roman" w:eastAsia="Times New Roman" w:hAnsi="Times New Roman" w:cs="Times New Roman"/>
        </w:rPr>
        <w:lastRenderedPageBreak/>
        <w:t xml:space="preserve">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D11EDA6" w:rsidR="001E1E8F" w:rsidRDefault="00785F62" w:rsidP="001E1E8F">
      <w:pPr>
        <w:spacing w:line="480" w:lineRule="auto"/>
        <w:ind w:firstLine="720"/>
        <w:contextualSpacing/>
        <w:rPr>
          <w:ins w:id="387"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388" w:author="Benton, Deon" w:date="2026-05-08T13:50:00Z" w16du:dateUtc="2026-05-08T18:50:00Z">
        <w:r w:rsidR="00BE14FC">
          <w:rPr>
            <w:rFonts w:ascii="Times New Roman" w:eastAsia="Times New Roman" w:hAnsi="Times New Roman" w:cs="Times New Roman"/>
          </w:rPr>
          <w:t xml:space="preserve"> succeeded</w:t>
        </w:r>
      </w:ins>
      <w:ins w:id="389"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390" w:author="Benton, Deon" w:date="2026-05-08T13:42:00Z" w16du:dateUtc="2026-05-08T18:42:00Z">
        <w:r w:rsidR="00642345" w:rsidDel="003D3D8E">
          <w:rPr>
            <w:rFonts w:ascii="Times New Roman" w:eastAsia="Times New Roman" w:hAnsi="Times New Roman" w:cs="Times New Roman"/>
          </w:rPr>
          <w:delText xml:space="preserve"> </w:delText>
        </w:r>
      </w:del>
      <w:ins w:id="391" w:author="Benton, Deon" w:date="2026-05-08T13:42:00Z" w16du:dateUtc="2026-05-08T18:42:00Z">
        <w:r w:rsidR="003D3D8E">
          <w:rPr>
            <w:rFonts w:ascii="Times New Roman" w:eastAsia="Times New Roman" w:hAnsi="Times New Roman" w:cs="Times New Roman"/>
          </w:rPr>
          <w:t xml:space="preserve"> </w:t>
        </w:r>
      </w:ins>
      <w:ins w:id="392" w:author="Benton, Deon" w:date="2026-05-08T14:10:00Z" w16du:dateUtc="2026-05-08T19:10:00Z">
        <w:r w:rsidR="00972920">
          <w:rPr>
            <w:rFonts w:ascii="Times New Roman" w:eastAsia="Times New Roman" w:hAnsi="Times New Roman" w:cs="Times New Roman"/>
          </w:rPr>
          <w:t>in Gergely</w:t>
        </w:r>
      </w:ins>
      <w:ins w:id="393"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394"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395"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396" w:author="Benton, Deon" w:date="2026-05-08T13:50:00Z" w16du:dateUtc="2026-05-08T18:50:00Z">
        <w:r w:rsidR="00BE14FC">
          <w:rPr>
            <w:rFonts w:ascii="Times New Roman" w:eastAsia="Times New Roman" w:hAnsi="Times New Roman" w:cs="Times New Roman"/>
          </w:rPr>
          <w:t xml:space="preserve"> </w:t>
        </w:r>
      </w:ins>
      <w:ins w:id="397" w:author="Benton, Deon" w:date="2026-05-08T13:58:00Z" w16du:dateUtc="2026-05-08T18:58:00Z">
        <w:r w:rsidR="00E8536C">
          <w:rPr>
            <w:rFonts w:ascii="Times New Roman" w:eastAsia="Times New Roman" w:hAnsi="Times New Roman" w:cs="Times New Roman"/>
          </w:rPr>
          <w:t>The fact that ALIAS</w:t>
        </w:r>
      </w:ins>
      <w:ins w:id="398" w:author="Benton, Deon" w:date="2026-05-08T13:59:00Z" w16du:dateUtc="2026-05-08T18:59:00Z">
        <w:r w:rsidR="00E8536C">
          <w:rPr>
            <w:rFonts w:ascii="Times New Roman" w:eastAsia="Times New Roman" w:hAnsi="Times New Roman" w:cs="Times New Roman"/>
          </w:rPr>
          <w:t>-2—which</w:t>
        </w:r>
      </w:ins>
      <w:ins w:id="399" w:author="Benton, Deon" w:date="2026-05-08T14:01:00Z" w16du:dateUtc="2026-05-08T19:01:00Z">
        <w:r w:rsidR="007C470D">
          <w:rPr>
            <w:rFonts w:ascii="Times New Roman" w:eastAsia="Times New Roman" w:hAnsi="Times New Roman" w:cs="Times New Roman"/>
          </w:rPr>
          <w:t>, unlike ALIAS, omit</w:t>
        </w:r>
      </w:ins>
      <w:ins w:id="400" w:author="Benton, Deon" w:date="2026-05-08T14:02:00Z" w16du:dateUtc="2026-05-08T19:02:00Z">
        <w:r w:rsidR="00E80202">
          <w:rPr>
            <w:rFonts w:ascii="Times New Roman" w:eastAsia="Times New Roman" w:hAnsi="Times New Roman" w:cs="Times New Roman"/>
          </w:rPr>
          <w:t>ted</w:t>
        </w:r>
      </w:ins>
      <w:ins w:id="401" w:author="Benton, Deon" w:date="2026-05-08T14:01:00Z" w16du:dateUtc="2026-05-08T19:01:00Z">
        <w:r w:rsidR="007C470D">
          <w:rPr>
            <w:rFonts w:ascii="Times New Roman" w:eastAsia="Times New Roman" w:hAnsi="Times New Roman" w:cs="Times New Roman"/>
          </w:rPr>
          <w:t xml:space="preserve"> </w:t>
        </w:r>
      </w:ins>
      <w:ins w:id="402" w:author="Benton, Deon" w:date="2026-05-08T13:59:00Z" w16du:dateUtc="2026-05-08T18:59:00Z">
        <w:r w:rsidR="00E8536C">
          <w:rPr>
            <w:rFonts w:ascii="Times New Roman" w:eastAsia="Times New Roman" w:hAnsi="Times New Roman" w:cs="Times New Roman"/>
          </w:rPr>
          <w:t>differential obstacle salience—</w:t>
        </w:r>
      </w:ins>
      <w:ins w:id="403" w:author="Benton, Deon" w:date="2026-05-08T14:07:00Z" w16du:dateUtc="2026-05-08T19:07:00Z">
        <w:r w:rsidR="006E1FC1">
          <w:rPr>
            <w:rFonts w:ascii="Times New Roman" w:eastAsia="Times New Roman" w:hAnsi="Times New Roman" w:cs="Times New Roman"/>
          </w:rPr>
          <w:t>produced responses that di</w:t>
        </w:r>
      </w:ins>
      <w:ins w:id="404" w:author="Benton, Deon" w:date="2026-05-08T14:08:00Z" w16du:dateUtc="2026-05-08T19:08:00Z">
        <w:r w:rsidR="006E1FC1">
          <w:rPr>
            <w:rFonts w:ascii="Times New Roman" w:eastAsia="Times New Roman" w:hAnsi="Times New Roman" w:cs="Times New Roman"/>
          </w:rPr>
          <w:t>ffered from those of ALIAS</w:t>
        </w:r>
      </w:ins>
      <w:ins w:id="405" w:author="Benton, Deon" w:date="2026-05-08T14:04:00Z" w16du:dateUtc="2026-05-08T19:04:00Z">
        <w:r w:rsidR="006D11B0">
          <w:rPr>
            <w:rFonts w:ascii="Times New Roman" w:eastAsia="Times New Roman" w:hAnsi="Times New Roman" w:cs="Times New Roman"/>
          </w:rPr>
          <w:t xml:space="preserve"> sugge</w:t>
        </w:r>
      </w:ins>
      <w:ins w:id="406" w:author="Benton, Deon" w:date="2026-05-08T14:05:00Z" w16du:dateUtc="2026-05-08T19:05:00Z">
        <w:r w:rsidR="006D11B0">
          <w:rPr>
            <w:rFonts w:ascii="Times New Roman" w:eastAsia="Times New Roman" w:hAnsi="Times New Roman" w:cs="Times New Roman"/>
          </w:rPr>
          <w:t>sts</w:t>
        </w:r>
      </w:ins>
      <w:ins w:id="407" w:author="Benton, Deon" w:date="2026-05-08T13:59:00Z" w16du:dateUtc="2026-05-08T18:59:00Z">
        <w:r w:rsidR="00E8536C">
          <w:rPr>
            <w:rFonts w:ascii="Times New Roman" w:eastAsia="Times New Roman" w:hAnsi="Times New Roman" w:cs="Times New Roman"/>
          </w:rPr>
          <w:t xml:space="preserve"> that associative learning alone is not</w:t>
        </w:r>
      </w:ins>
      <w:ins w:id="408" w:author="Benton, Deon" w:date="2026-05-08T14:00:00Z" w16du:dateUtc="2026-05-08T19:00:00Z">
        <w:r w:rsidR="007C470D">
          <w:rPr>
            <w:rFonts w:ascii="Times New Roman" w:eastAsia="Times New Roman" w:hAnsi="Times New Roman" w:cs="Times New Roman"/>
          </w:rPr>
          <w:t>, by itself, sufficient</w:t>
        </w:r>
      </w:ins>
      <w:ins w:id="409"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410" w:author="Benton, Deon" w:date="2026-05-08T14:05:00Z" w16du:dateUtc="2026-05-08T19:05:00Z">
        <w:r w:rsidR="006D11B0">
          <w:rPr>
            <w:rFonts w:ascii="Times New Roman" w:eastAsia="Times New Roman" w:hAnsi="Times New Roman" w:cs="Times New Roman"/>
          </w:rPr>
          <w:t xml:space="preserve">; information </w:t>
        </w:r>
      </w:ins>
      <w:ins w:id="411" w:author="Benton, Deon" w:date="2026-05-08T14:06:00Z" w16du:dateUtc="2026-05-08T19:06:00Z">
        <w:r w:rsidR="006E1FC1">
          <w:rPr>
            <w:rFonts w:ascii="Times New Roman" w:eastAsia="Times New Roman" w:hAnsi="Times New Roman" w:cs="Times New Roman"/>
          </w:rPr>
          <w:t>pertaining</w:t>
        </w:r>
      </w:ins>
      <w:ins w:id="412" w:author="Benton, Deon" w:date="2026-05-08T14:05:00Z" w16du:dateUtc="2026-05-08T19:05:00Z">
        <w:r w:rsidR="006D11B0">
          <w:rPr>
            <w:rFonts w:ascii="Times New Roman" w:eastAsia="Times New Roman" w:hAnsi="Times New Roman" w:cs="Times New Roman"/>
          </w:rPr>
          <w:t xml:space="preserve"> to the salience of barrie</w:t>
        </w:r>
      </w:ins>
      <w:ins w:id="413"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414" w:author="Benton, Deon" w:date="2026-05-08T14:00:00Z" w16du:dateUtc="2026-05-08T19:00:00Z">
        <w:r w:rsidR="007C470D">
          <w:rPr>
            <w:rFonts w:ascii="Times New Roman" w:eastAsia="Times New Roman" w:hAnsi="Times New Roman" w:cs="Times New Roman"/>
          </w:rPr>
          <w:t xml:space="preserve"> to reproduce </w:t>
        </w:r>
      </w:ins>
      <w:ins w:id="415" w:author="Benton, Deon" w:date="2026-05-08T14:01:00Z" w16du:dateUtc="2026-05-08T19:01:00Z">
        <w:r w:rsidR="00E80202">
          <w:rPr>
            <w:rFonts w:ascii="Times New Roman" w:eastAsia="Times New Roman" w:hAnsi="Times New Roman" w:cs="Times New Roman"/>
          </w:rPr>
          <w:t>infants’ responses in</w:t>
        </w:r>
      </w:ins>
      <w:ins w:id="416" w:author="Benton, Deon" w:date="2026-05-08T14:02:00Z" w16du:dateUtc="2026-05-08T19:02:00Z">
        <w:r w:rsidR="00E80202">
          <w:rPr>
            <w:rFonts w:ascii="Times New Roman" w:eastAsia="Times New Roman" w:hAnsi="Times New Roman" w:cs="Times New Roman"/>
          </w:rPr>
          <w:t xml:space="preserve"> studies like that by Gergely et al. (1995)</w:t>
        </w:r>
      </w:ins>
      <w:ins w:id="417" w:author="Benton, Deon" w:date="2026-05-08T14:00:00Z" w16du:dateUtc="2026-05-08T19:00:00Z">
        <w:r w:rsidR="007C470D">
          <w:rPr>
            <w:rFonts w:ascii="Times New Roman" w:eastAsia="Times New Roman" w:hAnsi="Times New Roman" w:cs="Times New Roman"/>
          </w:rPr>
          <w:t xml:space="preserve">. </w:t>
        </w:r>
      </w:ins>
      <w:ins w:id="418" w:author="Benton, Deon" w:date="2026-05-08T14:09:00Z" w16du:dateUtc="2026-05-08T19:09:00Z">
        <w:r w:rsidR="00972920">
          <w:rPr>
            <w:rFonts w:ascii="Times New Roman" w:eastAsia="Times New Roman" w:hAnsi="Times New Roman" w:cs="Times New Roman"/>
          </w:rPr>
          <w:t xml:space="preserve">Although it was the case that </w:t>
        </w:r>
      </w:ins>
      <w:ins w:id="419" w:author="Benton, Deon" w:date="2026-05-08T13:50:00Z" w16du:dateUtc="2026-05-08T18:50:00Z">
        <w:r w:rsidR="00BE14FC">
          <w:rPr>
            <w:rFonts w:ascii="Times New Roman" w:eastAsia="Times New Roman" w:hAnsi="Times New Roman" w:cs="Times New Roman"/>
          </w:rPr>
          <w:t>OM10</w:t>
        </w:r>
      </w:ins>
      <w:ins w:id="420" w:author="Benton, Deon" w:date="2026-05-08T14:10:00Z" w16du:dateUtc="2026-05-08T19:10:00Z">
        <w:r w:rsidR="00972920">
          <w:rPr>
            <w:rFonts w:ascii="Times New Roman" w:eastAsia="Times New Roman" w:hAnsi="Times New Roman" w:cs="Times New Roman"/>
          </w:rPr>
          <w:t>—like ALIAS—</w:t>
        </w:r>
      </w:ins>
      <w:ins w:id="421" w:author="Benton, Deon" w:date="2026-05-08T13:50:00Z" w16du:dateUtc="2026-05-08T18:50:00Z">
        <w:r w:rsidR="00BE14FC">
          <w:rPr>
            <w:rFonts w:ascii="Times New Roman" w:eastAsia="Times New Roman" w:hAnsi="Times New Roman" w:cs="Times New Roman"/>
          </w:rPr>
          <w:t>capture</w:t>
        </w:r>
      </w:ins>
      <w:ins w:id="422" w:author="Benton, Deon" w:date="2026-05-08T14:10:00Z" w16du:dateUtc="2026-05-08T19:10:00Z">
        <w:r w:rsidR="00972920">
          <w:rPr>
            <w:rFonts w:ascii="Times New Roman" w:eastAsia="Times New Roman" w:hAnsi="Times New Roman" w:cs="Times New Roman"/>
          </w:rPr>
          <w:t>s</w:t>
        </w:r>
      </w:ins>
      <w:ins w:id="423" w:author="Benton, Deon" w:date="2026-05-08T13:50:00Z" w16du:dateUtc="2026-05-08T18:50:00Z">
        <w:r w:rsidR="00BE14FC">
          <w:rPr>
            <w:rFonts w:ascii="Times New Roman" w:eastAsia="Times New Roman" w:hAnsi="Times New Roman" w:cs="Times New Roman"/>
          </w:rPr>
          <w:t xml:space="preserve"> </w:t>
        </w:r>
      </w:ins>
      <w:ins w:id="424" w:author="Benton, Deon" w:date="2026-05-08T14:10:00Z" w16du:dateUtc="2026-05-08T19:10:00Z">
        <w:r w:rsidR="00972920">
          <w:rPr>
            <w:rFonts w:ascii="Times New Roman" w:eastAsia="Times New Roman" w:hAnsi="Times New Roman" w:cs="Times New Roman"/>
          </w:rPr>
          <w:t>infants’ looking responses in Gergely et al. (1995)</w:t>
        </w:r>
      </w:ins>
      <w:ins w:id="425" w:author="Benton, Deon" w:date="2026-05-08T13:49:00Z" w16du:dateUtc="2026-05-08T18:49:00Z">
        <w:r w:rsidR="001E1E8F">
          <w:rPr>
            <w:rFonts w:ascii="Times New Roman" w:hAnsi="Times New Roman" w:cs="Times New Roman"/>
          </w:rPr>
          <w:t xml:space="preserve">, it is </w:t>
        </w:r>
        <w:r w:rsidR="001E1E8F">
          <w:rPr>
            <w:rFonts w:ascii="Times New Roman" w:hAnsi="Times New Roman" w:cs="Times New Roman"/>
          </w:rPr>
          <w:lastRenderedPageBreak/>
          <w:t xml:space="preserve">notable that an extended version of </w:t>
        </w:r>
      </w:ins>
      <w:ins w:id="426" w:author="Benton, Deon" w:date="2026-05-08T14:10:00Z" w16du:dateUtc="2026-05-08T19:10:00Z">
        <w:r w:rsidR="00972920">
          <w:rPr>
            <w:rFonts w:ascii="Times New Roman" w:hAnsi="Times New Roman" w:cs="Times New Roman"/>
          </w:rPr>
          <w:t xml:space="preserve">this model that better aligned </w:t>
        </w:r>
      </w:ins>
      <w:ins w:id="427" w:author="Benton, Deon" w:date="2026-05-08T13:49:00Z" w16du:dateUtc="2026-05-08T18:49:00Z">
        <w:r w:rsidR="001E1E8F">
          <w:rPr>
            <w:rFonts w:ascii="Times New Roman" w:hAnsi="Times New Roman" w:cs="Times New Roman"/>
          </w:rPr>
          <w:t>with</w:t>
        </w:r>
      </w:ins>
      <w:ins w:id="428" w:author="Benton, Deon" w:date="2026-05-08T14:10:00Z" w16du:dateUtc="2026-05-08T19:10:00Z">
        <w:r w:rsidR="00972920">
          <w:rPr>
            <w:rFonts w:ascii="Times New Roman" w:hAnsi="Times New Roman" w:cs="Times New Roman"/>
          </w:rPr>
          <w:t xml:space="preserve"> </w:t>
        </w:r>
      </w:ins>
      <w:ins w:id="429" w:author="Benton, Deon" w:date="2026-05-08T13:51:00Z" w16du:dateUtc="2026-05-08T18:51:00Z">
        <w:r w:rsidR="00BE14FC">
          <w:rPr>
            <w:rFonts w:ascii="Times New Roman" w:hAnsi="Times New Roman" w:cs="Times New Roman"/>
          </w:rPr>
          <w:t xml:space="preserve">Gergely et </w:t>
        </w:r>
        <w:proofErr w:type="spellStart"/>
        <w:r w:rsidR="00BE14FC">
          <w:rPr>
            <w:rFonts w:ascii="Times New Roman" w:hAnsi="Times New Roman" w:cs="Times New Roman"/>
          </w:rPr>
          <w:t>al’s</w:t>
        </w:r>
        <w:proofErr w:type="spellEnd"/>
        <w:r w:rsidR="00BE14FC">
          <w:rPr>
            <w:rFonts w:ascii="Times New Roman" w:hAnsi="Times New Roman" w:cs="Times New Roman"/>
          </w:rPr>
          <w:t xml:space="preserve"> (1995)</w:t>
        </w:r>
      </w:ins>
      <w:ins w:id="430" w:author="Benton, Deon" w:date="2026-05-08T13:49:00Z" w16du:dateUtc="2026-05-08T18:49:00Z">
        <w:r w:rsidR="001E1E8F">
          <w:rPr>
            <w:rFonts w:ascii="Times New Roman" w:hAnsi="Times New Roman" w:cs="Times New Roman"/>
          </w:rPr>
          <w:t xml:space="preserve"> task structure</w:t>
        </w:r>
      </w:ins>
      <w:ins w:id="431" w:author="Benton, Deon" w:date="2026-05-08T13:52:00Z" w16du:dateUtc="2026-05-08T18:52:00Z">
        <w:r w:rsidR="00BE14FC">
          <w:rPr>
            <w:rFonts w:ascii="Times New Roman" w:hAnsi="Times New Roman" w:cs="Times New Roman"/>
          </w:rPr>
          <w:t xml:space="preserve"> </w:t>
        </w:r>
      </w:ins>
      <w:ins w:id="432" w:author="Benton, Deon" w:date="2026-05-08T14:11:00Z" w16du:dateUtc="2026-05-08T19:11:00Z">
        <w:r w:rsidR="00BE57C2">
          <w:rPr>
            <w:rFonts w:ascii="Times New Roman" w:hAnsi="Times New Roman" w:cs="Times New Roman"/>
          </w:rPr>
          <w:t xml:space="preserve">in its design </w:t>
        </w:r>
      </w:ins>
      <w:ins w:id="433" w:author="Benton, Deon" w:date="2026-05-08T13:49:00Z" w16du:dateUtc="2026-05-08T18:49:00Z">
        <w:r w:rsidR="001E1E8F">
          <w:rPr>
            <w:rFonts w:ascii="Times New Roman" w:hAnsi="Times New Roman" w:cs="Times New Roman"/>
          </w:rPr>
          <w:t xml:space="preserve">could not capture infants’ looking </w:t>
        </w:r>
      </w:ins>
      <w:ins w:id="434" w:author="Benton, Deon" w:date="2026-05-08T13:52:00Z" w16du:dateUtc="2026-05-08T18:52:00Z">
        <w:r w:rsidR="00BE14FC">
          <w:rPr>
            <w:rFonts w:ascii="Times New Roman" w:hAnsi="Times New Roman" w:cs="Times New Roman"/>
          </w:rPr>
          <w:t>responses. This</w:t>
        </w:r>
      </w:ins>
      <w:ins w:id="435" w:author="Benton, Deon" w:date="2026-05-08T13:49:00Z" w16du:dateUtc="2026-05-08T18:49:00Z">
        <w:r w:rsidR="001E1E8F">
          <w:rPr>
            <w:rFonts w:ascii="Times New Roman" w:hAnsi="Times New Roman" w:cs="Times New Roman"/>
          </w:rPr>
          <w:t xml:space="preserve"> suggests that </w:t>
        </w:r>
      </w:ins>
      <w:ins w:id="436" w:author="Benton, Deon" w:date="2026-05-08T14:11:00Z" w16du:dateUtc="2026-05-08T19:11:00Z">
        <w:r w:rsidR="00BE57C2">
          <w:rPr>
            <w:rFonts w:ascii="Times New Roman" w:hAnsi="Times New Roman" w:cs="Times New Roman"/>
          </w:rPr>
          <w:t>OM10’s original success</w:t>
        </w:r>
      </w:ins>
      <w:ins w:id="437" w:author="Benton, Deon" w:date="2026-05-08T13:49:00Z" w16du:dateUtc="2026-05-08T18:49:00Z">
        <w:r w:rsidR="001E1E8F">
          <w:rPr>
            <w:rFonts w:ascii="Times New Roman" w:hAnsi="Times New Roman" w:cs="Times New Roman"/>
          </w:rPr>
          <w:t xml:space="preserve"> may have</w:t>
        </w:r>
      </w:ins>
      <w:ins w:id="438" w:author="Benton, Deon" w:date="2026-05-08T14:12:00Z" w16du:dateUtc="2026-05-08T19:12:00Z">
        <w:r w:rsidR="0043463B">
          <w:rPr>
            <w:rFonts w:ascii="Times New Roman" w:hAnsi="Times New Roman" w:cs="Times New Roman"/>
          </w:rPr>
          <w:t xml:space="preserve"> had</w:t>
        </w:r>
      </w:ins>
      <w:ins w:id="439" w:author="Benton, Deon" w:date="2026-05-08T13:49:00Z" w16du:dateUtc="2026-05-08T18:49:00Z">
        <w:r w:rsidR="001E1E8F">
          <w:rPr>
            <w:rFonts w:ascii="Times New Roman" w:hAnsi="Times New Roman" w:cs="Times New Roman"/>
          </w:rPr>
          <w:t xml:space="preserve"> less to do with </w:t>
        </w:r>
      </w:ins>
      <w:ins w:id="440" w:author="Benton, Deon" w:date="2026-05-08T14:12:00Z" w16du:dateUtc="2026-05-08T19:12:00Z">
        <w:r w:rsidR="0043463B">
          <w:rPr>
            <w:rFonts w:ascii="Times New Roman" w:hAnsi="Times New Roman" w:cs="Times New Roman"/>
          </w:rPr>
          <w:t>it capturing the</w:t>
        </w:r>
      </w:ins>
      <w:ins w:id="441" w:author="Benton, Deon" w:date="2026-05-08T13:49:00Z" w16du:dateUtc="2026-05-08T18:49:00Z">
        <w:r w:rsidR="001E1E8F">
          <w:rPr>
            <w:rFonts w:ascii="Times New Roman" w:hAnsi="Times New Roman" w:cs="Times New Roman"/>
          </w:rPr>
          <w:t xml:space="preserve"> processes underlying </w:t>
        </w:r>
      </w:ins>
      <w:ins w:id="442" w:author="Benton, Deon" w:date="2026-05-08T14:12:00Z" w16du:dateUtc="2026-05-08T19:12:00Z">
        <w:r w:rsidR="0043463B">
          <w:rPr>
            <w:rFonts w:ascii="Times New Roman" w:hAnsi="Times New Roman" w:cs="Times New Roman"/>
          </w:rPr>
          <w:t xml:space="preserve">infant </w:t>
        </w:r>
      </w:ins>
      <w:ins w:id="443" w:author="Benton, Deon" w:date="2026-05-08T13:49:00Z" w16du:dateUtc="2026-05-08T18:49:00Z">
        <w:r w:rsidR="001E1E8F">
          <w:rPr>
            <w:rFonts w:ascii="Times New Roman" w:hAnsi="Times New Roman" w:cs="Times New Roman"/>
          </w:rPr>
          <w:t>action understanding and more to do with</w:t>
        </w:r>
      </w:ins>
      <w:ins w:id="444" w:author="Benton, Deon" w:date="2026-05-08T13:54:00Z" w16du:dateUtc="2026-05-08T18:54:00Z">
        <w:r w:rsidR="00C61525">
          <w:rPr>
            <w:rFonts w:ascii="Times New Roman" w:hAnsi="Times New Roman" w:cs="Times New Roman"/>
          </w:rPr>
          <w:t xml:space="preserve"> the fact that it did not faithfully model the experimental set up</w:t>
        </w:r>
      </w:ins>
      <w:ins w:id="445" w:author="Benton, Deon" w:date="2026-05-08T13:49:00Z" w16du:dateUtc="2026-05-08T18:49:00Z">
        <w:r w:rsidR="001E1E8F">
          <w:rPr>
            <w:rFonts w:ascii="Times New Roman" w:hAnsi="Times New Roman" w:cs="Times New Roman"/>
          </w:rPr>
          <w:t xml:space="preserve"> </w:t>
        </w:r>
      </w:ins>
      <w:ins w:id="446" w:author="Benton, Deon" w:date="2026-05-08T13:54:00Z" w16du:dateUtc="2026-05-08T18:54:00Z">
        <w:r w:rsidR="00C61525">
          <w:rPr>
            <w:rFonts w:ascii="Times New Roman" w:hAnsi="Times New Roman" w:cs="Times New Roman"/>
          </w:rPr>
          <w:t>in Gergely et a</w:t>
        </w:r>
      </w:ins>
      <w:ins w:id="447"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448" w:author="Benton, Deon" w:date="2026-05-08T13:57:00Z" w16du:dateUtc="2026-05-08T18:57:00Z">
        <w:r w:rsidR="00E8536C">
          <w:rPr>
            <w:rFonts w:ascii="Times New Roman" w:hAnsi="Times New Roman" w:cs="Times New Roman"/>
          </w:rPr>
          <w:t xml:space="preserve">it </w:t>
        </w:r>
      </w:ins>
      <w:ins w:id="449" w:author="Benton, Deon" w:date="2026-05-08T14:12:00Z" w16du:dateUtc="2026-05-08T19:12:00Z">
        <w:r w:rsidR="0043463B">
          <w:rPr>
            <w:rFonts w:ascii="Times New Roman" w:hAnsi="Times New Roman" w:cs="Times New Roman"/>
          </w:rPr>
          <w:t>is</w:t>
        </w:r>
      </w:ins>
      <w:ins w:id="450" w:author="Benton, Deon" w:date="2026-05-08T13:57:00Z" w16du:dateUtc="2026-05-08T18:57:00Z">
        <w:r w:rsidR="00E8536C">
          <w:rPr>
            <w:rFonts w:ascii="Times New Roman" w:hAnsi="Times New Roman" w:cs="Times New Roman"/>
          </w:rPr>
          <w:t xml:space="preserve"> prudent to interpret </w:t>
        </w:r>
      </w:ins>
      <w:ins w:id="451" w:author="Benton, Deon" w:date="2026-05-08T13:55:00Z" w16du:dateUtc="2026-05-08T18:55:00Z">
        <w:r w:rsidR="0009490B">
          <w:rPr>
            <w:rFonts w:ascii="Times New Roman" w:hAnsi="Times New Roman" w:cs="Times New Roman"/>
          </w:rPr>
          <w:t>any success</w:t>
        </w:r>
      </w:ins>
      <w:ins w:id="452"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453"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454" w:author="Benton, Deon" w:date="2026-05-08T14:27:00Z" w16du:dateUtc="2026-05-08T19:27:00Z"/>
          <w:rFonts w:ascii="Times New Roman" w:hAnsi="Times New Roman" w:cs="Times New Roman"/>
        </w:rPr>
      </w:pPr>
      <w:ins w:id="455" w:author="Benton, Deon" w:date="2026-05-08T14:27:00Z" w16du:dateUtc="2026-05-08T19:27:00Z">
        <w:r w:rsidRPr="0078102C">
          <w:rPr>
            <w:rFonts w:ascii="Times New Roman" w:hAnsi="Times New Roman" w:cs="Times New Roman"/>
          </w:rPr>
          <w:t xml:space="preserve">Although ALIAS’s success suggests that the </w:t>
        </w:r>
      </w:ins>
      <w:ins w:id="456" w:author="Benton, Deon" w:date="2026-05-08T14:28:00Z" w16du:dateUtc="2026-05-08T19:28:00Z">
        <w:r>
          <w:rPr>
            <w:rFonts w:ascii="Times New Roman" w:hAnsi="Times New Roman" w:cs="Times New Roman"/>
          </w:rPr>
          <w:t>present account</w:t>
        </w:r>
      </w:ins>
      <w:ins w:id="457"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458" w:author="Benton, Deon" w:date="2026-05-08T14:28:00Z" w16du:dateUtc="2026-05-08T19:28:00Z">
        <w:r>
          <w:rPr>
            <w:rFonts w:ascii="Times New Roman" w:hAnsi="Times New Roman" w:cs="Times New Roman"/>
          </w:rPr>
          <w:t>ta in other Gergely-style action-understanding studies—</w:t>
        </w:r>
      </w:ins>
      <w:ins w:id="459" w:author="Benton, Deon" w:date="2026-05-08T14:27:00Z" w16du:dateUtc="2026-05-08T19:27:00Z">
        <w:r w:rsidRPr="0078102C">
          <w:rPr>
            <w:rFonts w:ascii="Times New Roman" w:hAnsi="Times New Roman" w:cs="Times New Roman"/>
          </w:rPr>
          <w:t xml:space="preserve">it was nevertheless important independently to confirm that the </w:t>
        </w:r>
      </w:ins>
      <w:ins w:id="460" w:author="Benton, Deon" w:date="2026-05-08T14:28:00Z" w16du:dateUtc="2026-05-08T19:28:00Z">
        <w:r>
          <w:rPr>
            <w:rFonts w:ascii="Times New Roman" w:hAnsi="Times New Roman" w:cs="Times New Roman"/>
          </w:rPr>
          <w:t xml:space="preserve">actual mechanism through which the </w:t>
        </w:r>
      </w:ins>
      <w:ins w:id="461" w:author="Benton, Deon" w:date="2026-05-08T14:27:00Z" w16du:dateUtc="2026-05-08T19:27:00Z">
        <w:r w:rsidRPr="0078102C">
          <w:rPr>
            <w:rFonts w:ascii="Times New Roman" w:hAnsi="Times New Roman" w:cs="Times New Roman"/>
          </w:rPr>
          <w:t xml:space="preserve">model reproduced these looking behaviors </w:t>
        </w:r>
      </w:ins>
      <w:ins w:id="462" w:author="Benton, Deon" w:date="2026-05-08T14:28:00Z" w16du:dateUtc="2026-05-08T19:28:00Z">
        <w:r>
          <w:rPr>
            <w:rFonts w:ascii="Times New Roman" w:hAnsi="Times New Roman" w:cs="Times New Roman"/>
          </w:rPr>
          <w:t>aligned with the proposal</w:t>
        </w:r>
      </w:ins>
      <w:ins w:id="463" w:author="Benton, Deon" w:date="2026-05-08T14:27:00Z" w16du:dateUtc="2026-05-08T19:27:00Z">
        <w:r w:rsidRPr="0078102C">
          <w:rPr>
            <w:rFonts w:ascii="Times New Roman" w:hAnsi="Times New Roman" w:cs="Times New Roman"/>
          </w:rPr>
          <w:t xml:space="preserve"> that</w:t>
        </w:r>
      </w:ins>
      <w:ins w:id="464" w:author="Benton, Deon" w:date="2026-05-08T14:29:00Z" w16du:dateUtc="2026-05-08T19:29:00Z">
        <w:r>
          <w:rPr>
            <w:rFonts w:ascii="Times New Roman" w:hAnsi="Times New Roman" w:cs="Times New Roman"/>
          </w:rPr>
          <w:t xml:space="preserve"> it</w:t>
        </w:r>
      </w:ins>
      <w:ins w:id="465" w:author="Benton, Deon" w:date="2026-05-08T14:27:00Z" w16du:dateUtc="2026-05-08T19:27:00Z">
        <w:r w:rsidRPr="0078102C">
          <w:rPr>
            <w:rFonts w:ascii="Times New Roman" w:hAnsi="Times New Roman" w:cs="Times New Roman"/>
          </w:rPr>
          <w:t xml:space="preserve"> implemented. Clarifying the</w:t>
        </w:r>
      </w:ins>
      <w:ins w:id="466" w:author="Benton, Deon" w:date="2026-05-08T14:29:00Z" w16du:dateUtc="2026-05-08T19:29:00Z">
        <w:r w:rsidR="00DE05BB">
          <w:rPr>
            <w:rFonts w:ascii="Times New Roman" w:hAnsi="Times New Roman" w:cs="Times New Roman"/>
          </w:rPr>
          <w:t xml:space="preserve"> </w:t>
        </w:r>
        <w:proofErr w:type="gramStart"/>
        <w:r w:rsidR="00DE05BB">
          <w:rPr>
            <w:rFonts w:ascii="Times New Roman" w:hAnsi="Times New Roman" w:cs="Times New Roman"/>
          </w:rPr>
          <w:t>manner in which</w:t>
        </w:r>
        <w:proofErr w:type="gramEnd"/>
        <w:r w:rsidR="00DE05BB">
          <w:rPr>
            <w:rFonts w:ascii="Times New Roman" w:hAnsi="Times New Roman" w:cs="Times New Roman"/>
          </w:rPr>
          <w:t xml:space="preserve"> the model reproduced infants’ looking responses across the Experimental and Control conditions in Gergely et al. (1995) is also</w:t>
        </w:r>
      </w:ins>
      <w:ins w:id="467" w:author="Benton, Deon" w:date="2026-05-08T14:27:00Z" w16du:dateUtc="2026-05-08T19:27:00Z">
        <w:r w:rsidRPr="0078102C">
          <w:rPr>
            <w:rFonts w:ascii="Times New Roman" w:hAnsi="Times New Roman" w:cs="Times New Roman"/>
          </w:rPr>
          <w:t xml:space="preserve"> important because it </w:t>
        </w:r>
      </w:ins>
      <w:ins w:id="468" w:author="Benton, Deon" w:date="2026-05-08T14:30:00Z" w16du:dateUtc="2026-05-08T19:30:00Z">
        <w:r w:rsidR="00DE05BB">
          <w:rPr>
            <w:rFonts w:ascii="Times New Roman" w:hAnsi="Times New Roman" w:cs="Times New Roman"/>
          </w:rPr>
          <w:t>can provide</w:t>
        </w:r>
      </w:ins>
      <w:ins w:id="469" w:author="Benton, Deon" w:date="2026-05-08T14:27:00Z" w16du:dateUtc="2026-05-08T19:27:00Z">
        <w:r w:rsidRPr="0078102C">
          <w:rPr>
            <w:rFonts w:ascii="Times New Roman" w:hAnsi="Times New Roman" w:cs="Times New Roman"/>
          </w:rPr>
          <w:t xml:space="preserve"> insight into how associative learning might </w:t>
        </w:r>
      </w:ins>
      <w:ins w:id="470" w:author="Benton, Deon" w:date="2026-05-08T14:30:00Z" w16du:dateUtc="2026-05-08T19:30:00Z">
        <w:r w:rsidR="00DE05BB">
          <w:rPr>
            <w:rFonts w:ascii="Times New Roman" w:hAnsi="Times New Roman" w:cs="Times New Roman"/>
          </w:rPr>
          <w:t xml:space="preserve">have </w:t>
        </w:r>
      </w:ins>
      <w:ins w:id="471" w:author="Benton, Deon" w:date="2026-05-08T14:27:00Z" w16du:dateUtc="2026-05-08T19:27:00Z">
        <w:r w:rsidRPr="0078102C">
          <w:rPr>
            <w:rFonts w:ascii="Times New Roman" w:hAnsi="Times New Roman" w:cs="Times New Roman"/>
          </w:rPr>
          <w:t>operate</w:t>
        </w:r>
      </w:ins>
      <w:ins w:id="472" w:author="Benton, Deon" w:date="2026-05-08T14:30:00Z" w16du:dateUtc="2026-05-08T19:30:00Z">
        <w:r w:rsidR="00DE05BB">
          <w:rPr>
            <w:rFonts w:ascii="Times New Roman" w:hAnsi="Times New Roman" w:cs="Times New Roman"/>
          </w:rPr>
          <w:t>d</w:t>
        </w:r>
      </w:ins>
      <w:ins w:id="473" w:author="Benton, Deon" w:date="2026-05-08T14:27:00Z" w16du:dateUtc="2026-05-08T19:27:00Z">
        <w:r w:rsidRPr="0078102C">
          <w:rPr>
            <w:rFonts w:ascii="Times New Roman" w:hAnsi="Times New Roman" w:cs="Times New Roman"/>
          </w:rPr>
          <w:t xml:space="preserve"> in infants’ minds to </w:t>
        </w:r>
      </w:ins>
      <w:ins w:id="474" w:author="Benton, Deon" w:date="2026-05-08T14:30:00Z" w16du:dateUtc="2026-05-08T19:30:00Z">
        <w:r w:rsidR="00DE05BB">
          <w:rPr>
            <w:rFonts w:ascii="Times New Roman" w:hAnsi="Times New Roman" w:cs="Times New Roman"/>
          </w:rPr>
          <w:t>drive their looking responses in</w:t>
        </w:r>
      </w:ins>
      <w:ins w:id="475" w:author="Benton, Deon" w:date="2026-05-08T14:31:00Z" w16du:dateUtc="2026-05-08T19:31:00Z">
        <w:r w:rsidR="00DE05BB">
          <w:rPr>
            <w:rFonts w:ascii="Times New Roman" w:hAnsi="Times New Roman" w:cs="Times New Roman"/>
          </w:rPr>
          <w:t xml:space="preserve"> this study</w:t>
        </w:r>
      </w:ins>
      <w:ins w:id="476" w:author="Benton, Deon" w:date="2026-05-08T14:27:00Z" w16du:dateUtc="2026-05-08T19:27:00Z">
        <w:r w:rsidRPr="0078102C">
          <w:rPr>
            <w:rFonts w:ascii="Times New Roman" w:hAnsi="Times New Roman" w:cs="Times New Roman"/>
          </w:rPr>
          <w:t xml:space="preserve">. </w:t>
        </w:r>
      </w:ins>
      <w:ins w:id="477" w:author="Benton, Deon" w:date="2026-05-08T14:31:00Z" w16du:dateUtc="2026-05-08T19:31:00Z">
        <w:r w:rsidR="00757027">
          <w:rPr>
            <w:rFonts w:ascii="Times New Roman" w:hAnsi="Times New Roman" w:cs="Times New Roman"/>
          </w:rPr>
          <w:t>In the model, event processing began</w:t>
        </w:r>
      </w:ins>
      <w:ins w:id="478" w:author="Benton, Deon" w:date="2026-05-08T14:27:00Z" w16du:dateUtc="2026-05-08T19:27:00Z">
        <w:r w:rsidRPr="0078102C">
          <w:rPr>
            <w:rFonts w:ascii="Times New Roman" w:hAnsi="Times New Roman" w:cs="Times New Roman"/>
          </w:rPr>
          <w:t xml:space="preserve"> during the pretraining phase. </w:t>
        </w:r>
      </w:ins>
      <w:ins w:id="479" w:author="Benton, Deon" w:date="2026-05-08T14:31:00Z" w16du:dateUtc="2026-05-08T19:31:00Z">
        <w:r w:rsidR="00757027">
          <w:rPr>
            <w:rFonts w:ascii="Times New Roman" w:hAnsi="Times New Roman" w:cs="Times New Roman"/>
          </w:rPr>
          <w:t>It wi</w:t>
        </w:r>
      </w:ins>
      <w:ins w:id="480" w:author="Benton, Deon" w:date="2026-05-08T14:32:00Z" w16du:dateUtc="2026-05-08T19:32:00Z">
        <w:r w:rsidR="00757027">
          <w:rPr>
            <w:rFonts w:ascii="Times New Roman" w:hAnsi="Times New Roman" w:cs="Times New Roman"/>
          </w:rPr>
          <w:t>ll be recalled that during this phase networks were</w:t>
        </w:r>
      </w:ins>
      <w:ins w:id="481"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ins w:id="482" w:author="Benton, Deon" w:date="2026-05-08T21:33:00Z" w16du:dateUtc="2026-05-09T02:33:00Z">
        <w:r w:rsidR="00BC76EB">
          <w:rPr>
            <w:rFonts w:ascii="Times New Roman" w:hAnsi="Times New Roman" w:cs="Times New Roman"/>
          </w:rPr>
          <w:t>In the model, e</w:t>
        </w:r>
      </w:ins>
      <w:ins w:id="483" w:author="Benton, Deon" w:date="2026-05-08T14:32:00Z" w16du:dateUtc="2026-05-08T19:32:00Z">
        <w:r w:rsidR="00757027">
          <w:rPr>
            <w:rFonts w:ascii="Times New Roman" w:hAnsi="Times New Roman" w:cs="Times New Roman"/>
          </w:rPr>
          <w:t>nvironmental events were implemented in the model</w:t>
        </w:r>
      </w:ins>
      <w:ins w:id="484" w:author="Benton, Deon" w:date="2026-05-08T14:27:00Z" w16du:dateUtc="2026-05-08T19:27:00Z">
        <w:r w:rsidRPr="0078102C">
          <w:rPr>
            <w:rFonts w:ascii="Times New Roman" w:hAnsi="Times New Roman" w:cs="Times New Roman"/>
          </w:rPr>
          <w:t xml:space="preserve"> as a pattern of activation </w:t>
        </w:r>
      </w:ins>
      <w:ins w:id="485" w:author="Benton, Deon" w:date="2026-05-08T14:32:00Z" w16du:dateUtc="2026-05-08T19:32:00Z">
        <w:r w:rsidR="006A470C">
          <w:rPr>
            <w:rFonts w:ascii="Times New Roman" w:hAnsi="Times New Roman" w:cs="Times New Roman"/>
          </w:rPr>
          <w:t xml:space="preserve">that were </w:t>
        </w:r>
      </w:ins>
      <w:ins w:id="486" w:author="Benton, Deon" w:date="2026-05-08T14:27:00Z" w16du:dateUtc="2026-05-08T19:27:00Z">
        <w:r w:rsidRPr="0078102C">
          <w:rPr>
            <w:rFonts w:ascii="Times New Roman" w:hAnsi="Times New Roman" w:cs="Times New Roman"/>
          </w:rPr>
          <w:t xml:space="preserve">distributed across the model’s </w:t>
        </w:r>
      </w:ins>
      <w:ins w:id="487" w:author="Benton, Deon" w:date="2026-05-08T14:33:00Z" w16du:dateUtc="2026-05-08T19:33:00Z">
        <w:r w:rsidR="006A470C">
          <w:rPr>
            <w:rFonts w:ascii="Times New Roman" w:hAnsi="Times New Roman" w:cs="Times New Roman"/>
          </w:rPr>
          <w:t xml:space="preserve">various </w:t>
        </w:r>
      </w:ins>
      <w:ins w:id="488" w:author="Benton, Deon" w:date="2026-05-08T14:27:00Z" w16du:dateUtc="2026-05-08T19:27:00Z">
        <w:r w:rsidRPr="0078102C">
          <w:rPr>
            <w:rFonts w:ascii="Times New Roman" w:hAnsi="Times New Roman" w:cs="Times New Roman"/>
          </w:rPr>
          <w:t xml:space="preserve">input groups (e.g., Barrier Position, Motion Type, Jump Height, Clearance). </w:t>
        </w:r>
      </w:ins>
      <w:ins w:id="489" w:author="Benton, Deon" w:date="2026-05-08T14:34:00Z" w16du:dateUtc="2026-05-08T19:34:00Z">
        <w:r w:rsidR="00683CE1">
          <w:rPr>
            <w:rFonts w:ascii="Times New Roman" w:hAnsi="Times New Roman" w:cs="Times New Roman"/>
          </w:rPr>
          <w:t>Because</w:t>
        </w:r>
      </w:ins>
      <w:ins w:id="490" w:author="Benton, Deon" w:date="2026-05-08T14:40:00Z" w16du:dateUtc="2026-05-08T19:40:00Z">
        <w:r w:rsidR="006375D6">
          <w:rPr>
            <w:rFonts w:ascii="Times New Roman" w:hAnsi="Times New Roman" w:cs="Times New Roman"/>
          </w:rPr>
          <w:t>, at the outset of the pretraining phase,</w:t>
        </w:r>
      </w:ins>
      <w:ins w:id="491" w:author="Benton, Deon" w:date="2026-05-08T14:34:00Z" w16du:dateUtc="2026-05-08T19:34:00Z">
        <w:r w:rsidR="00683CE1">
          <w:rPr>
            <w:rFonts w:ascii="Times New Roman" w:hAnsi="Times New Roman" w:cs="Times New Roman"/>
          </w:rPr>
          <w:t xml:space="preserve"> it is</w:t>
        </w:r>
      </w:ins>
      <w:ins w:id="492" w:author="Benton, Deon" w:date="2026-05-08T14:40:00Z" w16du:dateUtc="2026-05-08T19:40:00Z">
        <w:r w:rsidR="006375D6">
          <w:rPr>
            <w:rFonts w:ascii="Times New Roman" w:hAnsi="Times New Roman" w:cs="Times New Roman"/>
          </w:rPr>
          <w:t xml:space="preserve"> necessarily</w:t>
        </w:r>
      </w:ins>
      <w:ins w:id="493" w:author="Benton, Deon" w:date="2026-05-08T14:34:00Z" w16du:dateUtc="2026-05-08T19:34:00Z">
        <w:r w:rsidR="00683CE1">
          <w:rPr>
            <w:rFonts w:ascii="Times New Roman" w:hAnsi="Times New Roman" w:cs="Times New Roman"/>
          </w:rPr>
          <w:t xml:space="preserve"> the case that the model’s weights have not been tuned through learning</w:t>
        </w:r>
      </w:ins>
      <w:ins w:id="494" w:author="Benton, Deon" w:date="2026-05-08T14:40:00Z" w16du:dateUtc="2026-05-08T19:40:00Z">
        <w:r w:rsidR="006375D6">
          <w:rPr>
            <w:rFonts w:ascii="Times New Roman" w:hAnsi="Times New Roman" w:cs="Times New Roman"/>
          </w:rPr>
          <w:t>,</w:t>
        </w:r>
      </w:ins>
      <w:ins w:id="495" w:author="Benton, Deon" w:date="2026-05-08T14:33:00Z" w16du:dateUtc="2026-05-08T19:33:00Z">
        <w:r w:rsidR="00683CE1">
          <w:rPr>
            <w:rFonts w:ascii="Times New Roman" w:hAnsi="Times New Roman" w:cs="Times New Roman"/>
          </w:rPr>
          <w:t xml:space="preserve"> the pattern of activation that these</w:t>
        </w:r>
      </w:ins>
      <w:ins w:id="496" w:author="Benton, Deon" w:date="2026-05-08T14:34:00Z" w16du:dateUtc="2026-05-08T19:34:00Z">
        <w:r w:rsidR="00683CE1">
          <w:rPr>
            <w:rFonts w:ascii="Times New Roman" w:hAnsi="Times New Roman" w:cs="Times New Roman"/>
          </w:rPr>
          <w:t xml:space="preserve"> input</w:t>
        </w:r>
      </w:ins>
      <w:ins w:id="497" w:author="Benton, Deon" w:date="2026-05-08T14:33:00Z" w16du:dateUtc="2026-05-08T19:33:00Z">
        <w:r w:rsidR="00683CE1">
          <w:rPr>
            <w:rFonts w:ascii="Times New Roman" w:hAnsi="Times New Roman" w:cs="Times New Roman"/>
          </w:rPr>
          <w:t xml:space="preserve"> events elicit at the hidden layer </w:t>
        </w:r>
      </w:ins>
      <w:ins w:id="498" w:author="Benton, Deon" w:date="2026-05-08T14:34:00Z" w16du:dateUtc="2026-05-08T19:34:00Z">
        <w:r w:rsidR="00683CE1">
          <w:rPr>
            <w:rFonts w:ascii="Times New Roman" w:hAnsi="Times New Roman" w:cs="Times New Roman"/>
          </w:rPr>
          <w:t>will be largely</w:t>
        </w:r>
      </w:ins>
      <w:ins w:id="499" w:author="Benton, Deon" w:date="2026-05-08T14:35:00Z" w16du:dateUtc="2026-05-08T19:35:00Z">
        <w:r w:rsidR="00683CE1">
          <w:rPr>
            <w:rFonts w:ascii="Times New Roman" w:hAnsi="Times New Roman" w:cs="Times New Roman"/>
          </w:rPr>
          <w:t xml:space="preserve"> random</w:t>
        </w:r>
      </w:ins>
      <w:ins w:id="500" w:author="Benton, Deon" w:date="2026-05-08T14:40:00Z" w16du:dateUtc="2026-05-08T19:40:00Z">
        <w:r w:rsidR="00480291">
          <w:rPr>
            <w:rFonts w:ascii="Times New Roman" w:hAnsi="Times New Roman" w:cs="Times New Roman"/>
          </w:rPr>
          <w:t xml:space="preserve"> and unable to reproduce this input at the output l</w:t>
        </w:r>
      </w:ins>
      <w:ins w:id="501" w:author="Benton, Deon" w:date="2026-05-08T14:41:00Z" w16du:dateUtc="2026-05-08T19:41:00Z">
        <w:r w:rsidR="00480291">
          <w:rPr>
            <w:rFonts w:ascii="Times New Roman" w:hAnsi="Times New Roman" w:cs="Times New Roman"/>
          </w:rPr>
          <w:t>ayer as well as predict the future location of an agent</w:t>
        </w:r>
      </w:ins>
      <w:ins w:id="502" w:author="Benton, Deon" w:date="2026-05-08T14:35:00Z" w16du:dateUtc="2026-05-08T19:35:00Z">
        <w:r w:rsidR="00683CE1">
          <w:rPr>
            <w:rFonts w:ascii="Times New Roman" w:hAnsi="Times New Roman" w:cs="Times New Roman"/>
          </w:rPr>
          <w:t>.</w:t>
        </w:r>
      </w:ins>
      <w:ins w:id="503" w:author="Benton, Deon" w:date="2026-05-08T14:27:00Z" w16du:dateUtc="2026-05-08T19:27:00Z">
        <w:r w:rsidRPr="0078102C">
          <w:rPr>
            <w:rFonts w:ascii="Times New Roman" w:hAnsi="Times New Roman" w:cs="Times New Roman"/>
          </w:rPr>
          <w:t xml:space="preserve"> However, </w:t>
        </w:r>
      </w:ins>
      <w:ins w:id="504" w:author="Benton, Deon" w:date="2026-05-08T14:35:00Z" w16du:dateUtc="2026-05-08T19:35:00Z">
        <w:r w:rsidR="007652C6">
          <w:rPr>
            <w:rFonts w:ascii="Times New Roman" w:hAnsi="Times New Roman" w:cs="Times New Roman"/>
          </w:rPr>
          <w:t xml:space="preserve">as the network </w:t>
        </w:r>
        <w:r w:rsidR="007652C6">
          <w:rPr>
            <w:rFonts w:ascii="Times New Roman" w:hAnsi="Times New Roman" w:cs="Times New Roman"/>
          </w:rPr>
          <w:lastRenderedPageBreak/>
          <w:t>accrues more experience with these different ac</w:t>
        </w:r>
      </w:ins>
      <w:ins w:id="505" w:author="Benton, Deon" w:date="2026-05-08T14:36:00Z" w16du:dateUtc="2026-05-08T19:36:00Z">
        <w:r w:rsidR="007652C6">
          <w:rPr>
            <w:rFonts w:ascii="Times New Roman" w:hAnsi="Times New Roman" w:cs="Times New Roman"/>
          </w:rPr>
          <w:t>tions and</w:t>
        </w:r>
      </w:ins>
      <w:ins w:id="506" w:author="Benton, Deon" w:date="2026-05-08T14:38:00Z" w16du:dateUtc="2026-05-08T19:38:00Z">
        <w:r w:rsidR="0079607E">
          <w:rPr>
            <w:rFonts w:ascii="Times New Roman" w:hAnsi="Times New Roman" w:cs="Times New Roman"/>
          </w:rPr>
          <w:t xml:space="preserve"> </w:t>
        </w:r>
      </w:ins>
      <w:ins w:id="507" w:author="Benton, Deon" w:date="2026-05-08T14:43:00Z" w16du:dateUtc="2026-05-08T19:43:00Z">
        <w:r w:rsidR="00DD3B2D">
          <w:rPr>
            <w:rFonts w:ascii="Times New Roman" w:hAnsi="Times New Roman" w:cs="Times New Roman"/>
          </w:rPr>
          <w:t>the</w:t>
        </w:r>
      </w:ins>
      <w:ins w:id="508" w:author="Benton, Deon" w:date="2026-05-08T14:42:00Z" w16du:dateUtc="2026-05-08T19:42:00Z">
        <w:r w:rsidR="00480291">
          <w:rPr>
            <w:rFonts w:ascii="Times New Roman" w:hAnsi="Times New Roman" w:cs="Times New Roman"/>
          </w:rPr>
          <w:t xml:space="preserve"> input and output patterns of activity </w:t>
        </w:r>
      </w:ins>
      <w:ins w:id="509" w:author="Benton, Deon" w:date="2026-05-08T14:43:00Z" w16du:dateUtc="2026-05-08T19:43:00Z">
        <w:r w:rsidR="00DD3B2D">
          <w:rPr>
            <w:rFonts w:ascii="Times New Roman" w:hAnsi="Times New Roman" w:cs="Times New Roman"/>
          </w:rPr>
          <w:t>begin to align</w:t>
        </w:r>
      </w:ins>
      <w:ins w:id="510" w:author="Benton, Deon" w:date="2026-05-08T14:38:00Z" w16du:dateUtc="2026-05-08T19:38:00Z">
        <w:r w:rsidR="0079607E">
          <w:rPr>
            <w:rFonts w:ascii="Times New Roman" w:hAnsi="Times New Roman" w:cs="Times New Roman"/>
          </w:rPr>
          <w:t xml:space="preserve">, </w:t>
        </w:r>
      </w:ins>
      <w:ins w:id="511" w:author="Benton, Deon" w:date="2026-05-08T14:44:00Z" w16du:dateUtc="2026-05-08T19:44:00Z">
        <w:r w:rsidR="0057126E">
          <w:rPr>
            <w:rFonts w:ascii="Times New Roman" w:hAnsi="Times New Roman" w:cs="Times New Roman"/>
          </w:rPr>
          <w:t>its hidden-layer represen</w:t>
        </w:r>
      </w:ins>
      <w:ins w:id="512"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513"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514" w:author="Benton, Deon" w:date="2026-05-08T14:27:00Z" w16du:dateUtc="2026-05-08T19:27:00Z"/>
          <w:rFonts w:ascii="Times New Roman" w:hAnsi="Times New Roman" w:cs="Times New Roman"/>
        </w:rPr>
      </w:pPr>
      <w:ins w:id="515" w:author="Benton, Deon" w:date="2026-05-08T14:47:00Z" w16du:dateUtc="2026-05-08T19:47:00Z">
        <w:r>
          <w:rPr>
            <w:rFonts w:ascii="Times New Roman" w:hAnsi="Times New Roman" w:cs="Times New Roman"/>
          </w:rPr>
          <w:t xml:space="preserve">A critical feature of these hidden representations is that </w:t>
        </w:r>
      </w:ins>
      <w:ins w:id="516" w:author="Benton, Deon" w:date="2026-05-08T14:51:00Z" w16du:dateUtc="2026-05-08T19:51:00Z">
        <w:r w:rsidR="00137B43">
          <w:rPr>
            <w:rFonts w:ascii="Times New Roman" w:hAnsi="Times New Roman" w:cs="Times New Roman"/>
          </w:rPr>
          <w:t>not only do they</w:t>
        </w:r>
      </w:ins>
      <w:ins w:id="517" w:author="Benton, Deon" w:date="2026-05-08T14:27:00Z" w16du:dateUtc="2026-05-08T19:27:00Z">
        <w:r w:rsidR="0078102C" w:rsidRPr="0078102C">
          <w:rPr>
            <w:rFonts w:ascii="Times New Roman" w:hAnsi="Times New Roman" w:cs="Times New Roman"/>
          </w:rPr>
          <w:t xml:space="preserve"> encode</w:t>
        </w:r>
      </w:ins>
      <w:ins w:id="518" w:author="Benton, Deon" w:date="2026-05-08T14:49:00Z" w16du:dateUtc="2026-05-08T19:49:00Z">
        <w:r w:rsidR="00137B43">
          <w:rPr>
            <w:rFonts w:ascii="Times New Roman" w:hAnsi="Times New Roman" w:cs="Times New Roman"/>
          </w:rPr>
          <w:t xml:space="preserve"> </w:t>
        </w:r>
      </w:ins>
      <w:ins w:id="519" w:author="Benton, Deon" w:date="2026-05-08T14:51:00Z" w16du:dateUtc="2026-05-08T19:51:00Z">
        <w:r w:rsidR="00840AB8">
          <w:rPr>
            <w:rFonts w:ascii="Times New Roman" w:hAnsi="Times New Roman" w:cs="Times New Roman"/>
          </w:rPr>
          <w:t>different kinds of motion in an action event</w:t>
        </w:r>
      </w:ins>
      <w:ins w:id="520" w:author="Benton, Deon" w:date="2026-05-08T14:47:00Z" w16du:dateUtc="2026-05-08T19:47:00Z">
        <w:r>
          <w:rPr>
            <w:rFonts w:ascii="Times New Roman" w:hAnsi="Times New Roman" w:cs="Times New Roman"/>
          </w:rPr>
          <w:t xml:space="preserve">, but they </w:t>
        </w:r>
      </w:ins>
      <w:ins w:id="521" w:author="Benton, Deon" w:date="2026-05-08T14:53:00Z" w16du:dateUtc="2026-05-08T19:53:00Z">
        <w:r w:rsidR="00840AB8">
          <w:rPr>
            <w:rFonts w:ascii="Times New Roman" w:hAnsi="Times New Roman" w:cs="Times New Roman"/>
          </w:rPr>
          <w:t>also come to capture the</w:t>
        </w:r>
      </w:ins>
      <w:ins w:id="522" w:author="Benton, Deon" w:date="2026-05-08T14:48:00Z" w16du:dateUtc="2026-05-08T19:48:00Z">
        <w:r>
          <w:rPr>
            <w:rFonts w:ascii="Times New Roman" w:hAnsi="Times New Roman" w:cs="Times New Roman"/>
          </w:rPr>
          <w:t xml:space="preserve"> various surface features</w:t>
        </w:r>
      </w:ins>
      <w:ins w:id="523" w:author="Benton, Deon" w:date="2026-05-08T14:53:00Z" w16du:dateUtc="2026-05-08T19:53:00Z">
        <w:r w:rsidR="00840AB8">
          <w:rPr>
            <w:rFonts w:ascii="Times New Roman" w:hAnsi="Times New Roman" w:cs="Times New Roman"/>
          </w:rPr>
          <w:t xml:space="preserve"> that </w:t>
        </w:r>
      </w:ins>
      <w:ins w:id="524" w:author="Benton, Deon" w:date="2026-05-08T14:54:00Z" w16du:dateUtc="2026-05-08T19:54:00Z">
        <w:r w:rsidR="0022301C">
          <w:rPr>
            <w:rFonts w:ascii="Times New Roman" w:hAnsi="Times New Roman" w:cs="Times New Roman"/>
          </w:rPr>
          <w:t xml:space="preserve">reliably co-occur in those events. Because </w:t>
        </w:r>
      </w:ins>
      <w:ins w:id="525" w:author="Benton, Deon" w:date="2026-05-08T14:27:00Z" w16du:dateUtc="2026-05-08T19:27:00Z">
        <w:r w:rsidR="0078102C" w:rsidRPr="0078102C">
          <w:rPr>
            <w:rFonts w:ascii="Times New Roman" w:hAnsi="Times New Roman" w:cs="Times New Roman"/>
          </w:rPr>
          <w:t xml:space="preserve">Curved Motion, Jump Height, and Barrier Height </w:t>
        </w:r>
      </w:ins>
      <w:ins w:id="526" w:author="Benton, Deon" w:date="2026-05-08T14:55:00Z" w16du:dateUtc="2026-05-08T19:55:00Z">
        <w:r w:rsidR="0022301C">
          <w:rPr>
            <w:rFonts w:ascii="Times New Roman" w:hAnsi="Times New Roman" w:cs="Times New Roman"/>
          </w:rPr>
          <w:t xml:space="preserve">are examples of features that appear frequently together, they will </w:t>
        </w:r>
      </w:ins>
      <w:ins w:id="527" w:author="Benton, Deon" w:date="2026-05-08T14:27:00Z" w16du:dateUtc="2026-05-08T19:27:00Z">
        <w:r w:rsidR="0078102C" w:rsidRPr="0078102C">
          <w:rPr>
            <w:rFonts w:ascii="Times New Roman" w:hAnsi="Times New Roman" w:cs="Times New Roman"/>
          </w:rPr>
          <w:t xml:space="preserve">become indirectly </w:t>
        </w:r>
      </w:ins>
      <w:ins w:id="528" w:author="Benton, Deon" w:date="2026-05-08T14:55:00Z" w16du:dateUtc="2026-05-08T19:55:00Z">
        <w:r w:rsidR="0022301C">
          <w:rPr>
            <w:rFonts w:ascii="Times New Roman" w:hAnsi="Times New Roman" w:cs="Times New Roman"/>
          </w:rPr>
          <w:t>associated via the shared hidden-layer representation</w:t>
        </w:r>
      </w:ins>
      <w:ins w:id="529" w:author="Benton, Deon" w:date="2026-05-08T14:27:00Z" w16du:dateUtc="2026-05-08T19:27:00Z">
        <w:r w:rsidR="0078102C" w:rsidRPr="0078102C">
          <w:rPr>
            <w:rFonts w:ascii="Times New Roman" w:hAnsi="Times New Roman" w:cs="Times New Roman"/>
          </w:rPr>
          <w:t xml:space="preserve">. </w:t>
        </w:r>
      </w:ins>
      <w:ins w:id="530"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531" w:author="Benton, Deon" w:date="2026-05-08T14:57:00Z" w16du:dateUtc="2026-05-08T19:57:00Z">
        <w:r w:rsidR="00B028F4">
          <w:rPr>
            <w:rFonts w:ascii="Times New Roman" w:hAnsi="Times New Roman" w:cs="Times New Roman"/>
          </w:rPr>
          <w:t>e strength of these associations is sufficiently robust,</w:t>
        </w:r>
      </w:ins>
      <w:ins w:id="532"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533" w:author="Benton, Deon" w:date="2026-05-08T14:57:00Z" w16du:dateUtc="2026-05-08T19:57:00Z">
        <w:r w:rsidR="00B028F4">
          <w:rPr>
            <w:rFonts w:ascii="Times New Roman" w:hAnsi="Times New Roman" w:cs="Times New Roman"/>
          </w:rPr>
          <w:t xml:space="preserve"> either during pretraining or habituation</w:t>
        </w:r>
      </w:ins>
      <w:ins w:id="534" w:author="Benton, Deon" w:date="2026-05-08T14:27:00Z" w16du:dateUtc="2026-05-08T19:27:00Z">
        <w:r w:rsidR="0078102C" w:rsidRPr="0078102C">
          <w:rPr>
            <w:rFonts w:ascii="Times New Roman" w:hAnsi="Times New Roman" w:cs="Times New Roman"/>
          </w:rPr>
          <w:t xml:space="preserve">. </w:t>
        </w:r>
      </w:ins>
      <w:ins w:id="535" w:author="Benton, Deon" w:date="2026-05-08T14:57:00Z" w16du:dateUtc="2026-05-08T19:57:00Z">
        <w:r w:rsidR="00B028F4">
          <w:rPr>
            <w:rFonts w:ascii="Times New Roman" w:hAnsi="Times New Roman" w:cs="Times New Roman"/>
          </w:rPr>
          <w:t>It will turn out that t</w:t>
        </w:r>
      </w:ins>
      <w:ins w:id="536" w:author="Benton, Deon" w:date="2026-05-08T14:27:00Z" w16du:dateUtc="2026-05-08T19:27:00Z">
        <w:r w:rsidR="0078102C" w:rsidRPr="0078102C">
          <w:rPr>
            <w:rFonts w:ascii="Times New Roman" w:hAnsi="Times New Roman" w:cs="Times New Roman"/>
          </w:rPr>
          <w:t xml:space="preserve">his reactivation process </w:t>
        </w:r>
      </w:ins>
      <w:ins w:id="537" w:author="Benton, Deon" w:date="2026-05-08T14:57:00Z" w16du:dateUtc="2026-05-08T19:57:00Z">
        <w:r w:rsidR="00B028F4">
          <w:rPr>
            <w:rFonts w:ascii="Times New Roman" w:hAnsi="Times New Roman" w:cs="Times New Roman"/>
          </w:rPr>
          <w:t xml:space="preserve">is vital to understand </w:t>
        </w:r>
      </w:ins>
      <w:ins w:id="538" w:author="Benton, Deon" w:date="2026-05-08T14:58:00Z" w16du:dateUtc="2026-05-08T19:58:00Z">
        <w:r w:rsidR="00B028F4">
          <w:rPr>
            <w:rFonts w:ascii="Times New Roman" w:hAnsi="Times New Roman" w:cs="Times New Roman"/>
          </w:rPr>
          <w:t>the</w:t>
        </w:r>
      </w:ins>
      <w:ins w:id="539" w:author="Benton, Deon" w:date="2026-05-08T14:27:00Z" w16du:dateUtc="2026-05-08T19:27:00Z">
        <w:r w:rsidR="0078102C" w:rsidRPr="0078102C">
          <w:rPr>
            <w:rFonts w:ascii="Times New Roman" w:hAnsi="Times New Roman" w:cs="Times New Roman"/>
          </w:rPr>
          <w:t xml:space="preserve"> network’s </w:t>
        </w:r>
      </w:ins>
      <w:ins w:id="540" w:author="Benton, Deon" w:date="2026-05-08T14:58:00Z" w16du:dateUtc="2026-05-08T19:58:00Z">
        <w:r w:rsidR="00B028F4">
          <w:rPr>
            <w:rFonts w:ascii="Times New Roman" w:hAnsi="Times New Roman" w:cs="Times New Roman"/>
          </w:rPr>
          <w:t xml:space="preserve">test </w:t>
        </w:r>
      </w:ins>
      <w:ins w:id="541"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542" w:author="Benton, Deon" w:date="2026-05-08T14:27:00Z" w16du:dateUtc="2026-05-08T19:27:00Z"/>
          <w:rFonts w:ascii="Times New Roman" w:hAnsi="Times New Roman" w:cs="Times New Roman"/>
        </w:rPr>
      </w:pPr>
      <w:ins w:id="543" w:author="Benton, Deon" w:date="2026-05-08T15:02:00Z" w16du:dateUtc="2026-05-08T20:02:00Z">
        <w:r>
          <w:rPr>
            <w:rFonts w:ascii="Times New Roman" w:hAnsi="Times New Roman" w:cs="Times New Roman"/>
          </w:rPr>
          <w:t>To illustrate, c</w:t>
        </w:r>
      </w:ins>
      <w:ins w:id="544" w:author="Benton, Deon" w:date="2026-05-08T14:27:00Z" w16du:dateUtc="2026-05-08T19:27:00Z">
        <w:r w:rsidR="0078102C" w:rsidRPr="0078102C">
          <w:rPr>
            <w:rFonts w:ascii="Times New Roman" w:hAnsi="Times New Roman" w:cs="Times New Roman"/>
          </w:rPr>
          <w:t xml:space="preserve">onsider the Experimental condition in </w:t>
        </w:r>
      </w:ins>
      <w:ins w:id="545" w:author="Benton, Deon" w:date="2026-05-08T15:02:00Z" w16du:dateUtc="2026-05-08T20:02:00Z">
        <w:r w:rsidR="006D5C46">
          <w:rPr>
            <w:rFonts w:ascii="Times New Roman" w:hAnsi="Times New Roman" w:cs="Times New Roman"/>
          </w:rPr>
          <w:t>the first simulation</w:t>
        </w:r>
      </w:ins>
      <w:ins w:id="546" w:author="Benton, Deon" w:date="2026-05-08T14:27:00Z" w16du:dateUtc="2026-05-08T19:27:00Z">
        <w:r w:rsidR="0078102C" w:rsidRPr="0078102C">
          <w:rPr>
            <w:rFonts w:ascii="Times New Roman" w:hAnsi="Times New Roman" w:cs="Times New Roman"/>
          </w:rPr>
          <w:t>.</w:t>
        </w:r>
      </w:ins>
      <w:ins w:id="547" w:author="Benton, Deon" w:date="2026-05-08T15:03:00Z" w16du:dateUtc="2026-05-08T20:03:00Z">
        <w:r w:rsidR="00CB4724">
          <w:rPr>
            <w:rFonts w:ascii="Times New Roman" w:hAnsi="Times New Roman" w:cs="Times New Roman"/>
          </w:rPr>
          <w:t xml:space="preserve"> As was true for infants in this condition,</w:t>
        </w:r>
      </w:ins>
      <w:ins w:id="548" w:author="Benton, Deon" w:date="2026-05-08T14:27:00Z" w16du:dateUtc="2026-05-08T19:27:00Z">
        <w:r w:rsidR="0078102C" w:rsidRPr="0078102C">
          <w:rPr>
            <w:rFonts w:ascii="Times New Roman" w:hAnsi="Times New Roman" w:cs="Times New Roman"/>
          </w:rPr>
          <w:t xml:space="preserve"> </w:t>
        </w:r>
      </w:ins>
      <w:ins w:id="549" w:author="Benton, Deon" w:date="2026-05-08T15:03:00Z" w16du:dateUtc="2026-05-08T20:03:00Z">
        <w:r w:rsidR="00CB4724">
          <w:rPr>
            <w:rFonts w:ascii="Times New Roman" w:hAnsi="Times New Roman" w:cs="Times New Roman"/>
          </w:rPr>
          <w:t>networks were habituated to an</w:t>
        </w:r>
      </w:ins>
      <w:ins w:id="550" w:author="Benton, Deon" w:date="2026-05-08T14:27:00Z" w16du:dateUtc="2026-05-08T19:27:00Z">
        <w:r w:rsidR="0078102C" w:rsidRPr="0078102C">
          <w:rPr>
            <w:rFonts w:ascii="Times New Roman" w:hAnsi="Times New Roman" w:cs="Times New Roman"/>
          </w:rPr>
          <w:t xml:space="preserve"> event in which an </w:t>
        </w:r>
        <w:proofErr w:type="gramStart"/>
        <w:r w:rsidR="0078102C" w:rsidRPr="0078102C">
          <w:rPr>
            <w:rFonts w:ascii="Times New Roman" w:hAnsi="Times New Roman" w:cs="Times New Roman"/>
          </w:rPr>
          <w:t>animate</w:t>
        </w:r>
        <w:proofErr w:type="gramEnd"/>
        <w:r w:rsidR="0078102C" w:rsidRPr="0078102C">
          <w:rPr>
            <w:rFonts w:ascii="Times New Roman" w:hAnsi="Times New Roman" w:cs="Times New Roman"/>
          </w:rPr>
          <w:t xml:space="preserve">-like object </w:t>
        </w:r>
      </w:ins>
      <w:ins w:id="551" w:author="Benton, Deon" w:date="2026-05-08T15:26:00Z" w16du:dateUtc="2026-05-08T20:26:00Z">
        <w:r w:rsidR="00495E0C">
          <w:rPr>
            <w:rFonts w:ascii="Times New Roman" w:hAnsi="Times New Roman" w:cs="Times New Roman"/>
          </w:rPr>
          <w:t xml:space="preserve">jumped </w:t>
        </w:r>
      </w:ins>
      <w:ins w:id="552" w:author="Benton, Deon" w:date="2026-05-08T14:27:00Z" w16du:dateUtc="2026-05-08T19:27:00Z">
        <w:r w:rsidR="0078102C" w:rsidRPr="0078102C">
          <w:rPr>
            <w:rFonts w:ascii="Times New Roman" w:hAnsi="Times New Roman" w:cs="Times New Roman"/>
          </w:rPr>
          <w:t>over a centrally located obstacle along a</w:t>
        </w:r>
      </w:ins>
      <w:ins w:id="553" w:author="Benton, Deon" w:date="2026-05-08T15:04:00Z" w16du:dateUtc="2026-05-08T20:04:00Z">
        <w:r w:rsidR="00CB4724">
          <w:rPr>
            <w:rFonts w:ascii="Times New Roman" w:hAnsi="Times New Roman" w:cs="Times New Roman"/>
          </w:rPr>
          <w:t xml:space="preserve">n </w:t>
        </w:r>
      </w:ins>
      <w:ins w:id="554" w:author="Benton, Deon" w:date="2026-05-08T14:27:00Z" w16du:dateUtc="2026-05-08T19:27:00Z">
        <w:r w:rsidR="0078102C" w:rsidRPr="0078102C">
          <w:rPr>
            <w:rFonts w:ascii="Times New Roman" w:hAnsi="Times New Roman" w:cs="Times New Roman"/>
          </w:rPr>
          <w:t>arced trajectory</w:t>
        </w:r>
      </w:ins>
      <w:ins w:id="555" w:author="Benton, Deon" w:date="2026-05-08T15:26:00Z" w16du:dateUtc="2026-05-08T20:26:00Z">
        <w:r w:rsidR="00495E0C">
          <w:rPr>
            <w:rFonts w:ascii="Times New Roman" w:hAnsi="Times New Roman" w:cs="Times New Roman"/>
          </w:rPr>
          <w:t>.</w:t>
        </w:r>
      </w:ins>
      <w:ins w:id="556" w:author="Benton, Deon" w:date="2026-05-08T15:04:00Z" w16du:dateUtc="2026-05-08T20:04:00Z">
        <w:r w:rsidR="00CB4724">
          <w:rPr>
            <w:rFonts w:ascii="Times New Roman" w:hAnsi="Times New Roman" w:cs="Times New Roman"/>
          </w:rPr>
          <w:t xml:space="preserve"> </w:t>
        </w:r>
      </w:ins>
      <w:ins w:id="557" w:author="Benton, Deon" w:date="2026-05-08T14:27:00Z" w16du:dateUtc="2026-05-08T19:27:00Z">
        <w:r w:rsidR="0078102C" w:rsidRPr="0078102C">
          <w:rPr>
            <w:rFonts w:ascii="Times New Roman" w:hAnsi="Times New Roman" w:cs="Times New Roman"/>
          </w:rPr>
          <w:t xml:space="preserve">Although some features of this event were novel </w:t>
        </w:r>
      </w:ins>
      <w:ins w:id="558" w:author="Benton, Deon" w:date="2026-05-08T15:26:00Z" w16du:dateUtc="2026-05-08T20:26:00Z">
        <w:r w:rsidR="00495E0C">
          <w:rPr>
            <w:rFonts w:ascii="Times New Roman" w:hAnsi="Times New Roman" w:cs="Times New Roman"/>
          </w:rPr>
          <w:t xml:space="preserve">relative to that experienced during the pretraining </w:t>
        </w:r>
        <w:proofErr w:type="gramStart"/>
        <w:r w:rsidR="00495E0C">
          <w:rPr>
            <w:rFonts w:ascii="Times New Roman" w:hAnsi="Times New Roman" w:cs="Times New Roman"/>
          </w:rPr>
          <w:t>phase</w:t>
        </w:r>
      </w:ins>
      <w:ins w:id="559" w:author="Benton, Deon" w:date="2026-05-08T15:27:00Z" w16du:dateUtc="2026-05-08T20:27:00Z">
        <w:r w:rsidR="00495E0C">
          <w:rPr>
            <w:rFonts w:ascii="Times New Roman" w:hAnsi="Times New Roman" w:cs="Times New Roman"/>
          </w:rPr>
          <w:t>—</w:t>
        </w:r>
        <w:proofErr w:type="gramEnd"/>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560" w:author="Benton, Deon" w:date="2026-05-08T14:27:00Z" w16du:dateUtc="2026-05-08T19:27:00Z">
        <w:r w:rsidR="0078102C" w:rsidRPr="0078102C">
          <w:rPr>
            <w:rFonts w:ascii="Times New Roman" w:hAnsi="Times New Roman" w:cs="Times New Roman"/>
          </w:rPr>
          <w:t>many</w:t>
        </w:r>
      </w:ins>
      <w:ins w:id="561" w:author="Benton, Deon" w:date="2026-05-08T15:28:00Z" w16du:dateUtc="2026-05-08T20:28:00Z">
        <w:r w:rsidR="002527A9">
          <w:rPr>
            <w:rFonts w:ascii="Times New Roman" w:hAnsi="Times New Roman" w:cs="Times New Roman"/>
          </w:rPr>
          <w:t xml:space="preserve"> of these features were familiar</w:t>
        </w:r>
      </w:ins>
      <w:ins w:id="562" w:author="Benton, Deon" w:date="2026-05-08T15:08:00Z" w16du:dateUtc="2026-05-08T20:08:00Z">
        <w:r w:rsidR="00664F9B">
          <w:rPr>
            <w:rFonts w:ascii="Times New Roman" w:hAnsi="Times New Roman" w:cs="Times New Roman"/>
          </w:rPr>
          <w:t>.</w:t>
        </w:r>
      </w:ins>
      <w:ins w:id="563" w:author="Benton, Deon" w:date="2026-05-08T15:09:00Z" w16du:dateUtc="2026-05-08T20:09:00Z">
        <w:r w:rsidR="000C3E94">
          <w:rPr>
            <w:rFonts w:ascii="Times New Roman" w:hAnsi="Times New Roman" w:cs="Times New Roman"/>
          </w:rPr>
          <w:t xml:space="preserve"> C</w:t>
        </w:r>
      </w:ins>
      <w:ins w:id="564" w:author="Benton, Deon" w:date="2026-05-08T15:07:00Z" w16du:dateUtc="2026-05-08T20:07:00Z">
        <w:r w:rsidR="00664F9B">
          <w:rPr>
            <w:rFonts w:ascii="Times New Roman" w:hAnsi="Times New Roman" w:cs="Times New Roman"/>
          </w:rPr>
          <w:t xml:space="preserve">urved motion itself </w:t>
        </w:r>
      </w:ins>
      <w:ins w:id="565" w:author="Benton, Deon" w:date="2026-05-08T15:10:00Z" w16du:dateUtc="2026-05-08T20:10:00Z">
        <w:r w:rsidR="000C3E94">
          <w:rPr>
            <w:rFonts w:ascii="Times New Roman" w:hAnsi="Times New Roman" w:cs="Times New Roman"/>
          </w:rPr>
          <w:t>along with an</w:t>
        </w:r>
      </w:ins>
      <w:ins w:id="566" w:author="Benton, Deon" w:date="2026-05-08T15:07:00Z" w16du:dateUtc="2026-05-08T20:07:00Z">
        <w:r w:rsidR="00664F9B">
          <w:rPr>
            <w:rFonts w:ascii="Times New Roman" w:hAnsi="Times New Roman" w:cs="Times New Roman"/>
          </w:rPr>
          <w:t xml:space="preserve"> obstacle </w:t>
        </w:r>
      </w:ins>
      <w:ins w:id="567" w:author="Benton, Deon" w:date="2026-05-08T15:10:00Z" w16du:dateUtc="2026-05-08T20:10:00Z">
        <w:r w:rsidR="000C3E94">
          <w:rPr>
            <w:rFonts w:ascii="Times New Roman" w:hAnsi="Times New Roman" w:cs="Times New Roman"/>
          </w:rPr>
          <w:t>located</w:t>
        </w:r>
      </w:ins>
      <w:ins w:id="568" w:author="Benton, Deon" w:date="2026-05-08T15:08:00Z" w16du:dateUtc="2026-05-08T20:08:00Z">
        <w:r w:rsidR="00664F9B">
          <w:rPr>
            <w:rFonts w:ascii="Times New Roman" w:hAnsi="Times New Roman" w:cs="Times New Roman"/>
          </w:rPr>
          <w:t xml:space="preserve"> beneath</w:t>
        </w:r>
      </w:ins>
      <w:ins w:id="569" w:author="Benton, Deon" w:date="2026-05-08T15:10:00Z" w16du:dateUtc="2026-05-08T20:10:00Z">
        <w:r w:rsidR="000C3E94">
          <w:rPr>
            <w:rFonts w:ascii="Times New Roman" w:hAnsi="Times New Roman" w:cs="Times New Roman"/>
          </w:rPr>
          <w:t xml:space="preserve"> it</w:t>
        </w:r>
      </w:ins>
      <w:ins w:id="570" w:author="Benton, Deon" w:date="2026-05-08T15:08:00Z" w16du:dateUtc="2026-05-08T20:08:00Z">
        <w:r w:rsidR="00664F9B">
          <w:rPr>
            <w:rFonts w:ascii="Times New Roman" w:hAnsi="Times New Roman" w:cs="Times New Roman"/>
          </w:rPr>
          <w:t xml:space="preserve"> are two </w:t>
        </w:r>
      </w:ins>
      <w:ins w:id="571" w:author="Benton, Deon" w:date="2026-05-08T15:28:00Z" w16du:dateUtc="2026-05-08T20:28:00Z">
        <w:r w:rsidR="00E7568F">
          <w:rPr>
            <w:rFonts w:ascii="Times New Roman" w:hAnsi="Times New Roman" w:cs="Times New Roman"/>
          </w:rPr>
          <w:t>such features that were experienced during the pretraining p</w:t>
        </w:r>
      </w:ins>
      <w:ins w:id="572" w:author="Benton, Deon" w:date="2026-05-08T15:29:00Z" w16du:dateUtc="2026-05-08T20:29:00Z">
        <w:r w:rsidR="00E7568F">
          <w:rPr>
            <w:rFonts w:ascii="Times New Roman" w:hAnsi="Times New Roman" w:cs="Times New Roman"/>
          </w:rPr>
          <w:t>hase</w:t>
        </w:r>
      </w:ins>
      <w:ins w:id="573" w:author="Benton, Deon" w:date="2026-05-08T15:08:00Z" w16du:dateUtc="2026-05-08T20:08:00Z">
        <w:r w:rsidR="00664F9B">
          <w:rPr>
            <w:rFonts w:ascii="Times New Roman" w:hAnsi="Times New Roman" w:cs="Times New Roman"/>
          </w:rPr>
          <w:t xml:space="preserve">. </w:t>
        </w:r>
      </w:ins>
      <w:ins w:id="574" w:author="Benton, Deon" w:date="2026-05-08T15:11:00Z" w16du:dateUtc="2026-05-08T20:11:00Z">
        <w:r w:rsidR="000C3E94">
          <w:rPr>
            <w:rFonts w:ascii="Times New Roman" w:hAnsi="Times New Roman" w:cs="Times New Roman"/>
          </w:rPr>
          <w:t>Given that the obstacle</w:t>
        </w:r>
      </w:ins>
      <w:ins w:id="575" w:author="Benton, Deon" w:date="2026-05-08T14:27:00Z" w16du:dateUtc="2026-05-08T19:27:00Z">
        <w:r w:rsidR="0078102C" w:rsidRPr="0078102C">
          <w:rPr>
            <w:rFonts w:ascii="Times New Roman" w:hAnsi="Times New Roman" w:cs="Times New Roman"/>
          </w:rPr>
          <w:t xml:space="preserve"> was </w:t>
        </w:r>
      </w:ins>
      <w:ins w:id="576"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577" w:author="Benton, Deon" w:date="2026-05-08T15:12:00Z" w16du:dateUtc="2026-05-08T20:12:00Z">
        <w:r w:rsidR="00266A26">
          <w:rPr>
            <w:rFonts w:ascii="Times New Roman" w:hAnsi="Times New Roman" w:cs="Times New Roman"/>
          </w:rPr>
          <w:t>, the</w:t>
        </w:r>
      </w:ins>
      <w:ins w:id="578"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579" w:author="Benton, Deon" w:date="2026-05-08T15:29:00Z" w16du:dateUtc="2026-05-08T20:29:00Z">
        <w:r w:rsidR="00C10154">
          <w:rPr>
            <w:rFonts w:ascii="Times New Roman" w:hAnsi="Times New Roman" w:cs="Times New Roman"/>
          </w:rPr>
          <w:t xml:space="preserve"> obstacles and the</w:t>
        </w:r>
      </w:ins>
      <w:ins w:id="580" w:author="Benton, Deon" w:date="2026-05-08T15:20:00Z" w16du:dateUtc="2026-05-08T20:20:00Z">
        <w:r w:rsidR="00114C92">
          <w:rPr>
            <w:rFonts w:ascii="Times New Roman" w:hAnsi="Times New Roman" w:cs="Times New Roman"/>
          </w:rPr>
          <w:t xml:space="preserve"> arced motion </w:t>
        </w:r>
      </w:ins>
      <w:proofErr w:type="gramStart"/>
      <w:ins w:id="581" w:author="Benton, Deon" w:date="2026-05-08T15:30:00Z" w16du:dateUtc="2026-05-08T20:30:00Z">
        <w:r w:rsidR="00C10154">
          <w:rPr>
            <w:rFonts w:ascii="Times New Roman" w:hAnsi="Times New Roman" w:cs="Times New Roman"/>
          </w:rPr>
          <w:t>occurs</w:t>
        </w:r>
        <w:proofErr w:type="gramEnd"/>
        <w:r w:rsidR="00C10154">
          <w:rPr>
            <w:rFonts w:ascii="Times New Roman" w:hAnsi="Times New Roman" w:cs="Times New Roman"/>
          </w:rPr>
          <w:t xml:space="preserve"> over it. This means that the only</w:t>
        </w:r>
      </w:ins>
      <w:ins w:id="582" w:author="Benton, Deon" w:date="2026-05-08T15:21:00Z" w16du:dateUtc="2026-05-08T20:21:00Z">
        <w:r w:rsidR="00114C92">
          <w:rPr>
            <w:rFonts w:ascii="Times New Roman" w:hAnsi="Times New Roman" w:cs="Times New Roman"/>
          </w:rPr>
          <w:t xml:space="preserve"> truly</w:t>
        </w:r>
      </w:ins>
      <w:ins w:id="583" w:author="Benton, Deon" w:date="2026-05-08T15:14:00Z" w16du:dateUtc="2026-05-08T20:14:00Z">
        <w:r w:rsidR="007B2461">
          <w:rPr>
            <w:rFonts w:ascii="Times New Roman" w:hAnsi="Times New Roman" w:cs="Times New Roman"/>
          </w:rPr>
          <w:t xml:space="preserve"> </w:t>
        </w:r>
      </w:ins>
      <w:ins w:id="584" w:author="Benton, Deon" w:date="2026-05-08T15:15:00Z" w16du:dateUtc="2026-05-08T20:15:00Z">
        <w:r w:rsidR="007B2461">
          <w:rPr>
            <w:rFonts w:ascii="Times New Roman" w:hAnsi="Times New Roman" w:cs="Times New Roman"/>
          </w:rPr>
          <w:t xml:space="preserve">new </w:t>
        </w:r>
      </w:ins>
      <w:ins w:id="585" w:author="Benton, Deon" w:date="2026-05-08T15:14:00Z" w16du:dateUtc="2026-05-08T20:14:00Z">
        <w:r w:rsidR="007B2461">
          <w:rPr>
            <w:rFonts w:ascii="Times New Roman" w:hAnsi="Times New Roman" w:cs="Times New Roman"/>
          </w:rPr>
          <w:t>information that</w:t>
        </w:r>
      </w:ins>
      <w:ins w:id="586" w:author="Benton, Deon" w:date="2026-05-08T15:12:00Z" w16du:dateUtc="2026-05-08T20:12:00Z">
        <w:r w:rsidR="00266A26">
          <w:rPr>
            <w:rFonts w:ascii="Times New Roman" w:hAnsi="Times New Roman" w:cs="Times New Roman"/>
          </w:rPr>
          <w:t xml:space="preserve"> </w:t>
        </w:r>
      </w:ins>
      <w:ins w:id="587" w:author="Benton, Deon" w:date="2026-05-08T15:16:00Z" w16du:dateUtc="2026-05-08T20:16:00Z">
        <w:r w:rsidR="007B2461">
          <w:rPr>
            <w:rFonts w:ascii="Times New Roman" w:hAnsi="Times New Roman" w:cs="Times New Roman"/>
          </w:rPr>
          <w:t xml:space="preserve">needed to be incorporated into the </w:t>
        </w:r>
      </w:ins>
      <w:ins w:id="588" w:author="Benton, Deon" w:date="2026-05-08T15:12:00Z" w16du:dateUtc="2026-05-08T20:12:00Z">
        <w:r w:rsidR="00266A26">
          <w:rPr>
            <w:rFonts w:ascii="Times New Roman" w:hAnsi="Times New Roman" w:cs="Times New Roman"/>
          </w:rPr>
          <w:t>model’s hidden representation</w:t>
        </w:r>
      </w:ins>
      <w:ins w:id="589" w:author="Benton, Deon" w:date="2026-05-08T15:14:00Z" w16du:dateUtc="2026-05-08T20:14:00Z">
        <w:r w:rsidR="007B2461">
          <w:rPr>
            <w:rFonts w:ascii="Times New Roman" w:hAnsi="Times New Roman" w:cs="Times New Roman"/>
          </w:rPr>
          <w:t xml:space="preserve"> </w:t>
        </w:r>
      </w:ins>
      <w:ins w:id="590" w:author="Benton, Deon" w:date="2026-05-08T15:30:00Z" w16du:dateUtc="2026-05-08T20:30:00Z">
        <w:r w:rsidR="00C10154">
          <w:rPr>
            <w:rFonts w:ascii="Times New Roman" w:hAnsi="Times New Roman" w:cs="Times New Roman"/>
          </w:rPr>
          <w:t xml:space="preserve">during the </w:t>
        </w:r>
        <w:r w:rsidR="00C10154">
          <w:rPr>
            <w:rFonts w:ascii="Times New Roman" w:hAnsi="Times New Roman" w:cs="Times New Roman"/>
          </w:rPr>
          <w:lastRenderedPageBreak/>
          <w:t xml:space="preserve">habituation phase </w:t>
        </w:r>
      </w:ins>
      <w:ins w:id="591" w:author="Benton, Deon" w:date="2026-05-08T15:14:00Z" w16du:dateUtc="2026-05-08T20:14:00Z">
        <w:r w:rsidR="007B2461">
          <w:rPr>
            <w:rFonts w:ascii="Times New Roman" w:hAnsi="Times New Roman" w:cs="Times New Roman"/>
          </w:rPr>
          <w:t xml:space="preserve">was </w:t>
        </w:r>
      </w:ins>
      <w:ins w:id="592" w:author="Benton, Deon" w:date="2026-05-08T15:12:00Z" w16du:dateUtc="2026-05-08T20:12:00Z">
        <w:r w:rsidR="00266A26">
          <w:rPr>
            <w:rFonts w:ascii="Times New Roman" w:hAnsi="Times New Roman" w:cs="Times New Roman"/>
          </w:rPr>
          <w:t xml:space="preserve">the novel jump and barrier </w:t>
        </w:r>
      </w:ins>
      <w:ins w:id="593" w:author="Benton, Deon" w:date="2026-05-08T15:13:00Z" w16du:dateUtc="2026-05-08T20:13:00Z">
        <w:r w:rsidR="00266A26">
          <w:rPr>
            <w:rFonts w:ascii="Times New Roman" w:hAnsi="Times New Roman" w:cs="Times New Roman"/>
          </w:rPr>
          <w:t>height</w:t>
        </w:r>
      </w:ins>
      <w:ins w:id="594" w:author="Benton, Deon" w:date="2026-05-08T15:19:00Z" w16du:dateUtc="2026-05-08T20:19:00Z">
        <w:r w:rsidR="00114C92">
          <w:rPr>
            <w:rFonts w:ascii="Times New Roman" w:hAnsi="Times New Roman" w:cs="Times New Roman"/>
          </w:rPr>
          <w:t xml:space="preserve">s. </w:t>
        </w:r>
      </w:ins>
      <w:ins w:id="595" w:author="Benton, Deon" w:date="2026-05-08T15:40:00Z" w16du:dateUtc="2026-05-08T20:40:00Z">
        <w:r w:rsidR="00F10AD1">
          <w:rPr>
            <w:rFonts w:ascii="Times New Roman" w:hAnsi="Times New Roman" w:cs="Times New Roman"/>
          </w:rPr>
          <w:t>A consequence of this is that when</w:t>
        </w:r>
      </w:ins>
      <w:ins w:id="596" w:author="Benton, Deon" w:date="2026-05-08T15:34:00Z" w16du:dateUtc="2026-05-08T20:34:00Z">
        <w:r w:rsidR="00A17002">
          <w:rPr>
            <w:rFonts w:ascii="Times New Roman" w:hAnsi="Times New Roman" w:cs="Times New Roman"/>
          </w:rPr>
          <w:t xml:space="preserve"> networks </w:t>
        </w:r>
      </w:ins>
      <w:ins w:id="597" w:author="Benton, Deon" w:date="2026-05-08T15:40:00Z" w16du:dateUtc="2026-05-08T20:40:00Z">
        <w:r w:rsidR="00F10AD1">
          <w:rPr>
            <w:rFonts w:ascii="Times New Roman" w:hAnsi="Times New Roman" w:cs="Times New Roman"/>
          </w:rPr>
          <w:t xml:space="preserve">are later shown </w:t>
        </w:r>
      </w:ins>
      <w:ins w:id="598" w:author="Benton, Deon" w:date="2026-05-08T15:36:00Z" w16du:dateUtc="2026-05-08T20:36:00Z">
        <w:r w:rsidR="004E278D">
          <w:rPr>
            <w:rFonts w:ascii="Times New Roman" w:hAnsi="Times New Roman" w:cs="Times New Roman"/>
          </w:rPr>
          <w:t xml:space="preserve">a </w:t>
        </w:r>
      </w:ins>
      <w:ins w:id="599" w:author="Benton, Deon" w:date="2026-05-08T15:34:00Z" w16du:dateUtc="2026-05-08T20:34:00Z">
        <w:r w:rsidR="00A17002">
          <w:rPr>
            <w:rFonts w:ascii="Times New Roman" w:hAnsi="Times New Roman" w:cs="Times New Roman"/>
          </w:rPr>
          <w:t>high</w:t>
        </w:r>
      </w:ins>
      <w:ins w:id="600" w:author="Benton, Deon" w:date="2026-05-08T15:36:00Z" w16du:dateUtc="2026-05-08T20:36:00Z">
        <w:r w:rsidR="004E278D">
          <w:rPr>
            <w:rFonts w:ascii="Times New Roman" w:hAnsi="Times New Roman" w:cs="Times New Roman"/>
          </w:rPr>
          <w:t>, curved</w:t>
        </w:r>
      </w:ins>
      <w:ins w:id="601"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602" w:author="Benton, Deon" w:date="2026-05-08T15:41:00Z" w16du:dateUtc="2026-05-08T20:41:00Z">
        <w:r w:rsidR="00F10AD1">
          <w:rPr>
            <w:rFonts w:ascii="Times New Roman" w:hAnsi="Times New Roman" w:cs="Times New Roman"/>
          </w:rPr>
          <w:t>,</w:t>
        </w:r>
      </w:ins>
      <w:ins w:id="603"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604" w:author="Benton, Deon" w:date="2026-05-08T15:36:00Z" w16du:dateUtc="2026-05-08T20:36:00Z">
        <w:r w:rsidR="004E278D">
          <w:rPr>
            <w:rFonts w:ascii="Times New Roman" w:hAnsi="Times New Roman" w:cs="Times New Roman"/>
          </w:rPr>
          <w:t>that became associated with it</w:t>
        </w:r>
      </w:ins>
      <w:ins w:id="605"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606" w:author="Benton, Deon" w:date="2026-05-08T15:41:00Z" w16du:dateUtc="2026-05-08T20:41:00Z">
        <w:r w:rsidR="00F10AD1">
          <w:rPr>
            <w:rFonts w:ascii="Times New Roman" w:hAnsi="Times New Roman" w:cs="Times New Roman"/>
          </w:rPr>
          <w:t>phase is reactivated</w:t>
        </w:r>
      </w:ins>
      <w:ins w:id="607" w:author="Benton, Deon" w:date="2026-05-08T15:34:00Z" w16du:dateUtc="2026-05-08T20:34:00Z">
        <w:r w:rsidR="00A17002" w:rsidRPr="00A17002">
          <w:rPr>
            <w:rFonts w:ascii="Times New Roman" w:hAnsi="Times New Roman" w:cs="Times New Roman"/>
          </w:rPr>
          <w:t>.</w:t>
        </w:r>
      </w:ins>
      <w:ins w:id="608" w:author="Benton, Deon" w:date="2026-05-08T15:41:00Z" w16du:dateUtc="2026-05-08T20:41:00Z">
        <w:r w:rsidR="002B77BD">
          <w:rPr>
            <w:rFonts w:ascii="Times New Roman" w:hAnsi="Times New Roman" w:cs="Times New Roman"/>
          </w:rPr>
          <w:t xml:space="preserve"> However, because no</w:t>
        </w:r>
      </w:ins>
      <w:ins w:id="609" w:author="Benton, Deon" w:date="2026-05-08T15:39:00Z" w16du:dateUtc="2026-05-08T20:39:00Z">
        <w:r w:rsidR="00F10AD1">
          <w:rPr>
            <w:rFonts w:ascii="Times New Roman" w:hAnsi="Times New Roman" w:cs="Times New Roman"/>
          </w:rPr>
          <w:t xml:space="preserve"> actual barrier appeared during this event</w:t>
        </w:r>
      </w:ins>
      <w:ins w:id="610" w:author="Benton, Deon" w:date="2026-05-08T15:38:00Z" w16du:dateUtc="2026-05-08T20:38:00Z">
        <w:r w:rsidR="00E0555B">
          <w:rPr>
            <w:rFonts w:ascii="Times New Roman" w:hAnsi="Times New Roman" w:cs="Times New Roman"/>
          </w:rPr>
          <w:t xml:space="preserve">—despite </w:t>
        </w:r>
      </w:ins>
      <w:ins w:id="611" w:author="Benton, Deon" w:date="2026-05-08T15:39:00Z" w16du:dateUtc="2026-05-08T20:39:00Z">
        <w:r w:rsidR="00F10AD1">
          <w:rPr>
            <w:rFonts w:ascii="Times New Roman" w:hAnsi="Times New Roman" w:cs="Times New Roman"/>
          </w:rPr>
          <w:t xml:space="preserve">its </w:t>
        </w:r>
      </w:ins>
      <w:ins w:id="612" w:author="Benton, Deon" w:date="2026-05-08T15:38:00Z" w16du:dateUtc="2026-05-08T20:38:00Z">
        <w:r w:rsidR="00E0555B">
          <w:rPr>
            <w:rFonts w:ascii="Times New Roman" w:hAnsi="Times New Roman" w:cs="Times New Roman"/>
          </w:rPr>
          <w:t xml:space="preserve">representation </w:t>
        </w:r>
      </w:ins>
      <w:ins w:id="613" w:author="Benton, Deon" w:date="2026-05-08T15:39:00Z" w16du:dateUtc="2026-05-08T20:39:00Z">
        <w:r w:rsidR="00F10AD1">
          <w:rPr>
            <w:rFonts w:ascii="Times New Roman" w:hAnsi="Times New Roman" w:cs="Times New Roman"/>
          </w:rPr>
          <w:t>being active during it</w:t>
        </w:r>
      </w:ins>
      <w:ins w:id="614" w:author="Benton, Deon" w:date="2026-05-08T15:38:00Z" w16du:dateUtc="2026-05-08T20:38:00Z">
        <w:r w:rsidR="00E0555B">
          <w:rPr>
            <w:rFonts w:ascii="Times New Roman" w:hAnsi="Times New Roman" w:cs="Times New Roman"/>
          </w:rPr>
          <w:t>—</w:t>
        </w:r>
      </w:ins>
      <w:ins w:id="615" w:author="Benton, Deon" w:date="2026-05-08T15:42:00Z" w16du:dateUtc="2026-05-08T20:42:00Z">
        <w:r w:rsidR="002B77BD">
          <w:rPr>
            <w:rFonts w:ascii="Times New Roman" w:hAnsi="Times New Roman" w:cs="Times New Roman"/>
          </w:rPr>
          <w:t xml:space="preserve">the network </w:t>
        </w:r>
      </w:ins>
      <w:ins w:id="616" w:author="Benton, Deon" w:date="2026-05-08T15:38:00Z" w16du:dateUtc="2026-05-08T20:38:00Z">
        <w:r w:rsidR="00E0555B">
          <w:rPr>
            <w:rFonts w:ascii="Times New Roman" w:hAnsi="Times New Roman" w:cs="Times New Roman"/>
          </w:rPr>
          <w:t>produced a huge spike in error</w:t>
        </w:r>
      </w:ins>
      <w:ins w:id="617" w:author="Benton, Deon" w:date="2026-05-08T14:27:00Z" w16du:dateUtc="2026-05-08T19:27:00Z">
        <w:r w:rsidR="0078102C" w:rsidRPr="0078102C">
          <w:rPr>
            <w:rFonts w:ascii="Times New Roman" w:hAnsi="Times New Roman" w:cs="Times New Roman"/>
          </w:rPr>
          <w:t>. By contrast,</w:t>
        </w:r>
      </w:ins>
      <w:ins w:id="618"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619" w:author="Benton, Deon" w:date="2026-05-08T15:43:00Z" w16du:dateUtc="2026-05-08T20:43:00Z">
        <w:r w:rsidR="002B77BD">
          <w:rPr>
            <w:rFonts w:ascii="Times New Roman" w:hAnsi="Times New Roman" w:cs="Times New Roman"/>
          </w:rPr>
          <w:t>that</w:t>
        </w:r>
      </w:ins>
      <w:ins w:id="620" w:author="Benton, Deon" w:date="2026-05-08T15:24:00Z" w16du:dateUtc="2026-05-08T20:24:00Z">
        <w:r w:rsidR="00394891">
          <w:rPr>
            <w:rFonts w:ascii="Times New Roman" w:hAnsi="Times New Roman" w:cs="Times New Roman"/>
          </w:rPr>
          <w:t xml:space="preserve"> networks had repeatedly experienced during pretr</w:t>
        </w:r>
      </w:ins>
      <w:ins w:id="621" w:author="Benton, Deon" w:date="2026-05-08T15:25:00Z" w16du:dateUtc="2026-05-08T20:25:00Z">
        <w:r w:rsidR="00394891">
          <w:rPr>
            <w:rFonts w:ascii="Times New Roman" w:hAnsi="Times New Roman" w:cs="Times New Roman"/>
          </w:rPr>
          <w:t>aining,</w:t>
        </w:r>
      </w:ins>
      <w:ins w:id="622" w:author="Benton, Deon" w:date="2026-05-08T14:27:00Z" w16du:dateUtc="2026-05-08T19:27:00Z">
        <w:r w:rsidR="0078102C" w:rsidRPr="0078102C">
          <w:rPr>
            <w:rFonts w:ascii="Times New Roman" w:hAnsi="Times New Roman" w:cs="Times New Roman"/>
          </w:rPr>
          <w:t xml:space="preserve"> </w:t>
        </w:r>
      </w:ins>
      <w:ins w:id="623" w:author="Benton, Deon" w:date="2026-05-08T15:43:00Z" w16du:dateUtc="2026-05-08T20:43:00Z">
        <w:r w:rsidR="002B77BD">
          <w:rPr>
            <w:rFonts w:ascii="Times New Roman" w:hAnsi="Times New Roman" w:cs="Times New Roman"/>
          </w:rPr>
          <w:t>the spike in error was much less substantial</w:t>
        </w:r>
      </w:ins>
      <w:ins w:id="624" w:author="Benton, Deon" w:date="2026-05-08T15:23:00Z" w16du:dateUtc="2026-05-08T20:23:00Z">
        <w:r w:rsidR="00394891">
          <w:rPr>
            <w:rFonts w:ascii="Times New Roman" w:hAnsi="Times New Roman" w:cs="Times New Roman"/>
          </w:rPr>
          <w:t xml:space="preserve">. </w:t>
        </w:r>
      </w:ins>
      <w:ins w:id="625"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626" w:author="Benton, Deon" w:date="2026-05-08T14:27:00Z" w16du:dateUtc="2026-05-08T19:27:00Z"/>
          <w:rFonts w:ascii="Times New Roman" w:hAnsi="Times New Roman" w:cs="Times New Roman"/>
        </w:rPr>
      </w:pPr>
      <w:ins w:id="627" w:author="Benton, Deon" w:date="2026-05-08T15:43:00Z" w16du:dateUtc="2026-05-08T20:43:00Z">
        <w:r>
          <w:rPr>
            <w:rFonts w:ascii="Times New Roman" w:hAnsi="Times New Roman" w:cs="Times New Roman"/>
          </w:rPr>
          <w:t xml:space="preserve">These same associative ideas can also </w:t>
        </w:r>
      </w:ins>
      <w:ins w:id="628" w:author="Benton, Deon" w:date="2026-05-08T15:44:00Z" w16du:dateUtc="2026-05-08T20:44:00Z">
        <w:r>
          <w:rPr>
            <w:rFonts w:ascii="Times New Roman" w:hAnsi="Times New Roman" w:cs="Times New Roman"/>
          </w:rPr>
          <w:t>explain</w:t>
        </w:r>
      </w:ins>
      <w:ins w:id="629" w:author="Benton, Deon" w:date="2026-05-08T14:27:00Z" w16du:dateUtc="2026-05-08T19:27:00Z">
        <w:r w:rsidR="0078102C" w:rsidRPr="0078102C">
          <w:rPr>
            <w:rFonts w:ascii="Times New Roman" w:hAnsi="Times New Roman" w:cs="Times New Roman"/>
          </w:rPr>
          <w:t xml:space="preserve"> </w:t>
        </w:r>
      </w:ins>
      <w:ins w:id="630" w:author="Benton, Deon" w:date="2026-05-08T15:43:00Z" w16du:dateUtc="2026-05-08T20:43:00Z">
        <w:r>
          <w:rPr>
            <w:rFonts w:ascii="Times New Roman" w:hAnsi="Times New Roman" w:cs="Times New Roman"/>
          </w:rPr>
          <w:t>how, mechanistically, networks</w:t>
        </w:r>
      </w:ins>
      <w:ins w:id="631" w:author="Benton, Deon" w:date="2026-05-08T14:27:00Z" w16du:dateUtc="2026-05-08T19:27:00Z">
        <w:r w:rsidR="0078102C" w:rsidRPr="0078102C">
          <w:rPr>
            <w:rFonts w:ascii="Times New Roman" w:hAnsi="Times New Roman" w:cs="Times New Roman"/>
          </w:rPr>
          <w:t xml:space="preserve"> in the Control condition </w:t>
        </w:r>
      </w:ins>
      <w:ins w:id="632" w:author="Benton, Deon" w:date="2026-05-08T15:43:00Z" w16du:dateUtc="2026-05-08T20:43:00Z">
        <w:r>
          <w:rPr>
            <w:rFonts w:ascii="Times New Roman" w:hAnsi="Times New Roman" w:cs="Times New Roman"/>
          </w:rPr>
          <w:t xml:space="preserve">came to look </w:t>
        </w:r>
      </w:ins>
      <w:ins w:id="633" w:author="Benton, Deon" w:date="2026-05-08T14:27:00Z" w16du:dateUtc="2026-05-08T19:27:00Z">
        <w:r w:rsidR="0078102C" w:rsidRPr="0078102C">
          <w:rPr>
            <w:rFonts w:ascii="Times New Roman" w:hAnsi="Times New Roman" w:cs="Times New Roman"/>
          </w:rPr>
          <w:t xml:space="preserve">about equally long at both test events. </w:t>
        </w:r>
      </w:ins>
      <w:ins w:id="634"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635" w:author="Benton, Deon" w:date="2026-05-08T17:11:00Z" w16du:dateUtc="2026-05-08T22:11:00Z">
        <w:r w:rsidR="00202BB9">
          <w:rPr>
            <w:rFonts w:ascii="Times New Roman" w:hAnsi="Times New Roman" w:cs="Times New Roman"/>
          </w:rPr>
          <w:t>given that the present account assumes that</w:t>
        </w:r>
      </w:ins>
      <w:ins w:id="636"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637" w:author="Benton, Deon" w:date="2026-05-08T16:44:00Z" w16du:dateUtc="2026-05-08T21:44:00Z">
        <w:r w:rsidR="00B6689F">
          <w:rPr>
            <w:rFonts w:ascii="Times New Roman" w:hAnsi="Times New Roman" w:cs="Times New Roman"/>
          </w:rPr>
          <w:t xml:space="preserve"> Ultimately, th</w:t>
        </w:r>
      </w:ins>
      <w:ins w:id="638"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639" w:author="Benton, Deon" w:date="2026-05-08T16:38:00Z" w16du:dateUtc="2026-05-08T21:38:00Z">
        <w:r w:rsidR="00DE47EF">
          <w:rPr>
            <w:rFonts w:ascii="Times New Roman" w:hAnsi="Times New Roman" w:cs="Times New Roman"/>
          </w:rPr>
          <w:t>.</w:t>
        </w:r>
      </w:ins>
      <w:ins w:id="640" w:author="Benton, Deon" w:date="2026-05-08T16:37:00Z" w16du:dateUtc="2026-05-08T21:37:00Z">
        <w:r w:rsidR="00DE47EF">
          <w:rPr>
            <w:rFonts w:ascii="Times New Roman" w:hAnsi="Times New Roman" w:cs="Times New Roman"/>
          </w:rPr>
          <w:t xml:space="preserve"> </w:t>
        </w:r>
      </w:ins>
      <w:ins w:id="641" w:author="Benton, Deon" w:date="2026-05-08T16:45:00Z" w16du:dateUtc="2026-05-08T21:45:00Z">
        <w:r w:rsidR="00210734">
          <w:rPr>
            <w:rFonts w:ascii="Times New Roman" w:hAnsi="Times New Roman" w:cs="Times New Roman"/>
          </w:rPr>
          <w:t xml:space="preserve">A corollary of this is that the model showed comparable </w:t>
        </w:r>
      </w:ins>
      <w:ins w:id="642" w:author="Benton, Deon" w:date="2026-05-08T16:46:00Z" w16du:dateUtc="2026-05-08T21:46:00Z">
        <w:r w:rsidR="00210734">
          <w:rPr>
            <w:rFonts w:ascii="Times New Roman" w:hAnsi="Times New Roman" w:cs="Times New Roman"/>
          </w:rPr>
          <w:t>error</w:t>
        </w:r>
      </w:ins>
      <w:ins w:id="643"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644" w:author="Benton, Deon" w:date="2026-05-08T13:49:00Z" w16du:dateUtc="2026-05-08T18:49:00Z"/>
          <w:rFonts w:ascii="Times New Roman" w:hAnsi="Times New Roman" w:cs="Times New Roman"/>
        </w:rPr>
      </w:pPr>
      <w:ins w:id="645" w:author="Benton, Deon" w:date="2026-05-08T14:27:00Z" w16du:dateUtc="2026-05-08T19:27:00Z">
        <w:r w:rsidRPr="0078102C">
          <w:rPr>
            <w:rFonts w:ascii="Times New Roman" w:hAnsi="Times New Roman" w:cs="Times New Roman"/>
          </w:rPr>
          <w:t xml:space="preserve">In sum, </w:t>
        </w:r>
      </w:ins>
      <w:ins w:id="646" w:author="Benton, Deon" w:date="2026-05-08T16:47:00Z" w16du:dateUtc="2026-05-08T21:47:00Z">
        <w:r w:rsidR="00C26E65">
          <w:rPr>
            <w:rFonts w:ascii="Times New Roman" w:hAnsi="Times New Roman" w:cs="Times New Roman"/>
          </w:rPr>
          <w:t>the reason netwo</w:t>
        </w:r>
      </w:ins>
      <w:ins w:id="647" w:author="Benton, Deon" w:date="2026-05-08T16:48:00Z" w16du:dateUtc="2026-05-08T21:48:00Z">
        <w:r w:rsidR="00C26E65">
          <w:rPr>
            <w:rFonts w:ascii="Times New Roman" w:hAnsi="Times New Roman" w:cs="Times New Roman"/>
          </w:rPr>
          <w:t>rks looked longer</w:t>
        </w:r>
      </w:ins>
      <w:ins w:id="648" w:author="Benton, Deon" w:date="2026-05-08T14:27:00Z" w16du:dateUtc="2026-05-08T19:27:00Z">
        <w:r w:rsidRPr="0078102C">
          <w:rPr>
            <w:rFonts w:ascii="Times New Roman" w:hAnsi="Times New Roman" w:cs="Times New Roman"/>
          </w:rPr>
          <w:t xml:space="preserve"> at the Inefficient test event</w:t>
        </w:r>
      </w:ins>
      <w:ins w:id="649" w:author="Benton, Deon" w:date="2026-05-08T16:48:00Z" w16du:dateUtc="2026-05-08T21:48:00Z">
        <w:r w:rsidR="00C26E65">
          <w:rPr>
            <w:rFonts w:ascii="Times New Roman" w:hAnsi="Times New Roman" w:cs="Times New Roman"/>
          </w:rPr>
          <w:t xml:space="preserve"> than at the Efficient test event</w:t>
        </w:r>
      </w:ins>
      <w:ins w:id="650" w:author="Benton, Deon" w:date="2026-05-08T14:27:00Z" w16du:dateUtc="2026-05-08T19:27:00Z">
        <w:r w:rsidRPr="0078102C">
          <w:rPr>
            <w:rFonts w:ascii="Times New Roman" w:hAnsi="Times New Roman" w:cs="Times New Roman"/>
          </w:rPr>
          <w:t xml:space="preserve"> in the Experimental condition </w:t>
        </w:r>
      </w:ins>
      <w:ins w:id="651" w:author="Benton, Deon" w:date="2026-05-08T16:48:00Z" w16du:dateUtc="2026-05-08T21:48:00Z">
        <w:r w:rsidR="00C26E65">
          <w:rPr>
            <w:rFonts w:ascii="Times New Roman" w:hAnsi="Times New Roman" w:cs="Times New Roman"/>
          </w:rPr>
          <w:t xml:space="preserve">is </w:t>
        </w:r>
      </w:ins>
      <w:ins w:id="652" w:author="Benton, Deon" w:date="2026-05-08T14:27:00Z" w16du:dateUtc="2026-05-08T19:27:00Z">
        <w:r w:rsidRPr="0078102C">
          <w:rPr>
            <w:rFonts w:ascii="Times New Roman" w:hAnsi="Times New Roman" w:cs="Times New Roman"/>
          </w:rPr>
          <w:t xml:space="preserve">because the </w:t>
        </w:r>
      </w:ins>
      <w:ins w:id="653" w:author="Benton, Deon" w:date="2026-05-08T16:48:00Z" w16du:dateUtc="2026-05-08T21:48:00Z">
        <w:r w:rsidR="00C26E65">
          <w:rPr>
            <w:rFonts w:ascii="Times New Roman" w:hAnsi="Times New Roman" w:cs="Times New Roman"/>
          </w:rPr>
          <w:t>association that was formed between</w:t>
        </w:r>
      </w:ins>
      <w:ins w:id="654" w:author="Benton, Deon" w:date="2026-05-08T14:27:00Z" w16du:dateUtc="2026-05-08T19:27:00Z">
        <w:r w:rsidRPr="0078102C">
          <w:rPr>
            <w:rFonts w:ascii="Times New Roman" w:hAnsi="Times New Roman" w:cs="Times New Roman"/>
          </w:rPr>
          <w:t xml:space="preserve"> curved motion and obstacle-related information</w:t>
        </w:r>
      </w:ins>
      <w:ins w:id="655" w:author="Benton, Deon" w:date="2026-05-08T16:48:00Z" w16du:dateUtc="2026-05-08T21:48:00Z">
        <w:r w:rsidR="00C26E65">
          <w:rPr>
            <w:rFonts w:ascii="Times New Roman" w:hAnsi="Times New Roman" w:cs="Times New Roman"/>
          </w:rPr>
          <w:t xml:space="preserve"> during pretraining—and that was subsequently reinforced duri</w:t>
        </w:r>
      </w:ins>
      <w:ins w:id="656" w:author="Benton, Deon" w:date="2026-05-08T16:49:00Z" w16du:dateUtc="2026-05-08T21:49:00Z">
        <w:r w:rsidR="00C26E65">
          <w:rPr>
            <w:rFonts w:ascii="Times New Roman" w:hAnsi="Times New Roman" w:cs="Times New Roman"/>
          </w:rPr>
          <w:t>ng the habituation phase—</w:t>
        </w:r>
      </w:ins>
      <w:ins w:id="657"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658" w:author="Benton, Deon" w:date="2026-05-08T16:49:00Z" w16du:dateUtc="2026-05-08T21:49:00Z">
        <w:r w:rsidR="00C26E65">
          <w:rPr>
            <w:rFonts w:ascii="Times New Roman" w:hAnsi="Times New Roman" w:cs="Times New Roman"/>
          </w:rPr>
          <w:t xml:space="preserve"> the reason</w:t>
        </w:r>
      </w:ins>
      <w:ins w:id="659"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660" w:author="Benton, Deon" w:date="2026-05-08T16:49:00Z" w16du:dateUtc="2026-05-08T21:49:00Z">
        <w:r w:rsidR="00C26E65">
          <w:rPr>
            <w:rFonts w:ascii="Times New Roman" w:hAnsi="Times New Roman" w:cs="Times New Roman"/>
          </w:rPr>
          <w:t xml:space="preserve"> is</w:t>
        </w:r>
      </w:ins>
      <w:ins w:id="661"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w:t>
        </w:r>
        <w:r w:rsidRPr="0078102C">
          <w:rPr>
            <w:rFonts w:ascii="Times New Roman" w:hAnsi="Times New Roman" w:cs="Times New Roman"/>
          </w:rPr>
          <w:lastRenderedPageBreak/>
          <w:t>arced trajectory during habituation. Taken together, these findings suggest that infants’ looking behavior in Gergely-style studies may be ex</w:t>
        </w:r>
      </w:ins>
      <w:ins w:id="662" w:author="Benton, Deon" w:date="2026-05-08T16:50:00Z" w16du:dateUtc="2026-05-08T21:50:00Z">
        <w:r w:rsidR="004A732C">
          <w:rPr>
            <w:rFonts w:ascii="Times New Roman" w:hAnsi="Times New Roman" w:cs="Times New Roman"/>
          </w:rPr>
          <w:t>plained</w:t>
        </w:r>
      </w:ins>
      <w:ins w:id="663" w:author="Benton, Deon" w:date="2026-05-08T14:27:00Z" w16du:dateUtc="2026-05-08T19:27:00Z">
        <w:r w:rsidRPr="0078102C">
          <w:rPr>
            <w:rFonts w:ascii="Times New Roman" w:hAnsi="Times New Roman" w:cs="Times New Roman"/>
          </w:rPr>
          <w:t xml:space="preserve"> in terms of learned associations among perceptual features</w:t>
        </w:r>
      </w:ins>
      <w:ins w:id="664" w:author="Benton, Deon" w:date="2026-05-08T16:50:00Z" w16du:dateUtc="2026-05-08T21:50:00Z">
        <w:r w:rsidR="004A732C">
          <w:rPr>
            <w:rFonts w:ascii="Times New Roman" w:hAnsi="Times New Roman" w:cs="Times New Roman"/>
          </w:rPr>
          <w:t xml:space="preserve"> combined with assumptions about the visual salience of those features.</w:t>
        </w:r>
      </w:ins>
      <w:ins w:id="665" w:author="Benton, Deon" w:date="2026-05-08T14:27:00Z" w16du:dateUtc="2026-05-08T19:27:00Z">
        <w:r w:rsidRPr="0078102C">
          <w:rPr>
            <w:rFonts w:ascii="Times New Roman" w:hAnsi="Times New Roman" w:cs="Times New Roman"/>
          </w:rPr>
          <w:t xml:space="preserve"> </w:t>
        </w:r>
      </w:ins>
      <w:ins w:id="666"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667" w:author="Benton, Deon" w:date="2026-05-08T17:04:00Z" w16du:dateUtc="2026-05-08T22:04:00Z">
        <w:r w:rsidR="00000938">
          <w:rPr>
            <w:rFonts w:ascii="Times New Roman" w:hAnsi="Times New Roman" w:cs="Times New Roman"/>
          </w:rPr>
          <w:t>operate</w:t>
        </w:r>
      </w:ins>
      <w:ins w:id="668"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1D5CF281" w:rsidR="00524642" w:rsidRDefault="001E1E8F" w:rsidP="008554A5">
      <w:pPr>
        <w:spacing w:line="480" w:lineRule="auto"/>
        <w:ind w:firstLine="720"/>
        <w:contextualSpacing/>
        <w:rPr>
          <w:rFonts w:ascii="Times New Roman" w:eastAsia="Times New Roman" w:hAnsi="Times New Roman" w:cs="Times New Roman"/>
        </w:rPr>
      </w:pPr>
      <w:ins w:id="669" w:author="Benton, Deon" w:date="2026-05-08T13:49:00Z" w16du:dateUtc="2026-05-08T18:49:00Z">
        <w:r>
          <w:rPr>
            <w:rFonts w:ascii="Times New Roman" w:hAnsi="Times New Roman" w:cs="Times New Roman"/>
          </w:rPr>
          <w:t xml:space="preserve"> </w:t>
        </w:r>
      </w:ins>
      <w:ins w:id="670" w:author="Benton, Deon" w:date="2026-05-08T17:05:00Z" w16du:dateUtc="2026-05-08T22:05:00Z">
        <w:r w:rsidR="00000938">
          <w:rPr>
            <w:rFonts w:ascii="Times New Roman" w:eastAsia="Times New Roman" w:hAnsi="Times New Roman" w:cs="Times New Roman"/>
          </w:rPr>
          <w:t>Although the current results</w:t>
        </w:r>
      </w:ins>
      <w:ins w:id="671" w:author="Benton, Deon" w:date="2026-05-08T14:15:00Z" w16du:dateUtc="2026-05-08T19:15:00Z">
        <w:r w:rsidR="00A150EF">
          <w:rPr>
            <w:rFonts w:ascii="Times New Roman" w:eastAsia="Times New Roman" w:hAnsi="Times New Roman" w:cs="Times New Roman"/>
          </w:rPr>
          <w:t xml:space="preserve"> challenge the </w:t>
        </w:r>
      </w:ins>
      <w:ins w:id="672" w:author="Benton, Deon" w:date="2026-05-08T14:17:00Z" w16du:dateUtc="2026-05-08T19:17:00Z">
        <w:r w:rsidR="00A150EF">
          <w:rPr>
            <w:rFonts w:ascii="Times New Roman" w:eastAsia="Times New Roman" w:hAnsi="Times New Roman" w:cs="Times New Roman"/>
          </w:rPr>
          <w:t>claim</w:t>
        </w:r>
      </w:ins>
      <w:ins w:id="673" w:author="Benton, Deon" w:date="2026-05-08T14:15:00Z" w16du:dateUtc="2026-05-08T19:15:00Z">
        <w:r w:rsidR="00A150EF">
          <w:rPr>
            <w:rFonts w:ascii="Times New Roman" w:eastAsia="Times New Roman" w:hAnsi="Times New Roman" w:cs="Times New Roman"/>
          </w:rPr>
          <w:t xml:space="preserve"> that </w:t>
        </w:r>
      </w:ins>
      <w:ins w:id="674" w:author="Benton, Deon" w:date="2026-05-08T14:17:00Z" w16du:dateUtc="2026-05-08T19:17:00Z">
        <w:r w:rsidR="00A150EF">
          <w:rPr>
            <w:rFonts w:ascii="Times New Roman" w:eastAsia="Times New Roman" w:hAnsi="Times New Roman" w:cs="Times New Roman"/>
          </w:rPr>
          <w:t>infants</w:t>
        </w:r>
      </w:ins>
      <w:ins w:id="675" w:author="Benton, Deon" w:date="2026-05-08T14:15:00Z" w16du:dateUtc="2026-05-08T19:15:00Z">
        <w:r w:rsidR="00A150EF">
          <w:rPr>
            <w:rFonts w:ascii="Times New Roman" w:eastAsia="Times New Roman" w:hAnsi="Times New Roman" w:cs="Times New Roman"/>
          </w:rPr>
          <w:t xml:space="preserve"> </w:t>
        </w:r>
      </w:ins>
      <w:ins w:id="676" w:author="Benton, Deon" w:date="2026-05-08T14:17:00Z" w16du:dateUtc="2026-05-08T19:17:00Z">
        <w:r w:rsidR="00A150EF">
          <w:rPr>
            <w:rFonts w:ascii="Times New Roman" w:eastAsia="Times New Roman" w:hAnsi="Times New Roman" w:cs="Times New Roman"/>
          </w:rPr>
          <w:t>possess</w:t>
        </w:r>
      </w:ins>
      <w:ins w:id="677" w:author="Benton, Deon" w:date="2026-05-08T14:19:00Z" w16du:dateUtc="2026-05-08T19:19:00Z">
        <w:r w:rsidR="000615BE">
          <w:rPr>
            <w:rFonts w:ascii="Times New Roman" w:eastAsia="Times New Roman" w:hAnsi="Times New Roman" w:cs="Times New Roman"/>
          </w:rPr>
          <w:t xml:space="preserve"> a domain-specific syst</w:t>
        </w:r>
      </w:ins>
      <w:ins w:id="678"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679" w:author="Benton, Deon" w:date="2026-05-08T14:21:00Z" w16du:dateUtc="2026-05-08T19:21:00Z">
        <w:r w:rsidR="009F5C22">
          <w:rPr>
            <w:rFonts w:ascii="Times New Roman" w:eastAsia="Times New Roman" w:hAnsi="Times New Roman" w:cs="Times New Roman"/>
          </w:rPr>
          <w:t xml:space="preserve"> their efficiency and rationality</w:t>
        </w:r>
      </w:ins>
      <w:ins w:id="680" w:author="Benton, Deon" w:date="2026-05-08T17:06:00Z" w16du:dateUtc="2026-05-08T22:06:00Z">
        <w:r w:rsidR="00000938">
          <w:rPr>
            <w:rFonts w:ascii="Times New Roman" w:eastAsia="Times New Roman" w:hAnsi="Times New Roman" w:cs="Times New Roman"/>
          </w:rPr>
          <w:t>,</w:t>
        </w:r>
      </w:ins>
      <w:ins w:id="681" w:author="Benton, Deon" w:date="2026-05-08T17:10:00Z" w16du:dateUtc="2026-05-08T22:10:00Z">
        <w:r w:rsidR="003A67F7">
          <w:rPr>
            <w:rFonts w:ascii="Times New Roman" w:eastAsia="Times New Roman" w:hAnsi="Times New Roman" w:cs="Times New Roman"/>
          </w:rPr>
          <w:t xml:space="preserve"> they nevertheless raise one potential concern:</w:t>
        </w:r>
      </w:ins>
      <w:ins w:id="682" w:author="Benton, Deon" w:date="2026-05-08T17:06:00Z" w16du:dateUtc="2026-05-08T22:06:00Z">
        <w:r w:rsidR="00000938">
          <w:rPr>
            <w:rFonts w:ascii="Times New Roman" w:eastAsia="Times New Roman" w:hAnsi="Times New Roman" w:cs="Times New Roman"/>
          </w:rPr>
          <w:t xml:space="preserve"> </w:t>
        </w:r>
      </w:ins>
      <w:ins w:id="683" w:author="Benton, Deon" w:date="2026-05-08T17:10:00Z" w16du:dateUtc="2026-05-08T22:10:00Z">
        <w:r w:rsidR="003A67F7">
          <w:rPr>
            <w:rFonts w:ascii="Times New Roman" w:eastAsia="Times New Roman" w:hAnsi="Times New Roman" w:cs="Times New Roman"/>
          </w:rPr>
          <w:t>This is that</w:t>
        </w:r>
      </w:ins>
      <w:ins w:id="684"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685" w:author="Benton, Deon" w:date="2026-05-08T17:07:00Z" w16du:dateUtc="2026-05-08T22:07:00Z">
        <w:r w:rsidR="009774E2">
          <w:rPr>
            <w:rFonts w:ascii="Times New Roman" w:eastAsia="Times New Roman" w:hAnsi="Times New Roman" w:cs="Times New Roman"/>
          </w:rPr>
          <w:t xml:space="preserve"> may have been </w:t>
        </w:r>
      </w:ins>
      <w:ins w:id="686" w:author="Benton, Deon" w:date="2026-05-08T17:08:00Z" w16du:dateUtc="2026-05-08T22:08:00Z">
        <w:r w:rsidR="009774E2">
          <w:rPr>
            <w:rFonts w:ascii="Times New Roman" w:eastAsia="Times New Roman" w:hAnsi="Times New Roman" w:cs="Times New Roman"/>
          </w:rPr>
          <w:t>much purer than that</w:t>
        </w:r>
      </w:ins>
      <w:ins w:id="687" w:author="Benton, Deon" w:date="2026-05-08T17:07:00Z" w16du:dateUtc="2026-05-08T22:07:00Z">
        <w:r w:rsidR="009774E2">
          <w:rPr>
            <w:rFonts w:ascii="Times New Roman" w:eastAsia="Times New Roman" w:hAnsi="Times New Roman" w:cs="Times New Roman"/>
          </w:rPr>
          <w:t xml:space="preserve"> of infants</w:t>
        </w:r>
      </w:ins>
      <w:ins w:id="688" w:author="Benton, Deon" w:date="2026-05-08T17:08:00Z" w16du:dateUtc="2026-05-08T22:08:00Z">
        <w:r w:rsidR="009774E2">
          <w:rPr>
            <w:rFonts w:ascii="Times New Roman" w:eastAsia="Times New Roman" w:hAnsi="Times New Roman" w:cs="Times New Roman"/>
          </w:rPr>
          <w:t xml:space="preserve">. The </w:t>
        </w:r>
      </w:ins>
      <w:ins w:id="689"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690" w:author="Benton, Deon" w:date="2026-05-08T17:09:00Z" w16du:dateUtc="2026-05-08T22:09:00Z">
        <w:r w:rsidR="003A67F7">
          <w:rPr>
            <w:rFonts w:ascii="Times New Roman" w:eastAsia="Times New Roman" w:hAnsi="Times New Roman" w:cs="Times New Roman"/>
          </w:rPr>
          <w:t>By contrast</w:t>
        </w:r>
      </w:ins>
      <w:ins w:id="691"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w:t>
      </w:r>
      <w:proofErr w:type="gramStart"/>
      <w:r w:rsidR="00426521">
        <w:rPr>
          <w:rFonts w:ascii="Times New Roman" w:eastAsia="Times New Roman" w:hAnsi="Times New Roman" w:cs="Times New Roman"/>
        </w:rPr>
        <w:t>occurred</w:t>
      </w:r>
      <w:proofErr w:type="gramEnd"/>
      <w:r w:rsidR="00426521">
        <w:rPr>
          <w:rFonts w:ascii="Times New Roman" w:eastAsia="Times New Roman" w:hAnsi="Times New Roman" w:cs="Times New Roman"/>
        </w:rPr>
        <w:t xml:space="preserve">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w:t>
      </w:r>
      <w:proofErr w:type="gramStart"/>
      <w:r w:rsidR="00316A4A">
        <w:rPr>
          <w:rFonts w:ascii="Times New Roman" w:eastAsia="Times New Roman" w:hAnsi="Times New Roman" w:cs="Times New Roman"/>
        </w:rPr>
        <w:t xml:space="preserve">despite </w:t>
      </w:r>
      <w:r w:rsidR="0083543A">
        <w:rPr>
          <w:rFonts w:ascii="Times New Roman" w:eastAsia="Times New Roman" w:hAnsi="Times New Roman" w:cs="Times New Roman"/>
        </w:rPr>
        <w:t>the fact that</w:t>
      </w:r>
      <w:proofErr w:type="gramEnd"/>
      <w:r w:rsidR="0083543A">
        <w:rPr>
          <w:rFonts w:ascii="Times New Roman" w:eastAsia="Times New Roman" w:hAnsi="Times New Roman" w:cs="Times New Roman"/>
        </w:rPr>
        <w:t xml:space="preserve">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C758B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6105A">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lastRenderedPageBreak/>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24006F3D"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692"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w:t>
      </w:r>
      <w:r w:rsidR="008A2609">
        <w:rPr>
          <w:rFonts w:ascii="Times New Roman" w:hAnsi="Times New Roman" w:cs="Times New Roman"/>
        </w:rPr>
        <w:lastRenderedPageBreak/>
        <w:t>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4AEE70F8"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693"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694" w:author="Benton, Deon" w:date="2026-05-08T22:31:00Z" w16du:dateUtc="2026-05-09T03:31:00Z">
        <w:r w:rsidR="008A3B04">
          <w:rPr>
            <w:rFonts w:ascii="Times New Roman" w:hAnsi="Times New Roman" w:cs="Times New Roman"/>
          </w:rPr>
          <w:t>provides a veridical account of infant action understanding</w:t>
        </w:r>
      </w:ins>
      <w:ins w:id="695" w:author="Benton, Deon" w:date="2026-05-08T22:32:00Z" w16du:dateUtc="2026-05-09T03:32:00Z">
        <w:r w:rsidR="008A3B04">
          <w:rPr>
            <w:rFonts w:ascii="Times New Roman" w:hAnsi="Times New Roman" w:cs="Times New Roman"/>
          </w:rPr>
          <w:t>.</w:t>
        </w:r>
      </w:ins>
      <w:ins w:id="696" w:author="Benton, Deon" w:date="2026-05-08T22:33:00Z" w16du:dateUtc="2026-05-09T03:33:00Z">
        <w:r w:rsidR="008A3B04">
          <w:rPr>
            <w:rFonts w:ascii="Times New Roman" w:hAnsi="Times New Roman" w:cs="Times New Roman"/>
          </w:rPr>
          <w:t xml:space="preserve"> One way to address this issue is to show that ALIAS can capture </w:t>
        </w:r>
      </w:ins>
      <w:ins w:id="697"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698"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w:t>
      </w:r>
      <w:ins w:id="699"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700"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701" w:author="Benton, Deon" w:date="2026-05-10T15:26:00Z" w16du:dateUtc="2026-05-10T20:26:00Z">
        <w:r w:rsidR="00E2240B" w:rsidDel="00680F6C">
          <w:rPr>
            <w:rFonts w:ascii="Times New Roman" w:eastAsia="Times New Roman" w:hAnsi="Times New Roman" w:cs="Times New Roman"/>
          </w:rPr>
          <w:delText>B</w:delText>
        </w:r>
      </w:del>
      <w:ins w:id="702"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703"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704"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705"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706"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707"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708"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709" w:author="Benton, Deon" w:date="2026-05-08T22:39:00Z" w16du:dateUtc="2026-05-09T03:39:00Z">
        <w:r w:rsidR="003A4C4D">
          <w:rPr>
            <w:rFonts w:ascii="Times New Roman" w:eastAsia="Times New Roman" w:hAnsi="Times New Roman" w:cs="Times New Roman"/>
          </w:rPr>
          <w:t>—</w:t>
        </w:r>
      </w:ins>
      <w:ins w:id="710"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711" w:author="Benton, Deon" w:date="2026-05-10T15:27:00Z" w16du:dateUtc="2026-05-10T20:27:00Z">
        <w:r w:rsidR="000D3453">
          <w:rPr>
            <w:rFonts w:ascii="Times New Roman" w:eastAsia="Times New Roman" w:hAnsi="Times New Roman" w:cs="Times New Roman"/>
          </w:rPr>
          <w:t xml:space="preserve">OM10 and OM10-2’s </w:t>
        </w:r>
        <w:r w:rsidR="000D3453">
          <w:rPr>
            <w:rFonts w:ascii="Times New Roman" w:eastAsia="Times New Roman" w:hAnsi="Times New Roman" w:cs="Times New Roman"/>
          </w:rPr>
          <w:lastRenderedPageBreak/>
          <w:t>inability</w:t>
        </w:r>
      </w:ins>
      <w:ins w:id="712" w:author="Benton, Deon" w:date="2026-05-10T15:38:00Z" w16du:dateUtc="2026-05-10T20:38:00Z">
        <w:r w:rsidR="00D500FD">
          <w:rPr>
            <w:rFonts w:ascii="Times New Roman" w:eastAsia="Times New Roman" w:hAnsi="Times New Roman" w:cs="Times New Roman"/>
          </w:rPr>
          <w:t xml:space="preserve"> to represent the surface featur</w:t>
        </w:r>
      </w:ins>
      <w:ins w:id="713" w:author="Benton, Deon" w:date="2026-05-10T15:39:00Z" w16du:dateUtc="2026-05-10T20:39:00Z">
        <w:r w:rsidR="00D500FD">
          <w:rPr>
            <w:rFonts w:ascii="Times New Roman" w:eastAsia="Times New Roman" w:hAnsi="Times New Roman" w:cs="Times New Roman"/>
          </w:rPr>
          <w:t>es of different kinds of entities</w:t>
        </w:r>
      </w:ins>
      <w:ins w:id="714"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984D5D5"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7F27E07"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 xml:space="preserve">However, and as was true in Simulation 1a, ALIAS failed to reproduce infants’ looking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5720B2D"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 xml:space="preserve">Specifically, these networks produced greater </w:t>
      </w:r>
      <w:proofErr w:type="gramStart"/>
      <w:r w:rsidR="001324BD">
        <w:rPr>
          <w:rFonts w:ascii="Times New Roman" w:hAnsi="Times New Roman" w:cs="Times New Roman"/>
        </w:rPr>
        <w:t>error</w:t>
      </w:r>
      <w:proofErr w:type="gramEnd"/>
      <w:r w:rsidR="001324BD">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4E80CF26"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333A676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4FB642FF"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715"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716"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717" w:author="Benton, Deon" w:date="2026-04-28T15:48:00Z" w16du:dateUtc="2026-04-28T20:48:00Z">
        <w:r w:rsidR="00747CCB">
          <w:rPr>
            <w:rFonts w:ascii="Times New Roman" w:hAnsi="Times New Roman" w:cs="Times New Roman"/>
          </w:rPr>
          <w:t xml:space="preserve"> These infants were then tested on two events</w:t>
        </w:r>
      </w:ins>
      <w:ins w:id="718"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719"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720"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721" w:author="Benton, Deon" w:date="2026-04-28T15:49:00Z" w16du:dateUtc="2026-04-28T20:49:00Z">
        <w:r w:rsidR="00227F52">
          <w:rPr>
            <w:rFonts w:ascii="Times New Roman" w:hAnsi="Times New Roman" w:cs="Times New Roman"/>
          </w:rPr>
          <w:t xml:space="preserve"> and tested on the same </w:t>
        </w:r>
      </w:ins>
      <w:ins w:id="722" w:author="Benton, Deon" w:date="2026-04-28T15:50:00Z" w16du:dateUtc="2026-04-28T20:50:00Z">
        <w:r w:rsidR="00227F52">
          <w:rPr>
            <w:rFonts w:ascii="Times New Roman" w:hAnsi="Times New Roman" w:cs="Times New Roman"/>
          </w:rPr>
          <w:t xml:space="preserve">events except that the barrier was located peripherally. </w:t>
        </w:r>
      </w:ins>
      <w:ins w:id="723"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high, inefficient test event than at the low, inefficient one; infants in Experiment 2 looked</w:t>
        </w:r>
      </w:ins>
      <w:ins w:id="724" w:author="Benton, Deon" w:date="2026-04-28T15:53:00Z" w16du:dateUtc="2026-04-28T20:53:00Z">
        <w:r w:rsidR="008050B6">
          <w:rPr>
            <w:rFonts w:ascii="Times New Roman" w:hAnsi="Times New Roman" w:cs="Times New Roman"/>
          </w:rPr>
          <w:t xml:space="preserve"> </w:t>
        </w:r>
      </w:ins>
      <w:ins w:id="725" w:author="Benton, Deon" w:date="2026-04-28T15:54:00Z" w16du:dateUtc="2026-04-28T20:54:00Z">
        <w:r w:rsidR="008050B6">
          <w:rPr>
            <w:rFonts w:ascii="Times New Roman" w:hAnsi="Times New Roman" w:cs="Times New Roman"/>
          </w:rPr>
          <w:t xml:space="preserve">about equally long at both test events. If anything, </w:t>
        </w:r>
      </w:ins>
      <w:ins w:id="726" w:author="Benton, Deon" w:date="2026-04-28T15:53:00Z" w16du:dateUtc="2026-04-28T20:53:00Z">
        <w:r w:rsidR="008050B6">
          <w:rPr>
            <w:rFonts w:ascii="Times New Roman" w:hAnsi="Times New Roman" w:cs="Times New Roman"/>
          </w:rPr>
          <w:t>there was a</w:t>
        </w:r>
      </w:ins>
      <w:ins w:id="727" w:author="Benton, Deon" w:date="2026-04-28T15:54:00Z" w16du:dateUtc="2026-04-28T20:54:00Z">
        <w:r w:rsidR="008050B6">
          <w:rPr>
            <w:rFonts w:ascii="Times New Roman" w:hAnsi="Times New Roman" w:cs="Times New Roman"/>
          </w:rPr>
          <w:t xml:space="preserve"> numerical, but still</w:t>
        </w:r>
      </w:ins>
      <w:ins w:id="728" w:author="Benton, Deon" w:date="2026-04-28T15:53:00Z" w16du:dateUtc="2026-04-28T20:53:00Z">
        <w:r w:rsidR="008050B6">
          <w:rPr>
            <w:rFonts w:ascii="Times New Roman" w:hAnsi="Times New Roman" w:cs="Times New Roman"/>
          </w:rPr>
          <w:t xml:space="preserve"> non</w:t>
        </w:r>
      </w:ins>
      <w:ins w:id="729" w:author="Benton, Deon" w:date="2026-04-28T15:55:00Z" w16du:dateUtc="2026-04-28T20:55:00Z">
        <w:r w:rsidR="008050B6">
          <w:rPr>
            <w:rFonts w:ascii="Times New Roman" w:hAnsi="Times New Roman" w:cs="Times New Roman"/>
          </w:rPr>
          <w:t>-significant,</w:t>
        </w:r>
      </w:ins>
      <w:ins w:id="730" w:author="Benton, Deon" w:date="2026-04-28T15:53:00Z" w16du:dateUtc="2026-04-28T20:53:00Z">
        <w:r w:rsidR="008050B6">
          <w:rPr>
            <w:rFonts w:ascii="Times New Roman" w:hAnsi="Times New Roman" w:cs="Times New Roman"/>
          </w:rPr>
          <w:t xml:space="preserve"> tendency for</w:t>
        </w:r>
      </w:ins>
      <w:ins w:id="731" w:author="Benton, Deon" w:date="2026-04-28T15:54:00Z" w16du:dateUtc="2026-04-28T20:54:00Z">
        <w:r w:rsidR="008050B6">
          <w:rPr>
            <w:rFonts w:ascii="Times New Roman" w:hAnsi="Times New Roman" w:cs="Times New Roman"/>
          </w:rPr>
          <w:t xml:space="preserve"> </w:t>
        </w:r>
      </w:ins>
      <w:ins w:id="732" w:author="Benton, Deon" w:date="2026-04-28T16:00:00Z" w16du:dateUtc="2026-04-28T21:00:00Z">
        <w:r w:rsidR="003C325C">
          <w:rPr>
            <w:rFonts w:ascii="Times New Roman" w:hAnsi="Times New Roman" w:cs="Times New Roman"/>
          </w:rPr>
          <w:t>infants in Experiment 2</w:t>
        </w:r>
      </w:ins>
      <w:ins w:id="733" w:author="Benton, Deon" w:date="2026-04-28T15:54:00Z" w16du:dateUtc="2026-04-28T20:54:00Z">
        <w:r w:rsidR="008050B6">
          <w:rPr>
            <w:rFonts w:ascii="Times New Roman" w:hAnsi="Times New Roman" w:cs="Times New Roman"/>
          </w:rPr>
          <w:t xml:space="preserve"> to look longer at the low, efficient event than at the high on</w:t>
        </w:r>
      </w:ins>
      <w:ins w:id="734" w:author="Benton, Deon" w:date="2026-04-28T15:55:00Z" w16du:dateUtc="2026-04-28T20:55:00Z">
        <w:r w:rsidR="008050B6">
          <w:rPr>
            <w:rFonts w:ascii="Times New Roman" w:hAnsi="Times New Roman" w:cs="Times New Roman"/>
          </w:rPr>
          <w:t>e</w:t>
        </w:r>
      </w:ins>
      <w:ins w:id="735"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736" w:author="Benton, Deon" w:date="2026-04-28T15:50:00Z" w16du:dateUtc="2026-04-28T20:50:00Z">
        <w:r>
          <w:rPr>
            <w:rFonts w:ascii="Times New Roman" w:hAnsi="Times New Roman" w:cs="Times New Roman"/>
          </w:rPr>
          <w:t>One question that these studies raised was whether</w:t>
        </w:r>
      </w:ins>
      <w:ins w:id="737" w:author="Benton, Deon" w:date="2026-04-28T15:55:00Z" w16du:dateUtc="2026-04-28T20:55:00Z">
        <w:r w:rsidR="00801EFC">
          <w:rPr>
            <w:rFonts w:ascii="Times New Roman" w:hAnsi="Times New Roman" w:cs="Times New Roman"/>
          </w:rPr>
          <w:t xml:space="preserve"> infants expect agents that </w:t>
        </w:r>
      </w:ins>
      <w:ins w:id="738" w:author="Benton, Deon" w:date="2026-04-28T15:56:00Z" w16du:dateUtc="2026-04-28T20:56:00Z">
        <w:r w:rsidR="00801EFC">
          <w:rPr>
            <w:rFonts w:ascii="Times New Roman" w:hAnsi="Times New Roman" w:cs="Times New Roman"/>
          </w:rPr>
          <w:t>engage</w:t>
        </w:r>
      </w:ins>
      <w:ins w:id="739" w:author="Benton, Deon" w:date="2026-04-28T16:00:00Z" w16du:dateUtc="2026-04-28T21:00:00Z">
        <w:r w:rsidR="001534A0">
          <w:rPr>
            <w:rFonts w:ascii="Times New Roman" w:hAnsi="Times New Roman" w:cs="Times New Roman"/>
          </w:rPr>
          <w:t>d</w:t>
        </w:r>
      </w:ins>
      <w:ins w:id="740" w:author="Benton, Deon" w:date="2026-04-28T15:56:00Z" w16du:dateUtc="2026-04-28T20:56:00Z">
        <w:r w:rsidR="00801EFC">
          <w:rPr>
            <w:rFonts w:ascii="Times New Roman" w:hAnsi="Times New Roman" w:cs="Times New Roman"/>
          </w:rPr>
          <w:t xml:space="preserve"> in </w:t>
        </w:r>
      </w:ins>
      <w:ins w:id="741" w:author="Benton, Deon" w:date="2026-04-28T16:00:00Z" w16du:dateUtc="2026-04-28T21:00:00Z">
        <w:r w:rsidR="001534A0">
          <w:rPr>
            <w:rFonts w:ascii="Times New Roman" w:hAnsi="Times New Roman" w:cs="Times New Roman"/>
          </w:rPr>
          <w:t>inefficient and costly</w:t>
        </w:r>
      </w:ins>
      <w:ins w:id="742" w:author="Benton, Deon" w:date="2026-04-28T15:56:00Z" w16du:dateUtc="2026-04-28T20:56:00Z">
        <w:r w:rsidR="00801EFC">
          <w:rPr>
            <w:rFonts w:ascii="Times New Roman" w:hAnsi="Times New Roman" w:cs="Times New Roman"/>
          </w:rPr>
          <w:t xml:space="preserve"> actions in the past to continue to do so in a new situation</w:t>
        </w:r>
      </w:ins>
      <w:ins w:id="743" w:author="Benton, Deon" w:date="2026-04-28T16:00:00Z" w16du:dateUtc="2026-04-28T21:00:00Z">
        <w:r w:rsidR="00E35595">
          <w:rPr>
            <w:rFonts w:ascii="Times New Roman" w:hAnsi="Times New Roman" w:cs="Times New Roman"/>
          </w:rPr>
          <w:t xml:space="preserve"> with a different set of constraints</w:t>
        </w:r>
      </w:ins>
      <w:ins w:id="744"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745" w:author="Benton, Deon" w:date="2026-04-28T15:51:00Z" w16du:dateUtc="2026-04-28T20:51:00Z">
        <w:r>
          <w:rPr>
            <w:rFonts w:ascii="Times New Roman" w:hAnsi="Times New Roman" w:cs="Times New Roman"/>
          </w:rPr>
          <w:t xml:space="preserve">habituated </w:t>
        </w:r>
      </w:ins>
      <w:ins w:id="746" w:author="Benton, Deon" w:date="2026-04-28T15:57:00Z" w16du:dateUtc="2026-04-28T20:57:00Z">
        <w:r w:rsidR="00801EFC">
          <w:rPr>
            <w:rFonts w:ascii="Times New Roman" w:hAnsi="Times New Roman" w:cs="Times New Roman"/>
          </w:rPr>
          <w:t xml:space="preserve">a third set of infants to the </w:t>
        </w:r>
      </w:ins>
      <w:ins w:id="747" w:author="Benton, Deon" w:date="2026-04-28T16:01:00Z" w16du:dateUtc="2026-04-28T21:01:00Z">
        <w:r w:rsidR="007B5F29">
          <w:rPr>
            <w:rFonts w:ascii="Times New Roman" w:hAnsi="Times New Roman" w:cs="Times New Roman"/>
          </w:rPr>
          <w:t>habituation event used in Experiment 2</w:t>
        </w:r>
      </w:ins>
      <w:ins w:id="748" w:author="Benton, Deon" w:date="2026-04-28T15:57:00Z" w16du:dateUtc="2026-04-28T20:57:00Z">
        <w:r w:rsidR="00801EFC">
          <w:rPr>
            <w:rFonts w:ascii="Times New Roman" w:hAnsi="Times New Roman" w:cs="Times New Roman"/>
          </w:rPr>
          <w:t>.</w:t>
        </w:r>
      </w:ins>
      <w:ins w:id="749"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750" w:author="Benton, Deon" w:date="2026-04-28T16:02:00Z" w16du:dateUtc="2026-04-28T21:02:00Z">
        <w:r w:rsidR="007B5F29">
          <w:rPr>
            <w:rFonts w:ascii="Times New Roman" w:hAnsi="Times New Roman" w:cs="Times New Roman"/>
          </w:rPr>
          <w:t xml:space="preserve"> a barrier, however, these</w:t>
        </w:r>
      </w:ins>
      <w:ins w:id="751" w:author="Benton, Deon" w:date="2026-04-28T15:57:00Z" w16du:dateUtc="2026-04-28T20:57:00Z">
        <w:r w:rsidR="00801EFC">
          <w:rPr>
            <w:rFonts w:ascii="Times New Roman" w:hAnsi="Times New Roman" w:cs="Times New Roman"/>
          </w:rPr>
          <w:t xml:space="preserve"> </w:t>
        </w:r>
      </w:ins>
      <w:ins w:id="752" w:author="Benton, Deon" w:date="2026-04-28T16:02:00Z" w16du:dateUtc="2026-04-28T21:02:00Z">
        <w:r w:rsidR="007B5F29">
          <w:rPr>
            <w:rFonts w:ascii="Times New Roman" w:hAnsi="Times New Roman" w:cs="Times New Roman"/>
          </w:rPr>
          <w:t>infants</w:t>
        </w:r>
      </w:ins>
      <w:ins w:id="753" w:author="Benton, Deon" w:date="2026-04-28T15:57:00Z" w16du:dateUtc="2026-04-28T20:57:00Z">
        <w:r w:rsidR="00801EFC">
          <w:rPr>
            <w:rFonts w:ascii="Times New Roman" w:hAnsi="Times New Roman" w:cs="Times New Roman"/>
          </w:rPr>
          <w:t xml:space="preserve"> were </w:t>
        </w:r>
      </w:ins>
      <w:ins w:id="754" w:author="Benton, Deon" w:date="2026-04-28T16:02:00Z" w16du:dateUtc="2026-04-28T21:02:00Z">
        <w:r w:rsidR="007B5F29">
          <w:rPr>
            <w:rFonts w:ascii="Times New Roman" w:hAnsi="Times New Roman" w:cs="Times New Roman"/>
          </w:rPr>
          <w:t xml:space="preserve">tested on the test events used in Experiment 1, </w:t>
        </w:r>
      </w:ins>
      <w:ins w:id="755" w:author="Benton, Deon" w:date="2026-04-28T15:57:00Z" w16du:dateUtc="2026-04-28T20:57:00Z">
        <w:r w:rsidR="00801EFC">
          <w:rPr>
            <w:rFonts w:ascii="Times New Roman" w:hAnsi="Times New Roman" w:cs="Times New Roman"/>
          </w:rPr>
          <w:t>which the barrier was located beneath the arced motion.</w:t>
        </w:r>
      </w:ins>
      <w:ins w:id="756" w:author="Benton, Deon" w:date="2026-04-28T15:58:00Z" w16du:dateUtc="2026-04-28T20:58:00Z">
        <w:r w:rsidR="003C325C">
          <w:rPr>
            <w:rFonts w:ascii="Times New Roman" w:hAnsi="Times New Roman" w:cs="Times New Roman"/>
          </w:rPr>
          <w:t xml:space="preserve"> </w:t>
        </w:r>
      </w:ins>
      <w:ins w:id="757"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758" w:author="Benton, Deon" w:date="2026-04-28T16:02:00Z" w16du:dateUtc="2026-04-28T21:02:00Z">
        <w:r w:rsidR="007B5F29">
          <w:rPr>
            <w:rFonts w:ascii="Times New Roman" w:hAnsi="Times New Roman" w:cs="Times New Roman"/>
          </w:rPr>
          <w:t xml:space="preserve"> </w:t>
        </w:r>
      </w:ins>
      <w:ins w:id="759"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760"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761" w:author="Benton, Deon" w:date="2026-04-28T16:06:00Z" w16du:dateUtc="2026-04-28T21:06:00Z">
        <w:r w:rsidR="00D26DDC">
          <w:rPr>
            <w:rFonts w:ascii="Times New Roman" w:hAnsi="Times New Roman" w:cs="Times New Roman"/>
          </w:rPr>
          <w:t xml:space="preserve">Second, if the </w:t>
        </w:r>
      </w:ins>
      <w:ins w:id="762" w:author="Benton, Deon" w:date="2026-04-28T16:07:00Z" w16du:dateUtc="2026-04-28T21:07:00Z">
        <w:r w:rsidR="00D26DDC">
          <w:rPr>
            <w:rFonts w:ascii="Times New Roman" w:hAnsi="Times New Roman" w:cs="Times New Roman"/>
          </w:rPr>
          <w:t>environmental</w:t>
        </w:r>
      </w:ins>
      <w:ins w:id="763" w:author="Benton, Deon" w:date="2026-04-28T16:06:00Z" w16du:dateUtc="2026-04-28T21:06:00Z">
        <w:r w:rsidR="00D26DDC">
          <w:rPr>
            <w:rFonts w:ascii="Times New Roman" w:hAnsi="Times New Roman" w:cs="Times New Roman"/>
          </w:rPr>
          <w:t xml:space="preserve"> context does not change, infants no longer expect agents to behave </w:t>
        </w:r>
      </w:ins>
      <w:ins w:id="764"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765" w:author="Benton, Deon" w:date="2026-04-28T16:08:00Z" w16du:dateUtc="2026-04-28T21:08:00Z">
        <w:r w:rsidR="00C543EB">
          <w:rPr>
            <w:rFonts w:ascii="Times New Roman" w:hAnsi="Times New Roman" w:cs="Times New Roman"/>
          </w:rPr>
          <w:t xml:space="preserve"> a new situation that differs from the old one.</w:t>
        </w:r>
      </w:ins>
      <w:ins w:id="766"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proofErr w:type="gramStart"/>
      <w:ins w:id="767" w:author="Benton, Deon" w:date="2026-04-28T16:09:00Z" w16du:dateUtc="2026-04-28T21:09:00Z">
        <w:r>
          <w:rPr>
            <w:rFonts w:ascii="Times New Roman" w:hAnsi="Times New Roman" w:cs="Times New Roman"/>
          </w:rPr>
          <w:lastRenderedPageBreak/>
          <w:t>On the basis of</w:t>
        </w:r>
        <w:proofErr w:type="gramEnd"/>
        <w:r>
          <w:rPr>
            <w:rFonts w:ascii="Times New Roman" w:hAnsi="Times New Roman" w:cs="Times New Roman"/>
          </w:rPr>
          <w:t xml:space="preserve"> these findings, one might conclude that they </w:t>
        </w:r>
        <w:r w:rsidR="00B503E5">
          <w:rPr>
            <w:rFonts w:ascii="Times New Roman" w:hAnsi="Times New Roman" w:cs="Times New Roman"/>
          </w:rPr>
          <w:t>challenge a simple associative learn</w:t>
        </w:r>
      </w:ins>
      <w:ins w:id="768" w:author="Benton, Deon" w:date="2026-04-28T16:10:00Z" w16du:dateUtc="2026-04-28T21:10:00Z">
        <w:r w:rsidR="00B503E5">
          <w:rPr>
            <w:rFonts w:ascii="Times New Roman" w:hAnsi="Times New Roman" w:cs="Times New Roman"/>
          </w:rPr>
          <w:t xml:space="preserve">ing account of these data. This is because </w:t>
        </w:r>
      </w:ins>
      <w:ins w:id="769" w:author="Benton, Deon" w:date="2026-04-29T21:23:00Z" w16du:dateUtc="2026-04-30T02:23:00Z">
        <w:r w:rsidR="009351FD">
          <w:rPr>
            <w:rFonts w:ascii="Times New Roman" w:hAnsi="Times New Roman" w:cs="Times New Roman"/>
          </w:rPr>
          <w:t xml:space="preserve">it might be thought that </w:t>
        </w:r>
      </w:ins>
      <w:ins w:id="770"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771"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772" w:author="Benton, Deon" w:date="2026-04-29T21:23:00Z" w16du:dateUtc="2026-04-30T02:23:00Z">
        <w:r w:rsidR="009351FD">
          <w:rPr>
            <w:rFonts w:ascii="Times New Roman" w:hAnsi="Times New Roman" w:cs="Times New Roman"/>
          </w:rPr>
          <w:t>are</w:t>
        </w:r>
      </w:ins>
      <w:ins w:id="773" w:author="Benton, Deon" w:date="2026-04-28T16:10:00Z" w16du:dateUtc="2026-04-28T21:10:00Z">
        <w:r w:rsidR="00B503E5">
          <w:rPr>
            <w:rFonts w:ascii="Times New Roman" w:hAnsi="Times New Roman" w:cs="Times New Roman"/>
          </w:rPr>
          <w:t xml:space="preserve"> fundamentally at odds with how infants </w:t>
        </w:r>
        <w:proofErr w:type="gramStart"/>
        <w:r w:rsidR="00B503E5">
          <w:rPr>
            <w:rFonts w:ascii="Times New Roman" w:hAnsi="Times New Roman" w:cs="Times New Roman"/>
          </w:rPr>
          <w:t>actually performed</w:t>
        </w:r>
        <w:proofErr w:type="gramEnd"/>
        <w:r w:rsidR="00B503E5">
          <w:rPr>
            <w:rFonts w:ascii="Times New Roman" w:hAnsi="Times New Roman" w:cs="Times New Roman"/>
          </w:rPr>
          <w:t xml:space="preserve">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774"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775" w:author="Benton, Deon" w:date="2026-04-28T16:11:00Z" w16du:dateUtc="2026-04-28T21:11:00Z">
        <w:r w:rsidR="00B503E5">
          <w:rPr>
            <w:rFonts w:ascii="Times New Roman" w:hAnsi="Times New Roman" w:cs="Times New Roman"/>
          </w:rPr>
          <w:t xml:space="preserve">infants should show an equivalent increase in looking </w:t>
        </w:r>
      </w:ins>
      <w:ins w:id="776" w:author="Benton, Deon" w:date="2026-04-28T16:12:00Z" w16du:dateUtc="2026-04-28T21:12:00Z">
        <w:r w:rsidR="00CE3B81">
          <w:rPr>
            <w:rFonts w:ascii="Times New Roman" w:hAnsi="Times New Roman" w:cs="Times New Roman"/>
          </w:rPr>
          <w:t>at</w:t>
        </w:r>
      </w:ins>
      <w:ins w:id="777"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778"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779" w:author="Benton, Deon" w:date="2026-04-28T16:13:00Z" w16du:dateUtc="2026-04-28T21:13:00Z">
        <w:r w:rsidR="00CE3B81">
          <w:rPr>
            <w:rFonts w:ascii="Times New Roman" w:hAnsi="Times New Roman" w:cs="Times New Roman"/>
          </w:rPr>
          <w:t xml:space="preserve">a barrier </w:t>
        </w:r>
      </w:ins>
      <w:ins w:id="780" w:author="Benton, Deon" w:date="2026-04-28T16:12:00Z" w16du:dateUtc="2026-04-28T21:12:00Z">
        <w:r w:rsidR="00CE3B81">
          <w:rPr>
            <w:rFonts w:ascii="Times New Roman" w:hAnsi="Times New Roman" w:cs="Times New Roman"/>
          </w:rPr>
          <w:t>and arced motio</w:t>
        </w:r>
      </w:ins>
      <w:ins w:id="781"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782"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783"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784" w:author="Benton, Deon" w:date="2026-04-28T16:15:00Z" w16du:dateUtc="2026-04-28T21:15:00Z">
        <w:r w:rsidR="009E16A8">
          <w:rPr>
            <w:rFonts w:ascii="Times New Roman" w:hAnsi="Times New Roman" w:cs="Times New Roman"/>
          </w:rPr>
          <w:t>; the low, efficient event involves two changes relative to that seen during habituation</w:t>
        </w:r>
      </w:ins>
      <w:ins w:id="785"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786" w:author="Benton, Deon" w:date="2026-04-28T16:15:00Z" w16du:dateUtc="2026-04-28T21:15:00Z">
        <w:r w:rsidR="009E16A8">
          <w:rPr>
            <w:rFonts w:ascii="Times New Roman" w:hAnsi="Times New Roman" w:cs="Times New Roman"/>
          </w:rPr>
          <w:t>, whereas the high, inefficient event involve</w:t>
        </w:r>
      </w:ins>
      <w:ins w:id="787"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788"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789"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lastRenderedPageBreak/>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790"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791" w:author="Benton, Deon" w:date="2026-04-27T16:14:00Z" w16du:dateUtc="2026-04-27T21:14:00Z">
        <w:r w:rsidR="00184AC3">
          <w:rPr>
            <w:rFonts w:ascii="Times New Roman" w:eastAsia="Times New Roman" w:hAnsi="Times New Roman" w:cs="Times New Roman"/>
          </w:rPr>
          <w:t xml:space="preserve"> </w:t>
        </w:r>
      </w:ins>
      <w:ins w:id="792"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793" w:author="Benton, Deon" w:date="2026-04-27T16:13:00Z" w16du:dateUtc="2026-04-27T21:13:00Z">
        <w:r w:rsidR="00184AC3">
          <w:rPr>
            <w:rFonts w:ascii="Times New Roman" w:hAnsi="Times New Roman" w:cs="Times New Roman"/>
          </w:rPr>
          <w:t xml:space="preserve"> </w:t>
        </w:r>
      </w:ins>
      <w:ins w:id="794" w:author="Benton, Deon" w:date="2026-04-27T16:16:00Z" w16du:dateUtc="2026-04-27T21:16:00Z">
        <w:r w:rsidR="001B35E7">
          <w:rPr>
            <w:rFonts w:ascii="Times New Roman" w:hAnsi="Times New Roman" w:cs="Times New Roman"/>
          </w:rPr>
          <w:t xml:space="preserve">These events were implemented in an identical manner </w:t>
        </w:r>
      </w:ins>
      <w:ins w:id="795"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796"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797" w:author="Benton, Deon" w:date="2026-04-27T16:15:00Z" w16du:dateUtc="2026-04-27T21:15:00Z">
        <w:r w:rsidR="001B35E7">
          <w:rPr>
            <w:rFonts w:ascii="Times New Roman" w:hAnsi="Times New Roman" w:cs="Times New Roman"/>
          </w:rPr>
          <w:t xml:space="preserve"> because this model does not simulate </w:t>
        </w:r>
      </w:ins>
      <w:ins w:id="798"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ins w:id="799"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800"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801"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802"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803"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804" w:author="Benton, Deon" w:date="2026-04-27T16:21:00Z" w16du:dateUtc="2026-04-27T21:21:00Z">
        <w:r w:rsidR="000B332C">
          <w:rPr>
            <w:rFonts w:ascii="Times New Roman" w:hAnsi="Times New Roman" w:cs="Times New Roman"/>
          </w:rPr>
          <w:t xml:space="preserve">Although there are presumably many </w:t>
        </w:r>
      </w:ins>
      <w:ins w:id="805" w:author="Benton, Deon" w:date="2026-04-27T16:22:00Z" w16du:dateUtc="2026-04-27T21:22:00Z">
        <w:r w:rsidR="000B332C">
          <w:rPr>
            <w:rFonts w:ascii="Times New Roman" w:hAnsi="Times New Roman" w:cs="Times New Roman"/>
          </w:rPr>
          <w:t>solutions to this problem</w:t>
        </w:r>
      </w:ins>
      <w:ins w:id="806" w:author="Benton, Deon" w:date="2026-04-27T16:21:00Z" w16du:dateUtc="2026-04-27T21:21:00Z">
        <w:r w:rsidR="000B332C">
          <w:rPr>
            <w:rFonts w:ascii="Times New Roman" w:hAnsi="Times New Roman" w:cs="Times New Roman"/>
          </w:rPr>
          <w:t xml:space="preserve">, </w:t>
        </w:r>
      </w:ins>
      <w:ins w:id="807" w:author="Benton, Deon" w:date="2026-04-27T16:28:00Z" w16du:dateUtc="2026-04-27T21:28:00Z">
        <w:r w:rsidR="0001243D">
          <w:rPr>
            <w:rFonts w:ascii="Times New Roman" w:hAnsi="Times New Roman" w:cs="Times New Roman"/>
          </w:rPr>
          <w:t xml:space="preserve">at least for the present purposes, </w:t>
        </w:r>
      </w:ins>
      <w:ins w:id="808" w:author="Benton, Deon" w:date="2026-04-27T16:21:00Z" w16du:dateUtc="2026-04-27T21:21:00Z">
        <w:r w:rsidR="000B332C">
          <w:rPr>
            <w:rFonts w:ascii="Times New Roman" w:hAnsi="Times New Roman" w:cs="Times New Roman"/>
          </w:rPr>
          <w:t>the approach that was adopte</w:t>
        </w:r>
      </w:ins>
      <w:ins w:id="809"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 xml:space="preserve">—this was the height difference, in cells, used in </w:t>
      </w:r>
      <w:proofErr w:type="spellStart"/>
      <w:r w:rsidR="00D82DE9">
        <w:rPr>
          <w:rFonts w:ascii="Times New Roman" w:hAnsi="Times New Roman" w:cs="Times New Roman"/>
        </w:rPr>
        <w:t>Overwalle</w:t>
      </w:r>
      <w:proofErr w:type="spellEnd"/>
      <w:r w:rsidR="00D82DE9">
        <w:rPr>
          <w:rFonts w:ascii="Times New Roman" w:hAnsi="Times New Roman" w:cs="Times New Roman"/>
        </w:rPr>
        <w:t xml:space="preserve"> (2010)</w:t>
      </w:r>
      <w:r w:rsidR="00411010">
        <w:rPr>
          <w:rFonts w:ascii="Times New Roman" w:hAnsi="Times New Roman" w:cs="Times New Roman"/>
        </w:rPr>
        <w:t>.</w:t>
      </w:r>
      <w:ins w:id="810"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811"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812"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w:t>
      </w:r>
      <w:r w:rsidR="00467319">
        <w:rPr>
          <w:rFonts w:ascii="Times New Roman" w:hAnsi="Times New Roman" w:cs="Times New Roman"/>
        </w:rPr>
        <w:lastRenderedPageBreak/>
        <w:t>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 xml:space="preserve">original </w:t>
      </w:r>
      <w:proofErr w:type="spellStart"/>
      <w:r w:rsidR="00DC712A">
        <w:rPr>
          <w:rFonts w:ascii="Times New Roman" w:hAnsi="Times New Roman" w:cs="Times New Roman"/>
        </w:rPr>
        <w:t>Overwalle</w:t>
      </w:r>
      <w:proofErr w:type="spellEnd"/>
      <w:r w:rsidR="00DC712A">
        <w:rPr>
          <w:rFonts w:ascii="Times New Roman" w:hAnsi="Times New Roman" w:cs="Times New Roman"/>
        </w:rPr>
        <w:t xml:space="preserv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w:t>
      </w:r>
      <w:proofErr w:type="spellStart"/>
      <w:proofErr w:type="gramStart"/>
      <w:r w:rsidR="009B01C8">
        <w:rPr>
          <w:rFonts w:ascii="Times New Roman" w:hAnsi="Times New Roman" w:cs="Times New Roman"/>
        </w:rPr>
        <w:t>condi</w:t>
      </w:r>
      <w:r w:rsidR="00483947">
        <w:rPr>
          <w:rFonts w:ascii="Times New Roman" w:hAnsi="Times New Roman" w:cs="Times New Roman"/>
        </w:rPr>
        <w:t>tion</w:t>
      </w:r>
      <w:r w:rsidR="00CE60BA">
        <w:rPr>
          <w:rFonts w:ascii="Times New Roman" w:hAnsi="Times New Roman" w:cs="Times New Roman"/>
        </w:rPr>
        <w:t>was</w:t>
      </w:r>
      <w:proofErr w:type="spellEnd"/>
      <w:proofErr w:type="gramEnd"/>
      <w:r w:rsidR="00CE60BA">
        <w:rPr>
          <w:rFonts w:ascii="Times New Roman" w:hAnsi="Times New Roman" w:cs="Times New Roman"/>
        </w:rPr>
        <w:t xml:space="preserve">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xml:space="preserve">. Recall that this was the approach taken in the first three simulations as well as in </w:t>
      </w:r>
      <w:proofErr w:type="spellStart"/>
      <w:r w:rsidR="00F161EC">
        <w:rPr>
          <w:rFonts w:ascii="Times New Roman" w:hAnsi="Times New Roman" w:cs="Times New Roman"/>
        </w:rPr>
        <w:t>Overwalle</w:t>
      </w:r>
      <w:proofErr w:type="spellEnd"/>
      <w:r w:rsidR="00F161EC">
        <w:rPr>
          <w:rFonts w:ascii="Times New Roman" w:hAnsi="Times New Roman" w:cs="Times New Roman"/>
        </w:rPr>
        <w:t xml:space="preserv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4A7D3175"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813"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814" w:author="Benton, Deon" w:date="2026-04-28T16:29:00Z" w16du:dateUtc="2026-04-28T21:29:00Z"/>
          <w:rFonts w:ascii="Times New Roman" w:hAnsi="Times New Roman" w:cs="Times New Roman"/>
        </w:rPr>
      </w:pPr>
      <w:ins w:id="815"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816"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817"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818" w:author="Benton, Deon" w:date="2026-04-28T16:22:00Z" w16du:dateUtc="2026-04-28T21:22:00Z">
        <w:r w:rsidR="00C25EF4">
          <w:rPr>
            <w:rFonts w:ascii="Times New Roman" w:hAnsi="Times New Roman" w:cs="Times New Roman"/>
          </w:rPr>
          <w:t>infants in Experiment</w:t>
        </w:r>
      </w:ins>
      <w:ins w:id="819" w:author="Benton, Deon" w:date="2026-04-28T16:24:00Z" w16du:dateUtc="2026-04-28T21:24:00Z">
        <w:r w:rsidR="004C293F">
          <w:rPr>
            <w:rFonts w:ascii="Times New Roman" w:hAnsi="Times New Roman" w:cs="Times New Roman"/>
          </w:rPr>
          <w:t>s</w:t>
        </w:r>
      </w:ins>
      <w:ins w:id="820" w:author="Benton, Deon" w:date="2026-04-28T16:22:00Z" w16du:dateUtc="2026-04-28T21:22:00Z">
        <w:r w:rsidR="00C25EF4">
          <w:rPr>
            <w:rFonts w:ascii="Times New Roman" w:hAnsi="Times New Roman" w:cs="Times New Roman"/>
          </w:rPr>
          <w:t xml:space="preserve"> 1</w:t>
        </w:r>
      </w:ins>
      <w:ins w:id="821" w:author="Benton, Deon" w:date="2026-04-28T16:24:00Z" w16du:dateUtc="2026-04-28T21:24:00Z">
        <w:r w:rsidR="004C293F">
          <w:rPr>
            <w:rFonts w:ascii="Times New Roman" w:hAnsi="Times New Roman" w:cs="Times New Roman"/>
          </w:rPr>
          <w:t xml:space="preserve"> and 3</w:t>
        </w:r>
      </w:ins>
      <w:ins w:id="822" w:author="Benton, Deon" w:date="2026-04-28T16:22:00Z" w16du:dateUtc="2026-04-28T21:22:00Z">
        <w:r w:rsidR="00C25EF4">
          <w:rPr>
            <w:rFonts w:ascii="Times New Roman" w:hAnsi="Times New Roman" w:cs="Times New Roman"/>
          </w:rPr>
          <w:t xml:space="preserve"> of</w:t>
        </w:r>
      </w:ins>
      <w:ins w:id="823" w:author="Benton, Deon" w:date="2026-04-28T16:20:00Z" w16du:dateUtc="2026-04-28T21:20:00Z">
        <w:r w:rsidR="00156837">
          <w:rPr>
            <w:rFonts w:ascii="Times New Roman" w:hAnsi="Times New Roman" w:cs="Times New Roman"/>
          </w:rPr>
          <w:t xml:space="preserve"> that study, networks in </w:t>
        </w:r>
      </w:ins>
      <w:ins w:id="824" w:author="Benton, Deon" w:date="2026-04-28T16:25:00Z" w16du:dateUtc="2026-04-28T21:25:00Z">
        <w:r w:rsidR="004C293F">
          <w:rPr>
            <w:rFonts w:ascii="Times New Roman" w:hAnsi="Times New Roman" w:cs="Times New Roman"/>
          </w:rPr>
          <w:t xml:space="preserve">the </w:t>
        </w:r>
      </w:ins>
      <w:ins w:id="825" w:author="Benton, Deon" w:date="2026-04-28T16:22:00Z" w16du:dateUtc="2026-04-28T21:22:00Z">
        <w:r w:rsidR="00C25EF4">
          <w:rPr>
            <w:rFonts w:ascii="Times New Roman" w:hAnsi="Times New Roman" w:cs="Times New Roman"/>
          </w:rPr>
          <w:t xml:space="preserve">simulation analogue of </w:t>
        </w:r>
      </w:ins>
      <w:ins w:id="826" w:author="Benton, Deon" w:date="2026-04-28T16:24:00Z" w16du:dateUtc="2026-04-28T21:24:00Z">
        <w:r w:rsidR="004C293F">
          <w:rPr>
            <w:rFonts w:ascii="Times New Roman" w:hAnsi="Times New Roman" w:cs="Times New Roman"/>
          </w:rPr>
          <w:t>these experiments</w:t>
        </w:r>
      </w:ins>
      <w:ins w:id="827" w:author="Benton, Deon" w:date="2026-04-28T16:20:00Z" w16du:dateUtc="2026-04-28T21:20:00Z">
        <w:r w:rsidR="00156837">
          <w:rPr>
            <w:rFonts w:ascii="Times New Roman" w:hAnsi="Times New Roman" w:cs="Times New Roman"/>
          </w:rPr>
          <w:t xml:space="preserve"> looked </w:t>
        </w:r>
      </w:ins>
      <w:ins w:id="828" w:author="Benton, Deon" w:date="2026-04-28T16:22:00Z" w16du:dateUtc="2026-04-28T21:22:00Z">
        <w:r w:rsidR="00C25EF4">
          <w:rPr>
            <w:rFonts w:ascii="Times New Roman" w:hAnsi="Times New Roman" w:cs="Times New Roman"/>
          </w:rPr>
          <w:t>longer at—</w:t>
        </w:r>
      </w:ins>
      <w:ins w:id="829"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830" w:author="Benton, Deon" w:date="2026-04-28T16:21:00Z" w16du:dateUtc="2026-04-28T21:21:00Z">
        <w:r w:rsidR="00156837">
          <w:rPr>
            <w:rFonts w:ascii="Times New Roman" w:hAnsi="Times New Roman" w:cs="Times New Roman"/>
          </w:rPr>
          <w:t>event</w:t>
        </w:r>
      </w:ins>
      <w:ins w:id="831"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832"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833" w:author="Benton, Deon" w:date="2026-04-28T16:22:00Z" w16du:dateUtc="2026-04-28T21:22:00Z">
        <w:r w:rsidR="00C25EF4">
          <w:rPr>
            <w:rFonts w:ascii="Times New Roman" w:hAnsi="Times New Roman" w:cs="Times New Roman"/>
          </w:rPr>
          <w:t xml:space="preserve"> In</w:t>
        </w:r>
      </w:ins>
      <w:ins w:id="834" w:author="Benton, Deon" w:date="2026-04-28T16:21:00Z" w16du:dateUtc="2026-04-28T21:21:00Z">
        <w:r w:rsidR="00C25EF4">
          <w:rPr>
            <w:rFonts w:ascii="Times New Roman" w:hAnsi="Times New Roman" w:cs="Times New Roman"/>
          </w:rPr>
          <w:t xml:space="preserve"> contrast, networks in Experiment 2</w:t>
        </w:r>
      </w:ins>
      <w:ins w:id="835" w:author="Benton, Deon" w:date="2026-04-28T16:22:00Z" w16du:dateUtc="2026-04-28T21:22:00Z">
        <w:r w:rsidR="00C25EF4">
          <w:rPr>
            <w:rFonts w:ascii="Times New Roman" w:hAnsi="Times New Roman" w:cs="Times New Roman"/>
          </w:rPr>
          <w:t>—like infants in</w:t>
        </w:r>
      </w:ins>
      <w:ins w:id="836" w:author="Benton, Deon" w:date="2026-04-28T16:23:00Z" w16du:dateUtc="2026-04-28T21:23:00Z">
        <w:r w:rsidR="00C25EF4">
          <w:rPr>
            <w:rFonts w:ascii="Times New Roman" w:hAnsi="Times New Roman" w:cs="Times New Roman"/>
          </w:rPr>
          <w:t xml:space="preserve"> the corresponding behavioral experiment—</w:t>
        </w:r>
      </w:ins>
      <w:ins w:id="837" w:author="Benton, Deon" w:date="2026-04-28T16:21:00Z" w16du:dateUtc="2026-04-28T21:21:00Z">
        <w:r w:rsidR="00C25EF4">
          <w:rPr>
            <w:rFonts w:ascii="Times New Roman" w:hAnsi="Times New Roman" w:cs="Times New Roman"/>
          </w:rPr>
          <w:lastRenderedPageBreak/>
          <w:t>looked about equally long at both test events</w:t>
        </w:r>
      </w:ins>
      <w:ins w:id="838" w:author="Benton, Deon" w:date="2026-04-28T16:23:00Z" w16du:dateUtc="2026-04-28T21:23:00Z">
        <w:r w:rsidR="004C293F">
          <w:rPr>
            <w:rFonts w:ascii="Times New Roman" w:hAnsi="Times New Roman" w:cs="Times New Roman"/>
          </w:rPr>
          <w:t xml:space="preserve">. </w:t>
        </w:r>
      </w:ins>
      <w:ins w:id="839" w:author="Benton, Deon" w:date="2026-04-28T16:26:00Z" w16du:dateUtc="2026-04-28T21:26:00Z">
        <w:r w:rsidR="004707E2">
          <w:rPr>
            <w:rFonts w:ascii="Times New Roman" w:hAnsi="Times New Roman" w:cs="Times New Roman"/>
          </w:rPr>
          <w:t>As</w:t>
        </w:r>
      </w:ins>
      <w:ins w:id="840" w:author="Benton, Deon" w:date="2026-04-28T16:23:00Z" w16du:dateUtc="2026-04-28T21:23:00Z">
        <w:r w:rsidR="004C293F">
          <w:rPr>
            <w:rFonts w:ascii="Times New Roman" w:hAnsi="Times New Roman" w:cs="Times New Roman"/>
          </w:rPr>
          <w:t xml:space="preserve"> was</w:t>
        </w:r>
      </w:ins>
      <w:ins w:id="841" w:author="Benton, Deon" w:date="2026-04-28T16:26:00Z" w16du:dateUtc="2026-04-28T21:26:00Z">
        <w:r w:rsidR="004707E2">
          <w:rPr>
            <w:rFonts w:ascii="Times New Roman" w:hAnsi="Times New Roman" w:cs="Times New Roman"/>
          </w:rPr>
          <w:t xml:space="preserve"> also</w:t>
        </w:r>
      </w:ins>
      <w:ins w:id="842" w:author="Benton, Deon" w:date="2026-04-28T16:23:00Z" w16du:dateUtc="2026-04-28T21:23:00Z">
        <w:r w:rsidR="004C293F">
          <w:rPr>
            <w:rFonts w:ascii="Times New Roman" w:hAnsi="Times New Roman" w:cs="Times New Roman"/>
          </w:rPr>
          <w:t xml:space="preserve"> true for infants</w:t>
        </w:r>
      </w:ins>
      <w:ins w:id="843"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844" w:author="Benton, Deon" w:date="2026-04-28T16:23:00Z" w16du:dateUtc="2026-04-28T21:23:00Z">
        <w:r w:rsidR="004C293F">
          <w:rPr>
            <w:rFonts w:ascii="Times New Roman" w:hAnsi="Times New Roman" w:cs="Times New Roman"/>
          </w:rPr>
          <w:t xml:space="preserve">, </w:t>
        </w:r>
      </w:ins>
      <w:ins w:id="845" w:author="Benton, Deon" w:date="2026-04-28T16:26:00Z" w16du:dateUtc="2026-04-28T21:26:00Z">
        <w:r w:rsidR="004707E2">
          <w:rPr>
            <w:rFonts w:ascii="Times New Roman" w:hAnsi="Times New Roman" w:cs="Times New Roman"/>
          </w:rPr>
          <w:t>networks in the simulation analogue of it showed a</w:t>
        </w:r>
      </w:ins>
      <w:ins w:id="846" w:author="Benton, Deon" w:date="2026-04-28T16:23:00Z" w16du:dateUtc="2026-04-28T21:23:00Z">
        <w:r w:rsidR="004C293F">
          <w:rPr>
            <w:rFonts w:ascii="Times New Roman" w:hAnsi="Times New Roman" w:cs="Times New Roman"/>
          </w:rPr>
          <w:t xml:space="preserve"> slight numerica</w:t>
        </w:r>
      </w:ins>
      <w:ins w:id="847" w:author="Benton, Deon" w:date="2026-04-28T16:24:00Z" w16du:dateUtc="2026-04-28T21:24:00Z">
        <w:r w:rsidR="004C293F">
          <w:rPr>
            <w:rFonts w:ascii="Times New Roman" w:hAnsi="Times New Roman" w:cs="Times New Roman"/>
          </w:rPr>
          <w:t>l</w:t>
        </w:r>
      </w:ins>
      <w:ins w:id="848" w:author="Benton, Deon" w:date="2026-04-28T16:23:00Z" w16du:dateUtc="2026-04-28T21:23:00Z">
        <w:r w:rsidR="004C293F">
          <w:rPr>
            <w:rFonts w:ascii="Times New Roman" w:hAnsi="Times New Roman" w:cs="Times New Roman"/>
          </w:rPr>
          <w:t xml:space="preserve"> tendency to look longer</w:t>
        </w:r>
      </w:ins>
      <w:ins w:id="849" w:author="Benton, Deon" w:date="2026-04-28T16:18:00Z" w16du:dateUtc="2026-04-28T21:18:00Z">
        <w:r>
          <w:rPr>
            <w:rFonts w:ascii="Times New Roman" w:hAnsi="Times New Roman" w:cs="Times New Roman"/>
          </w:rPr>
          <w:t xml:space="preserve"> </w:t>
        </w:r>
      </w:ins>
      <w:ins w:id="850"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w:t>
      </w:r>
      <w:proofErr w:type="gramStart"/>
      <w:r w:rsidR="00E13303">
        <w:rPr>
          <w:rFonts w:ascii="Times New Roman" w:hAnsi="Times New Roman" w:cs="Times New Roman"/>
        </w:rPr>
        <w:t>to</w:t>
      </w:r>
      <w:proofErr w:type="gramEnd"/>
      <w:r w:rsidR="00E13303">
        <w:rPr>
          <w:rFonts w:ascii="Times New Roman" w:hAnsi="Times New Roman" w:cs="Times New Roman"/>
        </w:rPr>
        <w:t xml:space="preserve"> </w:t>
      </w:r>
      <w:proofErr w:type="gramStart"/>
      <w:r w:rsidR="00E13303">
        <w:rPr>
          <w:rFonts w:ascii="Times New Roman" w:hAnsi="Times New Roman" w:cs="Times New Roman"/>
        </w:rPr>
        <w:t>these test</w:t>
      </w:r>
      <w:proofErr w:type="gramEnd"/>
      <w:r w:rsidR="00E13303">
        <w:rPr>
          <w:rFonts w:ascii="Times New Roman" w:hAnsi="Times New Roman" w:cs="Times New Roman"/>
        </w:rPr>
        <w:t xml:space="preserve">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851"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852"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853" w:author="Benton, Deon" w:date="2026-04-28T16:27:00Z" w16du:dateUtc="2026-04-28T21:27:00Z">
        <w:r w:rsidR="00676E55">
          <w:rPr>
            <w:rFonts w:ascii="Times New Roman" w:hAnsi="Times New Roman" w:cs="Times New Roman"/>
          </w:rPr>
          <w:t xml:space="preserve">utility can </w:t>
        </w:r>
      </w:ins>
      <w:ins w:id="854" w:author="Benton, Deon" w:date="2026-04-28T16:30:00Z" w16du:dateUtc="2026-04-28T21:30:00Z">
        <w:r w:rsidR="00A8046D">
          <w:rPr>
            <w:rFonts w:ascii="Times New Roman" w:hAnsi="Times New Roman" w:cs="Times New Roman"/>
          </w:rPr>
          <w:t xml:space="preserve">nonetheless </w:t>
        </w:r>
      </w:ins>
      <w:ins w:id="855" w:author="Benton, Deon" w:date="2026-04-28T16:27:00Z" w16du:dateUtc="2026-04-28T21:27:00Z">
        <w:r w:rsidR="00676E55">
          <w:rPr>
            <w:rFonts w:ascii="Times New Roman" w:hAnsi="Times New Roman" w:cs="Times New Roman"/>
          </w:rPr>
          <w:t>qualitatively reproduce infants’ looking behaviors</w:t>
        </w:r>
      </w:ins>
      <w:ins w:id="856"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857" w:author="Benton, Deon" w:date="2026-04-28T16:30:00Z" w16du:dateUtc="2026-04-28T21:30:00Z">
        <w:r w:rsidR="00A8046D">
          <w:rPr>
            <w:rFonts w:ascii="Times New Roman" w:hAnsi="Times New Roman" w:cs="Times New Roman"/>
          </w:rPr>
          <w:t xml:space="preserve"> such patterns of looking; associative learning might be sufficient.</w:t>
        </w:r>
      </w:ins>
      <w:ins w:id="858"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63BDE478"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 xml:space="preserve">in Experiment 1 and those in Experiments 2 and 3. These experiments correspond to those in Liu and </w:t>
      </w:r>
      <w:proofErr w:type="spellStart"/>
      <w:r w:rsidR="00AE6CAE">
        <w:rPr>
          <w:rFonts w:ascii="Times New Roman" w:hAnsi="Times New Roman" w:cs="Times New Roman"/>
          <w:i w:val="0"/>
          <w:iCs w:val="0"/>
          <w:color w:val="000000" w:themeColor="text1"/>
          <w:sz w:val="24"/>
          <w:szCs w:val="24"/>
        </w:rPr>
        <w:t>Spelke</w:t>
      </w:r>
      <w:proofErr w:type="spellEnd"/>
      <w:r w:rsidR="00AE6CAE">
        <w:rPr>
          <w:rFonts w:ascii="Times New Roman" w:hAnsi="Times New Roman" w:cs="Times New Roman"/>
          <w:i w:val="0"/>
          <w:iCs w:val="0"/>
          <w:color w:val="000000" w:themeColor="text1"/>
          <w:sz w:val="24"/>
          <w:szCs w:val="24"/>
        </w:rPr>
        <w:t xml:space="preserve"> (2017).</w:t>
      </w:r>
    </w:p>
    <w:p w14:paraId="0EA0D3BC" w14:textId="77777777" w:rsidR="000027B6" w:rsidRPr="000027B6" w:rsidRDefault="000027B6" w:rsidP="000027B6">
      <w:pPr>
        <w:rPr>
          <w:ins w:id="859" w:author="Benton, Deon" w:date="2026-04-28T16:29:00Z" w16du:dateUtc="2026-04-28T21:29:00Z"/>
        </w:rPr>
      </w:pPr>
    </w:p>
    <w:p w14:paraId="7E2C574B" w14:textId="2661203F" w:rsidR="00524642" w:rsidRDefault="00A8046D" w:rsidP="00EF724B">
      <w:pPr>
        <w:spacing w:line="480" w:lineRule="auto"/>
        <w:ind w:firstLine="720"/>
        <w:contextualSpacing/>
        <w:rPr>
          <w:rFonts w:ascii="Times New Roman" w:hAnsi="Times New Roman" w:cs="Times New Roman"/>
        </w:rPr>
      </w:pPr>
      <w:ins w:id="860" w:author="Benton, Deon" w:date="2026-04-28T16:31:00Z" w16du:dateUtc="2026-04-28T21:31:00Z">
        <w:r>
          <w:rPr>
            <w:rFonts w:ascii="Times New Roman" w:hAnsi="Times New Roman" w:cs="Times New Roman"/>
          </w:rPr>
          <w:t xml:space="preserve">As with the previous simulations, a different pattern of performance </w:t>
        </w:r>
      </w:ins>
      <w:ins w:id="861"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862" w:author="Benton, Deon" w:date="2026-04-29T10:38:00Z" w16du:dateUtc="2026-04-29T15:38:00Z">
        <w:r w:rsidR="005839CC">
          <w:rPr>
            <w:rFonts w:ascii="Times New Roman" w:hAnsi="Times New Roman" w:cs="Times New Roman"/>
          </w:rPr>
          <w:t xml:space="preserve">s shown in Figure 15. </w:t>
        </w:r>
      </w:ins>
      <w:ins w:id="863" w:author="Benton, Deon" w:date="2026-04-29T10:43:00Z" w16du:dateUtc="2026-04-29T15:43:00Z">
        <w:r w:rsidR="000E0FAD">
          <w:rPr>
            <w:rFonts w:ascii="Times New Roman" w:hAnsi="Times New Roman" w:cs="Times New Roman"/>
          </w:rPr>
          <w:t xml:space="preserve">The figure shows that for networks in Experiment </w:t>
        </w:r>
        <w:proofErr w:type="gramStart"/>
        <w:r w:rsidR="000E0FAD">
          <w:rPr>
            <w:rFonts w:ascii="Times New Roman" w:hAnsi="Times New Roman" w:cs="Times New Roman"/>
          </w:rPr>
          <w:t>1,</w:t>
        </w:r>
      </w:ins>
      <w:proofErr w:type="gramEnd"/>
      <w:ins w:id="864" w:author="Benton, Deon" w:date="2026-04-29T10:37:00Z" w16du:dateUtc="2026-04-29T15:37:00Z">
        <w:r w:rsidR="005839CC">
          <w:rPr>
            <w:rFonts w:ascii="Times New Roman" w:hAnsi="Times New Roman" w:cs="Times New Roman"/>
          </w:rPr>
          <w:t xml:space="preserve"> </w:t>
        </w:r>
      </w:ins>
      <w:ins w:id="865"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 xml:space="preserve">critical units were activated to a greater extent during the </w:t>
        </w:r>
        <w:proofErr w:type="gramStart"/>
        <w:r w:rsidR="005839CC">
          <w:rPr>
            <w:rFonts w:ascii="Times New Roman" w:hAnsi="Times New Roman" w:cs="Times New Roman"/>
          </w:rPr>
          <w:t>Low test</w:t>
        </w:r>
        <w:proofErr w:type="gramEnd"/>
        <w:r w:rsidR="005839CC">
          <w:rPr>
            <w:rFonts w:ascii="Times New Roman" w:hAnsi="Times New Roman" w:cs="Times New Roman"/>
          </w:rPr>
          <w:t xml:space="preserve"> event than during the High one.</w:t>
        </w:r>
        <w:r w:rsidR="004F77B5">
          <w:rPr>
            <w:rFonts w:ascii="Times New Roman" w:hAnsi="Times New Roman" w:cs="Times New Roman"/>
          </w:rPr>
          <w:t xml:space="preserve"> </w:t>
        </w:r>
      </w:ins>
      <w:ins w:id="866" w:author="Benton, Deon" w:date="2026-04-29T10:46:00Z" w16du:dateUtc="2026-04-29T15:46:00Z">
        <w:r w:rsidR="00CA285F">
          <w:rPr>
            <w:rFonts w:ascii="Times New Roman" w:hAnsi="Times New Roman" w:cs="Times New Roman"/>
          </w:rPr>
          <w:t>In contrast,</w:t>
        </w:r>
      </w:ins>
      <w:ins w:id="867" w:author="Benton, Deon" w:date="2026-04-29T10:44:00Z" w16du:dateUtc="2026-04-29T15:44:00Z">
        <w:r w:rsidR="00CA285F">
          <w:rPr>
            <w:rFonts w:ascii="Times New Roman" w:hAnsi="Times New Roman" w:cs="Times New Roman"/>
          </w:rPr>
          <w:t xml:space="preserve"> these units </w:t>
        </w:r>
      </w:ins>
      <w:r w:rsidR="00A73934">
        <w:rPr>
          <w:rFonts w:ascii="Times New Roman" w:hAnsi="Times New Roman" w:cs="Times New Roman"/>
        </w:rPr>
        <w:t>were</w:t>
      </w:r>
      <w:ins w:id="868" w:author="Benton, Deon" w:date="2026-04-29T10:44:00Z" w16du:dateUtc="2026-04-29T15:44:00Z">
        <w:r w:rsidR="00CA285F">
          <w:rPr>
            <w:rFonts w:ascii="Times New Roman" w:hAnsi="Times New Roman" w:cs="Times New Roman"/>
          </w:rPr>
          <w:t xml:space="preserve"> activated to the same degree during both test events</w:t>
        </w:r>
      </w:ins>
      <w:ins w:id="869" w:author="Benton, Deon" w:date="2026-04-29T10:46:00Z" w16du:dateUtc="2026-04-29T15:46:00Z">
        <w:r w:rsidR="00CA285F">
          <w:rPr>
            <w:rFonts w:ascii="Times New Roman" w:hAnsi="Times New Roman" w:cs="Times New Roman"/>
          </w:rPr>
          <w:t xml:space="preserve"> for networks in Experiments 2 and 3</w:t>
        </w:r>
      </w:ins>
      <w:ins w:id="870"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871"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872" w:author="Benton, Deon" w:date="2026-04-29T10:57:00Z" w16du:dateUtc="2026-04-29T15:57:00Z">
        <w:r w:rsidR="001001BD">
          <w:rPr>
            <w:rFonts w:ascii="Times New Roman" w:hAnsi="Times New Roman" w:cs="Times New Roman"/>
          </w:rPr>
          <w:t xml:space="preserve"> simulati</w:t>
        </w:r>
      </w:ins>
      <w:ins w:id="873" w:author="Benton, Deon" w:date="2026-04-29T11:02:00Z" w16du:dateUtc="2026-04-29T16:02:00Z">
        <w:r w:rsidR="0065326F">
          <w:rPr>
            <w:rFonts w:ascii="Times New Roman" w:hAnsi="Times New Roman" w:cs="Times New Roman"/>
          </w:rPr>
          <w:t>ng</w:t>
        </w:r>
      </w:ins>
      <w:ins w:id="874" w:author="Benton, Deon" w:date="2026-04-29T10:57:00Z" w16du:dateUtc="2026-04-29T15:57:00Z">
        <w:r w:rsidR="001001BD">
          <w:rPr>
            <w:rFonts w:ascii="Times New Roman" w:hAnsi="Times New Roman" w:cs="Times New Roman"/>
          </w:rPr>
          <w:t xml:space="preserve"> control conditions</w:t>
        </w:r>
      </w:ins>
      <w:ins w:id="875" w:author="Benton, Deon" w:date="2026-04-29T10:58:00Z" w16du:dateUtc="2026-04-29T15:58:00Z">
        <w:r w:rsidR="001001BD">
          <w:rPr>
            <w:rFonts w:ascii="Times New Roman" w:hAnsi="Times New Roman" w:cs="Times New Roman"/>
          </w:rPr>
          <w:t xml:space="preserve"> with this model</w:t>
        </w:r>
      </w:ins>
      <w:ins w:id="876" w:author="Benton, Deon" w:date="2026-04-29T10:57:00Z" w16du:dateUtc="2026-04-29T15:57:00Z">
        <w:r w:rsidR="001001BD">
          <w:rPr>
            <w:rFonts w:ascii="Times New Roman" w:hAnsi="Times New Roman" w:cs="Times New Roman"/>
          </w:rPr>
          <w:t xml:space="preserve">—which </w:t>
        </w:r>
      </w:ins>
      <w:ins w:id="877" w:author="Benton, Deon" w:date="2026-04-29T12:28:00Z" w16du:dateUtc="2026-04-29T17:28:00Z">
        <w:r w:rsidR="00E94431">
          <w:rPr>
            <w:rFonts w:ascii="Times New Roman" w:hAnsi="Times New Roman" w:cs="Times New Roman"/>
          </w:rPr>
          <w:t>the corresponding behavioral experiments</w:t>
        </w:r>
      </w:ins>
      <w:ins w:id="878" w:author="Benton, Deon" w:date="2026-04-29T12:29:00Z" w16du:dateUtc="2026-04-29T17:29:00Z">
        <w:r w:rsidR="00E94431">
          <w:rPr>
            <w:rFonts w:ascii="Times New Roman" w:hAnsi="Times New Roman" w:cs="Times New Roman"/>
          </w:rPr>
          <w:t xml:space="preserve"> served as i</w:t>
        </w:r>
      </w:ins>
      <w:ins w:id="879" w:author="Benton, Deon" w:date="2026-04-29T10:57:00Z" w16du:dateUtc="2026-04-29T15:57:00Z">
        <w:r w:rsidR="001001BD">
          <w:rPr>
            <w:rFonts w:ascii="Times New Roman" w:hAnsi="Times New Roman" w:cs="Times New Roman"/>
          </w:rPr>
          <w:t xml:space="preserve">n Liu and </w:t>
        </w:r>
        <w:proofErr w:type="spellStart"/>
        <w:r w:rsidR="001001BD">
          <w:rPr>
            <w:rFonts w:ascii="Times New Roman" w:hAnsi="Times New Roman" w:cs="Times New Roman"/>
          </w:rPr>
          <w:t>Spelke</w:t>
        </w:r>
        <w:proofErr w:type="spellEnd"/>
        <w:r w:rsidR="001001BD">
          <w:rPr>
            <w:rFonts w:ascii="Times New Roman" w:hAnsi="Times New Roman" w:cs="Times New Roman"/>
          </w:rPr>
          <w:t xml:space="preserve"> (201</w:t>
        </w:r>
      </w:ins>
      <w:ins w:id="880"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881" w:author="Benton, Deon" w:date="2026-04-29T10:50:00Z" w16du:dateUtc="2026-04-29T15:50:00Z">
        <w:r w:rsidR="003C5985">
          <w:rPr>
            <w:rFonts w:ascii="Times New Roman" w:hAnsi="Times New Roman" w:cs="Times New Roman"/>
          </w:rPr>
          <w:t>.</w:t>
        </w:r>
      </w:ins>
      <w:ins w:id="882" w:author="Benton, Deon" w:date="2026-04-29T10:59:00Z" w16du:dateUtc="2026-04-29T15:59:00Z">
        <w:r w:rsidR="00784567">
          <w:rPr>
            <w:rFonts w:ascii="Times New Roman" w:hAnsi="Times New Roman" w:cs="Times New Roman"/>
          </w:rPr>
          <w:t xml:space="preserve"> </w:t>
        </w:r>
      </w:ins>
      <w:ins w:id="883" w:author="Benton, Deon" w:date="2026-04-29T11:10:00Z" w16du:dateUtc="2026-04-29T16:10:00Z">
        <w:r w:rsidR="00B7179B">
          <w:rPr>
            <w:rFonts w:ascii="Times New Roman" w:hAnsi="Times New Roman" w:cs="Times New Roman"/>
          </w:rPr>
          <w:t xml:space="preserve">Including </w:t>
        </w:r>
      </w:ins>
      <w:ins w:id="884" w:author="Benton, Deon" w:date="2026-04-29T11:03:00Z" w16du:dateUtc="2026-04-29T16:03:00Z">
        <w:r w:rsidR="0065326F">
          <w:rPr>
            <w:rFonts w:ascii="Times New Roman" w:hAnsi="Times New Roman" w:cs="Times New Roman"/>
          </w:rPr>
          <w:t xml:space="preserve">obstacles in the simulation of Experiments 1 and 2 </w:t>
        </w:r>
      </w:ins>
      <w:ins w:id="885" w:author="Benton, Deon" w:date="2026-04-29T11:05:00Z" w16du:dateUtc="2026-04-29T16:05:00Z">
        <w:r w:rsidR="007909D0">
          <w:rPr>
            <w:rFonts w:ascii="Times New Roman" w:hAnsi="Times New Roman" w:cs="Times New Roman"/>
          </w:rPr>
          <w:t>would</w:t>
        </w:r>
      </w:ins>
      <w:ins w:id="886" w:author="Benton, Deon" w:date="2026-04-29T11:10:00Z" w16du:dateUtc="2026-04-29T16:10:00Z">
        <w:r w:rsidR="00B7179B">
          <w:rPr>
            <w:rFonts w:ascii="Times New Roman" w:hAnsi="Times New Roman" w:cs="Times New Roman"/>
          </w:rPr>
          <w:t xml:space="preserve"> thus</w:t>
        </w:r>
      </w:ins>
      <w:ins w:id="887" w:author="Benton, Deon" w:date="2026-04-29T11:00:00Z" w16du:dateUtc="2026-04-29T16:00:00Z">
        <w:r w:rsidR="00784567">
          <w:rPr>
            <w:rFonts w:ascii="Times New Roman" w:hAnsi="Times New Roman" w:cs="Times New Roman"/>
          </w:rPr>
          <w:t xml:space="preserve"> </w:t>
        </w:r>
      </w:ins>
      <w:ins w:id="888" w:author="Benton, Deon" w:date="2026-04-29T11:11:00Z" w16du:dateUtc="2026-04-29T16:11:00Z">
        <w:r w:rsidR="003836F7">
          <w:rPr>
            <w:rFonts w:ascii="Times New Roman" w:hAnsi="Times New Roman" w:cs="Times New Roman"/>
          </w:rPr>
          <w:t xml:space="preserve">constitute a </w:t>
        </w:r>
      </w:ins>
      <w:ins w:id="889" w:author="Benton, Deon" w:date="2026-04-29T11:18:00Z" w16du:dateUtc="2026-04-29T16:18:00Z">
        <w:r w:rsidR="00EF724B">
          <w:rPr>
            <w:rFonts w:ascii="Times New Roman" w:hAnsi="Times New Roman" w:cs="Times New Roman"/>
          </w:rPr>
          <w:t>significant</w:t>
        </w:r>
      </w:ins>
      <w:ins w:id="890" w:author="Benton, Deon" w:date="2026-04-29T11:11:00Z" w16du:dateUtc="2026-04-29T16:11:00Z">
        <w:r w:rsidR="003836F7">
          <w:rPr>
            <w:rFonts w:ascii="Times New Roman" w:hAnsi="Times New Roman" w:cs="Times New Roman"/>
          </w:rPr>
          <w:t xml:space="preserve"> departure from</w:t>
        </w:r>
      </w:ins>
      <w:ins w:id="891" w:author="Benton, Deon" w:date="2026-04-29T11:01:00Z" w16du:dateUtc="2026-04-29T16:01:00Z">
        <w:r w:rsidR="000E2038">
          <w:rPr>
            <w:rFonts w:ascii="Times New Roman" w:hAnsi="Times New Roman" w:cs="Times New Roman"/>
          </w:rPr>
          <w:t xml:space="preserve"> </w:t>
        </w:r>
      </w:ins>
      <w:ins w:id="892" w:author="Benton, Deon" w:date="2026-04-29T11:04:00Z" w16du:dateUtc="2026-04-29T16:04:00Z">
        <w:r w:rsidR="0065326F">
          <w:rPr>
            <w:rFonts w:ascii="Times New Roman" w:hAnsi="Times New Roman" w:cs="Times New Roman"/>
          </w:rPr>
          <w:t xml:space="preserve">how </w:t>
        </w:r>
      </w:ins>
      <w:proofErr w:type="spellStart"/>
      <w:ins w:id="893" w:author="Benton, Deon" w:date="2026-04-29T11:05:00Z" w16du:dateUtc="2026-04-29T16:05:00Z">
        <w:r w:rsidR="007909D0">
          <w:rPr>
            <w:rFonts w:ascii="Times New Roman" w:hAnsi="Times New Roman" w:cs="Times New Roman"/>
          </w:rPr>
          <w:t>Overwalle</w:t>
        </w:r>
        <w:proofErr w:type="spellEnd"/>
        <w:r w:rsidR="007909D0">
          <w:rPr>
            <w:rFonts w:ascii="Times New Roman" w:hAnsi="Times New Roman" w:cs="Times New Roman"/>
          </w:rPr>
          <w:t xml:space="preserve"> (2010) used this model to simulate the control condition in Gergely et al. (1995)</w:t>
        </w:r>
      </w:ins>
      <w:ins w:id="894" w:author="Benton, Deon" w:date="2026-04-29T11:14:00Z" w16du:dateUtc="2026-04-29T16:14:00Z">
        <w:r w:rsidR="005D6354">
          <w:rPr>
            <w:rFonts w:ascii="Times New Roman" w:hAnsi="Times New Roman" w:cs="Times New Roman"/>
          </w:rPr>
          <w:t xml:space="preserve"> and how these conditions were </w:t>
        </w:r>
      </w:ins>
      <w:ins w:id="895" w:author="Benton, Deon" w:date="2026-04-29T11:17:00Z" w16du:dateUtc="2026-04-29T16:17:00Z">
        <w:r w:rsidR="00525C2F">
          <w:rPr>
            <w:rFonts w:ascii="Times New Roman" w:hAnsi="Times New Roman" w:cs="Times New Roman"/>
          </w:rPr>
          <w:t>implemented in</w:t>
        </w:r>
      </w:ins>
      <w:ins w:id="896" w:author="Benton, Deon" w:date="2026-04-29T11:14:00Z" w16du:dateUtc="2026-04-29T16:14:00Z">
        <w:r w:rsidR="005D6354">
          <w:rPr>
            <w:rFonts w:ascii="Times New Roman" w:hAnsi="Times New Roman" w:cs="Times New Roman"/>
          </w:rPr>
          <w:t xml:space="preserve"> the previous simulations</w:t>
        </w:r>
      </w:ins>
      <w:ins w:id="897" w:author="Benton, Deon" w:date="2026-04-29T11:05:00Z" w16du:dateUtc="2026-04-29T16:05:00Z">
        <w:r w:rsidR="007909D0">
          <w:rPr>
            <w:rFonts w:ascii="Times New Roman" w:hAnsi="Times New Roman" w:cs="Times New Roman"/>
          </w:rPr>
          <w:t xml:space="preserve">. </w:t>
        </w:r>
      </w:ins>
      <w:ins w:id="898" w:author="Benton, Deon" w:date="2026-04-29T11:12:00Z" w16du:dateUtc="2026-04-29T16:12:00Z">
        <w:r w:rsidR="003836F7">
          <w:rPr>
            <w:rFonts w:ascii="Times New Roman" w:hAnsi="Times New Roman" w:cs="Times New Roman"/>
          </w:rPr>
          <w:t xml:space="preserve">In those simulations, </w:t>
        </w:r>
      </w:ins>
      <w:ins w:id="899" w:author="Benton, Deon" w:date="2026-04-29T11:14:00Z" w16du:dateUtc="2026-04-29T16:14:00Z">
        <w:r w:rsidR="005D6354">
          <w:rPr>
            <w:rFonts w:ascii="Times New Roman" w:hAnsi="Times New Roman" w:cs="Times New Roman"/>
          </w:rPr>
          <w:t>barrier</w:t>
        </w:r>
      </w:ins>
      <w:ins w:id="900" w:author="Benton, Deon" w:date="2026-04-29T11:15:00Z" w16du:dateUtc="2026-04-29T16:15:00Z">
        <w:r w:rsidR="005D6354">
          <w:rPr>
            <w:rFonts w:ascii="Times New Roman" w:hAnsi="Times New Roman" w:cs="Times New Roman"/>
          </w:rPr>
          <w:t xml:space="preserve">-less control conditions were </w:t>
        </w:r>
      </w:ins>
      <w:ins w:id="901" w:author="Benton, Deon" w:date="2026-04-29T11:08:00Z" w16du:dateUtc="2026-04-29T16:08:00Z">
        <w:r w:rsidR="00E21F53">
          <w:rPr>
            <w:rFonts w:ascii="Times New Roman" w:hAnsi="Times New Roman" w:cs="Times New Roman"/>
          </w:rPr>
          <w:t>treated</w:t>
        </w:r>
      </w:ins>
      <w:ins w:id="902"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903"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904"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905" w:author="Benton, Deon" w:date="2026-04-29T11:17:00Z" w16du:dateUtc="2026-04-29T16:17:00Z">
        <w:r w:rsidR="00525C2F">
          <w:rPr>
            <w:rFonts w:ascii="Times New Roman" w:hAnsi="Times New Roman" w:cs="Times New Roman"/>
          </w:rPr>
          <w:t>; relaxing this constraint here would effectivel</w:t>
        </w:r>
      </w:ins>
      <w:ins w:id="906" w:author="Benton, Deon" w:date="2026-04-29T11:18:00Z" w16du:dateUtc="2026-04-29T16:18:00Z">
        <w:r w:rsidR="00525C2F">
          <w:rPr>
            <w:rFonts w:ascii="Times New Roman" w:hAnsi="Times New Roman" w:cs="Times New Roman"/>
          </w:rPr>
          <w:t>y transform OM10 into a fundamentally different model</w:t>
        </w:r>
      </w:ins>
      <w:ins w:id="907"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68667AAD"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 xml:space="preserve">in Liu and </w:t>
      </w:r>
      <w:proofErr w:type="spellStart"/>
      <w:r w:rsidR="00994099">
        <w:rPr>
          <w:rFonts w:ascii="Times New Roman" w:hAnsi="Times New Roman" w:cs="Times New Roman"/>
        </w:rPr>
        <w:t>Spelke</w:t>
      </w:r>
      <w:proofErr w:type="spellEnd"/>
      <w:r w:rsidR="00994099">
        <w:rPr>
          <w:rFonts w:ascii="Times New Roman" w:hAnsi="Times New Roman" w:cs="Times New Roman"/>
        </w:rPr>
        <w:t xml:space="preserv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w:t>
      </w:r>
      <w:proofErr w:type="gramStart"/>
      <w:r w:rsidR="000F31B9">
        <w:rPr>
          <w:rFonts w:ascii="Times New Roman" w:hAnsi="Times New Roman" w:cs="Times New Roman"/>
        </w:rPr>
        <w:t>ensuring</w:t>
      </w:r>
      <w:proofErr w:type="gramEnd"/>
      <w:r w:rsidR="000F31B9">
        <w:rPr>
          <w:rFonts w:ascii="Times New Roman" w:hAnsi="Times New Roman" w:cs="Times New Roman"/>
        </w:rPr>
        <w:t xml:space="preserve"> that </w:t>
      </w:r>
      <w:r w:rsidR="00997292">
        <w:rPr>
          <w:rFonts w:ascii="Times New Roman" w:hAnsi="Times New Roman" w:cs="Times New Roman"/>
        </w:rPr>
        <w:t>obstacles</w:t>
      </w:r>
      <w:r w:rsidR="005B695F">
        <w:rPr>
          <w:rFonts w:ascii="Times New Roman" w:hAnsi="Times New Roman" w:cs="Times New Roman"/>
        </w:rPr>
        <w:t xml:space="preserve"> </w:t>
      </w:r>
      <w:proofErr w:type="gramStart"/>
      <w:r w:rsidR="005B695F">
        <w:rPr>
          <w:rFonts w:ascii="Times New Roman" w:hAnsi="Times New Roman" w:cs="Times New Roman"/>
        </w:rPr>
        <w:t>remains</w:t>
      </w:r>
      <w:proofErr w:type="gramEnd"/>
      <w:r w:rsidR="005B695F">
        <w:rPr>
          <w:rFonts w:ascii="Times New Roman" w:hAnsi="Times New Roman" w:cs="Times New Roman"/>
        </w:rPr>
        <w:t xml:space="preserve">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 xml:space="preserve">The revised version of OM10, OM10-2, incorporated </w:t>
      </w:r>
      <w:proofErr w:type="gramStart"/>
      <w:r w:rsidR="00997292">
        <w:rPr>
          <w:rFonts w:ascii="Times New Roman" w:hAnsi="Times New Roman" w:cs="Times New Roman"/>
        </w:rPr>
        <w:t>both of these</w:t>
      </w:r>
      <w:proofErr w:type="gramEnd"/>
      <w:r w:rsidR="00997292">
        <w:rPr>
          <w:rFonts w:ascii="Times New Roman" w:hAnsi="Times New Roman" w:cs="Times New Roman"/>
        </w:rPr>
        <w:t xml:space="preserv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proofErr w:type="gramStart"/>
      <w:r w:rsidR="005B2D7A">
        <w:rPr>
          <w:rFonts w:ascii="Times New Roman" w:hAnsi="Times New Roman" w:cs="Times New Roman"/>
        </w:rPr>
        <w:t>Low</w:t>
      </w:r>
      <w:r w:rsidR="00E65C1F">
        <w:rPr>
          <w:rFonts w:ascii="Times New Roman" w:hAnsi="Times New Roman" w:cs="Times New Roman"/>
        </w:rPr>
        <w:t xml:space="preserve"> test</w:t>
      </w:r>
      <w:proofErr w:type="gramEnd"/>
      <w:r w:rsidR="00E65C1F">
        <w:rPr>
          <w:rFonts w:ascii="Times New Roman" w:hAnsi="Times New Roman" w:cs="Times New Roman"/>
        </w:rPr>
        <w:t xml:space="preserve"> event than during the </w:t>
      </w:r>
      <w:proofErr w:type="gramStart"/>
      <w:r w:rsidR="005B2D7A">
        <w:rPr>
          <w:rFonts w:ascii="Times New Roman" w:hAnsi="Times New Roman" w:cs="Times New Roman"/>
        </w:rPr>
        <w:t>High</w:t>
      </w:r>
      <w:r w:rsidR="00E65C1F">
        <w:rPr>
          <w:rFonts w:ascii="Times New Roman" w:hAnsi="Times New Roman" w:cs="Times New Roman"/>
        </w:rPr>
        <w:t xml:space="preserve"> test</w:t>
      </w:r>
      <w:proofErr w:type="gramEnd"/>
      <w:r w:rsidR="00E65C1F">
        <w:rPr>
          <w:rFonts w:ascii="Times New Roman" w:hAnsi="Times New Roman" w:cs="Times New Roman"/>
        </w:rPr>
        <w:t xml:space="preserve">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w:t>
      </w:r>
      <w:proofErr w:type="gramStart"/>
      <w:r w:rsidR="005B2D7A">
        <w:rPr>
          <w:rFonts w:ascii="Times New Roman" w:hAnsi="Times New Roman" w:cs="Times New Roman"/>
        </w:rPr>
        <w:t>High test</w:t>
      </w:r>
      <w:proofErr w:type="gramEnd"/>
      <w:r w:rsidR="005B2D7A">
        <w:rPr>
          <w:rFonts w:ascii="Times New Roman" w:hAnsi="Times New Roman" w:cs="Times New Roman"/>
        </w:rPr>
        <w:t xml:space="preserve"> event than the </w:t>
      </w:r>
      <w:proofErr w:type="gramStart"/>
      <w:r w:rsidR="005B2D7A">
        <w:rPr>
          <w:rFonts w:ascii="Times New Roman" w:hAnsi="Times New Roman" w:cs="Times New Roman"/>
        </w:rPr>
        <w:t>Low test</w:t>
      </w:r>
      <w:proofErr w:type="gramEnd"/>
      <w:r w:rsidR="005B2D7A">
        <w:rPr>
          <w:rFonts w:ascii="Times New Roman" w:hAnsi="Times New Roman" w:cs="Times New Roman"/>
        </w:rPr>
        <w:t xml:space="preserve">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C04AC8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908"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w:t>
      </w:r>
      <w:proofErr w:type="gramStart"/>
      <w:r w:rsidR="000D755C">
        <w:rPr>
          <w:rFonts w:ascii="Times New Roman" w:hAnsi="Times New Roman" w:cs="Times New Roman"/>
        </w:rPr>
        <w:t>salience—</w:t>
      </w:r>
      <w:proofErr w:type="gramEnd"/>
      <w:r w:rsidR="000D755C">
        <w:rPr>
          <w:rFonts w:ascii="Times New Roman" w:hAnsi="Times New Roman" w:cs="Times New Roman"/>
        </w:rPr>
        <w:t>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w:t>
      </w:r>
      <w:proofErr w:type="gramStart"/>
      <w:r w:rsidR="00E92E04">
        <w:rPr>
          <w:rFonts w:ascii="Times New Roman" w:hAnsi="Times New Roman" w:cs="Times New Roman"/>
        </w:rPr>
        <w:t>High test</w:t>
      </w:r>
      <w:proofErr w:type="gramEnd"/>
      <w:r w:rsidR="00E92E04">
        <w:rPr>
          <w:rFonts w:ascii="Times New Roman" w:hAnsi="Times New Roman" w:cs="Times New Roman"/>
        </w:rPr>
        <w:t xml:space="preserve"> event than the </w:t>
      </w:r>
      <w:proofErr w:type="gramStart"/>
      <w:r w:rsidR="00E92E04">
        <w:rPr>
          <w:rFonts w:ascii="Times New Roman" w:hAnsi="Times New Roman" w:cs="Times New Roman"/>
        </w:rPr>
        <w:t>Low test</w:t>
      </w:r>
      <w:proofErr w:type="gramEnd"/>
      <w:r w:rsidR="00E92E04">
        <w:rPr>
          <w:rFonts w:ascii="Times New Roman" w:hAnsi="Times New Roman" w:cs="Times New Roman"/>
        </w:rPr>
        <w:t xml:space="preserve">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lastRenderedPageBreak/>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w:t>
      </w:r>
      <w:proofErr w:type="spellStart"/>
      <w:r w:rsidR="00CF3BF7" w:rsidRPr="00CF3BF7">
        <w:rPr>
          <w:rFonts w:ascii="Times New Roman" w:hAnsi="Times New Roman" w:cs="Times New Roman"/>
        </w:rPr>
        <w:t>Spelke</w:t>
      </w:r>
      <w:proofErr w:type="spellEnd"/>
      <w:r w:rsidR="00CF3BF7" w:rsidRPr="00CF3BF7">
        <w:rPr>
          <w:rFonts w:ascii="Times New Roman" w:hAnsi="Times New Roman" w:cs="Times New Roman"/>
        </w:rPr>
        <w:t xml:space="preserve"> (2017). Although OM10-2 performed slightly better than OM10, it too was unable to account for </w:t>
      </w:r>
      <w:proofErr w:type="gramStart"/>
      <w:r w:rsidR="00CF3BF7" w:rsidRPr="00CF3BF7">
        <w:rPr>
          <w:rFonts w:ascii="Times New Roman" w:hAnsi="Times New Roman" w:cs="Times New Roman"/>
        </w:rPr>
        <w:t>all of</w:t>
      </w:r>
      <w:proofErr w:type="gramEnd"/>
      <w:r w:rsidR="00CF3BF7" w:rsidRPr="00CF3BF7">
        <w:rPr>
          <w:rFonts w:ascii="Times New Roman" w:hAnsi="Times New Roman" w:cs="Times New Roman"/>
        </w:rPr>
        <w:t xml:space="preserve">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w:t>
      </w:r>
      <w:proofErr w:type="gramStart"/>
      <w:r w:rsidR="0094338E" w:rsidRPr="0094338E">
        <w:rPr>
          <w:rFonts w:ascii="Times New Roman" w:hAnsi="Times New Roman" w:cs="Times New Roman"/>
        </w:rPr>
        <w:t>similar to</w:t>
      </w:r>
      <w:proofErr w:type="gramEnd"/>
      <w:r w:rsidR="0094338E" w:rsidRPr="0094338E">
        <w:rPr>
          <w:rFonts w:ascii="Times New Roman" w:hAnsi="Times New Roman" w:cs="Times New Roman"/>
        </w:rPr>
        <w:t xml:space="preserve">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909"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910"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911"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912"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913" w:author="Benton, Deon" w:date="2026-05-01T21:03:00Z" w16du:dateUtc="2026-05-02T02:03:00Z">
        <w:r w:rsidR="00B4247F">
          <w:rPr>
            <w:rFonts w:ascii="Times New Roman" w:hAnsi="Times New Roman" w:cs="Times New Roman"/>
          </w:rPr>
          <w:t xml:space="preserve"> surface features of </w:t>
        </w:r>
      </w:ins>
      <w:ins w:id="914"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915"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916"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917"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918"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919" w:author="Benton, Deon" w:date="2026-05-01T21:07:00Z" w16du:dateUtc="2026-05-02T02:07:00Z">
        <w:r w:rsidR="00B4247F">
          <w:rPr>
            <w:rFonts w:ascii="Times New Roman" w:hAnsi="Times New Roman" w:cs="Times New Roman"/>
          </w:rPr>
          <w:t>It i</w:t>
        </w:r>
      </w:ins>
      <w:ins w:id="920" w:author="Benton, Deon" w:date="2026-05-01T21:08:00Z" w16du:dateUtc="2026-05-02T02:08:00Z">
        <w:r w:rsidR="00B4247F">
          <w:rPr>
            <w:rFonts w:ascii="Times New Roman" w:hAnsi="Times New Roman" w:cs="Times New Roman"/>
          </w:rPr>
          <w:t>s worth noting that because</w:t>
        </w:r>
      </w:ins>
      <w:ins w:id="921" w:author="Benton, Deon" w:date="2026-05-01T21:09:00Z" w16du:dateUtc="2026-05-02T02:09:00Z">
        <w:r w:rsidR="00F61EFC">
          <w:rPr>
            <w:rFonts w:ascii="Times New Roman" w:hAnsi="Times New Roman" w:cs="Times New Roman"/>
          </w:rPr>
          <w:t xml:space="preserve"> there is no way to model developmental age with</w:t>
        </w:r>
      </w:ins>
      <w:ins w:id="922" w:author="Benton, Deon" w:date="2026-05-01T21:08:00Z" w16du:dateUtc="2026-05-02T02:08:00Z">
        <w:r w:rsidR="00B4247F">
          <w:rPr>
            <w:rFonts w:ascii="Times New Roman" w:hAnsi="Times New Roman" w:cs="Times New Roman"/>
          </w:rPr>
          <w:t xml:space="preserve"> OM10</w:t>
        </w:r>
      </w:ins>
      <w:ins w:id="923" w:author="Benton, Deon" w:date="2026-05-01T21:10:00Z" w16du:dateUtc="2026-05-02T02:10:00Z">
        <w:r w:rsidR="00F61EFC">
          <w:rPr>
            <w:rFonts w:ascii="Times New Roman" w:hAnsi="Times New Roman" w:cs="Times New Roman"/>
          </w:rPr>
          <w:t xml:space="preserve">, the performance of ALIAS </w:t>
        </w:r>
      </w:ins>
      <w:ins w:id="924" w:author="Benton, Deon" w:date="2026-05-01T21:11:00Z" w16du:dateUtc="2026-05-02T02:11:00Z">
        <w:r w:rsidR="00F61EFC">
          <w:rPr>
            <w:rFonts w:ascii="Times New Roman" w:hAnsi="Times New Roman" w:cs="Times New Roman"/>
          </w:rPr>
          <w:t>and ALIAS-2 was not compared to that of OM10 or OM10-2.</w:t>
        </w:r>
      </w:ins>
      <w:ins w:id="925" w:author="Benton, Deon" w:date="2026-05-01T21:12:00Z" w16du:dateUtc="2026-05-02T02:12:00Z">
        <w:r w:rsidR="00F61EFC">
          <w:rPr>
            <w:rFonts w:ascii="Times New Roman" w:hAnsi="Times New Roman" w:cs="Times New Roman"/>
          </w:rPr>
          <w:t xml:space="preserve"> </w:t>
        </w:r>
      </w:ins>
      <w:ins w:id="926" w:author="Benton, Deon" w:date="2026-05-01T21:08:00Z" w16du:dateUtc="2026-05-02T02:08:00Z">
        <w:r w:rsidR="00B4247F">
          <w:rPr>
            <w:rFonts w:ascii="Times New Roman" w:hAnsi="Times New Roman" w:cs="Times New Roman"/>
          </w:rPr>
          <w:t xml:space="preserve"> </w:t>
        </w:r>
      </w:ins>
      <w:ins w:id="927" w:author="Benton, Deon" w:date="2026-05-01T21:21:00Z" w16du:dateUtc="2026-05-02T02:21:00Z">
        <w:r w:rsidR="009A111D">
          <w:rPr>
            <w:rFonts w:ascii="Times New Roman" w:hAnsi="Times New Roman" w:cs="Times New Roman"/>
          </w:rPr>
          <w:t xml:space="preserve">In general, </w:t>
        </w:r>
      </w:ins>
      <w:ins w:id="928" w:author="Benton, Deon" w:date="2026-05-01T21:19:00Z" w16du:dateUtc="2026-05-02T02:19:00Z">
        <w:r w:rsidR="009A111D">
          <w:rPr>
            <w:rFonts w:ascii="Times New Roman" w:hAnsi="Times New Roman" w:cs="Times New Roman"/>
          </w:rPr>
          <w:t>OM10</w:t>
        </w:r>
      </w:ins>
      <w:ins w:id="929" w:author="Benton, Deon" w:date="2026-05-01T21:21:00Z" w16du:dateUtc="2026-05-02T02:21:00Z">
        <w:r w:rsidR="009A111D">
          <w:rPr>
            <w:rFonts w:ascii="Times New Roman" w:hAnsi="Times New Roman" w:cs="Times New Roman"/>
          </w:rPr>
          <w:t>’s inability to simulate age</w:t>
        </w:r>
      </w:ins>
      <w:ins w:id="930" w:author="Benton, Deon" w:date="2026-05-01T21:23:00Z" w16du:dateUtc="2026-05-02T02:23:00Z">
        <w:r w:rsidR="00B83463">
          <w:rPr>
            <w:rFonts w:ascii="Times New Roman" w:hAnsi="Times New Roman" w:cs="Times New Roman"/>
          </w:rPr>
          <w:t xml:space="preserve"> represents </w:t>
        </w:r>
      </w:ins>
      <w:ins w:id="931" w:author="Benton, Deon" w:date="2026-05-01T21:15:00Z" w16du:dateUtc="2026-05-02T02:15:00Z">
        <w:r w:rsidR="00236C94">
          <w:rPr>
            <w:rFonts w:ascii="Times New Roman" w:hAnsi="Times New Roman" w:cs="Times New Roman"/>
          </w:rPr>
          <w:t>a significant limitation because it means that this model cannot b</w:t>
        </w:r>
      </w:ins>
      <w:ins w:id="932" w:author="Benton, Deon" w:date="2026-05-01T21:16:00Z" w16du:dateUtc="2026-05-02T02:16:00Z">
        <w:r w:rsidR="00236C94">
          <w:rPr>
            <w:rFonts w:ascii="Times New Roman" w:hAnsi="Times New Roman" w:cs="Times New Roman"/>
          </w:rPr>
          <w:t xml:space="preserve">e </w:t>
        </w:r>
      </w:ins>
      <w:ins w:id="933" w:author="Benton, Deon" w:date="2026-05-01T21:20:00Z" w16du:dateUtc="2026-05-02T02:20:00Z">
        <w:r w:rsidR="009A111D">
          <w:rPr>
            <w:rFonts w:ascii="Times New Roman" w:hAnsi="Times New Roman" w:cs="Times New Roman"/>
          </w:rPr>
          <w:t>used</w:t>
        </w:r>
      </w:ins>
      <w:ins w:id="934"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935"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936"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937" w:author="Benton, Deon" w:date="2026-05-04T10:39:00Z" w16du:dateUtc="2026-05-04T15:39:00Z"/>
          <w:rFonts w:ascii="Times New Roman" w:eastAsia="Times New Roman" w:hAnsi="Times New Roman" w:cs="Times New Roman"/>
        </w:rPr>
      </w:pPr>
      <w:ins w:id="938"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939" w:author="Benton, Deon" w:date="2026-05-02T10:02:00Z" w16du:dateUtc="2026-05-02T15:02:00Z">
        <w:r w:rsidR="00BA4878">
          <w:rPr>
            <w:rFonts w:ascii="Times New Roman" w:eastAsia="Times New Roman" w:hAnsi="Times New Roman" w:cs="Times New Roman"/>
          </w:rPr>
          <w:t xml:space="preserve"> To simulate </w:t>
        </w:r>
      </w:ins>
      <w:ins w:id="940"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941"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942" w:author="Benton, Deon" w:date="2026-05-02T10:06:00Z" w16du:dateUtc="2026-05-02T15:06:00Z">
        <w:r w:rsidR="00BA4878">
          <w:rPr>
            <w:rFonts w:ascii="Times New Roman" w:eastAsia="Times New Roman" w:hAnsi="Times New Roman" w:cs="Times New Roman"/>
          </w:rPr>
          <w:t xml:space="preserve">450 and 900 epochs in Simulations 1-4. Here, </w:t>
        </w:r>
      </w:ins>
      <w:ins w:id="943"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944"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945" w:author="Benton, Deon" w:date="2026-05-02T10:09:00Z" w16du:dateUtc="2026-05-02T15:09:00Z">
        <w:r w:rsidR="00BA4878">
          <w:rPr>
            <w:rFonts w:ascii="Times New Roman" w:eastAsia="Times New Roman" w:hAnsi="Times New Roman" w:cs="Times New Roman"/>
          </w:rPr>
          <w:t xml:space="preserve"> units</w:t>
        </w:r>
      </w:ins>
      <w:ins w:id="946" w:author="Benton, Deon" w:date="2026-05-02T10:10:00Z" w16du:dateUtc="2026-05-02T15:10:00Z">
        <w:r w:rsidR="00907380">
          <w:rPr>
            <w:rFonts w:ascii="Times New Roman" w:eastAsia="Times New Roman" w:hAnsi="Times New Roman" w:cs="Times New Roman"/>
          </w:rPr>
          <w:t xml:space="preserve"> to 10; Simulations 1-4 </w:t>
        </w:r>
      </w:ins>
      <w:ins w:id="947" w:author="Benton, Deon" w:date="2026-05-02T10:17:00Z" w16du:dateUtc="2026-05-02T15:17:00Z">
        <w:r w:rsidR="00907380">
          <w:rPr>
            <w:rFonts w:ascii="Times New Roman" w:eastAsia="Times New Roman" w:hAnsi="Times New Roman" w:cs="Times New Roman"/>
          </w:rPr>
          <w:t xml:space="preserve">used </w:t>
        </w:r>
      </w:ins>
      <w:ins w:id="948" w:author="Benton, Deon" w:date="2026-05-02T10:10:00Z" w16du:dateUtc="2026-05-02T15:10:00Z">
        <w:r w:rsidR="00907380">
          <w:rPr>
            <w:rFonts w:ascii="Times New Roman" w:eastAsia="Times New Roman" w:hAnsi="Times New Roman" w:cs="Times New Roman"/>
          </w:rPr>
          <w:t>between</w:t>
        </w:r>
      </w:ins>
      <w:ins w:id="949" w:author="Benton, Deon" w:date="2026-05-02T10:13:00Z" w16du:dateUtc="2026-05-02T15:13:00Z">
        <w:r w:rsidR="00907380">
          <w:rPr>
            <w:rFonts w:ascii="Times New Roman" w:eastAsia="Times New Roman" w:hAnsi="Times New Roman" w:cs="Times New Roman"/>
          </w:rPr>
          <w:t xml:space="preserve"> 30 and 50</w:t>
        </w:r>
      </w:ins>
      <w:ins w:id="950" w:author="Benton, Deon" w:date="2026-05-02T10:18:00Z" w16du:dateUtc="2026-05-02T15:18:00Z">
        <w:r w:rsidR="00907380">
          <w:rPr>
            <w:rFonts w:ascii="Times New Roman" w:eastAsia="Times New Roman" w:hAnsi="Times New Roman" w:cs="Times New Roman"/>
          </w:rPr>
          <w:t xml:space="preserve"> hidden units</w:t>
        </w:r>
      </w:ins>
      <w:ins w:id="951" w:author="Benton, Deon" w:date="2026-05-02T10:09:00Z" w16du:dateUtc="2026-05-02T15:09:00Z">
        <w:r w:rsidR="00BA4878">
          <w:rPr>
            <w:rFonts w:ascii="Times New Roman" w:eastAsia="Times New Roman" w:hAnsi="Times New Roman" w:cs="Times New Roman"/>
          </w:rPr>
          <w:t>.</w:t>
        </w:r>
      </w:ins>
      <w:ins w:id="952" w:author="Benton, Deon" w:date="2026-05-02T10:10:00Z" w16du:dateUtc="2026-05-02T15:10:00Z">
        <w:r w:rsidR="00907380">
          <w:rPr>
            <w:rFonts w:ascii="Times New Roman" w:eastAsia="Times New Roman" w:hAnsi="Times New Roman" w:cs="Times New Roman"/>
          </w:rPr>
          <w:t xml:space="preserve"> As discussed earlier</w:t>
        </w:r>
      </w:ins>
      <w:ins w:id="953" w:author="Benton, Deon" w:date="2026-05-02T10:11:00Z" w16du:dateUtc="2026-05-02T15:11:00Z">
        <w:r w:rsidR="00907380">
          <w:rPr>
            <w:rFonts w:ascii="Times New Roman" w:eastAsia="Times New Roman" w:hAnsi="Times New Roman" w:cs="Times New Roman"/>
          </w:rPr>
          <w:t xml:space="preserve">, </w:t>
        </w:r>
      </w:ins>
      <w:ins w:id="954" w:author="Benton, Deon" w:date="2026-05-03T20:50:00Z" w16du:dateUtc="2026-05-04T01:50:00Z">
        <w:r w:rsidR="00693966">
          <w:rPr>
            <w:rFonts w:ascii="Times New Roman" w:eastAsia="Times New Roman" w:hAnsi="Times New Roman" w:cs="Times New Roman"/>
          </w:rPr>
          <w:t>this is a</w:t>
        </w:r>
      </w:ins>
      <w:ins w:id="955" w:author="Benton, Deon" w:date="2026-05-03T20:42:00Z" w16du:dateUtc="2026-05-04T01:42:00Z">
        <w:r w:rsidR="00880864">
          <w:rPr>
            <w:rFonts w:ascii="Times New Roman" w:eastAsia="Times New Roman" w:hAnsi="Times New Roman" w:cs="Times New Roman"/>
          </w:rPr>
          <w:t xml:space="preserve"> </w:t>
        </w:r>
      </w:ins>
      <w:ins w:id="956" w:author="Benton, Deon" w:date="2026-05-03T20:51:00Z" w16du:dateUtc="2026-05-04T01:51:00Z">
        <w:r w:rsidR="00693966">
          <w:rPr>
            <w:rFonts w:ascii="Times New Roman" w:eastAsia="Times New Roman" w:hAnsi="Times New Roman" w:cs="Times New Roman"/>
          </w:rPr>
          <w:t>hyper</w:t>
        </w:r>
      </w:ins>
      <w:ins w:id="957" w:author="Benton, Deon" w:date="2026-05-03T20:42:00Z" w16du:dateUtc="2026-05-04T01:42:00Z">
        <w:r w:rsidR="00880864">
          <w:rPr>
            <w:rFonts w:ascii="Times New Roman" w:eastAsia="Times New Roman" w:hAnsi="Times New Roman" w:cs="Times New Roman"/>
          </w:rPr>
          <w:t>parameter that</w:t>
        </w:r>
      </w:ins>
      <w:ins w:id="958" w:author="Benton, Deon" w:date="2026-05-02T10:13:00Z" w16du:dateUtc="2026-05-02T15:13:00Z">
        <w:r w:rsidR="00907380">
          <w:rPr>
            <w:rFonts w:ascii="Times New Roman" w:eastAsia="Times New Roman" w:hAnsi="Times New Roman" w:cs="Times New Roman"/>
          </w:rPr>
          <w:t xml:space="preserve"> </w:t>
        </w:r>
      </w:ins>
      <w:ins w:id="959" w:author="Benton, Deon" w:date="2026-05-03T20:43:00Z" w16du:dateUtc="2026-05-04T01:43:00Z">
        <w:r w:rsidR="00880864">
          <w:rPr>
            <w:rFonts w:ascii="Times New Roman" w:eastAsia="Times New Roman" w:hAnsi="Times New Roman" w:cs="Times New Roman"/>
          </w:rPr>
          <w:t>corresponds to</w:t>
        </w:r>
      </w:ins>
      <w:ins w:id="960" w:author="Benton, Deon" w:date="2026-05-02T10:11:00Z" w16du:dateUtc="2026-05-02T15:11:00Z">
        <w:r w:rsidR="00907380">
          <w:rPr>
            <w:rFonts w:ascii="Times New Roman" w:eastAsia="Times New Roman" w:hAnsi="Times New Roman" w:cs="Times New Roman"/>
          </w:rPr>
          <w:t xml:space="preserve"> </w:t>
        </w:r>
      </w:ins>
      <w:ins w:id="961" w:author="Benton, Deon" w:date="2026-05-03T20:51:00Z" w16du:dateUtc="2026-05-04T01:51:00Z">
        <w:r w:rsidR="00693966">
          <w:rPr>
            <w:rFonts w:ascii="Times New Roman" w:eastAsia="Times New Roman" w:hAnsi="Times New Roman" w:cs="Times New Roman"/>
          </w:rPr>
          <w:t>a network’s</w:t>
        </w:r>
      </w:ins>
      <w:ins w:id="962" w:author="Benton, Deon" w:date="2026-05-02T10:14:00Z" w16du:dateUtc="2026-05-02T15:14:00Z">
        <w:r w:rsidR="00907380">
          <w:rPr>
            <w:rFonts w:ascii="Times New Roman" w:eastAsia="Times New Roman" w:hAnsi="Times New Roman" w:cs="Times New Roman"/>
          </w:rPr>
          <w:t xml:space="preserve"> storage </w:t>
        </w:r>
      </w:ins>
      <w:ins w:id="963" w:author="Benton, Deon" w:date="2026-05-02T10:12:00Z" w16du:dateUtc="2026-05-02T15:12:00Z">
        <w:r w:rsidR="00907380">
          <w:rPr>
            <w:rFonts w:ascii="Times New Roman" w:eastAsia="Times New Roman" w:hAnsi="Times New Roman" w:cs="Times New Roman"/>
          </w:rPr>
          <w:t xml:space="preserve">capacity; more hidden units </w:t>
        </w:r>
      </w:ins>
      <w:proofErr w:type="gramStart"/>
      <w:ins w:id="964" w:author="Benton, Deon" w:date="2026-05-03T20:43:00Z" w16du:dateUtc="2026-05-04T01:43:00Z">
        <w:r w:rsidR="00880864">
          <w:rPr>
            <w:rFonts w:ascii="Times New Roman" w:eastAsia="Times New Roman" w:hAnsi="Times New Roman" w:cs="Times New Roman"/>
          </w:rPr>
          <w:t>translates</w:t>
        </w:r>
        <w:proofErr w:type="gramEnd"/>
        <w:r w:rsidR="00880864">
          <w:rPr>
            <w:rFonts w:ascii="Times New Roman" w:eastAsia="Times New Roman" w:hAnsi="Times New Roman" w:cs="Times New Roman"/>
          </w:rPr>
          <w:t xml:space="preserve"> to</w:t>
        </w:r>
      </w:ins>
      <w:ins w:id="965" w:author="Benton, Deon" w:date="2026-05-02T10:12:00Z" w16du:dateUtc="2026-05-02T15:12:00Z">
        <w:r w:rsidR="00907380">
          <w:rPr>
            <w:rFonts w:ascii="Times New Roman" w:eastAsia="Times New Roman" w:hAnsi="Times New Roman" w:cs="Times New Roman"/>
          </w:rPr>
          <w:t xml:space="preserve"> greater storage.</w:t>
        </w:r>
      </w:ins>
      <w:ins w:id="966"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967"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968" w:author="Benton, Deon" w:date="2026-05-02T10:28:00Z" w16du:dateUtc="2026-05-02T15:28:00Z">
        <w:r w:rsidR="001A7034">
          <w:rPr>
            <w:rFonts w:ascii="Times New Roman" w:eastAsia="Times New Roman" w:hAnsi="Times New Roman" w:cs="Times New Roman"/>
          </w:rPr>
          <w:t>fo</w:t>
        </w:r>
      </w:ins>
      <w:ins w:id="969" w:author="Benton, Deon" w:date="2026-05-02T10:18:00Z" w16du:dateUtc="2026-05-02T15:18:00Z">
        <w:r w:rsidR="007A780F">
          <w:rPr>
            <w:rFonts w:ascii="Times New Roman" w:eastAsia="Times New Roman" w:hAnsi="Times New Roman" w:cs="Times New Roman"/>
          </w:rPr>
          <w:t>llowed</w:t>
        </w:r>
      </w:ins>
      <w:ins w:id="970"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971"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972" w:author="Benton, Deon" w:date="2026-05-04T10:43:00Z" w16du:dateUtc="2026-05-04T15:43:00Z">
        <w:r w:rsidR="00EC7F17">
          <w:rPr>
            <w:rFonts w:ascii="Times New Roman" w:eastAsia="Times New Roman" w:hAnsi="Times New Roman" w:cs="Times New Roman"/>
          </w:rPr>
          <w:t xml:space="preserve">. </w:t>
        </w:r>
      </w:ins>
      <w:ins w:id="973"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974" w:author="Benton, Deon" w:date="2026-05-03T20:43:00Z" w16du:dateUtc="2026-05-04T01:43:00Z"/>
          <w:rFonts w:ascii="Times New Roman" w:eastAsia="Times New Roman" w:hAnsi="Times New Roman" w:cs="Times New Roman"/>
        </w:rPr>
      </w:pPr>
      <w:ins w:id="975" w:author="Benton, Deon" w:date="2026-05-04T10:39:00Z" w16du:dateUtc="2026-05-04T15:39:00Z">
        <w:r>
          <w:rPr>
            <w:rFonts w:ascii="Times New Roman" w:eastAsia="Times New Roman" w:hAnsi="Times New Roman" w:cs="Times New Roman"/>
          </w:rPr>
          <w:t>In terms of the length of this phase, it</w:t>
        </w:r>
      </w:ins>
      <w:ins w:id="976" w:author="Benton, Deon" w:date="2026-05-04T10:08:00Z" w16du:dateUtc="2026-05-04T15:08:00Z">
        <w:r w:rsidR="00C305AF">
          <w:rPr>
            <w:rFonts w:ascii="Times New Roman" w:eastAsia="Times New Roman" w:hAnsi="Times New Roman" w:cs="Times New Roman"/>
          </w:rPr>
          <w:t>—like the habituation phase—</w:t>
        </w:r>
      </w:ins>
      <w:ins w:id="977" w:author="Benton, Deon" w:date="2026-05-04T10:07:00Z" w16du:dateUtc="2026-05-04T15:07:00Z">
        <w:r w:rsidR="00C305AF">
          <w:rPr>
            <w:rFonts w:ascii="Times New Roman" w:eastAsia="Times New Roman" w:hAnsi="Times New Roman" w:cs="Times New Roman"/>
          </w:rPr>
          <w:t xml:space="preserve">ranged </w:t>
        </w:r>
      </w:ins>
      <w:ins w:id="978" w:author="Benton, Deon" w:date="2026-05-04T10:39:00Z" w16du:dateUtc="2026-05-04T15:39:00Z">
        <w:r>
          <w:rPr>
            <w:rFonts w:ascii="Times New Roman" w:eastAsia="Times New Roman" w:hAnsi="Times New Roman" w:cs="Times New Roman"/>
          </w:rPr>
          <w:t>from</w:t>
        </w:r>
      </w:ins>
      <w:ins w:id="979"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980" w:author="Benton, Deon" w:date="2026-05-04T10:27:00Z" w16du:dateUtc="2026-05-04T15:27:00Z">
        <w:r w:rsidR="005A2397">
          <w:rPr>
            <w:rFonts w:ascii="Times New Roman" w:eastAsia="Times New Roman" w:hAnsi="Times New Roman" w:cs="Times New Roman"/>
          </w:rPr>
          <w:t xml:space="preserve">A range </w:t>
        </w:r>
      </w:ins>
      <w:ins w:id="981" w:author="Benton, Deon" w:date="2026-05-04T10:45:00Z" w16du:dateUtc="2026-05-04T15:45:00Z">
        <w:r w:rsidR="00F37CAD">
          <w:rPr>
            <w:rFonts w:ascii="Times New Roman" w:eastAsia="Times New Roman" w:hAnsi="Times New Roman" w:cs="Times New Roman"/>
          </w:rPr>
          <w:t>of values were used</w:t>
        </w:r>
      </w:ins>
      <w:ins w:id="982" w:author="Benton, Deon" w:date="2026-05-04T10:27:00Z" w16du:dateUtc="2026-05-04T15:27:00Z">
        <w:r w:rsidR="005A2397">
          <w:rPr>
            <w:rFonts w:ascii="Times New Roman" w:eastAsia="Times New Roman" w:hAnsi="Times New Roman" w:cs="Times New Roman"/>
          </w:rPr>
          <w:t xml:space="preserve"> rather </w:t>
        </w:r>
      </w:ins>
      <w:ins w:id="983" w:author="Benton, Deon" w:date="2026-05-04T10:45:00Z" w16du:dateUtc="2026-05-04T15:45:00Z">
        <w:r w:rsidR="00F37CAD">
          <w:rPr>
            <w:rFonts w:ascii="Times New Roman" w:eastAsia="Times New Roman" w:hAnsi="Times New Roman" w:cs="Times New Roman"/>
          </w:rPr>
          <w:t>than one specific value</w:t>
        </w:r>
      </w:ins>
      <w:ins w:id="984" w:author="Benton, Deon" w:date="2026-05-04T10:27:00Z" w16du:dateUtc="2026-05-04T15:27:00Z">
        <w:r w:rsidR="005A2397">
          <w:rPr>
            <w:rFonts w:ascii="Times New Roman" w:eastAsia="Times New Roman" w:hAnsi="Times New Roman" w:cs="Times New Roman"/>
          </w:rPr>
          <w:t xml:space="preserve"> because the original report did not specify </w:t>
        </w:r>
      </w:ins>
      <w:ins w:id="985" w:author="Benton, Deon" w:date="2026-05-04T10:28:00Z" w16du:dateUtc="2026-05-04T15:28:00Z">
        <w:r w:rsidR="005A2397">
          <w:rPr>
            <w:rFonts w:ascii="Times New Roman" w:eastAsia="Times New Roman" w:hAnsi="Times New Roman" w:cs="Times New Roman"/>
          </w:rPr>
          <w:t>the duration of the action phase.</w:t>
        </w:r>
      </w:ins>
      <w:ins w:id="986" w:author="Benton, Deon" w:date="2026-05-04T10:30:00Z" w16du:dateUtc="2026-05-04T15:30:00Z">
        <w:r w:rsidR="00994946">
          <w:rPr>
            <w:rFonts w:ascii="Times New Roman" w:eastAsia="Times New Roman" w:hAnsi="Times New Roman" w:cs="Times New Roman"/>
          </w:rPr>
          <w:t xml:space="preserve"> Although </w:t>
        </w:r>
      </w:ins>
      <w:ins w:id="987" w:author="Benton, Deon" w:date="2026-05-04T10:33:00Z" w16du:dateUtc="2026-05-04T15:33:00Z">
        <w:r w:rsidR="00D92D32">
          <w:rPr>
            <w:rFonts w:ascii="Times New Roman" w:eastAsia="Times New Roman" w:hAnsi="Times New Roman" w:cs="Times New Roman"/>
          </w:rPr>
          <w:t xml:space="preserve">this </w:t>
        </w:r>
      </w:ins>
      <w:ins w:id="988" w:author="Benton, Deon" w:date="2026-05-04T10:48:00Z" w16du:dateUtc="2026-05-04T15:48:00Z">
        <w:r w:rsidR="00CD3B31">
          <w:rPr>
            <w:rFonts w:ascii="Times New Roman" w:eastAsia="Times New Roman" w:hAnsi="Times New Roman" w:cs="Times New Roman"/>
          </w:rPr>
          <w:t>meant that</w:t>
        </w:r>
      </w:ins>
      <w:ins w:id="989" w:author="Benton, Deon" w:date="2026-05-04T10:33:00Z" w16du:dateUtc="2026-05-04T15:33:00Z">
        <w:r w:rsidR="00D92D32">
          <w:rPr>
            <w:rFonts w:ascii="Times New Roman" w:eastAsia="Times New Roman" w:hAnsi="Times New Roman" w:cs="Times New Roman"/>
          </w:rPr>
          <w:t xml:space="preserve"> some liberties</w:t>
        </w:r>
      </w:ins>
      <w:ins w:id="990" w:author="Benton, Deon" w:date="2026-05-04T10:35:00Z" w16du:dateUtc="2026-05-04T15:35:00Z">
        <w:r w:rsidR="00137079">
          <w:rPr>
            <w:rFonts w:ascii="Times New Roman" w:eastAsia="Times New Roman" w:hAnsi="Times New Roman" w:cs="Times New Roman"/>
          </w:rPr>
          <w:t xml:space="preserve"> </w:t>
        </w:r>
      </w:ins>
      <w:ins w:id="991" w:author="Benton, Deon" w:date="2026-05-04T10:48:00Z" w16du:dateUtc="2026-05-04T15:48:00Z">
        <w:r w:rsidR="00CD3B31">
          <w:rPr>
            <w:rFonts w:ascii="Times New Roman" w:eastAsia="Times New Roman" w:hAnsi="Times New Roman" w:cs="Times New Roman"/>
          </w:rPr>
          <w:t>had to be taken to implement this</w:t>
        </w:r>
      </w:ins>
      <w:ins w:id="992" w:author="Benton, Deon" w:date="2026-05-04T10:35:00Z" w16du:dateUtc="2026-05-04T15:35:00Z">
        <w:r w:rsidR="008F4FEB">
          <w:rPr>
            <w:rFonts w:ascii="Times New Roman" w:eastAsia="Times New Roman" w:hAnsi="Times New Roman" w:cs="Times New Roman"/>
          </w:rPr>
          <w:t xml:space="preserve"> aspect of the task</w:t>
        </w:r>
      </w:ins>
      <w:ins w:id="993" w:author="Benton, Deon" w:date="2026-05-04T10:30:00Z" w16du:dateUtc="2026-05-04T15:30:00Z">
        <w:r w:rsidR="00994946">
          <w:rPr>
            <w:rFonts w:ascii="Times New Roman" w:eastAsia="Times New Roman" w:hAnsi="Times New Roman" w:cs="Times New Roman"/>
          </w:rPr>
          <w:t xml:space="preserve">, this range </w:t>
        </w:r>
      </w:ins>
      <w:ins w:id="994" w:author="Benton, Deon" w:date="2026-05-04T10:35:00Z" w16du:dateUtc="2026-05-04T15:35:00Z">
        <w:r w:rsidR="0085192A">
          <w:rPr>
            <w:rFonts w:ascii="Times New Roman" w:eastAsia="Times New Roman" w:hAnsi="Times New Roman" w:cs="Times New Roman"/>
          </w:rPr>
          <w:t>reflected the</w:t>
        </w:r>
      </w:ins>
      <w:ins w:id="995" w:author="Benton, Deon" w:date="2026-05-04T10:31:00Z" w16du:dateUtc="2026-05-04T15:31:00Z">
        <w:r w:rsidR="00D92D32">
          <w:rPr>
            <w:rFonts w:ascii="Times New Roman" w:eastAsia="Times New Roman" w:hAnsi="Times New Roman" w:cs="Times New Roman"/>
          </w:rPr>
          <w:t xml:space="preserve"> brief nature of a typical action phase.</w:t>
        </w:r>
      </w:ins>
      <w:ins w:id="996" w:author="Benton, Deon" w:date="2026-05-04T10:27:00Z" w16du:dateUtc="2026-05-04T15:27:00Z">
        <w:r w:rsidR="005A2397">
          <w:rPr>
            <w:rFonts w:ascii="Times New Roman" w:eastAsia="Times New Roman" w:hAnsi="Times New Roman" w:cs="Times New Roman"/>
          </w:rPr>
          <w:t xml:space="preserve"> </w:t>
        </w:r>
      </w:ins>
      <w:ins w:id="997"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998" w:author="Benton, Deon" w:date="2026-05-04T10:36:00Z" w16du:dateUtc="2026-05-04T15:36:00Z">
        <w:r w:rsidR="00586440">
          <w:rPr>
            <w:rFonts w:ascii="Times New Roman" w:eastAsia="Times New Roman" w:hAnsi="Times New Roman" w:cs="Times New Roman"/>
          </w:rPr>
          <w:t>the action and habituation phases</w:t>
        </w:r>
      </w:ins>
      <w:ins w:id="999" w:author="Benton, Deon" w:date="2026-05-03T21:01:00Z" w16du:dateUtc="2026-05-04T02:01:00Z">
        <w:r w:rsidR="00666B57" w:rsidRPr="00666B57">
          <w:rPr>
            <w:rFonts w:ascii="Times New Roman" w:eastAsia="Times New Roman" w:hAnsi="Times New Roman" w:cs="Times New Roman"/>
          </w:rPr>
          <w:t xml:space="preserve"> were identical. </w:t>
        </w:r>
      </w:ins>
      <w:ins w:id="1000" w:author="Benton, Deon" w:date="2026-05-04T10:49:00Z" w16du:dateUtc="2026-05-04T15:49:00Z">
        <w:r w:rsidR="00CD3B31">
          <w:rPr>
            <w:rFonts w:ascii="Times New Roman" w:eastAsia="Times New Roman" w:hAnsi="Times New Roman" w:cs="Times New Roman"/>
          </w:rPr>
          <w:t>Thus,</w:t>
        </w:r>
      </w:ins>
      <w:ins w:id="1001" w:author="Benton, Deon" w:date="2026-05-04T10:36:00Z" w16du:dateUtc="2026-05-04T15:36:00Z">
        <w:r w:rsidR="000F5624">
          <w:rPr>
            <w:rFonts w:ascii="Times New Roman" w:eastAsia="Times New Roman" w:hAnsi="Times New Roman" w:cs="Times New Roman"/>
          </w:rPr>
          <w:t xml:space="preserve"> if the</w:t>
        </w:r>
      </w:ins>
      <w:ins w:id="1002" w:author="Benton, Deon" w:date="2026-05-03T21:01:00Z" w16du:dateUtc="2026-05-04T02:01:00Z">
        <w:r w:rsidR="00666B57" w:rsidRPr="00666B57">
          <w:rPr>
            <w:rFonts w:ascii="Times New Roman" w:eastAsia="Times New Roman" w:hAnsi="Times New Roman" w:cs="Times New Roman"/>
          </w:rPr>
          <w:t xml:space="preserve"> habituation phase </w:t>
        </w:r>
      </w:ins>
      <w:ins w:id="1003" w:author="Benton, Deon" w:date="2026-05-04T10:36:00Z" w16du:dateUtc="2026-05-04T15:36:00Z">
        <w:r w:rsidR="000F5624">
          <w:rPr>
            <w:rFonts w:ascii="Times New Roman" w:eastAsia="Times New Roman" w:hAnsi="Times New Roman" w:cs="Times New Roman"/>
          </w:rPr>
          <w:t>was 9 epochs in length during</w:t>
        </w:r>
      </w:ins>
      <w:ins w:id="1004" w:author="Benton, Deon" w:date="2026-05-03T21:01:00Z" w16du:dateUtc="2026-05-04T02:01:00Z">
        <w:r w:rsidR="00666B57" w:rsidRPr="00666B57">
          <w:rPr>
            <w:rFonts w:ascii="Times New Roman" w:eastAsia="Times New Roman" w:hAnsi="Times New Roman" w:cs="Times New Roman"/>
          </w:rPr>
          <w:t xml:space="preserve"> a given run</w:t>
        </w:r>
      </w:ins>
      <w:ins w:id="1005" w:author="Benton, Deon" w:date="2026-05-04T10:36:00Z" w16du:dateUtc="2026-05-04T15:36:00Z">
        <w:r w:rsidR="000F5624">
          <w:rPr>
            <w:rFonts w:ascii="Times New Roman" w:eastAsia="Times New Roman" w:hAnsi="Times New Roman" w:cs="Times New Roman"/>
          </w:rPr>
          <w:t xml:space="preserve"> of the model</w:t>
        </w:r>
      </w:ins>
      <w:ins w:id="1006" w:author="Benton, Deon" w:date="2026-05-03T21:01:00Z" w16du:dateUtc="2026-05-04T02:01:00Z">
        <w:r w:rsidR="00666B57" w:rsidRPr="00666B57">
          <w:rPr>
            <w:rFonts w:ascii="Times New Roman" w:eastAsia="Times New Roman" w:hAnsi="Times New Roman" w:cs="Times New Roman"/>
          </w:rPr>
          <w:t xml:space="preserve">, the action phase </w:t>
        </w:r>
      </w:ins>
      <w:ins w:id="1007" w:author="Benton, Deon" w:date="2026-05-04T10:36:00Z" w16du:dateUtc="2026-05-04T15:36:00Z">
        <w:r w:rsidR="000F5624">
          <w:rPr>
            <w:rFonts w:ascii="Times New Roman" w:eastAsia="Times New Roman" w:hAnsi="Times New Roman" w:cs="Times New Roman"/>
          </w:rPr>
          <w:t xml:space="preserve">was also 9 epochs </w:t>
        </w:r>
      </w:ins>
      <w:ins w:id="1008" w:author="Benton, Deon" w:date="2026-05-04T10:37:00Z" w16du:dateUtc="2026-05-04T15:37:00Z">
        <w:r w:rsidR="000F5624">
          <w:rPr>
            <w:rFonts w:ascii="Times New Roman" w:eastAsia="Times New Roman" w:hAnsi="Times New Roman" w:cs="Times New Roman"/>
          </w:rPr>
          <w:t>in length</w:t>
        </w:r>
      </w:ins>
      <w:ins w:id="1009"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010" w:author="Benton, Deon" w:date="2026-05-01T21:33:00Z" w16du:dateUtc="2026-05-02T02:33:00Z"/>
          <w:rFonts w:ascii="Times New Roman" w:eastAsia="Times New Roman" w:hAnsi="Times New Roman" w:cs="Times New Roman"/>
        </w:rPr>
      </w:pPr>
      <w:ins w:id="1011" w:author="Benton, Deon" w:date="2026-05-03T21:01:00Z" w16du:dateUtc="2026-05-04T02:01:00Z">
        <w:r>
          <w:rPr>
            <w:rFonts w:ascii="Times New Roman" w:eastAsia="Times New Roman" w:hAnsi="Times New Roman" w:cs="Times New Roman"/>
          </w:rPr>
          <w:t xml:space="preserve">As was true </w:t>
        </w:r>
      </w:ins>
      <w:ins w:id="1012" w:author="Benton, Deon" w:date="2026-05-04T10:00:00Z" w16du:dateUtc="2026-05-04T15:00:00Z">
        <w:r w:rsidR="00E56AA3">
          <w:rPr>
            <w:rFonts w:ascii="Times New Roman" w:eastAsia="Times New Roman" w:hAnsi="Times New Roman" w:cs="Times New Roman"/>
          </w:rPr>
          <w:t>for</w:t>
        </w:r>
      </w:ins>
      <w:ins w:id="1013" w:author="Benton, Deon" w:date="2026-05-03T21:01:00Z" w16du:dateUtc="2026-05-04T02:01:00Z">
        <w:r>
          <w:rPr>
            <w:rFonts w:ascii="Times New Roman" w:eastAsia="Times New Roman" w:hAnsi="Times New Roman" w:cs="Times New Roman"/>
          </w:rPr>
          <w:t xml:space="preserve"> infants in Skerry et al. (2013), n</w:t>
        </w:r>
      </w:ins>
      <w:ins w:id="1014" w:author="Benton, Deon" w:date="2026-05-02T10:36:00Z" w16du:dateUtc="2026-05-02T15:36:00Z">
        <w:r w:rsidR="00A02814">
          <w:rPr>
            <w:rFonts w:ascii="Times New Roman" w:eastAsia="Times New Roman" w:hAnsi="Times New Roman" w:cs="Times New Roman"/>
          </w:rPr>
          <w:t>etwork</w:t>
        </w:r>
      </w:ins>
      <w:ins w:id="1015" w:author="Benton, Deon" w:date="2026-05-04T10:00:00Z" w16du:dateUtc="2026-05-04T15:00:00Z">
        <w:r w:rsidR="00E56AA3">
          <w:rPr>
            <w:rFonts w:ascii="Times New Roman" w:eastAsia="Times New Roman" w:hAnsi="Times New Roman" w:cs="Times New Roman"/>
          </w:rPr>
          <w:t>s</w:t>
        </w:r>
      </w:ins>
      <w:ins w:id="1016" w:author="Benton, Deon" w:date="2026-05-03T21:01:00Z" w16du:dateUtc="2026-05-04T02:01:00Z">
        <w:r w:rsidR="00BC40DC">
          <w:rPr>
            <w:rFonts w:ascii="Times New Roman" w:eastAsia="Times New Roman" w:hAnsi="Times New Roman" w:cs="Times New Roman"/>
          </w:rPr>
          <w:t xml:space="preserve"> </w:t>
        </w:r>
      </w:ins>
      <w:ins w:id="1017" w:author="Benton, Deon" w:date="2026-05-02T10:36:00Z" w16du:dateUtc="2026-05-02T15:36:00Z">
        <w:r w:rsidR="00A02814">
          <w:rPr>
            <w:rFonts w:ascii="Times New Roman" w:eastAsia="Times New Roman" w:hAnsi="Times New Roman" w:cs="Times New Roman"/>
          </w:rPr>
          <w:t xml:space="preserve">were assigned </w:t>
        </w:r>
      </w:ins>
      <w:ins w:id="1018" w:author="Benton, Deon" w:date="2026-05-04T13:20:00Z" w16du:dateUtc="2026-05-04T18:20:00Z">
        <w:r w:rsidR="003F2A08">
          <w:rPr>
            <w:rFonts w:ascii="Times New Roman" w:eastAsia="Times New Roman" w:hAnsi="Times New Roman" w:cs="Times New Roman"/>
          </w:rPr>
          <w:t>to one of three conditions:</w:t>
        </w:r>
      </w:ins>
      <w:ins w:id="1019" w:author="Benton, Deon" w:date="2026-05-02T10:36:00Z" w16du:dateUtc="2026-05-02T15:36:00Z">
        <w:r w:rsidR="00A02814">
          <w:rPr>
            <w:rFonts w:ascii="Times New Roman" w:eastAsia="Times New Roman" w:hAnsi="Times New Roman" w:cs="Times New Roman"/>
          </w:rPr>
          <w:t xml:space="preserve"> Effective Action</w:t>
        </w:r>
      </w:ins>
      <w:ins w:id="1020" w:author="Benton, Deon" w:date="2026-05-04T13:20:00Z" w16du:dateUtc="2026-05-04T18:20:00Z">
        <w:r w:rsidR="003F2A08">
          <w:rPr>
            <w:rFonts w:ascii="Times New Roman" w:eastAsia="Times New Roman" w:hAnsi="Times New Roman" w:cs="Times New Roman"/>
          </w:rPr>
          <w:t xml:space="preserve">, </w:t>
        </w:r>
      </w:ins>
      <w:ins w:id="1021" w:author="Benton, Deon" w:date="2026-05-02T10:36:00Z" w16du:dateUtc="2026-05-02T15:36:00Z">
        <w:r w:rsidR="00A02814">
          <w:rPr>
            <w:rFonts w:ascii="Times New Roman" w:eastAsia="Times New Roman" w:hAnsi="Times New Roman" w:cs="Times New Roman"/>
          </w:rPr>
          <w:t>Ineffective Action</w:t>
        </w:r>
      </w:ins>
      <w:ins w:id="1022" w:author="Benton, Deon" w:date="2026-05-04T13:20:00Z" w16du:dateUtc="2026-05-04T18:20:00Z">
        <w:r w:rsidR="003F2A08">
          <w:rPr>
            <w:rFonts w:ascii="Times New Roman" w:eastAsia="Times New Roman" w:hAnsi="Times New Roman" w:cs="Times New Roman"/>
          </w:rPr>
          <w:t>, or No Training</w:t>
        </w:r>
      </w:ins>
      <w:ins w:id="1023" w:author="Benton, Deon" w:date="2026-05-02T10:36:00Z" w16du:dateUtc="2026-05-02T15:36:00Z">
        <w:r w:rsidR="00A02814">
          <w:rPr>
            <w:rFonts w:ascii="Times New Roman" w:eastAsia="Times New Roman" w:hAnsi="Times New Roman" w:cs="Times New Roman"/>
          </w:rPr>
          <w:t>.</w:t>
        </w:r>
      </w:ins>
      <w:ins w:id="1024"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025" w:author="Benton, Deon" w:date="2026-05-04T11:24:00Z" w16du:dateUtc="2026-05-04T16:24:00Z">
        <w:r w:rsidR="00E21A3E">
          <w:rPr>
            <w:rFonts w:ascii="Times New Roman" w:eastAsia="Times New Roman" w:hAnsi="Times New Roman" w:cs="Times New Roman"/>
          </w:rPr>
          <w:t>The</w:t>
        </w:r>
      </w:ins>
      <w:ins w:id="1026" w:author="Benton, Deon" w:date="2026-05-04T11:22:00Z" w16du:dateUtc="2026-05-04T16:22:00Z">
        <w:r w:rsidR="00592DAE">
          <w:rPr>
            <w:rFonts w:ascii="Times New Roman" w:eastAsia="Times New Roman" w:hAnsi="Times New Roman" w:cs="Times New Roman"/>
          </w:rPr>
          <w:t xml:space="preserve"> assumption </w:t>
        </w:r>
      </w:ins>
      <w:ins w:id="1027" w:author="Benton, Deon" w:date="2026-05-04T11:24:00Z" w16du:dateUtc="2026-05-04T16:24:00Z">
        <w:r w:rsidR="00592DAE">
          <w:rPr>
            <w:rFonts w:ascii="Times New Roman" w:eastAsia="Times New Roman" w:hAnsi="Times New Roman" w:cs="Times New Roman"/>
          </w:rPr>
          <w:t xml:space="preserve">that </w:t>
        </w:r>
      </w:ins>
      <w:ins w:id="1028" w:author="Benton, Deon" w:date="2026-05-04T11:25:00Z" w16du:dateUtc="2026-05-04T16:25:00Z">
        <w:r w:rsidR="00E21A3E">
          <w:rPr>
            <w:rFonts w:ascii="Times New Roman" w:eastAsia="Times New Roman" w:hAnsi="Times New Roman" w:cs="Times New Roman"/>
          </w:rPr>
          <w:t xml:space="preserve">effective rather than ineffective </w:t>
        </w:r>
      </w:ins>
      <w:ins w:id="1029" w:author="Benton, Deon" w:date="2026-05-04T11:24:00Z" w16du:dateUtc="2026-05-04T16:24:00Z">
        <w:r w:rsidR="00592DAE">
          <w:rPr>
            <w:rFonts w:ascii="Times New Roman" w:eastAsia="Times New Roman" w:hAnsi="Times New Roman" w:cs="Times New Roman"/>
          </w:rPr>
          <w:t xml:space="preserve">sticky-mittens experience </w:t>
        </w:r>
      </w:ins>
      <w:ins w:id="1030" w:author="Benton, Deon" w:date="2026-05-04T11:25:00Z" w16du:dateUtc="2026-05-04T16:25:00Z">
        <w:r w:rsidR="00E21A3E">
          <w:rPr>
            <w:rFonts w:ascii="Times New Roman" w:eastAsia="Times New Roman" w:hAnsi="Times New Roman" w:cs="Times New Roman"/>
          </w:rPr>
          <w:t>heightens</w:t>
        </w:r>
      </w:ins>
      <w:ins w:id="1031" w:author="Benton, Deon" w:date="2026-05-04T11:23:00Z" w16du:dateUtc="2026-05-04T16:23:00Z">
        <w:r w:rsidR="00592DAE">
          <w:rPr>
            <w:rFonts w:ascii="Times New Roman" w:eastAsia="Times New Roman" w:hAnsi="Times New Roman" w:cs="Times New Roman"/>
          </w:rPr>
          <w:t xml:space="preserve"> </w:t>
        </w:r>
      </w:ins>
      <w:ins w:id="1032" w:author="Benton, Deon" w:date="2026-05-04T11:24:00Z" w16du:dateUtc="2026-05-04T16:24:00Z">
        <w:r w:rsidR="00592DAE">
          <w:rPr>
            <w:rFonts w:ascii="Times New Roman" w:eastAsia="Times New Roman" w:hAnsi="Times New Roman" w:cs="Times New Roman"/>
          </w:rPr>
          <w:t xml:space="preserve">infants’ </w:t>
        </w:r>
      </w:ins>
      <w:ins w:id="1033" w:author="Benton, Deon" w:date="2026-05-04T11:23:00Z" w16du:dateUtc="2026-05-04T16:23:00Z">
        <w:r w:rsidR="00592DAE">
          <w:rPr>
            <w:rFonts w:ascii="Times New Roman" w:eastAsia="Times New Roman" w:hAnsi="Times New Roman" w:cs="Times New Roman"/>
          </w:rPr>
          <w:t>attention</w:t>
        </w:r>
      </w:ins>
      <w:ins w:id="1034"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035" w:author="Benton, Deon" w:date="2026-05-04T11:25:00Z" w16du:dateUtc="2026-05-04T16:25:00Z">
        <w:r w:rsidR="00E21A3E">
          <w:rPr>
            <w:rFonts w:ascii="Times New Roman" w:eastAsia="Times New Roman" w:hAnsi="Times New Roman" w:cs="Times New Roman"/>
          </w:rPr>
          <w:t xml:space="preserve"> for </w:t>
        </w:r>
      </w:ins>
      <w:ins w:id="1036" w:author="Benton, Deon" w:date="2026-05-04T11:26:00Z" w16du:dateUtc="2026-05-04T16:26:00Z">
        <w:r w:rsidR="00E21A3E">
          <w:rPr>
            <w:rFonts w:ascii="Times New Roman" w:eastAsia="Times New Roman" w:hAnsi="Times New Roman" w:cs="Times New Roman"/>
          </w:rPr>
          <w:t xml:space="preserve">networks </w:t>
        </w:r>
      </w:ins>
      <w:ins w:id="1037" w:author="Benton, Deon" w:date="2026-05-04T11:27:00Z" w16du:dateUtc="2026-05-04T16:27:00Z">
        <w:r w:rsidR="00CB44E1">
          <w:rPr>
            <w:rFonts w:ascii="Times New Roman" w:eastAsia="Times New Roman" w:hAnsi="Times New Roman" w:cs="Times New Roman"/>
          </w:rPr>
          <w:t>in the</w:t>
        </w:r>
      </w:ins>
      <w:ins w:id="1038" w:author="Benton, Deon" w:date="2026-05-04T11:26:00Z" w16du:dateUtc="2026-05-04T16:26:00Z">
        <w:r w:rsidR="00E21A3E">
          <w:rPr>
            <w:rFonts w:ascii="Times New Roman" w:eastAsia="Times New Roman" w:hAnsi="Times New Roman" w:cs="Times New Roman"/>
          </w:rPr>
          <w:t xml:space="preserve"> Effective Action condition</w:t>
        </w:r>
      </w:ins>
      <w:ins w:id="1039" w:author="Benton, Deon" w:date="2026-05-04T11:28:00Z" w16du:dateUtc="2026-05-04T16:28:00Z">
        <w:r w:rsidR="008B237A">
          <w:rPr>
            <w:rFonts w:ascii="Times New Roman" w:eastAsia="Times New Roman" w:hAnsi="Times New Roman" w:cs="Times New Roman"/>
          </w:rPr>
          <w:t xml:space="preserve">. A lower learning rate was </w:t>
        </w:r>
      </w:ins>
      <w:ins w:id="1040" w:author="Benton, Deon" w:date="2026-05-04T12:30:00Z" w16du:dateUtc="2026-05-04T17:30:00Z">
        <w:r w:rsidR="00394185">
          <w:rPr>
            <w:rFonts w:ascii="Times New Roman" w:eastAsia="Times New Roman" w:hAnsi="Times New Roman" w:cs="Times New Roman"/>
          </w:rPr>
          <w:t>used</w:t>
        </w:r>
      </w:ins>
      <w:ins w:id="1041" w:author="Benton, Deon" w:date="2026-05-04T11:28:00Z" w16du:dateUtc="2026-05-04T16:28:00Z">
        <w:r w:rsidR="008B237A">
          <w:rPr>
            <w:rFonts w:ascii="Times New Roman" w:eastAsia="Times New Roman" w:hAnsi="Times New Roman" w:cs="Times New Roman"/>
          </w:rPr>
          <w:t xml:space="preserve"> during </w:t>
        </w:r>
      </w:ins>
      <w:ins w:id="1042" w:author="Benton, Deon" w:date="2026-05-04T11:29:00Z" w16du:dateUtc="2026-05-04T16:29:00Z">
        <w:r w:rsidR="008B237A">
          <w:rPr>
            <w:rFonts w:ascii="Times New Roman" w:eastAsia="Times New Roman" w:hAnsi="Times New Roman" w:cs="Times New Roman"/>
          </w:rPr>
          <w:t>the pretraining phase than that used</w:t>
        </w:r>
      </w:ins>
      <w:ins w:id="1043"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044"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045"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046" w:author="Benton, Deon" w:date="2026-05-04T11:40:00Z" w16du:dateUtc="2026-05-04T16:40:00Z">
        <w:r w:rsidR="00A53D96">
          <w:rPr>
            <w:rFonts w:ascii="Times New Roman" w:eastAsia="Times New Roman" w:hAnsi="Times New Roman" w:cs="Times New Roman"/>
          </w:rPr>
          <w:t xml:space="preserve"> </w:t>
        </w:r>
      </w:ins>
      <w:ins w:id="1047" w:author="Benton, Deon" w:date="2026-05-04T12:31:00Z" w16du:dateUtc="2026-05-04T17:31:00Z">
        <w:r w:rsidR="00394185">
          <w:rPr>
            <w:rFonts w:ascii="Times New Roman" w:eastAsia="Times New Roman" w:hAnsi="Times New Roman" w:cs="Times New Roman"/>
          </w:rPr>
          <w:t>this attentional boost is short-lived</w:t>
        </w:r>
      </w:ins>
      <w:ins w:id="1048" w:author="Benton, Deon" w:date="2026-05-04T11:29:00Z" w16du:dateUtc="2026-05-04T16:29:00Z">
        <w:r w:rsidR="008B237A">
          <w:rPr>
            <w:rFonts w:ascii="Times New Roman" w:eastAsia="Times New Roman" w:hAnsi="Times New Roman" w:cs="Times New Roman"/>
          </w:rPr>
          <w:t xml:space="preserve"> </w:t>
        </w:r>
      </w:ins>
      <w:ins w:id="1049" w:author="Benton, Deon" w:date="2026-05-04T11:30:00Z" w16du:dateUtc="2026-05-04T16:30:00Z">
        <w:r w:rsidR="008B237A">
          <w:rPr>
            <w:rFonts w:ascii="Times New Roman" w:eastAsia="Times New Roman" w:hAnsi="Times New Roman" w:cs="Times New Roman"/>
          </w:rPr>
          <w:t xml:space="preserve">was implemented by </w:t>
        </w:r>
      </w:ins>
      <w:ins w:id="1050" w:author="Benton, Deon" w:date="2026-05-04T11:32:00Z" w16du:dateUtc="2026-05-04T16:32:00Z">
        <w:r w:rsidR="004E3A37">
          <w:rPr>
            <w:rFonts w:ascii="Times New Roman" w:eastAsia="Times New Roman" w:hAnsi="Times New Roman" w:cs="Times New Roman"/>
          </w:rPr>
          <w:t>resetting</w:t>
        </w:r>
      </w:ins>
      <w:ins w:id="1051" w:author="Benton, Deon" w:date="2026-05-04T11:30:00Z" w16du:dateUtc="2026-05-04T16:30:00Z">
        <w:r w:rsidR="008B237A">
          <w:rPr>
            <w:rFonts w:ascii="Times New Roman" w:eastAsia="Times New Roman" w:hAnsi="Times New Roman" w:cs="Times New Roman"/>
          </w:rPr>
          <w:t xml:space="preserve"> </w:t>
        </w:r>
        <w:r w:rsidR="008B237A">
          <w:rPr>
            <w:rFonts w:ascii="Times New Roman" w:eastAsia="Times New Roman" w:hAnsi="Times New Roman" w:cs="Times New Roman"/>
          </w:rPr>
          <w:lastRenderedPageBreak/>
          <w:t>the learning rate to its pretraining value at the start of the subsequent habituation phase</w:t>
        </w:r>
      </w:ins>
      <w:ins w:id="1052" w:author="Benton, Deon" w:date="2026-05-04T11:31:00Z" w16du:dateUtc="2026-05-04T16:31:00Z">
        <w:r w:rsidR="004E3A37">
          <w:rPr>
            <w:rFonts w:ascii="Times New Roman" w:eastAsia="Times New Roman" w:hAnsi="Times New Roman" w:cs="Times New Roman"/>
          </w:rPr>
          <w:t>. Th</w:t>
        </w:r>
      </w:ins>
      <w:ins w:id="1053" w:author="Benton, Deon" w:date="2026-05-04T11:32:00Z" w16du:dateUtc="2026-05-04T16:32:00Z">
        <w:r w:rsidR="004E3A37">
          <w:rPr>
            <w:rFonts w:ascii="Times New Roman" w:eastAsia="Times New Roman" w:hAnsi="Times New Roman" w:cs="Times New Roman"/>
          </w:rPr>
          <w:t>e</w:t>
        </w:r>
      </w:ins>
      <w:ins w:id="1054"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055" w:author="Benton, Deon" w:date="2026-05-04T11:34:00Z" w16du:dateUtc="2026-05-04T16:34:00Z">
        <w:r w:rsidR="00682AFF">
          <w:rPr>
            <w:rFonts w:ascii="Times New Roman" w:eastAsia="Times New Roman" w:hAnsi="Times New Roman" w:cs="Times New Roman"/>
          </w:rPr>
          <w:t>Action condition.</w:t>
        </w:r>
      </w:ins>
      <w:ins w:id="1056" w:author="Benton, Deon" w:date="2026-05-04T11:32:00Z" w16du:dateUtc="2026-05-04T16:32:00Z">
        <w:r w:rsidR="004E3A37">
          <w:rPr>
            <w:rFonts w:ascii="Times New Roman" w:eastAsia="Times New Roman" w:hAnsi="Times New Roman" w:cs="Times New Roman"/>
          </w:rPr>
          <w:t xml:space="preserve"> </w:t>
        </w:r>
      </w:ins>
      <w:ins w:id="1057" w:author="Benton, Deon" w:date="2026-05-04T11:36:00Z" w16du:dateUtc="2026-05-04T16:36:00Z">
        <w:r w:rsidR="00C90E65">
          <w:rPr>
            <w:rFonts w:ascii="Times New Roman" w:eastAsia="Times New Roman" w:hAnsi="Times New Roman" w:cs="Times New Roman"/>
          </w:rPr>
          <w:t xml:space="preserve">In all other </w:t>
        </w:r>
      </w:ins>
      <w:ins w:id="1058" w:author="Benton, Deon" w:date="2026-05-04T12:07:00Z" w16du:dateUtc="2026-05-04T17:07:00Z">
        <w:r w:rsidR="00F94E6F">
          <w:rPr>
            <w:rFonts w:ascii="Times New Roman" w:eastAsia="Times New Roman" w:hAnsi="Times New Roman" w:cs="Times New Roman"/>
          </w:rPr>
          <w:t>respect</w:t>
        </w:r>
      </w:ins>
      <w:ins w:id="1059" w:author="Benton, Deon" w:date="2026-05-04T11:36:00Z" w16du:dateUtc="2026-05-04T16:36:00Z">
        <w:r w:rsidR="00C90E65">
          <w:rPr>
            <w:rFonts w:ascii="Times New Roman" w:eastAsia="Times New Roman" w:hAnsi="Times New Roman" w:cs="Times New Roman"/>
          </w:rPr>
          <w:t>s, these two conditions were identical</w:t>
        </w:r>
      </w:ins>
      <w:ins w:id="1060" w:author="Benton, Deon" w:date="2026-05-04T12:07:00Z" w16du:dateUtc="2026-05-04T17:07:00Z">
        <w:r w:rsidR="00F94E6F">
          <w:rPr>
            <w:rFonts w:ascii="Times New Roman" w:eastAsia="Times New Roman" w:hAnsi="Times New Roman" w:cs="Times New Roman"/>
          </w:rPr>
          <w:t xml:space="preserve"> to one another</w:t>
        </w:r>
      </w:ins>
      <w:ins w:id="1061" w:author="Benton, Deon" w:date="2026-05-04T11:36:00Z" w16du:dateUtc="2026-05-04T16:36:00Z">
        <w:r w:rsidR="00C90E65">
          <w:rPr>
            <w:rFonts w:ascii="Times New Roman" w:eastAsia="Times New Roman" w:hAnsi="Times New Roman" w:cs="Times New Roman"/>
          </w:rPr>
          <w:t>.</w:t>
        </w:r>
      </w:ins>
      <w:ins w:id="1062" w:author="Benton, Deon" w:date="2026-05-04T13:16:00Z" w16du:dateUtc="2026-05-04T18:16:00Z">
        <w:r w:rsidR="008239C6">
          <w:rPr>
            <w:rFonts w:ascii="Times New Roman" w:eastAsia="Times New Roman" w:hAnsi="Times New Roman" w:cs="Times New Roman"/>
          </w:rPr>
          <w:t xml:space="preserve"> Specifically, within </w:t>
        </w:r>
      </w:ins>
      <w:ins w:id="1063" w:author="Benton, Deon" w:date="2026-05-04T13:47:00Z" w16du:dateUtc="2026-05-04T18:47:00Z">
        <w:r w:rsidR="00F913E8">
          <w:rPr>
            <w:rFonts w:ascii="Times New Roman" w:eastAsia="Times New Roman" w:hAnsi="Times New Roman" w:cs="Times New Roman"/>
          </w:rPr>
          <w:t xml:space="preserve">the </w:t>
        </w:r>
      </w:ins>
      <w:ins w:id="1064" w:author="Benton, Deon" w:date="2026-05-04T13:48:00Z" w16du:dateUtc="2026-05-04T18:48:00Z">
        <w:r w:rsidR="00F913E8">
          <w:rPr>
            <w:rFonts w:ascii="Times New Roman" w:eastAsia="Times New Roman" w:hAnsi="Times New Roman" w:cs="Times New Roman"/>
          </w:rPr>
          <w:t xml:space="preserve">Effective Action </w:t>
        </w:r>
        <w:proofErr w:type="gramStart"/>
        <w:r w:rsidR="00F913E8">
          <w:rPr>
            <w:rFonts w:ascii="Times New Roman" w:eastAsia="Times New Roman" w:hAnsi="Times New Roman" w:cs="Times New Roman"/>
          </w:rPr>
          <w:t>condition</w:t>
        </w:r>
      </w:ins>
      <w:proofErr w:type="gramEnd"/>
      <w:ins w:id="1065"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066" w:author="Benton, Deon" w:date="2026-05-04T13:52:00Z" w16du:dateUtc="2026-05-04T18:52:00Z">
        <w:r w:rsidR="00857299">
          <w:rPr>
            <w:rFonts w:ascii="Times New Roman" w:eastAsia="Times New Roman" w:hAnsi="Times New Roman" w:cs="Times New Roman"/>
          </w:rPr>
          <w:t>sub-</w:t>
        </w:r>
      </w:ins>
      <w:ins w:id="1067" w:author="Benton, Deon" w:date="2026-05-04T13:16:00Z" w16du:dateUtc="2026-05-04T18:16:00Z">
        <w:r w:rsidR="008239C6">
          <w:rPr>
            <w:rFonts w:ascii="Times New Roman" w:eastAsia="Times New Roman" w:hAnsi="Times New Roman" w:cs="Times New Roman"/>
          </w:rPr>
          <w:t>condition or to</w:t>
        </w:r>
      </w:ins>
      <w:ins w:id="1068" w:author="Benton, Deon" w:date="2026-05-04T13:17:00Z" w16du:dateUtc="2026-05-04T18:17:00Z">
        <w:r w:rsidR="008239C6">
          <w:rPr>
            <w:rFonts w:ascii="Times New Roman" w:eastAsia="Times New Roman" w:hAnsi="Times New Roman" w:cs="Times New Roman"/>
          </w:rPr>
          <w:t xml:space="preserve"> the Control </w:t>
        </w:r>
      </w:ins>
      <w:ins w:id="1069" w:author="Benton, Deon" w:date="2026-05-04T13:52:00Z" w16du:dateUtc="2026-05-04T18:52:00Z">
        <w:r w:rsidR="00857299">
          <w:rPr>
            <w:rFonts w:ascii="Times New Roman" w:eastAsia="Times New Roman" w:hAnsi="Times New Roman" w:cs="Times New Roman"/>
          </w:rPr>
          <w:t>sub-</w:t>
        </w:r>
      </w:ins>
      <w:ins w:id="1070"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071" w:author="Benton, Deon" w:date="2026-05-04T13:19:00Z" w16du:dateUtc="2026-05-04T18:19:00Z">
        <w:r w:rsidR="003F2A08">
          <w:rPr>
            <w:rFonts w:ascii="Times New Roman" w:eastAsia="Times New Roman" w:hAnsi="Times New Roman" w:cs="Times New Roman"/>
          </w:rPr>
          <w:t xml:space="preserve">Skerry et al.’s (2013) </w:t>
        </w:r>
      </w:ins>
      <w:ins w:id="1072" w:author="Benton, Deon" w:date="2026-05-04T13:17:00Z" w16du:dateUtc="2026-05-04T18:17:00Z">
        <w:r w:rsidR="008239C6">
          <w:rPr>
            <w:rFonts w:ascii="Times New Roman" w:eastAsia="Times New Roman" w:hAnsi="Times New Roman" w:cs="Times New Roman"/>
          </w:rPr>
          <w:t>Experiments 1 and 4 in Skerry et al. (2013), whereas the Con</w:t>
        </w:r>
      </w:ins>
      <w:ins w:id="1073" w:author="Benton, Deon" w:date="2026-05-04T13:18:00Z" w16du:dateUtc="2026-05-04T18:18:00Z">
        <w:r w:rsidR="008239C6">
          <w:rPr>
            <w:rFonts w:ascii="Times New Roman" w:eastAsia="Times New Roman" w:hAnsi="Times New Roman" w:cs="Times New Roman"/>
          </w:rPr>
          <w:t xml:space="preserve">trol condition corresponded to </w:t>
        </w:r>
      </w:ins>
      <w:ins w:id="1074" w:author="Benton, Deon" w:date="2026-05-04T13:19:00Z" w16du:dateUtc="2026-05-04T18:19:00Z">
        <w:r w:rsidR="003F2A08">
          <w:rPr>
            <w:rFonts w:ascii="Times New Roman" w:eastAsia="Times New Roman" w:hAnsi="Times New Roman" w:cs="Times New Roman"/>
          </w:rPr>
          <w:t xml:space="preserve">their </w:t>
        </w:r>
      </w:ins>
      <w:ins w:id="1075"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076" w:author="Benton, Deon" w:date="2026-05-04T13:19:00Z" w16du:dateUtc="2026-05-04T18:19:00Z">
        <w:r w:rsidR="003F2A08">
          <w:rPr>
            <w:rFonts w:ascii="Times New Roman" w:eastAsia="Times New Roman" w:hAnsi="Times New Roman" w:cs="Times New Roman"/>
          </w:rPr>
          <w:t xml:space="preserve"> </w:t>
        </w:r>
      </w:ins>
      <w:ins w:id="1077" w:author="Benton, Deon" w:date="2026-05-04T13:48:00Z" w16du:dateUtc="2026-05-04T18:48:00Z">
        <w:r w:rsidR="00F913E8">
          <w:rPr>
            <w:rFonts w:ascii="Times New Roman" w:eastAsia="Times New Roman" w:hAnsi="Times New Roman" w:cs="Times New Roman"/>
          </w:rPr>
          <w:t xml:space="preserve"> Given that </w:t>
        </w:r>
      </w:ins>
      <w:ins w:id="1078" w:author="Benton, Deon" w:date="2026-05-04T13:50:00Z" w16du:dateUtc="2026-05-04T18:50:00Z">
        <w:r w:rsidR="00261000">
          <w:rPr>
            <w:rFonts w:ascii="Times New Roman" w:eastAsia="Times New Roman" w:hAnsi="Times New Roman" w:cs="Times New Roman"/>
          </w:rPr>
          <w:t xml:space="preserve">the </w:t>
        </w:r>
      </w:ins>
      <w:ins w:id="1079" w:author="Benton, Deon" w:date="2026-05-04T13:48:00Z" w16du:dateUtc="2026-05-04T18:48:00Z">
        <w:r w:rsidR="00F913E8">
          <w:rPr>
            <w:rFonts w:ascii="Times New Roman" w:eastAsia="Times New Roman" w:hAnsi="Times New Roman" w:cs="Times New Roman"/>
          </w:rPr>
          <w:t xml:space="preserve">Ineffective </w:t>
        </w:r>
      </w:ins>
      <w:ins w:id="1080" w:author="Benton, Deon" w:date="2026-05-04T13:45:00Z" w16du:dateUtc="2026-05-04T18:45:00Z">
        <w:r w:rsidR="00894DE7">
          <w:rPr>
            <w:rFonts w:ascii="Times New Roman" w:eastAsia="Times New Roman" w:hAnsi="Times New Roman" w:cs="Times New Roman"/>
          </w:rPr>
          <w:t>A</w:t>
        </w:r>
      </w:ins>
      <w:ins w:id="1081" w:author="Benton, Deon" w:date="2026-05-04T13:49:00Z" w16du:dateUtc="2026-05-04T18:49:00Z">
        <w:r w:rsidR="00F913E8">
          <w:rPr>
            <w:rFonts w:ascii="Times New Roman" w:eastAsia="Times New Roman" w:hAnsi="Times New Roman" w:cs="Times New Roman"/>
          </w:rPr>
          <w:t>ction condition</w:t>
        </w:r>
      </w:ins>
      <w:ins w:id="1082" w:author="Benton, Deon" w:date="2026-05-04T13:50:00Z" w16du:dateUtc="2026-05-04T18:50:00Z">
        <w:r w:rsidR="00261000">
          <w:rPr>
            <w:rFonts w:ascii="Times New Roman" w:eastAsia="Times New Roman" w:hAnsi="Times New Roman" w:cs="Times New Roman"/>
          </w:rPr>
          <w:t xml:space="preserve"> did not include a Control </w:t>
        </w:r>
      </w:ins>
      <w:ins w:id="1083" w:author="Benton, Deon" w:date="2026-05-04T13:51:00Z" w16du:dateUtc="2026-05-04T18:51:00Z">
        <w:r w:rsidR="00261000">
          <w:rPr>
            <w:rFonts w:ascii="Times New Roman" w:eastAsia="Times New Roman" w:hAnsi="Times New Roman" w:cs="Times New Roman"/>
          </w:rPr>
          <w:t>sub-</w:t>
        </w:r>
      </w:ins>
      <w:ins w:id="1084" w:author="Benton, Deon" w:date="2026-05-04T13:50:00Z" w16du:dateUtc="2026-05-04T18:50:00Z">
        <w:r w:rsidR="00261000">
          <w:rPr>
            <w:rFonts w:ascii="Times New Roman" w:eastAsia="Times New Roman" w:hAnsi="Times New Roman" w:cs="Times New Roman"/>
          </w:rPr>
          <w:t xml:space="preserve">condition in Skerry et al. </w:t>
        </w:r>
      </w:ins>
      <w:ins w:id="1085" w:author="Benton, Deon" w:date="2026-05-04T13:51:00Z" w16du:dateUtc="2026-05-04T18:51:00Z">
        <w:r w:rsidR="00261000">
          <w:rPr>
            <w:rFonts w:ascii="Times New Roman" w:eastAsia="Times New Roman" w:hAnsi="Times New Roman" w:cs="Times New Roman"/>
          </w:rPr>
          <w:t>(2012)</w:t>
        </w:r>
      </w:ins>
      <w:ins w:id="1086"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087" w:author="Benton, Deon" w:date="2026-05-04T13:51:00Z" w16du:dateUtc="2026-05-04T18:51:00Z">
        <w:r w:rsidR="00261000">
          <w:rPr>
            <w:rFonts w:ascii="Times New Roman" w:eastAsia="Times New Roman" w:hAnsi="Times New Roman" w:cs="Times New Roman"/>
          </w:rPr>
          <w:t>sub-</w:t>
        </w:r>
      </w:ins>
      <w:ins w:id="1088" w:author="Benton, Deon" w:date="2026-05-04T13:50:00Z" w16du:dateUtc="2026-05-04T18:50:00Z">
        <w:r w:rsidR="00261000">
          <w:rPr>
            <w:rFonts w:ascii="Times New Roman" w:eastAsia="Times New Roman" w:hAnsi="Times New Roman" w:cs="Times New Roman"/>
          </w:rPr>
          <w:t>condition</w:t>
        </w:r>
      </w:ins>
      <w:ins w:id="1089" w:author="Benton, Deon" w:date="2026-05-04T13:54:00Z" w16du:dateUtc="2026-05-04T18:54:00Z">
        <w:r w:rsidR="0060782C">
          <w:rPr>
            <w:rFonts w:ascii="Times New Roman" w:eastAsia="Times New Roman" w:hAnsi="Times New Roman" w:cs="Times New Roman"/>
          </w:rPr>
          <w:t>; that is, networks in this condition were habituated to an eve</w:t>
        </w:r>
      </w:ins>
      <w:ins w:id="1090" w:author="Benton, Deon" w:date="2026-05-04T13:55:00Z" w16du:dateUtc="2026-05-04T18:55:00Z">
        <w:r w:rsidR="0060782C">
          <w:rPr>
            <w:rFonts w:ascii="Times New Roman" w:eastAsia="Times New Roman" w:hAnsi="Times New Roman" w:cs="Times New Roman"/>
          </w:rPr>
          <w:t>nt in which</w:t>
        </w:r>
      </w:ins>
      <w:ins w:id="1091" w:author="Benton, Deon" w:date="2026-05-04T13:51:00Z" w16du:dateUtc="2026-05-04T18:51:00Z">
        <w:r w:rsidR="00857299">
          <w:rPr>
            <w:rFonts w:ascii="Times New Roman" w:eastAsia="Times New Roman" w:hAnsi="Times New Roman" w:cs="Times New Roman"/>
          </w:rPr>
          <w:t xml:space="preserve"> </w:t>
        </w:r>
      </w:ins>
      <w:ins w:id="1092" w:author="Benton, Deon" w:date="2026-05-04T13:50:00Z" w16du:dateUtc="2026-05-04T18:50:00Z">
        <w:r w:rsidR="00261000">
          <w:rPr>
            <w:rFonts w:ascii="Times New Roman" w:eastAsia="Times New Roman" w:hAnsi="Times New Roman" w:cs="Times New Roman"/>
          </w:rPr>
          <w:t>arced motion occurred over rather than besides the obstacle.</w:t>
        </w:r>
      </w:ins>
      <w:ins w:id="1093" w:author="Benton, Deon" w:date="2026-05-04T13:45:00Z" w16du:dateUtc="2026-05-04T18:45:00Z">
        <w:r w:rsidR="00894DE7">
          <w:rPr>
            <w:rFonts w:ascii="Times New Roman" w:eastAsia="Times New Roman" w:hAnsi="Times New Roman" w:cs="Times New Roman"/>
          </w:rPr>
          <w:t xml:space="preserve"> </w:t>
        </w:r>
      </w:ins>
      <w:ins w:id="1094" w:author="Benton, Deon" w:date="2026-05-04T13:52:00Z" w16du:dateUtc="2026-05-04T18:52:00Z">
        <w:r w:rsidR="00857299">
          <w:rPr>
            <w:rFonts w:ascii="Times New Roman" w:eastAsia="Times New Roman" w:hAnsi="Times New Roman" w:cs="Times New Roman"/>
          </w:rPr>
          <w:t>Th</w:t>
        </w:r>
      </w:ins>
      <w:ins w:id="1095"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096" w:author="Benton, Deon" w:date="2026-05-04T13:55:00Z" w16du:dateUtc="2026-05-04T18:55:00Z">
        <w:r w:rsidR="0060782C">
          <w:rPr>
            <w:rFonts w:ascii="Times New Roman" w:eastAsia="Times New Roman" w:hAnsi="Times New Roman" w:cs="Times New Roman"/>
          </w:rPr>
          <w:t xml:space="preserve"> (2013)</w:t>
        </w:r>
      </w:ins>
      <w:ins w:id="1097"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098"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099" w:author="Benton, Deon" w:date="2026-05-04T13:55:00Z" w16du:dateUtc="2026-05-04T18:55:00Z"/>
          <w:rFonts w:ascii="Times New Roman" w:eastAsia="Times New Roman" w:hAnsi="Times New Roman" w:cs="Times New Roman"/>
          <w:b/>
          <w:bCs/>
        </w:rPr>
      </w:pPr>
      <w:ins w:id="1100"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0778C0C5" w:rsidR="00C7751A" w:rsidRDefault="00BD73A3" w:rsidP="00BD73A3">
      <w:pPr>
        <w:pStyle w:val="Caption"/>
        <w:rPr>
          <w:ins w:id="1101"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102"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103" w:author="Benton, Deon" w:date="2026-05-04T21:43:00Z" w16du:dateUtc="2026-05-05T02:43:00Z">
        <w:r>
          <w:rPr>
            <w:rFonts w:ascii="Times New Roman" w:eastAsia="Times New Roman" w:hAnsi="Times New Roman" w:cs="Times New Roman"/>
          </w:rPr>
          <w:t xml:space="preserve">Figure 18 shows the performance of </w:t>
        </w:r>
      </w:ins>
      <w:ins w:id="1104"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105" w:author="Benton, Deon" w:date="2026-05-04T21:44:00Z" w16du:dateUtc="2026-05-05T02:44:00Z">
        <w:r>
          <w:rPr>
            <w:rFonts w:ascii="Times New Roman" w:eastAsia="Times New Roman" w:hAnsi="Times New Roman" w:cs="Times New Roman"/>
          </w:rPr>
          <w:t xml:space="preserve"> across habituation epochs and overall.</w:t>
        </w:r>
      </w:ins>
      <w:ins w:id="1106"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107" w:author="Benton, Deon" w:date="2026-05-07T13:48:00Z" w16du:dateUtc="2026-05-07T18:48:00Z">
        <w:r w:rsidR="00FD21A1">
          <w:rPr>
            <w:rFonts w:ascii="Times New Roman" w:eastAsia="Times New Roman" w:hAnsi="Times New Roman" w:cs="Times New Roman"/>
          </w:rPr>
          <w:t>;</w:t>
        </w:r>
      </w:ins>
      <w:ins w:id="1108"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 xml:space="preserve">produced greater error to (or </w:t>
      </w:r>
      <w:proofErr w:type="gramStart"/>
      <w:r w:rsidR="00BD73A3">
        <w:rPr>
          <w:rFonts w:ascii="Times New Roman" w:eastAsia="Times New Roman" w:hAnsi="Times New Roman" w:cs="Times New Roman"/>
        </w:rPr>
        <w:t>look longer</w:t>
      </w:r>
      <w:proofErr w:type="gramEnd"/>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w:t>
      </w:r>
      <w:proofErr w:type="gramStart"/>
      <w:r w:rsidR="0007152D">
        <w:rPr>
          <w:rFonts w:ascii="Times New Roman" w:eastAsia="Times New Roman" w:hAnsi="Times New Roman" w:cs="Times New Roman"/>
        </w:rPr>
        <w:t xml:space="preserve">In particular, </w:t>
      </w:r>
      <w:r w:rsidR="00BD73A3">
        <w:rPr>
          <w:rFonts w:ascii="Times New Roman" w:eastAsia="Times New Roman" w:hAnsi="Times New Roman" w:cs="Times New Roman"/>
        </w:rPr>
        <w:t>networks’</w:t>
      </w:r>
      <w:proofErr w:type="gramEnd"/>
      <w:r w:rsidR="00BD73A3">
        <w:rPr>
          <w:rFonts w:ascii="Times New Roman" w:eastAsia="Times New Roman" w:hAnsi="Times New Roman" w:cs="Times New Roman"/>
        </w:rPr>
        <w:t xml:space="preserve">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17E4188F"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 No</w:t>
      </w:r>
      <w:proofErr w:type="gramEnd"/>
      <w:r w:rsidR="002D3ADE">
        <w:rPr>
          <w:rFonts w:ascii="Times New Roman" w:hAnsi="Times New Roman" w:cs="Times New Roman"/>
          <w:i w:val="0"/>
          <w:iCs w:val="0"/>
          <w:color w:val="000000" w:themeColor="text1"/>
          <w:sz w:val="24"/>
          <w:szCs w:val="24"/>
        </w:rPr>
        <w:t xml:space="preserve">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3172653D" w:rsidR="00F82EBD" w:rsidRDefault="00F82EBD" w:rsidP="00F82EBD">
      <w:pPr>
        <w:pStyle w:val="Caption"/>
        <w:rPr>
          <w:ins w:id="1109"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w:t>
      </w:r>
      <w:proofErr w:type="gramEnd"/>
      <w:r w:rsidR="002D3ADE">
        <w:rPr>
          <w:rFonts w:ascii="Times New Roman" w:hAnsi="Times New Roman" w:cs="Times New Roman"/>
          <w:i w:val="0"/>
          <w:iCs w:val="0"/>
          <w:color w:val="000000" w:themeColor="text1"/>
          <w:sz w:val="24"/>
          <w:szCs w:val="24"/>
        </w:rPr>
        <w:t xml:space="preserv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FBCE964"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Pr="008E1A7A">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 xml:space="preserve">Performance of ALIAS in </w:t>
      </w:r>
      <w:proofErr w:type="gramStart"/>
      <w:r w:rsidR="008E1A7A">
        <w:rPr>
          <w:rFonts w:ascii="Times New Roman" w:hAnsi="Times New Roman" w:cs="Times New Roman"/>
          <w:i w:val="0"/>
          <w:iCs w:val="0"/>
          <w:color w:val="000000" w:themeColor="text1"/>
          <w:sz w:val="24"/>
          <w:szCs w:val="24"/>
        </w:rPr>
        <w:t>the Effective</w:t>
      </w:r>
      <w:proofErr w:type="gramEnd"/>
      <w:r w:rsidR="008E1A7A">
        <w:rPr>
          <w:rFonts w:ascii="Times New Roman" w:hAnsi="Times New Roman" w:cs="Times New Roman"/>
          <w:i w:val="0"/>
          <w:iCs w:val="0"/>
          <w:color w:val="000000" w:themeColor="text1"/>
          <w:sz w:val="24"/>
          <w:szCs w:val="24"/>
        </w:rPr>
        <w:t xml:space="preserve"> Action condition. (Left) Overall error produced to the Efficient and Inefficient test events for networks in </w:t>
      </w:r>
      <w:proofErr w:type="gramStart"/>
      <w:r w:rsidR="008E1A7A">
        <w:rPr>
          <w:rFonts w:ascii="Times New Roman" w:hAnsi="Times New Roman" w:cs="Times New Roman"/>
          <w:i w:val="0"/>
          <w:iCs w:val="0"/>
          <w:color w:val="000000" w:themeColor="text1"/>
          <w:sz w:val="24"/>
          <w:szCs w:val="24"/>
        </w:rPr>
        <w:t>the Experimental</w:t>
      </w:r>
      <w:proofErr w:type="gramEnd"/>
      <w:r w:rsidR="008E1A7A">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110"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111" w:author="Benton, Deon" w:date="2026-05-07T15:33:00Z" w16du:dateUtc="2026-05-07T20:33:00Z">
        <w:r w:rsidR="009754B6">
          <w:rPr>
            <w:rFonts w:ascii="Times New Roman" w:eastAsia="Times New Roman" w:hAnsi="Times New Roman" w:cs="Times New Roman"/>
          </w:rPr>
          <w:t>al</w:t>
        </w:r>
      </w:ins>
      <w:ins w:id="1112" w:author="Benton, Deon" w:date="2026-05-07T13:51:00Z" w16du:dateUtc="2026-05-07T18:51:00Z">
        <w:r w:rsidR="00DF3EF3">
          <w:rPr>
            <w:rFonts w:ascii="Times New Roman" w:eastAsia="Times New Roman" w:hAnsi="Times New Roman" w:cs="Times New Roman"/>
          </w:rPr>
          <w:t xml:space="preserve"> boost that networks experience </w:t>
        </w:r>
      </w:ins>
      <w:ins w:id="1113"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114" w:author="Benton, Deon" w:date="2026-05-07T13:51:00Z" w16du:dateUtc="2026-05-07T18:51:00Z">
        <w:r w:rsidR="00DF3EF3">
          <w:rPr>
            <w:rFonts w:ascii="Times New Roman" w:eastAsia="Times New Roman" w:hAnsi="Times New Roman" w:cs="Times New Roman"/>
          </w:rPr>
          <w:t xml:space="preserve">? </w:t>
        </w:r>
      </w:ins>
      <w:ins w:id="1115"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116"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 xml:space="preserve">depend on a short-lived </w:t>
      </w:r>
      <w:proofErr w:type="gramStart"/>
      <w:r w:rsidR="003D2B3B">
        <w:rPr>
          <w:rFonts w:ascii="Times New Roman" w:eastAsia="Times New Roman" w:hAnsi="Times New Roman" w:cs="Times New Roman"/>
        </w:rPr>
        <w:t>attentional</w:t>
      </w:r>
      <w:proofErr w:type="gramEnd"/>
      <w:r w:rsidR="003D2B3B">
        <w:rPr>
          <w:rFonts w:ascii="Times New Roman" w:eastAsia="Times New Roman" w:hAnsi="Times New Roman" w:cs="Times New Roman"/>
        </w:rPr>
        <w:t xml:space="preserve"> boost</w:t>
      </w:r>
      <w:r w:rsidR="000943B0">
        <w:rPr>
          <w:rFonts w:ascii="Times New Roman" w:eastAsia="Times New Roman" w:hAnsi="Times New Roman" w:cs="Times New Roman"/>
        </w:rPr>
        <w:t>.</w:t>
      </w:r>
      <w:ins w:id="1117" w:author="Benton, Deon" w:date="2026-05-07T15:35:00Z" w16du:dateUtc="2026-05-07T20:35:00Z">
        <w:r w:rsidR="000446CE">
          <w:rPr>
            <w:rFonts w:ascii="Times New Roman" w:eastAsia="Times New Roman" w:hAnsi="Times New Roman" w:cs="Times New Roman"/>
          </w:rPr>
          <w:t xml:space="preserve"> </w:t>
        </w:r>
      </w:ins>
      <w:ins w:id="1118" w:author="Benton, Deon" w:date="2026-05-07T15:38:00Z" w16du:dateUtc="2026-05-07T20:38:00Z">
        <w:r w:rsidR="008A4328">
          <w:rPr>
            <w:rFonts w:ascii="Times New Roman" w:eastAsia="Times New Roman" w:hAnsi="Times New Roman" w:cs="Times New Roman"/>
          </w:rPr>
          <w:t xml:space="preserve">To </w:t>
        </w:r>
      </w:ins>
      <w:ins w:id="1119" w:author="Benton, Deon" w:date="2026-05-07T15:39:00Z" w16du:dateUtc="2026-05-07T20:39:00Z">
        <w:r w:rsidR="008A4328">
          <w:rPr>
            <w:rFonts w:ascii="Times New Roman" w:eastAsia="Times New Roman" w:hAnsi="Times New Roman" w:cs="Times New Roman"/>
          </w:rPr>
          <w:t xml:space="preserve">evaluate this question, a new set </w:t>
        </w:r>
      </w:ins>
      <w:ins w:id="1120" w:author="Benton, Deon" w:date="2026-05-07T15:50:00Z" w16du:dateUtc="2026-05-07T20:50:00Z">
        <w:r w:rsidR="009E22D9">
          <w:rPr>
            <w:rFonts w:ascii="Times New Roman" w:eastAsia="Times New Roman" w:hAnsi="Times New Roman" w:cs="Times New Roman"/>
          </w:rPr>
          <w:t xml:space="preserve">of </w:t>
        </w:r>
      </w:ins>
      <w:ins w:id="1121"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122"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123"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proofErr w:type="spellEnd"/>
      <w:r w:rsidR="00455517">
        <w:rPr>
          <w:rFonts w:ascii="Times New Roman" w:eastAsia="Times New Roman" w:hAnsi="Times New Roman" w:cs="Times New Roman"/>
        </w:rPr>
        <w:t xml:space="preserve"> = </w:t>
      </w:r>
      <w:proofErr w:type="gramStart"/>
      <w:r w:rsidR="00455517">
        <w:rPr>
          <w:rFonts w:ascii="Times New Roman" w:eastAsia="Times New Roman" w:hAnsi="Times New Roman" w:cs="Times New Roman"/>
        </w:rPr>
        <w:t xml:space="preserve">100; </w:t>
      </w:r>
      <w:ins w:id="1124" w:author="Benton, Deon" w:date="2026-05-07T15:40:00Z" w16du:dateUtc="2026-05-07T20:40:00Z">
        <w:r w:rsidR="008A4328">
          <w:rPr>
            <w:rFonts w:ascii="Times New Roman" w:eastAsia="Times New Roman" w:hAnsi="Times New Roman" w:cs="Times New Roman"/>
          </w:rPr>
          <w:t xml:space="preserve"> </w:t>
        </w:r>
      </w:ins>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proofErr w:type="spellEnd"/>
      <w:proofErr w:type="gramEnd"/>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125"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126"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127" w:author="Benton, Deon" w:date="2026-05-07T15:40:00Z" w16du:dateUtc="2026-05-07T20:40:00Z">
        <w:r w:rsidR="008A4328">
          <w:rPr>
            <w:rFonts w:ascii="Times New Roman" w:eastAsia="Times New Roman" w:hAnsi="Times New Roman" w:cs="Times New Roman"/>
          </w:rPr>
          <w:t>the Effective Action condition.</w:t>
        </w:r>
      </w:ins>
      <w:ins w:id="1128" w:author="Benton, Deon" w:date="2026-05-07T15:41:00Z" w16du:dateUtc="2026-05-07T20:41:00Z">
        <w:r w:rsidR="008A4328">
          <w:rPr>
            <w:rFonts w:ascii="Times New Roman" w:eastAsia="Times New Roman" w:hAnsi="Times New Roman" w:cs="Times New Roman"/>
          </w:rPr>
          <w:t xml:space="preserve"> </w:t>
        </w:r>
      </w:ins>
      <w:ins w:id="1129"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130"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131"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132"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133" w:author="Benton, Deon" w:date="2026-05-07T15:47:00Z" w16du:dateUtc="2026-05-07T20:47:00Z">
        <w:r w:rsidR="00DF1082">
          <w:rPr>
            <w:rFonts w:ascii="Times New Roman" w:eastAsia="Times New Roman" w:hAnsi="Times New Roman" w:cs="Times New Roman"/>
          </w:rPr>
          <w:t xml:space="preserve">simply that the present account assumes that </w:t>
        </w:r>
      </w:ins>
      <w:ins w:id="1134" w:author="Benton, Deon" w:date="2026-05-07T15:45:00Z" w16du:dateUtc="2026-05-07T20:45:00Z">
        <w:r w:rsidR="00E91E3F">
          <w:rPr>
            <w:rFonts w:ascii="Times New Roman" w:eastAsia="Times New Roman" w:hAnsi="Times New Roman" w:cs="Times New Roman"/>
          </w:rPr>
          <w:t>to the ext</w:t>
        </w:r>
      </w:ins>
      <w:ins w:id="1135"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136" w:author="Benton, Deon" w:date="2026-05-07T15:47:00Z" w16du:dateUtc="2026-05-07T20:47:00Z">
        <w:r w:rsidR="00DF1082">
          <w:rPr>
            <w:rFonts w:ascii="Times New Roman" w:eastAsia="Times New Roman" w:hAnsi="Times New Roman" w:cs="Times New Roman"/>
          </w:rPr>
          <w:t>such a boost occurred</w:t>
        </w:r>
      </w:ins>
      <w:ins w:id="1137" w:author="Benton, Deon" w:date="2026-05-07T15:46:00Z" w16du:dateUtc="2026-05-07T20:46:00Z">
        <w:r w:rsidR="00E91E3F">
          <w:rPr>
            <w:rFonts w:ascii="Times New Roman" w:eastAsia="Times New Roman" w:hAnsi="Times New Roman" w:cs="Times New Roman"/>
          </w:rPr>
          <w:t xml:space="preserve"> in the Effective Action condition. </w:t>
        </w:r>
      </w:ins>
      <w:ins w:id="1138"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139"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w:t>
      </w:r>
      <w:proofErr w:type="gramStart"/>
      <w:r w:rsidRPr="002518C6">
        <w:rPr>
          <w:rFonts w:ascii="Times New Roman" w:eastAsia="Times New Roman" w:hAnsi="Times New Roman" w:cs="Times New Roman"/>
        </w:rPr>
        <w:t>event—</w:t>
      </w:r>
      <w:proofErr w:type="gramEnd"/>
      <w:r w:rsidRPr="002518C6">
        <w:rPr>
          <w:rFonts w:ascii="Times New Roman" w:eastAsia="Times New Roman" w:hAnsi="Times New Roman" w:cs="Times New Roman"/>
        </w:rPr>
        <w:t xml:space="preserve">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5DD76D3D">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0C5E76FD"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140"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141" w:author="Benton, Deon" w:date="2026-05-07T13:49:00Z" w16du:dateUtc="2026-05-07T18:49:00Z">
        <w:r w:rsidR="002024D6">
          <w:rPr>
            <w:rFonts w:ascii="Times New Roman" w:eastAsia="Times New Roman" w:hAnsi="Times New Roman" w:cs="Times New Roman"/>
          </w:rPr>
          <w:t>relative spatial position.</w:t>
        </w:r>
      </w:ins>
      <w:ins w:id="1142"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143"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144"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proofErr w:type="gramStart"/>
      <w:r w:rsidR="00750DFD">
        <w:rPr>
          <w:rFonts w:ascii="Times New Roman" w:eastAsia="Times New Roman" w:hAnsi="Times New Roman" w:cs="Times New Roman"/>
        </w:rPr>
        <w:t>all of</w:t>
      </w:r>
      <w:proofErr w:type="gramEnd"/>
      <w:r w:rsidR="00750DFD">
        <w:rPr>
          <w:rFonts w:ascii="Times New Roman" w:eastAsia="Times New Roman" w:hAnsi="Times New Roman" w:cs="Times New Roman"/>
        </w:rPr>
        <w:t xml:space="preserve">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145"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0B2D87D6" w14:textId="15E943B1" w:rsidR="00EE0F83" w:rsidRDefault="00320B51" w:rsidP="00140894">
      <w:pPr>
        <w:spacing w:line="480" w:lineRule="auto"/>
        <w:ind w:firstLine="720"/>
        <w:contextualSpacing/>
        <w:rPr>
          <w:ins w:id="1146" w:author="Benton, Deon" w:date="2026-05-10T17:31:00Z" w16du:dateUtc="2026-05-10T22:31:00Z"/>
          <w:rFonts w:ascii="Times New Roman" w:eastAsia="Times New Roman" w:hAnsi="Times New Roman" w:cs="Times New Roman"/>
        </w:rPr>
      </w:pPr>
      <w:ins w:id="1147" w:author="Benton, Deon" w:date="2026-05-10T16:42:00Z" w16du:dateUtc="2026-05-10T21:42:00Z">
        <w:r>
          <w:rPr>
            <w:rFonts w:ascii="Times New Roman" w:eastAsia="Times New Roman" w:hAnsi="Times New Roman" w:cs="Times New Roman"/>
          </w:rPr>
          <w:t>A longstanding assumption in the deve</w:t>
        </w:r>
      </w:ins>
      <w:ins w:id="1148" w:author="Benton, Deon" w:date="2026-05-10T16:43:00Z" w16du:dateUtc="2026-05-10T21:43:00Z">
        <w:r>
          <w:rPr>
            <w:rFonts w:ascii="Times New Roman" w:eastAsia="Times New Roman" w:hAnsi="Times New Roman" w:cs="Times New Roman"/>
          </w:rPr>
          <w:t>lopmental cognitive sciences is that infants</w:t>
        </w:r>
      </w:ins>
      <w:ins w:id="1149"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150" w:author="Benton, Deon" w:date="2026-05-10T16:50:00Z" w16du:dateUtc="2026-05-10T21:50:00Z">
        <w:r w:rsidR="00F546D6">
          <w:rPr>
            <w:rFonts w:ascii="Times New Roman" w:eastAsia="Times New Roman" w:hAnsi="Times New Roman" w:cs="Times New Roman"/>
          </w:rPr>
          <w:t xml:space="preserve"> them</w:t>
        </w:r>
      </w:ins>
      <w:ins w:id="1151" w:author="Benton, Deon" w:date="2026-05-10T16:49:00Z" w16du:dateUtc="2026-05-10T21:49:00Z">
        <w:r w:rsidR="00F546D6">
          <w:rPr>
            <w:rFonts w:ascii="Times New Roman" w:eastAsia="Times New Roman" w:hAnsi="Times New Roman" w:cs="Times New Roman"/>
          </w:rPr>
          <w:t xml:space="preserve"> to reason about</w:t>
        </w:r>
      </w:ins>
      <w:ins w:id="1152" w:author="Benton, Deon" w:date="2026-05-10T16:50:00Z" w16du:dateUtc="2026-05-10T21:50:00Z">
        <w:r w:rsidR="00F546D6">
          <w:rPr>
            <w:rFonts w:ascii="Times New Roman" w:eastAsia="Times New Roman" w:hAnsi="Times New Roman" w:cs="Times New Roman"/>
          </w:rPr>
          <w:t xml:space="preserve"> </w:t>
        </w:r>
      </w:ins>
      <w:ins w:id="1153" w:author="Benton, Deon" w:date="2026-05-10T16:49:00Z" w16du:dateUtc="2026-05-10T21:49:00Z">
        <w:r w:rsidR="00F546D6">
          <w:rPr>
            <w:rFonts w:ascii="Times New Roman" w:eastAsia="Times New Roman" w:hAnsi="Times New Roman" w:cs="Times New Roman"/>
          </w:rPr>
          <w:t>actions</w:t>
        </w:r>
      </w:ins>
      <w:ins w:id="1154" w:author="Benton, Deon" w:date="2026-05-10T16:47:00Z" w16du:dateUtc="2026-05-10T21:47:00Z">
        <w:r>
          <w:rPr>
            <w:rFonts w:ascii="Times New Roman" w:eastAsia="Times New Roman" w:hAnsi="Times New Roman" w:cs="Times New Roman"/>
          </w:rPr>
          <w:t xml:space="preserve"> </w:t>
        </w:r>
      </w:ins>
      <w:ins w:id="1155" w:author="Benton, Deon" w:date="2026-05-10T16:48:00Z" w16du:dateUtc="2026-05-10T21:48:00Z">
        <w:r>
          <w:rPr>
            <w:rFonts w:ascii="Times New Roman" w:eastAsia="Times New Roman" w:hAnsi="Times New Roman" w:cs="Times New Roman"/>
          </w:rPr>
          <w:t xml:space="preserve">in terms of </w:t>
        </w:r>
      </w:ins>
      <w:ins w:id="1156" w:author="Benton, Deon" w:date="2026-05-10T16:50:00Z" w16du:dateUtc="2026-05-10T21:50:00Z">
        <w:r w:rsidR="00F546D6">
          <w:rPr>
            <w:rFonts w:ascii="Times New Roman" w:eastAsia="Times New Roman" w:hAnsi="Times New Roman" w:cs="Times New Roman"/>
          </w:rPr>
          <w:t>their</w:t>
        </w:r>
      </w:ins>
      <w:ins w:id="1157" w:author="Benton, Deon" w:date="2026-05-10T16:46:00Z" w16du:dateUtc="2026-05-10T21:46:00Z">
        <w:r>
          <w:rPr>
            <w:rFonts w:ascii="Times New Roman" w:eastAsia="Times New Roman" w:hAnsi="Times New Roman" w:cs="Times New Roman"/>
          </w:rPr>
          <w:t xml:space="preserve"> efficiency, cost, and subjective utility.</w:t>
        </w:r>
      </w:ins>
      <w:ins w:id="1158" w:author="Benton, Deon" w:date="2026-05-10T16:51:00Z" w16du:dateUtc="2026-05-10T21:51:00Z">
        <w:r w:rsidR="00F546D6">
          <w:rPr>
            <w:rFonts w:ascii="Times New Roman" w:eastAsia="Times New Roman" w:hAnsi="Times New Roman" w:cs="Times New Roman"/>
          </w:rPr>
          <w:t xml:space="preserve"> </w:t>
        </w:r>
      </w:ins>
      <w:ins w:id="1159" w:author="Benton, Deon" w:date="2026-05-10T17:12:00Z" w16du:dateUtc="2026-05-10T22:12:00Z">
        <w:r w:rsidR="00474C41">
          <w:rPr>
            <w:rFonts w:ascii="Times New Roman" w:eastAsia="Times New Roman" w:hAnsi="Times New Roman" w:cs="Times New Roman"/>
          </w:rPr>
          <w:t>The</w:t>
        </w:r>
      </w:ins>
      <w:ins w:id="1160" w:author="Benton, Deon" w:date="2026-05-10T17:11:00Z" w16du:dateUtc="2026-05-10T22:11:00Z">
        <w:r w:rsidR="00474C41">
          <w:rPr>
            <w:rFonts w:ascii="Times New Roman" w:eastAsia="Times New Roman" w:hAnsi="Times New Roman" w:cs="Times New Roman"/>
          </w:rPr>
          <w:t xml:space="preserve"> teleological stance, </w:t>
        </w:r>
      </w:ins>
      <w:ins w:id="1161" w:author="Benton, Deon" w:date="2026-05-10T17:13:00Z" w16du:dateUtc="2026-05-10T22:13:00Z">
        <w:r w:rsidR="00474C41">
          <w:rPr>
            <w:rFonts w:ascii="Times New Roman" w:eastAsia="Times New Roman" w:hAnsi="Times New Roman" w:cs="Times New Roman"/>
          </w:rPr>
          <w:t>naïve utility calculus, are three examples of such a proposal.</w:t>
        </w:r>
      </w:ins>
      <w:ins w:id="1162"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163" w:author="Benton, Deon" w:date="2026-05-10T17:28:00Z" w16du:dateUtc="2026-05-10T22:28:00Z">
        <w:r w:rsidR="00F16C69">
          <w:rPr>
            <w:rFonts w:ascii="Times New Roman" w:eastAsia="Times New Roman" w:hAnsi="Times New Roman" w:cs="Times New Roman"/>
          </w:rPr>
          <w:t xml:space="preserve">each of these </w:t>
        </w:r>
      </w:ins>
      <w:ins w:id="1164" w:author="Benton, Deon" w:date="2026-05-10T17:45:00Z" w16du:dateUtc="2026-05-10T22:45:00Z">
        <w:r w:rsidR="00511E70">
          <w:rPr>
            <w:rFonts w:ascii="Times New Roman" w:eastAsia="Times New Roman" w:hAnsi="Times New Roman" w:cs="Times New Roman"/>
          </w:rPr>
          <w:t>perspectives</w:t>
        </w:r>
      </w:ins>
      <w:ins w:id="1165" w:author="Benton, Deon" w:date="2026-05-10T17:28:00Z" w16du:dateUtc="2026-05-10T22:28:00Z">
        <w:r w:rsidR="00F16C69">
          <w:rPr>
            <w:rFonts w:ascii="Times New Roman" w:eastAsia="Times New Roman" w:hAnsi="Times New Roman" w:cs="Times New Roman"/>
          </w:rPr>
          <w:t xml:space="preserve"> has </w:t>
        </w:r>
      </w:ins>
      <w:ins w:id="1166" w:author="Benton, Deon" w:date="2026-05-10T17:23:00Z" w16du:dateUtc="2026-05-10T22:23:00Z">
        <w:r w:rsidR="00F16C69">
          <w:rPr>
            <w:rFonts w:ascii="Times New Roman" w:eastAsia="Times New Roman" w:hAnsi="Times New Roman" w:cs="Times New Roman"/>
          </w:rPr>
          <w:t xml:space="preserve">empirical support </w:t>
        </w:r>
      </w:ins>
      <w:ins w:id="1167" w:author="Benton, Deon" w:date="2026-05-10T17:28:00Z" w16du:dateUtc="2026-05-10T22:28:00Z">
        <w:r w:rsidR="00F16C69">
          <w:rPr>
            <w:rFonts w:ascii="Times New Roman" w:eastAsia="Times New Roman" w:hAnsi="Times New Roman" w:cs="Times New Roman"/>
          </w:rPr>
          <w:t xml:space="preserve">and </w:t>
        </w:r>
      </w:ins>
      <w:ins w:id="1168" w:author="Benton, Deon" w:date="2026-05-10T17:34:00Z" w16du:dateUtc="2026-05-10T22:34:00Z">
        <w:r w:rsidR="00EE0F83">
          <w:rPr>
            <w:rFonts w:ascii="Times New Roman" w:eastAsia="Times New Roman" w:hAnsi="Times New Roman" w:cs="Times New Roman"/>
          </w:rPr>
          <w:t>intuitive appeal</w:t>
        </w:r>
      </w:ins>
      <w:ins w:id="1169" w:author="Benton, Deon" w:date="2026-05-10T17:23:00Z" w16du:dateUtc="2026-05-10T22:23:00Z">
        <w:r w:rsidR="00F16C69">
          <w:rPr>
            <w:rFonts w:ascii="Times New Roman" w:eastAsia="Times New Roman" w:hAnsi="Times New Roman" w:cs="Times New Roman"/>
          </w:rPr>
          <w:t>—for example,</w:t>
        </w:r>
      </w:ins>
      <w:ins w:id="1170" w:author="Benton, Deon" w:date="2026-05-10T17:21:00Z" w16du:dateUtc="2026-05-10T22:21:00Z">
        <w:r w:rsidR="00F16C69" w:rsidRPr="00F16C69">
          <w:rPr>
            <w:rFonts w:ascii="Times New Roman" w:eastAsia="Times New Roman" w:hAnsi="Times New Roman" w:cs="Times New Roman"/>
          </w:rPr>
          <w:t xml:space="preserve"> </w:t>
        </w:r>
      </w:ins>
      <w:ins w:id="1171" w:author="Benton, Deon" w:date="2026-05-10T17:24:00Z" w16du:dateUtc="2026-05-10T22:24:00Z">
        <w:r w:rsidR="00F16C69" w:rsidRPr="00F16C69">
          <w:rPr>
            <w:rFonts w:ascii="Times New Roman" w:eastAsia="Times New Roman" w:hAnsi="Times New Roman" w:cs="Times New Roman"/>
          </w:rPr>
          <w:t xml:space="preserve">the </w:t>
        </w:r>
      </w:ins>
      <w:ins w:id="1172" w:author="Benton, Deon" w:date="2026-05-10T17:25:00Z" w16du:dateUtc="2026-05-10T22:25:00Z">
        <w:r w:rsidR="00F16C69">
          <w:rPr>
            <w:rFonts w:ascii="Times New Roman" w:eastAsia="Times New Roman" w:hAnsi="Times New Roman" w:cs="Times New Roman"/>
          </w:rPr>
          <w:t>notion that</w:t>
        </w:r>
      </w:ins>
      <w:ins w:id="1173" w:author="Benton, Deon" w:date="2026-05-10T17:24:00Z" w16du:dateUtc="2026-05-10T22:24:00Z">
        <w:r w:rsidR="00F16C69" w:rsidRPr="00F16C69">
          <w:rPr>
            <w:rFonts w:ascii="Times New Roman" w:eastAsia="Times New Roman" w:hAnsi="Times New Roman" w:cs="Times New Roman"/>
          </w:rPr>
          <w:t xml:space="preserve"> agents </w:t>
        </w:r>
        <w:r w:rsidR="00F16C69">
          <w:rPr>
            <w:rFonts w:ascii="Times New Roman" w:eastAsia="Times New Roman" w:hAnsi="Times New Roman" w:cs="Times New Roman"/>
          </w:rPr>
          <w:t>choose actions that minimize effort</w:t>
        </w:r>
      </w:ins>
      <w:ins w:id="1174" w:author="Benton, Deon" w:date="2026-05-10T17:25:00Z" w16du:dateUtc="2026-05-10T22:25:00Z">
        <w:r w:rsidR="00F16C69">
          <w:rPr>
            <w:rFonts w:ascii="Times New Roman" w:eastAsia="Times New Roman" w:hAnsi="Times New Roman" w:cs="Times New Roman"/>
          </w:rPr>
          <w:t xml:space="preserve"> and that </w:t>
        </w:r>
      </w:ins>
      <w:ins w:id="1175" w:author="Benton, Deon" w:date="2026-05-10T17:26:00Z" w16du:dateUtc="2026-05-10T22:26:00Z">
        <w:r w:rsidR="00F16C69">
          <w:rPr>
            <w:rFonts w:ascii="Times New Roman" w:eastAsia="Times New Roman" w:hAnsi="Times New Roman" w:cs="Times New Roman"/>
          </w:rPr>
          <w:t>enable them to achieve their goals</w:t>
        </w:r>
      </w:ins>
      <w:ins w:id="1176" w:author="Benton, Deon" w:date="2026-05-10T17:24:00Z" w16du:dateUtc="2026-05-10T22:24:00Z">
        <w:r w:rsidR="00F16C69" w:rsidRPr="00F16C69">
          <w:rPr>
            <w:rFonts w:ascii="Times New Roman" w:eastAsia="Times New Roman" w:hAnsi="Times New Roman" w:cs="Times New Roman"/>
          </w:rPr>
          <w:t xml:space="preserve"> accords closely with how adults </w:t>
        </w:r>
      </w:ins>
      <w:ins w:id="1177" w:author="Benton, Deon" w:date="2026-05-10T17:26:00Z" w16du:dateUtc="2026-05-10T22:26:00Z">
        <w:r w:rsidR="00F16C69">
          <w:rPr>
            <w:rFonts w:ascii="Times New Roman" w:eastAsia="Times New Roman" w:hAnsi="Times New Roman" w:cs="Times New Roman"/>
          </w:rPr>
          <w:t>interpret</w:t>
        </w:r>
      </w:ins>
      <w:ins w:id="1178" w:author="Benton, Deon" w:date="2026-05-10T17:31:00Z" w16du:dateUtc="2026-05-10T22:31:00Z">
        <w:r w:rsidR="00EE0F83">
          <w:rPr>
            <w:rFonts w:ascii="Times New Roman" w:eastAsia="Times New Roman" w:hAnsi="Times New Roman" w:cs="Times New Roman"/>
          </w:rPr>
          <w:t xml:space="preserve"> the actions of other</w:t>
        </w:r>
      </w:ins>
      <w:ins w:id="1179" w:author="Benton, Deon" w:date="2026-05-10T17:26:00Z" w16du:dateUtc="2026-05-10T22:26:00Z">
        <w:r w:rsidR="00F16C69">
          <w:rPr>
            <w:rFonts w:ascii="Times New Roman" w:eastAsia="Times New Roman" w:hAnsi="Times New Roman" w:cs="Times New Roman"/>
          </w:rPr>
          <w:t>s</w:t>
        </w:r>
      </w:ins>
      <w:ins w:id="1180" w:author="Benton, Deon" w:date="2026-05-10T17:21:00Z" w16du:dateUtc="2026-05-10T22:21:00Z">
        <w:r w:rsidR="00F16C69" w:rsidRPr="00F16C69">
          <w:rPr>
            <w:rFonts w:ascii="Times New Roman" w:eastAsia="Times New Roman" w:hAnsi="Times New Roman" w:cs="Times New Roman"/>
          </w:rPr>
          <w:t>—</w:t>
        </w:r>
      </w:ins>
      <w:ins w:id="1181" w:author="Benton, Deon" w:date="2026-05-10T17:46:00Z" w16du:dateUtc="2026-05-10T22:46:00Z">
        <w:r w:rsidR="00511E70">
          <w:rPr>
            <w:rFonts w:ascii="Times New Roman" w:eastAsia="Times New Roman" w:hAnsi="Times New Roman" w:cs="Times New Roman"/>
          </w:rPr>
          <w:t xml:space="preserve">I argue here that </w:t>
        </w:r>
      </w:ins>
      <w:ins w:id="1182" w:author="Benton, Deon" w:date="2026-05-10T17:42:00Z" w16du:dateUtc="2026-05-10T22:42:00Z">
        <w:r w:rsidR="00511E70">
          <w:rPr>
            <w:rFonts w:ascii="Times New Roman" w:eastAsia="Times New Roman" w:hAnsi="Times New Roman" w:cs="Times New Roman"/>
          </w:rPr>
          <w:t xml:space="preserve">infants’ behaviors </w:t>
        </w:r>
      </w:ins>
      <w:ins w:id="1183" w:author="Benton, Deon" w:date="2026-05-10T17:43:00Z" w16du:dateUtc="2026-05-10T22:43:00Z">
        <w:r w:rsidR="00511E70">
          <w:rPr>
            <w:rFonts w:ascii="Times New Roman" w:eastAsia="Times New Roman" w:hAnsi="Times New Roman" w:cs="Times New Roman"/>
          </w:rPr>
          <w:t>in a</w:t>
        </w:r>
      </w:ins>
      <w:ins w:id="1184" w:author="Benton, Deon" w:date="2026-05-10T17:46:00Z" w16du:dateUtc="2026-05-10T22:46:00Z">
        <w:r w:rsidR="00511E70">
          <w:rPr>
            <w:rFonts w:ascii="Times New Roman" w:eastAsia="Times New Roman" w:hAnsi="Times New Roman" w:cs="Times New Roman"/>
          </w:rPr>
          <w:t xml:space="preserve">ction understanding studies </w:t>
        </w:r>
      </w:ins>
      <w:ins w:id="1185" w:author="Benton, Deon" w:date="2026-05-10T17:43:00Z" w16du:dateUtc="2026-05-10T22:43:00Z">
        <w:r w:rsidR="00511E70">
          <w:rPr>
            <w:rFonts w:ascii="Times New Roman" w:eastAsia="Times New Roman" w:hAnsi="Times New Roman" w:cs="Times New Roman"/>
          </w:rPr>
          <w:t xml:space="preserve">can be explained without recourse to them. The crux </w:t>
        </w:r>
      </w:ins>
      <w:ins w:id="1186" w:author="Benton, Deon" w:date="2026-05-10T17:46:00Z" w16du:dateUtc="2026-05-10T22:46:00Z">
        <w:r w:rsidR="00511E70">
          <w:rPr>
            <w:rFonts w:ascii="Times New Roman" w:eastAsia="Times New Roman" w:hAnsi="Times New Roman" w:cs="Times New Roman"/>
          </w:rPr>
          <w:t>of the current perspective is that such behavior can be explained in</w:t>
        </w:r>
      </w:ins>
      <w:ins w:id="1187" w:author="Benton, Deon" w:date="2026-05-10T17:44:00Z" w16du:dateUtc="2026-05-10T22:44:00Z">
        <w:r w:rsidR="00511E70">
          <w:rPr>
            <w:rFonts w:ascii="Times New Roman" w:eastAsia="Times New Roman" w:hAnsi="Times New Roman" w:cs="Times New Roman"/>
          </w:rPr>
          <w:t xml:space="preserve"> terms of an associative learning mechanism </w:t>
        </w:r>
      </w:ins>
      <w:ins w:id="1188" w:author="Benton, Deon" w:date="2026-05-10T17:47:00Z" w16du:dateUtc="2026-05-10T22:47:00Z">
        <w:r w:rsidR="000E1851">
          <w:rPr>
            <w:rFonts w:ascii="Times New Roman" w:eastAsia="Times New Roman" w:hAnsi="Times New Roman" w:cs="Times New Roman"/>
          </w:rPr>
          <w:t>and</w:t>
        </w:r>
      </w:ins>
      <w:ins w:id="1189" w:author="Benton, Deon" w:date="2026-05-10T17:45:00Z" w16du:dateUtc="2026-05-10T22:45:00Z">
        <w:r w:rsidR="00511E70">
          <w:rPr>
            <w:rFonts w:ascii="Times New Roman" w:eastAsia="Times New Roman" w:hAnsi="Times New Roman" w:cs="Times New Roman"/>
          </w:rPr>
          <w:t xml:space="preserve"> by assuming that peripherally located obstacles have reduced salience. </w:t>
        </w:r>
      </w:ins>
      <w:ins w:id="1190" w:author="Benton, Deon" w:date="2026-05-10T17:21:00Z" w16du:dateUtc="2026-05-10T22:21:00Z">
        <w:r w:rsidR="00F16C69" w:rsidRPr="00F16C69">
          <w:rPr>
            <w:rFonts w:ascii="Times New Roman" w:eastAsia="Times New Roman" w:hAnsi="Times New Roman" w:cs="Times New Roman"/>
          </w:rPr>
          <w:t xml:space="preserve">I </w:t>
        </w:r>
      </w:ins>
      <w:ins w:id="1191" w:author="Benton, Deon" w:date="2026-05-10T17:47:00Z" w16du:dateUtc="2026-05-10T22:47:00Z">
        <w:r w:rsidR="0037083D">
          <w:rPr>
            <w:rFonts w:ascii="Times New Roman" w:eastAsia="Times New Roman" w:hAnsi="Times New Roman" w:cs="Times New Roman"/>
          </w:rPr>
          <w:t xml:space="preserve">show that when this account is </w:t>
        </w:r>
        <w:proofErr w:type="gramStart"/>
        <w:r w:rsidR="0037083D">
          <w:rPr>
            <w:rFonts w:ascii="Times New Roman" w:eastAsia="Times New Roman" w:hAnsi="Times New Roman" w:cs="Times New Roman"/>
          </w:rPr>
          <w:t>instantiated</w:t>
        </w:r>
        <w:proofErr w:type="gramEnd"/>
        <w:r w:rsidR="0037083D">
          <w:rPr>
            <w:rFonts w:ascii="Times New Roman" w:eastAsia="Times New Roman" w:hAnsi="Times New Roman" w:cs="Times New Roman"/>
          </w:rPr>
          <w:t xml:space="preserve"> in a computational model called ALIAS, the model not only succeeds in capturing the same data that </w:t>
        </w:r>
        <w:proofErr w:type="gramStart"/>
        <w:r w:rsidR="0037083D">
          <w:rPr>
            <w:rFonts w:ascii="Times New Roman" w:eastAsia="Times New Roman" w:hAnsi="Times New Roman" w:cs="Times New Roman"/>
          </w:rPr>
          <w:lastRenderedPageBreak/>
          <w:t>these perspective</w:t>
        </w:r>
        <w:proofErr w:type="gramEnd"/>
        <w:r w:rsidR="0037083D">
          <w:rPr>
            <w:rFonts w:ascii="Times New Roman" w:eastAsia="Times New Roman" w:hAnsi="Times New Roman" w:cs="Times New Roman"/>
          </w:rPr>
          <w:t xml:space="preserve"> can expla</w:t>
        </w:r>
      </w:ins>
      <w:ins w:id="1192" w:author="Benton, Deon" w:date="2026-05-10T17:48:00Z" w16du:dateUtc="2026-05-10T22:48:00Z">
        <w:r w:rsidR="0037083D">
          <w:rPr>
            <w:rFonts w:ascii="Times New Roman" w:eastAsia="Times New Roman" w:hAnsi="Times New Roman" w:cs="Times New Roman"/>
          </w:rPr>
          <w:t xml:space="preserve">in but it does a better job at capturing these data than alternative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proofErr w:type="spellStart"/>
        <w:r w:rsidR="0037083D">
          <w:rPr>
            <w:rFonts w:ascii="Times New Roman" w:eastAsia="Times New Roman" w:hAnsi="Times New Roman" w:cs="Times New Roman"/>
          </w:rPr>
          <w:t>Overwalle</w:t>
        </w:r>
        <w:proofErr w:type="spellEnd"/>
        <w:r w:rsidR="0037083D">
          <w:rPr>
            <w:rFonts w:ascii="Times New Roman" w:eastAsia="Times New Roman" w:hAnsi="Times New Roman" w:cs="Times New Roman"/>
          </w:rPr>
          <w:t xml:space="preserve"> (2010).</w:t>
        </w:r>
      </w:ins>
    </w:p>
    <w:p w14:paraId="39D5FEFA" w14:textId="77777777" w:rsidR="00EE0F83" w:rsidRDefault="00EE0F83" w:rsidP="00140894">
      <w:pPr>
        <w:spacing w:line="480" w:lineRule="auto"/>
        <w:ind w:firstLine="720"/>
        <w:contextualSpacing/>
        <w:rPr>
          <w:ins w:id="1193" w:author="Benton, Deon" w:date="2026-05-10T17:31:00Z" w16du:dateUtc="2026-05-10T22:31:00Z"/>
          <w:rFonts w:ascii="Times New Roman" w:eastAsia="Times New Roman" w:hAnsi="Times New Roman" w:cs="Times New Roman"/>
        </w:rPr>
      </w:pPr>
    </w:p>
    <w:p w14:paraId="52EFC918" w14:textId="6CC0C1C1" w:rsidR="00A94575" w:rsidRDefault="00474C41" w:rsidP="00140894">
      <w:pPr>
        <w:spacing w:line="480" w:lineRule="auto"/>
        <w:ind w:firstLine="720"/>
        <w:contextualSpacing/>
        <w:rPr>
          <w:ins w:id="1194" w:author="Benton, Deon" w:date="2026-05-10T17:01:00Z" w16du:dateUtc="2026-05-10T22:01:00Z"/>
          <w:rFonts w:ascii="Times New Roman" w:eastAsia="Times New Roman" w:hAnsi="Times New Roman" w:cs="Times New Roman"/>
        </w:rPr>
      </w:pPr>
      <w:ins w:id="1195" w:author="Benton, Deon" w:date="2026-05-10T17:13:00Z" w16du:dateUtc="2026-05-10T22:13:00Z">
        <w:r>
          <w:rPr>
            <w:rFonts w:ascii="Times New Roman" w:eastAsia="Times New Roman" w:hAnsi="Times New Roman" w:cs="Times New Roman"/>
          </w:rPr>
          <w:t xml:space="preserve"> Although </w:t>
        </w:r>
      </w:ins>
      <w:ins w:id="1196" w:author="Benton, Deon" w:date="2026-05-10T17:21:00Z" w16du:dateUtc="2026-05-10T22:21:00Z">
        <w:r w:rsidR="00F16C69">
          <w:rPr>
            <w:rFonts w:ascii="Times New Roman" w:eastAsia="Times New Roman" w:hAnsi="Times New Roman" w:cs="Times New Roman"/>
          </w:rPr>
          <w:t xml:space="preserve">there is empirical support for </w:t>
        </w:r>
        <w:proofErr w:type="gramStart"/>
        <w:r w:rsidR="00F16C69">
          <w:rPr>
            <w:rFonts w:ascii="Times New Roman" w:eastAsia="Times New Roman" w:hAnsi="Times New Roman" w:cs="Times New Roman"/>
          </w:rPr>
          <w:t>each</w:t>
        </w:r>
        <w:proofErr w:type="gramEnd"/>
        <w:r w:rsidR="00F16C69">
          <w:rPr>
            <w:rFonts w:ascii="Times New Roman" w:eastAsia="Times New Roman" w:hAnsi="Times New Roman" w:cs="Times New Roman"/>
          </w:rPr>
          <w:t xml:space="preserve"> these perspectives</w:t>
        </w:r>
      </w:ins>
      <w:ins w:id="1197" w:author="Benton, Deon" w:date="2026-05-10T17:14:00Z" w16du:dateUtc="2026-05-10T22:14:00Z">
        <w:r>
          <w:rPr>
            <w:rFonts w:ascii="Times New Roman" w:eastAsia="Times New Roman" w:hAnsi="Times New Roman" w:cs="Times New Roman"/>
          </w:rPr>
          <w:t xml:space="preserve"> I </w:t>
        </w:r>
        <w:proofErr w:type="spellStart"/>
        <w:r>
          <w:rPr>
            <w:rFonts w:ascii="Times New Roman" w:eastAsia="Times New Roman" w:hAnsi="Times New Roman" w:cs="Times New Roman"/>
          </w:rPr>
          <w:t>argeut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ath</w:t>
        </w:r>
        <w:proofErr w:type="spellEnd"/>
        <w:r>
          <w:rPr>
            <w:rFonts w:ascii="Times New Roman" w:eastAsia="Times New Roman" w:hAnsi="Times New Roman" w:cs="Times New Roman"/>
          </w:rPr>
          <w:t xml:space="preserve"> they raise more questions than they answer.  The teleological stance, for</w:t>
        </w:r>
      </w:ins>
      <w:ins w:id="1198" w:author="Benton, Deon" w:date="2026-05-10T17:15:00Z" w16du:dateUtc="2026-05-10T22:15:00Z">
        <w:r>
          <w:rPr>
            <w:rFonts w:ascii="Times New Roman" w:eastAsia="Times New Roman" w:hAnsi="Times New Roman" w:cs="Times New Roman"/>
          </w:rPr>
          <w:t xml:space="preserve"> instance, leaves unanswered</w:t>
        </w:r>
      </w:ins>
      <w:ins w:id="1199" w:author="Benton, Deon" w:date="2026-05-10T17:11:00Z" w16du:dateUtc="2026-05-10T22:11:00Z">
        <w:r>
          <w:rPr>
            <w:rFonts w:ascii="Times New Roman" w:eastAsia="Times New Roman" w:hAnsi="Times New Roman" w:cs="Times New Roman"/>
          </w:rPr>
          <w:t xml:space="preserve"> and y, are examples of</w:t>
        </w:r>
      </w:ins>
      <w:ins w:id="1200" w:author="Benton, Deon" w:date="2026-05-10T17:12:00Z" w16du:dateUtc="2026-05-10T22:12:00Z">
        <w:r>
          <w:rPr>
            <w:rFonts w:ascii="Times New Roman" w:eastAsia="Times New Roman" w:hAnsi="Times New Roman" w:cs="Times New Roman"/>
          </w:rPr>
          <w:t xml:space="preserve"> such proposals. </w:t>
        </w:r>
      </w:ins>
      <w:ins w:id="1201" w:author="Benton, Deon" w:date="2026-05-10T17:06:00Z" w16du:dateUtc="2026-05-10T22:06:00Z">
        <w:r w:rsidR="00A94575">
          <w:rPr>
            <w:rFonts w:ascii="Times New Roman" w:eastAsia="Times New Roman" w:hAnsi="Times New Roman" w:cs="Times New Roman"/>
          </w:rPr>
          <w:t>that embodies this idea is the teleological stance</w:t>
        </w:r>
      </w:ins>
      <w:ins w:id="1202" w:author="Benton, Deon" w:date="2026-05-10T17:08:00Z" w16du:dateUtc="2026-05-10T22:08:00Z">
        <w:r w:rsidR="00A94575">
          <w:rPr>
            <w:rFonts w:ascii="Times New Roman" w:eastAsia="Times New Roman" w:hAnsi="Times New Roman" w:cs="Times New Roman"/>
          </w:rPr>
          <w:t xml:space="preserve">. </w:t>
        </w:r>
        <w:proofErr w:type="spellStart"/>
        <w:r w:rsidR="00A94575">
          <w:rPr>
            <w:rFonts w:ascii="Times New Roman" w:eastAsia="Times New Roman" w:hAnsi="Times New Roman" w:cs="Times New Roman"/>
          </w:rPr>
          <w:t>Th</w:t>
        </w:r>
      </w:ins>
      <w:ins w:id="1203" w:author="Benton, Deon" w:date="2026-05-10T17:12:00Z" w16du:dateUtc="2026-05-10T22:12:00Z">
        <w:r>
          <w:rPr>
            <w:rFonts w:ascii="Times New Roman" w:eastAsia="Times New Roman" w:hAnsi="Times New Roman" w:cs="Times New Roman"/>
          </w:rPr>
          <w:t>f</w:t>
        </w:r>
      </w:ins>
      <w:ins w:id="1204" w:author="Benton, Deon" w:date="2026-05-10T17:08:00Z" w16du:dateUtc="2026-05-10T22:08:00Z">
        <w:r w:rsidR="00A94575">
          <w:rPr>
            <w:rFonts w:ascii="Times New Roman" w:eastAsia="Times New Roman" w:hAnsi="Times New Roman" w:cs="Times New Roman"/>
          </w:rPr>
          <w:t>e</w:t>
        </w:r>
        <w:proofErr w:type="spellEnd"/>
        <w:r w:rsidR="00A94575">
          <w:rPr>
            <w:rFonts w:ascii="Times New Roman" w:eastAsia="Times New Roman" w:hAnsi="Times New Roman" w:cs="Times New Roman"/>
          </w:rPr>
          <w:t xml:space="preserve"> crux of this proposal is that actions </w:t>
        </w:r>
        <w:proofErr w:type="gramStart"/>
        <w:r w:rsidR="00A94575">
          <w:rPr>
            <w:rFonts w:ascii="Times New Roman" w:eastAsia="Times New Roman" w:hAnsi="Times New Roman" w:cs="Times New Roman"/>
          </w:rPr>
          <w:t xml:space="preserve">that </w:t>
        </w:r>
      </w:ins>
      <w:ins w:id="1205" w:author="Benton, Deon" w:date="2026-05-10T17:07:00Z" w16du:dateUtc="2026-05-10T22:07:00Z">
        <w:r w:rsidR="00A94575">
          <w:rPr>
            <w:rFonts w:ascii="Times New Roman" w:eastAsia="Times New Roman" w:hAnsi="Times New Roman" w:cs="Times New Roman"/>
          </w:rPr>
          <w:t xml:space="preserve"> apply</w:t>
        </w:r>
        <w:proofErr w:type="gramEnd"/>
        <w:r w:rsidR="00A94575">
          <w:rPr>
            <w:rFonts w:ascii="Times New Roman" w:eastAsia="Times New Roman" w:hAnsi="Times New Roman" w:cs="Times New Roman"/>
          </w:rPr>
          <w:t xml:space="preserve"> a non-mentalistic stance when processing other’s actions </w:t>
        </w:r>
      </w:ins>
    </w:p>
    <w:p w14:paraId="7D2D4091" w14:textId="77777777" w:rsidR="00A94575" w:rsidRDefault="00A94575" w:rsidP="00140894">
      <w:pPr>
        <w:spacing w:line="480" w:lineRule="auto"/>
        <w:ind w:firstLine="720"/>
        <w:contextualSpacing/>
        <w:rPr>
          <w:ins w:id="1206" w:author="Benton, Deon" w:date="2026-05-10T17:01:00Z" w16du:dateUtc="2026-05-10T22:01:00Z"/>
          <w:rFonts w:ascii="Times New Roman" w:eastAsia="Times New Roman" w:hAnsi="Times New Roman" w:cs="Times New Roman"/>
        </w:rPr>
      </w:pPr>
    </w:p>
    <w:p w14:paraId="0EC7E025" w14:textId="77777777" w:rsidR="00A94575" w:rsidRDefault="00A94575" w:rsidP="00140894">
      <w:pPr>
        <w:spacing w:line="480" w:lineRule="auto"/>
        <w:ind w:firstLine="720"/>
        <w:contextualSpacing/>
        <w:rPr>
          <w:ins w:id="1207" w:author="Benton, Deon" w:date="2026-05-10T17:01:00Z" w16du:dateUtc="2026-05-10T22:01:00Z"/>
          <w:rFonts w:ascii="Times New Roman" w:eastAsia="Times New Roman" w:hAnsi="Times New Roman" w:cs="Times New Roman"/>
        </w:rPr>
      </w:pPr>
    </w:p>
    <w:p w14:paraId="6065CD7D" w14:textId="4C12F82E" w:rsidR="00320B51" w:rsidRDefault="00F546D6" w:rsidP="00140894">
      <w:pPr>
        <w:spacing w:line="480" w:lineRule="auto"/>
        <w:ind w:firstLine="720"/>
        <w:contextualSpacing/>
        <w:rPr>
          <w:ins w:id="1208" w:author="Benton, Deon" w:date="2026-05-10T16:39:00Z" w16du:dateUtc="2026-05-10T21:39:00Z"/>
          <w:rFonts w:ascii="Times New Roman" w:eastAsia="Times New Roman" w:hAnsi="Times New Roman" w:cs="Times New Roman"/>
        </w:rPr>
      </w:pPr>
      <w:ins w:id="1209" w:author="Benton, Deon" w:date="2026-05-10T16:53:00Z" w16du:dateUtc="2026-05-10T21:53:00Z">
        <w:r>
          <w:rPr>
            <w:rFonts w:ascii="Times New Roman" w:eastAsia="Times New Roman" w:hAnsi="Times New Roman" w:cs="Times New Roman"/>
          </w:rPr>
          <w:t>Although such an account has intuitive appeal</w:t>
        </w:r>
      </w:ins>
      <w:ins w:id="1210" w:author="Benton, Deon" w:date="2026-05-10T16:55:00Z" w16du:dateUtc="2026-05-10T21:55:00Z">
        <w:r>
          <w:rPr>
            <w:rFonts w:ascii="Times New Roman" w:eastAsia="Times New Roman" w:hAnsi="Times New Roman" w:cs="Times New Roman"/>
          </w:rPr>
          <w:t xml:space="preserve"> and </w:t>
        </w:r>
      </w:ins>
      <w:ins w:id="1211" w:author="Benton, Deon" w:date="2026-05-10T16:56:00Z" w16du:dateUtc="2026-05-10T21:56:00Z">
        <w:r>
          <w:rPr>
            <w:rFonts w:ascii="Times New Roman" w:eastAsia="Times New Roman" w:hAnsi="Times New Roman" w:cs="Times New Roman"/>
          </w:rPr>
          <w:t xml:space="preserve">has </w:t>
        </w:r>
        <w:proofErr w:type="gramStart"/>
        <w:r>
          <w:rPr>
            <w:rFonts w:ascii="Times New Roman" w:eastAsia="Times New Roman" w:hAnsi="Times New Roman" w:cs="Times New Roman"/>
          </w:rPr>
          <w:t xml:space="preserve">generated </w:t>
        </w:r>
      </w:ins>
      <w:ins w:id="1212" w:author="Benton, Deon" w:date="2026-05-10T16:53:00Z" w16du:dateUtc="2026-05-10T21:53:00Z">
        <w:r>
          <w:rPr>
            <w:rFonts w:ascii="Times New Roman" w:eastAsia="Times New Roman" w:hAnsi="Times New Roman" w:cs="Times New Roman"/>
          </w:rPr>
          <w:t>,</w:t>
        </w:r>
        <w:proofErr w:type="gramEnd"/>
        <w:r>
          <w:rPr>
            <w:rFonts w:ascii="Times New Roman" w:eastAsia="Times New Roman" w:hAnsi="Times New Roman" w:cs="Times New Roman"/>
          </w:rPr>
          <w:t xml:space="preserve"> </w:t>
        </w:r>
      </w:ins>
      <w:ins w:id="1213" w:author="Benton, Deon" w:date="2026-05-10T16:02:00Z" w16du:dateUtc="2026-05-10T21:02:00Z">
        <w:r w:rsidR="00474633">
          <w:rPr>
            <w:rFonts w:ascii="Times New Roman" w:eastAsia="Times New Roman" w:hAnsi="Times New Roman" w:cs="Times New Roman"/>
          </w:rPr>
          <w:t xml:space="preserve"> </w:t>
        </w:r>
      </w:ins>
      <w:proofErr w:type="gramStart"/>
      <w:ins w:id="1214" w:author="Benton, Deon" w:date="2026-05-10T16:53:00Z" w16du:dateUtc="2026-05-10T21:53:00Z">
        <w:r>
          <w:rPr>
            <w:rFonts w:ascii="Times New Roman" w:eastAsia="Times New Roman" w:hAnsi="Times New Roman" w:cs="Times New Roman"/>
          </w:rPr>
          <w:t>The</w:t>
        </w:r>
        <w:proofErr w:type="gramEnd"/>
        <w:r>
          <w:rPr>
            <w:rFonts w:ascii="Times New Roman" w:eastAsia="Times New Roman" w:hAnsi="Times New Roman" w:cs="Times New Roman"/>
          </w:rPr>
          <w:t xml:space="preserve"> present simulations challenge this notion </w:t>
        </w:r>
      </w:ins>
      <w:ins w:id="1215" w:author="Benton, Deon" w:date="2026-05-10T16:02:00Z" w16du:dateUtc="2026-05-10T21:02:00Z">
        <w:r w:rsidR="00474633">
          <w:rPr>
            <w:rFonts w:ascii="Times New Roman" w:eastAsia="Times New Roman" w:hAnsi="Times New Roman" w:cs="Times New Roman"/>
          </w:rPr>
          <w:t xml:space="preserve">simulations presented thus far </w:t>
        </w:r>
      </w:ins>
      <w:ins w:id="1216" w:author="Benton, Deon" w:date="2026-05-10T16:08:00Z" w16du:dateUtc="2026-05-10T21:08:00Z">
        <w:r w:rsidR="00474633">
          <w:rPr>
            <w:rFonts w:ascii="Times New Roman" w:eastAsia="Times New Roman" w:hAnsi="Times New Roman" w:cs="Times New Roman"/>
          </w:rPr>
          <w:t xml:space="preserve">demonstrate that </w:t>
        </w:r>
      </w:ins>
      <w:ins w:id="1217" w:author="Benton, Deon" w:date="2026-05-10T16:12:00Z" w16du:dateUtc="2026-05-10T21:12:00Z">
        <w:r w:rsidR="0020005F">
          <w:rPr>
            <w:rFonts w:ascii="Times New Roman" w:eastAsia="Times New Roman" w:hAnsi="Times New Roman" w:cs="Times New Roman"/>
          </w:rPr>
          <w:t xml:space="preserve">an </w:t>
        </w:r>
      </w:ins>
      <w:ins w:id="1218" w:author="Benton, Deon" w:date="2026-05-10T16:05:00Z" w16du:dateUtc="2026-05-10T21:05:00Z">
        <w:r w:rsidR="00474633">
          <w:rPr>
            <w:rFonts w:ascii="Times New Roman" w:eastAsia="Times New Roman" w:hAnsi="Times New Roman" w:cs="Times New Roman"/>
          </w:rPr>
          <w:t>associative learning mechanism</w:t>
        </w:r>
      </w:ins>
      <w:ins w:id="1219" w:author="Benton, Deon" w:date="2026-05-10T16:41:00Z" w16du:dateUtc="2026-05-10T21:41:00Z">
        <w:r w:rsidR="00320B51">
          <w:rPr>
            <w:rFonts w:ascii="Times New Roman" w:eastAsia="Times New Roman" w:hAnsi="Times New Roman" w:cs="Times New Roman"/>
          </w:rPr>
          <w:t xml:space="preserve"> that builds in the assumption that </w:t>
        </w:r>
      </w:ins>
      <w:ins w:id="1220" w:author="Benton, Deon" w:date="2026-05-10T16:08:00Z" w16du:dateUtc="2026-05-10T21:08:00Z">
        <w:r w:rsidR="00474633">
          <w:rPr>
            <w:rFonts w:ascii="Times New Roman" w:eastAsia="Times New Roman" w:hAnsi="Times New Roman" w:cs="Times New Roman"/>
          </w:rPr>
          <w:t xml:space="preserve">peripherally located obstacles </w:t>
        </w:r>
      </w:ins>
      <w:ins w:id="1221" w:author="Benton, Deon" w:date="2026-05-10T16:13:00Z" w16du:dateUtc="2026-05-10T21:13:00Z">
        <w:r w:rsidR="0020005F">
          <w:rPr>
            <w:rFonts w:ascii="Times New Roman" w:eastAsia="Times New Roman" w:hAnsi="Times New Roman" w:cs="Times New Roman"/>
          </w:rPr>
          <w:t>have reduced salience</w:t>
        </w:r>
      </w:ins>
      <w:ins w:id="1222" w:author="Benton, Deon" w:date="2026-05-10T16:41:00Z" w16du:dateUtc="2026-05-10T21:41:00Z">
        <w:r w:rsidR="00320B51">
          <w:rPr>
            <w:rFonts w:ascii="Times New Roman" w:eastAsia="Times New Roman" w:hAnsi="Times New Roman" w:cs="Times New Roman"/>
          </w:rPr>
          <w:t xml:space="preserve"> </w:t>
        </w:r>
      </w:ins>
      <w:ins w:id="1223" w:author="Benton, Deon" w:date="2026-05-10T16:09:00Z" w16du:dateUtc="2026-05-10T21:09:00Z">
        <w:r w:rsidR="0020005F">
          <w:rPr>
            <w:rFonts w:ascii="Times New Roman" w:eastAsia="Times New Roman" w:hAnsi="Times New Roman" w:cs="Times New Roman"/>
          </w:rPr>
          <w:t xml:space="preserve">is sufficient to </w:t>
        </w:r>
      </w:ins>
      <w:ins w:id="1224" w:author="Benton, Deon" w:date="2026-05-10T16:14:00Z" w16du:dateUtc="2026-05-10T21:14:00Z">
        <w:r w:rsidR="0020005F">
          <w:rPr>
            <w:rFonts w:ascii="Times New Roman" w:eastAsia="Times New Roman" w:hAnsi="Times New Roman" w:cs="Times New Roman"/>
          </w:rPr>
          <w:t xml:space="preserve">capture </w:t>
        </w:r>
      </w:ins>
      <w:ins w:id="1225" w:author="Benton, Deon" w:date="2026-05-10T16:18:00Z" w16du:dateUtc="2026-05-10T21:18:00Z">
        <w:r w:rsidR="0020005F">
          <w:rPr>
            <w:rFonts w:ascii="Times New Roman" w:eastAsia="Times New Roman" w:hAnsi="Times New Roman" w:cs="Times New Roman"/>
          </w:rPr>
          <w:t>several key findings i</w:t>
        </w:r>
      </w:ins>
      <w:ins w:id="1226" w:author="Benton, Deon" w:date="2026-05-10T16:19:00Z" w16du:dateUtc="2026-05-10T21:19:00Z">
        <w:r w:rsidR="00156F9A">
          <w:rPr>
            <w:rFonts w:ascii="Times New Roman" w:eastAsia="Times New Roman" w:hAnsi="Times New Roman" w:cs="Times New Roman"/>
          </w:rPr>
          <w:t xml:space="preserve">n the literature on infant action understanding. </w:t>
        </w:r>
      </w:ins>
      <w:ins w:id="1227" w:author="Benton, Deon" w:date="2026-05-10T16:41:00Z" w16du:dateUtc="2026-05-10T21:41:00Z">
        <w:r w:rsidR="00320B51">
          <w:rPr>
            <w:rFonts w:ascii="Times New Roman" w:eastAsia="Times New Roman" w:hAnsi="Times New Roman" w:cs="Times New Roman"/>
          </w:rPr>
          <w:t>The theoretical significance of the present findings is that</w:t>
        </w:r>
      </w:ins>
      <w:ins w:id="1228" w:author="Benton, Deon" w:date="2026-05-10T16:25:00Z" w16du:dateUtc="2026-05-10T21:25:00Z">
        <w:r w:rsidR="00156F9A">
          <w:rPr>
            <w:rFonts w:ascii="Times New Roman" w:eastAsia="Times New Roman" w:hAnsi="Times New Roman" w:cs="Times New Roman"/>
          </w:rPr>
          <w:t xml:space="preserve"> </w:t>
        </w:r>
      </w:ins>
      <w:ins w:id="1229" w:author="Benton, Deon" w:date="2026-05-10T16:20:00Z" w16du:dateUtc="2026-05-10T21:20:00Z">
        <w:r w:rsidR="00156F9A">
          <w:rPr>
            <w:rFonts w:ascii="Times New Roman" w:eastAsia="Times New Roman" w:hAnsi="Times New Roman" w:cs="Times New Roman"/>
          </w:rPr>
          <w:t xml:space="preserve">they </w:t>
        </w:r>
      </w:ins>
      <w:ins w:id="1230" w:author="Benton, Deon" w:date="2026-05-10T16:21:00Z" w16du:dateUtc="2026-05-10T21:21:00Z">
        <w:r w:rsidR="00156F9A">
          <w:rPr>
            <w:rFonts w:ascii="Times New Roman" w:eastAsia="Times New Roman" w:hAnsi="Times New Roman" w:cs="Times New Roman"/>
          </w:rPr>
          <w:t>suggest that it is not necessary to assume that infants</w:t>
        </w:r>
      </w:ins>
      <w:ins w:id="1231" w:author="Benton, Deon" w:date="2026-05-10T16:23:00Z" w16du:dateUtc="2026-05-10T21:23:00Z">
        <w:r w:rsidR="00156F9A">
          <w:rPr>
            <w:rFonts w:ascii="Times New Roman" w:eastAsia="Times New Roman" w:hAnsi="Times New Roman" w:cs="Times New Roman"/>
          </w:rPr>
          <w:t>’ looking behaviors in these studies reflect</w:t>
        </w:r>
      </w:ins>
      <w:ins w:id="1232" w:author="Benton, Deon" w:date="2026-05-10T16:24:00Z" w16du:dateUtc="2026-05-10T21:24:00Z">
        <w:r w:rsidR="00156F9A">
          <w:rPr>
            <w:rFonts w:ascii="Times New Roman" w:eastAsia="Times New Roman" w:hAnsi="Times New Roman" w:cs="Times New Roman"/>
          </w:rPr>
          <w:t xml:space="preserve"> the operation of a domain-specific mechanism that enables infants to reason about others’ actions in terms of their </w:t>
        </w:r>
      </w:ins>
      <w:ins w:id="1233" w:author="Benton, Deon" w:date="2026-05-10T16:25:00Z" w16du:dateUtc="2026-05-10T21:25:00Z">
        <w:r w:rsidR="00156F9A">
          <w:rPr>
            <w:rFonts w:ascii="Times New Roman" w:eastAsia="Times New Roman" w:hAnsi="Times New Roman" w:cs="Times New Roman"/>
          </w:rPr>
          <w:t xml:space="preserve">efficiency, cost, and subjective utility. </w:t>
        </w:r>
      </w:ins>
      <w:ins w:id="1234" w:author="Benton, Deon" w:date="2026-05-10T16:23:00Z" w16du:dateUtc="2026-05-10T21:23:00Z">
        <w:r w:rsidR="00156F9A">
          <w:rPr>
            <w:rFonts w:ascii="Times New Roman" w:eastAsia="Times New Roman" w:hAnsi="Times New Roman" w:cs="Times New Roman"/>
          </w:rPr>
          <w:t xml:space="preserve"> </w:t>
        </w:r>
      </w:ins>
      <w:ins w:id="1235" w:author="Benton, Deon" w:date="2026-05-10T16:35:00Z" w16du:dateUtc="2026-05-10T21:35:00Z">
        <w:r w:rsidR="00BE7E73">
          <w:rPr>
            <w:rFonts w:ascii="Times New Roman" w:eastAsia="Times New Roman" w:hAnsi="Times New Roman" w:cs="Times New Roman"/>
          </w:rPr>
          <w:t xml:space="preserve">Of course, </w:t>
        </w:r>
      </w:ins>
      <w:ins w:id="1236" w:author="Benton, Deon" w:date="2026-05-10T16:36:00Z" w16du:dateUtc="2026-05-10T21:36:00Z">
        <w:r w:rsidR="00BE7E73">
          <w:rPr>
            <w:rFonts w:ascii="Times New Roman" w:eastAsia="Times New Roman" w:hAnsi="Times New Roman" w:cs="Times New Roman"/>
          </w:rPr>
          <w:t xml:space="preserve">demonstrating that an alternative account can capture the very same data as the original model does not disprove </w:t>
        </w:r>
      </w:ins>
      <w:ins w:id="1237" w:author="Benton, Deon" w:date="2026-05-10T16:38:00Z" w16du:dateUtc="2026-05-10T21:38:00Z">
        <w:r w:rsidR="00BE7E73">
          <w:rPr>
            <w:rFonts w:ascii="Times New Roman" w:eastAsia="Times New Roman" w:hAnsi="Times New Roman" w:cs="Times New Roman"/>
          </w:rPr>
          <w:t>the original</w:t>
        </w:r>
      </w:ins>
      <w:ins w:id="1238" w:author="Benton, Deon" w:date="2026-05-10T16:36:00Z" w16du:dateUtc="2026-05-10T21:36:00Z">
        <w:r w:rsidR="00BE7E73">
          <w:rPr>
            <w:rFonts w:ascii="Times New Roman" w:eastAsia="Times New Roman" w:hAnsi="Times New Roman" w:cs="Times New Roman"/>
          </w:rPr>
          <w:t xml:space="preserve"> mode</w:t>
        </w:r>
      </w:ins>
      <w:ins w:id="1239" w:author="Benton, Deon" w:date="2026-05-10T16:37:00Z" w16du:dateUtc="2026-05-10T21:37:00Z">
        <w:r w:rsidR="00BE7E73">
          <w:rPr>
            <w:rFonts w:ascii="Times New Roman" w:eastAsia="Times New Roman" w:hAnsi="Times New Roman" w:cs="Times New Roman"/>
          </w:rPr>
          <w:t xml:space="preserve">l any more than is </w:t>
        </w:r>
        <w:proofErr w:type="gramStart"/>
        <w:r w:rsidR="00BE7E73">
          <w:rPr>
            <w:rFonts w:ascii="Times New Roman" w:eastAsia="Times New Roman" w:hAnsi="Times New Roman" w:cs="Times New Roman"/>
          </w:rPr>
          <w:t>proves</w:t>
        </w:r>
        <w:proofErr w:type="gramEnd"/>
        <w:r w:rsidR="00BE7E73">
          <w:rPr>
            <w:rFonts w:ascii="Times New Roman" w:eastAsia="Times New Roman" w:hAnsi="Times New Roman" w:cs="Times New Roman"/>
          </w:rPr>
          <w:t xml:space="preserve"> that infants’ behavior is underpinned </w:t>
        </w:r>
      </w:ins>
      <w:ins w:id="1240" w:author="Benton, Deon" w:date="2026-05-10T16:38:00Z" w16du:dateUtc="2026-05-10T21:38:00Z">
        <w:r w:rsidR="00BE7E73">
          <w:rPr>
            <w:rFonts w:ascii="Times New Roman" w:eastAsia="Times New Roman" w:hAnsi="Times New Roman" w:cs="Times New Roman"/>
          </w:rPr>
          <w:t xml:space="preserve">by the alternative </w:t>
        </w:r>
      </w:ins>
      <w:ins w:id="1241" w:author="Benton, Deon" w:date="2026-05-10T16:39:00Z" w16du:dateUtc="2026-05-10T21:39:00Z">
        <w:r w:rsidR="00320B51">
          <w:rPr>
            <w:rFonts w:ascii="Times New Roman" w:eastAsia="Times New Roman" w:hAnsi="Times New Roman" w:cs="Times New Roman"/>
          </w:rPr>
          <w:t>one</w:t>
        </w:r>
      </w:ins>
      <w:ins w:id="1242" w:author="Benton, Deon" w:date="2026-05-10T16:38:00Z" w16du:dateUtc="2026-05-10T21:38:00Z">
        <w:r w:rsidR="00BE7E73">
          <w:rPr>
            <w:rFonts w:ascii="Times New Roman" w:eastAsia="Times New Roman" w:hAnsi="Times New Roman" w:cs="Times New Roman"/>
          </w:rPr>
          <w:t xml:space="preserve">. </w:t>
        </w:r>
      </w:ins>
    </w:p>
    <w:p w14:paraId="42939E8C" w14:textId="77777777" w:rsidR="00320B51" w:rsidRDefault="00320B51" w:rsidP="00140894">
      <w:pPr>
        <w:spacing w:line="480" w:lineRule="auto"/>
        <w:ind w:firstLine="720"/>
        <w:contextualSpacing/>
        <w:rPr>
          <w:ins w:id="1243" w:author="Benton, Deon" w:date="2026-05-10T16:39:00Z" w16du:dateUtc="2026-05-10T21:39:00Z"/>
          <w:rFonts w:ascii="Times New Roman" w:eastAsia="Times New Roman" w:hAnsi="Times New Roman" w:cs="Times New Roman"/>
        </w:rPr>
      </w:pPr>
    </w:p>
    <w:p w14:paraId="5744CB92" w14:textId="3C3E7176" w:rsidR="00474633" w:rsidRDefault="00FA6AB7" w:rsidP="00140894">
      <w:pPr>
        <w:spacing w:line="480" w:lineRule="auto"/>
        <w:ind w:firstLine="720"/>
        <w:contextualSpacing/>
        <w:rPr>
          <w:rFonts w:ascii="Times New Roman" w:eastAsia="Times New Roman" w:hAnsi="Times New Roman" w:cs="Times New Roman"/>
        </w:rPr>
      </w:pPr>
      <w:ins w:id="1244" w:author="Benton, Deon" w:date="2026-05-10T16:27:00Z" w16du:dateUtc="2026-05-10T21:27:00Z">
        <w:r>
          <w:rPr>
            <w:rFonts w:ascii="Times New Roman" w:eastAsia="Times New Roman" w:hAnsi="Times New Roman" w:cs="Times New Roman"/>
          </w:rPr>
          <w:t xml:space="preserve">At the same time, </w:t>
        </w:r>
      </w:ins>
      <w:ins w:id="1245" w:author="Benton, Deon" w:date="2026-05-10T16:28:00Z" w16du:dateUtc="2026-05-10T21:28:00Z">
        <w:r>
          <w:rPr>
            <w:rFonts w:ascii="Times New Roman" w:eastAsia="Times New Roman" w:hAnsi="Times New Roman" w:cs="Times New Roman"/>
          </w:rPr>
          <w:t xml:space="preserve">a complete account of infants’ looking behaviors </w:t>
        </w:r>
      </w:ins>
      <w:ins w:id="1246" w:author="Benton, Deon" w:date="2026-05-10T16:29:00Z" w16du:dateUtc="2026-05-10T21:29:00Z">
        <w:r w:rsidR="00BE7E73">
          <w:rPr>
            <w:rFonts w:ascii="Times New Roman" w:eastAsia="Times New Roman" w:hAnsi="Times New Roman" w:cs="Times New Roman"/>
          </w:rPr>
          <w:t xml:space="preserve">would do more than show that a </w:t>
        </w:r>
      </w:ins>
      <w:ins w:id="1247" w:author="Benton, Deon" w:date="2026-05-10T16:30:00Z" w16du:dateUtc="2026-05-10T21:30:00Z">
        <w:r w:rsidR="00BE7E73">
          <w:rPr>
            <w:rFonts w:ascii="Times New Roman" w:eastAsia="Times New Roman" w:hAnsi="Times New Roman" w:cs="Times New Roman"/>
          </w:rPr>
          <w:t>model</w:t>
        </w:r>
      </w:ins>
      <w:ins w:id="1248" w:author="Benton, Deon" w:date="2026-05-10T16:29:00Z" w16du:dateUtc="2026-05-10T21:29:00Z">
        <w:r w:rsidR="00BE7E73">
          <w:rPr>
            <w:rFonts w:ascii="Times New Roman" w:eastAsia="Times New Roman" w:hAnsi="Times New Roman" w:cs="Times New Roman"/>
          </w:rPr>
          <w:t xml:space="preserve"> </w:t>
        </w:r>
        <w:proofErr w:type="spellStart"/>
        <w:r w:rsidR="00BE7E73">
          <w:rPr>
            <w:rFonts w:ascii="Times New Roman" w:eastAsia="Times New Roman" w:hAnsi="Times New Roman" w:cs="Times New Roman"/>
          </w:rPr>
          <w:t>aht</w:t>
        </w:r>
        <w:proofErr w:type="spellEnd"/>
        <w:r w:rsidR="00BE7E73">
          <w:rPr>
            <w:rFonts w:ascii="Times New Roman" w:eastAsia="Times New Roman" w:hAnsi="Times New Roman" w:cs="Times New Roman"/>
          </w:rPr>
          <w:t xml:space="preserve"> instantiates a particular </w:t>
        </w:r>
        <w:proofErr w:type="spellStart"/>
        <w:r w:rsidR="00BE7E73">
          <w:rPr>
            <w:rFonts w:ascii="Times New Roman" w:eastAsia="Times New Roman" w:hAnsi="Times New Roman" w:cs="Times New Roman"/>
          </w:rPr>
          <w:t>theoreticail</w:t>
        </w:r>
        <w:proofErr w:type="spellEnd"/>
        <w:r w:rsidR="00BE7E73">
          <w:rPr>
            <w:rFonts w:ascii="Times New Roman" w:eastAsia="Times New Roman" w:hAnsi="Times New Roman" w:cs="Times New Roman"/>
          </w:rPr>
          <w:t xml:space="preserve"> perspective can reproduce a range of target behaviors. </w:t>
        </w:r>
      </w:ins>
    </w:p>
    <w:p w14:paraId="6355A229" w14:textId="3C75F5C4" w:rsidR="00140894" w:rsidRDefault="00FA6AB7" w:rsidP="00FA6AB7">
      <w:pPr>
        <w:tabs>
          <w:tab w:val="left" w:pos="7378"/>
        </w:tabs>
        <w:spacing w:line="480" w:lineRule="auto"/>
        <w:ind w:firstLine="720"/>
        <w:contextualSpacing/>
        <w:rPr>
          <w:rFonts w:ascii="Times New Roman" w:eastAsia="Times New Roman" w:hAnsi="Times New Roman" w:cs="Times New Roman"/>
        </w:rPr>
      </w:pPr>
      <w:ins w:id="1249" w:author="Benton, Deon" w:date="2026-05-10T16:27:00Z" w16du:dateUtc="2026-05-10T21:27:00Z">
        <w:r>
          <w:rPr>
            <w:rFonts w:ascii="Times New Roman" w:eastAsia="Times New Roman" w:hAnsi="Times New Roman" w:cs="Times New Roman"/>
          </w:rPr>
          <w:lastRenderedPageBreak/>
          <w:tab/>
        </w:r>
      </w:ins>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 xml:space="preserve">The simulations to this point show that associative learning can explain </w:t>
      </w:r>
      <w:proofErr w:type="gramStart"/>
      <w:r w:rsidR="005D7B83">
        <w:rPr>
          <w:rFonts w:ascii="Times New Roman" w:eastAsia="Times New Roman" w:hAnsi="Times New Roman" w:cs="Times New Roman"/>
        </w:rPr>
        <w:t>a number of</w:t>
      </w:r>
      <w:proofErr w:type="gramEnd"/>
      <w:r w:rsidR="005D7B83">
        <w:rPr>
          <w:rFonts w:ascii="Times New Roman" w:eastAsia="Times New Roman" w:hAnsi="Times New Roman" w:cs="Times New Roman"/>
        </w:rPr>
        <w:t xml:space="preserve">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proofErr w:type="gramStart"/>
      <w:r w:rsidR="004B0766">
        <w:rPr>
          <w:rFonts w:ascii="Times New Roman" w:hAnsi="Times New Roman" w:cs="Times New Roman"/>
        </w:rPr>
        <w:t>Despite the fact that</w:t>
      </w:r>
      <w:proofErr w:type="gramEnd"/>
      <w:r w:rsidR="004B0766">
        <w:rPr>
          <w:rFonts w:ascii="Times New Roman" w:hAnsi="Times New Roman" w:cs="Times New Roman"/>
        </w:rPr>
        <w:t xml:space="preserve">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proofErr w:type="gramStart"/>
      <w:r w:rsidR="004B71F8">
        <w:rPr>
          <w:rFonts w:ascii="Times New Roman" w:hAnsi="Times New Roman" w:cs="Times New Roman"/>
        </w:rPr>
        <w:t xml:space="preserve">In particular, </w:t>
      </w:r>
      <w:r w:rsidR="00B66F44">
        <w:rPr>
          <w:rFonts w:ascii="Times New Roman" w:hAnsi="Times New Roman" w:cs="Times New Roman"/>
        </w:rPr>
        <w:t>Figure</w:t>
      </w:r>
      <w:proofErr w:type="gramEnd"/>
      <w:r w:rsidR="00B66F44">
        <w:rPr>
          <w:rFonts w:ascii="Times New Roman" w:hAnsi="Times New Roman" w:cs="Times New Roman"/>
        </w:rPr>
        <w:t xml:space="preserv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 xml:space="preserve">in </w:t>
      </w:r>
      <w:proofErr w:type="gramStart"/>
      <w:r w:rsidR="006760AF">
        <w:rPr>
          <w:rFonts w:ascii="Times New Roman" w:hAnsi="Times New Roman" w:cs="Times New Roman"/>
        </w:rPr>
        <w:t>the Experimental</w:t>
      </w:r>
      <w:proofErr w:type="gramEnd"/>
      <w:r w:rsidR="006760AF">
        <w:rPr>
          <w:rFonts w:ascii="Times New Roman" w:hAnsi="Times New Roman" w:cs="Times New Roman"/>
        </w:rPr>
        <w:t xml:space="preserve">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4"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7"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8"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0"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3"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6"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69"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1"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4"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6"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2"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4"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7"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8"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2"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7"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1"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2"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3"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5"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107"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108"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09"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3"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4"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5"/>
      <w:headerReference w:type="first" r:id="rId1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DB33F" w14:textId="77777777" w:rsidR="00525F70" w:rsidRDefault="00525F70" w:rsidP="00391C7E">
      <w:pPr>
        <w:spacing w:after="0" w:line="240" w:lineRule="auto"/>
      </w:pPr>
      <w:r>
        <w:separator/>
      </w:r>
    </w:p>
  </w:endnote>
  <w:endnote w:type="continuationSeparator" w:id="0">
    <w:p w14:paraId="30AA0D94" w14:textId="77777777" w:rsidR="00525F70" w:rsidRDefault="00525F70"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4DE99" w14:textId="77777777" w:rsidR="00525F70" w:rsidRDefault="00525F70" w:rsidP="00391C7E">
      <w:pPr>
        <w:spacing w:after="0" w:line="240" w:lineRule="auto"/>
      </w:pPr>
      <w:r>
        <w:separator/>
      </w:r>
    </w:p>
  </w:footnote>
  <w:footnote w:type="continuationSeparator" w:id="0">
    <w:p w14:paraId="659B1E72" w14:textId="77777777" w:rsidR="00525F70" w:rsidRDefault="00525F70"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DDE"/>
    <w:rsid w:val="000163C0"/>
    <w:rsid w:val="00016768"/>
    <w:rsid w:val="00016D6C"/>
    <w:rsid w:val="00016DD5"/>
    <w:rsid w:val="00017757"/>
    <w:rsid w:val="00017D72"/>
    <w:rsid w:val="00017DBA"/>
    <w:rsid w:val="00020260"/>
    <w:rsid w:val="000206B5"/>
    <w:rsid w:val="00020BD2"/>
    <w:rsid w:val="00020C7A"/>
    <w:rsid w:val="00020CAF"/>
    <w:rsid w:val="0002114F"/>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2D9"/>
    <w:rsid w:val="0004140C"/>
    <w:rsid w:val="000420E6"/>
    <w:rsid w:val="000420ED"/>
    <w:rsid w:val="0004222F"/>
    <w:rsid w:val="000428C9"/>
    <w:rsid w:val="0004301F"/>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FA2"/>
    <w:rsid w:val="00060065"/>
    <w:rsid w:val="000601A2"/>
    <w:rsid w:val="00060551"/>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9C"/>
    <w:rsid w:val="000F43CD"/>
    <w:rsid w:val="000F4505"/>
    <w:rsid w:val="000F4507"/>
    <w:rsid w:val="000F4814"/>
    <w:rsid w:val="000F491E"/>
    <w:rsid w:val="000F4A8C"/>
    <w:rsid w:val="000F5624"/>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C92"/>
    <w:rsid w:val="00114F18"/>
    <w:rsid w:val="00115051"/>
    <w:rsid w:val="00115675"/>
    <w:rsid w:val="001157F1"/>
    <w:rsid w:val="00115972"/>
    <w:rsid w:val="00115979"/>
    <w:rsid w:val="00115B8A"/>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4073"/>
    <w:rsid w:val="002240E0"/>
    <w:rsid w:val="0022410E"/>
    <w:rsid w:val="002241DE"/>
    <w:rsid w:val="00224528"/>
    <w:rsid w:val="002246F3"/>
    <w:rsid w:val="00225EAA"/>
    <w:rsid w:val="0022653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1083"/>
    <w:rsid w:val="0027190A"/>
    <w:rsid w:val="0027198F"/>
    <w:rsid w:val="00271F24"/>
    <w:rsid w:val="0027220C"/>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0B"/>
    <w:rsid w:val="00286C99"/>
    <w:rsid w:val="00286DB1"/>
    <w:rsid w:val="00286E20"/>
    <w:rsid w:val="00286F3B"/>
    <w:rsid w:val="002875F4"/>
    <w:rsid w:val="0029016F"/>
    <w:rsid w:val="002907E3"/>
    <w:rsid w:val="00290A11"/>
    <w:rsid w:val="00290B5C"/>
    <w:rsid w:val="002911E8"/>
    <w:rsid w:val="002916CF"/>
    <w:rsid w:val="00291A4B"/>
    <w:rsid w:val="002921E1"/>
    <w:rsid w:val="002921F8"/>
    <w:rsid w:val="0029249D"/>
    <w:rsid w:val="0029288D"/>
    <w:rsid w:val="00292D0E"/>
    <w:rsid w:val="002936C1"/>
    <w:rsid w:val="002942A6"/>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32D"/>
    <w:rsid w:val="002A557A"/>
    <w:rsid w:val="002A5A9C"/>
    <w:rsid w:val="002A5F73"/>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305"/>
    <w:rsid w:val="00316871"/>
    <w:rsid w:val="003168A7"/>
    <w:rsid w:val="00316A4A"/>
    <w:rsid w:val="00316FCF"/>
    <w:rsid w:val="0031793A"/>
    <w:rsid w:val="00320796"/>
    <w:rsid w:val="00320B51"/>
    <w:rsid w:val="00320BF1"/>
    <w:rsid w:val="00320CB7"/>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517"/>
    <w:rsid w:val="00455692"/>
    <w:rsid w:val="00455A5B"/>
    <w:rsid w:val="00455D04"/>
    <w:rsid w:val="00456258"/>
    <w:rsid w:val="0045639D"/>
    <w:rsid w:val="004565E7"/>
    <w:rsid w:val="00456B28"/>
    <w:rsid w:val="00456E1C"/>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633"/>
    <w:rsid w:val="00474C41"/>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918"/>
    <w:rsid w:val="00492CB7"/>
    <w:rsid w:val="00492F56"/>
    <w:rsid w:val="0049319B"/>
    <w:rsid w:val="0049328D"/>
    <w:rsid w:val="00493A31"/>
    <w:rsid w:val="00493D23"/>
    <w:rsid w:val="00494550"/>
    <w:rsid w:val="00494CB3"/>
    <w:rsid w:val="00494DAB"/>
    <w:rsid w:val="004951EC"/>
    <w:rsid w:val="004958D3"/>
    <w:rsid w:val="00495A2C"/>
    <w:rsid w:val="00495A8A"/>
    <w:rsid w:val="00495E0C"/>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A03"/>
    <w:rsid w:val="004F629A"/>
    <w:rsid w:val="004F6391"/>
    <w:rsid w:val="004F6440"/>
    <w:rsid w:val="004F6BF0"/>
    <w:rsid w:val="004F77A3"/>
    <w:rsid w:val="004F77B5"/>
    <w:rsid w:val="004F7ADE"/>
    <w:rsid w:val="004F7B77"/>
    <w:rsid w:val="00500409"/>
    <w:rsid w:val="00501068"/>
    <w:rsid w:val="00501514"/>
    <w:rsid w:val="00501680"/>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8B9"/>
    <w:rsid w:val="0051699E"/>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892"/>
    <w:rsid w:val="00690B39"/>
    <w:rsid w:val="0069126B"/>
    <w:rsid w:val="006912FB"/>
    <w:rsid w:val="00691467"/>
    <w:rsid w:val="00691D93"/>
    <w:rsid w:val="006920E0"/>
    <w:rsid w:val="00692E63"/>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70C"/>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C60"/>
    <w:rsid w:val="006C2D16"/>
    <w:rsid w:val="006C2F24"/>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1B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197"/>
    <w:rsid w:val="007806FD"/>
    <w:rsid w:val="00780735"/>
    <w:rsid w:val="0078079B"/>
    <w:rsid w:val="00780892"/>
    <w:rsid w:val="00780B0E"/>
    <w:rsid w:val="00780B62"/>
    <w:rsid w:val="0078102C"/>
    <w:rsid w:val="007811D2"/>
    <w:rsid w:val="00781413"/>
    <w:rsid w:val="00781EF5"/>
    <w:rsid w:val="00783F1E"/>
    <w:rsid w:val="00784196"/>
    <w:rsid w:val="0078424D"/>
    <w:rsid w:val="00784567"/>
    <w:rsid w:val="007847D6"/>
    <w:rsid w:val="00784BEC"/>
    <w:rsid w:val="00784ED7"/>
    <w:rsid w:val="0078570D"/>
    <w:rsid w:val="00785E5D"/>
    <w:rsid w:val="00785EE2"/>
    <w:rsid w:val="00785F62"/>
    <w:rsid w:val="00787672"/>
    <w:rsid w:val="007909D0"/>
    <w:rsid w:val="00790E1C"/>
    <w:rsid w:val="007916EF"/>
    <w:rsid w:val="00791C06"/>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56C"/>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9C3"/>
    <w:rsid w:val="00852A56"/>
    <w:rsid w:val="00853343"/>
    <w:rsid w:val="0085367D"/>
    <w:rsid w:val="00853CF6"/>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BE5"/>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AE6"/>
    <w:rsid w:val="00952CBA"/>
    <w:rsid w:val="009532A1"/>
    <w:rsid w:val="009539FA"/>
    <w:rsid w:val="00953A8D"/>
    <w:rsid w:val="00953B34"/>
    <w:rsid w:val="00953D9D"/>
    <w:rsid w:val="00953FA9"/>
    <w:rsid w:val="00954129"/>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920"/>
    <w:rsid w:val="00972BA3"/>
    <w:rsid w:val="00972D7B"/>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DE"/>
    <w:rsid w:val="009853D0"/>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1BF7"/>
    <w:rsid w:val="00992099"/>
    <w:rsid w:val="00992137"/>
    <w:rsid w:val="00992848"/>
    <w:rsid w:val="00993375"/>
    <w:rsid w:val="009934C6"/>
    <w:rsid w:val="00993CE7"/>
    <w:rsid w:val="00994099"/>
    <w:rsid w:val="009943CD"/>
    <w:rsid w:val="00994946"/>
    <w:rsid w:val="009952B7"/>
    <w:rsid w:val="00995683"/>
    <w:rsid w:val="00996380"/>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C89"/>
    <w:rsid w:val="009D3E05"/>
    <w:rsid w:val="009D3ED5"/>
    <w:rsid w:val="009D49F1"/>
    <w:rsid w:val="009D4EC0"/>
    <w:rsid w:val="009D6884"/>
    <w:rsid w:val="009D6B5A"/>
    <w:rsid w:val="009D70F9"/>
    <w:rsid w:val="009D7639"/>
    <w:rsid w:val="009D7E96"/>
    <w:rsid w:val="009E02A6"/>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50A"/>
    <w:rsid w:val="00B46B2D"/>
    <w:rsid w:val="00B46D43"/>
    <w:rsid w:val="00B46EF7"/>
    <w:rsid w:val="00B474F5"/>
    <w:rsid w:val="00B4792C"/>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311"/>
    <w:rsid w:val="00B7144B"/>
    <w:rsid w:val="00B716BE"/>
    <w:rsid w:val="00B7179B"/>
    <w:rsid w:val="00B725B4"/>
    <w:rsid w:val="00B72E2D"/>
    <w:rsid w:val="00B72EC2"/>
    <w:rsid w:val="00B73E84"/>
    <w:rsid w:val="00B73E8F"/>
    <w:rsid w:val="00B74FB8"/>
    <w:rsid w:val="00B7583B"/>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E7E73"/>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2822"/>
    <w:rsid w:val="00C62E91"/>
    <w:rsid w:val="00C63083"/>
    <w:rsid w:val="00C63381"/>
    <w:rsid w:val="00C63969"/>
    <w:rsid w:val="00C63A84"/>
    <w:rsid w:val="00C6472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6829"/>
    <w:rsid w:val="00C772A6"/>
    <w:rsid w:val="00C7751A"/>
    <w:rsid w:val="00C7789A"/>
    <w:rsid w:val="00C77DB5"/>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36AF"/>
    <w:rsid w:val="00CB4189"/>
    <w:rsid w:val="00CB44E1"/>
    <w:rsid w:val="00CB4683"/>
    <w:rsid w:val="00CB4724"/>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51FA"/>
    <w:rsid w:val="00CC53AD"/>
    <w:rsid w:val="00CC57B8"/>
    <w:rsid w:val="00CC5E9D"/>
    <w:rsid w:val="00CC62A2"/>
    <w:rsid w:val="00CC6652"/>
    <w:rsid w:val="00CC7164"/>
    <w:rsid w:val="00CC7469"/>
    <w:rsid w:val="00CD0161"/>
    <w:rsid w:val="00CD01AD"/>
    <w:rsid w:val="00CD062E"/>
    <w:rsid w:val="00CD1446"/>
    <w:rsid w:val="00CD166A"/>
    <w:rsid w:val="00CD2892"/>
    <w:rsid w:val="00CD2FA0"/>
    <w:rsid w:val="00CD3063"/>
    <w:rsid w:val="00CD32BB"/>
    <w:rsid w:val="00CD3619"/>
    <w:rsid w:val="00CD3640"/>
    <w:rsid w:val="00CD3B31"/>
    <w:rsid w:val="00CD40A3"/>
    <w:rsid w:val="00CD46DD"/>
    <w:rsid w:val="00CD4829"/>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846"/>
    <w:rsid w:val="00CE3206"/>
    <w:rsid w:val="00CE33E0"/>
    <w:rsid w:val="00CE3B81"/>
    <w:rsid w:val="00CE3D02"/>
    <w:rsid w:val="00CE47FC"/>
    <w:rsid w:val="00CE5085"/>
    <w:rsid w:val="00CE59AD"/>
    <w:rsid w:val="00CE5A7B"/>
    <w:rsid w:val="00CE5D3E"/>
    <w:rsid w:val="00CE5D99"/>
    <w:rsid w:val="00CE5DD4"/>
    <w:rsid w:val="00CE60BA"/>
    <w:rsid w:val="00CE6E35"/>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8BE"/>
    <w:rsid w:val="00D339D0"/>
    <w:rsid w:val="00D33CC8"/>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803"/>
    <w:rsid w:val="00D51CDA"/>
    <w:rsid w:val="00D529F4"/>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233A"/>
    <w:rsid w:val="00D72584"/>
    <w:rsid w:val="00D72664"/>
    <w:rsid w:val="00D72751"/>
    <w:rsid w:val="00D7275F"/>
    <w:rsid w:val="00D72B1C"/>
    <w:rsid w:val="00D73348"/>
    <w:rsid w:val="00D73477"/>
    <w:rsid w:val="00D74336"/>
    <w:rsid w:val="00D7476B"/>
    <w:rsid w:val="00D749A9"/>
    <w:rsid w:val="00D749BD"/>
    <w:rsid w:val="00D74BE6"/>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217"/>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7EF"/>
    <w:rsid w:val="00DE481C"/>
    <w:rsid w:val="00DE4ED0"/>
    <w:rsid w:val="00DE5238"/>
    <w:rsid w:val="00DE5412"/>
    <w:rsid w:val="00DE558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DFE"/>
    <w:rsid w:val="00E0555B"/>
    <w:rsid w:val="00E06D25"/>
    <w:rsid w:val="00E06F5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A21"/>
    <w:rsid w:val="00E7705F"/>
    <w:rsid w:val="00E7730E"/>
    <w:rsid w:val="00E77899"/>
    <w:rsid w:val="00E77F4F"/>
    <w:rsid w:val="00E80202"/>
    <w:rsid w:val="00E8219A"/>
    <w:rsid w:val="00E8248B"/>
    <w:rsid w:val="00E824EF"/>
    <w:rsid w:val="00E82734"/>
    <w:rsid w:val="00E82DD2"/>
    <w:rsid w:val="00E8323B"/>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73C"/>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FB8"/>
    <w:rsid w:val="00F10356"/>
    <w:rsid w:val="00F10462"/>
    <w:rsid w:val="00F10AA5"/>
    <w:rsid w:val="00F10AA6"/>
    <w:rsid w:val="00F10AD1"/>
    <w:rsid w:val="00F10B23"/>
    <w:rsid w:val="00F10BF9"/>
    <w:rsid w:val="00F121C3"/>
    <w:rsid w:val="00F12397"/>
    <w:rsid w:val="00F1249D"/>
    <w:rsid w:val="00F12553"/>
    <w:rsid w:val="00F13157"/>
    <w:rsid w:val="00F142C5"/>
    <w:rsid w:val="00F14D46"/>
    <w:rsid w:val="00F15087"/>
    <w:rsid w:val="00F155D1"/>
    <w:rsid w:val="00F15849"/>
    <w:rsid w:val="00F15A81"/>
    <w:rsid w:val="00F15BC5"/>
    <w:rsid w:val="00F15BF6"/>
    <w:rsid w:val="00F161EC"/>
    <w:rsid w:val="00F1637A"/>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5422"/>
    <w:rsid w:val="00F35BB5"/>
    <w:rsid w:val="00F35D63"/>
    <w:rsid w:val="00F36435"/>
    <w:rsid w:val="00F36B19"/>
    <w:rsid w:val="00F37618"/>
    <w:rsid w:val="00F37ACB"/>
    <w:rsid w:val="00F37CAD"/>
    <w:rsid w:val="00F405B0"/>
    <w:rsid w:val="00F4089A"/>
    <w:rsid w:val="00F40A74"/>
    <w:rsid w:val="00F41036"/>
    <w:rsid w:val="00F416D3"/>
    <w:rsid w:val="00F420C7"/>
    <w:rsid w:val="00F42116"/>
    <w:rsid w:val="00F4241F"/>
    <w:rsid w:val="00F429D2"/>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FA"/>
    <w:rsid w:val="00FB1CF6"/>
    <w:rsid w:val="00FB25FA"/>
    <w:rsid w:val="00FB312A"/>
    <w:rsid w:val="00FB3362"/>
    <w:rsid w:val="00FB3565"/>
    <w:rsid w:val="00FB406F"/>
    <w:rsid w:val="00FB5018"/>
    <w:rsid w:val="00FB65D8"/>
    <w:rsid w:val="00FC031C"/>
    <w:rsid w:val="00FC192C"/>
    <w:rsid w:val="00FC1A1E"/>
    <w:rsid w:val="00FC1B2A"/>
    <w:rsid w:val="00FC1B56"/>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fontTable" Target="fontTable.xm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psycnet.apa.org/doi/10.1037/0033-295X.112.2.347" TargetMode="External"/><Relationship Id="rId68" Type="http://schemas.openxmlformats.org/officeDocument/2006/relationships/hyperlink" Target="https://doi.org/10.1111/j.1467-7687.2011.01048.x" TargetMode="External"/><Relationship Id="rId84" Type="http://schemas.openxmlformats.org/officeDocument/2006/relationships/hyperlink" Target="https://doi.org/10.1037/0012-1649.36.5.635" TargetMode="External"/><Relationship Id="rId89" Type="http://schemas.openxmlformats.org/officeDocument/2006/relationships/hyperlink" Target="https://doi.org/10.1126/science.1107621" TargetMode="External"/><Relationship Id="rId112" Type="http://schemas.openxmlformats.org/officeDocument/2006/relationships/hyperlink" Target="https://doi.org/10.1038/358749a0" TargetMode="External"/><Relationship Id="rId16" Type="http://schemas.openxmlformats.org/officeDocument/2006/relationships/image" Target="media/image7.png"/><Relationship Id="rId107" Type="http://schemas.openxmlformats.org/officeDocument/2006/relationships/hyperlink" Target="https://doi.org/10.1371/journal.pbio.0030208" TargetMode="External"/><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0010-0277(86)90052-1" TargetMode="External"/><Relationship Id="rId58" Type="http://schemas.openxmlformats.org/officeDocument/2006/relationships/hyperlink" Target="https://doi.org/10.1016/j.cogdev.2022.101164" TargetMode="External"/><Relationship Id="rId74" Type="http://schemas.openxmlformats.org/officeDocument/2006/relationships/hyperlink" Target="https://doi.org/10.1038/nature06288" TargetMode="External"/><Relationship Id="rId79" Type="http://schemas.openxmlformats.org/officeDocument/2006/relationships/hyperlink" Target="https://doi.org/10.1016/0010-0285(83)90017-8" TargetMode="External"/><Relationship Id="rId102" Type="http://schemas.openxmlformats.org/officeDocument/2006/relationships/hyperlink" Target="https://doi.org/10.1016/S1364-6613(02)01926-5" TargetMode="External"/><Relationship Id="rId5" Type="http://schemas.openxmlformats.org/officeDocument/2006/relationships/webSettings" Target="webSettings.xml"/><Relationship Id="rId90" Type="http://schemas.openxmlformats.org/officeDocument/2006/relationships/hyperlink" Target="https://doi.org/10.1126/science.1111656" TargetMode="External"/><Relationship Id="rId95" Type="http://schemas.openxmlformats.org/officeDocument/2006/relationships/hyperlink" Target="https://doi.org/10.1038/323533a0"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111/1467-7687.00039" TargetMode="External"/><Relationship Id="rId69" Type="http://schemas.openxmlformats.org/officeDocument/2006/relationships/hyperlink" Target="https://doi.org/10.1038/s41467-025-61517-3" TargetMode="External"/><Relationship Id="rId113" Type="http://schemas.openxmlformats.org/officeDocument/2006/relationships/hyperlink" Target="https://doi.org/10.1111/1467-8721.ep10772615" TargetMode="External"/><Relationship Id="rId118" Type="http://schemas.microsoft.com/office/2011/relationships/people" Target="people.xml"/><Relationship Id="rId80" Type="http://schemas.openxmlformats.org/officeDocument/2006/relationships/hyperlink" Target="https://doi.org/10.1016/S0010-0277(98)00036-5" TargetMode="External"/><Relationship Id="rId85" Type="http://schemas.openxmlformats.org/officeDocument/2006/relationships/hyperlink" Target="https://doi.org/10.1080/095400999116322"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207/S15327078IN0104_3" TargetMode="External"/><Relationship Id="rId103" Type="http://schemas.openxmlformats.org/officeDocument/2006/relationships/hyperlink" Target="https://doi.org/10.1111/j.1551-6709.2010.01129.x" TargetMode="External"/><Relationship Id="rId108" Type="http://schemas.openxmlformats.org/officeDocument/2006/relationships/hyperlink" Target="https://doi.org/10.1016/j.neuroimage.2010.05.028" TargetMode="External"/><Relationship Id="rId54" Type="http://schemas.openxmlformats.org/officeDocument/2006/relationships/hyperlink" Target="https://psycnet.apa.org/doi/10.1037/0012-1649.23.5.655" TargetMode="External"/><Relationship Id="rId70" Type="http://schemas.openxmlformats.org/officeDocument/2006/relationships/hyperlink" Target="https://doi.org/10.1016/S1364-6613(03)00128-1" TargetMode="External"/><Relationship Id="rId75" Type="http://schemas.openxmlformats.org/officeDocument/2006/relationships/hyperlink" Target="https://doi.org/10.1162/neco.1989.1.1.143" TargetMode="External"/><Relationship Id="rId91" Type="http://schemas.openxmlformats.org/officeDocument/2006/relationships/hyperlink" Target="https://doi.org/10.1016/j.cognition.2004.11.005" TargetMode="External"/><Relationship Id="rId96" Type="http://schemas.openxmlformats.org/officeDocument/2006/relationships/hyperlink" Target="https://doi.org/10.1371/journal.pone.004269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psycnet.apa.org/doi/10.1037/a0032150" TargetMode="External"/><Relationship Id="rId119" Type="http://schemas.openxmlformats.org/officeDocument/2006/relationships/theme" Target="theme/theme1.xml"/><Relationship Id="rId10" Type="http://schemas.openxmlformats.org/officeDocument/2006/relationships/image" Target="media/image20.jp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10.png"/><Relationship Id="rId60" Type="http://schemas.openxmlformats.org/officeDocument/2006/relationships/hyperlink" Target="https://psycnet.apa.org/doi/10.1016/S1364-6613(99)01356-X" TargetMode="External"/><Relationship Id="rId65" Type="http://schemas.openxmlformats.org/officeDocument/2006/relationships/hyperlink" Target="https://doi.org/10.1016/S0010-0277(99)00039-6" TargetMode="External"/><Relationship Id="rId73" Type="http://schemas.openxmlformats.org/officeDocument/2006/relationships/hyperlink" Target="https://doi.org/10.1016/j.cogdev.2010.09.001" TargetMode="External"/><Relationship Id="rId78" Type="http://schemas.openxmlformats.org/officeDocument/2006/relationships/hyperlink" Target="https://doi.org/10.1016/j.cogdev.2005.04.004" TargetMode="External"/><Relationship Id="rId81" Type="http://schemas.openxmlformats.org/officeDocument/2006/relationships/hyperlink" Target="https://doi.org/10.1016/S0010-0277(87)80006-9" TargetMode="External"/><Relationship Id="rId86" Type="http://schemas.openxmlformats.org/officeDocument/2006/relationships/hyperlink" Target="https://doi.org/10.1111/j.0956-7976.2004.00755.x" TargetMode="External"/><Relationship Id="rId94" Type="http://schemas.openxmlformats.org/officeDocument/2006/relationships/hyperlink" Target="http://www.jstor.org/stable/30162860" TargetMode="External"/><Relationship Id="rId99" Type="http://schemas.openxmlformats.org/officeDocument/2006/relationships/hyperlink" Target="https://doi.org/10.1371/journal.pone.0023223" TargetMode="External"/><Relationship Id="rId101" Type="http://schemas.openxmlformats.org/officeDocument/2006/relationships/hyperlink" Target="https://doi.org/10.1521/soco.2025.43.3.152"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16/j.cogdev.2012.08.004" TargetMode="External"/><Relationship Id="rId34" Type="http://schemas.openxmlformats.org/officeDocument/2006/relationships/image" Target="media/image25.png"/><Relationship Id="rId50" Type="http://schemas.openxmlformats.org/officeDocument/2006/relationships/image" Target="media/image400.png"/><Relationship Id="rId55" Type="http://schemas.openxmlformats.org/officeDocument/2006/relationships/hyperlink" Target="https://doi.org/10.1111/j.1467-8624.1991.tb01602.x" TargetMode="External"/><Relationship Id="rId76" Type="http://schemas.openxmlformats.org/officeDocument/2006/relationships/hyperlink" Target="https://psycnet.apa.org/doi/10.1037/0012-1649.19.3.338" TargetMode="External"/><Relationship Id="rId97" Type="http://schemas.openxmlformats.org/officeDocument/2006/relationships/hyperlink" Target="https://doi.org/10.1080/09540090310001655093" TargetMode="External"/><Relationship Id="rId104" Type="http://schemas.openxmlformats.org/officeDocument/2006/relationships/hyperlink" Target="https://doi.org/10.1146/annurev.ph.25.030163.002553" TargetMode="External"/><Relationship Id="rId7" Type="http://schemas.openxmlformats.org/officeDocument/2006/relationships/endnotes" Target="endnotes.xml"/><Relationship Id="rId71" Type="http://schemas.openxmlformats.org/officeDocument/2006/relationships/hyperlink" Target="https://doi.org/10.1016/0010-0277(95)00661-H" TargetMode="External"/><Relationship Id="rId92" Type="http://schemas.openxmlformats.org/officeDocument/2006/relationships/hyperlink" Target="https://doi.org/10.1016/j.cognition.2017.09.007"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207/s15516709cog2701_4" TargetMode="External"/><Relationship Id="rId87" Type="http://schemas.openxmlformats.org/officeDocument/2006/relationships/hyperlink" Target="https://doi.org/10.1016/j.cogpsych.2010.02.001" TargetMode="External"/><Relationship Id="rId110" Type="http://schemas.openxmlformats.org/officeDocument/2006/relationships/hyperlink" Target="https://doi.org/10.1016/j.cognition.2017.06.029" TargetMode="External"/><Relationship Id="rId115" Type="http://schemas.openxmlformats.org/officeDocument/2006/relationships/header" Target="header1.xml"/><Relationship Id="rId61" Type="http://schemas.openxmlformats.org/officeDocument/2006/relationships/hyperlink" Target="https://doi.org/10.1016/S0885-2014(02)00124-7" TargetMode="External"/><Relationship Id="rId82" Type="http://schemas.openxmlformats.org/officeDocument/2006/relationships/hyperlink" Target="https://doi.org/10.1111/desc.13581"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0010-0277(85)90008-3" TargetMode="External"/><Relationship Id="rId77" Type="http://schemas.openxmlformats.org/officeDocument/2006/relationships/hyperlink" Target="https://doi.org/10.1016/0885-2014(93)90008-S" TargetMode="External"/><Relationship Id="rId100" Type="http://schemas.openxmlformats.org/officeDocument/2006/relationships/hyperlink" Target="https://doi.org/10.1207/s15327078in1003_6" TargetMode="External"/><Relationship Id="rId105" Type="http://schemas.openxmlformats.org/officeDocument/2006/relationships/hyperlink" Target="https://psycnet.apa.org/doi/10.1037/0033-295X.99.4.605" TargetMode="External"/><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hyperlink" Target="https://doi.org/10.1177/0963721412470687" TargetMode="External"/><Relationship Id="rId93" Type="http://schemas.openxmlformats.org/officeDocument/2006/relationships/hyperlink" Target="https://doi.org/10.1037/1089-2680.1.3.271" TargetMode="External"/><Relationship Id="rId98" Type="http://schemas.openxmlformats.org/officeDocument/2006/relationships/hyperlink" Target="https://doi.org/10.1098/rsos.191795"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207/s15516709cog1401_5" TargetMode="External"/><Relationship Id="rId11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111/1467-7687.00220" TargetMode="External"/><Relationship Id="rId83" Type="http://schemas.openxmlformats.org/officeDocument/2006/relationships/hyperlink" Target="https://doi.org/10.1016/j.cognition.2016.12.007" TargetMode="External"/><Relationship Id="rId88" Type="http://schemas.openxmlformats.org/officeDocument/2006/relationships/hyperlink" Target="https://doi.org/10.1016/S0010-0277(96)00727-5" TargetMode="External"/><Relationship Id="rId111" Type="http://schemas.openxmlformats.org/officeDocument/2006/relationships/hyperlink" Target="https://doi.org/10.1111/1467-9280.00218"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doi.org/10.1037/xge0001656" TargetMode="External"/><Relationship Id="rId106" Type="http://schemas.openxmlformats.org/officeDocument/2006/relationships/hyperlink" Target="https://doi.org/10.1002/icd.2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128</Pages>
  <Words>34990</Words>
  <Characters>199448</Characters>
  <Application>Microsoft Office Word</Application>
  <DocSecurity>0</DocSecurity>
  <Lines>1662</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16</cp:revision>
  <dcterms:created xsi:type="dcterms:W3CDTF">2026-05-10T20:26:00Z</dcterms:created>
  <dcterms:modified xsi:type="dcterms:W3CDTF">2026-05-11T02:34:00Z</dcterms:modified>
</cp:coreProperties>
</file>