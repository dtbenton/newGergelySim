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xml:space="preserv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proofErr w:type="spellStart"/>
      <w:ins w:id="252" w:author="Benton, Deon" w:date="2026-03-14T21:25:00Z" w16du:dateUtc="2026-03-15T02:25:00Z">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w:t>
        </w:r>
        <w:proofErr w:type="spellStart"/>
        <w:r w:rsidR="00C40504">
          <w:rPr>
            <w:rFonts w:ascii="Times New Roman" w:hAnsi="Times New Roman" w:cs="Times New Roman"/>
          </w:rPr>
          <w:t>Overwal</w:t>
        </w:r>
      </w:ins>
      <w:ins w:id="342" w:author="Benton, Deon" w:date="2026-03-16T12:56:00Z" w16du:dateUtc="2026-03-16T17:56:00Z">
        <w:r w:rsidR="00C40504">
          <w:rPr>
            <w:rFonts w:ascii="Times New Roman" w:hAnsi="Times New Roman" w:cs="Times New Roman"/>
          </w:rPr>
          <w:t>le’s</w:t>
        </w:r>
        <w:proofErr w:type="spellEnd"/>
        <w:r w:rsidR="00C40504">
          <w:rPr>
            <w:rFonts w:ascii="Times New Roman" w:hAnsi="Times New Roman" w:cs="Times New Roman"/>
          </w:rPr>
          <w:t xml:space="preserve">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proofErr w:type="spellStart"/>
      <w:ins w:id="392" w:author="Benton, Deon" w:date="2026-03-16T13:46:00Z" w16du:dateUtc="2026-03-16T18:46:00Z">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proofErr w:type="spellStart"/>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proofErr w:type="spellEnd"/>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proofErr w:type="spellStart"/>
      <w:ins w:id="432"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proofErr w:type="spellStart"/>
      <w:ins w:id="443"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proofErr w:type="spellStart"/>
      <w:ins w:id="467" w:author="Benton, Deon" w:date="2026-03-16T14:03:00Z" w16du:dateUtc="2026-03-16T19:03:00Z">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proofErr w:type="spellStart"/>
      <w:ins w:id="517" w:author="Benton, Deon" w:date="2026-03-16T16:15:00Z" w16du:dateUtc="2026-03-16T21:15:00Z">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These two factors—</w:t>
        </w:r>
      </w:ins>
      <w:ins w:id="832" w:author="Benton, Deon" w:date="2026-02-12T14:37:00Z" w16du:dateUtc="2026-02-12T20:37:00Z">
        <w:r w:rsidR="00570519">
          <w:rPr>
            <w:rFonts w:ascii="Times New Roman" w:hAnsi="Times New Roman" w:cs="Times New Roman"/>
          </w:rPr>
          <w:t xml:space="preserve">that is,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experience</w:t>
        </w:r>
      </w:ins>
      <w:ins w:id="835" w:author="Benton, Deon" w:date="2026-02-12T14:33:00Z" w16du:dateUtc="2026-02-12T20:33:00Z">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w:t>
        </w:r>
        <w:proofErr w:type="spellStart"/>
        <w:r w:rsidR="00345274">
          <w:rPr>
            <w:rFonts w:ascii="Times New Roman" w:hAnsi="Times New Roman" w:cs="Times New Roman"/>
          </w:rPr>
          <w:t>Spelke</w:t>
        </w:r>
        <w:proofErr w:type="spellEnd"/>
        <w:r w:rsidR="00345274">
          <w:rPr>
            <w:rFonts w:ascii="Times New Roman" w:hAnsi="Times New Roman" w:cs="Times New Roman"/>
          </w:rPr>
          <w:t>,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r w:rsidR="008A5486">
        <w:rPr>
          <w:rFonts w:ascii="Times New Roman" w:hAnsi="Times New Roman" w:cs="Times New Roman"/>
        </w:rPr>
        <w:t>direct action</w:t>
      </w:r>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ins w:id="1012" w:author="Benton, Deon" w:date="2026-03-18T16:39:00Z" w16du:dateUtc="2026-03-18T21:39:00Z">
        <w:r w:rsidR="002A6F3D">
          <w:rPr>
            <w:rFonts w:ascii="Times New Roman" w:hAnsi="Times New Roman" w:cs="Times New Roman"/>
          </w:rPr>
          <w:t xml:space="preserve">It is worth noting that although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ins w:id="1100" w:author="Benton, Deon" w:date="2026-03-17T16:55:00Z" w16du:dateUtc="2026-03-17T21:55:00Z">
        <w:r w:rsidR="008A5486">
          <w:rPr>
            <w:rFonts w:ascii="Times New Roman" w:hAnsi="Times New Roman" w:cs="Times New Roman"/>
          </w:rPr>
          <w:t>direct action</w:t>
        </w:r>
      </w:ins>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efficacious—that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proofErr w:type="spellStart"/>
      <w:ins w:id="1255"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proofErr w:type="spellStart"/>
      <w:ins w:id="1260" w:author="Benton, Deon" w:date="2026-02-12T15:47:00Z" w16du:dateUtc="2026-02-12T21:47:00Z">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w:t>
        </w:r>
      </w:ins>
      <w:ins w:id="1273" w:author="Benton, Deon" w:date="2026-03-21T11:10:00Z" w16du:dateUtc="2026-03-21T16:10:00Z">
        <w:r w:rsidR="00197111">
          <w:rPr>
            <w:rFonts w:ascii="Times New Roman" w:hAnsi="Times New Roman" w:cs="Times New Roman"/>
          </w:rPr>
          <w:t>the model</w:t>
        </w:r>
      </w:ins>
      <w:ins w:id="1274" w:author="Benton, Deon" w:date="2026-02-12T15:56:00Z" w16du:dateUtc="2026-02-12T21:56:00Z">
        <w:r w:rsidR="00F83FBE" w:rsidRPr="00F83FBE">
          <w:rPr>
            <w:rFonts w:ascii="Times New Roman" w:hAnsi="Times New Roman" w:cs="Times New Roman"/>
          </w:rPr>
          <w:t xml:space="preserve"> can qualitatively explain infants’ looking </w:t>
        </w:r>
        <w:r w:rsidR="00F83FBE" w:rsidRPr="00F83FBE">
          <w:rPr>
            <w:rFonts w:ascii="Times New Roman" w:hAnsi="Times New Roman" w:cs="Times New Roman"/>
          </w:rPr>
          <w:lastRenderedPageBreak/>
          <w:t xml:space="preserve">responses across a range of </w:t>
        </w:r>
      </w:ins>
      <w:proofErr w:type="spellStart"/>
      <w:ins w:id="1275" w:author="Benton, Deon" w:date="2026-02-12T15:57:00Z" w16du:dateUtc="2026-02-12T21:57:00Z">
        <w:r w:rsidR="00F83FBE">
          <w:rPr>
            <w:rFonts w:ascii="Times New Roman" w:hAnsi="Times New Roman" w:cs="Times New Roman"/>
          </w:rPr>
          <w:t>VoE</w:t>
        </w:r>
      </w:ins>
      <w:proofErr w:type="spellEnd"/>
      <w:ins w:id="1276" w:author="Benton, Deon" w:date="2026-02-12T15:56:00Z" w16du:dateUtc="2026-02-12T21:56:00Z">
        <w:r w:rsidR="00F83FBE" w:rsidRPr="00F83FBE">
          <w:rPr>
            <w:rFonts w:ascii="Times New Roman" w:hAnsi="Times New Roman" w:cs="Times New Roman"/>
          </w:rPr>
          <w:t xml:space="preserve"> studies </w:t>
        </w:r>
      </w:ins>
      <w:ins w:id="1277" w:author="Benton, Deon" w:date="2026-02-12T15:57:00Z" w16du:dateUtc="2026-02-12T21:57:00Z">
        <w:r w:rsidR="00F83FBE">
          <w:rPr>
            <w:rFonts w:ascii="Times New Roman" w:hAnsi="Times New Roman" w:cs="Times New Roman"/>
          </w:rPr>
          <w:t xml:space="preserve">assessing infant </w:t>
        </w:r>
      </w:ins>
      <w:ins w:id="1278" w:author="Benton, Deon" w:date="2026-02-12T15:56:00Z" w16du:dateUtc="2026-02-12T21:56:00Z">
        <w:r w:rsidR="00F83FBE" w:rsidRPr="00F83FBE">
          <w:rPr>
            <w:rFonts w:ascii="Times New Roman" w:hAnsi="Times New Roman" w:cs="Times New Roman"/>
          </w:rPr>
          <w:t>action understanding</w:t>
        </w:r>
      </w:ins>
      <w:ins w:id="1279" w:author="Benton, Deon" w:date="2026-02-12T15:57:00Z" w16du:dateUtc="2026-02-12T21:57:00Z">
        <w:r w:rsidR="00F83FBE">
          <w:rPr>
            <w:rFonts w:ascii="Times New Roman" w:hAnsi="Times New Roman" w:cs="Times New Roman"/>
          </w:rPr>
          <w:t>.</w:t>
        </w:r>
      </w:ins>
      <w:ins w:id="1280" w:author="Benton, Deon" w:date="2026-02-13T11:09:00Z" w16du:dateUtc="2026-02-13T17:09:00Z">
        <w:r w:rsidR="00FC2F2A">
          <w:rPr>
            <w:rFonts w:ascii="Times New Roman" w:hAnsi="Times New Roman" w:cs="Times New Roman"/>
          </w:rPr>
          <w:t xml:space="preserve"> </w:t>
        </w:r>
      </w:ins>
      <w:del w:id="128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2" w:author="Benton, Deon" w:date="2026-02-13T11:09:00Z" w16du:dateUtc="2026-02-13T17:09:00Z">
        <w:r w:rsidR="00FC2F2A">
          <w:rPr>
            <w:rFonts w:ascii="Times New Roman" w:eastAsia="Times New Roman" w:hAnsi="Times New Roman" w:cs="Times New Roman"/>
          </w:rPr>
          <w:t>because ALIAS was developed to capture</w:t>
        </w:r>
      </w:ins>
      <w:ins w:id="1283" w:author="Benton, Deon" w:date="2026-02-13T11:11:00Z" w16du:dateUtc="2026-02-13T17:11:00Z">
        <w:r w:rsidR="00E35E64">
          <w:rPr>
            <w:rFonts w:ascii="Times New Roman" w:eastAsia="Times New Roman" w:hAnsi="Times New Roman" w:cs="Times New Roman"/>
          </w:rPr>
          <w:t xml:space="preserve"> a broad set of</w:t>
        </w:r>
      </w:ins>
      <w:ins w:id="1284" w:author="Benton, Deon" w:date="2026-02-13T11:09:00Z" w16du:dateUtc="2026-02-13T17:09:00Z">
        <w:r w:rsidR="00FC2F2A">
          <w:rPr>
            <w:rFonts w:ascii="Times New Roman" w:eastAsia="Times New Roman" w:hAnsi="Times New Roman" w:cs="Times New Roman"/>
          </w:rPr>
          <w:t xml:space="preserve"> key findings in this literature</w:t>
        </w:r>
      </w:ins>
      <w:ins w:id="1285" w:author="Benton, Deon" w:date="2026-03-17T20:56:00Z" w16du:dateUtc="2026-03-18T01:56:00Z">
        <w:r>
          <w:rPr>
            <w:rFonts w:ascii="Times New Roman" w:eastAsia="Times New Roman" w:hAnsi="Times New Roman" w:cs="Times New Roman"/>
          </w:rPr>
          <w:t xml:space="preserve"> rather than one or two specific findings</w:t>
        </w:r>
      </w:ins>
      <w:ins w:id="1286" w:author="Benton, Deon" w:date="2026-02-13T11:09:00Z" w16du:dateUtc="2026-02-13T17:09:00Z">
        <w:r w:rsidR="00FC2F2A">
          <w:rPr>
            <w:rFonts w:ascii="Times New Roman" w:eastAsia="Times New Roman" w:hAnsi="Times New Roman" w:cs="Times New Roman"/>
          </w:rPr>
          <w:t>,</w:t>
        </w:r>
      </w:ins>
      <w:ins w:id="1287" w:author="Benton, Deon" w:date="2026-02-13T11:48:00Z" w16du:dateUtc="2026-02-13T17:48:00Z">
        <w:r w:rsidR="00841A7E">
          <w:rPr>
            <w:rFonts w:ascii="Times New Roman" w:eastAsia="Times New Roman" w:hAnsi="Times New Roman" w:cs="Times New Roman"/>
          </w:rPr>
          <w:t xml:space="preserve"> the simulations reported below </w:t>
        </w:r>
      </w:ins>
      <w:ins w:id="1288" w:author="Benton, Deon" w:date="2026-03-17T21:04:00Z" w16du:dateUtc="2026-03-18T02:04:00Z">
        <w:r w:rsidR="0089435D">
          <w:rPr>
            <w:rFonts w:ascii="Times New Roman" w:eastAsia="Times New Roman" w:hAnsi="Times New Roman" w:cs="Times New Roman"/>
          </w:rPr>
          <w:t>did not attempt to</w:t>
        </w:r>
      </w:ins>
      <w:ins w:id="1289"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90" w:author="Benton, Deon" w:date="2026-02-13T11:09:00Z" w16du:dateUtc="2026-02-13T17:09:00Z">
        <w:r w:rsidR="00FC2F2A">
          <w:rPr>
            <w:rFonts w:ascii="Times New Roman" w:eastAsia="Times New Roman" w:hAnsi="Times New Roman" w:cs="Times New Roman"/>
          </w:rPr>
          <w:t xml:space="preserve"> </w:t>
        </w:r>
      </w:ins>
      <w:ins w:id="129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2" w:author="Benton, Deon" w:date="2026-02-13T11:26:00Z" w16du:dateUtc="2026-02-13T17:26:00Z">
        <w:r w:rsidR="00D213F8">
          <w:rPr>
            <w:rFonts w:ascii="Times New Roman" w:eastAsia="Times New Roman" w:hAnsi="Times New Roman" w:cs="Times New Roman"/>
          </w:rPr>
          <w:t>targeted here</w:t>
        </w:r>
      </w:ins>
      <w:ins w:id="129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4" w:author="Benton, Deon" w:date="2026-02-13T11:32:00Z" w16du:dateUtc="2026-02-13T17:32:00Z">
        <w:r w:rsidR="007B777A">
          <w:rPr>
            <w:rFonts w:ascii="Times New Roman" w:eastAsia="Times New Roman" w:hAnsi="Times New Roman" w:cs="Times New Roman"/>
          </w:rPr>
          <w:t>thought</w:t>
        </w:r>
      </w:ins>
      <w:ins w:id="1295" w:author="Benton, Deon" w:date="2026-02-13T11:24:00Z" w16du:dateUtc="2026-02-13T17:24:00Z">
        <w:r w:rsidR="00F90C60" w:rsidRPr="00F90C60">
          <w:rPr>
            <w:rFonts w:ascii="Times New Roman" w:eastAsia="Times New Roman" w:hAnsi="Times New Roman" w:cs="Times New Roman"/>
          </w:rPr>
          <w:t xml:space="preserve"> to drive infants’ behavior</w:t>
        </w:r>
      </w:ins>
      <w:ins w:id="1296" w:author="Benton, Deon" w:date="2026-02-13T11:22:00Z" w16du:dateUtc="2026-02-13T17:22:00Z">
        <w:r w:rsidR="00A318A3">
          <w:rPr>
            <w:rFonts w:ascii="Times New Roman" w:eastAsia="Times New Roman" w:hAnsi="Times New Roman" w:cs="Times New Roman"/>
          </w:rPr>
          <w:t>.</w:t>
        </w:r>
      </w:ins>
      <w:ins w:id="1297" w:author="Benton, Deon" w:date="2026-02-13T11:17:00Z" w16du:dateUtc="2026-02-13T17:17:00Z">
        <w:r w:rsidR="00F121C3">
          <w:rPr>
            <w:rFonts w:ascii="Times New Roman" w:eastAsia="Times New Roman" w:hAnsi="Times New Roman" w:cs="Times New Roman"/>
          </w:rPr>
          <w:t xml:space="preserve"> </w:t>
        </w:r>
      </w:ins>
      <w:ins w:id="1298" w:author="Benton, Deon" w:date="2026-02-13T11:22:00Z" w16du:dateUtc="2026-02-13T17:22:00Z">
        <w:r w:rsidR="00A318A3">
          <w:rPr>
            <w:rFonts w:ascii="Times New Roman" w:eastAsia="Times New Roman" w:hAnsi="Times New Roman" w:cs="Times New Roman"/>
          </w:rPr>
          <w:t xml:space="preserve">Additionally, </w:t>
        </w:r>
      </w:ins>
      <w:ins w:id="129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0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01"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02" w:author="Benton, Deon" w:date="2026-02-13T11:53:00Z" w16du:dateUtc="2026-02-13T17:53:00Z">
        <w:r>
          <w:rPr>
            <w:rFonts w:ascii="Times New Roman" w:hAnsi="Times New Roman" w:cs="Times New Roman"/>
            <w:b/>
            <w:bCs/>
          </w:rPr>
          <w:t>Selective long</w:t>
        </w:r>
      </w:ins>
      <w:ins w:id="1303" w:author="Benton, Deon" w:date="2026-02-13T11:54:00Z" w16du:dateUtc="2026-02-13T17:54:00Z">
        <w:r>
          <w:rPr>
            <w:rFonts w:ascii="Times New Roman" w:hAnsi="Times New Roman" w:cs="Times New Roman"/>
            <w:b/>
            <w:bCs/>
          </w:rPr>
          <w:t>er looking to inefficient</w:t>
        </w:r>
      </w:ins>
      <w:ins w:id="1304" w:author="Benton, Deon" w:date="2026-03-25T11:11:00Z" w16du:dateUtc="2026-03-25T16:11:00Z">
        <w:r w:rsidR="00896FCF">
          <w:rPr>
            <w:rFonts w:ascii="Times New Roman" w:hAnsi="Times New Roman" w:cs="Times New Roman"/>
            <w:b/>
            <w:bCs/>
          </w:rPr>
          <w:t xml:space="preserve"> than</w:t>
        </w:r>
      </w:ins>
      <w:ins w:id="1305" w:author="Benton, Deon" w:date="2026-02-13T11:54:00Z" w16du:dateUtc="2026-02-13T17:54:00Z">
        <w:r>
          <w:rPr>
            <w:rFonts w:ascii="Times New Roman" w:hAnsi="Times New Roman" w:cs="Times New Roman"/>
            <w:b/>
            <w:bCs/>
          </w:rPr>
          <w:t xml:space="preserve"> actions following</w:t>
        </w:r>
      </w:ins>
      <w:ins w:id="1306" w:author="Benton, Deon" w:date="2026-03-25T11:12:00Z" w16du:dateUtc="2026-03-25T16:12:00Z">
        <w:r w:rsidR="00896FCF">
          <w:rPr>
            <w:rFonts w:ascii="Times New Roman" w:hAnsi="Times New Roman" w:cs="Times New Roman"/>
            <w:b/>
            <w:bCs/>
          </w:rPr>
          <w:t xml:space="preserve"> constrained</w:t>
        </w:r>
      </w:ins>
      <w:ins w:id="1307" w:author="Benton, Deon" w:date="2026-02-13T11:54:00Z" w16du:dateUtc="2026-02-13T17:54:00Z">
        <w:r>
          <w:rPr>
            <w:rFonts w:ascii="Times New Roman" w:hAnsi="Times New Roman" w:cs="Times New Roman"/>
            <w:b/>
            <w:bCs/>
          </w:rPr>
          <w:t xml:space="preserve">. </w:t>
        </w:r>
      </w:ins>
      <w:ins w:id="1308" w:author="Benton, Deon" w:date="2026-02-13T12:02:00Z" w16du:dateUtc="2026-02-13T18:02:00Z">
        <w:r w:rsidR="00953FA9">
          <w:rPr>
            <w:rFonts w:ascii="Times New Roman" w:hAnsi="Times New Roman" w:cs="Times New Roman"/>
          </w:rPr>
          <w:t>I</w:t>
        </w:r>
      </w:ins>
      <w:ins w:id="1309" w:author="Benton, Deon" w:date="2026-02-13T11:54:00Z" w16du:dateUtc="2026-02-13T17:54:00Z">
        <w:r>
          <w:rPr>
            <w:rFonts w:ascii="Times New Roman" w:hAnsi="Times New Roman" w:cs="Times New Roman"/>
          </w:rPr>
          <w:t>n the absence of a physical barrier</w:t>
        </w:r>
      </w:ins>
      <w:ins w:id="1310"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11" w:author="Benton, Deon" w:date="2026-02-13T11:33:00Z" w16du:dateUtc="2026-02-13T17:33:00Z">
        <w:r w:rsidR="007B777A">
          <w:rPr>
            <w:rFonts w:ascii="Times New Roman" w:hAnsi="Times New Roman" w:cs="Times New Roman"/>
          </w:rPr>
          <w:t>when</w:t>
        </w:r>
      </w:ins>
      <w:ins w:id="1312" w:author="Benton, Deon" w:date="2026-02-13T11:55:00Z" w16du:dateUtc="2026-02-13T17:55:00Z">
        <w:r>
          <w:rPr>
            <w:rFonts w:ascii="Times New Roman" w:hAnsi="Times New Roman" w:cs="Times New Roman"/>
          </w:rPr>
          <w:t xml:space="preserve"> </w:t>
        </w:r>
      </w:ins>
      <w:ins w:id="1313" w:author="Benton, Deon" w:date="2026-02-13T11:33:00Z" w16du:dateUtc="2026-02-13T17:33:00Z">
        <w:r w:rsidR="007B777A">
          <w:rPr>
            <w:rFonts w:ascii="Times New Roman" w:hAnsi="Times New Roman" w:cs="Times New Roman"/>
          </w:rPr>
          <w:t>a</w:t>
        </w:r>
      </w:ins>
      <w:ins w:id="1314" w:author="Benton, Deon" w:date="2026-02-13T11:34:00Z" w16du:dateUtc="2026-02-13T17:34:00Z">
        <w:r w:rsidR="007B777A">
          <w:rPr>
            <w:rFonts w:ascii="Times New Roman" w:hAnsi="Times New Roman" w:cs="Times New Roman"/>
          </w:rPr>
          <w:t xml:space="preserve"> first character </w:t>
        </w:r>
      </w:ins>
      <w:ins w:id="1315" w:author="Benton, Deon" w:date="2026-02-13T11:33:00Z" w16du:dateUtc="2026-02-13T17:33:00Z">
        <w:r w:rsidR="007B777A">
          <w:rPr>
            <w:rFonts w:ascii="Times New Roman" w:hAnsi="Times New Roman" w:cs="Times New Roman"/>
          </w:rPr>
          <w:t>follows a curved path to reach</w:t>
        </w:r>
      </w:ins>
      <w:ins w:id="1316"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7" w:author="Benton, Deon" w:date="2026-02-13T11:36:00Z" w16du:dateUtc="2026-02-13T17:36:00Z">
        <w:r w:rsidR="00D0227A">
          <w:rPr>
            <w:rFonts w:ascii="Times New Roman" w:hAnsi="Times New Roman" w:cs="Times New Roman"/>
          </w:rPr>
          <w:t>.</w:t>
        </w:r>
      </w:ins>
      <w:ins w:id="1318" w:author="Benton, Deon" w:date="2026-02-13T11:39:00Z" w16du:dateUtc="2026-02-13T17:39:00Z">
        <w:r w:rsidR="00190D1A">
          <w:rPr>
            <w:rFonts w:ascii="Times New Roman" w:hAnsi="Times New Roman" w:cs="Times New Roman"/>
          </w:rPr>
          <w:t xml:space="preserve"> </w:t>
        </w:r>
      </w:ins>
      <w:ins w:id="1319" w:author="Benton, Deon" w:date="2026-02-13T11:40:00Z" w16du:dateUtc="2026-02-13T17:40:00Z">
        <w:r w:rsidR="00190D1A">
          <w:rPr>
            <w:rFonts w:ascii="Times New Roman" w:hAnsi="Times New Roman" w:cs="Times New Roman"/>
          </w:rPr>
          <w:t xml:space="preserve">Crucially, this pattern </w:t>
        </w:r>
      </w:ins>
      <w:ins w:id="1320" w:author="Benton, Deon" w:date="2026-02-13T12:10:00Z" w16du:dateUtc="2026-02-13T18:10:00Z">
        <w:r w:rsidR="00C66C18">
          <w:rPr>
            <w:rFonts w:ascii="Times New Roman" w:hAnsi="Times New Roman" w:cs="Times New Roman"/>
          </w:rPr>
          <w:t>only holds</w:t>
        </w:r>
      </w:ins>
      <w:ins w:id="1321" w:author="Benton, Deon" w:date="2026-02-13T11:40:00Z" w16du:dateUtc="2026-02-13T17:40:00Z">
        <w:r w:rsidR="00190D1A">
          <w:rPr>
            <w:rFonts w:ascii="Times New Roman" w:hAnsi="Times New Roman" w:cs="Times New Roman"/>
          </w:rPr>
          <w:t xml:space="preserve"> when </w:t>
        </w:r>
      </w:ins>
      <w:ins w:id="1322" w:author="Benton, Deon" w:date="2026-02-13T11:35:00Z" w16du:dateUtc="2026-02-13T17:35:00Z">
        <w:r w:rsidR="00445048">
          <w:rPr>
            <w:rFonts w:ascii="Times New Roman" w:hAnsi="Times New Roman" w:cs="Times New Roman"/>
          </w:rPr>
          <w:t>the curved action occur</w:t>
        </w:r>
      </w:ins>
      <w:ins w:id="1323" w:author="Benton, Deon" w:date="2026-02-13T11:40:00Z" w16du:dateUtc="2026-02-13T17:40:00Z">
        <w:r w:rsidR="00190D1A">
          <w:rPr>
            <w:rFonts w:ascii="Times New Roman" w:hAnsi="Times New Roman" w:cs="Times New Roman"/>
          </w:rPr>
          <w:t>s</w:t>
        </w:r>
      </w:ins>
      <w:ins w:id="1324" w:author="Benton, Deon" w:date="2026-02-13T11:35:00Z" w16du:dateUtc="2026-02-13T17:35:00Z">
        <w:r w:rsidR="00445048">
          <w:rPr>
            <w:rFonts w:ascii="Times New Roman" w:hAnsi="Times New Roman" w:cs="Times New Roman"/>
          </w:rPr>
          <w:t xml:space="preserve"> over a barrier </w:t>
        </w:r>
      </w:ins>
      <w:ins w:id="1325" w:author="Benton, Deon" w:date="2026-02-13T11:40:00Z" w16du:dateUtc="2026-02-13T17:40:00Z">
        <w:r w:rsidR="00190D1A">
          <w:rPr>
            <w:rFonts w:ascii="Times New Roman" w:hAnsi="Times New Roman" w:cs="Times New Roman"/>
          </w:rPr>
          <w:t>during an initial habituation phase</w:t>
        </w:r>
      </w:ins>
      <w:ins w:id="1326" w:author="Benton, Deon" w:date="2026-02-13T12:10:00Z" w16du:dateUtc="2026-02-13T18:10:00Z">
        <w:r w:rsidR="00C66C18">
          <w:rPr>
            <w:rFonts w:ascii="Times New Roman" w:hAnsi="Times New Roman" w:cs="Times New Roman"/>
          </w:rPr>
          <w:t xml:space="preserve">; infants look equally long at both actions when the </w:t>
        </w:r>
      </w:ins>
      <w:ins w:id="1327"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8"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9" w:author="Benton, Deon" w:date="2026-02-13T12:02:00Z" w16du:dateUtc="2026-02-13T18:02:00Z">
        <w:r w:rsidR="002E379E">
          <w:rPr>
            <w:rFonts w:ascii="Times New Roman" w:hAnsi="Times New Roman" w:cs="Times New Roman"/>
            <w:b/>
            <w:bCs/>
          </w:rPr>
          <w:t>Independence f</w:t>
        </w:r>
      </w:ins>
      <w:ins w:id="1330" w:author="Benton, Deon" w:date="2026-02-13T12:09:00Z" w16du:dateUtc="2026-02-13T18:09:00Z">
        <w:r w:rsidR="00C66C18">
          <w:rPr>
            <w:rFonts w:ascii="Times New Roman" w:hAnsi="Times New Roman" w:cs="Times New Roman"/>
            <w:b/>
            <w:bCs/>
          </w:rPr>
          <w:t>rom</w:t>
        </w:r>
      </w:ins>
      <w:ins w:id="1331" w:author="Benton, Deon" w:date="2026-02-13T12:02:00Z" w16du:dateUtc="2026-02-13T18:02:00Z">
        <w:r w:rsidR="002E379E">
          <w:rPr>
            <w:rFonts w:ascii="Times New Roman" w:hAnsi="Times New Roman" w:cs="Times New Roman"/>
            <w:b/>
            <w:bCs/>
          </w:rPr>
          <w:t xml:space="preserve"> animacy</w:t>
        </w:r>
      </w:ins>
      <w:ins w:id="1332" w:author="Benton, Deon" w:date="2026-02-13T11:56:00Z" w16du:dateUtc="2026-02-13T17:56:00Z">
        <w:r w:rsidR="005F561E">
          <w:rPr>
            <w:rFonts w:ascii="Times New Roman" w:hAnsi="Times New Roman" w:cs="Times New Roman"/>
            <w:b/>
            <w:bCs/>
          </w:rPr>
          <w:t>.</w:t>
        </w:r>
      </w:ins>
      <w:ins w:id="1333" w:author="Benton, Deon" w:date="2026-02-13T12:03:00Z" w16du:dateUtc="2026-02-13T18:03:00Z">
        <w:r w:rsidR="002E379E">
          <w:rPr>
            <w:rFonts w:ascii="Times New Roman" w:hAnsi="Times New Roman" w:cs="Times New Roman"/>
            <w:b/>
            <w:bCs/>
          </w:rPr>
          <w:t xml:space="preserve"> </w:t>
        </w:r>
      </w:ins>
      <w:ins w:id="1334" w:author="Benton, Deon" w:date="2026-02-13T11:56:00Z" w16du:dateUtc="2026-02-13T17:56:00Z">
        <w:r w:rsidR="005F561E">
          <w:rPr>
            <w:rFonts w:ascii="Times New Roman" w:hAnsi="Times New Roman" w:cs="Times New Roman"/>
          </w:rPr>
          <w:t>Infants’ looking behaviors adhere to the pattern d</w:t>
        </w:r>
      </w:ins>
      <w:ins w:id="1335" w:author="Benton, Deon" w:date="2026-02-13T11:57:00Z" w16du:dateUtc="2026-02-13T17:57:00Z">
        <w:r w:rsidR="005F561E">
          <w:rPr>
            <w:rFonts w:ascii="Times New Roman" w:hAnsi="Times New Roman" w:cs="Times New Roman"/>
          </w:rPr>
          <w:t xml:space="preserve">escribed in (1) </w:t>
        </w:r>
      </w:ins>
      <w:ins w:id="1336"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7"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8"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9"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40"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41" w:author="Benton, Deon" w:date="2026-03-17T20:56:00Z" w16du:dateUtc="2026-03-18T01:56:00Z"/>
          <w:rFonts w:ascii="Times New Roman" w:hAnsi="Times New Roman" w:cs="Times New Roman"/>
        </w:rPr>
      </w:pPr>
      <w:ins w:id="1342"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43"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4"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5" w:author="Benton, Deon" w:date="2026-02-25T12:20:00Z" w16du:dateUtc="2026-02-25T18:20:00Z">
        <w:r w:rsidR="006F4E6E">
          <w:rPr>
            <w:rFonts w:ascii="Times New Roman" w:hAnsi="Times New Roman" w:cs="Times New Roman"/>
          </w:rPr>
          <w:t xml:space="preserve">present </w:t>
        </w:r>
      </w:ins>
      <w:ins w:id="1346"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347" w:author="Benton, Deon" w:date="2026-03-17T20:56:00Z" w16du:dateUtc="2026-03-18T01:56:00Z">
        <w:r>
          <w:rPr>
            <w:rFonts w:ascii="Times New Roman" w:hAnsi="Times New Roman" w:cs="Times New Roman"/>
          </w:rPr>
          <w:t xml:space="preserve">The second goal of the current simulations was to </w:t>
        </w:r>
      </w:ins>
      <w:ins w:id="1348" w:author="Benton, Deon" w:date="2026-03-17T20:57:00Z" w16du:dateUtc="2026-03-18T01:57:00Z">
        <w:r>
          <w:rPr>
            <w:rFonts w:ascii="Times New Roman" w:hAnsi="Times New Roman" w:cs="Times New Roman"/>
          </w:rPr>
          <w:t xml:space="preserve">demonstrate that </w:t>
        </w:r>
      </w:ins>
      <w:ins w:id="1349" w:author="Benton, Deon" w:date="2026-03-17T20:59:00Z" w16du:dateUtc="2026-03-18T01:59:00Z">
        <w:r w:rsidR="0089435D">
          <w:rPr>
            <w:rFonts w:ascii="Times New Roman" w:hAnsi="Times New Roman" w:cs="Times New Roman"/>
          </w:rPr>
          <w:t xml:space="preserve">ALIAS </w:t>
        </w:r>
      </w:ins>
      <w:ins w:id="1350" w:author="Benton, Deon" w:date="2026-03-17T20:57:00Z" w16du:dateUtc="2026-03-18T01:57:00Z">
        <w:r>
          <w:rPr>
            <w:rFonts w:ascii="Times New Roman" w:hAnsi="Times New Roman" w:cs="Times New Roman"/>
          </w:rPr>
          <w:t xml:space="preserve">provides a better account of </w:t>
        </w:r>
      </w:ins>
      <w:ins w:id="1351" w:author="Benton, Deon" w:date="2026-03-17T21:02:00Z" w16du:dateUtc="2026-03-18T02:02:00Z">
        <w:r w:rsidR="0089435D">
          <w:rPr>
            <w:rFonts w:ascii="Times New Roman" w:hAnsi="Times New Roman" w:cs="Times New Roman"/>
          </w:rPr>
          <w:t>the five target findings</w:t>
        </w:r>
      </w:ins>
      <w:ins w:id="1352"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 model</w:t>
        </w:r>
      </w:ins>
      <w:r w:rsidR="00BD6A9D">
        <w:rPr>
          <w:rFonts w:ascii="Times New Roman" w:hAnsi="Times New Roman" w:cs="Times New Roman"/>
        </w:rPr>
        <w:t xml:space="preserve"> (</w:t>
      </w:r>
      <w:ins w:id="1353" w:author="Benton, Deon" w:date="2026-03-19T15:52:00Z" w16du:dateUtc="2026-03-19T20:52:00Z">
        <w:r w:rsidR="00BD6A9D">
          <w:rPr>
            <w:rFonts w:ascii="Times New Roman" w:hAnsi="Times New Roman" w:cs="Times New Roman"/>
          </w:rPr>
          <w:t>he</w:t>
        </w:r>
      </w:ins>
      <w:ins w:id="1354" w:author="Benton, Deon" w:date="2026-03-19T15:56:00Z" w16du:dateUtc="2026-03-19T20:56:00Z">
        <w:r w:rsidR="008E78C5">
          <w:rPr>
            <w:rFonts w:ascii="Times New Roman" w:hAnsi="Times New Roman" w:cs="Times New Roman"/>
          </w:rPr>
          <w:t>reafter</w:t>
        </w:r>
      </w:ins>
      <w:ins w:id="1355" w:author="Benton, Deon" w:date="2026-03-19T15:52:00Z" w16du:dateUtc="2026-03-19T20:52:00Z">
        <w:r w:rsidR="00BD6A9D">
          <w:rPr>
            <w:rFonts w:ascii="Times New Roman" w:hAnsi="Times New Roman" w:cs="Times New Roman"/>
          </w:rPr>
          <w:t xml:space="preserve"> OM</w:t>
        </w:r>
      </w:ins>
      <w:ins w:id="1356" w:author="Benton, Deon" w:date="2026-03-19T15:57:00Z" w16du:dateUtc="2026-03-19T20:57:00Z">
        <w:r w:rsidR="008E78C5">
          <w:rPr>
            <w:rFonts w:ascii="Times New Roman" w:hAnsi="Times New Roman" w:cs="Times New Roman"/>
          </w:rPr>
          <w:t>10</w:t>
        </w:r>
      </w:ins>
      <w:ins w:id="1357" w:author="Benton, Deon" w:date="2026-03-19T15:52:00Z" w16du:dateUtc="2026-03-19T20:52:00Z">
        <w:r w:rsidR="00BD6A9D">
          <w:rPr>
            <w:rFonts w:ascii="Times New Roman" w:hAnsi="Times New Roman" w:cs="Times New Roman"/>
          </w:rPr>
          <w:t>)</w:t>
        </w:r>
      </w:ins>
      <w:ins w:id="1358" w:author="Benton, Deon" w:date="2026-03-17T20:57:00Z" w16du:dateUtc="2026-03-18T01:57:00Z">
        <w:r w:rsidR="00366CD3">
          <w:rPr>
            <w:rFonts w:ascii="Times New Roman" w:hAnsi="Times New Roman" w:cs="Times New Roman"/>
          </w:rPr>
          <w:t>.</w:t>
        </w:r>
      </w:ins>
      <w:ins w:id="1359" w:author="Benton, Deon" w:date="2026-03-17T21:05:00Z" w16du:dateUtc="2026-03-18T02:05:00Z">
        <w:r w:rsidR="0089435D">
          <w:rPr>
            <w:rFonts w:ascii="Times New Roman" w:hAnsi="Times New Roman" w:cs="Times New Roman"/>
          </w:rPr>
          <w:t xml:space="preserve"> </w:t>
        </w:r>
      </w:ins>
      <w:ins w:id="1360" w:author="Benton, Deon" w:date="2026-03-17T21:28:00Z" w16du:dateUtc="2026-03-18T02:28:00Z">
        <w:r w:rsidR="000D6324">
          <w:rPr>
            <w:rFonts w:ascii="Times New Roman" w:hAnsi="Times New Roman" w:cs="Times New Roman"/>
          </w:rPr>
          <w:t xml:space="preserve">Specifically, the goal </w:t>
        </w:r>
      </w:ins>
      <w:ins w:id="1361" w:author="Benton, Deon" w:date="2026-03-17T21:29:00Z" w16du:dateUtc="2026-03-18T02:29:00Z">
        <w:r w:rsidR="000D6324">
          <w:rPr>
            <w:rFonts w:ascii="Times New Roman" w:hAnsi="Times New Roman" w:cs="Times New Roman"/>
          </w:rPr>
          <w:t xml:space="preserve">of the current simulations was to show that </w:t>
        </w:r>
      </w:ins>
      <w:ins w:id="1362" w:author="Benton, Deon" w:date="2026-03-19T15:57:00Z" w16du:dateUtc="2026-03-19T20:57:00Z">
        <w:r w:rsidR="008E78C5">
          <w:rPr>
            <w:rFonts w:ascii="Times New Roman" w:hAnsi="Times New Roman" w:cs="Times New Roman"/>
          </w:rPr>
          <w:t>ALIAS—which</w:t>
        </w:r>
      </w:ins>
      <w:ins w:id="1363"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364" w:author="Benton, Deon" w:date="2026-03-17T21:30:00Z" w16du:dateUtc="2026-03-18T02:30:00Z">
        <w:r w:rsidR="000D6324">
          <w:rPr>
            <w:rFonts w:ascii="Times New Roman" w:hAnsi="Times New Roman" w:cs="Times New Roman"/>
          </w:rPr>
          <w:t>understanding studies</w:t>
        </w:r>
      </w:ins>
      <w:ins w:id="1365" w:author="Benton, Deon" w:date="2026-03-19T15:57:00Z" w16du:dateUtc="2026-03-19T20:57:00Z">
        <w:r w:rsidR="008E78C5">
          <w:rPr>
            <w:rFonts w:ascii="Times New Roman" w:hAnsi="Times New Roman" w:cs="Times New Roman"/>
          </w:rPr>
          <w:t>—</w:t>
        </w:r>
      </w:ins>
      <w:ins w:id="1366" w:author="Benton, Deon" w:date="2026-03-17T21:35:00Z" w16du:dateUtc="2026-03-18T02:35:00Z">
        <w:r w:rsidR="000D6324">
          <w:rPr>
            <w:rFonts w:ascii="Times New Roman" w:hAnsi="Times New Roman" w:cs="Times New Roman"/>
          </w:rPr>
          <w:t>does a better job at</w:t>
        </w:r>
      </w:ins>
      <w:ins w:id="1367" w:author="Benton, Deon" w:date="2026-03-17T21:40:00Z" w16du:dateUtc="2026-03-18T02:40:00Z">
        <w:r w:rsidR="00183560">
          <w:rPr>
            <w:rFonts w:ascii="Times New Roman" w:hAnsi="Times New Roman" w:cs="Times New Roman"/>
          </w:rPr>
          <w:t xml:space="preserve"> capturing</w:t>
        </w:r>
      </w:ins>
      <w:ins w:id="1368" w:author="Benton, Deon" w:date="2026-03-17T21:34:00Z" w16du:dateUtc="2026-03-18T02:34:00Z">
        <w:r w:rsidR="000D6324">
          <w:rPr>
            <w:rFonts w:ascii="Times New Roman" w:hAnsi="Times New Roman" w:cs="Times New Roman"/>
          </w:rPr>
          <w:t xml:space="preserve"> infants’ looking </w:t>
        </w:r>
      </w:ins>
      <w:ins w:id="1369" w:author="Benton, Deon" w:date="2026-03-17T21:40:00Z" w16du:dateUtc="2026-03-18T02:40:00Z">
        <w:r w:rsidR="00183560">
          <w:rPr>
            <w:rFonts w:ascii="Times New Roman" w:hAnsi="Times New Roman" w:cs="Times New Roman"/>
          </w:rPr>
          <w:t>data</w:t>
        </w:r>
      </w:ins>
      <w:ins w:id="1370" w:author="Benton, Deon" w:date="2026-03-17T21:34:00Z" w16du:dateUtc="2026-03-18T02:34:00Z">
        <w:r w:rsidR="000D6324">
          <w:rPr>
            <w:rFonts w:ascii="Times New Roman" w:hAnsi="Times New Roman" w:cs="Times New Roman"/>
          </w:rPr>
          <w:t xml:space="preserve"> across a broader range of studies than </w:t>
        </w:r>
      </w:ins>
      <w:ins w:id="1371" w:author="Benton, Deon" w:date="2026-03-19T15:58:00Z" w16du:dateUtc="2026-03-19T20:58:00Z">
        <w:r w:rsidR="008E78C5">
          <w:rPr>
            <w:rFonts w:ascii="Times New Roman" w:hAnsi="Times New Roman" w:cs="Times New Roman"/>
          </w:rPr>
          <w:t>OM10, a model that lacks these features</w:t>
        </w:r>
      </w:ins>
      <w:ins w:id="1372" w:author="Benton, Deon" w:date="2026-03-17T21:34:00Z" w16du:dateUtc="2026-03-18T02:34:00Z">
        <w:r w:rsidR="000D6324">
          <w:rPr>
            <w:rFonts w:ascii="Times New Roman" w:hAnsi="Times New Roman" w:cs="Times New Roman"/>
          </w:rPr>
          <w:t xml:space="preserve">. </w:t>
        </w:r>
      </w:ins>
      <w:ins w:id="1373" w:author="Benton, Deon" w:date="2026-03-17T21:47:00Z" w16du:dateUtc="2026-03-18T02:47:00Z">
        <w:r w:rsidR="00183560" w:rsidRPr="00183560">
          <w:rPr>
            <w:rFonts w:ascii="Times New Roman" w:hAnsi="Times New Roman" w:cs="Times New Roman"/>
          </w:rPr>
          <w:t xml:space="preserve">By demonstrating that </w:t>
        </w:r>
      </w:ins>
      <w:ins w:id="1374" w:author="Benton, Deon" w:date="2026-03-19T15:58:00Z" w16du:dateUtc="2026-03-19T20:58:00Z">
        <w:r w:rsidR="009C431B">
          <w:rPr>
            <w:rFonts w:ascii="Times New Roman" w:hAnsi="Times New Roman" w:cs="Times New Roman"/>
          </w:rPr>
          <w:t>OM10</w:t>
        </w:r>
      </w:ins>
      <w:ins w:id="1375" w:author="Benton, Deon" w:date="2026-03-17T21:47:00Z" w16du:dateUtc="2026-03-18T02:47:00Z">
        <w:r w:rsidR="00183560" w:rsidRPr="00183560">
          <w:rPr>
            <w:rFonts w:ascii="Times New Roman" w:hAnsi="Times New Roman" w:cs="Times New Roman"/>
          </w:rPr>
          <w:t xml:space="preserve"> accounts for less of the data than </w:t>
        </w:r>
      </w:ins>
      <w:ins w:id="1376" w:author="Benton, Deon" w:date="2026-03-19T15:58:00Z" w16du:dateUtc="2026-03-19T20:58:00Z">
        <w:r w:rsidR="009C431B">
          <w:rPr>
            <w:rFonts w:ascii="Times New Roman" w:hAnsi="Times New Roman" w:cs="Times New Roman"/>
          </w:rPr>
          <w:t>ALIAS</w:t>
        </w:r>
      </w:ins>
      <w:ins w:id="1377" w:author="Benton, Deon" w:date="2026-03-17T21:47:00Z" w16du:dateUtc="2026-03-18T02:47:00Z">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ins>
      <w:ins w:id="1378" w:author="Benton, Deon" w:date="2026-03-19T15:58:00Z" w16du:dateUtc="2026-03-19T20:58:00Z">
        <w:r w:rsidR="009C431B">
          <w:rPr>
            <w:rFonts w:ascii="Times New Roman" w:hAnsi="Times New Roman" w:cs="Times New Roman"/>
          </w:rPr>
          <w:t>OM10</w:t>
        </w:r>
      </w:ins>
      <w:ins w:id="1379"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380" w:author="Benton, Deon" w:date="2026-03-19T15:59:00Z" w16du:dateUtc="2026-03-19T20:59:00Z">
        <w:r w:rsidR="009C431B">
          <w:rPr>
            <w:rFonts w:ascii="Times New Roman" w:hAnsi="Times New Roman" w:cs="Times New Roman"/>
          </w:rPr>
          <w:t xml:space="preserve"> explains the enhanced explanatory scope of ALIAS.</w:t>
        </w:r>
      </w:ins>
      <w:ins w:id="1381" w:author="Benton, Deon" w:date="2026-03-17T21:47:00Z" w16du:dateUtc="2026-03-18T02:47:00Z">
        <w:r w:rsidR="00183560" w:rsidRPr="00183560">
          <w:rPr>
            <w:rFonts w:ascii="Times New Roman" w:hAnsi="Times New Roman" w:cs="Times New Roman"/>
          </w:rPr>
          <w:t xml:space="preserve"> </w:t>
        </w:r>
      </w:ins>
    </w:p>
    <w:p w14:paraId="3003D899" w14:textId="1544EF6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82" w:author="Benton, Deon" w:date="2026-02-25T12:25:00Z" w16du:dateUtc="2026-02-25T18:25:00Z">
        <w:r w:rsidR="00050686">
          <w:rPr>
            <w:rFonts w:ascii="Times New Roman" w:hAnsi="Times New Roman" w:cs="Times New Roman"/>
          </w:rPr>
          <w:t>next section, I describe the</w:t>
        </w:r>
      </w:ins>
      <w:ins w:id="1383" w:author="Benton, Deon" w:date="2026-02-25T12:26:00Z" w16du:dateUtc="2026-02-25T18:26:00Z">
        <w:r w:rsidR="00050686">
          <w:rPr>
            <w:rFonts w:ascii="Times New Roman" w:hAnsi="Times New Roman" w:cs="Times New Roman"/>
          </w:rPr>
          <w:t xml:space="preserve"> </w:t>
        </w:r>
      </w:ins>
      <w:ins w:id="1384" w:author="Benton, Deon" w:date="2026-03-17T21:58:00Z" w16du:dateUtc="2026-03-18T02:58:00Z">
        <w:r w:rsidR="000F3DEE">
          <w:rPr>
            <w:rFonts w:ascii="Times New Roman" w:hAnsi="Times New Roman" w:cs="Times New Roman"/>
          </w:rPr>
          <w:t>architecture of ALIAS</w:t>
        </w:r>
      </w:ins>
      <w:ins w:id="1385"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86" w:author="Benton, Deon" w:date="2026-03-17T21:56:00Z" w16du:dateUtc="2026-03-18T02:56:00Z">
        <w:r w:rsidR="00514CDE">
          <w:rPr>
            <w:rFonts w:ascii="Times New Roman" w:hAnsi="Times New Roman" w:cs="Times New Roman"/>
          </w:rPr>
          <w:t>I also provide a</w:t>
        </w:r>
      </w:ins>
      <w:ins w:id="1387" w:author="Benton, Deon" w:date="2026-03-17T21:57:00Z" w16du:dateUtc="2026-03-18T02:57:00Z">
        <w:r w:rsidR="00514CDE">
          <w:rPr>
            <w:rFonts w:ascii="Times New Roman" w:hAnsi="Times New Roman" w:cs="Times New Roman"/>
          </w:rPr>
          <w:t xml:space="preserve">n </w:t>
        </w:r>
      </w:ins>
      <w:ins w:id="1388" w:author="Benton, Deon" w:date="2026-03-17T21:56:00Z" w16du:dateUtc="2026-03-18T02:56:00Z">
        <w:r w:rsidR="00514CDE">
          <w:rPr>
            <w:rFonts w:ascii="Times New Roman" w:hAnsi="Times New Roman" w:cs="Times New Roman"/>
          </w:rPr>
          <w:t xml:space="preserve">overview of </w:t>
        </w:r>
      </w:ins>
      <w:ins w:id="1389" w:author="Benton, Deon" w:date="2026-03-19T15:59:00Z" w16du:dateUtc="2026-03-19T20:59:00Z">
        <w:r w:rsidR="009A3502">
          <w:rPr>
            <w:rFonts w:ascii="Times New Roman" w:hAnsi="Times New Roman" w:cs="Times New Roman"/>
          </w:rPr>
          <w:t xml:space="preserve">OM10, </w:t>
        </w:r>
      </w:ins>
      <w:ins w:id="1390" w:author="Benton, Deon" w:date="2026-03-17T21:56:00Z" w16du:dateUtc="2026-03-18T02:56:00Z">
        <w:r w:rsidR="00514CDE">
          <w:rPr>
            <w:rFonts w:ascii="Times New Roman" w:hAnsi="Times New Roman" w:cs="Times New Roman"/>
          </w:rPr>
          <w:t>although</w:t>
        </w:r>
      </w:ins>
      <w:ins w:id="1391" w:author="Benton, Deon" w:date="2026-03-17T21:57:00Z" w16du:dateUtc="2026-03-18T02:57:00Z">
        <w:r w:rsidR="00514CDE">
          <w:rPr>
            <w:rFonts w:ascii="Times New Roman" w:hAnsi="Times New Roman" w:cs="Times New Roman"/>
          </w:rPr>
          <w:t xml:space="preserve"> </w:t>
        </w:r>
      </w:ins>
      <w:ins w:id="1392" w:author="Benton, Deon" w:date="2026-03-19T15:59:00Z" w16du:dateUtc="2026-03-19T20:59:00Z">
        <w:r w:rsidR="009A3502">
          <w:rPr>
            <w:rFonts w:ascii="Times New Roman" w:hAnsi="Times New Roman" w:cs="Times New Roman"/>
          </w:rPr>
          <w:t xml:space="preserve">the description of this model will </w:t>
        </w:r>
      </w:ins>
      <w:ins w:id="1393" w:author="Benton, Deon" w:date="2026-03-19T16:00:00Z" w16du:dateUtc="2026-03-19T21:00:00Z">
        <w:r w:rsidR="009A3502">
          <w:rPr>
            <w:rFonts w:ascii="Times New Roman" w:hAnsi="Times New Roman" w:cs="Times New Roman"/>
          </w:rPr>
          <w:t>be</w:t>
        </w:r>
      </w:ins>
      <w:ins w:id="1394" w:author="Benton, Deon" w:date="2026-03-17T21:57:00Z" w16du:dateUtc="2026-03-18T02:57:00Z">
        <w:r w:rsidR="00514CDE">
          <w:rPr>
            <w:rFonts w:ascii="Times New Roman" w:hAnsi="Times New Roman" w:cs="Times New Roman"/>
          </w:rPr>
          <w:t xml:space="preserve"> kept brief given that </w:t>
        </w:r>
      </w:ins>
      <w:ins w:id="1395" w:author="Benton, Deon" w:date="2026-03-19T16:00:00Z" w16du:dateUtc="2026-03-19T21:00:00Z">
        <w:r w:rsidR="009A3502">
          <w:rPr>
            <w:rFonts w:ascii="Times New Roman" w:hAnsi="Times New Roman" w:cs="Times New Roman"/>
          </w:rPr>
          <w:t>a fuller description can be found in</w:t>
        </w:r>
      </w:ins>
      <w:ins w:id="1396" w:author="Benton, Deon" w:date="2026-03-17T21:58:00Z" w16du:dateUtc="2026-03-18T02:58:00Z">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w:t>
        </w:r>
      </w:ins>
      <w:ins w:id="1397"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98" w:author="Benton, Deon" w:date="2026-02-25T12:28:00Z" w16du:dateUtc="2026-02-25T18:28:00Z">
        <w:r w:rsidR="00E129B7">
          <w:rPr>
            <w:rFonts w:ascii="Times New Roman" w:hAnsi="Times New Roman" w:cs="Times New Roman"/>
          </w:rPr>
          <w:t>1</w:t>
        </w:r>
      </w:ins>
      <w:ins w:id="1399" w:author="Benton, Deon" w:date="2026-03-19T16:01:00Z" w16du:dateUtc="2026-03-19T21:01:00Z">
        <w:r w:rsidR="00DD5CA9">
          <w:rPr>
            <w:rFonts w:ascii="Times New Roman" w:hAnsi="Times New Roman" w:cs="Times New Roman"/>
          </w:rPr>
          <w:t>5</w:t>
        </w:r>
      </w:ins>
      <w:ins w:id="1400"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01" w:author="Benton, Deon" w:date="2026-03-20T10:29:00Z" w16du:dateUtc="2026-03-20T15:29:00Z">
        <w:r w:rsidR="00F55EAD">
          <w:rPr>
            <w:rFonts w:ascii="Times New Roman" w:hAnsi="Times New Roman" w:cs="Times New Roman"/>
          </w:rPr>
          <w:t xml:space="preserve"> a combination of</w:t>
        </w:r>
      </w:ins>
      <w:r>
        <w:rPr>
          <w:rFonts w:ascii="Times New Roman" w:hAnsi="Times New Roman" w:cs="Times New Roman"/>
        </w:rPr>
        <w:t xml:space="preserve">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402" w:author="Benton, Deon" w:date="2026-03-17T22:07:00Z" w16du:dateUtc="2026-03-18T03:07:00Z">
        <w:r w:rsidR="006B5ACD">
          <w:rPr>
            <w:rFonts w:ascii="Times New Roman" w:hAnsi="Times New Roman" w:cs="Times New Roman"/>
          </w:rPr>
          <w:t>I</w:t>
        </w:r>
      </w:ins>
      <w:ins w:id="1403" w:author="Benton, Deon" w:date="2026-03-17T22:08:00Z" w16du:dateUtc="2026-03-18T03:08:00Z">
        <w:r w:rsidR="006B5ACD">
          <w:rPr>
            <w:rFonts w:ascii="Times New Roman" w:hAnsi="Times New Roman" w:cs="Times New Roman"/>
          </w:rPr>
          <w:t>n</w:t>
        </w:r>
      </w:ins>
      <w:ins w:id="1404" w:author="Benton, Deon" w:date="2026-03-17T22:07:00Z" w16du:dateUtc="2026-03-18T03:07:00Z">
        <w:r w:rsidR="006B5ACD">
          <w:rPr>
            <w:rFonts w:ascii="Times New Roman" w:hAnsi="Times New Roman" w:cs="Times New Roman"/>
          </w:rPr>
          <w:t xml:space="preserve"> each </w:t>
        </w:r>
      </w:ins>
      <w:ins w:id="1405" w:author="Benton, Deon" w:date="2026-03-17T22:08:00Z" w16du:dateUtc="2026-03-18T03:08:00Z">
        <w:r w:rsidR="006B5ACD">
          <w:rPr>
            <w:rFonts w:ascii="Times New Roman" w:hAnsi="Times New Roman" w:cs="Times New Roman"/>
          </w:rPr>
          <w:t>simulation</w:t>
        </w:r>
      </w:ins>
      <w:ins w:id="1406" w:author="Benton, Deon" w:date="2026-03-17T22:07:00Z" w16du:dateUtc="2026-03-18T03:07:00Z">
        <w:r w:rsidR="006B5ACD">
          <w:rPr>
            <w:rFonts w:ascii="Times New Roman" w:hAnsi="Times New Roman" w:cs="Times New Roman"/>
          </w:rPr>
          <w:t>, I comp</w:t>
        </w:r>
      </w:ins>
      <w:ins w:id="1407" w:author="Benton, Deon" w:date="2026-03-17T22:08:00Z" w16du:dateUtc="2026-03-18T03:08:00Z">
        <w:r w:rsidR="006B5ACD">
          <w:rPr>
            <w:rFonts w:ascii="Times New Roman" w:hAnsi="Times New Roman" w:cs="Times New Roman"/>
          </w:rPr>
          <w:t xml:space="preserve">are the performance of ALIAS to </w:t>
        </w:r>
      </w:ins>
      <w:ins w:id="1408" w:author="Benton, Deon" w:date="2026-03-17T22:10:00Z" w16du:dateUtc="2026-03-18T03:10:00Z">
        <w:r w:rsidR="006B5ACD">
          <w:rPr>
            <w:rFonts w:ascii="Times New Roman" w:hAnsi="Times New Roman" w:cs="Times New Roman"/>
          </w:rPr>
          <w:t xml:space="preserve">that of </w:t>
        </w:r>
      </w:ins>
      <w:ins w:id="1409" w:author="Benton, Deon" w:date="2026-03-17T22:08:00Z" w16du:dateUtc="2026-03-18T03:08:00Z">
        <w:r w:rsidR="006B5ACD">
          <w:rPr>
            <w:rFonts w:ascii="Times New Roman" w:hAnsi="Times New Roman" w:cs="Times New Roman"/>
          </w:rPr>
          <w:t>OM</w:t>
        </w:r>
      </w:ins>
      <w:ins w:id="1410" w:author="Benton, Deon" w:date="2026-03-19T16:01:00Z" w16du:dateUtc="2026-03-19T21:01:00Z">
        <w:r w:rsidR="00DD5CA9">
          <w:rPr>
            <w:rFonts w:ascii="Times New Roman" w:hAnsi="Times New Roman" w:cs="Times New Roman"/>
          </w:rPr>
          <w:t>10</w:t>
        </w:r>
      </w:ins>
      <w:ins w:id="1411" w:author="Benton, Deon" w:date="2026-03-17T22:08:00Z" w16du:dateUtc="2026-03-18T03:08:00Z">
        <w:r w:rsidR="006B5ACD">
          <w:rPr>
            <w:rFonts w:ascii="Times New Roman" w:hAnsi="Times New Roman" w:cs="Times New Roman"/>
          </w:rPr>
          <w:t xml:space="preserve"> to </w:t>
        </w:r>
      </w:ins>
      <w:ins w:id="1412" w:author="Benton, Deon" w:date="2026-03-17T22:09:00Z" w16du:dateUtc="2026-03-18T03:09:00Z">
        <w:r w:rsidR="006B5ACD">
          <w:rPr>
            <w:rFonts w:ascii="Times New Roman" w:hAnsi="Times New Roman" w:cs="Times New Roman"/>
          </w:rPr>
          <w:t>determine</w:t>
        </w:r>
      </w:ins>
      <w:ins w:id="1413" w:author="Benton, Deon" w:date="2026-03-17T22:10:00Z" w16du:dateUtc="2026-03-18T03:10:00Z">
        <w:r w:rsidR="006B5ACD">
          <w:rPr>
            <w:rFonts w:ascii="Times New Roman" w:hAnsi="Times New Roman" w:cs="Times New Roman"/>
          </w:rPr>
          <w:t xml:space="preserve"> </w:t>
        </w:r>
      </w:ins>
      <w:ins w:id="1414" w:author="Benton, Deon" w:date="2026-03-17T22:13:00Z" w16du:dateUtc="2026-03-18T03:13:00Z">
        <w:r w:rsidR="006B5ACD">
          <w:rPr>
            <w:rFonts w:ascii="Times New Roman" w:hAnsi="Times New Roman" w:cs="Times New Roman"/>
          </w:rPr>
          <w:t>which model</w:t>
        </w:r>
      </w:ins>
      <w:ins w:id="1415" w:author="Benton, Deon" w:date="2026-03-19T16:02:00Z" w16du:dateUtc="2026-03-19T21:02:00Z">
        <w:r w:rsidR="00DD5CA9">
          <w:rPr>
            <w:rFonts w:ascii="Times New Roman" w:hAnsi="Times New Roman" w:cs="Times New Roman"/>
          </w:rPr>
          <w:t xml:space="preserve"> provides a better qualitative description of</w:t>
        </w:r>
      </w:ins>
      <w:ins w:id="1416" w:author="Benton, Deon" w:date="2026-03-17T22:14:00Z" w16du:dateUtc="2026-03-18T03:14:00Z">
        <w:r w:rsidR="006B5ACD">
          <w:rPr>
            <w:rFonts w:ascii="Times New Roman" w:hAnsi="Times New Roman" w:cs="Times New Roman"/>
          </w:rPr>
          <w:t xml:space="preserve"> </w:t>
        </w:r>
      </w:ins>
      <w:ins w:id="1417" w:author="Benton, Deon" w:date="2026-03-17T22:16:00Z" w16du:dateUtc="2026-03-18T03:16:00Z">
        <w:r w:rsidR="008D6A75">
          <w:rPr>
            <w:rFonts w:ascii="Times New Roman" w:hAnsi="Times New Roman" w:cs="Times New Roman"/>
          </w:rPr>
          <w:t>that simulation’s target finding</w:t>
        </w:r>
      </w:ins>
      <w:ins w:id="1418" w:author="Benton, Deon" w:date="2026-03-17T22:14:00Z" w16du:dateUtc="2026-03-18T03:14:00Z">
        <w:r w:rsidR="006B5ACD">
          <w:rPr>
            <w:rFonts w:ascii="Times New Roman" w:hAnsi="Times New Roman" w:cs="Times New Roman"/>
          </w:rPr>
          <w:t>.</w:t>
        </w:r>
      </w:ins>
      <w:ins w:id="1419"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20" w:author="Benton, Deon" w:date="2026-03-19T16:04:00Z" w16du:dateUtc="2026-03-19T21:04:00Z">
        <w:r w:rsidR="0086295B">
          <w:rPr>
            <w:rFonts w:ascii="Times New Roman" w:hAnsi="Times New Roman" w:cs="Times New Roman"/>
          </w:rPr>
          <w:t xml:space="preserve">the </w:t>
        </w:r>
      </w:ins>
      <w:del w:id="1421" w:author="Benton, Deon" w:date="2026-03-19T16:04:00Z" w16du:dateUtc="2026-03-19T21:04:00Z">
        <w:r w:rsidDel="0086295B">
          <w:rPr>
            <w:rFonts w:ascii="Times New Roman" w:hAnsi="Times New Roman" w:cs="Times New Roman"/>
          </w:rPr>
          <w:delText xml:space="preserve"> </w:delText>
        </w:r>
      </w:del>
      <w:ins w:id="1422"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23"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24"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25"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26" w:author="Benton, Deon" w:date="2026-02-25T12:30:00Z" w16du:dateUtc="2026-02-25T18:30:00Z">
        <w:r w:rsidR="004B22DC">
          <w:rPr>
            <w:rFonts w:ascii="Times New Roman" w:hAnsi="Times New Roman" w:cs="Times New Roman"/>
          </w:rPr>
          <w:t>In cases where the original reports did not provide sufficient detail</w:t>
        </w:r>
      </w:ins>
      <w:ins w:id="1427" w:author="Benton, Deon" w:date="2026-03-19T16:06:00Z" w16du:dateUtc="2026-03-19T21:06:00Z">
        <w:r w:rsidR="00905E6E">
          <w:rPr>
            <w:rFonts w:ascii="Times New Roman" w:hAnsi="Times New Roman" w:cs="Times New Roman"/>
          </w:rPr>
          <w:t xml:space="preserve"> to model </w:t>
        </w:r>
      </w:ins>
      <w:ins w:id="1428"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29" w:author="Benton, Deon" w:date="2026-02-25T12:31:00Z" w16du:dateUtc="2026-02-25T18:31:00Z">
        <w:r w:rsidR="00C90067">
          <w:rPr>
            <w:rFonts w:ascii="Times New Roman" w:hAnsi="Times New Roman" w:cs="Times New Roman"/>
          </w:rPr>
          <w:t xml:space="preserve"> (e.g., the length of the action phase in Skerry et</w:t>
        </w:r>
      </w:ins>
      <w:ins w:id="1430" w:author="Benton, Deon" w:date="2026-02-25T12:32:00Z" w16du:dateUtc="2026-02-25T18:32:00Z">
        <w:r w:rsidR="00C90067">
          <w:rPr>
            <w:rFonts w:ascii="Times New Roman" w:hAnsi="Times New Roman" w:cs="Times New Roman"/>
          </w:rPr>
          <w:t xml:space="preserve"> al., 2013)</w:t>
        </w:r>
      </w:ins>
      <w:ins w:id="1431" w:author="Benton, Deon" w:date="2026-02-25T12:30:00Z" w16du:dateUtc="2026-02-25T18:30:00Z">
        <w:r w:rsidR="004B22DC">
          <w:rPr>
            <w:rFonts w:ascii="Times New Roman" w:hAnsi="Times New Roman" w:cs="Times New Roman"/>
          </w:rPr>
          <w:t xml:space="preserve">, </w:t>
        </w:r>
      </w:ins>
      <w:ins w:id="1432" w:author="Benton, Deon" w:date="2026-02-25T12:31:00Z" w16du:dateUtc="2026-02-25T18:31:00Z">
        <w:r w:rsidR="004B22DC">
          <w:rPr>
            <w:rFonts w:ascii="Times New Roman" w:hAnsi="Times New Roman" w:cs="Times New Roman"/>
          </w:rPr>
          <w:t>reasonable assumptions were made to implement those elements in the present simulations.</w:t>
        </w:r>
      </w:ins>
      <w:ins w:id="1433" w:author="Benton, Deon" w:date="2026-03-20T10:29:00Z" w16du:dateUtc="2026-03-20T15:29:00Z">
        <w:r w:rsidR="00F55EAD">
          <w:rPr>
            <w:rFonts w:ascii="Times New Roman" w:hAnsi="Times New Roman" w:cs="Times New Roman"/>
          </w:rPr>
          <w:t xml:space="preserve"> Finally, because </w:t>
        </w:r>
      </w:ins>
      <w:ins w:id="1434" w:author="Benton, Deon" w:date="2026-03-20T10:35:00Z" w16du:dateUtc="2026-03-20T15:35:00Z">
        <w:r w:rsidR="00232BD9">
          <w:rPr>
            <w:rFonts w:ascii="Times New Roman" w:hAnsi="Times New Roman" w:cs="Times New Roman"/>
          </w:rPr>
          <w:t>a key theoretical claim of the</w:t>
        </w:r>
      </w:ins>
      <w:ins w:id="1435" w:author="Benton, Deon" w:date="2026-03-20T10:31:00Z" w16du:dateUtc="2026-03-20T15:31:00Z">
        <w:r w:rsidR="00F55EAD">
          <w:rPr>
            <w:rFonts w:ascii="Times New Roman" w:hAnsi="Times New Roman" w:cs="Times New Roman"/>
          </w:rPr>
          <w:t xml:space="preserve"> present account</w:t>
        </w:r>
      </w:ins>
      <w:ins w:id="1436" w:author="Benton, Deon" w:date="2026-03-20T10:30:00Z" w16du:dateUtc="2026-03-20T15:30:00Z">
        <w:r w:rsidR="00F55EAD">
          <w:rPr>
            <w:rFonts w:ascii="Times New Roman" w:hAnsi="Times New Roman" w:cs="Times New Roman"/>
          </w:rPr>
          <w:t xml:space="preserve"> is that</w:t>
        </w:r>
      </w:ins>
      <w:ins w:id="1437"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438" w:author="Benton, Deon" w:date="2026-03-20T10:32:00Z" w16du:dateUtc="2026-03-20T15:32:00Z">
        <w:r w:rsidR="00530DF1">
          <w:rPr>
            <w:rFonts w:ascii="Times New Roman" w:hAnsi="Times New Roman" w:cs="Times New Roman"/>
          </w:rPr>
          <w:t>each simulation also includes the results of a model in which salience information is removed</w:t>
        </w:r>
      </w:ins>
      <w:ins w:id="1439" w:author="Benton, Deon" w:date="2026-03-20T10:33:00Z" w16du:dateUtc="2026-03-20T15:33:00Z">
        <w:r w:rsidR="00530DF1">
          <w:rPr>
            <w:rFonts w:ascii="Times New Roman" w:hAnsi="Times New Roman" w:cs="Times New Roman"/>
          </w:rPr>
          <w:t xml:space="preserve">. </w:t>
        </w:r>
      </w:ins>
      <w:ins w:id="1440" w:author="Benton, Deon" w:date="2026-03-20T10:35:00Z" w16du:dateUtc="2026-03-20T15:35:00Z">
        <w:r w:rsidR="00232BD9">
          <w:rPr>
            <w:rFonts w:ascii="Times New Roman" w:hAnsi="Times New Roman" w:cs="Times New Roman"/>
          </w:rPr>
          <w:t xml:space="preserve">Removing </w:t>
        </w:r>
      </w:ins>
      <w:ins w:id="1441" w:author="Benton, Deon" w:date="2026-03-20T10:36:00Z" w16du:dateUtc="2026-03-20T15:36:00Z">
        <w:r w:rsidR="00232BD9">
          <w:rPr>
            <w:rFonts w:ascii="Times New Roman" w:hAnsi="Times New Roman" w:cs="Times New Roman"/>
          </w:rPr>
          <w:t xml:space="preserve">this </w:t>
        </w:r>
      </w:ins>
      <w:ins w:id="1442" w:author="Benton, Deon" w:date="2026-03-20T10:35:00Z" w16du:dateUtc="2026-03-20T15:35:00Z">
        <w:r w:rsidR="00232BD9">
          <w:rPr>
            <w:rFonts w:ascii="Times New Roman" w:hAnsi="Times New Roman" w:cs="Times New Roman"/>
          </w:rPr>
          <w:t>information ensures that</w:t>
        </w:r>
      </w:ins>
      <w:ins w:id="1443" w:author="Benton, Deon" w:date="2026-03-20T10:36:00Z" w16du:dateUtc="2026-03-20T15:36:00Z">
        <w:r w:rsidR="00232BD9">
          <w:rPr>
            <w:rFonts w:ascii="Times New Roman" w:hAnsi="Times New Roman" w:cs="Times New Roman"/>
          </w:rPr>
          <w:t xml:space="preserve"> no</w:t>
        </w:r>
      </w:ins>
      <w:ins w:id="1444"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lastRenderedPageBreak/>
        <w:t>Network Architecture</w:t>
      </w:r>
    </w:p>
    <w:p w14:paraId="379A39D1" w14:textId="1491A878" w:rsidR="00640CAC" w:rsidRDefault="00524642" w:rsidP="00640CAC">
      <w:pPr>
        <w:spacing w:line="480" w:lineRule="auto"/>
        <w:contextualSpacing/>
        <w:rPr>
          <w:ins w:id="1445" w:author="Benton, Deon" w:date="2026-03-23T16:40:00Z" w16du:dateUtc="2026-03-23T21:40:00Z"/>
          <w:rFonts w:ascii="Times New Roman" w:hAnsi="Times New Roman" w:cs="Times New Roman"/>
        </w:rPr>
      </w:pPr>
      <w:r>
        <w:rPr>
          <w:rFonts w:ascii="Times New Roman" w:hAnsi="Times New Roman" w:cs="Times New Roman"/>
        </w:rPr>
        <w:tab/>
      </w:r>
      <w:ins w:id="1446" w:author="Benton, Deon" w:date="2026-03-20T14:32:00Z" w16du:dateUtc="2026-03-20T19:32:00Z">
        <w:r w:rsidR="007712E0">
          <w:rPr>
            <w:rFonts w:ascii="Times New Roman" w:hAnsi="Times New Roman" w:cs="Times New Roman"/>
            <w:b/>
            <w:bCs/>
          </w:rPr>
          <w:t xml:space="preserve">OM10. </w:t>
        </w:r>
      </w:ins>
      <w:ins w:id="1447" w:author="Benton, Deon" w:date="2026-03-20T14:33:00Z" w16du:dateUtc="2026-03-20T19:33:00Z">
        <w:r w:rsidR="00432BEB">
          <w:rPr>
            <w:rFonts w:ascii="Times New Roman" w:hAnsi="Times New Roman" w:cs="Times New Roman"/>
          </w:rPr>
          <w:t xml:space="preserve">The </w:t>
        </w:r>
        <w:proofErr w:type="spellStart"/>
        <w:r w:rsidR="00432BEB">
          <w:rPr>
            <w:rFonts w:ascii="Times New Roman" w:hAnsi="Times New Roman" w:cs="Times New Roman"/>
          </w:rPr>
          <w:t>Over</w:t>
        </w:r>
      </w:ins>
      <w:ins w:id="1448" w:author="Benton, Deon" w:date="2026-03-20T14:34:00Z" w16du:dateUtc="2026-03-20T19:34:00Z">
        <w:r w:rsidR="00432BEB">
          <w:rPr>
            <w:rFonts w:ascii="Times New Roman" w:hAnsi="Times New Roman" w:cs="Times New Roman"/>
          </w:rPr>
          <w:t>walle</w:t>
        </w:r>
        <w:proofErr w:type="spellEnd"/>
        <w:r w:rsidR="00432BEB">
          <w:rPr>
            <w:rFonts w:ascii="Times New Roman" w:hAnsi="Times New Roman" w:cs="Times New Roman"/>
          </w:rPr>
          <w:t xml:space="preserve"> (2010) model</w:t>
        </w:r>
      </w:ins>
      <w:ins w:id="1449" w:author="Benton, Deon" w:date="2026-03-21T11:11:00Z" w16du:dateUtc="2026-03-21T16:11:00Z">
        <w:r w:rsidR="00EF6131">
          <w:rPr>
            <w:rFonts w:ascii="Times New Roman" w:hAnsi="Times New Roman" w:cs="Times New Roman"/>
          </w:rPr>
          <w:t xml:space="preserve"> (OM10)</w:t>
        </w:r>
      </w:ins>
      <w:ins w:id="1450" w:author="Benton, Deon" w:date="2026-03-20T14:34:00Z" w16du:dateUtc="2026-03-20T19:34:00Z">
        <w:r w:rsidR="00432BEB">
          <w:rPr>
            <w:rFonts w:ascii="Times New Roman" w:hAnsi="Times New Roman" w:cs="Times New Roman"/>
          </w:rPr>
          <w:t xml:space="preserve"> was</w:t>
        </w:r>
      </w:ins>
      <w:ins w:id="1451" w:author="Benton, Deon" w:date="2026-03-20T14:35:00Z" w16du:dateUtc="2026-03-20T19:35:00Z">
        <w:r w:rsidR="00432BEB">
          <w:rPr>
            <w:rFonts w:ascii="Times New Roman" w:hAnsi="Times New Roman" w:cs="Times New Roman"/>
          </w:rPr>
          <w:t xml:space="preserve"> a one-layer</w:t>
        </w:r>
      </w:ins>
      <w:ins w:id="1452" w:author="Benton, Deon" w:date="2026-03-20T23:42:00Z" w16du:dateUtc="2026-03-21T04:42:00Z">
        <w:r w:rsidR="00296148">
          <w:rPr>
            <w:rFonts w:ascii="Times New Roman" w:hAnsi="Times New Roman" w:cs="Times New Roman"/>
          </w:rPr>
          <w:t xml:space="preserve"> recurrent</w:t>
        </w:r>
      </w:ins>
      <w:ins w:id="1453" w:author="Benton, Deon" w:date="2026-03-20T14:34:00Z" w16du:dateUtc="2026-03-20T19:34:00Z">
        <w:r w:rsidR="00432BEB">
          <w:rPr>
            <w:rFonts w:ascii="Times New Roman" w:hAnsi="Times New Roman" w:cs="Times New Roman"/>
          </w:rPr>
          <w:t xml:space="preserve"> connectionist model that </w:t>
        </w:r>
      </w:ins>
      <w:ins w:id="1454" w:author="Benton, Deon" w:date="2026-03-20T23:43:00Z" w16du:dateUtc="2026-03-21T04:43:00Z">
        <w:r w:rsidR="00296148">
          <w:rPr>
            <w:rFonts w:ascii="Times New Roman" w:hAnsi="Times New Roman" w:cs="Times New Roman"/>
          </w:rPr>
          <w:t>consisted</w:t>
        </w:r>
      </w:ins>
      <w:ins w:id="1455" w:author="Benton, Deon" w:date="2026-03-20T14:34:00Z" w16du:dateUtc="2026-03-20T19:34:00Z">
        <w:r w:rsidR="00432BEB">
          <w:rPr>
            <w:rFonts w:ascii="Times New Roman" w:hAnsi="Times New Roman" w:cs="Times New Roman"/>
          </w:rPr>
          <w:t xml:space="preserve"> of 27 units</w:t>
        </w:r>
      </w:ins>
      <w:ins w:id="1456" w:author="Benton, Deon" w:date="2026-03-21T11:11:00Z" w16du:dateUtc="2026-03-21T16:11:00Z">
        <w:r w:rsidR="00EF6131">
          <w:rPr>
            <w:rFonts w:ascii="Times New Roman" w:hAnsi="Times New Roman" w:cs="Times New Roman"/>
          </w:rPr>
          <w:t>. Twenty</w:t>
        </w:r>
      </w:ins>
      <w:ins w:id="1457" w:author="Benton, Deon" w:date="2026-03-21T11:12:00Z" w16du:dateUtc="2026-03-21T16:12:00Z">
        <w:r w:rsidR="00EF6131">
          <w:rPr>
            <w:rFonts w:ascii="Times New Roman" w:hAnsi="Times New Roman" w:cs="Times New Roman"/>
          </w:rPr>
          <w:t>-</w:t>
        </w:r>
      </w:ins>
      <w:ins w:id="1458" w:author="Benton, Deon" w:date="2026-03-21T11:11:00Z" w16du:dateUtc="2026-03-21T16:11:00Z">
        <w:r w:rsidR="00EF6131">
          <w:rPr>
            <w:rFonts w:ascii="Times New Roman" w:hAnsi="Times New Roman" w:cs="Times New Roman"/>
          </w:rPr>
          <w:t xml:space="preserve">five of these units implemented a </w:t>
        </w:r>
      </w:ins>
      <w:ins w:id="1459" w:author="Benton, Deon" w:date="2026-03-21T11:12:00Z" w16du:dateUtc="2026-03-21T16:12:00Z">
        <w:r w:rsidR="00EF6131">
          <w:rPr>
            <w:rFonts w:ascii="Times New Roman" w:hAnsi="Times New Roman" w:cs="Times New Roman"/>
          </w:rPr>
          <w:t xml:space="preserve">navigable </w:t>
        </w:r>
      </w:ins>
      <w:ins w:id="1460" w:author="Benton, Deon" w:date="2026-03-21T11:11:00Z" w16du:dateUtc="2026-03-21T16:11:00Z">
        <w:r w:rsidR="00EF6131">
          <w:rPr>
            <w:rFonts w:ascii="Times New Roman" w:hAnsi="Times New Roman" w:cs="Times New Roman"/>
          </w:rPr>
          <w:t>spati</w:t>
        </w:r>
      </w:ins>
      <w:ins w:id="1461" w:author="Benton, Deon" w:date="2026-03-21T11:12:00Z" w16du:dateUtc="2026-03-21T16:12:00Z">
        <w:r w:rsidR="00EF6131">
          <w:rPr>
            <w:rFonts w:ascii="Times New Roman" w:hAnsi="Times New Roman" w:cs="Times New Roman"/>
          </w:rPr>
          <w:t>al grid</w:t>
        </w:r>
      </w:ins>
      <w:ins w:id="1462"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463" w:author="Benton, Deon" w:date="2026-03-21T11:29:00Z" w16du:dateUtc="2026-03-21T16:29:00Z">
        <w:r w:rsidR="007D1241">
          <w:rPr>
            <w:rFonts w:ascii="Times New Roman" w:hAnsi="Times New Roman" w:cs="Times New Roman"/>
          </w:rPr>
          <w:t xml:space="preserve"> Each unit was </w:t>
        </w:r>
      </w:ins>
      <w:ins w:id="1464" w:author="Benton, Deon" w:date="2026-03-21T11:30:00Z" w16du:dateUtc="2026-03-21T16:30:00Z">
        <w:r w:rsidR="007D1241">
          <w:rPr>
            <w:rFonts w:ascii="Times New Roman" w:hAnsi="Times New Roman" w:cs="Times New Roman"/>
          </w:rPr>
          <w:t xml:space="preserve">bidirectionally connected to </w:t>
        </w:r>
      </w:ins>
      <w:ins w:id="1465" w:author="Benton, Deon" w:date="2026-03-21T12:17:00Z" w16du:dateUtc="2026-03-21T17:17:00Z">
        <w:r w:rsidR="00B837C9">
          <w:rPr>
            <w:rFonts w:ascii="Times New Roman" w:hAnsi="Times New Roman" w:cs="Times New Roman"/>
          </w:rPr>
          <w:t xml:space="preserve">every other unit </w:t>
        </w:r>
      </w:ins>
      <w:ins w:id="1466" w:author="Benton, Deon" w:date="2026-03-21T11:31:00Z" w16du:dateUtc="2026-03-21T16:31:00Z">
        <w:r w:rsidR="007D1241">
          <w:rPr>
            <w:rFonts w:ascii="Times New Roman" w:hAnsi="Times New Roman" w:cs="Times New Roman"/>
          </w:rPr>
          <w:t>except for itself.</w:t>
        </w:r>
      </w:ins>
      <w:ins w:id="1467" w:author="Benton, Deon" w:date="2026-03-21T11:35:00Z" w16du:dateUtc="2026-03-21T16:35:00Z">
        <w:r w:rsidR="007D1241">
          <w:rPr>
            <w:rFonts w:ascii="Times New Roman" w:hAnsi="Times New Roman" w:cs="Times New Roman"/>
          </w:rPr>
          <w:t xml:space="preserve"> </w:t>
        </w:r>
      </w:ins>
      <w:ins w:id="1468" w:author="Benton, Deon" w:date="2026-03-21T11:19:00Z" w16du:dateUtc="2026-03-21T16:19:00Z">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w:t>
        </w:r>
      </w:ins>
      <w:ins w:id="1469"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470" w:author="Benton, Deon" w:date="2026-03-21T11:21:00Z" w16du:dateUtc="2026-03-21T16:21:00Z">
        <w:r w:rsidR="00964B0C">
          <w:rPr>
            <w:rFonts w:ascii="Times New Roman" w:hAnsi="Times New Roman" w:cs="Times New Roman"/>
          </w:rPr>
          <w:t xml:space="preserve"> an event in which arced motion occurred alone</w:t>
        </w:r>
      </w:ins>
      <w:ins w:id="1471" w:author="Benton, Deon" w:date="2026-03-21T11:39:00Z" w16du:dateUtc="2026-03-21T16:39:00Z">
        <w:r w:rsidR="007D1241">
          <w:rPr>
            <w:rFonts w:ascii="Times New Roman" w:hAnsi="Times New Roman" w:cs="Times New Roman"/>
          </w:rPr>
          <w:t xml:space="preserve"> (Control condition)</w:t>
        </w:r>
      </w:ins>
      <w:ins w:id="1472" w:author="Benton, Deon" w:date="2026-03-21T11:21:00Z" w16du:dateUtc="2026-03-21T16:21:00Z">
        <w:r w:rsidR="00964B0C">
          <w:rPr>
            <w:rFonts w:ascii="Times New Roman" w:hAnsi="Times New Roman" w:cs="Times New Roman"/>
          </w:rPr>
          <w:t>.</w:t>
        </w:r>
      </w:ins>
      <w:ins w:id="1473" w:author="Benton, Deon" w:date="2026-03-21T11:39:00Z" w16du:dateUtc="2026-03-21T16:39:00Z">
        <w:r w:rsidR="00AC6E00">
          <w:rPr>
            <w:rFonts w:ascii="Times New Roman" w:hAnsi="Times New Roman" w:cs="Times New Roman"/>
          </w:rPr>
          <w:t xml:space="preserve"> </w:t>
        </w:r>
      </w:ins>
      <w:ins w:id="1474" w:author="Benton, Deon" w:date="2026-03-21T11:42:00Z" w16du:dateUtc="2026-03-21T16:42:00Z">
        <w:r w:rsidR="00AC6E00">
          <w:rPr>
            <w:rFonts w:ascii="Times New Roman" w:hAnsi="Times New Roman" w:cs="Times New Roman"/>
          </w:rPr>
          <w:t xml:space="preserve">Due to the </w:t>
        </w:r>
      </w:ins>
      <w:ins w:id="1475" w:author="Benton, Deon" w:date="2026-03-21T12:18:00Z" w16du:dateUtc="2026-03-21T17:18:00Z">
        <w:r w:rsidR="00B81018">
          <w:rPr>
            <w:rFonts w:ascii="Times New Roman" w:hAnsi="Times New Roman" w:cs="Times New Roman"/>
          </w:rPr>
          <w:t xml:space="preserve">necessarily </w:t>
        </w:r>
      </w:ins>
      <w:ins w:id="1476" w:author="Benton, Deon" w:date="2026-03-21T11:42:00Z" w16du:dateUtc="2026-03-21T16:42:00Z">
        <w:r w:rsidR="00AC6E00">
          <w:rPr>
            <w:rFonts w:ascii="Times New Roman" w:hAnsi="Times New Roman" w:cs="Times New Roman"/>
          </w:rPr>
          <w:t xml:space="preserve">dynamic nature of </w:t>
        </w:r>
      </w:ins>
      <w:ins w:id="1477" w:author="Benton, Deon" w:date="2026-03-23T09:52:00Z" w16du:dateUtc="2026-03-23T14:52:00Z">
        <w:r w:rsidR="00047E5C">
          <w:rPr>
            <w:rFonts w:ascii="Times New Roman" w:hAnsi="Times New Roman" w:cs="Times New Roman"/>
          </w:rPr>
          <w:t>actions</w:t>
        </w:r>
      </w:ins>
      <w:ins w:id="1478" w:author="Benton, Deon" w:date="2026-03-21T11:42:00Z" w16du:dateUtc="2026-03-21T16:42:00Z">
        <w:r w:rsidR="00AC6E00">
          <w:rPr>
            <w:rFonts w:ascii="Times New Roman" w:hAnsi="Times New Roman" w:cs="Times New Roman"/>
          </w:rPr>
          <w:t xml:space="preserve">, </w:t>
        </w:r>
      </w:ins>
      <w:ins w:id="1479" w:author="Benton, Deon" w:date="2026-03-21T12:47:00Z" w16du:dateUtc="2026-03-21T17:47:00Z">
        <w:r w:rsidR="00BC5A2D">
          <w:rPr>
            <w:rFonts w:ascii="Times New Roman" w:hAnsi="Times New Roman" w:cs="Times New Roman"/>
          </w:rPr>
          <w:t>each arced motion event unfolded</w:t>
        </w:r>
      </w:ins>
      <w:ins w:id="1480" w:author="Benton, Deon" w:date="2026-03-21T11:42:00Z" w16du:dateUtc="2026-03-21T16:42:00Z">
        <w:r w:rsidR="00AC6E00">
          <w:rPr>
            <w:rFonts w:ascii="Times New Roman" w:hAnsi="Times New Roman" w:cs="Times New Roman"/>
          </w:rPr>
          <w:t xml:space="preserve"> across a series of </w:t>
        </w:r>
      </w:ins>
      <w:ins w:id="1481" w:author="Benton, Deon" w:date="2026-03-21T12:47:00Z" w16du:dateUtc="2026-03-21T17:47:00Z">
        <w:r w:rsidR="00BC5A2D">
          <w:rPr>
            <w:rFonts w:ascii="Times New Roman" w:hAnsi="Times New Roman" w:cs="Times New Roman"/>
          </w:rPr>
          <w:t>9</w:t>
        </w:r>
      </w:ins>
      <w:ins w:id="1482" w:author="Benton, Deon" w:date="2026-03-21T11:49:00Z" w16du:dateUtc="2026-03-21T16:49:00Z">
        <w:r w:rsidR="007C483F">
          <w:rPr>
            <w:rFonts w:ascii="Times New Roman" w:hAnsi="Times New Roman" w:cs="Times New Roman"/>
          </w:rPr>
          <w:t xml:space="preserve"> </w:t>
        </w:r>
      </w:ins>
      <w:ins w:id="1483" w:author="Benton, Deon" w:date="2026-03-21T11:42:00Z" w16du:dateUtc="2026-03-21T16:42:00Z">
        <w:r w:rsidR="00AC6E00">
          <w:rPr>
            <w:rFonts w:ascii="Times New Roman" w:hAnsi="Times New Roman" w:cs="Times New Roman"/>
          </w:rPr>
          <w:t>steps</w:t>
        </w:r>
      </w:ins>
      <w:ins w:id="1484" w:author="Benton, Deon" w:date="2026-03-21T12:48:00Z" w16du:dateUtc="2026-03-21T17:48:00Z">
        <w:r w:rsidR="00BC5A2D">
          <w:rPr>
            <w:rFonts w:ascii="Times New Roman" w:hAnsi="Times New Roman" w:cs="Times New Roman"/>
          </w:rPr>
          <w:t xml:space="preserve">. </w:t>
        </w:r>
      </w:ins>
      <w:ins w:id="1485" w:author="Benton, Deon" w:date="2026-03-21T11:44:00Z" w16du:dateUtc="2026-03-21T16:44:00Z">
        <w:r w:rsidR="00AC6E00">
          <w:rPr>
            <w:rFonts w:ascii="Times New Roman" w:hAnsi="Times New Roman" w:cs="Times New Roman"/>
          </w:rPr>
          <w:t xml:space="preserve">Crucially, </w:t>
        </w:r>
      </w:ins>
      <w:ins w:id="1486" w:author="Benton, Deon" w:date="2026-03-23T09:56:00Z" w16du:dateUtc="2026-03-23T14:56:00Z">
        <w:r w:rsidR="00F559BC">
          <w:rPr>
            <w:rFonts w:ascii="Times New Roman" w:hAnsi="Times New Roman" w:cs="Times New Roman"/>
          </w:rPr>
          <w:t xml:space="preserve">each step was processed in </w:t>
        </w:r>
      </w:ins>
      <w:ins w:id="1487" w:author="Benton, Deon" w:date="2026-03-23T15:47:00Z" w16du:dateUtc="2026-03-23T20:47:00Z">
        <w:r w:rsidR="0011240F">
          <w:rPr>
            <w:rFonts w:ascii="Times New Roman" w:hAnsi="Times New Roman" w:cs="Times New Roman"/>
          </w:rPr>
          <w:t>three phases</w:t>
        </w:r>
      </w:ins>
      <w:ins w:id="1488" w:author="Benton, Deon" w:date="2026-03-21T11:44:00Z" w16du:dateUtc="2026-03-21T16:44:00Z">
        <w:r w:rsidR="00AC6E00">
          <w:rPr>
            <w:rFonts w:ascii="Times New Roman" w:hAnsi="Times New Roman" w:cs="Times New Roman"/>
          </w:rPr>
          <w:t>.</w:t>
        </w:r>
      </w:ins>
      <w:ins w:id="1489" w:author="Benton, Deon" w:date="2026-03-21T11:42:00Z" w16du:dateUtc="2026-03-21T16:42:00Z">
        <w:r w:rsidR="00AC6E00">
          <w:rPr>
            <w:rFonts w:ascii="Times New Roman" w:hAnsi="Times New Roman" w:cs="Times New Roman"/>
          </w:rPr>
          <w:t xml:space="preserve"> </w:t>
        </w:r>
      </w:ins>
      <w:ins w:id="1490"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491" w:author="Benton, Deon" w:date="2026-03-21T11:39:00Z" w16du:dateUtc="2026-03-21T16:39:00Z">
        <w:r w:rsidR="00AC6E00">
          <w:rPr>
            <w:rFonts w:ascii="Times New Roman" w:hAnsi="Times New Roman" w:cs="Times New Roman"/>
          </w:rPr>
          <w:t>,</w:t>
        </w:r>
      </w:ins>
      <w:ins w:id="1492" w:author="Benton, Deon" w:date="2026-03-23T10:14:00Z" w16du:dateUtc="2026-03-23T15:14:00Z">
        <w:r w:rsidR="002B7929">
          <w:rPr>
            <w:rFonts w:ascii="Times New Roman" w:hAnsi="Times New Roman" w:cs="Times New Roman"/>
          </w:rPr>
          <w:t xml:space="preserve"> </w:t>
        </w:r>
      </w:ins>
      <w:ins w:id="1493" w:author="Benton, Deon" w:date="2026-03-23T10:18:00Z" w16du:dateUtc="2026-03-23T15:18:00Z">
        <w:r w:rsidR="0054146D">
          <w:rPr>
            <w:rFonts w:ascii="Times New Roman" w:hAnsi="Times New Roman" w:cs="Times New Roman"/>
          </w:rPr>
          <w:t>the network is provided w</w:t>
        </w:r>
      </w:ins>
      <w:ins w:id="1494" w:author="Benton, Deon" w:date="2026-03-23T10:19:00Z" w16du:dateUtc="2026-03-23T15:19:00Z">
        <w:r w:rsidR="0054146D">
          <w:rPr>
            <w:rFonts w:ascii="Times New Roman" w:hAnsi="Times New Roman" w:cs="Times New Roman"/>
          </w:rPr>
          <w:t>ith information corresponding to</w:t>
        </w:r>
      </w:ins>
      <w:ins w:id="1495" w:author="Benton, Deon" w:date="2026-03-23T10:20:00Z" w16du:dateUtc="2026-03-23T15:20:00Z">
        <w:r w:rsidR="00C5465D">
          <w:rPr>
            <w:rFonts w:ascii="Times New Roman" w:hAnsi="Times New Roman" w:cs="Times New Roman"/>
          </w:rPr>
          <w:t xml:space="preserve"> a single time slice of one of the training events. </w:t>
        </w:r>
      </w:ins>
      <w:ins w:id="1496" w:author="Benton, Deon" w:date="2026-03-23T10:19:00Z" w16du:dateUtc="2026-03-23T15:19:00Z">
        <w:r w:rsidR="0054146D">
          <w:rPr>
            <w:rFonts w:ascii="Times New Roman" w:hAnsi="Times New Roman" w:cs="Times New Roman"/>
          </w:rPr>
          <w:t xml:space="preserve"> </w:t>
        </w:r>
      </w:ins>
      <w:ins w:id="1497"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498" w:author="Benton, Deon" w:date="2026-03-23T15:12:00Z" w16du:dateUtc="2026-03-23T20:12:00Z">
        <w:r w:rsidR="0053471E">
          <w:rPr>
            <w:rFonts w:ascii="Times New Roman" w:hAnsi="Times New Roman" w:cs="Times New Roman"/>
          </w:rPr>
          <w:t xml:space="preserve">side </w:t>
        </w:r>
      </w:ins>
      <w:ins w:id="1499"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00" w:author="Benton, Deon" w:date="2026-03-23T15:12:00Z" w16du:dateUtc="2026-03-23T20:12:00Z">
        <w:r w:rsidR="0053471E">
          <w:rPr>
            <w:rFonts w:ascii="Times New Roman" w:hAnsi="Times New Roman" w:cs="Times New Roman"/>
          </w:rPr>
          <w:t>e</w:t>
        </w:r>
      </w:ins>
      <w:ins w:id="1501"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02" w:author="Benton, Deon" w:date="2026-03-23T15:18:00Z" w16du:dateUtc="2026-03-23T20:18:00Z">
        <w:r w:rsidR="00FF110D">
          <w:rPr>
            <w:rFonts w:ascii="Times New Roman" w:hAnsi="Times New Roman" w:cs="Times New Roman"/>
          </w:rPr>
          <w:t>Once the network was provided with information</w:t>
        </w:r>
      </w:ins>
      <w:ins w:id="1503"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over four internal activation cycles</w:t>
        </w:r>
      </w:ins>
      <w:ins w:id="1504" w:author="Benton, Deon" w:date="2026-03-23T15:20:00Z" w16du:dateUtc="2026-03-23T20:20:00Z">
        <w:r w:rsidR="00FF110D">
          <w:rPr>
            <w:rFonts w:ascii="Times New Roman" w:hAnsi="Times New Roman" w:cs="Times New Roman"/>
          </w:rPr>
          <w:t xml:space="preserve">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ins>
      <w:ins w:id="1505" w:author="Benton, Deon" w:date="2026-03-23T15:21:00Z" w16du:dateUtc="2026-03-23T20:21:00Z">
        <w:r w:rsidR="00701F66">
          <w:rPr>
            <w:rFonts w:ascii="Times New Roman" w:hAnsi="Times New Roman" w:cs="Times New Roman"/>
          </w:rPr>
          <w:t xml:space="preserve"> the details of how units exchanged </w:t>
        </w:r>
      </w:ins>
      <w:ins w:id="1506" w:author="Benton, Deon" w:date="2026-03-23T15:22:00Z" w16du:dateUtc="2026-03-23T20:22:00Z">
        <w:r w:rsidR="00701F66">
          <w:rPr>
            <w:rFonts w:ascii="Times New Roman" w:hAnsi="Times New Roman" w:cs="Times New Roman"/>
          </w:rPr>
          <w:t xml:space="preserve">activity via </w:t>
        </w:r>
      </w:ins>
      <w:ins w:id="1507" w:author="Benton, Deon" w:date="2026-03-23T15:21:00Z" w16du:dateUtc="2026-03-23T20:21:00Z">
        <w:r w:rsidR="00701F66">
          <w:rPr>
            <w:rFonts w:ascii="Times New Roman" w:hAnsi="Times New Roman" w:cs="Times New Roman"/>
          </w:rPr>
          <w:t>their bidirectional connections)</w:t>
        </w:r>
      </w:ins>
      <w:ins w:id="1508" w:author="Benton, Deon" w:date="2026-03-23T15:22:00Z" w16du:dateUtc="2026-03-23T20:22:00Z">
        <w:r w:rsidR="00824A70">
          <w:rPr>
            <w:rFonts w:ascii="Times New Roman" w:hAnsi="Times New Roman" w:cs="Times New Roman"/>
          </w:rPr>
          <w:t>.</w:t>
        </w:r>
      </w:ins>
      <w:ins w:id="1509" w:author="Benton, Deon" w:date="2026-03-23T15:20:00Z" w16du:dateUtc="2026-03-23T20:20:00Z">
        <w:r w:rsidR="00FF110D">
          <w:rPr>
            <w:rFonts w:ascii="Times New Roman" w:hAnsi="Times New Roman" w:cs="Times New Roman"/>
          </w:rPr>
          <w:t xml:space="preserve"> </w:t>
        </w:r>
      </w:ins>
      <w:ins w:id="1510"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11"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9593EBE"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427608">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xml:space="preserve">. The barrier is present only when the agent occupies a position immediately adjacent to it (i.e., to its left or right; see </w:t>
      </w:r>
      <w:proofErr w:type="spellStart"/>
      <w:r w:rsidR="00F26115">
        <w:rPr>
          <w:rFonts w:ascii="Times New Roman" w:hAnsi="Times New Roman" w:cs="Times New Roman"/>
          <w:i w:val="0"/>
          <w:iCs w:val="0"/>
          <w:sz w:val="24"/>
          <w:szCs w:val="24"/>
        </w:rPr>
        <w:t>Overwalle</w:t>
      </w:r>
      <w:proofErr w:type="spellEnd"/>
      <w:r w:rsidR="00F26115">
        <w:rPr>
          <w:rFonts w:ascii="Times New Roman" w:hAnsi="Times New Roman" w:cs="Times New Roman"/>
          <w:i w:val="0"/>
          <w:iCs w:val="0"/>
          <w:sz w:val="24"/>
          <w:szCs w:val="24"/>
        </w:rPr>
        <w:t>,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12" w:author="Benton, Deon" w:date="2026-03-23T16:39:00Z" w16du:dateUtc="2026-03-23T21:39:00Z"/>
          <w:rFonts w:ascii="Times New Roman" w:hAnsi="Times New Roman" w:cs="Times New Roman"/>
        </w:rPr>
      </w:pPr>
    </w:p>
    <w:p w14:paraId="47D2D161" w14:textId="7B7B9C2D" w:rsidR="00A86784" w:rsidRDefault="00A86784" w:rsidP="00335A86">
      <w:pPr>
        <w:spacing w:line="480" w:lineRule="auto"/>
        <w:ind w:firstLine="720"/>
        <w:contextualSpacing/>
        <w:rPr>
          <w:ins w:id="1513" w:author="Benton, Deon" w:date="2026-03-23T15:24:00Z" w16du:dateUtc="2026-03-23T20:24:00Z"/>
          <w:rFonts w:ascii="Times New Roman" w:hAnsi="Times New Roman" w:cs="Times New Roman"/>
        </w:rPr>
      </w:pPr>
      <w:ins w:id="1514" w:author="Benton, Deon" w:date="2026-03-23T16:39:00Z" w16du:dateUtc="2026-03-23T21:39:00Z">
        <w:r>
          <w:rPr>
            <w:rFonts w:ascii="Times New Roman" w:hAnsi="Times New Roman" w:cs="Times New Roman"/>
          </w:rPr>
          <w:lastRenderedPageBreak/>
          <w:t xml:space="preserve">To make concrete what the network “saw” during the activation phase, Figure 1 above depicts the full, nine-step trajectory of the arced motion shown to networks in the Experimental condition; that is, the figure shows the state of the network at each of the nine steps comprising the training event shown to networks in the Experimental condition.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 that are present remain visible throughout an entire action event.  Second, as should be seen by tracing the agent’s arced trajectory, the agent “overshoots” the barrier by one cell. This also departs in important ways from what infants typically see in action events that involve obstacles: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 when present, remains fully visible throughout the duration of an action event. These issues raise questions about the source of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515" w:author="Benton, Deon" w:date="2026-03-23T16:42:00Z" w16du:dateUtc="2026-03-23T21:42:00Z">
        <w:r w:rsidR="005A0500">
          <w:rPr>
            <w:rFonts w:ascii="Times New Roman" w:hAnsi="Times New Roman" w:cs="Times New Roman"/>
          </w:rPr>
          <w:t xml:space="preserve">and </w:t>
        </w:r>
      </w:ins>
      <w:ins w:id="1516"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517" w:author="Benton, Deon" w:date="2026-03-23T16:43:00Z" w16du:dateUtc="2026-03-23T21:43:00Z">
        <w:r w:rsidR="00BC1E32">
          <w:rPr>
            <w:rFonts w:ascii="Times New Roman" w:hAnsi="Times New Roman" w:cs="Times New Roman"/>
          </w:rPr>
          <w:t xml:space="preserve"> as well as to ALIAS</w:t>
        </w:r>
      </w:ins>
      <w:ins w:id="1518" w:author="Benton, Deon" w:date="2026-03-23T16:39:00Z" w16du:dateUtc="2026-03-23T21:39:00Z">
        <w:r>
          <w:rPr>
            <w:rFonts w:ascii="Times New Roman" w:hAnsi="Times New Roman" w:cs="Times New Roman"/>
          </w:rPr>
          <w:t xml:space="preserve">. In </w:t>
        </w:r>
      </w:ins>
      <w:ins w:id="1519" w:author="Benton, Deon" w:date="2026-03-23T16:43:00Z" w16du:dateUtc="2026-03-23T21:43:00Z">
        <w:r w:rsidR="00BC1E32">
          <w:rPr>
            <w:rFonts w:ascii="Times New Roman" w:hAnsi="Times New Roman" w:cs="Times New Roman"/>
          </w:rPr>
          <w:t>OM10-2</w:t>
        </w:r>
      </w:ins>
      <w:ins w:id="1520"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are present </w:t>
        </w:r>
      </w:ins>
      <w:ins w:id="1521" w:author="Benton, Deon" w:date="2026-03-23T16:43:00Z" w16du:dateUtc="2026-03-23T21:43:00Z">
        <w:r w:rsidR="00BC1E32">
          <w:rPr>
            <w:rFonts w:ascii="Times New Roman" w:hAnsi="Times New Roman" w:cs="Times New Roman"/>
          </w:rPr>
          <w:t>across</w:t>
        </w:r>
      </w:ins>
      <w:ins w:id="1522"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523" w:author="Benton, Deon" w:date="2026-03-23T16:39:00Z" w16du:dateUtc="2026-03-23T21:39:00Z">
        <w:r w:rsidRPr="00710203">
          <w:rPr>
            <w:rFonts w:ascii="Times New Roman" w:hAnsi="Times New Roman" w:cs="Times New Roman"/>
          </w:rPr>
          <w:t>steps.</w:t>
        </w:r>
      </w:ins>
      <w:ins w:id="1524" w:author="Benton, Deon" w:date="2026-03-25T10:10:00Z" w16du:dateUtc="2026-03-25T15:10:00Z">
        <w:r w:rsidR="00A40620">
          <w:rPr>
            <w:rFonts w:ascii="Times New Roman" w:hAnsi="Times New Roman" w:cs="Times New Roman"/>
          </w:rPr>
          <w:t xml:space="preserve"> </w:t>
        </w:r>
      </w:ins>
      <w:ins w:id="1525" w:author="Benton, Deon" w:date="2026-03-25T10:12:00Z" w16du:dateUtc="2026-03-25T15:12:00Z">
        <w:r w:rsidR="00F06E48">
          <w:rPr>
            <w:rFonts w:ascii="Times New Roman" w:hAnsi="Times New Roman" w:cs="Times New Roman"/>
          </w:rPr>
          <w:t xml:space="preserve">Finally, </w:t>
        </w:r>
      </w:ins>
      <w:ins w:id="1526" w:author="Benton, Deon" w:date="2026-03-25T10:13:00Z" w16du:dateUtc="2026-03-25T15:13:00Z">
        <w:r w:rsidR="00F06E48">
          <w:rPr>
            <w:rFonts w:ascii="Times New Roman" w:hAnsi="Times New Roman" w:cs="Times New Roman"/>
          </w:rPr>
          <w:lastRenderedPageBreak/>
          <w:t>because</w:t>
        </w:r>
      </w:ins>
      <w:ins w:id="1527" w:author="Benton, Deon" w:date="2026-03-25T10:18:00Z" w16du:dateUtc="2026-03-25T15:18:00Z">
        <w:r w:rsidR="00037ADB">
          <w:rPr>
            <w:rFonts w:ascii="Times New Roman" w:hAnsi="Times New Roman" w:cs="Times New Roman"/>
          </w:rPr>
          <w:t xml:space="preserve"> there is greater overall network activity in</w:t>
        </w:r>
      </w:ins>
      <w:ins w:id="1528" w:author="Benton, Deon" w:date="2026-03-25T10:15:00Z" w16du:dateUtc="2026-03-25T15:15:00Z">
        <w:r w:rsidR="00D96F7B">
          <w:rPr>
            <w:rFonts w:ascii="Times New Roman" w:hAnsi="Times New Roman" w:cs="Times New Roman"/>
          </w:rPr>
          <w:t xml:space="preserve"> OM10-2 </w:t>
        </w:r>
      </w:ins>
      <w:ins w:id="1529" w:author="Benton, Deon" w:date="2026-03-25T10:16:00Z" w16du:dateUtc="2026-03-25T15:16:00Z">
        <w:r w:rsidR="00D96F7B">
          <w:rPr>
            <w:rFonts w:ascii="Times New Roman" w:hAnsi="Times New Roman" w:cs="Times New Roman"/>
          </w:rPr>
          <w:t>compared to</w:t>
        </w:r>
      </w:ins>
      <w:ins w:id="1530" w:author="Benton, Deon" w:date="2026-03-25T10:12:00Z" w16du:dateUtc="2026-03-25T15:12:00Z">
        <w:r w:rsidR="00F06E48">
          <w:rPr>
            <w:rFonts w:ascii="Times New Roman" w:hAnsi="Times New Roman" w:cs="Times New Roman"/>
          </w:rPr>
          <w:t xml:space="preserve"> OM10—giv</w:t>
        </w:r>
      </w:ins>
      <w:ins w:id="1531"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532" w:author="Benton, Deon" w:date="2026-03-25T10:16:00Z" w16du:dateUtc="2026-03-25T15:16:00Z">
        <w:r w:rsidR="00037ADB">
          <w:rPr>
            <w:rFonts w:ascii="Times New Roman" w:hAnsi="Times New Roman" w:cs="Times New Roman"/>
          </w:rPr>
          <w:t>a</w:t>
        </w:r>
      </w:ins>
      <w:ins w:id="1533" w:author="Benton, Deon" w:date="2026-03-25T10:17:00Z" w16du:dateUtc="2026-03-25T15:17:00Z">
        <w:r w:rsidR="00037ADB">
          <w:rPr>
            <w:rFonts w:ascii="Times New Roman" w:hAnsi="Times New Roman" w:cs="Times New Roman"/>
          </w:rPr>
          <w:t xml:space="preserve"> sigmoid activation was applied to the internal activation. </w:t>
        </w:r>
      </w:ins>
      <w:ins w:id="1534" w:author="Benton, Deon" w:date="2026-03-25T10:18:00Z" w16du:dateUtc="2026-03-25T15:18:00Z">
        <w:r w:rsidR="001F434E">
          <w:rPr>
            <w:rFonts w:ascii="Times New Roman" w:hAnsi="Times New Roman" w:cs="Times New Roman"/>
          </w:rPr>
          <w:t>In the absence of this activity function,</w:t>
        </w:r>
      </w:ins>
      <w:ins w:id="1535"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536" w:author="Benton, Deon" w:date="2026-03-25T10:20:00Z" w16du:dateUtc="2026-03-25T15:20:00Z">
        <w:r w:rsidR="001F434E">
          <w:rPr>
            <w:rFonts w:ascii="Times New Roman" w:hAnsi="Times New Roman" w:cs="Times New Roman"/>
          </w:rPr>
          <w:t>due to</w:t>
        </w:r>
      </w:ins>
      <w:ins w:id="1537" w:author="Benton, Deon" w:date="2026-03-25T10:19:00Z" w16du:dateUtc="2026-03-25T15:19:00Z">
        <w:r w:rsidR="001F434E">
          <w:rPr>
            <w:rFonts w:ascii="Times New Roman" w:hAnsi="Times New Roman" w:cs="Times New Roman"/>
          </w:rPr>
          <w:t xml:space="preserve"> unstable network dynamics. </w:t>
        </w:r>
      </w:ins>
    </w:p>
    <w:p w14:paraId="618C49B5" w14:textId="1CD6F23E" w:rsidR="00890D2E" w:rsidRDefault="00890D2E" w:rsidP="00AD6BA9">
      <w:pPr>
        <w:spacing w:line="480" w:lineRule="auto"/>
        <w:contextualSpacing/>
        <w:rPr>
          <w:ins w:id="1538" w:author="Benton, Deon" w:date="2026-03-23T15:47:00Z" w16du:dateUtc="2026-03-23T20:47:00Z"/>
          <w:rFonts w:ascii="Times New Roman" w:hAnsi="Times New Roman" w:cs="Times New Roman"/>
        </w:rPr>
      </w:pPr>
      <w:ins w:id="1539" w:author="Benton, Deon" w:date="2026-03-23T15:24:00Z" w16du:dateUtc="2026-03-23T20:24:00Z">
        <w:r>
          <w:rPr>
            <w:rFonts w:ascii="Times New Roman" w:hAnsi="Times New Roman" w:cs="Times New Roman"/>
          </w:rPr>
          <w:tab/>
        </w:r>
      </w:ins>
      <w:ins w:id="1540" w:author="Benton, Deon" w:date="2026-03-23T15:45:00Z" w16du:dateUtc="2026-03-23T20:45:00Z">
        <w:r w:rsidR="00572B16">
          <w:rPr>
            <w:rFonts w:ascii="Times New Roman" w:hAnsi="Times New Roman" w:cs="Times New Roman"/>
          </w:rPr>
          <w:t>At the conclusion of the first phase, t</w:t>
        </w:r>
      </w:ins>
      <w:ins w:id="1541" w:author="Benton, Deon" w:date="2026-03-23T15:24:00Z" w16du:dateUtc="2026-03-23T20:24:00Z">
        <w:r>
          <w:rPr>
            <w:rFonts w:ascii="Times New Roman" w:hAnsi="Times New Roman" w:cs="Times New Roman"/>
          </w:rPr>
          <w:t>he model entered the second</w:t>
        </w:r>
      </w:ins>
      <w:ins w:id="1542"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543" w:author="Benton, Deon" w:date="2026-03-23T15:24:00Z" w16du:dateUtc="2026-03-23T20:24:00Z">
        <w:r>
          <w:rPr>
            <w:rFonts w:ascii="Times New Roman" w:hAnsi="Times New Roman" w:cs="Times New Roman"/>
          </w:rPr>
          <w:t xml:space="preserve">. </w:t>
        </w:r>
      </w:ins>
      <w:ins w:id="1544" w:author="Benton, Deon" w:date="2026-03-23T15:25:00Z" w16du:dateUtc="2026-03-23T20:25:00Z">
        <w:r>
          <w:rPr>
            <w:rFonts w:ascii="Times New Roman" w:hAnsi="Times New Roman" w:cs="Times New Roman"/>
          </w:rPr>
          <w:t>During this phase, the</w:t>
        </w:r>
      </w:ins>
      <w:ins w:id="1545" w:author="Benton, Deon" w:date="2026-03-23T15:26:00Z" w16du:dateUtc="2026-03-23T20:26:00Z">
        <w:r w:rsidR="003F199F">
          <w:rPr>
            <w:rFonts w:ascii="Times New Roman" w:hAnsi="Times New Roman" w:cs="Times New Roman"/>
          </w:rPr>
          <w:t xml:space="preserve"> </w:t>
        </w:r>
      </w:ins>
      <w:ins w:id="1546" w:author="Benton, Deon" w:date="2026-03-23T15:31:00Z" w16du:dateUtc="2026-03-23T20:31:00Z">
        <w:r w:rsidR="00BE654E">
          <w:rPr>
            <w:rFonts w:ascii="Times New Roman" w:hAnsi="Times New Roman" w:cs="Times New Roman"/>
          </w:rPr>
          <w:t>Delta rule (</w:t>
        </w:r>
      </w:ins>
      <w:ins w:id="1547" w:author="Benton, Deon" w:date="2026-03-23T15:43:00Z" w16du:dateUtc="2026-03-23T20:43:00Z">
        <w:r w:rsidR="00D973CA">
          <w:rPr>
            <w:rFonts w:ascii="Times New Roman" w:hAnsi="Times New Roman" w:cs="Times New Roman"/>
          </w:rPr>
          <w:t xml:space="preserve">e.g., </w:t>
        </w:r>
      </w:ins>
      <w:ins w:id="1548"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549" w:author="Benton, Deon" w:date="2026-03-23T15:43:00Z" w16du:dateUtc="2026-03-23T20:43:00Z">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ins>
      <w:ins w:id="1550" w:author="Benton, Deon" w:date="2026-03-23T15:31:00Z" w16du:dateUtc="2026-03-23T20:31:00Z">
        <w:r w:rsidR="00AD6BA9">
          <w:rPr>
            <w:rFonts w:ascii="Times New Roman" w:hAnsi="Times New Roman" w:cs="Times New Roman"/>
          </w:rPr>
          <w:t xml:space="preserve">) </w:t>
        </w:r>
      </w:ins>
      <w:ins w:id="1551" w:author="Benton, Deon" w:date="2026-03-23T15:25:00Z" w16du:dateUtc="2026-03-23T20:25:00Z">
        <w:r w:rsidR="003F199F">
          <w:rPr>
            <w:rFonts w:ascii="Times New Roman" w:hAnsi="Times New Roman" w:cs="Times New Roman"/>
          </w:rPr>
          <w:t>was used to update the network weights</w:t>
        </w:r>
      </w:ins>
      <w:ins w:id="1552"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553" w:author="Benton, Deon" w:date="2026-03-23T15:46:00Z" w16du:dateUtc="2026-03-23T20:46:00Z">
        <w:r w:rsidR="00CB2377">
          <w:rPr>
            <w:rFonts w:ascii="Times New Roman" w:hAnsi="Times New Roman" w:cs="Times New Roman"/>
          </w:rPr>
          <w:t xml:space="preserve">is worth noting that </w:t>
        </w:r>
      </w:ins>
      <w:ins w:id="1554" w:author="Benton, Deon" w:date="2026-03-23T15:33:00Z" w16du:dateUtc="2026-03-23T20:33:00Z">
        <w:r w:rsidR="00AD6BA9">
          <w:rPr>
            <w:rFonts w:ascii="Times New Roman" w:hAnsi="Times New Roman" w:cs="Times New Roman"/>
          </w:rPr>
          <w:t xml:space="preserve">the specific form of </w:t>
        </w:r>
      </w:ins>
      <w:ins w:id="1555" w:author="Benton, Deon" w:date="2026-03-23T15:36:00Z" w16du:dateUtc="2026-03-23T20:36:00Z">
        <w:r w:rsidR="009B68DB">
          <w:rPr>
            <w:rFonts w:ascii="Times New Roman" w:hAnsi="Times New Roman" w:cs="Times New Roman"/>
          </w:rPr>
          <w:t xml:space="preserve">this rule that </w:t>
        </w:r>
      </w:ins>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ins w:id="1556" w:author="Benton, Deon" w:date="2026-03-23T15:46:00Z" w16du:dateUtc="2026-03-23T20:46:00Z">
        <w:r w:rsidR="00CB2377">
          <w:rPr>
            <w:rFonts w:ascii="Times New Roman" w:hAnsi="Times New Roman" w:cs="Times New Roman"/>
          </w:rPr>
          <w:t xml:space="preserve">employed </w:t>
        </w:r>
      </w:ins>
      <w:ins w:id="1557"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558" w:author="Benton, Deon" w:date="2026-03-23T15:36:00Z" w16du:dateUtc="2026-03-23T20:36:00Z">
        <w:r w:rsidR="009B68DB">
          <w:rPr>
            <w:rFonts w:ascii="Times New Roman" w:hAnsi="Times New Roman" w:cs="Times New Roman"/>
          </w:rPr>
          <w:t xml:space="preserve"> </w:t>
        </w:r>
      </w:ins>
      <w:ins w:id="1559" w:author="Benton, Deon" w:date="2026-03-23T15:46:00Z" w16du:dateUtc="2026-03-23T20:46:00Z">
        <w:r w:rsidR="00D1467C">
          <w:rPr>
            <w:rFonts w:ascii="Times New Roman" w:hAnsi="Times New Roman" w:cs="Times New Roman"/>
          </w:rPr>
          <w:t xml:space="preserve">the </w:t>
        </w:r>
      </w:ins>
      <w:ins w:id="1560" w:author="Benton, Deon" w:date="2026-03-23T15:36:00Z" w16du:dateUtc="2026-03-23T20:36:00Z">
        <w:r w:rsidR="009B68DB">
          <w:rPr>
            <w:rFonts w:ascii="Times New Roman" w:hAnsi="Times New Roman" w:cs="Times New Roman"/>
          </w:rPr>
          <w:t>discrepancy between</w:t>
        </w:r>
      </w:ins>
      <w:ins w:id="1561" w:author="Benton, Deon" w:date="2026-03-23T15:33:00Z" w16du:dateUtc="2026-03-23T20:33:00Z">
        <w:r w:rsidR="00651648">
          <w:rPr>
            <w:rFonts w:ascii="Times New Roman" w:hAnsi="Times New Roman" w:cs="Times New Roman"/>
          </w:rPr>
          <w:t xml:space="preserve"> the </w:t>
        </w:r>
      </w:ins>
      <w:ins w:id="1562"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563" w:author="Benton, Deon" w:date="2026-03-23T15:34:00Z" w16du:dateUtc="2026-03-23T20:34:00Z">
        <w:r w:rsidR="00651648">
          <w:rPr>
            <w:rFonts w:ascii="Times New Roman" w:hAnsi="Times New Roman" w:cs="Times New Roman"/>
          </w:rPr>
          <w:t xml:space="preserve">; more common usages of the Delta rule involve </w:t>
        </w:r>
      </w:ins>
      <w:ins w:id="1564" w:author="Benton, Deon" w:date="2026-03-23T15:38:00Z" w16du:dateUtc="2026-03-23T20:38:00Z">
        <w:r w:rsidR="009B68DB">
          <w:rPr>
            <w:rFonts w:ascii="Times New Roman" w:hAnsi="Times New Roman" w:cs="Times New Roman"/>
          </w:rPr>
          <w:t>reducing the discrepancy between a target output and the network’s predicted output</w:t>
        </w:r>
      </w:ins>
      <w:ins w:id="1565" w:author="Benton, Deon" w:date="2026-03-23T15:40:00Z" w16du:dateUtc="2026-03-23T20:40:00Z">
        <w:r w:rsidR="00863918">
          <w:rPr>
            <w:rFonts w:ascii="Times New Roman" w:hAnsi="Times New Roman" w:cs="Times New Roman"/>
          </w:rPr>
          <w:t xml:space="preserve"> (e.g., </w:t>
        </w:r>
      </w:ins>
      <w:ins w:id="1566" w:author="Benton, Deon" w:date="2026-03-23T15:44:00Z" w16du:dateUtc="2026-03-23T20:44:00Z">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ins>
      <w:ins w:id="1567" w:author="Benton, Deon" w:date="2026-03-25T11:34:00Z" w16du:dateUtc="2026-03-25T16:34:00Z">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ins>
      <w:ins w:id="1568" w:author="Benton, Deon" w:date="2026-03-25T12:11:00Z" w16du:dateUtc="2026-03-25T17:11:00Z">
        <w:r w:rsidR="00860B92">
          <w:rPr>
            <w:rFonts w:ascii="Times New Roman" w:hAnsi="Times New Roman" w:cs="Times New Roman"/>
          </w:rPr>
          <w:t xml:space="preserve"> and the weights</w:t>
        </w:r>
      </w:ins>
      <w:ins w:id="1569" w:author="Benton, Deon" w:date="2026-03-25T12:12:00Z" w16du:dateUtc="2026-03-25T17:12:00Z">
        <w:r w:rsidR="00860B92">
          <w:rPr>
            <w:rFonts w:ascii="Times New Roman" w:hAnsi="Times New Roman" w:cs="Times New Roman"/>
          </w:rPr>
          <w:t xml:space="preserve"> were randomly initialized within the range ±0.2</w:t>
        </w:r>
      </w:ins>
      <w:ins w:id="1570"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571" w:author="Benton, Deon" w:date="2026-03-23T15:47:00Z" w16du:dateUtc="2026-03-23T20:47:00Z">
        <w:r>
          <w:rPr>
            <w:rFonts w:ascii="Times New Roman" w:hAnsi="Times New Roman" w:cs="Times New Roman"/>
          </w:rPr>
          <w:tab/>
        </w:r>
      </w:ins>
      <w:ins w:id="1572"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573"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ins w:id="1574"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575" w:author="Benton, Deon" w:date="2026-03-23T16:01:00Z" w16du:dateUtc="2026-03-23T21:01:00Z">
        <w:r w:rsidR="00D80739">
          <w:rPr>
            <w:rFonts w:ascii="Times New Roman" w:hAnsi="Times New Roman" w:cs="Times New Roman"/>
          </w:rPr>
          <w:t>the two trajectories.</w:t>
        </w:r>
      </w:ins>
      <w:ins w:id="1576" w:author="Benton, Deon" w:date="2026-03-23T16:00:00Z" w16du:dateUtc="2026-03-23T21:00:00Z">
        <w:r w:rsidR="00D80739" w:rsidRPr="00D80739">
          <w:rPr>
            <w:rFonts w:ascii="Times New Roman" w:hAnsi="Times New Roman" w:cs="Times New Roman"/>
          </w:rPr>
          <w:t xml:space="preserve"> </w:t>
        </w:r>
      </w:ins>
      <w:ins w:id="1577" w:author="Benton, Deon" w:date="2026-03-23T16:01:00Z" w16du:dateUtc="2026-03-23T21:01:00Z">
        <w:r w:rsidR="00D80739">
          <w:rPr>
            <w:rFonts w:ascii="Times New Roman" w:hAnsi="Times New Roman" w:cs="Times New Roman"/>
          </w:rPr>
          <w:t xml:space="preserve">The critical cells for the straight trajectory were </w:t>
        </w:r>
      </w:ins>
      <w:ins w:id="1578"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cells corresponding to </w:t>
        </w:r>
      </w:ins>
      <w:ins w:id="1579"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580" w:author="Benton, Deon" w:date="2026-03-23T16:04:00Z" w16du:dateUtc="2026-03-23T21:04:00Z">
        <w:r w:rsidR="00AB7607">
          <w:rPr>
            <w:rFonts w:ascii="Times New Roman" w:hAnsi="Times New Roman" w:cs="Times New Roman"/>
          </w:rPr>
          <w:t xml:space="preserve">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ins>
      <w:ins w:id="1581" w:author="Benton, Deon" w:date="2026-03-23T16:00:00Z" w16du:dateUtc="2026-03-23T21:00:00Z">
        <w:r w:rsidR="00D80739" w:rsidRPr="00D80739">
          <w:rPr>
            <w:rFonts w:ascii="Times New Roman" w:hAnsi="Times New Roman" w:cs="Times New Roman"/>
          </w:rPr>
          <w:t xml:space="preserve">magnitude of </w:t>
        </w:r>
      </w:ins>
      <w:ins w:id="1582"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583" w:author="Benton, Deon" w:date="2026-03-23T16:04:00Z" w16du:dateUtc="2026-03-23T21:04:00Z">
        <w:r w:rsidR="00AB7607">
          <w:rPr>
            <w:rFonts w:ascii="Times New Roman" w:hAnsi="Times New Roman" w:cs="Times New Roman"/>
          </w:rPr>
          <w:t xml:space="preserve"> as a measure of the network’s expectation for a given event</w:t>
        </w:r>
      </w:ins>
      <w:ins w:id="1584" w:author="Benton, Deon" w:date="2026-03-23T16:05:00Z" w16du:dateUtc="2026-03-23T21:05:00Z">
        <w:r w:rsidR="00AB7607">
          <w:rPr>
            <w:rFonts w:ascii="Times New Roman" w:hAnsi="Times New Roman" w:cs="Times New Roman"/>
          </w:rPr>
          <w:t xml:space="preserve">—greater activation </w:t>
        </w:r>
        <w:r w:rsidR="00AB7607">
          <w:rPr>
            <w:rFonts w:ascii="Times New Roman" w:hAnsi="Times New Roman" w:cs="Times New Roman"/>
          </w:rPr>
          <w:lastRenderedPageBreak/>
          <w:t xml:space="preserve">denoted a stronger expectation. </w:t>
        </w:r>
      </w:ins>
      <w:ins w:id="1585" w:author="Benton, Deon" w:date="2026-03-23T16:00:00Z" w16du:dateUtc="2026-03-23T21:00:00Z">
        <w:r w:rsidR="00D80739" w:rsidRPr="00D80739">
          <w:rPr>
            <w:rFonts w:ascii="Times New Roman" w:hAnsi="Times New Roman" w:cs="Times New Roman"/>
          </w:rPr>
          <w:t xml:space="preserve"> </w:t>
        </w:r>
      </w:ins>
      <w:ins w:id="1586"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587" w:author="Benton, Deon" w:date="2026-03-23T16:10:00Z" w16du:dateUtc="2026-03-23T21:10:00Z">
        <w:r w:rsidR="00AD7AE3">
          <w:rPr>
            <w:rFonts w:ascii="Times New Roman" w:hAnsi="Times New Roman" w:cs="Times New Roman"/>
          </w:rPr>
          <w:t xml:space="preserve"> time</w:t>
        </w:r>
      </w:ins>
      <w:ins w:id="1588" w:author="Benton, Deon" w:date="2026-03-23T16:11:00Z" w16du:dateUtc="2026-03-23T21:11:00Z">
        <w:r w:rsidR="00AD7AE3">
          <w:rPr>
            <w:rFonts w:ascii="Times New Roman" w:hAnsi="Times New Roman" w:cs="Times New Roman"/>
          </w:rPr>
          <w:t xml:space="preserve"> rather than expectation</w:t>
        </w:r>
      </w:ins>
      <w:ins w:id="1589" w:author="Benton, Deon" w:date="2026-03-23T16:10:00Z" w16du:dateUtc="2026-03-23T21:10:00Z">
        <w:r w:rsidR="00AD7AE3">
          <w:rPr>
            <w:rFonts w:ascii="Times New Roman" w:hAnsi="Times New Roman" w:cs="Times New Roman"/>
          </w:rPr>
          <w:t xml:space="preserve">,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w:t>
        </w:r>
      </w:ins>
      <w:ins w:id="1590" w:author="Benton, Deon" w:date="2026-03-23T16:11:00Z" w16du:dateUtc="2026-03-23T21:11:00Z">
        <w:r w:rsidR="00AD7AE3">
          <w:rPr>
            <w:rFonts w:ascii="Times New Roman" w:hAnsi="Times New Roman" w:cs="Times New Roman"/>
          </w:rPr>
          <w:t xml:space="preserve">values such that </w:t>
        </w:r>
      </w:ins>
      <w:ins w:id="1591" w:author="Benton, Deon" w:date="2026-03-23T16:00:00Z" w16du:dateUtc="2026-03-23T21:00:00Z">
        <w:r w:rsidR="00D80739" w:rsidRPr="00D80739">
          <w:rPr>
            <w:rFonts w:ascii="Times New Roman" w:hAnsi="Times New Roman" w:cs="Times New Roman"/>
          </w:rPr>
          <w:t xml:space="preserve">lower activation (weaker </w:t>
        </w:r>
      </w:ins>
      <w:ins w:id="1592" w:author="Benton, Deon" w:date="2026-03-23T16:11:00Z" w16du:dateUtc="2026-03-23T21:11:00Z">
        <w:r w:rsidR="00AD7AE3">
          <w:rPr>
            <w:rFonts w:ascii="Times New Roman" w:hAnsi="Times New Roman" w:cs="Times New Roman"/>
          </w:rPr>
          <w:t>expectation</w:t>
        </w:r>
      </w:ins>
      <w:ins w:id="1593" w:author="Benton, Deon" w:date="2026-03-23T16:00:00Z" w16du:dateUtc="2026-03-23T21:00:00Z">
        <w:r w:rsidR="00D80739" w:rsidRPr="00D80739">
          <w:rPr>
            <w:rFonts w:ascii="Times New Roman" w:hAnsi="Times New Roman" w:cs="Times New Roman"/>
          </w:rPr>
          <w:t>) corresponded to longer looking times and higher activation (</w:t>
        </w:r>
      </w:ins>
      <w:ins w:id="1594" w:author="Benton, Deon" w:date="2026-03-23T16:11:00Z" w16du:dateUtc="2026-03-23T21:11:00Z">
        <w:r w:rsidR="00AD7AE3">
          <w:rPr>
            <w:rFonts w:ascii="Times New Roman" w:hAnsi="Times New Roman" w:cs="Times New Roman"/>
          </w:rPr>
          <w:t>stronger expectation</w:t>
        </w:r>
      </w:ins>
      <w:ins w:id="1595" w:author="Benton, Deon" w:date="2026-03-23T16:00:00Z" w16du:dateUtc="2026-03-23T21:00:00Z">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ins>
      <w:ins w:id="1596" w:author="Benton, Deon" w:date="2026-03-23T16:11:00Z" w16du:dateUtc="2026-03-23T21:11:00Z">
        <w:r w:rsidR="00AD7AE3">
          <w:rPr>
            <w:rFonts w:ascii="Times New Roman" w:hAnsi="Times New Roman" w:cs="Times New Roman"/>
          </w:rPr>
          <w:t xml:space="preserve"> </w:t>
        </w:r>
      </w:ins>
      <w:ins w:id="1597" w:author="Benton, Deon" w:date="2026-03-23T16:16:00Z" w16du:dateUtc="2026-03-23T21:16:00Z">
        <w:r w:rsidR="0027661B">
          <w:rPr>
            <w:rFonts w:ascii="Times New Roman" w:hAnsi="Times New Roman" w:cs="Times New Roman"/>
          </w:rPr>
          <w:t>Because the exact nature of this r</w:t>
        </w:r>
      </w:ins>
      <w:ins w:id="1598" w:author="Benton, Deon" w:date="2026-03-23T16:12:00Z" w16du:dateUtc="2026-03-23T21:12:00Z">
        <w:r w:rsidR="00AD7AE3">
          <w:rPr>
            <w:rFonts w:ascii="Times New Roman" w:hAnsi="Times New Roman" w:cs="Times New Roman"/>
          </w:rPr>
          <w:t xml:space="preserve">escaling was </w:t>
        </w:r>
      </w:ins>
      <w:ins w:id="1599" w:author="Benton, Deon" w:date="2026-03-23T16:17:00Z" w16du:dateUtc="2026-03-23T21:17:00Z">
        <w:r w:rsidR="0027661B">
          <w:rPr>
            <w:rFonts w:ascii="Times New Roman" w:hAnsi="Times New Roman" w:cs="Times New Roman"/>
          </w:rPr>
          <w:t>not specified</w:t>
        </w:r>
      </w:ins>
      <w:ins w:id="1600" w:author="Benton, Deon" w:date="2026-03-23T16:12:00Z" w16du:dateUtc="2026-03-23T21:12:00Z">
        <w:r w:rsidR="00AD7AE3">
          <w:rPr>
            <w:rFonts w:ascii="Times New Roman" w:hAnsi="Times New Roman" w:cs="Times New Roman"/>
          </w:rPr>
          <w:t>, i</w:t>
        </w:r>
      </w:ins>
      <w:ins w:id="1601"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602" w:author="Benton, Deon" w:date="2026-03-23T16:12:00Z" w16du:dateUtc="2026-03-23T21:12:00Z">
        <w:r w:rsidR="00FE7098">
          <w:rPr>
            <w:rFonts w:ascii="Times New Roman" w:hAnsi="Times New Roman" w:cs="Times New Roman"/>
          </w:rPr>
          <w:t xml:space="preserve"> in which</w:t>
        </w:r>
      </w:ins>
      <w:ins w:id="1603"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604" w:author="Benton, Deon" w:date="2026-03-23T16:14:00Z" w16du:dateUtc="2026-03-23T21:14:00Z">
        <w:r w:rsidR="005217F5">
          <w:rPr>
            <w:rFonts w:ascii="Times New Roman" w:hAnsi="Times New Roman" w:cs="Times New Roman"/>
          </w:rPr>
          <w:t xml:space="preserve">lthough the mathematical transformation used here differed from that </w:t>
        </w:r>
      </w:ins>
      <w:ins w:id="1605" w:author="Benton, Deon" w:date="2026-03-23T16:13:00Z" w16du:dateUtc="2026-03-23T21:13:00Z">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w:t>
        </w:r>
      </w:ins>
      <w:ins w:id="1606"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607" w:author="Benton, Deon" w:date="2026-03-23T16:17:00Z" w16du:dateUtc="2026-03-23T21:17:00Z">
        <w:r w:rsidR="0027661B">
          <w:rPr>
            <w:rFonts w:ascii="Times New Roman" w:hAnsi="Times New Roman" w:cs="Times New Roman"/>
          </w:rPr>
          <w:t>interpretation of</w:t>
        </w:r>
      </w:ins>
      <w:ins w:id="1608" w:author="Benton, Deon" w:date="2026-03-23T16:14:00Z" w16du:dateUtc="2026-03-23T21:14:00Z">
        <w:r w:rsidR="005217F5">
          <w:rPr>
            <w:rFonts w:ascii="Times New Roman" w:hAnsi="Times New Roman" w:cs="Times New Roman"/>
          </w:rPr>
          <w:t xml:space="preserve"> the mapping betwe</w:t>
        </w:r>
      </w:ins>
      <w:ins w:id="1609" w:author="Benton, Deon" w:date="2026-03-23T16:15:00Z" w16du:dateUtc="2026-03-23T21:15:00Z">
        <w:r w:rsidR="005217F5">
          <w:rPr>
            <w:rFonts w:ascii="Times New Roman" w:hAnsi="Times New Roman" w:cs="Times New Roman"/>
          </w:rPr>
          <w:t xml:space="preserve">en </w:t>
        </w:r>
      </w:ins>
      <w:ins w:id="1610" w:author="Benton, Deon" w:date="2026-03-23T16:17:00Z" w16du:dateUtc="2026-03-23T21:17:00Z">
        <w:r w:rsidR="0027661B">
          <w:rPr>
            <w:rFonts w:ascii="Times New Roman" w:hAnsi="Times New Roman" w:cs="Times New Roman"/>
          </w:rPr>
          <w:t>activation and looking time</w:t>
        </w:r>
      </w:ins>
      <w:ins w:id="1611"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612" w:author="Benton, Deon" w:date="2026-03-23T16:00:00Z" w16du:dateUtc="2026-03-23T21:00:00Z">
        <w:r w:rsidR="00D80739" w:rsidRPr="00D80739">
          <w:rPr>
            <w:rFonts w:ascii="Times New Roman" w:hAnsi="Times New Roman" w:cs="Times New Roman"/>
          </w:rPr>
          <w:t xml:space="preserve"> higher</w:t>
        </w:r>
      </w:ins>
      <w:ins w:id="1613" w:author="Benton, Deon" w:date="2026-03-23T16:15:00Z" w16du:dateUtc="2026-03-23T21:15:00Z">
        <w:r w:rsidR="005217F5">
          <w:rPr>
            <w:rFonts w:ascii="Times New Roman" w:hAnsi="Times New Roman" w:cs="Times New Roman"/>
          </w:rPr>
          <w:t xml:space="preserve"> activation</w:t>
        </w:r>
      </w:ins>
      <w:ins w:id="1614" w:author="Benton, Deon" w:date="2026-03-23T16:00:00Z" w16du:dateUtc="2026-03-23T21:00:00Z">
        <w:r w:rsidR="00D80739" w:rsidRPr="00D80739">
          <w:rPr>
            <w:rFonts w:ascii="Times New Roman" w:hAnsi="Times New Roman" w:cs="Times New Roman"/>
          </w:rPr>
          <w:t xml:space="preserve"> values </w:t>
        </w:r>
      </w:ins>
      <w:ins w:id="1615" w:author="Benton, Deon" w:date="2026-03-23T16:15:00Z" w16du:dateUtc="2026-03-23T21:15:00Z">
        <w:r w:rsidR="005217F5">
          <w:rPr>
            <w:rFonts w:ascii="Times New Roman" w:hAnsi="Times New Roman" w:cs="Times New Roman"/>
          </w:rPr>
          <w:t xml:space="preserve">on this </w:t>
        </w:r>
      </w:ins>
      <w:ins w:id="1616" w:author="Benton, Deon" w:date="2026-03-23T16:17:00Z" w16du:dateUtc="2026-03-23T21:17:00Z">
        <w:r w:rsidR="007A7E19">
          <w:rPr>
            <w:rFonts w:ascii="Times New Roman" w:hAnsi="Times New Roman" w:cs="Times New Roman"/>
          </w:rPr>
          <w:t xml:space="preserve">transformed </w:t>
        </w:r>
      </w:ins>
      <w:ins w:id="1617"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618" w:author="Benton, Deon" w:date="2026-02-25T13:09:00Z" w16du:dateUtc="2026-02-25T19:09:00Z">
        <w:r w:rsidR="001F704D">
          <w:rPr>
            <w:rFonts w:ascii="Times New Roman" w:hAnsi="Times New Roman" w:cs="Times New Roman"/>
          </w:rPr>
          <w:t>a connectionist model</w:t>
        </w:r>
      </w:ins>
      <w:ins w:id="1619" w:author="Benton, Deon" w:date="2026-02-25T12:33:00Z" w16du:dateUtc="2026-02-25T18:33:00Z">
        <w:r w:rsidR="00840921">
          <w:rPr>
            <w:rFonts w:ascii="Times New Roman" w:hAnsi="Times New Roman" w:cs="Times New Roman"/>
          </w:rPr>
          <w:t xml:space="preserve"> that combined an </w:t>
        </w:r>
      </w:ins>
      <w:ins w:id="1620" w:author="Benton, Deon" w:date="2026-02-25T12:35:00Z" w16du:dateUtc="2026-02-25T18:35:00Z">
        <w:r w:rsidR="00181ADB">
          <w:rPr>
            <w:rFonts w:ascii="Times New Roman" w:hAnsi="Times New Roman" w:cs="Times New Roman"/>
          </w:rPr>
          <w:t>autoencoder</w:t>
        </w:r>
      </w:ins>
      <w:ins w:id="1621" w:author="Benton, Deon" w:date="2026-02-25T12:33:00Z" w16du:dateUtc="2026-02-25T18:33:00Z">
        <w:r w:rsidR="00840921">
          <w:rPr>
            <w:rFonts w:ascii="Times New Roman" w:hAnsi="Times New Roman" w:cs="Times New Roman"/>
          </w:rPr>
          <w:t xml:space="preserve"> (e.g., Mareschal et al., 2000) with a simple</w:t>
        </w:r>
      </w:ins>
      <w:ins w:id="1622" w:author="Benton, Deon" w:date="2026-02-25T12:34:00Z" w16du:dateUtc="2026-02-25T18:34:00Z">
        <w:r w:rsidR="00840921">
          <w:rPr>
            <w:rFonts w:ascii="Times New Roman" w:hAnsi="Times New Roman" w:cs="Times New Roman"/>
          </w:rPr>
          <w:t xml:space="preserve"> recurrent network (</w:t>
        </w:r>
      </w:ins>
      <w:ins w:id="1623" w:author="Benton, Deon" w:date="2026-02-25T12:44:00Z" w16du:dateUtc="2026-02-25T18:44:00Z">
        <w:r w:rsidR="006B0C8E">
          <w:rPr>
            <w:rFonts w:ascii="Times New Roman" w:hAnsi="Times New Roman" w:cs="Times New Roman"/>
          </w:rPr>
          <w:t xml:space="preserve">i.e., an </w:t>
        </w:r>
      </w:ins>
      <w:ins w:id="1624" w:author="Benton, Deon" w:date="2026-02-25T12:36:00Z" w16du:dateUtc="2026-02-25T18:36:00Z">
        <w:r w:rsidR="00181ADB">
          <w:rPr>
            <w:rFonts w:ascii="Times New Roman" w:hAnsi="Times New Roman" w:cs="Times New Roman"/>
          </w:rPr>
          <w:t xml:space="preserve">SRN; </w:t>
        </w:r>
      </w:ins>
      <w:ins w:id="1625"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626" w:author="Benton, Deon" w:date="2026-03-20T11:02:00Z" w16du:dateUtc="2026-03-20T16:02:00Z">
        <w:r w:rsidR="003A78A1">
          <w:rPr>
            <w:rFonts w:ascii="Times New Roman" w:hAnsi="Times New Roman" w:cs="Times New Roman"/>
          </w:rPr>
          <w:t>Autoencoders are artificial neural networks that</w:t>
        </w:r>
      </w:ins>
      <w:ins w:id="1627" w:author="Benton, Deon" w:date="2026-02-25T12:34:00Z" w16du:dateUtc="2026-02-25T18:34:00Z">
        <w:r w:rsidR="00840921">
          <w:rPr>
            <w:rFonts w:ascii="Times New Roman" w:hAnsi="Times New Roman" w:cs="Times New Roman"/>
          </w:rPr>
          <w:t xml:space="preserve"> </w:t>
        </w:r>
      </w:ins>
      <w:ins w:id="1628" w:author="Benton, Deon" w:date="2026-02-25T12:35:00Z" w16du:dateUtc="2026-02-25T18:35:00Z">
        <w:r w:rsidR="00840921">
          <w:rPr>
            <w:rFonts w:ascii="Times New Roman" w:hAnsi="Times New Roman" w:cs="Times New Roman"/>
          </w:rPr>
          <w:t>learn a compact</w:t>
        </w:r>
      </w:ins>
      <w:ins w:id="1629" w:author="Benton, Deon" w:date="2026-03-20T11:03:00Z" w16du:dateUtc="2026-03-20T16:03:00Z">
        <w:r w:rsidR="003A78A1">
          <w:rPr>
            <w:rFonts w:ascii="Times New Roman" w:hAnsi="Times New Roman" w:cs="Times New Roman"/>
          </w:rPr>
          <w:t xml:space="preserve"> internal</w:t>
        </w:r>
      </w:ins>
      <w:ins w:id="1630" w:author="Benton, Deon" w:date="2026-02-25T12:35:00Z" w16du:dateUtc="2026-02-25T18:35:00Z">
        <w:r w:rsidR="00840921">
          <w:rPr>
            <w:rFonts w:ascii="Times New Roman" w:hAnsi="Times New Roman" w:cs="Times New Roman"/>
          </w:rPr>
          <w:t xml:space="preserve"> representation</w:t>
        </w:r>
      </w:ins>
      <w:ins w:id="1631" w:author="Benton, Deon" w:date="2026-03-20T11:03:00Z" w16du:dateUtc="2026-03-20T16:03:00Z">
        <w:r w:rsidR="003A78A1">
          <w:rPr>
            <w:rFonts w:ascii="Times New Roman" w:hAnsi="Times New Roman" w:cs="Times New Roman"/>
          </w:rPr>
          <w:t xml:space="preserve"> at the hidden layer</w:t>
        </w:r>
      </w:ins>
      <w:ins w:id="1632" w:author="Benton, Deon" w:date="2026-02-25T12:35:00Z" w16du:dateUtc="2026-02-25T18:35:00Z">
        <w:r w:rsidR="00840921">
          <w:rPr>
            <w:rFonts w:ascii="Times New Roman" w:hAnsi="Times New Roman" w:cs="Times New Roman"/>
          </w:rPr>
          <w:t xml:space="preserve"> </w:t>
        </w:r>
      </w:ins>
      <w:ins w:id="1633" w:author="Benton, Deon" w:date="2026-03-20T11:03:00Z" w16du:dateUtc="2026-03-20T16:03:00Z">
        <w:r w:rsidR="003A78A1">
          <w:rPr>
            <w:rFonts w:ascii="Times New Roman" w:hAnsi="Times New Roman" w:cs="Times New Roman"/>
          </w:rPr>
          <w:t>that is</w:t>
        </w:r>
      </w:ins>
      <w:ins w:id="1634" w:author="Benton, Deon" w:date="2026-02-25T12:35:00Z" w16du:dateUtc="2026-02-25T18:35:00Z">
        <w:r w:rsidR="00840921">
          <w:rPr>
            <w:rFonts w:ascii="Times New Roman" w:hAnsi="Times New Roman" w:cs="Times New Roman"/>
          </w:rPr>
          <w:t xml:space="preserve"> sufficient to reproduce </w:t>
        </w:r>
      </w:ins>
      <w:ins w:id="1635" w:author="Benton, Deon" w:date="2026-03-20T11:03:00Z" w16du:dateUtc="2026-03-20T16:03:00Z">
        <w:r w:rsidR="003A78A1">
          <w:rPr>
            <w:rFonts w:ascii="Times New Roman" w:hAnsi="Times New Roman" w:cs="Times New Roman"/>
          </w:rPr>
          <w:t>input presented to the model</w:t>
        </w:r>
      </w:ins>
      <w:ins w:id="1636" w:author="Benton, Deon" w:date="2026-02-25T12:35:00Z" w16du:dateUtc="2026-02-25T18:35:00Z">
        <w:r w:rsidR="00840921">
          <w:rPr>
            <w:rFonts w:ascii="Times New Roman" w:hAnsi="Times New Roman" w:cs="Times New Roman"/>
          </w:rPr>
          <w:t xml:space="preserve"> at the output layer</w:t>
        </w:r>
      </w:ins>
      <w:ins w:id="1637" w:author="Benton, Deon" w:date="2026-03-20T11:06:00Z" w16du:dateUtc="2026-03-20T16:06:00Z">
        <w:r w:rsidR="005D3A58">
          <w:rPr>
            <w:rFonts w:ascii="Times New Roman" w:hAnsi="Times New Roman" w:cs="Times New Roman"/>
          </w:rPr>
          <w:t xml:space="preserve">. This kind of model was chosen because the form of learning that </w:t>
        </w:r>
      </w:ins>
      <w:ins w:id="1638" w:author="Benton, Deon" w:date="2026-03-20T11:07:00Z" w16du:dateUtc="2026-03-20T16:07:00Z">
        <w:r w:rsidR="000F4A8C">
          <w:rPr>
            <w:rFonts w:ascii="Times New Roman" w:hAnsi="Times New Roman" w:cs="Times New Roman"/>
          </w:rPr>
          <w:t>it employs</w:t>
        </w:r>
      </w:ins>
      <w:ins w:id="1639" w:author="Benton, Deon" w:date="2026-03-20T11:06:00Z" w16du:dateUtc="2026-03-20T16:06:00Z">
        <w:r w:rsidR="005D3A58">
          <w:rPr>
            <w:rFonts w:ascii="Times New Roman" w:hAnsi="Times New Roman" w:cs="Times New Roman"/>
          </w:rPr>
          <w:t xml:space="preserve">—namely, </w:t>
        </w:r>
      </w:ins>
      <w:ins w:id="1640" w:author="Benton, Deon" w:date="2026-03-20T11:13:00Z" w16du:dateUtc="2026-03-20T16:13:00Z">
        <w:r w:rsidR="001D25EC">
          <w:rPr>
            <w:rFonts w:ascii="Times New Roman" w:hAnsi="Times New Roman" w:cs="Times New Roman"/>
          </w:rPr>
          <w:t xml:space="preserve">self-supervised learning </w:t>
        </w:r>
      </w:ins>
      <w:ins w:id="1641" w:author="Benton, Deon" w:date="2026-03-20T11:14:00Z" w16du:dateUtc="2026-03-20T16:14:00Z">
        <w:r w:rsidR="001D25EC">
          <w:rPr>
            <w:rFonts w:ascii="Times New Roman" w:hAnsi="Times New Roman" w:cs="Times New Roman"/>
          </w:rPr>
          <w:t xml:space="preserve">that is </w:t>
        </w:r>
      </w:ins>
      <w:ins w:id="1642" w:author="Benton, Deon" w:date="2026-03-20T11:08:00Z" w16du:dateUtc="2026-03-20T16:08:00Z">
        <w:r w:rsidR="000F4A8C">
          <w:rPr>
            <w:rFonts w:ascii="Times New Roman" w:hAnsi="Times New Roman" w:cs="Times New Roman"/>
          </w:rPr>
          <w:t xml:space="preserve">input-driven </w:t>
        </w:r>
      </w:ins>
      <w:ins w:id="1643" w:author="Benton, Deon" w:date="2026-03-20T11:14:00Z" w16du:dateUtc="2026-03-20T16:14:00Z">
        <w:r w:rsidR="001D25EC">
          <w:rPr>
            <w:rFonts w:ascii="Times New Roman" w:hAnsi="Times New Roman" w:cs="Times New Roman"/>
          </w:rPr>
          <w:t xml:space="preserve">rather than driven by </w:t>
        </w:r>
      </w:ins>
      <w:ins w:id="1644" w:author="Benton, Deon" w:date="2026-03-20T11:08:00Z" w16du:dateUtc="2026-03-20T16:08:00Z">
        <w:r w:rsidR="000F4A8C">
          <w:rPr>
            <w:rFonts w:ascii="Times New Roman" w:hAnsi="Times New Roman" w:cs="Times New Roman"/>
          </w:rPr>
          <w:t>an explicit teaching signal—</w:t>
        </w:r>
      </w:ins>
      <w:ins w:id="1645" w:author="Benton, Deon" w:date="2026-03-20T11:07:00Z" w16du:dateUtc="2026-03-20T16:07:00Z">
        <w:r w:rsidR="000F4A8C">
          <w:rPr>
            <w:rFonts w:ascii="Times New Roman" w:hAnsi="Times New Roman" w:cs="Times New Roman"/>
          </w:rPr>
          <w:t xml:space="preserve">aligns with </w:t>
        </w:r>
      </w:ins>
      <w:ins w:id="1646" w:author="Benton, Deon" w:date="2026-03-20T11:08:00Z" w16du:dateUtc="2026-03-20T16:08:00Z">
        <w:r w:rsidR="000F4A8C">
          <w:rPr>
            <w:rFonts w:ascii="Times New Roman" w:hAnsi="Times New Roman" w:cs="Times New Roman"/>
          </w:rPr>
          <w:t>prominent theories of</w:t>
        </w:r>
      </w:ins>
      <w:ins w:id="1647" w:author="Benton, Deon" w:date="2026-03-20T11:07:00Z" w16du:dateUtc="2026-03-20T16:07:00Z">
        <w:r w:rsidR="000F4A8C">
          <w:rPr>
            <w:rFonts w:ascii="Times New Roman" w:hAnsi="Times New Roman" w:cs="Times New Roman"/>
          </w:rPr>
          <w:t xml:space="preserve"> how infants </w:t>
        </w:r>
      </w:ins>
      <w:ins w:id="1648" w:author="Benton, Deon" w:date="2026-03-20T11:10:00Z" w16du:dateUtc="2026-03-20T16:10:00Z">
        <w:r w:rsidR="006510CD">
          <w:rPr>
            <w:rFonts w:ascii="Times New Roman" w:hAnsi="Times New Roman" w:cs="Times New Roman"/>
          </w:rPr>
          <w:t>learn</w:t>
        </w:r>
      </w:ins>
      <w:ins w:id="1649" w:author="Benton, Deon" w:date="2026-03-20T11:12:00Z" w16du:dateUtc="2026-03-20T16:12:00Z">
        <w:r w:rsidR="00B2137D">
          <w:rPr>
            <w:rFonts w:ascii="Times New Roman" w:hAnsi="Times New Roman" w:cs="Times New Roman"/>
          </w:rPr>
          <w:t xml:space="preserve"> (e.g., Jeffrey &amp; Cohen, </w:t>
        </w:r>
      </w:ins>
      <w:ins w:id="1650" w:author="Benton, Deon" w:date="2026-03-20T11:13:00Z" w16du:dateUtc="2026-03-20T16:13:00Z">
        <w:r w:rsidR="00B2137D">
          <w:rPr>
            <w:rFonts w:ascii="Times New Roman" w:hAnsi="Times New Roman" w:cs="Times New Roman"/>
          </w:rPr>
          <w:t xml:space="preserve">1971; </w:t>
        </w:r>
      </w:ins>
      <w:ins w:id="1651" w:author="Benton, Deon" w:date="2026-03-20T11:12:00Z" w16du:dateUtc="2026-03-20T16:12:00Z">
        <w:r w:rsidR="00B2137D">
          <w:rPr>
            <w:rFonts w:ascii="Times New Roman" w:hAnsi="Times New Roman" w:cs="Times New Roman"/>
          </w:rPr>
          <w:t>Sokolov, 1963)</w:t>
        </w:r>
      </w:ins>
      <w:ins w:id="1652" w:author="Benton, Deon" w:date="2026-03-20T11:07:00Z" w16du:dateUtc="2026-03-20T16:07:00Z">
        <w:r w:rsidR="000F4A8C">
          <w:rPr>
            <w:rFonts w:ascii="Times New Roman" w:hAnsi="Times New Roman" w:cs="Times New Roman"/>
          </w:rPr>
          <w:t xml:space="preserve">. </w:t>
        </w:r>
      </w:ins>
      <w:ins w:id="1653" w:author="Benton, Deon" w:date="2026-02-25T12:36:00Z" w16du:dateUtc="2026-02-25T18:36:00Z">
        <w:r w:rsidR="00181ADB">
          <w:rPr>
            <w:rFonts w:ascii="Times New Roman" w:hAnsi="Times New Roman" w:cs="Times New Roman"/>
          </w:rPr>
          <w:t>In contrast, the task of the</w:t>
        </w:r>
      </w:ins>
      <w:ins w:id="1654" w:author="Benton, Deon" w:date="2026-02-25T12:37:00Z" w16du:dateUtc="2026-02-25T18:37:00Z">
        <w:r w:rsidR="00181ADB">
          <w:rPr>
            <w:rFonts w:ascii="Times New Roman" w:hAnsi="Times New Roman" w:cs="Times New Roman"/>
          </w:rPr>
          <w:t xml:space="preserve"> SRN was to predict </w:t>
        </w:r>
      </w:ins>
      <w:ins w:id="1655" w:author="Benton, Deon" w:date="2026-02-25T12:38:00Z" w16du:dateUtc="2026-02-25T18:38:00Z">
        <w:r w:rsidR="00BA4C0B">
          <w:rPr>
            <w:rFonts w:ascii="Times New Roman" w:hAnsi="Times New Roman" w:cs="Times New Roman"/>
          </w:rPr>
          <w:t>an object’s position at the next time point given its current position.</w:t>
        </w:r>
      </w:ins>
      <w:ins w:id="1656" w:author="Benton, Deon" w:date="2026-02-25T12:44:00Z" w16du:dateUtc="2026-02-25T18:44:00Z">
        <w:r w:rsidR="00226F49">
          <w:rPr>
            <w:rFonts w:ascii="Times New Roman" w:hAnsi="Times New Roman" w:cs="Times New Roman"/>
          </w:rPr>
          <w:t xml:space="preserve"> </w:t>
        </w:r>
      </w:ins>
      <w:ins w:id="1657" w:author="Benton, Deon" w:date="2026-03-20T11:13:00Z" w16du:dateUtc="2026-03-20T16:13:00Z">
        <w:r w:rsidR="00B2137D">
          <w:rPr>
            <w:rFonts w:ascii="Times New Roman" w:hAnsi="Times New Roman" w:cs="Times New Roman"/>
          </w:rPr>
          <w:t xml:space="preserve">However, like an autoencoder, SRNs </w:t>
        </w:r>
      </w:ins>
      <w:ins w:id="1658" w:author="Benton, Deon" w:date="2026-03-20T11:14:00Z" w16du:dateUtc="2026-03-20T16:14:00Z">
        <w:r w:rsidR="001D25EC">
          <w:rPr>
            <w:rFonts w:ascii="Times New Roman" w:hAnsi="Times New Roman" w:cs="Times New Roman"/>
          </w:rPr>
          <w:t>rely on self-supervised learning</w:t>
        </w:r>
      </w:ins>
      <w:ins w:id="1659" w:author="Benton, Deon" w:date="2026-03-20T11:16:00Z" w16du:dateUtc="2026-03-20T16:16:00Z">
        <w:r w:rsidR="00EE2F59">
          <w:rPr>
            <w:rFonts w:ascii="Times New Roman" w:hAnsi="Times New Roman" w:cs="Times New Roman"/>
          </w:rPr>
          <w:t>. Specifically, in an SRN,</w:t>
        </w:r>
      </w:ins>
      <w:ins w:id="1660" w:author="Benton, Deon" w:date="2026-03-20T11:14:00Z" w16du:dateUtc="2026-03-20T16:14:00Z">
        <w:r w:rsidR="001D25EC">
          <w:rPr>
            <w:rFonts w:ascii="Times New Roman" w:hAnsi="Times New Roman" w:cs="Times New Roman"/>
          </w:rPr>
          <w:t xml:space="preserve"> the error sign</w:t>
        </w:r>
      </w:ins>
      <w:ins w:id="1661" w:author="Benton, Deon" w:date="2026-03-20T11:15:00Z" w16du:dateUtc="2026-03-20T16:15:00Z">
        <w:r w:rsidR="001D25EC">
          <w:rPr>
            <w:rFonts w:ascii="Times New Roman" w:hAnsi="Times New Roman" w:cs="Times New Roman"/>
          </w:rPr>
          <w:t xml:space="preserve">al used to update </w:t>
        </w:r>
      </w:ins>
      <w:ins w:id="1662" w:author="Benton, Deon" w:date="2026-03-20T11:17:00Z" w16du:dateUtc="2026-03-20T16:17:00Z">
        <w:r w:rsidR="009D3ED5">
          <w:rPr>
            <w:rFonts w:ascii="Times New Roman" w:hAnsi="Times New Roman" w:cs="Times New Roman"/>
          </w:rPr>
          <w:t>the weights in the network</w:t>
        </w:r>
      </w:ins>
      <w:ins w:id="1663" w:author="Benton, Deon" w:date="2026-03-20T11:16:00Z" w16du:dateUtc="2026-03-20T16:16:00Z">
        <w:r w:rsidR="00EE2F59">
          <w:rPr>
            <w:rFonts w:ascii="Times New Roman" w:hAnsi="Times New Roman" w:cs="Times New Roman"/>
          </w:rPr>
          <w:t xml:space="preserve"> comes</w:t>
        </w:r>
      </w:ins>
      <w:ins w:id="1664" w:author="Benton, Deon" w:date="2026-03-20T11:15:00Z" w16du:dateUtc="2026-03-20T16:15:00Z">
        <w:r w:rsidR="001D25EC">
          <w:rPr>
            <w:rFonts w:ascii="Times New Roman" w:hAnsi="Times New Roman" w:cs="Times New Roman"/>
          </w:rPr>
          <w:t xml:space="preserve"> from the input itself</w:t>
        </w:r>
      </w:ins>
      <w:ins w:id="1665" w:author="Benton, Deon" w:date="2026-03-20T11:17:00Z" w16du:dateUtc="2026-03-20T16:17:00Z">
        <w:r w:rsidR="009D3ED5">
          <w:rPr>
            <w:rFonts w:ascii="Times New Roman" w:hAnsi="Times New Roman" w:cs="Times New Roman"/>
          </w:rPr>
          <w:t xml:space="preserve">. </w:t>
        </w:r>
      </w:ins>
      <w:ins w:id="1666" w:author="Benton, Deon" w:date="2026-02-25T12:44:00Z" w16du:dateUtc="2026-02-25T18:44:00Z">
        <w:r w:rsidR="00226F49">
          <w:rPr>
            <w:rFonts w:ascii="Times New Roman" w:hAnsi="Times New Roman" w:cs="Times New Roman"/>
          </w:rPr>
          <w:t xml:space="preserve">An SRN was </w:t>
        </w:r>
      </w:ins>
      <w:ins w:id="1667" w:author="Benton, Deon" w:date="2026-03-20T11:16:00Z" w16du:dateUtc="2026-03-20T16:16:00Z">
        <w:r w:rsidR="00F95E83">
          <w:rPr>
            <w:rFonts w:ascii="Times New Roman" w:hAnsi="Times New Roman" w:cs="Times New Roman"/>
          </w:rPr>
          <w:t xml:space="preserve">also used </w:t>
        </w:r>
      </w:ins>
      <w:ins w:id="1668" w:author="Benton, Deon" w:date="2026-02-25T12:44:00Z" w16du:dateUtc="2026-02-25T18:44:00Z">
        <w:r w:rsidR="00226F49">
          <w:rPr>
            <w:rFonts w:ascii="Times New Roman" w:hAnsi="Times New Roman" w:cs="Times New Roman"/>
          </w:rPr>
          <w:t xml:space="preserve">because encoding </w:t>
        </w:r>
      </w:ins>
      <w:ins w:id="1669" w:author="Benton, Deon" w:date="2026-03-20T11:18:00Z" w16du:dateUtc="2026-03-20T16:18:00Z">
        <w:r w:rsidR="006166F1">
          <w:rPr>
            <w:rFonts w:ascii="Times New Roman" w:hAnsi="Times New Roman" w:cs="Times New Roman"/>
          </w:rPr>
          <w:t>actions</w:t>
        </w:r>
      </w:ins>
      <w:ins w:id="1670"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671" w:author="Benton, Deon" w:date="2026-03-20T11:18:00Z" w16du:dateUtc="2026-03-20T16:18:00Z">
        <w:r w:rsidR="006166F1">
          <w:rPr>
            <w:rFonts w:ascii="Times New Roman" w:hAnsi="Times New Roman" w:cs="Times New Roman"/>
          </w:rPr>
          <w:t>the kinematics comprising them</w:t>
        </w:r>
      </w:ins>
      <w:ins w:id="1672" w:author="Benton, Deon" w:date="2026-02-25T12:44:00Z" w16du:dateUtc="2026-02-25T18:44:00Z">
        <w:r w:rsidR="006B0C8E">
          <w:rPr>
            <w:rFonts w:ascii="Times New Roman" w:hAnsi="Times New Roman" w:cs="Times New Roman"/>
          </w:rPr>
          <w:t xml:space="preserve"> unfold over time.</w:t>
        </w:r>
      </w:ins>
      <w:ins w:id="1673"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43A9F46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167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675" w:author="Benton, Deon" w:date="2026-02-25T13:01:00Z" w16du:dateUtc="2026-02-25T19:01:00Z">
        <w:r w:rsidR="00CE59AD">
          <w:rPr>
            <w:rFonts w:ascii="Times New Roman" w:hAnsi="Times New Roman" w:cs="Times New Roman"/>
          </w:rPr>
          <w:t>The</w:t>
        </w:r>
      </w:ins>
      <w:ins w:id="1676" w:author="Benton, Deon" w:date="2026-03-20T11:29:00Z" w16du:dateUtc="2026-03-20T16:29:00Z">
        <w:r w:rsidR="00271083">
          <w:rPr>
            <w:rFonts w:ascii="Times New Roman" w:hAnsi="Times New Roman" w:cs="Times New Roman"/>
          </w:rPr>
          <w:t xml:space="preserve"> input an</w:t>
        </w:r>
      </w:ins>
      <w:ins w:id="1677" w:author="Benton, Deon" w:date="2026-03-20T11:30:00Z" w16du:dateUtc="2026-03-20T16:30:00Z">
        <w:r w:rsidR="00271083">
          <w:rPr>
            <w:rFonts w:ascii="Times New Roman" w:hAnsi="Times New Roman" w:cs="Times New Roman"/>
          </w:rPr>
          <w:t>d output layers of the model consisted of the same</w:t>
        </w:r>
      </w:ins>
      <w:ins w:id="1678" w:author="Benton, Deon" w:date="2026-02-25T13:01:00Z" w16du:dateUtc="2026-02-25T19:01:00Z">
        <w:r w:rsidR="00CE59AD">
          <w:rPr>
            <w:rFonts w:ascii="Times New Roman" w:hAnsi="Times New Roman" w:cs="Times New Roman"/>
          </w:rPr>
          <w:t xml:space="preserve"> 11 clusters or groups of units</w:t>
        </w:r>
      </w:ins>
      <w:ins w:id="1679" w:author="Benton, Deon" w:date="2026-02-25T13:03:00Z" w16du:dateUtc="2026-02-25T19:03:00Z">
        <w:r w:rsidR="004C47A9">
          <w:rPr>
            <w:rFonts w:ascii="Times New Roman" w:hAnsi="Times New Roman" w:cs="Times New Roman"/>
          </w:rPr>
          <w:t>, and both layers used a localist</w:t>
        </w:r>
      </w:ins>
      <w:ins w:id="1680" w:author="Benton, Deon" w:date="2026-02-26T13:47:00Z" w16du:dateUtc="2026-02-26T19:47:00Z">
        <w:r w:rsidR="00DA73F5">
          <w:rPr>
            <w:rFonts w:ascii="Times New Roman" w:hAnsi="Times New Roman" w:cs="Times New Roman"/>
          </w:rPr>
          <w:t xml:space="preserve"> or “one-hot”</w:t>
        </w:r>
      </w:ins>
      <w:ins w:id="1681" w:author="Benton, Deon" w:date="2026-02-25T13:03:00Z" w16du:dateUtc="2026-02-25T19:03:00Z">
        <w:r w:rsidR="004C47A9">
          <w:rPr>
            <w:rFonts w:ascii="Times New Roman" w:hAnsi="Times New Roman" w:cs="Times New Roman"/>
          </w:rPr>
          <w:t xml:space="preserve"> coding scheme</w:t>
        </w:r>
      </w:ins>
      <w:ins w:id="1682" w:author="Benton, Deon" w:date="2026-03-20T11:29:00Z" w16du:dateUtc="2026-03-20T16:29:00Z">
        <w:r w:rsidR="00AD2DE0">
          <w:rPr>
            <w:rFonts w:ascii="Times New Roman" w:hAnsi="Times New Roman" w:cs="Times New Roman"/>
          </w:rPr>
          <w:t xml:space="preserve">. </w:t>
        </w:r>
      </w:ins>
      <w:ins w:id="1683" w:author="Benton, Deon" w:date="2026-03-20T11:30:00Z" w16du:dateUtc="2026-03-20T16:30:00Z">
        <w:r w:rsidR="00271083">
          <w:rPr>
            <w:rFonts w:ascii="Times New Roman" w:hAnsi="Times New Roman" w:cs="Times New Roman"/>
          </w:rPr>
          <w:t xml:space="preserve">The </w:t>
        </w:r>
      </w:ins>
      <w:ins w:id="1684" w:author="Benton, Deon" w:date="2026-03-20T11:31:00Z" w16du:dateUtc="2026-03-20T16:31:00Z">
        <w:r w:rsidR="00271083">
          <w:rPr>
            <w:rFonts w:ascii="Times New Roman" w:hAnsi="Times New Roman" w:cs="Times New Roman"/>
          </w:rPr>
          <w:t>main difference</w:t>
        </w:r>
      </w:ins>
      <w:ins w:id="1685" w:author="Benton, Deon" w:date="2026-03-20T11:30:00Z" w16du:dateUtc="2026-03-20T16:30:00Z">
        <w:r w:rsidR="00271083">
          <w:rPr>
            <w:rFonts w:ascii="Times New Roman" w:hAnsi="Times New Roman" w:cs="Times New Roman"/>
          </w:rPr>
          <w:t xml:space="preserve"> between the input and output layers was that </w:t>
        </w:r>
      </w:ins>
      <w:ins w:id="1686" w:author="Benton, Deon" w:date="2026-03-20T11:31:00Z" w16du:dateUtc="2026-03-20T16:31:00Z">
        <w:r w:rsidR="00271083">
          <w:rPr>
            <w:rFonts w:ascii="Times New Roman" w:hAnsi="Times New Roman" w:cs="Times New Roman"/>
          </w:rPr>
          <w:t xml:space="preserve">the activity of the units in the input layer was </w:t>
        </w:r>
      </w:ins>
      <w:ins w:id="1687" w:author="Benton, Deon" w:date="2026-03-20T11:32:00Z" w16du:dateUtc="2026-03-20T16:32:00Z">
        <w:r w:rsidR="00271083">
          <w:rPr>
            <w:rFonts w:ascii="Times New Roman" w:hAnsi="Times New Roman" w:cs="Times New Roman"/>
          </w:rPr>
          <w:t>“</w:t>
        </w:r>
      </w:ins>
      <w:ins w:id="1688" w:author="Benton, Deon" w:date="2026-03-20T11:31:00Z" w16du:dateUtc="2026-03-20T16:31:00Z">
        <w:r w:rsidR="00271083">
          <w:rPr>
            <w:rFonts w:ascii="Times New Roman" w:hAnsi="Times New Roman" w:cs="Times New Roman"/>
          </w:rPr>
          <w:t>hard-clamped</w:t>
        </w:r>
      </w:ins>
      <w:ins w:id="1689" w:author="Benton, Deon" w:date="2026-03-20T11:32:00Z" w16du:dateUtc="2026-03-20T16:32:00Z">
        <w:r w:rsidR="00271083">
          <w:rPr>
            <w:rFonts w:ascii="Times New Roman" w:hAnsi="Times New Roman" w:cs="Times New Roman"/>
          </w:rPr>
          <w:t>” (i.e., their activity was set externally by the environment),</w:t>
        </w:r>
      </w:ins>
      <w:ins w:id="1690"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691" w:author="Benton, Deon" w:date="2026-03-20T11:29:00Z" w16du:dateUtc="2026-03-20T16:29:00Z">
        <w:r w:rsidR="00AD2DE0">
          <w:rPr>
            <w:rFonts w:ascii="Times New Roman" w:hAnsi="Times New Roman" w:cs="Times New Roman"/>
          </w:rPr>
          <w:t xml:space="preserve"> </w:t>
        </w:r>
      </w:ins>
      <w:ins w:id="1692" w:author="Benton, Deon" w:date="2026-02-25T13:03:00Z" w16du:dateUtc="2026-02-25T19:03:00Z">
        <w:r w:rsidR="004C47A9">
          <w:rPr>
            <w:rFonts w:ascii="Times New Roman" w:hAnsi="Times New Roman" w:cs="Times New Roman"/>
          </w:rPr>
          <w:t>A localist encod</w:t>
        </w:r>
      </w:ins>
      <w:ins w:id="1693" w:author="Benton, Deon" w:date="2026-02-25T13:04:00Z" w16du:dateUtc="2026-02-25T19:04:00Z">
        <w:r w:rsidR="004C47A9">
          <w:rPr>
            <w:rFonts w:ascii="Times New Roman" w:hAnsi="Times New Roman" w:cs="Times New Roman"/>
          </w:rPr>
          <w:t>ing scheme—in which a single unit is used to represent a given concept or feature—was</w:t>
        </w:r>
      </w:ins>
      <w:ins w:id="1694" w:author="Benton, Deon" w:date="2026-02-25T13:08:00Z" w16du:dateUtc="2026-02-25T19:08:00Z">
        <w:r w:rsidR="00AC7C96">
          <w:rPr>
            <w:rFonts w:ascii="Times New Roman" w:hAnsi="Times New Roman" w:cs="Times New Roman"/>
          </w:rPr>
          <w:t xml:space="preserve"> adopted</w:t>
        </w:r>
      </w:ins>
      <w:ins w:id="1695" w:author="Benton, Deon" w:date="2026-03-20T11:32:00Z" w16du:dateUtc="2026-03-20T16:32:00Z">
        <w:r w:rsidR="00C457E2">
          <w:rPr>
            <w:rFonts w:ascii="Times New Roman" w:hAnsi="Times New Roman" w:cs="Times New Roman"/>
          </w:rPr>
          <w:t xml:space="preserve"> in both layers</w:t>
        </w:r>
      </w:ins>
      <w:ins w:id="1696"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697" w:author="Benton, Deon" w:date="2026-02-25T13:04:00Z" w16du:dateUtc="2026-02-25T19:04:00Z">
        <w:r w:rsidR="004C47A9">
          <w:rPr>
            <w:rFonts w:ascii="Times New Roman" w:hAnsi="Times New Roman" w:cs="Times New Roman"/>
          </w:rPr>
          <w:t>t</w:t>
        </w:r>
      </w:ins>
      <w:ins w:id="1698"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699"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700"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701" w:author="Benton, Deon" w:date="2026-03-20T11:24:00Z" w16du:dateUtc="2026-03-20T16:24:00Z">
        <w:r w:rsidR="003F0FFD">
          <w:rPr>
            <w:rFonts w:ascii="Times New Roman" w:hAnsi="Times New Roman" w:cs="Times New Roman"/>
          </w:rPr>
          <w:t xml:space="preserve">was a single group of 50 units; </w:t>
        </w:r>
      </w:ins>
      <w:ins w:id="1702" w:author="Benton, Deon" w:date="2026-03-20T11:34:00Z" w16du:dateUtc="2026-03-20T16:34:00Z">
        <w:r w:rsidR="00D57E7B">
          <w:rPr>
            <w:rFonts w:ascii="Times New Roman" w:hAnsi="Times New Roman" w:cs="Times New Roman"/>
          </w:rPr>
          <w:t xml:space="preserve">the activity of the units in this layer was determined by </w:t>
        </w:r>
      </w:ins>
      <w:ins w:id="1703" w:author="Benton, Deon" w:date="2026-03-20T11:24:00Z" w16du:dateUtc="2026-03-20T16:24:00Z">
        <w:r w:rsidR="003F0FFD">
          <w:rPr>
            <w:rFonts w:ascii="Times New Roman" w:hAnsi="Times New Roman" w:cs="Times New Roman"/>
          </w:rPr>
          <w:t xml:space="preserve">a RELU activation function to prevent </w:t>
        </w:r>
      </w:ins>
      <w:ins w:id="1704" w:author="Benton, Deon" w:date="2026-03-20T11:25:00Z" w16du:dateUtc="2026-03-20T16:25:00Z">
        <w:r w:rsidR="003F0FFD">
          <w:rPr>
            <w:rFonts w:ascii="Times New Roman" w:hAnsi="Times New Roman" w:cs="Times New Roman"/>
          </w:rPr>
          <w:t>error derivatives</w:t>
        </w:r>
      </w:ins>
      <w:ins w:id="1705" w:author="Benton, Deon" w:date="2026-03-20T11:24:00Z" w16du:dateUtc="2026-03-20T16:24:00Z">
        <w:r w:rsidR="003F0FFD">
          <w:rPr>
            <w:rFonts w:ascii="Times New Roman" w:hAnsi="Times New Roman" w:cs="Times New Roman"/>
          </w:rPr>
          <w:t xml:space="preserve"> from vanish</w:t>
        </w:r>
      </w:ins>
      <w:ins w:id="1706" w:author="Benton, Deon" w:date="2026-03-20T11:25:00Z" w16du:dateUtc="2026-03-20T16:25:00Z">
        <w:r w:rsidR="003F0FFD">
          <w:rPr>
            <w:rFonts w:ascii="Times New Roman" w:hAnsi="Times New Roman" w:cs="Times New Roman"/>
          </w:rPr>
          <w:t>ing as they were propagated backwards through time.</w:t>
        </w:r>
      </w:ins>
      <w:ins w:id="1707"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708"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709"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710" w:author="Benton, Deon" w:date="2026-03-20T11:25:00Z" w16du:dateUtc="2026-03-20T16:25:00Z">
        <w:r w:rsidR="00875EE0">
          <w:rPr>
            <w:rFonts w:ascii="Times New Roman" w:hAnsi="Times New Roman" w:cs="Times New Roman"/>
          </w:rPr>
          <w:t xml:space="preserve">. A distributed representation is one in </w:t>
        </w:r>
      </w:ins>
      <w:ins w:id="1711" w:author="Benton, Deon" w:date="2026-03-20T12:57:00Z" w16du:dateUtc="2026-03-20T17:57:00Z">
        <w:r w:rsidR="006C4159">
          <w:rPr>
            <w:rFonts w:ascii="Times New Roman" w:hAnsi="Times New Roman" w:cs="Times New Roman"/>
          </w:rPr>
          <w:t xml:space="preserve">which </w:t>
        </w:r>
      </w:ins>
      <w:ins w:id="1712"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713"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714" w:author="Benton, Deon" w:date="2026-03-20T11:22:00Z" w16du:dateUtc="2026-03-20T16:22:00Z">
        <w:r w:rsidR="00A765E8">
          <w:rPr>
            <w:rFonts w:ascii="Times New Roman" w:hAnsi="Times New Roman" w:cs="Times New Roman"/>
          </w:rPr>
          <w:t xml:space="preserve">The fact that the hidden layer learned distributed representations </w:t>
        </w:r>
      </w:ins>
      <w:ins w:id="1715" w:author="Benton, Deon" w:date="2026-03-20T11:27:00Z" w16du:dateUtc="2026-03-20T16:27:00Z">
        <w:r w:rsidR="00875EE0">
          <w:rPr>
            <w:rFonts w:ascii="Times New Roman" w:hAnsi="Times New Roman" w:cs="Times New Roman"/>
          </w:rPr>
          <w:t xml:space="preserve">was important here because it </w:t>
        </w:r>
      </w:ins>
      <w:ins w:id="1716" w:author="Benton, Deon" w:date="2026-03-20T11:22:00Z" w16du:dateUtc="2026-03-20T16:22:00Z">
        <w:r w:rsidR="00A765E8">
          <w:rPr>
            <w:rFonts w:ascii="Times New Roman" w:hAnsi="Times New Roman" w:cs="Times New Roman"/>
          </w:rPr>
          <w:t>meant that the</w:t>
        </w:r>
      </w:ins>
      <w:ins w:id="1717" w:author="Benton, Deon" w:date="2026-03-20T11:23:00Z" w16du:dateUtc="2026-03-20T16:23:00Z">
        <w:r w:rsidR="00A765E8">
          <w:rPr>
            <w:rFonts w:ascii="Times New Roman" w:hAnsi="Times New Roman" w:cs="Times New Roman"/>
          </w:rPr>
          <w:t xml:space="preserve"> network’s </w:t>
        </w:r>
      </w:ins>
      <w:ins w:id="1718" w:author="Benton, Deon" w:date="2026-03-20T12:57:00Z" w16du:dateUtc="2026-03-20T17:57:00Z">
        <w:r w:rsidR="006C4159">
          <w:rPr>
            <w:rFonts w:ascii="Times New Roman" w:hAnsi="Times New Roman" w:cs="Times New Roman"/>
          </w:rPr>
          <w:t>output re</w:t>
        </w:r>
      </w:ins>
      <w:ins w:id="1719" w:author="Benton, Deon" w:date="2026-03-20T12:58:00Z" w16du:dateUtc="2026-03-20T17:58:00Z">
        <w:r w:rsidR="006C4159">
          <w:rPr>
            <w:rFonts w:ascii="Times New Roman" w:hAnsi="Times New Roman" w:cs="Times New Roman"/>
          </w:rPr>
          <w:t>sponses were</w:t>
        </w:r>
      </w:ins>
      <w:ins w:id="1720"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721" w:author="Benton, Deon" w:date="2026-02-25T12:51:00Z" w16du:dateUtc="2026-02-25T18:51:00Z">
        <w:r w:rsidR="00E45DBA">
          <w:rPr>
            <w:rFonts w:ascii="Times New Roman" w:hAnsi="Times New Roman" w:cs="Times New Roman"/>
          </w:rPr>
          <w:t xml:space="preserve">In contrast, the output layer used a sigmoid activation function. </w:t>
        </w:r>
      </w:ins>
      <w:del w:id="1722" w:author="Benton, Deon" w:date="2026-04-06T12:46:00Z" w16du:dateUtc="2026-04-06T17:46:00Z">
        <w:r w:rsidR="00E17375" w:rsidRPr="001547A5" w:rsidDel="00054A21">
          <w:rPr>
            <w:rFonts w:ascii="Times New Roman" w:hAnsi="Times New Roman" w:cs="Times New Roman"/>
          </w:rPr>
          <w:delText xml:space="preserve">Gaussian noise was added to the </w:delText>
        </w:r>
        <w:r w:rsidR="00E17375" w:rsidDel="00054A21">
          <w:rPr>
            <w:rFonts w:ascii="Times New Roman" w:hAnsi="Times New Roman" w:cs="Times New Roman"/>
          </w:rPr>
          <w:delText xml:space="preserve">input </w:delText>
        </w:r>
        <w:r w:rsidR="00E17375" w:rsidRPr="001547A5" w:rsidDel="00054A21">
          <w:rPr>
            <w:rFonts w:ascii="Times New Roman" w:hAnsi="Times New Roman" w:cs="Times New Roman"/>
          </w:rPr>
          <w:delText>to reflect the</w:delText>
        </w:r>
        <w:r w:rsidR="00E17375" w:rsidDel="00054A21">
          <w:rPr>
            <w:rFonts w:ascii="Times New Roman" w:hAnsi="Times New Roman" w:cs="Times New Roman"/>
          </w:rPr>
          <w:delText xml:space="preserve"> assumption</w:delText>
        </w:r>
        <w:r w:rsidR="00E17375" w:rsidRPr="001547A5" w:rsidDel="00054A21">
          <w:rPr>
            <w:rFonts w:ascii="Times New Roman" w:hAnsi="Times New Roman" w:cs="Times New Roman"/>
          </w:rPr>
          <w:delText xml:space="preserve"> that </w:delText>
        </w:r>
        <w:r w:rsidR="00E17375" w:rsidDel="00054A21">
          <w:rPr>
            <w:rFonts w:ascii="Times New Roman" w:hAnsi="Times New Roman" w:cs="Times New Roman"/>
          </w:rPr>
          <w:delText>infants process incoming sensory signals noisily</w:delText>
        </w:r>
        <w:r w:rsidR="00E17375" w:rsidRPr="001547A5" w:rsidDel="00054A21">
          <w:rPr>
            <w:rFonts w:ascii="Times New Roman" w:hAnsi="Times New Roman" w:cs="Times New Roman"/>
          </w:rPr>
          <w:delText xml:space="preserve">. The </w:delText>
        </w:r>
        <w:r w:rsidR="00E17375" w:rsidDel="00054A21">
          <w:rPr>
            <w:rFonts w:ascii="Times New Roman" w:hAnsi="Times New Roman" w:cs="Times New Roman"/>
          </w:rPr>
          <w:delText xml:space="preserve">value of this parameter was  0.375 </w:delText>
        </w:r>
        <w:r w:rsidR="00E17375" w:rsidRPr="001547A5" w:rsidDel="00054A21">
          <w:rPr>
            <w:rFonts w:ascii="Times New Roman" w:hAnsi="Times New Roman" w:cs="Times New Roman"/>
          </w:rPr>
          <w:delText>(M = 0, SD = 0.</w:delText>
        </w:r>
        <w:r w:rsidR="00E17375" w:rsidDel="00054A21">
          <w:rPr>
            <w:rFonts w:ascii="Times New Roman" w:hAnsi="Times New Roman" w:cs="Times New Roman"/>
          </w:rPr>
          <w:delText>375</w:delText>
        </w:r>
        <w:r w:rsidR="00E17375" w:rsidRPr="001547A5" w:rsidDel="00054A21">
          <w:rPr>
            <w:rFonts w:ascii="Times New Roman" w:hAnsi="Times New Roman" w:cs="Times New Roman"/>
          </w:rPr>
          <w:delText>)</w:delText>
        </w:r>
        <w:r w:rsidR="00E17375" w:rsidDel="00054A21">
          <w:rPr>
            <w:rFonts w:ascii="Times New Roman" w:hAnsi="Times New Roman" w:cs="Times New Roman"/>
          </w:rPr>
          <w:delText>.</w:delText>
        </w:r>
      </w:del>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3"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5"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724"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725"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726" w:author="Benton, Deon" w:date="2026-02-26T15:28:00Z" w16du:dateUtc="2026-02-26T21:28:00Z">
        <w:r w:rsidDel="00D838CA">
          <w:rPr>
            <w:rFonts w:ascii="Times New Roman" w:hAnsi="Times New Roman" w:cs="Times New Roman"/>
          </w:rPr>
          <w:delText xml:space="preserve"> </w:delText>
        </w:r>
      </w:del>
      <w:ins w:id="1727"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728" w:author="Benton, Deon" w:date="2026-02-26T15:10:00Z" w16du:dateUtc="2026-02-26T21:10:00Z">
        <w:r w:rsidR="0016301B">
          <w:rPr>
            <w:rFonts w:ascii="Times New Roman" w:hAnsi="Times New Roman" w:cs="Times New Roman"/>
          </w:rPr>
          <w:t xml:space="preserve"> during the pretraining phase in the </w:t>
        </w:r>
      </w:ins>
      <w:ins w:id="1729" w:author="Benton, Deon" w:date="2026-03-07T18:57:00Z" w16du:dateUtc="2026-03-08T00:57:00Z">
        <w:r w:rsidR="009B0551">
          <w:rPr>
            <w:rFonts w:ascii="Times New Roman" w:hAnsi="Times New Roman" w:cs="Times New Roman"/>
          </w:rPr>
          <w:t>all repor</w:t>
        </w:r>
      </w:ins>
      <w:ins w:id="1730" w:author="Benton, Deon" w:date="2026-03-07T18:58:00Z" w16du:dateUtc="2026-03-08T00:58:00Z">
        <w:r w:rsidR="009B0551">
          <w:rPr>
            <w:rFonts w:ascii="Times New Roman" w:hAnsi="Times New Roman" w:cs="Times New Roman"/>
          </w:rPr>
          <w:t xml:space="preserve">ted </w:t>
        </w:r>
      </w:ins>
      <w:ins w:id="1731"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732"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733" w:author="Benton, Deon" w:date="2026-02-26T15:28:00Z" w16du:dateUtc="2026-02-26T21:28:00Z">
        <w:r w:rsidR="00D838CA">
          <w:rPr>
            <w:rFonts w:ascii="Times New Roman" w:hAnsi="Times New Roman" w:cs="Times New Roman"/>
          </w:rPr>
          <w:t>this phase</w:t>
        </w:r>
      </w:ins>
      <w:ins w:id="1734" w:author="Benton, Deon" w:date="2026-02-26T15:12:00Z" w16du:dateUtc="2026-02-26T21:12:00Z">
        <w:r w:rsidR="000F1DD4">
          <w:rPr>
            <w:rFonts w:ascii="Times New Roman" w:hAnsi="Times New Roman" w:cs="Times New Roman"/>
          </w:rPr>
          <w:t xml:space="preserve">, this number was chosen to </w:t>
        </w:r>
      </w:ins>
      <w:ins w:id="1735" w:author="Benton, Deon" w:date="2026-02-26T15:13:00Z" w16du:dateUtc="2026-02-26T21:13:00Z">
        <w:r w:rsidR="000F1DD4">
          <w:rPr>
            <w:rFonts w:ascii="Times New Roman" w:hAnsi="Times New Roman" w:cs="Times New Roman"/>
          </w:rPr>
          <w:t>simplify the current model</w:t>
        </w:r>
      </w:ins>
      <w:ins w:id="1736" w:author="Benton, Deon" w:date="2026-03-07T18:58:00Z" w16du:dateUtc="2026-03-08T00:58:00Z">
        <w:r w:rsidR="009B0551">
          <w:rPr>
            <w:rFonts w:ascii="Times New Roman" w:hAnsi="Times New Roman" w:cs="Times New Roman"/>
          </w:rPr>
          <w:t xml:space="preserve"> and </w:t>
        </w:r>
      </w:ins>
      <w:ins w:id="1737" w:author="Benton, Deon" w:date="2026-03-07T18:59:00Z" w16du:dateUtc="2026-03-08T00:59:00Z">
        <w:r w:rsidR="009B0551">
          <w:rPr>
            <w:rFonts w:ascii="Times New Roman" w:hAnsi="Times New Roman" w:cs="Times New Roman"/>
          </w:rPr>
          <w:t>interpretation of its dynamics as well as to</w:t>
        </w:r>
      </w:ins>
      <w:ins w:id="1738" w:author="Benton, Deon" w:date="2026-02-26T15:13:00Z" w16du:dateUtc="2026-02-26T21:13:00Z">
        <w:r w:rsidR="000F1DD4">
          <w:rPr>
            <w:rFonts w:ascii="Times New Roman" w:hAnsi="Times New Roman" w:cs="Times New Roman"/>
          </w:rPr>
          <w:t xml:space="preserve"> keep the training time within reasonable limits.</w:t>
        </w:r>
      </w:ins>
      <w:ins w:id="1739" w:author="Benton, Deon" w:date="2026-02-26T15:28:00Z" w16du:dateUtc="2026-02-26T21:28:00Z">
        <w:r w:rsidR="00D838CA">
          <w:rPr>
            <w:rFonts w:ascii="Times New Roman" w:hAnsi="Times New Roman" w:cs="Times New Roman"/>
          </w:rPr>
          <w:t xml:space="preserve"> There is n</w:t>
        </w:r>
      </w:ins>
      <w:ins w:id="1740"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741" w:author="Benton, Deon" w:date="2026-02-26T15:10:00Z" w16du:dateUtc="2026-02-26T21:10:00Z">
        <w:r w:rsidR="0016301B">
          <w:rPr>
            <w:rFonts w:ascii="Times New Roman" w:hAnsi="Times New Roman" w:cs="Times New Roman"/>
          </w:rPr>
          <w:t xml:space="preserve"> I</w:t>
        </w:r>
      </w:ins>
      <w:ins w:id="1742"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743" w:author="Benton, Deon" w:date="2026-02-26T15:11:00Z" w16du:dateUtc="2026-02-26T21:11:00Z">
        <w:r w:rsidR="0016301B">
          <w:rPr>
            <w:rFonts w:ascii="Times New Roman" w:hAnsi="Times New Roman" w:cs="Times New Roman"/>
          </w:rPr>
          <w:t xml:space="preserve">objects were shown </w:t>
        </w:r>
      </w:ins>
      <w:ins w:id="1744"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745" w:author="Benton, Deon" w:date="2026-03-07T20:57:00Z" w16du:dateUtc="2026-03-08T02:57:00Z"/>
          <w:rFonts w:ascii="Times New Roman" w:hAnsi="Times New Roman" w:cs="Times New Roman"/>
        </w:rPr>
      </w:pPr>
      <w:ins w:id="1746" w:author="Benton, Deon" w:date="2026-02-26T15:39:00Z" w16du:dateUtc="2026-02-26T21:39:00Z">
        <w:r>
          <w:rPr>
            <w:rFonts w:ascii="Times New Roman" w:hAnsi="Times New Roman" w:cs="Times New Roman"/>
          </w:rPr>
          <w:t xml:space="preserve">Surface Property </w:t>
        </w:r>
      </w:ins>
      <w:ins w:id="1747" w:author="Benton, Deon" w:date="2026-02-26T15:40:00Z" w16du:dateUtc="2026-02-26T21:40:00Z">
        <w:r>
          <w:rPr>
            <w:rFonts w:ascii="Times New Roman" w:hAnsi="Times New Roman" w:cs="Times New Roman"/>
          </w:rPr>
          <w:t>Left and Surface Property Right</w:t>
        </w:r>
      </w:ins>
      <w:ins w:id="1748"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749"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750"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751" w:author="Benton, Deon" w:date="2026-02-26T16:28:00Z" w16du:dateUtc="2026-02-26T22:28:00Z">
        <w:r w:rsidR="003000D0">
          <w:rPr>
            <w:rFonts w:ascii="Times New Roman" w:hAnsi="Times New Roman" w:cs="Times New Roman"/>
          </w:rPr>
          <w:t xml:space="preserve"> </w:t>
        </w:r>
      </w:ins>
      <w:del w:id="1752"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753" w:author="Benton, Deon" w:date="2026-02-26T15:40:00Z" w16du:dateUtc="2026-02-26T21:40:00Z">
        <w:r>
          <w:rPr>
            <w:rFonts w:ascii="Times New Roman" w:hAnsi="Times New Roman" w:cs="Times New Roman"/>
          </w:rPr>
          <w:t xml:space="preserve">represented </w:t>
        </w:r>
      </w:ins>
      <w:ins w:id="1754" w:author="Benton, Deon" w:date="2026-02-26T16:06:00Z" w16du:dateUtc="2026-02-26T22:06:00Z">
        <w:r w:rsidR="009D1FA7">
          <w:rPr>
            <w:rFonts w:ascii="Times New Roman" w:hAnsi="Times New Roman" w:cs="Times New Roman"/>
          </w:rPr>
          <w:t xml:space="preserve">one class of </w:t>
        </w:r>
      </w:ins>
      <w:ins w:id="1755" w:author="Benton, Deon" w:date="2026-02-26T15:46:00Z" w16du:dateUtc="2026-02-26T21:46:00Z">
        <w:r w:rsidR="00523168">
          <w:rPr>
            <w:rFonts w:ascii="Times New Roman" w:hAnsi="Times New Roman" w:cs="Times New Roman"/>
          </w:rPr>
          <w:t xml:space="preserve">visible, </w:t>
        </w:r>
      </w:ins>
      <w:ins w:id="1756" w:author="Benton, Deon" w:date="2026-03-20T14:07:00Z" w16du:dateUtc="2026-03-20T19:07:00Z">
        <w:r w:rsidR="000014B3">
          <w:rPr>
            <w:rFonts w:ascii="Times New Roman" w:hAnsi="Times New Roman" w:cs="Times New Roman"/>
          </w:rPr>
          <w:t>perceptually grounded</w:t>
        </w:r>
      </w:ins>
      <w:ins w:id="1757" w:author="Benton, Deon" w:date="2026-02-26T16:06:00Z" w16du:dateUtc="2026-02-26T22:06:00Z">
        <w:r w:rsidR="009D1FA7">
          <w:rPr>
            <w:rFonts w:ascii="Times New Roman" w:hAnsi="Times New Roman" w:cs="Times New Roman"/>
          </w:rPr>
          <w:t xml:space="preserve"> features </w:t>
        </w:r>
      </w:ins>
      <w:ins w:id="1758" w:author="Benton, Deon" w:date="2026-02-26T15:44:00Z" w16du:dateUtc="2026-02-26T21:44:00Z">
        <w:r w:rsidR="00367E30">
          <w:rPr>
            <w:rFonts w:ascii="Times New Roman" w:hAnsi="Times New Roman" w:cs="Times New Roman"/>
          </w:rPr>
          <w:t xml:space="preserve">(e.g., </w:t>
        </w:r>
      </w:ins>
      <w:ins w:id="1759" w:author="Benton, Deon" w:date="2026-02-26T16:09:00Z" w16du:dateUtc="2026-02-26T22:09:00Z">
        <w:r w:rsidR="003248FE">
          <w:rPr>
            <w:rFonts w:ascii="Times New Roman" w:hAnsi="Times New Roman" w:cs="Times New Roman"/>
          </w:rPr>
          <w:t>elongated appendage-like extensions [e.g., legs], high-contrast, ovular elements [</w:t>
        </w:r>
      </w:ins>
      <w:ins w:id="1760" w:author="Benton, Deon" w:date="2026-02-26T16:10:00Z" w16du:dateUtc="2026-02-26T22:10:00Z">
        <w:r w:rsidR="003248FE">
          <w:rPr>
            <w:rFonts w:ascii="Times New Roman" w:hAnsi="Times New Roman" w:cs="Times New Roman"/>
          </w:rPr>
          <w:t>e.g., eyes], etc</w:t>
        </w:r>
      </w:ins>
      <w:ins w:id="1761" w:author="Benton, Deon" w:date="2026-02-26T15:44:00Z" w16du:dateUtc="2026-02-26T21:44:00Z">
        <w:r w:rsidR="00367E30">
          <w:rPr>
            <w:rFonts w:ascii="Times New Roman" w:hAnsi="Times New Roman" w:cs="Times New Roman"/>
          </w:rPr>
          <w:t>.)</w:t>
        </w:r>
      </w:ins>
      <w:ins w:id="1762" w:author="Benton, Deon" w:date="2026-02-26T16:28:00Z" w16du:dateUtc="2026-02-26T22:28:00Z">
        <w:r w:rsidR="003000D0">
          <w:rPr>
            <w:rFonts w:ascii="Times New Roman" w:hAnsi="Times New Roman" w:cs="Times New Roman"/>
          </w:rPr>
          <w:t xml:space="preserve">. </w:t>
        </w:r>
      </w:ins>
      <w:ins w:id="1763" w:author="Benton, Deon" w:date="2026-02-26T16:29:00Z" w16du:dateUtc="2026-02-26T22:29:00Z">
        <w:r w:rsidR="003000D0">
          <w:rPr>
            <w:rFonts w:ascii="Times New Roman" w:hAnsi="Times New Roman" w:cs="Times New Roman"/>
          </w:rPr>
          <w:t>This unit corresponds to Surface Feature A.</w:t>
        </w:r>
      </w:ins>
      <w:ins w:id="1764" w:author="Benton, Deon" w:date="2026-02-26T16:28:00Z" w16du:dateUtc="2026-02-26T22:28:00Z">
        <w:r w:rsidR="003000D0">
          <w:rPr>
            <w:rFonts w:ascii="Times New Roman" w:hAnsi="Times New Roman" w:cs="Times New Roman"/>
          </w:rPr>
          <w:t xml:space="preserve"> </w:t>
        </w:r>
      </w:ins>
      <w:ins w:id="1765" w:author="Benton, Deon" w:date="2026-02-26T16:30:00Z" w16du:dateUtc="2026-02-26T22:30:00Z">
        <w:r w:rsidR="003000D0">
          <w:rPr>
            <w:rFonts w:ascii="Times New Roman" w:hAnsi="Times New Roman" w:cs="Times New Roman"/>
          </w:rPr>
          <w:t>In contrast, the</w:t>
        </w:r>
      </w:ins>
      <w:ins w:id="1766"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767" w:author="Benton, Deon" w:date="2026-02-26T15:44:00Z" w16du:dateUtc="2026-02-26T21:44:00Z">
        <w:r w:rsidR="00367E30">
          <w:rPr>
            <w:rFonts w:ascii="Times New Roman" w:hAnsi="Times New Roman" w:cs="Times New Roman"/>
          </w:rPr>
          <w:t xml:space="preserve">represented </w:t>
        </w:r>
      </w:ins>
      <w:ins w:id="1768"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769" w:author="Benton, Deon" w:date="2026-02-26T15:43:00Z" w16du:dateUtc="2026-02-26T21:43:00Z">
        <w:r w:rsidR="00367E30">
          <w:rPr>
            <w:rFonts w:ascii="Times New Roman" w:hAnsi="Times New Roman" w:cs="Times New Roman"/>
          </w:rPr>
          <w:t xml:space="preserve"> (e.g., </w:t>
        </w:r>
      </w:ins>
      <w:ins w:id="1770" w:author="Benton, Deon" w:date="2026-02-26T16:11:00Z" w16du:dateUtc="2026-02-26T22:11:00Z">
        <w:r w:rsidR="00823362">
          <w:rPr>
            <w:rFonts w:ascii="Times New Roman" w:hAnsi="Times New Roman" w:cs="Times New Roman"/>
          </w:rPr>
          <w:t xml:space="preserve">rigid and </w:t>
        </w:r>
      </w:ins>
      <w:ins w:id="1771" w:author="Benton, Deon" w:date="2026-02-26T16:10:00Z" w16du:dateUtc="2026-02-26T22:10:00Z">
        <w:r w:rsidR="00823362">
          <w:rPr>
            <w:rFonts w:ascii="Times New Roman" w:hAnsi="Times New Roman" w:cs="Times New Roman"/>
          </w:rPr>
          <w:t>compact</w:t>
        </w:r>
      </w:ins>
      <w:ins w:id="1772" w:author="Benton, Deon" w:date="2026-02-26T16:11:00Z" w16du:dateUtc="2026-02-26T22:11:00Z">
        <w:r w:rsidR="00823362">
          <w:rPr>
            <w:rFonts w:ascii="Times New Roman" w:hAnsi="Times New Roman" w:cs="Times New Roman"/>
          </w:rPr>
          <w:t xml:space="preserve"> [e.g., solid geometric shapes], uniform</w:t>
        </w:r>
      </w:ins>
      <w:ins w:id="1773" w:author="Benton, Deon" w:date="2026-02-26T16:12:00Z" w16du:dateUtc="2026-02-26T22:12:00Z">
        <w:r w:rsidR="00823362">
          <w:rPr>
            <w:rFonts w:ascii="Times New Roman" w:hAnsi="Times New Roman" w:cs="Times New Roman"/>
          </w:rPr>
          <w:t xml:space="preserve"> contour structure [e.g., the smooth</w:t>
        </w:r>
      </w:ins>
      <w:ins w:id="1774" w:author="Benton, Deon" w:date="2026-03-02T16:23:00Z" w16du:dateUtc="2026-03-02T22:23:00Z">
        <w:r w:rsidR="009F774E">
          <w:rPr>
            <w:rFonts w:ascii="Times New Roman" w:hAnsi="Times New Roman" w:cs="Times New Roman"/>
          </w:rPr>
          <w:t>, rectilinear</w:t>
        </w:r>
      </w:ins>
      <w:ins w:id="1775" w:author="Benton, Deon" w:date="2026-02-26T16:12:00Z" w16du:dateUtc="2026-02-26T22:12:00Z">
        <w:r w:rsidR="00823362">
          <w:rPr>
            <w:rFonts w:ascii="Times New Roman" w:hAnsi="Times New Roman" w:cs="Times New Roman"/>
          </w:rPr>
          <w:t xml:space="preserve"> edges of a block]</w:t>
        </w:r>
      </w:ins>
      <w:ins w:id="1776"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777" w:author="Benton, Deon" w:date="2026-02-26T16:29:00Z" w16du:dateUtc="2026-02-26T22:29:00Z">
        <w:r w:rsidR="003000D0">
          <w:rPr>
            <w:rFonts w:ascii="Times New Roman" w:hAnsi="Times New Roman" w:cs="Times New Roman"/>
          </w:rPr>
          <w:t xml:space="preserve">This unit corresponds to Surface Feature B. </w:t>
        </w:r>
      </w:ins>
      <w:ins w:id="1778"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779" w:author="Benton, Deon" w:date="2026-03-07T20:45:00Z" w16du:dateUtc="2026-03-08T02:45:00Z">
        <w:r>
          <w:rPr>
            <w:rFonts w:ascii="Times New Roman" w:hAnsi="Times New Roman" w:cs="Times New Roman"/>
          </w:rPr>
          <w:t>A point that is worth noting is that</w:t>
        </w:r>
      </w:ins>
      <w:ins w:id="1780" w:author="Benton, Deon" w:date="2026-03-07T20:46:00Z" w16du:dateUtc="2026-03-08T02:46:00Z">
        <w:r>
          <w:rPr>
            <w:rFonts w:ascii="Times New Roman" w:hAnsi="Times New Roman" w:cs="Times New Roman"/>
          </w:rPr>
          <w:t xml:space="preserve"> because the current</w:t>
        </w:r>
      </w:ins>
      <w:ins w:id="1781" w:author="Benton, Deon" w:date="2026-02-26T16:17:00Z" w16du:dateUtc="2026-02-26T22:17:00Z">
        <w:r w:rsidR="00BA7139">
          <w:rPr>
            <w:rFonts w:ascii="Times New Roman" w:hAnsi="Times New Roman" w:cs="Times New Roman"/>
          </w:rPr>
          <w:t xml:space="preserve"> simulations were </w:t>
        </w:r>
      </w:ins>
      <w:ins w:id="1782"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783" w:author="Benton, Deon" w:date="2026-02-26T16:19:00Z" w16du:dateUtc="2026-02-26T22:19:00Z">
        <w:r w:rsidR="00F70864">
          <w:rPr>
            <w:rFonts w:ascii="Times New Roman" w:hAnsi="Times New Roman" w:cs="Times New Roman"/>
          </w:rPr>
          <w:t xml:space="preserve">one or more </w:t>
        </w:r>
      </w:ins>
      <w:ins w:id="1784" w:author="Benton, Deon" w:date="2026-03-07T20:48:00Z" w16du:dateUtc="2026-03-08T02:48:00Z">
        <w:r w:rsidR="007E006B">
          <w:rPr>
            <w:rFonts w:ascii="Times New Roman" w:hAnsi="Times New Roman" w:cs="Times New Roman"/>
          </w:rPr>
          <w:t xml:space="preserve">visible </w:t>
        </w:r>
      </w:ins>
      <w:ins w:id="1785" w:author="Benton, Deon" w:date="2026-02-26T16:19:00Z" w16du:dateUtc="2026-02-26T22:19:00Z">
        <w:r w:rsidR="00F70864">
          <w:rPr>
            <w:rFonts w:ascii="Times New Roman" w:hAnsi="Times New Roman" w:cs="Times New Roman"/>
          </w:rPr>
          <w:t xml:space="preserve">features and </w:t>
        </w:r>
      </w:ins>
      <w:ins w:id="1786" w:author="Benton, Deon" w:date="2026-03-07T19:07:00Z" w16du:dateUtc="2026-03-08T01:07:00Z">
        <w:r w:rsidR="009351F3">
          <w:rPr>
            <w:rFonts w:ascii="Times New Roman" w:hAnsi="Times New Roman" w:cs="Times New Roman"/>
          </w:rPr>
          <w:t>the k</w:t>
        </w:r>
      </w:ins>
      <w:ins w:id="1787" w:author="Benton, Deon" w:date="2026-03-07T19:08:00Z" w16du:dateUtc="2026-03-08T01:08:00Z">
        <w:r w:rsidR="009351F3">
          <w:rPr>
            <w:rFonts w:ascii="Times New Roman" w:hAnsi="Times New Roman" w:cs="Times New Roman"/>
          </w:rPr>
          <w:t>inematics of different actions</w:t>
        </w:r>
      </w:ins>
      <w:ins w:id="1788" w:author="Benton, Deon" w:date="2026-02-26T16:19:00Z" w16du:dateUtc="2026-02-26T22:19:00Z">
        <w:r w:rsidR="00F70864">
          <w:rPr>
            <w:rFonts w:ascii="Times New Roman" w:hAnsi="Times New Roman" w:cs="Times New Roman"/>
          </w:rPr>
          <w:t xml:space="preserve"> can explain infants’ looking patterns in</w:t>
        </w:r>
      </w:ins>
      <w:ins w:id="1789" w:author="Benton, Deon" w:date="2026-02-26T16:30:00Z" w16du:dateUtc="2026-02-26T22:30:00Z">
        <w:r w:rsidR="003000D0">
          <w:rPr>
            <w:rFonts w:ascii="Times New Roman" w:hAnsi="Times New Roman" w:cs="Times New Roman"/>
          </w:rPr>
          <w:t xml:space="preserve"> </w:t>
        </w:r>
      </w:ins>
      <w:ins w:id="1790" w:author="Benton, Deon" w:date="2026-03-07T20:46:00Z" w16du:dateUtc="2026-03-08T02:46:00Z">
        <w:r>
          <w:rPr>
            <w:rFonts w:ascii="Times New Roman" w:hAnsi="Times New Roman" w:cs="Times New Roman"/>
          </w:rPr>
          <w:t>studies assessing their putative action understanding</w:t>
        </w:r>
      </w:ins>
      <w:ins w:id="1791" w:author="Benton, Deon" w:date="2026-03-07T20:20:00Z" w16du:dateUtc="2026-03-08T02:20:00Z">
        <w:r w:rsidR="00BA0306">
          <w:rPr>
            <w:rFonts w:ascii="Times New Roman" w:hAnsi="Times New Roman" w:cs="Times New Roman"/>
          </w:rPr>
          <w:t xml:space="preserve">, </w:t>
        </w:r>
      </w:ins>
      <w:ins w:id="1792" w:author="Benton, Deon" w:date="2026-03-07T19:03:00Z" w16du:dateUtc="2026-03-08T01:03:00Z">
        <w:r w:rsidR="00481F13">
          <w:rPr>
            <w:rFonts w:ascii="Times New Roman" w:hAnsi="Times New Roman" w:cs="Times New Roman"/>
          </w:rPr>
          <w:t>no attempt was made</w:t>
        </w:r>
      </w:ins>
      <w:ins w:id="1793" w:author="Benton, Deon" w:date="2026-03-07T20:48:00Z" w16du:dateUtc="2026-03-08T02:48:00Z">
        <w:r w:rsidR="007E006B">
          <w:rPr>
            <w:rFonts w:ascii="Times New Roman" w:hAnsi="Times New Roman" w:cs="Times New Roman"/>
          </w:rPr>
          <w:t xml:space="preserve"> here</w:t>
        </w:r>
      </w:ins>
      <w:ins w:id="1794" w:author="Benton, Deon" w:date="2026-03-07T19:03:00Z" w16du:dateUtc="2026-03-08T01:03:00Z">
        <w:r w:rsidR="00481F13">
          <w:rPr>
            <w:rFonts w:ascii="Times New Roman" w:hAnsi="Times New Roman" w:cs="Times New Roman"/>
          </w:rPr>
          <w:t xml:space="preserve"> to model</w:t>
        </w:r>
      </w:ins>
      <w:ins w:id="1795" w:author="Benton, Deon" w:date="2026-02-26T16:21:00Z" w16du:dateUtc="2026-02-26T22:21:00Z">
        <w:r w:rsidR="00FB1CF6">
          <w:rPr>
            <w:rFonts w:ascii="Times New Roman" w:hAnsi="Times New Roman" w:cs="Times New Roman"/>
          </w:rPr>
          <w:t xml:space="preserve"> specific </w:t>
        </w:r>
      </w:ins>
      <w:ins w:id="1796" w:author="Benton, Deon" w:date="2026-03-07T19:04:00Z" w16du:dateUtc="2026-03-08T01:04:00Z">
        <w:r w:rsidR="00481F13">
          <w:rPr>
            <w:rFonts w:ascii="Times New Roman" w:hAnsi="Times New Roman" w:cs="Times New Roman"/>
          </w:rPr>
          <w:t xml:space="preserve">surface </w:t>
        </w:r>
      </w:ins>
      <w:ins w:id="1797" w:author="Benton, Deon" w:date="2026-02-26T16:21:00Z" w16du:dateUtc="2026-02-26T22:21:00Z">
        <w:r w:rsidR="00FB1CF6">
          <w:rPr>
            <w:rFonts w:ascii="Times New Roman" w:hAnsi="Times New Roman" w:cs="Times New Roman"/>
          </w:rPr>
          <w:t>features</w:t>
        </w:r>
      </w:ins>
      <w:ins w:id="1798" w:author="Benton, Deon" w:date="2026-02-26T16:22:00Z" w16du:dateUtc="2026-02-26T22:22:00Z">
        <w:r w:rsidR="00FB1CF6">
          <w:rPr>
            <w:rFonts w:ascii="Times New Roman" w:hAnsi="Times New Roman" w:cs="Times New Roman"/>
          </w:rPr>
          <w:t>.</w:t>
        </w:r>
      </w:ins>
      <w:ins w:id="1799" w:author="Benton, Deon" w:date="2026-02-26T16:23:00Z" w16du:dateUtc="2026-02-26T22:23:00Z">
        <w:r w:rsidR="0097153C">
          <w:rPr>
            <w:rFonts w:ascii="Times New Roman" w:hAnsi="Times New Roman" w:cs="Times New Roman"/>
          </w:rPr>
          <w:t xml:space="preserve"> Instead, </w:t>
        </w:r>
      </w:ins>
      <w:ins w:id="1800" w:author="Benton, Deon" w:date="2026-03-07T20:15:00Z" w16du:dateUtc="2026-03-08T02:15:00Z">
        <w:r w:rsidR="00BA0306">
          <w:rPr>
            <w:rFonts w:ascii="Times New Roman" w:hAnsi="Times New Roman" w:cs="Times New Roman"/>
          </w:rPr>
          <w:t>the first and second units</w:t>
        </w:r>
      </w:ins>
      <w:ins w:id="1801" w:author="Benton, Deon" w:date="2026-03-07T19:31:00Z" w16du:dateUtc="2026-03-08T01:31:00Z">
        <w:r w:rsidR="007636E8">
          <w:rPr>
            <w:rFonts w:ascii="Times New Roman" w:hAnsi="Times New Roman" w:cs="Times New Roman"/>
          </w:rPr>
          <w:t xml:space="preserve"> in </w:t>
        </w:r>
      </w:ins>
      <w:ins w:id="1802" w:author="Benton, Deon" w:date="2026-03-07T20:46:00Z" w16du:dateUtc="2026-03-08T02:46:00Z">
        <w:r w:rsidR="007E006B">
          <w:rPr>
            <w:rFonts w:ascii="Times New Roman" w:hAnsi="Times New Roman" w:cs="Times New Roman"/>
          </w:rPr>
          <w:t>the Surface Property Left and Surface Property Right groups</w:t>
        </w:r>
      </w:ins>
      <w:ins w:id="1803" w:author="Benton, Deon" w:date="2026-03-07T19:31:00Z" w16du:dateUtc="2026-03-08T01:31:00Z">
        <w:r w:rsidR="007636E8">
          <w:rPr>
            <w:rFonts w:ascii="Times New Roman" w:hAnsi="Times New Roman" w:cs="Times New Roman"/>
          </w:rPr>
          <w:t xml:space="preserve"> </w:t>
        </w:r>
      </w:ins>
      <w:ins w:id="1804" w:author="Benton, Deon" w:date="2026-02-26T16:23:00Z" w16du:dateUtc="2026-02-26T22:23:00Z">
        <w:r w:rsidR="0097153C">
          <w:rPr>
            <w:rFonts w:ascii="Times New Roman" w:hAnsi="Times New Roman" w:cs="Times New Roman"/>
          </w:rPr>
          <w:t>served</w:t>
        </w:r>
      </w:ins>
      <w:ins w:id="1805" w:author="Benton, Deon" w:date="2026-03-07T20:16:00Z" w16du:dateUtc="2026-03-08T02:16:00Z">
        <w:r w:rsidR="00BA0306">
          <w:rPr>
            <w:rFonts w:ascii="Times New Roman" w:hAnsi="Times New Roman" w:cs="Times New Roman"/>
          </w:rPr>
          <w:t>, respectively,</w:t>
        </w:r>
      </w:ins>
      <w:ins w:id="1806" w:author="Benton, Deon" w:date="2026-02-26T16:23:00Z" w16du:dateUtc="2026-02-26T22:23:00Z">
        <w:r w:rsidR="0097153C">
          <w:rPr>
            <w:rFonts w:ascii="Times New Roman" w:hAnsi="Times New Roman" w:cs="Times New Roman"/>
          </w:rPr>
          <w:t xml:space="preserve"> as</w:t>
        </w:r>
      </w:ins>
      <w:ins w:id="1807" w:author="Benton, Deon" w:date="2026-03-07T19:31:00Z" w16du:dateUtc="2026-03-08T01:31:00Z">
        <w:r w:rsidR="007636E8">
          <w:rPr>
            <w:rFonts w:ascii="Times New Roman" w:hAnsi="Times New Roman" w:cs="Times New Roman"/>
          </w:rPr>
          <w:t xml:space="preserve"> plac</w:t>
        </w:r>
      </w:ins>
      <w:ins w:id="1808" w:author="Benton, Deon" w:date="2026-03-07T19:32:00Z" w16du:dateUtc="2026-03-08T01:32:00Z">
        <w:r w:rsidR="007636E8">
          <w:rPr>
            <w:rFonts w:ascii="Times New Roman" w:hAnsi="Times New Roman" w:cs="Times New Roman"/>
          </w:rPr>
          <w:t>eholder</w:t>
        </w:r>
      </w:ins>
      <w:ins w:id="1809" w:author="Benton, Deon" w:date="2026-03-07T20:15:00Z" w16du:dateUtc="2026-03-08T02:15:00Z">
        <w:r w:rsidR="00BA0306">
          <w:rPr>
            <w:rFonts w:ascii="Times New Roman" w:hAnsi="Times New Roman" w:cs="Times New Roman"/>
          </w:rPr>
          <w:t>s</w:t>
        </w:r>
      </w:ins>
      <w:ins w:id="1810" w:author="Benton, Deon" w:date="2026-03-07T19:29:00Z" w16du:dateUtc="2026-03-08T01:29:00Z">
        <w:r w:rsidR="007636E8">
          <w:rPr>
            <w:rFonts w:ascii="Times New Roman" w:hAnsi="Times New Roman" w:cs="Times New Roman"/>
          </w:rPr>
          <w:t xml:space="preserve"> for the surface features</w:t>
        </w:r>
      </w:ins>
      <w:ins w:id="1811" w:author="Benton, Deon" w:date="2026-03-07T20:16:00Z" w16du:dateUtc="2026-03-08T02:16:00Z">
        <w:r w:rsidR="00BA0306">
          <w:rPr>
            <w:rFonts w:ascii="Times New Roman" w:hAnsi="Times New Roman" w:cs="Times New Roman"/>
          </w:rPr>
          <w:t xml:space="preserve"> possessed by animate entities </w:t>
        </w:r>
      </w:ins>
      <w:ins w:id="1812"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813" w:author="Benton, Deon" w:date="2026-03-07T20:16:00Z" w16du:dateUtc="2026-03-08T02:16:00Z">
        <w:r w:rsidR="00BA0306">
          <w:rPr>
            <w:rFonts w:ascii="Times New Roman" w:hAnsi="Times New Roman" w:cs="Times New Roman"/>
          </w:rPr>
          <w:t>and inanimate objects</w:t>
        </w:r>
      </w:ins>
      <w:ins w:id="1814" w:author="Benton, Deon" w:date="2026-03-07T20:17:00Z" w16du:dateUtc="2026-03-08T02:17:00Z">
        <w:r w:rsidR="00BA0306">
          <w:rPr>
            <w:rFonts w:ascii="Times New Roman" w:hAnsi="Times New Roman" w:cs="Times New Roman"/>
          </w:rPr>
          <w:t xml:space="preserve"> (e.g., rigidity and compactness)</w:t>
        </w:r>
      </w:ins>
      <w:ins w:id="1815" w:author="Benton, Deon" w:date="2026-03-07T20:52:00Z" w16du:dateUtc="2026-03-08T02:52:00Z">
        <w:r w:rsidR="007E006B">
          <w:rPr>
            <w:rFonts w:ascii="Times New Roman" w:hAnsi="Times New Roman" w:cs="Times New Roman"/>
          </w:rPr>
          <w:t xml:space="preserve">; </w:t>
        </w:r>
      </w:ins>
      <w:ins w:id="1816" w:author="Benton, Deon" w:date="2026-03-07T20:51:00Z" w16du:dateUtc="2026-03-08T02:51:00Z">
        <w:r w:rsidR="007E006B">
          <w:rPr>
            <w:rFonts w:ascii="Times New Roman" w:hAnsi="Times New Roman" w:cs="Times New Roman"/>
          </w:rPr>
          <w:t xml:space="preserve">these units did not serve as placeholders </w:t>
        </w:r>
      </w:ins>
      <w:ins w:id="1817" w:author="Benton, Deon" w:date="2026-03-07T20:52:00Z" w16du:dateUtc="2026-03-08T02:52:00Z">
        <w:r w:rsidR="007E006B">
          <w:rPr>
            <w:rFonts w:ascii="Times New Roman" w:hAnsi="Times New Roman" w:cs="Times New Roman"/>
          </w:rPr>
          <w:t xml:space="preserve">for </w:t>
        </w:r>
      </w:ins>
      <w:ins w:id="1818" w:author="Benton, Deon" w:date="2026-03-07T20:51:00Z" w16du:dateUtc="2026-03-08T02:51:00Z">
        <w:r w:rsidR="007E006B">
          <w:rPr>
            <w:rFonts w:ascii="Times New Roman" w:hAnsi="Times New Roman" w:cs="Times New Roman"/>
          </w:rPr>
          <w:t>the categories themselves</w:t>
        </w:r>
      </w:ins>
      <w:ins w:id="1819" w:author="Benton, Deon" w:date="2026-03-07T20:17:00Z" w16du:dateUtc="2026-03-08T02:17:00Z">
        <w:r w:rsidR="00BA0306">
          <w:rPr>
            <w:rFonts w:ascii="Times New Roman" w:hAnsi="Times New Roman" w:cs="Times New Roman"/>
          </w:rPr>
          <w:t>.</w:t>
        </w:r>
      </w:ins>
      <w:ins w:id="1820" w:author="Benton, Deon" w:date="2026-03-07T20:49:00Z" w16du:dateUtc="2026-03-08T02:49:00Z">
        <w:r w:rsidR="007E006B">
          <w:rPr>
            <w:rFonts w:ascii="Times New Roman" w:hAnsi="Times New Roman" w:cs="Times New Roman"/>
          </w:rPr>
          <w:t xml:space="preserve"> </w:t>
        </w:r>
      </w:ins>
      <w:ins w:id="1821" w:author="Benton, Deon" w:date="2026-03-07T20:20:00Z" w16du:dateUtc="2026-03-08T02:20:00Z">
        <w:r w:rsidR="00BA0306">
          <w:rPr>
            <w:rFonts w:ascii="Times New Roman" w:hAnsi="Times New Roman" w:cs="Times New Roman"/>
          </w:rPr>
          <w:t>A chief advantage of</w:t>
        </w:r>
      </w:ins>
      <w:ins w:id="1822" w:author="Benton, Deon" w:date="2026-03-07T19:27:00Z" w16du:dateUtc="2026-03-08T01:27:00Z">
        <w:r w:rsidR="007636E8">
          <w:rPr>
            <w:rFonts w:ascii="Times New Roman" w:hAnsi="Times New Roman" w:cs="Times New Roman"/>
          </w:rPr>
          <w:t xml:space="preserve"> not modeling specific surface features </w:t>
        </w:r>
      </w:ins>
      <w:ins w:id="1823" w:author="Benton, Deon" w:date="2026-02-26T16:32:00Z" w16du:dateUtc="2026-02-26T22:32:00Z">
        <w:r w:rsidR="00733C83">
          <w:rPr>
            <w:rFonts w:ascii="Times New Roman" w:hAnsi="Times New Roman" w:cs="Times New Roman"/>
          </w:rPr>
          <w:t xml:space="preserve">is that it </w:t>
        </w:r>
      </w:ins>
      <w:ins w:id="1824" w:author="Benton, Deon" w:date="2026-03-07T20:20:00Z" w16du:dateUtc="2026-03-08T02:20:00Z">
        <w:r w:rsidR="00BA0306">
          <w:rPr>
            <w:rFonts w:ascii="Times New Roman" w:hAnsi="Times New Roman" w:cs="Times New Roman"/>
          </w:rPr>
          <w:t xml:space="preserve">eschewed the need to </w:t>
        </w:r>
      </w:ins>
      <w:ins w:id="1825" w:author="Benton, Deon" w:date="2026-02-26T16:24:00Z" w16du:dateUtc="2026-02-26T22:24:00Z">
        <w:r w:rsidR="002D6839">
          <w:rPr>
            <w:rFonts w:ascii="Times New Roman" w:hAnsi="Times New Roman" w:cs="Times New Roman"/>
          </w:rPr>
          <w:t xml:space="preserve">commit to any </w:t>
        </w:r>
      </w:ins>
      <w:ins w:id="1826" w:author="Benton, Deon" w:date="2026-02-26T16:25:00Z" w16du:dateUtc="2026-02-26T22:25:00Z">
        <w:r w:rsidR="002D6839">
          <w:rPr>
            <w:rFonts w:ascii="Times New Roman" w:hAnsi="Times New Roman" w:cs="Times New Roman"/>
          </w:rPr>
          <w:t>specific</w:t>
        </w:r>
      </w:ins>
      <w:ins w:id="1827" w:author="Benton, Deon" w:date="2026-02-26T16:24:00Z" w16du:dateUtc="2026-02-26T22:24:00Z">
        <w:r w:rsidR="002D6839">
          <w:rPr>
            <w:rFonts w:ascii="Times New Roman" w:hAnsi="Times New Roman" w:cs="Times New Roman"/>
          </w:rPr>
          <w:t xml:space="preserve"> feature</w:t>
        </w:r>
      </w:ins>
      <w:ins w:id="1828" w:author="Benton, Deon" w:date="2026-03-07T20:21:00Z" w16du:dateUtc="2026-03-08T02:21:00Z">
        <w:r w:rsidR="00BA0306">
          <w:rPr>
            <w:rFonts w:ascii="Times New Roman" w:hAnsi="Times New Roman" w:cs="Times New Roman"/>
          </w:rPr>
          <w:t xml:space="preserve">. </w:t>
        </w:r>
      </w:ins>
      <w:ins w:id="1829" w:author="Benton, Deon" w:date="2026-03-07T20:36:00Z" w16du:dateUtc="2026-03-08T02:36:00Z">
        <w:r w:rsidR="003770EC">
          <w:rPr>
            <w:rFonts w:ascii="Times New Roman" w:hAnsi="Times New Roman" w:cs="Times New Roman"/>
          </w:rPr>
          <w:t>Such a commitment would also be premature given that</w:t>
        </w:r>
      </w:ins>
      <w:ins w:id="1830" w:author="Benton, Deon" w:date="2026-03-07T20:37:00Z" w16du:dateUtc="2026-03-08T02:37:00Z">
        <w:r w:rsidR="003770EC">
          <w:rPr>
            <w:rFonts w:ascii="Times New Roman" w:hAnsi="Times New Roman" w:cs="Times New Roman"/>
          </w:rPr>
          <w:t xml:space="preserve"> it would first</w:t>
        </w:r>
      </w:ins>
      <w:ins w:id="1831" w:author="Benton, Deon" w:date="2026-03-07T20:32:00Z" w16du:dateUtc="2026-03-08T02:32:00Z">
        <w:r w:rsidR="0049328D">
          <w:rPr>
            <w:rFonts w:ascii="Times New Roman" w:hAnsi="Times New Roman" w:cs="Times New Roman"/>
          </w:rPr>
          <w:t xml:space="preserve"> need to be </w:t>
        </w:r>
      </w:ins>
      <w:ins w:id="1832" w:author="Benton, Deon" w:date="2026-03-07T20:33:00Z" w16du:dateUtc="2026-03-08T02:33:00Z">
        <w:r w:rsidR="0049328D">
          <w:rPr>
            <w:rFonts w:ascii="Times New Roman" w:hAnsi="Times New Roman" w:cs="Times New Roman"/>
          </w:rPr>
          <w:t xml:space="preserve">determined which </w:t>
        </w:r>
      </w:ins>
      <w:ins w:id="1833" w:author="Benton, Deon" w:date="2026-03-07T20:35:00Z" w16du:dateUtc="2026-03-08T02:35:00Z">
        <w:r w:rsidR="003770EC">
          <w:rPr>
            <w:rFonts w:ascii="Times New Roman" w:hAnsi="Times New Roman" w:cs="Times New Roman"/>
          </w:rPr>
          <w:t>surface features infants attend to in action understanding studies</w:t>
        </w:r>
      </w:ins>
      <w:ins w:id="1834" w:author="Benton, Deon" w:date="2026-03-07T20:38:00Z" w16du:dateUtc="2026-03-08T02:38:00Z">
        <w:r w:rsidR="003770EC">
          <w:rPr>
            <w:rFonts w:ascii="Times New Roman" w:hAnsi="Times New Roman" w:cs="Times New Roman"/>
          </w:rPr>
          <w:t>.</w:t>
        </w:r>
      </w:ins>
      <w:ins w:id="1835" w:author="Benton, Deon" w:date="2026-03-07T20:42:00Z" w16du:dateUtc="2026-03-08T02:42:00Z">
        <w:r w:rsidR="003770EC">
          <w:rPr>
            <w:rFonts w:ascii="Times New Roman" w:hAnsi="Times New Roman" w:cs="Times New Roman"/>
          </w:rPr>
          <w:t xml:space="preserve"> Th</w:t>
        </w:r>
      </w:ins>
      <w:ins w:id="1836" w:author="Benton, Deon" w:date="2026-03-07T20:43:00Z" w16du:dateUtc="2026-03-08T02:43:00Z">
        <w:r w:rsidR="003770EC">
          <w:rPr>
            <w:rFonts w:ascii="Times New Roman" w:hAnsi="Times New Roman" w:cs="Times New Roman"/>
          </w:rPr>
          <w:t xml:space="preserve">e reason </w:t>
        </w:r>
      </w:ins>
      <w:ins w:id="1837" w:author="Benton, Deon" w:date="2026-03-07T20:53:00Z" w16du:dateUtc="2026-03-08T02:53:00Z">
        <w:r w:rsidR="007E006B">
          <w:rPr>
            <w:rFonts w:ascii="Times New Roman" w:hAnsi="Times New Roman" w:cs="Times New Roman"/>
          </w:rPr>
          <w:t>such evidence is lacking is</w:t>
        </w:r>
      </w:ins>
      <w:ins w:id="1838" w:author="Benton, Deon" w:date="2026-03-07T20:43:00Z" w16du:dateUtc="2026-03-08T02:43:00Z">
        <w:r w:rsidR="003770EC">
          <w:rPr>
            <w:rFonts w:ascii="Times New Roman" w:hAnsi="Times New Roman" w:cs="Times New Roman"/>
          </w:rPr>
          <w:t xml:space="preserve"> that</w:t>
        </w:r>
      </w:ins>
      <w:ins w:id="1839" w:author="Benton, Deon" w:date="2026-03-07T20:54:00Z" w16du:dateUtc="2026-03-08T02:54:00Z">
        <w:r w:rsidR="007E006B">
          <w:rPr>
            <w:rFonts w:ascii="Times New Roman" w:hAnsi="Times New Roman" w:cs="Times New Roman"/>
          </w:rPr>
          <w:t xml:space="preserve"> existing accounts have interpreted</w:t>
        </w:r>
      </w:ins>
      <w:ins w:id="1840" w:author="Benton, Deon" w:date="2026-03-07T20:38:00Z" w16du:dateUtc="2026-03-08T02:38:00Z">
        <w:r w:rsidR="003770EC">
          <w:rPr>
            <w:rFonts w:ascii="Times New Roman" w:hAnsi="Times New Roman" w:cs="Times New Roman"/>
          </w:rPr>
          <w:t xml:space="preserve"> infants’ looking </w:t>
        </w:r>
      </w:ins>
      <w:ins w:id="1841" w:author="Benton, Deon" w:date="2026-03-07T20:42:00Z" w16du:dateUtc="2026-03-08T02:42:00Z">
        <w:r w:rsidR="003770EC">
          <w:rPr>
            <w:rFonts w:ascii="Times New Roman" w:hAnsi="Times New Roman" w:cs="Times New Roman"/>
          </w:rPr>
          <w:t>behaviors</w:t>
        </w:r>
      </w:ins>
      <w:ins w:id="1842" w:author="Benton, Deon" w:date="2026-03-07T20:38:00Z" w16du:dateUtc="2026-03-08T02:38:00Z">
        <w:r w:rsidR="003770EC">
          <w:rPr>
            <w:rFonts w:ascii="Times New Roman" w:hAnsi="Times New Roman" w:cs="Times New Roman"/>
          </w:rPr>
          <w:t xml:space="preserve"> in studies on this topic as arising from </w:t>
        </w:r>
      </w:ins>
      <w:ins w:id="1843" w:author="Benton, Deon" w:date="2026-03-07T20:39:00Z" w16du:dateUtc="2026-03-08T02:39:00Z">
        <w:r w:rsidR="003770EC">
          <w:rPr>
            <w:rFonts w:ascii="Times New Roman" w:hAnsi="Times New Roman" w:cs="Times New Roman"/>
          </w:rPr>
          <w:t>abstract</w:t>
        </w:r>
      </w:ins>
      <w:ins w:id="1844" w:author="Benton, Deon" w:date="2026-03-07T20:38:00Z" w16du:dateUtc="2026-03-08T02:38:00Z">
        <w:r w:rsidR="003770EC">
          <w:rPr>
            <w:rFonts w:ascii="Times New Roman" w:hAnsi="Times New Roman" w:cs="Times New Roman"/>
          </w:rPr>
          <w:t>, conceptual</w:t>
        </w:r>
      </w:ins>
      <w:ins w:id="1845" w:author="Benton, Deon" w:date="2026-03-07T20:39:00Z" w16du:dateUtc="2026-03-08T02:39:00Z">
        <w:r w:rsidR="003770EC">
          <w:rPr>
            <w:rFonts w:ascii="Times New Roman" w:hAnsi="Times New Roman" w:cs="Times New Roman"/>
          </w:rPr>
          <w:t>ly rich notions of acti</w:t>
        </w:r>
      </w:ins>
      <w:ins w:id="1846" w:author="Benton, Deon" w:date="2026-03-07T20:54:00Z" w16du:dateUtc="2026-03-08T02:54:00Z">
        <w:r w:rsidR="007E006B">
          <w:rPr>
            <w:rFonts w:ascii="Times New Roman" w:hAnsi="Times New Roman" w:cs="Times New Roman"/>
          </w:rPr>
          <w:t>on rather than from associations formed</w:t>
        </w:r>
      </w:ins>
      <w:ins w:id="1847" w:author="Benton, Deon" w:date="2026-03-07T20:55:00Z" w16du:dateUtc="2026-03-08T02:55:00Z">
        <w:r w:rsidR="007E006B">
          <w:rPr>
            <w:rFonts w:ascii="Times New Roman" w:hAnsi="Times New Roman" w:cs="Times New Roman"/>
          </w:rPr>
          <w:t xml:space="preserve"> over semantically neutral, visible, surface features.</w:t>
        </w:r>
      </w:ins>
      <w:ins w:id="1848"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849" w:author="Benton, Deon" w:date="2026-03-07T20:58:00Z" w16du:dateUtc="2026-03-08T02:58:00Z">
        <w:r>
          <w:rPr>
            <w:rFonts w:ascii="Times New Roman" w:hAnsi="Times New Roman" w:cs="Times New Roman"/>
          </w:rPr>
          <w:t>Horizontal Posit</w:t>
        </w:r>
      </w:ins>
      <w:ins w:id="1850" w:author="Benton, Deon" w:date="2026-03-07T21:00:00Z" w16du:dateUtc="2026-03-08T03:00:00Z">
        <w:r>
          <w:rPr>
            <w:rFonts w:ascii="Times New Roman" w:hAnsi="Times New Roman" w:cs="Times New Roman"/>
          </w:rPr>
          <w:t>i</w:t>
        </w:r>
      </w:ins>
      <w:ins w:id="1851" w:author="Benton, Deon" w:date="2026-03-07T20:58:00Z" w16du:dateUtc="2026-03-08T02:58:00Z">
        <w:r>
          <w:rPr>
            <w:rFonts w:ascii="Times New Roman" w:hAnsi="Times New Roman" w:cs="Times New Roman"/>
          </w:rPr>
          <w:t>on</w:t>
        </w:r>
      </w:ins>
      <w:ins w:id="1852" w:author="Benton, Deon" w:date="2026-03-07T21:00:00Z" w16du:dateUtc="2026-03-08T03:00:00Z">
        <w:r>
          <w:rPr>
            <w:rFonts w:ascii="Times New Roman" w:hAnsi="Times New Roman" w:cs="Times New Roman"/>
          </w:rPr>
          <w:t xml:space="preserve"> </w:t>
        </w:r>
      </w:ins>
      <w:ins w:id="1853" w:author="Benton, Deon" w:date="2026-03-07T20:58:00Z" w16du:dateUtc="2026-03-08T02:58:00Z">
        <w:r>
          <w:rPr>
            <w:rFonts w:ascii="Times New Roman" w:hAnsi="Times New Roman" w:cs="Times New Roman"/>
          </w:rPr>
          <w:t>w</w:t>
        </w:r>
      </w:ins>
      <w:ins w:id="1854" w:author="Benton, Deon" w:date="2026-03-07T20:59:00Z" w16du:dateUtc="2026-03-08T02:59:00Z">
        <w:r>
          <w:rPr>
            <w:rFonts w:ascii="Times New Roman" w:hAnsi="Times New Roman" w:cs="Times New Roman"/>
          </w:rPr>
          <w:t>a</w:t>
        </w:r>
      </w:ins>
      <w:ins w:id="1855"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856" w:author="Benton, Deon" w:date="2026-03-07T20:59:00Z" w16du:dateUtc="2026-03-08T02:59:00Z">
        <w:r>
          <w:rPr>
            <w:rFonts w:ascii="Times New Roman" w:hAnsi="Times New Roman" w:cs="Times New Roman"/>
          </w:rPr>
          <w:t>.</w:t>
        </w:r>
      </w:ins>
      <w:ins w:id="1857"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858"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859" w:author="Benton, Deon" w:date="2026-02-27T13:09:00Z" w16du:dateUtc="2026-02-27T19:09:00Z">
        <w:r w:rsidR="00CF4781">
          <w:rPr>
            <w:rFonts w:ascii="Times New Roman" w:eastAsia="Times New Roman" w:hAnsi="Times New Roman" w:cs="Times New Roman"/>
          </w:rPr>
          <w:t>group that captured the</w:t>
        </w:r>
      </w:ins>
      <w:ins w:id="1860" w:author="Benton, Deon" w:date="2026-03-07T21:00:00Z" w16du:dateUtc="2026-03-08T03:00:00Z">
        <w:r>
          <w:rPr>
            <w:rFonts w:ascii="Times New Roman" w:eastAsia="Times New Roman" w:hAnsi="Times New Roman" w:cs="Times New Roman"/>
          </w:rPr>
          <w:t xml:space="preserve"> horizontal</w:t>
        </w:r>
      </w:ins>
      <w:ins w:id="1861"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862" w:author="Benton, Deon" w:date="2026-02-27T13:10:00Z" w16du:dateUtc="2026-02-27T19:10:00Z">
        <w:r w:rsidR="005E2925">
          <w:rPr>
            <w:rFonts w:ascii="Times New Roman" w:eastAsia="Times New Roman" w:hAnsi="Times New Roman" w:cs="Times New Roman"/>
          </w:rPr>
          <w:t xml:space="preserve">proach, </w:t>
        </w:r>
      </w:ins>
      <w:ins w:id="1863" w:author="Benton, Deon" w:date="2026-02-27T13:09:00Z" w16du:dateUtc="2026-02-27T19:09:00Z">
        <w:r w:rsidR="005E2925">
          <w:rPr>
            <w:rFonts w:ascii="Times New Roman" w:eastAsia="Times New Roman" w:hAnsi="Times New Roman" w:cs="Times New Roman"/>
          </w:rPr>
          <w:t xml:space="preserve">see </w:t>
        </w:r>
      </w:ins>
      <w:ins w:id="1864" w:author="Benton, Deon" w:date="2026-03-07T20:59:00Z" w16du:dateUtc="2026-03-08T02:59:00Z">
        <w:r>
          <w:rPr>
            <w:rFonts w:ascii="Times New Roman" w:eastAsia="Times New Roman" w:hAnsi="Times New Roman" w:cs="Times New Roman"/>
          </w:rPr>
          <w:t xml:space="preserve">Benton, 2024 and </w:t>
        </w:r>
      </w:ins>
      <w:proofErr w:type="spellStart"/>
      <w:ins w:id="1865" w:author="Benton, Deon" w:date="2026-02-27T13:09:00Z" w16du:dateUtc="2026-02-27T19:09:00Z">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866"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867" w:author="Benton, Deon" w:date="2026-03-07T21:00:00Z" w16du:dateUtc="2026-03-08T03:00:00Z">
        <w:r>
          <w:rPr>
            <w:rFonts w:ascii="Times New Roman" w:eastAsia="Times New Roman" w:hAnsi="Times New Roman" w:cs="Times New Roman"/>
          </w:rPr>
          <w:t>th</w:t>
        </w:r>
      </w:ins>
      <w:ins w:id="1868"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869"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870" w:author="Benton, Deon" w:date="2026-03-07T21:01:00Z" w16du:dateUtc="2026-03-08T03:01:00Z">
        <w:r>
          <w:rPr>
            <w:rFonts w:ascii="Times New Roman" w:eastAsia="Times New Roman" w:hAnsi="Times New Roman" w:cs="Times New Roman"/>
          </w:rPr>
          <w:t xml:space="preserve">is </w:t>
        </w:r>
      </w:ins>
      <w:ins w:id="1871"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872"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873"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874"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875"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876"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877"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878"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879"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880" w:author="Benton, Deon" w:date="2026-02-27T13:41:00Z" w16du:dateUtc="2026-02-27T19:41:00Z">
        <w:r w:rsidR="00773EE1">
          <w:rPr>
            <w:rFonts w:ascii="Times New Roman" w:hAnsi="Times New Roman" w:cs="Times New Roman"/>
          </w:rPr>
          <w:t xml:space="preserve">Separating these </w:t>
        </w:r>
      </w:ins>
      <w:ins w:id="1881" w:author="Benton, Deon" w:date="2026-02-27T13:39:00Z" w16du:dateUtc="2026-02-27T19:39:00Z">
        <w:r w:rsidR="00DD510D">
          <w:rPr>
            <w:rFonts w:ascii="Times New Roman" w:hAnsi="Times New Roman" w:cs="Times New Roman"/>
          </w:rPr>
          <w:t>two aspects of motion—that is, hori</w:t>
        </w:r>
      </w:ins>
      <w:ins w:id="1882" w:author="Benton, Deon" w:date="2026-02-27T13:40:00Z" w16du:dateUtc="2026-02-27T19:40:00Z">
        <w:r w:rsidR="00DD510D">
          <w:rPr>
            <w:rFonts w:ascii="Times New Roman" w:hAnsi="Times New Roman" w:cs="Times New Roman"/>
          </w:rPr>
          <w:t>zontal translation from curvature—</w:t>
        </w:r>
      </w:ins>
      <w:ins w:id="1883" w:author="Benton, Deon" w:date="2026-02-27T13:42:00Z" w16du:dateUtc="2026-02-27T19:42:00Z">
        <w:r w:rsidR="00773EE1">
          <w:rPr>
            <w:rFonts w:ascii="Times New Roman" w:hAnsi="Times New Roman" w:cs="Times New Roman"/>
          </w:rPr>
          <w:t>in this way enabled</w:t>
        </w:r>
      </w:ins>
      <w:ins w:id="1884" w:author="Benton, Deon" w:date="2026-02-27T13:41:00Z" w16du:dateUtc="2026-02-27T19:41:00Z">
        <w:r w:rsidR="00773EE1">
          <w:rPr>
            <w:rFonts w:ascii="Times New Roman" w:hAnsi="Times New Roman" w:cs="Times New Roman"/>
          </w:rPr>
          <w:t xml:space="preserve"> </w:t>
        </w:r>
      </w:ins>
      <w:ins w:id="1885" w:author="Benton, Deon" w:date="2026-02-27T13:42:00Z" w16du:dateUtc="2026-02-27T19:42:00Z">
        <w:r w:rsidR="00773EE1">
          <w:rPr>
            <w:rFonts w:ascii="Times New Roman" w:hAnsi="Times New Roman" w:cs="Times New Roman"/>
          </w:rPr>
          <w:t>the</w:t>
        </w:r>
      </w:ins>
      <w:ins w:id="1886" w:author="Benton, Deon" w:date="2026-02-27T13:40:00Z" w16du:dateUtc="2026-02-27T19:40:00Z">
        <w:r w:rsidR="00773EE1">
          <w:rPr>
            <w:rFonts w:ascii="Times New Roman" w:hAnsi="Times New Roman" w:cs="Times New Roman"/>
          </w:rPr>
          <w:t xml:space="preserve"> model to represent </w:t>
        </w:r>
      </w:ins>
      <w:ins w:id="1887" w:author="Benton, Deon" w:date="2026-02-27T13:43:00Z" w16du:dateUtc="2026-02-27T19:43:00Z">
        <w:r w:rsidR="008E11CA">
          <w:rPr>
            <w:rFonts w:ascii="Times New Roman" w:hAnsi="Times New Roman" w:cs="Times New Roman"/>
          </w:rPr>
          <w:t>heading direction</w:t>
        </w:r>
      </w:ins>
      <w:ins w:id="1888" w:author="Benton, Deon" w:date="2026-02-27T13:41:00Z" w16du:dateUtc="2026-02-27T19:41:00Z">
        <w:r w:rsidR="00773EE1">
          <w:rPr>
            <w:rFonts w:ascii="Times New Roman" w:hAnsi="Times New Roman" w:cs="Times New Roman"/>
          </w:rPr>
          <w:t xml:space="preserve"> independently from </w:t>
        </w:r>
      </w:ins>
      <w:ins w:id="1889" w:author="Benton, Deon" w:date="2026-02-27T13:44:00Z" w16du:dateUtc="2026-02-27T19:44:00Z">
        <w:r w:rsidR="008E11CA">
          <w:rPr>
            <w:rFonts w:ascii="Times New Roman" w:hAnsi="Times New Roman" w:cs="Times New Roman"/>
          </w:rPr>
          <w:t xml:space="preserve">its </w:t>
        </w:r>
      </w:ins>
      <w:ins w:id="1890" w:author="Benton, Deon" w:date="2026-02-27T13:41:00Z" w16du:dateUtc="2026-02-27T19:41:00Z">
        <w:r w:rsidR="00773EE1">
          <w:rPr>
            <w:rFonts w:ascii="Times New Roman" w:hAnsi="Times New Roman" w:cs="Times New Roman"/>
          </w:rPr>
          <w:t>geometry</w:t>
        </w:r>
      </w:ins>
      <w:ins w:id="1891"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892"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893"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894"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895"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7ACEB03A" w:rsidR="00F246A7" w:rsidRDefault="00524642" w:rsidP="00F246A7">
      <w:pPr>
        <w:spacing w:line="480" w:lineRule="auto"/>
        <w:ind w:firstLine="720"/>
        <w:contextualSpacing/>
        <w:rPr>
          <w:ins w:id="1896"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1897"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898"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899"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900" w:author="Benton, Deon" w:date="2026-02-27T13:54:00Z" w16du:dateUtc="2026-02-27T19:54:00Z">
        <w:r w:rsidR="007C37CB">
          <w:rPr>
            <w:rFonts w:ascii="Times New Roman" w:hAnsi="Times New Roman" w:cs="Times New Roman"/>
          </w:rPr>
          <w:t>Obstacle Horizontal</w:t>
        </w:r>
      </w:ins>
      <w:ins w:id="1901" w:author="Benton, Deon" w:date="2026-02-27T14:03:00Z" w16du:dateUtc="2026-02-27T20:03:00Z">
        <w:r w:rsidR="00334B9E">
          <w:rPr>
            <w:rFonts w:ascii="Times New Roman" w:hAnsi="Times New Roman" w:cs="Times New Roman"/>
          </w:rPr>
          <w:t xml:space="preserve"> Spatial</w:t>
        </w:r>
      </w:ins>
      <w:ins w:id="1902"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903" w:author="Benton, Deon" w:date="2026-02-27T16:06:00Z" w16du:dateUtc="2026-02-27T22:06:00Z">
        <w:r w:rsidR="000D00F9">
          <w:rPr>
            <w:rFonts w:ascii="Times New Roman" w:hAnsi="Times New Roman" w:cs="Times New Roman"/>
          </w:rPr>
          <w:t xml:space="preserve">Arc </w:t>
        </w:r>
      </w:ins>
      <w:ins w:id="1904"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1905"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1906"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1907"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908"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909"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91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911"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912"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913"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914"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915"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916" w:author="Benton, Deon" w:date="2026-02-27T13:57:00Z" w16du:dateUtc="2026-02-27T19:57:00Z">
        <w:r w:rsidR="00A858D9">
          <w:rPr>
            <w:rFonts w:ascii="Times New Roman" w:hAnsi="Times New Roman" w:cs="Times New Roman"/>
          </w:rPr>
          <w:t xml:space="preserve"> the absence of a</w:t>
        </w:r>
      </w:ins>
      <w:ins w:id="1917" w:author="Benton, Deon" w:date="2026-02-27T13:58:00Z" w16du:dateUtc="2026-02-27T19:58:00Z">
        <w:r w:rsidR="003730F6">
          <w:rPr>
            <w:rFonts w:ascii="Times New Roman" w:hAnsi="Times New Roman" w:cs="Times New Roman"/>
          </w:rPr>
          <w:t xml:space="preserve">n </w:t>
        </w:r>
      </w:ins>
      <w:ins w:id="1918" w:author="Benton, Deon" w:date="2026-02-27T14:00:00Z" w16du:dateUtc="2026-02-27T20:00:00Z">
        <w:r w:rsidR="003730F6">
          <w:rPr>
            <w:rFonts w:ascii="Times New Roman" w:hAnsi="Times New Roman" w:cs="Times New Roman"/>
          </w:rPr>
          <w:t>o</w:t>
        </w:r>
      </w:ins>
      <w:ins w:id="1919"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920"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921"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922" w:author="Benton, Deon" w:date="2026-02-27T16:19:00Z" w16du:dateUtc="2026-02-27T22:19:00Z">
        <w:r w:rsidR="002D1FB6">
          <w:rPr>
            <w:rFonts w:ascii="Times New Roman" w:hAnsi="Times New Roman" w:cs="Times New Roman"/>
          </w:rPr>
          <w:t>Arced Peak and Obstacle Heights</w:t>
        </w:r>
      </w:ins>
      <w:ins w:id="1923"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924"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925"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926"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927"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928"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929"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930"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931"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932" w:author="Benton, Deon" w:date="2026-02-27T14:04:00Z" w16du:dateUtc="2026-02-27T20:04:00Z">
        <w:r w:rsidR="00334B9E">
          <w:rPr>
            <w:rFonts w:ascii="Times New Roman" w:hAnsi="Times New Roman" w:cs="Times New Roman"/>
          </w:rPr>
          <w:t xml:space="preserve">(i.e., the obstacle was positioned to </w:t>
        </w:r>
      </w:ins>
      <w:ins w:id="1933"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934"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1935" w:author="Benton, Deon" w:date="2026-02-27T16:07:00Z" w16du:dateUtc="2026-02-27T22:07:00Z">
        <w:r w:rsidR="000D00F9">
          <w:rPr>
            <w:rFonts w:ascii="Times New Roman" w:hAnsi="Times New Roman" w:cs="Times New Roman"/>
          </w:rPr>
          <w:t xml:space="preserve">was No </w:t>
        </w:r>
      </w:ins>
      <w:ins w:id="1936"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1937" w:author="Benton, Deon" w:date="2026-02-27T16:07:00Z" w16du:dateUtc="2026-02-27T22:07:00Z">
        <w:r w:rsidR="00597AD3">
          <w:rPr>
            <w:rFonts w:ascii="Times New Roman" w:hAnsi="Times New Roman" w:cs="Times New Roman"/>
          </w:rPr>
          <w:t xml:space="preserve">an </w:t>
        </w:r>
      </w:ins>
      <w:ins w:id="1938" w:author="Benton, Deon" w:date="2026-02-27T16:08:00Z" w16du:dateUtc="2026-02-27T22:08:00Z">
        <w:r w:rsidR="00597AD3">
          <w:rPr>
            <w:rFonts w:ascii="Times New Roman" w:hAnsi="Times New Roman" w:cs="Times New Roman"/>
          </w:rPr>
          <w:t>object</w:t>
        </w:r>
      </w:ins>
      <w:ins w:id="1939" w:author="Benton, Deon" w:date="2026-02-27T16:07:00Z" w16du:dateUtc="2026-02-27T22:07:00Z">
        <w:r w:rsidR="00597AD3">
          <w:rPr>
            <w:rFonts w:ascii="Times New Roman" w:hAnsi="Times New Roman" w:cs="Times New Roman"/>
          </w:rPr>
          <w:t xml:space="preserve"> did n</w:t>
        </w:r>
      </w:ins>
      <w:ins w:id="1940"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941"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942"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943"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944"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945" w:author="Benton, Deon" w:date="2026-03-10T16:26:00Z" w16du:dateUtc="2026-03-10T21:26:00Z">
        <w:r w:rsidR="00D45295">
          <w:rPr>
            <w:rFonts w:ascii="Times New Roman" w:hAnsi="Times New Roman" w:cs="Times New Roman"/>
          </w:rPr>
          <w:t>). The</w:t>
        </w:r>
      </w:ins>
      <w:ins w:id="1946"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947"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948" w:author="Benton, Deon" w:date="2026-02-27T16:15:00Z" w16du:dateUtc="2026-02-27T22:15:00Z">
        <w:r w:rsidR="00305A74">
          <w:rPr>
            <w:rFonts w:ascii="Times New Roman" w:hAnsi="Times New Roman" w:cs="Times New Roman"/>
          </w:rPr>
          <w:t xml:space="preserve">whether the first and second object were </w:t>
        </w:r>
      </w:ins>
      <w:ins w:id="1949" w:author="Benton, Deon" w:date="2026-03-10T16:33:00Z" w16du:dateUtc="2026-03-10T21:33:00Z">
        <w:r w:rsidR="00362066">
          <w:rPr>
            <w:rFonts w:ascii="Times New Roman" w:hAnsi="Times New Roman" w:cs="Times New Roman"/>
          </w:rPr>
          <w:t>spatially abutted at</w:t>
        </w:r>
      </w:ins>
      <w:ins w:id="1950" w:author="Benton, Deon" w:date="2026-02-27T16:15:00Z" w16du:dateUtc="2026-02-27T22:15:00Z">
        <w:r w:rsidR="00305A74">
          <w:rPr>
            <w:rFonts w:ascii="Times New Roman" w:hAnsi="Times New Roman" w:cs="Times New Roman"/>
          </w:rPr>
          <w:t xml:space="preserve"> the end of a motion sequence</w:t>
        </w:r>
      </w:ins>
      <w:ins w:id="1951" w:author="Benton, Deon" w:date="2026-02-27T16:14:00Z" w16du:dateUtc="2026-02-27T22:14:00Z">
        <w:r w:rsidR="00305A74">
          <w:rPr>
            <w:rFonts w:ascii="Times New Roman" w:hAnsi="Times New Roman" w:cs="Times New Roman"/>
          </w:rPr>
          <w:t xml:space="preserve">. </w:t>
        </w:r>
      </w:ins>
      <w:ins w:id="1952"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953" w:author="Benton, Deon" w:date="2026-03-10T16:33:00Z" w16du:dateUtc="2026-03-10T21:33:00Z">
        <w:r w:rsidR="00362066">
          <w:rPr>
            <w:rFonts w:ascii="Times New Roman" w:hAnsi="Times New Roman" w:cs="Times New Roman"/>
          </w:rPr>
          <w:t>this was true</w:t>
        </w:r>
      </w:ins>
      <w:ins w:id="1954" w:author="Benton, Deon" w:date="2026-02-27T16:19:00Z" w16du:dateUtc="2026-02-27T22:19:00Z">
        <w:r w:rsidR="00774EFB">
          <w:rPr>
            <w:rFonts w:ascii="Times New Roman" w:hAnsi="Times New Roman" w:cs="Times New Roman"/>
          </w:rPr>
          <w:t>.</w:t>
        </w:r>
      </w:ins>
      <w:ins w:id="1955" w:author="Benton, Deon" w:date="2026-03-10T16:26:00Z" w16du:dateUtc="2026-03-10T21:26:00Z">
        <w:r w:rsidR="00D45295">
          <w:rPr>
            <w:rFonts w:ascii="Times New Roman" w:hAnsi="Times New Roman" w:cs="Times New Roman"/>
          </w:rPr>
          <w:t xml:space="preserve"> </w:t>
        </w:r>
      </w:ins>
      <w:ins w:id="1956" w:author="Benton, Deon" w:date="2026-03-10T18:27:00Z" w16du:dateUtc="2026-03-10T23:27:00Z">
        <w:r w:rsidR="00DB1E68">
          <w:rPr>
            <w:rFonts w:ascii="Times New Roman" w:hAnsi="Times New Roman" w:cs="Times New Roman"/>
          </w:rPr>
          <w:t xml:space="preserve">The rationale </w:t>
        </w:r>
      </w:ins>
      <w:ins w:id="1957" w:author="Benton, Deon" w:date="2026-04-06T11:12:00Z" w16du:dateUtc="2026-04-06T16:12:00Z">
        <w:r w:rsidR="00997C20">
          <w:rPr>
            <w:rFonts w:ascii="Times New Roman" w:hAnsi="Times New Roman" w:cs="Times New Roman"/>
          </w:rPr>
          <w:t xml:space="preserve">for this naming scheme was </w:t>
        </w:r>
      </w:ins>
      <w:ins w:id="1958" w:author="Benton, Deon" w:date="2026-03-10T18:27:00Z" w16du:dateUtc="2026-03-10T23:27:00Z">
        <w:r w:rsidR="00DB1E68">
          <w:rPr>
            <w:rFonts w:ascii="Times New Roman" w:hAnsi="Times New Roman" w:cs="Times New Roman"/>
          </w:rPr>
          <w:t xml:space="preserve">to emphasize </w:t>
        </w:r>
      </w:ins>
      <w:ins w:id="1959" w:author="Benton, Deon" w:date="2026-04-06T11:12:00Z" w16du:dateUtc="2026-04-06T16:12:00Z">
        <w:r w:rsidR="00997C20">
          <w:rPr>
            <w:rFonts w:ascii="Times New Roman" w:hAnsi="Times New Roman" w:cs="Times New Roman"/>
          </w:rPr>
          <w:t xml:space="preserve">each group’s </w:t>
        </w:r>
      </w:ins>
      <w:ins w:id="1960" w:author="Benton, Deon" w:date="2026-03-10T18:27:00Z" w16du:dateUtc="2026-03-10T23:27:00Z">
        <w:r w:rsidR="00DB1E68">
          <w:rPr>
            <w:rFonts w:ascii="Times New Roman" w:hAnsi="Times New Roman" w:cs="Times New Roman"/>
          </w:rPr>
          <w:t>surface-level, perceptually grounded,</w:t>
        </w:r>
      </w:ins>
      <w:ins w:id="1961" w:author="Benton, Deon" w:date="2026-04-06T11:12:00Z" w16du:dateUtc="2026-04-06T16:12:00Z">
        <w:r w:rsidR="00997C20">
          <w:rPr>
            <w:rFonts w:ascii="Times New Roman" w:hAnsi="Times New Roman" w:cs="Times New Roman"/>
          </w:rPr>
          <w:t xml:space="preserve"> and</w:t>
        </w:r>
      </w:ins>
      <w:ins w:id="1962"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214F5F13"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1963"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1964" w:author="Benton, Deon" w:date="2026-02-27T16:21:00Z" w16du:dateUtc="2026-02-27T22:21:00Z">
        <w:r w:rsidR="00F12553">
          <w:rPr>
            <w:rFonts w:ascii="Times New Roman" w:hAnsi="Times New Roman" w:cs="Times New Roman"/>
          </w:rPr>
          <w:t xml:space="preserve"> is that</w:t>
        </w:r>
      </w:ins>
      <w:ins w:id="1965"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1966" w:author="Benton, Deon" w:date="2026-02-27T16:29:00Z" w16du:dateUtc="2026-02-27T22:29:00Z">
        <w:r w:rsidR="00123CA6">
          <w:rPr>
            <w:rFonts w:ascii="Times New Roman" w:hAnsi="Times New Roman" w:cs="Times New Roman"/>
          </w:rPr>
          <w:t>are</w:t>
        </w:r>
      </w:ins>
      <w:ins w:id="1967"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1968" w:author="Benton, Deon" w:date="2026-02-27T16:23:00Z" w16du:dateUtc="2026-02-27T22:23:00Z">
        <w:r w:rsidR="00F12553">
          <w:rPr>
            <w:rFonts w:ascii="Times New Roman" w:hAnsi="Times New Roman" w:cs="Times New Roman"/>
          </w:rPr>
          <w:t xml:space="preserve"> </w:t>
        </w:r>
      </w:ins>
      <w:del w:id="1969" w:author="Benton, Deon" w:date="2026-02-27T16:24:00Z" w16du:dateUtc="2026-02-27T22:24:00Z">
        <w:r w:rsidDel="00B25E66">
          <w:rPr>
            <w:rFonts w:ascii="Times New Roman" w:hAnsi="Times New Roman" w:cs="Times New Roman"/>
          </w:rPr>
          <w:delText xml:space="preserve"> </w:delText>
        </w:r>
      </w:del>
      <w:ins w:id="1970" w:author="Benton, Deon" w:date="2026-02-27T16:22:00Z" w16du:dateUtc="2026-02-27T22:22:00Z">
        <w:r w:rsidR="00F12553">
          <w:rPr>
            <w:rFonts w:ascii="Times New Roman" w:hAnsi="Times New Roman" w:cs="Times New Roman"/>
          </w:rPr>
          <w:t xml:space="preserve">processing and encoding the kinematics of different </w:t>
        </w:r>
      </w:ins>
      <w:ins w:id="1971" w:author="Benton, Deon" w:date="2026-02-27T16:46:00Z" w16du:dateUtc="2026-02-27T22:46:00Z">
        <w:r w:rsidR="005D4226">
          <w:rPr>
            <w:rFonts w:ascii="Times New Roman" w:hAnsi="Times New Roman" w:cs="Times New Roman"/>
          </w:rPr>
          <w:t>movements</w:t>
        </w:r>
      </w:ins>
      <w:ins w:id="1972" w:author="Benton, Deon" w:date="2026-02-27T16:23:00Z" w16du:dateUtc="2026-02-27T22:23:00Z">
        <w:r w:rsidR="00B25E66">
          <w:rPr>
            <w:rFonts w:ascii="Times New Roman" w:hAnsi="Times New Roman" w:cs="Times New Roman"/>
          </w:rPr>
          <w:t xml:space="preserve">, </w:t>
        </w:r>
      </w:ins>
      <w:ins w:id="1973" w:author="Benton, Deon" w:date="2026-02-27T16:22:00Z" w16du:dateUtc="2026-02-27T22:22:00Z">
        <w:r w:rsidR="00F12553">
          <w:rPr>
            <w:rFonts w:ascii="Times New Roman" w:hAnsi="Times New Roman" w:cs="Times New Roman"/>
          </w:rPr>
          <w:t xml:space="preserve">the perceptual appearance of </w:t>
        </w:r>
      </w:ins>
      <w:ins w:id="1974" w:author="Benton, Deon" w:date="2026-02-27T16:23:00Z" w16du:dateUtc="2026-02-27T22:23:00Z">
        <w:r w:rsidR="00B25E66">
          <w:rPr>
            <w:rFonts w:ascii="Times New Roman" w:hAnsi="Times New Roman" w:cs="Times New Roman"/>
          </w:rPr>
          <w:t>the different objects</w:t>
        </w:r>
      </w:ins>
      <w:ins w:id="1975" w:author="Benton, Deon" w:date="2026-02-27T16:25:00Z" w16du:dateUtc="2026-02-27T22:25:00Z">
        <w:r w:rsidR="00B25E66">
          <w:rPr>
            <w:rFonts w:ascii="Times New Roman" w:hAnsi="Times New Roman" w:cs="Times New Roman"/>
          </w:rPr>
          <w:t xml:space="preserve"> and entities</w:t>
        </w:r>
      </w:ins>
      <w:ins w:id="1976" w:author="Benton, Deon" w:date="2026-02-27T16:24:00Z" w16du:dateUtc="2026-02-27T22:24:00Z">
        <w:r w:rsidR="00B25E66">
          <w:rPr>
            <w:rFonts w:ascii="Times New Roman" w:hAnsi="Times New Roman" w:cs="Times New Roman"/>
          </w:rPr>
          <w:t xml:space="preserve"> </w:t>
        </w:r>
      </w:ins>
      <w:ins w:id="1977" w:author="Benton, Deon" w:date="2026-02-27T16:22:00Z" w16du:dateUtc="2026-02-27T22:22:00Z">
        <w:r w:rsidR="00F12553">
          <w:rPr>
            <w:rFonts w:ascii="Times New Roman" w:hAnsi="Times New Roman" w:cs="Times New Roman"/>
          </w:rPr>
          <w:t xml:space="preserve">that engage in those </w:t>
        </w:r>
      </w:ins>
      <w:ins w:id="1978" w:author="Benton, Deon" w:date="2026-02-27T16:46:00Z" w16du:dateUtc="2026-02-27T22:46:00Z">
        <w:r w:rsidR="005D4226">
          <w:rPr>
            <w:rFonts w:ascii="Times New Roman" w:hAnsi="Times New Roman" w:cs="Times New Roman"/>
          </w:rPr>
          <w:t>movements</w:t>
        </w:r>
      </w:ins>
      <w:ins w:id="1979" w:author="Benton, Deon" w:date="2026-02-27T16:24:00Z" w16du:dateUtc="2026-02-27T22:24:00Z">
        <w:r w:rsidR="00B25E66">
          <w:rPr>
            <w:rFonts w:ascii="Times New Roman" w:hAnsi="Times New Roman" w:cs="Times New Roman"/>
          </w:rPr>
          <w:t>, as well as the associative relation</w:t>
        </w:r>
      </w:ins>
      <w:ins w:id="1980" w:author="Benton, Deon" w:date="2026-02-27T16:25:00Z" w16du:dateUtc="2026-02-27T22:25:00Z">
        <w:r w:rsidR="00B25E66">
          <w:rPr>
            <w:rFonts w:ascii="Times New Roman" w:hAnsi="Times New Roman" w:cs="Times New Roman"/>
          </w:rPr>
          <w:t>s</w:t>
        </w:r>
      </w:ins>
      <w:ins w:id="1981" w:author="Benton, Deon" w:date="2026-02-27T16:24:00Z" w16du:dateUtc="2026-02-27T22:24:00Z">
        <w:r w:rsidR="00B25E66">
          <w:rPr>
            <w:rFonts w:ascii="Times New Roman" w:hAnsi="Times New Roman" w:cs="Times New Roman"/>
          </w:rPr>
          <w:t xml:space="preserve"> among the</w:t>
        </w:r>
      </w:ins>
      <w:ins w:id="1982" w:author="Benton, Deon" w:date="2026-02-27T16:29:00Z" w16du:dateUtc="2026-02-27T22:29:00Z">
        <w:r w:rsidR="00123CA6">
          <w:rPr>
            <w:rFonts w:ascii="Times New Roman" w:hAnsi="Times New Roman" w:cs="Times New Roman"/>
          </w:rPr>
          <w:t xml:space="preserve">se </w:t>
        </w:r>
      </w:ins>
      <w:ins w:id="1983" w:author="Benton, Deon" w:date="2026-03-25T10:29:00Z" w16du:dateUtc="2026-03-25T15:29:00Z">
        <w:r w:rsidR="006663DD">
          <w:rPr>
            <w:rFonts w:ascii="Times New Roman" w:hAnsi="Times New Roman" w:cs="Times New Roman"/>
          </w:rPr>
          <w:t xml:space="preserve">perceptually-grounded </w:t>
        </w:r>
      </w:ins>
      <w:ins w:id="1984" w:author="Benton, Deon" w:date="2026-02-27T16:29:00Z" w16du:dateUtc="2026-02-27T22:29:00Z">
        <w:r w:rsidR="00123CA6">
          <w:rPr>
            <w:rFonts w:ascii="Times New Roman" w:hAnsi="Times New Roman" w:cs="Times New Roman"/>
          </w:rPr>
          <w:t>elements</w:t>
        </w:r>
      </w:ins>
      <w:ins w:id="1985" w:author="Benton, Deon" w:date="2026-02-27T16:25:00Z" w16du:dateUtc="2026-02-27T22:25:00Z">
        <w:r w:rsidR="00B25E66">
          <w:rPr>
            <w:rFonts w:ascii="Times New Roman" w:hAnsi="Times New Roman" w:cs="Times New Roman"/>
          </w:rPr>
          <w:t>.</w:t>
        </w:r>
      </w:ins>
      <w:ins w:id="1986" w:author="Benton, Deon" w:date="2026-02-27T16:22:00Z" w16du:dateUtc="2026-02-27T22:22:00Z">
        <w:r w:rsidR="00F12553">
          <w:rPr>
            <w:rFonts w:ascii="Times New Roman" w:hAnsi="Times New Roman" w:cs="Times New Roman"/>
          </w:rPr>
          <w:t xml:space="preserve"> </w:t>
        </w:r>
      </w:ins>
      <w:ins w:id="1987" w:author="Benton, Deon" w:date="2026-02-27T16:26:00Z" w16du:dateUtc="2026-02-27T22:26:00Z">
        <w:r w:rsidR="00864BDF">
          <w:rPr>
            <w:rFonts w:ascii="Times New Roman" w:hAnsi="Times New Roman" w:cs="Times New Roman"/>
          </w:rPr>
          <w:t xml:space="preserve">To implement this aspect of the </w:t>
        </w:r>
      </w:ins>
      <w:ins w:id="1988" w:author="Benton, Deon" w:date="2026-02-27T16:29:00Z" w16du:dateUtc="2026-02-27T22:29:00Z">
        <w:r w:rsidR="00F10356">
          <w:rPr>
            <w:rFonts w:ascii="Times New Roman" w:hAnsi="Times New Roman" w:cs="Times New Roman"/>
          </w:rPr>
          <w:t>proposal</w:t>
        </w:r>
      </w:ins>
      <w:ins w:id="1989" w:author="Benton, Deon" w:date="2026-02-27T16:26:00Z" w16du:dateUtc="2026-02-27T22:26:00Z">
        <w:r w:rsidR="00864BDF">
          <w:rPr>
            <w:rFonts w:ascii="Times New Roman" w:hAnsi="Times New Roman" w:cs="Times New Roman"/>
          </w:rPr>
          <w:t xml:space="preserve"> in the m</w:t>
        </w:r>
      </w:ins>
      <w:ins w:id="1990"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1991" w:author="Benton, Deon" w:date="2026-02-27T16:27:00Z" w16du:dateUtc="2026-02-27T22:27:00Z">
        <w:r w:rsidR="00864BDF">
          <w:rPr>
            <w:rFonts w:ascii="Times New Roman" w:hAnsi="Times New Roman" w:cs="Times New Roman"/>
          </w:rPr>
          <w:t xml:space="preserve"> a model analogue </w:t>
        </w:r>
      </w:ins>
      <w:ins w:id="1992" w:author="Benton, Deon" w:date="2026-02-27T16:29:00Z" w16du:dateUtc="2026-02-27T22:29:00Z">
        <w:r w:rsidR="00F10356">
          <w:rPr>
            <w:rFonts w:ascii="Times New Roman" w:hAnsi="Times New Roman" w:cs="Times New Roman"/>
          </w:rPr>
          <w:t>of the real</w:t>
        </w:r>
      </w:ins>
      <w:ins w:id="1993" w:author="Benton, Deon" w:date="2026-02-27T16:30:00Z" w16du:dateUtc="2026-02-27T22:30:00Z">
        <w:r w:rsidR="00F10356">
          <w:rPr>
            <w:rFonts w:ascii="Times New Roman" w:hAnsi="Times New Roman" w:cs="Times New Roman"/>
          </w:rPr>
          <w:t>-world experience</w:t>
        </w:r>
      </w:ins>
      <w:ins w:id="1994"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1995" w:author="Benton, Deon" w:date="2026-03-25T10:30:00Z" w16du:dateUtc="2026-03-25T15:30:00Z">
        <w:r w:rsidR="00AC6BAC">
          <w:rPr>
            <w:rFonts w:ascii="Times New Roman" w:hAnsi="Times New Roman" w:cs="Times New Roman"/>
          </w:rPr>
          <w:t xml:space="preserve">s are assumed to bring </w:t>
        </w:r>
      </w:ins>
      <w:ins w:id="1996" w:author="Benton, Deon" w:date="2026-02-27T16:30:00Z" w16du:dateUtc="2026-02-27T22:30:00Z">
        <w:r w:rsidR="008614DA">
          <w:rPr>
            <w:rFonts w:ascii="Times New Roman" w:hAnsi="Times New Roman" w:cs="Times New Roman"/>
          </w:rPr>
          <w:t>with them into action understanding studies.</w:t>
        </w:r>
      </w:ins>
      <w:ins w:id="1997" w:author="Benton, Deon" w:date="2026-02-27T16:44:00Z" w16du:dateUtc="2026-02-27T22:44:00Z">
        <w:r w:rsidR="00C04DFD">
          <w:rPr>
            <w:rFonts w:ascii="Times New Roman" w:hAnsi="Times New Roman" w:cs="Times New Roman"/>
          </w:rPr>
          <w:t xml:space="preserve"> Here,</w:t>
        </w:r>
      </w:ins>
      <w:ins w:id="1998" w:author="Benton, Deon" w:date="2026-02-27T16:31:00Z" w16du:dateUtc="2026-02-27T22:31:00Z">
        <w:r w:rsidR="008614DA">
          <w:rPr>
            <w:rFonts w:ascii="Times New Roman" w:hAnsi="Times New Roman" w:cs="Times New Roman"/>
          </w:rPr>
          <w:t xml:space="preserve"> I refer to this </w:t>
        </w:r>
      </w:ins>
      <w:ins w:id="1999" w:author="Benton, Deon" w:date="2026-02-27T16:44:00Z" w16du:dateUtc="2026-02-27T22:44:00Z">
        <w:r w:rsidR="00C04DFD">
          <w:rPr>
            <w:rFonts w:ascii="Times New Roman" w:hAnsi="Times New Roman" w:cs="Times New Roman"/>
          </w:rPr>
          <w:t xml:space="preserve">aspect of </w:t>
        </w:r>
      </w:ins>
      <w:ins w:id="2000" w:author="Benton, Deon" w:date="2026-02-27T16:45:00Z" w16du:dateUtc="2026-02-27T22:45:00Z">
        <w:r w:rsidR="008D0B80">
          <w:rPr>
            <w:rFonts w:ascii="Times New Roman" w:hAnsi="Times New Roman" w:cs="Times New Roman"/>
          </w:rPr>
          <w:t xml:space="preserve">a network’s </w:t>
        </w:r>
      </w:ins>
      <w:ins w:id="2001" w:author="Benton, Deon" w:date="2026-02-27T16:44:00Z" w16du:dateUtc="2026-02-27T22:44:00Z">
        <w:r w:rsidR="00C04DFD">
          <w:rPr>
            <w:rFonts w:ascii="Times New Roman" w:hAnsi="Times New Roman" w:cs="Times New Roman"/>
          </w:rPr>
          <w:t xml:space="preserve">experience </w:t>
        </w:r>
      </w:ins>
      <w:ins w:id="2002" w:author="Benton, Deon" w:date="2026-02-27T16:31:00Z" w16du:dateUtc="2026-02-27T22:31:00Z">
        <w:r w:rsidR="008614DA">
          <w:rPr>
            <w:rFonts w:ascii="Times New Roman" w:hAnsi="Times New Roman" w:cs="Times New Roman"/>
          </w:rPr>
          <w:t xml:space="preserve">as </w:t>
        </w:r>
      </w:ins>
      <w:ins w:id="2003" w:author="Benton, Deon" w:date="2026-02-27T16:44:00Z" w16du:dateUtc="2026-02-27T22:44:00Z">
        <w:r w:rsidR="00C04DFD">
          <w:rPr>
            <w:rFonts w:ascii="Times New Roman" w:hAnsi="Times New Roman" w:cs="Times New Roman"/>
          </w:rPr>
          <w:t xml:space="preserve">the </w:t>
        </w:r>
      </w:ins>
      <w:ins w:id="2004" w:author="Benton, Deon" w:date="2026-02-27T16:31:00Z" w16du:dateUtc="2026-02-27T22:31:00Z">
        <w:r w:rsidR="008614DA">
          <w:rPr>
            <w:rFonts w:ascii="Times New Roman" w:hAnsi="Times New Roman" w:cs="Times New Roman"/>
          </w:rPr>
          <w:t>pretraining</w:t>
        </w:r>
      </w:ins>
      <w:ins w:id="2005"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2006" w:author="Benton, Deon" w:date="2026-02-27T16:31:00Z" w16du:dateUtc="2026-02-27T22:31:00Z">
        <w:r w:rsidR="008614DA">
          <w:rPr>
            <w:rFonts w:ascii="Times New Roman" w:hAnsi="Times New Roman" w:cs="Times New Roman"/>
          </w:rPr>
          <w:t>.</w:t>
        </w:r>
      </w:ins>
      <w:ins w:id="2007"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008"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009" w:author="Benton, Deon" w:date="2026-02-27T16:45:00Z" w16du:dateUtc="2026-02-27T22:45:00Z">
        <w:r w:rsidR="00A7703B">
          <w:rPr>
            <w:rFonts w:ascii="Times New Roman" w:hAnsi="Times New Roman" w:cs="Times New Roman"/>
          </w:rPr>
          <w:t xml:space="preserve"> </w:t>
        </w:r>
      </w:ins>
      <w:ins w:id="2010" w:author="Benton, Deon" w:date="2026-02-27T16:32:00Z" w16du:dateUtc="2026-02-27T22:32:00Z">
        <w:r w:rsidR="001335A3">
          <w:rPr>
            <w:rFonts w:ascii="Times New Roman" w:hAnsi="Times New Roman" w:cs="Times New Roman"/>
          </w:rPr>
          <w:t>linearly along a horizontal mo</w:t>
        </w:r>
      </w:ins>
      <w:ins w:id="2011" w:author="Benton, Deon" w:date="2026-02-27T16:33:00Z" w16du:dateUtc="2026-02-27T22:33:00Z">
        <w:r w:rsidR="001335A3">
          <w:rPr>
            <w:rFonts w:ascii="Times New Roman" w:hAnsi="Times New Roman" w:cs="Times New Roman"/>
          </w:rPr>
          <w:t>tion path</w:t>
        </w:r>
      </w:ins>
      <w:ins w:id="2012" w:author="Benton, Deon" w:date="2026-02-27T16:32:00Z" w16du:dateUtc="2026-02-27T22:32:00Z">
        <w:r w:rsidR="00C546B9">
          <w:rPr>
            <w:rFonts w:ascii="Times New Roman" w:hAnsi="Times New Roman" w:cs="Times New Roman"/>
          </w:rPr>
          <w:t xml:space="preserve"> towards the other object</w:t>
        </w:r>
      </w:ins>
      <w:ins w:id="2013" w:author="Benton, Deon" w:date="2026-02-27T16:33:00Z" w16du:dateUtc="2026-02-27T22:33:00Z">
        <w:r w:rsidR="001335A3">
          <w:rPr>
            <w:rFonts w:ascii="Times New Roman" w:hAnsi="Times New Roman" w:cs="Times New Roman"/>
          </w:rPr>
          <w:t>. This event was instantiated by activating</w:t>
        </w:r>
      </w:ins>
      <w:ins w:id="2014"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015"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016" w:author="Benton, Deon" w:date="2026-02-27T16:34:00Z" w16du:dateUtc="2026-02-27T22:34:00Z">
        <w:r w:rsidR="001335A3">
          <w:rPr>
            <w:rFonts w:ascii="Times New Roman" w:hAnsi="Times New Roman" w:cs="Times New Roman"/>
          </w:rPr>
          <w:t>Object Left</w:t>
        </w:r>
      </w:ins>
      <w:ins w:id="2017" w:author="Benton, Deon" w:date="2026-02-27T16:52:00Z" w16du:dateUtc="2026-02-27T22:52:00Z">
        <w:r w:rsidR="00BF289A">
          <w:rPr>
            <w:rFonts w:ascii="Times New Roman" w:hAnsi="Times New Roman" w:cs="Times New Roman"/>
          </w:rPr>
          <w:t xml:space="preserve"> and Right</w:t>
        </w:r>
      </w:ins>
      <w:ins w:id="2018" w:author="Benton, Deon" w:date="2026-02-27T16:34:00Z" w16du:dateUtc="2026-02-27T22:34:00Z">
        <w:r w:rsidR="001335A3">
          <w:rPr>
            <w:rFonts w:ascii="Times New Roman" w:hAnsi="Times New Roman" w:cs="Times New Roman"/>
          </w:rPr>
          <w:t xml:space="preserve"> input group</w:t>
        </w:r>
      </w:ins>
      <w:ins w:id="2019" w:author="Benton, Deon" w:date="2026-02-27T16:52:00Z" w16du:dateUtc="2026-02-27T22:52:00Z">
        <w:r w:rsidR="00BF289A">
          <w:rPr>
            <w:rFonts w:ascii="Times New Roman" w:hAnsi="Times New Roman" w:cs="Times New Roman"/>
          </w:rPr>
          <w:t>s</w:t>
        </w:r>
      </w:ins>
      <w:ins w:id="2020"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021"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022" w:author="Benton, Deon" w:date="2026-02-27T16:35:00Z" w16du:dateUtc="2026-02-27T22:35:00Z">
        <w:r w:rsidR="008979EA">
          <w:rPr>
            <w:rFonts w:ascii="Times New Roman" w:hAnsi="Times New Roman" w:cs="Times New Roman"/>
          </w:rPr>
          <w:t>input group</w:t>
        </w:r>
      </w:ins>
      <w:ins w:id="2023"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024" w:author="Benton, Deon" w:date="2026-02-27T16:37:00Z" w16du:dateUtc="2026-02-27T22:37:00Z">
        <w:r w:rsidR="002A2896">
          <w:rPr>
            <w:rFonts w:ascii="Times New Roman" w:hAnsi="Times New Roman" w:cs="Times New Roman"/>
          </w:rPr>
          <w:t xml:space="preserve">Obstacle Height 0 unit in the Obstacle Height input group; the Arc </w:t>
        </w:r>
        <w:r w:rsidR="002A2896">
          <w:rPr>
            <w:rFonts w:ascii="Times New Roman" w:hAnsi="Times New Roman" w:cs="Times New Roman"/>
          </w:rPr>
          <w:lastRenderedPageBreak/>
          <w:t xml:space="preserve">Peak Height 0 unit in the Arc Peak Height input group; the Obstacle Missing unit in the </w:t>
        </w:r>
      </w:ins>
      <w:ins w:id="2025"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026"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027"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028" w:author="Benton, Deon" w:date="2026-02-27T16:49:00Z" w16du:dateUtc="2026-02-27T22:49:00Z">
        <w:r w:rsidR="004916FE">
          <w:rPr>
            <w:rFonts w:ascii="Times New Roman" w:hAnsi="Times New Roman" w:cs="Times New Roman"/>
          </w:rPr>
          <w:t xml:space="preserve"> moved horizontally along a</w:t>
        </w:r>
      </w:ins>
      <w:ins w:id="2029" w:author="Benton, Deon" w:date="2026-02-27T16:50:00Z" w16du:dateUtc="2026-02-27T22:50:00Z">
        <w:r w:rsidR="004916FE">
          <w:rPr>
            <w:rFonts w:ascii="Times New Roman" w:hAnsi="Times New Roman" w:cs="Times New Roman"/>
          </w:rPr>
          <w:t>n</w:t>
        </w:r>
      </w:ins>
      <w:ins w:id="2030" w:author="Benton, Deon" w:date="2026-02-27T16:49:00Z" w16du:dateUtc="2026-02-27T22:49:00Z">
        <w:r w:rsidR="004916FE">
          <w:rPr>
            <w:rFonts w:ascii="Times New Roman" w:hAnsi="Times New Roman" w:cs="Times New Roman"/>
          </w:rPr>
          <w:t xml:space="preserve"> arced path towards</w:t>
        </w:r>
      </w:ins>
      <w:ins w:id="2031" w:author="Benton, Deon" w:date="2026-02-27T16:50:00Z" w16du:dateUtc="2026-02-27T22:50:00Z">
        <w:r w:rsidR="004916FE">
          <w:rPr>
            <w:rFonts w:ascii="Times New Roman" w:hAnsi="Times New Roman" w:cs="Times New Roman"/>
          </w:rPr>
          <w:t xml:space="preserve"> and over an obstacle until it came to rest next to</w:t>
        </w:r>
      </w:ins>
      <w:ins w:id="2032"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033" w:author="Benton, Deon" w:date="2026-02-27T16:51:00Z" w16du:dateUtc="2026-02-27T22:51:00Z">
        <w:r w:rsidR="004916FE">
          <w:rPr>
            <w:rFonts w:ascii="Times New Roman" w:hAnsi="Times New Roman" w:cs="Times New Roman"/>
          </w:rPr>
          <w:t xml:space="preserve">This event was instantiated by turning on </w:t>
        </w:r>
      </w:ins>
      <w:ins w:id="2034"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035" w:author="Benton, Deon" w:date="2026-02-27T16:53:00Z" w16du:dateUtc="2026-02-27T22:53:00Z">
        <w:r w:rsidR="00BF289A">
          <w:rPr>
            <w:rFonts w:ascii="Times New Roman" w:hAnsi="Times New Roman" w:cs="Times New Roman"/>
          </w:rPr>
          <w:t>1</w:t>
        </w:r>
      </w:ins>
      <w:ins w:id="2036" w:author="Benton, Deon" w:date="2026-02-27T16:52:00Z" w16du:dateUtc="2026-02-27T22:52:00Z">
        <w:r w:rsidR="00BF289A">
          <w:rPr>
            <w:rFonts w:ascii="Times New Roman" w:hAnsi="Times New Roman" w:cs="Times New Roman"/>
          </w:rPr>
          <w:t xml:space="preserve"> unit in the Obstacle Height input group; the Arc Peak Height </w:t>
        </w:r>
      </w:ins>
      <w:ins w:id="2037" w:author="Benton, Deon" w:date="2026-02-27T16:53:00Z" w16du:dateUtc="2026-02-27T22:53:00Z">
        <w:r w:rsidR="00BF289A">
          <w:rPr>
            <w:rFonts w:ascii="Times New Roman" w:hAnsi="Times New Roman" w:cs="Times New Roman"/>
          </w:rPr>
          <w:t>1</w:t>
        </w:r>
      </w:ins>
      <w:ins w:id="2038" w:author="Benton, Deon" w:date="2026-02-27T16:52:00Z" w16du:dateUtc="2026-02-27T22:52:00Z">
        <w:r w:rsidR="00BF289A">
          <w:rPr>
            <w:rFonts w:ascii="Times New Roman" w:hAnsi="Times New Roman" w:cs="Times New Roman"/>
          </w:rPr>
          <w:t xml:space="preserve"> unit in the Arc Peak Height input group; the Obstacle Mi</w:t>
        </w:r>
      </w:ins>
      <w:ins w:id="2039" w:author="Benton, Deon" w:date="2026-02-27T16:53:00Z" w16du:dateUtc="2026-02-27T22:53:00Z">
        <w:r w:rsidR="00BF289A">
          <w:rPr>
            <w:rFonts w:ascii="Times New Roman" w:hAnsi="Times New Roman" w:cs="Times New Roman"/>
          </w:rPr>
          <w:t>ddle</w:t>
        </w:r>
      </w:ins>
      <w:ins w:id="2040" w:author="Benton, Deon" w:date="2026-02-27T16:52:00Z" w16du:dateUtc="2026-02-27T22:52:00Z">
        <w:r w:rsidR="00BF289A">
          <w:rPr>
            <w:rFonts w:ascii="Times New Roman" w:hAnsi="Times New Roman" w:cs="Times New Roman"/>
          </w:rPr>
          <w:t xml:space="preserve"> unit in the Obstacle Horizontal Spatial Position  group; the </w:t>
        </w:r>
      </w:ins>
      <w:ins w:id="2041" w:author="Benton, Deon" w:date="2026-02-27T16:53:00Z" w16du:dateUtc="2026-02-27T22:53:00Z">
        <w:r w:rsidR="00BF289A">
          <w:rPr>
            <w:rFonts w:ascii="Times New Roman" w:hAnsi="Times New Roman" w:cs="Times New Roman"/>
          </w:rPr>
          <w:t>Small</w:t>
        </w:r>
      </w:ins>
      <w:ins w:id="2042"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043"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044"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045" w:author="Benton, Deon" w:date="2026-02-27T17:22:00Z" w16du:dateUtc="2026-02-27T23:22:00Z">
        <w:r w:rsidR="006571BC" w:rsidRPr="006571BC">
          <w:rPr>
            <w:rFonts w:ascii="Times New Roman" w:hAnsi="Times New Roman" w:cs="Times New Roman"/>
          </w:rPr>
          <w:t xml:space="preserve"> </w:t>
        </w:r>
      </w:ins>
    </w:p>
    <w:p w14:paraId="056C3AB5" w14:textId="4EAFD1E8" w:rsidR="00414B5B" w:rsidRDefault="00524642" w:rsidP="00524642">
      <w:pPr>
        <w:spacing w:line="480" w:lineRule="auto"/>
        <w:ind w:firstLine="720"/>
        <w:contextualSpacing/>
        <w:rPr>
          <w:ins w:id="2046"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047"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048" w:author="Benton, Deon" w:date="2026-02-27T17:01:00Z" w16du:dateUtc="2026-02-27T23:01:00Z">
        <w:r w:rsidR="00130626">
          <w:rPr>
            <w:rFonts w:ascii="Times New Roman" w:hAnsi="Times New Roman" w:cs="Times New Roman"/>
          </w:rPr>
          <w:t xml:space="preserve">move along arced </w:t>
        </w:r>
      </w:ins>
      <w:ins w:id="2049" w:author="Benton, Deon" w:date="2026-02-27T16:55:00Z" w16du:dateUtc="2026-02-27T22:55:00Z">
        <w:r w:rsidR="001A2E10">
          <w:rPr>
            <w:rFonts w:ascii="Times New Roman" w:hAnsi="Times New Roman" w:cs="Times New Roman"/>
          </w:rPr>
          <w:t>(e.g., a</w:t>
        </w:r>
      </w:ins>
      <w:ins w:id="2050" w:author="Benton, Deon" w:date="2026-02-27T16:59:00Z" w16du:dateUtc="2026-02-27T22:59:00Z">
        <w:r w:rsidR="00580981">
          <w:rPr>
            <w:rFonts w:ascii="Times New Roman" w:hAnsi="Times New Roman" w:cs="Times New Roman"/>
          </w:rPr>
          <w:t xml:space="preserve">n object with elongated appendage-like extensions [e.g., a </w:t>
        </w:r>
      </w:ins>
      <w:ins w:id="2051" w:author="Benton, Deon" w:date="2026-02-27T16:55:00Z" w16du:dateUtc="2026-02-27T22:55:00Z">
        <w:r w:rsidR="001A2E10">
          <w:rPr>
            <w:rFonts w:ascii="Times New Roman" w:hAnsi="Times New Roman" w:cs="Times New Roman"/>
          </w:rPr>
          <w:t>sibling</w:t>
        </w:r>
      </w:ins>
      <w:ins w:id="2052" w:author="Benton, Deon" w:date="2026-02-27T16:59:00Z" w16du:dateUtc="2026-02-27T22:59:00Z">
        <w:r w:rsidR="00580981">
          <w:rPr>
            <w:rFonts w:ascii="Times New Roman" w:hAnsi="Times New Roman" w:cs="Times New Roman"/>
          </w:rPr>
          <w:t>]</w:t>
        </w:r>
      </w:ins>
      <w:ins w:id="2053" w:author="Benton, Deon" w:date="2026-02-27T16:55:00Z" w16du:dateUtc="2026-02-27T22:55:00Z">
        <w:r w:rsidR="001A2E10">
          <w:rPr>
            <w:rFonts w:ascii="Times New Roman" w:hAnsi="Times New Roman" w:cs="Times New Roman"/>
          </w:rPr>
          <w:t xml:space="preserve"> jumping over a toy left on the floor or </w:t>
        </w:r>
      </w:ins>
      <w:ins w:id="2054"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055" w:author="Benton, Deon" w:date="2026-02-27T16:56:00Z" w16du:dateUtc="2026-02-27T22:56:00Z">
        <w:r w:rsidR="00FC216C">
          <w:rPr>
            <w:rFonts w:ascii="Times New Roman" w:hAnsi="Times New Roman" w:cs="Times New Roman"/>
          </w:rPr>
          <w:t xml:space="preserve">(e.g., </w:t>
        </w:r>
      </w:ins>
      <w:ins w:id="2056" w:author="Benton, Deon" w:date="2026-02-27T16:57:00Z" w16du:dateUtc="2026-02-27T22:57:00Z">
        <w:r w:rsidR="00FC216C">
          <w:rPr>
            <w:rFonts w:ascii="Times New Roman" w:hAnsi="Times New Roman" w:cs="Times New Roman"/>
          </w:rPr>
          <w:t>a</w:t>
        </w:r>
      </w:ins>
      <w:ins w:id="2057" w:author="Benton, Deon" w:date="2026-02-27T17:00:00Z" w16du:dateUtc="2026-02-27T23:00:00Z">
        <w:r w:rsidR="00580981">
          <w:rPr>
            <w:rFonts w:ascii="Times New Roman" w:hAnsi="Times New Roman" w:cs="Times New Roman"/>
          </w:rPr>
          <w:t>n object with elongated appendage-like extensions</w:t>
        </w:r>
      </w:ins>
      <w:ins w:id="2058" w:author="Benton, Deon" w:date="2026-02-27T16:57:00Z" w16du:dateUtc="2026-02-27T22:57:00Z">
        <w:r w:rsidR="00FC216C">
          <w:rPr>
            <w:rFonts w:ascii="Times New Roman" w:hAnsi="Times New Roman" w:cs="Times New Roman"/>
          </w:rPr>
          <w:t xml:space="preserve"> </w:t>
        </w:r>
      </w:ins>
      <w:ins w:id="2059"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060" w:author="Benton, Deon" w:date="2026-02-27T16:57:00Z" w16du:dateUtc="2026-02-27T22:57:00Z">
        <w:r w:rsidR="00FC216C">
          <w:rPr>
            <w:rFonts w:ascii="Times New Roman" w:hAnsi="Times New Roman" w:cs="Times New Roman"/>
          </w:rPr>
          <w:t xml:space="preserve"> mom</w:t>
        </w:r>
      </w:ins>
      <w:ins w:id="2061" w:author="Benton, Deon" w:date="2026-02-27T17:00:00Z" w16du:dateUtc="2026-02-27T23:00:00Z">
        <w:r w:rsidR="00130626">
          <w:rPr>
            <w:rFonts w:ascii="Times New Roman" w:hAnsi="Times New Roman" w:cs="Times New Roman"/>
          </w:rPr>
          <w:t>]</w:t>
        </w:r>
      </w:ins>
      <w:ins w:id="2062" w:author="Benton, Deon" w:date="2026-02-27T16:57:00Z" w16du:dateUtc="2026-02-27T22:57:00Z">
        <w:r w:rsidR="00FC216C">
          <w:rPr>
            <w:rFonts w:ascii="Times New Roman" w:hAnsi="Times New Roman" w:cs="Times New Roman"/>
          </w:rPr>
          <w:t xml:space="preserve"> or a </w:t>
        </w:r>
      </w:ins>
      <w:ins w:id="2063" w:author="Benton, Deon" w:date="2026-02-27T17:01:00Z" w16du:dateUtc="2026-02-27T23:01:00Z">
        <w:r w:rsidR="00130626">
          <w:rPr>
            <w:rFonts w:ascii="Times New Roman" w:hAnsi="Times New Roman" w:cs="Times New Roman"/>
          </w:rPr>
          <w:t xml:space="preserve">rigid, small object </w:t>
        </w:r>
      </w:ins>
      <w:ins w:id="2064" w:author="Benton, Deon" w:date="2026-02-27T17:03:00Z" w16du:dateUtc="2026-02-27T23:03:00Z">
        <w:r w:rsidR="00FA25D6">
          <w:rPr>
            <w:rFonts w:ascii="Times New Roman" w:hAnsi="Times New Roman" w:cs="Times New Roman"/>
          </w:rPr>
          <w:t xml:space="preserve">[e.g., toy car] </w:t>
        </w:r>
      </w:ins>
      <w:ins w:id="2065" w:author="Benton, Deon" w:date="2026-02-27T17:01:00Z" w16du:dateUtc="2026-02-27T23:01:00Z">
        <w:r w:rsidR="00130626">
          <w:rPr>
            <w:rFonts w:ascii="Times New Roman" w:hAnsi="Times New Roman" w:cs="Times New Roman"/>
          </w:rPr>
          <w:t xml:space="preserve">with </w:t>
        </w:r>
      </w:ins>
      <w:ins w:id="2066" w:author="Benton, Deon" w:date="2026-02-27T17:03:00Z" w16du:dateUtc="2026-02-27T23:03:00Z">
        <w:r w:rsidR="00FA25D6">
          <w:rPr>
            <w:rFonts w:ascii="Times New Roman" w:hAnsi="Times New Roman" w:cs="Times New Roman"/>
          </w:rPr>
          <w:t>paired circular elements</w:t>
        </w:r>
      </w:ins>
      <w:ins w:id="2067" w:author="Benton, Deon" w:date="2026-02-27T17:02:00Z" w16du:dateUtc="2026-02-27T23:02:00Z">
        <w:r w:rsidR="00960944">
          <w:rPr>
            <w:rFonts w:ascii="Times New Roman" w:hAnsi="Times New Roman" w:cs="Times New Roman"/>
          </w:rPr>
          <w:t xml:space="preserve"> [e.g., </w:t>
        </w:r>
      </w:ins>
      <w:ins w:id="2068" w:author="Benton, Deon" w:date="2026-02-27T17:04:00Z" w16du:dateUtc="2026-02-27T23:04:00Z">
        <w:r w:rsidR="00FA25D6">
          <w:rPr>
            <w:rFonts w:ascii="Times New Roman" w:hAnsi="Times New Roman" w:cs="Times New Roman"/>
          </w:rPr>
          <w:t>wheels</w:t>
        </w:r>
      </w:ins>
      <w:ins w:id="2069"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070"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071"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072"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073" w:author="Benton, Deon" w:date="2026-02-27T17:05:00Z" w16du:dateUtc="2026-02-27T23:05:00Z">
        <w:r w:rsidR="00FA25D6">
          <w:rPr>
            <w:rFonts w:ascii="Times New Roman" w:hAnsi="Times New Roman" w:cs="Times New Roman"/>
          </w:rPr>
          <w:t xml:space="preserve">the other set </w:t>
        </w:r>
      </w:ins>
      <w:del w:id="2074"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075"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79E92AE4" w:rsidR="00524642" w:rsidRDefault="00414B5B" w:rsidP="00524642">
      <w:pPr>
        <w:spacing w:line="480" w:lineRule="auto"/>
        <w:ind w:firstLine="720"/>
        <w:contextualSpacing/>
        <w:rPr>
          <w:rFonts w:ascii="Times New Roman" w:hAnsi="Times New Roman" w:cs="Times New Roman"/>
        </w:rPr>
      </w:pPr>
      <w:ins w:id="2076" w:author="Benton, Deon" w:date="2026-02-27T17:08:00Z" w16du:dateUtc="2026-02-27T23:08:00Z">
        <w:r>
          <w:rPr>
            <w:rFonts w:ascii="Times New Roman" w:hAnsi="Times New Roman" w:cs="Times New Roman"/>
          </w:rPr>
          <w:lastRenderedPageBreak/>
          <w:t xml:space="preserve">Other key assumptions </w:t>
        </w:r>
      </w:ins>
      <w:ins w:id="2077" w:author="Benton, Deon" w:date="2026-02-27T17:09:00Z" w16du:dateUtc="2026-02-27T23:09:00Z">
        <w:r>
          <w:rPr>
            <w:rFonts w:ascii="Times New Roman" w:hAnsi="Times New Roman" w:cs="Times New Roman"/>
          </w:rPr>
          <w:t xml:space="preserve">of the present theoretical account </w:t>
        </w:r>
      </w:ins>
      <w:ins w:id="2078" w:author="Benton, Deon" w:date="2026-03-25T10:34:00Z" w16du:dateUtc="2026-03-25T15:34:00Z">
        <w:r w:rsidR="001E0B88">
          <w:rPr>
            <w:rFonts w:ascii="Times New Roman" w:hAnsi="Times New Roman" w:cs="Times New Roman"/>
          </w:rPr>
          <w:t>are</w:t>
        </w:r>
      </w:ins>
      <w:ins w:id="2079" w:author="Benton, Deon" w:date="2026-02-27T17:09:00Z" w16du:dateUtc="2026-02-27T23:09:00Z">
        <w:r>
          <w:rPr>
            <w:rFonts w:ascii="Times New Roman" w:hAnsi="Times New Roman" w:cs="Times New Roman"/>
          </w:rPr>
          <w:t xml:space="preserve"> that arced motion is more salient or attention-grabbing than linear </w:t>
        </w:r>
        <w:r w:rsidR="006160C1">
          <w:rPr>
            <w:rFonts w:ascii="Times New Roman" w:hAnsi="Times New Roman" w:cs="Times New Roman"/>
          </w:rPr>
          <w:t xml:space="preserve">motion, obstacles are more salient when </w:t>
        </w:r>
      </w:ins>
      <w:ins w:id="2080"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081" w:author="Benton, Deon" w:date="2026-02-27T17:09:00Z" w16du:dateUtc="2026-02-27T23:09:00Z">
        <w:r w:rsidR="006160C1">
          <w:rPr>
            <w:rFonts w:ascii="Times New Roman" w:hAnsi="Times New Roman" w:cs="Times New Roman"/>
          </w:rPr>
          <w:t xml:space="preserve">, and </w:t>
        </w:r>
      </w:ins>
      <w:ins w:id="2082" w:author="Benton, Deon" w:date="2026-02-27T17:10:00Z" w16du:dateUtc="2026-02-27T23:10:00Z">
        <w:r w:rsidR="006160C1">
          <w:rPr>
            <w:rFonts w:ascii="Times New Roman" w:hAnsi="Times New Roman" w:cs="Times New Roman"/>
          </w:rPr>
          <w:t xml:space="preserve">the vertical distance between the apex of </w:t>
        </w:r>
      </w:ins>
      <w:ins w:id="2083" w:author="Benton, Deon" w:date="2026-04-06T11:17:00Z" w16du:dateUtc="2026-04-06T16:17:00Z">
        <w:r w:rsidR="004951EC">
          <w:rPr>
            <w:rFonts w:ascii="Times New Roman" w:hAnsi="Times New Roman" w:cs="Times New Roman"/>
          </w:rPr>
          <w:t>arced motion that occurs over obstacles</w:t>
        </w:r>
      </w:ins>
      <w:ins w:id="2084" w:author="Benton, Deon" w:date="2026-02-27T17:10:00Z" w16du:dateUtc="2026-02-27T23:10:00Z">
        <w:r w:rsidR="006160C1">
          <w:rPr>
            <w:rFonts w:ascii="Times New Roman" w:hAnsi="Times New Roman" w:cs="Times New Roman"/>
          </w:rPr>
          <w:t xml:space="preserve"> and the top of </w:t>
        </w:r>
      </w:ins>
      <w:ins w:id="2085" w:author="Benton, Deon" w:date="2026-04-06T11:18:00Z" w16du:dateUtc="2026-04-06T16:18:00Z">
        <w:r w:rsidR="004951EC">
          <w:rPr>
            <w:rFonts w:ascii="Times New Roman" w:hAnsi="Times New Roman" w:cs="Times New Roman"/>
          </w:rPr>
          <w:t xml:space="preserve">obstacles themselves </w:t>
        </w:r>
      </w:ins>
      <w:ins w:id="2086" w:author="Benton, Deon" w:date="2026-02-27T17:10:00Z" w16du:dateUtc="2026-02-27T23:10:00Z">
        <w:r w:rsidR="006160C1">
          <w:rPr>
            <w:rFonts w:ascii="Times New Roman" w:hAnsi="Times New Roman" w:cs="Times New Roman"/>
          </w:rPr>
          <w:t>is</w:t>
        </w:r>
      </w:ins>
      <w:ins w:id="2087" w:author="Benton, Deon" w:date="2026-02-27T17:11:00Z" w16du:dateUtc="2026-02-27T23:11:00Z">
        <w:r w:rsidR="006160C1">
          <w:rPr>
            <w:rFonts w:ascii="Times New Roman" w:hAnsi="Times New Roman" w:cs="Times New Roman"/>
          </w:rPr>
          <w:t xml:space="preserve"> small (i.e., objects</w:t>
        </w:r>
      </w:ins>
      <w:ins w:id="2088" w:author="Benton, Deon" w:date="2026-03-25T10:34:00Z" w16du:dateUtc="2026-03-25T15:34:00Z">
        <w:r w:rsidR="00F7059C">
          <w:rPr>
            <w:rFonts w:ascii="Times New Roman" w:hAnsi="Times New Roman" w:cs="Times New Roman"/>
          </w:rPr>
          <w:t xml:space="preserve"> do not overshoot barriers when passing over them</w:t>
        </w:r>
      </w:ins>
      <w:ins w:id="2089"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090"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091"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092"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assigning a higher learning rate to the incoming and outgoing weights of the </w:t>
      </w:r>
      <w:ins w:id="2093"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2094"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2095"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2096"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w:t>
      </w:r>
      <w:ins w:id="2097" w:author="Benton, Deon" w:date="2026-03-25T10:35:00Z" w16du:dateUtc="2026-03-25T15:35:00Z">
        <w:r w:rsidR="00165454">
          <w:rPr>
            <w:rFonts w:ascii="Times New Roman" w:hAnsi="Times New Roman" w:cs="Times New Roman"/>
          </w:rPr>
          <w:t xml:space="preserve"> </w:t>
        </w:r>
      </w:ins>
      <w:ins w:id="2098" w:author="Benton, Deon" w:date="2026-04-06T11:18:00Z" w16du:dateUtc="2026-04-06T16:18:00Z">
        <w:r w:rsidR="004951EC">
          <w:rPr>
            <w:rFonts w:ascii="Times New Roman" w:hAnsi="Times New Roman" w:cs="Times New Roman"/>
          </w:rPr>
          <w:t xml:space="preserve">there tends to be minimal </w:t>
        </w:r>
      </w:ins>
      <w:ins w:id="2099" w:author="Benton, Deon" w:date="2026-04-06T11:19:00Z" w16du:dateUtc="2026-04-06T16:19:00Z">
        <w:r w:rsidR="004951EC">
          <w:rPr>
            <w:rFonts w:ascii="Times New Roman" w:hAnsi="Times New Roman" w:cs="Times New Roman"/>
          </w:rPr>
          <w:t xml:space="preserve">visual and auditory </w:t>
        </w:r>
      </w:ins>
      <w:ins w:id="2100" w:author="Benton, Deon" w:date="2026-04-06T11:18:00Z" w16du:dateUtc="2026-04-06T16:18:00Z">
        <w:r w:rsidR="004951EC">
          <w:rPr>
            <w:rFonts w:ascii="Times New Roman" w:hAnsi="Times New Roman" w:cs="Times New Roman"/>
          </w:rPr>
          <w:t>distractions in infant studies</w:t>
        </w:r>
      </w:ins>
      <w:r w:rsidR="000A29F2">
        <w:rPr>
          <w:rFonts w:ascii="Times New Roman" w:hAnsi="Times New Roman" w:cs="Times New Roman"/>
        </w:rPr>
        <w:t xml:space="preserve">.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2101"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102"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103" w:author="Benton, Deon" w:date="2026-04-06T11:20:00Z" w16du:dateUtc="2026-04-06T16:20:00Z">
        <w:r w:rsidR="007D0542">
          <w:rPr>
            <w:rFonts w:ascii="Times New Roman" w:hAnsi="Times New Roman" w:cs="Times New Roman"/>
          </w:rPr>
          <w:t>s</w:t>
        </w:r>
      </w:ins>
      <w:r w:rsidR="00524642">
        <w:rPr>
          <w:rFonts w:ascii="Times New Roman" w:hAnsi="Times New Roman" w:cs="Times New Roman"/>
        </w:rPr>
        <w:t xml:space="preserve"> was set to 0.375 during the pretraining phase, to 0.475 whenever </w:t>
      </w:r>
      <w:ins w:id="2104"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w:t>
      </w:r>
      <w:del w:id="2105" w:author="Benton, Deon" w:date="2026-04-06T11:20:00Z" w16du:dateUtc="2026-04-06T16:20:00Z">
        <w:r w:rsidR="00524642" w:rsidDel="007D0542">
          <w:rPr>
            <w:rFonts w:ascii="Times New Roman" w:hAnsi="Times New Roman" w:cs="Times New Roman"/>
          </w:rPr>
          <w:delText xml:space="preserve">it </w:delText>
        </w:r>
      </w:del>
      <w:ins w:id="2106" w:author="Benton, Deon" w:date="2026-04-06T11:20:00Z" w16du:dateUtc="2026-04-06T16:20:00Z">
        <w:r w:rsidR="007D0542">
          <w:rPr>
            <w:rFonts w:ascii="Times New Roman" w:hAnsi="Times New Roman" w:cs="Times New Roman"/>
          </w:rPr>
          <w:t xml:space="preserve">obstacles </w:t>
        </w:r>
      </w:ins>
      <w:r w:rsidR="00524642">
        <w:rPr>
          <w:rFonts w:ascii="Times New Roman" w:hAnsi="Times New Roman" w:cs="Times New Roman"/>
        </w:rPr>
        <w:t xml:space="preserve">during habituation, and to 0.0001 whenever </w:t>
      </w:r>
      <w:ins w:id="2107"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besides </w:t>
      </w:r>
      <w:ins w:id="2108" w:author="Benton, Deon" w:date="2026-04-06T11:20:00Z" w16du:dateUtc="2026-04-06T16:20:00Z">
        <w:r w:rsidR="007D0542">
          <w:rPr>
            <w:rFonts w:ascii="Times New Roman" w:hAnsi="Times New Roman" w:cs="Times New Roman"/>
          </w:rPr>
          <w:t>them</w:t>
        </w:r>
      </w:ins>
      <w:del w:id="2109" w:author="Benton, Deon" w:date="2026-04-06T11:20:00Z" w16du:dateUtc="2026-04-06T16:20:00Z">
        <w:r w:rsidR="00524642" w:rsidDel="007D0542">
          <w:rPr>
            <w:rFonts w:ascii="Times New Roman" w:hAnsi="Times New Roman" w:cs="Times New Roman"/>
          </w:rPr>
          <w:delText>it</w:delText>
        </w:r>
      </w:del>
      <w:ins w:id="2110" w:author="Benton, Deon" w:date="2026-02-27T17:45:00Z" w16du:dateUtc="2026-02-27T23:45:00Z">
        <w:r w:rsidR="00D26206">
          <w:rPr>
            <w:rFonts w:ascii="Times New Roman" w:hAnsi="Times New Roman" w:cs="Times New Roman"/>
          </w:rPr>
          <w:t xml:space="preserve"> (which captured the notion that infants att</w:t>
        </w:r>
      </w:ins>
      <w:ins w:id="2111"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w:t>
      </w:r>
      <w:ins w:id="2112" w:author="Benton, Deon" w:date="2026-03-25T10:36:00Z" w16du:dateUtc="2026-03-25T15:36:00Z">
        <w:r w:rsidR="00165454">
          <w:rPr>
            <w:rFonts w:ascii="Times New Roman" w:hAnsi="Times New Roman" w:cs="Times New Roman"/>
          </w:rPr>
          <w:t xml:space="preserve">peripherally located </w:t>
        </w:r>
      </w:ins>
      <w:ins w:id="2113" w:author="Benton, Deon" w:date="2026-02-27T17:46:00Z" w16du:dateUtc="2026-02-27T23:46:00Z">
        <w:r w:rsidR="00FA59D7">
          <w:rPr>
            <w:rFonts w:ascii="Times New Roman" w:hAnsi="Times New Roman" w:cs="Times New Roman"/>
          </w:rPr>
          <w:t>obstacle</w:t>
        </w:r>
      </w:ins>
      <w:ins w:id="2114" w:author="Benton, Deon" w:date="2026-03-25T10:36:00Z" w16du:dateUtc="2026-03-25T15:36:00Z">
        <w:r w:rsidR="00165454">
          <w:rPr>
            <w:rFonts w:ascii="Times New Roman" w:hAnsi="Times New Roman" w:cs="Times New Roman"/>
          </w:rPr>
          <w:t>s</w:t>
        </w:r>
      </w:ins>
      <w:r w:rsidR="00524642">
        <w:rPr>
          <w:rFonts w:ascii="Times New Roman" w:hAnsi="Times New Roman" w:cs="Times New Roman"/>
        </w:rPr>
        <w:t xml:space="preserve">, weight decay was added to the incoming and outgoing weights </w:t>
      </w:r>
      <w:del w:id="2115" w:author="Benton, Deon" w:date="2026-04-06T11:21:00Z" w16du:dateUtc="2026-04-06T16:21:00Z">
        <w:r w:rsidR="00524642" w:rsidDel="007D0542">
          <w:rPr>
            <w:rFonts w:ascii="Times New Roman" w:hAnsi="Times New Roman" w:cs="Times New Roman"/>
          </w:rPr>
          <w:delText>to the</w:delText>
        </w:r>
      </w:del>
      <w:ins w:id="2116" w:author="Benton, Deon" w:date="2026-04-06T11:21:00Z" w16du:dateUtc="2026-04-06T16:21:00Z">
        <w:r w:rsidR="007D0542">
          <w:rPr>
            <w:rFonts w:ascii="Times New Roman" w:hAnsi="Times New Roman" w:cs="Times New Roman"/>
          </w:rPr>
          <w:t>of the</w:t>
        </w:r>
      </w:ins>
      <w:r w:rsidR="00524642">
        <w:rPr>
          <w:rFonts w:ascii="Times New Roman" w:hAnsi="Times New Roman" w:cs="Times New Roman"/>
        </w:rPr>
        <w:t xml:space="preserve"> </w:t>
      </w:r>
      <w:ins w:id="2117"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Height</w:t>
      </w:r>
      <w:ins w:id="2118" w:author="Benton, Deon" w:date="2026-04-06T11:21:00Z" w16du:dateUtc="2026-04-06T16:21:00Z">
        <w:r w:rsidR="007D0542">
          <w:rPr>
            <w:rFonts w:ascii="Times New Roman" w:hAnsi="Times New Roman" w:cs="Times New Roman"/>
          </w:rPr>
          <w:t xml:space="preserve"> </w:t>
        </w:r>
      </w:ins>
      <w:ins w:id="2119" w:author="Benton, Deon" w:date="2026-04-06T11:22:00Z" w16du:dateUtc="2026-04-06T16:22:00Z">
        <w:r w:rsidR="007D0542">
          <w:rPr>
            <w:rFonts w:ascii="Times New Roman" w:hAnsi="Times New Roman" w:cs="Times New Roman"/>
          </w:rPr>
          <w:t>and Obstacle Position</w:t>
        </w:r>
      </w:ins>
      <w:r w:rsidR="00524642">
        <w:rPr>
          <w:rFonts w:ascii="Times New Roman" w:hAnsi="Times New Roman" w:cs="Times New Roman"/>
        </w:rPr>
        <w:t xml:space="preserve"> group</w:t>
      </w:r>
      <w:ins w:id="2120" w:author="Benton, Deon" w:date="2026-04-06T11:22:00Z" w16du:dateUtc="2026-04-06T16:22:00Z">
        <w:r w:rsidR="007D0542">
          <w:rPr>
            <w:rFonts w:ascii="Times New Roman" w:hAnsi="Times New Roman" w:cs="Times New Roman"/>
          </w:rPr>
          <w:t>s</w:t>
        </w:r>
      </w:ins>
      <w:r w:rsidR="00524642">
        <w:rPr>
          <w:rFonts w:ascii="Times New Roman" w:hAnsi="Times New Roman" w:cs="Times New Roman"/>
        </w:rPr>
        <w:t>. The value for this parameter was 0.01.</w:t>
      </w:r>
      <w:ins w:id="2121" w:author="Benton, Deon" w:date="2026-04-06T11:22:00Z" w16du:dateUtc="2026-04-06T16:22:00Z">
        <w:r w:rsidR="0020030E">
          <w:rPr>
            <w:rFonts w:ascii="Times New Roman" w:hAnsi="Times New Roman" w:cs="Times New Roman"/>
          </w:rPr>
          <w:t xml:space="preserve"> 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through the learning rate and weight decay aligns with past connectionist modeling </w:t>
      </w:r>
      <w:r w:rsidR="00524642">
        <w:rPr>
          <w:rFonts w:ascii="Times New Roman" w:hAnsi="Times New Roman" w:cs="Times New Roman"/>
        </w:rPr>
        <w:lastRenderedPageBreak/>
        <w:t>work (e.g., Benton, 2024; Singh et al., 2025).</w:t>
      </w:r>
      <w:r w:rsidR="00C963EC">
        <w:rPr>
          <w:rFonts w:ascii="Times New Roman" w:hAnsi="Times New Roman" w:cs="Times New Roman"/>
        </w:rPr>
        <w:t xml:space="preserve"> The last </w:t>
      </w:r>
      <w:proofErr w:type="gramStart"/>
      <w:r w:rsidR="00C963EC">
        <w:rPr>
          <w:rFonts w:ascii="Times New Roman" w:hAnsi="Times New Roman" w:cs="Times New Roman"/>
        </w:rPr>
        <w:t>assumption</w:t>
      </w:r>
      <w:ins w:id="2122" w:author="Benton, Deon" w:date="2026-02-27T17:47:00Z" w16du:dateUtc="2026-02-27T23:47:00Z">
        <w:r w:rsidR="00FB0BCB">
          <w:rPr>
            <w:rFonts w:ascii="Times New Roman" w:hAnsi="Times New Roman" w:cs="Times New Roman"/>
          </w:rPr>
          <w:t>—which</w:t>
        </w:r>
        <w:proofErr w:type="gramEnd"/>
        <w:r w:rsidR="00FB0BCB">
          <w:rPr>
            <w:rFonts w:ascii="Times New Roman" w:hAnsi="Times New Roman" w:cs="Times New Roman"/>
          </w:rPr>
          <w:t xml:space="preserve"> is that the vertical distance between the apex of a</w:t>
        </w:r>
      </w:ins>
      <w:ins w:id="2123" w:author="Benton, Deon" w:date="2026-03-25T10:37:00Z" w16du:dateUtc="2026-03-25T15:37:00Z">
        <w:r w:rsidR="00007D2D">
          <w:rPr>
            <w:rFonts w:ascii="Times New Roman" w:hAnsi="Times New Roman" w:cs="Times New Roman"/>
          </w:rPr>
          <w:t>n arced</w:t>
        </w:r>
      </w:ins>
      <w:ins w:id="2124" w:author="Benton, Deon" w:date="2026-02-27T17:47:00Z" w16du:dateUtc="2026-02-27T23:47:00Z">
        <w:r w:rsidR="00FB0BCB">
          <w:rPr>
            <w:rFonts w:ascii="Times New Roman" w:hAnsi="Times New Roman" w:cs="Times New Roman"/>
          </w:rPr>
          <w:t xml:space="preserve"> trajectory and the top of an obstacle tends to be small when objects pass over </w:t>
        </w:r>
      </w:ins>
      <w:ins w:id="2125" w:author="Benton, Deon" w:date="2026-03-02T11:31:00Z" w16du:dateUtc="2026-03-02T17:31:00Z">
        <w:r w:rsidR="000512B7">
          <w:rPr>
            <w:rFonts w:ascii="Times New Roman" w:hAnsi="Times New Roman" w:cs="Times New Roman"/>
          </w:rPr>
          <w:t>obstacles</w:t>
        </w:r>
      </w:ins>
      <w:ins w:id="2126"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2127" w:author="Benton, Deon" w:date="2026-02-27T17:48:00Z" w16du:dateUtc="2026-02-27T23:48:00Z">
        <w:r w:rsidR="00854B95">
          <w:rPr>
            <w:rFonts w:ascii="Times New Roman" w:hAnsi="Times New Roman" w:cs="Times New Roman"/>
          </w:rPr>
          <w:t>Small Vertical Separation unit in the Arc Apex-Obstacle Gap group</w:t>
        </w:r>
      </w:ins>
      <w:ins w:id="2128" w:author="Benton, Deon" w:date="2026-04-06T11:23:00Z" w16du:dateUtc="2026-04-06T16:23:00Z">
        <w:r w:rsidR="0020030E">
          <w:rPr>
            <w:rFonts w:ascii="Times New Roman" w:hAnsi="Times New Roman" w:cs="Times New Roman"/>
          </w:rPr>
          <w:t xml:space="preserve"> whenever arced motion occurred over barriers</w:t>
        </w:r>
      </w:ins>
      <w:ins w:id="2129" w:author="Benton, Deon" w:date="2026-02-27T17:48:00Z" w16du:dateUtc="2026-02-27T23:48:00Z">
        <w:r w:rsidR="00854B95">
          <w:rPr>
            <w:rFonts w:ascii="Times New Roman" w:hAnsi="Times New Roman" w:cs="Times New Roman"/>
          </w:rPr>
          <w:t xml:space="preserve">. </w:t>
        </w:r>
      </w:ins>
    </w:p>
    <w:p w14:paraId="194948BC" w14:textId="5D2A5425" w:rsidR="00076BA6" w:rsidRDefault="00473BD2" w:rsidP="007F7477">
      <w:pPr>
        <w:spacing w:line="480" w:lineRule="auto"/>
        <w:ind w:firstLine="720"/>
        <w:contextualSpacing/>
        <w:rPr>
          <w:rFonts w:ascii="Times New Roman" w:hAnsi="Times New Roman" w:cs="Times New Roman"/>
        </w:rPr>
      </w:pPr>
      <w:ins w:id="2130" w:author="Benton, Deon" w:date="2026-03-02T13:24:00Z" w16du:dateUtc="2026-03-02T19:24:00Z">
        <w:r>
          <w:rPr>
            <w:rFonts w:ascii="Times New Roman" w:hAnsi="Times New Roman" w:cs="Times New Roman"/>
          </w:rPr>
          <w:t xml:space="preserve">Given that the studies </w:t>
        </w:r>
      </w:ins>
      <w:ins w:id="2131" w:author="Benton, Deon" w:date="2026-03-02T13:46:00Z" w16du:dateUtc="2026-03-02T19:46:00Z">
        <w:r w:rsidR="009F1E54">
          <w:rPr>
            <w:rFonts w:ascii="Times New Roman" w:hAnsi="Times New Roman" w:cs="Times New Roman"/>
          </w:rPr>
          <w:t>associated with</w:t>
        </w:r>
      </w:ins>
      <w:ins w:id="2132" w:author="Benton, Deon" w:date="2026-03-02T13:24:00Z" w16du:dateUtc="2026-03-02T19:24:00Z">
        <w:r>
          <w:rPr>
            <w:rFonts w:ascii="Times New Roman" w:hAnsi="Times New Roman" w:cs="Times New Roman"/>
          </w:rPr>
          <w:t xml:space="preserve"> </w:t>
        </w:r>
      </w:ins>
      <w:ins w:id="2133" w:author="Benton, Deon" w:date="2026-03-02T13:25:00Z" w16du:dateUtc="2026-03-02T19:25:00Z">
        <w:r>
          <w:rPr>
            <w:rFonts w:ascii="Times New Roman" w:hAnsi="Times New Roman" w:cs="Times New Roman"/>
          </w:rPr>
          <w:t>each of the five target findings</w:t>
        </w:r>
      </w:ins>
      <w:ins w:id="2134" w:author="Benton, Deon" w:date="2026-04-06T11:23:00Z" w16du:dateUtc="2026-04-06T16:23:00Z">
        <w:r w:rsidR="00161B73">
          <w:rPr>
            <w:rFonts w:ascii="Times New Roman" w:hAnsi="Times New Roman" w:cs="Times New Roman"/>
          </w:rPr>
          <w:t xml:space="preserve"> </w:t>
        </w:r>
      </w:ins>
      <w:ins w:id="2135" w:author="Benton, Deon" w:date="2026-03-02T13:24:00Z" w16du:dateUtc="2026-03-02T19:24:00Z">
        <w:r>
          <w:rPr>
            <w:rFonts w:ascii="Times New Roman" w:hAnsi="Times New Roman" w:cs="Times New Roman"/>
          </w:rPr>
          <w:t xml:space="preserve">tested infants at different ages, </w:t>
        </w:r>
      </w:ins>
      <w:ins w:id="2136" w:author="Benton, Deon" w:date="2026-04-06T11:25:00Z" w16du:dateUtc="2026-04-06T16:25:00Z">
        <w:r w:rsidR="001A6079">
          <w:rPr>
            <w:rFonts w:ascii="Times New Roman" w:hAnsi="Times New Roman" w:cs="Times New Roman"/>
          </w:rPr>
          <w:t xml:space="preserve">across the simulations presented here, </w:t>
        </w:r>
      </w:ins>
      <w:ins w:id="2137" w:author="Benton, Deon" w:date="2026-03-02T13:24:00Z" w16du:dateUtc="2026-03-02T19:24:00Z">
        <w:r>
          <w:rPr>
            <w:rFonts w:ascii="Times New Roman" w:hAnsi="Times New Roman" w:cs="Times New Roman"/>
          </w:rPr>
          <w:t>the</w:t>
        </w:r>
      </w:ins>
      <w:ins w:id="2138" w:author="Benton, Deon" w:date="2026-03-02T13:22:00Z" w16du:dateUtc="2026-03-02T19:22:00Z">
        <w:r w:rsidR="005319EB">
          <w:rPr>
            <w:rFonts w:ascii="Times New Roman" w:hAnsi="Times New Roman" w:cs="Times New Roman"/>
          </w:rPr>
          <w:t xml:space="preserve"> length of the pretraining phase</w:t>
        </w:r>
      </w:ins>
      <w:ins w:id="2139" w:author="Benton, Deon" w:date="2026-04-06T11:25:00Z" w16du:dateUtc="2026-04-06T16:25:00Z">
        <w:r w:rsidR="001A6079">
          <w:rPr>
            <w:rFonts w:ascii="Times New Roman" w:hAnsi="Times New Roman" w:cs="Times New Roman"/>
          </w:rPr>
          <w:t xml:space="preserve"> was</w:t>
        </w:r>
      </w:ins>
      <w:ins w:id="2140" w:author="Benton, Deon" w:date="2026-03-02T13:22:00Z" w16du:dateUtc="2026-03-02T19:22:00Z">
        <w:r w:rsidR="005319EB">
          <w:rPr>
            <w:rFonts w:ascii="Times New Roman" w:hAnsi="Times New Roman" w:cs="Times New Roman"/>
          </w:rPr>
          <w:t xml:space="preserve"> </w:t>
        </w:r>
      </w:ins>
      <w:ins w:id="2141" w:author="Benton, Deon" w:date="2026-04-06T11:24:00Z" w16du:dateUtc="2026-04-06T16:24:00Z">
        <w:r w:rsidR="001A6079">
          <w:rPr>
            <w:rFonts w:ascii="Times New Roman" w:hAnsi="Times New Roman" w:cs="Times New Roman"/>
          </w:rPr>
          <w:t>varied</w:t>
        </w:r>
      </w:ins>
      <w:ins w:id="2142" w:author="Benton, Deon" w:date="2026-04-06T11:25:00Z" w16du:dateUtc="2026-04-06T16:25:00Z">
        <w:r w:rsidR="001A6079">
          <w:rPr>
            <w:rFonts w:ascii="Times New Roman" w:hAnsi="Times New Roman" w:cs="Times New Roman"/>
          </w:rPr>
          <w:t xml:space="preserve"> in such a way </w:t>
        </w:r>
      </w:ins>
      <w:ins w:id="2143" w:author="Benton, Deon" w:date="2026-03-02T13:17:00Z" w16du:dateUtc="2026-03-02T19:17:00Z">
        <w:r w:rsidR="00452801">
          <w:rPr>
            <w:rFonts w:ascii="Times New Roman" w:hAnsi="Times New Roman" w:cs="Times New Roman"/>
          </w:rPr>
          <w:t>that simulations</w:t>
        </w:r>
      </w:ins>
      <w:ins w:id="2144" w:author="Benton, Deon" w:date="2026-03-02T13:30:00Z" w16du:dateUtc="2026-03-02T19:30:00Z">
        <w:r w:rsidR="005B4EEF">
          <w:rPr>
            <w:rFonts w:ascii="Times New Roman" w:hAnsi="Times New Roman" w:cs="Times New Roman"/>
          </w:rPr>
          <w:t xml:space="preserve"> </w:t>
        </w:r>
      </w:ins>
      <w:ins w:id="2145" w:author="Benton, Deon" w:date="2026-03-02T13:33:00Z" w16du:dateUtc="2026-03-02T19:33:00Z">
        <w:r w:rsidR="00564104">
          <w:rPr>
            <w:rFonts w:ascii="Times New Roman" w:hAnsi="Times New Roman" w:cs="Times New Roman"/>
          </w:rPr>
          <w:t>corresponding</w:t>
        </w:r>
      </w:ins>
      <w:ins w:id="2146" w:author="Benton, Deon" w:date="2026-03-02T13:30:00Z" w16du:dateUtc="2026-03-02T19:30:00Z">
        <w:r w:rsidR="005B4EEF">
          <w:rPr>
            <w:rFonts w:ascii="Times New Roman" w:hAnsi="Times New Roman" w:cs="Times New Roman"/>
          </w:rPr>
          <w:t xml:space="preserve"> to studies that tested older ages received </w:t>
        </w:r>
      </w:ins>
      <w:ins w:id="2147" w:author="Benton, Deon" w:date="2026-03-02T13:34:00Z" w16du:dateUtc="2026-03-02T19:34:00Z">
        <w:r w:rsidR="00564104">
          <w:rPr>
            <w:rFonts w:ascii="Times New Roman" w:hAnsi="Times New Roman" w:cs="Times New Roman"/>
          </w:rPr>
          <w:t xml:space="preserve">proportionally </w:t>
        </w:r>
      </w:ins>
      <w:ins w:id="2148" w:author="Benton, Deon" w:date="2026-03-02T13:30:00Z" w16du:dateUtc="2026-03-02T19:30:00Z">
        <w:r w:rsidR="005B4EEF">
          <w:rPr>
            <w:rFonts w:ascii="Times New Roman" w:hAnsi="Times New Roman" w:cs="Times New Roman"/>
          </w:rPr>
          <w:t xml:space="preserve">more </w:t>
        </w:r>
      </w:ins>
      <w:ins w:id="2149" w:author="Benton, Deon" w:date="2026-04-06T11:24:00Z" w16du:dateUtc="2026-04-06T16:24:00Z">
        <w:r w:rsidR="001A6079">
          <w:rPr>
            <w:rFonts w:ascii="Times New Roman" w:hAnsi="Times New Roman" w:cs="Times New Roman"/>
          </w:rPr>
          <w:t>pretraining</w:t>
        </w:r>
      </w:ins>
      <w:ins w:id="2150" w:author="Benton, Deon" w:date="2026-03-02T13:30:00Z" w16du:dateUtc="2026-03-02T19:30:00Z">
        <w:r w:rsidR="005B4EEF">
          <w:rPr>
            <w:rFonts w:ascii="Times New Roman" w:hAnsi="Times New Roman" w:cs="Times New Roman"/>
          </w:rPr>
          <w:t xml:space="preserve">. </w:t>
        </w:r>
      </w:ins>
      <w:ins w:id="2151" w:author="Benton, Deon" w:date="2026-04-06T12:06:00Z" w16du:dateUtc="2026-04-06T17:06:00Z">
        <w:r w:rsidR="003D5226">
          <w:rPr>
            <w:rFonts w:ascii="Times New Roman" w:hAnsi="Times New Roman" w:cs="Times New Roman"/>
          </w:rPr>
          <w:t xml:space="preserve">In particular, the </w:t>
        </w:r>
      </w:ins>
      <w:ins w:id="2152" w:author="Benton, Deon" w:date="2026-04-06T12:07:00Z" w16du:dateUtc="2026-04-06T17:07:00Z">
        <w:r w:rsidR="003D5226">
          <w:rPr>
            <w:rFonts w:ascii="Times New Roman" w:hAnsi="Times New Roman" w:cs="Times New Roman"/>
          </w:rPr>
          <w:t xml:space="preserve">length of the pretraining phase was set to </w:t>
        </w:r>
      </w:ins>
      <w:ins w:id="2153" w:author="Benton, Deon" w:date="2026-04-06T12:27:00Z" w16du:dateUtc="2026-04-06T17:27:00Z">
        <w:r w:rsidR="004C2B8E">
          <w:rPr>
            <w:rFonts w:ascii="Times New Roman" w:hAnsi="Times New Roman" w:cs="Times New Roman"/>
          </w:rPr>
          <w:t>600</w:t>
        </w:r>
      </w:ins>
      <w:ins w:id="2154" w:author="Benton, Deon" w:date="2026-04-06T12:06:00Z" w16du:dateUtc="2026-04-06T17:06:00Z">
        <w:r w:rsidR="003D5226">
          <w:rPr>
            <w:rFonts w:ascii="Times New Roman" w:hAnsi="Times New Roman" w:cs="Times New Roman"/>
          </w:rPr>
          <w:t xml:space="preserve"> </w:t>
        </w:r>
      </w:ins>
      <w:ins w:id="2155" w:author="Benton, Deon" w:date="2026-04-06T12:32:00Z" w16du:dateUtc="2026-04-06T17:32:00Z">
        <w:r w:rsidR="007A0022">
          <w:rPr>
            <w:rFonts w:ascii="Times New Roman" w:hAnsi="Times New Roman" w:cs="Times New Roman"/>
          </w:rPr>
          <w:t xml:space="preserve">for simulations of </w:t>
        </w:r>
      </w:ins>
      <w:ins w:id="2156" w:author="Benton, Deon" w:date="2026-04-06T12:06:00Z" w16du:dateUtc="2026-04-06T17:06:00Z">
        <w:r w:rsidR="003D5226">
          <w:rPr>
            <w:rFonts w:ascii="Times New Roman" w:hAnsi="Times New Roman" w:cs="Times New Roman"/>
          </w:rPr>
          <w:t>target findings typically associated with studies that tested 12-month-olds</w:t>
        </w:r>
      </w:ins>
      <w:ins w:id="2157" w:author="Benton, Deon" w:date="2026-03-02T13:17:00Z" w16du:dateUtc="2026-03-02T19:17:00Z">
        <w:r w:rsidR="00452801">
          <w:rPr>
            <w:rFonts w:ascii="Times New Roman" w:hAnsi="Times New Roman" w:cs="Times New Roman"/>
          </w:rPr>
          <w:t xml:space="preserve"> </w:t>
        </w:r>
      </w:ins>
      <w:ins w:id="2158" w:author="Benton, Deon" w:date="2026-04-06T12:27:00Z" w16du:dateUtc="2026-04-06T17:27:00Z">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ins>
      <w:ins w:id="2159" w:author="Benton, Deon" w:date="2026-04-06T12:29:00Z" w16du:dateUtc="2026-04-06T17:29:00Z">
        <w:r w:rsidR="00B26DED">
          <w:rPr>
            <w:rFonts w:ascii="Times New Roman" w:hAnsi="Times New Roman" w:cs="Times New Roman"/>
          </w:rPr>
          <w:t xml:space="preserve">to </w:t>
        </w:r>
      </w:ins>
      <w:ins w:id="2160" w:author="Benton, Deon" w:date="2026-04-06T12:32:00Z" w16du:dateUtc="2026-04-06T17:32:00Z">
        <w:r w:rsidR="007A0022">
          <w:rPr>
            <w:rFonts w:ascii="Times New Roman" w:hAnsi="Times New Roman" w:cs="Times New Roman"/>
          </w:rPr>
          <w:t xml:space="preserve">450 for </w:t>
        </w:r>
      </w:ins>
      <w:ins w:id="2161" w:author="Benton, Deon" w:date="2026-04-06T12:33:00Z" w16du:dateUtc="2026-04-06T17:33:00Z">
        <w:r w:rsidR="007A0022">
          <w:rPr>
            <w:rFonts w:ascii="Times New Roman" w:hAnsi="Times New Roman" w:cs="Times New Roman"/>
          </w:rPr>
          <w:t xml:space="preserve">simulations </w:t>
        </w:r>
      </w:ins>
      <w:ins w:id="2162" w:author="Benton, Deon" w:date="2026-04-06T12:34:00Z" w16du:dateUtc="2026-04-06T17:34:00Z">
        <w:r w:rsidR="00EE2BEA">
          <w:rPr>
            <w:rFonts w:ascii="Times New Roman" w:hAnsi="Times New Roman" w:cs="Times New Roman"/>
          </w:rPr>
          <w:t xml:space="preserve">of </w:t>
        </w:r>
      </w:ins>
      <w:ins w:id="2163" w:author="Benton, Deon" w:date="2026-04-06T12:33:00Z" w16du:dateUtc="2026-04-06T17:33:00Z">
        <w:r w:rsidR="007A0022">
          <w:rPr>
            <w:rFonts w:ascii="Times New Roman" w:hAnsi="Times New Roman" w:cs="Times New Roman"/>
          </w:rPr>
          <w:t xml:space="preserve">studies that tested 9-month-olds </w:t>
        </w:r>
      </w:ins>
      <w:ins w:id="2164" w:author="Benton, Deon" w:date="2026-04-06T12:34:00Z" w16du:dateUtc="2026-04-06T17:34:00Z">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300 for simulations of studies that tested 6-month-olds (e.g., Liu &amp; </w:t>
        </w:r>
        <w:proofErr w:type="spellStart"/>
        <w:r w:rsidR="00EE2BEA">
          <w:rPr>
            <w:rFonts w:ascii="Times New Roman" w:hAnsi="Times New Roman" w:cs="Times New Roman"/>
          </w:rPr>
          <w:t>Spel</w:t>
        </w:r>
      </w:ins>
      <w:ins w:id="2165" w:author="Benton, Deon" w:date="2026-04-06T12:35:00Z" w16du:dateUtc="2026-04-06T17:35:00Z">
        <w:r w:rsidR="00EE2BEA">
          <w:rPr>
            <w:rFonts w:ascii="Times New Roman" w:hAnsi="Times New Roman" w:cs="Times New Roman"/>
          </w:rPr>
          <w:t>ke</w:t>
        </w:r>
        <w:proofErr w:type="spellEnd"/>
        <w:r w:rsidR="00EE2BEA">
          <w:rPr>
            <w:rFonts w:ascii="Times New Roman" w:hAnsi="Times New Roman" w:cs="Times New Roman"/>
          </w:rPr>
          <w:t>, 2017),</w:t>
        </w:r>
      </w:ins>
      <w:ins w:id="2166" w:author="Benton, Deon" w:date="2026-04-06T12:36:00Z" w16du:dateUtc="2026-04-06T17:36:00Z">
        <w:r w:rsidR="006F2773">
          <w:rPr>
            <w:rFonts w:ascii="Times New Roman" w:hAnsi="Times New Roman" w:cs="Times New Roman"/>
          </w:rPr>
          <w:t xml:space="preserve"> and to 150 for simulations of studies that tested 3-month-olds (e.g., Skerry et al., 2013).</w:t>
        </w:r>
      </w:ins>
      <w:ins w:id="2167" w:author="Benton, Deon" w:date="2026-04-06T12:35:00Z" w16du:dateUtc="2026-04-06T17:35:00Z">
        <w:r w:rsidR="00EE2BEA">
          <w:rPr>
            <w:rFonts w:ascii="Times New Roman" w:hAnsi="Times New Roman" w:cs="Times New Roman"/>
          </w:rPr>
          <w:t xml:space="preserve"> </w:t>
        </w:r>
      </w:ins>
      <w:ins w:id="2168" w:author="Benton, Deon" w:date="2026-03-02T14:11:00Z" w16du:dateUtc="2026-03-02T20:11:00Z">
        <w:r w:rsidR="009E3E0A">
          <w:rPr>
            <w:rFonts w:ascii="Times New Roman" w:hAnsi="Times New Roman" w:cs="Times New Roman"/>
          </w:rPr>
          <w:t xml:space="preserve">As with pretraining duration, the learning rate for </w:t>
        </w:r>
      </w:ins>
      <w:ins w:id="2169"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2170" w:author="Benton, Deon" w:date="2026-03-02T14:13:00Z" w16du:dateUtc="2026-03-02T20:13:00Z">
        <w:r w:rsidR="003D48D0">
          <w:rPr>
            <w:rFonts w:ascii="Times New Roman" w:hAnsi="Times New Roman" w:cs="Times New Roman"/>
          </w:rPr>
          <w:t>. Specifically, a higher value for this parameter was used for older models</w:t>
        </w:r>
      </w:ins>
      <w:ins w:id="2171" w:author="Benton, Deon" w:date="2026-04-06T12:37:00Z" w16du:dateUtc="2026-04-06T17:37:00Z">
        <w:r w:rsidR="006F2773">
          <w:rPr>
            <w:rFonts w:ascii="Times New Roman" w:hAnsi="Times New Roman" w:cs="Times New Roman"/>
          </w:rPr>
          <w:t xml:space="preserve"> than older models;</w:t>
        </w:r>
      </w:ins>
      <w:ins w:id="2172" w:author="Benton, Deon" w:date="2026-04-06T12:38:00Z" w16du:dateUtc="2026-04-06T17:38:00Z">
        <w:r w:rsidR="006F2773">
          <w:rPr>
            <w:rFonts w:ascii="Times New Roman" w:hAnsi="Times New Roman" w:cs="Times New Roman"/>
          </w:rPr>
          <w:t xml:space="preserve"> this value was set to </w:t>
        </w:r>
      </w:ins>
      <w:ins w:id="2173" w:author="Benton, Deon" w:date="2026-04-06T12:42:00Z" w16du:dateUtc="2026-04-06T17:42:00Z">
        <w:r w:rsidR="007C0C5A">
          <w:rPr>
            <w:rFonts w:ascii="Times New Roman" w:hAnsi="Times New Roman" w:cs="Times New Roman"/>
          </w:rPr>
          <w:t>0.1</w:t>
        </w:r>
      </w:ins>
      <w:ins w:id="2174" w:author="Benton, Deon" w:date="2026-04-06T12:38:00Z" w16du:dateUtc="2026-04-06T17:38:00Z">
        <w:r w:rsidR="006F2773">
          <w:rPr>
            <w:rFonts w:ascii="Times New Roman" w:hAnsi="Times New Roman" w:cs="Times New Roman"/>
          </w:rPr>
          <w:t xml:space="preserve"> for models that received 600 epochs of pretraining experience, </w:t>
        </w:r>
        <w:r w:rsidR="00F6368F">
          <w:rPr>
            <w:rFonts w:ascii="Times New Roman" w:hAnsi="Times New Roman" w:cs="Times New Roman"/>
          </w:rPr>
          <w:t xml:space="preserve">to </w:t>
        </w:r>
      </w:ins>
      <w:ins w:id="2175" w:author="Benton, Deon" w:date="2026-04-06T12:42:00Z" w16du:dateUtc="2026-04-06T17:42:00Z">
        <w:r w:rsidR="00364F6F">
          <w:rPr>
            <w:rFonts w:ascii="Times New Roman" w:hAnsi="Times New Roman" w:cs="Times New Roman"/>
          </w:rPr>
          <w:t>0.0875</w:t>
        </w:r>
      </w:ins>
      <w:ins w:id="2176" w:author="Benton, Deon" w:date="2026-04-06T12:38:00Z" w16du:dateUtc="2026-04-06T17:38:00Z">
        <w:r w:rsidR="00F6368F">
          <w:rPr>
            <w:rFonts w:ascii="Times New Roman" w:hAnsi="Times New Roman" w:cs="Times New Roman"/>
          </w:rPr>
          <w:t xml:space="preserve"> for models that received 450 epochs of pretraining experience, to </w:t>
        </w:r>
      </w:ins>
      <w:ins w:id="2177" w:author="Benton, Deon" w:date="2026-04-06T12:43:00Z" w16du:dateUtc="2026-04-06T17:43:00Z">
        <w:r w:rsidR="00364F6F">
          <w:rPr>
            <w:rFonts w:ascii="Times New Roman" w:hAnsi="Times New Roman" w:cs="Times New Roman"/>
          </w:rPr>
          <w:t>0.01</w:t>
        </w:r>
      </w:ins>
      <w:ins w:id="2178" w:author="Benton, Deon" w:date="2026-04-06T12:38:00Z" w16du:dateUtc="2026-04-06T17:38:00Z">
        <w:r w:rsidR="00F6368F">
          <w:rPr>
            <w:rFonts w:ascii="Times New Roman" w:hAnsi="Times New Roman" w:cs="Times New Roman"/>
          </w:rPr>
          <w:t xml:space="preserve"> for models that received </w:t>
        </w:r>
      </w:ins>
      <w:ins w:id="2179" w:author="Benton, Deon" w:date="2026-04-06T12:43:00Z" w16du:dateUtc="2026-04-06T17:43:00Z">
        <w:r w:rsidR="00364F6F">
          <w:rPr>
            <w:rFonts w:ascii="Times New Roman" w:hAnsi="Times New Roman" w:cs="Times New Roman"/>
          </w:rPr>
          <w:t>300</w:t>
        </w:r>
      </w:ins>
      <w:ins w:id="2180" w:author="Benton, Deon" w:date="2026-04-06T12:38:00Z" w16du:dateUtc="2026-04-06T17:38:00Z">
        <w:r w:rsidR="00F6368F">
          <w:rPr>
            <w:rFonts w:ascii="Times New Roman" w:hAnsi="Times New Roman" w:cs="Times New Roman"/>
          </w:rPr>
          <w:t xml:space="preserve"> epochs of pretraining experience</w:t>
        </w:r>
      </w:ins>
      <w:ins w:id="2181" w:author="Benton, Deon" w:date="2026-04-06T12:43:00Z" w16du:dateUtc="2026-04-06T17:43:00Z">
        <w:r w:rsidR="00364F6F">
          <w:rPr>
            <w:rFonts w:ascii="Times New Roman" w:hAnsi="Times New Roman" w:cs="Times New Roman"/>
          </w:rPr>
          <w:t>, and to 0.0001 for models that received 150 epochs of pretraining experience</w:t>
        </w:r>
      </w:ins>
      <w:ins w:id="2182" w:author="Benton, Deon" w:date="2026-03-02T14:13:00Z" w16du:dateUtc="2026-03-02T20:13:00Z">
        <w:r w:rsidR="003D48D0">
          <w:rPr>
            <w:rFonts w:ascii="Times New Roman" w:hAnsi="Times New Roman" w:cs="Times New Roman"/>
          </w:rPr>
          <w:t xml:space="preserve">. This implemented </w:t>
        </w:r>
      </w:ins>
      <w:ins w:id="2183"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184" w:author="Benton, Deon" w:date="2026-03-02T14:14:00Z" w16du:dateUtc="2026-03-02T20:14:00Z">
        <w:r w:rsidR="003D48D0">
          <w:rPr>
            <w:rFonts w:ascii="Times New Roman" w:hAnsi="Times New Roman" w:cs="Times New Roman"/>
          </w:rPr>
          <w:t>.</w:t>
        </w:r>
      </w:ins>
      <w:ins w:id="2185" w:author="Benton, Deon" w:date="2026-03-02T14:13:00Z" w16du:dateUtc="2026-03-02T20:13:00Z">
        <w:r w:rsidR="003D48D0">
          <w:rPr>
            <w:rFonts w:ascii="Times New Roman" w:hAnsi="Times New Roman" w:cs="Times New Roman"/>
          </w:rPr>
          <w:t xml:space="preserve">  </w:t>
        </w:r>
      </w:ins>
      <w:ins w:id="2186" w:author="Benton, Deon" w:date="2026-03-02T14:55:00Z" w16du:dateUtc="2026-03-02T20:55:00Z">
        <w:r w:rsidR="00C54E36">
          <w:rPr>
            <w:rFonts w:ascii="Times New Roman" w:hAnsi="Times New Roman" w:cs="Times New Roman"/>
          </w:rPr>
          <w:t xml:space="preserve">In all of the simulations, </w:t>
        </w:r>
      </w:ins>
      <w:r w:rsidR="00C54E36">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187" w:author="Benton, Deon" w:date="2026-04-06T11:26:00Z" w16du:dateUtc="2026-04-06T16:26:00Z">
        <w:r w:rsidR="001A6079">
          <w:rPr>
            <w:rFonts w:ascii="Times New Roman" w:hAnsi="Times New Roman" w:cs="Times New Roman"/>
          </w:rPr>
          <w:t>10 and 20</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188" w:author="Benton, Deon" w:date="2026-04-06T11:26:00Z" w16du:dateUtc="2026-04-06T16:26:00Z">
        <w:r w:rsidR="008021BD" w:rsidDel="001A6079">
          <w:rPr>
            <w:rFonts w:ascii="Times New Roman" w:hAnsi="Times New Roman" w:cs="Times New Roman"/>
          </w:rPr>
          <w:delText>2</w:delText>
        </w:r>
      </w:del>
      <w:ins w:id="2189" w:author="Benton, Deon" w:date="2026-04-06T11:26:00Z" w16du:dateUtc="2026-04-06T16:26:00Z">
        <w:r w:rsidR="001A6079">
          <w:rPr>
            <w:rFonts w:ascii="Times New Roman" w:hAnsi="Times New Roman" w:cs="Times New Roman"/>
          </w:rPr>
          <w:t xml:space="preserve">5 </w:t>
        </w:r>
      </w:ins>
      <w:ins w:id="2190" w:author="Benton, Deon" w:date="2026-03-02T14:55:00Z" w16du:dateUtc="2026-03-02T20:55:00Z">
        <w:r w:rsidR="00C54E36">
          <w:rPr>
            <w:rFonts w:ascii="Times New Roman" w:hAnsi="Times New Roman" w:cs="Times New Roman"/>
          </w:rPr>
          <w:t xml:space="preserve">(see </w:t>
        </w:r>
      </w:ins>
      <w:ins w:id="2191" w:author="Benton, Deon" w:date="2026-03-02T14:56:00Z" w16du:dateUtc="2026-03-02T20:56:00Z">
        <w:r w:rsidR="00C54E36">
          <w:rPr>
            <w:rFonts w:ascii="Times New Roman" w:hAnsi="Times New Roman" w:cs="Times New Roman"/>
          </w:rPr>
          <w:t>below for details about the n</w:t>
        </w:r>
      </w:ins>
      <w:ins w:id="2192" w:author="Benton, Deon" w:date="2026-03-02T14:57:00Z" w16du:dateUtc="2026-03-02T20:57:00Z">
        <w:r w:rsidR="00C54E36">
          <w:rPr>
            <w:rFonts w:ascii="Times New Roman" w:hAnsi="Times New Roman" w:cs="Times New Roman"/>
          </w:rPr>
          <w:t xml:space="preserve">ature </w:t>
        </w:r>
      </w:ins>
      <w:ins w:id="2193" w:author="Benton, Deon" w:date="2026-03-02T14:56:00Z" w16du:dateUtc="2026-03-02T20:56:00Z">
        <w:r w:rsidR="00C54E36">
          <w:rPr>
            <w:rFonts w:ascii="Times New Roman" w:hAnsi="Times New Roman" w:cs="Times New Roman"/>
          </w:rPr>
          <w:t>of the habituation experien</w:t>
        </w:r>
      </w:ins>
      <w:ins w:id="2194"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195"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 xml:space="preserve">the </w:t>
      </w:r>
      <w:r w:rsidR="00B203EF">
        <w:rPr>
          <w:rFonts w:ascii="Times New Roman" w:hAnsi="Times New Roman" w:cs="Times New Roman"/>
        </w:rPr>
        <w:lastRenderedPageBreak/>
        <w:t>results reported below</w:t>
      </w:r>
      <w:ins w:id="2196" w:author="Benton, Deon" w:date="2026-04-06T11:26:00Z" w16du:dateUtc="2026-04-06T16:26:00Z">
        <w:r w:rsidR="00CE7486">
          <w:rPr>
            <w:rFonts w:ascii="Times New Roman" w:hAnsi="Times New Roman" w:cs="Times New Roman"/>
          </w:rPr>
          <w:t xml:space="preserve"> were robust to particular values of this parameter.</w:t>
        </w:r>
      </w:ins>
      <w:r w:rsidR="00B203EF">
        <w:rPr>
          <w:rFonts w:ascii="Times New Roman" w:hAnsi="Times New Roman" w:cs="Times New Roman"/>
        </w:rPr>
        <w:t xml:space="preserve"> </w:t>
      </w:r>
      <w:ins w:id="2197" w:author="Benton, Deon" w:date="2026-04-06T11:35:00Z" w16du:dateUtc="2026-04-06T16:35:00Z">
        <w:r w:rsidR="005A4668">
          <w:rPr>
            <w:rFonts w:ascii="Times New Roman" w:hAnsi="Times New Roman" w:cs="Times New Roman"/>
          </w:rPr>
          <w:t xml:space="preserve">Accordingly, data from all five habituation durations are shown below for each of the simulated findings. </w:t>
        </w:r>
      </w:ins>
      <w:del w:id="2198" w:author="Benton, Deon" w:date="2026-04-06T11:35:00Z" w16du:dateUtc="2026-04-06T16:35:00Z">
        <w:r w:rsidR="00CA5BBF" w:rsidDel="005A4668">
          <w:rPr>
            <w:rFonts w:ascii="Times New Roman" w:hAnsi="Times New Roman" w:cs="Times New Roman"/>
          </w:rPr>
          <w:delText xml:space="preserve"> </w:delText>
        </w:r>
      </w:del>
    </w:p>
    <w:p w14:paraId="7A2DDE91" w14:textId="77777777" w:rsidR="00EC34A9" w:rsidRDefault="00524642" w:rsidP="007F7477">
      <w:pPr>
        <w:spacing w:line="480" w:lineRule="auto"/>
        <w:ind w:firstLine="720"/>
        <w:contextualSpacing/>
        <w:rPr>
          <w:ins w:id="2199"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200" w:author="Benton, Deon" w:date="2026-03-02T14:58:00Z" w16du:dateUtc="2026-03-02T20:58:00Z">
        <w:r w:rsidR="00FF0FF5">
          <w:rPr>
            <w:rFonts w:ascii="Times New Roman" w:hAnsi="Times New Roman" w:cs="Times New Roman"/>
          </w:rPr>
          <w:t>This is consistent with existing developmental models</w:t>
        </w:r>
      </w:ins>
      <w:ins w:id="2201" w:author="Benton, Deon" w:date="2026-03-02T15:01:00Z" w16du:dateUtc="2026-03-02T21:01:00Z">
        <w:r w:rsidR="00864247">
          <w:rPr>
            <w:rFonts w:ascii="Times New Roman" w:hAnsi="Times New Roman" w:cs="Times New Roman"/>
          </w:rPr>
          <w:t xml:space="preserve">. </w:t>
        </w:r>
      </w:ins>
      <w:ins w:id="2202" w:author="Benton, Deon" w:date="2026-03-02T15:06:00Z" w16du:dateUtc="2026-03-02T21:06:00Z">
        <w:r w:rsidR="00A91FBA">
          <w:rPr>
            <w:rFonts w:ascii="Times New Roman" w:hAnsi="Times New Roman" w:cs="Times New Roman"/>
          </w:rPr>
          <w:t xml:space="preserve">As is typical </w:t>
        </w:r>
      </w:ins>
      <w:ins w:id="2203"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w:t>
        </w:r>
      </w:ins>
      <w:ins w:id="2204"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205" w:author="Benton, Deon" w:date="2026-03-25T10:38:00Z" w16du:dateUtc="2026-03-25T15:38:00Z">
        <w:r w:rsidR="00007D2D">
          <w:rPr>
            <w:rFonts w:ascii="Times New Roman" w:hAnsi="Times New Roman" w:cs="Times New Roman"/>
          </w:rPr>
          <w:t xml:space="preserve">such an interpretation is </w:t>
        </w:r>
      </w:ins>
      <w:ins w:id="2206" w:author="Benton, Deon" w:date="2026-03-25T10:39:00Z" w16du:dateUtc="2026-03-25T15:39:00Z">
        <w:r w:rsidR="00007D2D">
          <w:rPr>
            <w:rFonts w:ascii="Times New Roman" w:hAnsi="Times New Roman" w:cs="Times New Roman"/>
          </w:rPr>
          <w:t>merited</w:t>
        </w:r>
      </w:ins>
      <w:ins w:id="2207"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208" w:author="Benton, Deon" w:date="2026-03-02T15:09:00Z" w16du:dateUtc="2026-03-02T21:09:00Z">
        <w:r w:rsidR="00F52B7C">
          <w:rPr>
            <w:rFonts w:ascii="Times New Roman" w:hAnsi="Times New Roman" w:cs="Times New Roman"/>
          </w:rPr>
          <w:t>instructive briefl</w:t>
        </w:r>
      </w:ins>
      <w:ins w:id="2209"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210"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211"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212"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213"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214"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215"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216"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217"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218"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219" w:author="Benton, Deon" w:date="2026-03-02T15:13:00Z" w16du:dateUtc="2026-03-02T21:13:00Z">
        <w:r w:rsidR="00671B15">
          <w:rPr>
            <w:rFonts w:ascii="Times New Roman" w:hAnsi="Times New Roman" w:cs="Times New Roman"/>
          </w:rPr>
          <w:t>there is a meaningful match between the</w:t>
        </w:r>
      </w:ins>
      <w:ins w:id="2220" w:author="Benton, Deon" w:date="2026-03-25T10:40:00Z" w16du:dateUtc="2026-03-25T15:40:00Z">
        <w:r w:rsidR="005D567A">
          <w:rPr>
            <w:rFonts w:ascii="Times New Roman" w:hAnsi="Times New Roman" w:cs="Times New Roman"/>
          </w:rPr>
          <w:t>ir</w:t>
        </w:r>
      </w:ins>
      <w:ins w:id="2221" w:author="Benton, Deon" w:date="2026-03-02T15:13:00Z" w16du:dateUtc="2026-03-02T21:13:00Z">
        <w:r w:rsidR="00671B15">
          <w:rPr>
            <w:rFonts w:ascii="Times New Roman" w:hAnsi="Times New Roman" w:cs="Times New Roman"/>
          </w:rPr>
          <w:t xml:space="preserve"> internal representation and </w:t>
        </w:r>
      </w:ins>
      <w:ins w:id="2222" w:author="Benton, Deon" w:date="2026-03-25T10:40:00Z" w16du:dateUtc="2026-03-25T15:40:00Z">
        <w:r w:rsidR="005D567A">
          <w:rPr>
            <w:rFonts w:ascii="Times New Roman" w:hAnsi="Times New Roman" w:cs="Times New Roman"/>
          </w:rPr>
          <w:t xml:space="preserve">an </w:t>
        </w:r>
      </w:ins>
      <w:ins w:id="2223"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224" w:author="Benton, Deon" w:date="2026-03-02T15:14:00Z" w16du:dateUtc="2026-03-02T21:14:00Z">
        <w:r w:rsidR="005D29D3">
          <w:rPr>
            <w:rFonts w:ascii="Times New Roman" w:hAnsi="Times New Roman" w:cs="Times New Roman"/>
          </w:rPr>
          <w:t>Given that s</w:t>
        </w:r>
      </w:ins>
      <w:ins w:id="2225" w:author="Benton, Deon" w:date="2026-03-02T15:15:00Z" w16du:dateUtc="2026-03-02T21:15:00Z">
        <w:r w:rsidR="005D29D3">
          <w:rPr>
            <w:rFonts w:ascii="Times New Roman" w:hAnsi="Times New Roman" w:cs="Times New Roman"/>
          </w:rPr>
          <w:t xml:space="preserve">ome amount of time is needed for </w:t>
        </w:r>
      </w:ins>
      <w:ins w:id="2226" w:author="Benton, Deon" w:date="2026-03-02T15:16:00Z" w16du:dateUtc="2026-03-02T21:16:00Z">
        <w:r w:rsidR="00A26747">
          <w:rPr>
            <w:rFonts w:ascii="Times New Roman" w:hAnsi="Times New Roman" w:cs="Times New Roman"/>
          </w:rPr>
          <w:t>infants’</w:t>
        </w:r>
      </w:ins>
      <w:ins w:id="2227" w:author="Benton, Deon" w:date="2026-03-02T15:14:00Z" w16du:dateUtc="2026-03-02T21:14:00Z">
        <w:r w:rsidR="005D29D3">
          <w:rPr>
            <w:rFonts w:ascii="Times New Roman" w:hAnsi="Times New Roman" w:cs="Times New Roman"/>
          </w:rPr>
          <w:t xml:space="preserve"> internal representation</w:t>
        </w:r>
      </w:ins>
      <w:ins w:id="2228" w:author="Benton, Deon" w:date="2026-03-02T15:16:00Z" w16du:dateUtc="2026-03-02T21:16:00Z">
        <w:r w:rsidR="00A26747">
          <w:rPr>
            <w:rFonts w:ascii="Times New Roman" w:hAnsi="Times New Roman" w:cs="Times New Roman"/>
          </w:rPr>
          <w:t xml:space="preserve"> of the external stimulus</w:t>
        </w:r>
      </w:ins>
      <w:ins w:id="2229" w:author="Benton, Deon" w:date="2026-03-02T15:14:00Z" w16du:dateUtc="2026-03-02T21:14:00Z">
        <w:r w:rsidR="005D29D3">
          <w:rPr>
            <w:rFonts w:ascii="Times New Roman" w:hAnsi="Times New Roman" w:cs="Times New Roman"/>
          </w:rPr>
          <w:t xml:space="preserve"> </w:t>
        </w:r>
      </w:ins>
      <w:ins w:id="2230" w:author="Benton, Deon" w:date="2026-03-02T15:15:00Z" w16du:dateUtc="2026-03-02T21:15:00Z">
        <w:r w:rsidR="00A26747">
          <w:rPr>
            <w:rFonts w:ascii="Times New Roman" w:hAnsi="Times New Roman" w:cs="Times New Roman"/>
          </w:rPr>
          <w:t>to be constructed</w:t>
        </w:r>
      </w:ins>
      <w:ins w:id="2231" w:author="Benton, Deon" w:date="2026-03-02T15:14:00Z" w16du:dateUtc="2026-03-02T21:14:00Z">
        <w:r w:rsidR="005D29D3">
          <w:rPr>
            <w:rFonts w:ascii="Times New Roman" w:hAnsi="Times New Roman" w:cs="Times New Roman"/>
          </w:rPr>
          <w:t>,</w:t>
        </w:r>
      </w:ins>
      <w:ins w:id="2232" w:author="Benton, Deon" w:date="2026-03-02T15:15:00Z" w16du:dateUtc="2026-03-02T21:15:00Z">
        <w:r w:rsidR="00A26747">
          <w:rPr>
            <w:rFonts w:ascii="Times New Roman" w:hAnsi="Times New Roman" w:cs="Times New Roman"/>
          </w:rPr>
          <w:t xml:space="preserve"> during the first few trials of the habituation phase</w:t>
        </w:r>
      </w:ins>
      <w:ins w:id="2233"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234" w:author="Benton, Deon" w:date="2026-03-02T15:17:00Z" w16du:dateUtc="2026-03-02T21:17:00Z">
        <w:r w:rsidR="00824236">
          <w:rPr>
            <w:rFonts w:ascii="Times New Roman" w:hAnsi="Times New Roman" w:cs="Times New Roman"/>
          </w:rPr>
          <w:t xml:space="preserve">A </w:t>
        </w:r>
      </w:ins>
      <w:ins w:id="2235" w:author="Benton, Deon" w:date="2026-03-02T15:18:00Z" w16du:dateUtc="2026-03-02T21:18:00Z">
        <w:r w:rsidR="00824236">
          <w:rPr>
            <w:rFonts w:ascii="Times New Roman" w:hAnsi="Times New Roman" w:cs="Times New Roman"/>
          </w:rPr>
          <w:t>consequence of this is that infants will continue attending to</w:t>
        </w:r>
      </w:ins>
      <w:ins w:id="2236" w:author="Benton, Deon" w:date="2026-03-02T15:19:00Z" w16du:dateUtc="2026-03-02T21:19:00Z">
        <w:r w:rsidR="00824236">
          <w:rPr>
            <w:rFonts w:ascii="Times New Roman" w:hAnsi="Times New Roman" w:cs="Times New Roman"/>
          </w:rPr>
          <w:t xml:space="preserve">—and thus </w:t>
        </w:r>
      </w:ins>
      <w:ins w:id="2237"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238" w:author="Benton, Deon" w:date="2026-03-02T15:19:00Z" w16du:dateUtc="2026-03-02T21:19:00Z">
        <w:r w:rsidR="00824236">
          <w:rPr>
            <w:rFonts w:ascii="Times New Roman" w:hAnsi="Times New Roman" w:cs="Times New Roman"/>
          </w:rPr>
          <w:t xml:space="preserve"> internal representation of—the external stimulus. </w:t>
        </w:r>
      </w:ins>
      <w:ins w:id="2239" w:author="Benton, Deon" w:date="2026-03-02T15:18:00Z" w16du:dateUtc="2026-03-02T21:18:00Z">
        <w:r w:rsidR="00824236">
          <w:rPr>
            <w:rFonts w:ascii="Times New Roman" w:hAnsi="Times New Roman" w:cs="Times New Roman"/>
          </w:rPr>
          <w:t xml:space="preserve"> </w:t>
        </w:r>
      </w:ins>
      <w:ins w:id="2240"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241"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242" w:author="Benton, Deon" w:date="2026-03-02T15:21:00Z" w16du:dateUtc="2026-03-02T21:21:00Z">
        <w:r w:rsidR="00723920">
          <w:rPr>
            <w:rFonts w:ascii="Times New Roman" w:hAnsi="Times New Roman" w:cs="Times New Roman"/>
          </w:rPr>
          <w:t>that infants disengage f</w:t>
        </w:r>
      </w:ins>
      <w:ins w:id="2243" w:author="Benton, Deon" w:date="2026-03-02T15:22:00Z" w16du:dateUtc="2026-03-02T21:22:00Z">
        <w:r w:rsidR="00723920">
          <w:rPr>
            <w:rFonts w:ascii="Times New Roman" w:hAnsi="Times New Roman" w:cs="Times New Roman"/>
          </w:rPr>
          <w:t xml:space="preserve">rom the external stimulus and turn their attention to a new stimulus. </w:t>
        </w:r>
      </w:ins>
    </w:p>
    <w:p w14:paraId="56CB88D3" w14:textId="048B371D" w:rsidR="001547A5" w:rsidRDefault="009915E8" w:rsidP="007F7477">
      <w:pPr>
        <w:spacing w:line="480" w:lineRule="auto"/>
        <w:ind w:firstLine="720"/>
        <w:contextualSpacing/>
        <w:rPr>
          <w:rFonts w:ascii="Times New Roman" w:hAnsi="Times New Roman" w:cs="Times New Roman"/>
        </w:rPr>
      </w:pPr>
      <w:ins w:id="2244" w:author="Benton, Deon" w:date="2026-03-02T15:22:00Z" w16du:dateUtc="2026-03-02T21:22:00Z">
        <w:r>
          <w:rPr>
            <w:rFonts w:ascii="Times New Roman" w:hAnsi="Times New Roman" w:cs="Times New Roman"/>
          </w:rPr>
          <w:t xml:space="preserve">It turns out that a similar process plays out in autoencoder models. </w:t>
        </w:r>
      </w:ins>
      <w:ins w:id="2245" w:author="Benton, Deon" w:date="2026-03-02T15:23:00Z" w16du:dateUtc="2026-03-02T21:23:00Z">
        <w:r>
          <w:rPr>
            <w:rFonts w:ascii="Times New Roman" w:hAnsi="Times New Roman" w:cs="Times New Roman"/>
          </w:rPr>
          <w:t>Recall that the main task of aut</w:t>
        </w:r>
      </w:ins>
      <w:ins w:id="2246" w:author="Benton, Deon" w:date="2026-03-02T15:24:00Z" w16du:dateUtc="2026-03-02T21:24:00Z">
        <w:r>
          <w:rPr>
            <w:rFonts w:ascii="Times New Roman" w:hAnsi="Times New Roman" w:cs="Times New Roman"/>
          </w:rPr>
          <w:t>o</w:t>
        </w:r>
      </w:ins>
      <w:ins w:id="2247" w:author="Benton, Deon" w:date="2026-03-02T15:23:00Z" w16du:dateUtc="2026-03-02T21:23:00Z">
        <w:r>
          <w:rPr>
            <w:rFonts w:ascii="Times New Roman" w:hAnsi="Times New Roman" w:cs="Times New Roman"/>
          </w:rPr>
          <w:t xml:space="preserve">encoder models is </w:t>
        </w:r>
      </w:ins>
      <w:ins w:id="2248"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 xml:space="preserve">to the </w:t>
      </w:r>
      <w:r w:rsidR="00863608">
        <w:rPr>
          <w:rFonts w:ascii="Times New Roman" w:hAnsi="Times New Roman" w:cs="Times New Roman"/>
        </w:rPr>
        <w:lastRenderedPageBreak/>
        <w:t>model</w:t>
      </w:r>
      <w:r w:rsidR="002A0405">
        <w:rPr>
          <w:rFonts w:ascii="Times New Roman" w:hAnsi="Times New Roman" w:cs="Times New Roman"/>
        </w:rPr>
        <w:t>.</w:t>
      </w:r>
      <w:ins w:id="2249" w:author="Benton, Deon" w:date="2026-03-02T15:24:00Z" w16du:dateUtc="2026-03-02T21:24:00Z">
        <w:r w:rsidR="00354B64">
          <w:rPr>
            <w:rFonts w:ascii="Times New Roman" w:hAnsi="Times New Roman" w:cs="Times New Roman"/>
          </w:rPr>
          <w:t xml:space="preserve"> This input is akin to an external stimulus. To achieve this </w:t>
        </w:r>
      </w:ins>
      <w:ins w:id="2250" w:author="Benton, Deon" w:date="2026-03-02T15:28:00Z" w16du:dateUtc="2026-03-02T21:28:00Z">
        <w:r w:rsidR="000A0E69">
          <w:rPr>
            <w:rFonts w:ascii="Times New Roman" w:hAnsi="Times New Roman" w:cs="Times New Roman"/>
          </w:rPr>
          <w:t>objective, these</w:t>
        </w:r>
      </w:ins>
      <w:ins w:id="2251"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252"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253"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254"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255" w:author="Benton, Deon" w:date="2026-03-02T15:29:00Z" w16du:dateUtc="2026-03-02T21:29:00Z">
        <w:r w:rsidR="00E50B4C">
          <w:rPr>
            <w:rFonts w:ascii="Times New Roman" w:hAnsi="Times New Roman" w:cs="Times New Roman"/>
          </w:rPr>
          <w:t xml:space="preserve">the model’s internal representation of the input. </w:t>
        </w:r>
      </w:ins>
      <w:ins w:id="2256" w:author="Benton, Deon" w:date="2026-03-02T15:26:00Z" w16du:dateUtc="2026-03-02T21:26:00Z">
        <w:r w:rsidR="000A0E69">
          <w:rPr>
            <w:rFonts w:ascii="Times New Roman" w:hAnsi="Times New Roman" w:cs="Times New Roman"/>
          </w:rPr>
          <w:t>Given that learning in an autoencoder continues until the network is able rel</w:t>
        </w:r>
      </w:ins>
      <w:ins w:id="2257" w:author="Benton, Deon" w:date="2026-03-02T15:27:00Z" w16du:dateUtc="2026-03-02T21:27:00Z">
        <w:r w:rsidR="000A0E69">
          <w:rPr>
            <w:rFonts w:ascii="Times New Roman" w:hAnsi="Times New Roman" w:cs="Times New Roman"/>
          </w:rPr>
          <w:t>iably to reproduce the input at the output layer</w:t>
        </w:r>
      </w:ins>
      <w:ins w:id="2258"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259"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260"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056D8E85" w:rsidR="00CE5085" w:rsidRDefault="001D4A75" w:rsidP="007F7477">
      <w:pPr>
        <w:spacing w:line="480" w:lineRule="auto"/>
        <w:ind w:firstLine="720"/>
        <w:contextualSpacing/>
        <w:rPr>
          <w:ins w:id="2261" w:author="Benton, Deon" w:date="2026-03-25T10:54:00Z" w16du:dateUtc="2026-03-25T15:54:00Z"/>
          <w:rFonts w:ascii="Times New Roman" w:hAnsi="Times New Roman" w:cs="Times New Roman"/>
        </w:rPr>
      </w:pPr>
      <w:ins w:id="2262" w:author="Benton, Deon" w:date="2026-03-03T13:28:00Z" w16du:dateUtc="2026-03-03T19:28:00Z">
        <w:r>
          <w:rPr>
            <w:rFonts w:ascii="Times New Roman" w:hAnsi="Times New Roman" w:cs="Times New Roman"/>
          </w:rPr>
          <w:t>The aim</w:t>
        </w:r>
      </w:ins>
      <w:ins w:id="2263" w:author="Benton, Deon" w:date="2026-03-03T14:36:00Z" w16du:dateUtc="2026-03-03T20:36:00Z">
        <w:r w:rsidR="00457D05">
          <w:rPr>
            <w:rFonts w:ascii="Times New Roman" w:hAnsi="Times New Roman" w:cs="Times New Roman"/>
          </w:rPr>
          <w:t>s</w:t>
        </w:r>
      </w:ins>
      <w:ins w:id="2264" w:author="Benton, Deon" w:date="2026-03-03T13:28:00Z" w16du:dateUtc="2026-03-03T19:28:00Z">
        <w:r>
          <w:rPr>
            <w:rFonts w:ascii="Times New Roman" w:hAnsi="Times New Roman" w:cs="Times New Roman"/>
          </w:rPr>
          <w:t xml:space="preserve"> of the following simulations were </w:t>
        </w:r>
      </w:ins>
      <w:ins w:id="2265" w:author="Benton, Deon" w:date="2026-03-25T10:51:00Z" w16du:dateUtc="2026-03-25T15:51:00Z">
        <w:r w:rsidR="009F2657">
          <w:rPr>
            <w:rFonts w:ascii="Times New Roman" w:hAnsi="Times New Roman" w:cs="Times New Roman"/>
          </w:rPr>
          <w:t>threefold</w:t>
        </w:r>
      </w:ins>
      <w:ins w:id="2266" w:author="Benton, Deon" w:date="2026-03-03T13:28:00Z" w16du:dateUtc="2026-03-03T19:28:00Z">
        <w:r>
          <w:rPr>
            <w:rFonts w:ascii="Times New Roman" w:hAnsi="Times New Roman" w:cs="Times New Roman"/>
          </w:rPr>
          <w:t>.</w:t>
        </w:r>
      </w:ins>
      <w:ins w:id="2267" w:author="Benton, Deon" w:date="2026-03-03T13:29:00Z" w16du:dateUtc="2026-03-03T19:29:00Z">
        <w:r>
          <w:rPr>
            <w:rFonts w:ascii="Times New Roman" w:hAnsi="Times New Roman" w:cs="Times New Roman"/>
          </w:rPr>
          <w:t xml:space="preserve"> </w:t>
        </w:r>
      </w:ins>
      <w:ins w:id="2268" w:author="Benton, Deon" w:date="2026-03-03T13:38:00Z" w16du:dateUtc="2026-03-03T19:38:00Z">
        <w:r w:rsidR="00D4193A">
          <w:rPr>
            <w:rFonts w:ascii="Times New Roman" w:hAnsi="Times New Roman" w:cs="Times New Roman"/>
          </w:rPr>
          <w:t>The first</w:t>
        </w:r>
      </w:ins>
      <w:ins w:id="2269" w:author="Benton, Deon" w:date="2026-03-03T13:40:00Z" w16du:dateUtc="2026-03-03T19:40:00Z">
        <w:r w:rsidR="00A94D82">
          <w:rPr>
            <w:rFonts w:ascii="Times New Roman" w:hAnsi="Times New Roman" w:cs="Times New Roman"/>
          </w:rPr>
          <w:t>—and most important—</w:t>
        </w:r>
      </w:ins>
      <w:ins w:id="2270" w:author="Benton, Deon" w:date="2026-03-09T19:00:00Z" w16du:dateUtc="2026-03-10T00:00:00Z">
        <w:r w:rsidR="00E31864">
          <w:rPr>
            <w:rFonts w:ascii="Times New Roman" w:hAnsi="Times New Roman" w:cs="Times New Roman"/>
          </w:rPr>
          <w:t>aim</w:t>
        </w:r>
      </w:ins>
      <w:ins w:id="2271" w:author="Benton, Deon" w:date="2026-03-03T13:38:00Z" w16du:dateUtc="2026-03-03T19:38:00Z">
        <w:r w:rsidR="00D4193A">
          <w:rPr>
            <w:rFonts w:ascii="Times New Roman" w:hAnsi="Times New Roman" w:cs="Times New Roman"/>
          </w:rPr>
          <w:t xml:space="preserve"> was </w:t>
        </w:r>
      </w:ins>
      <w:ins w:id="2272" w:author="Benton, Deon" w:date="2026-03-03T13:29:00Z" w16du:dateUtc="2026-03-03T19:29:00Z">
        <w:r>
          <w:rPr>
            <w:rFonts w:ascii="Times New Roman" w:hAnsi="Times New Roman" w:cs="Times New Roman"/>
          </w:rPr>
          <w:t xml:space="preserve">to determine whether </w:t>
        </w:r>
      </w:ins>
      <w:ins w:id="2273" w:author="Benton, Deon" w:date="2026-03-03T13:30:00Z" w16du:dateUtc="2026-03-03T19:30:00Z">
        <w:r w:rsidR="00102DDA">
          <w:rPr>
            <w:rFonts w:ascii="Times New Roman" w:hAnsi="Times New Roman" w:cs="Times New Roman"/>
          </w:rPr>
          <w:t xml:space="preserve">ALIAS—a connectionist computational instantiation of the </w:t>
        </w:r>
      </w:ins>
      <w:ins w:id="2274" w:author="Benton, Deon" w:date="2026-03-03T13:40:00Z" w16du:dateUtc="2026-03-03T19:40:00Z">
        <w:r w:rsidR="00A94D82">
          <w:rPr>
            <w:rFonts w:ascii="Times New Roman" w:hAnsi="Times New Roman" w:cs="Times New Roman"/>
          </w:rPr>
          <w:t xml:space="preserve">current </w:t>
        </w:r>
      </w:ins>
      <w:ins w:id="2275" w:author="Benton, Deon" w:date="2026-03-03T13:30:00Z" w16du:dateUtc="2026-03-03T19:30:00Z">
        <w:r w:rsidR="00102DDA">
          <w:rPr>
            <w:rFonts w:ascii="Times New Roman" w:hAnsi="Times New Roman" w:cs="Times New Roman"/>
          </w:rPr>
          <w:t xml:space="preserve">proposal—is sufficient to </w:t>
        </w:r>
      </w:ins>
      <w:ins w:id="2276" w:author="Benton, Deon" w:date="2026-03-03T13:32:00Z" w16du:dateUtc="2026-03-03T19:32:00Z">
        <w:r w:rsidR="00102DDA">
          <w:rPr>
            <w:rFonts w:ascii="Times New Roman" w:hAnsi="Times New Roman" w:cs="Times New Roman"/>
          </w:rPr>
          <w:t xml:space="preserve">account for a range of key findings </w:t>
        </w:r>
      </w:ins>
      <w:ins w:id="2277" w:author="Benton, Deon" w:date="2026-03-03T13:34:00Z" w16du:dateUtc="2026-03-03T19:34:00Z">
        <w:r w:rsidR="00785EE2">
          <w:rPr>
            <w:rFonts w:ascii="Times New Roman" w:hAnsi="Times New Roman" w:cs="Times New Roman"/>
          </w:rPr>
          <w:t xml:space="preserve">in </w:t>
        </w:r>
      </w:ins>
      <w:ins w:id="2278" w:author="Benton, Deon" w:date="2026-03-03T13:31:00Z" w16du:dateUtc="2026-03-03T19:31:00Z">
        <w:r w:rsidR="00102DDA">
          <w:rPr>
            <w:rFonts w:ascii="Times New Roman" w:hAnsi="Times New Roman" w:cs="Times New Roman"/>
          </w:rPr>
          <w:t xml:space="preserve">studies that </w:t>
        </w:r>
      </w:ins>
      <w:ins w:id="2279" w:author="Benton, Deon" w:date="2026-03-03T13:32:00Z" w16du:dateUtc="2026-03-03T19:32:00Z">
        <w:r w:rsidR="00102DDA">
          <w:rPr>
            <w:rFonts w:ascii="Times New Roman" w:hAnsi="Times New Roman" w:cs="Times New Roman"/>
          </w:rPr>
          <w:t xml:space="preserve">putatively assess infants’ action understanding. </w:t>
        </w:r>
      </w:ins>
      <w:ins w:id="2280" w:author="Benton, Deon" w:date="2026-03-03T13:38:00Z" w16du:dateUtc="2026-03-03T19:38:00Z">
        <w:r w:rsidR="00D4193A">
          <w:rPr>
            <w:rFonts w:ascii="Times New Roman" w:hAnsi="Times New Roman" w:cs="Times New Roman"/>
          </w:rPr>
          <w:t xml:space="preserve">The second aim was to </w:t>
        </w:r>
      </w:ins>
      <w:ins w:id="2281" w:author="Benton, Deon" w:date="2026-04-06T11:29:00Z" w16du:dateUtc="2026-04-06T16:29:00Z">
        <w:r w:rsidR="00943249">
          <w:rPr>
            <w:rFonts w:ascii="Times New Roman" w:hAnsi="Times New Roman" w:cs="Times New Roman"/>
          </w:rPr>
          <w:t>assess whether, and in what contexts,</w:t>
        </w:r>
      </w:ins>
      <w:ins w:id="2282" w:author="Benton, Deon" w:date="2026-03-03T13:45:00Z" w16du:dateUtc="2026-03-03T19:45:00Z">
        <w:r w:rsidR="00EF2B5E">
          <w:rPr>
            <w:rFonts w:ascii="Times New Roman" w:hAnsi="Times New Roman" w:cs="Times New Roman"/>
          </w:rPr>
          <w:t xml:space="preserve"> ALIAS</w:t>
        </w:r>
      </w:ins>
      <w:ins w:id="2283" w:author="Benton, Deon" w:date="2026-03-25T10:47:00Z" w16du:dateUtc="2026-03-25T15:47:00Z">
        <w:r w:rsidR="001E7B88">
          <w:rPr>
            <w:rFonts w:ascii="Times New Roman" w:hAnsi="Times New Roman" w:cs="Times New Roman"/>
          </w:rPr>
          <w:t xml:space="preserve"> provides a better account of </w:t>
        </w:r>
        <w:proofErr w:type="spellStart"/>
        <w:proofErr w:type="gramStart"/>
        <w:r w:rsidR="001E7B88">
          <w:rPr>
            <w:rFonts w:ascii="Times New Roman" w:hAnsi="Times New Roman" w:cs="Times New Roman"/>
          </w:rPr>
          <w:t>thesefindings</w:t>
        </w:r>
        <w:proofErr w:type="spellEnd"/>
        <w:proofErr w:type="gramEnd"/>
        <w:r w:rsidR="001E7B88">
          <w:rPr>
            <w:rFonts w:ascii="Times New Roman" w:hAnsi="Times New Roman" w:cs="Times New Roman"/>
          </w:rPr>
          <w:t xml:space="preserve"> than </w:t>
        </w:r>
        <w:proofErr w:type="spellStart"/>
        <w:r w:rsidR="001E7B88">
          <w:rPr>
            <w:rFonts w:ascii="Times New Roman" w:hAnsi="Times New Roman" w:cs="Times New Roman"/>
          </w:rPr>
          <w:t>Overwalle’s</w:t>
        </w:r>
        <w:proofErr w:type="spellEnd"/>
        <w:r w:rsidR="001E7B88">
          <w:rPr>
            <w:rFonts w:ascii="Times New Roman" w:hAnsi="Times New Roman" w:cs="Times New Roman"/>
          </w:rPr>
          <w:t xml:space="preserve"> (2010) model</w:t>
        </w:r>
      </w:ins>
      <w:ins w:id="2284" w:author="Benton, Deon" w:date="2026-03-25T10:48:00Z" w16du:dateUtc="2026-03-25T15:48:00Z">
        <w:r w:rsidR="001E7B88">
          <w:rPr>
            <w:rFonts w:ascii="Times New Roman" w:hAnsi="Times New Roman" w:cs="Times New Roman"/>
          </w:rPr>
          <w:t xml:space="preserve">, OM10, and an extension of </w:t>
        </w:r>
      </w:ins>
      <w:ins w:id="2285" w:author="Benton, Deon" w:date="2026-03-25T10:49:00Z" w16du:dateUtc="2026-03-25T15:49:00Z">
        <w:r w:rsidR="00182A6D">
          <w:rPr>
            <w:rFonts w:ascii="Times New Roman" w:hAnsi="Times New Roman" w:cs="Times New Roman"/>
          </w:rPr>
          <w:t>this model</w:t>
        </w:r>
      </w:ins>
      <w:ins w:id="2286"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287" w:author="Benton, Deon" w:date="2026-03-25T10:47:00Z" w16du:dateUtc="2026-03-25T15:47:00Z">
        <w:r w:rsidR="001E7B88">
          <w:rPr>
            <w:rFonts w:ascii="Times New Roman" w:hAnsi="Times New Roman" w:cs="Times New Roman"/>
          </w:rPr>
          <w:t xml:space="preserve"> </w:t>
        </w:r>
      </w:ins>
      <w:ins w:id="2288" w:author="Benton, Deon" w:date="2026-03-25T10:49:00Z" w16du:dateUtc="2026-03-25T15:49:00Z">
        <w:r w:rsidR="00182A6D">
          <w:rPr>
            <w:rFonts w:ascii="Times New Roman" w:hAnsi="Times New Roman" w:cs="Times New Roman"/>
          </w:rPr>
          <w:t xml:space="preserve"> Given tha</w:t>
        </w:r>
      </w:ins>
      <w:ins w:id="2289"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290"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w:t>
        </w:r>
      </w:ins>
      <w:ins w:id="2291" w:author="Benton, Deon" w:date="2026-03-25T10:49:00Z" w16du:dateUtc="2026-03-25T15:49:00Z">
        <w:r w:rsidR="00182A6D">
          <w:rPr>
            <w:rFonts w:ascii="Times New Roman" w:hAnsi="Times New Roman" w:cs="Times New Roman"/>
          </w:rPr>
          <w:t xml:space="preserve"> </w:t>
        </w:r>
      </w:ins>
      <w:ins w:id="2292" w:author="Benton, Deon" w:date="2026-03-25T10:51:00Z" w16du:dateUtc="2026-03-25T15:51:00Z">
        <w:r w:rsidR="009F2657">
          <w:rPr>
            <w:rFonts w:ascii="Times New Roman" w:hAnsi="Times New Roman" w:cs="Times New Roman"/>
          </w:rPr>
          <w:t xml:space="preserve">the </w:t>
        </w:r>
      </w:ins>
      <w:ins w:id="2293" w:author="Benton, Deon" w:date="2026-03-03T16:14:00Z" w16du:dateUtc="2026-03-03T22:14:00Z">
        <w:r w:rsidR="00BC6780">
          <w:rPr>
            <w:rFonts w:ascii="Times New Roman" w:hAnsi="Times New Roman" w:cs="Times New Roman"/>
          </w:rPr>
          <w:t>final</w:t>
        </w:r>
      </w:ins>
      <w:ins w:id="2294" w:author="Benton, Deon" w:date="2026-03-03T14:22:00Z" w16du:dateUtc="2026-03-03T20:22:00Z">
        <w:r w:rsidR="005F3F02">
          <w:rPr>
            <w:rFonts w:ascii="Times New Roman" w:hAnsi="Times New Roman" w:cs="Times New Roman"/>
          </w:rPr>
          <w:t xml:space="preserve"> aim was to determine </w:t>
        </w:r>
      </w:ins>
      <w:ins w:id="2295" w:author="Benton, Deon" w:date="2026-03-03T14:23:00Z" w16du:dateUtc="2026-03-03T20:23:00Z">
        <w:r w:rsidR="005F3F02">
          <w:rPr>
            <w:rFonts w:ascii="Times New Roman" w:hAnsi="Times New Roman" w:cs="Times New Roman"/>
          </w:rPr>
          <w:t xml:space="preserve">whether it </w:t>
        </w:r>
      </w:ins>
      <w:ins w:id="2296" w:author="Benton, Deon" w:date="2026-03-03T14:25:00Z" w16du:dateUtc="2026-03-03T20:25:00Z">
        <w:r w:rsidR="00A1134F">
          <w:rPr>
            <w:rFonts w:ascii="Times New Roman" w:hAnsi="Times New Roman" w:cs="Times New Roman"/>
          </w:rPr>
          <w:t>was</w:t>
        </w:r>
      </w:ins>
      <w:ins w:id="2297"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298" w:author="Benton, Deon" w:date="2026-03-03T14:24:00Z" w16du:dateUtc="2026-03-03T20:24:00Z">
        <w:r w:rsidR="001C3E68">
          <w:rPr>
            <w:rFonts w:ascii="Times New Roman" w:hAnsi="Times New Roman" w:cs="Times New Roman"/>
          </w:rPr>
          <w:t xml:space="preserve"> are more salient when they occur directly beneath</w:t>
        </w:r>
      </w:ins>
      <w:ins w:id="2299" w:author="Benton, Deon" w:date="2026-03-03T14:32:00Z" w16du:dateUtc="2026-03-03T20:32:00Z">
        <w:r w:rsidR="00BB0FD1">
          <w:rPr>
            <w:rFonts w:ascii="Times New Roman" w:hAnsi="Times New Roman" w:cs="Times New Roman"/>
          </w:rPr>
          <w:t xml:space="preserve">, rather than </w:t>
        </w:r>
      </w:ins>
      <w:ins w:id="2300" w:author="Benton, Deon" w:date="2026-03-03T14:33:00Z" w16du:dateUtc="2026-03-03T20:33:00Z">
        <w:r w:rsidR="00BB0FD1">
          <w:rPr>
            <w:rFonts w:ascii="Times New Roman" w:hAnsi="Times New Roman" w:cs="Times New Roman"/>
          </w:rPr>
          <w:t>to the side of</w:t>
        </w:r>
      </w:ins>
      <w:ins w:id="2301" w:author="Benton, Deon" w:date="2026-03-03T14:32:00Z" w16du:dateUtc="2026-03-03T20:32:00Z">
        <w:r w:rsidR="00BB0FD1">
          <w:rPr>
            <w:rFonts w:ascii="Times New Roman" w:hAnsi="Times New Roman" w:cs="Times New Roman"/>
          </w:rPr>
          <w:t>,</w:t>
        </w:r>
      </w:ins>
      <w:ins w:id="2302" w:author="Benton, Deon" w:date="2026-03-03T14:24:00Z" w16du:dateUtc="2026-03-03T20:24:00Z">
        <w:r w:rsidR="001C3E68">
          <w:rPr>
            <w:rFonts w:ascii="Times New Roman" w:hAnsi="Times New Roman" w:cs="Times New Roman"/>
          </w:rPr>
          <w:t xml:space="preserve"> arced motion</w:t>
        </w:r>
      </w:ins>
      <w:ins w:id="2303" w:author="Benton, Deon" w:date="2026-03-03T14:23:00Z" w16du:dateUtc="2026-03-03T20:23:00Z">
        <w:r w:rsidR="001C3E68">
          <w:rPr>
            <w:rFonts w:ascii="Times New Roman" w:hAnsi="Times New Roman" w:cs="Times New Roman"/>
          </w:rPr>
          <w:t xml:space="preserve"> </w:t>
        </w:r>
      </w:ins>
      <w:ins w:id="2304" w:author="Benton, Deon" w:date="2026-03-03T14:24:00Z" w16du:dateUtc="2026-03-03T20:24:00Z">
        <w:r w:rsidR="001C3E68">
          <w:rPr>
            <w:rFonts w:ascii="Times New Roman" w:hAnsi="Times New Roman" w:cs="Times New Roman"/>
          </w:rPr>
          <w:t>for ALIAS</w:t>
        </w:r>
      </w:ins>
      <w:ins w:id="2305" w:author="Benton, Deon" w:date="2026-03-03T14:23:00Z" w16du:dateUtc="2026-03-03T20:23:00Z">
        <w:r w:rsidR="001C3E68">
          <w:rPr>
            <w:rFonts w:ascii="Times New Roman" w:hAnsi="Times New Roman" w:cs="Times New Roman"/>
          </w:rPr>
          <w:t xml:space="preserve"> to capture the target findings. </w:t>
        </w:r>
      </w:ins>
      <w:ins w:id="2306"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307" w:author="Benton, Deon" w:date="2026-04-06T11:30:00Z" w16du:dateUtc="2026-04-06T16:30:00Z">
        <w:r w:rsidR="00E657C1">
          <w:rPr>
            <w:rFonts w:ascii="Times New Roman" w:hAnsi="Times New Roman" w:cs="Times New Roman"/>
          </w:rPr>
          <w:t>that did not implement differential salience</w:t>
        </w:r>
      </w:ins>
      <w:ins w:id="2308" w:author="Benton, Deon" w:date="2026-03-25T10:54:00Z" w16du:dateUtc="2026-03-25T15:54:00Z">
        <w:r w:rsidR="00390F91">
          <w:rPr>
            <w:rFonts w:ascii="Times New Roman" w:hAnsi="Times New Roman" w:cs="Times New Roman"/>
          </w:rPr>
          <w:t xml:space="preserve">. </w:t>
        </w:r>
      </w:ins>
      <w:ins w:id="2309" w:author="Benton, Deon" w:date="2026-03-03T14:26:00Z" w16du:dateUtc="2026-03-03T20:26:00Z">
        <w:r w:rsidR="00A1134F">
          <w:rPr>
            <w:rFonts w:ascii="Times New Roman" w:hAnsi="Times New Roman" w:cs="Times New Roman"/>
          </w:rPr>
          <w:t xml:space="preserve">If ALIAS </w:t>
        </w:r>
      </w:ins>
      <w:ins w:id="2310" w:author="Benton, Deon" w:date="2026-03-03T14:33:00Z" w16du:dateUtc="2026-03-03T20:33:00Z">
        <w:r w:rsidR="00F92D7F">
          <w:rPr>
            <w:rFonts w:ascii="Times New Roman" w:hAnsi="Times New Roman" w:cs="Times New Roman"/>
          </w:rPr>
          <w:t>accounts for these findings more successfully</w:t>
        </w:r>
      </w:ins>
      <w:ins w:id="2311" w:author="Benton, Deon" w:date="2026-03-03T14:26:00Z" w16du:dateUtc="2026-03-03T20:26:00Z">
        <w:r w:rsidR="00A1134F">
          <w:rPr>
            <w:rFonts w:ascii="Times New Roman" w:hAnsi="Times New Roman" w:cs="Times New Roman"/>
          </w:rPr>
          <w:t xml:space="preserve"> when </w:t>
        </w:r>
      </w:ins>
      <w:ins w:id="2312" w:author="Benton, Deon" w:date="2026-03-03T14:30:00Z" w16du:dateUtc="2026-03-03T20:30:00Z">
        <w:r w:rsidR="005048EE">
          <w:rPr>
            <w:rFonts w:ascii="Times New Roman" w:hAnsi="Times New Roman" w:cs="Times New Roman"/>
          </w:rPr>
          <w:t>differential salience is i</w:t>
        </w:r>
      </w:ins>
      <w:ins w:id="2313" w:author="Benton, Deon" w:date="2026-03-03T14:33:00Z" w16du:dateUtc="2026-03-03T20:33:00Z">
        <w:r w:rsidR="00F92D7F">
          <w:rPr>
            <w:rFonts w:ascii="Times New Roman" w:hAnsi="Times New Roman" w:cs="Times New Roman"/>
          </w:rPr>
          <w:t>mplemented</w:t>
        </w:r>
      </w:ins>
      <w:ins w:id="2314" w:author="Benton, Deon" w:date="2026-03-03T14:30:00Z" w16du:dateUtc="2026-03-03T20:30:00Z">
        <w:r w:rsidR="005048EE">
          <w:rPr>
            <w:rFonts w:ascii="Times New Roman" w:hAnsi="Times New Roman" w:cs="Times New Roman"/>
          </w:rPr>
          <w:t xml:space="preserve"> than when </w:t>
        </w:r>
      </w:ins>
      <w:ins w:id="2315" w:author="Benton, Deon" w:date="2026-03-03T14:34:00Z" w16du:dateUtc="2026-03-03T20:34:00Z">
        <w:r w:rsidR="00F92D7F">
          <w:rPr>
            <w:rFonts w:ascii="Times New Roman" w:hAnsi="Times New Roman" w:cs="Times New Roman"/>
          </w:rPr>
          <w:t>salience is removed as a factor</w:t>
        </w:r>
      </w:ins>
      <w:ins w:id="2316" w:author="Benton, Deon" w:date="2026-03-03T14:35:00Z" w16du:dateUtc="2026-03-03T20:35:00Z">
        <w:r w:rsidR="00F92D7F">
          <w:rPr>
            <w:rFonts w:ascii="Times New Roman" w:hAnsi="Times New Roman" w:cs="Times New Roman"/>
          </w:rPr>
          <w:t xml:space="preserve"> altogether</w:t>
        </w:r>
      </w:ins>
      <w:ins w:id="2317" w:author="Benton, Deon" w:date="2026-03-03T14:27:00Z" w16du:dateUtc="2026-03-03T20:27:00Z">
        <w:r w:rsidR="00371F66">
          <w:rPr>
            <w:rFonts w:ascii="Times New Roman" w:hAnsi="Times New Roman" w:cs="Times New Roman"/>
          </w:rPr>
          <w:t xml:space="preserve">, </w:t>
        </w:r>
      </w:ins>
      <w:ins w:id="2318" w:author="Benton, Deon" w:date="2026-03-03T14:35:00Z" w16du:dateUtc="2026-03-03T20:35:00Z">
        <w:r w:rsidR="00F92D7F">
          <w:rPr>
            <w:rFonts w:ascii="Times New Roman" w:hAnsi="Times New Roman" w:cs="Times New Roman"/>
          </w:rPr>
          <w:t xml:space="preserve">then </w:t>
        </w:r>
      </w:ins>
      <w:ins w:id="2319" w:author="Benton, Deon" w:date="2026-03-03T14:27:00Z" w16du:dateUtc="2026-03-03T20:27:00Z">
        <w:r w:rsidR="00371F66">
          <w:rPr>
            <w:rFonts w:ascii="Times New Roman" w:hAnsi="Times New Roman" w:cs="Times New Roman"/>
          </w:rPr>
          <w:t>this would suggest that salience</w:t>
        </w:r>
      </w:ins>
      <w:ins w:id="2320"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321" w:author="Benton, Deon" w:date="2026-03-03T14:32:00Z" w16du:dateUtc="2026-03-03T20:32:00Z">
        <w:r w:rsidR="00BB0FD1">
          <w:rPr>
            <w:rFonts w:ascii="Times New Roman" w:hAnsi="Times New Roman" w:cs="Times New Roman"/>
          </w:rPr>
          <w:t xml:space="preserve">merely </w:t>
        </w:r>
      </w:ins>
      <w:ins w:id="2322" w:author="Benton, Deon" w:date="2026-03-03T14:30:00Z" w16du:dateUtc="2026-03-03T20:30:00Z">
        <w:r w:rsidR="005048EE">
          <w:rPr>
            <w:rFonts w:ascii="Times New Roman" w:hAnsi="Times New Roman" w:cs="Times New Roman"/>
          </w:rPr>
          <w:t xml:space="preserve">as a modeling convenience. </w:t>
        </w:r>
      </w:ins>
      <w:ins w:id="2323" w:author="Benton, Deon" w:date="2026-03-03T14:27:00Z" w16du:dateUtc="2026-03-03T20:27:00Z">
        <w:r w:rsidR="00371F66">
          <w:rPr>
            <w:rFonts w:ascii="Times New Roman" w:hAnsi="Times New Roman" w:cs="Times New Roman"/>
          </w:rPr>
          <w:t xml:space="preserve"> </w:t>
        </w:r>
      </w:ins>
    </w:p>
    <w:p w14:paraId="7BB3849B" w14:textId="56CDF3BF" w:rsidR="00524642" w:rsidRPr="00AE207C" w:rsidRDefault="00C1152B" w:rsidP="007F7477">
      <w:pPr>
        <w:spacing w:line="480" w:lineRule="auto"/>
        <w:ind w:firstLine="720"/>
        <w:contextualSpacing/>
        <w:rPr>
          <w:rFonts w:ascii="Times New Roman" w:hAnsi="Times New Roman" w:cs="Times New Roman"/>
        </w:rPr>
      </w:pPr>
      <w:ins w:id="2324" w:author="Benton, Deon" w:date="2026-03-03T14:04:00Z" w16du:dateUtc="2026-03-03T20:04:00Z">
        <w:r>
          <w:rPr>
            <w:rFonts w:ascii="Times New Roman" w:hAnsi="Times New Roman" w:cs="Times New Roman"/>
          </w:rPr>
          <w:lastRenderedPageBreak/>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325" w:author="Benton, Deon" w:date="2026-03-03T16:07:00Z" w16du:dateUtc="2026-03-03T22:07:00Z">
        <w:r w:rsidR="003C5492">
          <w:rPr>
            <w:rFonts w:ascii="Times New Roman" w:hAnsi="Times New Roman" w:cs="Times New Roman"/>
            <w:b/>
            <w:bCs/>
          </w:rPr>
          <w:t>a</w:t>
        </w:r>
      </w:ins>
      <w:ins w:id="2326" w:author="Benton, Deon" w:date="2026-03-25T11:11:00Z" w16du:dateUtc="2026-03-25T16:11:00Z">
        <w:r w:rsidR="00896FCF">
          <w:rPr>
            <w:rFonts w:ascii="Times New Roman" w:hAnsi="Times New Roman" w:cs="Times New Roman"/>
            <w:b/>
            <w:bCs/>
          </w:rPr>
          <w:t>:</w:t>
        </w:r>
      </w:ins>
      <w:ins w:id="2327"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5DAAD1C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328"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329" w:author="Benton, Deon" w:date="2026-03-25T11:13:00Z" w16du:dateUtc="2026-03-25T16:13:00Z">
        <w:r w:rsidR="007437EE">
          <w:rPr>
            <w:rFonts w:ascii="Times New Roman" w:hAnsi="Times New Roman" w:cs="Times New Roman"/>
          </w:rPr>
          <w:t>, following habituation to an event in which an object with surface features typical of animate</w:t>
        </w:r>
      </w:ins>
      <w:ins w:id="2330" w:author="Benton, Deon" w:date="2026-03-25T11:15:00Z" w16du:dateUtc="2026-03-25T16:15:00Z">
        <w:r w:rsidR="0002439A">
          <w:rPr>
            <w:rFonts w:ascii="Times New Roman" w:hAnsi="Times New Roman" w:cs="Times New Roman"/>
          </w:rPr>
          <w:t xml:space="preserve"> entities </w:t>
        </w:r>
      </w:ins>
      <w:ins w:id="2331" w:author="Benton, Deon" w:date="2026-03-25T11:14:00Z" w16du:dateUtc="2026-03-25T16:14:00Z">
        <w:r w:rsidR="007437EE">
          <w:rPr>
            <w:rFonts w:ascii="Times New Roman" w:hAnsi="Times New Roman" w:cs="Times New Roman"/>
          </w:rPr>
          <w:t>pas</w:t>
        </w:r>
      </w:ins>
      <w:ins w:id="2332" w:author="Benton, Deon" w:date="2026-03-25T11:15:00Z" w16du:dateUtc="2026-03-25T16:15:00Z">
        <w:r w:rsidR="0002439A">
          <w:rPr>
            <w:rFonts w:ascii="Times New Roman" w:hAnsi="Times New Roman" w:cs="Times New Roman"/>
          </w:rPr>
          <w:t>s</w:t>
        </w:r>
      </w:ins>
      <w:ins w:id="2333"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334"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335" w:author="Benton, Deon" w:date="2026-03-25T11:15:00Z" w16du:dateUtc="2026-03-25T16:15:00Z">
        <w:r w:rsidR="007437EE">
          <w:rPr>
            <w:rFonts w:ascii="Times New Roman" w:hAnsi="Times New Roman" w:cs="Times New Roman"/>
          </w:rPr>
          <w:t>of the barrier than when it moves along a straight path.</w:t>
        </w:r>
      </w:ins>
      <w:ins w:id="2336" w:author="Benton, Deon" w:date="2026-03-25T10:58:00Z" w16du:dateUtc="2026-03-25T15:58:00Z">
        <w:r w:rsidR="009D1D2E">
          <w:rPr>
            <w:rFonts w:ascii="Times New Roman" w:hAnsi="Times New Roman" w:cs="Times New Roman"/>
          </w:rPr>
          <w:t xml:space="preserve"> </w:t>
        </w:r>
      </w:ins>
      <w:ins w:id="2337" w:author="Benton, Deon" w:date="2026-03-02T16:03:00Z" w16du:dateUtc="2026-03-02T22:03:00Z">
        <w:r w:rsidR="00474D88">
          <w:rPr>
            <w:rFonts w:ascii="Times New Roman" w:hAnsi="Times New Roman" w:cs="Times New Roman"/>
          </w:rPr>
          <w:t>Subsequent control experiments</w:t>
        </w:r>
      </w:ins>
      <w:ins w:id="2338" w:author="Benton, Deon" w:date="2026-03-02T16:04:00Z" w16du:dateUtc="2026-03-02T22:04:00Z">
        <w:r w:rsidR="00C46A81">
          <w:rPr>
            <w:rFonts w:ascii="Times New Roman" w:hAnsi="Times New Roman" w:cs="Times New Roman"/>
          </w:rPr>
          <w:t xml:space="preserve"> revealed</w:t>
        </w:r>
      </w:ins>
      <w:ins w:id="2339"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340"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 tested whether</w:t>
      </w:r>
      <w:ins w:id="2341"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342" w:author="Benton, Deon" w:date="2026-03-25T11:23:00Z" w16du:dateUtc="2026-03-25T16:23:00Z">
        <w:r w:rsidR="0035462D">
          <w:rPr>
            <w:rFonts w:ascii="Times New Roman" w:hAnsi="Times New Roman" w:cs="Times New Roman"/>
          </w:rPr>
          <w:t>To assess how much better ALIAS accounts for this finding compared to exi</w:t>
        </w:r>
      </w:ins>
      <w:ins w:id="2343" w:author="Benton, Deon" w:date="2026-03-25T11:24:00Z" w16du:dateUtc="2026-03-25T16:24:00Z">
        <w:r w:rsidR="0035462D">
          <w:rPr>
            <w:rFonts w:ascii="Times New Roman" w:hAnsi="Times New Roman" w:cs="Times New Roman"/>
          </w:rPr>
          <w:t>sting connectionist models of action understanding, ALIAS’s performance was compared to OM10, OM10-2, and a version of ALIAS</w:t>
        </w:r>
      </w:ins>
      <w:ins w:id="2344" w:author="Benton, Deon" w:date="2026-03-25T11:25:00Z" w16du:dateUtc="2026-03-25T16:25:00Z">
        <w:r w:rsidR="0035462D">
          <w:rPr>
            <w:rFonts w:ascii="Times New Roman" w:hAnsi="Times New Roman" w:cs="Times New Roman"/>
          </w:rPr>
          <w:t xml:space="preserve"> that does not implement differential stimulus salience</w:t>
        </w:r>
      </w:ins>
      <w:ins w:id="2345" w:author="Benton, Deon" w:date="2026-03-25T11:24:00Z" w16du:dateUtc="2026-03-25T16:24:00Z">
        <w:r w:rsidR="0035462D">
          <w:rPr>
            <w:rFonts w:ascii="Times New Roman" w:hAnsi="Times New Roman" w:cs="Times New Roman"/>
          </w:rPr>
          <w:t>.</w:t>
        </w:r>
      </w:ins>
    </w:p>
    <w:p w14:paraId="1A2732DA" w14:textId="776EBEF4"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346" w:author="Benton, Deon" w:date="2026-03-25T11:26:00Z" w16du:dateUtc="2026-03-25T16:26:00Z">
        <w:r w:rsidR="00CC3420">
          <w:rPr>
            <w:rFonts w:ascii="Times New Roman" w:hAnsi="Times New Roman" w:cs="Times New Roman"/>
          </w:rPr>
          <w:t>Twenty networks were assigned to each condition for each model type (i.e., ALIAS</w:t>
        </w:r>
      </w:ins>
      <w:ins w:id="2347" w:author="Benton, Deon" w:date="2026-03-25T11:27:00Z" w16du:dateUtc="2026-03-25T16:27:00Z">
        <w:r w:rsidR="00CC3420">
          <w:rPr>
            <w:rFonts w:ascii="Times New Roman" w:hAnsi="Times New Roman" w:cs="Times New Roman"/>
          </w:rPr>
          <w:t xml:space="preserve"> without differential salience</w:t>
        </w:r>
      </w:ins>
      <w:ins w:id="2348" w:author="Benton, Deon" w:date="2026-03-25T11:26:00Z" w16du:dateUtc="2026-03-25T16:26:00Z">
        <w:r w:rsidR="00CC3420">
          <w:rPr>
            <w:rFonts w:ascii="Times New Roman" w:hAnsi="Times New Roman" w:cs="Times New Roman"/>
          </w:rPr>
          <w:t>, OM10, OM10-2</w:t>
        </w:r>
      </w:ins>
      <w:ins w:id="2349" w:author="Benton, Deon" w:date="2026-03-25T11:27:00Z" w16du:dateUtc="2026-03-25T16:27:00Z">
        <w:r w:rsidR="00CC3420">
          <w:rPr>
            <w:rFonts w:ascii="Times New Roman" w:hAnsi="Times New Roman" w:cs="Times New Roman"/>
          </w:rPr>
          <w:t xml:space="preserve">). </w:t>
        </w:r>
      </w:ins>
      <w:r w:rsidR="00D17A95">
        <w:rPr>
          <w:rFonts w:ascii="Times New Roman" w:hAnsi="Times New Roman" w:cs="Times New Roman"/>
        </w:rPr>
        <w:t>A total of 240 networks were</w:t>
      </w:r>
      <w:ins w:id="2350" w:author="Benton, Deon" w:date="2026-03-25T11:27:00Z" w16du:dateUtc="2026-03-25T16:27:00Z">
        <w:r w:rsidR="00CC3420">
          <w:rPr>
            <w:rFonts w:ascii="Times New Roman" w:hAnsi="Times New Roman" w:cs="Times New Roman"/>
          </w:rPr>
          <w:t xml:space="preserve"> thus</w:t>
        </w:r>
      </w:ins>
      <w:r w:rsidR="00D17A95">
        <w:rPr>
          <w:rFonts w:ascii="Times New Roman" w:hAnsi="Times New Roman" w:cs="Times New Roman"/>
        </w:rPr>
        <w:t xml:space="preserve"> tested—20 networks for each</w:t>
      </w:r>
      <w:ins w:id="2351"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352"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353"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354"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355"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356" w:author="Benton, Deon" w:date="2026-03-02T16:17:00Z" w16du:dateUtc="2026-03-02T22:17:00Z">
        <w:r w:rsidR="00D61E19">
          <w:rPr>
            <w:rFonts w:ascii="Times New Roman" w:hAnsi="Times New Roman" w:cs="Times New Roman"/>
          </w:rPr>
          <w:t xml:space="preserve"> </w:t>
        </w:r>
      </w:ins>
      <w:ins w:id="2357" w:author="Benton, Deon" w:date="2026-03-02T16:21:00Z" w16du:dateUtc="2026-03-02T22:21:00Z">
        <w:r w:rsidR="002E1B46">
          <w:rPr>
            <w:rFonts w:ascii="Times New Roman" w:hAnsi="Times New Roman" w:cs="Times New Roman"/>
          </w:rPr>
          <w:t>that</w:t>
        </w:r>
      </w:ins>
      <w:ins w:id="2358"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359" w:author="Benton, Deon" w:date="2026-03-02T16:19:00Z" w16du:dateUtc="2026-03-02T22:19:00Z">
        <w:r w:rsidR="00D61E19">
          <w:rPr>
            <w:rFonts w:ascii="Times New Roman" w:hAnsi="Times New Roman" w:cs="Times New Roman"/>
          </w:rPr>
          <w:t xml:space="preserve">and </w:t>
        </w:r>
      </w:ins>
      <w:ins w:id="2360"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361" w:author="Benton, Deon" w:date="2026-03-02T16:19:00Z" w16du:dateUtc="2026-03-02T22:19:00Z">
        <w:r w:rsidR="00D61E19">
          <w:rPr>
            <w:rFonts w:ascii="Times New Roman" w:hAnsi="Times New Roman" w:cs="Times New Roman"/>
          </w:rPr>
          <w:t xml:space="preserve">animate entities and inanimate objects possess </w:t>
        </w:r>
      </w:ins>
      <w:ins w:id="2362" w:author="Benton, Deon" w:date="2026-03-02T16:21:00Z" w16du:dateUtc="2026-03-02T22:21:00Z">
        <w:r w:rsidR="002E1B46">
          <w:rPr>
            <w:rFonts w:ascii="Times New Roman" w:hAnsi="Times New Roman" w:cs="Times New Roman"/>
          </w:rPr>
          <w:t xml:space="preserve">largely </w:t>
        </w:r>
      </w:ins>
      <w:ins w:id="2363" w:author="Benton, Deon" w:date="2026-03-02T16:22:00Z" w16du:dateUtc="2026-03-02T22:22:00Z">
        <w:r w:rsidR="002E1B46">
          <w:rPr>
            <w:rFonts w:ascii="Times New Roman" w:hAnsi="Times New Roman" w:cs="Times New Roman"/>
          </w:rPr>
          <w:lastRenderedPageBreak/>
          <w:t>surface features</w:t>
        </w:r>
      </w:ins>
      <w:ins w:id="2364" w:author="Benton, Deon" w:date="2026-03-02T16:23:00Z" w16du:dateUtc="2026-03-02T22:23:00Z">
        <w:r w:rsidR="009F774E">
          <w:rPr>
            <w:rFonts w:ascii="Times New Roman" w:hAnsi="Times New Roman" w:cs="Times New Roman"/>
          </w:rPr>
          <w:t xml:space="preserve"> (e.g., elongated appendage-like extensions for animate e</w:t>
        </w:r>
      </w:ins>
      <w:ins w:id="2365" w:author="Benton, Deon" w:date="2026-03-02T16:24:00Z" w16du:dateUtc="2026-03-02T22:24:00Z">
        <w:r w:rsidR="009F774E">
          <w:rPr>
            <w:rFonts w:ascii="Times New Roman" w:hAnsi="Times New Roman" w:cs="Times New Roman"/>
          </w:rPr>
          <w:t>ntities and smooth, rectilinear edges for objects)</w:t>
        </w:r>
      </w:ins>
      <w:ins w:id="2366"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367" w:author="Benton, Deon" w:date="2026-03-02T16:25:00Z" w16du:dateUtc="2026-03-02T22:25:00Z">
        <w:r w:rsidR="003B6FA9">
          <w:rPr>
            <w:rFonts w:ascii="Times New Roman" w:hAnsi="Times New Roman" w:cs="Times New Roman"/>
          </w:rPr>
          <w:t xml:space="preserve"> To ensure that </w:t>
        </w:r>
      </w:ins>
      <w:ins w:id="2368" w:author="Benton, Deon" w:date="2026-03-03T09:29:00Z" w16du:dateUtc="2026-03-03T15:29:00Z">
        <w:r w:rsidR="006B6709">
          <w:rPr>
            <w:rFonts w:ascii="Times New Roman" w:hAnsi="Times New Roman" w:cs="Times New Roman"/>
          </w:rPr>
          <w:t>networks’</w:t>
        </w:r>
      </w:ins>
      <w:ins w:id="2369" w:author="Benton, Deon" w:date="2026-03-02T16:25:00Z" w16du:dateUtc="2026-03-02T22:25:00Z">
        <w:r w:rsidR="003B6FA9">
          <w:rPr>
            <w:rFonts w:ascii="Times New Roman" w:hAnsi="Times New Roman" w:cs="Times New Roman"/>
          </w:rPr>
          <w:t xml:space="preserve"> looking behaviors in the current simulations were not due to</w:t>
        </w:r>
      </w:ins>
      <w:ins w:id="2370" w:author="Benton, Deon" w:date="2026-03-02T16:36:00Z" w16du:dateUtc="2026-03-02T22:36:00Z">
        <w:r w:rsidR="00A43CF8">
          <w:rPr>
            <w:rFonts w:ascii="Times New Roman" w:hAnsi="Times New Roman" w:cs="Times New Roman"/>
          </w:rPr>
          <w:t xml:space="preserve"> prior experience with</w:t>
        </w:r>
      </w:ins>
      <w:ins w:id="2371" w:author="Benton, Deon" w:date="2026-03-02T16:40:00Z" w16du:dateUtc="2026-03-02T22:40:00Z">
        <w:r w:rsidR="00C545A0">
          <w:rPr>
            <w:rFonts w:ascii="Times New Roman" w:hAnsi="Times New Roman" w:cs="Times New Roman"/>
          </w:rPr>
          <w:t xml:space="preserve"> </w:t>
        </w:r>
      </w:ins>
      <w:ins w:id="2372"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373"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374" w:author="Benton, Deon" w:date="2026-03-02T16:24:00Z" w16du:dateUtc="2026-03-02T22:24:00Z">
        <w:r w:rsidR="00925285">
          <w:rPr>
            <w:rFonts w:ascii="Times New Roman" w:hAnsi="Times New Roman" w:cs="Times New Roman"/>
          </w:rPr>
          <w:t>O</w:t>
        </w:r>
      </w:ins>
      <w:ins w:id="2375"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376"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377"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378"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379" w:author="Benton, Deon" w:date="2026-03-03T09:30:00Z" w16du:dateUtc="2026-03-03T15:30:00Z">
        <w:r w:rsidR="006B6709">
          <w:rPr>
            <w:rFonts w:ascii="Times New Roman" w:hAnsi="Times New Roman" w:cs="Times New Roman"/>
          </w:rPr>
          <w:t>s</w:t>
        </w:r>
      </w:ins>
      <w:ins w:id="2380"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381"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382"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383"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384"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25081BFB" w:rsidR="00035C38" w:rsidRDefault="00DA2268" w:rsidP="00524642">
      <w:pPr>
        <w:tabs>
          <w:tab w:val="left" w:pos="720"/>
          <w:tab w:val="left" w:pos="1440"/>
          <w:tab w:val="left" w:pos="2160"/>
          <w:tab w:val="left" w:pos="2880"/>
          <w:tab w:val="left" w:pos="3600"/>
          <w:tab w:val="center" w:pos="4680"/>
        </w:tabs>
        <w:spacing w:line="480" w:lineRule="auto"/>
        <w:contextualSpacing/>
        <w:rPr>
          <w:ins w:id="2385" w:author="Benton, Deon" w:date="2026-04-06T11:37:00Z" w16du:dateUtc="2026-04-06T16:37:00Z"/>
          <w:rFonts w:ascii="Times New Roman" w:hAnsi="Times New Roman" w:cs="Times New Roman"/>
        </w:rPr>
      </w:pPr>
      <w:ins w:id="2386" w:author="Benton, Deon" w:date="2026-04-06T11:37:00Z" w16du:dateUtc="2026-04-06T16:37:00Z">
        <w:r>
          <w:rPr>
            <w:rFonts w:ascii="Times New Roman" w:hAnsi="Times New Roman" w:cs="Times New Roman"/>
          </w:rPr>
          <w:tab/>
        </w:r>
      </w:ins>
      <w:ins w:id="2387" w:author="Benton, Deon" w:date="2026-04-06T11:34:00Z" w16du:dateUtc="2026-04-06T16:34:00Z">
        <w:r w:rsidR="00035C38">
          <w:rPr>
            <w:rFonts w:ascii="Times New Roman" w:hAnsi="Times New Roman" w:cs="Times New Roman"/>
          </w:rPr>
          <w:t>Figure 3 below shows</w:t>
        </w:r>
      </w:ins>
      <w:ins w:id="2388" w:author="Benton, Deon" w:date="2026-04-06T11:36:00Z" w16du:dateUtc="2026-04-06T16:36:00Z">
        <w:r w:rsidR="00023256">
          <w:rPr>
            <w:rFonts w:ascii="Times New Roman" w:hAnsi="Times New Roman" w:cs="Times New Roman"/>
          </w:rPr>
          <w:t xml:space="preserve"> the looking time data for ALIAS </w:t>
        </w:r>
      </w:ins>
      <w:ins w:id="2389" w:author="Benton, Deon" w:date="2026-04-06T11:37:00Z" w16du:dateUtc="2026-04-06T16:37:00Z">
        <w:r w:rsidR="00390D27">
          <w:rPr>
            <w:rFonts w:ascii="Times New Roman" w:hAnsi="Times New Roman" w:cs="Times New Roman"/>
          </w:rPr>
          <w:t>for different amounts of habituation.</w:t>
        </w:r>
      </w:ins>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390" w:author="Benton, Deon" w:date="2026-04-06T11:37:00Z" w16du:dateUtc="2026-04-06T16:37:00Z"/>
          <w:rFonts w:ascii="Times New Roman" w:hAnsi="Times New Roman" w:cs="Times New Roman"/>
        </w:rPr>
      </w:pP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391" w:author="Benton, Deon" w:date="2026-04-06T11:37:00Z" w16du:dateUtc="2026-04-06T16:37:00Z"/>
          <w:rFonts w:ascii="Times New Roman" w:hAnsi="Times New Roman" w:cs="Times New Roman"/>
        </w:rPr>
      </w:pPr>
    </w:p>
    <w:p w14:paraId="781BE228" w14:textId="77777777" w:rsidR="00DA2268" w:rsidRP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7"/>
        <w:gridCol w:w="6063"/>
      </w:tblGrid>
      <w:tr w:rsidR="00FF72C0" w14:paraId="4EC7943F" w14:textId="77777777" w:rsidTr="005D74CB">
        <w:trPr>
          <w:trHeight w:val="3736"/>
        </w:trPr>
        <w:tc>
          <w:tcPr>
            <w:tcW w:w="6027" w:type="dxa"/>
          </w:tcPr>
          <w:p w14:paraId="4E500FE7" w14:textId="4B32DD32" w:rsidR="009D339E" w:rsidRDefault="00FF72C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95C9DA1" wp14:editId="45DB05BC">
                  <wp:extent cx="3648075" cy="2244970"/>
                  <wp:effectExtent l="0" t="0" r="0" b="3175"/>
                  <wp:docPr id="652248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8544" name="Picture 652248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0586" cy="2252669"/>
                          </a:xfrm>
                          <a:prstGeom prst="rect">
                            <a:avLst/>
                          </a:prstGeom>
                        </pic:spPr>
                      </pic:pic>
                    </a:graphicData>
                  </a:graphic>
                </wp:inline>
              </w:drawing>
            </w:r>
          </w:p>
        </w:tc>
        <w:tc>
          <w:tcPr>
            <w:tcW w:w="6063" w:type="dxa"/>
          </w:tcPr>
          <w:p w14:paraId="707EE296" w14:textId="671F9890" w:rsidR="009D339E" w:rsidRDefault="00FF72C0" w:rsidP="00F56835">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2CBE21" wp14:editId="706AA223">
                  <wp:extent cx="3600133" cy="2215466"/>
                  <wp:effectExtent l="0" t="0" r="635" b="0"/>
                  <wp:docPr id="5015923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92322" name="Picture 5015923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1134" cy="2228389"/>
                          </a:xfrm>
                          <a:prstGeom prst="rect">
                            <a:avLst/>
                          </a:prstGeom>
                        </pic:spPr>
                      </pic:pic>
                    </a:graphicData>
                  </a:graphic>
                </wp:inline>
              </w:drawing>
            </w:r>
          </w:p>
        </w:tc>
      </w:tr>
    </w:tbl>
    <w:p w14:paraId="768CF26D" w14:textId="2AD97DD1" w:rsidR="00524642" w:rsidRPr="00F56835" w:rsidRDefault="00F56835" w:rsidP="00F56835">
      <w:pPr>
        <w:pStyle w:val="Caption"/>
        <w:rPr>
          <w:rFonts w:ascii="Times New Roman" w:hAnsi="Times New Roman" w:cs="Times New Roman"/>
          <w:i w:val="0"/>
          <w:iCs w:val="0"/>
          <w:color w:val="auto"/>
          <w:sz w:val="24"/>
          <w:szCs w:val="24"/>
        </w:rPr>
      </w:pPr>
      <w:r w:rsidRPr="00F56835">
        <w:rPr>
          <w:rFonts w:ascii="Times New Roman" w:hAnsi="Times New Roman" w:cs="Times New Roman"/>
          <w:b/>
          <w:bCs/>
          <w:i w:val="0"/>
          <w:iCs w:val="0"/>
          <w:color w:val="auto"/>
          <w:sz w:val="24"/>
          <w:szCs w:val="24"/>
        </w:rPr>
        <w:t xml:space="preserve">Figure </w:t>
      </w:r>
      <w:r w:rsidRPr="00F56835">
        <w:rPr>
          <w:rFonts w:ascii="Times New Roman" w:hAnsi="Times New Roman" w:cs="Times New Roman"/>
          <w:b/>
          <w:bCs/>
          <w:i w:val="0"/>
          <w:iCs w:val="0"/>
          <w:color w:val="auto"/>
          <w:sz w:val="24"/>
          <w:szCs w:val="24"/>
        </w:rPr>
        <w:fldChar w:fldCharType="begin"/>
      </w:r>
      <w:r w:rsidRPr="00F56835">
        <w:rPr>
          <w:rFonts w:ascii="Times New Roman" w:hAnsi="Times New Roman" w:cs="Times New Roman"/>
          <w:b/>
          <w:bCs/>
          <w:i w:val="0"/>
          <w:iCs w:val="0"/>
          <w:color w:val="auto"/>
          <w:sz w:val="24"/>
          <w:szCs w:val="24"/>
        </w:rPr>
        <w:instrText xml:space="preserve"> SEQ Figure \* ARABIC </w:instrText>
      </w:r>
      <w:r w:rsidRPr="00F56835">
        <w:rPr>
          <w:rFonts w:ascii="Times New Roman" w:hAnsi="Times New Roman" w:cs="Times New Roman"/>
          <w:b/>
          <w:bCs/>
          <w:i w:val="0"/>
          <w:iCs w:val="0"/>
          <w:color w:val="auto"/>
          <w:sz w:val="24"/>
          <w:szCs w:val="24"/>
        </w:rPr>
        <w:fldChar w:fldCharType="separate"/>
      </w:r>
      <w:r w:rsidR="00427608">
        <w:rPr>
          <w:rFonts w:ascii="Times New Roman" w:hAnsi="Times New Roman" w:cs="Times New Roman"/>
          <w:b/>
          <w:bCs/>
          <w:i w:val="0"/>
          <w:iCs w:val="0"/>
          <w:noProof/>
          <w:color w:val="auto"/>
          <w:sz w:val="24"/>
          <w:szCs w:val="24"/>
        </w:rPr>
        <w:t>3</w:t>
      </w:r>
      <w:r w:rsidRPr="00F56835">
        <w:rPr>
          <w:rFonts w:ascii="Times New Roman" w:hAnsi="Times New Roman" w:cs="Times New Roman"/>
          <w:b/>
          <w:bCs/>
          <w:i w:val="0"/>
          <w:iCs w:val="0"/>
          <w:color w:val="auto"/>
          <w:sz w:val="24"/>
          <w:szCs w:val="24"/>
        </w:rPr>
        <w:fldChar w:fldCharType="end"/>
      </w:r>
      <w:r w:rsidRPr="00F56835">
        <w:rPr>
          <w:rFonts w:ascii="Times New Roman" w:hAnsi="Times New Roman" w:cs="Times New Roman"/>
          <w:b/>
          <w:bCs/>
          <w:i w:val="0"/>
          <w:iCs w:val="0"/>
          <w:color w:val="auto"/>
          <w:sz w:val="24"/>
          <w:szCs w:val="24"/>
        </w:rPr>
        <w:t>.</w:t>
      </w:r>
      <w:r w:rsidRPr="00F56835">
        <w:rPr>
          <w:rFonts w:ascii="Times New Roman" w:hAnsi="Times New Roman" w:cs="Times New Roman"/>
          <w:i w:val="0"/>
          <w:iCs w:val="0"/>
          <w:color w:val="auto"/>
          <w:sz w:val="24"/>
          <w:szCs w:val="24"/>
        </w:rPr>
        <w:t xml:space="preserve"> </w:t>
      </w:r>
      <w:r w:rsidR="009B505A" w:rsidRPr="009B505A">
        <w:rPr>
          <w:rFonts w:ascii="Times New Roman" w:hAnsi="Times New Roman" w:cs="Times New Roman"/>
          <w:i w:val="0"/>
          <w:iCs w:val="0"/>
          <w:color w:val="auto"/>
          <w:sz w:val="24"/>
          <w:szCs w:val="24"/>
        </w:rPr>
        <w:t xml:space="preserve">Mean model “looking time” to Efficient and Inefficient test events in the Experimental and Control conditions for ALIAS (left panel) and OM10 (right panel). For comparability, </w:t>
      </w:r>
      <w:r w:rsidR="009B505A" w:rsidRPr="009B505A">
        <w:rPr>
          <w:rFonts w:ascii="Times New Roman" w:hAnsi="Times New Roman" w:cs="Times New Roman"/>
          <w:i w:val="0"/>
          <w:iCs w:val="0"/>
          <w:color w:val="auto"/>
          <w:sz w:val="24"/>
          <w:szCs w:val="24"/>
        </w:rPr>
        <w:lastRenderedPageBreak/>
        <w:t xml:space="preserve">ALIAS responses (cross-entropy error) are collapsed across training epochs, whereas OM10 responses reflect rescaled activation of critical units. Error bars represent </w:t>
      </w:r>
      <w:r w:rsidR="009B505A">
        <w:rPr>
          <w:rFonts w:ascii="Times New Roman" w:hAnsi="Times New Roman" w:cs="Times New Roman"/>
          <w:i w:val="0"/>
          <w:iCs w:val="0"/>
          <w:color w:val="auto"/>
          <w:sz w:val="24"/>
          <w:szCs w:val="24"/>
        </w:rPr>
        <w:t>standard errors</w:t>
      </w:r>
    </w:p>
    <w:p w14:paraId="018FC986" w14:textId="77777777" w:rsidR="00BC196F" w:rsidRDefault="00BC196F" w:rsidP="00AE6298">
      <w:pPr>
        <w:spacing w:line="480" w:lineRule="auto"/>
        <w:ind w:firstLine="720"/>
        <w:contextualSpacing/>
        <w:rPr>
          <w:rFonts w:ascii="Times New Roman" w:hAnsi="Times New Roman" w:cs="Times New Roman"/>
        </w:rPr>
      </w:pPr>
    </w:p>
    <w:p w14:paraId="0B1754CB" w14:textId="7CF649E9" w:rsidR="002731B1" w:rsidRDefault="00C02195"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Figure 3 shows the looking time </w:t>
      </w:r>
      <w:r w:rsidR="00296919">
        <w:rPr>
          <w:rFonts w:ascii="Times New Roman" w:hAnsi="Times New Roman" w:cs="Times New Roman"/>
        </w:rPr>
        <w:t>data</w:t>
      </w:r>
      <w:r>
        <w:rPr>
          <w:rFonts w:ascii="Times New Roman" w:hAnsi="Times New Roman" w:cs="Times New Roman"/>
        </w:rPr>
        <w:t xml:space="preserve"> for ALIAS and OM10. </w:t>
      </w:r>
      <w:r w:rsidR="00E22C4C">
        <w:rPr>
          <w:rFonts w:ascii="Times New Roman" w:hAnsi="Times New Roman" w:cs="Times New Roman"/>
        </w:rPr>
        <w:t xml:space="preserve">As can be seen in Figure </w:t>
      </w:r>
      <w:r w:rsidR="00176FA7">
        <w:rPr>
          <w:rFonts w:ascii="Times New Roman" w:hAnsi="Times New Roman" w:cs="Times New Roman"/>
        </w:rPr>
        <w:t>3</w:t>
      </w:r>
      <w:r w:rsidR="00E22C4C">
        <w:rPr>
          <w:rFonts w:ascii="Times New Roman" w:hAnsi="Times New Roman" w:cs="Times New Roman"/>
        </w:rPr>
        <w:t xml:space="preserve"> above</w:t>
      </w:r>
      <w:r w:rsidR="00322AB3">
        <w:rPr>
          <w:rStyle w:val="FootnoteReference"/>
          <w:rFonts w:ascii="Times New Roman" w:hAnsi="Times New Roman" w:cs="Times New Roman"/>
        </w:rPr>
        <w:footnoteReference w:id="2"/>
      </w:r>
      <w:r w:rsidR="00E22C4C">
        <w:rPr>
          <w:rFonts w:ascii="Times New Roman" w:hAnsi="Times New Roman" w:cs="Times New Roman"/>
        </w:rPr>
        <w:t>,</w:t>
      </w:r>
      <w:r w:rsidR="002C3076">
        <w:rPr>
          <w:rFonts w:ascii="Times New Roman" w:hAnsi="Times New Roman" w:cs="Times New Roman"/>
        </w:rPr>
        <w:t xml:space="preserve"> networks </w:t>
      </w:r>
      <w:ins w:id="2395" w:author="Benton, Deon" w:date="2026-03-03T15:28:00Z" w16du:dateUtc="2026-03-03T21:28:00Z">
        <w:r w:rsidR="004D27DA">
          <w:rPr>
            <w:rFonts w:ascii="Times New Roman" w:hAnsi="Times New Roman" w:cs="Times New Roman"/>
          </w:rPr>
          <w:t xml:space="preserve">assigned to </w:t>
        </w:r>
      </w:ins>
      <w:ins w:id="2396"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813661">
        <w:rPr>
          <w:rFonts w:ascii="Times New Roman" w:hAnsi="Times New Roman" w:cs="Times New Roman"/>
        </w:rPr>
        <w:t xml:space="preserve"> in both ALIAS and OM10, although the effect is larger for ALIAS than for OM10</w:t>
      </w:r>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w:t>
      </w:r>
      <w:r w:rsidR="00813661">
        <w:rPr>
          <w:rFonts w:ascii="Times New Roman" w:hAnsi="Times New Roman" w:cs="Times New Roman"/>
        </w:rPr>
        <w:t xml:space="preserve"> in both models</w:t>
      </w:r>
      <w:r w:rsidR="000C66BC">
        <w:rPr>
          <w:rFonts w:ascii="Times New Roman" w:hAnsi="Times New Roman" w:cs="Times New Roman"/>
        </w:rPr>
        <w:t xml:space="preserve">.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813661">
        <w:rPr>
          <w:rFonts w:ascii="Times New Roman" w:hAnsi="Times New Roman" w:cs="Times New Roman"/>
        </w:rPr>
        <w:t xml:space="preserve">in both models, </w:t>
      </w:r>
      <w:ins w:id="2397" w:author="Benton, Deon" w:date="2026-03-03T15:31:00Z" w16du:dateUtc="2026-03-03T21:31:00Z">
        <w:r w:rsidR="008C5D38">
          <w:rPr>
            <w:rFonts w:ascii="Times New Roman" w:hAnsi="Times New Roman" w:cs="Times New Roman"/>
          </w:rPr>
          <w:t xml:space="preserve">networks assigned to this condition overall </w:t>
        </w:r>
      </w:ins>
      <w:r w:rsidR="00740DF4">
        <w:rPr>
          <w:rFonts w:ascii="Times New Roman" w:hAnsi="Times New Roman" w:cs="Times New Roman"/>
        </w:rPr>
        <w:t>looked equally long at both conditions.</w:t>
      </w:r>
      <w:r w:rsidR="009E72B6">
        <w:rPr>
          <w:rFonts w:ascii="Times New Roman" w:hAnsi="Times New Roman" w:cs="Times New Roman"/>
        </w:rPr>
        <w:t xml:space="preserve"> The fact that ALIAS succeeded in qualitatively reproducing infants’ looking responses across conditions in Gergely et al. (1995) suggest</w:t>
      </w:r>
      <w:ins w:id="2398" w:author="Benton, Deon" w:date="2026-03-26T10:45:00Z" w16du:dateUtc="2026-03-26T15:45:00Z">
        <w:r w:rsidR="00E44E85">
          <w:rPr>
            <w:rFonts w:ascii="Times New Roman" w:hAnsi="Times New Roman" w:cs="Times New Roman"/>
          </w:rPr>
          <w:t>s</w:t>
        </w:r>
      </w:ins>
      <w:r w:rsidR="009E72B6">
        <w:rPr>
          <w:rFonts w:ascii="Times New Roman" w:hAnsi="Times New Roman" w:cs="Times New Roman"/>
        </w:rPr>
        <w:t xml:space="preserve"> that </w:t>
      </w:r>
      <w:r w:rsidR="005A1E37">
        <w:rPr>
          <w:rFonts w:ascii="Times New Roman" w:hAnsi="Times New Roman" w:cs="Times New Roman"/>
        </w:rPr>
        <w:t>theoretical account that it implements is sufficient to capture such looking behavior.</w:t>
      </w:r>
      <w:r w:rsidR="009E72B6">
        <w:rPr>
          <w:rFonts w:ascii="Times New Roman" w:hAnsi="Times New Roman" w:cs="Times New Roman"/>
        </w:rPr>
        <w:t xml:space="preserve"> </w:t>
      </w:r>
      <w:r w:rsidR="005A1E37">
        <w:rPr>
          <w:rFonts w:ascii="Times New Roman" w:hAnsi="Times New Roman" w:cs="Times New Roman"/>
        </w:rPr>
        <w:t>In contrast,</w:t>
      </w:r>
      <w:r w:rsidR="00740DF4">
        <w:rPr>
          <w:rFonts w:ascii="Times New Roman" w:hAnsi="Times New Roman" w:cs="Times New Roman"/>
        </w:rPr>
        <w:t xml:space="preserve"> </w:t>
      </w:r>
      <w:r w:rsidR="005A1E37">
        <w:rPr>
          <w:rFonts w:ascii="Times New Roman" w:hAnsi="Times New Roman" w:cs="Times New Roman"/>
        </w:rPr>
        <w:t xml:space="preserve">OM10’s ability qualitatively to </w:t>
      </w:r>
      <w:r w:rsidR="00740DF4">
        <w:rPr>
          <w:rFonts w:ascii="Times New Roman" w:hAnsi="Times New Roman" w:cs="Times New Roman"/>
        </w:rPr>
        <w:t xml:space="preserve">reproduce infants’ looking times in both conditions is </w:t>
      </w:r>
      <w:r w:rsidR="005A1E37">
        <w:rPr>
          <w:rFonts w:ascii="Times New Roman" w:hAnsi="Times New Roman" w:cs="Times New Roman"/>
        </w:rPr>
        <w:t>perhaps not surprising given that it</w:t>
      </w:r>
      <w:r w:rsidR="00740DF4">
        <w:rPr>
          <w:rFonts w:ascii="Times New Roman" w:hAnsi="Times New Roman" w:cs="Times New Roman"/>
        </w:rPr>
        <w:t xml:space="preserve"> was built specifically to capture infants’ looking behaviors in Gergely et al. (2010).</w:t>
      </w:r>
      <w:r w:rsidR="001966E3">
        <w:rPr>
          <w:rFonts w:ascii="Times New Roman" w:hAnsi="Times New Roman" w:cs="Times New Roman"/>
        </w:rPr>
        <w:t>Yet, as noted in the Introduction,</w:t>
      </w:r>
      <w:r w:rsidR="005A1E37">
        <w:rPr>
          <w:rFonts w:ascii="Times New Roman" w:hAnsi="Times New Roman" w:cs="Times New Roman"/>
        </w:rPr>
        <w:t xml:space="preserve"> it is possible that</w:t>
      </w:r>
      <w:r w:rsidR="001966E3">
        <w:rPr>
          <w:rFonts w:ascii="Times New Roman" w:hAnsi="Times New Roman" w:cs="Times New Roman"/>
        </w:rPr>
        <w:t xml:space="preserve"> OM10’s success </w:t>
      </w:r>
      <w:r w:rsidR="00A244C1">
        <w:rPr>
          <w:rFonts w:ascii="Times New Roman" w:hAnsi="Times New Roman" w:cs="Times New Roman"/>
        </w:rPr>
        <w:t>reflects</w:t>
      </w:r>
      <w:r w:rsidR="005A1E37">
        <w:rPr>
          <w:rFonts w:ascii="Times New Roman" w:hAnsi="Times New Roman" w:cs="Times New Roman"/>
        </w:rPr>
        <w:t xml:space="preserve"> a</w:t>
      </w:r>
      <w:r w:rsidR="002C3D04">
        <w:rPr>
          <w:rFonts w:ascii="Times New Roman" w:hAnsi="Times New Roman" w:cs="Times New Roman"/>
        </w:rPr>
        <w:t xml:space="preserve"> failure to model</w:t>
      </w:r>
      <w:r w:rsidR="001966E3">
        <w:rPr>
          <w:rFonts w:ascii="Times New Roman" w:hAnsi="Times New Roman" w:cs="Times New Roman"/>
        </w:rPr>
        <w:t xml:space="preserve"> key features of </w:t>
      </w:r>
      <w:r w:rsidR="002C3D04">
        <w:rPr>
          <w:rFonts w:ascii="Times New Roman" w:hAnsi="Times New Roman" w:cs="Times New Roman"/>
        </w:rPr>
        <w:t>Gergely et al.’s (1995) task</w:t>
      </w:r>
      <w:r w:rsidR="001966E3">
        <w:rPr>
          <w:rFonts w:ascii="Times New Roman" w:hAnsi="Times New Roman" w:cs="Times New Roman"/>
        </w:rPr>
        <w:t xml:space="preserve"> design</w:t>
      </w:r>
      <w:r w:rsidR="00A244C1">
        <w:rPr>
          <w:rFonts w:ascii="Times New Roman" w:hAnsi="Times New Roman" w:cs="Times New Roman"/>
        </w:rPr>
        <w:t xml:space="preserve"> rather</w:t>
      </w:r>
      <w:r w:rsidR="001966E3">
        <w:rPr>
          <w:rFonts w:ascii="Times New Roman" w:hAnsi="Times New Roman" w:cs="Times New Roman"/>
        </w:rPr>
        <w:t xml:space="preserve"> </w:t>
      </w:r>
      <w:r w:rsidR="005A1E37">
        <w:rPr>
          <w:rFonts w:ascii="Times New Roman" w:hAnsi="Times New Roman" w:cs="Times New Roman"/>
        </w:rPr>
        <w:t>than to its</w:t>
      </w:r>
      <w:r w:rsidR="002C3D04">
        <w:rPr>
          <w:rFonts w:ascii="Times New Roman" w:hAnsi="Times New Roman" w:cs="Times New Roman"/>
        </w:rPr>
        <w:t xml:space="preserve"> ability to capture the processes supporting action understanding.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244A679" wp14:editId="26442CB4">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3C29AFA5">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536B24A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27608">
        <w:rPr>
          <w:rFonts w:ascii="Times New Roman" w:hAnsi="Times New Roman" w:cs="Times New Roman"/>
          <w:b/>
          <w:bCs/>
          <w:i w:val="0"/>
          <w:iCs w:val="0"/>
          <w:noProof/>
          <w:color w:val="000000" w:themeColor="text1"/>
          <w:sz w:val="24"/>
          <w:szCs w:val="24"/>
        </w:rPr>
        <w:t>4</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015526C2" w14:textId="43AC3FCC"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4CAE3537" w14:textId="4D191C1E" w:rsidR="001B653D" w:rsidRDefault="001B653D" w:rsidP="001B653D">
      <w:pPr>
        <w:spacing w:line="480" w:lineRule="auto"/>
        <w:ind w:firstLine="720"/>
        <w:contextualSpacing/>
        <w:rPr>
          <w:rFonts w:ascii="Times New Roman" w:hAnsi="Times New Roman" w:cs="Times New Roman"/>
        </w:rPr>
      </w:pPr>
      <w:r>
        <w:rPr>
          <w:rFonts w:ascii="Times New Roman" w:hAnsi="Times New Roman" w:cs="Times New Roman"/>
        </w:rPr>
        <w:t>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4 above shows the looking time data of OM10 (replotted) and OM10-2. The</w:t>
      </w:r>
      <w:r w:rsidR="00233897">
        <w:rPr>
          <w:rFonts w:ascii="Times New Roman" w:hAnsi="Times New Roman" w:cs="Times New Roman"/>
        </w:rPr>
        <w:t>re are two important takeaways from this figure. First,</w:t>
      </w:r>
      <w:r>
        <w:rPr>
          <w:rFonts w:ascii="Times New Roman" w:hAnsi="Times New Roman" w:cs="Times New Roman"/>
        </w:rPr>
        <w:t xml:space="preserve"> OM10-2 model—which more faithfully captures the experimental details of Gergely et al. (1995) than OM10—fail</w:t>
      </w:r>
      <w:r w:rsidR="00233897">
        <w:rPr>
          <w:rFonts w:ascii="Times New Roman" w:hAnsi="Times New Roman" w:cs="Times New Roman"/>
        </w:rPr>
        <w:t>s</w:t>
      </w:r>
      <w:r>
        <w:rPr>
          <w:rFonts w:ascii="Times New Roman" w:hAnsi="Times New Roman" w:cs="Times New Roman"/>
        </w:rPr>
        <w:t xml:space="preserve"> qualitatively to capture infants’ looking behaviors in Gergely et al. (1995)</w:t>
      </w:r>
      <w:r w:rsidR="00233897">
        <w:rPr>
          <w:rFonts w:ascii="Times New Roman" w:hAnsi="Times New Roman" w:cs="Times New Roman"/>
        </w:rPr>
        <w:t>. Second, OM10-2</w:t>
      </w:r>
      <w:r w:rsidR="003D0F3D">
        <w:rPr>
          <w:rFonts w:ascii="Times New Roman" w:hAnsi="Times New Roman" w:cs="Times New Roman"/>
        </w:rPr>
        <w:t>’s pattern of looking is the mirror reversal of that of</w:t>
      </w:r>
      <w:r>
        <w:rPr>
          <w:rFonts w:ascii="Times New Roman" w:hAnsi="Times New Roman" w:cs="Times New Roman"/>
        </w:rPr>
        <w:t xml:space="preserve"> OM10</w:t>
      </w:r>
      <w:r w:rsidR="003D0F3D">
        <w:rPr>
          <w:rFonts w:ascii="Times New Roman" w:hAnsi="Times New Roman" w:cs="Times New Roman"/>
        </w:rPr>
        <w:t>; that is, networks in the Control condition, but not those in the Experimental condition, looked longer at the Inconsistent test event than at the Consistent one</w:t>
      </w:r>
      <w:r>
        <w:rPr>
          <w:rFonts w:ascii="Times New Roman" w:hAnsi="Times New Roman" w:cs="Times New Roman"/>
        </w:rPr>
        <w:t xml:space="preserve">. </w:t>
      </w:r>
    </w:p>
    <w:p w14:paraId="7D237725" w14:textId="77777777" w:rsidR="008045EF" w:rsidRDefault="008045EF" w:rsidP="008045EF">
      <w:pPr>
        <w:spacing w:line="480" w:lineRule="auto"/>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5886"/>
      </w:tblGrid>
      <w:tr w:rsidR="00744FEF" w14:paraId="4C68A479" w14:textId="77777777" w:rsidTr="00427608">
        <w:trPr>
          <w:trHeight w:val="3778"/>
        </w:trPr>
        <w:tc>
          <w:tcPr>
            <w:tcW w:w="5671" w:type="dxa"/>
          </w:tcPr>
          <w:p w14:paraId="7CC9DFE1" w14:textId="0B584D43" w:rsidR="008045EF" w:rsidRDefault="008045EF" w:rsidP="008045EF">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598BCBC" wp14:editId="21DC8736">
                  <wp:extent cx="3590925" cy="2209800"/>
                  <wp:effectExtent l="0" t="0" r="9525" b="0"/>
                  <wp:docPr id="1584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325" name="Picture 1584173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7118" cy="2213611"/>
                          </a:xfrm>
                          <a:prstGeom prst="rect">
                            <a:avLst/>
                          </a:prstGeom>
                        </pic:spPr>
                      </pic:pic>
                    </a:graphicData>
                  </a:graphic>
                </wp:inline>
              </w:drawing>
            </w:r>
          </w:p>
        </w:tc>
        <w:tc>
          <w:tcPr>
            <w:tcW w:w="6101" w:type="dxa"/>
          </w:tcPr>
          <w:p w14:paraId="679EA68F" w14:textId="7AEFF890" w:rsidR="008045EF" w:rsidRDefault="00BE536B" w:rsidP="0042760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31FA29F" wp14:editId="05DFBFCE">
                  <wp:extent cx="3600450" cy="2215662"/>
                  <wp:effectExtent l="0" t="0" r="0" b="0"/>
                  <wp:docPr id="599936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6253" name="Picture 5999362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6227" cy="2219217"/>
                          </a:xfrm>
                          <a:prstGeom prst="rect">
                            <a:avLst/>
                          </a:prstGeom>
                        </pic:spPr>
                      </pic:pic>
                    </a:graphicData>
                  </a:graphic>
                </wp:inline>
              </w:drawing>
            </w:r>
          </w:p>
        </w:tc>
      </w:tr>
    </w:tbl>
    <w:p w14:paraId="41E65369" w14:textId="0450A964" w:rsidR="008045EF" w:rsidRPr="00427608" w:rsidRDefault="00427608" w:rsidP="00427608">
      <w:pPr>
        <w:pStyle w:val="Caption"/>
        <w:rPr>
          <w:ins w:id="2399" w:author="Benton, Deon" w:date="2026-03-26T10:47:00Z" w16du:dateUtc="2026-03-26T15:47:00Z"/>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Pr="00427608">
        <w:rPr>
          <w:rFonts w:ascii="Times New Roman" w:hAnsi="Times New Roman" w:cs="Times New Roman"/>
          <w:b/>
          <w:bCs/>
          <w:i w:val="0"/>
          <w:iCs w:val="0"/>
          <w:noProof/>
          <w:color w:val="000000" w:themeColor="text1"/>
          <w:sz w:val="24"/>
          <w:szCs w:val="24"/>
        </w:rPr>
        <w:t>5</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2CE49843" w14:textId="77777777" w:rsidR="009606A5" w:rsidRDefault="009606A5" w:rsidP="001B653D">
      <w:pPr>
        <w:spacing w:line="480" w:lineRule="auto"/>
        <w:ind w:firstLine="720"/>
        <w:contextualSpacing/>
        <w:rPr>
          <w:ins w:id="2400" w:author="Benton, Deon" w:date="2026-03-28T19:46:00Z" w16du:dateUtc="2026-03-29T00:46:00Z"/>
          <w:rFonts w:ascii="Times New Roman" w:hAnsi="Times New Roman" w:cs="Times New Roman"/>
        </w:rPr>
      </w:pPr>
    </w:p>
    <w:p w14:paraId="7C84D693" w14:textId="05691F5B" w:rsidR="0023417E" w:rsidRDefault="0023417E" w:rsidP="001B653D">
      <w:pPr>
        <w:spacing w:line="480" w:lineRule="auto"/>
        <w:ind w:firstLine="720"/>
        <w:contextualSpacing/>
        <w:rPr>
          <w:rFonts w:ascii="Times New Roman" w:hAnsi="Times New Roman" w:cs="Times New Roman"/>
        </w:rPr>
      </w:pPr>
      <w:ins w:id="2401" w:author="Benton, Deon" w:date="2026-03-26T10:47:00Z" w16du:dateUtc="2026-03-26T15:47:00Z">
        <w:r>
          <w:rPr>
            <w:rFonts w:ascii="Times New Roman" w:hAnsi="Times New Roman" w:cs="Times New Roman"/>
          </w:rPr>
          <w:t xml:space="preserve">Given that a key assumption of ALIAS is that </w:t>
        </w:r>
      </w:ins>
      <w:ins w:id="2402"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403"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404"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405" w:author="Benton, Deon" w:date="2026-03-26T10:49:00Z" w16du:dateUtc="2026-03-26T15:49:00Z">
        <w:r>
          <w:rPr>
            <w:rFonts w:ascii="Times New Roman" w:hAnsi="Times New Roman" w:cs="Times New Roman"/>
          </w:rPr>
          <w:t>t</w:t>
        </w:r>
      </w:ins>
      <w:ins w:id="2406" w:author="Benton, Deon" w:date="2026-03-26T10:47:00Z" w16du:dateUtc="2026-03-26T15:47:00Z">
        <w:r>
          <w:rPr>
            <w:rFonts w:ascii="Times New Roman" w:hAnsi="Times New Roman" w:cs="Times New Roman"/>
          </w:rPr>
          <w:t>he final analysis compared</w:t>
        </w:r>
      </w:ins>
      <w:ins w:id="2407" w:author="Benton, Deon" w:date="2026-03-26T14:01:00Z" w16du:dateUtc="2026-03-26T19:01:00Z">
        <w:r w:rsidR="003A2340">
          <w:rPr>
            <w:rFonts w:ascii="Times New Roman" w:hAnsi="Times New Roman" w:cs="Times New Roman"/>
          </w:rPr>
          <w:t xml:space="preserve"> the performance of</w:t>
        </w:r>
      </w:ins>
      <w:ins w:id="2408" w:author="Benton, Deon" w:date="2026-03-26T10:47:00Z" w16du:dateUtc="2026-03-26T15:47:00Z">
        <w:r>
          <w:rPr>
            <w:rFonts w:ascii="Times New Roman" w:hAnsi="Times New Roman" w:cs="Times New Roman"/>
          </w:rPr>
          <w:t xml:space="preserve"> ALIAS to a </w:t>
        </w:r>
      </w:ins>
      <w:ins w:id="2409" w:author="Benton, Deon" w:date="2026-03-26T14:02:00Z" w16du:dateUtc="2026-03-26T19:02:00Z">
        <w:r w:rsidR="003A2340">
          <w:rPr>
            <w:rFonts w:ascii="Times New Roman" w:hAnsi="Times New Roman" w:cs="Times New Roman"/>
          </w:rPr>
          <w:t>version of this model</w:t>
        </w:r>
      </w:ins>
      <w:ins w:id="2410" w:author="Benton, Deon" w:date="2026-03-26T10:47:00Z" w16du:dateUtc="2026-03-26T15:47:00Z">
        <w:r>
          <w:rPr>
            <w:rFonts w:ascii="Times New Roman" w:hAnsi="Times New Roman" w:cs="Times New Roman"/>
          </w:rPr>
          <w:t xml:space="preserve"> that did not 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above in Figure 5.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411"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412" w:author="Benton, Deon" w:date="2026-03-27T15:11:00Z" w16du:dateUtc="2026-03-27T20:11:00Z">
        <w:r w:rsidR="00B37F93">
          <w:rPr>
            <w:rFonts w:ascii="Times New Roman" w:hAnsi="Times New Roman" w:cs="Times New Roman"/>
          </w:rPr>
          <w:t>ir patterns of looking diver</w:t>
        </w:r>
      </w:ins>
      <w:ins w:id="2413" w:author="Benton, Deon" w:date="2026-03-27T15:12:00Z" w16du:dateUtc="2026-03-27T20:12:00Z">
        <w:r w:rsidR="00B37F93">
          <w:rPr>
            <w:rFonts w:ascii="Times New Roman" w:hAnsi="Times New Roman" w:cs="Times New Roman"/>
          </w:rPr>
          <w:t>ged in the Control condition</w:t>
        </w:r>
      </w:ins>
      <w:ins w:id="2414" w:author="Benton, Deon" w:date="2026-03-27T16:33:00Z" w16du:dateUtc="2026-03-27T21:33:00Z">
        <w:r w:rsidR="00E9412F">
          <w:rPr>
            <w:rFonts w:ascii="Times New Roman" w:hAnsi="Times New Roman" w:cs="Times New Roman"/>
          </w:rPr>
          <w:t>.</w:t>
        </w:r>
      </w:ins>
      <w:ins w:id="2415" w:author="Benton, Deon" w:date="2026-03-27T16:35:00Z" w16du:dateUtc="2026-03-27T21:35:00Z">
        <w:r w:rsidR="00A251F2">
          <w:rPr>
            <w:rFonts w:ascii="Times New Roman" w:hAnsi="Times New Roman" w:cs="Times New Roman"/>
          </w:rPr>
          <w:t xml:space="preserve"> </w:t>
        </w:r>
      </w:ins>
      <w:ins w:id="2416"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417" w:author="Benton, Deon" w:date="2026-03-27T16:47:00Z" w16du:dateUtc="2026-03-27T21:47:00Z">
        <w:r w:rsidR="006F5084">
          <w:rPr>
            <w:rFonts w:ascii="Times New Roman" w:hAnsi="Times New Roman" w:cs="Times New Roman"/>
          </w:rPr>
          <w:t xml:space="preserve"> </w:t>
        </w:r>
      </w:ins>
      <w:ins w:id="2418" w:author="Benton, Deon" w:date="2026-03-27T16:53:00Z" w16du:dateUtc="2026-03-27T21:53:00Z">
        <w:r w:rsidR="0056544E">
          <w:rPr>
            <w:rFonts w:ascii="Times New Roman" w:hAnsi="Times New Roman" w:cs="Times New Roman"/>
          </w:rPr>
          <w:t xml:space="preserve">difference in </w:t>
        </w:r>
      </w:ins>
      <w:ins w:id="2419" w:author="Benton, Deon" w:date="2026-03-27T16:55:00Z" w16du:dateUtc="2026-03-27T21:55:00Z">
        <w:r w:rsidR="0056544E">
          <w:rPr>
            <w:rFonts w:ascii="Times New Roman" w:hAnsi="Times New Roman" w:cs="Times New Roman"/>
          </w:rPr>
          <w:t xml:space="preserve">time spent </w:t>
        </w:r>
      </w:ins>
      <w:ins w:id="2420" w:author="Benton, Deon" w:date="2026-03-27T16:57:00Z" w16du:dateUtc="2026-03-27T21:57:00Z">
        <w:r w:rsidR="00F05981">
          <w:rPr>
            <w:rFonts w:ascii="Times New Roman" w:hAnsi="Times New Roman" w:cs="Times New Roman"/>
          </w:rPr>
          <w:t>looking at the two test</w:t>
        </w:r>
      </w:ins>
      <w:ins w:id="2421" w:author="Benton, Deon" w:date="2026-03-27T16:55:00Z" w16du:dateUtc="2026-03-27T21:55:00Z">
        <w:r w:rsidR="0056544E">
          <w:rPr>
            <w:rFonts w:ascii="Times New Roman" w:hAnsi="Times New Roman" w:cs="Times New Roman"/>
          </w:rPr>
          <w:t xml:space="preserve"> events</w:t>
        </w:r>
      </w:ins>
      <w:ins w:id="2422"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423" w:author="Benton, Deon" w:date="2026-03-27T16:54:00Z" w16du:dateUtc="2026-03-27T21:54:00Z">
        <w:r w:rsidR="0056544E">
          <w:rPr>
            <w:rFonts w:ascii="Times New Roman" w:hAnsi="Times New Roman" w:cs="Times New Roman"/>
          </w:rPr>
          <w:t xml:space="preserve">there remained a slight tendency for </w:t>
        </w:r>
      </w:ins>
      <w:ins w:id="2424" w:author="Benton, Deon" w:date="2026-03-27T16:46:00Z" w16du:dateUtc="2026-03-27T21:46:00Z">
        <w:r w:rsidR="003471D4">
          <w:rPr>
            <w:rFonts w:ascii="Times New Roman" w:hAnsi="Times New Roman" w:cs="Times New Roman"/>
          </w:rPr>
          <w:t>networks in the no-salience version of ALIAS</w:t>
        </w:r>
      </w:ins>
      <w:ins w:id="2425" w:author="Benton, Deon" w:date="2026-03-27T16:48:00Z" w16du:dateUtc="2026-03-27T21:48:00Z">
        <w:r w:rsidR="006F5084">
          <w:rPr>
            <w:rFonts w:ascii="Times New Roman" w:hAnsi="Times New Roman" w:cs="Times New Roman"/>
          </w:rPr>
          <w:t xml:space="preserve"> to look longer at the Inefficient test event than at the Efficient one</w:t>
        </w:r>
      </w:ins>
      <w:ins w:id="2426" w:author="Benton, Deon" w:date="2026-03-27T16:51:00Z" w16du:dateUtc="2026-03-27T21:51:00Z">
        <w:r w:rsidR="002D1E7F">
          <w:rPr>
            <w:rFonts w:ascii="Times New Roman" w:hAnsi="Times New Roman" w:cs="Times New Roman"/>
          </w:rPr>
          <w:t>. By contrast,</w:t>
        </w:r>
      </w:ins>
      <w:ins w:id="2427" w:author="Benton, Deon" w:date="2026-03-27T16:54:00Z" w16du:dateUtc="2026-03-27T21:54:00Z">
        <w:r w:rsidR="0056544E">
          <w:rPr>
            <w:rFonts w:ascii="Times New Roman" w:hAnsi="Times New Roman" w:cs="Times New Roman"/>
          </w:rPr>
          <w:t xml:space="preserve"> networks in the original model showed comparable looking responses to </w:t>
        </w:r>
      </w:ins>
      <w:ins w:id="2428" w:author="Benton, Deon" w:date="2026-03-27T16:58:00Z" w16du:dateUtc="2026-03-27T21:58:00Z">
        <w:r w:rsidR="00F05981">
          <w:rPr>
            <w:rFonts w:ascii="Times New Roman" w:hAnsi="Times New Roman" w:cs="Times New Roman"/>
          </w:rPr>
          <w:t>the two events.</w:t>
        </w:r>
      </w:ins>
      <w:ins w:id="2429" w:author="Benton, Deon" w:date="2026-03-27T16:54:00Z" w16du:dateUtc="2026-03-27T21:54:00Z">
        <w:r w:rsidR="0056544E">
          <w:rPr>
            <w:rFonts w:ascii="Times New Roman" w:hAnsi="Times New Roman" w:cs="Times New Roman"/>
          </w:rPr>
          <w:t xml:space="preserve"> </w:t>
        </w:r>
      </w:ins>
      <w:ins w:id="2430" w:author="Benton, Deon" w:date="2026-03-27T16:59:00Z" w16du:dateUtc="2026-03-27T21:59:00Z">
        <w:r w:rsidR="008F3092">
          <w:rPr>
            <w:rFonts w:ascii="Times New Roman" w:hAnsi="Times New Roman" w:cs="Times New Roman"/>
          </w:rPr>
          <w:t>This suggest that differential salience is needed</w:t>
        </w:r>
      </w:ins>
      <w:ins w:id="2431" w:author="Benton, Deon" w:date="2026-03-27T17:02:00Z" w16du:dateUtc="2026-03-27T22:02:00Z">
        <w:r w:rsidR="0043548D">
          <w:rPr>
            <w:rFonts w:ascii="Times New Roman" w:hAnsi="Times New Roman" w:cs="Times New Roman"/>
          </w:rPr>
          <w:t xml:space="preserve"> to </w:t>
        </w:r>
      </w:ins>
      <w:ins w:id="2432" w:author="Benton, Deon" w:date="2026-03-27T17:03:00Z" w16du:dateUtc="2026-03-27T22:03:00Z">
        <w:r w:rsidR="0043548D">
          <w:rPr>
            <w:rFonts w:ascii="Times New Roman" w:hAnsi="Times New Roman" w:cs="Times New Roman"/>
          </w:rPr>
          <w:t>modulate the strength of the association between arced motion and the barrier and th</w:t>
        </w:r>
      </w:ins>
      <w:ins w:id="2433" w:author="Benton, Deon" w:date="2026-03-27T17:04:00Z" w16du:dateUtc="2026-03-27T22:04:00Z">
        <w:r w:rsidR="00C616A2">
          <w:rPr>
            <w:rFonts w:ascii="Times New Roman" w:hAnsi="Times New Roman" w:cs="Times New Roman"/>
          </w:rPr>
          <w:t>us</w:t>
        </w:r>
      </w:ins>
      <w:ins w:id="2434" w:author="Benton, Deon" w:date="2026-03-27T17:03:00Z" w16du:dateUtc="2026-03-27T22:03:00Z">
        <w:r w:rsidR="0043548D">
          <w:rPr>
            <w:rFonts w:ascii="Times New Roman" w:hAnsi="Times New Roman" w:cs="Times New Roman"/>
          </w:rPr>
          <w:t xml:space="preserve"> enable</w:t>
        </w:r>
      </w:ins>
      <w:ins w:id="2435" w:author="Benton, Deon" w:date="2026-03-27T16:59:00Z" w16du:dateUtc="2026-03-27T21:59:00Z">
        <w:r w:rsidR="0006086D">
          <w:rPr>
            <w:rFonts w:ascii="Times New Roman" w:hAnsi="Times New Roman" w:cs="Times New Roman"/>
          </w:rPr>
          <w:t xml:space="preserve"> networks—and in this case, ALIAS—to reproduce the </w:t>
        </w:r>
      </w:ins>
      <w:ins w:id="2436" w:author="Benton, Deon" w:date="2026-03-27T17:00:00Z" w16du:dateUtc="2026-03-27T22:00:00Z">
        <w:r w:rsidR="0006086D">
          <w:rPr>
            <w:rFonts w:ascii="Times New Roman" w:hAnsi="Times New Roman" w:cs="Times New Roman"/>
          </w:rPr>
          <w:t>characteristic pattern of equal looking to the two test events in the Control condition.</w:t>
        </w:r>
      </w:ins>
      <w:r w:rsidR="002B7F6C">
        <w:rPr>
          <w:rFonts w:ascii="Times New Roman" w:hAnsi="Times New Roman" w:cs="Times New Roman"/>
        </w:rPr>
        <w:t xml:space="preserve"> </w:t>
      </w:r>
    </w:p>
    <w:p w14:paraId="30767D35" w14:textId="77777777" w:rsidR="001B653D" w:rsidRPr="00700E08"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648C1024" w:rsidR="0074311C" w:rsidRDefault="00524642" w:rsidP="002B13EE">
      <w:pPr>
        <w:spacing w:line="480" w:lineRule="auto"/>
        <w:contextualSpacing/>
        <w:rPr>
          <w:ins w:id="2437"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438"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439"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440" w:author="Benton, Deon" w:date="2026-03-03T15:35:00Z" w16du:dateUtc="2026-03-03T21:35:00Z">
        <w:r w:rsidR="00C238C5">
          <w:rPr>
            <w:rFonts w:ascii="Times New Roman" w:eastAsia="Times New Roman" w:hAnsi="Times New Roman" w:cs="Times New Roman"/>
          </w:rPr>
          <w:t xml:space="preserve">infants’ </w:t>
        </w:r>
      </w:ins>
      <w:ins w:id="2441" w:author="Benton, Deon" w:date="2026-03-03T16:13:00Z" w16du:dateUtc="2026-03-03T22:13:00Z">
        <w:r w:rsidR="00C1774E">
          <w:rPr>
            <w:rFonts w:ascii="Times New Roman" w:eastAsia="Times New Roman" w:hAnsi="Times New Roman" w:cs="Times New Roman"/>
          </w:rPr>
          <w:t>performance</w:t>
        </w:r>
      </w:ins>
      <w:ins w:id="2442" w:author="Benton, Deon" w:date="2026-03-03T15:35:00Z" w16du:dateUtc="2026-03-03T21:35:00Z">
        <w:r w:rsidR="00C238C5">
          <w:rPr>
            <w:rFonts w:ascii="Times New Roman" w:eastAsia="Times New Roman" w:hAnsi="Times New Roman" w:cs="Times New Roman"/>
          </w:rPr>
          <w:t xml:space="preserve"> in </w:t>
        </w:r>
      </w:ins>
      <w:ins w:id="2443" w:author="Benton, Deon" w:date="2026-03-03T16:13:00Z" w16du:dateUtc="2026-03-03T22:13:00Z">
        <w:r w:rsidR="00110DF9">
          <w:rPr>
            <w:rFonts w:ascii="Times New Roman" w:eastAsia="Times New Roman" w:hAnsi="Times New Roman" w:cs="Times New Roman"/>
          </w:rPr>
          <w:t>action-</w:t>
        </w:r>
      </w:ins>
      <w:ins w:id="2444" w:author="Benton, Deon" w:date="2026-03-03T15:41:00Z" w16du:dateUtc="2026-03-03T21:41:00Z">
        <w:r w:rsidR="00D969E0">
          <w:rPr>
            <w:rFonts w:ascii="Times New Roman" w:eastAsia="Times New Roman" w:hAnsi="Times New Roman" w:cs="Times New Roman"/>
          </w:rPr>
          <w:t>understanding studies that use animate-like entities</w:t>
        </w:r>
      </w:ins>
      <w:ins w:id="2445" w:author="Benton, Deon" w:date="2026-03-03T15:36:00Z" w16du:dateUtc="2026-03-03T21:36:00Z">
        <w:r w:rsidR="00837327">
          <w:rPr>
            <w:rFonts w:ascii="Times New Roman" w:eastAsia="Times New Roman" w:hAnsi="Times New Roman" w:cs="Times New Roman"/>
          </w:rPr>
          <w:t xml:space="preserve"> can be explained </w:t>
        </w:r>
      </w:ins>
      <w:ins w:id="2446" w:author="Benton, Deon" w:date="2026-03-03T15:43:00Z" w16du:dateUtc="2026-03-03T21:43:00Z">
        <w:r w:rsidR="00773F36">
          <w:rPr>
            <w:rFonts w:ascii="Times New Roman" w:eastAsia="Times New Roman" w:hAnsi="Times New Roman" w:cs="Times New Roman"/>
          </w:rPr>
          <w:t>by</w:t>
        </w:r>
      </w:ins>
      <w:ins w:id="2447" w:author="Benton, Deon" w:date="2026-03-03T15:36:00Z" w16du:dateUtc="2026-03-03T21:36:00Z">
        <w:r w:rsidR="00837327">
          <w:rPr>
            <w:rFonts w:ascii="Times New Roman" w:eastAsia="Times New Roman" w:hAnsi="Times New Roman" w:cs="Times New Roman"/>
          </w:rPr>
          <w:t xml:space="preserve"> </w:t>
        </w:r>
      </w:ins>
      <w:ins w:id="2448"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449" w:author="Benton, Deon" w:date="2026-03-03T15:42:00Z" w16du:dateUtc="2026-03-03T21:42:00Z">
        <w:r w:rsidR="00D969E0">
          <w:rPr>
            <w:rFonts w:ascii="Times New Roman" w:eastAsia="Times New Roman" w:hAnsi="Times New Roman" w:cs="Times New Roman"/>
          </w:rPr>
          <w:t>the</w:t>
        </w:r>
      </w:ins>
      <w:ins w:id="2450" w:author="Benton, Deon" w:date="2026-03-03T15:39:00Z" w16du:dateUtc="2026-03-03T21:39:00Z">
        <w:r w:rsidR="00931876">
          <w:rPr>
            <w:rFonts w:ascii="Times New Roman" w:eastAsia="Times New Roman" w:hAnsi="Times New Roman" w:cs="Times New Roman"/>
          </w:rPr>
          <w:t xml:space="preserve"> low-level, perceptually grounded</w:t>
        </w:r>
      </w:ins>
      <w:ins w:id="2451" w:author="Benton, Deon" w:date="2026-03-03T15:44:00Z" w16du:dateUtc="2026-03-03T21:44:00Z">
        <w:r w:rsidR="00773F36">
          <w:rPr>
            <w:rFonts w:ascii="Times New Roman" w:eastAsia="Times New Roman" w:hAnsi="Times New Roman" w:cs="Times New Roman"/>
          </w:rPr>
          <w:t xml:space="preserve"> </w:t>
        </w:r>
      </w:ins>
      <w:ins w:id="2452" w:author="Benton, Deon" w:date="2026-03-03T15:37:00Z" w16du:dateUtc="2026-03-03T21:37:00Z">
        <w:r w:rsidR="00837327">
          <w:rPr>
            <w:rFonts w:ascii="Times New Roman" w:eastAsia="Times New Roman" w:hAnsi="Times New Roman" w:cs="Times New Roman"/>
          </w:rPr>
          <w:t>kinematics</w:t>
        </w:r>
      </w:ins>
      <w:ins w:id="2453"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454" w:author="Benton, Deon" w:date="2026-03-03T15:45:00Z" w16du:dateUtc="2026-03-03T21:45:00Z">
        <w:r w:rsidR="00773F36">
          <w:rPr>
            <w:rFonts w:ascii="Times New Roman" w:eastAsia="Times New Roman" w:hAnsi="Times New Roman" w:cs="Times New Roman"/>
          </w:rPr>
          <w:t>—</w:t>
        </w:r>
      </w:ins>
      <w:ins w:id="2455" w:author="Benton, Deon" w:date="2026-03-26T09:41:00Z" w16du:dateUtc="2026-03-26T14:41:00Z">
        <w:r w:rsidR="0004604C">
          <w:rPr>
            <w:rFonts w:ascii="Times New Roman" w:eastAsia="Times New Roman" w:hAnsi="Times New Roman" w:cs="Times New Roman"/>
          </w:rPr>
          <w:t>this proposal was instantiated in a</w:t>
        </w:r>
      </w:ins>
      <w:ins w:id="2456" w:author="Benton, Deon" w:date="2026-03-26T09:44:00Z" w16du:dateUtc="2026-03-26T14:44:00Z">
        <w:r w:rsidR="003A613D">
          <w:rPr>
            <w:rFonts w:ascii="Times New Roman" w:eastAsia="Times New Roman" w:hAnsi="Times New Roman" w:cs="Times New Roman"/>
          </w:rPr>
          <w:t xml:space="preserve"> connectionist</w:t>
        </w:r>
      </w:ins>
      <w:ins w:id="2457" w:author="Benton, Deon" w:date="2026-03-26T09:41:00Z" w16du:dateUtc="2026-03-26T14:41:00Z">
        <w:r w:rsidR="0004604C">
          <w:rPr>
            <w:rFonts w:ascii="Times New Roman" w:eastAsia="Times New Roman" w:hAnsi="Times New Roman" w:cs="Times New Roman"/>
          </w:rPr>
          <w:t xml:space="preserve"> model called ALIAS</w:t>
        </w:r>
      </w:ins>
      <w:ins w:id="2458"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459" w:author="Benton, Deon" w:date="2026-03-26T09:40:00Z" w16du:dateUtc="2026-03-26T14:40:00Z">
        <w:r w:rsidR="0004604C">
          <w:rPr>
            <w:rFonts w:ascii="Times New Roman" w:eastAsia="Times New Roman" w:hAnsi="Times New Roman" w:cs="Times New Roman"/>
          </w:rPr>
          <w:t xml:space="preserve"> </w:t>
        </w:r>
      </w:ins>
      <w:ins w:id="2460" w:author="Benton, Deon" w:date="2026-03-26T09:43:00Z" w16du:dateUtc="2026-03-26T14:43:00Z">
        <w:r w:rsidR="00FA55F6">
          <w:rPr>
            <w:rFonts w:ascii="Times New Roman" w:eastAsia="Times New Roman" w:hAnsi="Times New Roman" w:cs="Times New Roman"/>
          </w:rPr>
          <w:t xml:space="preserve">ALIAS’s performance to </w:t>
        </w:r>
      </w:ins>
      <w:ins w:id="2461" w:author="Benton, Deon" w:date="2026-03-26T09:45:00Z" w16du:dateUtc="2026-03-26T14:45:00Z">
        <w:r w:rsidR="009D31F3">
          <w:rPr>
            <w:rFonts w:ascii="Times New Roman" w:eastAsia="Times New Roman" w:hAnsi="Times New Roman" w:cs="Times New Roman"/>
          </w:rPr>
          <w:t>that of OM10</w:t>
        </w:r>
      </w:ins>
      <w:ins w:id="2462" w:author="Benton, Deon" w:date="2026-03-26T12:33:00Z" w16du:dateUtc="2026-03-26T17:33:00Z">
        <w:r w:rsidR="00E93CDA">
          <w:rPr>
            <w:rFonts w:ascii="Times New Roman" w:eastAsia="Times New Roman" w:hAnsi="Times New Roman" w:cs="Times New Roman"/>
          </w:rPr>
          <w:t>—this is the</w:t>
        </w:r>
      </w:ins>
      <w:ins w:id="2463" w:author="Benton, Deon" w:date="2026-03-26T09:43:00Z" w16du:dateUtc="2026-03-26T14:43:00Z">
        <w:r w:rsidR="00FA55F6">
          <w:rPr>
            <w:rFonts w:ascii="Times New Roman" w:eastAsia="Times New Roman" w:hAnsi="Times New Roman" w:cs="Times New Roman"/>
          </w:rPr>
          <w:t xml:space="preserve"> only ot</w:t>
        </w:r>
      </w:ins>
      <w:ins w:id="2464" w:author="Benton, Deon" w:date="2026-03-26T09:44:00Z" w16du:dateUtc="2026-03-26T14:44:00Z">
        <w:r w:rsidR="00FA55F6">
          <w:rPr>
            <w:rFonts w:ascii="Times New Roman" w:eastAsia="Times New Roman" w:hAnsi="Times New Roman" w:cs="Times New Roman"/>
          </w:rPr>
          <w:t>her existing connectionist model of infant action understanding called OM-10</w:t>
        </w:r>
      </w:ins>
      <w:ins w:id="2465" w:author="Benton, Deon" w:date="2026-03-26T10:08:00Z" w16du:dateUtc="2026-03-26T15:08:00Z">
        <w:r w:rsidR="00DB6811">
          <w:rPr>
            <w:rFonts w:ascii="Times New Roman" w:eastAsia="Times New Roman" w:hAnsi="Times New Roman" w:cs="Times New Roman"/>
          </w:rPr>
          <w:t xml:space="preserve">. </w:t>
        </w:r>
      </w:ins>
      <w:ins w:id="2466"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467" w:author="Benton, Deon" w:date="2026-03-26T12:33:00Z" w16du:dateUtc="2026-03-26T17:33:00Z">
        <w:r w:rsidR="00E93CDA">
          <w:rPr>
            <w:rFonts w:ascii="Times New Roman" w:eastAsia="Times New Roman" w:hAnsi="Times New Roman" w:cs="Times New Roman"/>
          </w:rPr>
          <w:t>a</w:t>
        </w:r>
      </w:ins>
      <w:ins w:id="2468" w:author="Benton, Deon" w:date="2026-03-26T10:52:00Z" w16du:dateUtc="2026-03-26T15:52:00Z">
        <w:r w:rsidR="00CF0FB0">
          <w:rPr>
            <w:rFonts w:ascii="Times New Roman" w:eastAsia="Times New Roman" w:hAnsi="Times New Roman" w:cs="Times New Roman"/>
          </w:rPr>
          <w:t xml:space="preserve"> key assumption of the present account</w:t>
        </w:r>
      </w:ins>
      <w:ins w:id="2469"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470"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471"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1C09315E" w14:textId="00CC7A98" w:rsidR="00DB6811" w:rsidRDefault="0061265A" w:rsidP="007C1AA1">
      <w:pPr>
        <w:spacing w:line="480" w:lineRule="auto"/>
        <w:ind w:firstLine="720"/>
        <w:contextualSpacing/>
        <w:rPr>
          <w:ins w:id="2472" w:author="Benton, Deon" w:date="2026-03-26T10:15:00Z" w16du:dateUtc="2026-03-26T15:15:00Z"/>
          <w:rFonts w:ascii="Times New Roman" w:eastAsia="Times New Roman" w:hAnsi="Times New Roman" w:cs="Times New Roman"/>
        </w:rPr>
      </w:pPr>
      <w:ins w:id="2473" w:author="Benton, Deon" w:date="2026-03-26T10:14:00Z" w16du:dateUtc="2026-03-26T15:14:00Z">
        <w:r>
          <w:rPr>
            <w:rFonts w:ascii="Times New Roman" w:eastAsia="Times New Roman" w:hAnsi="Times New Roman" w:cs="Times New Roman"/>
          </w:rPr>
          <w:t>In terms of the first aim, the results revealed that</w:t>
        </w:r>
      </w:ins>
      <w:ins w:id="2474"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475" w:author="Benton, Deon" w:date="2026-03-26T10:09:00Z" w16du:dateUtc="2026-03-26T15:09:00Z">
        <w:r w:rsidR="00642345">
          <w:rPr>
            <w:rFonts w:ascii="Times New Roman" w:eastAsia="Times New Roman" w:hAnsi="Times New Roman" w:cs="Times New Roman"/>
          </w:rPr>
          <w:t>.</w:t>
        </w:r>
      </w:ins>
      <w:ins w:id="2476"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w:t>
        </w:r>
        <w:r w:rsidR="00642345">
          <w:rPr>
            <w:rFonts w:ascii="Times New Roman" w:eastAsia="Times New Roman" w:hAnsi="Times New Roman" w:cs="Times New Roman"/>
          </w:rPr>
          <w:lastRenderedPageBreak/>
          <w:t xml:space="preserve">event than at the Efficient one; networks looked equally long at both test events if the arced motion occurred beside the barrier during habituation. </w:t>
        </w:r>
      </w:ins>
      <w:ins w:id="2477" w:author="Benton, Deon" w:date="2026-03-26T10:11:00Z" w16du:dateUtc="2026-03-26T15:11:00Z">
        <w:r w:rsidR="00F8226D">
          <w:rPr>
            <w:rFonts w:ascii="Times New Roman" w:eastAsia="Times New Roman" w:hAnsi="Times New Roman" w:cs="Times New Roman"/>
          </w:rPr>
          <w:t xml:space="preserve">This finding—that an associative learning mechanism </w:t>
        </w:r>
      </w:ins>
      <w:ins w:id="2478" w:author="Benton, Deon" w:date="2026-03-26T10:12:00Z" w16du:dateUtc="2026-03-26T15:12:00Z">
        <w:r w:rsidR="00F8226D">
          <w:rPr>
            <w:rFonts w:ascii="Times New Roman" w:eastAsia="Times New Roman" w:hAnsi="Times New Roman" w:cs="Times New Roman"/>
          </w:rPr>
          <w:t>operating</w:t>
        </w:r>
      </w:ins>
      <w:ins w:id="2479" w:author="Benton, Deon" w:date="2026-03-26T10:11:00Z" w16du:dateUtc="2026-03-26T15:11:00Z">
        <w:r w:rsidR="00F8226D">
          <w:rPr>
            <w:rFonts w:ascii="Times New Roman" w:eastAsia="Times New Roman" w:hAnsi="Times New Roman" w:cs="Times New Roman"/>
          </w:rPr>
          <w:t xml:space="preserve"> over the </w:t>
        </w:r>
      </w:ins>
      <w:ins w:id="2480" w:author="Benton, Deon" w:date="2026-03-26T10:12:00Z" w16du:dateUtc="2026-03-26T15:12:00Z">
        <w:r w:rsidR="00F8226D">
          <w:rPr>
            <w:rFonts w:ascii="Times New Roman" w:eastAsia="Times New Roman" w:hAnsi="Times New Roman" w:cs="Times New Roman"/>
          </w:rPr>
          <w:t>surface-based</w:t>
        </w:r>
      </w:ins>
      <w:ins w:id="2481" w:author="Benton, Deon" w:date="2026-03-26T10:11:00Z" w16du:dateUtc="2026-03-26T15:11:00Z">
        <w:r w:rsidR="00F8226D">
          <w:rPr>
            <w:rFonts w:ascii="Times New Roman" w:eastAsia="Times New Roman" w:hAnsi="Times New Roman" w:cs="Times New Roman"/>
          </w:rPr>
          <w:t xml:space="preserve"> features of objects and the kinematics of their actions</w:t>
        </w:r>
      </w:ins>
      <w:ins w:id="2482" w:author="Benton, Deon" w:date="2026-03-26T10:19:00Z" w16du:dateUtc="2026-03-26T15:19:00Z">
        <w:r w:rsidR="00C14D65">
          <w:rPr>
            <w:rFonts w:ascii="Times New Roman" w:eastAsia="Times New Roman" w:hAnsi="Times New Roman" w:cs="Times New Roman"/>
          </w:rPr>
          <w:t>—c</w:t>
        </w:r>
      </w:ins>
      <w:ins w:id="2483" w:author="Benton, Deon" w:date="2026-03-26T10:10:00Z" w16du:dateUtc="2026-03-26T15:10:00Z">
        <w:r w:rsidR="00642345">
          <w:rPr>
            <w:rFonts w:ascii="Times New Roman" w:eastAsia="Times New Roman" w:hAnsi="Times New Roman" w:cs="Times New Roman"/>
          </w:rPr>
          <w:t>alls into question</w:t>
        </w:r>
      </w:ins>
      <w:ins w:id="2484"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485" w:author="Benton, Deon" w:date="2026-03-26T10:14:00Z" w16du:dateUtc="2026-03-26T15:14:00Z">
        <w:r>
          <w:rPr>
            <w:rFonts w:ascii="Times New Roman" w:eastAsia="Times New Roman" w:hAnsi="Times New Roman" w:cs="Times New Roman"/>
          </w:rPr>
          <w:t xml:space="preserve"> by conceptually</w:t>
        </w:r>
      </w:ins>
      <w:ins w:id="2486" w:author="Benton, Deon" w:date="2026-03-26T10:13:00Z" w16du:dateUtc="2026-03-26T15:13:00Z">
        <w:r>
          <w:rPr>
            <w:rFonts w:ascii="Times New Roman" w:eastAsia="Times New Roman" w:hAnsi="Times New Roman" w:cs="Times New Roman"/>
          </w:rPr>
          <w:t xml:space="preserve"> rich notions of action</w:t>
        </w:r>
      </w:ins>
      <w:ins w:id="2487" w:author="Benton, Deon" w:date="2026-03-26T10:14:00Z" w16du:dateUtc="2026-03-26T15:14:00Z">
        <w:r>
          <w:rPr>
            <w:rFonts w:ascii="Times New Roman" w:eastAsia="Times New Roman" w:hAnsi="Times New Roman" w:cs="Times New Roman"/>
          </w:rPr>
          <w:t xml:space="preserve"> </w:t>
        </w:r>
      </w:ins>
      <w:ins w:id="2488" w:author="Benton, Deon" w:date="2026-03-26T10:13:00Z" w16du:dateUtc="2026-03-26T15:13:00Z">
        <w:r>
          <w:rPr>
            <w:rFonts w:ascii="Times New Roman" w:eastAsia="Times New Roman" w:hAnsi="Times New Roman" w:cs="Times New Roman"/>
          </w:rPr>
          <w:t>and efficiency</w:t>
        </w:r>
      </w:ins>
      <w:ins w:id="2489" w:author="Benton, Deon" w:date="2026-03-26T10:14:00Z" w16du:dateUtc="2026-03-26T15:14:00Z">
        <w:r>
          <w:rPr>
            <w:rFonts w:ascii="Times New Roman" w:eastAsia="Times New Roman" w:hAnsi="Times New Roman" w:cs="Times New Roman"/>
          </w:rPr>
          <w:t>.</w:t>
        </w:r>
      </w:ins>
    </w:p>
    <w:p w14:paraId="4D08DD98" w14:textId="79B0D41A" w:rsidR="003A5184" w:rsidRDefault="0061265A" w:rsidP="002B13EE">
      <w:pPr>
        <w:spacing w:line="480" w:lineRule="auto"/>
        <w:contextualSpacing/>
        <w:rPr>
          <w:rFonts w:ascii="Times New Roman" w:hAnsi="Times New Roman" w:cs="Times New Roman"/>
        </w:rPr>
      </w:pPr>
      <w:ins w:id="2490" w:author="Benton, Deon" w:date="2026-03-26T10:15:00Z" w16du:dateUtc="2026-03-26T15:15:00Z">
        <w:r>
          <w:rPr>
            <w:rFonts w:ascii="Times New Roman" w:eastAsia="Times New Roman" w:hAnsi="Times New Roman" w:cs="Times New Roman"/>
          </w:rPr>
          <w:tab/>
          <w:t>In terms of the second aim, it was found that</w:t>
        </w:r>
      </w:ins>
      <w:ins w:id="2491" w:author="Benton, Deon" w:date="2026-03-26T10:24:00Z" w16du:dateUtc="2026-03-26T15:24:00Z">
        <w:r w:rsidR="00FE6C2C">
          <w:rPr>
            <w:rFonts w:ascii="Times New Roman" w:eastAsia="Times New Roman" w:hAnsi="Times New Roman" w:cs="Times New Roman"/>
          </w:rPr>
          <w:t xml:space="preserve"> </w:t>
        </w:r>
      </w:ins>
      <w:r w:rsidR="005D05D0">
        <w:rPr>
          <w:rFonts w:ascii="Times New Roman" w:eastAsia="Times New Roman" w:hAnsi="Times New Roman" w:cs="Times New Roman"/>
        </w:rPr>
        <w:t xml:space="preserve">both </w:t>
      </w:r>
      <w:r w:rsidR="002052C3">
        <w:rPr>
          <w:rFonts w:ascii="Times New Roman" w:eastAsia="Times New Roman" w:hAnsi="Times New Roman" w:cs="Times New Roman"/>
        </w:rPr>
        <w:t>ALIAS</w:t>
      </w:r>
      <w:ins w:id="2492" w:author="Benton, Deon" w:date="2026-03-26T10:15:00Z" w16du:dateUtc="2026-03-26T15:15:00Z">
        <w:r w:rsidR="00A03801">
          <w:rPr>
            <w:rFonts w:ascii="Times New Roman" w:eastAsia="Times New Roman" w:hAnsi="Times New Roman" w:cs="Times New Roman"/>
          </w:rPr>
          <w:t xml:space="preserve"> and OM10</w:t>
        </w:r>
      </w:ins>
      <w:r w:rsidR="005330CC">
        <w:rPr>
          <w:rFonts w:ascii="Times New Roman" w:eastAsia="Times New Roman" w:hAnsi="Times New Roman" w:cs="Times New Roman"/>
        </w:rPr>
        <w:t xml:space="preserve"> </w:t>
      </w:r>
      <w:r w:rsidR="003B7ED1">
        <w:rPr>
          <w:rFonts w:ascii="Times New Roman" w:eastAsia="Times New Roman" w:hAnsi="Times New Roman" w:cs="Times New Roman"/>
        </w:rPr>
        <w:t>could qualitatively reproduce</w:t>
      </w:r>
      <w:r w:rsidR="005330CC">
        <w:rPr>
          <w:rFonts w:ascii="Times New Roman" w:eastAsia="Times New Roman" w:hAnsi="Times New Roman" w:cs="Times New Roman"/>
        </w:rPr>
        <w:t xml:space="preserve"> infants’ looking responses in early action understanding studies</w:t>
      </w:r>
      <w:r w:rsidR="00852A56">
        <w:rPr>
          <w:rFonts w:ascii="Times New Roman" w:eastAsia="Times New Roman" w:hAnsi="Times New Roman" w:cs="Times New Roman"/>
        </w:rPr>
        <w:t>. In particular,</w:t>
      </w:r>
      <w:r w:rsidR="005330CC">
        <w:rPr>
          <w:rFonts w:ascii="Times New Roman" w:eastAsia="Times New Roman" w:hAnsi="Times New Roman" w:cs="Times New Roman"/>
        </w:rPr>
        <w:t xml:space="preserve"> </w:t>
      </w:r>
      <w:r w:rsidR="008233F0">
        <w:rPr>
          <w:rFonts w:ascii="Times New Roman" w:eastAsia="Times New Roman" w:hAnsi="Times New Roman" w:cs="Times New Roman"/>
        </w:rPr>
        <w:t>if</w:t>
      </w:r>
      <w:r w:rsidR="005330CC">
        <w:rPr>
          <w:rFonts w:ascii="Times New Roman" w:eastAsia="Times New Roman" w:hAnsi="Times New Roman" w:cs="Times New Roman"/>
        </w:rPr>
        <w:t xml:space="preserve"> arced motion occur</w:t>
      </w:r>
      <w:r w:rsidR="005D0203">
        <w:rPr>
          <w:rFonts w:ascii="Times New Roman" w:eastAsia="Times New Roman" w:hAnsi="Times New Roman" w:cs="Times New Roman"/>
        </w:rPr>
        <w:t>red</w:t>
      </w:r>
      <w:r w:rsidR="005330CC">
        <w:rPr>
          <w:rFonts w:ascii="Times New Roman" w:eastAsia="Times New Roman" w:hAnsi="Times New Roman" w:cs="Times New Roman"/>
        </w:rPr>
        <w:t xml:space="preserve"> over a barrier</w:t>
      </w:r>
      <w:r w:rsidR="008233F0">
        <w:rPr>
          <w:rFonts w:ascii="Times New Roman" w:eastAsia="Times New Roman" w:hAnsi="Times New Roman" w:cs="Times New Roman"/>
        </w:rPr>
        <w:t xml:space="preserve"> during an initial habituation phase</w:t>
      </w:r>
      <w:r w:rsidR="005D0203">
        <w:rPr>
          <w:rFonts w:ascii="Times New Roman" w:eastAsia="Times New Roman" w:hAnsi="Times New Roman" w:cs="Times New Roman"/>
        </w:rPr>
        <w:t>,</w:t>
      </w:r>
      <w:r w:rsidR="00D441B3">
        <w:rPr>
          <w:rFonts w:ascii="Times New Roman" w:eastAsia="Times New Roman" w:hAnsi="Times New Roman" w:cs="Times New Roman"/>
        </w:rPr>
        <w:t xml:space="preserve"> networks </w:t>
      </w:r>
      <w:ins w:id="2493" w:author="Benton, Deon" w:date="2026-02-13T12:02:00Z" w16du:dateUtc="2026-02-13T18:02:00Z">
        <w:r w:rsidR="005330CC">
          <w:rPr>
            <w:rFonts w:ascii="Times New Roman" w:hAnsi="Times New Roman" w:cs="Times New Roman"/>
          </w:rPr>
          <w:t>look</w:t>
        </w:r>
      </w:ins>
      <w:r w:rsidR="00D441B3">
        <w:rPr>
          <w:rFonts w:ascii="Times New Roman" w:hAnsi="Times New Roman" w:cs="Times New Roman"/>
        </w:rPr>
        <w:t>ed</w:t>
      </w:r>
      <w:ins w:id="2494" w:author="Benton, Deon" w:date="2026-02-13T12:02:00Z" w16du:dateUtc="2026-02-13T18:02:00Z">
        <w:r w:rsidR="005330CC">
          <w:rPr>
            <w:rFonts w:ascii="Times New Roman" w:hAnsi="Times New Roman" w:cs="Times New Roman"/>
          </w:rPr>
          <w:t xml:space="preserve"> longer</w:t>
        </w:r>
      </w:ins>
      <w:r w:rsidR="008233F0">
        <w:rPr>
          <w:rFonts w:ascii="Times New Roman" w:hAnsi="Times New Roman" w:cs="Times New Roman"/>
        </w:rPr>
        <w:t xml:space="preserve"> at a barrierless arced motion test event than a straight motion one</w:t>
      </w:r>
      <w:r w:rsidR="005D0203">
        <w:rPr>
          <w:rFonts w:ascii="Times New Roman" w:hAnsi="Times New Roman" w:cs="Times New Roman"/>
        </w:rPr>
        <w:t xml:space="preserve"> in both ALIAS and OM10</w:t>
      </w:r>
      <w:r w:rsidR="00C63083">
        <w:rPr>
          <w:rFonts w:ascii="Times New Roman" w:hAnsi="Times New Roman" w:cs="Times New Roman"/>
        </w:rPr>
        <w:t xml:space="preserve">, although the effect size was </w:t>
      </w:r>
      <w:ins w:id="2495" w:author="Benton, Deon" w:date="2026-03-30T13:53:00Z" w16du:dateUtc="2026-03-30T18:53:00Z">
        <w:r w:rsidR="00990CEF">
          <w:rPr>
            <w:rFonts w:ascii="Times New Roman" w:hAnsi="Times New Roman" w:cs="Times New Roman"/>
          </w:rPr>
          <w:t xml:space="preserve">larger </w:t>
        </w:r>
      </w:ins>
      <w:r w:rsidR="00C63083">
        <w:rPr>
          <w:rFonts w:ascii="Times New Roman" w:hAnsi="Times New Roman" w:cs="Times New Roman"/>
        </w:rPr>
        <w:t>for ALIAS than OM10. In contrast,</w:t>
      </w:r>
      <w:r w:rsidR="008233F0">
        <w:rPr>
          <w:rFonts w:ascii="Times New Roman" w:hAnsi="Times New Roman" w:cs="Times New Roman"/>
        </w:rPr>
        <w:t xml:space="preserve"> </w:t>
      </w:r>
      <w:r w:rsidR="005D0203">
        <w:rPr>
          <w:rFonts w:ascii="Times New Roman" w:hAnsi="Times New Roman" w:cs="Times New Roman"/>
        </w:rPr>
        <w:t>the same networks</w:t>
      </w:r>
      <w:r w:rsidR="008233F0">
        <w:rPr>
          <w:rFonts w:ascii="Times New Roman" w:hAnsi="Times New Roman" w:cs="Times New Roman"/>
        </w:rPr>
        <w:t xml:space="preserve"> looked about equally long at both test events if arced motion occurred besides a barrier during </w:t>
      </w:r>
      <w:r w:rsidR="005D0203">
        <w:rPr>
          <w:rFonts w:ascii="Times New Roman" w:hAnsi="Times New Roman" w:cs="Times New Roman"/>
        </w:rPr>
        <w:t>the initial habituation phase.</w:t>
      </w:r>
      <w:r w:rsidR="00275FC4">
        <w:rPr>
          <w:rFonts w:ascii="Times New Roman" w:hAnsi="Times New Roman" w:cs="Times New Roman"/>
        </w:rPr>
        <w:t xml:space="preserve"> The fact that OM10’s responses matched those of infants </w:t>
      </w:r>
      <w:r w:rsidR="0079501A">
        <w:rPr>
          <w:rFonts w:ascii="Times New Roman" w:hAnsi="Times New Roman" w:cs="Times New Roman"/>
        </w:rPr>
        <w:t xml:space="preserve">is unsurprising </w:t>
      </w:r>
      <w:r w:rsidR="00275FC4">
        <w:rPr>
          <w:rFonts w:ascii="Times New Roman" w:hAnsi="Times New Roman" w:cs="Times New Roman"/>
        </w:rPr>
        <w:t xml:space="preserve">given that, as noted above, </w:t>
      </w:r>
      <w:proofErr w:type="spellStart"/>
      <w:ins w:id="2496" w:author="Benton, Deon" w:date="2026-03-26T10:22:00Z" w16du:dateUtc="2026-03-26T15:22:00Z">
        <w:r w:rsidR="00275FC4">
          <w:rPr>
            <w:rFonts w:ascii="Times New Roman" w:hAnsi="Times New Roman" w:cs="Times New Roman"/>
          </w:rPr>
          <w:t>Overwalle</w:t>
        </w:r>
        <w:proofErr w:type="spellEnd"/>
        <w:r w:rsidR="00275FC4">
          <w:rPr>
            <w:rFonts w:ascii="Times New Roman" w:hAnsi="Times New Roman" w:cs="Times New Roman"/>
          </w:rPr>
          <w:t xml:space="preserve"> (2010)</w:t>
        </w:r>
      </w:ins>
      <w:ins w:id="2497" w:author="Benton, Deon" w:date="2026-03-26T10:18:00Z" w16du:dateUtc="2026-03-26T15:18:00Z">
        <w:r w:rsidR="00275FC4">
          <w:rPr>
            <w:rFonts w:ascii="Times New Roman" w:hAnsi="Times New Roman" w:cs="Times New Roman"/>
          </w:rPr>
          <w:t xml:space="preserve"> designed</w:t>
        </w:r>
      </w:ins>
      <w:ins w:id="2498" w:author="Benton, Deon" w:date="2026-03-26T10:22:00Z" w16du:dateUtc="2026-03-26T15:22:00Z">
        <w:r w:rsidR="00275FC4">
          <w:rPr>
            <w:rFonts w:ascii="Times New Roman" w:hAnsi="Times New Roman" w:cs="Times New Roman"/>
          </w:rPr>
          <w:t xml:space="preserve"> </w:t>
        </w:r>
      </w:ins>
      <w:ins w:id="2499" w:author="Benton, Deon" w:date="2026-03-30T13:53:00Z" w16du:dateUtc="2026-03-30T18:53:00Z">
        <w:r w:rsidR="00990CEF">
          <w:rPr>
            <w:rFonts w:ascii="Times New Roman" w:hAnsi="Times New Roman" w:cs="Times New Roman"/>
          </w:rPr>
          <w:t>this model</w:t>
        </w:r>
      </w:ins>
      <w:ins w:id="2500" w:author="Benton, Deon" w:date="2026-03-26T10:18:00Z" w16du:dateUtc="2026-03-26T15:18:00Z">
        <w:r w:rsidR="00275FC4">
          <w:rPr>
            <w:rFonts w:ascii="Times New Roman" w:hAnsi="Times New Roman" w:cs="Times New Roman"/>
          </w:rPr>
          <w:t xml:space="preserve"> to </w:t>
        </w:r>
      </w:ins>
      <w:ins w:id="2501" w:author="Benton, Deon" w:date="2026-03-26T10:16:00Z" w16du:dateUtc="2026-03-26T15:16:00Z">
        <w:r w:rsidR="00275FC4">
          <w:rPr>
            <w:rFonts w:ascii="Times New Roman" w:hAnsi="Times New Roman" w:cs="Times New Roman"/>
          </w:rPr>
          <w:t>capture infants’ looking behaviors in Gergely et al. (2010).</w:t>
        </w:r>
      </w:ins>
      <w:r w:rsidR="00275FC4">
        <w:rPr>
          <w:rFonts w:ascii="Times New Roman" w:hAnsi="Times New Roman" w:cs="Times New Roman"/>
        </w:rPr>
        <w:t xml:space="preserve"> However,</w:t>
      </w:r>
      <w:r w:rsidR="005330CC">
        <w:rPr>
          <w:rFonts w:ascii="Times New Roman" w:hAnsi="Times New Roman" w:cs="Times New Roman"/>
        </w:rPr>
        <w:t xml:space="preserve"> </w:t>
      </w:r>
      <w:r w:rsidR="00C63083">
        <w:rPr>
          <w:rFonts w:ascii="Times New Roman" w:hAnsi="Times New Roman" w:cs="Times New Roman"/>
        </w:rPr>
        <w:t xml:space="preserve">ALIAS success is notable </w:t>
      </w:r>
      <w:r w:rsidR="00321D85">
        <w:rPr>
          <w:rFonts w:ascii="Times New Roman" w:hAnsi="Times New Roman" w:cs="Times New Roman"/>
        </w:rPr>
        <w:t>for at least two reasons. First,</w:t>
      </w:r>
      <w:r w:rsidR="00D1592D">
        <w:rPr>
          <w:rFonts w:ascii="Times New Roman" w:hAnsi="Times New Roman" w:cs="Times New Roman"/>
        </w:rPr>
        <w:t xml:space="preserve"> it</w:t>
      </w:r>
      <w:r w:rsidR="003916EF">
        <w:rPr>
          <w:rFonts w:ascii="Times New Roman" w:hAnsi="Times New Roman" w:cs="Times New Roman"/>
        </w:rPr>
        <w:t xml:space="preserve"> suggests </w:t>
      </w:r>
      <w:r w:rsidR="00D1592D">
        <w:rPr>
          <w:rFonts w:ascii="Times New Roman" w:hAnsi="Times New Roman" w:cs="Times New Roman"/>
        </w:rPr>
        <w:t xml:space="preserve">that </w:t>
      </w:r>
      <w:r w:rsidR="003916EF">
        <w:rPr>
          <w:rFonts w:ascii="Times New Roman" w:hAnsi="Times New Roman" w:cs="Times New Roman"/>
        </w:rPr>
        <w:t xml:space="preserve">connectionist models </w:t>
      </w:r>
      <w:ins w:id="2502" w:author="Benton, Deon" w:date="2026-03-30T13:54:00Z" w16du:dateUtc="2026-03-30T18:54:00Z">
        <w:r w:rsidR="00990CEF">
          <w:rPr>
            <w:rFonts w:ascii="Times New Roman" w:hAnsi="Times New Roman" w:cs="Times New Roman"/>
          </w:rPr>
          <w:t xml:space="preserve">broadly </w:t>
        </w:r>
      </w:ins>
      <w:r w:rsidR="003916EF">
        <w:rPr>
          <w:rFonts w:ascii="Times New Roman" w:hAnsi="Times New Roman" w:cs="Times New Roman"/>
        </w:rPr>
        <w:t>are well-suited to explaining infants’ looking behaviors in action understanding studies</w:t>
      </w:r>
      <w:r w:rsidR="00D1592D">
        <w:rPr>
          <w:rFonts w:ascii="Times New Roman" w:hAnsi="Times New Roman" w:cs="Times New Roman"/>
        </w:rPr>
        <w:t>. Second, it</w:t>
      </w:r>
      <w:r w:rsidR="003A5184">
        <w:rPr>
          <w:rFonts w:ascii="Times New Roman" w:hAnsi="Times New Roman" w:cs="Times New Roman"/>
        </w:rPr>
        <w:t xml:space="preserve"> </w:t>
      </w:r>
      <w:ins w:id="2503" w:author="Benton, Deon" w:date="2026-03-03T15:48:00Z" w16du:dateUtc="2026-03-03T21:48:00Z">
        <w:r w:rsidR="003A5184">
          <w:rPr>
            <w:rFonts w:ascii="Times New Roman" w:eastAsia="Times New Roman" w:hAnsi="Times New Roman" w:cs="Times New Roman"/>
          </w:rPr>
          <w:t>call</w:t>
        </w:r>
      </w:ins>
      <w:r w:rsidR="003A5184">
        <w:rPr>
          <w:rFonts w:ascii="Times New Roman" w:eastAsia="Times New Roman" w:hAnsi="Times New Roman" w:cs="Times New Roman"/>
        </w:rPr>
        <w:t>s</w:t>
      </w:r>
      <w:ins w:id="2504" w:author="Benton, Deon" w:date="2026-03-03T15:48:00Z" w16du:dateUtc="2026-03-03T21:48:00Z">
        <w:r w:rsidR="003A5184">
          <w:rPr>
            <w:rFonts w:ascii="Times New Roman" w:eastAsia="Times New Roman" w:hAnsi="Times New Roman" w:cs="Times New Roman"/>
          </w:rPr>
          <w:t xml:space="preserve"> into question the necessity of </w:t>
        </w:r>
      </w:ins>
      <w:ins w:id="2505" w:author="Benton, Deon" w:date="2026-03-03T15:47:00Z" w16du:dateUtc="2026-03-03T21:47:00Z">
        <w:r w:rsidR="003A5184">
          <w:rPr>
            <w:rFonts w:ascii="Times New Roman" w:eastAsia="Times New Roman" w:hAnsi="Times New Roman" w:cs="Times New Roman"/>
          </w:rPr>
          <w:t>domain-specific mechanisms</w:t>
        </w:r>
      </w:ins>
      <w:ins w:id="2506" w:author="Benton, Deon" w:date="2026-03-03T15:56:00Z" w16du:dateUtc="2026-03-03T21:56:00Z">
        <w:r w:rsidR="003A5184">
          <w:rPr>
            <w:rFonts w:ascii="Times New Roman" w:eastAsia="Times New Roman" w:hAnsi="Times New Roman" w:cs="Times New Roman"/>
          </w:rPr>
          <w:t>—</w:t>
        </w:r>
      </w:ins>
      <w:ins w:id="2507" w:author="Benton, Deon" w:date="2026-03-03T15:49:00Z" w16du:dateUtc="2026-03-03T21:49:00Z">
        <w:r w:rsidR="003A5184">
          <w:rPr>
            <w:rFonts w:ascii="Times New Roman" w:eastAsia="Times New Roman" w:hAnsi="Times New Roman" w:cs="Times New Roman"/>
          </w:rPr>
          <w:t>such as a teleological stance</w:t>
        </w:r>
      </w:ins>
      <w:ins w:id="2508" w:author="Benton, Deon" w:date="2026-03-03T15:47:00Z" w16du:dateUtc="2026-03-03T21:47:00Z">
        <w:r w:rsidR="003A5184">
          <w:rPr>
            <w:rFonts w:ascii="Times New Roman" w:eastAsia="Times New Roman" w:hAnsi="Times New Roman" w:cs="Times New Roman"/>
          </w:rPr>
          <w:t xml:space="preserve"> or rich notions o</w:t>
        </w:r>
      </w:ins>
      <w:ins w:id="2509" w:author="Benton, Deon" w:date="2026-03-03T15:48:00Z" w16du:dateUtc="2026-03-03T21:48:00Z">
        <w:r w:rsidR="003A5184">
          <w:rPr>
            <w:rFonts w:ascii="Times New Roman" w:eastAsia="Times New Roman" w:hAnsi="Times New Roman" w:cs="Times New Roman"/>
          </w:rPr>
          <w:t xml:space="preserve">f </w:t>
        </w:r>
      </w:ins>
      <w:ins w:id="2510" w:author="Benton, Deon" w:date="2026-03-03T15:49:00Z" w16du:dateUtc="2026-03-03T21:49:00Z">
        <w:r w:rsidR="003A5184">
          <w:rPr>
            <w:rFonts w:ascii="Times New Roman" w:eastAsia="Times New Roman" w:hAnsi="Times New Roman" w:cs="Times New Roman"/>
          </w:rPr>
          <w:t xml:space="preserve">action, </w:t>
        </w:r>
      </w:ins>
      <w:ins w:id="2511" w:author="Benton, Deon" w:date="2026-03-03T15:48:00Z" w16du:dateUtc="2026-03-03T21:48:00Z">
        <w:r w:rsidR="003A5184">
          <w:rPr>
            <w:rFonts w:ascii="Times New Roman" w:eastAsia="Times New Roman" w:hAnsi="Times New Roman" w:cs="Times New Roman"/>
          </w:rPr>
          <w:t>agency</w:t>
        </w:r>
      </w:ins>
      <w:ins w:id="2512" w:author="Benton, Deon" w:date="2026-03-03T15:49:00Z" w16du:dateUtc="2026-03-03T21:49:00Z">
        <w:r w:rsidR="003A5184">
          <w:rPr>
            <w:rFonts w:ascii="Times New Roman" w:eastAsia="Times New Roman" w:hAnsi="Times New Roman" w:cs="Times New Roman"/>
          </w:rPr>
          <w:t>,</w:t>
        </w:r>
      </w:ins>
      <w:ins w:id="2513" w:author="Benton, Deon" w:date="2026-03-03T15:48:00Z" w16du:dateUtc="2026-03-03T21:48:00Z">
        <w:r w:rsidR="003A5184">
          <w:rPr>
            <w:rFonts w:ascii="Times New Roman" w:eastAsia="Times New Roman" w:hAnsi="Times New Roman" w:cs="Times New Roman"/>
          </w:rPr>
          <w:t xml:space="preserve"> or efficiency</w:t>
        </w:r>
      </w:ins>
      <w:ins w:id="2514" w:author="Benton, Deon" w:date="2026-03-03T15:56:00Z" w16du:dateUtc="2026-03-03T21:56:00Z">
        <w:r w:rsidR="003A5184">
          <w:rPr>
            <w:rFonts w:ascii="Times New Roman" w:eastAsia="Times New Roman" w:hAnsi="Times New Roman" w:cs="Times New Roman"/>
          </w:rPr>
          <w:t>—</w:t>
        </w:r>
      </w:ins>
      <w:ins w:id="2515" w:author="Benton, Deon" w:date="2026-03-03T15:49:00Z" w16du:dateUtc="2026-03-03T21:49:00Z">
        <w:r w:rsidR="003A5184">
          <w:rPr>
            <w:rFonts w:ascii="Times New Roman" w:eastAsia="Times New Roman" w:hAnsi="Times New Roman" w:cs="Times New Roman"/>
          </w:rPr>
          <w:t>to explain</w:t>
        </w:r>
      </w:ins>
      <w:ins w:id="2516" w:author="Benton, Deon" w:date="2026-03-03T15:48:00Z" w16du:dateUtc="2026-03-03T21:48:00Z">
        <w:r w:rsidR="003A5184">
          <w:rPr>
            <w:rFonts w:ascii="Times New Roman" w:eastAsia="Times New Roman" w:hAnsi="Times New Roman" w:cs="Times New Roman"/>
          </w:rPr>
          <w:t xml:space="preserve"> infants’ performance in studies that</w:t>
        </w:r>
      </w:ins>
      <w:ins w:id="2517" w:author="Benton, Deon" w:date="2026-03-03T15:49:00Z" w16du:dateUtc="2026-03-03T21:49:00Z">
        <w:r w:rsidR="003A5184">
          <w:rPr>
            <w:rFonts w:ascii="Times New Roman" w:eastAsia="Times New Roman" w:hAnsi="Times New Roman" w:cs="Times New Roman"/>
          </w:rPr>
          <w:t xml:space="preserve"> purport to</w:t>
        </w:r>
      </w:ins>
      <w:ins w:id="2518" w:author="Benton, Deon" w:date="2026-03-03T15:48:00Z" w16du:dateUtc="2026-03-03T21:48:00Z">
        <w:r w:rsidR="003A5184">
          <w:rPr>
            <w:rFonts w:ascii="Times New Roman" w:eastAsia="Times New Roman" w:hAnsi="Times New Roman" w:cs="Times New Roman"/>
          </w:rPr>
          <w:t xml:space="preserve"> evaluate their putative action understanding</w:t>
        </w:r>
      </w:ins>
      <w:ins w:id="2519" w:author="Benton, Deon" w:date="2026-03-30T13:55:00Z" w16du:dateUtc="2026-03-30T18:55:00Z">
        <w:r w:rsidR="00C2376E">
          <w:rPr>
            <w:rFonts w:ascii="Times New Roman" w:eastAsia="Times New Roman" w:hAnsi="Times New Roman" w:cs="Times New Roman"/>
          </w:rPr>
          <w:t xml:space="preserve">. ALIAS’s success also challenges </w:t>
        </w:r>
      </w:ins>
      <w:ins w:id="2520" w:author="Benton, Deon" w:date="2026-03-30T13:57:00Z" w16du:dateUtc="2026-03-30T18:57:00Z">
        <w:r w:rsidR="00033634">
          <w:rPr>
            <w:rFonts w:ascii="Times New Roman" w:eastAsia="Times New Roman" w:hAnsi="Times New Roman" w:cs="Times New Roman"/>
          </w:rPr>
          <w:t xml:space="preserve">one of OM10’s built-in assumptions: By </w:t>
        </w:r>
      </w:ins>
      <w:ins w:id="2521" w:author="Benton, Deon" w:date="2026-03-30T14:01:00Z" w16du:dateUtc="2026-03-30T19:01:00Z">
        <w:r w:rsidR="00720A1B">
          <w:rPr>
            <w:rFonts w:ascii="Times New Roman" w:eastAsia="Times New Roman" w:hAnsi="Times New Roman" w:cs="Times New Roman"/>
          </w:rPr>
          <w:t xml:space="preserve">assigning </w:t>
        </w:r>
      </w:ins>
      <w:ins w:id="2522" w:author="Benton, Deon" w:date="2026-03-30T14:02:00Z" w16du:dateUtc="2026-03-30T19:02:00Z">
        <w:r w:rsidR="00720A1B">
          <w:rPr>
            <w:rFonts w:ascii="Times New Roman" w:eastAsia="Times New Roman" w:hAnsi="Times New Roman" w:cs="Times New Roman"/>
          </w:rPr>
          <w:t xml:space="preserve">separate units in the model for </w:t>
        </w:r>
      </w:ins>
      <w:ins w:id="2523" w:author="Benton, Deon" w:date="2026-03-30T14:01:00Z" w16du:dateUtc="2026-03-30T19:01:00Z">
        <w:r w:rsidR="00720A1B">
          <w:rPr>
            <w:rFonts w:ascii="Times New Roman" w:eastAsia="Times New Roman" w:hAnsi="Times New Roman" w:cs="Times New Roman"/>
          </w:rPr>
          <w:t>agents and goals, OM10</w:t>
        </w:r>
      </w:ins>
      <w:ins w:id="2524" w:author="Benton, Deon" w:date="2026-03-30T14:03:00Z" w16du:dateUtc="2026-03-30T19:03:00Z">
        <w:r w:rsidR="00720A1B">
          <w:rPr>
            <w:rFonts w:ascii="Times New Roman" w:eastAsia="Times New Roman" w:hAnsi="Times New Roman" w:cs="Times New Roman"/>
          </w:rPr>
          <w:t xml:space="preserve"> </w:t>
        </w:r>
      </w:ins>
      <w:ins w:id="2525" w:author="Benton, Deon" w:date="2026-03-30T13:58:00Z" w16du:dateUtc="2026-03-30T18:58:00Z">
        <w:r w:rsidR="00033634">
          <w:rPr>
            <w:rFonts w:ascii="Times New Roman" w:eastAsia="Times New Roman" w:hAnsi="Times New Roman" w:cs="Times New Roman"/>
          </w:rPr>
          <w:t>presupposes</w:t>
        </w:r>
      </w:ins>
      <w:ins w:id="2526" w:author="Benton, Deon" w:date="2026-03-30T14:00:00Z" w16du:dateUtc="2026-03-30T19:00:00Z">
        <w:r w:rsidR="007439EB">
          <w:rPr>
            <w:rFonts w:ascii="Times New Roman" w:eastAsia="Times New Roman" w:hAnsi="Times New Roman" w:cs="Times New Roman"/>
          </w:rPr>
          <w:t xml:space="preserve"> preexisting notions of these concepts. </w:t>
        </w:r>
      </w:ins>
      <w:ins w:id="2527" w:author="Benton, Deon" w:date="2026-03-30T13:59:00Z" w16du:dateUtc="2026-03-30T18:59:00Z">
        <w:r w:rsidR="007439EB">
          <w:rPr>
            <w:rFonts w:ascii="Times New Roman" w:eastAsia="Times New Roman" w:hAnsi="Times New Roman" w:cs="Times New Roman"/>
          </w:rPr>
          <w:t xml:space="preserve">The present account—and the model that implements it—makes no such assumptions. </w:t>
        </w:r>
      </w:ins>
      <w:ins w:id="2528" w:author="Benton, Deon" w:date="2026-03-30T14:03:00Z" w16du:dateUtc="2026-03-30T19:03:00Z">
        <w:r w:rsidR="002B0BEB">
          <w:rPr>
            <w:rFonts w:ascii="Times New Roman" w:eastAsia="Times New Roman" w:hAnsi="Times New Roman" w:cs="Times New Roman"/>
          </w:rPr>
          <w:t>Instead</w:t>
        </w:r>
      </w:ins>
      <w:ins w:id="2529" w:author="Benton, Deon" w:date="2026-03-30T13:59:00Z" w16du:dateUtc="2026-03-30T18:59:00Z">
        <w:r w:rsidR="007439EB">
          <w:rPr>
            <w:rFonts w:ascii="Times New Roman" w:eastAsia="Times New Roman" w:hAnsi="Times New Roman" w:cs="Times New Roman"/>
          </w:rPr>
          <w:t xml:space="preserve">, </w:t>
        </w:r>
      </w:ins>
      <w:r w:rsidR="003A5184">
        <w:rPr>
          <w:rFonts w:ascii="Times New Roman" w:eastAsia="Times New Roman" w:hAnsi="Times New Roman" w:cs="Times New Roman"/>
        </w:rPr>
        <w:t xml:space="preserve">ALIAS’s success suggests that </w:t>
      </w:r>
      <w:r w:rsidR="00321D85">
        <w:rPr>
          <w:rFonts w:ascii="Times New Roman" w:eastAsia="Times New Roman" w:hAnsi="Times New Roman" w:cs="Times New Roman"/>
        </w:rPr>
        <w:t xml:space="preserve">an associative learning mechanism </w:t>
      </w:r>
      <w:r w:rsidR="00321D85">
        <w:rPr>
          <w:rFonts w:ascii="Times New Roman" w:eastAsia="Times New Roman" w:hAnsi="Times New Roman" w:cs="Times New Roman"/>
        </w:rPr>
        <w:lastRenderedPageBreak/>
        <w:t xml:space="preserve">that operates over differentially salient, low-level, conceptually neutral features is sufficient to explain infants’ looking. </w:t>
      </w:r>
    </w:p>
    <w:p w14:paraId="6E5CB6A2" w14:textId="30770A76"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530" w:author="Benton, Deon" w:date="2026-03-30T14:03:00Z" w16du:dateUtc="2026-03-30T19:03:00Z">
        <w:r w:rsidR="002B0BEB">
          <w:rPr>
            <w:rFonts w:ascii="Times New Roman" w:hAnsi="Times New Roman" w:cs="Times New Roman"/>
          </w:rPr>
          <w:tab/>
          <w:t xml:space="preserve">Despite </w:t>
        </w:r>
      </w:ins>
      <w:ins w:id="2531" w:author="Benton, Deon" w:date="2026-03-30T16:36:00Z" w16du:dateUtc="2026-03-30T21:36:00Z">
        <w:r w:rsidR="007F7612">
          <w:rPr>
            <w:rFonts w:ascii="Times New Roman" w:hAnsi="Times New Roman" w:cs="Times New Roman"/>
          </w:rPr>
          <w:t>ALIAS’s success</w:t>
        </w:r>
      </w:ins>
      <w:ins w:id="2532" w:author="Benton, Deon" w:date="2026-03-30T14:04:00Z" w16du:dateUtc="2026-03-30T19:04:00Z">
        <w:r w:rsidR="002B0BEB">
          <w:rPr>
            <w:rFonts w:ascii="Times New Roman" w:hAnsi="Times New Roman" w:cs="Times New Roman"/>
          </w:rPr>
          <w:t xml:space="preserve"> i</w:t>
        </w:r>
      </w:ins>
      <w:ins w:id="2533" w:author="Benton, Deon" w:date="2026-03-30T16:27:00Z" w16du:dateUtc="2026-03-30T21:27:00Z">
        <w:r w:rsidR="004C38F1">
          <w:rPr>
            <w:rFonts w:ascii="Times New Roman" w:hAnsi="Times New Roman" w:cs="Times New Roman"/>
          </w:rPr>
          <w:t>n</w:t>
        </w:r>
      </w:ins>
      <w:ins w:id="2534" w:author="Benton, Deon" w:date="2026-03-30T14:04:00Z" w16du:dateUtc="2026-03-30T19:04:00Z">
        <w:r w:rsidR="002B0BEB">
          <w:rPr>
            <w:rFonts w:ascii="Times New Roman" w:hAnsi="Times New Roman" w:cs="Times New Roman"/>
          </w:rPr>
          <w:t xml:space="preserve"> capturing infants’ looking patterns in</w:t>
        </w:r>
      </w:ins>
      <w:ins w:id="2535"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536" w:author="Benton, Deon" w:date="2026-03-30T16:36:00Z" w16du:dateUtc="2026-03-30T21:36:00Z">
        <w:r w:rsidR="007F7612">
          <w:rPr>
            <w:rFonts w:ascii="Times New Roman" w:eastAsia="Times New Roman" w:hAnsi="Times New Roman" w:cs="Times New Roman"/>
          </w:rPr>
          <w:t xml:space="preserve">a number of issues remain. One issue </w:t>
        </w:r>
      </w:ins>
      <w:ins w:id="2537" w:author="Benton, Deon" w:date="2026-03-30T14:05:00Z" w16du:dateUtc="2026-03-30T19:05:00Z">
        <w:r w:rsidR="00BF6767">
          <w:rPr>
            <w:rFonts w:ascii="Times New Roman" w:eastAsia="Times New Roman" w:hAnsi="Times New Roman" w:cs="Times New Roman"/>
          </w:rPr>
          <w:t>relates to the</w:t>
        </w:r>
      </w:ins>
      <w:ins w:id="2538" w:author="Benton, Deon" w:date="2026-03-03T15:53:00Z" w16du:dateUtc="2026-03-03T21:53:00Z">
        <w:r w:rsidR="0086194C">
          <w:rPr>
            <w:rFonts w:ascii="Times New Roman" w:eastAsia="Times New Roman" w:hAnsi="Times New Roman" w:cs="Times New Roman"/>
          </w:rPr>
          <w:t xml:space="preserve"> fact that</w:t>
        </w:r>
      </w:ins>
      <w:ins w:id="2539" w:author="Benton, Deon" w:date="2026-03-09T18:55:00Z" w16du:dateUtc="2026-03-09T23:55:00Z">
        <w:r w:rsidR="00CC3593">
          <w:rPr>
            <w:rFonts w:ascii="Times New Roman" w:eastAsia="Times New Roman" w:hAnsi="Times New Roman" w:cs="Times New Roman"/>
          </w:rPr>
          <w:t xml:space="preserve"> the network’s “real-world</w:t>
        </w:r>
      </w:ins>
      <w:ins w:id="2540" w:author="Benton, Deon" w:date="2026-03-09T18:56:00Z" w16du:dateUtc="2026-03-09T23:56:00Z">
        <w:r w:rsidR="00CC3593">
          <w:rPr>
            <w:rFonts w:ascii="Times New Roman" w:eastAsia="Times New Roman" w:hAnsi="Times New Roman" w:cs="Times New Roman"/>
          </w:rPr>
          <w:t>”</w:t>
        </w:r>
      </w:ins>
      <w:ins w:id="2541" w:author="Benton, Deon" w:date="2026-03-09T18:55:00Z" w16du:dateUtc="2026-03-09T23:55:00Z">
        <w:r w:rsidR="00CC3593">
          <w:rPr>
            <w:rFonts w:ascii="Times New Roman" w:eastAsia="Times New Roman" w:hAnsi="Times New Roman" w:cs="Times New Roman"/>
          </w:rPr>
          <w:t xml:space="preserve"> experience was considerably purer than that of infants</w:t>
        </w:r>
      </w:ins>
      <w:ins w:id="2542" w:author="Benton, Deon" w:date="2026-03-30T14:06:00Z" w16du:dateUtc="2026-03-30T19:06:00Z">
        <w:r w:rsidR="00BF6767">
          <w:rPr>
            <w:rFonts w:ascii="Times New Roman" w:eastAsia="Times New Roman" w:hAnsi="Times New Roman" w:cs="Times New Roman"/>
          </w:rPr>
          <w:t>; that is, in the current model,</w:t>
        </w:r>
      </w:ins>
      <w:ins w:id="2543" w:author="Benton, Deon" w:date="2026-03-09T18:55:00Z" w16du:dateUtc="2026-03-09T23:55:00Z">
        <w:r w:rsidR="00CC3593">
          <w:rPr>
            <w:rFonts w:ascii="Times New Roman" w:eastAsia="Times New Roman" w:hAnsi="Times New Roman" w:cs="Times New Roman"/>
          </w:rPr>
          <w:t xml:space="preserve"> </w:t>
        </w:r>
      </w:ins>
      <w:ins w:id="2544" w:author="Benton, Deon" w:date="2026-03-09T19:08:00Z" w16du:dateUtc="2026-03-10T00:08:00Z">
        <w:r w:rsidR="00585C9B">
          <w:rPr>
            <w:rFonts w:ascii="Times New Roman" w:eastAsia="Times New Roman" w:hAnsi="Times New Roman" w:cs="Times New Roman"/>
          </w:rPr>
          <w:t xml:space="preserve">arced motion </w:t>
        </w:r>
      </w:ins>
      <w:ins w:id="2545" w:author="Benton, Deon" w:date="2026-03-30T14:06:00Z" w16du:dateUtc="2026-03-30T19:06:00Z">
        <w:r w:rsidR="00BF6767">
          <w:rPr>
            <w:rFonts w:ascii="Times New Roman" w:eastAsia="Times New Roman" w:hAnsi="Times New Roman" w:cs="Times New Roman"/>
          </w:rPr>
          <w:t>never occurred in the absence of obsta</w:t>
        </w:r>
      </w:ins>
      <w:ins w:id="2546" w:author="Benton, Deon" w:date="2026-03-30T14:07:00Z" w16du:dateUtc="2026-03-30T19:07:00Z">
        <w:r w:rsidR="00BF6767">
          <w:rPr>
            <w:rFonts w:ascii="Times New Roman" w:eastAsia="Times New Roman" w:hAnsi="Times New Roman" w:cs="Times New Roman"/>
          </w:rPr>
          <w:t>cles</w:t>
        </w:r>
      </w:ins>
      <w:ins w:id="2547" w:author="Benton, Deon" w:date="2026-03-03T15:52:00Z" w16du:dateUtc="2026-03-03T21:52:00Z">
        <w:r w:rsidR="0086194C">
          <w:rPr>
            <w:rFonts w:ascii="Times New Roman" w:eastAsia="Times New Roman" w:hAnsi="Times New Roman" w:cs="Times New Roman"/>
          </w:rPr>
          <w:t xml:space="preserve"> </w:t>
        </w:r>
      </w:ins>
      <w:ins w:id="2548" w:author="Benton, Deon" w:date="2026-03-03T15:53:00Z" w16du:dateUtc="2026-03-03T21:53:00Z">
        <w:r w:rsidR="0086194C">
          <w:rPr>
            <w:rFonts w:ascii="Times New Roman" w:eastAsia="Times New Roman" w:hAnsi="Times New Roman" w:cs="Times New Roman"/>
          </w:rPr>
          <w:t>during</w:t>
        </w:r>
      </w:ins>
      <w:ins w:id="2549" w:author="Benton, Deon" w:date="2026-03-03T15:50:00Z" w16du:dateUtc="2026-03-03T21:50:00Z">
        <w:r w:rsidR="009E5DAF">
          <w:rPr>
            <w:rFonts w:ascii="Times New Roman" w:eastAsia="Times New Roman" w:hAnsi="Times New Roman" w:cs="Times New Roman"/>
          </w:rPr>
          <w:t xml:space="preserve"> pretraining</w:t>
        </w:r>
      </w:ins>
      <w:ins w:id="2550" w:author="Benton, Deon" w:date="2026-03-09T18:55:00Z" w16du:dateUtc="2026-03-09T23:55:00Z">
        <w:r w:rsidR="00CC3593">
          <w:rPr>
            <w:rFonts w:ascii="Times New Roman" w:eastAsia="Times New Roman" w:hAnsi="Times New Roman" w:cs="Times New Roman"/>
          </w:rPr>
          <w:t>.</w:t>
        </w:r>
      </w:ins>
      <w:ins w:id="2551" w:author="Benton, Deon" w:date="2026-03-09T18:56:00Z" w16du:dateUtc="2026-03-09T23:56:00Z">
        <w:r w:rsidR="00C2212E">
          <w:rPr>
            <w:rFonts w:ascii="Times New Roman" w:eastAsia="Times New Roman" w:hAnsi="Times New Roman" w:cs="Times New Roman"/>
          </w:rPr>
          <w:t xml:space="preserve"> </w:t>
        </w:r>
      </w:ins>
      <w:ins w:id="2552" w:author="Benton, Deon" w:date="2026-03-09T18:57:00Z" w16du:dateUtc="2026-03-09T23:57:00Z">
        <w:r w:rsidR="00C2212E">
          <w:rPr>
            <w:rFonts w:ascii="Times New Roman" w:eastAsia="Times New Roman" w:hAnsi="Times New Roman" w:cs="Times New Roman"/>
          </w:rPr>
          <w:t xml:space="preserve">The trouble here is that </w:t>
        </w:r>
      </w:ins>
      <w:ins w:id="2553" w:author="Benton, Deon" w:date="2026-03-30T14:07:00Z" w16du:dateUtc="2026-03-30T19:07:00Z">
        <w:r w:rsidR="001C40F2">
          <w:rPr>
            <w:rFonts w:ascii="Times New Roman" w:eastAsia="Times New Roman" w:hAnsi="Times New Roman" w:cs="Times New Roman"/>
          </w:rPr>
          <w:t xml:space="preserve">although arced motion in the presence of obstacles is the rule, </w:t>
        </w:r>
      </w:ins>
      <w:ins w:id="2554" w:author="Benton, Deon" w:date="2026-03-09T18:57:00Z" w16du:dateUtc="2026-03-09T23:57:00Z">
        <w:r w:rsidR="00C2212E">
          <w:rPr>
            <w:rFonts w:ascii="Times New Roman" w:eastAsia="Times New Roman" w:hAnsi="Times New Roman" w:cs="Times New Roman"/>
          </w:rPr>
          <w:t>infants</w:t>
        </w:r>
      </w:ins>
      <w:ins w:id="2555" w:author="Benton, Deon" w:date="2026-03-30T14:08:00Z" w16du:dateUtc="2026-03-30T19:08:00Z">
        <w:r w:rsidR="001C40F2">
          <w:rPr>
            <w:rFonts w:ascii="Times New Roman" w:eastAsia="Times New Roman" w:hAnsi="Times New Roman" w:cs="Times New Roman"/>
          </w:rPr>
          <w:t xml:space="preserve">’ action processing experience likely also includes </w:t>
        </w:r>
      </w:ins>
      <w:ins w:id="2556" w:author="Benton, Deon" w:date="2026-03-09T18:56:00Z" w16du:dateUtc="2026-03-09T23:56:00Z">
        <w:r w:rsidR="00C2212E">
          <w:rPr>
            <w:rFonts w:ascii="Times New Roman" w:eastAsia="Times New Roman" w:hAnsi="Times New Roman" w:cs="Times New Roman"/>
          </w:rPr>
          <w:t xml:space="preserve">likely </w:t>
        </w:r>
      </w:ins>
      <w:ins w:id="2557" w:author="Benton, Deon" w:date="2026-03-30T14:08:00Z" w16du:dateUtc="2026-03-30T19:08:00Z">
        <w:r w:rsidR="001C40F2">
          <w:rPr>
            <w:rFonts w:ascii="Times New Roman" w:eastAsia="Times New Roman" w:hAnsi="Times New Roman" w:cs="Times New Roman"/>
          </w:rPr>
          <w:t>includes some amount of</w:t>
        </w:r>
      </w:ins>
      <w:ins w:id="2558" w:author="Benton, Deon" w:date="2026-03-09T18:57:00Z" w16du:dateUtc="2026-03-09T23:57:00Z">
        <w:r w:rsidR="00C2212E">
          <w:rPr>
            <w:rFonts w:ascii="Times New Roman" w:eastAsia="Times New Roman" w:hAnsi="Times New Roman" w:cs="Times New Roman"/>
          </w:rPr>
          <w:t xml:space="preserve"> a</w:t>
        </w:r>
      </w:ins>
      <w:ins w:id="2559" w:author="Benton, Deon" w:date="2026-03-09T18:56:00Z" w16du:dateUtc="2026-03-09T23:56:00Z">
        <w:r w:rsidR="00C2212E">
          <w:rPr>
            <w:rFonts w:ascii="Times New Roman" w:eastAsia="Times New Roman" w:hAnsi="Times New Roman" w:cs="Times New Roman"/>
          </w:rPr>
          <w:t>rced motion in the absence of physical o</w:t>
        </w:r>
      </w:ins>
      <w:ins w:id="2560" w:author="Benton, Deon" w:date="2026-03-09T18:57:00Z" w16du:dateUtc="2026-03-09T23:57:00Z">
        <w:r w:rsidR="00C2212E">
          <w:rPr>
            <w:rFonts w:ascii="Times New Roman" w:eastAsia="Times New Roman" w:hAnsi="Times New Roman" w:cs="Times New Roman"/>
          </w:rPr>
          <w:t xml:space="preserve">bstacles (e.g., when </w:t>
        </w:r>
      </w:ins>
      <w:ins w:id="2561" w:author="Benton, Deon" w:date="2026-03-30T14:08:00Z" w16du:dateUtc="2026-03-30T19:08:00Z">
        <w:r w:rsidR="001C40F2">
          <w:rPr>
            <w:rFonts w:ascii="Times New Roman" w:eastAsia="Times New Roman" w:hAnsi="Times New Roman" w:cs="Times New Roman"/>
          </w:rPr>
          <w:t>an older</w:t>
        </w:r>
      </w:ins>
      <w:ins w:id="2562" w:author="Benton, Deon" w:date="2026-03-09T18:57:00Z" w16du:dateUtc="2026-03-09T23:57:00Z">
        <w:r w:rsidR="00C2212E">
          <w:rPr>
            <w:rFonts w:ascii="Times New Roman" w:eastAsia="Times New Roman" w:hAnsi="Times New Roman" w:cs="Times New Roman"/>
          </w:rPr>
          <w:t xml:space="preserve"> sibling joyfully skips around the yard</w:t>
        </w:r>
      </w:ins>
      <w:ins w:id="2563"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564" w:author="Benton, Deon" w:date="2026-03-09T18:57:00Z" w16du:dateUtc="2026-03-09T23:57:00Z">
        <w:r w:rsidR="00C2212E">
          <w:rPr>
            <w:rFonts w:ascii="Times New Roman" w:eastAsia="Times New Roman" w:hAnsi="Times New Roman" w:cs="Times New Roman"/>
          </w:rPr>
          <w:t>). Thus,</w:t>
        </w:r>
      </w:ins>
      <w:ins w:id="2565" w:author="Benton, Deon" w:date="2026-03-30T16:27:00Z" w16du:dateUtc="2026-03-30T21:27:00Z">
        <w:r w:rsidR="004C38F1">
          <w:rPr>
            <w:rFonts w:ascii="Times New Roman" w:eastAsia="Times New Roman" w:hAnsi="Times New Roman" w:cs="Times New Roman"/>
          </w:rPr>
          <w:t xml:space="preserve"> before</w:t>
        </w:r>
      </w:ins>
      <w:ins w:id="2566"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 </w:t>
        </w:r>
      </w:ins>
      <w:ins w:id="2567" w:author="Benton, Deon" w:date="2026-03-30T16:34:00Z" w16du:dateUtc="2026-03-30T21:34:00Z">
        <w:r w:rsidR="007B44B6">
          <w:rPr>
            <w:rFonts w:ascii="Times New Roman" w:eastAsia="Times New Roman" w:hAnsi="Times New Roman" w:cs="Times New Roman"/>
          </w:rPr>
          <w:t>it</w:t>
        </w:r>
      </w:ins>
      <w:ins w:id="2568" w:author="Benton, Deon" w:date="2026-03-30T14:10:00Z" w16du:dateUtc="2026-03-30T19:10:00Z">
        <w:r w:rsidR="003012FF">
          <w:rPr>
            <w:rFonts w:ascii="Times New Roman" w:eastAsia="Times New Roman" w:hAnsi="Times New Roman" w:cs="Times New Roman"/>
          </w:rPr>
          <w:t xml:space="preserve"> is important to demonstrate the </w:t>
        </w:r>
      </w:ins>
      <w:ins w:id="2569" w:author="Benton, Deon" w:date="2026-03-30T16:29:00Z" w16du:dateUtc="2026-03-30T21:29:00Z">
        <w:r w:rsidR="00AB78AE">
          <w:rPr>
            <w:rFonts w:ascii="Times New Roman" w:eastAsia="Times New Roman" w:hAnsi="Times New Roman" w:cs="Times New Roman"/>
          </w:rPr>
          <w:t>robustness of ALIAS’s performance in a</w:t>
        </w:r>
      </w:ins>
      <w:ins w:id="2570" w:author="Benton, Deon" w:date="2026-03-03T16:03:00Z" w16du:dateUtc="2026-03-03T22:03:00Z">
        <w:r w:rsidR="00C67B37">
          <w:rPr>
            <w:rFonts w:ascii="Times New Roman" w:eastAsia="Times New Roman" w:hAnsi="Times New Roman" w:cs="Times New Roman"/>
          </w:rPr>
          <w:t xml:space="preserve"> simulation that varies</w:t>
        </w:r>
      </w:ins>
      <w:ins w:id="2571" w:author="Benton, Deon" w:date="2026-03-30T16:30:00Z" w16du:dateUtc="2026-03-30T21:30:00Z">
        <w:r w:rsidR="00AB78AE">
          <w:rPr>
            <w:rFonts w:ascii="Times New Roman" w:eastAsia="Times New Roman" w:hAnsi="Times New Roman" w:cs="Times New Roman"/>
          </w:rPr>
          <w:t xml:space="preserve"> during pretraining</w:t>
        </w:r>
      </w:ins>
      <w:ins w:id="2572" w:author="Benton, Deon" w:date="2026-03-03T16:03:00Z" w16du:dateUtc="2026-03-03T22:03:00Z">
        <w:r w:rsidR="00C67B37">
          <w:rPr>
            <w:rFonts w:ascii="Times New Roman" w:eastAsia="Times New Roman" w:hAnsi="Times New Roman" w:cs="Times New Roman"/>
          </w:rPr>
          <w:t xml:space="preserve"> </w:t>
        </w:r>
      </w:ins>
      <w:ins w:id="2573" w:author="Benton, Deon" w:date="2026-03-09T18:58:00Z" w16du:dateUtc="2026-03-09T23:58:00Z">
        <w:r w:rsidR="00C2212E">
          <w:rPr>
            <w:rFonts w:ascii="Times New Roman" w:eastAsia="Times New Roman" w:hAnsi="Times New Roman" w:cs="Times New Roman"/>
          </w:rPr>
          <w:t>the amount of</w:t>
        </w:r>
      </w:ins>
      <w:ins w:id="2574" w:author="Benton, Deon" w:date="2026-03-09T18:59:00Z" w16du:dateUtc="2026-03-09T23:59:00Z">
        <w:r w:rsidR="00C2212E">
          <w:rPr>
            <w:rFonts w:ascii="Times New Roman" w:eastAsia="Times New Roman" w:hAnsi="Times New Roman" w:cs="Times New Roman"/>
          </w:rPr>
          <w:t xml:space="preserve"> </w:t>
        </w:r>
      </w:ins>
      <w:ins w:id="2575" w:author="Benton, Deon" w:date="2026-03-30T16:30:00Z" w16du:dateUtc="2026-03-30T21:30:00Z">
        <w:r w:rsidR="00AB78AE">
          <w:rPr>
            <w:rFonts w:ascii="Times New Roman" w:eastAsia="Times New Roman" w:hAnsi="Times New Roman" w:cs="Times New Roman"/>
          </w:rPr>
          <w:t>constrained arced motion</w:t>
        </w:r>
      </w:ins>
      <w:ins w:id="2576" w:author="Benton, Deon" w:date="2026-03-30T16:43:00Z" w16du:dateUtc="2026-03-30T21:43:00Z">
        <w:r w:rsidR="00661234">
          <w:rPr>
            <w:rFonts w:ascii="Times New Roman" w:eastAsia="Times New Roman" w:hAnsi="Times New Roman" w:cs="Times New Roman"/>
          </w:rPr>
          <w:t>. Note that “constrained arced motion”</w:t>
        </w:r>
      </w:ins>
      <w:ins w:id="2577" w:author="Benton, Deon" w:date="2026-03-30T16:44:00Z" w16du:dateUtc="2026-03-30T21:44:00Z">
        <w:r w:rsidR="00661234">
          <w:rPr>
            <w:rFonts w:ascii="Times New Roman" w:eastAsia="Times New Roman" w:hAnsi="Times New Roman" w:cs="Times New Roman"/>
          </w:rPr>
          <w:t xml:space="preserve"> simply refers to</w:t>
        </w:r>
      </w:ins>
      <w:ins w:id="2578" w:author="Benton, Deon" w:date="2026-03-30T16:30:00Z" w16du:dateUtc="2026-03-30T21:30:00Z">
        <w:r w:rsidR="00AB78AE">
          <w:rPr>
            <w:rFonts w:ascii="Times New Roman" w:eastAsia="Times New Roman" w:hAnsi="Times New Roman" w:cs="Times New Roman"/>
          </w:rPr>
          <w:t xml:space="preserve"> arced trajectories </w:t>
        </w:r>
      </w:ins>
      <w:ins w:id="2579" w:author="Benton, Deon" w:date="2026-03-30T16:44:00Z" w16du:dateUtc="2026-03-30T21:44:00Z">
        <w:r w:rsidR="00661234">
          <w:rPr>
            <w:rFonts w:ascii="Times New Roman" w:eastAsia="Times New Roman" w:hAnsi="Times New Roman" w:cs="Times New Roman"/>
          </w:rPr>
          <w:t xml:space="preserve">that are </w:t>
        </w:r>
      </w:ins>
      <w:ins w:id="2580" w:author="Benton, Deon" w:date="2026-03-30T16:30:00Z" w16du:dateUtc="2026-03-30T21:30:00Z">
        <w:r w:rsidR="00AB78AE">
          <w:rPr>
            <w:rFonts w:ascii="Times New Roman" w:eastAsia="Times New Roman" w:hAnsi="Times New Roman" w:cs="Times New Roman"/>
          </w:rPr>
          <w:t>constrained</w:t>
        </w:r>
      </w:ins>
      <w:ins w:id="2581" w:author="Benton, Deon" w:date="2026-03-30T16:31:00Z" w16du:dateUtc="2026-03-30T21:31:00Z">
        <w:r w:rsidR="00AB78AE">
          <w:rPr>
            <w:rFonts w:ascii="Times New Roman" w:eastAsia="Times New Roman" w:hAnsi="Times New Roman" w:cs="Times New Roman"/>
          </w:rPr>
          <w:t xml:space="preserve"> by obstacles</w:t>
        </w:r>
      </w:ins>
      <w:ins w:id="2582" w:author="Benton, Deon" w:date="2026-03-03T16:06:00Z" w16du:dateUtc="2026-03-03T22:06:00Z">
        <w:r w:rsidR="002306DE">
          <w:rPr>
            <w:rFonts w:ascii="Times New Roman" w:eastAsia="Times New Roman" w:hAnsi="Times New Roman" w:cs="Times New Roman"/>
          </w:rPr>
          <w:t xml:space="preserve">. </w:t>
        </w:r>
      </w:ins>
      <w:r w:rsidR="00524642">
        <w:rPr>
          <w:rFonts w:ascii="Times New Roman" w:eastAsia="Times New Roman" w:hAnsi="Times New Roman" w:cs="Times New Roman"/>
        </w:rPr>
        <w:t xml:space="preserve"> </w:t>
      </w:r>
      <w:ins w:id="2583" w:author="Benton, Deon" w:date="2026-03-30T16:31:00Z" w16du:dateUtc="2026-03-30T21:31:00Z">
        <w:r w:rsidR="00AB78AE">
          <w:rPr>
            <w:rFonts w:ascii="Times New Roman" w:eastAsia="Times New Roman" w:hAnsi="Times New Roman" w:cs="Times New Roman"/>
          </w:rPr>
          <w:t>Simulation 1b addressed this issue.</w:t>
        </w:r>
      </w:ins>
      <w:ins w:id="2584" w:author="Benton, Deon" w:date="2026-03-30T16:32:00Z" w16du:dateUtc="2026-03-30T21:32:00Z">
        <w:r w:rsidR="002306AB">
          <w:rPr>
            <w:rFonts w:ascii="Times New Roman" w:eastAsia="Times New Roman" w:hAnsi="Times New Roman" w:cs="Times New Roman"/>
          </w:rPr>
          <w:t xml:space="preserve"> Another issue</w:t>
        </w:r>
      </w:ins>
      <w:ins w:id="2585" w:author="Benton, Deon" w:date="2026-03-30T16:33:00Z" w16du:dateUtc="2026-03-30T21:33:00Z">
        <w:r w:rsidR="002306AB">
          <w:rPr>
            <w:rFonts w:ascii="Times New Roman" w:eastAsia="Times New Roman" w:hAnsi="Times New Roman" w:cs="Times New Roman"/>
          </w:rPr>
          <w:t xml:space="preserve"> </w:t>
        </w:r>
      </w:ins>
      <w:ins w:id="2586" w:author="Benton, Deon" w:date="2026-03-30T16:32:00Z" w16du:dateUtc="2026-03-30T21:32:00Z">
        <w:r w:rsidR="002306AB">
          <w:rPr>
            <w:rFonts w:ascii="Times New Roman" w:eastAsia="Times New Roman" w:hAnsi="Times New Roman" w:cs="Times New Roman"/>
          </w:rPr>
          <w:t>concerns</w:t>
        </w:r>
      </w:ins>
      <w:ins w:id="2587" w:author="Benton, Deon" w:date="2026-03-30T16:42:00Z" w16du:dateUtc="2026-03-30T21:42:00Z">
        <w:r w:rsidR="00661234">
          <w:rPr>
            <w:rFonts w:ascii="Times New Roman" w:eastAsia="Times New Roman" w:hAnsi="Times New Roman" w:cs="Times New Roman"/>
          </w:rPr>
          <w:t xml:space="preserve"> whether, as was argued in the Introduction,</w:t>
        </w:r>
      </w:ins>
      <w:ins w:id="2588" w:author="Benton, Deon" w:date="2026-03-30T16:38:00Z" w16du:dateUtc="2026-03-30T21:38:00Z">
        <w:r w:rsidR="00F20DF3">
          <w:rPr>
            <w:rFonts w:ascii="Times New Roman" w:eastAsia="Times New Roman" w:hAnsi="Times New Roman" w:cs="Times New Roman"/>
          </w:rPr>
          <w:t xml:space="preserve"> </w:t>
        </w:r>
      </w:ins>
      <w:ins w:id="2589" w:author="Benton, Deon" w:date="2026-03-30T16:42:00Z" w16du:dateUtc="2026-03-30T21:42:00Z">
        <w:r w:rsidR="00661234">
          <w:rPr>
            <w:rFonts w:ascii="Times New Roman" w:eastAsia="Times New Roman" w:hAnsi="Times New Roman" w:cs="Times New Roman"/>
          </w:rPr>
          <w:t xml:space="preserve">ALIAS </w:t>
        </w:r>
      </w:ins>
      <w:ins w:id="2590" w:author="Benton, Deon" w:date="2026-03-30T16:39:00Z" w16du:dateUtc="2026-03-30T21:39:00Z">
        <w:r w:rsidR="00F20DF3">
          <w:rPr>
            <w:rFonts w:ascii="Times New Roman" w:eastAsia="Times New Roman" w:hAnsi="Times New Roman" w:cs="Times New Roman"/>
          </w:rPr>
          <w:t xml:space="preserve">has greater </w:t>
        </w:r>
      </w:ins>
      <w:ins w:id="2591" w:author="Benton, Deon" w:date="2026-03-30T16:32:00Z" w16du:dateUtc="2026-03-30T21:32:00Z">
        <w:r w:rsidR="002306AB">
          <w:rPr>
            <w:rFonts w:ascii="Times New Roman" w:eastAsia="Times New Roman" w:hAnsi="Times New Roman" w:cs="Times New Roman"/>
          </w:rPr>
          <w:t>explanatory breadth</w:t>
        </w:r>
      </w:ins>
      <w:ins w:id="2592" w:author="Benton, Deon" w:date="2026-03-30T16:42:00Z" w16du:dateUtc="2026-03-30T21:42:00Z">
        <w:r w:rsidR="00661234">
          <w:rPr>
            <w:rFonts w:ascii="Times New Roman" w:eastAsia="Times New Roman" w:hAnsi="Times New Roman" w:cs="Times New Roman"/>
          </w:rPr>
          <w:t xml:space="preserve"> than OM10</w:t>
        </w:r>
      </w:ins>
      <w:ins w:id="2593" w:author="Benton, Deon" w:date="2026-03-30T16:44:00Z" w16du:dateUtc="2026-03-30T21:44:00Z">
        <w:r w:rsidR="004235B8">
          <w:rPr>
            <w:rFonts w:ascii="Times New Roman" w:eastAsia="Times New Roman" w:hAnsi="Times New Roman" w:cs="Times New Roman"/>
          </w:rPr>
          <w:t xml:space="preserve">; that is, </w:t>
        </w:r>
      </w:ins>
      <w:ins w:id="2594" w:author="Benton, Deon" w:date="2026-03-30T16:40:00Z" w16du:dateUtc="2026-03-30T21:40:00Z">
        <w:r w:rsidR="00001ABA">
          <w:rPr>
            <w:rFonts w:ascii="Times New Roman" w:eastAsia="Times New Roman" w:hAnsi="Times New Roman" w:cs="Times New Roman"/>
          </w:rPr>
          <w:t xml:space="preserve">it remains to be </w:t>
        </w:r>
      </w:ins>
      <w:ins w:id="2595" w:author="Benton, Deon" w:date="2026-03-30T16:43:00Z" w16du:dateUtc="2026-03-30T21:43:00Z">
        <w:r w:rsidR="00661234">
          <w:rPr>
            <w:rFonts w:ascii="Times New Roman" w:eastAsia="Times New Roman" w:hAnsi="Times New Roman" w:cs="Times New Roman"/>
          </w:rPr>
          <w:t>seen</w:t>
        </w:r>
      </w:ins>
      <w:ins w:id="2596" w:author="Benton, Deon" w:date="2026-03-30T16:40:00Z" w16du:dateUtc="2026-03-30T21:40:00Z">
        <w:r w:rsidR="00001ABA">
          <w:rPr>
            <w:rFonts w:ascii="Times New Roman" w:eastAsia="Times New Roman" w:hAnsi="Times New Roman" w:cs="Times New Roman"/>
          </w:rPr>
          <w:t xml:space="preserve"> whether </w:t>
        </w:r>
      </w:ins>
      <w:ins w:id="2597" w:author="Benton, Deon" w:date="2026-03-30T16:43:00Z" w16du:dateUtc="2026-03-30T21:43:00Z">
        <w:r w:rsidR="00661234">
          <w:rPr>
            <w:rFonts w:ascii="Times New Roman" w:eastAsia="Times New Roman" w:hAnsi="Times New Roman" w:cs="Times New Roman"/>
          </w:rPr>
          <w:t>ALIAS can capture a wider range of key findings than OM10.</w:t>
        </w:r>
      </w:ins>
      <w:ins w:id="2598" w:author="Benton, Deon" w:date="2026-03-30T16:41:00Z" w16du:dateUtc="2026-03-30T21:41:00Z">
        <w:r w:rsidR="00001ABA">
          <w:rPr>
            <w:rFonts w:ascii="Times New Roman" w:eastAsia="Times New Roman" w:hAnsi="Times New Roman" w:cs="Times New Roman"/>
          </w:rPr>
          <w:t xml:space="preserve"> </w:t>
        </w:r>
      </w:ins>
      <w:ins w:id="2599" w:author="Benton, Deon" w:date="2026-03-30T16:43:00Z" w16du:dateUtc="2026-03-30T21:43:00Z">
        <w:r w:rsidR="00661234">
          <w:rPr>
            <w:rFonts w:ascii="Times New Roman" w:eastAsia="Times New Roman" w:hAnsi="Times New Roman" w:cs="Times New Roman"/>
          </w:rPr>
          <w:t>This issue was explored in subsequent simulations.</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600"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601" w:author="Benton, Deon" w:date="2026-03-03T16:07:00Z" w16du:dateUtc="2026-03-03T22:07:00Z">
        <w:r w:rsidR="003C5492">
          <w:rPr>
            <w:rFonts w:ascii="Times New Roman" w:eastAsia="Times New Roman" w:hAnsi="Times New Roman" w:cs="Times New Roman"/>
            <w:b/>
            <w:bCs/>
          </w:rPr>
          <w:t>1b</w:t>
        </w:r>
      </w:ins>
    </w:p>
    <w:p w14:paraId="7654B5CB" w14:textId="0CF1290C" w:rsidR="00D135D3" w:rsidRDefault="00585C9B" w:rsidP="009A08C7">
      <w:pPr>
        <w:spacing w:line="480" w:lineRule="auto"/>
        <w:ind w:firstLine="720"/>
        <w:contextualSpacing/>
        <w:rPr>
          <w:ins w:id="2602" w:author="Benton, Deon" w:date="2026-03-30T17:19:00Z" w16du:dateUtc="2026-03-30T22:19:00Z"/>
          <w:rFonts w:ascii="Times New Roman" w:eastAsia="Times New Roman" w:hAnsi="Times New Roman" w:cs="Times New Roman"/>
        </w:rPr>
      </w:pPr>
      <w:ins w:id="2603"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604" w:author="Benton, Deon" w:date="2026-03-09T19:05:00Z" w16du:dateUtc="2026-03-10T00:05:00Z">
        <w:r>
          <w:rPr>
            <w:rFonts w:ascii="Times New Roman" w:eastAsia="Times New Roman" w:hAnsi="Times New Roman" w:cs="Times New Roman"/>
          </w:rPr>
          <w:t xml:space="preserve">the ratio of arced motion with obstacles to </w:t>
        </w:r>
      </w:ins>
      <w:ins w:id="2605" w:author="Benton, Deon" w:date="2026-03-09T19:06:00Z" w16du:dateUtc="2026-03-10T00:06:00Z">
        <w:r>
          <w:rPr>
            <w:rFonts w:ascii="Times New Roman" w:eastAsia="Times New Roman" w:hAnsi="Times New Roman" w:cs="Times New Roman"/>
          </w:rPr>
          <w:t>that</w:t>
        </w:r>
      </w:ins>
      <w:ins w:id="2606" w:author="Benton, Deon" w:date="2026-03-09T19:05:00Z" w16du:dateUtc="2026-03-10T00:05:00Z">
        <w:r>
          <w:rPr>
            <w:rFonts w:ascii="Times New Roman" w:eastAsia="Times New Roman" w:hAnsi="Times New Roman" w:cs="Times New Roman"/>
          </w:rPr>
          <w:t xml:space="preserve"> without obstacles varie</w:t>
        </w:r>
      </w:ins>
      <w:ins w:id="2607" w:author="Benton, Deon" w:date="2026-03-09T19:06:00Z" w16du:dateUtc="2026-03-10T00:06:00Z">
        <w:r>
          <w:rPr>
            <w:rFonts w:ascii="Times New Roman" w:eastAsia="Times New Roman" w:hAnsi="Times New Roman" w:cs="Times New Roman"/>
          </w:rPr>
          <w:t xml:space="preserve">d across networks. </w:t>
        </w:r>
      </w:ins>
      <w:ins w:id="2608" w:author="Benton, Deon" w:date="2026-03-09T19:12:00Z" w16du:dateUtc="2026-03-10T00:12:00Z">
        <w:r w:rsidR="00560C9F">
          <w:rPr>
            <w:rFonts w:ascii="Times New Roman" w:eastAsia="Times New Roman" w:hAnsi="Times New Roman" w:cs="Times New Roman"/>
          </w:rPr>
          <w:t>Six</w:t>
        </w:r>
      </w:ins>
      <w:ins w:id="2609" w:author="Benton, Deon" w:date="2026-03-03T16:20:00Z" w16du:dateUtc="2026-03-03T22:20:00Z">
        <w:r w:rsidR="0086256F">
          <w:rPr>
            <w:rFonts w:ascii="Times New Roman" w:eastAsia="Times New Roman" w:hAnsi="Times New Roman" w:cs="Times New Roman"/>
          </w:rPr>
          <w:t xml:space="preserve"> different ratio</w:t>
        </w:r>
      </w:ins>
      <w:ins w:id="2610" w:author="Benton, Deon" w:date="2026-03-09T19:07:00Z" w16du:dateUtc="2026-03-10T00:07:00Z">
        <w:r>
          <w:rPr>
            <w:rFonts w:ascii="Times New Roman" w:eastAsia="Times New Roman" w:hAnsi="Times New Roman" w:cs="Times New Roman"/>
          </w:rPr>
          <w:t xml:space="preserve"> conditions</w:t>
        </w:r>
      </w:ins>
      <w:ins w:id="2611"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612" w:author="Benton, Deon" w:date="2026-03-03T16:17:00Z" w16du:dateUtc="2026-03-03T22:17:00Z">
        <w:r w:rsidR="00B208F8">
          <w:rPr>
            <w:rFonts w:ascii="Times New Roman" w:eastAsia="Times New Roman" w:hAnsi="Times New Roman" w:cs="Times New Roman"/>
          </w:rPr>
          <w:t xml:space="preserve"> </w:t>
        </w:r>
      </w:ins>
      <w:ins w:id="2613"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614" w:author="Benton, Deon" w:date="2026-03-03T16:21:00Z" w16du:dateUtc="2026-03-03T22:21:00Z">
        <w:r w:rsidR="00AE3FD6">
          <w:rPr>
            <w:rFonts w:ascii="Times New Roman" w:eastAsia="Times New Roman" w:hAnsi="Times New Roman" w:cs="Times New Roman"/>
          </w:rPr>
          <w:t xml:space="preserve">; 80% arced motion </w:t>
        </w:r>
        <w:r w:rsidR="00AE3FD6">
          <w:rPr>
            <w:rFonts w:ascii="Times New Roman" w:eastAsia="Times New Roman" w:hAnsi="Times New Roman" w:cs="Times New Roman"/>
          </w:rPr>
          <w:lastRenderedPageBreak/>
          <w:t>with obstacles vs. 20% arced motion without obstacles</w:t>
        </w:r>
      </w:ins>
      <w:ins w:id="2615" w:author="Benton, Deon" w:date="2026-03-09T19:11:00Z" w16du:dateUtc="2026-03-10T00:11:00Z">
        <w:r w:rsidR="00560C9F">
          <w:rPr>
            <w:rFonts w:ascii="Times New Roman" w:eastAsia="Times New Roman" w:hAnsi="Times New Roman" w:cs="Times New Roman"/>
          </w:rPr>
          <w:t xml:space="preserve">; </w:t>
        </w:r>
      </w:ins>
      <w:ins w:id="2616" w:author="Benton, Deon" w:date="2026-03-09T19:12:00Z" w16du:dateUtc="2026-03-10T00:12:00Z">
        <w:r w:rsidR="00560C9F">
          <w:rPr>
            <w:rFonts w:ascii="Times New Roman" w:eastAsia="Times New Roman" w:hAnsi="Times New Roman" w:cs="Times New Roman"/>
          </w:rPr>
          <w:t>7</w:t>
        </w:r>
      </w:ins>
      <w:ins w:id="2617" w:author="Benton, Deon" w:date="2026-03-09T19:11:00Z" w16du:dateUtc="2026-03-10T00:11:00Z">
        <w:r w:rsidR="00560C9F">
          <w:rPr>
            <w:rFonts w:ascii="Times New Roman" w:eastAsia="Times New Roman" w:hAnsi="Times New Roman" w:cs="Times New Roman"/>
          </w:rPr>
          <w:t xml:space="preserve">0% arced motion with obstacles vs. </w:t>
        </w:r>
      </w:ins>
      <w:ins w:id="2618" w:author="Benton, Deon" w:date="2026-03-09T19:12:00Z" w16du:dateUtc="2026-03-10T00:12:00Z">
        <w:r w:rsidR="00560C9F">
          <w:rPr>
            <w:rFonts w:ascii="Times New Roman" w:eastAsia="Times New Roman" w:hAnsi="Times New Roman" w:cs="Times New Roman"/>
          </w:rPr>
          <w:t>3</w:t>
        </w:r>
      </w:ins>
      <w:ins w:id="2619" w:author="Benton, Deon" w:date="2026-03-09T19:11:00Z" w16du:dateUtc="2026-03-10T00:11:00Z">
        <w:r w:rsidR="00560C9F">
          <w:rPr>
            <w:rFonts w:ascii="Times New Roman" w:eastAsia="Times New Roman" w:hAnsi="Times New Roman" w:cs="Times New Roman"/>
          </w:rPr>
          <w:t>0% arced motion without obstacles</w:t>
        </w:r>
      </w:ins>
      <w:ins w:id="2620"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621" w:author="Benton, Deon" w:date="2026-03-09T19:13:00Z" w16du:dateUtc="2026-03-10T00:13:00Z">
        <w:r w:rsidR="00736F05">
          <w:rPr>
            <w:rFonts w:ascii="Times New Roman" w:eastAsia="Times New Roman" w:hAnsi="Times New Roman" w:cs="Times New Roman"/>
          </w:rPr>
          <w:t>5</w:t>
        </w:r>
      </w:ins>
      <w:ins w:id="2622" w:author="Benton, Deon" w:date="2026-03-09T19:12:00Z" w16du:dateUtc="2026-03-10T00:12:00Z">
        <w:r w:rsidR="00736F05">
          <w:rPr>
            <w:rFonts w:ascii="Times New Roman" w:eastAsia="Times New Roman" w:hAnsi="Times New Roman" w:cs="Times New Roman"/>
          </w:rPr>
          <w:t xml:space="preserve">0% arced motion with obstacles vs. </w:t>
        </w:r>
      </w:ins>
      <w:ins w:id="2623" w:author="Benton, Deon" w:date="2026-03-09T19:13:00Z" w16du:dateUtc="2026-03-10T00:13:00Z">
        <w:r w:rsidR="00736F05">
          <w:rPr>
            <w:rFonts w:ascii="Times New Roman" w:eastAsia="Times New Roman" w:hAnsi="Times New Roman" w:cs="Times New Roman"/>
          </w:rPr>
          <w:t>5</w:t>
        </w:r>
      </w:ins>
      <w:ins w:id="2624" w:author="Benton, Deon" w:date="2026-03-09T19:12:00Z" w16du:dateUtc="2026-03-10T00:12:00Z">
        <w:r w:rsidR="00736F05">
          <w:rPr>
            <w:rFonts w:ascii="Times New Roman" w:eastAsia="Times New Roman" w:hAnsi="Times New Roman" w:cs="Times New Roman"/>
          </w:rPr>
          <w:t>0% arced motion without obstacles</w:t>
        </w:r>
      </w:ins>
      <w:ins w:id="2625" w:author="Benton, Deon" w:date="2026-03-09T19:06:00Z" w16du:dateUtc="2026-03-10T00:06:00Z">
        <w:r>
          <w:rPr>
            <w:rFonts w:ascii="Times New Roman" w:eastAsia="Times New Roman" w:hAnsi="Times New Roman" w:cs="Times New Roman"/>
          </w:rPr>
          <w:t xml:space="preserve">. </w:t>
        </w:r>
      </w:ins>
      <w:ins w:id="2626" w:author="Benton, Deon" w:date="2026-03-30T17:02:00Z" w16du:dateUtc="2026-03-30T22:02:00Z">
        <w:r w:rsidR="00902E7F">
          <w:rPr>
            <w:rFonts w:ascii="Times New Roman" w:eastAsia="Times New Roman" w:hAnsi="Times New Roman" w:cs="Times New Roman"/>
          </w:rPr>
          <w:t xml:space="preserve">Here, a given ratio </w:t>
        </w:r>
      </w:ins>
      <w:ins w:id="2627" w:author="Benton, Deon" w:date="2026-03-30T17:11:00Z" w16du:dateUtc="2026-03-30T22:11:00Z">
        <w:r w:rsidR="00426521">
          <w:rPr>
            <w:rFonts w:ascii="Times New Roman" w:eastAsia="Times New Roman" w:hAnsi="Times New Roman" w:cs="Times New Roman"/>
          </w:rPr>
          <w:t>reflects</w:t>
        </w:r>
      </w:ins>
      <w:ins w:id="2628" w:author="Benton, Deon" w:date="2026-03-30T17:04:00Z" w16du:dateUtc="2026-03-30T22:04:00Z">
        <w:r w:rsidR="002E142A">
          <w:rPr>
            <w:rFonts w:ascii="Times New Roman" w:eastAsia="Times New Roman" w:hAnsi="Times New Roman" w:cs="Times New Roman"/>
          </w:rPr>
          <w:t xml:space="preserve"> the proportion of time</w:t>
        </w:r>
      </w:ins>
      <w:ins w:id="2629" w:author="Benton, Deon" w:date="2026-03-30T17:05:00Z" w16du:dateUtc="2026-03-30T22:05:00Z">
        <w:r w:rsidR="002E142A">
          <w:rPr>
            <w:rFonts w:ascii="Times New Roman" w:eastAsia="Times New Roman" w:hAnsi="Times New Roman" w:cs="Times New Roman"/>
          </w:rPr>
          <w:t xml:space="preserve"> during pretraining</w:t>
        </w:r>
      </w:ins>
      <w:ins w:id="2630" w:author="Benton, Deon" w:date="2026-03-30T17:04:00Z" w16du:dateUtc="2026-03-30T22:04:00Z">
        <w:r w:rsidR="002E142A">
          <w:rPr>
            <w:rFonts w:ascii="Times New Roman" w:eastAsia="Times New Roman" w:hAnsi="Times New Roman" w:cs="Times New Roman"/>
          </w:rPr>
          <w:t xml:space="preserve"> that networks experienced </w:t>
        </w:r>
      </w:ins>
      <w:ins w:id="2631" w:author="Benton, Deon" w:date="2026-03-30T17:05:00Z" w16du:dateUtc="2026-03-30T22:05:00Z">
        <w:r w:rsidR="002E142A">
          <w:rPr>
            <w:rFonts w:ascii="Times New Roman" w:eastAsia="Times New Roman" w:hAnsi="Times New Roman" w:cs="Times New Roman"/>
          </w:rPr>
          <w:t>the corresponding motion.</w:t>
        </w:r>
      </w:ins>
      <w:ins w:id="2632" w:author="Benton, Deon" w:date="2026-03-30T17:02:00Z" w16du:dateUtc="2026-03-30T22:02:00Z">
        <w:r w:rsidR="00902E7F">
          <w:rPr>
            <w:rFonts w:ascii="Times New Roman" w:eastAsia="Times New Roman" w:hAnsi="Times New Roman" w:cs="Times New Roman"/>
          </w:rPr>
          <w:t xml:space="preserve"> </w:t>
        </w:r>
      </w:ins>
      <w:ins w:id="2633" w:author="Benton, Deon" w:date="2026-03-30T17:05:00Z" w16du:dateUtc="2026-03-30T22:05:00Z">
        <w:r w:rsidR="002E142A">
          <w:rPr>
            <w:rFonts w:ascii="Times New Roman" w:eastAsia="Times New Roman" w:hAnsi="Times New Roman" w:cs="Times New Roman"/>
          </w:rPr>
          <w:t xml:space="preserve">Consider the </w:t>
        </w:r>
      </w:ins>
      <w:ins w:id="2634" w:author="Benton, Deon" w:date="2026-03-30T17:07:00Z" w16du:dateUtc="2026-03-30T22:07:00Z">
        <w:r w:rsidR="00B627C2">
          <w:rPr>
            <w:rFonts w:ascii="Times New Roman" w:eastAsia="Times New Roman" w:hAnsi="Times New Roman" w:cs="Times New Roman"/>
          </w:rPr>
          <w:t>“</w:t>
        </w:r>
      </w:ins>
      <w:ins w:id="2635" w:author="Benton, Deon" w:date="2026-03-30T17:05:00Z" w16du:dateUtc="2026-03-30T22:05:00Z">
        <w:r w:rsidR="002E142A">
          <w:rPr>
            <w:rFonts w:ascii="Times New Roman" w:eastAsia="Times New Roman" w:hAnsi="Times New Roman" w:cs="Times New Roman"/>
          </w:rPr>
          <w:t>60% arced motion with obstacles vs. 40% arced motion without obstacles</w:t>
        </w:r>
      </w:ins>
      <w:ins w:id="2636" w:author="Benton, Deon" w:date="2026-03-30T17:07:00Z" w16du:dateUtc="2026-03-30T22:07:00Z">
        <w:r w:rsidR="00B627C2">
          <w:rPr>
            <w:rFonts w:ascii="Times New Roman" w:eastAsia="Times New Roman" w:hAnsi="Times New Roman" w:cs="Times New Roman"/>
          </w:rPr>
          <w:t>”</w:t>
        </w:r>
      </w:ins>
      <w:ins w:id="2637" w:author="Benton, Deon" w:date="2026-03-30T17:05:00Z" w16du:dateUtc="2026-03-30T22:05:00Z">
        <w:r w:rsidR="002E142A">
          <w:rPr>
            <w:rFonts w:ascii="Times New Roman" w:eastAsia="Times New Roman" w:hAnsi="Times New Roman" w:cs="Times New Roman"/>
          </w:rPr>
          <w:t xml:space="preserve"> condition, for example. In this condition, </w:t>
        </w:r>
      </w:ins>
      <w:ins w:id="2638" w:author="Benton, Deon" w:date="2026-03-30T17:10:00Z" w16du:dateUtc="2026-03-30T22:10:00Z">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w:t>
        </w:r>
      </w:ins>
      <w:ins w:id="2639" w:author="Benton, Deon" w:date="2026-03-30T17:11:00Z" w16du:dateUtc="2026-03-30T22:11:00Z">
        <w:r w:rsidR="00426521">
          <w:rPr>
            <w:rFonts w:ascii="Times New Roman" w:eastAsia="Times New Roman" w:hAnsi="Times New Roman" w:cs="Times New Roman"/>
          </w:rPr>
          <w:t xml:space="preserve"> </w:t>
        </w:r>
      </w:ins>
      <w:ins w:id="2640" w:author="Benton, Deon" w:date="2026-03-30T17:16:00Z" w16du:dateUtc="2026-03-30T22:16:00Z">
        <w:r w:rsidR="008764BA">
          <w:rPr>
            <w:rFonts w:ascii="Times New Roman" w:eastAsia="Times New Roman" w:hAnsi="Times New Roman" w:cs="Times New Roman"/>
          </w:rPr>
          <w:t>This approach of</w:t>
        </w:r>
      </w:ins>
      <w:ins w:id="2641" w:author="Benton, Deon" w:date="2026-03-30T17:12:00Z" w16du:dateUtc="2026-03-30T22:12:00Z">
        <w:r w:rsidR="00B62F20">
          <w:rPr>
            <w:rFonts w:ascii="Times New Roman" w:eastAsia="Times New Roman" w:hAnsi="Times New Roman" w:cs="Times New Roman"/>
          </w:rPr>
          <w:t xml:space="preserve"> </w:t>
        </w:r>
      </w:ins>
      <w:ins w:id="2642" w:author="Benton, Deon" w:date="2026-03-30T17:13:00Z" w16du:dateUtc="2026-03-30T22:13:00Z">
        <w:r w:rsidR="00B62F20">
          <w:rPr>
            <w:rFonts w:ascii="Times New Roman" w:eastAsia="Times New Roman" w:hAnsi="Times New Roman" w:cs="Times New Roman"/>
          </w:rPr>
          <w:t xml:space="preserve">parametrically varying the amount of </w:t>
        </w:r>
      </w:ins>
      <w:ins w:id="2643" w:author="Benton, Deon" w:date="2026-03-30T17:16:00Z" w16du:dateUtc="2026-03-30T22:16:00Z">
        <w:r w:rsidR="008764BA">
          <w:rPr>
            <w:rFonts w:ascii="Times New Roman" w:eastAsia="Times New Roman" w:hAnsi="Times New Roman" w:cs="Times New Roman"/>
          </w:rPr>
          <w:t xml:space="preserve">pretraining </w:t>
        </w:r>
      </w:ins>
      <w:ins w:id="2644" w:author="Benton, Deon" w:date="2026-03-30T17:14:00Z" w16du:dateUtc="2026-03-30T22:14:00Z">
        <w:r w:rsidR="0083058F">
          <w:rPr>
            <w:rFonts w:ascii="Times New Roman" w:eastAsia="Times New Roman" w:hAnsi="Times New Roman" w:cs="Times New Roman"/>
          </w:rPr>
          <w:t xml:space="preserve">experience that networks had with each kind of event </w:t>
        </w:r>
      </w:ins>
      <w:ins w:id="2645" w:author="Benton, Deon" w:date="2026-03-30T17:16:00Z" w16du:dateUtc="2026-03-30T22:16:00Z">
        <w:r w:rsidR="008764BA">
          <w:rPr>
            <w:rFonts w:ascii="Times New Roman" w:eastAsia="Times New Roman" w:hAnsi="Times New Roman" w:cs="Times New Roman"/>
          </w:rPr>
          <w:t>was adopted because there is</w:t>
        </w:r>
      </w:ins>
      <w:ins w:id="2646" w:author="Benton, Deon" w:date="2026-03-30T17:12:00Z" w16du:dateUtc="2026-03-30T22:12:00Z">
        <w:r w:rsidR="00B62F20">
          <w:rPr>
            <w:rFonts w:ascii="Times New Roman" w:eastAsia="Times New Roman" w:hAnsi="Times New Roman" w:cs="Times New Roman"/>
          </w:rPr>
          <w:t xml:space="preserve"> no clear way to derive empirically the proportion of each kind of event in the real world</w:t>
        </w:r>
      </w:ins>
      <w:ins w:id="2647"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648" w:author="Benton, Deon" w:date="2026-03-30T17:22:00Z" w16du:dateUtc="2026-03-30T22:22:00Z">
        <w:r w:rsidR="009455FE">
          <w:rPr>
            <w:rFonts w:ascii="Times New Roman" w:eastAsia="Times New Roman" w:hAnsi="Times New Roman" w:cs="Times New Roman"/>
          </w:rPr>
          <w:t>the results reported below</w:t>
        </w:r>
      </w:ins>
      <w:ins w:id="2649" w:author="Benton, Deon" w:date="2026-03-30T17:24:00Z" w16du:dateUtc="2026-03-30T22:24:00Z">
        <w:r w:rsidR="009455FE">
          <w:rPr>
            <w:rFonts w:ascii="Times New Roman" w:eastAsia="Times New Roman" w:hAnsi="Times New Roman" w:cs="Times New Roman"/>
          </w:rPr>
          <w:t xml:space="preserve"> </w:t>
        </w:r>
      </w:ins>
      <w:ins w:id="2650" w:author="Benton, Deon" w:date="2026-03-30T17:25:00Z" w16du:dateUtc="2026-03-30T22:25:00Z">
        <w:r w:rsidR="00BC6629">
          <w:rPr>
            <w:rFonts w:ascii="Times New Roman" w:eastAsia="Times New Roman" w:hAnsi="Times New Roman" w:cs="Times New Roman"/>
          </w:rPr>
          <w:t xml:space="preserve">should </w:t>
        </w:r>
      </w:ins>
      <w:ins w:id="2651"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652" w:author="Benton, Deon" w:date="2026-03-30T17:25:00Z" w16du:dateUtc="2026-03-30T22:25:00Z">
        <w:r w:rsidR="00BC6629">
          <w:rPr>
            <w:rFonts w:ascii="Times New Roman" w:eastAsia="Times New Roman" w:hAnsi="Times New Roman" w:cs="Times New Roman"/>
          </w:rPr>
          <w:t xml:space="preserve"> across this parameter range</w:t>
        </w:r>
      </w:ins>
      <w:ins w:id="2653" w:author="Benton, Deon" w:date="2026-03-30T17:24:00Z" w16du:dateUtc="2026-03-30T22:24:00Z">
        <w:r w:rsidR="009455FE">
          <w:rPr>
            <w:rFonts w:ascii="Times New Roman" w:eastAsia="Times New Roman" w:hAnsi="Times New Roman" w:cs="Times New Roman"/>
          </w:rPr>
          <w:t>.</w:t>
        </w:r>
      </w:ins>
    </w:p>
    <w:p w14:paraId="6A58B730" w14:textId="18A15677" w:rsidR="009A08C7" w:rsidRDefault="00237719" w:rsidP="00F05034">
      <w:pPr>
        <w:spacing w:line="480" w:lineRule="auto"/>
        <w:ind w:firstLine="720"/>
        <w:contextualSpacing/>
        <w:rPr>
          <w:ins w:id="2654" w:author="Benton, Deon" w:date="2026-03-09T19:14:00Z" w16du:dateUtc="2026-03-10T00:14:00Z"/>
          <w:rFonts w:ascii="Times New Roman" w:eastAsia="Times New Roman" w:hAnsi="Times New Roman" w:cs="Times New Roman"/>
        </w:rPr>
      </w:pPr>
      <w:ins w:id="2655" w:author="Benton, Deon" w:date="2026-03-30T17:26:00Z" w16du:dateUtc="2026-03-30T22:26:00Z">
        <w:r>
          <w:rPr>
            <w:rFonts w:ascii="Times New Roman" w:eastAsia="Times New Roman" w:hAnsi="Times New Roman" w:cs="Times New Roman"/>
          </w:rPr>
          <w:t>Two final notes are worth making. First,</w:t>
        </w:r>
      </w:ins>
      <w:ins w:id="2656" w:author="Benton, Deon" w:date="2026-03-30T17:19:00Z" w16du:dateUtc="2026-03-30T22:19:00Z">
        <w:r w:rsidR="00D135D3">
          <w:rPr>
            <w:rFonts w:ascii="Times New Roman" w:eastAsia="Times New Roman" w:hAnsi="Times New Roman" w:cs="Times New Roman"/>
          </w:rPr>
          <w:t xml:space="preserve"> </w:t>
        </w:r>
      </w:ins>
      <w:ins w:id="2657" w:author="Benton, Deon" w:date="2026-03-09T19:13:00Z" w16du:dateUtc="2026-03-10T00:13:00Z">
        <w:r w:rsidR="00DE5B14">
          <w:rPr>
            <w:rFonts w:ascii="Times New Roman" w:eastAsia="Times New Roman" w:hAnsi="Times New Roman" w:cs="Times New Roman"/>
          </w:rPr>
          <w:t>the</w:t>
        </w:r>
      </w:ins>
      <w:ins w:id="2658" w:author="Benton, Deon" w:date="2026-03-09T19:06:00Z" w16du:dateUtc="2026-03-10T00:06:00Z">
        <w:r w:rsidR="00585C9B">
          <w:rPr>
            <w:rFonts w:ascii="Times New Roman" w:eastAsia="Times New Roman" w:hAnsi="Times New Roman" w:cs="Times New Roman"/>
          </w:rPr>
          <w:t xml:space="preserve"> </w:t>
        </w:r>
      </w:ins>
      <w:ins w:id="2659"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660" w:author="Benton, Deon" w:date="2026-03-09T19:07:00Z" w16du:dateUtc="2026-03-10T00:07:00Z">
        <w:r w:rsidR="00585C9B">
          <w:rPr>
            <w:rFonts w:ascii="Times New Roman" w:eastAsia="Times New Roman" w:hAnsi="Times New Roman" w:cs="Times New Roman"/>
          </w:rPr>
          <w:t xml:space="preserve">served as a direct replication of Simulation 1a—networks in that simulation never experienced arced motion </w:t>
        </w:r>
      </w:ins>
      <w:ins w:id="2661" w:author="Benton, Deon" w:date="2026-03-09T19:08:00Z" w16du:dateUtc="2026-03-10T00:08:00Z">
        <w:r w:rsidR="00585C9B">
          <w:rPr>
            <w:rFonts w:ascii="Times New Roman" w:eastAsia="Times New Roman" w:hAnsi="Times New Roman" w:cs="Times New Roman"/>
          </w:rPr>
          <w:t>without</w:t>
        </w:r>
      </w:ins>
      <w:ins w:id="2662" w:author="Benton, Deon" w:date="2026-03-09T19:07:00Z" w16du:dateUtc="2026-03-10T00:07:00Z">
        <w:r w:rsidR="00585C9B">
          <w:rPr>
            <w:rFonts w:ascii="Times New Roman" w:eastAsia="Times New Roman" w:hAnsi="Times New Roman" w:cs="Times New Roman"/>
          </w:rPr>
          <w:t xml:space="preserve"> obstacles. </w:t>
        </w:r>
      </w:ins>
      <w:ins w:id="2663" w:author="Benton, Deon" w:date="2026-03-03T16:20:00Z" w16du:dateUtc="2026-03-03T22:20:00Z">
        <w:r w:rsidR="00AE3FD6">
          <w:rPr>
            <w:rFonts w:ascii="Times New Roman" w:eastAsia="Times New Roman" w:hAnsi="Times New Roman" w:cs="Times New Roman"/>
          </w:rPr>
          <w:t xml:space="preserve"> </w:t>
        </w:r>
      </w:ins>
      <w:ins w:id="2664"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665" w:author="Benton, Deon" w:date="2026-03-30T17:26:00Z" w16du:dateUtc="2026-03-30T22:26:00Z">
        <w:r>
          <w:rPr>
            <w:rFonts w:ascii="Times New Roman" w:eastAsia="Times New Roman" w:hAnsi="Times New Roman" w:cs="Times New Roman"/>
          </w:rPr>
          <w:t xml:space="preserve"> Second, </w:t>
        </w:r>
      </w:ins>
      <w:ins w:id="2666" w:author="Benton, Deon" w:date="2026-03-30T17:37:00Z" w16du:dateUtc="2026-03-30T22:37:00Z">
        <w:r w:rsidR="00901C0F">
          <w:rPr>
            <w:rFonts w:ascii="Times New Roman" w:eastAsia="Times New Roman" w:hAnsi="Times New Roman" w:cs="Times New Roman"/>
          </w:rPr>
          <w:t xml:space="preserve">because this simulation was designed </w:t>
        </w:r>
      </w:ins>
      <w:ins w:id="2667" w:author="Benton, Deon" w:date="2026-03-30T17:32:00Z" w16du:dateUtc="2026-03-30T22:32:00Z">
        <w:r w:rsidR="003B5301">
          <w:rPr>
            <w:rFonts w:ascii="Times New Roman" w:eastAsia="Times New Roman" w:hAnsi="Times New Roman" w:cs="Times New Roman"/>
          </w:rPr>
          <w:t>to assess the robustness of ALIAS’s responses</w:t>
        </w:r>
      </w:ins>
      <w:ins w:id="2668" w:author="Benton, Deon" w:date="2026-03-30T17:33:00Z" w16du:dateUtc="2026-03-30T22:33:00Z">
        <w:r w:rsidR="003B5301">
          <w:rPr>
            <w:rFonts w:ascii="Times New Roman" w:eastAsia="Times New Roman" w:hAnsi="Times New Roman" w:cs="Times New Roman"/>
          </w:rPr>
          <w:t xml:space="preserve"> and </w:t>
        </w:r>
      </w:ins>
      <w:ins w:id="2669" w:author="Benton, Deon" w:date="2026-03-30T17:37:00Z" w16du:dateUtc="2026-03-30T22:37:00Z">
        <w:r w:rsidR="00901C0F">
          <w:rPr>
            <w:rFonts w:ascii="Times New Roman" w:eastAsia="Times New Roman" w:hAnsi="Times New Roman" w:cs="Times New Roman"/>
          </w:rPr>
          <w:t>given that a comparison with</w:t>
        </w:r>
      </w:ins>
      <w:ins w:id="2670" w:author="Benton, Deon" w:date="2026-03-30T17:33:00Z" w16du:dateUtc="2026-03-30T22:33:00Z">
        <w:r w:rsidR="003B5301">
          <w:rPr>
            <w:rFonts w:ascii="Times New Roman" w:eastAsia="Times New Roman" w:hAnsi="Times New Roman" w:cs="Times New Roman"/>
          </w:rPr>
          <w:t xml:space="preserve"> OM10</w:t>
        </w:r>
      </w:ins>
      <w:ins w:id="2671" w:author="Benton, Deon" w:date="2026-03-30T17:34:00Z" w16du:dateUtc="2026-03-30T22:34:00Z">
        <w:r w:rsidR="00F05034">
          <w:rPr>
            <w:rFonts w:ascii="Times New Roman" w:eastAsia="Times New Roman" w:hAnsi="Times New Roman" w:cs="Times New Roman"/>
          </w:rPr>
          <w:t xml:space="preserve">’s </w:t>
        </w:r>
      </w:ins>
      <w:ins w:id="2672" w:author="Benton, Deon" w:date="2026-03-30T17:35:00Z" w16du:dateUtc="2026-03-30T22:35:00Z">
        <w:r w:rsidR="00F05034">
          <w:rPr>
            <w:rFonts w:ascii="Times New Roman" w:eastAsia="Times New Roman" w:hAnsi="Times New Roman" w:cs="Times New Roman"/>
          </w:rPr>
          <w:t xml:space="preserve">behavior </w:t>
        </w:r>
      </w:ins>
      <w:ins w:id="2673" w:author="Benton, Deon" w:date="2026-03-30T17:33:00Z" w16du:dateUtc="2026-03-30T22:33:00Z">
        <w:r w:rsidR="003B5301">
          <w:rPr>
            <w:rFonts w:ascii="Times New Roman" w:eastAsia="Times New Roman" w:hAnsi="Times New Roman" w:cs="Times New Roman"/>
          </w:rPr>
          <w:t>would not provide any additional</w:t>
        </w:r>
      </w:ins>
      <w:ins w:id="2674" w:author="Benton, Deon" w:date="2026-03-30T17:37:00Z" w16du:dateUtc="2026-03-30T22:37:00Z">
        <w:r w:rsidR="00901C0F">
          <w:rPr>
            <w:rFonts w:ascii="Times New Roman" w:eastAsia="Times New Roman" w:hAnsi="Times New Roman" w:cs="Times New Roman"/>
          </w:rPr>
          <w:t xml:space="preserve"> </w:t>
        </w:r>
      </w:ins>
      <w:ins w:id="2675" w:author="Benton, Deon" w:date="2026-03-30T17:33:00Z" w16du:dateUtc="2026-03-30T22:33:00Z">
        <w:r w:rsidR="003B5301">
          <w:rPr>
            <w:rFonts w:ascii="Times New Roman" w:eastAsia="Times New Roman" w:hAnsi="Times New Roman" w:cs="Times New Roman"/>
          </w:rPr>
          <w:t xml:space="preserve">insights </w:t>
        </w:r>
      </w:ins>
      <w:ins w:id="2676" w:author="Benton, Deon" w:date="2026-03-30T17:34:00Z" w16du:dateUtc="2026-03-30T22:34:00Z">
        <w:r w:rsidR="00F05034">
          <w:rPr>
            <w:rFonts w:ascii="Times New Roman" w:eastAsia="Times New Roman" w:hAnsi="Times New Roman" w:cs="Times New Roman"/>
          </w:rPr>
          <w:t xml:space="preserve">beyond </w:t>
        </w:r>
      </w:ins>
      <w:ins w:id="2677" w:author="Benton, Deon" w:date="2026-03-30T17:36:00Z" w16du:dateUtc="2026-03-30T22:36:00Z">
        <w:r w:rsidR="00901C0F">
          <w:rPr>
            <w:rFonts w:ascii="Times New Roman" w:eastAsia="Times New Roman" w:hAnsi="Times New Roman" w:cs="Times New Roman"/>
          </w:rPr>
          <w:t>th</w:t>
        </w:r>
      </w:ins>
      <w:ins w:id="2678" w:author="Benton, Deon" w:date="2026-03-30T17:52:00Z" w16du:dateUtc="2026-03-30T22:52:00Z">
        <w:r w:rsidR="007D787B">
          <w:rPr>
            <w:rFonts w:ascii="Times New Roman" w:eastAsia="Times New Roman" w:hAnsi="Times New Roman" w:cs="Times New Roman"/>
          </w:rPr>
          <w:t>ose</w:t>
        </w:r>
      </w:ins>
      <w:ins w:id="2679" w:author="Benton, Deon" w:date="2026-03-30T17:34:00Z" w16du:dateUtc="2026-03-30T22:34:00Z">
        <w:r w:rsidR="00F05034">
          <w:rPr>
            <w:rFonts w:ascii="Times New Roman" w:eastAsia="Times New Roman" w:hAnsi="Times New Roman" w:cs="Times New Roman"/>
          </w:rPr>
          <w:t xml:space="preserve"> already reported in Simulation 1</w:t>
        </w:r>
      </w:ins>
      <w:ins w:id="2680" w:author="Benton, Deon" w:date="2026-03-30T17:29:00Z" w16du:dateUtc="2026-03-30T22:29:00Z">
        <w:r w:rsidR="003E0868">
          <w:rPr>
            <w:rFonts w:ascii="Times New Roman" w:eastAsia="Times New Roman" w:hAnsi="Times New Roman" w:cs="Times New Roman"/>
          </w:rPr>
          <w:t xml:space="preserve">, </w:t>
        </w:r>
      </w:ins>
      <w:ins w:id="2681" w:author="Benton, Deon" w:date="2026-03-30T17:38:00Z" w16du:dateUtc="2026-03-30T22:38:00Z">
        <w:r w:rsidR="00901C0F">
          <w:rPr>
            <w:rFonts w:ascii="Times New Roman" w:eastAsia="Times New Roman" w:hAnsi="Times New Roman" w:cs="Times New Roman"/>
          </w:rPr>
          <w:t>ALIAS’s performance</w:t>
        </w:r>
      </w:ins>
      <w:ins w:id="2682" w:author="Benton, Deon" w:date="2026-03-30T17:28:00Z" w16du:dateUtc="2026-03-30T22:28:00Z">
        <w:r w:rsidR="00E148E1">
          <w:rPr>
            <w:rFonts w:ascii="Times New Roman" w:eastAsia="Times New Roman" w:hAnsi="Times New Roman" w:cs="Times New Roman"/>
          </w:rPr>
          <w:t xml:space="preserve"> was not compared to that of OM10.</w:t>
        </w:r>
      </w:ins>
    </w:p>
    <w:p w14:paraId="65DB0E4A" w14:textId="6878975C" w:rsidR="00B208F8" w:rsidRDefault="00B208F8" w:rsidP="00C56F38">
      <w:pPr>
        <w:spacing w:line="480" w:lineRule="auto"/>
        <w:contextualSpacing/>
        <w:rPr>
          <w:ins w:id="2683"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2684" w:author="Benton, Deon" w:date="2026-04-01T15:01:00Z" w16du:dateUtc="2026-04-01T20:01:00Z"/>
          <w:rFonts w:ascii="Times New Roman" w:hAnsi="Times New Roman" w:cs="Times New Roman"/>
          <w:b/>
          <w:bCs/>
        </w:rPr>
      </w:pPr>
      <w:ins w:id="2685" w:author="Benton, Deon" w:date="2026-03-09T19:15:00Z" w16du:dateUtc="2026-03-10T00:15:00Z">
        <w:r>
          <w:rPr>
            <w:rFonts w:ascii="Times New Roman" w:hAnsi="Times New Roman" w:cs="Times New Roman"/>
            <w:b/>
            <w:bCs/>
          </w:rPr>
          <w:t>Results</w:t>
        </w:r>
      </w:ins>
    </w:p>
    <w:p w14:paraId="30824B99" w14:textId="77777777" w:rsidR="0012060D" w:rsidRPr="00857369" w:rsidRDefault="0012060D" w:rsidP="00C56F38">
      <w:pPr>
        <w:tabs>
          <w:tab w:val="left" w:pos="720"/>
          <w:tab w:val="left" w:pos="1440"/>
          <w:tab w:val="left" w:pos="2160"/>
          <w:tab w:val="left" w:pos="2880"/>
          <w:tab w:val="left" w:pos="3600"/>
          <w:tab w:val="center" w:pos="4680"/>
        </w:tabs>
        <w:spacing w:line="480" w:lineRule="auto"/>
        <w:contextualSpacing/>
        <w:rPr>
          <w:ins w:id="2686" w:author="Benton, Deon" w:date="2026-03-09T19:15:00Z" w16du:dateUtc="2026-03-10T00:15:00Z"/>
          <w:rFonts w:ascii="Times New Roman" w:hAnsi="Times New Roman" w:cs="Times New Roman"/>
          <w:b/>
          <w:bCs/>
        </w:rPr>
      </w:pPr>
    </w:p>
    <w:p w14:paraId="299E0064" w14:textId="77777777" w:rsidR="0012060D" w:rsidRDefault="0012060D" w:rsidP="0012060D">
      <w:pPr>
        <w:spacing w:line="480" w:lineRule="auto"/>
        <w:contextualSpacing/>
        <w:rPr>
          <w:ins w:id="2687" w:author="Benton, Deon" w:date="2026-04-01T15:01:00Z" w16du:dateUtc="2026-04-01T20:01:00Z"/>
          <w:rFonts w:ascii="Times New Roman" w:eastAsia="Times New Roman" w:hAnsi="Times New Roman" w:cs="Times New Roman"/>
        </w:rPr>
      </w:pPr>
      <w:ins w:id="2688" w:author="Benton, Deon" w:date="2026-04-01T15:01:00Z" w16du:dateUtc="2026-04-01T20:01:00Z">
        <w:r>
          <w:rPr>
            <w:rFonts w:ascii="Times New Roman" w:eastAsia="Times New Roman" w:hAnsi="Times New Roman" w:cs="Times New Roman"/>
            <w:b/>
            <w:bCs/>
          </w:rPr>
          <w:t xml:space="preserve">Discussion </w:t>
        </w:r>
      </w:ins>
    </w:p>
    <w:p w14:paraId="5B2F7A7F" w14:textId="77777777" w:rsidR="00C56F38" w:rsidRDefault="00C56F38" w:rsidP="00C56F38">
      <w:pPr>
        <w:spacing w:line="480" w:lineRule="auto"/>
        <w:contextualSpacing/>
        <w:rPr>
          <w:ins w:id="2689"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690" w:author="Benton, Deon" w:date="2026-03-03T16:16:00Z" w16du:dateUtc="2026-03-03T22:16:00Z"/>
          <w:rFonts w:ascii="Times New Roman" w:eastAsia="Times New Roman" w:hAnsi="Times New Roman" w:cs="Times New Roman"/>
          <w:b/>
          <w:bCs/>
        </w:rPr>
      </w:pPr>
      <w:ins w:id="2691"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 xml:space="preserve">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1DDDA143"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7</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1B4A79ED"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8</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58D7E653"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9</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4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8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8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9"/>
      <w:headerReference w:type="first" r:id="rId9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BCCC" w14:textId="77777777" w:rsidR="00D701F5" w:rsidRDefault="00D701F5" w:rsidP="00391C7E">
      <w:pPr>
        <w:spacing w:after="0" w:line="240" w:lineRule="auto"/>
      </w:pPr>
      <w:r>
        <w:separator/>
      </w:r>
    </w:p>
  </w:endnote>
  <w:endnote w:type="continuationSeparator" w:id="0">
    <w:p w14:paraId="14F7F830" w14:textId="77777777" w:rsidR="00D701F5" w:rsidRDefault="00D701F5"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48B22" w14:textId="77777777" w:rsidR="00D701F5" w:rsidRDefault="00D701F5" w:rsidP="00391C7E">
      <w:pPr>
        <w:spacing w:after="0" w:line="240" w:lineRule="auto"/>
      </w:pPr>
      <w:r>
        <w:separator/>
      </w:r>
    </w:p>
  </w:footnote>
  <w:footnote w:type="continuationSeparator" w:id="0">
    <w:p w14:paraId="02FD34A6" w14:textId="77777777" w:rsidR="00D701F5" w:rsidRDefault="00D701F5"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392"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393"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394"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A2F"/>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C81"/>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3E6"/>
    <w:rsid w:val="00156A94"/>
    <w:rsid w:val="001572EE"/>
    <w:rsid w:val="00157975"/>
    <w:rsid w:val="00160829"/>
    <w:rsid w:val="00160EBD"/>
    <w:rsid w:val="001614AB"/>
    <w:rsid w:val="00161B73"/>
    <w:rsid w:val="00162040"/>
    <w:rsid w:val="0016283A"/>
    <w:rsid w:val="0016301B"/>
    <w:rsid w:val="00163799"/>
    <w:rsid w:val="00163E2B"/>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55CE"/>
    <w:rsid w:val="001A6079"/>
    <w:rsid w:val="001A7B4F"/>
    <w:rsid w:val="001A7F1C"/>
    <w:rsid w:val="001B02D5"/>
    <w:rsid w:val="001B034E"/>
    <w:rsid w:val="001B06BB"/>
    <w:rsid w:val="001B0A01"/>
    <w:rsid w:val="001B0D77"/>
    <w:rsid w:val="001B1023"/>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9DD"/>
    <w:rsid w:val="001C7484"/>
    <w:rsid w:val="001C7D07"/>
    <w:rsid w:val="001D02BD"/>
    <w:rsid w:val="001D034B"/>
    <w:rsid w:val="001D05DF"/>
    <w:rsid w:val="001D087E"/>
    <w:rsid w:val="001D0C1B"/>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4AE"/>
    <w:rsid w:val="002205EA"/>
    <w:rsid w:val="0022061A"/>
    <w:rsid w:val="00220755"/>
    <w:rsid w:val="00221A05"/>
    <w:rsid w:val="00221A84"/>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367"/>
    <w:rsid w:val="002807A7"/>
    <w:rsid w:val="00281DD5"/>
    <w:rsid w:val="00282505"/>
    <w:rsid w:val="00282527"/>
    <w:rsid w:val="002827E0"/>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42A"/>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A1A"/>
    <w:rsid w:val="00364CAF"/>
    <w:rsid w:val="00364F6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A62"/>
    <w:rsid w:val="003860C6"/>
    <w:rsid w:val="00386361"/>
    <w:rsid w:val="003868F5"/>
    <w:rsid w:val="00387B83"/>
    <w:rsid w:val="00387DEB"/>
    <w:rsid w:val="0039042D"/>
    <w:rsid w:val="003904CB"/>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A76"/>
    <w:rsid w:val="003A3BF0"/>
    <w:rsid w:val="003A4D94"/>
    <w:rsid w:val="003A5184"/>
    <w:rsid w:val="003A5B59"/>
    <w:rsid w:val="003A5E67"/>
    <w:rsid w:val="003A613D"/>
    <w:rsid w:val="003A78A1"/>
    <w:rsid w:val="003A7CC6"/>
    <w:rsid w:val="003B27D8"/>
    <w:rsid w:val="003B2898"/>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215A"/>
    <w:rsid w:val="003C24AA"/>
    <w:rsid w:val="003C2930"/>
    <w:rsid w:val="003C36B5"/>
    <w:rsid w:val="003C3F81"/>
    <w:rsid w:val="003C4483"/>
    <w:rsid w:val="003C45D4"/>
    <w:rsid w:val="003C5492"/>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F2A"/>
    <w:rsid w:val="003D61E6"/>
    <w:rsid w:val="003D66EC"/>
    <w:rsid w:val="003D740D"/>
    <w:rsid w:val="003D7E19"/>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DFA"/>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547"/>
    <w:rsid w:val="00405854"/>
    <w:rsid w:val="00405C88"/>
    <w:rsid w:val="00406364"/>
    <w:rsid w:val="004069A0"/>
    <w:rsid w:val="00406F1E"/>
    <w:rsid w:val="0040758C"/>
    <w:rsid w:val="0040779B"/>
    <w:rsid w:val="00410053"/>
    <w:rsid w:val="00410230"/>
    <w:rsid w:val="004107DA"/>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49D"/>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1A"/>
    <w:rsid w:val="00517F8E"/>
    <w:rsid w:val="00521380"/>
    <w:rsid w:val="005216B0"/>
    <w:rsid w:val="005217F5"/>
    <w:rsid w:val="00521D26"/>
    <w:rsid w:val="00522843"/>
    <w:rsid w:val="00522BE1"/>
    <w:rsid w:val="00522C66"/>
    <w:rsid w:val="00523168"/>
    <w:rsid w:val="00523624"/>
    <w:rsid w:val="00523C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19C"/>
    <w:rsid w:val="005963CC"/>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4CF"/>
    <w:rsid w:val="005C1ABE"/>
    <w:rsid w:val="005C1DE1"/>
    <w:rsid w:val="005C3341"/>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BE"/>
    <w:rsid w:val="006401FB"/>
    <w:rsid w:val="00640CAC"/>
    <w:rsid w:val="0064223D"/>
    <w:rsid w:val="00642345"/>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0CD"/>
    <w:rsid w:val="00651513"/>
    <w:rsid w:val="0065164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1234"/>
    <w:rsid w:val="006624D1"/>
    <w:rsid w:val="00662A1E"/>
    <w:rsid w:val="0066373B"/>
    <w:rsid w:val="00663890"/>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F6E"/>
    <w:rsid w:val="006B3776"/>
    <w:rsid w:val="006B4F0B"/>
    <w:rsid w:val="006B5248"/>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773"/>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5B8D"/>
    <w:rsid w:val="0072658E"/>
    <w:rsid w:val="00726B6A"/>
    <w:rsid w:val="00726D02"/>
    <w:rsid w:val="00727508"/>
    <w:rsid w:val="00727CB1"/>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022"/>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87B"/>
    <w:rsid w:val="007D7F06"/>
    <w:rsid w:val="007D7F14"/>
    <w:rsid w:val="007E006B"/>
    <w:rsid w:val="007E06B9"/>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662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D10"/>
    <w:rsid w:val="008523EA"/>
    <w:rsid w:val="008529C3"/>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7A7"/>
    <w:rsid w:val="00882A0A"/>
    <w:rsid w:val="00883325"/>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309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1C0F"/>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5B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055"/>
    <w:rsid w:val="009406C0"/>
    <w:rsid w:val="00940F31"/>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97C20"/>
    <w:rsid w:val="009A00F6"/>
    <w:rsid w:val="009A0315"/>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D07"/>
    <w:rsid w:val="009C23FD"/>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1A1"/>
    <w:rsid w:val="009D31C5"/>
    <w:rsid w:val="009D31F3"/>
    <w:rsid w:val="009D339E"/>
    <w:rsid w:val="009D3E05"/>
    <w:rsid w:val="009D3ED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AA8"/>
    <w:rsid w:val="00A20DC8"/>
    <w:rsid w:val="00A22499"/>
    <w:rsid w:val="00A2336B"/>
    <w:rsid w:val="00A23A9C"/>
    <w:rsid w:val="00A23D9B"/>
    <w:rsid w:val="00A23E8A"/>
    <w:rsid w:val="00A244C1"/>
    <w:rsid w:val="00A24716"/>
    <w:rsid w:val="00A24724"/>
    <w:rsid w:val="00A251F2"/>
    <w:rsid w:val="00A25948"/>
    <w:rsid w:val="00A26747"/>
    <w:rsid w:val="00A273F5"/>
    <w:rsid w:val="00A27B5E"/>
    <w:rsid w:val="00A30FB2"/>
    <w:rsid w:val="00A318A3"/>
    <w:rsid w:val="00A31C2C"/>
    <w:rsid w:val="00A34693"/>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A020C"/>
    <w:rsid w:val="00AA047F"/>
    <w:rsid w:val="00AA04E9"/>
    <w:rsid w:val="00AA09FD"/>
    <w:rsid w:val="00AA0C2B"/>
    <w:rsid w:val="00AA112F"/>
    <w:rsid w:val="00AA19F7"/>
    <w:rsid w:val="00AA239A"/>
    <w:rsid w:val="00AA4760"/>
    <w:rsid w:val="00AA4767"/>
    <w:rsid w:val="00AA4801"/>
    <w:rsid w:val="00AA4A19"/>
    <w:rsid w:val="00AA4E3E"/>
    <w:rsid w:val="00AA5009"/>
    <w:rsid w:val="00AA6282"/>
    <w:rsid w:val="00AA7078"/>
    <w:rsid w:val="00AA7184"/>
    <w:rsid w:val="00AB00F5"/>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2BE6"/>
    <w:rsid w:val="00AC2DF9"/>
    <w:rsid w:val="00AC2F10"/>
    <w:rsid w:val="00AC3525"/>
    <w:rsid w:val="00AC361E"/>
    <w:rsid w:val="00AC3D23"/>
    <w:rsid w:val="00AC5933"/>
    <w:rsid w:val="00AC5D58"/>
    <w:rsid w:val="00AC61D8"/>
    <w:rsid w:val="00AC6665"/>
    <w:rsid w:val="00AC6BAC"/>
    <w:rsid w:val="00AC6E00"/>
    <w:rsid w:val="00AC6F16"/>
    <w:rsid w:val="00AC6F71"/>
    <w:rsid w:val="00AC7C96"/>
    <w:rsid w:val="00AC7DF7"/>
    <w:rsid w:val="00AC7F40"/>
    <w:rsid w:val="00AD00AF"/>
    <w:rsid w:val="00AD1099"/>
    <w:rsid w:val="00AD1A5E"/>
    <w:rsid w:val="00AD23C4"/>
    <w:rsid w:val="00AD265E"/>
    <w:rsid w:val="00AD2DE0"/>
    <w:rsid w:val="00AD393F"/>
    <w:rsid w:val="00AD3D4F"/>
    <w:rsid w:val="00AD48DF"/>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3"/>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7C9"/>
    <w:rsid w:val="00B83C7E"/>
    <w:rsid w:val="00B8453C"/>
    <w:rsid w:val="00B845C6"/>
    <w:rsid w:val="00B84810"/>
    <w:rsid w:val="00B84842"/>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35F6"/>
    <w:rsid w:val="00C03637"/>
    <w:rsid w:val="00C03B2C"/>
    <w:rsid w:val="00C04915"/>
    <w:rsid w:val="00C0494B"/>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6E5"/>
    <w:rsid w:val="00DA0ABD"/>
    <w:rsid w:val="00DA0B7C"/>
    <w:rsid w:val="00DA1506"/>
    <w:rsid w:val="00DA1F8A"/>
    <w:rsid w:val="00DA2268"/>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E07"/>
    <w:rsid w:val="00DB0EB2"/>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8E1"/>
    <w:rsid w:val="00E14B3B"/>
    <w:rsid w:val="00E14E86"/>
    <w:rsid w:val="00E160A7"/>
    <w:rsid w:val="00E164AF"/>
    <w:rsid w:val="00E1679A"/>
    <w:rsid w:val="00E1685A"/>
    <w:rsid w:val="00E16F0B"/>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D79"/>
    <w:rsid w:val="00EA7838"/>
    <w:rsid w:val="00EA7F5F"/>
    <w:rsid w:val="00EA7FF2"/>
    <w:rsid w:val="00EB031A"/>
    <w:rsid w:val="00EB061F"/>
    <w:rsid w:val="00EB0AC1"/>
    <w:rsid w:val="00EB108F"/>
    <w:rsid w:val="00EB239C"/>
    <w:rsid w:val="00EB2670"/>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4A9"/>
    <w:rsid w:val="00EC36C8"/>
    <w:rsid w:val="00EC3A67"/>
    <w:rsid w:val="00EC44E7"/>
    <w:rsid w:val="00EC46FB"/>
    <w:rsid w:val="00EC4799"/>
    <w:rsid w:val="00EC4BE5"/>
    <w:rsid w:val="00EC6297"/>
    <w:rsid w:val="00EC6A4A"/>
    <w:rsid w:val="00EC6A71"/>
    <w:rsid w:val="00EC6AB6"/>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2403"/>
    <w:rsid w:val="00FF28B1"/>
    <w:rsid w:val="00FF4FC8"/>
    <w:rsid w:val="00FF543A"/>
    <w:rsid w:val="00FF585D"/>
    <w:rsid w:val="00FF5F71"/>
    <w:rsid w:val="00FF6ED3"/>
    <w:rsid w:val="00FF7075"/>
    <w:rsid w:val="00FF72C0"/>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0.png"/><Relationship Id="rId21" Type="http://schemas.openxmlformats.org/officeDocument/2006/relationships/image" Target="media/image11.png"/><Relationship Id="rId42" Type="http://schemas.openxmlformats.org/officeDocument/2006/relationships/hyperlink" Target="https://doi.org/10.1111/j.1467-7687.2011.01048.x" TargetMode="External"/><Relationship Id="rId47" Type="http://schemas.openxmlformats.org/officeDocument/2006/relationships/hyperlink" Target="https://doi.org/10.1016/j.cogdev.2010.09.001" TargetMode="External"/><Relationship Id="rId63" Type="http://schemas.openxmlformats.org/officeDocument/2006/relationships/hyperlink" Target="https://doi.org/10.1126/science.1107621" TargetMode="External"/><Relationship Id="rId68" Type="http://schemas.openxmlformats.org/officeDocument/2006/relationships/hyperlink" Target="http://www.jstor.org/stable/30162860" TargetMode="External"/><Relationship Id="rId84" Type="http://schemas.openxmlformats.org/officeDocument/2006/relationships/hyperlink" Target="https://doi.org/10.1016/j.cognition.2017.06.029" TargetMode="External"/><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hyperlink" Target="https://doi.org/10.1016/j.cogdev.2022.101164" TargetMode="External"/><Relationship Id="rId37" Type="http://schemas.openxmlformats.org/officeDocument/2006/relationships/hyperlink" Target="https://psycnet.apa.org/doi/10.1037/0033-295X.112.2.347" TargetMode="External"/><Relationship Id="rId53" Type="http://schemas.openxmlformats.org/officeDocument/2006/relationships/hyperlink" Target="https://doi.org/10.1016/0010-0285(83)90017-8" TargetMode="External"/><Relationship Id="rId58" Type="http://schemas.openxmlformats.org/officeDocument/2006/relationships/hyperlink" Target="https://doi.org/10.1037/0012-1649.36.5.635" TargetMode="External"/><Relationship Id="rId74" Type="http://schemas.openxmlformats.org/officeDocument/2006/relationships/hyperlink" Target="https://doi.org/10.1207/s15327078in1003_6" TargetMode="External"/><Relationship Id="rId79" Type="http://schemas.openxmlformats.org/officeDocument/2006/relationships/hyperlink" Target="https://psycnet.apa.org/doi/10.1037/0033-295X.99.4.605" TargetMode="External"/><Relationship Id="rId5" Type="http://schemas.openxmlformats.org/officeDocument/2006/relationships/webSettings" Target="webSettings.xml"/><Relationship Id="rId90" Type="http://schemas.openxmlformats.org/officeDocument/2006/relationships/header" Target="header2.xml"/><Relationship Id="rId22" Type="http://schemas.openxmlformats.org/officeDocument/2006/relationships/image" Target="media/image12.jpeg"/><Relationship Id="rId27" Type="http://schemas.openxmlformats.org/officeDocument/2006/relationships/hyperlink" Target="https://doi.org/10.1016/0010-0277(86)90052-1" TargetMode="External"/><Relationship Id="rId43" Type="http://schemas.openxmlformats.org/officeDocument/2006/relationships/hyperlink" Target="https://doi.org/10.1038/s41467-025-61517-3" TargetMode="External"/><Relationship Id="rId48" Type="http://schemas.openxmlformats.org/officeDocument/2006/relationships/hyperlink" Target="https://doi.org/10.1038/nature06288" TargetMode="External"/><Relationship Id="rId64" Type="http://schemas.openxmlformats.org/officeDocument/2006/relationships/hyperlink" Target="https://doi.org/10.1126/science.1111656" TargetMode="External"/><Relationship Id="rId69" Type="http://schemas.openxmlformats.org/officeDocument/2006/relationships/hyperlink" Target="https://doi.org/10.1038/323533a0" TargetMode="External"/><Relationship Id="rId8" Type="http://schemas.openxmlformats.org/officeDocument/2006/relationships/image" Target="media/image1.jpg"/><Relationship Id="rId51" Type="http://schemas.openxmlformats.org/officeDocument/2006/relationships/hyperlink" Target="https://doi.org/10.1016/0885-2014(93)90008-S" TargetMode="External"/><Relationship Id="rId72" Type="http://schemas.openxmlformats.org/officeDocument/2006/relationships/hyperlink" Target="https://doi.org/10.1098/rsos.191795" TargetMode="External"/><Relationship Id="rId80" Type="http://schemas.openxmlformats.org/officeDocument/2006/relationships/hyperlink" Target="https://doi.org/10.1002/icd.2359" TargetMode="External"/><Relationship Id="rId85" Type="http://schemas.openxmlformats.org/officeDocument/2006/relationships/hyperlink" Target="https://doi.org/10.1111/1467-9280.00218"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doi.org/10.1207/S15327078IN0104_3" TargetMode="External"/><Relationship Id="rId38" Type="http://schemas.openxmlformats.org/officeDocument/2006/relationships/hyperlink" Target="https://doi.org/10.1111/1467-7687.00039" TargetMode="External"/><Relationship Id="rId46" Type="http://schemas.openxmlformats.org/officeDocument/2006/relationships/hyperlink" Target="https://doi.org/10.1177/0963721412470687" TargetMode="External"/><Relationship Id="rId59" Type="http://schemas.openxmlformats.org/officeDocument/2006/relationships/hyperlink" Target="https://doi.org/10.1080/095400999116322" TargetMode="External"/><Relationship Id="rId67" Type="http://schemas.openxmlformats.org/officeDocument/2006/relationships/hyperlink" Target="https://doi.org/10.1037/1089-2680.1.3.271" TargetMode="External"/><Relationship Id="rId20" Type="http://schemas.openxmlformats.org/officeDocument/2006/relationships/image" Target="media/image10.png"/><Relationship Id="rId41" Type="http://schemas.openxmlformats.org/officeDocument/2006/relationships/hyperlink" Target="https://doi.org/10.1207/s15516709cog1401_5" TargetMode="External"/><Relationship Id="rId54" Type="http://schemas.openxmlformats.org/officeDocument/2006/relationships/hyperlink" Target="https://doi.org/10.1016/S0010-0277(98)00036-5" TargetMode="External"/><Relationship Id="rId62" Type="http://schemas.openxmlformats.org/officeDocument/2006/relationships/hyperlink" Target="https://doi.org/10.1016/S0010-0277(96)00727-5" TargetMode="External"/><Relationship Id="rId70" Type="http://schemas.openxmlformats.org/officeDocument/2006/relationships/hyperlink" Target="https://doi.org/10.1371/journal.pone.0042698" TargetMode="External"/><Relationship Id="rId75" Type="http://schemas.openxmlformats.org/officeDocument/2006/relationships/hyperlink" Target="https://doi.org/10.1521/soco.2025.43.3.152" TargetMode="External"/><Relationship Id="rId83" Type="http://schemas.openxmlformats.org/officeDocument/2006/relationships/hyperlink" Target="https://doi.org/10.1016/j.cogdev.2012.08.004" TargetMode="External"/><Relationship Id="rId88" Type="http://schemas.openxmlformats.org/officeDocument/2006/relationships/hyperlink" Target="https://psycnet.apa.org/doi/10.1037/a0032150"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psycnet.apa.org/doi/10.1037/0012-1649.23.5.655" TargetMode="External"/><Relationship Id="rId36" Type="http://schemas.openxmlformats.org/officeDocument/2006/relationships/hyperlink" Target="https://doi.org/10.1111/1467-7687.00220" TargetMode="External"/><Relationship Id="rId49" Type="http://schemas.openxmlformats.org/officeDocument/2006/relationships/hyperlink" Target="https://doi.org/10.1162/neco.1989.1.1.143" TargetMode="External"/><Relationship Id="rId57" Type="http://schemas.openxmlformats.org/officeDocument/2006/relationships/hyperlink" Target="https://doi.org/10.1016/j.cognition.2016.12.007" TargetMode="External"/><Relationship Id="rId10" Type="http://schemas.openxmlformats.org/officeDocument/2006/relationships/image" Target="media/image20.jpg"/><Relationship Id="rId31" Type="http://schemas.openxmlformats.org/officeDocument/2006/relationships/hyperlink" Target="https://doi.org/10.1037/xge0001656" TargetMode="External"/><Relationship Id="rId44" Type="http://schemas.openxmlformats.org/officeDocument/2006/relationships/hyperlink" Target="https://doi.org/10.1016/S1364-6613(03)00128-1" TargetMode="External"/><Relationship Id="rId52" Type="http://schemas.openxmlformats.org/officeDocument/2006/relationships/hyperlink" Target="https://doi.org/10.1016/j.cogdev.2005.04.004" TargetMode="External"/><Relationship Id="rId60" Type="http://schemas.openxmlformats.org/officeDocument/2006/relationships/hyperlink" Target="https://doi.org/10.1111/j.0956-7976.2004.00755.x" TargetMode="External"/><Relationship Id="rId65" Type="http://schemas.openxmlformats.org/officeDocument/2006/relationships/hyperlink" Target="https://doi.org/10.1016/j.cognition.2004.11.005" TargetMode="External"/><Relationship Id="rId73" Type="http://schemas.openxmlformats.org/officeDocument/2006/relationships/hyperlink" Target="https://doi.org/10.1371/journal.pone.0023223" TargetMode="External"/><Relationship Id="rId78" Type="http://schemas.openxmlformats.org/officeDocument/2006/relationships/hyperlink" Target="https://doi.org/10.1146/annurev.ph.25.030163.002553" TargetMode="External"/><Relationship Id="rId81" Type="http://schemas.openxmlformats.org/officeDocument/2006/relationships/hyperlink" Target="https://doi.org/10.1371/journal.pbio.0030208" TargetMode="External"/><Relationship Id="rId86"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16/S0010-0277(99)00039-6" TargetMode="External"/><Relationship Id="rId34" Type="http://schemas.openxmlformats.org/officeDocument/2006/relationships/hyperlink" Target="https://psycnet.apa.org/doi/10.1016/S1364-6613(99)01356-X" TargetMode="External"/><Relationship Id="rId50" Type="http://schemas.openxmlformats.org/officeDocument/2006/relationships/hyperlink" Target="https://psycnet.apa.org/doi/10.1037/0012-1649.19.3.338" TargetMode="External"/><Relationship Id="rId55" Type="http://schemas.openxmlformats.org/officeDocument/2006/relationships/hyperlink" Target="https://doi.org/10.1016/S0010-0277(87)80006-9" TargetMode="External"/><Relationship Id="rId76" Type="http://schemas.openxmlformats.org/officeDocument/2006/relationships/hyperlink" Target="https://doi.org/10.1016/S1364-6613(02)01926-5" TargetMode="External"/><Relationship Id="rId7" Type="http://schemas.openxmlformats.org/officeDocument/2006/relationships/endnotes" Target="endnotes.xml"/><Relationship Id="rId71" Type="http://schemas.openxmlformats.org/officeDocument/2006/relationships/hyperlink" Target="https://doi.org/10.1080/09540090310001655093" TargetMode="External"/><Relationship Id="rId92" Type="http://schemas.microsoft.com/office/2011/relationships/people" Target="people.xml"/><Relationship Id="rId2" Type="http://schemas.openxmlformats.org/officeDocument/2006/relationships/numbering" Target="numbering.xml"/><Relationship Id="rId29" Type="http://schemas.openxmlformats.org/officeDocument/2006/relationships/hyperlink" Target="https://doi.org/10.1111/j.1467-8624.1991.tb01602.x" TargetMode="External"/><Relationship Id="rId24" Type="http://schemas.openxmlformats.org/officeDocument/2006/relationships/image" Target="media/image130.png"/><Relationship Id="rId40" Type="http://schemas.openxmlformats.org/officeDocument/2006/relationships/hyperlink" Target="https://doi.org/10.1207/s15516709cog2701_4" TargetMode="External"/><Relationship Id="rId45" Type="http://schemas.openxmlformats.org/officeDocument/2006/relationships/hyperlink" Target="https://doi.org/10.1016/0010-0277(95)00661-H" TargetMode="External"/><Relationship Id="rId66" Type="http://schemas.openxmlformats.org/officeDocument/2006/relationships/hyperlink" Target="https://doi.org/10.1016/j.cognition.2017.09.007" TargetMode="External"/><Relationship Id="rId87" Type="http://schemas.openxmlformats.org/officeDocument/2006/relationships/hyperlink" Target="https://doi.org/10.1111/1467-8721.ep10772615" TargetMode="External"/><Relationship Id="rId61" Type="http://schemas.openxmlformats.org/officeDocument/2006/relationships/hyperlink" Target="https://doi.org/10.1016/j.cogpsych.2010.02.001" TargetMode="External"/><Relationship Id="rId82" Type="http://schemas.openxmlformats.org/officeDocument/2006/relationships/hyperlink" Target="https://doi.org/10.1016/j.neuroimage.2010.05.028" TargetMode="External"/><Relationship Id="rId19" Type="http://schemas.openxmlformats.org/officeDocument/2006/relationships/image" Target="media/image90.png"/><Relationship Id="rId14" Type="http://schemas.openxmlformats.org/officeDocument/2006/relationships/image" Target="media/image5.png"/><Relationship Id="rId30" Type="http://schemas.openxmlformats.org/officeDocument/2006/relationships/hyperlink" Target="https://doi.org/10.1016/0010-0277(85)90008-3" TargetMode="External"/><Relationship Id="rId35" Type="http://schemas.openxmlformats.org/officeDocument/2006/relationships/hyperlink" Target="https://doi.org/10.1016/S0885-2014(02)00124-7" TargetMode="External"/><Relationship Id="rId56" Type="http://schemas.openxmlformats.org/officeDocument/2006/relationships/hyperlink" Target="https://doi.org/10.1111/desc.13581" TargetMode="External"/><Relationship Id="rId77" Type="http://schemas.openxmlformats.org/officeDocument/2006/relationships/hyperlink" Target="https://doi.org/10.1111/j.1551-6709.2010.0112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25560</Words>
  <Characters>140841</Characters>
  <Application>Microsoft Office Word</Application>
  <DocSecurity>0</DocSecurity>
  <Lines>1929</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18</cp:revision>
  <dcterms:created xsi:type="dcterms:W3CDTF">2026-04-06T16:11:00Z</dcterms:created>
  <dcterms:modified xsi:type="dcterms:W3CDTF">2026-04-06T20:33:00Z</dcterms:modified>
</cp:coreProperties>
</file>