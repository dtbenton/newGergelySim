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 xml:space="preserve">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one</w:t>
        </w:r>
        <w:r w:rsidR="00C566C7">
          <w:rPr>
            <w:rFonts w:ascii="Times New Roman" w:hAnsi="Times New Roman" w:cs="Times New Roman"/>
          </w:rPr>
          <w:t xml:space="preserv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w:t>
        </w:r>
        <w:r w:rsidR="00C566C7">
          <w:rPr>
            <w:rFonts w:ascii="Times New Roman" w:hAnsi="Times New Roman" w:cs="Times New Roman"/>
          </w:rPr>
          <w:t>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proofErr w:type="spellStart"/>
        <w:r w:rsidR="003C6BCE">
          <w:rPr>
            <w:rFonts w:ascii="Times New Roman" w:eastAsia="Times New Roman" w:hAnsi="Times New Roman" w:cs="Times New Roman"/>
          </w:rPr>
          <w:t>Overwalle</w:t>
        </w:r>
      </w:ins>
      <w:proofErr w:type="spellEnd"/>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 xml:space="preserve">One such study that a model like that by </w:t>
        </w:r>
        <w:proofErr w:type="spellStart"/>
        <w:r w:rsidR="005541AB" w:rsidRPr="005541AB">
          <w:rPr>
            <w:rFonts w:ascii="Times New Roman" w:eastAsia="Times New Roman" w:hAnsi="Times New Roman" w:cs="Times New Roman"/>
          </w:rPr>
          <w:t>Overwalle</w:t>
        </w:r>
      </w:ins>
      <w:proofErr w:type="spellEnd"/>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5"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w:t>
        </w:r>
        <w:r w:rsidR="005541AB">
          <w:rPr>
            <w:rFonts w:ascii="Times New Roman" w:hAnsi="Times New Roman" w:cs="Times New Roman"/>
          </w:rPr>
          <w:t xml:space="preserve">. </w:t>
        </w:r>
        <w:r w:rsidR="0095228B">
          <w:rPr>
            <w:rFonts w:ascii="Times New Roman" w:hAnsi="Times New Roman" w:cs="Times New Roman"/>
          </w:rPr>
          <w:t xml:space="preserve">In </w:t>
        </w:r>
        <w:r w:rsidR="0095228B">
          <w:rPr>
            <w:rFonts w:ascii="Times New Roman" w:hAnsi="Times New Roman" w:cs="Times New Roman"/>
          </w:rPr>
          <w:t>one of their experiments</w:t>
        </w:r>
        <w:r w:rsidR="0095228B">
          <w:rPr>
            <w:rFonts w:ascii="Times New Roman" w:hAnsi="Times New Roman" w:cs="Times New Roman"/>
          </w:rPr>
          <w:t xml:space="preserve">,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w:t>
        </w:r>
        <w:r w:rsidR="0095228B">
          <w:rPr>
            <w:rFonts w:ascii="Times New Roman" w:hAnsi="Times New Roman" w:cs="Times New Roman"/>
          </w:rPr>
          <w:t xml:space="preserve">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79"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w:t>
        </w:r>
        <w:proofErr w:type="spellStart"/>
        <w:r w:rsidR="002C5F74">
          <w:rPr>
            <w:rFonts w:ascii="Times New Roman" w:eastAsia="Times New Roman" w:hAnsi="Times New Roman" w:cs="Times New Roman"/>
          </w:rPr>
          <w:t>Overwalle’s</w:t>
        </w:r>
        <w:proofErr w:type="spellEnd"/>
        <w:r w:rsidR="002C5F74">
          <w:rPr>
            <w:rFonts w:ascii="Times New Roman" w:eastAsia="Times New Roman" w:hAnsi="Times New Roman" w:cs="Times New Roman"/>
          </w:rPr>
          <w:t xml:space="preserve">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called ALIAS </w:t>
        </w:r>
      </w:ins>
      <w:ins w:id="345" w:author="Benton, Deon" w:date="2026-02-11T16:25:00Z" w16du:dateUtc="2026-02-11T22:25:00Z">
        <w:r w:rsidR="002A46F8">
          <w:rPr>
            <w:rFonts w:ascii="Times New Roman" w:hAnsi="Times New Roman" w:cs="Times New Roman"/>
          </w:rPr>
          <w:t xml:space="preserve">(for </w:t>
        </w:r>
        <w:r w:rsidR="002A46F8">
          <w:rPr>
            <w:rFonts w:ascii="Times New Roman" w:hAnsi="Times New Roman" w:cs="Times New Roman"/>
            <w:b/>
            <w:bCs/>
          </w:rPr>
          <w:t>A</w:t>
        </w:r>
        <w:r w:rsidR="002A46F8">
          <w:rPr>
            <w:rFonts w:ascii="Times New Roman" w:hAnsi="Times New Roman" w:cs="Times New Roman"/>
          </w:rPr>
          <w:t xml:space="preserve">ssociative </w:t>
        </w:r>
        <w:r w:rsidR="002A46F8">
          <w:rPr>
            <w:rFonts w:ascii="Times New Roman" w:hAnsi="Times New Roman" w:cs="Times New Roman"/>
            <w:b/>
            <w:bCs/>
          </w:rPr>
          <w:t>L</w:t>
        </w:r>
        <w:r w:rsidR="002A46F8">
          <w:rPr>
            <w:rFonts w:ascii="Times New Roman" w:hAnsi="Times New Roman" w:cs="Times New Roman"/>
          </w:rPr>
          <w:t xml:space="preserve">earning for </w:t>
        </w:r>
        <w:r w:rsidR="002A46F8">
          <w:rPr>
            <w:rFonts w:ascii="Times New Roman" w:hAnsi="Times New Roman" w:cs="Times New Roman"/>
            <w:b/>
            <w:bCs/>
          </w:rPr>
          <w:t>I</w:t>
        </w:r>
        <w:r w:rsidR="002A46F8">
          <w:rPr>
            <w:rFonts w:ascii="Times New Roman" w:hAnsi="Times New Roman" w:cs="Times New Roman"/>
          </w:rPr>
          <w:t xml:space="preserve">nfant </w:t>
        </w:r>
        <w:r w:rsidR="002A46F8">
          <w:rPr>
            <w:rFonts w:ascii="Times New Roman" w:hAnsi="Times New Roman" w:cs="Times New Roman"/>
            <w:b/>
            <w:bCs/>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ins>
      <w:ins w:id="346" w:author="Benton, Deon" w:date="2026-02-11T16:24:00Z" w16du:dateUtc="2026-02-11T22:24:00Z">
        <w:r w:rsidR="00696E83">
          <w:rPr>
            <w:rFonts w:ascii="Times New Roman" w:hAnsi="Times New Roman" w:cs="Times New Roman"/>
          </w:rPr>
          <w:t xml:space="preserve"> </w:t>
        </w:r>
      </w:ins>
      <w:ins w:id="347" w:author="Benton, Deon" w:date="2026-02-11T16:13:00Z" w16du:dateUtc="2026-02-11T22:13:00Z">
        <w:r w:rsidR="00431A61">
          <w:rPr>
            <w:rFonts w:ascii="Times New Roman" w:hAnsi="Times New Roman" w:cs="Times New Roman"/>
          </w:rPr>
          <w:t xml:space="preserve">can </w:t>
        </w:r>
      </w:ins>
      <w:ins w:id="348" w:author="Benton, Deon" w:date="2026-02-11T16:24:00Z" w16du:dateUtc="2026-02-11T22:24:00Z">
        <w:r w:rsidR="00696E83">
          <w:rPr>
            <w:rFonts w:ascii="Times New Roman" w:hAnsi="Times New Roman" w:cs="Times New Roman"/>
          </w:rPr>
          <w:t xml:space="preserve">readily </w:t>
        </w:r>
      </w:ins>
      <w:ins w:id="349"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1EA715E4" w14:textId="07F34C96" w:rsidR="002428A9" w:rsidRDefault="00B80D3D" w:rsidP="007E1A4C">
      <w:pPr>
        <w:spacing w:line="480" w:lineRule="auto"/>
        <w:ind w:firstLine="720"/>
        <w:contextualSpacing/>
        <w:rPr>
          <w:ins w:id="350" w:author="Benton, Deon" w:date="2026-02-11T16:58:00Z" w16du:dateUtc="2026-02-11T22:58:00Z"/>
          <w:rFonts w:ascii="Times New Roman" w:hAnsi="Times New Roman" w:cs="Times New Roman"/>
        </w:rPr>
      </w:pPr>
      <w:ins w:id="351"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2"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3" w:author="Benton, Deon" w:date="2026-02-11T16:28:00Z" w16du:dateUtc="2026-02-11T22:28:00Z">
        <w:r w:rsidRPr="00B80D3D">
          <w:rPr>
            <w:rFonts w:ascii="Times New Roman" w:hAnsi="Times New Roman" w:cs="Times New Roman"/>
          </w:rPr>
          <w:t xml:space="preserve"> can be explained by </w:t>
        </w:r>
      </w:ins>
      <w:ins w:id="354" w:author="Benton, Deon" w:date="2026-02-11T16:44:00Z" w16du:dateUtc="2026-02-11T22:44:00Z">
        <w:r w:rsidR="00077880">
          <w:rPr>
            <w:rFonts w:ascii="Times New Roman" w:hAnsi="Times New Roman" w:cs="Times New Roman"/>
          </w:rPr>
          <w:t xml:space="preserve">two factors. The first factor relates to </w:t>
        </w:r>
      </w:ins>
      <w:ins w:id="355" w:author="Benton, Deon" w:date="2026-02-11T16:47:00Z" w16du:dateUtc="2026-02-11T22:47:00Z">
        <w:r w:rsidR="00273B30">
          <w:rPr>
            <w:rFonts w:ascii="Times New Roman" w:hAnsi="Times New Roman" w:cs="Times New Roman"/>
          </w:rPr>
          <w:t>infants’ experience observing different kinds of motion in the real world</w:t>
        </w:r>
      </w:ins>
      <w:ins w:id="356" w:author="Benton, Deon" w:date="2026-02-11T16:44:00Z" w16du:dateUtc="2026-02-11T22:44:00Z">
        <w:r w:rsidR="00B80B47">
          <w:rPr>
            <w:rFonts w:ascii="Times New Roman" w:hAnsi="Times New Roman" w:cs="Times New Roman"/>
          </w:rPr>
          <w:t>.</w:t>
        </w:r>
      </w:ins>
      <w:ins w:id="357" w:author="Benton, Deon" w:date="2026-02-11T16:45:00Z" w16du:dateUtc="2026-02-11T22:45:00Z">
        <w:r w:rsidR="00B80B47">
          <w:rPr>
            <w:rFonts w:ascii="Times New Roman" w:hAnsi="Times New Roman" w:cs="Times New Roman"/>
          </w:rPr>
          <w:t xml:space="preserve"> Specifically, infants’ looking behaviors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 xml:space="preserve">real-world, </w:t>
        </w:r>
        <w:proofErr w:type="gramStart"/>
        <w:r w:rsidRPr="00B80D3D">
          <w:rPr>
            <w:rFonts w:ascii="Times New Roman" w:hAnsi="Times New Roman" w:cs="Times New Roman"/>
          </w:rPr>
          <w:t>third-person</w:t>
        </w:r>
        <w:proofErr w:type="gramEnd"/>
        <w:r w:rsidRPr="00B80D3D">
          <w:rPr>
            <w:rFonts w:ascii="Times New Roman" w:hAnsi="Times New Roman" w:cs="Times New Roman"/>
          </w:rPr>
          <w:t xml:space="preserve">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1T16:52:00Z" w16du:dateUtc="2026-02-11T22:52:00Z">
        <w:r w:rsidR="00F6074B">
          <w:rPr>
            <w:rFonts w:ascii="Times New Roman" w:hAnsi="Times New Roman" w:cs="Times New Roman"/>
          </w:rPr>
          <w:t>In</w:t>
        </w:r>
      </w:ins>
      <w:ins w:id="373" w:author="Benton, Deon" w:date="2026-02-11T16:53:00Z" w16du:dateUtc="2026-02-11T22:53:00Z">
        <w:r w:rsidR="00F6074B">
          <w:rPr>
            <w:rFonts w:ascii="Times New Roman" w:hAnsi="Times New Roman" w:cs="Times New Roman"/>
          </w:rPr>
          <w:t xml:space="preserve"> particular, infants </w:t>
        </w:r>
        <w:r w:rsidR="00F6074B">
          <w:rPr>
            <w:rFonts w:ascii="Times New Roman" w:hAnsi="Times New Roman" w:cs="Times New Roman"/>
          </w:rPr>
          <w:lastRenderedPageBreak/>
          <w:t>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people tend to</w:t>
        </w:r>
      </w:ins>
      <w:ins w:id="376" w:author="Benton, Deon" w:date="2026-02-11T16:48:00Z" w16du:dateUtc="2026-02-11T22:48:00Z">
        <w:r w:rsidR="00044173">
          <w:rPr>
            <w:rFonts w:ascii="Times New Roman" w:hAnsi="Times New Roman" w:cs="Times New Roman"/>
          </w:rPr>
          <w:t xml:space="preserve"> follow </w:t>
        </w:r>
      </w:ins>
      <w:ins w:id="377" w:author="Benton, Deon" w:date="2026-02-11T16:49:00Z" w16du:dateUtc="2026-02-11T22:49:00Z">
        <w:r w:rsidR="00044173">
          <w:rPr>
            <w:rFonts w:ascii="Times New Roman" w:hAnsi="Times New Roman" w:cs="Times New Roman"/>
          </w:rPr>
          <w:t>straight motion paths to reach other people in the absence of physical barriers.</w:t>
        </w:r>
      </w:ins>
      <w:ins w:id="378" w:author="Benton, Deon" w:date="2026-02-11T16:50:00Z" w16du:dateUtc="2026-02-11T22:50:00Z">
        <w:r w:rsidR="00044173">
          <w:rPr>
            <w:rFonts w:ascii="Times New Roman" w:hAnsi="Times New Roman" w:cs="Times New Roman"/>
          </w:rPr>
          <w:t xml:space="preserve"> </w:t>
        </w:r>
      </w:ins>
      <w:ins w:id="379" w:author="Benton, Deon" w:date="2026-02-11T17:00:00Z" w16du:dateUtc="2026-02-11T23:00:00Z">
        <w:r w:rsidR="00863400">
          <w:rPr>
            <w:rFonts w:ascii="Times New Roman" w:hAnsi="Times New Roman" w:cs="Times New Roman"/>
          </w:rPr>
          <w:t>In terms of how infants represent</w:t>
        </w:r>
      </w:ins>
      <w:ins w:id="380" w:author="Benton, Deon" w:date="2026-02-11T17:01:00Z" w16du:dateUtc="2026-02-11T23:01:00Z">
        <w:r w:rsidR="00863400">
          <w:rPr>
            <w:rFonts w:ascii="Times New Roman" w:hAnsi="Times New Roman" w:cs="Times New Roman"/>
          </w:rPr>
          <w:t xml:space="preserve"> and process straight and curved motion paths,</w:t>
        </w:r>
      </w:ins>
      <w:ins w:id="381" w:author="Benton, Deon" w:date="2026-02-11T16:50:00Z" w16du:dateUtc="2026-02-11T22:50:00Z">
        <w:r w:rsidR="00044173">
          <w:rPr>
            <w:rFonts w:ascii="Times New Roman" w:hAnsi="Times New Roman" w:cs="Times New Roman"/>
          </w:rPr>
          <w:t xml:space="preserve"> it is assumed here that infants process such actions</w:t>
        </w:r>
      </w:ins>
      <w:ins w:id="382" w:author="Benton, Deon" w:date="2026-02-11T16:55:00Z" w16du:dateUtc="2026-02-11T22:55:00Z">
        <w:r w:rsidR="00D910E2">
          <w:rPr>
            <w:rFonts w:ascii="Times New Roman" w:hAnsi="Times New Roman" w:cs="Times New Roman"/>
          </w:rPr>
          <w:t xml:space="preserve">—along with the actors involved in </w:t>
        </w:r>
      </w:ins>
      <w:ins w:id="383" w:author="Benton, Deon" w:date="2026-02-11T17:01:00Z" w16du:dateUtc="2026-02-11T23:01:00Z">
        <w:r w:rsidR="00863400">
          <w:rPr>
            <w:rFonts w:ascii="Times New Roman" w:hAnsi="Times New Roman" w:cs="Times New Roman"/>
          </w:rPr>
          <w:t>them</w:t>
        </w:r>
      </w:ins>
      <w:ins w:id="384" w:author="Benton, Deon" w:date="2026-02-11T16:55:00Z" w16du:dateUtc="2026-02-11T22:55:00Z">
        <w:r w:rsidR="00D910E2">
          <w:rPr>
            <w:rFonts w:ascii="Times New Roman" w:hAnsi="Times New Roman" w:cs="Times New Roman"/>
          </w:rPr>
          <w:t>—</w:t>
        </w:r>
      </w:ins>
      <w:ins w:id="385" w:author="Benton, Deon" w:date="2026-02-11T16:50:00Z" w16du:dateUtc="2026-02-11T22:50:00Z">
        <w:r w:rsidR="00044173">
          <w:rPr>
            <w:rFonts w:ascii="Times New Roman" w:hAnsi="Times New Roman" w:cs="Times New Roman"/>
          </w:rPr>
          <w:t>not in terms</w:t>
        </w:r>
      </w:ins>
      <w:ins w:id="386" w:author="Benton, Deon" w:date="2026-02-11T16:53:00Z" w16du:dateUtc="2026-02-11T22:53:00Z">
        <w:r w:rsidR="00D910E2">
          <w:rPr>
            <w:rFonts w:ascii="Times New Roman" w:hAnsi="Times New Roman" w:cs="Times New Roman"/>
          </w:rPr>
          <w:t xml:space="preserve"> </w:t>
        </w:r>
      </w:ins>
      <w:ins w:id="387" w:author="Benton, Deon" w:date="2026-02-11T16:50:00Z" w16du:dateUtc="2026-02-11T22:50:00Z">
        <w:r w:rsidR="00044173">
          <w:rPr>
            <w:rFonts w:ascii="Times New Roman" w:hAnsi="Times New Roman" w:cs="Times New Roman"/>
          </w:rPr>
          <w:t xml:space="preserve">of </w:t>
        </w:r>
      </w:ins>
      <w:ins w:id="388" w:author="Benton, Deon" w:date="2026-02-11T16:53:00Z" w16du:dateUtc="2026-02-11T22:53:00Z">
        <w:r w:rsidR="00D910E2">
          <w:rPr>
            <w:rFonts w:ascii="Times New Roman" w:hAnsi="Times New Roman" w:cs="Times New Roman"/>
          </w:rPr>
          <w:t xml:space="preserve">their </w:t>
        </w:r>
      </w:ins>
      <w:ins w:id="389" w:author="Benton, Deon" w:date="2026-02-11T16:50:00Z" w16du:dateUtc="2026-02-11T22:50:00Z">
        <w:r w:rsidR="00044173">
          <w:rPr>
            <w:rFonts w:ascii="Times New Roman" w:hAnsi="Times New Roman" w:cs="Times New Roman"/>
          </w:rPr>
          <w:t>efficiency</w:t>
        </w:r>
      </w:ins>
      <w:ins w:id="390" w:author="Benton, Deon" w:date="2026-02-11T16:55:00Z" w16du:dateUtc="2026-02-11T22:55:00Z">
        <w:r w:rsidR="00D910E2">
          <w:rPr>
            <w:rFonts w:ascii="Times New Roman" w:hAnsi="Times New Roman" w:cs="Times New Roman"/>
          </w:rPr>
          <w:t>, utility,</w:t>
        </w:r>
      </w:ins>
      <w:ins w:id="391" w:author="Benton, Deon" w:date="2026-02-11T16:50:00Z" w16du:dateUtc="2026-02-11T22:50:00Z">
        <w:r w:rsidR="00044173">
          <w:rPr>
            <w:rFonts w:ascii="Times New Roman" w:hAnsi="Times New Roman" w:cs="Times New Roman"/>
          </w:rPr>
          <w:t xml:space="preserve"> or </w:t>
        </w:r>
        <w:r w:rsidR="00044173">
          <w:rPr>
            <w:rFonts w:ascii="Times New Roman" w:hAnsi="Times New Roman" w:cs="Times New Roman"/>
          </w:rPr>
          <w:t>deeper, conceptual meaning</w:t>
        </w:r>
      </w:ins>
      <w:ins w:id="392" w:author="Benton, Deon" w:date="2026-02-11T16:48:00Z" w16du:dateUtc="2026-02-11T22:48:00Z">
        <w:r w:rsidR="00044173">
          <w:rPr>
            <w:rFonts w:ascii="Times New Roman" w:hAnsi="Times New Roman" w:cs="Times New Roman"/>
          </w:rPr>
          <w:t xml:space="preserve"> </w:t>
        </w:r>
      </w:ins>
      <w:ins w:id="393" w:author="Benton, Deon" w:date="2026-02-11T16:50:00Z" w16du:dateUtc="2026-02-11T22:50:00Z">
        <w:r w:rsidR="00044173">
          <w:rPr>
            <w:rFonts w:ascii="Times New Roman" w:hAnsi="Times New Roman" w:cs="Times New Roman"/>
          </w:rPr>
          <w:t xml:space="preserve">but rather in terms of their </w:t>
        </w:r>
      </w:ins>
      <w:ins w:id="394" w:author="Benton, Deon" w:date="2026-02-11T16:51:00Z" w16du:dateUtc="2026-02-11T22:51:00Z">
        <w:r w:rsidR="00F6074B">
          <w:rPr>
            <w:rFonts w:ascii="Times New Roman" w:hAnsi="Times New Roman" w:cs="Times New Roman"/>
          </w:rPr>
          <w:t xml:space="preserve">semantically neutral </w:t>
        </w:r>
      </w:ins>
      <w:ins w:id="395" w:author="Benton, Deon" w:date="2026-02-11T16:50:00Z" w16du:dateUtc="2026-02-11T22:50:00Z">
        <w:r w:rsidR="00F6074B">
          <w:rPr>
            <w:rFonts w:ascii="Times New Roman" w:hAnsi="Times New Roman" w:cs="Times New Roman"/>
          </w:rPr>
          <w:t xml:space="preserve">kinematics (i.e., </w:t>
        </w:r>
      </w:ins>
      <w:ins w:id="396" w:author="Benton, Deon" w:date="2026-02-11T16:53:00Z" w16du:dateUtc="2026-02-11T22:53:00Z">
        <w:r w:rsidR="00D910E2">
          <w:rPr>
            <w:rFonts w:ascii="Times New Roman" w:hAnsi="Times New Roman" w:cs="Times New Roman"/>
          </w:rPr>
          <w:t>spatiotemporal propert</w:t>
        </w:r>
      </w:ins>
      <w:ins w:id="397" w:author="Benton, Deon" w:date="2026-02-11T16:54:00Z" w16du:dateUtc="2026-02-11T22:54:00Z">
        <w:r w:rsidR="00D910E2">
          <w:rPr>
            <w:rFonts w:ascii="Times New Roman" w:hAnsi="Times New Roman" w:cs="Times New Roman"/>
          </w:rPr>
          <w:t>ies</w:t>
        </w:r>
      </w:ins>
      <w:ins w:id="398" w:author="Benton, Deon" w:date="2026-02-11T16:50:00Z" w16du:dateUtc="2026-02-11T22:50:00Z">
        <w:r w:rsidR="00F6074B">
          <w:rPr>
            <w:rFonts w:ascii="Times New Roman" w:hAnsi="Times New Roman" w:cs="Times New Roman"/>
          </w:rPr>
          <w:t xml:space="preserve">) and visible, </w:t>
        </w:r>
      </w:ins>
      <w:ins w:id="399" w:author="Benton, Deon" w:date="2026-02-11T16:55:00Z" w16du:dateUtc="2026-02-11T22:55:00Z">
        <w:r w:rsidR="006C33A3">
          <w:rPr>
            <w:rFonts w:ascii="Times New Roman" w:hAnsi="Times New Roman" w:cs="Times New Roman"/>
          </w:rPr>
          <w:t xml:space="preserve">low-level </w:t>
        </w:r>
      </w:ins>
      <w:ins w:id="400" w:author="Benton, Deon" w:date="2026-02-11T16:50:00Z" w16du:dateUtc="2026-02-11T22:50:00Z">
        <w:r w:rsidR="00F6074B">
          <w:rPr>
            <w:rFonts w:ascii="Times New Roman" w:hAnsi="Times New Roman" w:cs="Times New Roman"/>
          </w:rPr>
          <w:t>surface features.</w:t>
        </w:r>
      </w:ins>
      <w:ins w:id="401" w:author="Benton, Deon" w:date="2026-02-11T16:56:00Z" w16du:dateUtc="2026-02-11T22:56:00Z">
        <w:r w:rsidR="006C33A3">
          <w:rPr>
            <w:rFonts w:ascii="Times New Roman" w:hAnsi="Times New Roman" w:cs="Times New Roman"/>
          </w:rPr>
          <w:t xml:space="preserve"> </w:t>
        </w:r>
      </w:ins>
      <w:ins w:id="402" w:author="Benton, Deon" w:date="2026-02-11T16:58:00Z" w16du:dateUtc="2026-02-11T22:58:00Z">
        <w:r w:rsidR="002428A9">
          <w:rPr>
            <w:rFonts w:ascii="Times New Roman" w:hAnsi="Times New Roman" w:cs="Times New Roman"/>
          </w:rPr>
          <w:t xml:space="preserve">Crucially, such experience </w:t>
        </w:r>
      </w:ins>
      <w:ins w:id="403" w:author="Benton, Deon" w:date="2026-02-11T17:02:00Z" w16du:dateUtc="2026-02-11T23:02:00Z">
        <w:r w:rsidR="00B54850">
          <w:rPr>
            <w:rFonts w:ascii="Times New Roman" w:hAnsi="Times New Roman" w:cs="Times New Roman"/>
          </w:rPr>
          <w:t xml:space="preserve">can </w:t>
        </w:r>
      </w:ins>
      <w:ins w:id="404" w:author="Benton, Deon" w:date="2026-02-11T17:04:00Z" w16du:dateUtc="2026-02-11T23:04:00Z">
        <w:r w:rsidR="00586774">
          <w:rPr>
            <w:rFonts w:ascii="Times New Roman" w:hAnsi="Times New Roman" w:cs="Times New Roman"/>
          </w:rPr>
          <w:t>clarify how</w:t>
        </w:r>
      </w:ins>
      <w:ins w:id="405" w:author="Benton, Deon" w:date="2026-02-11T17:03:00Z" w16du:dateUtc="2026-02-11T23:03:00Z">
        <w:r w:rsidR="00B54850">
          <w:rPr>
            <w:rFonts w:ascii="Times New Roman" w:hAnsi="Times New Roman" w:cs="Times New Roman"/>
          </w:rPr>
          <w:t xml:space="preserve"> infants in </w:t>
        </w:r>
        <w:proofErr w:type="spellStart"/>
        <w:r w:rsidR="00B54850">
          <w:rPr>
            <w:rFonts w:ascii="Times New Roman" w:hAnsi="Times New Roman" w:cs="Times New Roman"/>
          </w:rPr>
          <w:t>Csibra</w:t>
        </w:r>
        <w:proofErr w:type="spellEnd"/>
        <w:r w:rsidR="00B54850">
          <w:rPr>
            <w:rFonts w:ascii="Times New Roman" w:hAnsi="Times New Roman" w:cs="Times New Roman"/>
          </w:rPr>
          <w:t xml:space="preserve"> et al. (2003) </w:t>
        </w:r>
      </w:ins>
      <w:ins w:id="406" w:author="Benton, Deon" w:date="2026-02-11T17:04:00Z" w16du:dateUtc="2026-02-11T23:04:00Z">
        <w:r w:rsidR="00586774">
          <w:rPr>
            <w:rFonts w:ascii="Times New Roman" w:hAnsi="Times New Roman" w:cs="Times New Roman"/>
          </w:rPr>
          <w:t xml:space="preserve">were able to </w:t>
        </w:r>
      </w:ins>
      <w:ins w:id="407" w:author="Benton, Deon" w:date="2026-02-11T17:03:00Z" w16du:dateUtc="2026-02-11T23:03:00Z">
        <w:r w:rsidR="00B54850">
          <w:rPr>
            <w:rFonts w:ascii="Times New Roman" w:hAnsi="Times New Roman" w:cs="Times New Roman"/>
          </w:rPr>
          <w:t xml:space="preserve">infer a barrier even though </w:t>
        </w:r>
      </w:ins>
      <w:ins w:id="408" w:author="Benton, Deon" w:date="2026-02-11T17:06:00Z" w16du:dateUtc="2026-02-11T23:06:00Z">
        <w:r w:rsidR="00E41FF4">
          <w:rPr>
            <w:rFonts w:ascii="Times New Roman" w:hAnsi="Times New Roman" w:cs="Times New Roman"/>
          </w:rPr>
          <w:t>the visual event that infants were habituated to did not contain one</w:t>
        </w:r>
      </w:ins>
      <w:ins w:id="409" w:author="Benton, Deon" w:date="2026-02-11T17:03:00Z" w16du:dateUtc="2026-02-11T23:03:00Z">
        <w:r w:rsidR="00B54850">
          <w:rPr>
            <w:rFonts w:ascii="Times New Roman" w:hAnsi="Times New Roman" w:cs="Times New Roman"/>
          </w:rPr>
          <w:t>.</w:t>
        </w:r>
      </w:ins>
      <w:ins w:id="410" w:author="Benton, Deon" w:date="2026-02-11T17:04:00Z" w16du:dateUtc="2026-02-11T23:04:00Z">
        <w:r w:rsidR="00586774">
          <w:rPr>
            <w:rFonts w:ascii="Times New Roman" w:hAnsi="Times New Roman" w:cs="Times New Roman"/>
          </w:rPr>
          <w:t xml:space="preserve"> </w:t>
        </w:r>
      </w:ins>
      <w:ins w:id="411" w:author="Benton, Deon" w:date="2026-02-11T17:08:00Z" w16du:dateUtc="2026-02-11T23:08:00Z">
        <w:r w:rsidR="004565E7">
          <w:rPr>
            <w:rFonts w:ascii="Times New Roman" w:hAnsi="Times New Roman" w:cs="Times New Roman"/>
          </w:rPr>
          <w:t>If infants learned in the real world that</w:t>
        </w:r>
      </w:ins>
      <w:ins w:id="412" w:author="Benton, Deon" w:date="2026-02-11T17:04:00Z" w16du:dateUtc="2026-02-11T23:04:00Z">
        <w:r w:rsidR="00586774">
          <w:rPr>
            <w:rFonts w:ascii="Times New Roman" w:hAnsi="Times New Roman" w:cs="Times New Roman"/>
          </w:rPr>
          <w:t xml:space="preserve"> </w:t>
        </w:r>
      </w:ins>
      <w:ins w:id="413" w:author="Benton, Deon" w:date="2026-02-11T17:05:00Z" w16du:dateUtc="2026-02-11T23:05:00Z">
        <w:r w:rsidR="00586774">
          <w:rPr>
            <w:rFonts w:ascii="Times New Roman" w:hAnsi="Times New Roman" w:cs="Times New Roman"/>
          </w:rPr>
          <w:t xml:space="preserve">individuals tend only to follow curved motion paths to reach other individuals when a physical barrier is present, </w:t>
        </w:r>
      </w:ins>
      <w:ins w:id="414" w:author="Benton, Deon" w:date="2026-02-11T17:08:00Z" w16du:dateUtc="2026-02-11T23:08:00Z">
        <w:r w:rsidR="004565E7">
          <w:rPr>
            <w:rFonts w:ascii="Times New Roman" w:hAnsi="Times New Roman" w:cs="Times New Roman"/>
          </w:rPr>
          <w:t xml:space="preserve">they may have looked longer at X not because of Y but </w:t>
        </w:r>
        <w:commentRangeStart w:id="415"/>
        <w:r w:rsidR="004565E7">
          <w:rPr>
            <w:rFonts w:ascii="Times New Roman" w:hAnsi="Times New Roman" w:cs="Times New Roman"/>
          </w:rPr>
          <w:t xml:space="preserve">because </w:t>
        </w:r>
      </w:ins>
      <w:ins w:id="416" w:author="Benton, Deon" w:date="2026-02-11T17:09:00Z" w16du:dateUtc="2026-02-11T23:09:00Z">
        <w:r w:rsidR="004565E7">
          <w:rPr>
            <w:rFonts w:ascii="Times New Roman" w:hAnsi="Times New Roman" w:cs="Times New Roman"/>
          </w:rPr>
          <w:t>of X</w:t>
        </w:r>
        <w:commentRangeEnd w:id="415"/>
        <w:r w:rsidR="008D01DF">
          <w:rPr>
            <w:rStyle w:val="CommentReference"/>
          </w:rPr>
          <w:commentReference w:id="415"/>
        </w:r>
        <w:r w:rsidR="004565E7">
          <w:rPr>
            <w:rFonts w:ascii="Times New Roman" w:hAnsi="Times New Roman" w:cs="Times New Roman"/>
          </w:rPr>
          <w:t>.</w:t>
        </w:r>
      </w:ins>
    </w:p>
    <w:p w14:paraId="7853E329" w14:textId="77777777" w:rsidR="002428A9" w:rsidRDefault="002428A9" w:rsidP="007E1A4C">
      <w:pPr>
        <w:spacing w:line="480" w:lineRule="auto"/>
        <w:ind w:firstLine="720"/>
        <w:contextualSpacing/>
        <w:rPr>
          <w:ins w:id="417" w:author="Benton, Deon" w:date="2026-02-11T16:58:00Z" w16du:dateUtc="2026-02-11T22:58:00Z"/>
          <w:rFonts w:ascii="Times New Roman" w:hAnsi="Times New Roman" w:cs="Times New Roman"/>
        </w:rPr>
      </w:pPr>
    </w:p>
    <w:p w14:paraId="59A5325D" w14:textId="1AC18E37" w:rsidR="00524642" w:rsidRDefault="006C33A3" w:rsidP="007E1A4C">
      <w:pPr>
        <w:spacing w:line="480" w:lineRule="auto"/>
        <w:ind w:firstLine="720"/>
        <w:contextualSpacing/>
        <w:rPr>
          <w:rFonts w:ascii="Times New Roman" w:hAnsi="Times New Roman" w:cs="Times New Roman"/>
        </w:rPr>
      </w:pPr>
      <w:ins w:id="418" w:author="Benton, Deon" w:date="2026-02-11T16:56:00Z" w16du:dateUtc="2026-02-11T22:56:00Z">
        <w:r>
          <w:rPr>
            <w:rFonts w:ascii="Times New Roman" w:hAnsi="Times New Roman" w:cs="Times New Roman"/>
          </w:rPr>
          <w:t xml:space="preserve">The second factor concerns infants’ experience during </w:t>
        </w:r>
      </w:ins>
      <w:ins w:id="419" w:author="Benton, Deon" w:date="2026-02-11T16:59:00Z" w16du:dateUtc="2026-02-11T22:59:00Z">
        <w:r w:rsidR="002428A9">
          <w:rPr>
            <w:rFonts w:ascii="Times New Roman" w:hAnsi="Times New Roman" w:cs="Times New Roman"/>
          </w:rPr>
          <w:t>action understanding studies themselves</w:t>
        </w:r>
      </w:ins>
      <w:ins w:id="420" w:author="Benton, Deon" w:date="2026-02-11T16:56:00Z" w16du:dateUtc="2026-02-11T22:56:00Z">
        <w:r>
          <w:rPr>
            <w:rFonts w:ascii="Times New Roman" w:hAnsi="Times New Roman" w:cs="Times New Roman"/>
          </w:rPr>
          <w:t xml:space="preserve">. To illustrate the importance of this factor, consider </w:t>
        </w:r>
      </w:ins>
      <w:r w:rsidR="00524642">
        <w:rPr>
          <w:rFonts w:ascii="Times New Roman" w:hAnsi="Times New Roman" w:cs="Times New Roman"/>
        </w:rPr>
        <w:t>Gergely et al.</w:t>
      </w:r>
      <w:ins w:id="421"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22"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del w:id="423" w:author="Benton, Deon" w:date="2026-02-11T16:57:00Z" w16du:dateUtc="2026-02-11T22:57:00Z">
        <w:r w:rsidR="00524642" w:rsidDel="002428A9">
          <w:rPr>
            <w:rFonts w:ascii="Times New Roman" w:hAnsi="Times New Roman" w:cs="Times New Roman"/>
          </w:rPr>
          <w:delText>, for instance</w:delText>
        </w:r>
      </w:del>
      <w:r w:rsidR="00524642">
        <w:rPr>
          <w:rFonts w:ascii="Times New Roman" w:hAnsi="Times New Roman" w:cs="Times New Roman"/>
        </w:rPr>
        <w:t xml:space="preserve">, infants may have formed an association between the arced motion path and the </w:t>
      </w:r>
      <w:ins w:id="424" w:author="Benton, Deon" w:date="2026-02-11T16:36:00Z" w16du:dateUtc="2026-02-11T22:36:00Z">
        <w:r w:rsidR="00DB4A47">
          <w:rPr>
            <w:rFonts w:ascii="Times New Roman" w:hAnsi="Times New Roman" w:cs="Times New Roman"/>
          </w:rPr>
          <w:t>p</w:t>
        </w:r>
      </w:ins>
      <w:ins w:id="425" w:author="Benton, Deon" w:date="2026-02-11T16:37:00Z" w16du:dateUtc="2026-02-11T22:37:00Z">
        <w:r w:rsidR="00A376CF">
          <w:rPr>
            <w:rFonts w:ascii="Times New Roman" w:hAnsi="Times New Roman" w:cs="Times New Roman"/>
          </w:rPr>
          <w:t>erceptual features</w:t>
        </w:r>
      </w:ins>
      <w:ins w:id="426" w:author="Benton, Deon" w:date="2026-02-11T16:38:00Z" w16du:dateUtc="2026-02-11T22:38:00Z">
        <w:r w:rsidR="00A376CF">
          <w:rPr>
            <w:rFonts w:ascii="Times New Roman" w:hAnsi="Times New Roman" w:cs="Times New Roman"/>
          </w:rPr>
          <w:t xml:space="preserve"> of a</w:t>
        </w:r>
      </w:ins>
      <w:ins w:id="427"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 xml:space="preserve">barrier based on repeated pairings of the two over the course of the habituation phase. Crucially, </w:t>
      </w:r>
      <w:r w:rsidR="00037ED7">
        <w:rPr>
          <w:rFonts w:ascii="Times New Roman" w:hAnsi="Times New Roman" w:cs="Times New Roman"/>
        </w:rPr>
        <w:t>this link</w:t>
      </w:r>
      <w:r w:rsidR="00524642">
        <w:rPr>
          <w:rFonts w:ascii="Times New Roman" w:hAnsi="Times New Roman" w:cs="Times New Roman"/>
        </w:rPr>
        <w:t xml:space="preserve">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 xml:space="preserve">This </w:t>
      </w:r>
      <w:r w:rsidR="00037ED7">
        <w:rPr>
          <w:rFonts w:ascii="Times New Roman" w:hAnsi="Times New Roman" w:cs="Times New Roman"/>
        </w:rPr>
        <w:t>is because</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curved motion and the barrier occupy the same region of the screen</w:t>
      </w:r>
      <w:r w:rsidR="00037ED7">
        <w:rPr>
          <w:rFonts w:ascii="Times New Roman" w:hAnsi="Times New Roman" w:cs="Times New Roman"/>
        </w:rPr>
        <w:t xml:space="preserve"> and thus can be simultaneously </w:t>
      </w:r>
      <w:r w:rsidR="00282527">
        <w:rPr>
          <w:rFonts w:ascii="Times New Roman" w:hAnsi="Times New Roman" w:cs="Times New Roman"/>
        </w:rPr>
        <w:t>fixated</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w:t>
      </w:r>
      <w:ins w:id="428" w:author="Benton, Deon" w:date="2026-02-11T16:37:00Z" w16du:dateUtc="2026-02-11T22:37:00Z">
        <w:r w:rsidR="00A376CF">
          <w:rPr>
            <w:rFonts w:ascii="Times New Roman" w:hAnsi="Times New Roman" w:cs="Times New Roman"/>
          </w:rPr>
          <w:t>in the Control condition in Gergely et al. (1995)</w:t>
        </w:r>
      </w:ins>
      <w:r w:rsidR="00524642">
        <w:rPr>
          <w:rFonts w:ascii="Times New Roman" w:hAnsi="Times New Roman" w:cs="Times New Roman"/>
        </w:rPr>
        <w:t xml:space="preserve">, </w:t>
      </w:r>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w:t>
      </w:r>
      <w:r w:rsidR="00CD32BB">
        <w:rPr>
          <w:rFonts w:ascii="Times New Roman" w:hAnsi="Times New Roman" w:cs="Times New Roman"/>
        </w:rPr>
        <w:lastRenderedPageBreak/>
        <w:t>motion and the barrier</w:t>
      </w:r>
      <w:r w:rsidR="00524642" w:rsidRPr="00E85228">
        <w:rPr>
          <w:rFonts w:ascii="Times New Roman" w:hAnsi="Times New Roman" w:cs="Times New Roman"/>
        </w:rPr>
        <w:t>.</w:t>
      </w:r>
      <w:r w:rsidR="00524642">
        <w:rPr>
          <w:rFonts w:ascii="Times New Roman" w:hAnsi="Times New Roman" w:cs="Times New Roman"/>
        </w:rPr>
        <w:t xml:space="preserve"> </w:t>
      </w:r>
      <w:r w:rsidR="00CD32BB">
        <w:rPr>
          <w:rFonts w:ascii="Times New Roman" w:hAnsi="Times New Roman" w:cs="Times New Roman"/>
        </w:rPr>
        <w:t xml:space="preserve">Consequently, </w:t>
      </w:r>
      <w:r w:rsidR="00105D7B">
        <w:rPr>
          <w:rFonts w:ascii="Times New Roman" w:hAnsi="Times New Roman" w:cs="Times New Roman"/>
        </w:rPr>
        <w:t>for infants to form an</w:t>
      </w:r>
      <w:r w:rsidR="00CD32BB">
        <w:rPr>
          <w:rFonts w:ascii="Times New Roman" w:hAnsi="Times New Roman" w:cs="Times New Roman"/>
        </w:rPr>
        <w:t xml:space="preserve"> association between the barrier and the curved motion in this configuration, </w:t>
      </w:r>
      <w:r w:rsidR="00105D7B">
        <w:rPr>
          <w:rFonts w:ascii="Times New Roman" w:hAnsi="Times New Roman" w:cs="Times New Roman"/>
        </w:rPr>
        <w:t xml:space="preserve">they must repeatedly shift their attention from the jumping action at the center of the screen to the barrier positioned off to the side. </w:t>
      </w:r>
      <w:ins w:id="429"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r w:rsidR="000420E6">
        <w:rPr>
          <w:rFonts w:ascii="Times New Roman" w:hAnsi="Times New Roman" w:cs="Times New Roman"/>
        </w:rPr>
        <w:t>attention</w:t>
      </w:r>
      <w:ins w:id="430" w:author="Benton, Deon" w:date="2026-02-11T16:40:00Z" w16du:dateUtc="2026-02-11T22:40:00Z">
        <w:r w:rsidR="00B86AE9">
          <w:rPr>
            <w:rFonts w:ascii="Times New Roman" w:hAnsi="Times New Roman" w:cs="Times New Roman"/>
          </w:rPr>
          <w:t xml:space="preserve"> </w:t>
        </w:r>
      </w:ins>
      <w:ins w:id="431" w:author="Benton, Deon" w:date="2026-02-11T16:39:00Z" w16du:dateUtc="2026-02-11T22:39:00Z">
        <w:r w:rsidR="00B86AE9">
          <w:rPr>
            <w:rFonts w:ascii="Times New Roman" w:hAnsi="Times New Roman" w:cs="Times New Roman"/>
          </w:rPr>
          <w:t>between the curved motion and barrier</w:t>
        </w:r>
      </w:ins>
      <w:ins w:id="432" w:author="Benton, Deon" w:date="2026-02-11T16:42:00Z" w16du:dateUtc="2026-02-11T22:42:00Z">
        <w:r w:rsidR="005D6AE0">
          <w:rPr>
            <w:rFonts w:ascii="Times New Roman" w:hAnsi="Times New Roman" w:cs="Times New Roman"/>
          </w:rPr>
          <w:t xml:space="preserve"> </w:t>
        </w:r>
      </w:ins>
      <w:ins w:id="433" w:author="Benton, Deon" w:date="2026-02-11T16:43:00Z" w16du:dateUtc="2026-02-11T22:43:00Z">
        <w:r w:rsidR="00077880">
          <w:rPr>
            <w:rFonts w:ascii="Times New Roman" w:hAnsi="Times New Roman" w:cs="Times New Roman"/>
          </w:rPr>
          <w:t xml:space="preserve">in order </w:t>
        </w:r>
      </w:ins>
      <w:ins w:id="434"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del w:id="435" w:author="Benton, Deon" w:date="2026-02-11T16:42:00Z" w16du:dateUtc="2026-02-11T22:42:00Z">
        <w:r w:rsidR="00524642" w:rsidDel="005D6AE0">
          <w:rPr>
            <w:rFonts w:ascii="Times New Roman" w:hAnsi="Times New Roman" w:cs="Times New Roman"/>
          </w:rPr>
          <w:delText xml:space="preserve"> between the</w:delText>
        </w:r>
      </w:del>
      <w:r w:rsidR="000420E6">
        <w:rPr>
          <w:rFonts w:ascii="Times New Roman" w:hAnsi="Times New Roman" w:cs="Times New Roman"/>
        </w:rPr>
        <w:t>, particularly</w:t>
      </w:r>
      <w:r w:rsidR="00146CEE">
        <w:rPr>
          <w:rFonts w:ascii="Times New Roman" w:hAnsi="Times New Roman" w:cs="Times New Roman"/>
        </w:rPr>
        <w:t xml:space="preserve"> because the barrier receives less of a salience boost in this configuration than when it </w:t>
      </w:r>
      <w:ins w:id="43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r w:rsidR="00524642">
        <w:rPr>
          <w:rFonts w:ascii="Times New Roman" w:hAnsi="Times New Roman" w:cs="Times New Roman"/>
        </w:rPr>
        <w:t xml:space="preserve">. </w:t>
      </w:r>
      <w:r w:rsidR="0057217D" w:rsidRPr="0057217D">
        <w:rPr>
          <w:rFonts w:ascii="Times New Roman" w:hAnsi="Times New Roman" w:cs="Times New Roman"/>
        </w:rPr>
        <w:t xml:space="preserve">This mechanistic account helps </w:t>
      </w:r>
      <w:r w:rsidR="00282527">
        <w:rPr>
          <w:rFonts w:ascii="Times New Roman" w:hAnsi="Times New Roman" w:cs="Times New Roman"/>
        </w:rPr>
        <w:t xml:space="preserve">to </w:t>
      </w:r>
      <w:r w:rsidR="0057217D" w:rsidRPr="0057217D">
        <w:rPr>
          <w:rFonts w:ascii="Times New Roman" w:hAnsi="Times New Roman" w:cs="Times New Roman"/>
        </w:rPr>
        <w:t xml:space="preserve">explain why infants in Gergely et al.'s (1995) Experimental condition—but not the Control condition—looked longer at the barrierless curved motion event than at the barrierless straight motion event: </w:t>
      </w:r>
      <w:r w:rsidR="00F66778">
        <w:rPr>
          <w:rFonts w:ascii="Times New Roman" w:hAnsi="Times New Roman" w:cs="Times New Roman"/>
        </w:rPr>
        <w:t>B</w:t>
      </w:r>
      <w:r w:rsidR="00F66778" w:rsidRPr="0057217D">
        <w:rPr>
          <w:rFonts w:ascii="Times New Roman" w:hAnsi="Times New Roman" w:cs="Times New Roman"/>
        </w:rPr>
        <w:t xml:space="preserve">ecause </w:t>
      </w:r>
      <w:r w:rsidR="0057217D" w:rsidRPr="0057217D">
        <w:rPr>
          <w:rFonts w:ascii="Times New Roman" w:hAnsi="Times New Roman" w:cs="Times New Roman"/>
        </w:rPr>
        <w:t>it is the case that the curved trajectory becomes strongly associated with a previously seen barrier only in the Experimental condition, the barrier’s absence at test violates infants’ learned expectations and thereby elicits increased looking to the curved motion event</w:t>
      </w:r>
      <w:r w:rsidR="00F66778">
        <w:rPr>
          <w:rFonts w:ascii="Times New Roman" w:hAnsi="Times New Roman" w:cs="Times New Roman"/>
        </w:rPr>
        <w:t xml:space="preserve"> relative to the straight motion event</w:t>
      </w:r>
      <w:r w:rsidR="006358B3">
        <w:rPr>
          <w:rFonts w:ascii="Times New Roman" w:hAnsi="Times New Roman" w:cs="Times New Roman"/>
        </w:rPr>
        <w:t xml:space="preserve">. </w:t>
      </w:r>
      <w:ins w:id="437" w:author="Benton, Deon" w:date="2026-02-11T16:20:00Z" w16du:dateUtc="2026-02-11T22:20:00Z">
        <w:r w:rsidR="00635C87">
          <w:rPr>
            <w:rFonts w:ascii="Times New Roman" w:hAnsi="Times New Roman" w:cs="Times New Roman"/>
          </w:rPr>
          <w:t xml:space="preserve">Two points are worth clarifying before presenting the simulations. First, as should be clear from the presentation of the perspective, the present account is neither a theory of </w:t>
        </w:r>
        <w:r w:rsidR="00635C87" w:rsidRPr="000B0B74">
          <w:rPr>
            <w:rFonts w:ascii="Times New Roman" w:hAnsi="Times New Roman" w:cs="Times New Roman"/>
          </w:rPr>
          <w:t xml:space="preserve">action understanding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 Instead, the current perspective is an attempt to explain</w:t>
        </w:r>
        <w:r w:rsidR="00635C87" w:rsidRPr="000B0B74">
          <w:rPr>
            <w:rFonts w:ascii="Times New Roman" w:hAnsi="Times New Roman" w:cs="Times New Roman"/>
          </w:rPr>
          <w:t xml:space="preserve"> infants' behaviors in studies on this topic in terms of general processes that operate over</w:t>
        </w:r>
        <w:r w:rsidR="00635C87">
          <w:rPr>
            <w:rFonts w:ascii="Times New Roman" w:hAnsi="Times New Roman" w:cs="Times New Roman"/>
          </w:rPr>
          <w:t xml:space="preserve"> the surface features of visual scenes as well as the perceptually readily available kinematics of action.</w:t>
        </w:r>
        <w:r w:rsidR="00635C87" w:rsidRPr="000B0B74">
          <w:rPr>
            <w:rFonts w:ascii="Times New Roman" w:hAnsi="Times New Roman" w:cs="Times New Roman"/>
          </w:rPr>
          <w:t xml:space="preserve"> </w:t>
        </w:r>
        <w:r w:rsidR="00635C87" w:rsidRPr="009A322E">
          <w:rPr>
            <w:rFonts w:ascii="Times New Roman" w:hAnsi="Times New Roman" w:cs="Times New Roman"/>
          </w:rPr>
          <w:t xml:space="preserve">Second, although the goal here is to offer a lean perspective on infants’ behavior in studies designed to assess their ostensibly rich action understanding, I contend that the proposed account and accompanying simulations support the broader claim that infants’ behavior in action understanding studies can be explained by the </w:t>
        </w:r>
        <w:r w:rsidR="00635C87">
          <w:rPr>
            <w:rFonts w:ascii="Times New Roman" w:hAnsi="Times New Roman" w:cs="Times New Roman"/>
          </w:rPr>
          <w:t xml:space="preserve">very </w:t>
        </w:r>
        <w:r w:rsidR="00635C87" w:rsidRPr="009A322E">
          <w:rPr>
            <w:rFonts w:ascii="Times New Roman" w:hAnsi="Times New Roman" w:cs="Times New Roman"/>
          </w:rPr>
          <w:t>same general processes that other</w:t>
        </w:r>
        <w:r w:rsidR="00635C87">
          <w:rPr>
            <w:rFonts w:ascii="Times New Roman" w:hAnsi="Times New Roman" w:cs="Times New Roman"/>
          </w:rPr>
          <w:t xml:space="preserve"> proponents of lean accounts</w:t>
        </w:r>
        <w:r w:rsidR="00635C87" w:rsidRPr="009A322E">
          <w:rPr>
            <w:rFonts w:ascii="Times New Roman" w:hAnsi="Times New Roman" w:cs="Times New Roman"/>
          </w:rPr>
          <w:t xml:space="preserve"> have argued account for infants’ behavior in </w:t>
        </w:r>
        <w:proofErr w:type="spellStart"/>
        <w:r w:rsidR="00635C87" w:rsidRPr="009A322E">
          <w:rPr>
            <w:rFonts w:ascii="Times New Roman" w:hAnsi="Times New Roman" w:cs="Times New Roman"/>
          </w:rPr>
          <w:t>VoE</w:t>
        </w:r>
        <w:proofErr w:type="spellEnd"/>
        <w:r w:rsidR="00635C87" w:rsidRPr="009A322E">
          <w:rPr>
            <w:rFonts w:ascii="Times New Roman" w:hAnsi="Times New Roman" w:cs="Times New Roman"/>
          </w:rPr>
          <w:t xml:space="preserve"> studies more broadly.</w:t>
        </w:r>
        <w:r w:rsidR="00635C87">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874621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Given the admittedly speculative nature of this proposal, it was important to show that it could in fact capture existing data on infant action understanding. To achieve this, the proposal was instantiated in </w:t>
      </w:r>
      <w:del w:id="438" w:author="Benton, Deon" w:date="2026-02-11T16:25:00Z" w16du:dateUtc="2026-02-11T22:25:00Z">
        <w:r w:rsidDel="00696E83">
          <w:rPr>
            <w:rFonts w:ascii="Times New Roman" w:hAnsi="Times New Roman" w:cs="Times New Roman"/>
          </w:rPr>
          <w:delText xml:space="preserve">a connectionist </w:delText>
        </w:r>
      </w:del>
      <w:ins w:id="439" w:author="Benton, Deon" w:date="2026-02-11T16:25:00Z" w16du:dateUtc="2026-02-11T22:25:00Z">
        <w:r w:rsidR="00696E83">
          <w:rPr>
            <w:rFonts w:ascii="Times New Roman" w:hAnsi="Times New Roman" w:cs="Times New Roman"/>
          </w:rPr>
          <w:t>ALIAS</w:t>
        </w:r>
      </w:ins>
      <w:ins w:id="440" w:author="Benton, Deon" w:date="2026-02-11T16:07:00Z" w16du:dateUtc="2026-02-11T22:07:00Z">
        <w:r w:rsidR="00A60039">
          <w:rPr>
            <w:rFonts w:ascii="Times New Roman" w:hAnsi="Times New Roman" w:cs="Times New Roman"/>
          </w:rPr>
          <w:t>.</w:t>
        </w:r>
      </w:ins>
      <w:r w:rsidR="007E43F8">
        <w:rPr>
          <w:rFonts w:ascii="Times New Roman" w:eastAsia="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del w:id="441" w:author="Benton, Deon" w:date="2026-02-11T16:07:00Z" w16du:dateUtc="2026-02-11T22:07:00Z">
        <w:r w:rsidR="007E43F8" w:rsidDel="00A60039">
          <w:rPr>
            <w:rFonts w:ascii="Times New Roman" w:eastAsia="Times New Roman" w:hAnsi="Times New Roman" w:cs="Times New Roman"/>
          </w:rPr>
          <w:delText>t</w:delText>
        </w:r>
        <w:r w:rsidDel="00A60039">
          <w:rPr>
            <w:rFonts w:ascii="Times New Roman" w:eastAsia="Times New Roman" w:hAnsi="Times New Roman" w:cs="Times New Roman"/>
          </w:rPr>
          <w:delText>he model</w:delText>
        </w:r>
      </w:del>
      <w:ins w:id="442" w:author="Benton, Deon" w:date="2026-02-11T16:07:00Z" w16du:dateUtc="2026-02-11T22:07:00Z">
        <w:r w:rsidR="00A60039">
          <w:rPr>
            <w:rFonts w:ascii="Times New Roman" w:eastAsia="Times New Roman" w:hAnsi="Times New Roman" w:cs="Times New Roman"/>
          </w:rPr>
          <w:t>ALIAS</w:t>
        </w:r>
      </w:ins>
      <w:r>
        <w:rPr>
          <w:rFonts w:ascii="Times New Roman" w:eastAsia="Times New Roman" w:hAnsi="Times New Roman" w:cs="Times New Roman"/>
        </w:rPr>
        <w:t xml:space="preserve"> was not developed to simulate any one</w:t>
      </w:r>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proofErr w:type="spellEnd"/>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w:t>
      </w:r>
      <w:r w:rsidR="00F97D08">
        <w:rPr>
          <w:rFonts w:ascii="Times New Roman" w:eastAsia="Times New Roman" w:hAnsi="Times New Roman" w:cs="Times New Roman"/>
        </w:rPr>
        <w:t xml:space="preserve"> about action</w:t>
      </w:r>
      <w:r w:rsidR="00A53913">
        <w:rPr>
          <w:rFonts w:ascii="Times New Roman" w:eastAsia="Times New Roman" w:hAnsi="Times New Roman" w:cs="Times New Roman"/>
        </w:rPr>
        <w:t xml:space="preserve"> and specialized processes</w:t>
      </w:r>
      <w:r w:rsidR="00F97D08">
        <w:rPr>
          <w:rFonts w:ascii="Times New Roman" w:eastAsia="Times New Roman" w:hAnsi="Times New Roman" w:cs="Times New Roman"/>
        </w:rPr>
        <w:t xml:space="preserve"> that subserve that knowledge</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The </w:t>
      </w:r>
      <w:r w:rsidR="007D03E5">
        <w:rPr>
          <w:rFonts w:ascii="Times New Roman" w:eastAsia="Times New Roman" w:hAnsi="Times New Roman" w:cs="Times New Roman"/>
        </w:rPr>
        <w:t>following findings were the focus of the present simulations</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3611B7CC" w14:textId="5BCE747C" w:rsidR="00807B0F" w:rsidRDefault="00524642" w:rsidP="00807B0F">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w:t>
      </w:r>
      <w:r>
        <w:rPr>
          <w:rFonts w:ascii="Times New Roman" w:hAnsi="Times New Roman" w:cs="Times New Roman"/>
        </w:rPr>
        <w:lastRenderedPageBreak/>
        <w:t xml:space="preserve">possible to test the explanatory scope of the current account with the same basic architecture. </w:t>
      </w:r>
      <w:r w:rsidR="00807B0F">
        <w:rPr>
          <w:rFonts w:ascii="Times New Roman" w:eastAsia="Times New Roman" w:hAnsi="Times New Roman" w:cs="Times New Roman"/>
        </w:rPr>
        <w:t>Although the present simulations focus</w:t>
      </w:r>
      <w:r w:rsidR="00F6662D">
        <w:rPr>
          <w:rFonts w:ascii="Times New Roman" w:eastAsia="Times New Roman" w:hAnsi="Times New Roman" w:cs="Times New Roman"/>
        </w:rPr>
        <w:t>ed</w:t>
      </w:r>
      <w:r w:rsidR="00807B0F">
        <w:rPr>
          <w:rFonts w:ascii="Times New Roman" w:eastAsia="Times New Roman" w:hAnsi="Times New Roman" w:cs="Times New Roman"/>
        </w:rPr>
        <w:t xml:space="preserve"> on findings from studies </w:t>
      </w:r>
      <w:r w:rsidR="00F6662D">
        <w:rPr>
          <w:rFonts w:ascii="Times New Roman" w:eastAsia="Times New Roman" w:hAnsi="Times New Roman" w:cs="Times New Roman"/>
        </w:rPr>
        <w:t>based on the</w:t>
      </w:r>
      <w:r w:rsidR="00807B0F">
        <w:rPr>
          <w:rFonts w:ascii="Times New Roman" w:eastAsia="Times New Roman" w:hAnsi="Times New Roman" w:cs="Times New Roman"/>
        </w:rPr>
        <w:t xml:space="preserve"> Gergely paradigm, I see </w:t>
      </w:r>
      <w:r w:rsidR="00F6662D">
        <w:rPr>
          <w:rFonts w:ascii="Times New Roman" w:eastAsia="Times New Roman" w:hAnsi="Times New Roman" w:cs="Times New Roman"/>
        </w:rPr>
        <w:t>them</w:t>
      </w:r>
      <w:r w:rsidR="00807B0F">
        <w:rPr>
          <w:rFonts w:ascii="Times New Roman" w:eastAsia="Times New Roman" w:hAnsi="Times New Roman" w:cs="Times New Roman"/>
        </w:rPr>
        <w:t xml:space="preserve">—and the theoretical proposal they implement—as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r w:rsidR="00B535D1">
        <w:rPr>
          <w:rFonts w:ascii="Times New Roman" w:eastAsia="Times New Roman" w:hAnsi="Times New Roman" w:cs="Times New Roman"/>
        </w:rPr>
        <w:t xml:space="preserve">, on the one hand. and the development of their action understanding, on the other. </w:t>
      </w:r>
    </w:p>
    <w:p w14:paraId="3003D899" w14:textId="07CF3BF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Given that the focus here was to show that a model that implements the current perspective can capture 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0F74D7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proofErr w:type="spellStart"/>
      <w:r w:rsidR="00672000">
        <w:rPr>
          <w:rFonts w:ascii="Times New Roman" w:hAnsi="Times New Roman" w:cs="Times New Roman"/>
        </w:rPr>
        <w:t>autoassociative</w:t>
      </w:r>
      <w:proofErr w:type="spellEnd"/>
      <w:r w:rsidR="00D1447B">
        <w:rPr>
          <w:rFonts w:ascii="Times New Roman" w:hAnsi="Times New Roman" w:cs="Times New Roman"/>
        </w:rPr>
        <w:t xml:space="preserve"> and</w:t>
      </w:r>
      <w:r w:rsidR="00672000">
        <w:rPr>
          <w:rFonts w:ascii="Times New Roman" w:hAnsi="Times New Roman" w:cs="Times New Roman"/>
        </w:rPr>
        <w:t xml:space="preser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lastRenderedPageBreak/>
        <w:t xml:space="preserve">input </w:t>
      </w:r>
      <w:r w:rsidR="001547A5" w:rsidRPr="001547A5">
        <w:rPr>
          <w:rFonts w:ascii="Times New Roman" w:hAnsi="Times New Roman" w:cs="Times New Roman"/>
        </w:rPr>
        <w:t>to reflect the</w:t>
      </w:r>
      <w:r w:rsidR="00D1447B">
        <w:rPr>
          <w:rFonts w:ascii="Times New Roman" w:hAnsi="Times New Roman" w:cs="Times New Roman"/>
        </w:rPr>
        <w:t xml:space="preserve"> assumption</w:t>
      </w:r>
      <w:r w:rsidR="001547A5" w:rsidRPr="001547A5">
        <w:rPr>
          <w:rFonts w:ascii="Times New Roman" w:hAnsi="Times New Roman" w:cs="Times New Roman"/>
        </w:rPr>
        <w:t xml:space="preserve"> that </w:t>
      </w:r>
      <w:r w:rsidR="00D1447B">
        <w:rPr>
          <w:rFonts w:ascii="Times New Roman" w:hAnsi="Times New Roman" w:cs="Times New Roman"/>
        </w:rPr>
        <w:t>infants process incoming sensory signals nois</w:t>
      </w:r>
      <w:r w:rsidR="006E5A5E">
        <w:rPr>
          <w:rFonts w:ascii="Times New Roman" w:hAnsi="Times New Roman" w:cs="Times New Roman"/>
        </w:rPr>
        <w:t>i</w:t>
      </w:r>
      <w:r w:rsidR="00D1447B">
        <w:rPr>
          <w:rFonts w:ascii="Times New Roman" w:hAnsi="Times New Roman" w:cs="Times New Roman"/>
        </w:rPr>
        <w:t>ly</w:t>
      </w:r>
      <w:r w:rsidR="001547A5" w:rsidRPr="001547A5">
        <w:rPr>
          <w:rFonts w:ascii="Times New Roman" w:hAnsi="Times New Roman" w:cs="Times New Roman"/>
        </w:rPr>
        <w:t xml:space="preserve">.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w:t>
      </w:r>
      <w:proofErr w:type="gramStart"/>
      <w:r w:rsidR="0073183C">
        <w:rPr>
          <w:rFonts w:ascii="Times New Roman" w:hAnsi="Times New Roman" w:cs="Times New Roman"/>
        </w:rPr>
        <w:t>next time</w:t>
      </w:r>
      <w:proofErr w:type="gramEnd"/>
      <w:r w:rsidR="0073183C">
        <w:rPr>
          <w:rFonts w:ascii="Times New Roman" w:hAnsi="Times New Roman" w:cs="Times New Roman"/>
        </w:rPr>
        <w:t xml:space="preserv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proofErr w:type="gramStart"/>
      <w:r>
        <w:rPr>
          <w:rFonts w:ascii="Times New Roman" w:hAnsi="Times New Roman" w:cs="Times New Roman"/>
        </w:rPr>
        <w:t>groups of units</w:t>
      </w:r>
      <w:proofErr w:type="gramEnd"/>
      <w:r>
        <w:rPr>
          <w:rFonts w:ascii="Times New Roman" w:hAnsi="Times New Roman" w:cs="Times New Roman"/>
        </w:rPr>
        <w:t>.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 xml:space="preserve">specified the type of movement represented in the </w:t>
      </w:r>
      <w:r w:rsidR="00B659E3">
        <w:rPr>
          <w:rFonts w:ascii="Times New Roman" w:hAnsi="Times New Roman" w:cs="Times New Roman"/>
        </w:rPr>
        <w:lastRenderedPageBreak/>
        <w:t>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w:t>
      </w:r>
      <w:r w:rsidR="00126BA4">
        <w:rPr>
          <w:rFonts w:ascii="Times New Roman" w:hAnsi="Times New Roman" w:cs="Times New Roman"/>
        </w:rPr>
        <w:lastRenderedPageBreak/>
        <w:t xml:space="preserve">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w:t>
      </w:r>
      <w:r w:rsidR="0083379E">
        <w:rPr>
          <w:rFonts w:ascii="Times New Roman" w:hAnsi="Times New Roman" w:cs="Times New Roman"/>
        </w:rPr>
        <w:lastRenderedPageBreak/>
        <w:t>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w:t>
      </w:r>
      <w:r>
        <w:rPr>
          <w:rFonts w:ascii="Times New Roman" w:hAnsi="Times New Roman" w:cs="Times New Roman"/>
        </w:rPr>
        <w:lastRenderedPageBreak/>
        <w:t>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case—that is</w:t>
      </w:r>
      <w:proofErr w:type="gramEnd"/>
      <w:r w:rsidR="00E71E95">
        <w:rPr>
          <w:rFonts w:ascii="Times New Roman" w:hAnsi="Times New Roman" w:cs="Times New Roman"/>
        </w:rPr>
        <w:t xml:space="preserve">,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lastRenderedPageBreak/>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3"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xml:space="preserve">. Networks were then shown a straight path event (Efficient test event) and </w:t>
      </w:r>
      <w:r>
        <w:rPr>
          <w:rFonts w:ascii="Times New Roman" w:hAnsi="Times New Roman" w:cs="Times New Roman"/>
        </w:rPr>
        <w:lastRenderedPageBreak/>
        <w:t>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w:t>
      </w:r>
      <w:proofErr w:type="gramStart"/>
      <w:r w:rsidR="00605525">
        <w:rPr>
          <w:rFonts w:ascii="Times New Roman" w:hAnsi="Times New Roman" w:cs="Times New Roman"/>
        </w:rPr>
        <w:t>the Experimental</w:t>
      </w:r>
      <w:proofErr w:type="gramEnd"/>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t>
      </w:r>
      <w:r w:rsidR="002B13EE">
        <w:rPr>
          <w:rFonts w:ascii="Times New Roman" w:eastAsia="Times New Roman" w:hAnsi="Times New Roman" w:cs="Times New Roman"/>
        </w:rPr>
        <w:lastRenderedPageBreak/>
        <w:t xml:space="preserve">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 xml:space="preserve">that </w:t>
      </w:r>
      <w:r w:rsidR="007142FC">
        <w:rPr>
          <w:rFonts w:ascii="Times New Roman" w:hAnsi="Times New Roman" w:cs="Times New Roman"/>
        </w:rPr>
        <w:lastRenderedPageBreak/>
        <w:t>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lastRenderedPageBreak/>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 xml:space="preserve">domain-specific mechanisms like a </w:t>
      </w:r>
      <w:r w:rsidR="00C72207">
        <w:rPr>
          <w:rFonts w:ascii="Times New Roman" w:hAnsi="Times New Roman" w:cs="Times New Roman"/>
        </w:rPr>
        <w:lastRenderedPageBreak/>
        <w:t>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1"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2"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5"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6"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8"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1"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4"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7"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9"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2"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4"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0"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2"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5"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6"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0"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5"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9"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1"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3"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5"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6"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1"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2"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3"/>
      <w:headerReference w:type="first" r:id="rId8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5" w:author="Benton, Deon" w:date="2026-02-11T17:09:00Z" w:initials="DB">
    <w:p w14:paraId="1F379F46" w14:textId="77777777" w:rsidR="008D01DF" w:rsidRDefault="008D01DF" w:rsidP="008D01DF">
      <w:pPr>
        <w:pStyle w:val="CommentText"/>
      </w:pPr>
      <w:r>
        <w:rPr>
          <w:rStyle w:val="CommentReference"/>
        </w:rPr>
        <w:annotationRef/>
      </w:r>
      <w:r>
        <w:t>Run a simulation that generates a prediction: moving through a straight barrier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79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C217A5" w16cex:dateUtc="2026-02-11T2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79F46" w16cid:durableId="60C217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0B03" w14:textId="77777777" w:rsidR="00603949" w:rsidRDefault="00603949" w:rsidP="00391C7E">
      <w:pPr>
        <w:spacing w:after="0" w:line="240" w:lineRule="auto"/>
      </w:pPr>
      <w:r>
        <w:separator/>
      </w:r>
    </w:p>
  </w:endnote>
  <w:endnote w:type="continuationSeparator" w:id="0">
    <w:p w14:paraId="233CB203" w14:textId="77777777" w:rsidR="00603949" w:rsidRDefault="0060394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83B24" w14:textId="77777777" w:rsidR="00603949" w:rsidRDefault="00603949" w:rsidP="00391C7E">
      <w:pPr>
        <w:spacing w:after="0" w:line="240" w:lineRule="auto"/>
      </w:pPr>
      <w:r>
        <w:separator/>
      </w:r>
    </w:p>
  </w:footnote>
  <w:footnote w:type="continuationSeparator" w:id="0">
    <w:p w14:paraId="0123C0E2" w14:textId="77777777" w:rsidR="00603949" w:rsidRDefault="00603949"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40EE"/>
    <w:rsid w:val="00124633"/>
    <w:rsid w:val="00124DFC"/>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6AD"/>
    <w:rsid w:val="001719A1"/>
    <w:rsid w:val="00172FAE"/>
    <w:rsid w:val="00173688"/>
    <w:rsid w:val="001736EE"/>
    <w:rsid w:val="00173D94"/>
    <w:rsid w:val="00175501"/>
    <w:rsid w:val="0017668E"/>
    <w:rsid w:val="001807FC"/>
    <w:rsid w:val="00181761"/>
    <w:rsid w:val="0018182D"/>
    <w:rsid w:val="001823A3"/>
    <w:rsid w:val="00183524"/>
    <w:rsid w:val="00183E63"/>
    <w:rsid w:val="00183E98"/>
    <w:rsid w:val="00185AE3"/>
    <w:rsid w:val="00186357"/>
    <w:rsid w:val="001863D5"/>
    <w:rsid w:val="00186442"/>
    <w:rsid w:val="001864B7"/>
    <w:rsid w:val="0018749A"/>
    <w:rsid w:val="00190AA0"/>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5BC6"/>
    <w:rsid w:val="001B6D86"/>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328E"/>
    <w:rsid w:val="002235F4"/>
    <w:rsid w:val="00223D51"/>
    <w:rsid w:val="00224073"/>
    <w:rsid w:val="002240E0"/>
    <w:rsid w:val="0022410E"/>
    <w:rsid w:val="002241DE"/>
    <w:rsid w:val="00225EAA"/>
    <w:rsid w:val="002265B0"/>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B30"/>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978"/>
    <w:rsid w:val="002C2FA4"/>
    <w:rsid w:val="002C2FEA"/>
    <w:rsid w:val="002C3076"/>
    <w:rsid w:val="002C38E4"/>
    <w:rsid w:val="002C3A0E"/>
    <w:rsid w:val="002C3D2A"/>
    <w:rsid w:val="002C3FF9"/>
    <w:rsid w:val="002C4837"/>
    <w:rsid w:val="002C50CE"/>
    <w:rsid w:val="002C5F74"/>
    <w:rsid w:val="002C6957"/>
    <w:rsid w:val="002C6A24"/>
    <w:rsid w:val="002C73D9"/>
    <w:rsid w:val="002C7767"/>
    <w:rsid w:val="002D0BEE"/>
    <w:rsid w:val="002D0F50"/>
    <w:rsid w:val="002D1978"/>
    <w:rsid w:val="002D1BE0"/>
    <w:rsid w:val="002D2BA1"/>
    <w:rsid w:val="002D3A1B"/>
    <w:rsid w:val="002D4413"/>
    <w:rsid w:val="002D5326"/>
    <w:rsid w:val="002D55C6"/>
    <w:rsid w:val="002D6288"/>
    <w:rsid w:val="002D687C"/>
    <w:rsid w:val="002D7708"/>
    <w:rsid w:val="002E0363"/>
    <w:rsid w:val="002E0FE1"/>
    <w:rsid w:val="002E13C5"/>
    <w:rsid w:val="002E1DAB"/>
    <w:rsid w:val="002E23C4"/>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1A61"/>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4CE"/>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7140"/>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4297"/>
    <w:rsid w:val="00575813"/>
    <w:rsid w:val="00575943"/>
    <w:rsid w:val="00576594"/>
    <w:rsid w:val="00577556"/>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8EA"/>
    <w:rsid w:val="0059594F"/>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FF6"/>
    <w:rsid w:val="006109DF"/>
    <w:rsid w:val="00610A20"/>
    <w:rsid w:val="00610A6A"/>
    <w:rsid w:val="00611CCC"/>
    <w:rsid w:val="00612353"/>
    <w:rsid w:val="00613257"/>
    <w:rsid w:val="0061426F"/>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96E83"/>
    <w:rsid w:val="006A0061"/>
    <w:rsid w:val="006A02DB"/>
    <w:rsid w:val="006A10F7"/>
    <w:rsid w:val="006A14C5"/>
    <w:rsid w:val="006A15E1"/>
    <w:rsid w:val="006A1861"/>
    <w:rsid w:val="006A1D61"/>
    <w:rsid w:val="006A1D8C"/>
    <w:rsid w:val="006A2238"/>
    <w:rsid w:val="006A3BB6"/>
    <w:rsid w:val="006A419C"/>
    <w:rsid w:val="006A456E"/>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0A30"/>
    <w:rsid w:val="006C277B"/>
    <w:rsid w:val="006C2C60"/>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70678"/>
    <w:rsid w:val="00770984"/>
    <w:rsid w:val="00770DE0"/>
    <w:rsid w:val="0077113B"/>
    <w:rsid w:val="0077236B"/>
    <w:rsid w:val="00772B3F"/>
    <w:rsid w:val="00772C1D"/>
    <w:rsid w:val="00772DBF"/>
    <w:rsid w:val="007738D4"/>
    <w:rsid w:val="00773A8C"/>
    <w:rsid w:val="00774252"/>
    <w:rsid w:val="007749D6"/>
    <w:rsid w:val="007750A3"/>
    <w:rsid w:val="00775603"/>
    <w:rsid w:val="0077624C"/>
    <w:rsid w:val="00776861"/>
    <w:rsid w:val="00777E51"/>
    <w:rsid w:val="00780197"/>
    <w:rsid w:val="007806FD"/>
    <w:rsid w:val="0078079B"/>
    <w:rsid w:val="00780892"/>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256C"/>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400"/>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CFF"/>
    <w:rsid w:val="008B5493"/>
    <w:rsid w:val="008B5C7C"/>
    <w:rsid w:val="008B6581"/>
    <w:rsid w:val="008C27AE"/>
    <w:rsid w:val="008C2D7B"/>
    <w:rsid w:val="008C3083"/>
    <w:rsid w:val="008C38EB"/>
    <w:rsid w:val="008C4764"/>
    <w:rsid w:val="008C55D6"/>
    <w:rsid w:val="008C5DB0"/>
    <w:rsid w:val="008C67D6"/>
    <w:rsid w:val="008C75A3"/>
    <w:rsid w:val="008C7D82"/>
    <w:rsid w:val="008D0170"/>
    <w:rsid w:val="008D01DF"/>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71E"/>
    <w:rsid w:val="009170D2"/>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D30"/>
    <w:rsid w:val="00951796"/>
    <w:rsid w:val="00951952"/>
    <w:rsid w:val="00951BCB"/>
    <w:rsid w:val="00951C55"/>
    <w:rsid w:val="0095228B"/>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4E"/>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0FD"/>
    <w:rsid w:val="00970257"/>
    <w:rsid w:val="00970973"/>
    <w:rsid w:val="00970A55"/>
    <w:rsid w:val="0097127C"/>
    <w:rsid w:val="00971A00"/>
    <w:rsid w:val="00971C57"/>
    <w:rsid w:val="00971E16"/>
    <w:rsid w:val="0097290B"/>
    <w:rsid w:val="00972D7B"/>
    <w:rsid w:val="00973274"/>
    <w:rsid w:val="0097588A"/>
    <w:rsid w:val="009761A8"/>
    <w:rsid w:val="00976811"/>
    <w:rsid w:val="00976AEB"/>
    <w:rsid w:val="00976E80"/>
    <w:rsid w:val="00977120"/>
    <w:rsid w:val="00977197"/>
    <w:rsid w:val="00977D06"/>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376CF"/>
    <w:rsid w:val="00A4013A"/>
    <w:rsid w:val="00A404F2"/>
    <w:rsid w:val="00A4169B"/>
    <w:rsid w:val="00A42E15"/>
    <w:rsid w:val="00A44142"/>
    <w:rsid w:val="00A44FE1"/>
    <w:rsid w:val="00A46D12"/>
    <w:rsid w:val="00A4710E"/>
    <w:rsid w:val="00A474B0"/>
    <w:rsid w:val="00A47BB0"/>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35E9"/>
    <w:rsid w:val="00A74BC2"/>
    <w:rsid w:val="00A753F4"/>
    <w:rsid w:val="00A776DA"/>
    <w:rsid w:val="00A80248"/>
    <w:rsid w:val="00A80C79"/>
    <w:rsid w:val="00A81342"/>
    <w:rsid w:val="00A81A34"/>
    <w:rsid w:val="00A81B31"/>
    <w:rsid w:val="00A81FE5"/>
    <w:rsid w:val="00A8238A"/>
    <w:rsid w:val="00A82422"/>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6F16"/>
    <w:rsid w:val="00AC7DF7"/>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3025"/>
    <w:rsid w:val="00B13A99"/>
    <w:rsid w:val="00B13C77"/>
    <w:rsid w:val="00B142D5"/>
    <w:rsid w:val="00B143A6"/>
    <w:rsid w:val="00B14A7F"/>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810"/>
    <w:rsid w:val="00B9118A"/>
    <w:rsid w:val="00B94A3A"/>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CB2"/>
    <w:rsid w:val="00BD7B8E"/>
    <w:rsid w:val="00BE0536"/>
    <w:rsid w:val="00BE0C77"/>
    <w:rsid w:val="00BE33F8"/>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915"/>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E7C"/>
    <w:rsid w:val="00C566C7"/>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E22"/>
    <w:rsid w:val="00CF4F01"/>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336"/>
    <w:rsid w:val="00D749BD"/>
    <w:rsid w:val="00D74BE6"/>
    <w:rsid w:val="00D7656F"/>
    <w:rsid w:val="00D76C7B"/>
    <w:rsid w:val="00D772CF"/>
    <w:rsid w:val="00D80943"/>
    <w:rsid w:val="00D80BEC"/>
    <w:rsid w:val="00D81444"/>
    <w:rsid w:val="00D84475"/>
    <w:rsid w:val="00D85002"/>
    <w:rsid w:val="00D85633"/>
    <w:rsid w:val="00D866F7"/>
    <w:rsid w:val="00D8709E"/>
    <w:rsid w:val="00D87370"/>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4952"/>
    <w:rsid w:val="00DF4BEE"/>
    <w:rsid w:val="00DF5335"/>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715"/>
    <w:rsid w:val="00E27F9E"/>
    <w:rsid w:val="00E30261"/>
    <w:rsid w:val="00E3097B"/>
    <w:rsid w:val="00E316C0"/>
    <w:rsid w:val="00E32409"/>
    <w:rsid w:val="00E326A7"/>
    <w:rsid w:val="00E32921"/>
    <w:rsid w:val="00E32B52"/>
    <w:rsid w:val="00E339D7"/>
    <w:rsid w:val="00E343BF"/>
    <w:rsid w:val="00E34656"/>
    <w:rsid w:val="00E34EED"/>
    <w:rsid w:val="00E350B1"/>
    <w:rsid w:val="00E36030"/>
    <w:rsid w:val="00E37F87"/>
    <w:rsid w:val="00E40300"/>
    <w:rsid w:val="00E409AC"/>
    <w:rsid w:val="00E41327"/>
    <w:rsid w:val="00E41FF4"/>
    <w:rsid w:val="00E43D65"/>
    <w:rsid w:val="00E43F96"/>
    <w:rsid w:val="00E4402B"/>
    <w:rsid w:val="00E4463E"/>
    <w:rsid w:val="00E44B06"/>
    <w:rsid w:val="00E45204"/>
    <w:rsid w:val="00E45C60"/>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5F1"/>
    <w:rsid w:val="00EC7604"/>
    <w:rsid w:val="00EC7BB8"/>
    <w:rsid w:val="00ED015A"/>
    <w:rsid w:val="00ED04C6"/>
    <w:rsid w:val="00ED0548"/>
    <w:rsid w:val="00ED183C"/>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3A2B"/>
    <w:rsid w:val="00F047E0"/>
    <w:rsid w:val="00F0619D"/>
    <w:rsid w:val="00F06E39"/>
    <w:rsid w:val="00F06FB8"/>
    <w:rsid w:val="00F10AA6"/>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5B4E"/>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D12"/>
    <w:rsid w:val="00F46E2D"/>
    <w:rsid w:val="00F478FB"/>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74B"/>
    <w:rsid w:val="00F61D6F"/>
    <w:rsid w:val="00F621EA"/>
    <w:rsid w:val="00F62820"/>
    <w:rsid w:val="00F62E1D"/>
    <w:rsid w:val="00F63756"/>
    <w:rsid w:val="00F63F0A"/>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5290"/>
    <w:rsid w:val="00F85CD0"/>
    <w:rsid w:val="00F85D14"/>
    <w:rsid w:val="00F85E06"/>
    <w:rsid w:val="00F861A3"/>
    <w:rsid w:val="00F86DE5"/>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B5018"/>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cogdev.2022.101164" TargetMode="External"/><Relationship Id="rId21" Type="http://schemas.openxmlformats.org/officeDocument/2006/relationships/hyperlink" Target="https://doi.org/10.1016/0010-0277(86)90052-1" TargetMode="External"/><Relationship Id="rId42" Type="http://schemas.openxmlformats.org/officeDocument/2006/relationships/hyperlink" Target="https://doi.org/10.1038/nature06288" TargetMode="External"/><Relationship Id="rId47" Type="http://schemas.openxmlformats.org/officeDocument/2006/relationships/hyperlink" Target="https://doi.org/10.1016/0010-0285(83)90017-8" TargetMode="External"/><Relationship Id="rId63" Type="http://schemas.openxmlformats.org/officeDocument/2006/relationships/hyperlink" Target="https://doi.org/10.1038/323533a0" TargetMode="External"/><Relationship Id="rId68" Type="http://schemas.openxmlformats.org/officeDocument/2006/relationships/hyperlink" Target="https://doi.org/10.1207/s15327078in1003_6" TargetMode="External"/><Relationship Id="rId84" Type="http://schemas.openxmlformats.org/officeDocument/2006/relationships/header" Target="header2.xml"/><Relationship Id="rId16" Type="http://schemas.openxmlformats.org/officeDocument/2006/relationships/image" Target="media/image4.png"/><Relationship Id="rId11" Type="http://schemas.microsoft.com/office/2018/08/relationships/commentsExtensible" Target="commentsExtensible.xml"/><Relationship Id="rId32" Type="http://schemas.openxmlformats.org/officeDocument/2006/relationships/hyperlink" Target="https://doi.org/10.1111/1467-7687.00039" TargetMode="External"/><Relationship Id="rId37" Type="http://schemas.openxmlformats.org/officeDocument/2006/relationships/hyperlink" Target="https://doi.org/10.1038/s41467-025-61517-3" TargetMode="External"/><Relationship Id="rId53" Type="http://schemas.openxmlformats.org/officeDocument/2006/relationships/hyperlink" Target="https://doi.org/10.1080/095400999116322" TargetMode="External"/><Relationship Id="rId58" Type="http://schemas.openxmlformats.org/officeDocument/2006/relationships/hyperlink" Target="https://doi.org/10.1126/science.1111656" TargetMode="External"/><Relationship Id="rId74" Type="http://schemas.openxmlformats.org/officeDocument/2006/relationships/hyperlink" Target="https://doi.org/10.1002/icd.2359" TargetMode="External"/><Relationship Id="rId79" Type="http://schemas.openxmlformats.org/officeDocument/2006/relationships/hyperlink" Target="https://doi.org/10.1111/1467-9280.00218" TargetMode="External"/><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yperlink" Target="https://psycnet.apa.org/doi/10.1037/0012-1649.23.5.655" TargetMode="External"/><Relationship Id="rId27" Type="http://schemas.openxmlformats.org/officeDocument/2006/relationships/hyperlink" Target="https://doi.org/10.1207/S15327078IN0104_3" TargetMode="External"/><Relationship Id="rId30" Type="http://schemas.openxmlformats.org/officeDocument/2006/relationships/hyperlink" Target="https://doi.org/10.1111/1467-7687.00220" TargetMode="External"/><Relationship Id="rId35" Type="http://schemas.openxmlformats.org/officeDocument/2006/relationships/hyperlink" Target="https://doi.org/10.1207/s15516709cog1401_5" TargetMode="External"/><Relationship Id="rId43" Type="http://schemas.openxmlformats.org/officeDocument/2006/relationships/hyperlink" Target="https://doi.org/10.1162/neco.1989.1.1.143" TargetMode="External"/><Relationship Id="rId48" Type="http://schemas.openxmlformats.org/officeDocument/2006/relationships/hyperlink" Target="https://doi.org/10.1016/S0010-0277(98)00036-5" TargetMode="External"/><Relationship Id="rId56" Type="http://schemas.openxmlformats.org/officeDocument/2006/relationships/hyperlink" Target="https://doi.org/10.1016/S0010-0277(96)00727-5" TargetMode="External"/><Relationship Id="rId64" Type="http://schemas.openxmlformats.org/officeDocument/2006/relationships/hyperlink" Target="https://doi.org/10.1371/journal.pone.0042698" TargetMode="External"/><Relationship Id="rId69" Type="http://schemas.openxmlformats.org/officeDocument/2006/relationships/hyperlink" Target="https://doi.org/10.1521/soco.2025.43.3.152" TargetMode="External"/><Relationship Id="rId77" Type="http://schemas.openxmlformats.org/officeDocument/2006/relationships/hyperlink" Target="https://doi.org/10.1016/j.cogdev.2012.08.004" TargetMode="External"/><Relationship Id="rId8" Type="http://schemas.openxmlformats.org/officeDocument/2006/relationships/comments" Target="comments.xml"/><Relationship Id="rId51" Type="http://schemas.openxmlformats.org/officeDocument/2006/relationships/hyperlink" Target="https://doi.org/10.1016/j.cognition.2016.12.007" TargetMode="External"/><Relationship Id="rId72" Type="http://schemas.openxmlformats.org/officeDocument/2006/relationships/hyperlink" Target="https://doi.org/10.1146/annurev.ph.25.030163.002553" TargetMode="External"/><Relationship Id="rId80" Type="http://schemas.openxmlformats.org/officeDocument/2006/relationships/hyperlink" Target="https://doi.org/10.1038/358749a0"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hyperlink" Target="https://doi.org/10.1037/xge0001656" TargetMode="External"/><Relationship Id="rId33" Type="http://schemas.openxmlformats.org/officeDocument/2006/relationships/hyperlink" Target="https://doi.org/10.1016/S0010-0277(99)00039-6" TargetMode="External"/><Relationship Id="rId38" Type="http://schemas.openxmlformats.org/officeDocument/2006/relationships/hyperlink" Target="https://doi.org/10.1016/S1364-6613(03)00128-1" TargetMode="External"/><Relationship Id="rId46" Type="http://schemas.openxmlformats.org/officeDocument/2006/relationships/hyperlink" Target="https://doi.org/10.1016/j.cogdev.2005.04.004" TargetMode="External"/><Relationship Id="rId59" Type="http://schemas.openxmlformats.org/officeDocument/2006/relationships/hyperlink" Target="https://doi.org/10.1016/j.cognition.2004.11.005" TargetMode="External"/><Relationship Id="rId67" Type="http://schemas.openxmlformats.org/officeDocument/2006/relationships/hyperlink" Target="https://doi.org/10.1371/journal.pone.0023223" TargetMode="External"/><Relationship Id="rId20" Type="http://schemas.openxmlformats.org/officeDocument/2006/relationships/image" Target="media/image8.png"/><Relationship Id="rId41" Type="http://schemas.openxmlformats.org/officeDocument/2006/relationships/hyperlink" Target="https://doi.org/10.1016/j.cogdev.2010.09.001" TargetMode="External"/><Relationship Id="rId54" Type="http://schemas.openxmlformats.org/officeDocument/2006/relationships/hyperlink" Target="https://doi.org/10.1111/j.0956-7976.2004.00755.x" TargetMode="External"/><Relationship Id="rId62" Type="http://schemas.openxmlformats.org/officeDocument/2006/relationships/hyperlink" Target="http://www.jstor.org/stable/30162860" TargetMode="External"/><Relationship Id="rId70" Type="http://schemas.openxmlformats.org/officeDocument/2006/relationships/hyperlink" Target="https://doi.org/10.1016/S1364-6613(02)01926-5" TargetMode="External"/><Relationship Id="rId75" Type="http://schemas.openxmlformats.org/officeDocument/2006/relationships/hyperlink" Target="https://doi.org/10.1371/journal.pbio.0030208"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111/j.1467-8624.1991.tb01602.x" TargetMode="External"/><Relationship Id="rId28" Type="http://schemas.openxmlformats.org/officeDocument/2006/relationships/hyperlink" Target="https://psycnet.apa.org/doi/10.1016/S1364-6613(99)01356-X" TargetMode="External"/><Relationship Id="rId36" Type="http://schemas.openxmlformats.org/officeDocument/2006/relationships/hyperlink" Target="https://doi.org/10.1111/j.1467-7687.2011.01048.x" TargetMode="External"/><Relationship Id="rId49" Type="http://schemas.openxmlformats.org/officeDocument/2006/relationships/hyperlink" Target="https://doi.org/10.1016/S0010-0277(87)80006-9" TargetMode="External"/><Relationship Id="rId57" Type="http://schemas.openxmlformats.org/officeDocument/2006/relationships/hyperlink" Target="https://doi.org/10.1126/science.1107621" TargetMode="External"/><Relationship Id="rId10" Type="http://schemas.microsoft.com/office/2016/09/relationships/commentsIds" Target="commentsIds.xml"/><Relationship Id="rId31" Type="http://schemas.openxmlformats.org/officeDocument/2006/relationships/hyperlink" Target="https://psycnet.apa.org/doi/10.1037/0033-295X.112.2.347" TargetMode="External"/><Relationship Id="rId44" Type="http://schemas.openxmlformats.org/officeDocument/2006/relationships/hyperlink" Target="https://psycnet.apa.org/doi/10.1037/0012-1649.19.3.338" TargetMode="External"/><Relationship Id="rId52" Type="http://schemas.openxmlformats.org/officeDocument/2006/relationships/hyperlink" Target="https://doi.org/10.1037/0012-1649.36.5.635" TargetMode="External"/><Relationship Id="rId60" Type="http://schemas.openxmlformats.org/officeDocument/2006/relationships/hyperlink" Target="https://doi.org/10.1016/j.cognition.2017.09.007" TargetMode="External"/><Relationship Id="rId65" Type="http://schemas.openxmlformats.org/officeDocument/2006/relationships/hyperlink" Target="https://doi.org/10.1080/09540090310001655093" TargetMode="External"/><Relationship Id="rId73" Type="http://schemas.openxmlformats.org/officeDocument/2006/relationships/hyperlink" Target="https://psycnet.apa.org/doi/10.1037/0033-295X.99.4.605" TargetMode="External"/><Relationship Id="rId78" Type="http://schemas.openxmlformats.org/officeDocument/2006/relationships/hyperlink" Target="https://doi.org/10.1016/j.cognition.2017.06.029" TargetMode="External"/><Relationship Id="rId81" Type="http://schemas.openxmlformats.org/officeDocument/2006/relationships/hyperlink" Target="https://doi.org/10.1111/1467-8721.ep10772615" TargetMode="External"/><Relationship Id="rId86"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6.jpeg"/><Relationship Id="rId39" Type="http://schemas.openxmlformats.org/officeDocument/2006/relationships/hyperlink" Target="https://doi.org/10.1016/0010-0277(95)00661-H" TargetMode="External"/><Relationship Id="rId34" Type="http://schemas.openxmlformats.org/officeDocument/2006/relationships/hyperlink" Target="https://doi.org/10.1207/s15516709cog2701_4" TargetMode="External"/><Relationship Id="rId50" Type="http://schemas.openxmlformats.org/officeDocument/2006/relationships/hyperlink" Target="https://doi.org/10.1111/desc.13581" TargetMode="External"/><Relationship Id="rId55" Type="http://schemas.openxmlformats.org/officeDocument/2006/relationships/hyperlink" Target="https://doi.org/10.1016/j.cogpsych.2010.02.001" TargetMode="External"/><Relationship Id="rId76" Type="http://schemas.openxmlformats.org/officeDocument/2006/relationships/hyperlink" Target="https://doi.org/10.1016/j.neuroimage.2010.05.028" TargetMode="External"/><Relationship Id="rId7" Type="http://schemas.openxmlformats.org/officeDocument/2006/relationships/endnotes" Target="endnotes.xml"/><Relationship Id="rId71" Type="http://schemas.openxmlformats.org/officeDocument/2006/relationships/hyperlink" Target="https://doi.org/10.1111/j.1551-6709.2010.01129.x" TargetMode="External"/><Relationship Id="rId2" Type="http://schemas.openxmlformats.org/officeDocument/2006/relationships/numbering" Target="numbering.xml"/><Relationship Id="rId29" Type="http://schemas.openxmlformats.org/officeDocument/2006/relationships/hyperlink" Target="https://doi.org/10.1016/S0885-2014(02)00124-7" TargetMode="External"/><Relationship Id="rId24" Type="http://schemas.openxmlformats.org/officeDocument/2006/relationships/hyperlink" Target="https://doi.org/10.1016/0010-0277(85)90008-3" TargetMode="External"/><Relationship Id="rId40" Type="http://schemas.openxmlformats.org/officeDocument/2006/relationships/hyperlink" Target="https://doi.org/10.1177/0963721412470687" TargetMode="External"/><Relationship Id="rId45" Type="http://schemas.openxmlformats.org/officeDocument/2006/relationships/hyperlink" Target="https://doi.org/10.1016/0885-2014(93)90008-S" TargetMode="External"/><Relationship Id="rId66" Type="http://schemas.openxmlformats.org/officeDocument/2006/relationships/hyperlink" Target="https://doi.org/10.1098/rsos.191795" TargetMode="External"/><Relationship Id="rId87" Type="http://schemas.openxmlformats.org/officeDocument/2006/relationships/theme" Target="theme/theme1.xml"/><Relationship Id="rId61" Type="http://schemas.openxmlformats.org/officeDocument/2006/relationships/hyperlink" Target="https://doi.org/10.1037/1089-2680.1.3.271" TargetMode="External"/><Relationship Id="rId82" Type="http://schemas.openxmlformats.org/officeDocument/2006/relationships/hyperlink" Target="https://psycnet.apa.org/doi/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65</Pages>
  <Words>17743</Words>
  <Characters>101138</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30</cp:revision>
  <dcterms:created xsi:type="dcterms:W3CDTF">2026-02-11T15:42:00Z</dcterms:created>
  <dcterms:modified xsi:type="dcterms:W3CDTF">2026-02-11T23:09:00Z</dcterms:modified>
</cp:coreProperties>
</file>