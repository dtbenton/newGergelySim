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Spelke,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Overwalle,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ins w:id="1255" w:author="Benton, Deon" w:date="2026-02-12T15:37:00Z" w16du:dateUtc="2026-02-12T21:37:00Z">
        <w:r w:rsidR="000E3F68">
          <w:rPr>
            <w:rFonts w:ascii="Times New Roman" w:hAnsi="Times New Roman" w:cs="Times New Roman"/>
          </w:rPr>
          <w:t xml:space="preserve">Rakison &amp; Lupyan,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ins w:id="1260" w:author="Benton, Deon" w:date="2026-02-12T15:47:00Z" w16du:dateUtc="2026-02-12T21:47:00Z">
        <w:r w:rsidR="009130D6">
          <w:rPr>
            <w:rFonts w:ascii="Times New Roman" w:hAnsi="Times New Roman" w:cs="Times New Roman"/>
          </w:rPr>
          <w:t>Yermolayeva &amp; Rakison,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ins>
      <w:ins w:id="1275" w:author="Benton, Deon" w:date="2026-02-12T15:57:00Z" w16du:dateUtc="2026-02-12T21:57:00Z">
        <w:r w:rsidR="00F83FBE">
          <w:rPr>
            <w:rFonts w:ascii="Times New Roman" w:hAnsi="Times New Roman" w:cs="Times New Roman"/>
          </w:rPr>
          <w:t>VoE</w:t>
        </w:r>
      </w:ins>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 actions following</w:t>
        </w:r>
      </w:ins>
      <w:ins w:id="1304"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1305" w:author="Benton, Deon" w:date="2026-02-13T11:54:00Z" w16du:dateUtc="2026-02-13T17:54:00Z">
        <w:r>
          <w:rPr>
            <w:rFonts w:ascii="Times New Roman" w:hAnsi="Times New Roman" w:cs="Times New Roman"/>
            <w:b/>
            <w:bCs/>
          </w:rPr>
          <w:t xml:space="preserve">. </w:t>
        </w:r>
      </w:ins>
      <w:ins w:id="1306" w:author="Benton, Deon" w:date="2026-02-13T12:02:00Z" w16du:dateUtc="2026-02-13T18:02:00Z">
        <w:r w:rsidR="00953FA9">
          <w:rPr>
            <w:rFonts w:ascii="Times New Roman" w:hAnsi="Times New Roman" w:cs="Times New Roman"/>
          </w:rPr>
          <w:t>I</w:t>
        </w:r>
      </w:ins>
      <w:ins w:id="1307" w:author="Benton, Deon" w:date="2026-02-13T11:54:00Z" w16du:dateUtc="2026-02-13T17:54:00Z">
        <w:r>
          <w:rPr>
            <w:rFonts w:ascii="Times New Roman" w:hAnsi="Times New Roman" w:cs="Times New Roman"/>
          </w:rPr>
          <w:t>n the absence of a physical barrier</w:t>
        </w:r>
      </w:ins>
      <w:ins w:id="1308"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09" w:author="Benton, Deon" w:date="2026-02-13T11:33:00Z" w16du:dateUtc="2026-02-13T17:33:00Z">
        <w:r w:rsidR="007B777A">
          <w:rPr>
            <w:rFonts w:ascii="Times New Roman" w:hAnsi="Times New Roman" w:cs="Times New Roman"/>
          </w:rPr>
          <w:t>when</w:t>
        </w:r>
      </w:ins>
      <w:ins w:id="1310" w:author="Benton, Deon" w:date="2026-02-13T11:55:00Z" w16du:dateUtc="2026-02-13T17:55:00Z">
        <w:r>
          <w:rPr>
            <w:rFonts w:ascii="Times New Roman" w:hAnsi="Times New Roman" w:cs="Times New Roman"/>
          </w:rPr>
          <w:t xml:space="preserve"> </w:t>
        </w:r>
      </w:ins>
      <w:ins w:id="1311" w:author="Benton, Deon" w:date="2026-02-13T11:33:00Z" w16du:dateUtc="2026-02-13T17:33:00Z">
        <w:r w:rsidR="007B777A">
          <w:rPr>
            <w:rFonts w:ascii="Times New Roman" w:hAnsi="Times New Roman" w:cs="Times New Roman"/>
          </w:rPr>
          <w:t>a</w:t>
        </w:r>
      </w:ins>
      <w:ins w:id="1312" w:author="Benton, Deon" w:date="2026-02-13T11:34:00Z" w16du:dateUtc="2026-02-13T17:34:00Z">
        <w:r w:rsidR="007B777A">
          <w:rPr>
            <w:rFonts w:ascii="Times New Roman" w:hAnsi="Times New Roman" w:cs="Times New Roman"/>
          </w:rPr>
          <w:t xml:space="preserve"> first character </w:t>
        </w:r>
      </w:ins>
      <w:ins w:id="1313" w:author="Benton, Deon" w:date="2026-02-13T11:33:00Z" w16du:dateUtc="2026-02-13T17:33:00Z">
        <w:r w:rsidR="007B777A">
          <w:rPr>
            <w:rFonts w:ascii="Times New Roman" w:hAnsi="Times New Roman" w:cs="Times New Roman"/>
          </w:rPr>
          <w:t>follows a curved path to reach</w:t>
        </w:r>
      </w:ins>
      <w:ins w:id="1314"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5" w:author="Benton, Deon" w:date="2026-02-13T11:36:00Z" w16du:dateUtc="2026-02-13T17:36:00Z">
        <w:r w:rsidR="00D0227A">
          <w:rPr>
            <w:rFonts w:ascii="Times New Roman" w:hAnsi="Times New Roman" w:cs="Times New Roman"/>
          </w:rPr>
          <w:t>.</w:t>
        </w:r>
      </w:ins>
      <w:ins w:id="1316" w:author="Benton, Deon" w:date="2026-02-13T11:39:00Z" w16du:dateUtc="2026-02-13T17:39:00Z">
        <w:r w:rsidR="00190D1A">
          <w:rPr>
            <w:rFonts w:ascii="Times New Roman" w:hAnsi="Times New Roman" w:cs="Times New Roman"/>
          </w:rPr>
          <w:t xml:space="preserve"> </w:t>
        </w:r>
      </w:ins>
      <w:ins w:id="1317" w:author="Benton, Deon" w:date="2026-02-13T11:40:00Z" w16du:dateUtc="2026-02-13T17:40:00Z">
        <w:r w:rsidR="00190D1A">
          <w:rPr>
            <w:rFonts w:ascii="Times New Roman" w:hAnsi="Times New Roman" w:cs="Times New Roman"/>
          </w:rPr>
          <w:t xml:space="preserve">Crucially, this pattern </w:t>
        </w:r>
      </w:ins>
      <w:ins w:id="1318" w:author="Benton, Deon" w:date="2026-02-13T12:10:00Z" w16du:dateUtc="2026-02-13T18:10:00Z">
        <w:r w:rsidR="00C66C18">
          <w:rPr>
            <w:rFonts w:ascii="Times New Roman" w:hAnsi="Times New Roman" w:cs="Times New Roman"/>
          </w:rPr>
          <w:t>only holds</w:t>
        </w:r>
      </w:ins>
      <w:ins w:id="1319" w:author="Benton, Deon" w:date="2026-02-13T11:40:00Z" w16du:dateUtc="2026-02-13T17:40:00Z">
        <w:r w:rsidR="00190D1A">
          <w:rPr>
            <w:rFonts w:ascii="Times New Roman" w:hAnsi="Times New Roman" w:cs="Times New Roman"/>
          </w:rPr>
          <w:t xml:space="preserve"> when </w:t>
        </w:r>
      </w:ins>
      <w:ins w:id="1320" w:author="Benton, Deon" w:date="2026-02-13T11:35:00Z" w16du:dateUtc="2026-02-13T17:35:00Z">
        <w:r w:rsidR="00445048">
          <w:rPr>
            <w:rFonts w:ascii="Times New Roman" w:hAnsi="Times New Roman" w:cs="Times New Roman"/>
          </w:rPr>
          <w:t>the curved action occur</w:t>
        </w:r>
      </w:ins>
      <w:ins w:id="1321" w:author="Benton, Deon" w:date="2026-02-13T11:40:00Z" w16du:dateUtc="2026-02-13T17:40:00Z">
        <w:r w:rsidR="00190D1A">
          <w:rPr>
            <w:rFonts w:ascii="Times New Roman" w:hAnsi="Times New Roman" w:cs="Times New Roman"/>
          </w:rPr>
          <w:t>s</w:t>
        </w:r>
      </w:ins>
      <w:ins w:id="1322" w:author="Benton, Deon" w:date="2026-02-13T11:35:00Z" w16du:dateUtc="2026-02-13T17:35:00Z">
        <w:r w:rsidR="00445048">
          <w:rPr>
            <w:rFonts w:ascii="Times New Roman" w:hAnsi="Times New Roman" w:cs="Times New Roman"/>
          </w:rPr>
          <w:t xml:space="preserve"> over a barrier </w:t>
        </w:r>
      </w:ins>
      <w:ins w:id="1323" w:author="Benton, Deon" w:date="2026-02-13T11:40:00Z" w16du:dateUtc="2026-02-13T17:40:00Z">
        <w:r w:rsidR="00190D1A">
          <w:rPr>
            <w:rFonts w:ascii="Times New Roman" w:hAnsi="Times New Roman" w:cs="Times New Roman"/>
          </w:rPr>
          <w:t>during an initial habituation phase</w:t>
        </w:r>
      </w:ins>
      <w:ins w:id="1324" w:author="Benton, Deon" w:date="2026-02-13T12:10:00Z" w16du:dateUtc="2026-02-13T18:10:00Z">
        <w:r w:rsidR="00C66C18">
          <w:rPr>
            <w:rFonts w:ascii="Times New Roman" w:hAnsi="Times New Roman" w:cs="Times New Roman"/>
          </w:rPr>
          <w:t xml:space="preserve">; infants look equally long at both actions when the </w:t>
        </w:r>
      </w:ins>
      <w:ins w:id="1325"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6"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7" w:author="Benton, Deon" w:date="2026-02-13T12:02:00Z" w16du:dateUtc="2026-02-13T18:02:00Z">
        <w:r w:rsidR="002E379E">
          <w:rPr>
            <w:rFonts w:ascii="Times New Roman" w:hAnsi="Times New Roman" w:cs="Times New Roman"/>
            <w:b/>
            <w:bCs/>
          </w:rPr>
          <w:t>Independence f</w:t>
        </w:r>
      </w:ins>
      <w:ins w:id="1328" w:author="Benton, Deon" w:date="2026-02-13T12:09:00Z" w16du:dateUtc="2026-02-13T18:09:00Z">
        <w:r w:rsidR="00C66C18">
          <w:rPr>
            <w:rFonts w:ascii="Times New Roman" w:hAnsi="Times New Roman" w:cs="Times New Roman"/>
            <w:b/>
            <w:bCs/>
          </w:rPr>
          <w:t>rom</w:t>
        </w:r>
      </w:ins>
      <w:ins w:id="1329" w:author="Benton, Deon" w:date="2026-02-13T12:02:00Z" w16du:dateUtc="2026-02-13T18:02:00Z">
        <w:r w:rsidR="002E379E">
          <w:rPr>
            <w:rFonts w:ascii="Times New Roman" w:hAnsi="Times New Roman" w:cs="Times New Roman"/>
            <w:b/>
            <w:bCs/>
          </w:rPr>
          <w:t xml:space="preserve"> animacy</w:t>
        </w:r>
      </w:ins>
      <w:ins w:id="1330" w:author="Benton, Deon" w:date="2026-02-13T11:56:00Z" w16du:dateUtc="2026-02-13T17:56:00Z">
        <w:r w:rsidR="005F561E">
          <w:rPr>
            <w:rFonts w:ascii="Times New Roman" w:hAnsi="Times New Roman" w:cs="Times New Roman"/>
            <w:b/>
            <w:bCs/>
          </w:rPr>
          <w:t>.</w:t>
        </w:r>
      </w:ins>
      <w:ins w:id="1331" w:author="Benton, Deon" w:date="2026-02-13T12:03:00Z" w16du:dateUtc="2026-02-13T18:03:00Z">
        <w:r w:rsidR="002E379E">
          <w:rPr>
            <w:rFonts w:ascii="Times New Roman" w:hAnsi="Times New Roman" w:cs="Times New Roman"/>
            <w:b/>
            <w:bCs/>
          </w:rPr>
          <w:t xml:space="preserve"> </w:t>
        </w:r>
      </w:ins>
      <w:ins w:id="1332" w:author="Benton, Deon" w:date="2026-02-13T11:56:00Z" w16du:dateUtc="2026-02-13T17:56:00Z">
        <w:r w:rsidR="005F561E">
          <w:rPr>
            <w:rFonts w:ascii="Times New Roman" w:hAnsi="Times New Roman" w:cs="Times New Roman"/>
          </w:rPr>
          <w:t>Infants’ looking behaviors adhere to the pattern d</w:t>
        </w:r>
      </w:ins>
      <w:ins w:id="1333" w:author="Benton, Deon" w:date="2026-02-13T11:57:00Z" w16du:dateUtc="2026-02-13T17:57:00Z">
        <w:r w:rsidR="005F561E">
          <w:rPr>
            <w:rFonts w:ascii="Times New Roman" w:hAnsi="Times New Roman" w:cs="Times New Roman"/>
          </w:rPr>
          <w:t xml:space="preserve">escribed in (1) </w:t>
        </w:r>
      </w:ins>
      <w:ins w:id="1334"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5"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6"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7"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38"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39" w:author="Benton, Deon" w:date="2026-03-17T20:56:00Z" w16du:dateUtc="2026-03-18T01:56:00Z"/>
          <w:rFonts w:ascii="Times New Roman" w:hAnsi="Times New Roman" w:cs="Times New Roman"/>
        </w:rPr>
      </w:pPr>
      <w:ins w:id="1340"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1"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2"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3" w:author="Benton, Deon" w:date="2026-02-25T12:20:00Z" w16du:dateUtc="2026-02-25T18:20:00Z">
        <w:r w:rsidR="006F4E6E">
          <w:rPr>
            <w:rFonts w:ascii="Times New Roman" w:hAnsi="Times New Roman" w:cs="Times New Roman"/>
          </w:rPr>
          <w:t xml:space="preserve">present </w:t>
        </w:r>
      </w:ins>
      <w:ins w:id="1344"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5" w:author="Benton, Deon" w:date="2026-03-17T20:56:00Z" w16du:dateUtc="2026-03-18T01:56:00Z">
        <w:r>
          <w:rPr>
            <w:rFonts w:ascii="Times New Roman" w:hAnsi="Times New Roman" w:cs="Times New Roman"/>
          </w:rPr>
          <w:t xml:space="preserve">The second goal of the current simulations was to </w:t>
        </w:r>
      </w:ins>
      <w:ins w:id="1346" w:author="Benton, Deon" w:date="2026-03-17T20:57:00Z" w16du:dateUtc="2026-03-18T01:57:00Z">
        <w:r>
          <w:rPr>
            <w:rFonts w:ascii="Times New Roman" w:hAnsi="Times New Roman" w:cs="Times New Roman"/>
          </w:rPr>
          <w:t xml:space="preserve">demonstrate that </w:t>
        </w:r>
      </w:ins>
      <w:ins w:id="1347" w:author="Benton, Deon" w:date="2026-03-17T20:59:00Z" w16du:dateUtc="2026-03-18T01:59:00Z">
        <w:r w:rsidR="0089435D">
          <w:rPr>
            <w:rFonts w:ascii="Times New Roman" w:hAnsi="Times New Roman" w:cs="Times New Roman"/>
          </w:rPr>
          <w:t xml:space="preserve">ALIAS </w:t>
        </w:r>
      </w:ins>
      <w:ins w:id="1348" w:author="Benton, Deon" w:date="2026-03-17T20:57:00Z" w16du:dateUtc="2026-03-18T01:57:00Z">
        <w:r>
          <w:rPr>
            <w:rFonts w:ascii="Times New Roman" w:hAnsi="Times New Roman" w:cs="Times New Roman"/>
          </w:rPr>
          <w:t xml:space="preserve">provides a better account of </w:t>
        </w:r>
      </w:ins>
      <w:ins w:id="1349" w:author="Benton, Deon" w:date="2026-03-17T21:02:00Z" w16du:dateUtc="2026-03-18T02:02:00Z">
        <w:r w:rsidR="0089435D">
          <w:rPr>
            <w:rFonts w:ascii="Times New Roman" w:hAnsi="Times New Roman" w:cs="Times New Roman"/>
          </w:rPr>
          <w:t>the five target findings</w:t>
        </w:r>
      </w:ins>
      <w:ins w:id="1350"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351" w:author="Benton, Deon" w:date="2026-03-19T15:52:00Z" w16du:dateUtc="2026-03-19T20:52:00Z">
        <w:r w:rsidR="00BD6A9D">
          <w:rPr>
            <w:rFonts w:ascii="Times New Roman" w:hAnsi="Times New Roman" w:cs="Times New Roman"/>
          </w:rPr>
          <w:t>he</w:t>
        </w:r>
      </w:ins>
      <w:ins w:id="1352" w:author="Benton, Deon" w:date="2026-03-19T15:56:00Z" w16du:dateUtc="2026-03-19T20:56:00Z">
        <w:r w:rsidR="008E78C5">
          <w:rPr>
            <w:rFonts w:ascii="Times New Roman" w:hAnsi="Times New Roman" w:cs="Times New Roman"/>
          </w:rPr>
          <w:t>reafter</w:t>
        </w:r>
      </w:ins>
      <w:ins w:id="1353" w:author="Benton, Deon" w:date="2026-03-19T15:52:00Z" w16du:dateUtc="2026-03-19T20:52:00Z">
        <w:r w:rsidR="00BD6A9D">
          <w:rPr>
            <w:rFonts w:ascii="Times New Roman" w:hAnsi="Times New Roman" w:cs="Times New Roman"/>
          </w:rPr>
          <w:t xml:space="preserve"> OM</w:t>
        </w:r>
      </w:ins>
      <w:ins w:id="1354" w:author="Benton, Deon" w:date="2026-03-19T15:57:00Z" w16du:dateUtc="2026-03-19T20:57:00Z">
        <w:r w:rsidR="008E78C5">
          <w:rPr>
            <w:rFonts w:ascii="Times New Roman" w:hAnsi="Times New Roman" w:cs="Times New Roman"/>
          </w:rPr>
          <w:t>10</w:t>
        </w:r>
      </w:ins>
      <w:ins w:id="1355" w:author="Benton, Deon" w:date="2026-03-19T15:52:00Z" w16du:dateUtc="2026-03-19T20:52:00Z">
        <w:r w:rsidR="00BD6A9D">
          <w:rPr>
            <w:rFonts w:ascii="Times New Roman" w:hAnsi="Times New Roman" w:cs="Times New Roman"/>
          </w:rPr>
          <w:t>)</w:t>
        </w:r>
      </w:ins>
      <w:ins w:id="1356" w:author="Benton, Deon" w:date="2026-03-17T20:57:00Z" w16du:dateUtc="2026-03-18T01:57:00Z">
        <w:r w:rsidR="00366CD3">
          <w:rPr>
            <w:rFonts w:ascii="Times New Roman" w:hAnsi="Times New Roman" w:cs="Times New Roman"/>
          </w:rPr>
          <w:t>.</w:t>
        </w:r>
      </w:ins>
      <w:ins w:id="1357" w:author="Benton, Deon" w:date="2026-03-17T21:05:00Z" w16du:dateUtc="2026-03-18T02:05:00Z">
        <w:r w:rsidR="0089435D">
          <w:rPr>
            <w:rFonts w:ascii="Times New Roman" w:hAnsi="Times New Roman" w:cs="Times New Roman"/>
          </w:rPr>
          <w:t xml:space="preserve"> </w:t>
        </w:r>
      </w:ins>
      <w:ins w:id="1358" w:author="Benton, Deon" w:date="2026-03-17T21:28:00Z" w16du:dateUtc="2026-03-18T02:28:00Z">
        <w:r w:rsidR="000D6324">
          <w:rPr>
            <w:rFonts w:ascii="Times New Roman" w:hAnsi="Times New Roman" w:cs="Times New Roman"/>
          </w:rPr>
          <w:t xml:space="preserve">Specifically, the goal </w:t>
        </w:r>
      </w:ins>
      <w:ins w:id="1359" w:author="Benton, Deon" w:date="2026-03-17T21:29:00Z" w16du:dateUtc="2026-03-18T02:29:00Z">
        <w:r w:rsidR="000D6324">
          <w:rPr>
            <w:rFonts w:ascii="Times New Roman" w:hAnsi="Times New Roman" w:cs="Times New Roman"/>
          </w:rPr>
          <w:t xml:space="preserve">of the current simulations was to show that </w:t>
        </w:r>
      </w:ins>
      <w:ins w:id="1360" w:author="Benton, Deon" w:date="2026-03-19T15:57:00Z" w16du:dateUtc="2026-03-19T20:57:00Z">
        <w:r w:rsidR="008E78C5">
          <w:rPr>
            <w:rFonts w:ascii="Times New Roman" w:hAnsi="Times New Roman" w:cs="Times New Roman"/>
          </w:rPr>
          <w:t>ALIAS—which</w:t>
        </w:r>
      </w:ins>
      <w:ins w:id="1361"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2" w:author="Benton, Deon" w:date="2026-03-17T21:30:00Z" w16du:dateUtc="2026-03-18T02:30:00Z">
        <w:r w:rsidR="000D6324">
          <w:rPr>
            <w:rFonts w:ascii="Times New Roman" w:hAnsi="Times New Roman" w:cs="Times New Roman"/>
          </w:rPr>
          <w:t>understanding studies</w:t>
        </w:r>
      </w:ins>
      <w:ins w:id="1363" w:author="Benton, Deon" w:date="2026-03-19T15:57:00Z" w16du:dateUtc="2026-03-19T20:57:00Z">
        <w:r w:rsidR="008E78C5">
          <w:rPr>
            <w:rFonts w:ascii="Times New Roman" w:hAnsi="Times New Roman" w:cs="Times New Roman"/>
          </w:rPr>
          <w:t>—</w:t>
        </w:r>
      </w:ins>
      <w:ins w:id="1364" w:author="Benton, Deon" w:date="2026-03-17T21:35:00Z" w16du:dateUtc="2026-03-18T02:35:00Z">
        <w:r w:rsidR="000D6324">
          <w:rPr>
            <w:rFonts w:ascii="Times New Roman" w:hAnsi="Times New Roman" w:cs="Times New Roman"/>
          </w:rPr>
          <w:t>does a better job at</w:t>
        </w:r>
      </w:ins>
      <w:ins w:id="1365" w:author="Benton, Deon" w:date="2026-03-17T21:40:00Z" w16du:dateUtc="2026-03-18T02:40:00Z">
        <w:r w:rsidR="00183560">
          <w:rPr>
            <w:rFonts w:ascii="Times New Roman" w:hAnsi="Times New Roman" w:cs="Times New Roman"/>
          </w:rPr>
          <w:t xml:space="preserve"> capturing</w:t>
        </w:r>
      </w:ins>
      <w:ins w:id="1366" w:author="Benton, Deon" w:date="2026-03-17T21:34:00Z" w16du:dateUtc="2026-03-18T02:34:00Z">
        <w:r w:rsidR="000D6324">
          <w:rPr>
            <w:rFonts w:ascii="Times New Roman" w:hAnsi="Times New Roman" w:cs="Times New Roman"/>
          </w:rPr>
          <w:t xml:space="preserve"> infants’ looking </w:t>
        </w:r>
      </w:ins>
      <w:ins w:id="1367" w:author="Benton, Deon" w:date="2026-03-17T21:40:00Z" w16du:dateUtc="2026-03-18T02:40:00Z">
        <w:r w:rsidR="00183560">
          <w:rPr>
            <w:rFonts w:ascii="Times New Roman" w:hAnsi="Times New Roman" w:cs="Times New Roman"/>
          </w:rPr>
          <w:t>data</w:t>
        </w:r>
      </w:ins>
      <w:ins w:id="1368" w:author="Benton, Deon" w:date="2026-03-17T21:34:00Z" w16du:dateUtc="2026-03-18T02:34:00Z">
        <w:r w:rsidR="000D6324">
          <w:rPr>
            <w:rFonts w:ascii="Times New Roman" w:hAnsi="Times New Roman" w:cs="Times New Roman"/>
          </w:rPr>
          <w:t xml:space="preserve"> across a broader range of studies than </w:t>
        </w:r>
      </w:ins>
      <w:ins w:id="1369" w:author="Benton, Deon" w:date="2026-03-19T15:58:00Z" w16du:dateUtc="2026-03-19T20:58:00Z">
        <w:r w:rsidR="008E78C5">
          <w:rPr>
            <w:rFonts w:ascii="Times New Roman" w:hAnsi="Times New Roman" w:cs="Times New Roman"/>
          </w:rPr>
          <w:t>OM10, a model that lacks these features</w:t>
        </w:r>
      </w:ins>
      <w:ins w:id="1370" w:author="Benton, Deon" w:date="2026-03-17T21:34:00Z" w16du:dateUtc="2026-03-18T02:34:00Z">
        <w:r w:rsidR="000D6324">
          <w:rPr>
            <w:rFonts w:ascii="Times New Roman" w:hAnsi="Times New Roman" w:cs="Times New Roman"/>
          </w:rPr>
          <w:t xml:space="preserve">. </w:t>
        </w:r>
      </w:ins>
      <w:ins w:id="1371" w:author="Benton, Deon" w:date="2026-03-17T21:47:00Z" w16du:dateUtc="2026-03-18T02:47:00Z">
        <w:r w:rsidR="00183560" w:rsidRPr="00183560">
          <w:rPr>
            <w:rFonts w:ascii="Times New Roman" w:hAnsi="Times New Roman" w:cs="Times New Roman"/>
          </w:rPr>
          <w:t xml:space="preserve">By demonstrating that </w:t>
        </w:r>
      </w:ins>
      <w:ins w:id="1372" w:author="Benton, Deon" w:date="2026-03-19T15:58:00Z" w16du:dateUtc="2026-03-19T20:58:00Z">
        <w:r w:rsidR="009C431B">
          <w:rPr>
            <w:rFonts w:ascii="Times New Roman" w:hAnsi="Times New Roman" w:cs="Times New Roman"/>
          </w:rPr>
          <w:t>OM10</w:t>
        </w:r>
      </w:ins>
      <w:ins w:id="1373" w:author="Benton, Deon" w:date="2026-03-17T21:47:00Z" w16du:dateUtc="2026-03-18T02:47:00Z">
        <w:r w:rsidR="00183560" w:rsidRPr="00183560">
          <w:rPr>
            <w:rFonts w:ascii="Times New Roman" w:hAnsi="Times New Roman" w:cs="Times New Roman"/>
          </w:rPr>
          <w:t xml:space="preserve"> accounts for less of the data than </w:t>
        </w:r>
      </w:ins>
      <w:ins w:id="1374" w:author="Benton, Deon" w:date="2026-03-19T15:58:00Z" w16du:dateUtc="2026-03-19T20:58:00Z">
        <w:r w:rsidR="009C431B">
          <w:rPr>
            <w:rFonts w:ascii="Times New Roman" w:hAnsi="Times New Roman" w:cs="Times New Roman"/>
          </w:rPr>
          <w:t>ALIAS</w:t>
        </w:r>
      </w:ins>
      <w:ins w:id="1375"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6" w:author="Benton, Deon" w:date="2026-03-19T15:58:00Z" w16du:dateUtc="2026-03-19T20:58:00Z">
        <w:r w:rsidR="009C431B">
          <w:rPr>
            <w:rFonts w:ascii="Times New Roman" w:hAnsi="Times New Roman" w:cs="Times New Roman"/>
          </w:rPr>
          <w:t>OM10</w:t>
        </w:r>
      </w:ins>
      <w:ins w:id="1377"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78" w:author="Benton, Deon" w:date="2026-03-19T15:59:00Z" w16du:dateUtc="2026-03-19T20:59:00Z">
        <w:r w:rsidR="009C431B">
          <w:rPr>
            <w:rFonts w:ascii="Times New Roman" w:hAnsi="Times New Roman" w:cs="Times New Roman"/>
          </w:rPr>
          <w:t xml:space="preserve"> explains the enhanced explanatory scope of ALIAS.</w:t>
        </w:r>
      </w:ins>
      <w:ins w:id="1379"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0" w:author="Benton, Deon" w:date="2026-02-25T12:25:00Z" w16du:dateUtc="2026-02-25T18:25:00Z">
        <w:r w:rsidR="00050686">
          <w:rPr>
            <w:rFonts w:ascii="Times New Roman" w:hAnsi="Times New Roman" w:cs="Times New Roman"/>
          </w:rPr>
          <w:t>next section, I describe the</w:t>
        </w:r>
      </w:ins>
      <w:ins w:id="1381" w:author="Benton, Deon" w:date="2026-02-25T12:26:00Z" w16du:dateUtc="2026-02-25T18:26:00Z">
        <w:r w:rsidR="00050686">
          <w:rPr>
            <w:rFonts w:ascii="Times New Roman" w:hAnsi="Times New Roman" w:cs="Times New Roman"/>
          </w:rPr>
          <w:t xml:space="preserve"> </w:t>
        </w:r>
      </w:ins>
      <w:ins w:id="1382" w:author="Benton, Deon" w:date="2026-03-17T21:58:00Z" w16du:dateUtc="2026-03-18T02:58:00Z">
        <w:r w:rsidR="000F3DEE">
          <w:rPr>
            <w:rFonts w:ascii="Times New Roman" w:hAnsi="Times New Roman" w:cs="Times New Roman"/>
          </w:rPr>
          <w:t>architecture of ALIAS</w:t>
        </w:r>
      </w:ins>
      <w:ins w:id="1383"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4" w:author="Benton, Deon" w:date="2026-03-17T21:56:00Z" w16du:dateUtc="2026-03-18T02:56:00Z">
        <w:r w:rsidR="00514CDE">
          <w:rPr>
            <w:rFonts w:ascii="Times New Roman" w:hAnsi="Times New Roman" w:cs="Times New Roman"/>
          </w:rPr>
          <w:t>I also provide a</w:t>
        </w:r>
      </w:ins>
      <w:ins w:id="1385" w:author="Benton, Deon" w:date="2026-03-17T21:57:00Z" w16du:dateUtc="2026-03-18T02:57:00Z">
        <w:r w:rsidR="00514CDE">
          <w:rPr>
            <w:rFonts w:ascii="Times New Roman" w:hAnsi="Times New Roman" w:cs="Times New Roman"/>
          </w:rPr>
          <w:t xml:space="preserve">n </w:t>
        </w:r>
      </w:ins>
      <w:ins w:id="1386" w:author="Benton, Deon" w:date="2026-03-17T21:56:00Z" w16du:dateUtc="2026-03-18T02:56:00Z">
        <w:r w:rsidR="00514CDE">
          <w:rPr>
            <w:rFonts w:ascii="Times New Roman" w:hAnsi="Times New Roman" w:cs="Times New Roman"/>
          </w:rPr>
          <w:t xml:space="preserve">overview of </w:t>
        </w:r>
      </w:ins>
      <w:ins w:id="1387" w:author="Benton, Deon" w:date="2026-03-19T15:59:00Z" w16du:dateUtc="2026-03-19T20:59:00Z">
        <w:r w:rsidR="009A3502">
          <w:rPr>
            <w:rFonts w:ascii="Times New Roman" w:hAnsi="Times New Roman" w:cs="Times New Roman"/>
          </w:rPr>
          <w:t xml:space="preserve">OM10, </w:t>
        </w:r>
      </w:ins>
      <w:ins w:id="1388" w:author="Benton, Deon" w:date="2026-03-17T21:56:00Z" w16du:dateUtc="2026-03-18T02:56:00Z">
        <w:r w:rsidR="00514CDE">
          <w:rPr>
            <w:rFonts w:ascii="Times New Roman" w:hAnsi="Times New Roman" w:cs="Times New Roman"/>
          </w:rPr>
          <w:t>although</w:t>
        </w:r>
      </w:ins>
      <w:ins w:id="1389" w:author="Benton, Deon" w:date="2026-03-17T21:57:00Z" w16du:dateUtc="2026-03-18T02:57:00Z">
        <w:r w:rsidR="00514CDE">
          <w:rPr>
            <w:rFonts w:ascii="Times New Roman" w:hAnsi="Times New Roman" w:cs="Times New Roman"/>
          </w:rPr>
          <w:t xml:space="preserve"> </w:t>
        </w:r>
      </w:ins>
      <w:ins w:id="1390" w:author="Benton, Deon" w:date="2026-03-19T15:59:00Z" w16du:dateUtc="2026-03-19T20:59:00Z">
        <w:r w:rsidR="009A3502">
          <w:rPr>
            <w:rFonts w:ascii="Times New Roman" w:hAnsi="Times New Roman" w:cs="Times New Roman"/>
          </w:rPr>
          <w:t xml:space="preserve">the description of this model will </w:t>
        </w:r>
      </w:ins>
      <w:ins w:id="1391" w:author="Benton, Deon" w:date="2026-03-19T16:00:00Z" w16du:dateUtc="2026-03-19T21:00:00Z">
        <w:r w:rsidR="009A3502">
          <w:rPr>
            <w:rFonts w:ascii="Times New Roman" w:hAnsi="Times New Roman" w:cs="Times New Roman"/>
          </w:rPr>
          <w:t>be</w:t>
        </w:r>
      </w:ins>
      <w:ins w:id="1392" w:author="Benton, Deon" w:date="2026-03-17T21:57:00Z" w16du:dateUtc="2026-03-18T02:57:00Z">
        <w:r w:rsidR="00514CDE">
          <w:rPr>
            <w:rFonts w:ascii="Times New Roman" w:hAnsi="Times New Roman" w:cs="Times New Roman"/>
          </w:rPr>
          <w:t xml:space="preserve"> kept brief given that </w:t>
        </w:r>
      </w:ins>
      <w:ins w:id="1393" w:author="Benton, Deon" w:date="2026-03-19T16:00:00Z" w16du:dateUtc="2026-03-19T21:00:00Z">
        <w:r w:rsidR="009A3502">
          <w:rPr>
            <w:rFonts w:ascii="Times New Roman" w:hAnsi="Times New Roman" w:cs="Times New Roman"/>
          </w:rPr>
          <w:t>a fuller description can be found in</w:t>
        </w:r>
      </w:ins>
      <w:ins w:id="1394" w:author="Benton, Deon" w:date="2026-03-17T21:58:00Z" w16du:dateUtc="2026-03-18T02:58:00Z">
        <w:r w:rsidR="00514CDE">
          <w:rPr>
            <w:rFonts w:ascii="Times New Roman" w:hAnsi="Times New Roman" w:cs="Times New Roman"/>
          </w:rPr>
          <w:t xml:space="preserve"> Overwalle (2010).</w:t>
        </w:r>
      </w:ins>
      <w:ins w:id="1395"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6" w:author="Benton, Deon" w:date="2026-02-25T12:28:00Z" w16du:dateUtc="2026-02-25T18:28:00Z">
        <w:r w:rsidR="00E129B7">
          <w:rPr>
            <w:rFonts w:ascii="Times New Roman" w:hAnsi="Times New Roman" w:cs="Times New Roman"/>
          </w:rPr>
          <w:t>1</w:t>
        </w:r>
      </w:ins>
      <w:ins w:id="1397" w:author="Benton, Deon" w:date="2026-03-19T16:01:00Z" w16du:dateUtc="2026-03-19T21:01:00Z">
        <w:r w:rsidR="00DD5CA9">
          <w:rPr>
            <w:rFonts w:ascii="Times New Roman" w:hAnsi="Times New Roman" w:cs="Times New Roman"/>
          </w:rPr>
          <w:t>5</w:t>
        </w:r>
      </w:ins>
      <w:ins w:id="1398"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399"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0" w:author="Benton, Deon" w:date="2026-03-17T22:07:00Z" w16du:dateUtc="2026-03-18T03:07:00Z">
        <w:r w:rsidR="006B5ACD">
          <w:rPr>
            <w:rFonts w:ascii="Times New Roman" w:hAnsi="Times New Roman" w:cs="Times New Roman"/>
          </w:rPr>
          <w:t>I</w:t>
        </w:r>
      </w:ins>
      <w:ins w:id="1401" w:author="Benton, Deon" w:date="2026-03-17T22:08:00Z" w16du:dateUtc="2026-03-18T03:08:00Z">
        <w:r w:rsidR="006B5ACD">
          <w:rPr>
            <w:rFonts w:ascii="Times New Roman" w:hAnsi="Times New Roman" w:cs="Times New Roman"/>
          </w:rPr>
          <w:t>n</w:t>
        </w:r>
      </w:ins>
      <w:ins w:id="1402" w:author="Benton, Deon" w:date="2026-03-17T22:07:00Z" w16du:dateUtc="2026-03-18T03:07:00Z">
        <w:r w:rsidR="006B5ACD">
          <w:rPr>
            <w:rFonts w:ascii="Times New Roman" w:hAnsi="Times New Roman" w:cs="Times New Roman"/>
          </w:rPr>
          <w:t xml:space="preserve"> each </w:t>
        </w:r>
      </w:ins>
      <w:ins w:id="1403" w:author="Benton, Deon" w:date="2026-03-17T22:08:00Z" w16du:dateUtc="2026-03-18T03:08:00Z">
        <w:r w:rsidR="006B5ACD">
          <w:rPr>
            <w:rFonts w:ascii="Times New Roman" w:hAnsi="Times New Roman" w:cs="Times New Roman"/>
          </w:rPr>
          <w:t>simulation</w:t>
        </w:r>
      </w:ins>
      <w:ins w:id="1404" w:author="Benton, Deon" w:date="2026-03-17T22:07:00Z" w16du:dateUtc="2026-03-18T03:07:00Z">
        <w:r w:rsidR="006B5ACD">
          <w:rPr>
            <w:rFonts w:ascii="Times New Roman" w:hAnsi="Times New Roman" w:cs="Times New Roman"/>
          </w:rPr>
          <w:t>, I comp</w:t>
        </w:r>
      </w:ins>
      <w:ins w:id="1405" w:author="Benton, Deon" w:date="2026-03-17T22:08:00Z" w16du:dateUtc="2026-03-18T03:08:00Z">
        <w:r w:rsidR="006B5ACD">
          <w:rPr>
            <w:rFonts w:ascii="Times New Roman" w:hAnsi="Times New Roman" w:cs="Times New Roman"/>
          </w:rPr>
          <w:t xml:space="preserve">are the performance of ALIAS to </w:t>
        </w:r>
      </w:ins>
      <w:ins w:id="1406" w:author="Benton, Deon" w:date="2026-03-17T22:10:00Z" w16du:dateUtc="2026-03-18T03:10:00Z">
        <w:r w:rsidR="006B5ACD">
          <w:rPr>
            <w:rFonts w:ascii="Times New Roman" w:hAnsi="Times New Roman" w:cs="Times New Roman"/>
          </w:rPr>
          <w:t xml:space="preserve">that of </w:t>
        </w:r>
      </w:ins>
      <w:ins w:id="1407" w:author="Benton, Deon" w:date="2026-03-17T22:08:00Z" w16du:dateUtc="2026-03-18T03:08:00Z">
        <w:r w:rsidR="006B5ACD">
          <w:rPr>
            <w:rFonts w:ascii="Times New Roman" w:hAnsi="Times New Roman" w:cs="Times New Roman"/>
          </w:rPr>
          <w:t>OM</w:t>
        </w:r>
      </w:ins>
      <w:ins w:id="1408" w:author="Benton, Deon" w:date="2026-03-19T16:01:00Z" w16du:dateUtc="2026-03-19T21:01:00Z">
        <w:r w:rsidR="00DD5CA9">
          <w:rPr>
            <w:rFonts w:ascii="Times New Roman" w:hAnsi="Times New Roman" w:cs="Times New Roman"/>
          </w:rPr>
          <w:t>10</w:t>
        </w:r>
      </w:ins>
      <w:ins w:id="1409" w:author="Benton, Deon" w:date="2026-03-17T22:08:00Z" w16du:dateUtc="2026-03-18T03:08:00Z">
        <w:r w:rsidR="006B5ACD">
          <w:rPr>
            <w:rFonts w:ascii="Times New Roman" w:hAnsi="Times New Roman" w:cs="Times New Roman"/>
          </w:rPr>
          <w:t xml:space="preserve"> to </w:t>
        </w:r>
      </w:ins>
      <w:ins w:id="1410" w:author="Benton, Deon" w:date="2026-03-17T22:09:00Z" w16du:dateUtc="2026-03-18T03:09:00Z">
        <w:r w:rsidR="006B5ACD">
          <w:rPr>
            <w:rFonts w:ascii="Times New Roman" w:hAnsi="Times New Roman" w:cs="Times New Roman"/>
          </w:rPr>
          <w:t>determine</w:t>
        </w:r>
      </w:ins>
      <w:ins w:id="1411" w:author="Benton, Deon" w:date="2026-03-17T22:10:00Z" w16du:dateUtc="2026-03-18T03:10:00Z">
        <w:r w:rsidR="006B5ACD">
          <w:rPr>
            <w:rFonts w:ascii="Times New Roman" w:hAnsi="Times New Roman" w:cs="Times New Roman"/>
          </w:rPr>
          <w:t xml:space="preserve"> </w:t>
        </w:r>
      </w:ins>
      <w:ins w:id="1412" w:author="Benton, Deon" w:date="2026-03-17T22:13:00Z" w16du:dateUtc="2026-03-18T03:13:00Z">
        <w:r w:rsidR="006B5ACD">
          <w:rPr>
            <w:rFonts w:ascii="Times New Roman" w:hAnsi="Times New Roman" w:cs="Times New Roman"/>
          </w:rPr>
          <w:t>which model</w:t>
        </w:r>
      </w:ins>
      <w:ins w:id="1413" w:author="Benton, Deon" w:date="2026-03-19T16:02:00Z" w16du:dateUtc="2026-03-19T21:02:00Z">
        <w:r w:rsidR="00DD5CA9">
          <w:rPr>
            <w:rFonts w:ascii="Times New Roman" w:hAnsi="Times New Roman" w:cs="Times New Roman"/>
          </w:rPr>
          <w:t xml:space="preserve"> provides a better qualitative description of</w:t>
        </w:r>
      </w:ins>
      <w:ins w:id="1414" w:author="Benton, Deon" w:date="2026-03-17T22:14:00Z" w16du:dateUtc="2026-03-18T03:14:00Z">
        <w:r w:rsidR="006B5ACD">
          <w:rPr>
            <w:rFonts w:ascii="Times New Roman" w:hAnsi="Times New Roman" w:cs="Times New Roman"/>
          </w:rPr>
          <w:t xml:space="preserve"> </w:t>
        </w:r>
      </w:ins>
      <w:ins w:id="1415" w:author="Benton, Deon" w:date="2026-03-17T22:16:00Z" w16du:dateUtc="2026-03-18T03:16:00Z">
        <w:r w:rsidR="008D6A75">
          <w:rPr>
            <w:rFonts w:ascii="Times New Roman" w:hAnsi="Times New Roman" w:cs="Times New Roman"/>
          </w:rPr>
          <w:t>that simulation’s target finding</w:t>
        </w:r>
      </w:ins>
      <w:ins w:id="1416" w:author="Benton, Deon" w:date="2026-03-17T22:14:00Z" w16du:dateUtc="2026-03-18T03:14:00Z">
        <w:r w:rsidR="006B5ACD">
          <w:rPr>
            <w:rFonts w:ascii="Times New Roman" w:hAnsi="Times New Roman" w:cs="Times New Roman"/>
          </w:rPr>
          <w:t>.</w:t>
        </w:r>
      </w:ins>
      <w:ins w:id="1417"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18" w:author="Benton, Deon" w:date="2026-03-19T16:04:00Z" w16du:dateUtc="2026-03-19T21:04:00Z">
        <w:r w:rsidR="0086295B">
          <w:rPr>
            <w:rFonts w:ascii="Times New Roman" w:hAnsi="Times New Roman" w:cs="Times New Roman"/>
          </w:rPr>
          <w:t xml:space="preserve">the </w:t>
        </w:r>
      </w:ins>
      <w:del w:id="1419" w:author="Benton, Deon" w:date="2026-03-19T16:04:00Z" w16du:dateUtc="2026-03-19T21:04:00Z">
        <w:r w:rsidDel="0086295B">
          <w:rPr>
            <w:rFonts w:ascii="Times New Roman" w:hAnsi="Times New Roman" w:cs="Times New Roman"/>
          </w:rPr>
          <w:delText xml:space="preserve"> </w:delText>
        </w:r>
      </w:del>
      <w:ins w:id="1420"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1"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2"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3"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4" w:author="Benton, Deon" w:date="2026-02-25T12:30:00Z" w16du:dateUtc="2026-02-25T18:30:00Z">
        <w:r w:rsidR="004B22DC">
          <w:rPr>
            <w:rFonts w:ascii="Times New Roman" w:hAnsi="Times New Roman" w:cs="Times New Roman"/>
          </w:rPr>
          <w:t>In cases where the original reports did not provide sufficient detail</w:t>
        </w:r>
      </w:ins>
      <w:ins w:id="1425" w:author="Benton, Deon" w:date="2026-03-19T16:06:00Z" w16du:dateUtc="2026-03-19T21:06:00Z">
        <w:r w:rsidR="00905E6E">
          <w:rPr>
            <w:rFonts w:ascii="Times New Roman" w:hAnsi="Times New Roman" w:cs="Times New Roman"/>
          </w:rPr>
          <w:t xml:space="preserve"> to model </w:t>
        </w:r>
      </w:ins>
      <w:ins w:id="1426"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7" w:author="Benton, Deon" w:date="2026-02-25T12:31:00Z" w16du:dateUtc="2026-02-25T18:31:00Z">
        <w:r w:rsidR="00C90067">
          <w:rPr>
            <w:rFonts w:ascii="Times New Roman" w:hAnsi="Times New Roman" w:cs="Times New Roman"/>
          </w:rPr>
          <w:t xml:space="preserve"> (e.g., the length of the action phase in Skerry et</w:t>
        </w:r>
      </w:ins>
      <w:ins w:id="1428" w:author="Benton, Deon" w:date="2026-02-25T12:32:00Z" w16du:dateUtc="2026-02-25T18:32:00Z">
        <w:r w:rsidR="00C90067">
          <w:rPr>
            <w:rFonts w:ascii="Times New Roman" w:hAnsi="Times New Roman" w:cs="Times New Roman"/>
          </w:rPr>
          <w:t xml:space="preserve"> al., 2013)</w:t>
        </w:r>
      </w:ins>
      <w:ins w:id="1429" w:author="Benton, Deon" w:date="2026-02-25T12:30:00Z" w16du:dateUtc="2026-02-25T18:30:00Z">
        <w:r w:rsidR="004B22DC">
          <w:rPr>
            <w:rFonts w:ascii="Times New Roman" w:hAnsi="Times New Roman" w:cs="Times New Roman"/>
          </w:rPr>
          <w:t xml:space="preserve">, </w:t>
        </w:r>
      </w:ins>
      <w:ins w:id="1430"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1" w:author="Benton, Deon" w:date="2026-03-20T10:29:00Z" w16du:dateUtc="2026-03-20T15:29:00Z">
        <w:r w:rsidR="00F55EAD">
          <w:rPr>
            <w:rFonts w:ascii="Times New Roman" w:hAnsi="Times New Roman" w:cs="Times New Roman"/>
          </w:rPr>
          <w:t xml:space="preserve"> Finally, because </w:t>
        </w:r>
      </w:ins>
      <w:ins w:id="1432" w:author="Benton, Deon" w:date="2026-03-20T10:35:00Z" w16du:dateUtc="2026-03-20T15:35:00Z">
        <w:r w:rsidR="00232BD9">
          <w:rPr>
            <w:rFonts w:ascii="Times New Roman" w:hAnsi="Times New Roman" w:cs="Times New Roman"/>
          </w:rPr>
          <w:t>a key theoretical claim of the</w:t>
        </w:r>
      </w:ins>
      <w:ins w:id="1433" w:author="Benton, Deon" w:date="2026-03-20T10:31:00Z" w16du:dateUtc="2026-03-20T15:31:00Z">
        <w:r w:rsidR="00F55EAD">
          <w:rPr>
            <w:rFonts w:ascii="Times New Roman" w:hAnsi="Times New Roman" w:cs="Times New Roman"/>
          </w:rPr>
          <w:t xml:space="preserve"> present account</w:t>
        </w:r>
      </w:ins>
      <w:ins w:id="1434" w:author="Benton, Deon" w:date="2026-03-20T10:30:00Z" w16du:dateUtc="2026-03-20T15:30:00Z">
        <w:r w:rsidR="00F55EAD">
          <w:rPr>
            <w:rFonts w:ascii="Times New Roman" w:hAnsi="Times New Roman" w:cs="Times New Roman"/>
          </w:rPr>
          <w:t xml:space="preserve"> is that</w:t>
        </w:r>
      </w:ins>
      <w:ins w:id="1435"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6"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7" w:author="Benton, Deon" w:date="2026-03-20T10:33:00Z" w16du:dateUtc="2026-03-20T15:33:00Z">
        <w:r w:rsidR="00530DF1">
          <w:rPr>
            <w:rFonts w:ascii="Times New Roman" w:hAnsi="Times New Roman" w:cs="Times New Roman"/>
          </w:rPr>
          <w:t xml:space="preserve">. </w:t>
        </w:r>
      </w:ins>
      <w:ins w:id="1438" w:author="Benton, Deon" w:date="2026-03-20T10:35:00Z" w16du:dateUtc="2026-03-20T15:35:00Z">
        <w:r w:rsidR="00232BD9">
          <w:rPr>
            <w:rFonts w:ascii="Times New Roman" w:hAnsi="Times New Roman" w:cs="Times New Roman"/>
          </w:rPr>
          <w:t xml:space="preserve">Removing </w:t>
        </w:r>
      </w:ins>
      <w:ins w:id="1439" w:author="Benton, Deon" w:date="2026-03-20T10:36:00Z" w16du:dateUtc="2026-03-20T15:36:00Z">
        <w:r w:rsidR="00232BD9">
          <w:rPr>
            <w:rFonts w:ascii="Times New Roman" w:hAnsi="Times New Roman" w:cs="Times New Roman"/>
          </w:rPr>
          <w:t xml:space="preserve">this </w:t>
        </w:r>
      </w:ins>
      <w:ins w:id="1440" w:author="Benton, Deon" w:date="2026-03-20T10:35:00Z" w16du:dateUtc="2026-03-20T15:35:00Z">
        <w:r w:rsidR="00232BD9">
          <w:rPr>
            <w:rFonts w:ascii="Times New Roman" w:hAnsi="Times New Roman" w:cs="Times New Roman"/>
          </w:rPr>
          <w:t>information ensures that</w:t>
        </w:r>
      </w:ins>
      <w:ins w:id="1441" w:author="Benton, Deon" w:date="2026-03-20T10:36:00Z" w16du:dateUtc="2026-03-20T15:36:00Z">
        <w:r w:rsidR="00232BD9">
          <w:rPr>
            <w:rFonts w:ascii="Times New Roman" w:hAnsi="Times New Roman" w:cs="Times New Roman"/>
          </w:rPr>
          <w:t xml:space="preserve"> no</w:t>
        </w:r>
      </w:ins>
      <w:ins w:id="1442"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74875764" w14:textId="1F934083" w:rsidR="007712E0" w:rsidRPr="007712E0" w:rsidRDefault="00524642" w:rsidP="00524642">
      <w:pPr>
        <w:spacing w:line="480" w:lineRule="auto"/>
        <w:contextualSpacing/>
        <w:rPr>
          <w:ins w:id="1443" w:author="Benton, Deon" w:date="2026-03-20T14:31:00Z" w16du:dateUtc="2026-03-20T19:31:00Z"/>
          <w:rFonts w:ascii="Times New Roman" w:hAnsi="Times New Roman" w:cs="Times New Roman"/>
        </w:rPr>
      </w:pPr>
      <w:r>
        <w:rPr>
          <w:rFonts w:ascii="Times New Roman" w:hAnsi="Times New Roman" w:cs="Times New Roman"/>
        </w:rPr>
        <w:tab/>
      </w:r>
      <w:ins w:id="1444" w:author="Benton, Deon" w:date="2026-03-20T14:32:00Z" w16du:dateUtc="2026-03-20T19:32:00Z">
        <w:r w:rsidR="007712E0">
          <w:rPr>
            <w:rFonts w:ascii="Times New Roman" w:hAnsi="Times New Roman" w:cs="Times New Roman"/>
            <w:b/>
            <w:bCs/>
          </w:rPr>
          <w:t xml:space="preserve">OM10. </w:t>
        </w:r>
      </w:ins>
      <w:ins w:id="1445" w:author="Benton, Deon" w:date="2026-03-20T14:33:00Z" w16du:dateUtc="2026-03-20T19:33:00Z">
        <w:r w:rsidR="00432BEB">
          <w:rPr>
            <w:rFonts w:ascii="Times New Roman" w:hAnsi="Times New Roman" w:cs="Times New Roman"/>
          </w:rPr>
          <w:t>The Over</w:t>
        </w:r>
      </w:ins>
      <w:ins w:id="1446" w:author="Benton, Deon" w:date="2026-03-20T14:34:00Z" w16du:dateUtc="2026-03-20T19:34:00Z">
        <w:r w:rsidR="00432BEB">
          <w:rPr>
            <w:rFonts w:ascii="Times New Roman" w:hAnsi="Times New Roman" w:cs="Times New Roman"/>
          </w:rPr>
          <w:t>walle (2010) model</w:t>
        </w:r>
      </w:ins>
      <w:ins w:id="1447" w:author="Benton, Deon" w:date="2026-03-21T11:11:00Z" w16du:dateUtc="2026-03-21T16:11:00Z">
        <w:r w:rsidR="00EF6131">
          <w:rPr>
            <w:rFonts w:ascii="Times New Roman" w:hAnsi="Times New Roman" w:cs="Times New Roman"/>
          </w:rPr>
          <w:t xml:space="preserve"> (OM10)</w:t>
        </w:r>
      </w:ins>
      <w:ins w:id="1448" w:author="Benton, Deon" w:date="2026-03-20T14:34:00Z" w16du:dateUtc="2026-03-20T19:34:00Z">
        <w:r w:rsidR="00432BEB">
          <w:rPr>
            <w:rFonts w:ascii="Times New Roman" w:hAnsi="Times New Roman" w:cs="Times New Roman"/>
          </w:rPr>
          <w:t xml:space="preserve"> was</w:t>
        </w:r>
      </w:ins>
      <w:ins w:id="1449" w:author="Benton, Deon" w:date="2026-03-20T14:35:00Z" w16du:dateUtc="2026-03-20T19:35:00Z">
        <w:r w:rsidR="00432BEB">
          <w:rPr>
            <w:rFonts w:ascii="Times New Roman" w:hAnsi="Times New Roman" w:cs="Times New Roman"/>
          </w:rPr>
          <w:t xml:space="preserve"> a one-layer</w:t>
        </w:r>
      </w:ins>
      <w:ins w:id="1450" w:author="Benton, Deon" w:date="2026-03-20T23:42:00Z" w16du:dateUtc="2026-03-21T04:42:00Z">
        <w:r w:rsidR="00296148">
          <w:rPr>
            <w:rFonts w:ascii="Times New Roman" w:hAnsi="Times New Roman" w:cs="Times New Roman"/>
          </w:rPr>
          <w:t xml:space="preserve"> recurrent</w:t>
        </w:r>
      </w:ins>
      <w:ins w:id="1451" w:author="Benton, Deon" w:date="2026-03-20T14:34:00Z" w16du:dateUtc="2026-03-20T19:34:00Z">
        <w:r w:rsidR="00432BEB">
          <w:rPr>
            <w:rFonts w:ascii="Times New Roman" w:hAnsi="Times New Roman" w:cs="Times New Roman"/>
          </w:rPr>
          <w:t xml:space="preserve"> connectionist model that </w:t>
        </w:r>
      </w:ins>
      <w:ins w:id="1452" w:author="Benton, Deon" w:date="2026-03-20T23:43:00Z" w16du:dateUtc="2026-03-21T04:43:00Z">
        <w:r w:rsidR="00296148">
          <w:rPr>
            <w:rFonts w:ascii="Times New Roman" w:hAnsi="Times New Roman" w:cs="Times New Roman"/>
          </w:rPr>
          <w:t>consisted</w:t>
        </w:r>
      </w:ins>
      <w:ins w:id="1453" w:author="Benton, Deon" w:date="2026-03-20T14:34:00Z" w16du:dateUtc="2026-03-20T19:34:00Z">
        <w:r w:rsidR="00432BEB">
          <w:rPr>
            <w:rFonts w:ascii="Times New Roman" w:hAnsi="Times New Roman" w:cs="Times New Roman"/>
          </w:rPr>
          <w:t xml:space="preserve"> of 27 units</w:t>
        </w:r>
      </w:ins>
      <w:ins w:id="1454" w:author="Benton, Deon" w:date="2026-03-21T11:11:00Z" w16du:dateUtc="2026-03-21T16:11:00Z">
        <w:r w:rsidR="00EF6131">
          <w:rPr>
            <w:rFonts w:ascii="Times New Roman" w:hAnsi="Times New Roman" w:cs="Times New Roman"/>
          </w:rPr>
          <w:t>. Twenty</w:t>
        </w:r>
      </w:ins>
      <w:ins w:id="1455" w:author="Benton, Deon" w:date="2026-03-21T11:12:00Z" w16du:dateUtc="2026-03-21T16:12:00Z">
        <w:r w:rsidR="00EF6131">
          <w:rPr>
            <w:rFonts w:ascii="Times New Roman" w:hAnsi="Times New Roman" w:cs="Times New Roman"/>
          </w:rPr>
          <w:t>-</w:t>
        </w:r>
      </w:ins>
      <w:ins w:id="1456" w:author="Benton, Deon" w:date="2026-03-21T11:11:00Z" w16du:dateUtc="2026-03-21T16:11:00Z">
        <w:r w:rsidR="00EF6131">
          <w:rPr>
            <w:rFonts w:ascii="Times New Roman" w:hAnsi="Times New Roman" w:cs="Times New Roman"/>
          </w:rPr>
          <w:t xml:space="preserve">five of these units implemented a </w:t>
        </w:r>
      </w:ins>
      <w:ins w:id="1457" w:author="Benton, Deon" w:date="2026-03-21T11:12:00Z" w16du:dateUtc="2026-03-21T16:12:00Z">
        <w:r w:rsidR="00EF6131">
          <w:rPr>
            <w:rFonts w:ascii="Times New Roman" w:hAnsi="Times New Roman" w:cs="Times New Roman"/>
          </w:rPr>
          <w:t xml:space="preserve">navigable </w:t>
        </w:r>
      </w:ins>
      <w:ins w:id="1458" w:author="Benton, Deon" w:date="2026-03-21T11:11:00Z" w16du:dateUtc="2026-03-21T16:11:00Z">
        <w:r w:rsidR="00EF6131">
          <w:rPr>
            <w:rFonts w:ascii="Times New Roman" w:hAnsi="Times New Roman" w:cs="Times New Roman"/>
          </w:rPr>
          <w:t>spati</w:t>
        </w:r>
      </w:ins>
      <w:ins w:id="1459" w:author="Benton, Deon" w:date="2026-03-21T11:12:00Z" w16du:dateUtc="2026-03-21T16:12:00Z">
        <w:r w:rsidR="00EF6131">
          <w:rPr>
            <w:rFonts w:ascii="Times New Roman" w:hAnsi="Times New Roman" w:cs="Times New Roman"/>
          </w:rPr>
          <w:t>al grid</w:t>
        </w:r>
      </w:ins>
      <w:ins w:id="1460"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1" w:author="Benton, Deon" w:date="2026-03-21T11:29:00Z" w16du:dateUtc="2026-03-21T16:29:00Z">
        <w:r w:rsidR="007D1241">
          <w:rPr>
            <w:rFonts w:ascii="Times New Roman" w:hAnsi="Times New Roman" w:cs="Times New Roman"/>
          </w:rPr>
          <w:t xml:space="preserve"> Each unit was </w:t>
        </w:r>
      </w:ins>
      <w:ins w:id="1462" w:author="Benton, Deon" w:date="2026-03-21T11:30:00Z" w16du:dateUtc="2026-03-21T16:30:00Z">
        <w:r w:rsidR="007D1241">
          <w:rPr>
            <w:rFonts w:ascii="Times New Roman" w:hAnsi="Times New Roman" w:cs="Times New Roman"/>
          </w:rPr>
          <w:t xml:space="preserve">bidirectionally connected to </w:t>
        </w:r>
      </w:ins>
      <w:ins w:id="1463" w:author="Benton, Deon" w:date="2026-03-21T12:17:00Z" w16du:dateUtc="2026-03-21T17:17:00Z">
        <w:r w:rsidR="00B837C9">
          <w:rPr>
            <w:rFonts w:ascii="Times New Roman" w:hAnsi="Times New Roman" w:cs="Times New Roman"/>
          </w:rPr>
          <w:t xml:space="preserve">every other unit </w:t>
        </w:r>
      </w:ins>
      <w:ins w:id="1464" w:author="Benton, Deon" w:date="2026-03-21T11:31:00Z" w16du:dateUtc="2026-03-21T16:31:00Z">
        <w:r w:rsidR="007D1241">
          <w:rPr>
            <w:rFonts w:ascii="Times New Roman" w:hAnsi="Times New Roman" w:cs="Times New Roman"/>
          </w:rPr>
          <w:t>except for itself.</w:t>
        </w:r>
      </w:ins>
      <w:ins w:id="1465" w:author="Benton, Deon" w:date="2026-03-21T11:35:00Z" w16du:dateUtc="2026-03-21T16:35:00Z">
        <w:r w:rsidR="007D1241">
          <w:rPr>
            <w:rFonts w:ascii="Times New Roman" w:hAnsi="Times New Roman" w:cs="Times New Roman"/>
          </w:rPr>
          <w:t xml:space="preserve"> </w:t>
        </w:r>
      </w:ins>
      <w:ins w:id="1466" w:author="Benton, Deon" w:date="2026-03-21T11:19:00Z" w16du:dateUtc="2026-03-21T16:19:00Z">
        <w:r w:rsidR="00964B0C">
          <w:rPr>
            <w:rFonts w:ascii="Times New Roman" w:hAnsi="Times New Roman" w:cs="Times New Roman"/>
          </w:rPr>
          <w:t xml:space="preserve"> As described in Overwalle (2010), OM10 was trained </w:t>
        </w:r>
      </w:ins>
      <w:ins w:id="1467"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68" w:author="Benton, Deon" w:date="2026-03-21T11:21:00Z" w16du:dateUtc="2026-03-21T16:21:00Z">
        <w:r w:rsidR="00964B0C">
          <w:rPr>
            <w:rFonts w:ascii="Times New Roman" w:hAnsi="Times New Roman" w:cs="Times New Roman"/>
          </w:rPr>
          <w:t xml:space="preserve"> an event in which arced motion occurred alone</w:t>
        </w:r>
      </w:ins>
      <w:ins w:id="1469" w:author="Benton, Deon" w:date="2026-03-21T11:39:00Z" w16du:dateUtc="2026-03-21T16:39:00Z">
        <w:r w:rsidR="007D1241">
          <w:rPr>
            <w:rFonts w:ascii="Times New Roman" w:hAnsi="Times New Roman" w:cs="Times New Roman"/>
          </w:rPr>
          <w:t xml:space="preserve"> (Control condition)</w:t>
        </w:r>
      </w:ins>
      <w:ins w:id="1470" w:author="Benton, Deon" w:date="2026-03-21T11:21:00Z" w16du:dateUtc="2026-03-21T16:21:00Z">
        <w:r w:rsidR="00964B0C">
          <w:rPr>
            <w:rFonts w:ascii="Times New Roman" w:hAnsi="Times New Roman" w:cs="Times New Roman"/>
          </w:rPr>
          <w:t>.</w:t>
        </w:r>
      </w:ins>
      <w:ins w:id="1471" w:author="Benton, Deon" w:date="2026-03-21T11:39:00Z" w16du:dateUtc="2026-03-21T16:39:00Z">
        <w:r w:rsidR="00AC6E00">
          <w:rPr>
            <w:rFonts w:ascii="Times New Roman" w:hAnsi="Times New Roman" w:cs="Times New Roman"/>
          </w:rPr>
          <w:t xml:space="preserve"> </w:t>
        </w:r>
      </w:ins>
      <w:ins w:id="1472" w:author="Benton, Deon" w:date="2026-03-21T11:42:00Z" w16du:dateUtc="2026-03-21T16:42:00Z">
        <w:r w:rsidR="00AC6E00">
          <w:rPr>
            <w:rFonts w:ascii="Times New Roman" w:hAnsi="Times New Roman" w:cs="Times New Roman"/>
          </w:rPr>
          <w:t xml:space="preserve">Due to the </w:t>
        </w:r>
      </w:ins>
      <w:ins w:id="1473" w:author="Benton, Deon" w:date="2026-03-21T12:18:00Z" w16du:dateUtc="2026-03-21T17:18:00Z">
        <w:r w:rsidR="00B81018">
          <w:rPr>
            <w:rFonts w:ascii="Times New Roman" w:hAnsi="Times New Roman" w:cs="Times New Roman"/>
          </w:rPr>
          <w:t xml:space="preserve">necessarily </w:t>
        </w:r>
      </w:ins>
      <w:ins w:id="1474" w:author="Benton, Deon" w:date="2026-03-21T11:42:00Z" w16du:dateUtc="2026-03-21T16:42:00Z">
        <w:r w:rsidR="00AC6E00">
          <w:rPr>
            <w:rFonts w:ascii="Times New Roman" w:hAnsi="Times New Roman" w:cs="Times New Roman"/>
          </w:rPr>
          <w:t>dynamic nature of these</w:t>
        </w:r>
      </w:ins>
      <w:ins w:id="1475" w:author="Benton, Deon" w:date="2026-03-21T11:45:00Z" w16du:dateUtc="2026-03-21T16:45:00Z">
        <w:r w:rsidR="00434A02">
          <w:rPr>
            <w:rFonts w:ascii="Times New Roman" w:hAnsi="Times New Roman" w:cs="Times New Roman"/>
          </w:rPr>
          <w:t xml:space="preserve"> action</w:t>
        </w:r>
      </w:ins>
      <w:ins w:id="1476" w:author="Benton, Deon" w:date="2026-03-21T11:42:00Z" w16du:dateUtc="2026-03-21T16:42:00Z">
        <w:r w:rsidR="00AC6E00">
          <w:rPr>
            <w:rFonts w:ascii="Times New Roman" w:hAnsi="Times New Roman" w:cs="Times New Roman"/>
          </w:rPr>
          <w:t xml:space="preserve"> events, </w:t>
        </w:r>
      </w:ins>
      <w:ins w:id="1477" w:author="Benton, Deon" w:date="2026-03-21T12:47:00Z" w16du:dateUtc="2026-03-21T17:47:00Z">
        <w:r w:rsidR="00BC5A2D">
          <w:rPr>
            <w:rFonts w:ascii="Times New Roman" w:hAnsi="Times New Roman" w:cs="Times New Roman"/>
          </w:rPr>
          <w:t>each arced motion event unfolded</w:t>
        </w:r>
      </w:ins>
      <w:ins w:id="1478" w:author="Benton, Deon" w:date="2026-03-21T11:42:00Z" w16du:dateUtc="2026-03-21T16:42:00Z">
        <w:r w:rsidR="00AC6E00">
          <w:rPr>
            <w:rFonts w:ascii="Times New Roman" w:hAnsi="Times New Roman" w:cs="Times New Roman"/>
          </w:rPr>
          <w:t xml:space="preserve"> across a series of </w:t>
        </w:r>
      </w:ins>
      <w:ins w:id="1479" w:author="Benton, Deon" w:date="2026-03-21T12:47:00Z" w16du:dateUtc="2026-03-21T17:47:00Z">
        <w:r w:rsidR="00BC5A2D">
          <w:rPr>
            <w:rFonts w:ascii="Times New Roman" w:hAnsi="Times New Roman" w:cs="Times New Roman"/>
          </w:rPr>
          <w:t>9</w:t>
        </w:r>
      </w:ins>
      <w:ins w:id="1480" w:author="Benton, Deon" w:date="2026-03-21T11:49:00Z" w16du:dateUtc="2026-03-21T16:49:00Z">
        <w:r w:rsidR="007C483F">
          <w:rPr>
            <w:rFonts w:ascii="Times New Roman" w:hAnsi="Times New Roman" w:cs="Times New Roman"/>
          </w:rPr>
          <w:t xml:space="preserve"> </w:t>
        </w:r>
      </w:ins>
      <w:ins w:id="1481" w:author="Benton, Deon" w:date="2026-03-21T11:42:00Z" w16du:dateUtc="2026-03-21T16:42:00Z">
        <w:r w:rsidR="00AC6E00">
          <w:rPr>
            <w:rFonts w:ascii="Times New Roman" w:hAnsi="Times New Roman" w:cs="Times New Roman"/>
          </w:rPr>
          <w:t>steps</w:t>
        </w:r>
      </w:ins>
      <w:ins w:id="1482" w:author="Benton, Deon" w:date="2026-03-21T12:47:00Z" w16du:dateUtc="2026-03-21T17:47:00Z">
        <w:r w:rsidR="00BC5A2D">
          <w:rPr>
            <w:rFonts w:ascii="Times New Roman" w:hAnsi="Times New Roman" w:cs="Times New Roman"/>
          </w:rPr>
          <w:t xml:space="preserve">; each subsequent step </w:t>
        </w:r>
      </w:ins>
      <w:ins w:id="1483" w:author="Benton, Deon" w:date="2026-03-21T12:48:00Z" w16du:dateUtc="2026-03-21T17:48:00Z">
        <w:r w:rsidR="00BC5A2D">
          <w:rPr>
            <w:rFonts w:ascii="Times New Roman" w:hAnsi="Times New Roman" w:cs="Times New Roman"/>
          </w:rPr>
          <w:t xml:space="preserve">represented an ever more completed </w:t>
        </w:r>
        <w:r w:rsidR="008D008B">
          <w:rPr>
            <w:rFonts w:ascii="Times New Roman" w:hAnsi="Times New Roman" w:cs="Times New Roman"/>
          </w:rPr>
          <w:t xml:space="preserve">arced </w:t>
        </w:r>
        <w:r w:rsidR="00BC5A2D">
          <w:rPr>
            <w:rFonts w:ascii="Times New Roman" w:hAnsi="Times New Roman" w:cs="Times New Roman"/>
          </w:rPr>
          <w:t xml:space="preserve">action event. </w:t>
        </w:r>
      </w:ins>
      <w:ins w:id="1484" w:author="Benton, Deon" w:date="2026-03-21T11:44:00Z" w16du:dateUtc="2026-03-21T16:44:00Z">
        <w:r w:rsidR="00AC6E00">
          <w:rPr>
            <w:rFonts w:ascii="Times New Roman" w:hAnsi="Times New Roman" w:cs="Times New Roman"/>
          </w:rPr>
          <w:t>Crucially, the network processed each step across two phases.</w:t>
        </w:r>
      </w:ins>
      <w:ins w:id="1485" w:author="Benton, Deon" w:date="2026-03-21T11:42:00Z" w16du:dateUtc="2026-03-21T16:42:00Z">
        <w:r w:rsidR="00AC6E00">
          <w:rPr>
            <w:rFonts w:ascii="Times New Roman" w:hAnsi="Times New Roman" w:cs="Times New Roman"/>
          </w:rPr>
          <w:t xml:space="preserve"> </w:t>
        </w:r>
      </w:ins>
      <w:ins w:id="1486" w:author="Benton, Deon" w:date="2026-03-21T11:39:00Z" w16du:dateUtc="2026-03-21T16:39:00Z">
        <w:r w:rsidR="00AC6E00">
          <w:rPr>
            <w:rFonts w:ascii="Times New Roman" w:hAnsi="Times New Roman" w:cs="Times New Roman"/>
          </w:rPr>
          <w:t>Both kinds of events were processed across two phases. In the first so-called activation phase,</w:t>
        </w:r>
      </w:ins>
      <w:ins w:id="1487" w:author="Benton, Deon" w:date="2026-03-21T11:21:00Z" w16du:dateUtc="2026-03-21T16:21:00Z">
        <w:r w:rsidR="008A3C32">
          <w:rPr>
            <w:rFonts w:ascii="Times New Roman" w:hAnsi="Times New Roman" w:cs="Times New Roman"/>
          </w:rPr>
          <w:t xml:space="preserve"> Crucially, once that agent reached the last cell in the bottom-most row of the grid, the goal unit was activated</w:t>
        </w:r>
      </w:ins>
      <w:ins w:id="1488" w:author="Benton, Deon" w:date="2026-03-21T11:22:00Z" w16du:dateUtc="2026-03-21T16:22:00Z">
        <w:r w:rsidR="008A3C32">
          <w:rPr>
            <w:rFonts w:ascii="Times New Roman" w:hAnsi="Times New Roman" w:cs="Times New Roman"/>
          </w:rPr>
          <w:t>, albeit to a lesser degree than the agent unit.</w:t>
        </w:r>
      </w:ins>
      <w:ins w:id="1489" w:author="Benton, Deon" w:date="2026-03-21T11:38:00Z" w16du:dateUtc="2026-03-21T16:38:00Z">
        <w:r w:rsidR="007D1241">
          <w:rPr>
            <w:rFonts w:ascii="Times New Roman" w:hAnsi="Times New Roman" w:cs="Times New Roman"/>
          </w:rPr>
          <w:t xml:space="preserve"> </w:t>
        </w:r>
      </w:ins>
    </w:p>
    <w:p w14:paraId="200D6C24" w14:textId="464D440F" w:rsidR="00524642" w:rsidRDefault="00747C36" w:rsidP="007712E0">
      <w:pPr>
        <w:spacing w:line="480" w:lineRule="auto"/>
        <w:ind w:firstLine="720"/>
        <w:contextualSpacing/>
        <w:rPr>
          <w:rFonts w:ascii="Times New Roman" w:hAnsi="Times New Roman" w:cs="Times New Roman"/>
        </w:rPr>
      </w:pPr>
      <w:ins w:id="1490" w:author="Benton, Deon" w:date="2026-03-20T14:31:00Z" w16du:dateUtc="2026-03-20T19:31:00Z">
        <w:r>
          <w:rPr>
            <w:rFonts w:ascii="Times New Roman" w:hAnsi="Times New Roman" w:cs="Times New Roman"/>
            <w:b/>
            <w:bCs/>
          </w:rPr>
          <w:t xml:space="preserve">ALIAS. </w:t>
        </w:r>
      </w:ins>
      <w:ins w:id="1491" w:author="Benton, Deon" w:date="2026-02-25T12:36:00Z" w16du:dateUtc="2026-02-25T18:36:00Z">
        <w:r w:rsidR="00181ADB">
          <w:rPr>
            <w:rFonts w:ascii="Times New Roman" w:hAnsi="Times New Roman" w:cs="Times New Roman"/>
          </w:rPr>
          <w:t>The Associative Learning in Actio</w:t>
        </w:r>
      </w:ins>
      <w:ins w:id="1492" w:author="Benton, Deon" w:date="2026-02-25T12:37:00Z" w16du:dateUtc="2026-02-25T18:37:00Z">
        <w:r w:rsidR="00181ADB">
          <w:rPr>
            <w:rFonts w:ascii="Times New Roman" w:hAnsi="Times New Roman" w:cs="Times New Roman"/>
          </w:rPr>
          <w:t>n Studies (</w:t>
        </w:r>
      </w:ins>
      <w:ins w:id="1493" w:author="Benton, Deon" w:date="2026-02-25T12:36:00Z" w16du:dateUtc="2026-02-25T18:36:00Z">
        <w:r w:rsidR="00181ADB">
          <w:rPr>
            <w:rFonts w:ascii="Times New Roman" w:hAnsi="Times New Roman" w:cs="Times New Roman"/>
          </w:rPr>
          <w:t>ALIAS</w:t>
        </w:r>
      </w:ins>
      <w:ins w:id="1494" w:author="Benton, Deon" w:date="2026-02-25T12:37:00Z" w16du:dateUtc="2026-02-25T18:37:00Z">
        <w:r w:rsidR="00181ADB">
          <w:rPr>
            <w:rFonts w:ascii="Times New Roman" w:hAnsi="Times New Roman" w:cs="Times New Roman"/>
          </w:rPr>
          <w:t xml:space="preserve">) model </w:t>
        </w:r>
      </w:ins>
      <w:ins w:id="1495" w:author="Benton, Deon" w:date="2026-02-25T12:36:00Z" w16du:dateUtc="2026-02-25T18:36:00Z">
        <w:r w:rsidR="00181ADB">
          <w:rPr>
            <w:rFonts w:ascii="Times New Roman" w:hAnsi="Times New Roman" w:cs="Times New Roman"/>
          </w:rPr>
          <w:t>was</w:t>
        </w:r>
      </w:ins>
      <w:r w:rsidR="00524642">
        <w:rPr>
          <w:rFonts w:ascii="Times New Roman" w:hAnsi="Times New Roman" w:cs="Times New Roman"/>
        </w:rPr>
        <w:t xml:space="preserve"> </w:t>
      </w:r>
      <w:ins w:id="1496" w:author="Benton, Deon" w:date="2026-02-25T13:09:00Z" w16du:dateUtc="2026-02-25T19:09:00Z">
        <w:r w:rsidR="001F704D">
          <w:rPr>
            <w:rFonts w:ascii="Times New Roman" w:hAnsi="Times New Roman" w:cs="Times New Roman"/>
          </w:rPr>
          <w:t>a connectionist model</w:t>
        </w:r>
      </w:ins>
      <w:ins w:id="1497" w:author="Benton, Deon" w:date="2026-02-25T12:33:00Z" w16du:dateUtc="2026-02-25T18:33:00Z">
        <w:r w:rsidR="00840921">
          <w:rPr>
            <w:rFonts w:ascii="Times New Roman" w:hAnsi="Times New Roman" w:cs="Times New Roman"/>
          </w:rPr>
          <w:t xml:space="preserve"> that combined an </w:t>
        </w:r>
      </w:ins>
      <w:ins w:id="1498" w:author="Benton, Deon" w:date="2026-02-25T12:35:00Z" w16du:dateUtc="2026-02-25T18:35:00Z">
        <w:r w:rsidR="00181ADB">
          <w:rPr>
            <w:rFonts w:ascii="Times New Roman" w:hAnsi="Times New Roman" w:cs="Times New Roman"/>
          </w:rPr>
          <w:t>autoencoder</w:t>
        </w:r>
      </w:ins>
      <w:ins w:id="1499" w:author="Benton, Deon" w:date="2026-02-25T12:33:00Z" w16du:dateUtc="2026-02-25T18:33:00Z">
        <w:r w:rsidR="00840921">
          <w:rPr>
            <w:rFonts w:ascii="Times New Roman" w:hAnsi="Times New Roman" w:cs="Times New Roman"/>
          </w:rPr>
          <w:t xml:space="preserve"> (e.g., Mareschal et al., 2000) with a simple</w:t>
        </w:r>
      </w:ins>
      <w:ins w:id="1500" w:author="Benton, Deon" w:date="2026-02-25T12:34:00Z" w16du:dateUtc="2026-02-25T18:34:00Z">
        <w:r w:rsidR="00840921">
          <w:rPr>
            <w:rFonts w:ascii="Times New Roman" w:hAnsi="Times New Roman" w:cs="Times New Roman"/>
          </w:rPr>
          <w:t xml:space="preserve"> recurrent network (</w:t>
        </w:r>
      </w:ins>
      <w:ins w:id="1501" w:author="Benton, Deon" w:date="2026-02-25T12:44:00Z" w16du:dateUtc="2026-02-25T18:44:00Z">
        <w:r w:rsidR="006B0C8E">
          <w:rPr>
            <w:rFonts w:ascii="Times New Roman" w:hAnsi="Times New Roman" w:cs="Times New Roman"/>
          </w:rPr>
          <w:t xml:space="preserve">i.e., an </w:t>
        </w:r>
      </w:ins>
      <w:ins w:id="1502" w:author="Benton, Deon" w:date="2026-02-25T12:36:00Z" w16du:dateUtc="2026-02-25T18:36:00Z">
        <w:r w:rsidR="00181ADB">
          <w:rPr>
            <w:rFonts w:ascii="Times New Roman" w:hAnsi="Times New Roman" w:cs="Times New Roman"/>
          </w:rPr>
          <w:t xml:space="preserve">SRN; </w:t>
        </w:r>
      </w:ins>
      <w:ins w:id="1503"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504" w:author="Benton, Deon" w:date="2026-03-20T11:02:00Z" w16du:dateUtc="2026-03-20T16:02:00Z">
        <w:r w:rsidR="003A78A1">
          <w:rPr>
            <w:rFonts w:ascii="Times New Roman" w:hAnsi="Times New Roman" w:cs="Times New Roman"/>
          </w:rPr>
          <w:t>Autoencoders are artificial neural networks that</w:t>
        </w:r>
      </w:ins>
      <w:ins w:id="1505" w:author="Benton, Deon" w:date="2026-02-25T12:34:00Z" w16du:dateUtc="2026-02-25T18:34:00Z">
        <w:r w:rsidR="00840921">
          <w:rPr>
            <w:rFonts w:ascii="Times New Roman" w:hAnsi="Times New Roman" w:cs="Times New Roman"/>
          </w:rPr>
          <w:t xml:space="preserve"> </w:t>
        </w:r>
      </w:ins>
      <w:ins w:id="1506" w:author="Benton, Deon" w:date="2026-02-25T12:35:00Z" w16du:dateUtc="2026-02-25T18:35:00Z">
        <w:r w:rsidR="00840921">
          <w:rPr>
            <w:rFonts w:ascii="Times New Roman" w:hAnsi="Times New Roman" w:cs="Times New Roman"/>
          </w:rPr>
          <w:t>learn a compact</w:t>
        </w:r>
      </w:ins>
      <w:ins w:id="1507" w:author="Benton, Deon" w:date="2026-03-20T11:03:00Z" w16du:dateUtc="2026-03-20T16:03:00Z">
        <w:r w:rsidR="003A78A1">
          <w:rPr>
            <w:rFonts w:ascii="Times New Roman" w:hAnsi="Times New Roman" w:cs="Times New Roman"/>
          </w:rPr>
          <w:t xml:space="preserve"> internal</w:t>
        </w:r>
      </w:ins>
      <w:ins w:id="1508" w:author="Benton, Deon" w:date="2026-02-25T12:35:00Z" w16du:dateUtc="2026-02-25T18:35:00Z">
        <w:r w:rsidR="00840921">
          <w:rPr>
            <w:rFonts w:ascii="Times New Roman" w:hAnsi="Times New Roman" w:cs="Times New Roman"/>
          </w:rPr>
          <w:t xml:space="preserve"> representation</w:t>
        </w:r>
      </w:ins>
      <w:ins w:id="1509" w:author="Benton, Deon" w:date="2026-03-20T11:03:00Z" w16du:dateUtc="2026-03-20T16:03:00Z">
        <w:r w:rsidR="003A78A1">
          <w:rPr>
            <w:rFonts w:ascii="Times New Roman" w:hAnsi="Times New Roman" w:cs="Times New Roman"/>
          </w:rPr>
          <w:t xml:space="preserve"> at the hidden layer</w:t>
        </w:r>
      </w:ins>
      <w:ins w:id="1510" w:author="Benton, Deon" w:date="2026-02-25T12:35:00Z" w16du:dateUtc="2026-02-25T18:35:00Z">
        <w:r w:rsidR="00840921">
          <w:rPr>
            <w:rFonts w:ascii="Times New Roman" w:hAnsi="Times New Roman" w:cs="Times New Roman"/>
          </w:rPr>
          <w:t xml:space="preserve"> </w:t>
        </w:r>
      </w:ins>
      <w:ins w:id="1511" w:author="Benton, Deon" w:date="2026-03-20T11:03:00Z" w16du:dateUtc="2026-03-20T16:03:00Z">
        <w:r w:rsidR="003A78A1">
          <w:rPr>
            <w:rFonts w:ascii="Times New Roman" w:hAnsi="Times New Roman" w:cs="Times New Roman"/>
          </w:rPr>
          <w:t>that is</w:t>
        </w:r>
      </w:ins>
      <w:ins w:id="1512" w:author="Benton, Deon" w:date="2026-02-25T12:35:00Z" w16du:dateUtc="2026-02-25T18:35:00Z">
        <w:r w:rsidR="00840921">
          <w:rPr>
            <w:rFonts w:ascii="Times New Roman" w:hAnsi="Times New Roman" w:cs="Times New Roman"/>
          </w:rPr>
          <w:t xml:space="preserve"> sufficient to reproduce </w:t>
        </w:r>
      </w:ins>
      <w:ins w:id="1513" w:author="Benton, Deon" w:date="2026-03-20T11:03:00Z" w16du:dateUtc="2026-03-20T16:03:00Z">
        <w:r w:rsidR="003A78A1">
          <w:rPr>
            <w:rFonts w:ascii="Times New Roman" w:hAnsi="Times New Roman" w:cs="Times New Roman"/>
          </w:rPr>
          <w:t>input presented to the model</w:t>
        </w:r>
      </w:ins>
      <w:ins w:id="1514" w:author="Benton, Deon" w:date="2026-02-25T12:35:00Z" w16du:dateUtc="2026-02-25T18:35:00Z">
        <w:r w:rsidR="00840921">
          <w:rPr>
            <w:rFonts w:ascii="Times New Roman" w:hAnsi="Times New Roman" w:cs="Times New Roman"/>
          </w:rPr>
          <w:t xml:space="preserve"> at the output layer</w:t>
        </w:r>
      </w:ins>
      <w:ins w:id="1515" w:author="Benton, Deon" w:date="2026-03-20T11:06:00Z" w16du:dateUtc="2026-03-20T16:06:00Z">
        <w:r w:rsidR="005D3A58">
          <w:rPr>
            <w:rFonts w:ascii="Times New Roman" w:hAnsi="Times New Roman" w:cs="Times New Roman"/>
          </w:rPr>
          <w:t xml:space="preserve">. This kind of model was chosen because the form of learning that </w:t>
        </w:r>
      </w:ins>
      <w:ins w:id="1516" w:author="Benton, Deon" w:date="2026-03-20T11:07:00Z" w16du:dateUtc="2026-03-20T16:07:00Z">
        <w:r w:rsidR="000F4A8C">
          <w:rPr>
            <w:rFonts w:ascii="Times New Roman" w:hAnsi="Times New Roman" w:cs="Times New Roman"/>
          </w:rPr>
          <w:t>it employs</w:t>
        </w:r>
      </w:ins>
      <w:ins w:id="1517" w:author="Benton, Deon" w:date="2026-03-20T11:06:00Z" w16du:dateUtc="2026-03-20T16:06:00Z">
        <w:r w:rsidR="005D3A58">
          <w:rPr>
            <w:rFonts w:ascii="Times New Roman" w:hAnsi="Times New Roman" w:cs="Times New Roman"/>
          </w:rPr>
          <w:t xml:space="preserve">—namely, </w:t>
        </w:r>
      </w:ins>
      <w:ins w:id="1518" w:author="Benton, Deon" w:date="2026-03-20T11:13:00Z" w16du:dateUtc="2026-03-20T16:13:00Z">
        <w:r w:rsidR="001D25EC">
          <w:rPr>
            <w:rFonts w:ascii="Times New Roman" w:hAnsi="Times New Roman" w:cs="Times New Roman"/>
          </w:rPr>
          <w:t xml:space="preserve">self-supervised learning </w:t>
        </w:r>
      </w:ins>
      <w:ins w:id="1519" w:author="Benton, Deon" w:date="2026-03-20T11:14:00Z" w16du:dateUtc="2026-03-20T16:14:00Z">
        <w:r w:rsidR="001D25EC">
          <w:rPr>
            <w:rFonts w:ascii="Times New Roman" w:hAnsi="Times New Roman" w:cs="Times New Roman"/>
          </w:rPr>
          <w:t xml:space="preserve">that is </w:t>
        </w:r>
      </w:ins>
      <w:ins w:id="1520" w:author="Benton, Deon" w:date="2026-03-20T11:08:00Z" w16du:dateUtc="2026-03-20T16:08:00Z">
        <w:r w:rsidR="000F4A8C">
          <w:rPr>
            <w:rFonts w:ascii="Times New Roman" w:hAnsi="Times New Roman" w:cs="Times New Roman"/>
          </w:rPr>
          <w:t xml:space="preserve">input-driven </w:t>
        </w:r>
      </w:ins>
      <w:ins w:id="1521" w:author="Benton, Deon" w:date="2026-03-20T11:14:00Z" w16du:dateUtc="2026-03-20T16:14:00Z">
        <w:r w:rsidR="001D25EC">
          <w:rPr>
            <w:rFonts w:ascii="Times New Roman" w:hAnsi="Times New Roman" w:cs="Times New Roman"/>
          </w:rPr>
          <w:t xml:space="preserve">rather than driven by </w:t>
        </w:r>
      </w:ins>
      <w:ins w:id="1522" w:author="Benton, Deon" w:date="2026-03-20T11:08:00Z" w16du:dateUtc="2026-03-20T16:08:00Z">
        <w:r w:rsidR="000F4A8C">
          <w:rPr>
            <w:rFonts w:ascii="Times New Roman" w:hAnsi="Times New Roman" w:cs="Times New Roman"/>
          </w:rPr>
          <w:t>an explicit teaching signal—</w:t>
        </w:r>
      </w:ins>
      <w:ins w:id="1523" w:author="Benton, Deon" w:date="2026-03-20T11:07:00Z" w16du:dateUtc="2026-03-20T16:07:00Z">
        <w:r w:rsidR="000F4A8C">
          <w:rPr>
            <w:rFonts w:ascii="Times New Roman" w:hAnsi="Times New Roman" w:cs="Times New Roman"/>
          </w:rPr>
          <w:t xml:space="preserve">aligns with </w:t>
        </w:r>
      </w:ins>
      <w:ins w:id="1524" w:author="Benton, Deon" w:date="2026-03-20T11:08:00Z" w16du:dateUtc="2026-03-20T16:08:00Z">
        <w:r w:rsidR="000F4A8C">
          <w:rPr>
            <w:rFonts w:ascii="Times New Roman" w:hAnsi="Times New Roman" w:cs="Times New Roman"/>
          </w:rPr>
          <w:t>prominent theories of</w:t>
        </w:r>
      </w:ins>
      <w:ins w:id="1525" w:author="Benton, Deon" w:date="2026-03-20T11:07:00Z" w16du:dateUtc="2026-03-20T16:07:00Z">
        <w:r w:rsidR="000F4A8C">
          <w:rPr>
            <w:rFonts w:ascii="Times New Roman" w:hAnsi="Times New Roman" w:cs="Times New Roman"/>
          </w:rPr>
          <w:t xml:space="preserve"> how infants </w:t>
        </w:r>
      </w:ins>
      <w:ins w:id="1526" w:author="Benton, Deon" w:date="2026-03-20T11:10:00Z" w16du:dateUtc="2026-03-20T16:10:00Z">
        <w:r w:rsidR="006510CD">
          <w:rPr>
            <w:rFonts w:ascii="Times New Roman" w:hAnsi="Times New Roman" w:cs="Times New Roman"/>
          </w:rPr>
          <w:t>learn</w:t>
        </w:r>
      </w:ins>
      <w:ins w:id="1527" w:author="Benton, Deon" w:date="2026-03-20T11:12:00Z" w16du:dateUtc="2026-03-20T16:12:00Z">
        <w:r w:rsidR="00B2137D">
          <w:rPr>
            <w:rFonts w:ascii="Times New Roman" w:hAnsi="Times New Roman" w:cs="Times New Roman"/>
          </w:rPr>
          <w:t xml:space="preserve"> (e.g., Jeffrey &amp; Cohen, </w:t>
        </w:r>
      </w:ins>
      <w:ins w:id="1528" w:author="Benton, Deon" w:date="2026-03-20T11:13:00Z" w16du:dateUtc="2026-03-20T16:13:00Z">
        <w:r w:rsidR="00B2137D">
          <w:rPr>
            <w:rFonts w:ascii="Times New Roman" w:hAnsi="Times New Roman" w:cs="Times New Roman"/>
          </w:rPr>
          <w:t xml:space="preserve">1971; </w:t>
        </w:r>
      </w:ins>
      <w:ins w:id="1529" w:author="Benton, Deon" w:date="2026-03-20T11:12:00Z" w16du:dateUtc="2026-03-20T16:12:00Z">
        <w:r w:rsidR="00B2137D">
          <w:rPr>
            <w:rFonts w:ascii="Times New Roman" w:hAnsi="Times New Roman" w:cs="Times New Roman"/>
          </w:rPr>
          <w:t>Sokolov, 1963)</w:t>
        </w:r>
      </w:ins>
      <w:ins w:id="1530" w:author="Benton, Deon" w:date="2026-03-20T11:07:00Z" w16du:dateUtc="2026-03-20T16:07:00Z">
        <w:r w:rsidR="000F4A8C">
          <w:rPr>
            <w:rFonts w:ascii="Times New Roman" w:hAnsi="Times New Roman" w:cs="Times New Roman"/>
          </w:rPr>
          <w:t xml:space="preserve">. </w:t>
        </w:r>
      </w:ins>
      <w:ins w:id="1531" w:author="Benton, Deon" w:date="2026-02-25T12:36:00Z" w16du:dateUtc="2026-02-25T18:36:00Z">
        <w:r w:rsidR="00181ADB">
          <w:rPr>
            <w:rFonts w:ascii="Times New Roman" w:hAnsi="Times New Roman" w:cs="Times New Roman"/>
          </w:rPr>
          <w:t>In contrast, the task of the</w:t>
        </w:r>
      </w:ins>
      <w:ins w:id="1532" w:author="Benton, Deon" w:date="2026-02-25T12:37:00Z" w16du:dateUtc="2026-02-25T18:37:00Z">
        <w:r w:rsidR="00181ADB">
          <w:rPr>
            <w:rFonts w:ascii="Times New Roman" w:hAnsi="Times New Roman" w:cs="Times New Roman"/>
          </w:rPr>
          <w:t xml:space="preserve"> SRN was to predict </w:t>
        </w:r>
      </w:ins>
      <w:ins w:id="1533" w:author="Benton, Deon" w:date="2026-02-25T12:38:00Z" w16du:dateUtc="2026-02-25T18:38:00Z">
        <w:r w:rsidR="00BA4C0B">
          <w:rPr>
            <w:rFonts w:ascii="Times New Roman" w:hAnsi="Times New Roman" w:cs="Times New Roman"/>
          </w:rPr>
          <w:t>an object’s position at the next time point given its current position.</w:t>
        </w:r>
      </w:ins>
      <w:ins w:id="1534" w:author="Benton, Deon" w:date="2026-02-25T12:44:00Z" w16du:dateUtc="2026-02-25T18:44:00Z">
        <w:r w:rsidR="00226F49">
          <w:rPr>
            <w:rFonts w:ascii="Times New Roman" w:hAnsi="Times New Roman" w:cs="Times New Roman"/>
          </w:rPr>
          <w:t xml:space="preserve"> </w:t>
        </w:r>
      </w:ins>
      <w:ins w:id="1535" w:author="Benton, Deon" w:date="2026-03-20T11:13:00Z" w16du:dateUtc="2026-03-20T16:13:00Z">
        <w:r w:rsidR="00B2137D">
          <w:rPr>
            <w:rFonts w:ascii="Times New Roman" w:hAnsi="Times New Roman" w:cs="Times New Roman"/>
          </w:rPr>
          <w:t xml:space="preserve">However, like an autoencoder, SRNs </w:t>
        </w:r>
      </w:ins>
      <w:ins w:id="1536" w:author="Benton, Deon" w:date="2026-03-20T11:14:00Z" w16du:dateUtc="2026-03-20T16:14:00Z">
        <w:r w:rsidR="001D25EC">
          <w:rPr>
            <w:rFonts w:ascii="Times New Roman" w:hAnsi="Times New Roman" w:cs="Times New Roman"/>
          </w:rPr>
          <w:t>rely on self-supervised learning</w:t>
        </w:r>
      </w:ins>
      <w:ins w:id="1537" w:author="Benton, Deon" w:date="2026-03-20T11:16:00Z" w16du:dateUtc="2026-03-20T16:16:00Z">
        <w:r w:rsidR="00EE2F59">
          <w:rPr>
            <w:rFonts w:ascii="Times New Roman" w:hAnsi="Times New Roman" w:cs="Times New Roman"/>
          </w:rPr>
          <w:t>. Specifically, in an SRN,</w:t>
        </w:r>
      </w:ins>
      <w:ins w:id="1538" w:author="Benton, Deon" w:date="2026-03-20T11:14:00Z" w16du:dateUtc="2026-03-20T16:14:00Z">
        <w:r w:rsidR="001D25EC">
          <w:rPr>
            <w:rFonts w:ascii="Times New Roman" w:hAnsi="Times New Roman" w:cs="Times New Roman"/>
          </w:rPr>
          <w:t xml:space="preserve"> the error sign</w:t>
        </w:r>
      </w:ins>
      <w:ins w:id="1539" w:author="Benton, Deon" w:date="2026-03-20T11:15:00Z" w16du:dateUtc="2026-03-20T16:15:00Z">
        <w:r w:rsidR="001D25EC">
          <w:rPr>
            <w:rFonts w:ascii="Times New Roman" w:hAnsi="Times New Roman" w:cs="Times New Roman"/>
          </w:rPr>
          <w:t xml:space="preserve">al used to update </w:t>
        </w:r>
      </w:ins>
      <w:ins w:id="1540"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541" w:author="Benton, Deon" w:date="2026-03-20T11:16:00Z" w16du:dateUtc="2026-03-20T16:16:00Z">
        <w:r w:rsidR="00EE2F59">
          <w:rPr>
            <w:rFonts w:ascii="Times New Roman" w:hAnsi="Times New Roman" w:cs="Times New Roman"/>
          </w:rPr>
          <w:t xml:space="preserve"> comes</w:t>
        </w:r>
      </w:ins>
      <w:ins w:id="1542" w:author="Benton, Deon" w:date="2026-03-20T11:15:00Z" w16du:dateUtc="2026-03-20T16:15:00Z">
        <w:r w:rsidR="001D25EC">
          <w:rPr>
            <w:rFonts w:ascii="Times New Roman" w:hAnsi="Times New Roman" w:cs="Times New Roman"/>
          </w:rPr>
          <w:t xml:space="preserve"> from the input itself</w:t>
        </w:r>
      </w:ins>
      <w:ins w:id="1543" w:author="Benton, Deon" w:date="2026-03-20T11:17:00Z" w16du:dateUtc="2026-03-20T16:17:00Z">
        <w:r w:rsidR="009D3ED5">
          <w:rPr>
            <w:rFonts w:ascii="Times New Roman" w:hAnsi="Times New Roman" w:cs="Times New Roman"/>
          </w:rPr>
          <w:t xml:space="preserve">. </w:t>
        </w:r>
      </w:ins>
      <w:ins w:id="1544" w:author="Benton, Deon" w:date="2026-02-25T12:44:00Z" w16du:dateUtc="2026-02-25T18:44:00Z">
        <w:r w:rsidR="00226F49">
          <w:rPr>
            <w:rFonts w:ascii="Times New Roman" w:hAnsi="Times New Roman" w:cs="Times New Roman"/>
          </w:rPr>
          <w:t xml:space="preserve">An SRN was </w:t>
        </w:r>
      </w:ins>
      <w:ins w:id="1545" w:author="Benton, Deon" w:date="2026-03-20T11:16:00Z" w16du:dateUtc="2026-03-20T16:16:00Z">
        <w:r w:rsidR="00F95E83">
          <w:rPr>
            <w:rFonts w:ascii="Times New Roman" w:hAnsi="Times New Roman" w:cs="Times New Roman"/>
          </w:rPr>
          <w:t xml:space="preserve">also used </w:t>
        </w:r>
      </w:ins>
      <w:ins w:id="1546" w:author="Benton, Deon" w:date="2026-02-25T12:44:00Z" w16du:dateUtc="2026-02-25T18:44:00Z">
        <w:r w:rsidR="00226F49">
          <w:rPr>
            <w:rFonts w:ascii="Times New Roman" w:hAnsi="Times New Roman" w:cs="Times New Roman"/>
          </w:rPr>
          <w:t xml:space="preserve">because encoding </w:t>
        </w:r>
      </w:ins>
      <w:ins w:id="1547" w:author="Benton, Deon" w:date="2026-03-20T11:18:00Z" w16du:dateUtc="2026-03-20T16:18:00Z">
        <w:r w:rsidR="006166F1">
          <w:rPr>
            <w:rFonts w:ascii="Times New Roman" w:hAnsi="Times New Roman" w:cs="Times New Roman"/>
          </w:rPr>
          <w:t>actions</w:t>
        </w:r>
      </w:ins>
      <w:ins w:id="1548"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549" w:author="Benton, Deon" w:date="2026-03-20T11:18:00Z" w16du:dateUtc="2026-03-20T16:18:00Z">
        <w:r w:rsidR="006166F1">
          <w:rPr>
            <w:rFonts w:ascii="Times New Roman" w:hAnsi="Times New Roman" w:cs="Times New Roman"/>
          </w:rPr>
          <w:t>the kinematics comprising them</w:t>
        </w:r>
      </w:ins>
      <w:ins w:id="1550" w:author="Benton, Deon" w:date="2026-02-25T12:44:00Z" w16du:dateUtc="2026-02-25T18:44:00Z">
        <w:r w:rsidR="006B0C8E">
          <w:rPr>
            <w:rFonts w:ascii="Times New Roman" w:hAnsi="Times New Roman" w:cs="Times New Roman"/>
          </w:rPr>
          <w:t xml:space="preserve"> unfold over time.</w:t>
        </w:r>
      </w:ins>
      <w:ins w:id="1551"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6F3B7FB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552"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1553" w:author="Benton, Deon" w:date="2026-02-25T13:01:00Z" w16du:dateUtc="2026-02-25T19:01:00Z">
        <w:r w:rsidR="00CE59AD">
          <w:rPr>
            <w:rFonts w:ascii="Times New Roman" w:hAnsi="Times New Roman" w:cs="Times New Roman"/>
          </w:rPr>
          <w:t>The</w:t>
        </w:r>
      </w:ins>
      <w:ins w:id="1554" w:author="Benton, Deon" w:date="2026-03-20T11:29:00Z" w16du:dateUtc="2026-03-20T16:29:00Z">
        <w:r w:rsidR="00271083">
          <w:rPr>
            <w:rFonts w:ascii="Times New Roman" w:hAnsi="Times New Roman" w:cs="Times New Roman"/>
          </w:rPr>
          <w:t xml:space="preserve"> input an</w:t>
        </w:r>
      </w:ins>
      <w:ins w:id="1555" w:author="Benton, Deon" w:date="2026-03-20T11:30:00Z" w16du:dateUtc="2026-03-20T16:30:00Z">
        <w:r w:rsidR="00271083">
          <w:rPr>
            <w:rFonts w:ascii="Times New Roman" w:hAnsi="Times New Roman" w:cs="Times New Roman"/>
          </w:rPr>
          <w:t>d output layers of the model consisted of the same</w:t>
        </w:r>
      </w:ins>
      <w:ins w:id="1556" w:author="Benton, Deon" w:date="2026-02-25T13:01:00Z" w16du:dateUtc="2026-02-25T19:01:00Z">
        <w:r w:rsidR="00CE59AD">
          <w:rPr>
            <w:rFonts w:ascii="Times New Roman" w:hAnsi="Times New Roman" w:cs="Times New Roman"/>
          </w:rPr>
          <w:t xml:space="preserve"> 11 clusters or groups of units</w:t>
        </w:r>
      </w:ins>
      <w:ins w:id="1557" w:author="Benton, Deon" w:date="2026-02-25T13:03:00Z" w16du:dateUtc="2026-02-25T19:03:00Z">
        <w:r w:rsidR="004C47A9">
          <w:rPr>
            <w:rFonts w:ascii="Times New Roman" w:hAnsi="Times New Roman" w:cs="Times New Roman"/>
          </w:rPr>
          <w:t>, and both layers used a localist</w:t>
        </w:r>
      </w:ins>
      <w:ins w:id="1558" w:author="Benton, Deon" w:date="2026-02-26T13:47:00Z" w16du:dateUtc="2026-02-26T19:47:00Z">
        <w:r w:rsidR="00DA73F5">
          <w:rPr>
            <w:rFonts w:ascii="Times New Roman" w:hAnsi="Times New Roman" w:cs="Times New Roman"/>
          </w:rPr>
          <w:t xml:space="preserve"> or “one-hot”</w:t>
        </w:r>
      </w:ins>
      <w:ins w:id="1559" w:author="Benton, Deon" w:date="2026-02-25T13:03:00Z" w16du:dateUtc="2026-02-25T19:03:00Z">
        <w:r w:rsidR="004C47A9">
          <w:rPr>
            <w:rFonts w:ascii="Times New Roman" w:hAnsi="Times New Roman" w:cs="Times New Roman"/>
          </w:rPr>
          <w:t xml:space="preserve"> coding scheme</w:t>
        </w:r>
      </w:ins>
      <w:ins w:id="1560" w:author="Benton, Deon" w:date="2026-03-20T11:29:00Z" w16du:dateUtc="2026-03-20T16:29:00Z">
        <w:r w:rsidR="00AD2DE0">
          <w:rPr>
            <w:rFonts w:ascii="Times New Roman" w:hAnsi="Times New Roman" w:cs="Times New Roman"/>
          </w:rPr>
          <w:t xml:space="preserve">. </w:t>
        </w:r>
      </w:ins>
      <w:ins w:id="1561" w:author="Benton, Deon" w:date="2026-03-20T11:30:00Z" w16du:dateUtc="2026-03-20T16:30:00Z">
        <w:r w:rsidR="00271083">
          <w:rPr>
            <w:rFonts w:ascii="Times New Roman" w:hAnsi="Times New Roman" w:cs="Times New Roman"/>
          </w:rPr>
          <w:t xml:space="preserve">The </w:t>
        </w:r>
      </w:ins>
      <w:ins w:id="1562" w:author="Benton, Deon" w:date="2026-03-20T11:31:00Z" w16du:dateUtc="2026-03-20T16:31:00Z">
        <w:r w:rsidR="00271083">
          <w:rPr>
            <w:rFonts w:ascii="Times New Roman" w:hAnsi="Times New Roman" w:cs="Times New Roman"/>
          </w:rPr>
          <w:t>main difference</w:t>
        </w:r>
      </w:ins>
      <w:ins w:id="1563" w:author="Benton, Deon" w:date="2026-03-20T11:30:00Z" w16du:dateUtc="2026-03-20T16:30:00Z">
        <w:r w:rsidR="00271083">
          <w:rPr>
            <w:rFonts w:ascii="Times New Roman" w:hAnsi="Times New Roman" w:cs="Times New Roman"/>
          </w:rPr>
          <w:t xml:space="preserve"> between the input and output layers was that </w:t>
        </w:r>
      </w:ins>
      <w:ins w:id="1564" w:author="Benton, Deon" w:date="2026-03-20T11:31:00Z" w16du:dateUtc="2026-03-20T16:31:00Z">
        <w:r w:rsidR="00271083">
          <w:rPr>
            <w:rFonts w:ascii="Times New Roman" w:hAnsi="Times New Roman" w:cs="Times New Roman"/>
          </w:rPr>
          <w:t xml:space="preserve">the activity of the units in the input layer was </w:t>
        </w:r>
      </w:ins>
      <w:ins w:id="1565" w:author="Benton, Deon" w:date="2026-03-20T11:32:00Z" w16du:dateUtc="2026-03-20T16:32:00Z">
        <w:r w:rsidR="00271083">
          <w:rPr>
            <w:rFonts w:ascii="Times New Roman" w:hAnsi="Times New Roman" w:cs="Times New Roman"/>
          </w:rPr>
          <w:t>“</w:t>
        </w:r>
      </w:ins>
      <w:ins w:id="1566" w:author="Benton, Deon" w:date="2026-03-20T11:31:00Z" w16du:dateUtc="2026-03-20T16:31:00Z">
        <w:r w:rsidR="00271083">
          <w:rPr>
            <w:rFonts w:ascii="Times New Roman" w:hAnsi="Times New Roman" w:cs="Times New Roman"/>
          </w:rPr>
          <w:t>hard-clamped</w:t>
        </w:r>
      </w:ins>
      <w:ins w:id="1567" w:author="Benton, Deon" w:date="2026-03-20T11:32:00Z" w16du:dateUtc="2026-03-20T16:32:00Z">
        <w:r w:rsidR="00271083">
          <w:rPr>
            <w:rFonts w:ascii="Times New Roman" w:hAnsi="Times New Roman" w:cs="Times New Roman"/>
          </w:rPr>
          <w:t>” (i.e., their activity was set externally by the environment),</w:t>
        </w:r>
      </w:ins>
      <w:ins w:id="1568"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569" w:author="Benton, Deon" w:date="2026-03-20T11:29:00Z" w16du:dateUtc="2026-03-20T16:29:00Z">
        <w:r w:rsidR="00AD2DE0">
          <w:rPr>
            <w:rFonts w:ascii="Times New Roman" w:hAnsi="Times New Roman" w:cs="Times New Roman"/>
          </w:rPr>
          <w:t xml:space="preserve"> </w:t>
        </w:r>
      </w:ins>
      <w:ins w:id="1570" w:author="Benton, Deon" w:date="2026-02-25T13:03:00Z" w16du:dateUtc="2026-02-25T19:03:00Z">
        <w:r w:rsidR="004C47A9">
          <w:rPr>
            <w:rFonts w:ascii="Times New Roman" w:hAnsi="Times New Roman" w:cs="Times New Roman"/>
          </w:rPr>
          <w:t>A localist encod</w:t>
        </w:r>
      </w:ins>
      <w:ins w:id="1571" w:author="Benton, Deon" w:date="2026-02-25T13:04:00Z" w16du:dateUtc="2026-02-25T19:04:00Z">
        <w:r w:rsidR="004C47A9">
          <w:rPr>
            <w:rFonts w:ascii="Times New Roman" w:hAnsi="Times New Roman" w:cs="Times New Roman"/>
          </w:rPr>
          <w:t>ing scheme—in which a single unit is used to represent a given concept or feature—was</w:t>
        </w:r>
      </w:ins>
      <w:ins w:id="1572" w:author="Benton, Deon" w:date="2026-02-25T13:08:00Z" w16du:dateUtc="2026-02-25T19:08:00Z">
        <w:r w:rsidR="00AC7C96">
          <w:rPr>
            <w:rFonts w:ascii="Times New Roman" w:hAnsi="Times New Roman" w:cs="Times New Roman"/>
          </w:rPr>
          <w:t xml:space="preserve"> adopted</w:t>
        </w:r>
      </w:ins>
      <w:ins w:id="1573" w:author="Benton, Deon" w:date="2026-03-20T11:32:00Z" w16du:dateUtc="2026-03-20T16:32:00Z">
        <w:r w:rsidR="00C457E2">
          <w:rPr>
            <w:rFonts w:ascii="Times New Roman" w:hAnsi="Times New Roman" w:cs="Times New Roman"/>
          </w:rPr>
          <w:t xml:space="preserve"> in both layers</w:t>
        </w:r>
      </w:ins>
      <w:ins w:id="1574"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575" w:author="Benton, Deon" w:date="2026-02-25T13:04:00Z" w16du:dateUtc="2026-02-25T19:04:00Z">
        <w:r w:rsidR="004C47A9">
          <w:rPr>
            <w:rFonts w:ascii="Times New Roman" w:hAnsi="Times New Roman" w:cs="Times New Roman"/>
          </w:rPr>
          <w:t>t</w:t>
        </w:r>
      </w:ins>
      <w:ins w:id="1576"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577"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578"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579" w:author="Benton, Deon" w:date="2026-03-20T11:24:00Z" w16du:dateUtc="2026-03-20T16:24:00Z">
        <w:r w:rsidR="003F0FFD">
          <w:rPr>
            <w:rFonts w:ascii="Times New Roman" w:hAnsi="Times New Roman" w:cs="Times New Roman"/>
          </w:rPr>
          <w:t xml:space="preserve">was a single group of 50 units; </w:t>
        </w:r>
      </w:ins>
      <w:ins w:id="1580" w:author="Benton, Deon" w:date="2026-03-20T11:34:00Z" w16du:dateUtc="2026-03-20T16:34:00Z">
        <w:r w:rsidR="00D57E7B">
          <w:rPr>
            <w:rFonts w:ascii="Times New Roman" w:hAnsi="Times New Roman" w:cs="Times New Roman"/>
          </w:rPr>
          <w:t xml:space="preserve">the activity of the units in this layer was determined by </w:t>
        </w:r>
      </w:ins>
      <w:ins w:id="1581" w:author="Benton, Deon" w:date="2026-03-20T11:24:00Z" w16du:dateUtc="2026-03-20T16:24:00Z">
        <w:r w:rsidR="003F0FFD">
          <w:rPr>
            <w:rFonts w:ascii="Times New Roman" w:hAnsi="Times New Roman" w:cs="Times New Roman"/>
          </w:rPr>
          <w:t xml:space="preserve">a RELU activation function to prevent </w:t>
        </w:r>
      </w:ins>
      <w:ins w:id="1582" w:author="Benton, Deon" w:date="2026-03-20T11:25:00Z" w16du:dateUtc="2026-03-20T16:25:00Z">
        <w:r w:rsidR="003F0FFD">
          <w:rPr>
            <w:rFonts w:ascii="Times New Roman" w:hAnsi="Times New Roman" w:cs="Times New Roman"/>
          </w:rPr>
          <w:t>error derivatives</w:t>
        </w:r>
      </w:ins>
      <w:ins w:id="1583" w:author="Benton, Deon" w:date="2026-03-20T11:24:00Z" w16du:dateUtc="2026-03-20T16:24:00Z">
        <w:r w:rsidR="003F0FFD">
          <w:rPr>
            <w:rFonts w:ascii="Times New Roman" w:hAnsi="Times New Roman" w:cs="Times New Roman"/>
          </w:rPr>
          <w:t xml:space="preserve"> from vanish</w:t>
        </w:r>
      </w:ins>
      <w:ins w:id="1584" w:author="Benton, Deon" w:date="2026-03-20T11:25:00Z" w16du:dateUtc="2026-03-20T16:25:00Z">
        <w:r w:rsidR="003F0FFD">
          <w:rPr>
            <w:rFonts w:ascii="Times New Roman" w:hAnsi="Times New Roman" w:cs="Times New Roman"/>
          </w:rPr>
          <w:t>ing as they were propagated backwards through time.</w:t>
        </w:r>
      </w:ins>
      <w:ins w:id="1585"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586"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587"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588" w:author="Benton, Deon" w:date="2026-03-20T11:25:00Z" w16du:dateUtc="2026-03-20T16:25:00Z">
        <w:r w:rsidR="00875EE0">
          <w:rPr>
            <w:rFonts w:ascii="Times New Roman" w:hAnsi="Times New Roman" w:cs="Times New Roman"/>
          </w:rPr>
          <w:t xml:space="preserve">. A distributed representation is one in </w:t>
        </w:r>
      </w:ins>
      <w:ins w:id="1589" w:author="Benton, Deon" w:date="2026-03-20T12:57:00Z" w16du:dateUtc="2026-03-20T17:57:00Z">
        <w:r w:rsidR="006C4159">
          <w:rPr>
            <w:rFonts w:ascii="Times New Roman" w:hAnsi="Times New Roman" w:cs="Times New Roman"/>
          </w:rPr>
          <w:t xml:space="preserve">which </w:t>
        </w:r>
      </w:ins>
      <w:ins w:id="1590"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591"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592" w:author="Benton, Deon" w:date="2026-03-20T11:22:00Z" w16du:dateUtc="2026-03-20T16:22:00Z">
        <w:r w:rsidR="00A765E8">
          <w:rPr>
            <w:rFonts w:ascii="Times New Roman" w:hAnsi="Times New Roman" w:cs="Times New Roman"/>
          </w:rPr>
          <w:t xml:space="preserve">The fact that the hidden layer learned distributed representations </w:t>
        </w:r>
      </w:ins>
      <w:ins w:id="1593" w:author="Benton, Deon" w:date="2026-03-20T11:27:00Z" w16du:dateUtc="2026-03-20T16:27:00Z">
        <w:r w:rsidR="00875EE0">
          <w:rPr>
            <w:rFonts w:ascii="Times New Roman" w:hAnsi="Times New Roman" w:cs="Times New Roman"/>
          </w:rPr>
          <w:t xml:space="preserve">was important here because it </w:t>
        </w:r>
      </w:ins>
      <w:ins w:id="1594" w:author="Benton, Deon" w:date="2026-03-20T11:22:00Z" w16du:dateUtc="2026-03-20T16:22:00Z">
        <w:r w:rsidR="00A765E8">
          <w:rPr>
            <w:rFonts w:ascii="Times New Roman" w:hAnsi="Times New Roman" w:cs="Times New Roman"/>
          </w:rPr>
          <w:t>meant that the</w:t>
        </w:r>
      </w:ins>
      <w:ins w:id="1595" w:author="Benton, Deon" w:date="2026-03-20T11:23:00Z" w16du:dateUtc="2026-03-20T16:23:00Z">
        <w:r w:rsidR="00A765E8">
          <w:rPr>
            <w:rFonts w:ascii="Times New Roman" w:hAnsi="Times New Roman" w:cs="Times New Roman"/>
          </w:rPr>
          <w:t xml:space="preserve"> network’s </w:t>
        </w:r>
      </w:ins>
      <w:ins w:id="1596" w:author="Benton, Deon" w:date="2026-03-20T12:57:00Z" w16du:dateUtc="2026-03-20T17:57:00Z">
        <w:r w:rsidR="006C4159">
          <w:rPr>
            <w:rFonts w:ascii="Times New Roman" w:hAnsi="Times New Roman" w:cs="Times New Roman"/>
          </w:rPr>
          <w:t>output re</w:t>
        </w:r>
      </w:ins>
      <w:ins w:id="1597" w:author="Benton, Deon" w:date="2026-03-20T12:58:00Z" w16du:dateUtc="2026-03-20T17:58:00Z">
        <w:r w:rsidR="006C4159">
          <w:rPr>
            <w:rFonts w:ascii="Times New Roman" w:hAnsi="Times New Roman" w:cs="Times New Roman"/>
          </w:rPr>
          <w:t>sponses were</w:t>
        </w:r>
      </w:ins>
      <w:ins w:id="1598"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599" w:author="Benton, Deon" w:date="2026-02-25T12:51:00Z" w16du:dateUtc="2026-02-25T18:51:00Z">
        <w:r w:rsidR="00E45DBA">
          <w:rPr>
            <w:rFonts w:ascii="Times New Roman" w:hAnsi="Times New Roman" w:cs="Times New Roman"/>
          </w:rPr>
          <w:t xml:space="preserve">In contrast, the output layer used a sigmoid activation function. </w:t>
        </w:r>
      </w:ins>
      <w:ins w:id="1600"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601"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3E191E2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60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3E191E2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60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603"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604"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605" w:author="Benton, Deon" w:date="2026-02-26T15:28:00Z" w16du:dateUtc="2026-02-26T21:28:00Z">
        <w:r w:rsidDel="00D838CA">
          <w:rPr>
            <w:rFonts w:ascii="Times New Roman" w:hAnsi="Times New Roman" w:cs="Times New Roman"/>
          </w:rPr>
          <w:delText xml:space="preserve"> </w:delText>
        </w:r>
      </w:del>
      <w:ins w:id="1606"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607" w:author="Benton, Deon" w:date="2026-02-26T15:10:00Z" w16du:dateUtc="2026-02-26T21:10:00Z">
        <w:r w:rsidR="0016301B">
          <w:rPr>
            <w:rFonts w:ascii="Times New Roman" w:hAnsi="Times New Roman" w:cs="Times New Roman"/>
          </w:rPr>
          <w:t xml:space="preserve"> during the pretraining phase in the </w:t>
        </w:r>
      </w:ins>
      <w:ins w:id="1608" w:author="Benton, Deon" w:date="2026-03-07T18:57:00Z" w16du:dateUtc="2026-03-08T00:57:00Z">
        <w:r w:rsidR="009B0551">
          <w:rPr>
            <w:rFonts w:ascii="Times New Roman" w:hAnsi="Times New Roman" w:cs="Times New Roman"/>
          </w:rPr>
          <w:t>all repor</w:t>
        </w:r>
      </w:ins>
      <w:ins w:id="1609" w:author="Benton, Deon" w:date="2026-03-07T18:58:00Z" w16du:dateUtc="2026-03-08T00:58:00Z">
        <w:r w:rsidR="009B0551">
          <w:rPr>
            <w:rFonts w:ascii="Times New Roman" w:hAnsi="Times New Roman" w:cs="Times New Roman"/>
          </w:rPr>
          <w:t xml:space="preserve">ted </w:t>
        </w:r>
      </w:ins>
      <w:ins w:id="1610"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611"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612" w:author="Benton, Deon" w:date="2026-02-26T15:28:00Z" w16du:dateUtc="2026-02-26T21:28:00Z">
        <w:r w:rsidR="00D838CA">
          <w:rPr>
            <w:rFonts w:ascii="Times New Roman" w:hAnsi="Times New Roman" w:cs="Times New Roman"/>
          </w:rPr>
          <w:t>this phase</w:t>
        </w:r>
      </w:ins>
      <w:ins w:id="1613" w:author="Benton, Deon" w:date="2026-02-26T15:12:00Z" w16du:dateUtc="2026-02-26T21:12:00Z">
        <w:r w:rsidR="000F1DD4">
          <w:rPr>
            <w:rFonts w:ascii="Times New Roman" w:hAnsi="Times New Roman" w:cs="Times New Roman"/>
          </w:rPr>
          <w:t xml:space="preserve">, this number was chosen to </w:t>
        </w:r>
      </w:ins>
      <w:ins w:id="1614" w:author="Benton, Deon" w:date="2026-02-26T15:13:00Z" w16du:dateUtc="2026-02-26T21:13:00Z">
        <w:r w:rsidR="000F1DD4">
          <w:rPr>
            <w:rFonts w:ascii="Times New Roman" w:hAnsi="Times New Roman" w:cs="Times New Roman"/>
          </w:rPr>
          <w:t>simplify the current model</w:t>
        </w:r>
      </w:ins>
      <w:ins w:id="1615" w:author="Benton, Deon" w:date="2026-03-07T18:58:00Z" w16du:dateUtc="2026-03-08T00:58:00Z">
        <w:r w:rsidR="009B0551">
          <w:rPr>
            <w:rFonts w:ascii="Times New Roman" w:hAnsi="Times New Roman" w:cs="Times New Roman"/>
          </w:rPr>
          <w:t xml:space="preserve"> and </w:t>
        </w:r>
      </w:ins>
      <w:ins w:id="1616" w:author="Benton, Deon" w:date="2026-03-07T18:59:00Z" w16du:dateUtc="2026-03-08T00:59:00Z">
        <w:r w:rsidR="009B0551">
          <w:rPr>
            <w:rFonts w:ascii="Times New Roman" w:hAnsi="Times New Roman" w:cs="Times New Roman"/>
          </w:rPr>
          <w:t>interpretation of its dynamics as well as to</w:t>
        </w:r>
      </w:ins>
      <w:ins w:id="1617" w:author="Benton, Deon" w:date="2026-02-26T15:13:00Z" w16du:dateUtc="2026-02-26T21:13:00Z">
        <w:r w:rsidR="000F1DD4">
          <w:rPr>
            <w:rFonts w:ascii="Times New Roman" w:hAnsi="Times New Roman" w:cs="Times New Roman"/>
          </w:rPr>
          <w:t xml:space="preserve"> keep the training time within reasonable limits.</w:t>
        </w:r>
      </w:ins>
      <w:ins w:id="1618" w:author="Benton, Deon" w:date="2026-02-26T15:28:00Z" w16du:dateUtc="2026-02-26T21:28:00Z">
        <w:r w:rsidR="00D838CA">
          <w:rPr>
            <w:rFonts w:ascii="Times New Roman" w:hAnsi="Times New Roman" w:cs="Times New Roman"/>
          </w:rPr>
          <w:t xml:space="preserve"> There is n</w:t>
        </w:r>
      </w:ins>
      <w:ins w:id="1619"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620" w:author="Benton, Deon" w:date="2026-02-26T15:10:00Z" w16du:dateUtc="2026-02-26T21:10:00Z">
        <w:r w:rsidR="0016301B">
          <w:rPr>
            <w:rFonts w:ascii="Times New Roman" w:hAnsi="Times New Roman" w:cs="Times New Roman"/>
          </w:rPr>
          <w:t xml:space="preserve"> I</w:t>
        </w:r>
      </w:ins>
      <w:ins w:id="1621"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622" w:author="Benton, Deon" w:date="2026-02-26T15:11:00Z" w16du:dateUtc="2026-02-26T21:11:00Z">
        <w:r w:rsidR="0016301B">
          <w:rPr>
            <w:rFonts w:ascii="Times New Roman" w:hAnsi="Times New Roman" w:cs="Times New Roman"/>
          </w:rPr>
          <w:t xml:space="preserve">objects were shown </w:t>
        </w:r>
      </w:ins>
      <w:ins w:id="1623"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624" w:author="Benton, Deon" w:date="2026-03-07T20:57:00Z" w16du:dateUtc="2026-03-08T02:57:00Z"/>
          <w:rFonts w:ascii="Times New Roman" w:hAnsi="Times New Roman" w:cs="Times New Roman"/>
        </w:rPr>
      </w:pPr>
      <w:ins w:id="1625" w:author="Benton, Deon" w:date="2026-02-26T15:39:00Z" w16du:dateUtc="2026-02-26T21:39:00Z">
        <w:r>
          <w:rPr>
            <w:rFonts w:ascii="Times New Roman" w:hAnsi="Times New Roman" w:cs="Times New Roman"/>
          </w:rPr>
          <w:t xml:space="preserve">Surface Property </w:t>
        </w:r>
      </w:ins>
      <w:ins w:id="1626" w:author="Benton, Deon" w:date="2026-02-26T15:40:00Z" w16du:dateUtc="2026-02-26T21:40:00Z">
        <w:r>
          <w:rPr>
            <w:rFonts w:ascii="Times New Roman" w:hAnsi="Times New Roman" w:cs="Times New Roman"/>
          </w:rPr>
          <w:t>Left and Surface Property Right</w:t>
        </w:r>
      </w:ins>
      <w:ins w:id="1627"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628"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629"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630" w:author="Benton, Deon" w:date="2026-02-26T16:28:00Z" w16du:dateUtc="2026-02-26T22:28:00Z">
        <w:r w:rsidR="003000D0">
          <w:rPr>
            <w:rFonts w:ascii="Times New Roman" w:hAnsi="Times New Roman" w:cs="Times New Roman"/>
          </w:rPr>
          <w:t xml:space="preserve"> </w:t>
        </w:r>
      </w:ins>
      <w:del w:id="1631"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632" w:author="Benton, Deon" w:date="2026-02-26T15:40:00Z" w16du:dateUtc="2026-02-26T21:40:00Z">
        <w:r>
          <w:rPr>
            <w:rFonts w:ascii="Times New Roman" w:hAnsi="Times New Roman" w:cs="Times New Roman"/>
          </w:rPr>
          <w:t xml:space="preserve">represented </w:t>
        </w:r>
      </w:ins>
      <w:ins w:id="1633" w:author="Benton, Deon" w:date="2026-02-26T16:06:00Z" w16du:dateUtc="2026-02-26T22:06:00Z">
        <w:r w:rsidR="009D1FA7">
          <w:rPr>
            <w:rFonts w:ascii="Times New Roman" w:hAnsi="Times New Roman" w:cs="Times New Roman"/>
          </w:rPr>
          <w:t xml:space="preserve">one class of </w:t>
        </w:r>
      </w:ins>
      <w:ins w:id="1634" w:author="Benton, Deon" w:date="2026-02-26T15:46:00Z" w16du:dateUtc="2026-02-26T21:46:00Z">
        <w:r w:rsidR="00523168">
          <w:rPr>
            <w:rFonts w:ascii="Times New Roman" w:hAnsi="Times New Roman" w:cs="Times New Roman"/>
          </w:rPr>
          <w:t xml:space="preserve">visible, </w:t>
        </w:r>
      </w:ins>
      <w:ins w:id="1635" w:author="Benton, Deon" w:date="2026-03-20T14:07:00Z" w16du:dateUtc="2026-03-20T19:07:00Z">
        <w:r w:rsidR="000014B3">
          <w:rPr>
            <w:rFonts w:ascii="Times New Roman" w:hAnsi="Times New Roman" w:cs="Times New Roman"/>
          </w:rPr>
          <w:t>perceptually grounded</w:t>
        </w:r>
      </w:ins>
      <w:ins w:id="1636" w:author="Benton, Deon" w:date="2026-02-26T16:06:00Z" w16du:dateUtc="2026-02-26T22:06:00Z">
        <w:r w:rsidR="009D1FA7">
          <w:rPr>
            <w:rFonts w:ascii="Times New Roman" w:hAnsi="Times New Roman" w:cs="Times New Roman"/>
          </w:rPr>
          <w:t xml:space="preserve"> features </w:t>
        </w:r>
      </w:ins>
      <w:ins w:id="1637" w:author="Benton, Deon" w:date="2026-02-26T15:44:00Z" w16du:dateUtc="2026-02-26T21:44:00Z">
        <w:r w:rsidR="00367E30">
          <w:rPr>
            <w:rFonts w:ascii="Times New Roman" w:hAnsi="Times New Roman" w:cs="Times New Roman"/>
          </w:rPr>
          <w:t xml:space="preserve">(e.g., </w:t>
        </w:r>
      </w:ins>
      <w:ins w:id="1638" w:author="Benton, Deon" w:date="2026-02-26T16:09:00Z" w16du:dateUtc="2026-02-26T22:09:00Z">
        <w:r w:rsidR="003248FE">
          <w:rPr>
            <w:rFonts w:ascii="Times New Roman" w:hAnsi="Times New Roman" w:cs="Times New Roman"/>
          </w:rPr>
          <w:t>elongated appendage-like extensions [e.g., legs], high-contrast, ovular elements [</w:t>
        </w:r>
      </w:ins>
      <w:ins w:id="1639" w:author="Benton, Deon" w:date="2026-02-26T16:10:00Z" w16du:dateUtc="2026-02-26T22:10:00Z">
        <w:r w:rsidR="003248FE">
          <w:rPr>
            <w:rFonts w:ascii="Times New Roman" w:hAnsi="Times New Roman" w:cs="Times New Roman"/>
          </w:rPr>
          <w:t>e.g., eyes], etc</w:t>
        </w:r>
      </w:ins>
      <w:ins w:id="1640" w:author="Benton, Deon" w:date="2026-02-26T15:44:00Z" w16du:dateUtc="2026-02-26T21:44:00Z">
        <w:r w:rsidR="00367E30">
          <w:rPr>
            <w:rFonts w:ascii="Times New Roman" w:hAnsi="Times New Roman" w:cs="Times New Roman"/>
          </w:rPr>
          <w:t>.)</w:t>
        </w:r>
      </w:ins>
      <w:ins w:id="1641" w:author="Benton, Deon" w:date="2026-02-26T16:28:00Z" w16du:dateUtc="2026-02-26T22:28:00Z">
        <w:r w:rsidR="003000D0">
          <w:rPr>
            <w:rFonts w:ascii="Times New Roman" w:hAnsi="Times New Roman" w:cs="Times New Roman"/>
          </w:rPr>
          <w:t xml:space="preserve">. </w:t>
        </w:r>
      </w:ins>
      <w:ins w:id="1642" w:author="Benton, Deon" w:date="2026-02-26T16:29:00Z" w16du:dateUtc="2026-02-26T22:29:00Z">
        <w:r w:rsidR="003000D0">
          <w:rPr>
            <w:rFonts w:ascii="Times New Roman" w:hAnsi="Times New Roman" w:cs="Times New Roman"/>
          </w:rPr>
          <w:t>This unit corresponds to Surface Feature A.</w:t>
        </w:r>
      </w:ins>
      <w:ins w:id="1643" w:author="Benton, Deon" w:date="2026-02-26T16:28:00Z" w16du:dateUtc="2026-02-26T22:28:00Z">
        <w:r w:rsidR="003000D0">
          <w:rPr>
            <w:rFonts w:ascii="Times New Roman" w:hAnsi="Times New Roman" w:cs="Times New Roman"/>
          </w:rPr>
          <w:t xml:space="preserve"> </w:t>
        </w:r>
      </w:ins>
      <w:ins w:id="1644" w:author="Benton, Deon" w:date="2026-02-26T16:30:00Z" w16du:dateUtc="2026-02-26T22:30:00Z">
        <w:r w:rsidR="003000D0">
          <w:rPr>
            <w:rFonts w:ascii="Times New Roman" w:hAnsi="Times New Roman" w:cs="Times New Roman"/>
          </w:rPr>
          <w:t>In contrast, the</w:t>
        </w:r>
      </w:ins>
      <w:ins w:id="1645"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646" w:author="Benton, Deon" w:date="2026-02-26T15:44:00Z" w16du:dateUtc="2026-02-26T21:44:00Z">
        <w:r w:rsidR="00367E30">
          <w:rPr>
            <w:rFonts w:ascii="Times New Roman" w:hAnsi="Times New Roman" w:cs="Times New Roman"/>
          </w:rPr>
          <w:t xml:space="preserve">represented </w:t>
        </w:r>
      </w:ins>
      <w:ins w:id="1647"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648" w:author="Benton, Deon" w:date="2026-02-26T15:43:00Z" w16du:dateUtc="2026-02-26T21:43:00Z">
        <w:r w:rsidR="00367E30">
          <w:rPr>
            <w:rFonts w:ascii="Times New Roman" w:hAnsi="Times New Roman" w:cs="Times New Roman"/>
          </w:rPr>
          <w:t xml:space="preserve"> (e.g., </w:t>
        </w:r>
      </w:ins>
      <w:ins w:id="1649" w:author="Benton, Deon" w:date="2026-02-26T16:11:00Z" w16du:dateUtc="2026-02-26T22:11:00Z">
        <w:r w:rsidR="00823362">
          <w:rPr>
            <w:rFonts w:ascii="Times New Roman" w:hAnsi="Times New Roman" w:cs="Times New Roman"/>
          </w:rPr>
          <w:t xml:space="preserve">rigid and </w:t>
        </w:r>
      </w:ins>
      <w:ins w:id="1650" w:author="Benton, Deon" w:date="2026-02-26T16:10:00Z" w16du:dateUtc="2026-02-26T22:10:00Z">
        <w:r w:rsidR="00823362">
          <w:rPr>
            <w:rFonts w:ascii="Times New Roman" w:hAnsi="Times New Roman" w:cs="Times New Roman"/>
          </w:rPr>
          <w:t>compact</w:t>
        </w:r>
      </w:ins>
      <w:ins w:id="1651" w:author="Benton, Deon" w:date="2026-02-26T16:11:00Z" w16du:dateUtc="2026-02-26T22:11:00Z">
        <w:r w:rsidR="00823362">
          <w:rPr>
            <w:rFonts w:ascii="Times New Roman" w:hAnsi="Times New Roman" w:cs="Times New Roman"/>
          </w:rPr>
          <w:t xml:space="preserve"> [e.g., solid geometric shapes], uniform</w:t>
        </w:r>
      </w:ins>
      <w:ins w:id="1652" w:author="Benton, Deon" w:date="2026-02-26T16:12:00Z" w16du:dateUtc="2026-02-26T22:12:00Z">
        <w:r w:rsidR="00823362">
          <w:rPr>
            <w:rFonts w:ascii="Times New Roman" w:hAnsi="Times New Roman" w:cs="Times New Roman"/>
          </w:rPr>
          <w:t xml:space="preserve"> contour structure [e.g., the smooth</w:t>
        </w:r>
      </w:ins>
      <w:ins w:id="1653" w:author="Benton, Deon" w:date="2026-03-02T16:23:00Z" w16du:dateUtc="2026-03-02T22:23:00Z">
        <w:r w:rsidR="009F774E">
          <w:rPr>
            <w:rFonts w:ascii="Times New Roman" w:hAnsi="Times New Roman" w:cs="Times New Roman"/>
          </w:rPr>
          <w:t>, rectilinear</w:t>
        </w:r>
      </w:ins>
      <w:ins w:id="1654" w:author="Benton, Deon" w:date="2026-02-26T16:12:00Z" w16du:dateUtc="2026-02-26T22:12:00Z">
        <w:r w:rsidR="00823362">
          <w:rPr>
            <w:rFonts w:ascii="Times New Roman" w:hAnsi="Times New Roman" w:cs="Times New Roman"/>
          </w:rPr>
          <w:t xml:space="preserve"> edges of a block]</w:t>
        </w:r>
      </w:ins>
      <w:ins w:id="1655"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656" w:author="Benton, Deon" w:date="2026-02-26T16:29:00Z" w16du:dateUtc="2026-02-26T22:29:00Z">
        <w:r w:rsidR="003000D0">
          <w:rPr>
            <w:rFonts w:ascii="Times New Roman" w:hAnsi="Times New Roman" w:cs="Times New Roman"/>
          </w:rPr>
          <w:t xml:space="preserve">This unit corresponds to Surface Feature B. </w:t>
        </w:r>
      </w:ins>
      <w:ins w:id="1657"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658" w:author="Benton, Deon" w:date="2026-03-07T20:45:00Z" w16du:dateUtc="2026-03-08T02:45:00Z">
        <w:r>
          <w:rPr>
            <w:rFonts w:ascii="Times New Roman" w:hAnsi="Times New Roman" w:cs="Times New Roman"/>
          </w:rPr>
          <w:t>A point that is worth noting is that</w:t>
        </w:r>
      </w:ins>
      <w:ins w:id="1659" w:author="Benton, Deon" w:date="2026-03-07T20:46:00Z" w16du:dateUtc="2026-03-08T02:46:00Z">
        <w:r>
          <w:rPr>
            <w:rFonts w:ascii="Times New Roman" w:hAnsi="Times New Roman" w:cs="Times New Roman"/>
          </w:rPr>
          <w:t xml:space="preserve"> because the current</w:t>
        </w:r>
      </w:ins>
      <w:ins w:id="1660" w:author="Benton, Deon" w:date="2026-02-26T16:17:00Z" w16du:dateUtc="2026-02-26T22:17:00Z">
        <w:r w:rsidR="00BA7139">
          <w:rPr>
            <w:rFonts w:ascii="Times New Roman" w:hAnsi="Times New Roman" w:cs="Times New Roman"/>
          </w:rPr>
          <w:t xml:space="preserve"> simulations were </w:t>
        </w:r>
      </w:ins>
      <w:ins w:id="1661"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662" w:author="Benton, Deon" w:date="2026-02-26T16:19:00Z" w16du:dateUtc="2026-02-26T22:19:00Z">
        <w:r w:rsidR="00F70864">
          <w:rPr>
            <w:rFonts w:ascii="Times New Roman" w:hAnsi="Times New Roman" w:cs="Times New Roman"/>
          </w:rPr>
          <w:t xml:space="preserve">one or more </w:t>
        </w:r>
      </w:ins>
      <w:ins w:id="1663" w:author="Benton, Deon" w:date="2026-03-07T20:48:00Z" w16du:dateUtc="2026-03-08T02:48:00Z">
        <w:r w:rsidR="007E006B">
          <w:rPr>
            <w:rFonts w:ascii="Times New Roman" w:hAnsi="Times New Roman" w:cs="Times New Roman"/>
          </w:rPr>
          <w:t xml:space="preserve">visible </w:t>
        </w:r>
      </w:ins>
      <w:ins w:id="1664" w:author="Benton, Deon" w:date="2026-02-26T16:19:00Z" w16du:dateUtc="2026-02-26T22:19:00Z">
        <w:r w:rsidR="00F70864">
          <w:rPr>
            <w:rFonts w:ascii="Times New Roman" w:hAnsi="Times New Roman" w:cs="Times New Roman"/>
          </w:rPr>
          <w:t xml:space="preserve">features and </w:t>
        </w:r>
      </w:ins>
      <w:ins w:id="1665" w:author="Benton, Deon" w:date="2026-03-07T19:07:00Z" w16du:dateUtc="2026-03-08T01:07:00Z">
        <w:r w:rsidR="009351F3">
          <w:rPr>
            <w:rFonts w:ascii="Times New Roman" w:hAnsi="Times New Roman" w:cs="Times New Roman"/>
          </w:rPr>
          <w:t>the k</w:t>
        </w:r>
      </w:ins>
      <w:ins w:id="1666" w:author="Benton, Deon" w:date="2026-03-07T19:08:00Z" w16du:dateUtc="2026-03-08T01:08:00Z">
        <w:r w:rsidR="009351F3">
          <w:rPr>
            <w:rFonts w:ascii="Times New Roman" w:hAnsi="Times New Roman" w:cs="Times New Roman"/>
          </w:rPr>
          <w:t>inematics of different actions</w:t>
        </w:r>
      </w:ins>
      <w:ins w:id="1667" w:author="Benton, Deon" w:date="2026-02-26T16:19:00Z" w16du:dateUtc="2026-02-26T22:19:00Z">
        <w:r w:rsidR="00F70864">
          <w:rPr>
            <w:rFonts w:ascii="Times New Roman" w:hAnsi="Times New Roman" w:cs="Times New Roman"/>
          </w:rPr>
          <w:t xml:space="preserve"> can explain infants’ looking patterns in</w:t>
        </w:r>
      </w:ins>
      <w:ins w:id="1668" w:author="Benton, Deon" w:date="2026-02-26T16:30:00Z" w16du:dateUtc="2026-02-26T22:30:00Z">
        <w:r w:rsidR="003000D0">
          <w:rPr>
            <w:rFonts w:ascii="Times New Roman" w:hAnsi="Times New Roman" w:cs="Times New Roman"/>
          </w:rPr>
          <w:t xml:space="preserve"> </w:t>
        </w:r>
      </w:ins>
      <w:ins w:id="1669" w:author="Benton, Deon" w:date="2026-03-07T20:46:00Z" w16du:dateUtc="2026-03-08T02:46:00Z">
        <w:r>
          <w:rPr>
            <w:rFonts w:ascii="Times New Roman" w:hAnsi="Times New Roman" w:cs="Times New Roman"/>
          </w:rPr>
          <w:t>studies assessing their putative action understanding</w:t>
        </w:r>
      </w:ins>
      <w:ins w:id="1670" w:author="Benton, Deon" w:date="2026-03-07T20:20:00Z" w16du:dateUtc="2026-03-08T02:20:00Z">
        <w:r w:rsidR="00BA0306">
          <w:rPr>
            <w:rFonts w:ascii="Times New Roman" w:hAnsi="Times New Roman" w:cs="Times New Roman"/>
          </w:rPr>
          <w:t xml:space="preserve">, </w:t>
        </w:r>
      </w:ins>
      <w:ins w:id="1671" w:author="Benton, Deon" w:date="2026-03-07T19:03:00Z" w16du:dateUtc="2026-03-08T01:03:00Z">
        <w:r w:rsidR="00481F13">
          <w:rPr>
            <w:rFonts w:ascii="Times New Roman" w:hAnsi="Times New Roman" w:cs="Times New Roman"/>
          </w:rPr>
          <w:t>no attempt was made</w:t>
        </w:r>
      </w:ins>
      <w:ins w:id="1672" w:author="Benton, Deon" w:date="2026-03-07T20:48:00Z" w16du:dateUtc="2026-03-08T02:48:00Z">
        <w:r w:rsidR="007E006B">
          <w:rPr>
            <w:rFonts w:ascii="Times New Roman" w:hAnsi="Times New Roman" w:cs="Times New Roman"/>
          </w:rPr>
          <w:t xml:space="preserve"> here</w:t>
        </w:r>
      </w:ins>
      <w:ins w:id="1673" w:author="Benton, Deon" w:date="2026-03-07T19:03:00Z" w16du:dateUtc="2026-03-08T01:03:00Z">
        <w:r w:rsidR="00481F13">
          <w:rPr>
            <w:rFonts w:ascii="Times New Roman" w:hAnsi="Times New Roman" w:cs="Times New Roman"/>
          </w:rPr>
          <w:t xml:space="preserve"> to model</w:t>
        </w:r>
      </w:ins>
      <w:ins w:id="1674" w:author="Benton, Deon" w:date="2026-02-26T16:21:00Z" w16du:dateUtc="2026-02-26T22:21:00Z">
        <w:r w:rsidR="00FB1CF6">
          <w:rPr>
            <w:rFonts w:ascii="Times New Roman" w:hAnsi="Times New Roman" w:cs="Times New Roman"/>
          </w:rPr>
          <w:t xml:space="preserve"> specific </w:t>
        </w:r>
      </w:ins>
      <w:ins w:id="1675" w:author="Benton, Deon" w:date="2026-03-07T19:04:00Z" w16du:dateUtc="2026-03-08T01:04:00Z">
        <w:r w:rsidR="00481F13">
          <w:rPr>
            <w:rFonts w:ascii="Times New Roman" w:hAnsi="Times New Roman" w:cs="Times New Roman"/>
          </w:rPr>
          <w:t xml:space="preserve">surface </w:t>
        </w:r>
      </w:ins>
      <w:ins w:id="1676" w:author="Benton, Deon" w:date="2026-02-26T16:21:00Z" w16du:dateUtc="2026-02-26T22:21:00Z">
        <w:r w:rsidR="00FB1CF6">
          <w:rPr>
            <w:rFonts w:ascii="Times New Roman" w:hAnsi="Times New Roman" w:cs="Times New Roman"/>
          </w:rPr>
          <w:t>features</w:t>
        </w:r>
      </w:ins>
      <w:ins w:id="1677" w:author="Benton, Deon" w:date="2026-02-26T16:22:00Z" w16du:dateUtc="2026-02-26T22:22:00Z">
        <w:r w:rsidR="00FB1CF6">
          <w:rPr>
            <w:rFonts w:ascii="Times New Roman" w:hAnsi="Times New Roman" w:cs="Times New Roman"/>
          </w:rPr>
          <w:t>.</w:t>
        </w:r>
      </w:ins>
      <w:ins w:id="1678" w:author="Benton, Deon" w:date="2026-02-26T16:23:00Z" w16du:dateUtc="2026-02-26T22:23:00Z">
        <w:r w:rsidR="0097153C">
          <w:rPr>
            <w:rFonts w:ascii="Times New Roman" w:hAnsi="Times New Roman" w:cs="Times New Roman"/>
          </w:rPr>
          <w:t xml:space="preserve"> Instead, </w:t>
        </w:r>
      </w:ins>
      <w:ins w:id="1679" w:author="Benton, Deon" w:date="2026-03-07T20:15:00Z" w16du:dateUtc="2026-03-08T02:15:00Z">
        <w:r w:rsidR="00BA0306">
          <w:rPr>
            <w:rFonts w:ascii="Times New Roman" w:hAnsi="Times New Roman" w:cs="Times New Roman"/>
          </w:rPr>
          <w:t>the first and second units</w:t>
        </w:r>
      </w:ins>
      <w:ins w:id="1680" w:author="Benton, Deon" w:date="2026-03-07T19:31:00Z" w16du:dateUtc="2026-03-08T01:31:00Z">
        <w:r w:rsidR="007636E8">
          <w:rPr>
            <w:rFonts w:ascii="Times New Roman" w:hAnsi="Times New Roman" w:cs="Times New Roman"/>
          </w:rPr>
          <w:t xml:space="preserve"> in </w:t>
        </w:r>
      </w:ins>
      <w:ins w:id="1681" w:author="Benton, Deon" w:date="2026-03-07T20:46:00Z" w16du:dateUtc="2026-03-08T02:46:00Z">
        <w:r w:rsidR="007E006B">
          <w:rPr>
            <w:rFonts w:ascii="Times New Roman" w:hAnsi="Times New Roman" w:cs="Times New Roman"/>
          </w:rPr>
          <w:t>the Surface Property Left and Surface Property Right groups</w:t>
        </w:r>
      </w:ins>
      <w:ins w:id="1682" w:author="Benton, Deon" w:date="2026-03-07T19:31:00Z" w16du:dateUtc="2026-03-08T01:31:00Z">
        <w:r w:rsidR="007636E8">
          <w:rPr>
            <w:rFonts w:ascii="Times New Roman" w:hAnsi="Times New Roman" w:cs="Times New Roman"/>
          </w:rPr>
          <w:t xml:space="preserve"> </w:t>
        </w:r>
      </w:ins>
      <w:ins w:id="1683" w:author="Benton, Deon" w:date="2026-02-26T16:23:00Z" w16du:dateUtc="2026-02-26T22:23:00Z">
        <w:r w:rsidR="0097153C">
          <w:rPr>
            <w:rFonts w:ascii="Times New Roman" w:hAnsi="Times New Roman" w:cs="Times New Roman"/>
          </w:rPr>
          <w:t>served</w:t>
        </w:r>
      </w:ins>
      <w:ins w:id="1684" w:author="Benton, Deon" w:date="2026-03-07T20:16:00Z" w16du:dateUtc="2026-03-08T02:16:00Z">
        <w:r w:rsidR="00BA0306">
          <w:rPr>
            <w:rFonts w:ascii="Times New Roman" w:hAnsi="Times New Roman" w:cs="Times New Roman"/>
          </w:rPr>
          <w:t>, respectively,</w:t>
        </w:r>
      </w:ins>
      <w:ins w:id="1685" w:author="Benton, Deon" w:date="2026-02-26T16:23:00Z" w16du:dateUtc="2026-02-26T22:23:00Z">
        <w:r w:rsidR="0097153C">
          <w:rPr>
            <w:rFonts w:ascii="Times New Roman" w:hAnsi="Times New Roman" w:cs="Times New Roman"/>
          </w:rPr>
          <w:t xml:space="preserve"> as</w:t>
        </w:r>
      </w:ins>
      <w:ins w:id="1686" w:author="Benton, Deon" w:date="2026-03-07T19:31:00Z" w16du:dateUtc="2026-03-08T01:31:00Z">
        <w:r w:rsidR="007636E8">
          <w:rPr>
            <w:rFonts w:ascii="Times New Roman" w:hAnsi="Times New Roman" w:cs="Times New Roman"/>
          </w:rPr>
          <w:t xml:space="preserve"> plac</w:t>
        </w:r>
      </w:ins>
      <w:ins w:id="1687" w:author="Benton, Deon" w:date="2026-03-07T19:32:00Z" w16du:dateUtc="2026-03-08T01:32:00Z">
        <w:r w:rsidR="007636E8">
          <w:rPr>
            <w:rFonts w:ascii="Times New Roman" w:hAnsi="Times New Roman" w:cs="Times New Roman"/>
          </w:rPr>
          <w:t>eholder</w:t>
        </w:r>
      </w:ins>
      <w:ins w:id="1688" w:author="Benton, Deon" w:date="2026-03-07T20:15:00Z" w16du:dateUtc="2026-03-08T02:15:00Z">
        <w:r w:rsidR="00BA0306">
          <w:rPr>
            <w:rFonts w:ascii="Times New Roman" w:hAnsi="Times New Roman" w:cs="Times New Roman"/>
          </w:rPr>
          <w:t>s</w:t>
        </w:r>
      </w:ins>
      <w:ins w:id="1689" w:author="Benton, Deon" w:date="2026-03-07T19:29:00Z" w16du:dateUtc="2026-03-08T01:29:00Z">
        <w:r w:rsidR="007636E8">
          <w:rPr>
            <w:rFonts w:ascii="Times New Roman" w:hAnsi="Times New Roman" w:cs="Times New Roman"/>
          </w:rPr>
          <w:t xml:space="preserve"> for the surface features</w:t>
        </w:r>
      </w:ins>
      <w:ins w:id="1690" w:author="Benton, Deon" w:date="2026-03-07T20:16:00Z" w16du:dateUtc="2026-03-08T02:16:00Z">
        <w:r w:rsidR="00BA0306">
          <w:rPr>
            <w:rFonts w:ascii="Times New Roman" w:hAnsi="Times New Roman" w:cs="Times New Roman"/>
          </w:rPr>
          <w:t xml:space="preserve"> possessed by animate entities </w:t>
        </w:r>
      </w:ins>
      <w:ins w:id="1691"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692" w:author="Benton, Deon" w:date="2026-03-07T20:16:00Z" w16du:dateUtc="2026-03-08T02:16:00Z">
        <w:r w:rsidR="00BA0306">
          <w:rPr>
            <w:rFonts w:ascii="Times New Roman" w:hAnsi="Times New Roman" w:cs="Times New Roman"/>
          </w:rPr>
          <w:t>and inanimate objects</w:t>
        </w:r>
      </w:ins>
      <w:ins w:id="1693" w:author="Benton, Deon" w:date="2026-03-07T20:17:00Z" w16du:dateUtc="2026-03-08T02:17:00Z">
        <w:r w:rsidR="00BA0306">
          <w:rPr>
            <w:rFonts w:ascii="Times New Roman" w:hAnsi="Times New Roman" w:cs="Times New Roman"/>
          </w:rPr>
          <w:t xml:space="preserve"> (e.g., rigidity and compactness)</w:t>
        </w:r>
      </w:ins>
      <w:ins w:id="1694" w:author="Benton, Deon" w:date="2026-03-07T20:52:00Z" w16du:dateUtc="2026-03-08T02:52:00Z">
        <w:r w:rsidR="007E006B">
          <w:rPr>
            <w:rFonts w:ascii="Times New Roman" w:hAnsi="Times New Roman" w:cs="Times New Roman"/>
          </w:rPr>
          <w:t xml:space="preserve">; </w:t>
        </w:r>
      </w:ins>
      <w:ins w:id="1695" w:author="Benton, Deon" w:date="2026-03-07T20:51:00Z" w16du:dateUtc="2026-03-08T02:51:00Z">
        <w:r w:rsidR="007E006B">
          <w:rPr>
            <w:rFonts w:ascii="Times New Roman" w:hAnsi="Times New Roman" w:cs="Times New Roman"/>
          </w:rPr>
          <w:t xml:space="preserve">these units did not serve as placeholders </w:t>
        </w:r>
      </w:ins>
      <w:ins w:id="1696" w:author="Benton, Deon" w:date="2026-03-07T20:52:00Z" w16du:dateUtc="2026-03-08T02:52:00Z">
        <w:r w:rsidR="007E006B">
          <w:rPr>
            <w:rFonts w:ascii="Times New Roman" w:hAnsi="Times New Roman" w:cs="Times New Roman"/>
          </w:rPr>
          <w:t xml:space="preserve">for </w:t>
        </w:r>
      </w:ins>
      <w:ins w:id="1697" w:author="Benton, Deon" w:date="2026-03-07T20:51:00Z" w16du:dateUtc="2026-03-08T02:51:00Z">
        <w:r w:rsidR="007E006B">
          <w:rPr>
            <w:rFonts w:ascii="Times New Roman" w:hAnsi="Times New Roman" w:cs="Times New Roman"/>
          </w:rPr>
          <w:t>the categories themselves</w:t>
        </w:r>
      </w:ins>
      <w:ins w:id="1698" w:author="Benton, Deon" w:date="2026-03-07T20:17:00Z" w16du:dateUtc="2026-03-08T02:17:00Z">
        <w:r w:rsidR="00BA0306">
          <w:rPr>
            <w:rFonts w:ascii="Times New Roman" w:hAnsi="Times New Roman" w:cs="Times New Roman"/>
          </w:rPr>
          <w:t>.</w:t>
        </w:r>
      </w:ins>
      <w:ins w:id="1699" w:author="Benton, Deon" w:date="2026-03-07T20:49:00Z" w16du:dateUtc="2026-03-08T02:49:00Z">
        <w:r w:rsidR="007E006B">
          <w:rPr>
            <w:rFonts w:ascii="Times New Roman" w:hAnsi="Times New Roman" w:cs="Times New Roman"/>
          </w:rPr>
          <w:t xml:space="preserve"> </w:t>
        </w:r>
      </w:ins>
      <w:ins w:id="1700" w:author="Benton, Deon" w:date="2026-03-07T20:20:00Z" w16du:dateUtc="2026-03-08T02:20:00Z">
        <w:r w:rsidR="00BA0306">
          <w:rPr>
            <w:rFonts w:ascii="Times New Roman" w:hAnsi="Times New Roman" w:cs="Times New Roman"/>
          </w:rPr>
          <w:t>A chief advantage of</w:t>
        </w:r>
      </w:ins>
      <w:ins w:id="1701" w:author="Benton, Deon" w:date="2026-03-07T19:27:00Z" w16du:dateUtc="2026-03-08T01:27:00Z">
        <w:r w:rsidR="007636E8">
          <w:rPr>
            <w:rFonts w:ascii="Times New Roman" w:hAnsi="Times New Roman" w:cs="Times New Roman"/>
          </w:rPr>
          <w:t xml:space="preserve"> not modeling specific surface features </w:t>
        </w:r>
      </w:ins>
      <w:ins w:id="1702" w:author="Benton, Deon" w:date="2026-02-26T16:32:00Z" w16du:dateUtc="2026-02-26T22:32:00Z">
        <w:r w:rsidR="00733C83">
          <w:rPr>
            <w:rFonts w:ascii="Times New Roman" w:hAnsi="Times New Roman" w:cs="Times New Roman"/>
          </w:rPr>
          <w:t xml:space="preserve">is that it </w:t>
        </w:r>
      </w:ins>
      <w:ins w:id="1703" w:author="Benton, Deon" w:date="2026-03-07T20:20:00Z" w16du:dateUtc="2026-03-08T02:20:00Z">
        <w:r w:rsidR="00BA0306">
          <w:rPr>
            <w:rFonts w:ascii="Times New Roman" w:hAnsi="Times New Roman" w:cs="Times New Roman"/>
          </w:rPr>
          <w:t xml:space="preserve">eschewed the need to </w:t>
        </w:r>
      </w:ins>
      <w:ins w:id="1704" w:author="Benton, Deon" w:date="2026-02-26T16:24:00Z" w16du:dateUtc="2026-02-26T22:24:00Z">
        <w:r w:rsidR="002D6839">
          <w:rPr>
            <w:rFonts w:ascii="Times New Roman" w:hAnsi="Times New Roman" w:cs="Times New Roman"/>
          </w:rPr>
          <w:t xml:space="preserve">commit to any </w:t>
        </w:r>
      </w:ins>
      <w:ins w:id="1705" w:author="Benton, Deon" w:date="2026-02-26T16:25:00Z" w16du:dateUtc="2026-02-26T22:25:00Z">
        <w:r w:rsidR="002D6839">
          <w:rPr>
            <w:rFonts w:ascii="Times New Roman" w:hAnsi="Times New Roman" w:cs="Times New Roman"/>
          </w:rPr>
          <w:t>specific</w:t>
        </w:r>
      </w:ins>
      <w:ins w:id="1706" w:author="Benton, Deon" w:date="2026-02-26T16:24:00Z" w16du:dateUtc="2026-02-26T22:24:00Z">
        <w:r w:rsidR="002D6839">
          <w:rPr>
            <w:rFonts w:ascii="Times New Roman" w:hAnsi="Times New Roman" w:cs="Times New Roman"/>
          </w:rPr>
          <w:t xml:space="preserve"> feature</w:t>
        </w:r>
      </w:ins>
      <w:ins w:id="1707" w:author="Benton, Deon" w:date="2026-03-07T20:21:00Z" w16du:dateUtc="2026-03-08T02:21:00Z">
        <w:r w:rsidR="00BA0306">
          <w:rPr>
            <w:rFonts w:ascii="Times New Roman" w:hAnsi="Times New Roman" w:cs="Times New Roman"/>
          </w:rPr>
          <w:t xml:space="preserve">. </w:t>
        </w:r>
      </w:ins>
      <w:ins w:id="1708" w:author="Benton, Deon" w:date="2026-03-07T20:36:00Z" w16du:dateUtc="2026-03-08T02:36:00Z">
        <w:r w:rsidR="003770EC">
          <w:rPr>
            <w:rFonts w:ascii="Times New Roman" w:hAnsi="Times New Roman" w:cs="Times New Roman"/>
          </w:rPr>
          <w:t>Such a commitment would also be premature given that</w:t>
        </w:r>
      </w:ins>
      <w:ins w:id="1709" w:author="Benton, Deon" w:date="2026-03-07T20:37:00Z" w16du:dateUtc="2026-03-08T02:37:00Z">
        <w:r w:rsidR="003770EC">
          <w:rPr>
            <w:rFonts w:ascii="Times New Roman" w:hAnsi="Times New Roman" w:cs="Times New Roman"/>
          </w:rPr>
          <w:t xml:space="preserve"> it would first</w:t>
        </w:r>
      </w:ins>
      <w:ins w:id="1710" w:author="Benton, Deon" w:date="2026-03-07T20:32:00Z" w16du:dateUtc="2026-03-08T02:32:00Z">
        <w:r w:rsidR="0049328D">
          <w:rPr>
            <w:rFonts w:ascii="Times New Roman" w:hAnsi="Times New Roman" w:cs="Times New Roman"/>
          </w:rPr>
          <w:t xml:space="preserve"> need to be </w:t>
        </w:r>
      </w:ins>
      <w:ins w:id="1711" w:author="Benton, Deon" w:date="2026-03-07T20:33:00Z" w16du:dateUtc="2026-03-08T02:33:00Z">
        <w:r w:rsidR="0049328D">
          <w:rPr>
            <w:rFonts w:ascii="Times New Roman" w:hAnsi="Times New Roman" w:cs="Times New Roman"/>
          </w:rPr>
          <w:t xml:space="preserve">determined which </w:t>
        </w:r>
      </w:ins>
      <w:ins w:id="1712" w:author="Benton, Deon" w:date="2026-03-07T20:35:00Z" w16du:dateUtc="2026-03-08T02:35:00Z">
        <w:r w:rsidR="003770EC">
          <w:rPr>
            <w:rFonts w:ascii="Times New Roman" w:hAnsi="Times New Roman" w:cs="Times New Roman"/>
          </w:rPr>
          <w:t>surface features infants attend to in action understanding studies</w:t>
        </w:r>
      </w:ins>
      <w:ins w:id="1713" w:author="Benton, Deon" w:date="2026-03-07T20:38:00Z" w16du:dateUtc="2026-03-08T02:38:00Z">
        <w:r w:rsidR="003770EC">
          <w:rPr>
            <w:rFonts w:ascii="Times New Roman" w:hAnsi="Times New Roman" w:cs="Times New Roman"/>
          </w:rPr>
          <w:t>.</w:t>
        </w:r>
      </w:ins>
      <w:ins w:id="1714" w:author="Benton, Deon" w:date="2026-03-07T20:42:00Z" w16du:dateUtc="2026-03-08T02:42:00Z">
        <w:r w:rsidR="003770EC">
          <w:rPr>
            <w:rFonts w:ascii="Times New Roman" w:hAnsi="Times New Roman" w:cs="Times New Roman"/>
          </w:rPr>
          <w:t xml:space="preserve"> Th</w:t>
        </w:r>
      </w:ins>
      <w:ins w:id="1715" w:author="Benton, Deon" w:date="2026-03-07T20:43:00Z" w16du:dateUtc="2026-03-08T02:43:00Z">
        <w:r w:rsidR="003770EC">
          <w:rPr>
            <w:rFonts w:ascii="Times New Roman" w:hAnsi="Times New Roman" w:cs="Times New Roman"/>
          </w:rPr>
          <w:t xml:space="preserve">e reason </w:t>
        </w:r>
      </w:ins>
      <w:ins w:id="1716" w:author="Benton, Deon" w:date="2026-03-07T20:53:00Z" w16du:dateUtc="2026-03-08T02:53:00Z">
        <w:r w:rsidR="007E006B">
          <w:rPr>
            <w:rFonts w:ascii="Times New Roman" w:hAnsi="Times New Roman" w:cs="Times New Roman"/>
          </w:rPr>
          <w:t>such evidence is lacking is</w:t>
        </w:r>
      </w:ins>
      <w:ins w:id="1717" w:author="Benton, Deon" w:date="2026-03-07T20:43:00Z" w16du:dateUtc="2026-03-08T02:43:00Z">
        <w:r w:rsidR="003770EC">
          <w:rPr>
            <w:rFonts w:ascii="Times New Roman" w:hAnsi="Times New Roman" w:cs="Times New Roman"/>
          </w:rPr>
          <w:t xml:space="preserve"> that</w:t>
        </w:r>
      </w:ins>
      <w:ins w:id="1718" w:author="Benton, Deon" w:date="2026-03-07T20:54:00Z" w16du:dateUtc="2026-03-08T02:54:00Z">
        <w:r w:rsidR="007E006B">
          <w:rPr>
            <w:rFonts w:ascii="Times New Roman" w:hAnsi="Times New Roman" w:cs="Times New Roman"/>
          </w:rPr>
          <w:t xml:space="preserve"> existing accounts have interpreted</w:t>
        </w:r>
      </w:ins>
      <w:ins w:id="1719" w:author="Benton, Deon" w:date="2026-03-07T20:38:00Z" w16du:dateUtc="2026-03-08T02:38:00Z">
        <w:r w:rsidR="003770EC">
          <w:rPr>
            <w:rFonts w:ascii="Times New Roman" w:hAnsi="Times New Roman" w:cs="Times New Roman"/>
          </w:rPr>
          <w:t xml:space="preserve"> infants’ looking </w:t>
        </w:r>
      </w:ins>
      <w:ins w:id="1720" w:author="Benton, Deon" w:date="2026-03-07T20:42:00Z" w16du:dateUtc="2026-03-08T02:42:00Z">
        <w:r w:rsidR="003770EC">
          <w:rPr>
            <w:rFonts w:ascii="Times New Roman" w:hAnsi="Times New Roman" w:cs="Times New Roman"/>
          </w:rPr>
          <w:t>behaviors</w:t>
        </w:r>
      </w:ins>
      <w:ins w:id="1721" w:author="Benton, Deon" w:date="2026-03-07T20:38:00Z" w16du:dateUtc="2026-03-08T02:38:00Z">
        <w:r w:rsidR="003770EC">
          <w:rPr>
            <w:rFonts w:ascii="Times New Roman" w:hAnsi="Times New Roman" w:cs="Times New Roman"/>
          </w:rPr>
          <w:t xml:space="preserve"> in studies on this topic as arising from </w:t>
        </w:r>
      </w:ins>
      <w:ins w:id="1722" w:author="Benton, Deon" w:date="2026-03-07T20:39:00Z" w16du:dateUtc="2026-03-08T02:39:00Z">
        <w:r w:rsidR="003770EC">
          <w:rPr>
            <w:rFonts w:ascii="Times New Roman" w:hAnsi="Times New Roman" w:cs="Times New Roman"/>
          </w:rPr>
          <w:t>abstract</w:t>
        </w:r>
      </w:ins>
      <w:ins w:id="1723" w:author="Benton, Deon" w:date="2026-03-07T20:38:00Z" w16du:dateUtc="2026-03-08T02:38:00Z">
        <w:r w:rsidR="003770EC">
          <w:rPr>
            <w:rFonts w:ascii="Times New Roman" w:hAnsi="Times New Roman" w:cs="Times New Roman"/>
          </w:rPr>
          <w:t>, conceptual</w:t>
        </w:r>
      </w:ins>
      <w:ins w:id="1724" w:author="Benton, Deon" w:date="2026-03-07T20:39:00Z" w16du:dateUtc="2026-03-08T02:39:00Z">
        <w:r w:rsidR="003770EC">
          <w:rPr>
            <w:rFonts w:ascii="Times New Roman" w:hAnsi="Times New Roman" w:cs="Times New Roman"/>
          </w:rPr>
          <w:t>ly rich notions of acti</w:t>
        </w:r>
      </w:ins>
      <w:ins w:id="1725" w:author="Benton, Deon" w:date="2026-03-07T20:54:00Z" w16du:dateUtc="2026-03-08T02:54:00Z">
        <w:r w:rsidR="007E006B">
          <w:rPr>
            <w:rFonts w:ascii="Times New Roman" w:hAnsi="Times New Roman" w:cs="Times New Roman"/>
          </w:rPr>
          <w:t>on rather than from associations formed</w:t>
        </w:r>
      </w:ins>
      <w:ins w:id="1726" w:author="Benton, Deon" w:date="2026-03-07T20:55:00Z" w16du:dateUtc="2026-03-08T02:55:00Z">
        <w:r w:rsidR="007E006B">
          <w:rPr>
            <w:rFonts w:ascii="Times New Roman" w:hAnsi="Times New Roman" w:cs="Times New Roman"/>
          </w:rPr>
          <w:t xml:space="preserve"> over semantically neutral, visible, surface features.</w:t>
        </w:r>
      </w:ins>
      <w:ins w:id="1727"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728" w:author="Benton, Deon" w:date="2026-03-07T20:58:00Z" w16du:dateUtc="2026-03-08T02:58:00Z">
        <w:r>
          <w:rPr>
            <w:rFonts w:ascii="Times New Roman" w:hAnsi="Times New Roman" w:cs="Times New Roman"/>
          </w:rPr>
          <w:t>Horizontal Posit</w:t>
        </w:r>
      </w:ins>
      <w:ins w:id="1729" w:author="Benton, Deon" w:date="2026-03-07T21:00:00Z" w16du:dateUtc="2026-03-08T03:00:00Z">
        <w:r>
          <w:rPr>
            <w:rFonts w:ascii="Times New Roman" w:hAnsi="Times New Roman" w:cs="Times New Roman"/>
          </w:rPr>
          <w:t>i</w:t>
        </w:r>
      </w:ins>
      <w:ins w:id="1730" w:author="Benton, Deon" w:date="2026-03-07T20:58:00Z" w16du:dateUtc="2026-03-08T02:58:00Z">
        <w:r>
          <w:rPr>
            <w:rFonts w:ascii="Times New Roman" w:hAnsi="Times New Roman" w:cs="Times New Roman"/>
          </w:rPr>
          <w:t>on</w:t>
        </w:r>
      </w:ins>
      <w:ins w:id="1731" w:author="Benton, Deon" w:date="2026-03-07T21:00:00Z" w16du:dateUtc="2026-03-08T03:00:00Z">
        <w:r>
          <w:rPr>
            <w:rFonts w:ascii="Times New Roman" w:hAnsi="Times New Roman" w:cs="Times New Roman"/>
          </w:rPr>
          <w:t xml:space="preserve"> </w:t>
        </w:r>
      </w:ins>
      <w:ins w:id="1732" w:author="Benton, Deon" w:date="2026-03-07T20:58:00Z" w16du:dateUtc="2026-03-08T02:58:00Z">
        <w:r>
          <w:rPr>
            <w:rFonts w:ascii="Times New Roman" w:hAnsi="Times New Roman" w:cs="Times New Roman"/>
          </w:rPr>
          <w:t>w</w:t>
        </w:r>
      </w:ins>
      <w:ins w:id="1733" w:author="Benton, Deon" w:date="2026-03-07T20:59:00Z" w16du:dateUtc="2026-03-08T02:59:00Z">
        <w:r>
          <w:rPr>
            <w:rFonts w:ascii="Times New Roman" w:hAnsi="Times New Roman" w:cs="Times New Roman"/>
          </w:rPr>
          <w:t>a</w:t>
        </w:r>
      </w:ins>
      <w:ins w:id="1734"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735" w:author="Benton, Deon" w:date="2026-03-07T20:59:00Z" w16du:dateUtc="2026-03-08T02:59:00Z">
        <w:r>
          <w:rPr>
            <w:rFonts w:ascii="Times New Roman" w:hAnsi="Times New Roman" w:cs="Times New Roman"/>
          </w:rPr>
          <w:t>.</w:t>
        </w:r>
      </w:ins>
      <w:ins w:id="1736"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737"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738" w:author="Benton, Deon" w:date="2026-02-27T13:09:00Z" w16du:dateUtc="2026-02-27T19:09:00Z">
        <w:r w:rsidR="00CF4781">
          <w:rPr>
            <w:rFonts w:ascii="Times New Roman" w:eastAsia="Times New Roman" w:hAnsi="Times New Roman" w:cs="Times New Roman"/>
          </w:rPr>
          <w:t>group that captured the</w:t>
        </w:r>
      </w:ins>
      <w:ins w:id="1739" w:author="Benton, Deon" w:date="2026-03-07T21:00:00Z" w16du:dateUtc="2026-03-08T03:00:00Z">
        <w:r>
          <w:rPr>
            <w:rFonts w:ascii="Times New Roman" w:eastAsia="Times New Roman" w:hAnsi="Times New Roman" w:cs="Times New Roman"/>
          </w:rPr>
          <w:t xml:space="preserve"> horizontal</w:t>
        </w:r>
      </w:ins>
      <w:ins w:id="1740"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741" w:author="Benton, Deon" w:date="2026-02-27T13:10:00Z" w16du:dateUtc="2026-02-27T19:10:00Z">
        <w:r w:rsidR="005E2925">
          <w:rPr>
            <w:rFonts w:ascii="Times New Roman" w:eastAsia="Times New Roman" w:hAnsi="Times New Roman" w:cs="Times New Roman"/>
          </w:rPr>
          <w:t xml:space="preserve">proach, </w:t>
        </w:r>
      </w:ins>
      <w:ins w:id="1742" w:author="Benton, Deon" w:date="2026-02-27T13:09:00Z" w16du:dateUtc="2026-02-27T19:09:00Z">
        <w:r w:rsidR="005E2925">
          <w:rPr>
            <w:rFonts w:ascii="Times New Roman" w:eastAsia="Times New Roman" w:hAnsi="Times New Roman" w:cs="Times New Roman"/>
          </w:rPr>
          <w:t xml:space="preserve">see </w:t>
        </w:r>
      </w:ins>
      <w:ins w:id="1743" w:author="Benton, Deon" w:date="2026-03-07T20:59:00Z" w16du:dateUtc="2026-03-08T02:59:00Z">
        <w:r>
          <w:rPr>
            <w:rFonts w:ascii="Times New Roman" w:eastAsia="Times New Roman" w:hAnsi="Times New Roman" w:cs="Times New Roman"/>
          </w:rPr>
          <w:t xml:space="preserve">Benton, 2024 and </w:t>
        </w:r>
      </w:ins>
      <w:ins w:id="1744"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745"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746" w:author="Benton, Deon" w:date="2026-03-07T21:00:00Z" w16du:dateUtc="2026-03-08T03:00:00Z">
        <w:r>
          <w:rPr>
            <w:rFonts w:ascii="Times New Roman" w:eastAsia="Times New Roman" w:hAnsi="Times New Roman" w:cs="Times New Roman"/>
          </w:rPr>
          <w:t>th</w:t>
        </w:r>
      </w:ins>
      <w:ins w:id="1747"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748"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749" w:author="Benton, Deon" w:date="2026-03-07T21:01:00Z" w16du:dateUtc="2026-03-08T03:01:00Z">
        <w:r>
          <w:rPr>
            <w:rFonts w:ascii="Times New Roman" w:eastAsia="Times New Roman" w:hAnsi="Times New Roman" w:cs="Times New Roman"/>
          </w:rPr>
          <w:t xml:space="preserve">is </w:t>
        </w:r>
      </w:ins>
      <w:ins w:id="1750"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751"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752"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753"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754"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755"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756"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757"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758"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759" w:author="Benton, Deon" w:date="2026-02-27T13:41:00Z" w16du:dateUtc="2026-02-27T19:41:00Z">
        <w:r w:rsidR="00773EE1">
          <w:rPr>
            <w:rFonts w:ascii="Times New Roman" w:hAnsi="Times New Roman" w:cs="Times New Roman"/>
          </w:rPr>
          <w:t xml:space="preserve">Separating these </w:t>
        </w:r>
      </w:ins>
      <w:ins w:id="1760" w:author="Benton, Deon" w:date="2026-02-27T13:39:00Z" w16du:dateUtc="2026-02-27T19:39:00Z">
        <w:r w:rsidR="00DD510D">
          <w:rPr>
            <w:rFonts w:ascii="Times New Roman" w:hAnsi="Times New Roman" w:cs="Times New Roman"/>
          </w:rPr>
          <w:t>two aspects of motion—that is, hori</w:t>
        </w:r>
      </w:ins>
      <w:ins w:id="1761" w:author="Benton, Deon" w:date="2026-02-27T13:40:00Z" w16du:dateUtc="2026-02-27T19:40:00Z">
        <w:r w:rsidR="00DD510D">
          <w:rPr>
            <w:rFonts w:ascii="Times New Roman" w:hAnsi="Times New Roman" w:cs="Times New Roman"/>
          </w:rPr>
          <w:t>zontal translation from curvature—</w:t>
        </w:r>
      </w:ins>
      <w:ins w:id="1762" w:author="Benton, Deon" w:date="2026-02-27T13:42:00Z" w16du:dateUtc="2026-02-27T19:42:00Z">
        <w:r w:rsidR="00773EE1">
          <w:rPr>
            <w:rFonts w:ascii="Times New Roman" w:hAnsi="Times New Roman" w:cs="Times New Roman"/>
          </w:rPr>
          <w:t>in this way enabled</w:t>
        </w:r>
      </w:ins>
      <w:ins w:id="1763" w:author="Benton, Deon" w:date="2026-02-27T13:41:00Z" w16du:dateUtc="2026-02-27T19:41:00Z">
        <w:r w:rsidR="00773EE1">
          <w:rPr>
            <w:rFonts w:ascii="Times New Roman" w:hAnsi="Times New Roman" w:cs="Times New Roman"/>
          </w:rPr>
          <w:t xml:space="preserve"> </w:t>
        </w:r>
      </w:ins>
      <w:ins w:id="1764" w:author="Benton, Deon" w:date="2026-02-27T13:42:00Z" w16du:dateUtc="2026-02-27T19:42:00Z">
        <w:r w:rsidR="00773EE1">
          <w:rPr>
            <w:rFonts w:ascii="Times New Roman" w:hAnsi="Times New Roman" w:cs="Times New Roman"/>
          </w:rPr>
          <w:t>the</w:t>
        </w:r>
      </w:ins>
      <w:ins w:id="1765" w:author="Benton, Deon" w:date="2026-02-27T13:40:00Z" w16du:dateUtc="2026-02-27T19:40:00Z">
        <w:r w:rsidR="00773EE1">
          <w:rPr>
            <w:rFonts w:ascii="Times New Roman" w:hAnsi="Times New Roman" w:cs="Times New Roman"/>
          </w:rPr>
          <w:t xml:space="preserve"> model to represent </w:t>
        </w:r>
      </w:ins>
      <w:ins w:id="1766" w:author="Benton, Deon" w:date="2026-02-27T13:43:00Z" w16du:dateUtc="2026-02-27T19:43:00Z">
        <w:r w:rsidR="008E11CA">
          <w:rPr>
            <w:rFonts w:ascii="Times New Roman" w:hAnsi="Times New Roman" w:cs="Times New Roman"/>
          </w:rPr>
          <w:t>heading direction</w:t>
        </w:r>
      </w:ins>
      <w:ins w:id="1767" w:author="Benton, Deon" w:date="2026-02-27T13:41:00Z" w16du:dateUtc="2026-02-27T19:41:00Z">
        <w:r w:rsidR="00773EE1">
          <w:rPr>
            <w:rFonts w:ascii="Times New Roman" w:hAnsi="Times New Roman" w:cs="Times New Roman"/>
          </w:rPr>
          <w:t xml:space="preserve"> independently from </w:t>
        </w:r>
      </w:ins>
      <w:ins w:id="1768" w:author="Benton, Deon" w:date="2026-02-27T13:44:00Z" w16du:dateUtc="2026-02-27T19:44:00Z">
        <w:r w:rsidR="008E11CA">
          <w:rPr>
            <w:rFonts w:ascii="Times New Roman" w:hAnsi="Times New Roman" w:cs="Times New Roman"/>
          </w:rPr>
          <w:t xml:space="preserve">its </w:t>
        </w:r>
      </w:ins>
      <w:ins w:id="1769" w:author="Benton, Deon" w:date="2026-02-27T13:41:00Z" w16du:dateUtc="2026-02-27T19:41:00Z">
        <w:r w:rsidR="00773EE1">
          <w:rPr>
            <w:rFonts w:ascii="Times New Roman" w:hAnsi="Times New Roman" w:cs="Times New Roman"/>
          </w:rPr>
          <w:t>geometry</w:t>
        </w:r>
      </w:ins>
      <w:ins w:id="1770"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771"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772"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773"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774"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775"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776"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777"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778"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779" w:author="Benton, Deon" w:date="2026-02-27T13:54:00Z" w16du:dateUtc="2026-02-27T19:54:00Z">
        <w:r w:rsidR="007C37CB">
          <w:rPr>
            <w:rFonts w:ascii="Times New Roman" w:hAnsi="Times New Roman" w:cs="Times New Roman"/>
          </w:rPr>
          <w:t>Obstacle Horizontal</w:t>
        </w:r>
      </w:ins>
      <w:ins w:id="1780" w:author="Benton, Deon" w:date="2026-02-27T14:03:00Z" w16du:dateUtc="2026-02-27T20:03:00Z">
        <w:r w:rsidR="00334B9E">
          <w:rPr>
            <w:rFonts w:ascii="Times New Roman" w:hAnsi="Times New Roman" w:cs="Times New Roman"/>
          </w:rPr>
          <w:t xml:space="preserve"> Spatial</w:t>
        </w:r>
      </w:ins>
      <w:ins w:id="1781"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782" w:author="Benton, Deon" w:date="2026-02-27T16:06:00Z" w16du:dateUtc="2026-02-27T22:06:00Z">
        <w:r w:rsidR="000D00F9">
          <w:rPr>
            <w:rFonts w:ascii="Times New Roman" w:hAnsi="Times New Roman" w:cs="Times New Roman"/>
          </w:rPr>
          <w:t xml:space="preserve">Arc </w:t>
        </w:r>
      </w:ins>
      <w:ins w:id="1783"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784"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785"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786"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787"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788"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78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790"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791"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792"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793"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794"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795" w:author="Benton, Deon" w:date="2026-02-27T13:57:00Z" w16du:dateUtc="2026-02-27T19:57:00Z">
        <w:r w:rsidR="00A858D9">
          <w:rPr>
            <w:rFonts w:ascii="Times New Roman" w:hAnsi="Times New Roman" w:cs="Times New Roman"/>
          </w:rPr>
          <w:t xml:space="preserve"> the absence of a</w:t>
        </w:r>
      </w:ins>
      <w:ins w:id="1796" w:author="Benton, Deon" w:date="2026-02-27T13:58:00Z" w16du:dateUtc="2026-02-27T19:58:00Z">
        <w:r w:rsidR="003730F6">
          <w:rPr>
            <w:rFonts w:ascii="Times New Roman" w:hAnsi="Times New Roman" w:cs="Times New Roman"/>
          </w:rPr>
          <w:t xml:space="preserve">n </w:t>
        </w:r>
      </w:ins>
      <w:ins w:id="1797" w:author="Benton, Deon" w:date="2026-02-27T14:00:00Z" w16du:dateUtc="2026-02-27T20:00:00Z">
        <w:r w:rsidR="003730F6">
          <w:rPr>
            <w:rFonts w:ascii="Times New Roman" w:hAnsi="Times New Roman" w:cs="Times New Roman"/>
          </w:rPr>
          <w:t>o</w:t>
        </w:r>
      </w:ins>
      <w:ins w:id="1798"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799"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800"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801" w:author="Benton, Deon" w:date="2026-02-27T16:19:00Z" w16du:dateUtc="2026-02-27T22:19:00Z">
        <w:r w:rsidR="002D1FB6">
          <w:rPr>
            <w:rFonts w:ascii="Times New Roman" w:hAnsi="Times New Roman" w:cs="Times New Roman"/>
          </w:rPr>
          <w:t>Arced Peak and Obstacle Heights</w:t>
        </w:r>
      </w:ins>
      <w:ins w:id="1802"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803"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804"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805"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806"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807"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808"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809"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81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811" w:author="Benton, Deon" w:date="2026-02-27T14:04:00Z" w16du:dateUtc="2026-02-27T20:04:00Z">
        <w:r w:rsidR="00334B9E">
          <w:rPr>
            <w:rFonts w:ascii="Times New Roman" w:hAnsi="Times New Roman" w:cs="Times New Roman"/>
          </w:rPr>
          <w:t xml:space="preserve">(i.e., the obstacle was positioned to </w:t>
        </w:r>
      </w:ins>
      <w:ins w:id="1812"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813"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814" w:author="Benton, Deon" w:date="2026-02-27T16:07:00Z" w16du:dateUtc="2026-02-27T22:07:00Z">
        <w:r w:rsidR="000D00F9">
          <w:rPr>
            <w:rFonts w:ascii="Times New Roman" w:hAnsi="Times New Roman" w:cs="Times New Roman"/>
          </w:rPr>
          <w:t xml:space="preserve">was No </w:t>
        </w:r>
      </w:ins>
      <w:ins w:id="1815"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816" w:author="Benton, Deon" w:date="2026-02-27T16:07:00Z" w16du:dateUtc="2026-02-27T22:07:00Z">
        <w:r w:rsidR="00597AD3">
          <w:rPr>
            <w:rFonts w:ascii="Times New Roman" w:hAnsi="Times New Roman" w:cs="Times New Roman"/>
          </w:rPr>
          <w:t xml:space="preserve">an </w:t>
        </w:r>
      </w:ins>
      <w:ins w:id="1817" w:author="Benton, Deon" w:date="2026-02-27T16:08:00Z" w16du:dateUtc="2026-02-27T22:08:00Z">
        <w:r w:rsidR="00597AD3">
          <w:rPr>
            <w:rFonts w:ascii="Times New Roman" w:hAnsi="Times New Roman" w:cs="Times New Roman"/>
          </w:rPr>
          <w:t>object</w:t>
        </w:r>
      </w:ins>
      <w:ins w:id="1818" w:author="Benton, Deon" w:date="2026-02-27T16:07:00Z" w16du:dateUtc="2026-02-27T22:07:00Z">
        <w:r w:rsidR="00597AD3">
          <w:rPr>
            <w:rFonts w:ascii="Times New Roman" w:hAnsi="Times New Roman" w:cs="Times New Roman"/>
          </w:rPr>
          <w:t xml:space="preserve"> did n</w:t>
        </w:r>
      </w:ins>
      <w:ins w:id="1819"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820"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821"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822"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823"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824" w:author="Benton, Deon" w:date="2026-03-10T16:26:00Z" w16du:dateUtc="2026-03-10T21:26:00Z">
        <w:r w:rsidR="00D45295">
          <w:rPr>
            <w:rFonts w:ascii="Times New Roman" w:hAnsi="Times New Roman" w:cs="Times New Roman"/>
          </w:rPr>
          <w:t>). The</w:t>
        </w:r>
      </w:ins>
      <w:ins w:id="1825"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826"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827" w:author="Benton, Deon" w:date="2026-02-27T16:15:00Z" w16du:dateUtc="2026-02-27T22:15:00Z">
        <w:r w:rsidR="00305A74">
          <w:rPr>
            <w:rFonts w:ascii="Times New Roman" w:hAnsi="Times New Roman" w:cs="Times New Roman"/>
          </w:rPr>
          <w:t xml:space="preserve">whether the first and second object were </w:t>
        </w:r>
      </w:ins>
      <w:ins w:id="1828" w:author="Benton, Deon" w:date="2026-03-10T16:33:00Z" w16du:dateUtc="2026-03-10T21:33:00Z">
        <w:r w:rsidR="00362066">
          <w:rPr>
            <w:rFonts w:ascii="Times New Roman" w:hAnsi="Times New Roman" w:cs="Times New Roman"/>
          </w:rPr>
          <w:t>spatially abutted at</w:t>
        </w:r>
      </w:ins>
      <w:ins w:id="1829" w:author="Benton, Deon" w:date="2026-02-27T16:15:00Z" w16du:dateUtc="2026-02-27T22:15:00Z">
        <w:r w:rsidR="00305A74">
          <w:rPr>
            <w:rFonts w:ascii="Times New Roman" w:hAnsi="Times New Roman" w:cs="Times New Roman"/>
          </w:rPr>
          <w:t xml:space="preserve"> the end of a motion sequence</w:t>
        </w:r>
      </w:ins>
      <w:ins w:id="1830" w:author="Benton, Deon" w:date="2026-02-27T16:14:00Z" w16du:dateUtc="2026-02-27T22:14:00Z">
        <w:r w:rsidR="00305A74">
          <w:rPr>
            <w:rFonts w:ascii="Times New Roman" w:hAnsi="Times New Roman" w:cs="Times New Roman"/>
          </w:rPr>
          <w:t xml:space="preserve">. </w:t>
        </w:r>
      </w:ins>
      <w:ins w:id="1831"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832" w:author="Benton, Deon" w:date="2026-03-10T16:33:00Z" w16du:dateUtc="2026-03-10T21:33:00Z">
        <w:r w:rsidR="00362066">
          <w:rPr>
            <w:rFonts w:ascii="Times New Roman" w:hAnsi="Times New Roman" w:cs="Times New Roman"/>
          </w:rPr>
          <w:t>this was true</w:t>
        </w:r>
      </w:ins>
      <w:ins w:id="1833" w:author="Benton, Deon" w:date="2026-02-27T16:19:00Z" w16du:dateUtc="2026-02-27T22:19:00Z">
        <w:r w:rsidR="00774EFB">
          <w:rPr>
            <w:rFonts w:ascii="Times New Roman" w:hAnsi="Times New Roman" w:cs="Times New Roman"/>
          </w:rPr>
          <w:t>.</w:t>
        </w:r>
      </w:ins>
      <w:ins w:id="1834" w:author="Benton, Deon" w:date="2026-03-10T16:26:00Z" w16du:dateUtc="2026-03-10T21:26:00Z">
        <w:r w:rsidR="00D45295">
          <w:rPr>
            <w:rFonts w:ascii="Times New Roman" w:hAnsi="Times New Roman" w:cs="Times New Roman"/>
          </w:rPr>
          <w:t xml:space="preserve"> </w:t>
        </w:r>
      </w:ins>
      <w:ins w:id="1835"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836" w:author="Benton, Deon" w:date="2026-03-10T18:53:00Z" w16du:dateUtc="2026-03-10T23:53:00Z"/>
          <w:rFonts w:ascii="Times New Roman" w:hAnsi="Times New Roman" w:cs="Times New Roman"/>
        </w:rPr>
      </w:pPr>
      <w:ins w:id="1837" w:author="Benton, Deon" w:date="2026-03-10T17:49:00Z" w16du:dateUtc="2026-03-10T22:49:00Z">
        <w:r>
          <w:rPr>
            <w:rFonts w:ascii="Times New Roman" w:hAnsi="Times New Roman" w:cs="Times New Roman"/>
          </w:rPr>
          <w:t xml:space="preserve">As it relates to the final two </w:t>
        </w:r>
      </w:ins>
      <w:ins w:id="1838" w:author="Benton, Deon" w:date="2026-03-10T18:01:00Z" w16du:dateUtc="2026-03-10T23:01:00Z">
        <w:r w:rsidR="003E09E4">
          <w:rPr>
            <w:rFonts w:ascii="Times New Roman" w:hAnsi="Times New Roman" w:cs="Times New Roman"/>
          </w:rPr>
          <w:t>(</w:t>
        </w:r>
      </w:ins>
      <w:ins w:id="1839" w:author="Benton, Deon" w:date="2026-03-10T17:49:00Z" w16du:dateUtc="2026-03-10T22:49:00Z">
        <w:r>
          <w:rPr>
            <w:rFonts w:ascii="Times New Roman" w:hAnsi="Times New Roman" w:cs="Times New Roman"/>
          </w:rPr>
          <w:t>of the</w:t>
        </w:r>
      </w:ins>
      <w:ins w:id="1840" w:author="Benton, Deon" w:date="2026-03-10T18:02:00Z" w16du:dateUtc="2026-03-10T23:02:00Z">
        <w:r w:rsidR="003E09E4">
          <w:rPr>
            <w:rFonts w:ascii="Times New Roman" w:hAnsi="Times New Roman" w:cs="Times New Roman"/>
          </w:rPr>
          <w:t xml:space="preserve"> </w:t>
        </w:r>
      </w:ins>
      <w:ins w:id="1841" w:author="Benton, Deon" w:date="2026-03-10T17:49:00Z" w16du:dateUtc="2026-03-10T22:49:00Z">
        <w:r>
          <w:rPr>
            <w:rFonts w:ascii="Times New Roman" w:hAnsi="Times New Roman" w:cs="Times New Roman"/>
          </w:rPr>
          <w:t>seven</w:t>
        </w:r>
      </w:ins>
      <w:ins w:id="1842" w:author="Benton, Deon" w:date="2026-03-10T18:02:00Z" w16du:dateUtc="2026-03-10T23:02:00Z">
        <w:r w:rsidR="003E09E4">
          <w:rPr>
            <w:rFonts w:ascii="Times New Roman" w:hAnsi="Times New Roman" w:cs="Times New Roman"/>
          </w:rPr>
          <w:t>)</w:t>
        </w:r>
      </w:ins>
      <w:ins w:id="1843" w:author="Benton, Deon" w:date="2026-03-10T17:49:00Z" w16du:dateUtc="2026-03-10T22:49:00Z">
        <w:r>
          <w:rPr>
            <w:rFonts w:ascii="Times New Roman" w:hAnsi="Times New Roman" w:cs="Times New Roman"/>
          </w:rPr>
          <w:t xml:space="preserve"> groups, the </w:t>
        </w:r>
      </w:ins>
      <w:ins w:id="1844" w:author="Benton, Deon" w:date="2026-03-10T16:26:00Z" w16du:dateUtc="2026-03-10T21:26:00Z">
        <w:r w:rsidR="00D45295">
          <w:rPr>
            <w:rFonts w:ascii="Times New Roman" w:hAnsi="Times New Roman" w:cs="Times New Roman"/>
          </w:rPr>
          <w:t>single unit in the Looking System group</w:t>
        </w:r>
      </w:ins>
      <w:ins w:id="1845" w:author="Benton, Deon" w:date="2026-03-10T16:41:00Z" w16du:dateUtc="2026-03-10T21:41:00Z">
        <w:r w:rsidR="00226665">
          <w:rPr>
            <w:rFonts w:ascii="Times New Roman" w:hAnsi="Times New Roman" w:cs="Times New Roman"/>
          </w:rPr>
          <w:t xml:space="preserve"> served as a rough proxy for infants’</w:t>
        </w:r>
      </w:ins>
      <w:ins w:id="1846" w:author="Benton, Deon" w:date="2026-03-10T17:25:00Z" w16du:dateUtc="2026-03-10T22:25:00Z">
        <w:r w:rsidR="000D6F38">
          <w:rPr>
            <w:rFonts w:ascii="Times New Roman" w:hAnsi="Times New Roman" w:cs="Times New Roman"/>
          </w:rPr>
          <w:t xml:space="preserve"> general</w:t>
        </w:r>
      </w:ins>
      <w:ins w:id="1847" w:author="Benton, Deon" w:date="2026-03-10T16:41:00Z" w16du:dateUtc="2026-03-10T21:41:00Z">
        <w:r w:rsidR="00226665">
          <w:rPr>
            <w:rFonts w:ascii="Times New Roman" w:hAnsi="Times New Roman" w:cs="Times New Roman"/>
          </w:rPr>
          <w:t xml:space="preserve"> visual attention</w:t>
        </w:r>
      </w:ins>
      <w:ins w:id="1848" w:author="Benton, Deon" w:date="2026-03-10T17:26:00Z" w16du:dateUtc="2026-03-10T22:26:00Z">
        <w:r w:rsidR="000D6F38">
          <w:rPr>
            <w:rFonts w:ascii="Times New Roman" w:hAnsi="Times New Roman" w:cs="Times New Roman"/>
          </w:rPr>
          <w:t xml:space="preserve">. Although this </w:t>
        </w:r>
      </w:ins>
      <w:ins w:id="1849" w:author="Benton, Deon" w:date="2026-03-10T17:32:00Z" w16du:dateUtc="2026-03-10T22:32:00Z">
        <w:r w:rsidR="004D5FF4">
          <w:rPr>
            <w:rFonts w:ascii="Times New Roman" w:hAnsi="Times New Roman" w:cs="Times New Roman"/>
          </w:rPr>
          <w:t xml:space="preserve">simplification </w:t>
        </w:r>
      </w:ins>
      <w:ins w:id="1850" w:author="Benton, Deon" w:date="2026-03-10T17:33:00Z" w16du:dateUtc="2026-03-10T22:33:00Z">
        <w:r w:rsidR="004D5FF4">
          <w:rPr>
            <w:rFonts w:ascii="Times New Roman" w:hAnsi="Times New Roman" w:cs="Times New Roman"/>
          </w:rPr>
          <w:t>clearly omits important aspects</w:t>
        </w:r>
      </w:ins>
      <w:ins w:id="1851" w:author="Benton, Deon" w:date="2026-03-10T17:28:00Z" w16du:dateUtc="2026-03-10T22:28:00Z">
        <w:r w:rsidR="003B6663">
          <w:rPr>
            <w:rFonts w:ascii="Times New Roman" w:hAnsi="Times New Roman" w:cs="Times New Roman"/>
          </w:rPr>
          <w:t xml:space="preserve"> </w:t>
        </w:r>
      </w:ins>
      <w:ins w:id="1852" w:author="Benton, Deon" w:date="2026-03-10T17:39:00Z" w16du:dateUtc="2026-03-10T22:39:00Z">
        <w:r w:rsidR="009C18CF">
          <w:rPr>
            <w:rFonts w:ascii="Times New Roman" w:hAnsi="Times New Roman" w:cs="Times New Roman"/>
          </w:rPr>
          <w:t xml:space="preserve">of infant </w:t>
        </w:r>
      </w:ins>
      <w:ins w:id="1853" w:author="Benton, Deon" w:date="2026-03-10T17:28:00Z" w16du:dateUtc="2026-03-10T22:28:00Z">
        <w:r w:rsidR="003B6663">
          <w:rPr>
            <w:rFonts w:ascii="Times New Roman" w:hAnsi="Times New Roman" w:cs="Times New Roman"/>
          </w:rPr>
          <w:t>looking</w:t>
        </w:r>
      </w:ins>
      <w:ins w:id="1854" w:author="Benton, Deon" w:date="2026-03-10T17:34:00Z" w16du:dateUtc="2026-03-10T22:34:00Z">
        <w:r w:rsidR="00663890">
          <w:rPr>
            <w:rFonts w:ascii="Times New Roman" w:hAnsi="Times New Roman" w:cs="Times New Roman"/>
          </w:rPr>
          <w:t xml:space="preserve"> such as</w:t>
        </w:r>
      </w:ins>
      <w:ins w:id="1855" w:author="Benton, Deon" w:date="2026-03-10T17:39:00Z" w16du:dateUtc="2026-03-10T22:39:00Z">
        <w:r w:rsidR="009C18CF">
          <w:rPr>
            <w:rFonts w:ascii="Times New Roman" w:hAnsi="Times New Roman" w:cs="Times New Roman"/>
          </w:rPr>
          <w:t xml:space="preserve"> their selective spatial attention</w:t>
        </w:r>
      </w:ins>
      <w:ins w:id="1856" w:author="Benton, Deon" w:date="2026-03-10T17:26:00Z" w16du:dateUtc="2026-03-10T22:26:00Z">
        <w:r w:rsidR="000D6F38">
          <w:rPr>
            <w:rFonts w:ascii="Times New Roman" w:hAnsi="Times New Roman" w:cs="Times New Roman"/>
          </w:rPr>
          <w:t xml:space="preserve">, </w:t>
        </w:r>
      </w:ins>
      <w:ins w:id="1857" w:author="Benton, Deon" w:date="2026-03-10T17:33:00Z" w16du:dateUtc="2026-03-10T22:33:00Z">
        <w:r w:rsidR="004D5FF4" w:rsidRPr="004D5FF4">
          <w:rPr>
            <w:rFonts w:ascii="Times New Roman" w:hAnsi="Times New Roman" w:cs="Times New Roman"/>
          </w:rPr>
          <w:t xml:space="preserve">it </w:t>
        </w:r>
      </w:ins>
      <w:ins w:id="1858" w:author="Benton, Deon" w:date="2026-03-10T17:36:00Z" w16du:dateUtc="2026-03-10T22:36:00Z">
        <w:r w:rsidR="006A7B62">
          <w:rPr>
            <w:rFonts w:ascii="Times New Roman" w:hAnsi="Times New Roman" w:cs="Times New Roman"/>
          </w:rPr>
          <w:t>did capture the notion</w:t>
        </w:r>
      </w:ins>
      <w:ins w:id="1859" w:author="Benton, Deon" w:date="2026-03-10T17:39:00Z" w16du:dateUtc="2026-03-10T22:39:00Z">
        <w:r w:rsidR="00D72B1C">
          <w:rPr>
            <w:rFonts w:ascii="Times New Roman" w:hAnsi="Times New Roman" w:cs="Times New Roman"/>
          </w:rPr>
          <w:t>—as stip</w:t>
        </w:r>
      </w:ins>
      <w:ins w:id="1860" w:author="Benton, Deon" w:date="2026-03-10T17:40:00Z" w16du:dateUtc="2026-03-10T22:40:00Z">
        <w:r w:rsidR="00D72B1C">
          <w:rPr>
            <w:rFonts w:ascii="Times New Roman" w:hAnsi="Times New Roman" w:cs="Times New Roman"/>
          </w:rPr>
          <w:t>ulated in the present account—</w:t>
        </w:r>
      </w:ins>
      <w:ins w:id="1861" w:author="Benton, Deon" w:date="2026-03-10T17:36:00Z" w16du:dateUtc="2026-03-10T22:36:00Z">
        <w:r w:rsidR="006A7B62">
          <w:rPr>
            <w:rFonts w:ascii="Times New Roman" w:hAnsi="Times New Roman" w:cs="Times New Roman"/>
          </w:rPr>
          <w:t>that</w:t>
        </w:r>
      </w:ins>
      <w:ins w:id="1862" w:author="Benton, Deon" w:date="2026-03-10T17:37:00Z" w16du:dateUtc="2026-03-10T22:37:00Z">
        <w:r w:rsidR="006A7B62">
          <w:rPr>
            <w:rFonts w:ascii="Times New Roman" w:hAnsi="Times New Roman" w:cs="Times New Roman"/>
          </w:rPr>
          <w:t xml:space="preserve"> infants’ behaviors during </w:t>
        </w:r>
      </w:ins>
      <w:ins w:id="1863" w:author="Benton, Deon" w:date="2026-03-10T17:40:00Z" w16du:dateUtc="2026-03-10T22:40:00Z">
        <w:r w:rsidR="009352CD">
          <w:rPr>
            <w:rFonts w:ascii="Times New Roman" w:hAnsi="Times New Roman" w:cs="Times New Roman"/>
          </w:rPr>
          <w:t>action-understanding studies</w:t>
        </w:r>
      </w:ins>
      <w:ins w:id="1864"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865" w:author="Benton, Deon" w:date="2026-03-10T17:40:00Z" w16du:dateUtc="2026-03-10T22:40:00Z">
        <w:r w:rsidR="000079D0">
          <w:rPr>
            <w:rFonts w:ascii="Times New Roman" w:hAnsi="Times New Roman" w:cs="Times New Roman"/>
          </w:rPr>
          <w:t xml:space="preserve"> real-world</w:t>
        </w:r>
      </w:ins>
      <w:ins w:id="1866" w:author="Benton, Deon" w:date="2026-03-10T17:36:00Z" w16du:dateUtc="2026-03-10T22:36:00Z">
        <w:r w:rsidR="006A7B62">
          <w:rPr>
            <w:rFonts w:ascii="Times New Roman" w:hAnsi="Times New Roman" w:cs="Times New Roman"/>
          </w:rPr>
          <w:t xml:space="preserve"> </w:t>
        </w:r>
      </w:ins>
      <w:ins w:id="1867" w:author="Benton, Deon" w:date="2026-03-10T18:52:00Z" w16du:dateUtc="2026-03-10T23:52:00Z">
        <w:r w:rsidR="00241352">
          <w:rPr>
            <w:rFonts w:ascii="Times New Roman" w:hAnsi="Times New Roman" w:cs="Times New Roman"/>
          </w:rPr>
          <w:t>experience visually processing</w:t>
        </w:r>
      </w:ins>
      <w:ins w:id="1868" w:author="Benton, Deon" w:date="2026-03-10T17:36:00Z" w16du:dateUtc="2026-03-10T22:36:00Z">
        <w:r w:rsidR="006A7B62">
          <w:rPr>
            <w:rFonts w:ascii="Times New Roman" w:hAnsi="Times New Roman" w:cs="Times New Roman"/>
          </w:rPr>
          <w:t xml:space="preserve"> different motion events</w:t>
        </w:r>
      </w:ins>
      <w:ins w:id="1869" w:author="Benton, Deon" w:date="2026-03-10T17:37:00Z" w16du:dateUtc="2026-03-10T22:37:00Z">
        <w:r w:rsidR="00E84C42">
          <w:rPr>
            <w:rFonts w:ascii="Times New Roman" w:hAnsi="Times New Roman" w:cs="Times New Roman"/>
          </w:rPr>
          <w:t>.</w:t>
        </w:r>
      </w:ins>
      <w:ins w:id="1870" w:author="Benton, Deon" w:date="2026-03-10T17:36:00Z" w16du:dateUtc="2026-03-10T22:36:00Z">
        <w:r w:rsidR="006A7B62">
          <w:rPr>
            <w:rFonts w:ascii="Times New Roman" w:hAnsi="Times New Roman" w:cs="Times New Roman"/>
          </w:rPr>
          <w:t xml:space="preserve"> </w:t>
        </w:r>
      </w:ins>
      <w:ins w:id="1871" w:author="Benton, Deon" w:date="2026-03-10T17:47:00Z" w16du:dateUtc="2026-03-10T22:47:00Z">
        <w:r w:rsidR="00771E48">
          <w:rPr>
            <w:rFonts w:ascii="Times New Roman" w:hAnsi="Times New Roman" w:cs="Times New Roman"/>
          </w:rPr>
          <w:t>Crucially, given that looking is an action that awake infants engage in from birth—despite the fact that their visual acuity is poor (e.g., Ayzenberg &amp; Behrmann, 2023)—in the simulations reported below, this system remained on at all times.</w:t>
        </w:r>
      </w:ins>
      <w:ins w:id="1872" w:author="Benton, Deon" w:date="2026-03-10T18:53:00Z" w16du:dateUtc="2026-03-10T23:53:00Z">
        <w:r w:rsidR="00A5450C">
          <w:rPr>
            <w:rFonts w:ascii="Times New Roman" w:hAnsi="Times New Roman" w:cs="Times New Roman"/>
          </w:rPr>
          <w:t xml:space="preserve"> </w:t>
        </w:r>
      </w:ins>
      <w:ins w:id="1873"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874" w:author="Benton, Deon" w:date="2026-03-10T19:00:00Z" w16du:dateUtc="2026-03-11T00:00:00Z">
        <w:r w:rsidR="002C7217">
          <w:rPr>
            <w:rFonts w:ascii="Times New Roman" w:hAnsi="Times New Roman" w:cs="Times New Roman"/>
          </w:rPr>
          <w:t>attending</w:t>
        </w:r>
      </w:ins>
      <w:ins w:id="1875" w:author="Benton, Deon" w:date="2026-03-10T18:54:00Z" w16du:dateUtc="2026-03-10T23:54:00Z">
        <w:r w:rsidR="00A5450C">
          <w:rPr>
            <w:rFonts w:ascii="Times New Roman" w:hAnsi="Times New Roman" w:cs="Times New Roman"/>
          </w:rPr>
          <w:t xml:space="preserve"> an event rather than where spatially that attention was directed, </w:t>
        </w:r>
      </w:ins>
      <w:ins w:id="1876" w:author="Benton, Deon" w:date="2026-03-10T18:59:00Z" w16du:dateUtc="2026-03-10T23:59:00Z">
        <w:r w:rsidR="002C7217">
          <w:rPr>
            <w:rFonts w:ascii="Times New Roman" w:hAnsi="Times New Roman" w:cs="Times New Roman"/>
          </w:rPr>
          <w:t>the differential salience of elements in a scene (e.g., the salience of an obstacle when it is beneath rather than beside curved motion) was not represented within the system itself.</w:t>
        </w:r>
      </w:ins>
      <w:ins w:id="1877"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878"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879" w:author="Benton, Deon" w:date="2026-03-10T18:50:00Z" w16du:dateUtc="2026-03-10T23:50:00Z"/>
          <w:rFonts w:ascii="Times New Roman" w:hAnsi="Times New Roman" w:cs="Times New Roman"/>
        </w:rPr>
      </w:pPr>
      <w:ins w:id="1880" w:author="Benton, Deon" w:date="2026-03-10T17:47:00Z" w16du:dateUtc="2026-03-10T22:47:00Z">
        <w:r>
          <w:rPr>
            <w:rFonts w:ascii="Times New Roman" w:hAnsi="Times New Roman" w:cs="Times New Roman"/>
          </w:rPr>
          <w:lastRenderedPageBreak/>
          <w:t xml:space="preserve"> </w:t>
        </w:r>
      </w:ins>
      <w:ins w:id="1881" w:author="Benton, Deon" w:date="2026-03-10T17:40:00Z" w16du:dateUtc="2026-03-10T22:40:00Z">
        <w:r w:rsidR="000079D0">
          <w:rPr>
            <w:rFonts w:ascii="Times New Roman" w:hAnsi="Times New Roman" w:cs="Times New Roman"/>
          </w:rPr>
          <w:t>The final group was the Reaching System. This group</w:t>
        </w:r>
      </w:ins>
      <w:ins w:id="1882" w:author="Benton, Deon" w:date="2026-03-10T17:41:00Z" w16du:dateUtc="2026-03-10T22:41:00Z">
        <w:r w:rsidR="000079D0">
          <w:rPr>
            <w:rFonts w:ascii="Times New Roman" w:hAnsi="Times New Roman" w:cs="Times New Roman"/>
          </w:rPr>
          <w:t xml:space="preserve"> implemented a rudimentary model of infant reaching during</w:t>
        </w:r>
      </w:ins>
      <w:ins w:id="1883" w:author="Benton, Deon" w:date="2026-03-10T17:40:00Z" w16du:dateUtc="2026-03-10T22:40:00Z">
        <w:r w:rsidR="000079D0">
          <w:rPr>
            <w:rFonts w:ascii="Times New Roman" w:hAnsi="Times New Roman" w:cs="Times New Roman"/>
          </w:rPr>
          <w:t xml:space="preserve"> a motion event</w:t>
        </w:r>
      </w:ins>
      <w:ins w:id="1884"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885" w:author="Benton, Deon" w:date="2026-03-10T17:52:00Z" w16du:dateUtc="2026-03-10T22:52:00Z">
        <w:r w:rsidR="003E497A">
          <w:rPr>
            <w:rFonts w:ascii="Times New Roman" w:hAnsi="Times New Roman" w:cs="Times New Roman"/>
          </w:rPr>
          <w:t>each, this system, like the</w:t>
        </w:r>
      </w:ins>
      <w:ins w:id="1886" w:author="Benton, Deon" w:date="2026-03-10T17:50:00Z" w16du:dateUtc="2026-03-10T22:50:00Z">
        <w:r w:rsidR="002204AE">
          <w:rPr>
            <w:rFonts w:ascii="Times New Roman" w:hAnsi="Times New Roman" w:cs="Times New Roman"/>
          </w:rPr>
          <w:t xml:space="preserve"> </w:t>
        </w:r>
      </w:ins>
      <w:ins w:id="1887" w:author="Benton, Deon" w:date="2026-03-10T17:41:00Z" w16du:dateUtc="2026-03-10T22:41:00Z">
        <w:r w:rsidR="000079D0">
          <w:rPr>
            <w:rFonts w:ascii="Times New Roman" w:hAnsi="Times New Roman" w:cs="Times New Roman"/>
          </w:rPr>
          <w:t xml:space="preserve">Looking System, grossly oversimplifies </w:t>
        </w:r>
      </w:ins>
      <w:ins w:id="1888" w:author="Benton, Deon" w:date="2026-03-10T17:43:00Z" w16du:dateUtc="2026-03-10T22:43:00Z">
        <w:r w:rsidR="00947FC3">
          <w:rPr>
            <w:rFonts w:ascii="Times New Roman" w:hAnsi="Times New Roman" w:cs="Times New Roman"/>
          </w:rPr>
          <w:t>infants’ real-world reaching behaviors.</w:t>
        </w:r>
      </w:ins>
      <w:ins w:id="1889" w:author="Benton, Deon" w:date="2026-03-10T18:34:00Z" w16du:dateUtc="2026-03-10T23:34:00Z">
        <w:r w:rsidR="00207271">
          <w:rPr>
            <w:rFonts w:ascii="Times New Roman" w:hAnsi="Times New Roman" w:cs="Times New Roman"/>
          </w:rPr>
          <w:t xml:space="preserve"> Nonetheless, t</w:t>
        </w:r>
      </w:ins>
      <w:ins w:id="1890" w:author="Benton, Deon" w:date="2026-03-10T17:52:00Z" w16du:dateUtc="2026-03-10T22:52:00Z">
        <w:r w:rsidR="003E497A">
          <w:rPr>
            <w:rFonts w:ascii="Times New Roman" w:hAnsi="Times New Roman" w:cs="Times New Roman"/>
          </w:rPr>
          <w:t xml:space="preserve">his system was included </w:t>
        </w:r>
      </w:ins>
      <w:ins w:id="1891" w:author="Benton, Deon" w:date="2026-03-10T18:34:00Z" w16du:dateUtc="2026-03-10T23:34:00Z">
        <w:r w:rsidR="00207271">
          <w:rPr>
            <w:rFonts w:ascii="Times New Roman" w:hAnsi="Times New Roman" w:cs="Times New Roman"/>
          </w:rPr>
          <w:t>for two reasons. First,</w:t>
        </w:r>
      </w:ins>
      <w:ins w:id="1892" w:author="Benton, Deon" w:date="2026-03-10T18:40:00Z" w16du:dateUtc="2026-03-10T23:40:00Z">
        <w:r w:rsidR="00B5101D">
          <w:rPr>
            <w:rFonts w:ascii="Times New Roman" w:hAnsi="Times New Roman" w:cs="Times New Roman"/>
          </w:rPr>
          <w:t xml:space="preserve"> it is unlikely </w:t>
        </w:r>
      </w:ins>
      <w:ins w:id="1893" w:author="Benton, Deon" w:date="2026-03-10T18:43:00Z" w16du:dateUtc="2026-03-10T23:43:00Z">
        <w:r w:rsidR="003960B5">
          <w:rPr>
            <w:rFonts w:ascii="Times New Roman" w:hAnsi="Times New Roman" w:cs="Times New Roman"/>
          </w:rPr>
          <w:t>that infants are</w:t>
        </w:r>
      </w:ins>
      <w:ins w:id="1894" w:author="Benton, Deon" w:date="2026-03-10T18:41:00Z" w16du:dateUtc="2026-03-10T23:41:00Z">
        <w:r w:rsidR="003960B5">
          <w:rPr>
            <w:rFonts w:ascii="Times New Roman" w:hAnsi="Times New Roman" w:cs="Times New Roman"/>
          </w:rPr>
          <w:t xml:space="preserve"> limited to observing motion events</w:t>
        </w:r>
      </w:ins>
      <w:ins w:id="1895" w:author="Benton, Deon" w:date="2026-03-10T18:43:00Z" w16du:dateUtc="2026-03-10T23:43:00Z">
        <w:r w:rsidR="003960B5">
          <w:rPr>
            <w:rFonts w:ascii="Times New Roman" w:hAnsi="Times New Roman" w:cs="Times New Roman"/>
          </w:rPr>
          <w:t xml:space="preserve"> as they unfold in the real</w:t>
        </w:r>
      </w:ins>
      <w:ins w:id="1896" w:author="Benton, Deon" w:date="2026-03-10T18:44:00Z" w16du:dateUtc="2026-03-10T23:44:00Z">
        <w:r w:rsidR="00F2764F">
          <w:rPr>
            <w:rFonts w:ascii="Times New Roman" w:hAnsi="Times New Roman" w:cs="Times New Roman"/>
          </w:rPr>
          <w:t xml:space="preserve"> world. Instead, </w:t>
        </w:r>
      </w:ins>
      <w:ins w:id="1897" w:author="Benton, Deon" w:date="2026-03-10T18:46:00Z" w16du:dateUtc="2026-03-10T23:46:00Z">
        <w:r w:rsidR="00AC6F71">
          <w:rPr>
            <w:rFonts w:ascii="Times New Roman" w:hAnsi="Times New Roman" w:cs="Times New Roman"/>
          </w:rPr>
          <w:t>it seems likely that infants also</w:t>
        </w:r>
      </w:ins>
      <w:ins w:id="1898" w:author="Benton, Deon" w:date="2026-03-10T18:44:00Z" w16du:dateUtc="2026-03-10T23:44:00Z">
        <w:r w:rsidR="00F2764F">
          <w:rPr>
            <w:rFonts w:ascii="Times New Roman" w:hAnsi="Times New Roman" w:cs="Times New Roman"/>
          </w:rPr>
          <w:t xml:space="preserve"> engage in</w:t>
        </w:r>
      </w:ins>
      <w:ins w:id="1899" w:author="Benton, Deon" w:date="2026-03-10T18:38:00Z" w16du:dateUtc="2026-03-10T23:38:00Z">
        <w:r w:rsidR="00023046">
          <w:rPr>
            <w:rFonts w:ascii="Times New Roman" w:hAnsi="Times New Roman" w:cs="Times New Roman"/>
          </w:rPr>
          <w:t xml:space="preserve"> some amount of </w:t>
        </w:r>
      </w:ins>
      <w:ins w:id="1900" w:author="Benton, Deon" w:date="2026-03-10T18:47:00Z" w16du:dateUtc="2026-03-10T23:47:00Z">
        <w:r w:rsidR="00CB18B4">
          <w:rPr>
            <w:rFonts w:ascii="Times New Roman" w:hAnsi="Times New Roman" w:cs="Times New Roman"/>
          </w:rPr>
          <w:t xml:space="preserve">intentional </w:t>
        </w:r>
      </w:ins>
      <w:ins w:id="1901" w:author="Benton, Deon" w:date="2026-03-10T18:38:00Z" w16du:dateUtc="2026-03-10T23:38:00Z">
        <w:r w:rsidR="00023046">
          <w:rPr>
            <w:rFonts w:ascii="Times New Roman" w:hAnsi="Times New Roman" w:cs="Times New Roman"/>
          </w:rPr>
          <w:t>reaching</w:t>
        </w:r>
      </w:ins>
      <w:ins w:id="1902" w:author="Benton, Deon" w:date="2026-03-10T18:43:00Z" w16du:dateUtc="2026-03-10T23:43:00Z">
        <w:r w:rsidR="00F2764F">
          <w:rPr>
            <w:rFonts w:ascii="Times New Roman" w:hAnsi="Times New Roman" w:cs="Times New Roman"/>
          </w:rPr>
          <w:t xml:space="preserve"> during these events</w:t>
        </w:r>
      </w:ins>
      <w:ins w:id="1903" w:author="Benton, Deon" w:date="2026-03-10T18:38:00Z" w16du:dateUtc="2026-03-10T23:38:00Z">
        <w:r w:rsidR="00023046">
          <w:rPr>
            <w:rFonts w:ascii="Times New Roman" w:hAnsi="Times New Roman" w:cs="Times New Roman"/>
          </w:rPr>
          <w:t xml:space="preserve">. </w:t>
        </w:r>
      </w:ins>
      <w:ins w:id="1904" w:author="Benton, Deon" w:date="2026-03-10T18:47:00Z" w16du:dateUtc="2026-03-10T23:47:00Z">
        <w:r w:rsidR="008E3560">
          <w:rPr>
            <w:rFonts w:ascii="Times New Roman" w:hAnsi="Times New Roman" w:cs="Times New Roman"/>
          </w:rPr>
          <w:t>Here, this</w:t>
        </w:r>
      </w:ins>
      <w:ins w:id="1905" w:author="Benton, Deon" w:date="2026-03-10T18:39:00Z" w16du:dateUtc="2026-03-10T23:39:00Z">
        <w:r w:rsidR="00B5101D">
          <w:rPr>
            <w:rFonts w:ascii="Times New Roman" w:hAnsi="Times New Roman" w:cs="Times New Roman"/>
          </w:rPr>
          <w:t xml:space="preserve"> meant that it was critical that </w:t>
        </w:r>
      </w:ins>
      <w:ins w:id="1906" w:author="Benton, Deon" w:date="2026-03-10T18:47:00Z" w16du:dateUtc="2026-03-10T23:47:00Z">
        <w:r w:rsidR="00A556CC">
          <w:rPr>
            <w:rFonts w:ascii="Times New Roman" w:hAnsi="Times New Roman" w:cs="Times New Roman"/>
          </w:rPr>
          <w:t>networks</w:t>
        </w:r>
      </w:ins>
      <w:ins w:id="1907" w:author="Benton, Deon" w:date="2026-03-10T18:45:00Z" w16du:dateUtc="2026-03-10T23:45:00Z">
        <w:r w:rsidR="000A599D">
          <w:rPr>
            <w:rFonts w:ascii="Times New Roman" w:hAnsi="Times New Roman" w:cs="Times New Roman"/>
          </w:rPr>
          <w:t xml:space="preserve"> </w:t>
        </w:r>
      </w:ins>
      <w:ins w:id="1908"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1909" w:author="Benton, Deon" w:date="2026-03-10T18:40:00Z" w16du:dateUtc="2026-03-10T23:40:00Z">
        <w:r w:rsidR="00B5101D">
          <w:rPr>
            <w:rFonts w:ascii="Times New Roman" w:hAnsi="Times New Roman" w:cs="Times New Roman"/>
          </w:rPr>
          <w:t xml:space="preserve">. </w:t>
        </w:r>
      </w:ins>
      <w:ins w:id="1910" w:author="Benton, Deon" w:date="2026-03-10T18:34:00Z" w16du:dateUtc="2026-03-10T23:34:00Z">
        <w:r w:rsidR="00207271">
          <w:rPr>
            <w:rFonts w:ascii="Times New Roman" w:hAnsi="Times New Roman" w:cs="Times New Roman"/>
          </w:rPr>
          <w:t xml:space="preserve">Second, </w:t>
        </w:r>
      </w:ins>
      <w:ins w:id="1911" w:author="Benton, Deon" w:date="2026-03-10T18:47:00Z" w16du:dateUtc="2026-03-10T23:47:00Z">
        <w:r w:rsidR="00CB18B4">
          <w:rPr>
            <w:rFonts w:ascii="Times New Roman" w:hAnsi="Times New Roman" w:cs="Times New Roman"/>
          </w:rPr>
          <w:t>i</w:t>
        </w:r>
      </w:ins>
      <w:ins w:id="1912" w:author="Benton, Deon" w:date="2026-03-10T18:48:00Z" w16du:dateUtc="2026-03-10T23:48:00Z">
        <w:r w:rsidR="00CB18B4">
          <w:rPr>
            <w:rFonts w:ascii="Times New Roman" w:hAnsi="Times New Roman" w:cs="Times New Roman"/>
          </w:rPr>
          <w:t>ncluding a Reaching System permitted modeling</w:t>
        </w:r>
      </w:ins>
      <w:ins w:id="1913"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1914" w:author="Benton, Deon" w:date="2026-03-10T17:45:00Z" w16du:dateUtc="2026-03-10T22:45:00Z">
        <w:r w:rsidR="005046E7">
          <w:rPr>
            <w:rFonts w:ascii="Times New Roman" w:hAnsi="Times New Roman" w:cs="Times New Roman"/>
          </w:rPr>
          <w:t xml:space="preserve"> first-person motor experience </w:t>
        </w:r>
      </w:ins>
      <w:ins w:id="1915" w:author="Benton, Deon" w:date="2026-03-10T17:53:00Z" w16du:dateUtc="2026-03-10T22:53:00Z">
        <w:r w:rsidR="003E497A">
          <w:rPr>
            <w:rFonts w:ascii="Times New Roman" w:hAnsi="Times New Roman" w:cs="Times New Roman"/>
          </w:rPr>
          <w:t xml:space="preserve">may </w:t>
        </w:r>
      </w:ins>
      <w:ins w:id="1916" w:author="Benton, Deon" w:date="2026-03-10T18:49:00Z" w16du:dateUtc="2026-03-10T23:49:00Z">
        <w:r w:rsidR="00D7233A">
          <w:rPr>
            <w:rFonts w:ascii="Times New Roman" w:hAnsi="Times New Roman" w:cs="Times New Roman"/>
          </w:rPr>
          <w:t>causally influence</w:t>
        </w:r>
      </w:ins>
      <w:ins w:id="1917" w:author="Benton, Deon" w:date="2026-03-10T17:53:00Z" w16du:dateUtc="2026-03-10T22:53:00Z">
        <w:r w:rsidR="003E497A">
          <w:rPr>
            <w:rFonts w:ascii="Times New Roman" w:hAnsi="Times New Roman" w:cs="Times New Roman"/>
          </w:rPr>
          <w:t xml:space="preserve"> how</w:t>
        </w:r>
      </w:ins>
      <w:ins w:id="1918" w:author="Benton, Deon" w:date="2026-03-10T17:54:00Z" w16du:dateUtc="2026-03-10T22:54:00Z">
        <w:r w:rsidR="00937374">
          <w:rPr>
            <w:rFonts w:ascii="Times New Roman" w:hAnsi="Times New Roman" w:cs="Times New Roman"/>
          </w:rPr>
          <w:t xml:space="preserve"> young</w:t>
        </w:r>
      </w:ins>
      <w:ins w:id="1919" w:author="Benton, Deon" w:date="2026-03-10T17:53:00Z" w16du:dateUtc="2026-03-10T22:53:00Z">
        <w:r w:rsidR="003E497A">
          <w:rPr>
            <w:rFonts w:ascii="Times New Roman" w:hAnsi="Times New Roman" w:cs="Times New Roman"/>
          </w:rPr>
          <w:t xml:space="preserve"> infants</w:t>
        </w:r>
      </w:ins>
      <w:ins w:id="1920" w:author="Benton, Deon" w:date="2026-03-10T18:49:00Z" w16du:dateUtc="2026-03-10T23:49:00Z">
        <w:r w:rsidR="00410230">
          <w:rPr>
            <w:rFonts w:ascii="Times New Roman" w:hAnsi="Times New Roman" w:cs="Times New Roman"/>
          </w:rPr>
          <w:t>—</w:t>
        </w:r>
      </w:ins>
      <w:ins w:id="1921" w:author="Benton, Deon" w:date="2026-03-10T17:55:00Z" w16du:dateUtc="2026-03-10T22:55:00Z">
        <w:r w:rsidR="000D5B81">
          <w:rPr>
            <w:rFonts w:ascii="Times New Roman" w:hAnsi="Times New Roman" w:cs="Times New Roman"/>
          </w:rPr>
          <w:t xml:space="preserve">who </w:t>
        </w:r>
      </w:ins>
      <w:ins w:id="1922" w:author="Benton, Deon" w:date="2026-03-10T18:49:00Z" w16du:dateUtc="2026-03-10T23:49:00Z">
        <w:r w:rsidR="00410230">
          <w:rPr>
            <w:rFonts w:ascii="Times New Roman" w:hAnsi="Times New Roman" w:cs="Times New Roman"/>
          </w:rPr>
          <w:t>may be unable to enact an intentional</w:t>
        </w:r>
      </w:ins>
      <w:ins w:id="1923" w:author="Benton, Deon" w:date="2026-03-10T17:55:00Z" w16du:dateUtc="2026-03-10T22:55:00Z">
        <w:r w:rsidR="000D5B81">
          <w:rPr>
            <w:rFonts w:ascii="Times New Roman" w:hAnsi="Times New Roman" w:cs="Times New Roman"/>
          </w:rPr>
          <w:t xml:space="preserve"> reach themselves</w:t>
        </w:r>
      </w:ins>
      <w:ins w:id="1924" w:author="Benton, Deon" w:date="2026-03-10T18:49:00Z" w16du:dateUtc="2026-03-10T23:49:00Z">
        <w:r w:rsidR="00410230">
          <w:rPr>
            <w:rFonts w:ascii="Times New Roman" w:hAnsi="Times New Roman" w:cs="Times New Roman"/>
          </w:rPr>
          <w:t>—</w:t>
        </w:r>
      </w:ins>
      <w:ins w:id="1925"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1926" w:author="Benton, Deon" w:date="2026-03-10T17:54:00Z" w16du:dateUtc="2026-03-10T22:54:00Z">
        <w:r w:rsidR="00937374">
          <w:rPr>
            <w:rFonts w:ascii="Times New Roman" w:hAnsi="Times New Roman" w:cs="Times New Roman"/>
          </w:rPr>
          <w:t xml:space="preserve"> Li</w:t>
        </w:r>
      </w:ins>
      <w:ins w:id="1927" w:author="Benton, Deon" w:date="2026-03-10T17:55:00Z" w16du:dateUtc="2026-03-10T22:55:00Z">
        <w:r w:rsidR="00937374">
          <w:rPr>
            <w:rFonts w:ascii="Times New Roman" w:hAnsi="Times New Roman" w:cs="Times New Roman"/>
          </w:rPr>
          <w:t>u et al., 2019;</w:t>
        </w:r>
      </w:ins>
      <w:ins w:id="1928" w:author="Benton, Deon" w:date="2026-03-10T17:53:00Z" w16du:dateUtc="2026-03-10T22:53:00Z">
        <w:r w:rsidR="00937374">
          <w:rPr>
            <w:rFonts w:ascii="Times New Roman" w:hAnsi="Times New Roman" w:cs="Times New Roman"/>
          </w:rPr>
          <w:t xml:space="preserve"> Skerry, Carey, &amp; Spelke, 2013)</w:t>
        </w:r>
      </w:ins>
      <w:ins w:id="1929" w:author="Benton, Deon" w:date="2026-03-10T17:55:00Z" w16du:dateUtc="2026-03-10T22:55:00Z">
        <w:r w:rsidR="000A4963">
          <w:rPr>
            <w:rFonts w:ascii="Times New Roman" w:hAnsi="Times New Roman" w:cs="Times New Roman"/>
          </w:rPr>
          <w:t>.</w:t>
        </w:r>
      </w:ins>
      <w:ins w:id="1930" w:author="Benton, Deon" w:date="2026-03-10T17:46:00Z" w16du:dateUtc="2026-03-10T22:46:00Z">
        <w:r>
          <w:rPr>
            <w:rFonts w:ascii="Times New Roman" w:hAnsi="Times New Roman" w:cs="Times New Roman"/>
          </w:rPr>
          <w:t xml:space="preserve"> </w:t>
        </w:r>
      </w:ins>
    </w:p>
    <w:p w14:paraId="54F7E61B" w14:textId="46A362BF" w:rsidR="00524642" w:rsidDel="004C1969" w:rsidRDefault="000F726E" w:rsidP="00DB1E68">
      <w:pPr>
        <w:spacing w:line="480" w:lineRule="auto"/>
        <w:ind w:firstLine="720"/>
        <w:contextualSpacing/>
        <w:rPr>
          <w:del w:id="1931" w:author="Benton, Deon" w:date="2026-03-10T19:09:00Z" w16du:dateUtc="2026-03-11T00:09:00Z"/>
          <w:rFonts w:ascii="Times New Roman" w:hAnsi="Times New Roman" w:cs="Times New Roman"/>
        </w:rPr>
      </w:pPr>
      <w:ins w:id="1932" w:author="Benton, Deon" w:date="2026-03-10T17:56:00Z" w16du:dateUtc="2026-03-10T22:56:00Z">
        <w:r>
          <w:rPr>
            <w:rFonts w:ascii="Times New Roman" w:hAnsi="Times New Roman" w:cs="Times New Roman"/>
          </w:rPr>
          <w:t>A key difference between these two systems</w:t>
        </w:r>
      </w:ins>
      <w:ins w:id="1933" w:author="Benton, Deon" w:date="2026-03-10T18:02:00Z" w16du:dateUtc="2026-03-10T23:02:00Z">
        <w:r w:rsidR="003633B5">
          <w:rPr>
            <w:rFonts w:ascii="Times New Roman" w:hAnsi="Times New Roman" w:cs="Times New Roman"/>
          </w:rPr>
          <w:t xml:space="preserve"> concerns their onset. </w:t>
        </w:r>
      </w:ins>
      <w:ins w:id="1934"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1935" w:author="Benton, Deon" w:date="2026-03-10T18:29:00Z" w16du:dateUtc="2026-03-10T23:29:00Z">
        <w:r w:rsidR="001E3924">
          <w:rPr>
            <w:rFonts w:ascii="Times New Roman" w:hAnsi="Times New Roman" w:cs="Times New Roman"/>
          </w:rPr>
          <w:t xml:space="preserve"> the activation of the single unit in this group was set to “1”</w:t>
        </w:r>
      </w:ins>
      <w:ins w:id="1936" w:author="Benton, Deon" w:date="2026-03-10T18:03:00Z" w16du:dateUtc="2026-03-10T23:03:00Z">
        <w:r w:rsidR="003633B5">
          <w:rPr>
            <w:rFonts w:ascii="Times New Roman" w:hAnsi="Times New Roman" w:cs="Times New Roman"/>
          </w:rPr>
          <w:t>).</w:t>
        </w:r>
      </w:ins>
      <w:ins w:id="1937" w:author="Benton, Deon" w:date="2026-03-10T18:07:00Z" w16du:dateUtc="2026-03-10T23:07:00Z">
        <w:r w:rsidR="00162040">
          <w:rPr>
            <w:rFonts w:ascii="Times New Roman" w:hAnsi="Times New Roman" w:cs="Times New Roman"/>
          </w:rPr>
          <w:t xml:space="preserve"> </w:t>
        </w:r>
      </w:ins>
      <w:ins w:id="1938" w:author="Benton, Deon" w:date="2026-03-10T18:08:00Z" w16du:dateUtc="2026-03-10T23:08:00Z">
        <w:r w:rsidR="00162040">
          <w:rPr>
            <w:rFonts w:ascii="Times New Roman" w:hAnsi="Times New Roman" w:cs="Times New Roman"/>
          </w:rPr>
          <w:t xml:space="preserve">This </w:t>
        </w:r>
      </w:ins>
      <w:ins w:id="1939" w:author="Benton, Deon" w:date="2026-03-10T18:10:00Z" w16du:dateUtc="2026-03-10T23:10:00Z">
        <w:r w:rsidR="00162040">
          <w:rPr>
            <w:rFonts w:ascii="Times New Roman" w:hAnsi="Times New Roman" w:cs="Times New Roman"/>
          </w:rPr>
          <w:t>is consistent with</w:t>
        </w:r>
      </w:ins>
      <w:ins w:id="1940" w:author="Benton, Deon" w:date="2026-03-10T18:11:00Z" w16du:dateUtc="2026-03-10T23:11:00Z">
        <w:r w:rsidR="00C27F62">
          <w:rPr>
            <w:rFonts w:ascii="Times New Roman" w:hAnsi="Times New Roman" w:cs="Times New Roman"/>
          </w:rPr>
          <w:t xml:space="preserve"> </w:t>
        </w:r>
      </w:ins>
      <w:ins w:id="1941" w:author="Benton, Deon" w:date="2026-03-10T18:12:00Z" w16du:dateUtc="2026-03-10T23:12:00Z">
        <w:r w:rsidR="00C27F62">
          <w:rPr>
            <w:rFonts w:ascii="Times New Roman" w:hAnsi="Times New Roman" w:cs="Times New Roman"/>
          </w:rPr>
          <w:t xml:space="preserve">the fact that </w:t>
        </w:r>
      </w:ins>
      <w:ins w:id="1942" w:author="Benton, Deon" w:date="2026-03-10T18:21:00Z" w16du:dateUtc="2026-03-10T23:21:00Z">
        <w:r w:rsidR="00ED4AB7">
          <w:rPr>
            <w:rFonts w:ascii="Times New Roman" w:hAnsi="Times New Roman" w:cs="Times New Roman"/>
          </w:rPr>
          <w:t>looking is a behavior that awake infants can engage in</w:t>
        </w:r>
      </w:ins>
      <w:ins w:id="1943" w:author="Benton, Deon" w:date="2026-03-10T18:14:00Z" w16du:dateUtc="2026-03-10T23:14:00Z">
        <w:r w:rsidR="004958D3">
          <w:rPr>
            <w:rFonts w:ascii="Times New Roman" w:hAnsi="Times New Roman" w:cs="Times New Roman"/>
          </w:rPr>
          <w:t xml:space="preserve"> </w:t>
        </w:r>
      </w:ins>
      <w:ins w:id="1944" w:author="Benton, Deon" w:date="2026-03-10T18:13:00Z" w16du:dateUtc="2026-03-10T23:13:00Z">
        <w:r w:rsidR="004958D3">
          <w:rPr>
            <w:rFonts w:ascii="Times New Roman" w:hAnsi="Times New Roman" w:cs="Times New Roman"/>
          </w:rPr>
          <w:t>from birth</w:t>
        </w:r>
      </w:ins>
      <w:ins w:id="1945" w:author="Benton, Deon" w:date="2026-03-10T18:21:00Z" w16du:dateUtc="2026-03-10T23:21:00Z">
        <w:r w:rsidR="00ED4AB7">
          <w:rPr>
            <w:rFonts w:ascii="Times New Roman" w:hAnsi="Times New Roman" w:cs="Times New Roman"/>
          </w:rPr>
          <w:t>,</w:t>
        </w:r>
      </w:ins>
      <w:ins w:id="1946" w:author="Benton, Deon" w:date="2026-03-10T18:11:00Z" w16du:dateUtc="2026-03-10T23:11:00Z">
        <w:r w:rsidR="00C27F62">
          <w:rPr>
            <w:rFonts w:ascii="Times New Roman" w:hAnsi="Times New Roman" w:cs="Times New Roman"/>
          </w:rPr>
          <w:t xml:space="preserve"> </w:t>
        </w:r>
      </w:ins>
      <w:ins w:id="1947" w:author="Benton, Deon" w:date="2026-03-10T18:10:00Z" w16du:dateUtc="2026-03-10T23:10:00Z">
        <w:r w:rsidR="00162040">
          <w:rPr>
            <w:rFonts w:ascii="Times New Roman" w:hAnsi="Times New Roman" w:cs="Times New Roman"/>
          </w:rPr>
          <w:t xml:space="preserve">despite </w:t>
        </w:r>
      </w:ins>
      <w:ins w:id="1948" w:author="Benton, Deon" w:date="2026-03-10T18:14:00Z" w16du:dateUtc="2026-03-10T23:14:00Z">
        <w:r w:rsidR="004958D3">
          <w:rPr>
            <w:rFonts w:ascii="Times New Roman" w:hAnsi="Times New Roman" w:cs="Times New Roman"/>
          </w:rPr>
          <w:t xml:space="preserve">early </w:t>
        </w:r>
      </w:ins>
      <w:ins w:id="1949" w:author="Benton, Deon" w:date="2026-03-10T18:10:00Z" w16du:dateUtc="2026-03-10T23:10:00Z">
        <w:r w:rsidR="00162040">
          <w:rPr>
            <w:rFonts w:ascii="Times New Roman" w:hAnsi="Times New Roman" w:cs="Times New Roman"/>
          </w:rPr>
          <w:t xml:space="preserve">poor visual acuity (e.g., Ayzenberg &amp; Behrmann, 2023). </w:t>
        </w:r>
      </w:ins>
      <w:ins w:id="1950" w:author="Benton, Deon" w:date="2026-03-10T18:14:00Z" w16du:dateUtc="2026-03-10T23:14:00Z">
        <w:r w:rsidR="004958D3">
          <w:rPr>
            <w:rFonts w:ascii="Times New Roman" w:hAnsi="Times New Roman" w:cs="Times New Roman"/>
          </w:rPr>
          <w:t>In contrast, the reaching system became</w:t>
        </w:r>
      </w:ins>
      <w:ins w:id="1951"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1952" w:author="Benton, Deon" w:date="2026-03-10T18:14:00Z" w16du:dateUtc="2026-03-10T23:14:00Z">
        <w:r w:rsidR="004958D3">
          <w:rPr>
            <w:rFonts w:ascii="Times New Roman" w:hAnsi="Times New Roman" w:cs="Times New Roman"/>
          </w:rPr>
          <w:t xml:space="preserve"> only later in a simulation</w:t>
        </w:r>
      </w:ins>
      <w:ins w:id="1953" w:author="Benton, Deon" w:date="2026-03-10T18:15:00Z" w16du:dateUtc="2026-03-10T23:15:00Z">
        <w:r w:rsidR="00AA4760">
          <w:rPr>
            <w:rFonts w:ascii="Times New Roman" w:hAnsi="Times New Roman" w:cs="Times New Roman"/>
          </w:rPr>
          <w:t>.</w:t>
        </w:r>
      </w:ins>
      <w:ins w:id="1954" w:author="Benton, Deon" w:date="2026-03-10T17:58:00Z" w16du:dateUtc="2026-03-10T22:58:00Z">
        <w:r w:rsidR="00296023">
          <w:rPr>
            <w:rFonts w:ascii="Times New Roman" w:hAnsi="Times New Roman" w:cs="Times New Roman"/>
          </w:rPr>
          <w:t xml:space="preserve"> </w:t>
        </w:r>
      </w:ins>
      <w:ins w:id="1955" w:author="Benton, Deon" w:date="2026-03-10T18:24:00Z" w16du:dateUtc="2026-03-10T23:24:00Z">
        <w:r w:rsidR="00186BE8">
          <w:rPr>
            <w:rFonts w:ascii="Times New Roman" w:hAnsi="Times New Roman" w:cs="Times New Roman"/>
          </w:rPr>
          <w:t>This delay captured the</w:t>
        </w:r>
      </w:ins>
      <w:ins w:id="1956" w:author="Benton, Deon" w:date="2026-03-10T18:19:00Z" w16du:dateUtc="2026-03-10T23:19:00Z">
        <w:r w:rsidR="00080691">
          <w:rPr>
            <w:rFonts w:ascii="Times New Roman" w:hAnsi="Times New Roman" w:cs="Times New Roman"/>
          </w:rPr>
          <w:t xml:space="preserve"> fact that reaching emerges later </w:t>
        </w:r>
      </w:ins>
      <w:ins w:id="1957" w:author="Benton, Deon" w:date="2026-03-10T18:20:00Z" w16du:dateUtc="2026-03-10T23:20:00Z">
        <w:r w:rsidR="00080691">
          <w:rPr>
            <w:rFonts w:ascii="Times New Roman" w:hAnsi="Times New Roman" w:cs="Times New Roman"/>
          </w:rPr>
          <w:t>in development than looking, typically</w:t>
        </w:r>
      </w:ins>
      <w:ins w:id="1958" w:author="Benton, Deon" w:date="2026-03-10T18:24:00Z" w16du:dateUtc="2026-03-10T23:24:00Z">
        <w:r w:rsidR="00186BE8">
          <w:rPr>
            <w:rFonts w:ascii="Times New Roman" w:hAnsi="Times New Roman" w:cs="Times New Roman"/>
          </w:rPr>
          <w:t xml:space="preserve"> by</w:t>
        </w:r>
      </w:ins>
      <w:ins w:id="1959" w:author="Benton, Deon" w:date="2026-03-10T18:20:00Z" w16du:dateUtc="2026-03-10T23:20:00Z">
        <w:r w:rsidR="00080691">
          <w:rPr>
            <w:rFonts w:ascii="Times New Roman" w:hAnsi="Times New Roman" w:cs="Times New Roman"/>
          </w:rPr>
          <w:t xml:space="preserve"> around </w:t>
        </w:r>
      </w:ins>
      <w:ins w:id="1960"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1961" w:author="Benton, Deon" w:date="2026-03-10T18:16:00Z" w16du:dateUtc="2026-03-10T23:16:00Z">
        <w:r w:rsidR="00AA4760">
          <w:rPr>
            <w:rFonts w:ascii="Times New Roman" w:hAnsi="Times New Roman" w:cs="Times New Roman"/>
          </w:rPr>
          <w:t>von</w:t>
        </w:r>
      </w:ins>
      <w:ins w:id="1962"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1963" w:author="Benton, Deon" w:date="2026-03-10T18:20:00Z" w16du:dateUtc="2026-03-10T23:20:00Z">
        <w:r w:rsidR="00080691">
          <w:rPr>
            <w:rFonts w:ascii="Times New Roman" w:hAnsi="Times New Roman" w:cs="Times New Roman"/>
          </w:rPr>
          <w:t>).</w:t>
        </w:r>
      </w:ins>
      <w:ins w:id="1964"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1965" w:author="Benton, Deon" w:date="2026-03-10T18:25:00Z" w16du:dateUtc="2026-03-10T23:25:00Z">
        <w:r w:rsidR="00186BE8">
          <w:rPr>
            <w:rFonts w:ascii="Times New Roman" w:hAnsi="Times New Roman" w:cs="Times New Roman"/>
          </w:rPr>
          <w:t xml:space="preserve"> by</w:t>
        </w:r>
      </w:ins>
      <w:ins w:id="1966" w:author="Benton, Deon" w:date="2026-03-10T18:31:00Z" w16du:dateUtc="2026-03-10T23:31:00Z">
        <w:r w:rsidR="00742FC0">
          <w:rPr>
            <w:rFonts w:ascii="Times New Roman" w:hAnsi="Times New Roman" w:cs="Times New Roman"/>
          </w:rPr>
          <w:t xml:space="preserve"> only</w:t>
        </w:r>
      </w:ins>
      <w:ins w:id="1967" w:author="Benton, Deon" w:date="2026-03-10T18:25:00Z" w16du:dateUtc="2026-03-10T23:25:00Z">
        <w:r w:rsidR="00186BE8">
          <w:rPr>
            <w:rFonts w:ascii="Times New Roman" w:hAnsi="Times New Roman" w:cs="Times New Roman"/>
          </w:rPr>
          <w:t xml:space="preserve"> </w:t>
        </w:r>
      </w:ins>
      <w:ins w:id="1968" w:author="Benton, Deon" w:date="2026-03-10T18:30:00Z" w16du:dateUtc="2026-03-10T23:30:00Z">
        <w:r w:rsidR="00F40A74">
          <w:rPr>
            <w:rFonts w:ascii="Times New Roman" w:hAnsi="Times New Roman" w:cs="Times New Roman"/>
          </w:rPr>
          <w:t>allowing the</w:t>
        </w:r>
      </w:ins>
      <w:ins w:id="1969" w:author="Benton, Deon" w:date="2026-03-10T18:25:00Z" w16du:dateUtc="2026-03-10T23:25:00Z">
        <w:r w:rsidR="00687FF6">
          <w:rPr>
            <w:rFonts w:ascii="Times New Roman" w:hAnsi="Times New Roman" w:cs="Times New Roman"/>
          </w:rPr>
          <w:t xml:space="preserve"> Reaching System</w:t>
        </w:r>
      </w:ins>
      <w:ins w:id="1970"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1971" w:author="Benton, Deon" w:date="2026-03-10T18:30:00Z" w16du:dateUtc="2026-03-10T23:30:00Z">
        <w:r w:rsidR="00F40A74">
          <w:rPr>
            <w:rFonts w:ascii="Times New Roman" w:hAnsi="Times New Roman" w:cs="Times New Roman"/>
          </w:rPr>
          <w:t xml:space="preserve"> learning</w:t>
        </w:r>
      </w:ins>
      <w:ins w:id="1972" w:author="Benton, Deon" w:date="2026-03-10T18:28:00Z" w16du:dateUtc="2026-03-10T23:28:00Z">
        <w:r w:rsidR="00BE1F57">
          <w:rPr>
            <w:rFonts w:ascii="Times New Roman" w:hAnsi="Times New Roman" w:cs="Times New Roman"/>
          </w:rPr>
          <w:t xml:space="preserve"> </w:t>
        </w:r>
      </w:ins>
      <w:ins w:id="1973" w:author="Benton, Deon" w:date="2026-03-10T18:30:00Z" w16du:dateUtc="2026-03-10T23:30:00Z">
        <w:r w:rsidR="00F40A74">
          <w:rPr>
            <w:rFonts w:ascii="Times New Roman" w:hAnsi="Times New Roman" w:cs="Times New Roman"/>
          </w:rPr>
          <w:t xml:space="preserve">starting </w:t>
        </w:r>
      </w:ins>
      <w:ins w:id="1974" w:author="Benton, Deon" w:date="2026-03-10T18:25:00Z" w16du:dateUtc="2026-03-10T23:25:00Z">
        <w:r w:rsidR="00687FF6">
          <w:rPr>
            <w:rFonts w:ascii="Times New Roman" w:hAnsi="Times New Roman" w:cs="Times New Roman"/>
          </w:rPr>
          <w:t>at 400 epochs</w:t>
        </w:r>
      </w:ins>
      <w:ins w:id="1975" w:author="Benton, Deon" w:date="2026-03-10T18:29:00Z" w16du:dateUtc="2026-03-10T23:29:00Z">
        <w:r w:rsidR="00BE1F57">
          <w:rPr>
            <w:rFonts w:ascii="Times New Roman" w:hAnsi="Times New Roman" w:cs="Times New Roman"/>
          </w:rPr>
          <w:t>—</w:t>
        </w:r>
      </w:ins>
      <w:ins w:id="1976"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1977" w:author="Benton, Deon" w:date="2026-03-10T18:31:00Z" w16du:dateUtc="2026-03-10T23:31:00Z">
        <w:r w:rsidR="008211D3">
          <w:rPr>
            <w:rFonts w:ascii="Times New Roman" w:hAnsi="Times New Roman" w:cs="Times New Roman"/>
          </w:rPr>
          <w:t xml:space="preserve"> this system</w:t>
        </w:r>
      </w:ins>
      <w:ins w:id="1978" w:author="Benton, Deon" w:date="2026-03-10T18:27:00Z" w16du:dateUtc="2026-03-10T23:27:00Z">
        <w:r w:rsidR="00687FF6">
          <w:rPr>
            <w:rFonts w:ascii="Times New Roman" w:hAnsi="Times New Roman" w:cs="Times New Roman"/>
          </w:rPr>
          <w:t xml:space="preserve"> remained frozen</w:t>
        </w:r>
      </w:ins>
      <w:ins w:id="1979" w:author="Benton, Deon" w:date="2026-03-10T18:29:00Z" w16du:dateUtc="2026-03-10T23:29:00Z">
        <w:r w:rsidR="00BE1F57">
          <w:rPr>
            <w:rFonts w:ascii="Times New Roman" w:hAnsi="Times New Roman" w:cs="Times New Roman"/>
          </w:rPr>
          <w:t xml:space="preserve"> prior to this point</w:t>
        </w:r>
      </w:ins>
      <w:ins w:id="1980"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1981" w:author="Benton, Deon" w:date="2026-03-10T19:09:00Z" w16du:dateUtc="2026-03-11T00:09:00Z">
        <w:r w:rsidR="004C1969" w:rsidRPr="004C1969">
          <w:rPr>
            <w:rFonts w:ascii="Times New Roman" w:hAnsi="Times New Roman" w:cs="Times New Roman"/>
          </w:rPr>
          <w:t xml:space="preserve">. Instead, that influence was </w:t>
        </w:r>
        <w:r w:rsidR="004C1969" w:rsidRPr="004C1969">
          <w:rPr>
            <w:rFonts w:ascii="Times New Roman" w:hAnsi="Times New Roman" w:cs="Times New Roman"/>
          </w:rPr>
          <w:lastRenderedPageBreak/>
          <w:t xml:space="preserve">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1982" w:author="Benton, Deon" w:date="2026-03-20T13:49:00Z" w16du:dateUtc="2026-03-20T18:49:00Z">
        <w:r w:rsidR="0083671A">
          <w:rPr>
            <w:rFonts w:ascii="Times New Roman" w:hAnsi="Times New Roman" w:cs="Times New Roman"/>
          </w:rPr>
          <w:t xml:space="preserve"> One final note about the</w:t>
        </w:r>
      </w:ins>
      <w:ins w:id="1983" w:author="Benton, Deon" w:date="2026-03-20T13:50:00Z" w16du:dateUtc="2026-03-20T18:50:00Z">
        <w:r w:rsidR="0083671A">
          <w:rPr>
            <w:rFonts w:ascii="Times New Roman" w:hAnsi="Times New Roman" w:cs="Times New Roman"/>
          </w:rPr>
          <w:t xml:space="preserve"> </w:t>
        </w:r>
      </w:ins>
      <w:ins w:id="1984" w:author="Benton, Deon" w:date="2026-03-20T13:49:00Z" w16du:dateUtc="2026-03-20T18:49:00Z">
        <w:r w:rsidR="0083671A">
          <w:rPr>
            <w:rFonts w:ascii="Times New Roman" w:hAnsi="Times New Roman" w:cs="Times New Roman"/>
          </w:rPr>
          <w:t xml:space="preserve">reaching </w:t>
        </w:r>
      </w:ins>
      <w:ins w:id="1985" w:author="Benton, Deon" w:date="2026-03-20T14:05:00Z" w16du:dateUtc="2026-03-20T19:05:00Z">
        <w:r w:rsidR="00C84DB7">
          <w:rPr>
            <w:rFonts w:ascii="Times New Roman" w:hAnsi="Times New Roman" w:cs="Times New Roman"/>
          </w:rPr>
          <w:t>(and to some extent the looking) system</w:t>
        </w:r>
      </w:ins>
      <w:ins w:id="1986" w:author="Benton, Deon" w:date="2026-03-20T13:49:00Z" w16du:dateUtc="2026-03-20T18:49:00Z">
        <w:r w:rsidR="0083671A">
          <w:rPr>
            <w:rFonts w:ascii="Times New Roman" w:hAnsi="Times New Roman" w:cs="Times New Roman"/>
          </w:rPr>
          <w:t xml:space="preserve"> is that because the critical detail was its effects on processing and not its existence, the results </w:t>
        </w:r>
      </w:ins>
      <w:ins w:id="1987" w:author="Benton, Deon" w:date="2026-03-20T13:50:00Z" w16du:dateUtc="2026-03-20T18:50:00Z">
        <w:r w:rsidR="0083671A">
          <w:rPr>
            <w:rFonts w:ascii="Times New Roman" w:hAnsi="Times New Roman" w:cs="Times New Roman"/>
          </w:rPr>
          <w:t>reported is this paper would remain unchanged if this system was removed.</w:t>
        </w:r>
      </w:ins>
      <w:ins w:id="1988" w:author="Benton, Deon" w:date="2026-03-20T14:04:00Z" w16du:dateUtc="2026-03-20T19:04:00Z">
        <w:r w:rsidR="00C84DB7">
          <w:rPr>
            <w:rFonts w:ascii="Times New Roman" w:hAnsi="Times New Roman" w:cs="Times New Roman"/>
          </w:rPr>
          <w:t xml:space="preserve"> The rationale for retraining </w:t>
        </w:r>
      </w:ins>
      <w:ins w:id="1989" w:author="Benton, Deon" w:date="2026-03-20T14:05:00Z" w16du:dateUtc="2026-03-20T19:05:00Z">
        <w:r w:rsidR="00C84DB7">
          <w:rPr>
            <w:rFonts w:ascii="Times New Roman" w:hAnsi="Times New Roman" w:cs="Times New Roman"/>
          </w:rPr>
          <w:t>the reaching system</w:t>
        </w:r>
      </w:ins>
      <w:ins w:id="1990" w:author="Benton, Deon" w:date="2026-03-20T14:04:00Z" w16du:dateUtc="2026-03-20T19:04:00Z">
        <w:r w:rsidR="00C84DB7">
          <w:rPr>
            <w:rFonts w:ascii="Times New Roman" w:hAnsi="Times New Roman" w:cs="Times New Roman"/>
          </w:rPr>
          <w:t xml:space="preserve"> given th</w:t>
        </w:r>
      </w:ins>
      <w:ins w:id="1991" w:author="Benton, Deon" w:date="2026-03-20T14:05:00Z" w16du:dateUtc="2026-03-20T19:05:00Z">
        <w:r w:rsidR="00C84DB7">
          <w:rPr>
            <w:rFonts w:ascii="Times New Roman" w:hAnsi="Times New Roman" w:cs="Times New Roman"/>
          </w:rPr>
          <w:t>is fact is that</w:t>
        </w:r>
      </w:ins>
      <w:ins w:id="1992" w:author="Benton, Deon" w:date="2026-03-20T14:06:00Z" w16du:dateUtc="2026-03-20T19:06:00Z">
        <w:r w:rsidR="00C84DB7">
          <w:rPr>
            <w:rFonts w:ascii="Times New Roman" w:hAnsi="Times New Roman" w:cs="Times New Roman"/>
          </w:rPr>
          <w:t xml:space="preserve"> its effects on the environment could not occur in </w:t>
        </w:r>
        <w:r w:rsidR="00EF0A10">
          <w:rPr>
            <w:rFonts w:ascii="Times New Roman" w:hAnsi="Times New Roman" w:cs="Times New Roman"/>
          </w:rPr>
          <w:t xml:space="preserve">its </w:t>
        </w:r>
        <w:r w:rsidR="00C84DB7">
          <w:rPr>
            <w:rFonts w:ascii="Times New Roman" w:hAnsi="Times New Roman" w:cs="Times New Roman"/>
          </w:rPr>
          <w:t xml:space="preserve">absence. </w:t>
        </w:r>
      </w:ins>
      <w:ins w:id="1993" w:author="Benton, Deon" w:date="2026-03-20T14:05:00Z" w16du:dateUtc="2026-03-20T19:05:00Z">
        <w:r w:rsidR="00C84DB7">
          <w:rPr>
            <w:rFonts w:ascii="Times New Roman" w:hAnsi="Times New Roman" w:cs="Times New Roman"/>
          </w:rPr>
          <w:t xml:space="preserv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994"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995" w:author="Benton, Deon" w:date="2026-02-27T16:21:00Z" w16du:dateUtc="2026-02-27T22:21:00Z">
        <w:r w:rsidR="00F12553">
          <w:rPr>
            <w:rFonts w:ascii="Times New Roman" w:hAnsi="Times New Roman" w:cs="Times New Roman"/>
          </w:rPr>
          <w:t xml:space="preserve"> is that</w:t>
        </w:r>
      </w:ins>
      <w:ins w:id="1996"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997" w:author="Benton, Deon" w:date="2026-02-27T16:29:00Z" w16du:dateUtc="2026-02-27T22:29:00Z">
        <w:r w:rsidR="00123CA6">
          <w:rPr>
            <w:rFonts w:ascii="Times New Roman" w:hAnsi="Times New Roman" w:cs="Times New Roman"/>
          </w:rPr>
          <w:t>are</w:t>
        </w:r>
      </w:ins>
      <w:ins w:id="1998"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999" w:author="Benton, Deon" w:date="2026-02-27T16:23:00Z" w16du:dateUtc="2026-02-27T22:23:00Z">
        <w:r w:rsidR="00F12553">
          <w:rPr>
            <w:rFonts w:ascii="Times New Roman" w:hAnsi="Times New Roman" w:cs="Times New Roman"/>
          </w:rPr>
          <w:t xml:space="preserve"> </w:t>
        </w:r>
      </w:ins>
      <w:del w:id="2000" w:author="Benton, Deon" w:date="2026-02-27T16:24:00Z" w16du:dateUtc="2026-02-27T22:24:00Z">
        <w:r w:rsidDel="00B25E66">
          <w:rPr>
            <w:rFonts w:ascii="Times New Roman" w:hAnsi="Times New Roman" w:cs="Times New Roman"/>
          </w:rPr>
          <w:delText xml:space="preserve"> </w:delText>
        </w:r>
      </w:del>
      <w:ins w:id="2001" w:author="Benton, Deon" w:date="2026-02-27T16:22:00Z" w16du:dateUtc="2026-02-27T22:22:00Z">
        <w:r w:rsidR="00F12553">
          <w:rPr>
            <w:rFonts w:ascii="Times New Roman" w:hAnsi="Times New Roman" w:cs="Times New Roman"/>
          </w:rPr>
          <w:t xml:space="preserve">processing and encoding the kinematics of different </w:t>
        </w:r>
      </w:ins>
      <w:ins w:id="2002" w:author="Benton, Deon" w:date="2026-02-27T16:46:00Z" w16du:dateUtc="2026-02-27T22:46:00Z">
        <w:r w:rsidR="005D4226">
          <w:rPr>
            <w:rFonts w:ascii="Times New Roman" w:hAnsi="Times New Roman" w:cs="Times New Roman"/>
          </w:rPr>
          <w:t>movements</w:t>
        </w:r>
      </w:ins>
      <w:ins w:id="2003" w:author="Benton, Deon" w:date="2026-02-27T16:23:00Z" w16du:dateUtc="2026-02-27T22:23:00Z">
        <w:r w:rsidR="00B25E66">
          <w:rPr>
            <w:rFonts w:ascii="Times New Roman" w:hAnsi="Times New Roman" w:cs="Times New Roman"/>
          </w:rPr>
          <w:t xml:space="preserve">, </w:t>
        </w:r>
      </w:ins>
      <w:ins w:id="2004" w:author="Benton, Deon" w:date="2026-02-27T16:22:00Z" w16du:dateUtc="2026-02-27T22:22:00Z">
        <w:r w:rsidR="00F12553">
          <w:rPr>
            <w:rFonts w:ascii="Times New Roman" w:hAnsi="Times New Roman" w:cs="Times New Roman"/>
          </w:rPr>
          <w:t xml:space="preserve">the perceptual appearance of </w:t>
        </w:r>
      </w:ins>
      <w:ins w:id="2005" w:author="Benton, Deon" w:date="2026-02-27T16:23:00Z" w16du:dateUtc="2026-02-27T22:23:00Z">
        <w:r w:rsidR="00B25E66">
          <w:rPr>
            <w:rFonts w:ascii="Times New Roman" w:hAnsi="Times New Roman" w:cs="Times New Roman"/>
          </w:rPr>
          <w:t>the different objects</w:t>
        </w:r>
      </w:ins>
      <w:ins w:id="2006" w:author="Benton, Deon" w:date="2026-02-27T16:25:00Z" w16du:dateUtc="2026-02-27T22:25:00Z">
        <w:r w:rsidR="00B25E66">
          <w:rPr>
            <w:rFonts w:ascii="Times New Roman" w:hAnsi="Times New Roman" w:cs="Times New Roman"/>
          </w:rPr>
          <w:t xml:space="preserve"> and entities</w:t>
        </w:r>
      </w:ins>
      <w:ins w:id="2007" w:author="Benton, Deon" w:date="2026-02-27T16:24:00Z" w16du:dateUtc="2026-02-27T22:24:00Z">
        <w:r w:rsidR="00B25E66">
          <w:rPr>
            <w:rFonts w:ascii="Times New Roman" w:hAnsi="Times New Roman" w:cs="Times New Roman"/>
          </w:rPr>
          <w:t xml:space="preserve"> </w:t>
        </w:r>
      </w:ins>
      <w:ins w:id="2008" w:author="Benton, Deon" w:date="2026-02-27T16:22:00Z" w16du:dateUtc="2026-02-27T22:22:00Z">
        <w:r w:rsidR="00F12553">
          <w:rPr>
            <w:rFonts w:ascii="Times New Roman" w:hAnsi="Times New Roman" w:cs="Times New Roman"/>
          </w:rPr>
          <w:t xml:space="preserve">that engage in those </w:t>
        </w:r>
      </w:ins>
      <w:ins w:id="2009" w:author="Benton, Deon" w:date="2026-02-27T16:46:00Z" w16du:dateUtc="2026-02-27T22:46:00Z">
        <w:r w:rsidR="005D4226">
          <w:rPr>
            <w:rFonts w:ascii="Times New Roman" w:hAnsi="Times New Roman" w:cs="Times New Roman"/>
          </w:rPr>
          <w:t>movements</w:t>
        </w:r>
      </w:ins>
      <w:ins w:id="2010" w:author="Benton, Deon" w:date="2026-02-27T16:24:00Z" w16du:dateUtc="2026-02-27T22:24:00Z">
        <w:r w:rsidR="00B25E66">
          <w:rPr>
            <w:rFonts w:ascii="Times New Roman" w:hAnsi="Times New Roman" w:cs="Times New Roman"/>
          </w:rPr>
          <w:t>, as well as the associative relation</w:t>
        </w:r>
      </w:ins>
      <w:ins w:id="2011" w:author="Benton, Deon" w:date="2026-02-27T16:25:00Z" w16du:dateUtc="2026-02-27T22:25:00Z">
        <w:r w:rsidR="00B25E66">
          <w:rPr>
            <w:rFonts w:ascii="Times New Roman" w:hAnsi="Times New Roman" w:cs="Times New Roman"/>
          </w:rPr>
          <w:t>s</w:t>
        </w:r>
      </w:ins>
      <w:ins w:id="2012" w:author="Benton, Deon" w:date="2026-02-27T16:24:00Z" w16du:dateUtc="2026-02-27T22:24:00Z">
        <w:r w:rsidR="00B25E66">
          <w:rPr>
            <w:rFonts w:ascii="Times New Roman" w:hAnsi="Times New Roman" w:cs="Times New Roman"/>
          </w:rPr>
          <w:t xml:space="preserve"> among the</w:t>
        </w:r>
      </w:ins>
      <w:ins w:id="2013" w:author="Benton, Deon" w:date="2026-02-27T16:29:00Z" w16du:dateUtc="2026-02-27T22:29:00Z">
        <w:r w:rsidR="00123CA6">
          <w:rPr>
            <w:rFonts w:ascii="Times New Roman" w:hAnsi="Times New Roman" w:cs="Times New Roman"/>
          </w:rPr>
          <w:t>se elements</w:t>
        </w:r>
      </w:ins>
      <w:ins w:id="2014" w:author="Benton, Deon" w:date="2026-02-27T16:25:00Z" w16du:dateUtc="2026-02-27T22:25:00Z">
        <w:r w:rsidR="00B25E66">
          <w:rPr>
            <w:rFonts w:ascii="Times New Roman" w:hAnsi="Times New Roman" w:cs="Times New Roman"/>
          </w:rPr>
          <w:t>.</w:t>
        </w:r>
      </w:ins>
      <w:ins w:id="2015" w:author="Benton, Deon" w:date="2026-02-27T16:22:00Z" w16du:dateUtc="2026-02-27T22:22:00Z">
        <w:r w:rsidR="00F12553">
          <w:rPr>
            <w:rFonts w:ascii="Times New Roman" w:hAnsi="Times New Roman" w:cs="Times New Roman"/>
          </w:rPr>
          <w:t xml:space="preserve"> </w:t>
        </w:r>
      </w:ins>
      <w:ins w:id="2016" w:author="Benton, Deon" w:date="2026-02-27T16:26:00Z" w16du:dateUtc="2026-02-27T22:26:00Z">
        <w:r w:rsidR="00864BDF">
          <w:rPr>
            <w:rFonts w:ascii="Times New Roman" w:hAnsi="Times New Roman" w:cs="Times New Roman"/>
          </w:rPr>
          <w:t xml:space="preserve">To implement this aspect of the </w:t>
        </w:r>
      </w:ins>
      <w:ins w:id="2017" w:author="Benton, Deon" w:date="2026-02-27T16:29:00Z" w16du:dateUtc="2026-02-27T22:29:00Z">
        <w:r w:rsidR="00F10356">
          <w:rPr>
            <w:rFonts w:ascii="Times New Roman" w:hAnsi="Times New Roman" w:cs="Times New Roman"/>
          </w:rPr>
          <w:t>proposal</w:t>
        </w:r>
      </w:ins>
      <w:ins w:id="2018" w:author="Benton, Deon" w:date="2026-02-27T16:26:00Z" w16du:dateUtc="2026-02-27T22:26:00Z">
        <w:r w:rsidR="00864BDF">
          <w:rPr>
            <w:rFonts w:ascii="Times New Roman" w:hAnsi="Times New Roman" w:cs="Times New Roman"/>
          </w:rPr>
          <w:t xml:space="preserve"> in the m</w:t>
        </w:r>
      </w:ins>
      <w:ins w:id="2019"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020" w:author="Benton, Deon" w:date="2026-02-27T16:27:00Z" w16du:dateUtc="2026-02-27T22:27:00Z">
        <w:r w:rsidR="00864BDF">
          <w:rPr>
            <w:rFonts w:ascii="Times New Roman" w:hAnsi="Times New Roman" w:cs="Times New Roman"/>
          </w:rPr>
          <w:t xml:space="preserve"> a model analogue </w:t>
        </w:r>
      </w:ins>
      <w:ins w:id="2021" w:author="Benton, Deon" w:date="2026-02-27T16:29:00Z" w16du:dateUtc="2026-02-27T22:29:00Z">
        <w:r w:rsidR="00F10356">
          <w:rPr>
            <w:rFonts w:ascii="Times New Roman" w:hAnsi="Times New Roman" w:cs="Times New Roman"/>
          </w:rPr>
          <w:t>of the real</w:t>
        </w:r>
      </w:ins>
      <w:ins w:id="2022"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2023" w:author="Benton, Deon" w:date="2026-02-27T16:44:00Z" w16du:dateUtc="2026-02-27T22:44:00Z">
        <w:r w:rsidR="00C04DFD">
          <w:rPr>
            <w:rFonts w:ascii="Times New Roman" w:hAnsi="Times New Roman" w:cs="Times New Roman"/>
          </w:rPr>
          <w:t xml:space="preserve"> Here,</w:t>
        </w:r>
      </w:ins>
      <w:ins w:id="2024" w:author="Benton, Deon" w:date="2026-02-27T16:31:00Z" w16du:dateUtc="2026-02-27T22:31:00Z">
        <w:r w:rsidR="008614DA">
          <w:rPr>
            <w:rFonts w:ascii="Times New Roman" w:hAnsi="Times New Roman" w:cs="Times New Roman"/>
          </w:rPr>
          <w:t xml:space="preserve"> I refer to this </w:t>
        </w:r>
      </w:ins>
      <w:ins w:id="2025" w:author="Benton, Deon" w:date="2026-02-27T16:44:00Z" w16du:dateUtc="2026-02-27T22:44:00Z">
        <w:r w:rsidR="00C04DFD">
          <w:rPr>
            <w:rFonts w:ascii="Times New Roman" w:hAnsi="Times New Roman" w:cs="Times New Roman"/>
          </w:rPr>
          <w:t xml:space="preserve">aspect of </w:t>
        </w:r>
      </w:ins>
      <w:ins w:id="2026" w:author="Benton, Deon" w:date="2026-02-27T16:45:00Z" w16du:dateUtc="2026-02-27T22:45:00Z">
        <w:r w:rsidR="008D0B80">
          <w:rPr>
            <w:rFonts w:ascii="Times New Roman" w:hAnsi="Times New Roman" w:cs="Times New Roman"/>
          </w:rPr>
          <w:t xml:space="preserve">a network’s </w:t>
        </w:r>
      </w:ins>
      <w:ins w:id="2027" w:author="Benton, Deon" w:date="2026-02-27T16:44:00Z" w16du:dateUtc="2026-02-27T22:44:00Z">
        <w:r w:rsidR="00C04DFD">
          <w:rPr>
            <w:rFonts w:ascii="Times New Roman" w:hAnsi="Times New Roman" w:cs="Times New Roman"/>
          </w:rPr>
          <w:t xml:space="preserve">experience </w:t>
        </w:r>
      </w:ins>
      <w:ins w:id="2028" w:author="Benton, Deon" w:date="2026-02-27T16:31:00Z" w16du:dateUtc="2026-02-27T22:31:00Z">
        <w:r w:rsidR="008614DA">
          <w:rPr>
            <w:rFonts w:ascii="Times New Roman" w:hAnsi="Times New Roman" w:cs="Times New Roman"/>
          </w:rPr>
          <w:t xml:space="preserve">as </w:t>
        </w:r>
      </w:ins>
      <w:ins w:id="2029" w:author="Benton, Deon" w:date="2026-02-27T16:44:00Z" w16du:dateUtc="2026-02-27T22:44:00Z">
        <w:r w:rsidR="00C04DFD">
          <w:rPr>
            <w:rFonts w:ascii="Times New Roman" w:hAnsi="Times New Roman" w:cs="Times New Roman"/>
          </w:rPr>
          <w:t xml:space="preserve">the </w:t>
        </w:r>
      </w:ins>
      <w:ins w:id="2030" w:author="Benton, Deon" w:date="2026-02-27T16:31:00Z" w16du:dateUtc="2026-02-27T22:31:00Z">
        <w:r w:rsidR="008614DA">
          <w:rPr>
            <w:rFonts w:ascii="Times New Roman" w:hAnsi="Times New Roman" w:cs="Times New Roman"/>
          </w:rPr>
          <w:t>pretraining</w:t>
        </w:r>
      </w:ins>
      <w:ins w:id="2031"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032" w:author="Benton, Deon" w:date="2026-02-27T16:31:00Z" w16du:dateUtc="2026-02-27T22:31:00Z">
        <w:r w:rsidR="008614DA">
          <w:rPr>
            <w:rFonts w:ascii="Times New Roman" w:hAnsi="Times New Roman" w:cs="Times New Roman"/>
          </w:rPr>
          <w:t>.</w:t>
        </w:r>
      </w:ins>
      <w:ins w:id="2033"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034"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035" w:author="Benton, Deon" w:date="2026-02-27T16:45:00Z" w16du:dateUtc="2026-02-27T22:45:00Z">
        <w:r w:rsidR="00A7703B">
          <w:rPr>
            <w:rFonts w:ascii="Times New Roman" w:hAnsi="Times New Roman" w:cs="Times New Roman"/>
          </w:rPr>
          <w:t xml:space="preserve"> </w:t>
        </w:r>
      </w:ins>
      <w:ins w:id="2036" w:author="Benton, Deon" w:date="2026-02-27T16:32:00Z" w16du:dateUtc="2026-02-27T22:32:00Z">
        <w:r w:rsidR="001335A3">
          <w:rPr>
            <w:rFonts w:ascii="Times New Roman" w:hAnsi="Times New Roman" w:cs="Times New Roman"/>
          </w:rPr>
          <w:t>linearly along a horizontal mo</w:t>
        </w:r>
      </w:ins>
      <w:ins w:id="2037" w:author="Benton, Deon" w:date="2026-02-27T16:33:00Z" w16du:dateUtc="2026-02-27T22:33:00Z">
        <w:r w:rsidR="001335A3">
          <w:rPr>
            <w:rFonts w:ascii="Times New Roman" w:hAnsi="Times New Roman" w:cs="Times New Roman"/>
          </w:rPr>
          <w:t>tion path</w:t>
        </w:r>
      </w:ins>
      <w:ins w:id="2038" w:author="Benton, Deon" w:date="2026-02-27T16:32:00Z" w16du:dateUtc="2026-02-27T22:32:00Z">
        <w:r w:rsidR="00C546B9">
          <w:rPr>
            <w:rFonts w:ascii="Times New Roman" w:hAnsi="Times New Roman" w:cs="Times New Roman"/>
          </w:rPr>
          <w:t xml:space="preserve"> towards the other object</w:t>
        </w:r>
      </w:ins>
      <w:ins w:id="2039" w:author="Benton, Deon" w:date="2026-02-27T16:33:00Z" w16du:dateUtc="2026-02-27T22:33:00Z">
        <w:r w:rsidR="001335A3">
          <w:rPr>
            <w:rFonts w:ascii="Times New Roman" w:hAnsi="Times New Roman" w:cs="Times New Roman"/>
          </w:rPr>
          <w:t>. This event was instantiated by activating</w:t>
        </w:r>
      </w:ins>
      <w:ins w:id="2040"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041"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042" w:author="Benton, Deon" w:date="2026-02-27T16:34:00Z" w16du:dateUtc="2026-02-27T22:34:00Z">
        <w:r w:rsidR="001335A3">
          <w:rPr>
            <w:rFonts w:ascii="Times New Roman" w:hAnsi="Times New Roman" w:cs="Times New Roman"/>
          </w:rPr>
          <w:t>Object Left</w:t>
        </w:r>
      </w:ins>
      <w:ins w:id="2043" w:author="Benton, Deon" w:date="2026-02-27T16:52:00Z" w16du:dateUtc="2026-02-27T22:52:00Z">
        <w:r w:rsidR="00BF289A">
          <w:rPr>
            <w:rFonts w:ascii="Times New Roman" w:hAnsi="Times New Roman" w:cs="Times New Roman"/>
          </w:rPr>
          <w:t xml:space="preserve"> and Right</w:t>
        </w:r>
      </w:ins>
      <w:ins w:id="2044" w:author="Benton, Deon" w:date="2026-02-27T16:34:00Z" w16du:dateUtc="2026-02-27T22:34:00Z">
        <w:r w:rsidR="001335A3">
          <w:rPr>
            <w:rFonts w:ascii="Times New Roman" w:hAnsi="Times New Roman" w:cs="Times New Roman"/>
          </w:rPr>
          <w:t xml:space="preserve"> input group</w:t>
        </w:r>
      </w:ins>
      <w:ins w:id="2045" w:author="Benton, Deon" w:date="2026-02-27T16:52:00Z" w16du:dateUtc="2026-02-27T22:52:00Z">
        <w:r w:rsidR="00BF289A">
          <w:rPr>
            <w:rFonts w:ascii="Times New Roman" w:hAnsi="Times New Roman" w:cs="Times New Roman"/>
          </w:rPr>
          <w:t>s</w:t>
        </w:r>
      </w:ins>
      <w:ins w:id="2046"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047"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048" w:author="Benton, Deon" w:date="2026-02-27T16:35:00Z" w16du:dateUtc="2026-02-27T22:35:00Z">
        <w:r w:rsidR="008979EA">
          <w:rPr>
            <w:rFonts w:ascii="Times New Roman" w:hAnsi="Times New Roman" w:cs="Times New Roman"/>
          </w:rPr>
          <w:t>input group</w:t>
        </w:r>
      </w:ins>
      <w:ins w:id="2049"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050"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051"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052" w:author="Benton, Deon" w:date="2026-02-27T16:39:00Z" w16du:dateUtc="2026-02-27T22:39:00Z">
        <w:r w:rsidR="00F61350">
          <w:rPr>
            <w:rFonts w:ascii="Times New Roman" w:hAnsi="Times New Roman" w:cs="Times New Roman"/>
          </w:rPr>
          <w:t xml:space="preserve">single unit in the </w:t>
        </w:r>
        <w:r w:rsidR="00F61350">
          <w:rPr>
            <w:rFonts w:ascii="Times New Roman" w:hAnsi="Times New Roman" w:cs="Times New Roman"/>
          </w:rPr>
          <w:lastRenderedPageBreak/>
          <w:t xml:space="preserve">Final Adjacency input group. </w:t>
        </w:r>
      </w:ins>
      <w:r>
        <w:rPr>
          <w:rFonts w:ascii="Times New Roman" w:hAnsi="Times New Roman" w:cs="Times New Roman"/>
        </w:rPr>
        <w:t xml:space="preserve">In the </w:t>
      </w:r>
      <w:ins w:id="2053"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054" w:author="Benton, Deon" w:date="2026-02-27T16:49:00Z" w16du:dateUtc="2026-02-27T22:49:00Z">
        <w:r w:rsidR="004916FE">
          <w:rPr>
            <w:rFonts w:ascii="Times New Roman" w:hAnsi="Times New Roman" w:cs="Times New Roman"/>
          </w:rPr>
          <w:t xml:space="preserve"> moved horizontally along a</w:t>
        </w:r>
      </w:ins>
      <w:ins w:id="2055" w:author="Benton, Deon" w:date="2026-02-27T16:50:00Z" w16du:dateUtc="2026-02-27T22:50:00Z">
        <w:r w:rsidR="004916FE">
          <w:rPr>
            <w:rFonts w:ascii="Times New Roman" w:hAnsi="Times New Roman" w:cs="Times New Roman"/>
          </w:rPr>
          <w:t>n</w:t>
        </w:r>
      </w:ins>
      <w:ins w:id="2056" w:author="Benton, Deon" w:date="2026-02-27T16:49:00Z" w16du:dateUtc="2026-02-27T22:49:00Z">
        <w:r w:rsidR="004916FE">
          <w:rPr>
            <w:rFonts w:ascii="Times New Roman" w:hAnsi="Times New Roman" w:cs="Times New Roman"/>
          </w:rPr>
          <w:t xml:space="preserve"> arced path towards</w:t>
        </w:r>
      </w:ins>
      <w:ins w:id="2057" w:author="Benton, Deon" w:date="2026-02-27T16:50:00Z" w16du:dateUtc="2026-02-27T22:50:00Z">
        <w:r w:rsidR="004916FE">
          <w:rPr>
            <w:rFonts w:ascii="Times New Roman" w:hAnsi="Times New Roman" w:cs="Times New Roman"/>
          </w:rPr>
          <w:t xml:space="preserve"> and over an obstacle until it came to rest next to</w:t>
        </w:r>
      </w:ins>
      <w:ins w:id="2058"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059" w:author="Benton, Deon" w:date="2026-02-27T16:51:00Z" w16du:dateUtc="2026-02-27T22:51:00Z">
        <w:r w:rsidR="004916FE">
          <w:rPr>
            <w:rFonts w:ascii="Times New Roman" w:hAnsi="Times New Roman" w:cs="Times New Roman"/>
          </w:rPr>
          <w:t xml:space="preserve">This event was instantiated by turning on </w:t>
        </w:r>
      </w:ins>
      <w:ins w:id="2060"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061" w:author="Benton, Deon" w:date="2026-02-27T16:53:00Z" w16du:dateUtc="2026-02-27T22:53:00Z">
        <w:r w:rsidR="00BF289A">
          <w:rPr>
            <w:rFonts w:ascii="Times New Roman" w:hAnsi="Times New Roman" w:cs="Times New Roman"/>
          </w:rPr>
          <w:t>1</w:t>
        </w:r>
      </w:ins>
      <w:ins w:id="2062" w:author="Benton, Deon" w:date="2026-02-27T16:52:00Z" w16du:dateUtc="2026-02-27T22:52:00Z">
        <w:r w:rsidR="00BF289A">
          <w:rPr>
            <w:rFonts w:ascii="Times New Roman" w:hAnsi="Times New Roman" w:cs="Times New Roman"/>
          </w:rPr>
          <w:t xml:space="preserve"> unit in the Obstacle Height input group; the Arc Peak Height </w:t>
        </w:r>
      </w:ins>
      <w:ins w:id="2063" w:author="Benton, Deon" w:date="2026-02-27T16:53:00Z" w16du:dateUtc="2026-02-27T22:53:00Z">
        <w:r w:rsidR="00BF289A">
          <w:rPr>
            <w:rFonts w:ascii="Times New Roman" w:hAnsi="Times New Roman" w:cs="Times New Roman"/>
          </w:rPr>
          <w:t>1</w:t>
        </w:r>
      </w:ins>
      <w:ins w:id="2064" w:author="Benton, Deon" w:date="2026-02-27T16:52:00Z" w16du:dateUtc="2026-02-27T22:52:00Z">
        <w:r w:rsidR="00BF289A">
          <w:rPr>
            <w:rFonts w:ascii="Times New Roman" w:hAnsi="Times New Roman" w:cs="Times New Roman"/>
          </w:rPr>
          <w:t xml:space="preserve"> unit in the Arc Peak Height input group; the Obstacle Mi</w:t>
        </w:r>
      </w:ins>
      <w:ins w:id="2065" w:author="Benton, Deon" w:date="2026-02-27T16:53:00Z" w16du:dateUtc="2026-02-27T22:53:00Z">
        <w:r w:rsidR="00BF289A">
          <w:rPr>
            <w:rFonts w:ascii="Times New Roman" w:hAnsi="Times New Roman" w:cs="Times New Roman"/>
          </w:rPr>
          <w:t>ddle</w:t>
        </w:r>
      </w:ins>
      <w:ins w:id="2066" w:author="Benton, Deon" w:date="2026-02-27T16:52:00Z" w16du:dateUtc="2026-02-27T22:52:00Z">
        <w:r w:rsidR="00BF289A">
          <w:rPr>
            <w:rFonts w:ascii="Times New Roman" w:hAnsi="Times New Roman" w:cs="Times New Roman"/>
          </w:rPr>
          <w:t xml:space="preserve"> unit in the Obstacle Horizontal Spatial Position  group; the </w:t>
        </w:r>
      </w:ins>
      <w:ins w:id="2067" w:author="Benton, Deon" w:date="2026-02-27T16:53:00Z" w16du:dateUtc="2026-02-27T22:53:00Z">
        <w:r w:rsidR="00BF289A">
          <w:rPr>
            <w:rFonts w:ascii="Times New Roman" w:hAnsi="Times New Roman" w:cs="Times New Roman"/>
          </w:rPr>
          <w:t>Small</w:t>
        </w:r>
      </w:ins>
      <w:ins w:id="2068"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069"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070"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071"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2072"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073"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074" w:author="Benton, Deon" w:date="2026-02-27T17:01:00Z" w16du:dateUtc="2026-02-27T23:01:00Z">
        <w:r w:rsidR="00130626">
          <w:rPr>
            <w:rFonts w:ascii="Times New Roman" w:hAnsi="Times New Roman" w:cs="Times New Roman"/>
          </w:rPr>
          <w:t xml:space="preserve">move along arced </w:t>
        </w:r>
      </w:ins>
      <w:ins w:id="2075" w:author="Benton, Deon" w:date="2026-02-27T16:55:00Z" w16du:dateUtc="2026-02-27T22:55:00Z">
        <w:r w:rsidR="001A2E10">
          <w:rPr>
            <w:rFonts w:ascii="Times New Roman" w:hAnsi="Times New Roman" w:cs="Times New Roman"/>
          </w:rPr>
          <w:t>(e.g., a</w:t>
        </w:r>
      </w:ins>
      <w:ins w:id="2076" w:author="Benton, Deon" w:date="2026-02-27T16:59:00Z" w16du:dateUtc="2026-02-27T22:59:00Z">
        <w:r w:rsidR="00580981">
          <w:rPr>
            <w:rFonts w:ascii="Times New Roman" w:hAnsi="Times New Roman" w:cs="Times New Roman"/>
          </w:rPr>
          <w:t xml:space="preserve">n object with elongated appendage-like extensions [e.g., a </w:t>
        </w:r>
      </w:ins>
      <w:ins w:id="2077" w:author="Benton, Deon" w:date="2026-02-27T16:55:00Z" w16du:dateUtc="2026-02-27T22:55:00Z">
        <w:r w:rsidR="001A2E10">
          <w:rPr>
            <w:rFonts w:ascii="Times New Roman" w:hAnsi="Times New Roman" w:cs="Times New Roman"/>
          </w:rPr>
          <w:t>sibling</w:t>
        </w:r>
      </w:ins>
      <w:ins w:id="2078" w:author="Benton, Deon" w:date="2026-02-27T16:59:00Z" w16du:dateUtc="2026-02-27T22:59:00Z">
        <w:r w:rsidR="00580981">
          <w:rPr>
            <w:rFonts w:ascii="Times New Roman" w:hAnsi="Times New Roman" w:cs="Times New Roman"/>
          </w:rPr>
          <w:t>]</w:t>
        </w:r>
      </w:ins>
      <w:ins w:id="2079" w:author="Benton, Deon" w:date="2026-02-27T16:55:00Z" w16du:dateUtc="2026-02-27T22:55:00Z">
        <w:r w:rsidR="001A2E10">
          <w:rPr>
            <w:rFonts w:ascii="Times New Roman" w:hAnsi="Times New Roman" w:cs="Times New Roman"/>
          </w:rPr>
          <w:t xml:space="preserve"> jumping over a toy left on the floor or </w:t>
        </w:r>
      </w:ins>
      <w:ins w:id="2080"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081" w:author="Benton, Deon" w:date="2026-02-27T16:56:00Z" w16du:dateUtc="2026-02-27T22:56:00Z">
        <w:r w:rsidR="00FC216C">
          <w:rPr>
            <w:rFonts w:ascii="Times New Roman" w:hAnsi="Times New Roman" w:cs="Times New Roman"/>
          </w:rPr>
          <w:t xml:space="preserve">(e.g., </w:t>
        </w:r>
      </w:ins>
      <w:ins w:id="2082" w:author="Benton, Deon" w:date="2026-02-27T16:57:00Z" w16du:dateUtc="2026-02-27T22:57:00Z">
        <w:r w:rsidR="00FC216C">
          <w:rPr>
            <w:rFonts w:ascii="Times New Roman" w:hAnsi="Times New Roman" w:cs="Times New Roman"/>
          </w:rPr>
          <w:t>a</w:t>
        </w:r>
      </w:ins>
      <w:ins w:id="2083" w:author="Benton, Deon" w:date="2026-02-27T17:00:00Z" w16du:dateUtc="2026-02-27T23:00:00Z">
        <w:r w:rsidR="00580981">
          <w:rPr>
            <w:rFonts w:ascii="Times New Roman" w:hAnsi="Times New Roman" w:cs="Times New Roman"/>
          </w:rPr>
          <w:t>n object with elongated appendage-like extensions</w:t>
        </w:r>
      </w:ins>
      <w:ins w:id="2084" w:author="Benton, Deon" w:date="2026-02-27T16:57:00Z" w16du:dateUtc="2026-02-27T22:57:00Z">
        <w:r w:rsidR="00FC216C">
          <w:rPr>
            <w:rFonts w:ascii="Times New Roman" w:hAnsi="Times New Roman" w:cs="Times New Roman"/>
          </w:rPr>
          <w:t xml:space="preserve"> </w:t>
        </w:r>
      </w:ins>
      <w:ins w:id="2085"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086" w:author="Benton, Deon" w:date="2026-02-27T16:57:00Z" w16du:dateUtc="2026-02-27T22:57:00Z">
        <w:r w:rsidR="00FC216C">
          <w:rPr>
            <w:rFonts w:ascii="Times New Roman" w:hAnsi="Times New Roman" w:cs="Times New Roman"/>
          </w:rPr>
          <w:t xml:space="preserve"> mom</w:t>
        </w:r>
      </w:ins>
      <w:ins w:id="2087" w:author="Benton, Deon" w:date="2026-02-27T17:00:00Z" w16du:dateUtc="2026-02-27T23:00:00Z">
        <w:r w:rsidR="00130626">
          <w:rPr>
            <w:rFonts w:ascii="Times New Roman" w:hAnsi="Times New Roman" w:cs="Times New Roman"/>
          </w:rPr>
          <w:t>]</w:t>
        </w:r>
      </w:ins>
      <w:ins w:id="2088" w:author="Benton, Deon" w:date="2026-02-27T16:57:00Z" w16du:dateUtc="2026-02-27T22:57:00Z">
        <w:r w:rsidR="00FC216C">
          <w:rPr>
            <w:rFonts w:ascii="Times New Roman" w:hAnsi="Times New Roman" w:cs="Times New Roman"/>
          </w:rPr>
          <w:t xml:space="preserve"> or a </w:t>
        </w:r>
      </w:ins>
      <w:ins w:id="2089" w:author="Benton, Deon" w:date="2026-02-27T17:01:00Z" w16du:dateUtc="2026-02-27T23:01:00Z">
        <w:r w:rsidR="00130626">
          <w:rPr>
            <w:rFonts w:ascii="Times New Roman" w:hAnsi="Times New Roman" w:cs="Times New Roman"/>
          </w:rPr>
          <w:t xml:space="preserve">rigid, small object </w:t>
        </w:r>
      </w:ins>
      <w:ins w:id="2090" w:author="Benton, Deon" w:date="2026-02-27T17:03:00Z" w16du:dateUtc="2026-02-27T23:03:00Z">
        <w:r w:rsidR="00FA25D6">
          <w:rPr>
            <w:rFonts w:ascii="Times New Roman" w:hAnsi="Times New Roman" w:cs="Times New Roman"/>
          </w:rPr>
          <w:t xml:space="preserve">[e.g., toy car] </w:t>
        </w:r>
      </w:ins>
      <w:ins w:id="2091" w:author="Benton, Deon" w:date="2026-02-27T17:01:00Z" w16du:dateUtc="2026-02-27T23:01:00Z">
        <w:r w:rsidR="00130626">
          <w:rPr>
            <w:rFonts w:ascii="Times New Roman" w:hAnsi="Times New Roman" w:cs="Times New Roman"/>
          </w:rPr>
          <w:t xml:space="preserve">with </w:t>
        </w:r>
      </w:ins>
      <w:ins w:id="2092" w:author="Benton, Deon" w:date="2026-02-27T17:03:00Z" w16du:dateUtc="2026-02-27T23:03:00Z">
        <w:r w:rsidR="00FA25D6">
          <w:rPr>
            <w:rFonts w:ascii="Times New Roman" w:hAnsi="Times New Roman" w:cs="Times New Roman"/>
          </w:rPr>
          <w:t>paired circular elements</w:t>
        </w:r>
      </w:ins>
      <w:ins w:id="2093" w:author="Benton, Deon" w:date="2026-02-27T17:02:00Z" w16du:dateUtc="2026-02-27T23:02:00Z">
        <w:r w:rsidR="00960944">
          <w:rPr>
            <w:rFonts w:ascii="Times New Roman" w:hAnsi="Times New Roman" w:cs="Times New Roman"/>
          </w:rPr>
          <w:t xml:space="preserve"> [e.g., </w:t>
        </w:r>
      </w:ins>
      <w:ins w:id="2094" w:author="Benton, Deon" w:date="2026-02-27T17:04:00Z" w16du:dateUtc="2026-02-27T23:04:00Z">
        <w:r w:rsidR="00FA25D6">
          <w:rPr>
            <w:rFonts w:ascii="Times New Roman" w:hAnsi="Times New Roman" w:cs="Times New Roman"/>
          </w:rPr>
          <w:t>wheels</w:t>
        </w:r>
      </w:ins>
      <w:ins w:id="2095"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096"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097"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098"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099"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2100"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2101" w:author="Benton, Deon" w:date="2026-02-27T17:08:00Z" w16du:dateUtc="2026-02-27T23:08:00Z">
        <w:r>
          <w:rPr>
            <w:rFonts w:ascii="Times New Roman" w:hAnsi="Times New Roman" w:cs="Times New Roman"/>
          </w:rPr>
          <w:t xml:space="preserve">Other key assumptions </w:t>
        </w:r>
      </w:ins>
      <w:ins w:id="2102"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103"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104"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105"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106"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107"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2108"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109"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110"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111"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112"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113"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114"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115" w:author="Benton, Deon" w:date="2026-02-27T17:45:00Z" w16du:dateUtc="2026-02-27T23:45:00Z">
        <w:r w:rsidR="00D26206">
          <w:rPr>
            <w:rFonts w:ascii="Times New Roman" w:hAnsi="Times New Roman" w:cs="Times New Roman"/>
          </w:rPr>
          <w:t xml:space="preserve"> (which captured the notion that infants att</w:t>
        </w:r>
      </w:ins>
      <w:ins w:id="2116"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2117"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2118"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2119"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120"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2121" w:author="Benton, Deon" w:date="2026-03-02T11:31:00Z" w16du:dateUtc="2026-03-02T17:31:00Z">
        <w:r w:rsidR="000512B7">
          <w:rPr>
            <w:rFonts w:ascii="Times New Roman" w:hAnsi="Times New Roman" w:cs="Times New Roman"/>
          </w:rPr>
          <w:t>obstacles</w:t>
        </w:r>
      </w:ins>
      <w:ins w:id="2122"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123"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2124" w:author="Benton, Deon" w:date="2026-03-02T13:24:00Z" w16du:dateUtc="2026-03-02T19:24:00Z">
        <w:r>
          <w:rPr>
            <w:rFonts w:ascii="Times New Roman" w:hAnsi="Times New Roman" w:cs="Times New Roman"/>
          </w:rPr>
          <w:lastRenderedPageBreak/>
          <w:t xml:space="preserve">Given that the studies </w:t>
        </w:r>
      </w:ins>
      <w:ins w:id="2125" w:author="Benton, Deon" w:date="2026-03-02T13:46:00Z" w16du:dateUtc="2026-03-02T19:46:00Z">
        <w:r w:rsidR="009F1E54">
          <w:rPr>
            <w:rFonts w:ascii="Times New Roman" w:hAnsi="Times New Roman" w:cs="Times New Roman"/>
          </w:rPr>
          <w:t>associated with</w:t>
        </w:r>
      </w:ins>
      <w:ins w:id="2126" w:author="Benton, Deon" w:date="2026-03-02T13:24:00Z" w16du:dateUtc="2026-03-02T19:24:00Z">
        <w:r>
          <w:rPr>
            <w:rFonts w:ascii="Times New Roman" w:hAnsi="Times New Roman" w:cs="Times New Roman"/>
          </w:rPr>
          <w:t xml:space="preserve"> </w:t>
        </w:r>
      </w:ins>
      <w:ins w:id="2127" w:author="Benton, Deon" w:date="2026-03-02T13:25:00Z" w16du:dateUtc="2026-03-02T19:25:00Z">
        <w:r>
          <w:rPr>
            <w:rFonts w:ascii="Times New Roman" w:hAnsi="Times New Roman" w:cs="Times New Roman"/>
          </w:rPr>
          <w:t>each of the five target findings</w:t>
        </w:r>
      </w:ins>
      <w:ins w:id="2128" w:author="Benton, Deon" w:date="2026-03-02T13:24:00Z" w16du:dateUtc="2026-03-02T19:24:00Z">
        <w:r>
          <w:rPr>
            <w:rFonts w:ascii="Times New Roman" w:hAnsi="Times New Roman" w:cs="Times New Roman"/>
          </w:rPr>
          <w:t>—which the current series of simulations were designed to capture—tested infants at different ages, the</w:t>
        </w:r>
      </w:ins>
      <w:ins w:id="2129" w:author="Benton, Deon" w:date="2026-03-02T13:22:00Z" w16du:dateUtc="2026-03-02T19:22:00Z">
        <w:r w:rsidR="005319EB">
          <w:rPr>
            <w:rFonts w:ascii="Times New Roman" w:hAnsi="Times New Roman" w:cs="Times New Roman"/>
          </w:rPr>
          <w:t xml:space="preserve"> length of the pretraining phase varied across simulations. </w:t>
        </w:r>
      </w:ins>
      <w:ins w:id="2130" w:author="Benton, Deon" w:date="2026-03-02T13:32:00Z" w16du:dateUtc="2026-03-02T19:32:00Z">
        <w:r w:rsidR="00564104">
          <w:rPr>
            <w:rFonts w:ascii="Times New Roman" w:hAnsi="Times New Roman" w:cs="Times New Roman"/>
          </w:rPr>
          <w:t>In particular,</w:t>
        </w:r>
      </w:ins>
      <w:ins w:id="2131" w:author="Benton, Deon" w:date="2026-03-02T13:30:00Z" w16du:dateUtc="2026-03-02T19:30:00Z">
        <w:r w:rsidR="005B4EEF">
          <w:rPr>
            <w:rFonts w:ascii="Times New Roman" w:hAnsi="Times New Roman" w:cs="Times New Roman"/>
          </w:rPr>
          <w:t xml:space="preserve"> pretraining </w:t>
        </w:r>
      </w:ins>
      <w:ins w:id="2132" w:author="Benton, Deon" w:date="2026-03-02T13:17:00Z" w16du:dateUtc="2026-03-02T19:17:00Z">
        <w:r w:rsidR="00452801">
          <w:rPr>
            <w:rFonts w:ascii="Times New Roman" w:hAnsi="Times New Roman" w:cs="Times New Roman"/>
          </w:rPr>
          <w:t>duration was scaled linearly with age</w:t>
        </w:r>
      </w:ins>
      <w:ins w:id="2133" w:author="Benton, Deon" w:date="2026-03-02T14:06:00Z" w16du:dateUtc="2026-03-02T20:06:00Z">
        <w:r w:rsidR="002C7405">
          <w:rPr>
            <w:rFonts w:ascii="Times New Roman" w:hAnsi="Times New Roman" w:cs="Times New Roman"/>
          </w:rPr>
          <w:t xml:space="preserve"> across simulations</w:t>
        </w:r>
      </w:ins>
      <w:ins w:id="2134" w:author="Benton, Deon" w:date="2026-03-02T13:33:00Z" w16du:dateUtc="2026-03-02T19:33:00Z">
        <w:r w:rsidR="00564104">
          <w:rPr>
            <w:rFonts w:ascii="Times New Roman" w:hAnsi="Times New Roman" w:cs="Times New Roman"/>
          </w:rPr>
          <w:t xml:space="preserve">, </w:t>
        </w:r>
      </w:ins>
      <w:ins w:id="2135" w:author="Benton, Deon" w:date="2026-03-02T13:17:00Z" w16du:dateUtc="2026-03-02T19:17:00Z">
        <w:r w:rsidR="00452801">
          <w:rPr>
            <w:rFonts w:ascii="Times New Roman" w:hAnsi="Times New Roman" w:cs="Times New Roman"/>
          </w:rPr>
          <w:t>such that simulations</w:t>
        </w:r>
      </w:ins>
      <w:ins w:id="2136" w:author="Benton, Deon" w:date="2026-03-02T13:30:00Z" w16du:dateUtc="2026-03-02T19:30:00Z">
        <w:r w:rsidR="005B4EEF">
          <w:rPr>
            <w:rFonts w:ascii="Times New Roman" w:hAnsi="Times New Roman" w:cs="Times New Roman"/>
          </w:rPr>
          <w:t xml:space="preserve"> </w:t>
        </w:r>
      </w:ins>
      <w:ins w:id="2137" w:author="Benton, Deon" w:date="2026-03-02T13:33:00Z" w16du:dateUtc="2026-03-02T19:33:00Z">
        <w:r w:rsidR="00564104">
          <w:rPr>
            <w:rFonts w:ascii="Times New Roman" w:hAnsi="Times New Roman" w:cs="Times New Roman"/>
          </w:rPr>
          <w:t>corresponding</w:t>
        </w:r>
      </w:ins>
      <w:ins w:id="2138" w:author="Benton, Deon" w:date="2026-03-02T13:30:00Z" w16du:dateUtc="2026-03-02T19:30:00Z">
        <w:r w:rsidR="005B4EEF">
          <w:rPr>
            <w:rFonts w:ascii="Times New Roman" w:hAnsi="Times New Roman" w:cs="Times New Roman"/>
          </w:rPr>
          <w:t xml:space="preserve"> to studies that tested older ages received </w:t>
        </w:r>
      </w:ins>
      <w:ins w:id="2139" w:author="Benton, Deon" w:date="2026-03-02T13:34:00Z" w16du:dateUtc="2026-03-02T19:34:00Z">
        <w:r w:rsidR="00564104">
          <w:rPr>
            <w:rFonts w:ascii="Times New Roman" w:hAnsi="Times New Roman" w:cs="Times New Roman"/>
          </w:rPr>
          <w:t xml:space="preserve">proportionally </w:t>
        </w:r>
      </w:ins>
      <w:ins w:id="2140" w:author="Benton, Deon" w:date="2026-03-02T13:30:00Z" w16du:dateUtc="2026-03-02T19:30:00Z">
        <w:r w:rsidR="005B4EEF">
          <w:rPr>
            <w:rFonts w:ascii="Times New Roman" w:hAnsi="Times New Roman" w:cs="Times New Roman"/>
          </w:rPr>
          <w:t xml:space="preserve">more pretraining </w:t>
        </w:r>
      </w:ins>
      <w:ins w:id="2141" w:author="Benton, Deon" w:date="2026-03-02T13:34:00Z" w16du:dateUtc="2026-03-02T19:34:00Z">
        <w:r w:rsidR="00564104">
          <w:rPr>
            <w:rFonts w:ascii="Times New Roman" w:hAnsi="Times New Roman" w:cs="Times New Roman"/>
          </w:rPr>
          <w:t>epochs</w:t>
        </w:r>
      </w:ins>
      <w:ins w:id="2142" w:author="Benton, Deon" w:date="2026-03-02T13:30:00Z" w16du:dateUtc="2026-03-02T19:30:00Z">
        <w:r w:rsidR="005B4EEF">
          <w:rPr>
            <w:rFonts w:ascii="Times New Roman" w:hAnsi="Times New Roman" w:cs="Times New Roman"/>
          </w:rPr>
          <w:t xml:space="preserve">. </w:t>
        </w:r>
      </w:ins>
      <w:ins w:id="2143" w:author="Benton, Deon" w:date="2026-03-02T13:17:00Z" w16du:dateUtc="2026-03-02T19:17:00Z">
        <w:r w:rsidR="00452801">
          <w:rPr>
            <w:rFonts w:ascii="Times New Roman" w:hAnsi="Times New Roman" w:cs="Times New Roman"/>
          </w:rPr>
          <w:t xml:space="preserve"> </w:t>
        </w:r>
      </w:ins>
      <w:ins w:id="2144" w:author="Benton, Deon" w:date="2026-03-02T14:11:00Z" w16du:dateUtc="2026-03-02T20:11:00Z">
        <w:r w:rsidR="009E3E0A">
          <w:rPr>
            <w:rFonts w:ascii="Times New Roman" w:hAnsi="Times New Roman" w:cs="Times New Roman"/>
          </w:rPr>
          <w:t xml:space="preserve">As with pretraining duration, the learning rate for </w:t>
        </w:r>
      </w:ins>
      <w:ins w:id="2145"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146"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147"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148" w:author="Benton, Deon" w:date="2026-03-02T14:14:00Z" w16du:dateUtc="2026-03-02T20:14:00Z">
        <w:r w:rsidR="003D48D0">
          <w:rPr>
            <w:rFonts w:ascii="Times New Roman" w:hAnsi="Times New Roman" w:cs="Times New Roman"/>
          </w:rPr>
          <w:t>.</w:t>
        </w:r>
      </w:ins>
      <w:ins w:id="2149" w:author="Benton, Deon" w:date="2026-03-02T14:13:00Z" w16du:dateUtc="2026-03-02T20:13:00Z">
        <w:r w:rsidR="003D48D0">
          <w:rPr>
            <w:rFonts w:ascii="Times New Roman" w:hAnsi="Times New Roman" w:cs="Times New Roman"/>
          </w:rPr>
          <w:t xml:space="preserve">  </w:t>
        </w:r>
      </w:ins>
      <w:ins w:id="2150" w:author="Benton, Deon" w:date="2026-03-02T14:55:00Z" w16du:dateUtc="2026-03-02T20:55:00Z">
        <w:r w:rsidR="00C54E36">
          <w:rPr>
            <w:rFonts w:ascii="Times New Roman" w:hAnsi="Times New Roman" w:cs="Times New Roman"/>
          </w:rPr>
          <w:t xml:space="preserve">In all of the simulations, </w:t>
        </w:r>
      </w:ins>
      <w:del w:id="2151" w:author="Benton, Deon" w:date="2026-03-02T14:55:00Z" w16du:dateUtc="2026-03-02T20:55:00Z">
        <w:r w:rsidR="00EA7F5F" w:rsidDel="00C54E36">
          <w:rPr>
            <w:rFonts w:ascii="Times New Roman" w:hAnsi="Times New Roman" w:cs="Times New Roman"/>
          </w:rPr>
          <w:delText>T</w:delText>
        </w:r>
      </w:del>
      <w:ins w:id="2152"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153" w:author="Benton, Deon" w:date="2026-03-02T14:55:00Z" w16du:dateUtc="2026-03-02T20:55:00Z">
        <w:r w:rsidR="00C54E36">
          <w:rPr>
            <w:rFonts w:ascii="Times New Roman" w:hAnsi="Times New Roman" w:cs="Times New Roman"/>
          </w:rPr>
          <w:t xml:space="preserve"> (see </w:t>
        </w:r>
      </w:ins>
      <w:ins w:id="2154" w:author="Benton, Deon" w:date="2026-03-02T14:56:00Z" w16du:dateUtc="2026-03-02T20:56:00Z">
        <w:r w:rsidR="00C54E36">
          <w:rPr>
            <w:rFonts w:ascii="Times New Roman" w:hAnsi="Times New Roman" w:cs="Times New Roman"/>
          </w:rPr>
          <w:t>below for details about the n</w:t>
        </w:r>
      </w:ins>
      <w:ins w:id="2155" w:author="Benton, Deon" w:date="2026-03-02T14:57:00Z" w16du:dateUtc="2026-03-02T20:57:00Z">
        <w:r w:rsidR="00C54E36">
          <w:rPr>
            <w:rFonts w:ascii="Times New Roman" w:hAnsi="Times New Roman" w:cs="Times New Roman"/>
          </w:rPr>
          <w:t xml:space="preserve">ature </w:t>
        </w:r>
      </w:ins>
      <w:ins w:id="2156" w:author="Benton, Deon" w:date="2026-03-02T14:56:00Z" w16du:dateUtc="2026-03-02T20:56:00Z">
        <w:r w:rsidR="00C54E36">
          <w:rPr>
            <w:rFonts w:ascii="Times New Roman" w:hAnsi="Times New Roman" w:cs="Times New Roman"/>
          </w:rPr>
          <w:t>of the habituation experien</w:t>
        </w:r>
      </w:ins>
      <w:ins w:id="2157"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158" w:author="Benton, Deon" w:date="2026-03-02T14:58:00Z" w16du:dateUtc="2026-03-02T20:58:00Z">
        <w:r w:rsidR="00FF0FF5">
          <w:rPr>
            <w:rFonts w:ascii="Times New Roman" w:hAnsi="Times New Roman" w:cs="Times New Roman"/>
          </w:rPr>
          <w:t>This is consistent with existing developmental models</w:t>
        </w:r>
      </w:ins>
      <w:ins w:id="2159" w:author="Benton, Deon" w:date="2026-03-02T15:01:00Z" w16du:dateUtc="2026-03-02T21:01:00Z">
        <w:r w:rsidR="00864247">
          <w:rPr>
            <w:rFonts w:ascii="Times New Roman" w:hAnsi="Times New Roman" w:cs="Times New Roman"/>
          </w:rPr>
          <w:t xml:space="preserve">. </w:t>
        </w:r>
      </w:ins>
      <w:ins w:id="2160" w:author="Benton, Deon" w:date="2026-03-02T15:06:00Z" w16du:dateUtc="2026-03-02T21:06:00Z">
        <w:r w:rsidR="00A91FBA">
          <w:rPr>
            <w:rFonts w:ascii="Times New Roman" w:hAnsi="Times New Roman" w:cs="Times New Roman"/>
          </w:rPr>
          <w:t xml:space="preserve">As is typical </w:t>
        </w:r>
      </w:ins>
      <w:ins w:id="2161"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162"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163"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2164"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2165"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166" w:author="Benton, Deon" w:date="2026-03-02T15:09:00Z" w16du:dateUtc="2026-03-02T21:09:00Z">
        <w:r w:rsidR="00F52B7C">
          <w:rPr>
            <w:rFonts w:ascii="Times New Roman" w:hAnsi="Times New Roman" w:cs="Times New Roman"/>
          </w:rPr>
          <w:t>instructive briefl</w:t>
        </w:r>
      </w:ins>
      <w:ins w:id="2167"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168"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169"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170"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171"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172"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173" w:author="Benton, Deon" w:date="2026-03-02T15:12:00Z" w16du:dateUtc="2026-03-02T21:12:00Z">
        <w:r w:rsidR="00671B15">
          <w:rPr>
            <w:rFonts w:ascii="Times New Roman" w:hAnsi="Times New Roman" w:cs="Times New Roman"/>
          </w:rPr>
          <w:t xml:space="preserve"> internal </w:t>
        </w:r>
        <w:r w:rsidR="00671B15">
          <w:rPr>
            <w:rFonts w:ascii="Times New Roman" w:hAnsi="Times New Roman" w:cs="Times New Roman"/>
          </w:rPr>
          <w:lastRenderedPageBreak/>
          <w:t>representation of an external stimulus is</w:t>
        </w:r>
      </w:ins>
      <w:r w:rsidR="009D0459">
        <w:rPr>
          <w:rFonts w:ascii="Times New Roman" w:hAnsi="Times New Roman" w:cs="Times New Roman"/>
        </w:rPr>
        <w:t xml:space="preserve"> gradually adjust</w:t>
      </w:r>
      <w:ins w:id="2174"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175"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2176" w:author="Benton, Deon" w:date="2026-03-02T15:14:00Z" w16du:dateUtc="2026-03-02T21:14:00Z">
        <w:r w:rsidR="005D29D3">
          <w:rPr>
            <w:rFonts w:ascii="Times New Roman" w:hAnsi="Times New Roman" w:cs="Times New Roman"/>
          </w:rPr>
          <w:t>Given that s</w:t>
        </w:r>
      </w:ins>
      <w:ins w:id="2177" w:author="Benton, Deon" w:date="2026-03-02T15:15:00Z" w16du:dateUtc="2026-03-02T21:15:00Z">
        <w:r w:rsidR="005D29D3">
          <w:rPr>
            <w:rFonts w:ascii="Times New Roman" w:hAnsi="Times New Roman" w:cs="Times New Roman"/>
          </w:rPr>
          <w:t xml:space="preserve">ome amount of time is needed for </w:t>
        </w:r>
      </w:ins>
      <w:ins w:id="2178" w:author="Benton, Deon" w:date="2026-03-02T15:16:00Z" w16du:dateUtc="2026-03-02T21:16:00Z">
        <w:r w:rsidR="00A26747">
          <w:rPr>
            <w:rFonts w:ascii="Times New Roman" w:hAnsi="Times New Roman" w:cs="Times New Roman"/>
          </w:rPr>
          <w:t>infants’</w:t>
        </w:r>
      </w:ins>
      <w:ins w:id="2179" w:author="Benton, Deon" w:date="2026-03-02T15:14:00Z" w16du:dateUtc="2026-03-02T21:14:00Z">
        <w:r w:rsidR="005D29D3">
          <w:rPr>
            <w:rFonts w:ascii="Times New Roman" w:hAnsi="Times New Roman" w:cs="Times New Roman"/>
          </w:rPr>
          <w:t xml:space="preserve"> internal representation</w:t>
        </w:r>
      </w:ins>
      <w:ins w:id="2180" w:author="Benton, Deon" w:date="2026-03-02T15:16:00Z" w16du:dateUtc="2026-03-02T21:16:00Z">
        <w:r w:rsidR="00A26747">
          <w:rPr>
            <w:rFonts w:ascii="Times New Roman" w:hAnsi="Times New Roman" w:cs="Times New Roman"/>
          </w:rPr>
          <w:t xml:space="preserve"> of the external stimulus</w:t>
        </w:r>
      </w:ins>
      <w:ins w:id="2181" w:author="Benton, Deon" w:date="2026-03-02T15:14:00Z" w16du:dateUtc="2026-03-02T21:14:00Z">
        <w:r w:rsidR="005D29D3">
          <w:rPr>
            <w:rFonts w:ascii="Times New Roman" w:hAnsi="Times New Roman" w:cs="Times New Roman"/>
          </w:rPr>
          <w:t xml:space="preserve"> </w:t>
        </w:r>
      </w:ins>
      <w:ins w:id="2182" w:author="Benton, Deon" w:date="2026-03-02T15:15:00Z" w16du:dateUtc="2026-03-02T21:15:00Z">
        <w:r w:rsidR="00A26747">
          <w:rPr>
            <w:rFonts w:ascii="Times New Roman" w:hAnsi="Times New Roman" w:cs="Times New Roman"/>
          </w:rPr>
          <w:t>to be constructed</w:t>
        </w:r>
      </w:ins>
      <w:ins w:id="2183" w:author="Benton, Deon" w:date="2026-03-02T15:14:00Z" w16du:dateUtc="2026-03-02T21:14:00Z">
        <w:r w:rsidR="005D29D3">
          <w:rPr>
            <w:rFonts w:ascii="Times New Roman" w:hAnsi="Times New Roman" w:cs="Times New Roman"/>
          </w:rPr>
          <w:t>,</w:t>
        </w:r>
      </w:ins>
      <w:ins w:id="2184" w:author="Benton, Deon" w:date="2026-03-02T15:15:00Z" w16du:dateUtc="2026-03-02T21:15:00Z">
        <w:r w:rsidR="00A26747">
          <w:rPr>
            <w:rFonts w:ascii="Times New Roman" w:hAnsi="Times New Roman" w:cs="Times New Roman"/>
          </w:rPr>
          <w:t xml:space="preserve"> during the first few trials of the habituation phase</w:t>
        </w:r>
      </w:ins>
      <w:ins w:id="2185"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186" w:author="Benton, Deon" w:date="2026-03-02T15:17:00Z" w16du:dateUtc="2026-03-02T21:17:00Z">
        <w:r w:rsidR="00824236">
          <w:rPr>
            <w:rFonts w:ascii="Times New Roman" w:hAnsi="Times New Roman" w:cs="Times New Roman"/>
          </w:rPr>
          <w:t xml:space="preserve">A </w:t>
        </w:r>
      </w:ins>
      <w:ins w:id="2187" w:author="Benton, Deon" w:date="2026-03-02T15:18:00Z" w16du:dateUtc="2026-03-02T21:18:00Z">
        <w:r w:rsidR="00824236">
          <w:rPr>
            <w:rFonts w:ascii="Times New Roman" w:hAnsi="Times New Roman" w:cs="Times New Roman"/>
          </w:rPr>
          <w:t>consequence of this is that infants will continue attending to</w:t>
        </w:r>
      </w:ins>
      <w:ins w:id="2188" w:author="Benton, Deon" w:date="2026-03-02T15:19:00Z" w16du:dateUtc="2026-03-02T21:19:00Z">
        <w:r w:rsidR="00824236">
          <w:rPr>
            <w:rFonts w:ascii="Times New Roman" w:hAnsi="Times New Roman" w:cs="Times New Roman"/>
          </w:rPr>
          <w:t xml:space="preserve">—and thus </w:t>
        </w:r>
      </w:ins>
      <w:ins w:id="2189"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190"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2191" w:author="Benton, Deon" w:date="2026-03-02T15:18:00Z" w16du:dateUtc="2026-03-02T21:18:00Z">
        <w:r w:rsidR="00824236">
          <w:rPr>
            <w:rFonts w:ascii="Times New Roman" w:hAnsi="Times New Roman" w:cs="Times New Roman"/>
          </w:rPr>
          <w:t xml:space="preserve"> </w:t>
        </w:r>
      </w:ins>
      <w:ins w:id="2192"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2193" w:author="Benton, Deon" w:date="2026-03-02T15:21:00Z" w16du:dateUtc="2026-03-02T21:21:00Z">
        <w:r w:rsidR="00723920">
          <w:rPr>
            <w:rFonts w:ascii="Times New Roman" w:hAnsi="Times New Roman" w:cs="Times New Roman"/>
          </w:rPr>
          <w:t>that infants disengage f</w:t>
        </w:r>
      </w:ins>
      <w:ins w:id="2194"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2195" w:author="Benton, Deon" w:date="2026-03-02T15:23:00Z" w16du:dateUtc="2026-03-02T21:23:00Z">
        <w:r w:rsidR="009915E8">
          <w:rPr>
            <w:rFonts w:ascii="Times New Roman" w:hAnsi="Times New Roman" w:cs="Times New Roman"/>
          </w:rPr>
          <w:t>Recall that the main task of aut</w:t>
        </w:r>
      </w:ins>
      <w:ins w:id="2196" w:author="Benton, Deon" w:date="2026-03-02T15:24:00Z" w16du:dateUtc="2026-03-02T21:24:00Z">
        <w:r w:rsidR="009915E8">
          <w:rPr>
            <w:rFonts w:ascii="Times New Roman" w:hAnsi="Times New Roman" w:cs="Times New Roman"/>
          </w:rPr>
          <w:t>o</w:t>
        </w:r>
      </w:ins>
      <w:ins w:id="2197" w:author="Benton, Deon" w:date="2026-03-02T15:23:00Z" w16du:dateUtc="2026-03-02T21:23:00Z">
        <w:r w:rsidR="009915E8">
          <w:rPr>
            <w:rFonts w:ascii="Times New Roman" w:hAnsi="Times New Roman" w:cs="Times New Roman"/>
          </w:rPr>
          <w:t xml:space="preserve">encoder models is </w:t>
        </w:r>
      </w:ins>
      <w:ins w:id="2198"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199" w:author="Benton, Deon" w:date="2026-03-02T15:24:00Z" w16du:dateUtc="2026-03-02T21:24:00Z">
        <w:r w:rsidR="00354B64">
          <w:rPr>
            <w:rFonts w:ascii="Times New Roman" w:hAnsi="Times New Roman" w:cs="Times New Roman"/>
          </w:rPr>
          <w:t xml:space="preserve"> This input is akin to an external stimulus. To achieve this </w:t>
        </w:r>
      </w:ins>
      <w:ins w:id="2200" w:author="Benton, Deon" w:date="2026-03-02T15:28:00Z" w16du:dateUtc="2026-03-02T21:28:00Z">
        <w:r w:rsidR="000A0E69">
          <w:rPr>
            <w:rFonts w:ascii="Times New Roman" w:hAnsi="Times New Roman" w:cs="Times New Roman"/>
          </w:rPr>
          <w:t>objective, these</w:t>
        </w:r>
      </w:ins>
      <w:ins w:id="2201"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202"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203"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204"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205" w:author="Benton, Deon" w:date="2026-03-02T15:29:00Z" w16du:dateUtc="2026-03-02T21:29:00Z">
        <w:r w:rsidR="00E50B4C">
          <w:rPr>
            <w:rFonts w:ascii="Times New Roman" w:hAnsi="Times New Roman" w:cs="Times New Roman"/>
          </w:rPr>
          <w:t xml:space="preserve">the model’s internal representation of the input. </w:t>
        </w:r>
      </w:ins>
      <w:ins w:id="2206" w:author="Benton, Deon" w:date="2026-03-02T15:26:00Z" w16du:dateUtc="2026-03-02T21:26:00Z">
        <w:r w:rsidR="000A0E69">
          <w:rPr>
            <w:rFonts w:ascii="Times New Roman" w:hAnsi="Times New Roman" w:cs="Times New Roman"/>
          </w:rPr>
          <w:t>Given that learning in an autoencoder continues until the network is able rel</w:t>
        </w:r>
      </w:ins>
      <w:ins w:id="2207" w:author="Benton, Deon" w:date="2026-03-02T15:27:00Z" w16du:dateUtc="2026-03-02T21:27:00Z">
        <w:r w:rsidR="000A0E69">
          <w:rPr>
            <w:rFonts w:ascii="Times New Roman" w:hAnsi="Times New Roman" w:cs="Times New Roman"/>
          </w:rPr>
          <w:t>iably to reproduce the input at the output layer</w:t>
        </w:r>
      </w:ins>
      <w:ins w:id="2208"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209"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210"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2211" w:author="Benton, Deon" w:date="2026-03-03T13:28:00Z" w16du:dateUtc="2026-03-03T19:28:00Z">
        <w:r>
          <w:rPr>
            <w:rFonts w:ascii="Times New Roman" w:hAnsi="Times New Roman" w:cs="Times New Roman"/>
          </w:rPr>
          <w:t>The aim</w:t>
        </w:r>
      </w:ins>
      <w:ins w:id="2212" w:author="Benton, Deon" w:date="2026-03-03T14:36:00Z" w16du:dateUtc="2026-03-03T20:36:00Z">
        <w:r w:rsidR="00457D05">
          <w:rPr>
            <w:rFonts w:ascii="Times New Roman" w:hAnsi="Times New Roman" w:cs="Times New Roman"/>
          </w:rPr>
          <w:t>s</w:t>
        </w:r>
      </w:ins>
      <w:ins w:id="2213" w:author="Benton, Deon" w:date="2026-03-03T13:28:00Z" w16du:dateUtc="2026-03-03T19:28:00Z">
        <w:r>
          <w:rPr>
            <w:rFonts w:ascii="Times New Roman" w:hAnsi="Times New Roman" w:cs="Times New Roman"/>
          </w:rPr>
          <w:t xml:space="preserve"> of the following simulations were </w:t>
        </w:r>
      </w:ins>
      <w:ins w:id="2214" w:author="Benton, Deon" w:date="2026-03-03T14:36:00Z" w16du:dateUtc="2026-03-03T20:36:00Z">
        <w:r w:rsidR="00F92D7F">
          <w:rPr>
            <w:rFonts w:ascii="Times New Roman" w:hAnsi="Times New Roman" w:cs="Times New Roman"/>
          </w:rPr>
          <w:t>fivefold</w:t>
        </w:r>
      </w:ins>
      <w:ins w:id="2215" w:author="Benton, Deon" w:date="2026-03-03T13:28:00Z" w16du:dateUtc="2026-03-03T19:28:00Z">
        <w:r>
          <w:rPr>
            <w:rFonts w:ascii="Times New Roman" w:hAnsi="Times New Roman" w:cs="Times New Roman"/>
          </w:rPr>
          <w:t>.</w:t>
        </w:r>
      </w:ins>
      <w:ins w:id="2216" w:author="Benton, Deon" w:date="2026-03-03T13:29:00Z" w16du:dateUtc="2026-03-03T19:29:00Z">
        <w:r>
          <w:rPr>
            <w:rFonts w:ascii="Times New Roman" w:hAnsi="Times New Roman" w:cs="Times New Roman"/>
          </w:rPr>
          <w:t xml:space="preserve"> </w:t>
        </w:r>
      </w:ins>
      <w:ins w:id="2217" w:author="Benton, Deon" w:date="2026-03-03T13:38:00Z" w16du:dateUtc="2026-03-03T19:38:00Z">
        <w:r w:rsidR="00D4193A">
          <w:rPr>
            <w:rFonts w:ascii="Times New Roman" w:hAnsi="Times New Roman" w:cs="Times New Roman"/>
          </w:rPr>
          <w:t>The first</w:t>
        </w:r>
      </w:ins>
      <w:ins w:id="2218" w:author="Benton, Deon" w:date="2026-03-03T13:40:00Z" w16du:dateUtc="2026-03-03T19:40:00Z">
        <w:r w:rsidR="00A94D82">
          <w:rPr>
            <w:rFonts w:ascii="Times New Roman" w:hAnsi="Times New Roman" w:cs="Times New Roman"/>
          </w:rPr>
          <w:t>—and most important—</w:t>
        </w:r>
      </w:ins>
      <w:ins w:id="2219" w:author="Benton, Deon" w:date="2026-03-09T19:00:00Z" w16du:dateUtc="2026-03-10T00:00:00Z">
        <w:r w:rsidR="00E31864">
          <w:rPr>
            <w:rFonts w:ascii="Times New Roman" w:hAnsi="Times New Roman" w:cs="Times New Roman"/>
          </w:rPr>
          <w:t>aim</w:t>
        </w:r>
      </w:ins>
      <w:ins w:id="2220" w:author="Benton, Deon" w:date="2026-03-03T13:38:00Z" w16du:dateUtc="2026-03-03T19:38:00Z">
        <w:r w:rsidR="00D4193A">
          <w:rPr>
            <w:rFonts w:ascii="Times New Roman" w:hAnsi="Times New Roman" w:cs="Times New Roman"/>
          </w:rPr>
          <w:t xml:space="preserve"> was </w:t>
        </w:r>
      </w:ins>
      <w:ins w:id="2221" w:author="Benton, Deon" w:date="2026-03-03T13:29:00Z" w16du:dateUtc="2026-03-03T19:29:00Z">
        <w:r>
          <w:rPr>
            <w:rFonts w:ascii="Times New Roman" w:hAnsi="Times New Roman" w:cs="Times New Roman"/>
          </w:rPr>
          <w:t xml:space="preserve">to determine whether </w:t>
        </w:r>
      </w:ins>
      <w:ins w:id="2222" w:author="Benton, Deon" w:date="2026-03-03T13:30:00Z" w16du:dateUtc="2026-03-03T19:30:00Z">
        <w:r w:rsidR="00102DDA">
          <w:rPr>
            <w:rFonts w:ascii="Times New Roman" w:hAnsi="Times New Roman" w:cs="Times New Roman"/>
          </w:rPr>
          <w:t xml:space="preserve">ALIAS—a connectionist computational instantiation of the </w:t>
        </w:r>
      </w:ins>
      <w:ins w:id="2223" w:author="Benton, Deon" w:date="2026-03-03T13:40:00Z" w16du:dateUtc="2026-03-03T19:40:00Z">
        <w:r w:rsidR="00A94D82">
          <w:rPr>
            <w:rFonts w:ascii="Times New Roman" w:hAnsi="Times New Roman" w:cs="Times New Roman"/>
          </w:rPr>
          <w:t xml:space="preserve">current </w:t>
        </w:r>
      </w:ins>
      <w:ins w:id="2224" w:author="Benton, Deon" w:date="2026-03-03T13:30:00Z" w16du:dateUtc="2026-03-03T19:30:00Z">
        <w:r w:rsidR="00102DDA">
          <w:rPr>
            <w:rFonts w:ascii="Times New Roman" w:hAnsi="Times New Roman" w:cs="Times New Roman"/>
          </w:rPr>
          <w:t xml:space="preserve">proposal—is sufficient to </w:t>
        </w:r>
      </w:ins>
      <w:ins w:id="2225" w:author="Benton, Deon" w:date="2026-03-03T13:32:00Z" w16du:dateUtc="2026-03-03T19:32:00Z">
        <w:r w:rsidR="00102DDA">
          <w:rPr>
            <w:rFonts w:ascii="Times New Roman" w:hAnsi="Times New Roman" w:cs="Times New Roman"/>
          </w:rPr>
          <w:t xml:space="preserve">account for a range of key findings </w:t>
        </w:r>
      </w:ins>
      <w:ins w:id="2226" w:author="Benton, Deon" w:date="2026-03-03T13:34:00Z" w16du:dateUtc="2026-03-03T19:34:00Z">
        <w:r w:rsidR="00785EE2">
          <w:rPr>
            <w:rFonts w:ascii="Times New Roman" w:hAnsi="Times New Roman" w:cs="Times New Roman"/>
          </w:rPr>
          <w:t xml:space="preserve">in </w:t>
        </w:r>
      </w:ins>
      <w:ins w:id="2227" w:author="Benton, Deon" w:date="2026-03-03T13:31:00Z" w16du:dateUtc="2026-03-03T19:31:00Z">
        <w:r w:rsidR="00102DDA">
          <w:rPr>
            <w:rFonts w:ascii="Times New Roman" w:hAnsi="Times New Roman" w:cs="Times New Roman"/>
          </w:rPr>
          <w:t xml:space="preserve">studies that </w:t>
        </w:r>
      </w:ins>
      <w:ins w:id="2228" w:author="Benton, Deon" w:date="2026-03-03T13:32:00Z" w16du:dateUtc="2026-03-03T19:32:00Z">
        <w:r w:rsidR="00102DDA">
          <w:rPr>
            <w:rFonts w:ascii="Times New Roman" w:hAnsi="Times New Roman" w:cs="Times New Roman"/>
          </w:rPr>
          <w:t xml:space="preserve">putatively assess infants’ action understanding. </w:t>
        </w:r>
      </w:ins>
      <w:ins w:id="2229" w:author="Benton, Deon" w:date="2026-03-03T13:38:00Z" w16du:dateUtc="2026-03-03T19:38:00Z">
        <w:r w:rsidR="00D4193A">
          <w:rPr>
            <w:rFonts w:ascii="Times New Roman" w:hAnsi="Times New Roman" w:cs="Times New Roman"/>
          </w:rPr>
          <w:t>The second aim was to demonstrate</w:t>
        </w:r>
      </w:ins>
      <w:ins w:id="2230" w:author="Benton, Deon" w:date="2026-03-03T13:45:00Z" w16du:dateUtc="2026-03-03T19:45:00Z">
        <w:r w:rsidR="00EF2B5E">
          <w:rPr>
            <w:rFonts w:ascii="Times New Roman" w:hAnsi="Times New Roman" w:cs="Times New Roman"/>
          </w:rPr>
          <w:t xml:space="preserve"> that ALIAS’</w:t>
        </w:r>
      </w:ins>
      <w:ins w:id="2231" w:author="Benton, Deon" w:date="2026-03-03T13:46:00Z" w16du:dateUtc="2026-03-03T19:46:00Z">
        <w:r w:rsidR="00EF2B5E">
          <w:rPr>
            <w:rFonts w:ascii="Times New Roman" w:hAnsi="Times New Roman" w:cs="Times New Roman"/>
          </w:rPr>
          <w:t xml:space="preserve"> success in capturing these key findings </w:t>
        </w:r>
      </w:ins>
      <w:ins w:id="2232" w:author="Benton, Deon" w:date="2026-03-03T13:48:00Z" w16du:dateUtc="2026-03-03T19:48:00Z">
        <w:r w:rsidR="00DE2443">
          <w:rPr>
            <w:rFonts w:ascii="Times New Roman" w:hAnsi="Times New Roman" w:cs="Times New Roman"/>
          </w:rPr>
          <w:t>wa</w:t>
        </w:r>
      </w:ins>
      <w:ins w:id="2233" w:author="Benton, Deon" w:date="2026-03-03T13:46:00Z" w16du:dateUtc="2026-03-03T19:46:00Z">
        <w:r w:rsidR="00EF2B5E">
          <w:rPr>
            <w:rFonts w:ascii="Times New Roman" w:hAnsi="Times New Roman" w:cs="Times New Roman"/>
          </w:rPr>
          <w:t>s not drive</w:t>
        </w:r>
      </w:ins>
      <w:ins w:id="2234" w:author="Benton, Deon" w:date="2026-03-03T13:48:00Z" w16du:dateUtc="2026-03-03T19:48:00Z">
        <w:r w:rsidR="00DE2443">
          <w:rPr>
            <w:rFonts w:ascii="Times New Roman" w:hAnsi="Times New Roman" w:cs="Times New Roman"/>
          </w:rPr>
          <w:t>n</w:t>
        </w:r>
      </w:ins>
      <w:ins w:id="2235" w:author="Benton, Deon" w:date="2026-03-03T13:46:00Z" w16du:dateUtc="2026-03-03T19:46:00Z">
        <w:r w:rsidR="00EF2B5E">
          <w:rPr>
            <w:rFonts w:ascii="Times New Roman" w:hAnsi="Times New Roman" w:cs="Times New Roman"/>
          </w:rPr>
          <w:t xml:space="preserve"> by in-lab learning alone but </w:t>
        </w:r>
      </w:ins>
      <w:ins w:id="2236" w:author="Benton, Deon" w:date="2026-03-03T14:38:00Z" w16du:dateUtc="2026-03-03T20:38:00Z">
        <w:r w:rsidR="00457D05">
          <w:rPr>
            <w:rFonts w:ascii="Times New Roman" w:hAnsi="Times New Roman" w:cs="Times New Roman"/>
          </w:rPr>
          <w:t>depended instead</w:t>
        </w:r>
      </w:ins>
      <w:ins w:id="2237" w:author="Benton, Deon" w:date="2026-03-03T13:47:00Z" w16du:dateUtc="2026-03-03T19:47:00Z">
        <w:r w:rsidR="00EF2B5E">
          <w:rPr>
            <w:rFonts w:ascii="Times New Roman" w:hAnsi="Times New Roman" w:cs="Times New Roman"/>
          </w:rPr>
          <w:t xml:space="preserve"> on </w:t>
        </w:r>
      </w:ins>
      <w:ins w:id="2238" w:author="Benton, Deon" w:date="2026-03-03T13:48:00Z" w16du:dateUtc="2026-03-03T19:48:00Z">
        <w:r w:rsidR="00DE2443">
          <w:rPr>
            <w:rFonts w:ascii="Times New Roman" w:hAnsi="Times New Roman" w:cs="Times New Roman"/>
          </w:rPr>
          <w:t>pretraining experience</w:t>
        </w:r>
      </w:ins>
      <w:ins w:id="2239" w:author="Benton, Deon" w:date="2026-03-03T13:50:00Z" w16du:dateUtc="2026-03-03T19:50:00Z">
        <w:r w:rsidR="008C15D0">
          <w:rPr>
            <w:rFonts w:ascii="Times New Roman" w:hAnsi="Times New Roman" w:cs="Times New Roman"/>
          </w:rPr>
          <w:t xml:space="preserve"> that approximated infants’ real-world experience</w:t>
        </w:r>
      </w:ins>
      <w:ins w:id="2240" w:author="Benton, Deon" w:date="2026-03-03T13:48:00Z" w16du:dateUtc="2026-03-03T19:48:00Z">
        <w:r w:rsidR="00DE2443">
          <w:rPr>
            <w:rFonts w:ascii="Times New Roman" w:hAnsi="Times New Roman" w:cs="Times New Roman"/>
          </w:rPr>
          <w:t xml:space="preserve"> with different action </w:t>
        </w:r>
        <w:r w:rsidR="00DE2443">
          <w:rPr>
            <w:rFonts w:ascii="Times New Roman" w:hAnsi="Times New Roman" w:cs="Times New Roman"/>
          </w:rPr>
          <w:lastRenderedPageBreak/>
          <w:t>kinematics</w:t>
        </w:r>
      </w:ins>
      <w:ins w:id="2241" w:author="Benton, Deon" w:date="2026-03-03T13:47:00Z" w16du:dateUtc="2026-03-03T19:47:00Z">
        <w:r w:rsidR="00EF2B5E">
          <w:rPr>
            <w:rFonts w:ascii="Times New Roman" w:hAnsi="Times New Roman" w:cs="Times New Roman"/>
          </w:rPr>
          <w:t xml:space="preserve">. </w:t>
        </w:r>
      </w:ins>
      <w:ins w:id="2242" w:author="Benton, Deon" w:date="2026-03-03T13:51:00Z" w16du:dateUtc="2026-03-03T19:51:00Z">
        <w:r w:rsidR="008C15D0">
          <w:rPr>
            <w:rFonts w:ascii="Times New Roman" w:hAnsi="Times New Roman" w:cs="Times New Roman"/>
          </w:rPr>
          <w:t xml:space="preserve"> </w:t>
        </w:r>
      </w:ins>
      <w:ins w:id="2243"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2244" w:author="Benton, Deon" w:date="2026-03-03T14:17:00Z" w16du:dateUtc="2026-03-03T20:17:00Z">
        <w:r w:rsidR="00416815">
          <w:rPr>
            <w:rFonts w:ascii="Times New Roman" w:hAnsi="Times New Roman" w:cs="Times New Roman"/>
          </w:rPr>
          <w:t>Yet, a limitation of this approach is that i</w:t>
        </w:r>
      </w:ins>
      <w:ins w:id="2245" w:author="Benton, Deon" w:date="2026-03-03T14:37:00Z" w16du:dateUtc="2026-03-03T20:37:00Z">
        <w:r w:rsidR="00457D05">
          <w:rPr>
            <w:rFonts w:ascii="Times New Roman" w:hAnsi="Times New Roman" w:cs="Times New Roman"/>
          </w:rPr>
          <w:t>t</w:t>
        </w:r>
      </w:ins>
      <w:ins w:id="2246" w:author="Benton, Deon" w:date="2026-03-03T14:17:00Z" w16du:dateUtc="2026-03-03T20:17:00Z">
        <w:r w:rsidR="00416815">
          <w:rPr>
            <w:rFonts w:ascii="Times New Roman" w:hAnsi="Times New Roman" w:cs="Times New Roman"/>
          </w:rPr>
          <w:t xml:space="preserve"> likely poorly approximates infants’ real-world experience</w:t>
        </w:r>
      </w:ins>
      <w:ins w:id="2247" w:author="Benton, Deon" w:date="2026-03-03T14:39:00Z" w16du:dateUtc="2026-03-03T20:39:00Z">
        <w:r w:rsidR="003C67CE">
          <w:rPr>
            <w:rFonts w:ascii="Times New Roman" w:hAnsi="Times New Roman" w:cs="Times New Roman"/>
          </w:rPr>
          <w:t>—it seems</w:t>
        </w:r>
      </w:ins>
      <w:ins w:id="2248" w:author="Benton, Deon" w:date="2026-03-03T14:21:00Z" w16du:dateUtc="2026-03-03T20:21:00Z">
        <w:r w:rsidR="00C42363">
          <w:rPr>
            <w:rFonts w:ascii="Times New Roman" w:hAnsi="Times New Roman" w:cs="Times New Roman"/>
          </w:rPr>
          <w:t xml:space="preserve"> likely </w:t>
        </w:r>
      </w:ins>
      <w:ins w:id="2249" w:author="Benton, Deon" w:date="2026-03-03T14:40:00Z" w16du:dateUtc="2026-03-03T20:40:00Z">
        <w:r w:rsidR="003C67CE">
          <w:rPr>
            <w:rFonts w:ascii="Times New Roman" w:hAnsi="Times New Roman" w:cs="Times New Roman"/>
          </w:rPr>
          <w:t xml:space="preserve">that infants </w:t>
        </w:r>
      </w:ins>
      <w:ins w:id="2250" w:author="Benton, Deon" w:date="2026-03-03T14:21:00Z" w16du:dateUtc="2026-03-03T20:21:00Z">
        <w:r w:rsidR="00C42363">
          <w:rPr>
            <w:rFonts w:ascii="Times New Roman" w:hAnsi="Times New Roman" w:cs="Times New Roman"/>
          </w:rPr>
          <w:t xml:space="preserve">observe, </w:t>
        </w:r>
      </w:ins>
      <w:ins w:id="2251" w:author="Benton, Deon" w:date="2026-03-03T14:20:00Z" w16du:dateUtc="2026-03-03T20:20:00Z">
        <w:r w:rsidR="00C42363">
          <w:rPr>
            <w:rFonts w:ascii="Times New Roman" w:hAnsi="Times New Roman" w:cs="Times New Roman"/>
          </w:rPr>
          <w:t xml:space="preserve">even if infrequently, </w:t>
        </w:r>
      </w:ins>
      <w:ins w:id="2252" w:author="Benton, Deon" w:date="2026-03-03T14:16:00Z" w16du:dateUtc="2026-03-03T20:16:00Z">
        <w:r w:rsidR="00F87705" w:rsidRPr="00F87705">
          <w:rPr>
            <w:rFonts w:ascii="Times New Roman" w:hAnsi="Times New Roman" w:cs="Times New Roman"/>
          </w:rPr>
          <w:t>arced motion without obstacles.</w:t>
        </w:r>
      </w:ins>
      <w:ins w:id="2253" w:author="Benton, Deon" w:date="2026-03-03T14:19:00Z" w16du:dateUtc="2026-03-03T20:19:00Z">
        <w:r w:rsidR="00C42363">
          <w:rPr>
            <w:rFonts w:ascii="Times New Roman" w:hAnsi="Times New Roman" w:cs="Times New Roman"/>
          </w:rPr>
          <w:t xml:space="preserve"> </w:t>
        </w:r>
      </w:ins>
      <w:ins w:id="2254" w:author="Benton, Deon" w:date="2026-03-03T14:22:00Z" w16du:dateUtc="2026-03-03T20:22:00Z">
        <w:r w:rsidR="005F3F02">
          <w:rPr>
            <w:rFonts w:ascii="Times New Roman" w:hAnsi="Times New Roman" w:cs="Times New Roman"/>
          </w:rPr>
          <w:t>The fourth</w:t>
        </w:r>
      </w:ins>
      <w:ins w:id="2255" w:author="Benton, Deon" w:date="2026-03-03T14:35:00Z" w16du:dateUtc="2026-03-03T20:35:00Z">
        <w:r w:rsidR="00F92D7F">
          <w:rPr>
            <w:rFonts w:ascii="Times New Roman" w:hAnsi="Times New Roman" w:cs="Times New Roman"/>
          </w:rPr>
          <w:t xml:space="preserve"> </w:t>
        </w:r>
      </w:ins>
      <w:ins w:id="2256" w:author="Benton, Deon" w:date="2026-03-03T14:22:00Z" w16du:dateUtc="2026-03-03T20:22:00Z">
        <w:r w:rsidR="005F3F02">
          <w:rPr>
            <w:rFonts w:ascii="Times New Roman" w:hAnsi="Times New Roman" w:cs="Times New Roman"/>
          </w:rPr>
          <w:t>aim</w:t>
        </w:r>
      </w:ins>
      <w:ins w:id="2257" w:author="Benton, Deon" w:date="2026-03-03T13:51:00Z" w16du:dateUtc="2026-03-03T19:51:00Z">
        <w:r w:rsidR="008C15D0">
          <w:rPr>
            <w:rFonts w:ascii="Times New Roman" w:hAnsi="Times New Roman" w:cs="Times New Roman"/>
          </w:rPr>
          <w:t xml:space="preserve"> was to test </w:t>
        </w:r>
      </w:ins>
      <w:ins w:id="2258"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2259" w:author="Benton, Deon" w:date="2026-03-03T13:55:00Z" w16du:dateUtc="2026-03-03T19:55:00Z">
        <w:r w:rsidR="0000495B">
          <w:rPr>
            <w:rFonts w:ascii="Times New Roman" w:hAnsi="Times New Roman" w:cs="Times New Roman"/>
          </w:rPr>
          <w:t xml:space="preserve">the inclusion of a hidden layer—which was </w:t>
        </w:r>
      </w:ins>
      <w:ins w:id="2260" w:author="Benton, Deon" w:date="2026-03-03T14:21:00Z" w16du:dateUtc="2026-03-03T20:21:00Z">
        <w:r w:rsidR="005F3F02">
          <w:rPr>
            <w:rFonts w:ascii="Times New Roman" w:hAnsi="Times New Roman" w:cs="Times New Roman"/>
          </w:rPr>
          <w:t xml:space="preserve">notably </w:t>
        </w:r>
      </w:ins>
      <w:ins w:id="2261" w:author="Benton, Deon" w:date="2026-03-03T13:55:00Z" w16du:dateUtc="2026-03-03T19:55:00Z">
        <w:r w:rsidR="0000495B">
          <w:rPr>
            <w:rFonts w:ascii="Times New Roman" w:hAnsi="Times New Roman" w:cs="Times New Roman"/>
          </w:rPr>
          <w:t>absent in Overwalle’s (2010) model</w:t>
        </w:r>
      </w:ins>
      <w:ins w:id="2262" w:author="Benton, Deon" w:date="2026-03-03T13:56:00Z" w16du:dateUtc="2026-03-03T19:56:00Z">
        <w:r w:rsidR="0000495B">
          <w:rPr>
            <w:rFonts w:ascii="Times New Roman" w:hAnsi="Times New Roman" w:cs="Times New Roman"/>
          </w:rPr>
          <w:t>—</w:t>
        </w:r>
      </w:ins>
      <w:ins w:id="2263" w:author="Benton, Deon" w:date="2026-03-03T13:55:00Z" w16du:dateUtc="2026-03-03T19:55:00Z">
        <w:r w:rsidR="0000495B">
          <w:rPr>
            <w:rFonts w:ascii="Times New Roman" w:hAnsi="Times New Roman" w:cs="Times New Roman"/>
          </w:rPr>
          <w:t xml:space="preserve">was </w:t>
        </w:r>
      </w:ins>
      <w:ins w:id="2264"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2265" w:author="Benton, Deon" w:date="2026-03-03T13:56:00Z" w16du:dateUtc="2026-03-03T19:56:00Z">
        <w:r w:rsidR="0000495B">
          <w:rPr>
            <w:rFonts w:ascii="Times New Roman" w:hAnsi="Times New Roman" w:cs="Times New Roman"/>
          </w:rPr>
          <w:t xml:space="preserve">capture a range of </w:t>
        </w:r>
      </w:ins>
      <w:ins w:id="2266" w:author="Benton, Deon" w:date="2026-03-03T13:52:00Z" w16du:dateUtc="2026-03-03T19:52:00Z">
        <w:r w:rsidR="008C15D0">
          <w:rPr>
            <w:rFonts w:ascii="Times New Roman" w:hAnsi="Times New Roman" w:cs="Times New Roman"/>
          </w:rPr>
          <w:t>key findings in this literature</w:t>
        </w:r>
      </w:ins>
      <w:ins w:id="2267" w:author="Benton, Deon" w:date="2026-03-03T13:58:00Z" w16du:dateUtc="2026-03-03T19:58:00Z">
        <w:r w:rsidR="004C2AD2">
          <w:rPr>
            <w:rFonts w:ascii="Times New Roman" w:hAnsi="Times New Roman" w:cs="Times New Roman"/>
          </w:rPr>
          <w:t xml:space="preserve">. If a model </w:t>
        </w:r>
      </w:ins>
      <w:ins w:id="2268" w:author="Benton, Deon" w:date="2026-03-03T14:03:00Z" w16du:dateUtc="2026-03-03T20:03:00Z">
        <w:r w:rsidR="004822A8">
          <w:rPr>
            <w:rFonts w:ascii="Times New Roman" w:hAnsi="Times New Roman" w:cs="Times New Roman"/>
          </w:rPr>
          <w:t>lacking a</w:t>
        </w:r>
      </w:ins>
      <w:ins w:id="2269" w:author="Benton, Deon" w:date="2026-03-03T13:59:00Z" w16du:dateUtc="2026-03-03T19:59:00Z">
        <w:r w:rsidR="004C2AD2">
          <w:rPr>
            <w:rFonts w:ascii="Times New Roman" w:hAnsi="Times New Roman" w:cs="Times New Roman"/>
          </w:rPr>
          <w:t xml:space="preserve"> hidden layer is nonetheless able to capture the</w:t>
        </w:r>
      </w:ins>
      <w:ins w:id="2270" w:author="Benton, Deon" w:date="2026-03-03T14:03:00Z" w16du:dateUtc="2026-03-03T20:03:00Z">
        <w:r w:rsidR="004D6B7F">
          <w:rPr>
            <w:rFonts w:ascii="Times New Roman" w:hAnsi="Times New Roman" w:cs="Times New Roman"/>
          </w:rPr>
          <w:t xml:space="preserve">se findings, </w:t>
        </w:r>
      </w:ins>
      <w:ins w:id="2271" w:author="Benton, Deon" w:date="2026-03-03T13:59:00Z" w16du:dateUtc="2026-03-03T19:59:00Z">
        <w:r w:rsidR="004C2AD2">
          <w:rPr>
            <w:rFonts w:ascii="Times New Roman" w:hAnsi="Times New Roman" w:cs="Times New Roman"/>
          </w:rPr>
          <w:t>then this would speak to the explanatory scope of Overwalle’s model</w:t>
        </w:r>
      </w:ins>
      <w:ins w:id="2272" w:author="Benton, Deon" w:date="2026-03-03T14:03:00Z" w16du:dateUtc="2026-03-03T20:03:00Z">
        <w:r w:rsidR="00211ACD">
          <w:rPr>
            <w:rFonts w:ascii="Times New Roman" w:hAnsi="Times New Roman" w:cs="Times New Roman"/>
          </w:rPr>
          <w:t xml:space="preserve"> and the necessity of internal repres</w:t>
        </w:r>
      </w:ins>
      <w:ins w:id="2273" w:author="Benton, Deon" w:date="2026-03-03T14:04:00Z" w16du:dateUtc="2026-03-03T20:04:00Z">
        <w:r w:rsidR="00211ACD">
          <w:rPr>
            <w:rFonts w:ascii="Times New Roman" w:hAnsi="Times New Roman" w:cs="Times New Roman"/>
          </w:rPr>
          <w:t>entations</w:t>
        </w:r>
      </w:ins>
      <w:ins w:id="2274" w:author="Benton, Deon" w:date="2026-03-03T14:01:00Z" w16du:dateUtc="2026-03-03T20:01:00Z">
        <w:r w:rsidR="004C2AD2">
          <w:rPr>
            <w:rFonts w:ascii="Times New Roman" w:hAnsi="Times New Roman" w:cs="Times New Roman"/>
          </w:rPr>
          <w:t>. At</w:t>
        </w:r>
      </w:ins>
      <w:ins w:id="2275" w:author="Benton, Deon" w:date="2026-03-03T14:00:00Z" w16du:dateUtc="2026-03-03T20:00:00Z">
        <w:r w:rsidR="004C2AD2">
          <w:rPr>
            <w:rFonts w:ascii="Times New Roman" w:hAnsi="Times New Roman" w:cs="Times New Roman"/>
          </w:rPr>
          <w:t xml:space="preserve"> present</w:t>
        </w:r>
      </w:ins>
      <w:ins w:id="2276" w:author="Benton, Deon" w:date="2026-03-03T14:01:00Z" w16du:dateUtc="2026-03-03T20:01:00Z">
        <w:r w:rsidR="004C2AD2">
          <w:rPr>
            <w:rFonts w:ascii="Times New Roman" w:hAnsi="Times New Roman" w:cs="Times New Roman"/>
          </w:rPr>
          <w:t>,</w:t>
        </w:r>
      </w:ins>
      <w:ins w:id="2277" w:author="Benton, Deon" w:date="2026-03-03T14:04:00Z" w16du:dateUtc="2026-03-03T20:04:00Z">
        <w:r w:rsidR="00CF7353">
          <w:rPr>
            <w:rFonts w:ascii="Times New Roman" w:hAnsi="Times New Roman" w:cs="Times New Roman"/>
          </w:rPr>
          <w:t xml:space="preserve"> however,</w:t>
        </w:r>
      </w:ins>
      <w:ins w:id="2278" w:author="Benton, Deon" w:date="2026-03-03T14:00:00Z" w16du:dateUtc="2026-03-03T20:00:00Z">
        <w:r w:rsidR="004C2AD2">
          <w:rPr>
            <w:rFonts w:ascii="Times New Roman" w:hAnsi="Times New Roman" w:cs="Times New Roman"/>
          </w:rPr>
          <w:t xml:space="preserve"> it remains </w:t>
        </w:r>
      </w:ins>
      <w:ins w:id="2279" w:author="Benton, Deon" w:date="2026-03-03T14:02:00Z" w16du:dateUtc="2026-03-03T20:02:00Z">
        <w:r w:rsidR="004822A8">
          <w:rPr>
            <w:rFonts w:ascii="Times New Roman" w:hAnsi="Times New Roman" w:cs="Times New Roman"/>
          </w:rPr>
          <w:t xml:space="preserve">unclear whether </w:t>
        </w:r>
      </w:ins>
      <w:ins w:id="2280" w:author="Benton, Deon" w:date="2026-03-03T14:00:00Z" w16du:dateUtc="2026-03-03T20:00:00Z">
        <w:r w:rsidR="004C2AD2">
          <w:rPr>
            <w:rFonts w:ascii="Times New Roman" w:hAnsi="Times New Roman" w:cs="Times New Roman"/>
          </w:rPr>
          <w:t xml:space="preserve">Overwalle’s (2010) can account for infants’ looking behavior </w:t>
        </w:r>
      </w:ins>
      <w:ins w:id="2281" w:author="Benton, Deon" w:date="2026-03-03T14:04:00Z" w16du:dateUtc="2026-03-03T20:04:00Z">
        <w:r w:rsidR="00C1152B">
          <w:rPr>
            <w:rFonts w:ascii="Times New Roman" w:hAnsi="Times New Roman" w:cs="Times New Roman"/>
          </w:rPr>
          <w:t xml:space="preserve">in studies </w:t>
        </w:r>
      </w:ins>
      <w:ins w:id="2282" w:author="Benton, Deon" w:date="2026-03-03T14:01:00Z" w16du:dateUtc="2026-03-03T20:01:00Z">
        <w:r w:rsidR="004C2AD2">
          <w:rPr>
            <w:rFonts w:ascii="Times New Roman" w:hAnsi="Times New Roman" w:cs="Times New Roman"/>
          </w:rPr>
          <w:t xml:space="preserve">beyond </w:t>
        </w:r>
      </w:ins>
      <w:ins w:id="2283" w:author="Benton, Deon" w:date="2026-03-03T14:04:00Z" w16du:dateUtc="2026-03-03T20:04:00Z">
        <w:r w:rsidR="00C1152B">
          <w:rPr>
            <w:rFonts w:ascii="Times New Roman" w:hAnsi="Times New Roman" w:cs="Times New Roman"/>
          </w:rPr>
          <w:t xml:space="preserve">that by </w:t>
        </w:r>
      </w:ins>
      <w:ins w:id="2284" w:author="Benton, Deon" w:date="2026-03-03T14:00:00Z" w16du:dateUtc="2026-03-03T20:00:00Z">
        <w:r w:rsidR="004C2AD2">
          <w:rPr>
            <w:rFonts w:ascii="Times New Roman" w:hAnsi="Times New Roman" w:cs="Times New Roman"/>
          </w:rPr>
          <w:t>Gergely et al. (1995).</w:t>
        </w:r>
      </w:ins>
      <w:ins w:id="2285" w:author="Benton, Deon" w:date="2026-03-03T14:07:00Z" w16du:dateUtc="2026-03-03T20:07:00Z">
        <w:r w:rsidR="00A02315">
          <w:rPr>
            <w:rFonts w:ascii="Times New Roman" w:hAnsi="Times New Roman" w:cs="Times New Roman"/>
          </w:rPr>
          <w:t xml:space="preserve"> </w:t>
        </w:r>
      </w:ins>
      <w:ins w:id="2286" w:author="Benton, Deon" w:date="2026-03-03T16:14:00Z" w16du:dateUtc="2026-03-03T22:14:00Z">
        <w:r w:rsidR="00BC6780">
          <w:rPr>
            <w:rFonts w:ascii="Times New Roman" w:hAnsi="Times New Roman" w:cs="Times New Roman"/>
          </w:rPr>
          <w:t>The final</w:t>
        </w:r>
      </w:ins>
      <w:ins w:id="2287" w:author="Benton, Deon" w:date="2026-03-03T14:22:00Z" w16du:dateUtc="2026-03-03T20:22:00Z">
        <w:r w:rsidR="005F3F02">
          <w:rPr>
            <w:rFonts w:ascii="Times New Roman" w:hAnsi="Times New Roman" w:cs="Times New Roman"/>
          </w:rPr>
          <w:t xml:space="preserve"> aim was to determine </w:t>
        </w:r>
      </w:ins>
      <w:ins w:id="2288" w:author="Benton, Deon" w:date="2026-03-03T14:23:00Z" w16du:dateUtc="2026-03-03T20:23:00Z">
        <w:r w:rsidR="005F3F02">
          <w:rPr>
            <w:rFonts w:ascii="Times New Roman" w:hAnsi="Times New Roman" w:cs="Times New Roman"/>
          </w:rPr>
          <w:t xml:space="preserve">whether it </w:t>
        </w:r>
      </w:ins>
      <w:ins w:id="2289" w:author="Benton, Deon" w:date="2026-03-03T14:25:00Z" w16du:dateUtc="2026-03-03T20:25:00Z">
        <w:r w:rsidR="00A1134F">
          <w:rPr>
            <w:rFonts w:ascii="Times New Roman" w:hAnsi="Times New Roman" w:cs="Times New Roman"/>
          </w:rPr>
          <w:t>was</w:t>
        </w:r>
      </w:ins>
      <w:ins w:id="2290"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291" w:author="Benton, Deon" w:date="2026-03-03T14:24:00Z" w16du:dateUtc="2026-03-03T20:24:00Z">
        <w:r w:rsidR="001C3E68">
          <w:rPr>
            <w:rFonts w:ascii="Times New Roman" w:hAnsi="Times New Roman" w:cs="Times New Roman"/>
          </w:rPr>
          <w:t xml:space="preserve"> are more salient when they occur directly beneath</w:t>
        </w:r>
      </w:ins>
      <w:ins w:id="2292" w:author="Benton, Deon" w:date="2026-03-03T14:32:00Z" w16du:dateUtc="2026-03-03T20:32:00Z">
        <w:r w:rsidR="00BB0FD1">
          <w:rPr>
            <w:rFonts w:ascii="Times New Roman" w:hAnsi="Times New Roman" w:cs="Times New Roman"/>
          </w:rPr>
          <w:t xml:space="preserve">, rather than </w:t>
        </w:r>
      </w:ins>
      <w:ins w:id="2293" w:author="Benton, Deon" w:date="2026-03-03T14:33:00Z" w16du:dateUtc="2026-03-03T20:33:00Z">
        <w:r w:rsidR="00BB0FD1">
          <w:rPr>
            <w:rFonts w:ascii="Times New Roman" w:hAnsi="Times New Roman" w:cs="Times New Roman"/>
          </w:rPr>
          <w:t>to the side of</w:t>
        </w:r>
      </w:ins>
      <w:ins w:id="2294" w:author="Benton, Deon" w:date="2026-03-03T14:32:00Z" w16du:dateUtc="2026-03-03T20:32:00Z">
        <w:r w:rsidR="00BB0FD1">
          <w:rPr>
            <w:rFonts w:ascii="Times New Roman" w:hAnsi="Times New Roman" w:cs="Times New Roman"/>
          </w:rPr>
          <w:t>,</w:t>
        </w:r>
      </w:ins>
      <w:ins w:id="2295" w:author="Benton, Deon" w:date="2026-03-03T14:24:00Z" w16du:dateUtc="2026-03-03T20:24:00Z">
        <w:r w:rsidR="001C3E68">
          <w:rPr>
            <w:rFonts w:ascii="Times New Roman" w:hAnsi="Times New Roman" w:cs="Times New Roman"/>
          </w:rPr>
          <w:t xml:space="preserve"> arced motion</w:t>
        </w:r>
      </w:ins>
      <w:ins w:id="2296" w:author="Benton, Deon" w:date="2026-03-03T14:23:00Z" w16du:dateUtc="2026-03-03T20:23:00Z">
        <w:r w:rsidR="001C3E68">
          <w:rPr>
            <w:rFonts w:ascii="Times New Roman" w:hAnsi="Times New Roman" w:cs="Times New Roman"/>
          </w:rPr>
          <w:t xml:space="preserve"> </w:t>
        </w:r>
      </w:ins>
      <w:ins w:id="2297" w:author="Benton, Deon" w:date="2026-03-03T14:24:00Z" w16du:dateUtc="2026-03-03T20:24:00Z">
        <w:r w:rsidR="001C3E68">
          <w:rPr>
            <w:rFonts w:ascii="Times New Roman" w:hAnsi="Times New Roman" w:cs="Times New Roman"/>
          </w:rPr>
          <w:t>for ALIAS</w:t>
        </w:r>
      </w:ins>
      <w:ins w:id="2298" w:author="Benton, Deon" w:date="2026-03-03T14:23:00Z" w16du:dateUtc="2026-03-03T20:23:00Z">
        <w:r w:rsidR="001C3E68">
          <w:rPr>
            <w:rFonts w:ascii="Times New Roman" w:hAnsi="Times New Roman" w:cs="Times New Roman"/>
          </w:rPr>
          <w:t xml:space="preserve"> to capture the target findings. </w:t>
        </w:r>
      </w:ins>
      <w:ins w:id="2299" w:author="Benton, Deon" w:date="2026-03-03T14:26:00Z" w16du:dateUtc="2026-03-03T20:26:00Z">
        <w:r w:rsidR="00A1134F">
          <w:rPr>
            <w:rFonts w:ascii="Times New Roman" w:hAnsi="Times New Roman" w:cs="Times New Roman"/>
          </w:rPr>
          <w:t xml:space="preserve">If ALIAS </w:t>
        </w:r>
      </w:ins>
      <w:ins w:id="2300" w:author="Benton, Deon" w:date="2026-03-03T14:33:00Z" w16du:dateUtc="2026-03-03T20:33:00Z">
        <w:r w:rsidR="00F92D7F">
          <w:rPr>
            <w:rFonts w:ascii="Times New Roman" w:hAnsi="Times New Roman" w:cs="Times New Roman"/>
          </w:rPr>
          <w:t>accounts for these findings more successfully</w:t>
        </w:r>
      </w:ins>
      <w:ins w:id="2301" w:author="Benton, Deon" w:date="2026-03-03T14:26:00Z" w16du:dateUtc="2026-03-03T20:26:00Z">
        <w:r w:rsidR="00A1134F">
          <w:rPr>
            <w:rFonts w:ascii="Times New Roman" w:hAnsi="Times New Roman" w:cs="Times New Roman"/>
          </w:rPr>
          <w:t xml:space="preserve"> when </w:t>
        </w:r>
      </w:ins>
      <w:ins w:id="2302" w:author="Benton, Deon" w:date="2026-03-03T14:30:00Z" w16du:dateUtc="2026-03-03T20:30:00Z">
        <w:r w:rsidR="005048EE">
          <w:rPr>
            <w:rFonts w:ascii="Times New Roman" w:hAnsi="Times New Roman" w:cs="Times New Roman"/>
          </w:rPr>
          <w:t>differential salience is i</w:t>
        </w:r>
      </w:ins>
      <w:ins w:id="2303" w:author="Benton, Deon" w:date="2026-03-03T14:33:00Z" w16du:dateUtc="2026-03-03T20:33:00Z">
        <w:r w:rsidR="00F92D7F">
          <w:rPr>
            <w:rFonts w:ascii="Times New Roman" w:hAnsi="Times New Roman" w:cs="Times New Roman"/>
          </w:rPr>
          <w:t>mplemented</w:t>
        </w:r>
      </w:ins>
      <w:ins w:id="2304" w:author="Benton, Deon" w:date="2026-03-03T14:30:00Z" w16du:dateUtc="2026-03-03T20:30:00Z">
        <w:r w:rsidR="005048EE">
          <w:rPr>
            <w:rFonts w:ascii="Times New Roman" w:hAnsi="Times New Roman" w:cs="Times New Roman"/>
          </w:rPr>
          <w:t xml:space="preserve"> than when </w:t>
        </w:r>
      </w:ins>
      <w:ins w:id="2305" w:author="Benton, Deon" w:date="2026-03-03T14:34:00Z" w16du:dateUtc="2026-03-03T20:34:00Z">
        <w:r w:rsidR="00F92D7F">
          <w:rPr>
            <w:rFonts w:ascii="Times New Roman" w:hAnsi="Times New Roman" w:cs="Times New Roman"/>
          </w:rPr>
          <w:t>salience is removed as a factor</w:t>
        </w:r>
      </w:ins>
      <w:ins w:id="2306" w:author="Benton, Deon" w:date="2026-03-03T14:35:00Z" w16du:dateUtc="2026-03-03T20:35:00Z">
        <w:r w:rsidR="00F92D7F">
          <w:rPr>
            <w:rFonts w:ascii="Times New Roman" w:hAnsi="Times New Roman" w:cs="Times New Roman"/>
          </w:rPr>
          <w:t xml:space="preserve"> altogether</w:t>
        </w:r>
      </w:ins>
      <w:ins w:id="2307" w:author="Benton, Deon" w:date="2026-03-03T14:27:00Z" w16du:dateUtc="2026-03-03T20:27:00Z">
        <w:r w:rsidR="00371F66">
          <w:rPr>
            <w:rFonts w:ascii="Times New Roman" w:hAnsi="Times New Roman" w:cs="Times New Roman"/>
          </w:rPr>
          <w:t xml:space="preserve">, </w:t>
        </w:r>
      </w:ins>
      <w:ins w:id="2308" w:author="Benton, Deon" w:date="2026-03-03T14:35:00Z" w16du:dateUtc="2026-03-03T20:35:00Z">
        <w:r w:rsidR="00F92D7F">
          <w:rPr>
            <w:rFonts w:ascii="Times New Roman" w:hAnsi="Times New Roman" w:cs="Times New Roman"/>
          </w:rPr>
          <w:t xml:space="preserve">then </w:t>
        </w:r>
      </w:ins>
      <w:ins w:id="2309" w:author="Benton, Deon" w:date="2026-03-03T14:27:00Z" w16du:dateUtc="2026-03-03T20:27:00Z">
        <w:r w:rsidR="00371F66">
          <w:rPr>
            <w:rFonts w:ascii="Times New Roman" w:hAnsi="Times New Roman" w:cs="Times New Roman"/>
          </w:rPr>
          <w:t>this would suggest that salience</w:t>
        </w:r>
      </w:ins>
      <w:ins w:id="2310"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311" w:author="Benton, Deon" w:date="2026-03-03T14:32:00Z" w16du:dateUtc="2026-03-03T20:32:00Z">
        <w:r w:rsidR="00BB0FD1">
          <w:rPr>
            <w:rFonts w:ascii="Times New Roman" w:hAnsi="Times New Roman" w:cs="Times New Roman"/>
          </w:rPr>
          <w:t xml:space="preserve">merely </w:t>
        </w:r>
      </w:ins>
      <w:ins w:id="2312" w:author="Benton, Deon" w:date="2026-03-03T14:30:00Z" w16du:dateUtc="2026-03-03T20:30:00Z">
        <w:r w:rsidR="005048EE">
          <w:rPr>
            <w:rFonts w:ascii="Times New Roman" w:hAnsi="Times New Roman" w:cs="Times New Roman"/>
          </w:rPr>
          <w:t xml:space="preserve">as a modeling convenience. </w:t>
        </w:r>
      </w:ins>
      <w:ins w:id="2313" w:author="Benton, Deon" w:date="2026-03-03T14:27:00Z" w16du:dateUtc="2026-03-03T20:27:00Z">
        <w:r w:rsidR="00371F66">
          <w:rPr>
            <w:rFonts w:ascii="Times New Roman" w:hAnsi="Times New Roman" w:cs="Times New Roman"/>
          </w:rPr>
          <w:t xml:space="preserve"> </w:t>
        </w:r>
      </w:ins>
      <w:ins w:id="2314"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315"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ins w:id="2316"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2317"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2318"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w:t>
      </w:r>
      <w:ins w:id="2319" w:author="Benton, Deon" w:date="2026-03-02T16:03:00Z" w16du:dateUtc="2026-03-02T22:03:00Z">
        <w:r w:rsidR="00474D88">
          <w:rPr>
            <w:rFonts w:ascii="Times New Roman" w:hAnsi="Times New Roman" w:cs="Times New Roman"/>
          </w:rPr>
          <w:t>Subsequent control experiments</w:t>
        </w:r>
      </w:ins>
      <w:ins w:id="2320" w:author="Benton, Deon" w:date="2026-03-02T16:04:00Z" w16du:dateUtc="2026-03-02T22:04:00Z">
        <w:r w:rsidR="00C46A81">
          <w:rPr>
            <w:rFonts w:ascii="Times New Roman" w:hAnsi="Times New Roman" w:cs="Times New Roman"/>
          </w:rPr>
          <w:t xml:space="preserve"> revealed</w:t>
        </w:r>
      </w:ins>
      <w:ins w:id="2321"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322"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w:t>
      </w:r>
      <w:ins w:id="2323"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2324"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2325"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326"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327"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328"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329"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330" w:author="Benton, Deon" w:date="2026-03-02T16:17:00Z" w16du:dateUtc="2026-03-02T22:17:00Z">
        <w:r w:rsidR="00D61E19">
          <w:rPr>
            <w:rFonts w:ascii="Times New Roman" w:hAnsi="Times New Roman" w:cs="Times New Roman"/>
          </w:rPr>
          <w:t xml:space="preserve"> </w:t>
        </w:r>
      </w:ins>
      <w:ins w:id="2331" w:author="Benton, Deon" w:date="2026-03-02T16:21:00Z" w16du:dateUtc="2026-03-02T22:21:00Z">
        <w:r w:rsidR="002E1B46">
          <w:rPr>
            <w:rFonts w:ascii="Times New Roman" w:hAnsi="Times New Roman" w:cs="Times New Roman"/>
          </w:rPr>
          <w:t>that</w:t>
        </w:r>
      </w:ins>
      <w:ins w:id="2332"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333" w:author="Benton, Deon" w:date="2026-03-02T16:19:00Z" w16du:dateUtc="2026-03-02T22:19:00Z">
        <w:r w:rsidR="00D61E19">
          <w:rPr>
            <w:rFonts w:ascii="Times New Roman" w:hAnsi="Times New Roman" w:cs="Times New Roman"/>
          </w:rPr>
          <w:t xml:space="preserve">and </w:t>
        </w:r>
      </w:ins>
      <w:ins w:id="2334"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335" w:author="Benton, Deon" w:date="2026-03-02T16:19:00Z" w16du:dateUtc="2026-03-02T22:19:00Z">
        <w:r w:rsidR="00D61E19">
          <w:rPr>
            <w:rFonts w:ascii="Times New Roman" w:hAnsi="Times New Roman" w:cs="Times New Roman"/>
          </w:rPr>
          <w:t xml:space="preserve">animate entities and inanimate objects possess </w:t>
        </w:r>
      </w:ins>
      <w:ins w:id="2336" w:author="Benton, Deon" w:date="2026-03-02T16:21:00Z" w16du:dateUtc="2026-03-02T22:21:00Z">
        <w:r w:rsidR="002E1B46">
          <w:rPr>
            <w:rFonts w:ascii="Times New Roman" w:hAnsi="Times New Roman" w:cs="Times New Roman"/>
          </w:rPr>
          <w:t xml:space="preserve">largely </w:t>
        </w:r>
      </w:ins>
      <w:ins w:id="2337" w:author="Benton, Deon" w:date="2026-03-02T16:22:00Z" w16du:dateUtc="2026-03-02T22:22:00Z">
        <w:r w:rsidR="002E1B46">
          <w:rPr>
            <w:rFonts w:ascii="Times New Roman" w:hAnsi="Times New Roman" w:cs="Times New Roman"/>
          </w:rPr>
          <w:t>surface features</w:t>
        </w:r>
      </w:ins>
      <w:ins w:id="2338" w:author="Benton, Deon" w:date="2026-03-02T16:23:00Z" w16du:dateUtc="2026-03-02T22:23:00Z">
        <w:r w:rsidR="009F774E">
          <w:rPr>
            <w:rFonts w:ascii="Times New Roman" w:hAnsi="Times New Roman" w:cs="Times New Roman"/>
          </w:rPr>
          <w:t xml:space="preserve"> (e.g., elongated appendage-like extensions for animate e</w:t>
        </w:r>
      </w:ins>
      <w:ins w:id="2339" w:author="Benton, Deon" w:date="2026-03-02T16:24:00Z" w16du:dateUtc="2026-03-02T22:24:00Z">
        <w:r w:rsidR="009F774E">
          <w:rPr>
            <w:rFonts w:ascii="Times New Roman" w:hAnsi="Times New Roman" w:cs="Times New Roman"/>
          </w:rPr>
          <w:t>ntities and smooth, rectilinear edges for objects)</w:t>
        </w:r>
      </w:ins>
      <w:ins w:id="2340"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341" w:author="Benton, Deon" w:date="2026-03-02T16:25:00Z" w16du:dateUtc="2026-03-02T22:25:00Z">
        <w:r w:rsidR="003B6FA9">
          <w:rPr>
            <w:rFonts w:ascii="Times New Roman" w:hAnsi="Times New Roman" w:cs="Times New Roman"/>
          </w:rPr>
          <w:t xml:space="preserve"> To ensure that </w:t>
        </w:r>
      </w:ins>
      <w:ins w:id="2342" w:author="Benton, Deon" w:date="2026-03-03T09:29:00Z" w16du:dateUtc="2026-03-03T15:29:00Z">
        <w:r w:rsidR="006B6709">
          <w:rPr>
            <w:rFonts w:ascii="Times New Roman" w:hAnsi="Times New Roman" w:cs="Times New Roman"/>
          </w:rPr>
          <w:t>networks’</w:t>
        </w:r>
      </w:ins>
      <w:ins w:id="2343" w:author="Benton, Deon" w:date="2026-03-02T16:25:00Z" w16du:dateUtc="2026-03-02T22:25:00Z">
        <w:r w:rsidR="003B6FA9">
          <w:rPr>
            <w:rFonts w:ascii="Times New Roman" w:hAnsi="Times New Roman" w:cs="Times New Roman"/>
          </w:rPr>
          <w:t xml:space="preserve"> looking behaviors in the current simulations were not due to</w:t>
        </w:r>
      </w:ins>
      <w:ins w:id="2344" w:author="Benton, Deon" w:date="2026-03-02T16:36:00Z" w16du:dateUtc="2026-03-02T22:36:00Z">
        <w:r w:rsidR="00A43CF8">
          <w:rPr>
            <w:rFonts w:ascii="Times New Roman" w:hAnsi="Times New Roman" w:cs="Times New Roman"/>
          </w:rPr>
          <w:t xml:space="preserve"> prior experience with</w:t>
        </w:r>
      </w:ins>
      <w:ins w:id="2345" w:author="Benton, Deon" w:date="2026-03-02T16:40:00Z" w16du:dateUtc="2026-03-02T22:40:00Z">
        <w:r w:rsidR="00C545A0">
          <w:rPr>
            <w:rFonts w:ascii="Times New Roman" w:hAnsi="Times New Roman" w:cs="Times New Roman"/>
          </w:rPr>
          <w:t xml:space="preserve"> </w:t>
        </w:r>
      </w:ins>
      <w:ins w:id="2346"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347"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348" w:author="Benton, Deon" w:date="2026-03-02T16:24:00Z" w16du:dateUtc="2026-03-02T22:24:00Z">
        <w:r w:rsidR="00925285">
          <w:rPr>
            <w:rFonts w:ascii="Times New Roman" w:hAnsi="Times New Roman" w:cs="Times New Roman"/>
          </w:rPr>
          <w:t>O</w:t>
        </w:r>
      </w:ins>
      <w:ins w:id="2349"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350"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351"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352"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353"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2354"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355"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356"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2"/>
      </w:r>
      <w:r>
        <w:rPr>
          <w:rFonts w:ascii="Times New Roman" w:hAnsi="Times New Roman" w:cs="Times New Roman"/>
        </w:rPr>
        <w:t>,</w:t>
      </w:r>
      <w:r w:rsidR="002C3076">
        <w:rPr>
          <w:rFonts w:ascii="Times New Roman" w:hAnsi="Times New Roman" w:cs="Times New Roman"/>
        </w:rPr>
        <w:t xml:space="preserve"> networks </w:t>
      </w:r>
      <w:ins w:id="2360" w:author="Benton, Deon" w:date="2026-03-03T15:28:00Z" w16du:dateUtc="2026-03-03T21:28:00Z">
        <w:r w:rsidR="004D27DA">
          <w:rPr>
            <w:rFonts w:ascii="Times New Roman" w:hAnsi="Times New Roman" w:cs="Times New Roman"/>
          </w:rPr>
          <w:t xml:space="preserve">assigned to </w:t>
        </w:r>
      </w:ins>
      <w:ins w:id="2361"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2362" w:author="Benton, Deon" w:date="2026-03-03T15:31:00Z" w16du:dateUtc="2026-03-03T21:31:00Z">
        <w:r w:rsidR="008C5D38">
          <w:rPr>
            <w:rFonts w:ascii="Times New Roman" w:hAnsi="Times New Roman" w:cs="Times New Roman"/>
          </w:rPr>
          <w:t>networks assigned to this condition overall looked about equall</w:t>
        </w:r>
      </w:ins>
      <w:ins w:id="2363"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2364" w:author="Benton, Deon" w:date="2026-03-03T15:32:00Z" w16du:dateUtc="2026-03-03T21:32:00Z">
        <w:r w:rsidR="001450B7">
          <w:rPr>
            <w:rFonts w:ascii="Times New Roman" w:eastAsia="Times New Roman" w:hAnsi="Times New Roman" w:cs="Times New Roman"/>
          </w:rPr>
          <w:t>Simulation 1</w:t>
        </w:r>
      </w:ins>
      <w:ins w:id="2365" w:author="Benton, Deon" w:date="2026-03-03T16:07:00Z" w16du:dateUtc="2026-03-03T22:07:00Z">
        <w:r w:rsidR="003C5492">
          <w:rPr>
            <w:rFonts w:ascii="Times New Roman" w:eastAsia="Times New Roman" w:hAnsi="Times New Roman" w:cs="Times New Roman"/>
          </w:rPr>
          <w:t>a</w:t>
        </w:r>
      </w:ins>
      <w:ins w:id="2366" w:author="Benton, Deon" w:date="2026-03-03T15:32:00Z" w16du:dateUtc="2026-03-03T21:32:00Z">
        <w:r w:rsidR="001450B7">
          <w:rPr>
            <w:rFonts w:ascii="Times New Roman" w:eastAsia="Times New Roman" w:hAnsi="Times New Roman" w:cs="Times New Roman"/>
          </w:rPr>
          <w:t xml:space="preserve"> </w:t>
        </w:r>
      </w:ins>
      <w:ins w:id="2367" w:author="Benton, Deon" w:date="2026-03-03T15:35:00Z" w16du:dateUtc="2026-03-03T21:35:00Z">
        <w:r w:rsidR="00C238C5">
          <w:rPr>
            <w:rFonts w:ascii="Times New Roman" w:eastAsia="Times New Roman" w:hAnsi="Times New Roman" w:cs="Times New Roman"/>
          </w:rPr>
          <w:t>tested</w:t>
        </w:r>
      </w:ins>
      <w:ins w:id="2368" w:author="Benton, Deon" w:date="2026-03-03T15:32:00Z" w16du:dateUtc="2026-03-03T21:32:00Z">
        <w:r w:rsidR="001450B7">
          <w:rPr>
            <w:rFonts w:ascii="Times New Roman" w:eastAsia="Times New Roman" w:hAnsi="Times New Roman" w:cs="Times New Roman"/>
          </w:rPr>
          <w:t xml:space="preserve"> whether</w:t>
        </w:r>
      </w:ins>
      <w:ins w:id="2369" w:author="Benton, Deon" w:date="2026-03-03T15:35:00Z" w16du:dateUtc="2026-03-03T21:35:00Z">
        <w:r w:rsidR="00C238C5">
          <w:rPr>
            <w:rFonts w:ascii="Times New Roman" w:eastAsia="Times New Roman" w:hAnsi="Times New Roman" w:cs="Times New Roman"/>
          </w:rPr>
          <w:t xml:space="preserve"> infants’ </w:t>
        </w:r>
      </w:ins>
      <w:ins w:id="2370" w:author="Benton, Deon" w:date="2026-03-03T16:13:00Z" w16du:dateUtc="2026-03-03T22:13:00Z">
        <w:r w:rsidR="00C1774E">
          <w:rPr>
            <w:rFonts w:ascii="Times New Roman" w:eastAsia="Times New Roman" w:hAnsi="Times New Roman" w:cs="Times New Roman"/>
          </w:rPr>
          <w:t>performance</w:t>
        </w:r>
      </w:ins>
      <w:ins w:id="2371" w:author="Benton, Deon" w:date="2026-03-03T15:35:00Z" w16du:dateUtc="2026-03-03T21:35:00Z">
        <w:r w:rsidR="00C238C5">
          <w:rPr>
            <w:rFonts w:ascii="Times New Roman" w:eastAsia="Times New Roman" w:hAnsi="Times New Roman" w:cs="Times New Roman"/>
          </w:rPr>
          <w:t xml:space="preserve"> in </w:t>
        </w:r>
      </w:ins>
      <w:ins w:id="2372" w:author="Benton, Deon" w:date="2026-03-03T16:13:00Z" w16du:dateUtc="2026-03-03T22:13:00Z">
        <w:r w:rsidR="00110DF9">
          <w:rPr>
            <w:rFonts w:ascii="Times New Roman" w:eastAsia="Times New Roman" w:hAnsi="Times New Roman" w:cs="Times New Roman"/>
          </w:rPr>
          <w:t>action-</w:t>
        </w:r>
      </w:ins>
      <w:ins w:id="2373" w:author="Benton, Deon" w:date="2026-03-03T15:41:00Z" w16du:dateUtc="2026-03-03T21:41:00Z">
        <w:r w:rsidR="00D969E0">
          <w:rPr>
            <w:rFonts w:ascii="Times New Roman" w:eastAsia="Times New Roman" w:hAnsi="Times New Roman" w:cs="Times New Roman"/>
          </w:rPr>
          <w:t>understanding studies that use animate-like entities</w:t>
        </w:r>
      </w:ins>
      <w:ins w:id="2374" w:author="Benton, Deon" w:date="2026-03-03T15:36:00Z" w16du:dateUtc="2026-03-03T21:36:00Z">
        <w:r w:rsidR="00837327">
          <w:rPr>
            <w:rFonts w:ascii="Times New Roman" w:eastAsia="Times New Roman" w:hAnsi="Times New Roman" w:cs="Times New Roman"/>
          </w:rPr>
          <w:t xml:space="preserve"> can be explained </w:t>
        </w:r>
      </w:ins>
      <w:ins w:id="2375" w:author="Benton, Deon" w:date="2026-03-03T15:43:00Z" w16du:dateUtc="2026-03-03T21:43:00Z">
        <w:r w:rsidR="00773F36">
          <w:rPr>
            <w:rFonts w:ascii="Times New Roman" w:eastAsia="Times New Roman" w:hAnsi="Times New Roman" w:cs="Times New Roman"/>
          </w:rPr>
          <w:t>by</w:t>
        </w:r>
      </w:ins>
      <w:ins w:id="2376" w:author="Benton, Deon" w:date="2026-03-03T15:36:00Z" w16du:dateUtc="2026-03-03T21:36:00Z">
        <w:r w:rsidR="00837327">
          <w:rPr>
            <w:rFonts w:ascii="Times New Roman" w:eastAsia="Times New Roman" w:hAnsi="Times New Roman" w:cs="Times New Roman"/>
          </w:rPr>
          <w:t xml:space="preserve"> </w:t>
        </w:r>
      </w:ins>
      <w:ins w:id="2377"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378" w:author="Benton, Deon" w:date="2026-03-03T15:42:00Z" w16du:dateUtc="2026-03-03T21:42:00Z">
        <w:r w:rsidR="00D969E0">
          <w:rPr>
            <w:rFonts w:ascii="Times New Roman" w:eastAsia="Times New Roman" w:hAnsi="Times New Roman" w:cs="Times New Roman"/>
          </w:rPr>
          <w:t>the</w:t>
        </w:r>
      </w:ins>
      <w:ins w:id="2379" w:author="Benton, Deon" w:date="2026-03-03T15:39:00Z" w16du:dateUtc="2026-03-03T21:39:00Z">
        <w:r w:rsidR="00931876">
          <w:rPr>
            <w:rFonts w:ascii="Times New Roman" w:eastAsia="Times New Roman" w:hAnsi="Times New Roman" w:cs="Times New Roman"/>
          </w:rPr>
          <w:t xml:space="preserve"> low-level, perceptually grounded</w:t>
        </w:r>
      </w:ins>
      <w:ins w:id="2380" w:author="Benton, Deon" w:date="2026-03-03T15:44:00Z" w16du:dateUtc="2026-03-03T21:44:00Z">
        <w:r w:rsidR="00773F36">
          <w:rPr>
            <w:rFonts w:ascii="Times New Roman" w:eastAsia="Times New Roman" w:hAnsi="Times New Roman" w:cs="Times New Roman"/>
          </w:rPr>
          <w:t xml:space="preserve"> </w:t>
        </w:r>
      </w:ins>
      <w:ins w:id="2381" w:author="Benton, Deon" w:date="2026-03-03T15:37:00Z" w16du:dateUtc="2026-03-03T21:37:00Z">
        <w:r w:rsidR="00837327">
          <w:rPr>
            <w:rFonts w:ascii="Times New Roman" w:eastAsia="Times New Roman" w:hAnsi="Times New Roman" w:cs="Times New Roman"/>
          </w:rPr>
          <w:t>kinematics</w:t>
        </w:r>
      </w:ins>
      <w:ins w:id="2382"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383" w:author="Benton, Deon" w:date="2026-03-03T15:45:00Z" w16du:dateUtc="2026-03-03T21:45:00Z">
        <w:r w:rsidR="00773F36">
          <w:rPr>
            <w:rFonts w:ascii="Times New Roman" w:eastAsia="Times New Roman" w:hAnsi="Times New Roman" w:cs="Times New Roman"/>
          </w:rPr>
          <w:t>—information that</w:t>
        </w:r>
      </w:ins>
      <w:ins w:id="2384" w:author="Benton, Deon" w:date="2026-03-03T15:40:00Z" w16du:dateUtc="2026-03-03T21:40:00Z">
        <w:r w:rsidR="00931876">
          <w:rPr>
            <w:rFonts w:ascii="Times New Roman" w:eastAsia="Times New Roman" w:hAnsi="Times New Roman" w:cs="Times New Roman"/>
          </w:rPr>
          <w:t xml:space="preserve"> infants experience </w:t>
        </w:r>
      </w:ins>
      <w:ins w:id="2385" w:author="Benton, Deon" w:date="2026-03-09T19:00:00Z" w16du:dateUtc="2026-03-10T00:00:00Z">
        <w:r w:rsidR="00C34543">
          <w:rPr>
            <w:rFonts w:ascii="Times New Roman" w:eastAsia="Times New Roman" w:hAnsi="Times New Roman" w:cs="Times New Roman"/>
          </w:rPr>
          <w:t xml:space="preserve">both </w:t>
        </w:r>
      </w:ins>
      <w:ins w:id="2386"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387" w:author="Benton, Deon" w:date="2026-03-09T19:00:00Z" w16du:dateUtc="2026-03-10T00:00:00Z">
        <w:r w:rsidR="00C34543">
          <w:rPr>
            <w:rFonts w:ascii="Times New Roman" w:eastAsia="Times New Roman" w:hAnsi="Times New Roman" w:cs="Times New Roman"/>
          </w:rPr>
          <w:t>. Specifically, n</w:t>
        </w:r>
      </w:ins>
      <w:ins w:id="2388" w:author="Benton, Deon" w:date="2026-03-03T15:45:00Z" w16du:dateUtc="2026-03-03T21:45:00Z">
        <w:r w:rsidR="00773F36">
          <w:rPr>
            <w:rFonts w:ascii="Times New Roman" w:eastAsia="Times New Roman" w:hAnsi="Times New Roman" w:cs="Times New Roman"/>
          </w:rPr>
          <w:t>etworks</w:t>
        </w:r>
      </w:ins>
      <w:ins w:id="2389" w:author="Benton, Deon" w:date="2026-03-09T18:53:00Z" w16du:dateUtc="2026-03-09T23:53:00Z">
        <w:r w:rsidR="009F7F31">
          <w:rPr>
            <w:rFonts w:ascii="Times New Roman" w:eastAsia="Times New Roman" w:hAnsi="Times New Roman" w:cs="Times New Roman"/>
          </w:rPr>
          <w:t xml:space="preserve"> </w:t>
        </w:r>
      </w:ins>
      <w:ins w:id="2390"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2391" w:author="Benton, Deon" w:date="2026-03-03T15:46:00Z" w16du:dateUtc="2026-03-03T21:46:00Z">
        <w:r w:rsidR="00A77F7B">
          <w:rPr>
            <w:rFonts w:ascii="Times New Roman" w:eastAsia="Times New Roman" w:hAnsi="Times New Roman" w:cs="Times New Roman"/>
          </w:rPr>
          <w:t xml:space="preserve">one; networks looked equally long at both </w:t>
        </w:r>
      </w:ins>
      <w:ins w:id="2392" w:author="Benton, Deon" w:date="2026-03-03T15:47:00Z" w16du:dateUtc="2026-03-03T21:47:00Z">
        <w:r w:rsidR="00A77F7B">
          <w:rPr>
            <w:rFonts w:ascii="Times New Roman" w:eastAsia="Times New Roman" w:hAnsi="Times New Roman" w:cs="Times New Roman"/>
          </w:rPr>
          <w:t xml:space="preserve">test </w:t>
        </w:r>
      </w:ins>
      <w:ins w:id="2393" w:author="Benton, Deon" w:date="2026-03-03T15:46:00Z" w16du:dateUtc="2026-03-03T21:46:00Z">
        <w:r w:rsidR="00A77F7B">
          <w:rPr>
            <w:rFonts w:ascii="Times New Roman" w:eastAsia="Times New Roman" w:hAnsi="Times New Roman" w:cs="Times New Roman"/>
          </w:rPr>
          <w:t>events if the arced motion occurred beside the barrier</w:t>
        </w:r>
      </w:ins>
      <w:ins w:id="2394" w:author="Benton, Deon" w:date="2026-03-09T18:54:00Z" w16du:dateUtc="2026-03-09T23:54:00Z">
        <w:r w:rsidR="009F7F31">
          <w:rPr>
            <w:rFonts w:ascii="Times New Roman" w:eastAsia="Times New Roman" w:hAnsi="Times New Roman" w:cs="Times New Roman"/>
          </w:rPr>
          <w:t xml:space="preserve"> during habituation</w:t>
        </w:r>
      </w:ins>
      <w:ins w:id="2395"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2396" w:author="Benton, Deon" w:date="2026-03-03T15:47:00Z" w16du:dateUtc="2026-03-03T21:47:00Z">
        <w:r w:rsidR="00A77F7B">
          <w:rPr>
            <w:rFonts w:ascii="Times New Roman" w:eastAsia="Times New Roman" w:hAnsi="Times New Roman" w:cs="Times New Roman"/>
          </w:rPr>
          <w:t xml:space="preserve">These findings </w:t>
        </w:r>
      </w:ins>
      <w:ins w:id="2397" w:author="Benton, Deon" w:date="2026-03-03T15:48:00Z" w16du:dateUtc="2026-03-03T21:48:00Z">
        <w:r w:rsidR="00E74F16">
          <w:rPr>
            <w:rFonts w:ascii="Times New Roman" w:eastAsia="Times New Roman" w:hAnsi="Times New Roman" w:cs="Times New Roman"/>
          </w:rPr>
          <w:t xml:space="preserve">call into question the necessity of </w:t>
        </w:r>
      </w:ins>
      <w:ins w:id="2398" w:author="Benton, Deon" w:date="2026-03-03T15:47:00Z" w16du:dateUtc="2026-03-03T21:47:00Z">
        <w:r w:rsidR="00E74F16">
          <w:rPr>
            <w:rFonts w:ascii="Times New Roman" w:eastAsia="Times New Roman" w:hAnsi="Times New Roman" w:cs="Times New Roman"/>
          </w:rPr>
          <w:t>domain-specific mechanisms</w:t>
        </w:r>
      </w:ins>
      <w:ins w:id="2399" w:author="Benton, Deon" w:date="2026-03-03T15:56:00Z" w16du:dateUtc="2026-03-03T21:56:00Z">
        <w:r w:rsidR="00616A6A">
          <w:rPr>
            <w:rFonts w:ascii="Times New Roman" w:eastAsia="Times New Roman" w:hAnsi="Times New Roman" w:cs="Times New Roman"/>
          </w:rPr>
          <w:t>—</w:t>
        </w:r>
      </w:ins>
      <w:ins w:id="2400" w:author="Benton, Deon" w:date="2026-03-03T15:49:00Z" w16du:dateUtc="2026-03-03T21:49:00Z">
        <w:r w:rsidR="00E74F16">
          <w:rPr>
            <w:rFonts w:ascii="Times New Roman" w:eastAsia="Times New Roman" w:hAnsi="Times New Roman" w:cs="Times New Roman"/>
          </w:rPr>
          <w:t>such as a teleological stance</w:t>
        </w:r>
      </w:ins>
      <w:ins w:id="2401" w:author="Benton, Deon" w:date="2026-03-03T15:47:00Z" w16du:dateUtc="2026-03-03T21:47:00Z">
        <w:r w:rsidR="00E74F16">
          <w:rPr>
            <w:rFonts w:ascii="Times New Roman" w:eastAsia="Times New Roman" w:hAnsi="Times New Roman" w:cs="Times New Roman"/>
          </w:rPr>
          <w:t xml:space="preserve"> or rich notions o</w:t>
        </w:r>
      </w:ins>
      <w:ins w:id="2402" w:author="Benton, Deon" w:date="2026-03-03T15:48:00Z" w16du:dateUtc="2026-03-03T21:48:00Z">
        <w:r w:rsidR="00E74F16">
          <w:rPr>
            <w:rFonts w:ascii="Times New Roman" w:eastAsia="Times New Roman" w:hAnsi="Times New Roman" w:cs="Times New Roman"/>
          </w:rPr>
          <w:t xml:space="preserve">f </w:t>
        </w:r>
      </w:ins>
      <w:ins w:id="2403" w:author="Benton, Deon" w:date="2026-03-03T15:49:00Z" w16du:dateUtc="2026-03-03T21:49:00Z">
        <w:r w:rsidR="00E74F16">
          <w:rPr>
            <w:rFonts w:ascii="Times New Roman" w:eastAsia="Times New Roman" w:hAnsi="Times New Roman" w:cs="Times New Roman"/>
          </w:rPr>
          <w:t xml:space="preserve">action, </w:t>
        </w:r>
      </w:ins>
      <w:ins w:id="2404" w:author="Benton, Deon" w:date="2026-03-03T15:48:00Z" w16du:dateUtc="2026-03-03T21:48:00Z">
        <w:r w:rsidR="00E74F16">
          <w:rPr>
            <w:rFonts w:ascii="Times New Roman" w:eastAsia="Times New Roman" w:hAnsi="Times New Roman" w:cs="Times New Roman"/>
          </w:rPr>
          <w:t>agency</w:t>
        </w:r>
      </w:ins>
      <w:ins w:id="2405" w:author="Benton, Deon" w:date="2026-03-03T15:49:00Z" w16du:dateUtc="2026-03-03T21:49:00Z">
        <w:r w:rsidR="00E74F16">
          <w:rPr>
            <w:rFonts w:ascii="Times New Roman" w:eastAsia="Times New Roman" w:hAnsi="Times New Roman" w:cs="Times New Roman"/>
          </w:rPr>
          <w:t>,</w:t>
        </w:r>
      </w:ins>
      <w:ins w:id="2406" w:author="Benton, Deon" w:date="2026-03-03T15:48:00Z" w16du:dateUtc="2026-03-03T21:48:00Z">
        <w:r w:rsidR="00E74F16">
          <w:rPr>
            <w:rFonts w:ascii="Times New Roman" w:eastAsia="Times New Roman" w:hAnsi="Times New Roman" w:cs="Times New Roman"/>
          </w:rPr>
          <w:t xml:space="preserve"> or efficiency</w:t>
        </w:r>
      </w:ins>
      <w:ins w:id="2407" w:author="Benton, Deon" w:date="2026-03-03T15:56:00Z" w16du:dateUtc="2026-03-03T21:56:00Z">
        <w:r w:rsidR="00616A6A">
          <w:rPr>
            <w:rFonts w:ascii="Times New Roman" w:eastAsia="Times New Roman" w:hAnsi="Times New Roman" w:cs="Times New Roman"/>
          </w:rPr>
          <w:t>—</w:t>
        </w:r>
      </w:ins>
      <w:ins w:id="2408" w:author="Benton, Deon" w:date="2026-03-03T15:49:00Z" w16du:dateUtc="2026-03-03T21:49:00Z">
        <w:r w:rsidR="00E74F16">
          <w:rPr>
            <w:rFonts w:ascii="Times New Roman" w:eastAsia="Times New Roman" w:hAnsi="Times New Roman" w:cs="Times New Roman"/>
          </w:rPr>
          <w:t>to explain</w:t>
        </w:r>
      </w:ins>
      <w:ins w:id="2409" w:author="Benton, Deon" w:date="2026-03-03T15:48:00Z" w16du:dateUtc="2026-03-03T21:48:00Z">
        <w:r w:rsidR="00E74F16">
          <w:rPr>
            <w:rFonts w:ascii="Times New Roman" w:eastAsia="Times New Roman" w:hAnsi="Times New Roman" w:cs="Times New Roman"/>
          </w:rPr>
          <w:t xml:space="preserve"> infants’ performance in studies that</w:t>
        </w:r>
      </w:ins>
      <w:ins w:id="2410" w:author="Benton, Deon" w:date="2026-03-03T15:49:00Z" w16du:dateUtc="2026-03-03T21:49:00Z">
        <w:r w:rsidR="00E74F16">
          <w:rPr>
            <w:rFonts w:ascii="Times New Roman" w:eastAsia="Times New Roman" w:hAnsi="Times New Roman" w:cs="Times New Roman"/>
          </w:rPr>
          <w:t xml:space="preserve"> purport to</w:t>
        </w:r>
      </w:ins>
      <w:ins w:id="2411"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412"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413" w:author="Benton, Deon" w:date="2026-03-09T19:08:00Z" w16du:dateUtc="2026-03-10T00:08:00Z">
        <w:r w:rsidR="000F3AF0">
          <w:rPr>
            <w:rFonts w:ascii="Times New Roman" w:eastAsia="Times New Roman" w:hAnsi="Times New Roman" w:cs="Times New Roman"/>
          </w:rPr>
          <w:t xml:space="preserve">initial </w:t>
        </w:r>
      </w:ins>
      <w:ins w:id="2414" w:author="Benton, Deon" w:date="2026-03-03T15:50:00Z" w16du:dateUtc="2026-03-03T21:50:00Z">
        <w:r w:rsidR="009E5DAF">
          <w:rPr>
            <w:rFonts w:ascii="Times New Roman" w:eastAsia="Times New Roman" w:hAnsi="Times New Roman" w:cs="Times New Roman"/>
          </w:rPr>
          <w:t xml:space="preserve">simulation </w:t>
        </w:r>
      </w:ins>
      <w:ins w:id="2415" w:author="Benton, Deon" w:date="2026-03-03T15:53:00Z" w16du:dateUtc="2026-03-03T21:53:00Z">
        <w:r w:rsidR="0086194C">
          <w:rPr>
            <w:rFonts w:ascii="Times New Roman" w:eastAsia="Times New Roman" w:hAnsi="Times New Roman" w:cs="Times New Roman"/>
          </w:rPr>
          <w:t>concerns the fact that</w:t>
        </w:r>
      </w:ins>
      <w:ins w:id="2416" w:author="Benton, Deon" w:date="2026-03-09T18:55:00Z" w16du:dateUtc="2026-03-09T23:55:00Z">
        <w:r w:rsidR="00CC3593">
          <w:rPr>
            <w:rFonts w:ascii="Times New Roman" w:eastAsia="Times New Roman" w:hAnsi="Times New Roman" w:cs="Times New Roman"/>
          </w:rPr>
          <w:t xml:space="preserve"> the network’s “real-world</w:t>
        </w:r>
      </w:ins>
      <w:ins w:id="2417" w:author="Benton, Deon" w:date="2026-03-09T18:56:00Z" w16du:dateUtc="2026-03-09T23:56:00Z">
        <w:r w:rsidR="00CC3593">
          <w:rPr>
            <w:rFonts w:ascii="Times New Roman" w:eastAsia="Times New Roman" w:hAnsi="Times New Roman" w:cs="Times New Roman"/>
          </w:rPr>
          <w:t>”</w:t>
        </w:r>
      </w:ins>
      <w:ins w:id="2418"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419" w:author="Benton, Deon" w:date="2026-03-09T19:08:00Z" w16du:dateUtc="2026-03-10T00:08:00Z">
        <w:r w:rsidR="00585C9B">
          <w:rPr>
            <w:rFonts w:ascii="Times New Roman" w:eastAsia="Times New Roman" w:hAnsi="Times New Roman" w:cs="Times New Roman"/>
          </w:rPr>
          <w:t>arced motion always occurred with obstacles</w:t>
        </w:r>
      </w:ins>
      <w:ins w:id="2420" w:author="Benton, Deon" w:date="2026-03-03T15:52:00Z" w16du:dateUtc="2026-03-03T21:52:00Z">
        <w:r w:rsidR="0086194C">
          <w:rPr>
            <w:rFonts w:ascii="Times New Roman" w:eastAsia="Times New Roman" w:hAnsi="Times New Roman" w:cs="Times New Roman"/>
          </w:rPr>
          <w:t xml:space="preserve"> </w:t>
        </w:r>
      </w:ins>
      <w:ins w:id="2421" w:author="Benton, Deon" w:date="2026-03-03T15:53:00Z" w16du:dateUtc="2026-03-03T21:53:00Z">
        <w:r w:rsidR="0086194C">
          <w:rPr>
            <w:rFonts w:ascii="Times New Roman" w:eastAsia="Times New Roman" w:hAnsi="Times New Roman" w:cs="Times New Roman"/>
          </w:rPr>
          <w:t>during</w:t>
        </w:r>
      </w:ins>
      <w:ins w:id="2422" w:author="Benton, Deon" w:date="2026-03-03T15:50:00Z" w16du:dateUtc="2026-03-03T21:50:00Z">
        <w:r w:rsidR="009E5DAF">
          <w:rPr>
            <w:rFonts w:ascii="Times New Roman" w:eastAsia="Times New Roman" w:hAnsi="Times New Roman" w:cs="Times New Roman"/>
          </w:rPr>
          <w:t xml:space="preserve"> pretraining</w:t>
        </w:r>
      </w:ins>
      <w:ins w:id="2423" w:author="Benton, Deon" w:date="2026-03-09T18:55:00Z" w16du:dateUtc="2026-03-09T23:55:00Z">
        <w:r w:rsidR="00CC3593">
          <w:rPr>
            <w:rFonts w:ascii="Times New Roman" w:eastAsia="Times New Roman" w:hAnsi="Times New Roman" w:cs="Times New Roman"/>
          </w:rPr>
          <w:t>.</w:t>
        </w:r>
      </w:ins>
      <w:ins w:id="2424" w:author="Benton, Deon" w:date="2026-03-09T18:56:00Z" w16du:dateUtc="2026-03-09T23:56:00Z">
        <w:r w:rsidR="00C2212E">
          <w:rPr>
            <w:rFonts w:ascii="Times New Roman" w:eastAsia="Times New Roman" w:hAnsi="Times New Roman" w:cs="Times New Roman"/>
          </w:rPr>
          <w:t xml:space="preserve"> </w:t>
        </w:r>
      </w:ins>
      <w:ins w:id="2425" w:author="Benton, Deon" w:date="2026-03-09T18:57:00Z" w16du:dateUtc="2026-03-09T23:57:00Z">
        <w:r w:rsidR="00C2212E">
          <w:rPr>
            <w:rFonts w:ascii="Times New Roman" w:eastAsia="Times New Roman" w:hAnsi="Times New Roman" w:cs="Times New Roman"/>
          </w:rPr>
          <w:t>The trouble here is that infants</w:t>
        </w:r>
      </w:ins>
      <w:ins w:id="2426" w:author="Benton, Deon" w:date="2026-03-09T18:56:00Z" w16du:dateUtc="2026-03-09T23:56:00Z">
        <w:r w:rsidR="00C2212E">
          <w:rPr>
            <w:rFonts w:ascii="Times New Roman" w:eastAsia="Times New Roman" w:hAnsi="Times New Roman" w:cs="Times New Roman"/>
          </w:rPr>
          <w:t xml:space="preserve"> likely do observe </w:t>
        </w:r>
      </w:ins>
      <w:ins w:id="2427" w:author="Benton, Deon" w:date="2026-03-09T18:57:00Z" w16du:dateUtc="2026-03-09T23:57:00Z">
        <w:r w:rsidR="00C2212E">
          <w:rPr>
            <w:rFonts w:ascii="Times New Roman" w:eastAsia="Times New Roman" w:hAnsi="Times New Roman" w:cs="Times New Roman"/>
          </w:rPr>
          <w:t>instances of a</w:t>
        </w:r>
      </w:ins>
      <w:ins w:id="2428" w:author="Benton, Deon" w:date="2026-03-09T18:56:00Z" w16du:dateUtc="2026-03-09T23:56:00Z">
        <w:r w:rsidR="00C2212E">
          <w:rPr>
            <w:rFonts w:ascii="Times New Roman" w:eastAsia="Times New Roman" w:hAnsi="Times New Roman" w:cs="Times New Roman"/>
          </w:rPr>
          <w:t>rced motion in the absence of physical o</w:t>
        </w:r>
      </w:ins>
      <w:ins w:id="2429"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430" w:author="Benton, Deon" w:date="2026-03-09T18:58:00Z" w16du:dateUtc="2026-03-09T23:58:00Z">
        <w:r w:rsidR="00C2212E">
          <w:rPr>
            <w:rFonts w:ascii="Times New Roman" w:eastAsia="Times New Roman" w:hAnsi="Times New Roman" w:cs="Times New Roman"/>
          </w:rPr>
          <w:t>f</w:t>
        </w:r>
      </w:ins>
      <w:ins w:id="2431" w:author="Benton, Deon" w:date="2026-03-03T16:00:00Z" w16du:dateUtc="2026-03-03T22:00:00Z">
        <w:r w:rsidR="0063061E">
          <w:rPr>
            <w:rFonts w:ascii="Times New Roman" w:eastAsia="Times New Roman" w:hAnsi="Times New Roman" w:cs="Times New Roman"/>
          </w:rPr>
          <w:t xml:space="preserve"> the current </w:t>
        </w:r>
      </w:ins>
      <w:ins w:id="2432" w:author="Benton, Deon" w:date="2026-03-09T18:58:00Z" w16du:dateUtc="2026-03-09T23:58:00Z">
        <w:r w:rsidR="00C2212E">
          <w:rPr>
            <w:rFonts w:ascii="Times New Roman" w:eastAsia="Times New Roman" w:hAnsi="Times New Roman" w:cs="Times New Roman"/>
          </w:rPr>
          <w:t>proposal</w:t>
        </w:r>
      </w:ins>
      <w:ins w:id="2433" w:author="Benton, Deon" w:date="2026-03-03T16:01:00Z" w16du:dateUtc="2026-03-03T22:01:00Z">
        <w:r w:rsidR="0063061E">
          <w:rPr>
            <w:rFonts w:ascii="Times New Roman" w:eastAsia="Times New Roman" w:hAnsi="Times New Roman" w:cs="Times New Roman"/>
          </w:rPr>
          <w:t xml:space="preserve"> </w:t>
        </w:r>
      </w:ins>
      <w:ins w:id="2434" w:author="Benton, Deon" w:date="2026-03-03T16:12:00Z" w16du:dateUtc="2026-03-03T22:12:00Z">
        <w:r w:rsidR="000F3686">
          <w:rPr>
            <w:rFonts w:ascii="Times New Roman" w:eastAsia="Times New Roman" w:hAnsi="Times New Roman" w:cs="Times New Roman"/>
          </w:rPr>
          <w:t>provides</w:t>
        </w:r>
      </w:ins>
      <w:ins w:id="2435"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436" w:author="Benton, Deon" w:date="2026-03-09T18:58:00Z" w16du:dateUtc="2026-03-09T23:58:00Z">
        <w:r w:rsidR="00C2212E">
          <w:rPr>
            <w:rFonts w:ascii="Times New Roman" w:eastAsia="Times New Roman" w:hAnsi="Times New Roman" w:cs="Times New Roman"/>
          </w:rPr>
          <w:t xml:space="preserve"> broadly</w:t>
        </w:r>
      </w:ins>
      <w:ins w:id="2437" w:author="Benton, Deon" w:date="2026-03-03T16:01:00Z" w16du:dateUtc="2026-03-03T22:01:00Z">
        <w:r w:rsidR="0063061E">
          <w:rPr>
            <w:rFonts w:ascii="Times New Roman" w:eastAsia="Times New Roman" w:hAnsi="Times New Roman" w:cs="Times New Roman"/>
          </w:rPr>
          <w:t xml:space="preserve">, then it is important to show that </w:t>
        </w:r>
      </w:ins>
      <w:ins w:id="2438" w:author="Benton, Deon" w:date="2026-03-03T16:02:00Z" w16du:dateUtc="2026-03-03T22:02:00Z">
        <w:r w:rsidR="0063061E">
          <w:rPr>
            <w:rFonts w:ascii="Times New Roman" w:eastAsia="Times New Roman" w:hAnsi="Times New Roman" w:cs="Times New Roman"/>
          </w:rPr>
          <w:t xml:space="preserve">the results </w:t>
        </w:r>
      </w:ins>
      <w:ins w:id="2439" w:author="Benton, Deon" w:date="2026-03-03T16:04:00Z" w16du:dateUtc="2026-03-03T22:04:00Z">
        <w:r w:rsidR="00C67B37">
          <w:rPr>
            <w:rFonts w:ascii="Times New Roman" w:eastAsia="Times New Roman" w:hAnsi="Times New Roman" w:cs="Times New Roman"/>
          </w:rPr>
          <w:t>reported above</w:t>
        </w:r>
      </w:ins>
      <w:ins w:id="2440"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2441" w:author="Benton, Deon" w:date="2026-03-09T18:58:00Z" w16du:dateUtc="2026-03-09T23:58:00Z">
        <w:r w:rsidR="00C2212E">
          <w:rPr>
            <w:rFonts w:ascii="Times New Roman" w:eastAsia="Times New Roman" w:hAnsi="Times New Roman" w:cs="Times New Roman"/>
          </w:rPr>
          <w:t>the amount of</w:t>
        </w:r>
      </w:ins>
      <w:ins w:id="2442" w:author="Benton, Deon" w:date="2026-03-09T18:59:00Z" w16du:dateUtc="2026-03-09T23:59:00Z">
        <w:r w:rsidR="00C2212E">
          <w:rPr>
            <w:rFonts w:ascii="Times New Roman" w:eastAsia="Times New Roman" w:hAnsi="Times New Roman" w:cs="Times New Roman"/>
          </w:rPr>
          <w:t xml:space="preserve"> arced </w:t>
        </w:r>
      </w:ins>
      <w:ins w:id="2443" w:author="Benton, Deon" w:date="2026-03-03T16:05:00Z" w16du:dateUtc="2026-03-03T22:05:00Z">
        <w:r w:rsidR="002306DE">
          <w:rPr>
            <w:rFonts w:ascii="Times New Roman" w:eastAsia="Times New Roman" w:hAnsi="Times New Roman" w:cs="Times New Roman"/>
          </w:rPr>
          <w:t>motion with and without barriers</w:t>
        </w:r>
      </w:ins>
      <w:ins w:id="2444" w:author="Benton, Deon" w:date="2026-03-09T18:58:00Z" w16du:dateUtc="2026-03-09T23:58:00Z">
        <w:r w:rsidR="00C2212E">
          <w:rPr>
            <w:rFonts w:ascii="Times New Roman" w:eastAsia="Times New Roman" w:hAnsi="Times New Roman" w:cs="Times New Roman"/>
          </w:rPr>
          <w:t xml:space="preserve"> that networks experience during pretraining</w:t>
        </w:r>
      </w:ins>
      <w:ins w:id="2445" w:author="Benton, Deon" w:date="2026-03-03T16:05:00Z" w16du:dateUtc="2026-03-03T22:05:00Z">
        <w:r w:rsidR="002306DE">
          <w:rPr>
            <w:rFonts w:ascii="Times New Roman" w:eastAsia="Times New Roman" w:hAnsi="Times New Roman" w:cs="Times New Roman"/>
          </w:rPr>
          <w:t xml:space="preserve">. </w:t>
        </w:r>
      </w:ins>
      <w:ins w:id="2446" w:author="Benton, Deon" w:date="2026-03-03T16:06:00Z" w16du:dateUtc="2026-03-03T22:06:00Z">
        <w:r w:rsidR="002306DE">
          <w:rPr>
            <w:rFonts w:ascii="Times New Roman" w:eastAsia="Times New Roman" w:hAnsi="Times New Roman" w:cs="Times New Roman"/>
          </w:rPr>
          <w:t xml:space="preserve">Simulation </w:t>
        </w:r>
      </w:ins>
      <w:ins w:id="2447" w:author="Benton, Deon" w:date="2026-03-03T16:07:00Z" w16du:dateUtc="2026-03-03T22:07:00Z">
        <w:r w:rsidR="003C5492">
          <w:rPr>
            <w:rFonts w:ascii="Times New Roman" w:eastAsia="Times New Roman" w:hAnsi="Times New Roman" w:cs="Times New Roman"/>
          </w:rPr>
          <w:t>1b</w:t>
        </w:r>
      </w:ins>
      <w:ins w:id="2448"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449"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450"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451" w:author="Benton, Deon" w:date="2026-03-09T19:14:00Z" w16du:dateUtc="2026-03-10T00:14:00Z"/>
          <w:rFonts w:ascii="Times New Roman" w:eastAsia="Times New Roman" w:hAnsi="Times New Roman" w:cs="Times New Roman"/>
        </w:rPr>
      </w:pPr>
      <w:ins w:id="2452"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453" w:author="Benton, Deon" w:date="2026-03-09T19:05:00Z" w16du:dateUtc="2026-03-10T00:05:00Z">
        <w:r>
          <w:rPr>
            <w:rFonts w:ascii="Times New Roman" w:eastAsia="Times New Roman" w:hAnsi="Times New Roman" w:cs="Times New Roman"/>
          </w:rPr>
          <w:t xml:space="preserve">the ratio of arced motion with obstacles to </w:t>
        </w:r>
      </w:ins>
      <w:ins w:id="2454" w:author="Benton, Deon" w:date="2026-03-09T19:06:00Z" w16du:dateUtc="2026-03-10T00:06:00Z">
        <w:r>
          <w:rPr>
            <w:rFonts w:ascii="Times New Roman" w:eastAsia="Times New Roman" w:hAnsi="Times New Roman" w:cs="Times New Roman"/>
          </w:rPr>
          <w:t>that</w:t>
        </w:r>
      </w:ins>
      <w:ins w:id="2455" w:author="Benton, Deon" w:date="2026-03-09T19:05:00Z" w16du:dateUtc="2026-03-10T00:05:00Z">
        <w:r>
          <w:rPr>
            <w:rFonts w:ascii="Times New Roman" w:eastAsia="Times New Roman" w:hAnsi="Times New Roman" w:cs="Times New Roman"/>
          </w:rPr>
          <w:t xml:space="preserve"> without obstacles varie</w:t>
        </w:r>
      </w:ins>
      <w:ins w:id="2456" w:author="Benton, Deon" w:date="2026-03-09T19:06:00Z" w16du:dateUtc="2026-03-10T00:06:00Z">
        <w:r>
          <w:rPr>
            <w:rFonts w:ascii="Times New Roman" w:eastAsia="Times New Roman" w:hAnsi="Times New Roman" w:cs="Times New Roman"/>
          </w:rPr>
          <w:t xml:space="preserve">d across networks. </w:t>
        </w:r>
      </w:ins>
      <w:ins w:id="2457" w:author="Benton, Deon" w:date="2026-03-09T19:12:00Z" w16du:dateUtc="2026-03-10T00:12:00Z">
        <w:r w:rsidR="00560C9F">
          <w:rPr>
            <w:rFonts w:ascii="Times New Roman" w:eastAsia="Times New Roman" w:hAnsi="Times New Roman" w:cs="Times New Roman"/>
          </w:rPr>
          <w:t>Six</w:t>
        </w:r>
      </w:ins>
      <w:ins w:id="2458" w:author="Benton, Deon" w:date="2026-03-03T16:20:00Z" w16du:dateUtc="2026-03-03T22:20:00Z">
        <w:r w:rsidR="0086256F">
          <w:rPr>
            <w:rFonts w:ascii="Times New Roman" w:eastAsia="Times New Roman" w:hAnsi="Times New Roman" w:cs="Times New Roman"/>
          </w:rPr>
          <w:t xml:space="preserve"> different ratio</w:t>
        </w:r>
      </w:ins>
      <w:ins w:id="2459" w:author="Benton, Deon" w:date="2026-03-09T19:07:00Z" w16du:dateUtc="2026-03-10T00:07:00Z">
        <w:r>
          <w:rPr>
            <w:rFonts w:ascii="Times New Roman" w:eastAsia="Times New Roman" w:hAnsi="Times New Roman" w:cs="Times New Roman"/>
          </w:rPr>
          <w:t xml:space="preserve"> conditions</w:t>
        </w:r>
      </w:ins>
      <w:ins w:id="2460"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461" w:author="Benton, Deon" w:date="2026-03-03T16:17:00Z" w16du:dateUtc="2026-03-03T22:17:00Z">
        <w:r w:rsidR="00B208F8">
          <w:rPr>
            <w:rFonts w:ascii="Times New Roman" w:eastAsia="Times New Roman" w:hAnsi="Times New Roman" w:cs="Times New Roman"/>
          </w:rPr>
          <w:t xml:space="preserve"> </w:t>
        </w:r>
      </w:ins>
      <w:ins w:id="2462"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463"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464" w:author="Benton, Deon" w:date="2026-03-09T19:11:00Z" w16du:dateUtc="2026-03-10T00:11:00Z">
        <w:r w:rsidR="00560C9F">
          <w:rPr>
            <w:rFonts w:ascii="Times New Roman" w:eastAsia="Times New Roman" w:hAnsi="Times New Roman" w:cs="Times New Roman"/>
          </w:rPr>
          <w:t xml:space="preserve">; </w:t>
        </w:r>
      </w:ins>
      <w:ins w:id="2465" w:author="Benton, Deon" w:date="2026-03-09T19:12:00Z" w16du:dateUtc="2026-03-10T00:12:00Z">
        <w:r w:rsidR="00560C9F">
          <w:rPr>
            <w:rFonts w:ascii="Times New Roman" w:eastAsia="Times New Roman" w:hAnsi="Times New Roman" w:cs="Times New Roman"/>
          </w:rPr>
          <w:t>7</w:t>
        </w:r>
      </w:ins>
      <w:ins w:id="2466" w:author="Benton, Deon" w:date="2026-03-09T19:11:00Z" w16du:dateUtc="2026-03-10T00:11:00Z">
        <w:r w:rsidR="00560C9F">
          <w:rPr>
            <w:rFonts w:ascii="Times New Roman" w:eastAsia="Times New Roman" w:hAnsi="Times New Roman" w:cs="Times New Roman"/>
          </w:rPr>
          <w:t xml:space="preserve">0% arced motion with obstacles vs. </w:t>
        </w:r>
      </w:ins>
      <w:ins w:id="2467" w:author="Benton, Deon" w:date="2026-03-09T19:12:00Z" w16du:dateUtc="2026-03-10T00:12:00Z">
        <w:r w:rsidR="00560C9F">
          <w:rPr>
            <w:rFonts w:ascii="Times New Roman" w:eastAsia="Times New Roman" w:hAnsi="Times New Roman" w:cs="Times New Roman"/>
          </w:rPr>
          <w:t>3</w:t>
        </w:r>
      </w:ins>
      <w:ins w:id="2468" w:author="Benton, Deon" w:date="2026-03-09T19:11:00Z" w16du:dateUtc="2026-03-10T00:11:00Z">
        <w:r w:rsidR="00560C9F">
          <w:rPr>
            <w:rFonts w:ascii="Times New Roman" w:eastAsia="Times New Roman" w:hAnsi="Times New Roman" w:cs="Times New Roman"/>
          </w:rPr>
          <w:t>0% arced motion without obstacles</w:t>
        </w:r>
      </w:ins>
      <w:ins w:id="2469"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470" w:author="Benton, Deon" w:date="2026-03-09T19:13:00Z" w16du:dateUtc="2026-03-10T00:13:00Z">
        <w:r w:rsidR="00736F05">
          <w:rPr>
            <w:rFonts w:ascii="Times New Roman" w:eastAsia="Times New Roman" w:hAnsi="Times New Roman" w:cs="Times New Roman"/>
          </w:rPr>
          <w:t>5</w:t>
        </w:r>
      </w:ins>
      <w:ins w:id="2471" w:author="Benton, Deon" w:date="2026-03-09T19:12:00Z" w16du:dateUtc="2026-03-10T00:12:00Z">
        <w:r w:rsidR="00736F05">
          <w:rPr>
            <w:rFonts w:ascii="Times New Roman" w:eastAsia="Times New Roman" w:hAnsi="Times New Roman" w:cs="Times New Roman"/>
          </w:rPr>
          <w:t xml:space="preserve">0% arced motion with obstacles vs. </w:t>
        </w:r>
      </w:ins>
      <w:ins w:id="2472" w:author="Benton, Deon" w:date="2026-03-09T19:13:00Z" w16du:dateUtc="2026-03-10T00:13:00Z">
        <w:r w:rsidR="00736F05">
          <w:rPr>
            <w:rFonts w:ascii="Times New Roman" w:eastAsia="Times New Roman" w:hAnsi="Times New Roman" w:cs="Times New Roman"/>
          </w:rPr>
          <w:t>5</w:t>
        </w:r>
      </w:ins>
      <w:ins w:id="2473" w:author="Benton, Deon" w:date="2026-03-09T19:12:00Z" w16du:dateUtc="2026-03-10T00:12:00Z">
        <w:r w:rsidR="00736F05">
          <w:rPr>
            <w:rFonts w:ascii="Times New Roman" w:eastAsia="Times New Roman" w:hAnsi="Times New Roman" w:cs="Times New Roman"/>
          </w:rPr>
          <w:t>0% arced motion without obstacles</w:t>
        </w:r>
      </w:ins>
      <w:ins w:id="2474" w:author="Benton, Deon" w:date="2026-03-09T19:06:00Z" w16du:dateUtc="2026-03-10T00:06:00Z">
        <w:r>
          <w:rPr>
            <w:rFonts w:ascii="Times New Roman" w:eastAsia="Times New Roman" w:hAnsi="Times New Roman" w:cs="Times New Roman"/>
          </w:rPr>
          <w:t xml:space="preserve">. </w:t>
        </w:r>
      </w:ins>
      <w:ins w:id="2475" w:author="Benton, Deon" w:date="2026-03-09T19:13:00Z" w16du:dateUtc="2026-03-10T00:13:00Z">
        <w:r w:rsidR="00DE5B14">
          <w:rPr>
            <w:rFonts w:ascii="Times New Roman" w:eastAsia="Times New Roman" w:hAnsi="Times New Roman" w:cs="Times New Roman"/>
          </w:rPr>
          <w:t>It should be noted that the</w:t>
        </w:r>
      </w:ins>
      <w:ins w:id="2476" w:author="Benton, Deon" w:date="2026-03-09T19:06:00Z" w16du:dateUtc="2026-03-10T00:06:00Z">
        <w:r>
          <w:rPr>
            <w:rFonts w:ascii="Times New Roman" w:eastAsia="Times New Roman" w:hAnsi="Times New Roman" w:cs="Times New Roman"/>
          </w:rPr>
          <w:t xml:space="preserve"> first ratio</w:t>
        </w:r>
      </w:ins>
      <w:ins w:id="2477" w:author="Benton, Deon" w:date="2026-03-09T19:07:00Z" w16du:dateUtc="2026-03-10T00:07:00Z">
        <w:r>
          <w:rPr>
            <w:rFonts w:ascii="Times New Roman" w:eastAsia="Times New Roman" w:hAnsi="Times New Roman" w:cs="Times New Roman"/>
          </w:rPr>
          <w:t xml:space="preserve"> condition</w:t>
        </w:r>
      </w:ins>
      <w:ins w:id="2478" w:author="Benton, Deon" w:date="2026-03-09T19:06:00Z" w16du:dateUtc="2026-03-10T00:06:00Z">
        <w:r>
          <w:rPr>
            <w:rFonts w:ascii="Times New Roman" w:eastAsia="Times New Roman" w:hAnsi="Times New Roman" w:cs="Times New Roman"/>
          </w:rPr>
          <w:t xml:space="preserve"> </w:t>
        </w:r>
      </w:ins>
      <w:ins w:id="2479"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480" w:author="Benton, Deon" w:date="2026-03-09T19:08:00Z" w16du:dateUtc="2026-03-10T00:08:00Z">
        <w:r>
          <w:rPr>
            <w:rFonts w:ascii="Times New Roman" w:eastAsia="Times New Roman" w:hAnsi="Times New Roman" w:cs="Times New Roman"/>
          </w:rPr>
          <w:t>without</w:t>
        </w:r>
      </w:ins>
      <w:ins w:id="2481" w:author="Benton, Deon" w:date="2026-03-09T19:07:00Z" w16du:dateUtc="2026-03-10T00:07:00Z">
        <w:r>
          <w:rPr>
            <w:rFonts w:ascii="Times New Roman" w:eastAsia="Times New Roman" w:hAnsi="Times New Roman" w:cs="Times New Roman"/>
          </w:rPr>
          <w:t xml:space="preserve"> obstacles. </w:t>
        </w:r>
      </w:ins>
      <w:ins w:id="2482" w:author="Benton, Deon" w:date="2026-03-03T16:20:00Z" w16du:dateUtc="2026-03-03T22:20:00Z">
        <w:r w:rsidR="00AE3FD6">
          <w:rPr>
            <w:rFonts w:ascii="Times New Roman" w:eastAsia="Times New Roman" w:hAnsi="Times New Roman" w:cs="Times New Roman"/>
          </w:rPr>
          <w:t xml:space="preserve"> </w:t>
        </w:r>
      </w:ins>
      <w:ins w:id="2483"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484"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485" w:author="Benton, Deon" w:date="2026-03-09T19:15:00Z" w16du:dateUtc="2026-03-10T00:15:00Z"/>
          <w:rFonts w:ascii="Times New Roman" w:hAnsi="Times New Roman" w:cs="Times New Roman"/>
          <w:b/>
          <w:bCs/>
        </w:rPr>
      </w:pPr>
      <w:ins w:id="2486"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487"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488" w:author="Benton, Deon" w:date="2026-03-03T16:16:00Z" w16du:dateUtc="2026-03-03T22:16:00Z"/>
          <w:rFonts w:ascii="Times New Roman" w:eastAsia="Times New Roman" w:hAnsi="Times New Roman" w:cs="Times New Roman"/>
          <w:b/>
          <w:bCs/>
        </w:rPr>
      </w:pPr>
      <w:ins w:id="2489"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4"/>
      <w:headerReference w:type="first" r:id="rId8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D7922" w14:textId="77777777" w:rsidR="00D6374B" w:rsidRDefault="00D6374B" w:rsidP="00391C7E">
      <w:pPr>
        <w:spacing w:after="0" w:line="240" w:lineRule="auto"/>
      </w:pPr>
      <w:r>
        <w:separator/>
      </w:r>
    </w:p>
  </w:endnote>
  <w:endnote w:type="continuationSeparator" w:id="0">
    <w:p w14:paraId="014140F7" w14:textId="77777777" w:rsidR="00D6374B" w:rsidRDefault="00D6374B"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AB688" w14:textId="77777777" w:rsidR="00D6374B" w:rsidRDefault="00D6374B" w:rsidP="00391C7E">
      <w:pPr>
        <w:spacing w:after="0" w:line="240" w:lineRule="auto"/>
      </w:pPr>
      <w:r>
        <w:separator/>
      </w:r>
    </w:p>
  </w:footnote>
  <w:footnote w:type="continuationSeparator" w:id="0">
    <w:p w14:paraId="519912E7" w14:textId="77777777" w:rsidR="00D6374B" w:rsidRDefault="00D6374B"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357"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358"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359"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134"/>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355"/>
    <w:rsid w:val="00055CAF"/>
    <w:rsid w:val="0005658D"/>
    <w:rsid w:val="00060551"/>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3F0A"/>
    <w:rsid w:val="000B4399"/>
    <w:rsid w:val="000B4DD6"/>
    <w:rsid w:val="000B4ECF"/>
    <w:rsid w:val="000B60E2"/>
    <w:rsid w:val="000B6458"/>
    <w:rsid w:val="000B7017"/>
    <w:rsid w:val="000B75DA"/>
    <w:rsid w:val="000B7DDA"/>
    <w:rsid w:val="000B7E28"/>
    <w:rsid w:val="000C086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880"/>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706"/>
    <w:rsid w:val="001558F7"/>
    <w:rsid w:val="00155A19"/>
    <w:rsid w:val="00156205"/>
    <w:rsid w:val="00156A94"/>
    <w:rsid w:val="001572EE"/>
    <w:rsid w:val="00157975"/>
    <w:rsid w:val="00160EBD"/>
    <w:rsid w:val="001614AB"/>
    <w:rsid w:val="00162040"/>
    <w:rsid w:val="0016283A"/>
    <w:rsid w:val="0016301B"/>
    <w:rsid w:val="00163799"/>
    <w:rsid w:val="0016470F"/>
    <w:rsid w:val="001647C9"/>
    <w:rsid w:val="00164941"/>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11"/>
    <w:rsid w:val="001971A6"/>
    <w:rsid w:val="001976DC"/>
    <w:rsid w:val="001A00F6"/>
    <w:rsid w:val="001A0B2E"/>
    <w:rsid w:val="001A0FC2"/>
    <w:rsid w:val="001A16E9"/>
    <w:rsid w:val="001A2641"/>
    <w:rsid w:val="001A288F"/>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5EC"/>
    <w:rsid w:val="001D262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F04C3"/>
    <w:rsid w:val="001F0E24"/>
    <w:rsid w:val="001F0FC2"/>
    <w:rsid w:val="001F12BD"/>
    <w:rsid w:val="001F1CA8"/>
    <w:rsid w:val="001F1D9B"/>
    <w:rsid w:val="001F2099"/>
    <w:rsid w:val="001F213A"/>
    <w:rsid w:val="001F25E8"/>
    <w:rsid w:val="001F286B"/>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4F3"/>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718"/>
    <w:rsid w:val="00230A9A"/>
    <w:rsid w:val="00230D82"/>
    <w:rsid w:val="002319D4"/>
    <w:rsid w:val="002322A5"/>
    <w:rsid w:val="002327B3"/>
    <w:rsid w:val="00232BD9"/>
    <w:rsid w:val="00233AAE"/>
    <w:rsid w:val="00233BDD"/>
    <w:rsid w:val="00233DE0"/>
    <w:rsid w:val="002341FE"/>
    <w:rsid w:val="00234A10"/>
    <w:rsid w:val="00235E21"/>
    <w:rsid w:val="00235E44"/>
    <w:rsid w:val="0023612F"/>
    <w:rsid w:val="002361BE"/>
    <w:rsid w:val="00236819"/>
    <w:rsid w:val="00237147"/>
    <w:rsid w:val="002373D8"/>
    <w:rsid w:val="002375BF"/>
    <w:rsid w:val="0023784B"/>
    <w:rsid w:val="00237A1E"/>
    <w:rsid w:val="00241352"/>
    <w:rsid w:val="00241462"/>
    <w:rsid w:val="00241852"/>
    <w:rsid w:val="00241CF4"/>
    <w:rsid w:val="00241F9B"/>
    <w:rsid w:val="0024216C"/>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456F"/>
    <w:rsid w:val="00265A92"/>
    <w:rsid w:val="00266050"/>
    <w:rsid w:val="0026634B"/>
    <w:rsid w:val="0026695F"/>
    <w:rsid w:val="00266FBB"/>
    <w:rsid w:val="0026781C"/>
    <w:rsid w:val="00271083"/>
    <w:rsid w:val="0027190A"/>
    <w:rsid w:val="0027198F"/>
    <w:rsid w:val="00271F24"/>
    <w:rsid w:val="0027220C"/>
    <w:rsid w:val="00273B30"/>
    <w:rsid w:val="00273E89"/>
    <w:rsid w:val="00273FB5"/>
    <w:rsid w:val="00275131"/>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4D83"/>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106A"/>
    <w:rsid w:val="0035138D"/>
    <w:rsid w:val="00351EF3"/>
    <w:rsid w:val="003528D6"/>
    <w:rsid w:val="00352C0F"/>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034"/>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7BC"/>
    <w:rsid w:val="00397D00"/>
    <w:rsid w:val="00397D27"/>
    <w:rsid w:val="003A0BCB"/>
    <w:rsid w:val="003A1FC6"/>
    <w:rsid w:val="003A2701"/>
    <w:rsid w:val="003A291F"/>
    <w:rsid w:val="003A3080"/>
    <w:rsid w:val="003A3A76"/>
    <w:rsid w:val="003A3BF0"/>
    <w:rsid w:val="003A4D94"/>
    <w:rsid w:val="003A5B59"/>
    <w:rsid w:val="003A5E67"/>
    <w:rsid w:val="003A78A1"/>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B80"/>
    <w:rsid w:val="003D4F3B"/>
    <w:rsid w:val="003D5994"/>
    <w:rsid w:val="003D61E6"/>
    <w:rsid w:val="003D66EC"/>
    <w:rsid w:val="003D740D"/>
    <w:rsid w:val="003D7E19"/>
    <w:rsid w:val="003E0191"/>
    <w:rsid w:val="003E09D2"/>
    <w:rsid w:val="003E09E4"/>
    <w:rsid w:val="003E2FC2"/>
    <w:rsid w:val="003E345B"/>
    <w:rsid w:val="003E3AE1"/>
    <w:rsid w:val="003E47F5"/>
    <w:rsid w:val="003E497A"/>
    <w:rsid w:val="003E4BC8"/>
    <w:rsid w:val="003E63CE"/>
    <w:rsid w:val="003E6487"/>
    <w:rsid w:val="003E68E0"/>
    <w:rsid w:val="003E6A28"/>
    <w:rsid w:val="003E6E9E"/>
    <w:rsid w:val="003E7264"/>
    <w:rsid w:val="003E737D"/>
    <w:rsid w:val="003E7461"/>
    <w:rsid w:val="003E76B1"/>
    <w:rsid w:val="003E7DFA"/>
    <w:rsid w:val="003F0FFD"/>
    <w:rsid w:val="003F1B19"/>
    <w:rsid w:val="003F1D39"/>
    <w:rsid w:val="003F258E"/>
    <w:rsid w:val="003F3318"/>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BEB"/>
    <w:rsid w:val="00432D34"/>
    <w:rsid w:val="00433EEF"/>
    <w:rsid w:val="00433FAF"/>
    <w:rsid w:val="00434A02"/>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62BF"/>
    <w:rsid w:val="004B631E"/>
    <w:rsid w:val="004B658E"/>
    <w:rsid w:val="004B69BE"/>
    <w:rsid w:val="004B71F8"/>
    <w:rsid w:val="004B7234"/>
    <w:rsid w:val="004B7711"/>
    <w:rsid w:val="004B7866"/>
    <w:rsid w:val="004B7974"/>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4DA"/>
    <w:rsid w:val="004D5AD0"/>
    <w:rsid w:val="004D5D03"/>
    <w:rsid w:val="004D5F24"/>
    <w:rsid w:val="004D5FF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8E"/>
    <w:rsid w:val="00521380"/>
    <w:rsid w:val="005216B0"/>
    <w:rsid w:val="00521D26"/>
    <w:rsid w:val="00522843"/>
    <w:rsid w:val="00522BE1"/>
    <w:rsid w:val="00522C66"/>
    <w:rsid w:val="00523168"/>
    <w:rsid w:val="00523624"/>
    <w:rsid w:val="00523C7B"/>
    <w:rsid w:val="00524642"/>
    <w:rsid w:val="0052470C"/>
    <w:rsid w:val="00524DCD"/>
    <w:rsid w:val="0052528F"/>
    <w:rsid w:val="00525589"/>
    <w:rsid w:val="00527B4D"/>
    <w:rsid w:val="00530632"/>
    <w:rsid w:val="00530B88"/>
    <w:rsid w:val="00530DF1"/>
    <w:rsid w:val="00530FCA"/>
    <w:rsid w:val="00531204"/>
    <w:rsid w:val="005319EB"/>
    <w:rsid w:val="00532374"/>
    <w:rsid w:val="00532A6B"/>
    <w:rsid w:val="00532C80"/>
    <w:rsid w:val="00532E61"/>
    <w:rsid w:val="00532F73"/>
    <w:rsid w:val="005335FD"/>
    <w:rsid w:val="0053378E"/>
    <w:rsid w:val="00533863"/>
    <w:rsid w:val="00533F44"/>
    <w:rsid w:val="00534AB2"/>
    <w:rsid w:val="00534CCA"/>
    <w:rsid w:val="0053507D"/>
    <w:rsid w:val="0053644D"/>
    <w:rsid w:val="00537EE9"/>
    <w:rsid w:val="005416F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07A"/>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BB5"/>
    <w:rsid w:val="00571081"/>
    <w:rsid w:val="00571546"/>
    <w:rsid w:val="005715BA"/>
    <w:rsid w:val="0057194A"/>
    <w:rsid w:val="0057217D"/>
    <w:rsid w:val="00572C6C"/>
    <w:rsid w:val="00572D50"/>
    <w:rsid w:val="00572DFC"/>
    <w:rsid w:val="00573571"/>
    <w:rsid w:val="00573FA5"/>
    <w:rsid w:val="00574297"/>
    <w:rsid w:val="00575813"/>
    <w:rsid w:val="00575943"/>
    <w:rsid w:val="00575EF0"/>
    <w:rsid w:val="00576594"/>
    <w:rsid w:val="00576E17"/>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3CC"/>
    <w:rsid w:val="00596951"/>
    <w:rsid w:val="00597830"/>
    <w:rsid w:val="00597AD3"/>
    <w:rsid w:val="005A05D9"/>
    <w:rsid w:val="005A0644"/>
    <w:rsid w:val="005A0A14"/>
    <w:rsid w:val="005A1669"/>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ABE"/>
    <w:rsid w:val="005C1DE1"/>
    <w:rsid w:val="005C3341"/>
    <w:rsid w:val="005C5320"/>
    <w:rsid w:val="005C5375"/>
    <w:rsid w:val="005C7C83"/>
    <w:rsid w:val="005C7F84"/>
    <w:rsid w:val="005D032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2135"/>
    <w:rsid w:val="0065220D"/>
    <w:rsid w:val="00652419"/>
    <w:rsid w:val="006524E0"/>
    <w:rsid w:val="00652672"/>
    <w:rsid w:val="00652AD4"/>
    <w:rsid w:val="00652E3F"/>
    <w:rsid w:val="00652EF0"/>
    <w:rsid w:val="00653789"/>
    <w:rsid w:val="006537E7"/>
    <w:rsid w:val="006542C9"/>
    <w:rsid w:val="00654585"/>
    <w:rsid w:val="00654A0D"/>
    <w:rsid w:val="00654B76"/>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60CB"/>
    <w:rsid w:val="006F67D4"/>
    <w:rsid w:val="006F710B"/>
    <w:rsid w:val="006F77E7"/>
    <w:rsid w:val="006F7A51"/>
    <w:rsid w:val="007010FA"/>
    <w:rsid w:val="00702669"/>
    <w:rsid w:val="00704050"/>
    <w:rsid w:val="0070428C"/>
    <w:rsid w:val="00704837"/>
    <w:rsid w:val="00705050"/>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1075"/>
    <w:rsid w:val="00721F5F"/>
    <w:rsid w:val="00722439"/>
    <w:rsid w:val="0072275E"/>
    <w:rsid w:val="00722EFF"/>
    <w:rsid w:val="0072329E"/>
    <w:rsid w:val="00723920"/>
    <w:rsid w:val="00725B8D"/>
    <w:rsid w:val="0072658E"/>
    <w:rsid w:val="00726B6A"/>
    <w:rsid w:val="00726D02"/>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3637"/>
    <w:rsid w:val="007441A8"/>
    <w:rsid w:val="0074445A"/>
    <w:rsid w:val="0074478E"/>
    <w:rsid w:val="007448A5"/>
    <w:rsid w:val="00744F21"/>
    <w:rsid w:val="0074588B"/>
    <w:rsid w:val="00745C47"/>
    <w:rsid w:val="0074612B"/>
    <w:rsid w:val="007467A7"/>
    <w:rsid w:val="00746A55"/>
    <w:rsid w:val="00746F30"/>
    <w:rsid w:val="00746FB7"/>
    <w:rsid w:val="00746FC8"/>
    <w:rsid w:val="0074758C"/>
    <w:rsid w:val="0074774D"/>
    <w:rsid w:val="00747C36"/>
    <w:rsid w:val="00747F36"/>
    <w:rsid w:val="00751B32"/>
    <w:rsid w:val="00751CE3"/>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B1477"/>
    <w:rsid w:val="007B18A4"/>
    <w:rsid w:val="007B2167"/>
    <w:rsid w:val="007B256C"/>
    <w:rsid w:val="007B3347"/>
    <w:rsid w:val="007B43AC"/>
    <w:rsid w:val="007B5240"/>
    <w:rsid w:val="007B5FC1"/>
    <w:rsid w:val="007B697A"/>
    <w:rsid w:val="007B6A4E"/>
    <w:rsid w:val="007B6AA5"/>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04F"/>
    <w:rsid w:val="00800ABE"/>
    <w:rsid w:val="00801363"/>
    <w:rsid w:val="00801E2F"/>
    <w:rsid w:val="008021BD"/>
    <w:rsid w:val="00803276"/>
    <w:rsid w:val="00803555"/>
    <w:rsid w:val="00803AC9"/>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5B"/>
    <w:rsid w:val="008629CE"/>
    <w:rsid w:val="00862BAC"/>
    <w:rsid w:val="00863400"/>
    <w:rsid w:val="0086360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7394"/>
    <w:rsid w:val="00877A67"/>
    <w:rsid w:val="00877AEA"/>
    <w:rsid w:val="00880903"/>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67"/>
    <w:rsid w:val="008E3D5D"/>
    <w:rsid w:val="008E4B8C"/>
    <w:rsid w:val="008E542C"/>
    <w:rsid w:val="008E5DB6"/>
    <w:rsid w:val="008E602C"/>
    <w:rsid w:val="008E6FE0"/>
    <w:rsid w:val="008E75C1"/>
    <w:rsid w:val="008E7614"/>
    <w:rsid w:val="008E78C5"/>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245D"/>
    <w:rsid w:val="00903601"/>
    <w:rsid w:val="00904DB1"/>
    <w:rsid w:val="00905051"/>
    <w:rsid w:val="00905087"/>
    <w:rsid w:val="00905528"/>
    <w:rsid w:val="009055E6"/>
    <w:rsid w:val="00905E6E"/>
    <w:rsid w:val="00906CD4"/>
    <w:rsid w:val="00906D8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B0C"/>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BE9"/>
    <w:rsid w:val="009B718F"/>
    <w:rsid w:val="009B74EB"/>
    <w:rsid w:val="009B76EC"/>
    <w:rsid w:val="009B7C29"/>
    <w:rsid w:val="009B7CD2"/>
    <w:rsid w:val="009C18CF"/>
    <w:rsid w:val="009C1D07"/>
    <w:rsid w:val="009C3EF9"/>
    <w:rsid w:val="009C431B"/>
    <w:rsid w:val="009C4A63"/>
    <w:rsid w:val="009C4B66"/>
    <w:rsid w:val="009C56EC"/>
    <w:rsid w:val="009C59B7"/>
    <w:rsid w:val="009C6E3C"/>
    <w:rsid w:val="009C73A9"/>
    <w:rsid w:val="009C7755"/>
    <w:rsid w:val="009D0459"/>
    <w:rsid w:val="009D0868"/>
    <w:rsid w:val="009D14FD"/>
    <w:rsid w:val="009D1C06"/>
    <w:rsid w:val="009D1FA7"/>
    <w:rsid w:val="009D21A1"/>
    <w:rsid w:val="009D31C5"/>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7EA"/>
    <w:rsid w:val="009F1B36"/>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6FD4"/>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C2B"/>
    <w:rsid w:val="00AA112F"/>
    <w:rsid w:val="00AA239A"/>
    <w:rsid w:val="00AA4760"/>
    <w:rsid w:val="00AA4767"/>
    <w:rsid w:val="00AA4801"/>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C07BC"/>
    <w:rsid w:val="00AC07E5"/>
    <w:rsid w:val="00AC0A7F"/>
    <w:rsid w:val="00AC0C13"/>
    <w:rsid w:val="00AC1279"/>
    <w:rsid w:val="00AC2BE6"/>
    <w:rsid w:val="00AC2DF9"/>
    <w:rsid w:val="00AC2F10"/>
    <w:rsid w:val="00AC3525"/>
    <w:rsid w:val="00AC3D23"/>
    <w:rsid w:val="00AC5933"/>
    <w:rsid w:val="00AC5D58"/>
    <w:rsid w:val="00AC61D8"/>
    <w:rsid w:val="00AC6E00"/>
    <w:rsid w:val="00AC6F16"/>
    <w:rsid w:val="00AC6F71"/>
    <w:rsid w:val="00AC7C96"/>
    <w:rsid w:val="00AC7DF7"/>
    <w:rsid w:val="00AC7F40"/>
    <w:rsid w:val="00AD00AF"/>
    <w:rsid w:val="00AD1099"/>
    <w:rsid w:val="00AD1A5E"/>
    <w:rsid w:val="00AD23C4"/>
    <w:rsid w:val="00AD265E"/>
    <w:rsid w:val="00AD2DE0"/>
    <w:rsid w:val="00AD393F"/>
    <w:rsid w:val="00AD48DF"/>
    <w:rsid w:val="00AD5570"/>
    <w:rsid w:val="00AD56A0"/>
    <w:rsid w:val="00AD6584"/>
    <w:rsid w:val="00AD6765"/>
    <w:rsid w:val="00AD68D7"/>
    <w:rsid w:val="00AD6A30"/>
    <w:rsid w:val="00AD7425"/>
    <w:rsid w:val="00AD7E2A"/>
    <w:rsid w:val="00AE029E"/>
    <w:rsid w:val="00AE090A"/>
    <w:rsid w:val="00AE15EC"/>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0D5"/>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21FE"/>
    <w:rsid w:val="00BC285A"/>
    <w:rsid w:val="00BC3402"/>
    <w:rsid w:val="00BC3C3D"/>
    <w:rsid w:val="00BC4BB8"/>
    <w:rsid w:val="00BC5A2D"/>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135"/>
    <w:rsid w:val="00C05334"/>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2822"/>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BD"/>
    <w:rsid w:val="00C9336C"/>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A7B39"/>
    <w:rsid w:val="00CB049D"/>
    <w:rsid w:val="00CB14FD"/>
    <w:rsid w:val="00CB18B4"/>
    <w:rsid w:val="00CB1F41"/>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2FA"/>
    <w:rsid w:val="00DF5335"/>
    <w:rsid w:val="00DF58F0"/>
    <w:rsid w:val="00DF590B"/>
    <w:rsid w:val="00DF6D9E"/>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42C3"/>
    <w:rsid w:val="00F54712"/>
    <w:rsid w:val="00F547AB"/>
    <w:rsid w:val="00F54E74"/>
    <w:rsid w:val="00F553A0"/>
    <w:rsid w:val="00F55CCA"/>
    <w:rsid w:val="00F55EAD"/>
    <w:rsid w:val="00F55F74"/>
    <w:rsid w:val="00F563F4"/>
    <w:rsid w:val="00F564C8"/>
    <w:rsid w:val="00F56F81"/>
    <w:rsid w:val="00F57151"/>
    <w:rsid w:val="00F57842"/>
    <w:rsid w:val="00F579DD"/>
    <w:rsid w:val="00F603B4"/>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6071"/>
    <w:rsid w:val="00FE70C7"/>
    <w:rsid w:val="00FE7133"/>
    <w:rsid w:val="00FE7308"/>
    <w:rsid w:val="00FE739E"/>
    <w:rsid w:val="00FE787D"/>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xge0001656" TargetMode="External"/><Relationship Id="rId21" Type="http://schemas.openxmlformats.org/officeDocument/2006/relationships/image" Target="media/image80.png"/><Relationship Id="rId42" Type="http://schemas.openxmlformats.org/officeDocument/2006/relationships/hyperlink" Target="https://doi.org/10.1016/j.cogdev.2010.09.001" TargetMode="External"/><Relationship Id="rId47" Type="http://schemas.openxmlformats.org/officeDocument/2006/relationships/hyperlink" Target="https://doi.org/10.1016/j.cogdev.2005.04.004" TargetMode="External"/><Relationship Id="rId63" Type="http://schemas.openxmlformats.org/officeDocument/2006/relationships/hyperlink" Target="http://www.jstor.org/stable/30162860" TargetMode="External"/><Relationship Id="rId68" Type="http://schemas.openxmlformats.org/officeDocument/2006/relationships/hyperlink" Target="https://doi.org/10.1371/journal.pone.0023223"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psycnet.apa.org/doi/10.1037/0033-295X.112.2.347" TargetMode="External"/><Relationship Id="rId37" Type="http://schemas.openxmlformats.org/officeDocument/2006/relationships/hyperlink" Target="https://doi.org/10.1111/j.1467-7687.2011.01048.x" TargetMode="External"/><Relationship Id="rId53" Type="http://schemas.openxmlformats.org/officeDocument/2006/relationships/hyperlink" Target="https://doi.org/10.1037/0012-1649.36.5.635" TargetMode="External"/><Relationship Id="rId58" Type="http://schemas.openxmlformats.org/officeDocument/2006/relationships/hyperlink" Target="https://doi.org/10.1126/science.1107621" TargetMode="External"/><Relationship Id="rId74" Type="http://schemas.openxmlformats.org/officeDocument/2006/relationships/hyperlink" Target="https://psycnet.apa.org/doi/10.1037/0033-295X.99.4.605" TargetMode="External"/><Relationship Id="rId79" Type="http://schemas.openxmlformats.org/officeDocument/2006/relationships/hyperlink" Target="https://doi.org/10.1016/j.cognition.2017.06.029" TargetMode="External"/><Relationship Id="rId5" Type="http://schemas.openxmlformats.org/officeDocument/2006/relationships/webSettings" Target="webSettings.xml"/><Relationship Id="rId19" Type="http://schemas.openxmlformats.org/officeDocument/2006/relationships/image" Target="media/image70.png"/><Relationship Id="rId14" Type="http://schemas.openxmlformats.org/officeDocument/2006/relationships/image" Target="media/image30.png"/><Relationship Id="rId22" Type="http://schemas.openxmlformats.org/officeDocument/2006/relationships/hyperlink" Target="https://doi.org/10.1016/0010-0277(86)90052-1" TargetMode="External"/><Relationship Id="rId27" Type="http://schemas.openxmlformats.org/officeDocument/2006/relationships/hyperlink" Target="https://doi.org/10.1016/j.cogdev.2022.101164" TargetMode="External"/><Relationship Id="rId30" Type="http://schemas.openxmlformats.org/officeDocument/2006/relationships/hyperlink" Target="https://doi.org/10.1016/S0885-2014(02)00124-7" TargetMode="External"/><Relationship Id="rId35" Type="http://schemas.openxmlformats.org/officeDocument/2006/relationships/hyperlink" Target="https://doi.org/10.1207/s15516709cog2701_4" TargetMode="External"/><Relationship Id="rId43" Type="http://schemas.openxmlformats.org/officeDocument/2006/relationships/hyperlink" Target="https://doi.org/10.1038/nature06288" TargetMode="External"/><Relationship Id="rId48" Type="http://schemas.openxmlformats.org/officeDocument/2006/relationships/hyperlink" Target="https://doi.org/10.1016/0010-0285(83)90017-8" TargetMode="External"/><Relationship Id="rId56" Type="http://schemas.openxmlformats.org/officeDocument/2006/relationships/hyperlink" Target="https://doi.org/10.1016/j.cogpsych.2010.02.001" TargetMode="External"/><Relationship Id="rId64" Type="http://schemas.openxmlformats.org/officeDocument/2006/relationships/hyperlink" Target="https://doi.org/10.1038/323533a0" TargetMode="External"/><Relationship Id="rId69" Type="http://schemas.openxmlformats.org/officeDocument/2006/relationships/hyperlink" Target="https://doi.org/10.1207/s15327078in1003_6" TargetMode="External"/><Relationship Id="rId77"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doi.org/10.1111/desc.13581" TargetMode="External"/><Relationship Id="rId72" Type="http://schemas.openxmlformats.org/officeDocument/2006/relationships/hyperlink" Target="https://doi.org/10.1111/j.1551-6709.2010.01129.x" TargetMode="External"/><Relationship Id="rId80" Type="http://schemas.openxmlformats.org/officeDocument/2006/relationships/hyperlink" Target="https://doi.org/10.1111/1467-9280.00218"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0.jpeg"/><Relationship Id="rId17" Type="http://schemas.openxmlformats.org/officeDocument/2006/relationships/image" Target="media/image6.jpeg"/><Relationship Id="rId25" Type="http://schemas.openxmlformats.org/officeDocument/2006/relationships/hyperlink" Target="https://doi.org/10.1016/0010-0277(85)90008-3" TargetMode="External"/><Relationship Id="rId33" Type="http://schemas.openxmlformats.org/officeDocument/2006/relationships/hyperlink" Target="https://doi.org/10.1111/1467-7687.00039" TargetMode="External"/><Relationship Id="rId38" Type="http://schemas.openxmlformats.org/officeDocument/2006/relationships/hyperlink" Target="https://doi.org/10.1038/s41467-025-61517-3" TargetMode="External"/><Relationship Id="rId46" Type="http://schemas.openxmlformats.org/officeDocument/2006/relationships/hyperlink" Target="https://doi.org/10.1016/0885-2014(93)90008-S" TargetMode="External"/><Relationship Id="rId59" Type="http://schemas.openxmlformats.org/officeDocument/2006/relationships/hyperlink" Target="https://doi.org/10.1126/science.1111656" TargetMode="External"/><Relationship Id="rId67" Type="http://schemas.openxmlformats.org/officeDocument/2006/relationships/hyperlink" Target="https://doi.org/10.1098/rsos.191795" TargetMode="External"/><Relationship Id="rId20" Type="http://schemas.openxmlformats.org/officeDocument/2006/relationships/image" Target="media/image8.png"/><Relationship Id="rId41" Type="http://schemas.openxmlformats.org/officeDocument/2006/relationships/hyperlink" Target="https://doi.org/10.1177/0963721412470687" TargetMode="External"/><Relationship Id="rId54" Type="http://schemas.openxmlformats.org/officeDocument/2006/relationships/hyperlink" Target="https://doi.org/10.1080/095400999116322" TargetMode="External"/><Relationship Id="rId62" Type="http://schemas.openxmlformats.org/officeDocument/2006/relationships/hyperlink" Target="https://doi.org/10.1037/1089-2680.1.3.271" TargetMode="External"/><Relationship Id="rId70" Type="http://schemas.openxmlformats.org/officeDocument/2006/relationships/hyperlink" Target="https://doi.org/10.1521/soco.2025.43.3.152" TargetMode="External"/><Relationship Id="rId75" Type="http://schemas.openxmlformats.org/officeDocument/2006/relationships/hyperlink" Target="https://doi.org/10.1002/icd.2359" TargetMode="External"/><Relationship Id="rId83" Type="http://schemas.openxmlformats.org/officeDocument/2006/relationships/hyperlink" Target="https://psycnet.apa.org/doi/10.1037/a003215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sycnet.apa.org/doi/10.1037/0012-1649.23.5.655" TargetMode="External"/><Relationship Id="rId28" Type="http://schemas.openxmlformats.org/officeDocument/2006/relationships/hyperlink" Target="https://doi.org/10.1207/S15327078IN0104_3" TargetMode="External"/><Relationship Id="rId36" Type="http://schemas.openxmlformats.org/officeDocument/2006/relationships/hyperlink" Target="https://doi.org/10.1207/s15516709cog1401_5" TargetMode="External"/><Relationship Id="rId49" Type="http://schemas.openxmlformats.org/officeDocument/2006/relationships/hyperlink" Target="https://doi.org/10.1016/S0010-0277(98)00036-5" TargetMode="External"/><Relationship Id="rId57" Type="http://schemas.openxmlformats.org/officeDocument/2006/relationships/hyperlink" Target="https://doi.org/10.1016/S0010-0277(96)00727-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111/1467-7687.00220" TargetMode="External"/><Relationship Id="rId44" Type="http://schemas.openxmlformats.org/officeDocument/2006/relationships/hyperlink" Target="https://doi.org/10.1162/neco.1989.1.1.143" TargetMode="External"/><Relationship Id="rId52" Type="http://schemas.openxmlformats.org/officeDocument/2006/relationships/hyperlink" Target="https://doi.org/10.1016/j.cognition.2016.12.007" TargetMode="External"/><Relationship Id="rId60" Type="http://schemas.openxmlformats.org/officeDocument/2006/relationships/hyperlink" Target="https://doi.org/10.1016/j.cognition.2004.11.005" TargetMode="External"/><Relationship Id="rId65" Type="http://schemas.openxmlformats.org/officeDocument/2006/relationships/hyperlink" Target="https://doi.org/10.1371/journal.pone.0042698" TargetMode="External"/><Relationship Id="rId73" Type="http://schemas.openxmlformats.org/officeDocument/2006/relationships/hyperlink" Target="https://doi.org/10.1146/annurev.ph.25.030163.002553" TargetMode="External"/><Relationship Id="rId78" Type="http://schemas.openxmlformats.org/officeDocument/2006/relationships/hyperlink" Target="https://doi.org/10.1016/j.cogdev.2012.08.004" TargetMode="External"/><Relationship Id="rId81" Type="http://schemas.openxmlformats.org/officeDocument/2006/relationships/hyperlink" Target="https://doi.org/10.1038/358749a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1016/S1364-6613(03)00128-1" TargetMode="External"/><Relationship Id="rId34" Type="http://schemas.openxmlformats.org/officeDocument/2006/relationships/hyperlink" Target="https://doi.org/10.1016/S0010-0277(99)00039-6" TargetMode="External"/><Relationship Id="rId50" Type="http://schemas.openxmlformats.org/officeDocument/2006/relationships/hyperlink" Target="https://doi.org/10.1016/S0010-0277(87)80006-9" TargetMode="External"/><Relationship Id="rId55" Type="http://schemas.openxmlformats.org/officeDocument/2006/relationships/hyperlink" Target="https://doi.org/10.1111/j.0956-7976.2004.00755.x" TargetMode="External"/><Relationship Id="rId7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16/S1364-6613(02)01926-5" TargetMode="External"/><Relationship Id="rId2" Type="http://schemas.openxmlformats.org/officeDocument/2006/relationships/numbering" Target="numbering.xml"/><Relationship Id="rId29" Type="http://schemas.openxmlformats.org/officeDocument/2006/relationships/hyperlink" Target="https://psycnet.apa.org/doi/10.1016/S1364-6613(99)01356-X" TargetMode="External"/><Relationship Id="rId24" Type="http://schemas.openxmlformats.org/officeDocument/2006/relationships/hyperlink" Target="https://doi.org/10.1111/j.1467-8624.1991.tb01602.x" TargetMode="External"/><Relationship Id="rId40" Type="http://schemas.openxmlformats.org/officeDocument/2006/relationships/hyperlink" Target="https://doi.org/10.1016/0010-0277(95)00661-H" TargetMode="External"/><Relationship Id="rId45" Type="http://schemas.openxmlformats.org/officeDocument/2006/relationships/hyperlink" Target="https://psycnet.apa.org/doi/10.1037/0012-1649.19.3.338" TargetMode="External"/><Relationship Id="rId66" Type="http://schemas.openxmlformats.org/officeDocument/2006/relationships/hyperlink" Target="https://doi.org/10.1080/09540090310001655093" TargetMode="External"/><Relationship Id="rId87" Type="http://schemas.microsoft.com/office/2011/relationships/people" Target="people.xml"/><Relationship Id="rId61" Type="http://schemas.openxmlformats.org/officeDocument/2006/relationships/hyperlink" Target="https://doi.org/10.1016/j.cognition.2017.09.007" TargetMode="External"/><Relationship Id="rId82"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82</Pages>
  <Words>23567</Words>
  <Characters>130094</Characters>
  <Application>Microsoft Office Word</Application>
  <DocSecurity>0</DocSecurity>
  <Lines>1782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15</cp:revision>
  <dcterms:created xsi:type="dcterms:W3CDTF">2026-03-21T16:06:00Z</dcterms:created>
  <dcterms:modified xsi:type="dcterms:W3CDTF">2026-03-21T17:48:00Z</dcterms:modified>
</cp:coreProperties>
</file>